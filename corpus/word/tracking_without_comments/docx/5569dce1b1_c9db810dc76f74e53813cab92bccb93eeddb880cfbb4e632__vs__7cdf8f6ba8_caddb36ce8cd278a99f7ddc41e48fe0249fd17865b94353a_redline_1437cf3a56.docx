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C94E21" w14:textId="77777777" w:rsidR="003F3435" w:rsidRDefault="0032493E">
      <w:pPr>
        <w:spacing w:line="480" w:lineRule="auto"/>
        <w:jc w:val="center"/>
        <w:rPr>
          <w:ins w:id="9" w:author="SALSA" w:date="2026-09-25T20:05:00Z" w16du:dateUtc="2026-09-26T00:05:00Z"/>
        </w:rPr>
      </w:pPr>
      <w:ins w:id="10" w:author="SALSA" w:date="2026-09-25T20:05:00Z" w16du:dateUtc="2026-09-26T00:05:00Z">
        <w:r>
          <w:t>BUSINESS AND COMMERCE CODE</w:t>
        </w:r>
      </w:ins>
    </w:p>
    <w:p w14:paraId="16C704FC" w14:textId="77777777" w:rsidR="003F3435" w:rsidRDefault="0032493E">
      <w:pPr>
        <w:spacing w:line="480" w:lineRule="auto"/>
        <w:jc w:val="center"/>
        <w:rPr>
          <w:ins w:id="11" w:author="SALSA" w:date="2026-09-25T20:05:00Z" w16du:dateUtc="2026-09-26T00:05:00Z"/>
        </w:rPr>
      </w:pPr>
      <w:ins w:id="12" w:author="SALSA" w:date="2026-09-25T20:05:00Z" w16du:dateUtc="2026-09-26T00:05:00Z">
        <w:r>
          <w:t>TITLE 12.  RIGHTS AND DUTIES OF CONSUMERS AND MERCHANTS</w:t>
        </w:r>
      </w:ins>
    </w:p>
    <w:p w14:paraId="6C16E57A" w14:textId="77777777" w:rsidR="003F3435" w:rsidRDefault="0032493E">
      <w:pPr>
        <w:spacing w:line="480" w:lineRule="auto"/>
        <w:jc w:val="center"/>
        <w:rPr>
          <w:ins w:id="13" w:author="SALSA" w:date="2026-09-25T20:05:00Z" w16du:dateUtc="2026-09-26T00:05:00Z"/>
        </w:rPr>
      </w:pPr>
      <w:ins w:id="14" w:author="SALSA" w:date="2026-09-25T20:05:00Z" w16du:dateUtc="2026-09-26T00:05:00Z">
        <w:r>
          <w:t>CHAPTER 607. PAYMENT CARD SKIMMERS ON MOTOR FUEL METERING DEVICES</w:t>
        </w:r>
      </w:ins>
    </w:p>
    <w:p w14:paraId="456E606C" w14:textId="77777777" w:rsidR="003F3435" w:rsidRDefault="003F3435">
      <w:pPr>
        <w:spacing w:line="480" w:lineRule="auto"/>
        <w:jc w:val="both"/>
        <w:rPr>
          <w:ins w:id="15" w:author="SALSA" w:date="2026-09-25T20:05:00Z" w16du:dateUtc="2026-09-26T00:05:00Z"/>
        </w:rPr>
      </w:pPr>
    </w:p>
    <w:p w14:paraId="3675E6AD" w14:textId="77777777" w:rsidR="003F3435" w:rsidRDefault="0032493E">
      <w:pPr>
        <w:spacing w:line="480" w:lineRule="auto"/>
        <w:jc w:val="center"/>
        <w:rPr>
          <w:ins w:id="16" w:author="SALSA" w:date="2026-09-25T20:05:00Z" w16du:dateUtc="2026-09-26T00:05:00Z"/>
        </w:rPr>
      </w:pPr>
      <w:ins w:id="17" w:author="SALSA" w:date="2026-09-25T20:05:00Z" w16du:dateUtc="2026-09-26T00:05:00Z">
        <w:r>
          <w:t>SUBCHAPTER A.  GENERAL PROVISIONS</w:t>
        </w:r>
      </w:ins>
    </w:p>
    <w:p w14:paraId="641F53B6" w14:textId="77777777" w:rsidR="003F3435" w:rsidRDefault="003F3435">
      <w:pPr>
        <w:spacing w:line="480" w:lineRule="auto"/>
        <w:jc w:val="both"/>
        <w:rPr>
          <w:ins w:id="18" w:author="SALSA" w:date="2026-09-25T20:05:00Z" w16du:dateUtc="2026-09-26T00:05:00Z"/>
        </w:rPr>
      </w:pPr>
    </w:p>
    <w:p w14:paraId="20DB574B" w14:textId="77777777" w:rsidR="003F3435" w:rsidRDefault="0032493E">
      <w:pPr>
        <w:spacing w:line="480" w:lineRule="auto"/>
        <w:ind w:firstLine="720"/>
        <w:jc w:val="both"/>
        <w:rPr>
          <w:ins w:id="19" w:author="SALSA" w:date="2026-09-25T20:05:00Z" w16du:dateUtc="2026-09-26T00:05:00Z"/>
        </w:rPr>
      </w:pPr>
      <w:ins w:id="20" w:author="SALSA" w:date="2026-09-25T20:05:00Z" w16du:dateUtc="2026-09-26T00:05:00Z">
        <w:r>
          <w:t>Sec. 607.001.  DEFINITIONS.  In this chapter:</w:t>
        </w:r>
      </w:ins>
    </w:p>
    <w:p w14:paraId="19B09A7C" w14:textId="77777777" w:rsidR="003F3435" w:rsidRDefault="0032493E">
      <w:pPr>
        <w:spacing w:line="480" w:lineRule="auto"/>
        <w:ind w:firstLine="1440"/>
        <w:jc w:val="both"/>
        <w:rPr>
          <w:ins w:id="21" w:author="SALSA" w:date="2026-09-25T20:05:00Z" w16du:dateUtc="2026-09-26T00:05:00Z"/>
        </w:rPr>
      </w:pPr>
      <w:ins w:id="22" w:author="SALSA" w:date="2026-09-25T20:05:00Z" w16du:dateUtc="2026-09-26T00:05:00Z">
        <w:r>
          <w:t>(1)  "Center" means the financial crimes intelligence center established under Chapter 2312, Occupations Code.</w:t>
        </w:r>
      </w:ins>
    </w:p>
    <w:p w14:paraId="27235067" w14:textId="77777777" w:rsidR="003F3435" w:rsidRDefault="0032493E">
      <w:pPr>
        <w:spacing w:line="480" w:lineRule="auto"/>
        <w:ind w:firstLine="1440"/>
        <w:jc w:val="both"/>
        <w:rPr>
          <w:ins w:id="23" w:author="SALSA" w:date="2026-09-25T20:05:00Z" w16du:dateUtc="2026-09-26T00:05:00Z"/>
        </w:rPr>
      </w:pPr>
      <w:ins w:id="24" w:author="SALSA" w:date="2026-09-25T20:05:00Z" w16du:dateUtc="2026-09-26T00:05:00Z">
        <w:r>
          <w:t>(1-a)  "Commission" means the Texas Commission of Licensing and Regulation.</w:t>
        </w:r>
      </w:ins>
    </w:p>
    <w:p w14:paraId="10D05297" w14:textId="77777777" w:rsidR="003F3435" w:rsidRDefault="0032493E">
      <w:pPr>
        <w:spacing w:line="480" w:lineRule="auto"/>
        <w:ind w:firstLine="1440"/>
        <w:jc w:val="both"/>
        <w:rPr>
          <w:ins w:id="25" w:author="SALSA" w:date="2026-09-25T20:05:00Z" w16du:dateUtc="2026-09-26T00:05:00Z"/>
        </w:rPr>
      </w:pPr>
      <w:ins w:id="26" w:author="SALSA" w:date="2026-09-25T20:05:00Z" w16du:dateUtc="2026-09-26T00:05:00Z">
        <w:r>
          <w:t>(1-b)  "Credit card issuer" has the meaning assigned by Section 505.001.</w:t>
        </w:r>
      </w:ins>
    </w:p>
    <w:p w14:paraId="22FD3629" w14:textId="77777777" w:rsidR="003F3435" w:rsidRDefault="0032493E">
      <w:pPr>
        <w:spacing w:line="480" w:lineRule="auto"/>
        <w:ind w:firstLine="1440"/>
        <w:jc w:val="both"/>
        <w:rPr>
          <w:ins w:id="27" w:author="SALSA" w:date="2026-09-25T20:05:00Z" w16du:dateUtc="2026-09-26T00:05:00Z"/>
        </w:rPr>
      </w:pPr>
      <w:ins w:id="28" w:author="SALSA" w:date="2026-09-25T20:05:00Z" w16du:dateUtc="2026-09-26T00:05:00Z">
        <w:r>
          <w:t>(2)  "Department" means the Texas Department of Licensing and Regulation.</w:t>
        </w:r>
      </w:ins>
    </w:p>
    <w:p w14:paraId="67138B6C" w14:textId="77777777" w:rsidR="003F3435" w:rsidRDefault="0032493E">
      <w:pPr>
        <w:spacing w:line="480" w:lineRule="auto"/>
        <w:ind w:firstLine="1440"/>
        <w:jc w:val="both"/>
        <w:rPr>
          <w:ins w:id="29" w:author="SALSA" w:date="2026-09-25T20:05:00Z" w16du:dateUtc="2026-09-26T00:05:00Z"/>
        </w:rPr>
      </w:pPr>
      <w:ins w:id="30" w:author="SALSA" w:date="2026-09-25T20:05:00Z" w16du:dateUtc="2026-09-26T00:05:00Z">
        <w:r>
          <w:t>(2-a)  "Executive director" means the executive director of the department.</w:t>
        </w:r>
      </w:ins>
    </w:p>
    <w:p w14:paraId="73D8A7D7" w14:textId="77777777" w:rsidR="003F3435" w:rsidRDefault="0032493E">
      <w:pPr>
        <w:spacing w:line="480" w:lineRule="auto"/>
        <w:ind w:firstLine="1440"/>
        <w:jc w:val="both"/>
        <w:rPr>
          <w:ins w:id="31" w:author="SALSA" w:date="2026-09-25T20:05:00Z" w16du:dateUtc="2026-09-26T00:05:00Z"/>
        </w:rPr>
      </w:pPr>
      <w:ins w:id="32" w:author="SALSA" w:date="2026-09-25T20:05:00Z" w16du:dateUtc="2026-09-26T00:05:00Z">
        <w:r>
          <w:t>(3)  "Financial institution" has the meaning assigned by Section 277.001, Finance Code.</w:t>
        </w:r>
      </w:ins>
    </w:p>
    <w:p w14:paraId="59ABDBBD" w14:textId="77777777" w:rsidR="003F3435" w:rsidRDefault="0032493E">
      <w:pPr>
        <w:spacing w:line="480" w:lineRule="auto"/>
        <w:ind w:firstLine="1440"/>
        <w:jc w:val="both"/>
        <w:rPr>
          <w:ins w:id="33" w:author="SALSA" w:date="2026-09-25T20:05:00Z" w16du:dateUtc="2026-09-26T00:05:00Z"/>
        </w:rPr>
      </w:pPr>
      <w:ins w:id="34" w:author="SALSA" w:date="2026-09-25T20:05:00Z" w16du:dateUtc="2026-09-26T00:05:00Z">
        <w:r>
          <w:t>(3-a)  "Institution of higher education" has the meaning assigned by Section 61.003, Education Code.</w:t>
        </w:r>
      </w:ins>
    </w:p>
    <w:p w14:paraId="3119CC6F" w14:textId="77777777" w:rsidR="003F3435" w:rsidRDefault="0032493E">
      <w:pPr>
        <w:spacing w:line="480" w:lineRule="auto"/>
        <w:ind w:firstLine="1440"/>
        <w:jc w:val="both"/>
        <w:rPr>
          <w:ins w:id="35" w:author="SALSA" w:date="2026-09-25T20:05:00Z" w16du:dateUtc="2026-09-26T00:05:00Z"/>
        </w:rPr>
      </w:pPr>
      <w:ins w:id="36" w:author="SALSA" w:date="2026-09-25T20:05:00Z" w16du:dateUtc="2026-09-26T00:05:00Z">
        <w:r>
          <w:t>(4)  "Merchant" means a person whose business includes the sale of motor fuel through motor fuel metering devices to retail customers.</w:t>
        </w:r>
      </w:ins>
    </w:p>
    <w:p w14:paraId="45C491F2" w14:textId="77777777" w:rsidR="003F3435" w:rsidRDefault="0032493E">
      <w:pPr>
        <w:spacing w:line="480" w:lineRule="auto"/>
        <w:ind w:firstLine="1440"/>
        <w:jc w:val="both"/>
        <w:rPr>
          <w:ins w:id="37" w:author="SALSA" w:date="2026-09-25T20:05:00Z" w16du:dateUtc="2026-09-26T00:05:00Z"/>
        </w:rPr>
      </w:pPr>
      <w:ins w:id="38" w:author="SALSA" w:date="2026-09-25T20:05:00Z" w16du:dateUtc="2026-09-26T00:05:00Z">
        <w:r>
          <w:t>(5)  "Motor fuel" and "motor fuel metering device" have the meanings assigned by Section 2310.001, Occupations Code.</w:t>
        </w:r>
      </w:ins>
    </w:p>
    <w:p w14:paraId="211FBFAA" w14:textId="77777777" w:rsidR="003F3435" w:rsidRDefault="0032493E">
      <w:pPr>
        <w:spacing w:line="480" w:lineRule="auto"/>
        <w:ind w:firstLine="1440"/>
        <w:jc w:val="both"/>
        <w:rPr>
          <w:ins w:id="39" w:author="SALSA" w:date="2026-09-25T20:05:00Z" w16du:dateUtc="2026-09-26T00:05:00Z"/>
        </w:rPr>
      </w:pPr>
      <w:ins w:id="40" w:author="SALSA" w:date="2026-09-25T20:05:00Z" w16du:dateUtc="2026-09-26T00:05:00Z">
        <w:r>
          <w:t xml:space="preserve">(5-a)  "Motor fuel unattended payment terminal" means a point-of-sale terminal or kiosk that is operated by a customer </w:t>
        </w:r>
        <w:r>
          <w:lastRenderedPageBreak/>
          <w:t>to activate or complete a transaction  at a motor fuel metering device through the use of a payment card or a payment by other electronic means.</w:t>
        </w:r>
      </w:ins>
    </w:p>
    <w:p w14:paraId="5A08B2ED" w14:textId="77777777" w:rsidR="003F3435" w:rsidRDefault="0032493E">
      <w:pPr>
        <w:spacing w:line="480" w:lineRule="auto"/>
        <w:ind w:firstLine="1440"/>
        <w:jc w:val="both"/>
        <w:rPr>
          <w:ins w:id="41" w:author="SALSA" w:date="2026-09-25T20:05:00Z" w16du:dateUtc="2026-09-26T00:05:00Z"/>
        </w:rPr>
      </w:pPr>
      <w:ins w:id="42" w:author="SALSA" w:date="2026-09-25T20:05:00Z" w16du:dateUtc="2026-09-26T00:05:00Z">
        <w:r>
          <w:t>(6)  "Payment card" has the meaning assigned by Section 522.001.</w:t>
        </w:r>
      </w:ins>
    </w:p>
    <w:p w14:paraId="1AC50398" w14:textId="77777777" w:rsidR="003F3435" w:rsidRDefault="0032493E">
      <w:pPr>
        <w:spacing w:line="480" w:lineRule="auto"/>
        <w:ind w:firstLine="1440"/>
        <w:jc w:val="both"/>
        <w:rPr>
          <w:ins w:id="43" w:author="SALSA" w:date="2026-09-25T20:05:00Z" w16du:dateUtc="2026-09-26T00:05:00Z"/>
        </w:rPr>
      </w:pPr>
      <w:ins w:id="44" w:author="SALSA" w:date="2026-09-25T20:05:00Z" w16du:dateUtc="2026-09-26T00:05:00Z">
        <w:r>
          <w:t>(6-a)  "Payment card network" means an entity that directly, or through a licensed member, processor, or agent, provides the proprietary services, infrastructure, and software that route information and data to conduct debit card or credit card transaction authorization, clearance, and settlement, and that an entity uses in order to accept as a form of payment a brand of debit card, credit card, or other device that may be used to carry out debit or credit transactions.</w:t>
        </w:r>
      </w:ins>
    </w:p>
    <w:p w14:paraId="13279B5D" w14:textId="77777777" w:rsidR="003F3435" w:rsidRDefault="0032493E">
      <w:pPr>
        <w:spacing w:line="480" w:lineRule="auto"/>
        <w:ind w:firstLine="1440"/>
        <w:jc w:val="both"/>
        <w:rPr>
          <w:ins w:id="45" w:author="SALSA" w:date="2026-09-25T20:05:00Z" w16du:dateUtc="2026-09-26T00:05:00Z"/>
        </w:rPr>
      </w:pPr>
      <w:ins w:id="46" w:author="SALSA" w:date="2026-09-25T20:05:00Z" w16du:dateUtc="2026-09-26T00:05:00Z">
        <w:r>
          <w:t>(7)  "Service company" and "service technician" have the meanings assigned by Section 2310.151, Occupations Code.</w:t>
        </w:r>
      </w:ins>
    </w:p>
    <w:p w14:paraId="717FFAA6" w14:textId="77777777" w:rsidR="003F3435" w:rsidRDefault="0032493E">
      <w:pPr>
        <w:spacing w:line="480" w:lineRule="auto"/>
        <w:ind w:firstLine="1440"/>
        <w:jc w:val="both"/>
        <w:rPr>
          <w:ins w:id="47" w:author="SALSA" w:date="2026-09-25T20:05:00Z" w16du:dateUtc="2026-09-26T00:05:00Z"/>
        </w:rPr>
      </w:pPr>
      <w:ins w:id="48" w:author="SALSA" w:date="2026-09-25T20:05:00Z" w16du:dateUtc="2026-09-26T00:05:00Z">
        <w:r>
          <w:t xml:space="preserve">(8)  "Skimmer" means a wire or electronic device that is capable of unlawfully intercepting electronic communications or data to perpetrate fraud. </w:t>
        </w:r>
      </w:ins>
    </w:p>
    <w:p w14:paraId="55BFB787" w14:textId="77777777" w:rsidR="003F3435" w:rsidRDefault="0032493E">
      <w:pPr>
        <w:spacing w:line="480" w:lineRule="auto"/>
        <w:ind w:firstLine="1440"/>
        <w:jc w:val="both"/>
        <w:rPr>
          <w:ins w:id="49" w:author="SALSA" w:date="2026-09-25T20:05:00Z" w16du:dateUtc="2026-09-26T00:05:00Z"/>
        </w:rPr>
      </w:pPr>
      <w:ins w:id="50" w:author="SALSA" w:date="2026-09-25T20:05:00Z" w16du:dateUtc="2026-09-26T00:05:00Z">
        <w:r>
          <w:t xml:space="preserve">(9)  Repealed by 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12(1), eff. September 1, 2021.</w:t>
        </w:r>
      </w:ins>
    </w:p>
    <w:p w14:paraId="36F08E3C" w14:textId="77777777" w:rsidR="003F3435" w:rsidRDefault="0032493E">
      <w:pPr>
        <w:spacing w:line="480" w:lineRule="auto"/>
        <w:jc w:val="both"/>
        <w:rPr>
          <w:ins w:id="51" w:author="SALSA" w:date="2026-09-25T20:05:00Z" w16du:dateUtc="2026-09-26T00:05:00Z"/>
        </w:rPr>
      </w:pPr>
      <w:ins w:id="52" w:author="SALSA" w:date="2026-09-25T20:05:00Z" w16du:dateUtc="2026-09-26T00:05:00Z">
        <w:r>
          <w:t xml:space="preserve">Added by Acts 2019, 86th Leg., R.S., Ch. 863 (H.B. </w:t>
        </w:r>
        <w:r>
          <w:fldChar w:fldCharType="begin"/>
        </w:r>
        <w:r>
          <w:instrText>HYPERLINK "http://capitol.texas.gov/tlodocs/86R/billtext/html/HB02945F.HTM" \s "table" \h</w:instrText>
        </w:r>
        <w:r>
          <w:fldChar w:fldCharType="separate"/>
        </w:r>
        <w:r>
          <w:rPr>
            <w:rStyle w:val="Hyperlink"/>
          </w:rPr>
          <w:t>2945</w:t>
        </w:r>
        <w:r>
          <w:fldChar w:fldCharType="end"/>
        </w:r>
        <w:r>
          <w:t>), Sec. 1, eff. September 1, 2019.</w:t>
        </w:r>
      </w:ins>
    </w:p>
    <w:p w14:paraId="458D659E" w14:textId="77777777" w:rsidR="003F3435" w:rsidRDefault="0032493E">
      <w:pPr>
        <w:spacing w:line="480" w:lineRule="auto"/>
        <w:jc w:val="both"/>
        <w:rPr>
          <w:ins w:id="53" w:author="SALSA" w:date="2026-09-25T20:05:00Z" w16du:dateUtc="2026-09-26T00:05:00Z"/>
        </w:rPr>
      </w:pPr>
      <w:ins w:id="54" w:author="SALSA" w:date="2026-09-25T20:05:00Z" w16du:dateUtc="2026-09-26T00:05:00Z">
        <w:r>
          <w:t xml:space="preserve">Amended by: </w:t>
        </w:r>
      </w:ins>
    </w:p>
    <w:p w14:paraId="5C8045B9" w14:textId="77777777" w:rsidR="003F3435" w:rsidRDefault="0032493E">
      <w:pPr>
        <w:spacing w:line="480" w:lineRule="auto"/>
        <w:ind w:firstLine="720"/>
        <w:jc w:val="both"/>
        <w:rPr>
          <w:ins w:id="55" w:author="SALSA" w:date="2026-09-25T20:05:00Z" w16du:dateUtc="2026-09-26T00:05:00Z"/>
        </w:rPr>
      </w:pPr>
      <w:ins w:id="56" w:author="SALSA" w:date="2026-09-25T20:05:00Z" w16du:dateUtc="2026-09-26T00:05:00Z">
        <w:r>
          <w:t xml:space="preserve">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2, eff. September 1, 2021.</w:t>
        </w:r>
      </w:ins>
    </w:p>
    <w:p w14:paraId="3FFFB68E" w14:textId="77777777" w:rsidR="003F3435" w:rsidRDefault="0032493E">
      <w:pPr>
        <w:spacing w:line="480" w:lineRule="auto"/>
        <w:ind w:firstLine="720"/>
        <w:jc w:val="both"/>
        <w:rPr>
          <w:ins w:id="57" w:author="SALSA" w:date="2026-09-25T20:05:00Z" w16du:dateUtc="2026-09-26T00:05:00Z"/>
        </w:rPr>
      </w:pPr>
      <w:ins w:id="58" w:author="SALSA" w:date="2026-09-25T20:05:00Z" w16du:dateUtc="2026-09-26T00:05:00Z">
        <w:r>
          <w:t xml:space="preserve">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12(1), eff. September 1, 2021.</w:t>
        </w:r>
      </w:ins>
    </w:p>
    <w:p w14:paraId="500B3216" w14:textId="77777777" w:rsidR="003F3435" w:rsidRDefault="003F3435">
      <w:pPr>
        <w:spacing w:line="480" w:lineRule="auto"/>
        <w:jc w:val="both"/>
        <w:rPr>
          <w:ins w:id="59" w:author="SALSA" w:date="2026-09-25T20:05:00Z" w16du:dateUtc="2026-09-26T00:05:00Z"/>
        </w:rPr>
      </w:pPr>
    </w:p>
    <w:p w14:paraId="588D614A" w14:textId="77777777" w:rsidR="003F3435" w:rsidRDefault="0032493E">
      <w:pPr>
        <w:spacing w:line="480" w:lineRule="auto"/>
        <w:ind w:firstLine="720"/>
        <w:jc w:val="both"/>
        <w:rPr>
          <w:ins w:id="60" w:author="SALSA" w:date="2026-09-25T20:05:00Z" w16du:dateUtc="2026-09-26T00:05:00Z"/>
        </w:rPr>
      </w:pPr>
      <w:ins w:id="61" w:author="SALSA" w:date="2026-09-25T20:05:00Z" w16du:dateUtc="2026-09-26T00:05:00Z">
        <w:r>
          <w:t>Sec. 607.002.  ADMINISTRATION AND ENFORCEMENT OF CHAPTER.  (a)  The department shall administer and enforce this chapter.</w:t>
        </w:r>
      </w:ins>
    </w:p>
    <w:p w14:paraId="42DA31EB" w14:textId="77777777" w:rsidR="003F3435" w:rsidRDefault="0032493E">
      <w:pPr>
        <w:spacing w:line="480" w:lineRule="auto"/>
        <w:ind w:firstLine="720"/>
        <w:jc w:val="both"/>
        <w:rPr>
          <w:ins w:id="62" w:author="SALSA" w:date="2026-09-25T20:05:00Z" w16du:dateUtc="2026-09-26T00:05:00Z"/>
        </w:rPr>
      </w:pPr>
      <w:ins w:id="63" w:author="SALSA" w:date="2026-09-25T20:05:00Z" w16du:dateUtc="2026-09-26T00:05:00Z">
        <w:r>
          <w:t>(b)  The commission or the executive director may enforce this chapter, a rule adopted under this chapter, or an order of the commission or executive director as provided by Subchapters F and G, Chapter 51, Occupations Code.</w:t>
        </w:r>
      </w:ins>
    </w:p>
    <w:p w14:paraId="47B9DCA3" w14:textId="77777777" w:rsidR="003F3435" w:rsidRDefault="0032493E">
      <w:pPr>
        <w:spacing w:line="480" w:lineRule="auto"/>
        <w:jc w:val="both"/>
        <w:rPr>
          <w:ins w:id="64" w:author="SALSA" w:date="2026-09-25T20:05:00Z" w16du:dateUtc="2026-09-26T00:05:00Z"/>
        </w:rPr>
      </w:pPr>
      <w:ins w:id="65" w:author="SALSA" w:date="2026-09-25T20:05:00Z" w16du:dateUtc="2026-09-26T00:05:00Z">
        <w:r>
          <w:t xml:space="preserve">Added by 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3, eff. September 1, 2021.</w:t>
        </w:r>
      </w:ins>
    </w:p>
    <w:p w14:paraId="40523201" w14:textId="77777777" w:rsidR="003F3435" w:rsidRDefault="003F3435">
      <w:pPr>
        <w:spacing w:line="480" w:lineRule="auto"/>
        <w:jc w:val="both"/>
        <w:rPr>
          <w:ins w:id="66" w:author="SALSA" w:date="2026-09-25T20:05:00Z" w16du:dateUtc="2026-09-26T00:05:00Z"/>
        </w:rPr>
      </w:pPr>
    </w:p>
    <w:p w14:paraId="2C553392" w14:textId="77777777" w:rsidR="003F3435" w:rsidRDefault="0032493E">
      <w:pPr>
        <w:spacing w:line="480" w:lineRule="auto"/>
        <w:ind w:firstLine="720"/>
        <w:jc w:val="both"/>
        <w:rPr>
          <w:ins w:id="67" w:author="SALSA" w:date="2026-09-25T20:05:00Z" w16du:dateUtc="2026-09-26T00:05:00Z"/>
        </w:rPr>
      </w:pPr>
      <w:ins w:id="68" w:author="SALSA" w:date="2026-09-25T20:05:00Z" w16du:dateUtc="2026-09-26T00:05:00Z">
        <w:r>
          <w:t>Sec. 607.003.  FUNDING.  The department may solicit and accept gifts, grants, and other donations for purposes of administering this chapter, except that the department may not solicit or accept a gift, grant, or other donation from a license holder as defined by Section 2310.151, Occupations Code.</w:t>
        </w:r>
      </w:ins>
    </w:p>
    <w:p w14:paraId="5BA82E65" w14:textId="77777777" w:rsidR="003F3435" w:rsidRDefault="0032493E">
      <w:pPr>
        <w:spacing w:line="480" w:lineRule="auto"/>
        <w:jc w:val="both"/>
        <w:rPr>
          <w:ins w:id="69" w:author="SALSA" w:date="2026-09-25T20:05:00Z" w16du:dateUtc="2026-09-26T00:05:00Z"/>
        </w:rPr>
      </w:pPr>
      <w:ins w:id="70" w:author="SALSA" w:date="2026-09-25T20:05:00Z" w16du:dateUtc="2026-09-26T00:05:00Z">
        <w:r>
          <w:t xml:space="preserve">Added by 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3, eff. September 1, 2021.</w:t>
        </w:r>
      </w:ins>
    </w:p>
    <w:p w14:paraId="5E08C809" w14:textId="77777777" w:rsidR="003F3435" w:rsidRDefault="003F3435">
      <w:pPr>
        <w:spacing w:line="480" w:lineRule="auto"/>
        <w:jc w:val="both"/>
        <w:rPr>
          <w:ins w:id="71" w:author="SALSA" w:date="2026-09-25T20:05:00Z" w16du:dateUtc="2026-09-26T00:05:00Z"/>
        </w:rPr>
      </w:pPr>
    </w:p>
    <w:p w14:paraId="11EED7F7" w14:textId="77777777" w:rsidR="003F3435" w:rsidRDefault="0032493E">
      <w:pPr>
        <w:spacing w:line="480" w:lineRule="auto"/>
        <w:ind w:firstLine="720"/>
        <w:jc w:val="both"/>
        <w:rPr>
          <w:ins w:id="72" w:author="SALSA" w:date="2026-09-25T20:05:00Z" w16du:dateUtc="2026-09-26T00:05:00Z"/>
        </w:rPr>
      </w:pPr>
      <w:ins w:id="73" w:author="SALSA" w:date="2026-09-25T20:05:00Z" w16du:dateUtc="2026-09-26T00:05:00Z">
        <w:r>
          <w:t>Sec. 607.004.  RULES.  The commission shall adopt rules for administering this chapter.</w:t>
        </w:r>
      </w:ins>
    </w:p>
    <w:p w14:paraId="12DFD847" w14:textId="77777777" w:rsidR="003F3435" w:rsidRDefault="0032493E">
      <w:pPr>
        <w:spacing w:line="480" w:lineRule="auto"/>
        <w:jc w:val="both"/>
        <w:rPr>
          <w:ins w:id="74" w:author="SALSA" w:date="2026-09-25T20:05:00Z" w16du:dateUtc="2026-09-26T00:05:00Z"/>
        </w:rPr>
      </w:pPr>
      <w:ins w:id="75" w:author="SALSA" w:date="2026-09-25T20:05:00Z" w16du:dateUtc="2026-09-26T00:05:00Z">
        <w:r>
          <w:t xml:space="preserve">Added by 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3, eff. September 1, 2021.</w:t>
        </w:r>
      </w:ins>
    </w:p>
    <w:p w14:paraId="3078E274" w14:textId="77777777" w:rsidR="003F3435" w:rsidRDefault="003F3435">
      <w:pPr>
        <w:spacing w:line="480" w:lineRule="auto"/>
        <w:jc w:val="both"/>
        <w:rPr>
          <w:ins w:id="76" w:author="SALSA" w:date="2026-09-25T20:05:00Z" w16du:dateUtc="2026-09-26T00:05:00Z"/>
        </w:rPr>
      </w:pPr>
    </w:p>
    <w:p w14:paraId="28943AA2" w14:textId="77777777" w:rsidR="003F3435" w:rsidRDefault="0032493E">
      <w:pPr>
        <w:spacing w:line="480" w:lineRule="auto"/>
        <w:jc w:val="center"/>
        <w:rPr>
          <w:ins w:id="77" w:author="SALSA" w:date="2026-09-25T20:05:00Z" w16du:dateUtc="2026-09-26T00:05:00Z"/>
        </w:rPr>
      </w:pPr>
      <w:ins w:id="78" w:author="SALSA" w:date="2026-09-25T20:05:00Z" w16du:dateUtc="2026-09-26T00:05:00Z">
        <w:r>
          <w:t>SUBCHAPTER B.  DUTIES RELATED TO USE OF CERTAIN UNATTENDED PAYMENT TERMINALS</w:t>
        </w:r>
      </w:ins>
    </w:p>
    <w:p w14:paraId="599A1F0F" w14:textId="77777777" w:rsidR="003F3435" w:rsidRDefault="003F3435">
      <w:pPr>
        <w:spacing w:line="480" w:lineRule="auto"/>
        <w:jc w:val="both"/>
        <w:rPr>
          <w:ins w:id="79" w:author="SALSA" w:date="2026-09-25T20:05:00Z" w16du:dateUtc="2026-09-26T00:05:00Z"/>
        </w:rPr>
      </w:pPr>
    </w:p>
    <w:p w14:paraId="08A663DC" w14:textId="77777777" w:rsidR="003F3435" w:rsidRDefault="0032493E">
      <w:pPr>
        <w:spacing w:line="480" w:lineRule="auto"/>
        <w:ind w:firstLine="720"/>
        <w:jc w:val="both"/>
        <w:rPr>
          <w:ins w:id="80" w:author="SALSA" w:date="2026-09-25T20:05:00Z" w16du:dateUtc="2026-09-26T00:05:00Z"/>
        </w:rPr>
      </w:pPr>
      <w:ins w:id="81" w:author="SALSA" w:date="2026-09-25T20:05:00Z" w16du:dateUtc="2026-09-26T00:05:00Z">
        <w:r>
          <w:t>Sec. 607.053.  NOTICE OF DISCOVERY OF SKIMMER REQUIRED.  (a) If a service technician discovers a skimmer in or on a motor fuel unattended payment terminal or motor fuel metering device, the service technician or service company that employs the technician shall notify the department and the merchant of the skimmer in the manner prescribed by commission rule.</w:t>
        </w:r>
      </w:ins>
    </w:p>
    <w:p w14:paraId="7251A77D" w14:textId="77777777" w:rsidR="003F3435" w:rsidRDefault="0032493E">
      <w:pPr>
        <w:spacing w:line="480" w:lineRule="auto"/>
        <w:ind w:firstLine="720"/>
        <w:jc w:val="both"/>
        <w:rPr>
          <w:ins w:id="82" w:author="SALSA" w:date="2026-09-25T20:05:00Z" w16du:dateUtc="2026-09-26T00:05:00Z"/>
        </w:rPr>
      </w:pPr>
      <w:ins w:id="83" w:author="SALSA" w:date="2026-09-25T20:05:00Z" w16du:dateUtc="2026-09-26T00:05:00Z">
        <w:r>
          <w:t>(b)  If a merchant discovers a skimmer in or on a motor fuel unattended payment terminal or motor fuel metering device or is notified of the presence of a skimmer, the merchant shall, in the manner prescribed by commission rule:</w:t>
        </w:r>
      </w:ins>
    </w:p>
    <w:p w14:paraId="41936BEF" w14:textId="77777777" w:rsidR="003F3435" w:rsidRDefault="0032493E">
      <w:pPr>
        <w:spacing w:line="480" w:lineRule="auto"/>
        <w:ind w:firstLine="1440"/>
        <w:jc w:val="both"/>
        <w:rPr>
          <w:ins w:id="84" w:author="SALSA" w:date="2026-09-25T20:05:00Z" w16du:dateUtc="2026-09-26T00:05:00Z"/>
        </w:rPr>
      </w:pPr>
      <w:ins w:id="85" w:author="SALSA" w:date="2026-09-25T20:05:00Z" w16du:dateUtc="2026-09-26T00:05:00Z">
        <w:r>
          <w:t>(1)  disable, or cause to be disabled, the motor fuel metering device on which the skimmer was discovered;</w:t>
        </w:r>
      </w:ins>
    </w:p>
    <w:p w14:paraId="4FA07D86" w14:textId="77777777" w:rsidR="003F3435" w:rsidRDefault="0032493E">
      <w:pPr>
        <w:spacing w:line="480" w:lineRule="auto"/>
        <w:ind w:firstLine="1440"/>
        <w:jc w:val="both"/>
        <w:rPr>
          <w:ins w:id="86" w:author="SALSA" w:date="2026-09-25T20:05:00Z" w16du:dateUtc="2026-09-26T00:05:00Z"/>
        </w:rPr>
      </w:pPr>
      <w:ins w:id="87" w:author="SALSA" w:date="2026-09-25T20:05:00Z" w16du:dateUtc="2026-09-26T00:05:00Z">
        <w:r>
          <w:t>(1-a)  notify a law enforcement agency and the department that a skimmer has been detected; and</w:t>
        </w:r>
      </w:ins>
    </w:p>
    <w:p w14:paraId="5AFC6561" w14:textId="77777777" w:rsidR="003F3435" w:rsidRDefault="0032493E">
      <w:pPr>
        <w:spacing w:line="480" w:lineRule="auto"/>
        <w:ind w:firstLine="1440"/>
        <w:jc w:val="both"/>
        <w:rPr>
          <w:ins w:id="88" w:author="SALSA" w:date="2026-09-25T20:05:00Z" w16du:dateUtc="2026-09-26T00:05:00Z"/>
        </w:rPr>
      </w:pPr>
      <w:ins w:id="89" w:author="SALSA" w:date="2026-09-25T20:05:00Z" w16du:dateUtc="2026-09-26T00:05:00Z">
        <w:r>
          <w:t>(2)  take appropriate measures to protect the motor fuel metering device from being tampered with until the department or law enforcement agency arrives and the skimmer is removed.</w:t>
        </w:r>
      </w:ins>
    </w:p>
    <w:p w14:paraId="1FCA2311" w14:textId="77777777" w:rsidR="003F3435" w:rsidRDefault="0032493E">
      <w:pPr>
        <w:spacing w:line="480" w:lineRule="auto"/>
        <w:jc w:val="both"/>
        <w:rPr>
          <w:ins w:id="90" w:author="SALSA" w:date="2026-09-25T20:05:00Z" w16du:dateUtc="2026-09-26T00:05:00Z"/>
        </w:rPr>
      </w:pPr>
      <w:ins w:id="91" w:author="SALSA" w:date="2026-09-25T20:05:00Z" w16du:dateUtc="2026-09-26T00:05:00Z">
        <w:r>
          <w:t xml:space="preserve">Added by Acts 2019, 86th Leg., R.S., Ch. 863 (H.B. </w:t>
        </w:r>
        <w:r>
          <w:fldChar w:fldCharType="begin"/>
        </w:r>
        <w:r>
          <w:instrText>HYPERLINK "http://capitol.texas.gov/tlodocs/86R/billtext/html/HB02945F.HTM" \s "table" \h</w:instrText>
        </w:r>
        <w:r>
          <w:fldChar w:fldCharType="separate"/>
        </w:r>
        <w:r>
          <w:rPr>
            <w:rStyle w:val="Hyperlink"/>
          </w:rPr>
          <w:t>2945</w:t>
        </w:r>
        <w:r>
          <w:fldChar w:fldCharType="end"/>
        </w:r>
        <w:r>
          <w:t>), Sec. 1, eff. September 1, 2019.</w:t>
        </w:r>
      </w:ins>
    </w:p>
    <w:p w14:paraId="28AFFB13" w14:textId="77777777" w:rsidR="003F3435" w:rsidRDefault="0032493E">
      <w:pPr>
        <w:spacing w:line="480" w:lineRule="auto"/>
        <w:jc w:val="both"/>
        <w:rPr>
          <w:ins w:id="92" w:author="SALSA" w:date="2026-09-25T20:05:00Z" w16du:dateUtc="2026-09-26T00:05:00Z"/>
        </w:rPr>
      </w:pPr>
      <w:ins w:id="93" w:author="SALSA" w:date="2026-09-25T20:05:00Z" w16du:dateUtc="2026-09-26T00:05:00Z">
        <w:r>
          <w:t xml:space="preserve">Amended by: </w:t>
        </w:r>
      </w:ins>
    </w:p>
    <w:p w14:paraId="023FCEB7" w14:textId="77777777" w:rsidR="003F3435" w:rsidRDefault="0032493E">
      <w:pPr>
        <w:spacing w:line="480" w:lineRule="auto"/>
        <w:ind w:firstLine="720"/>
        <w:jc w:val="both"/>
        <w:rPr>
          <w:ins w:id="94" w:author="SALSA" w:date="2026-09-25T20:05:00Z" w16du:dateUtc="2026-09-26T00:05:00Z"/>
        </w:rPr>
      </w:pPr>
      <w:ins w:id="95" w:author="SALSA" w:date="2026-09-25T20:05:00Z" w16du:dateUtc="2026-09-26T00:05:00Z">
        <w:r>
          <w:t xml:space="preserve">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4, eff. September 1, 2021.</w:t>
        </w:r>
      </w:ins>
    </w:p>
    <w:p w14:paraId="64E9E88B" w14:textId="77777777" w:rsidR="003F3435" w:rsidRDefault="003F3435">
      <w:pPr>
        <w:spacing w:line="480" w:lineRule="auto"/>
        <w:jc w:val="both"/>
        <w:rPr>
          <w:ins w:id="96" w:author="SALSA" w:date="2026-09-25T20:05:00Z" w16du:dateUtc="2026-09-26T00:05:00Z"/>
        </w:rPr>
      </w:pPr>
    </w:p>
    <w:p w14:paraId="7C8B00D3" w14:textId="77777777" w:rsidR="003F3435" w:rsidRDefault="0032493E">
      <w:pPr>
        <w:spacing w:line="480" w:lineRule="auto"/>
        <w:ind w:firstLine="720"/>
        <w:jc w:val="both"/>
        <w:rPr>
          <w:ins w:id="97" w:author="SALSA" w:date="2026-09-25T20:05:00Z" w16du:dateUtc="2026-09-26T00:05:00Z"/>
        </w:rPr>
      </w:pPr>
      <w:ins w:id="98" w:author="SALSA" w:date="2026-09-25T20:05:00Z" w16du:dateUtc="2026-09-26T00:05:00Z">
        <w:r>
          <w:t>Sec. 607.054.  REPORT TO DEPARTMENT.  (a)  The department may accept a report of a suspected skimmer from any interested person, including:</w:t>
        </w:r>
      </w:ins>
    </w:p>
    <w:p w14:paraId="7BAB97CF" w14:textId="77777777" w:rsidR="003F3435" w:rsidRDefault="0032493E">
      <w:pPr>
        <w:spacing w:line="480" w:lineRule="auto"/>
        <w:ind w:firstLine="1440"/>
        <w:jc w:val="both"/>
        <w:rPr>
          <w:ins w:id="99" w:author="SALSA" w:date="2026-09-25T20:05:00Z" w16du:dateUtc="2026-09-26T00:05:00Z"/>
        </w:rPr>
      </w:pPr>
      <w:ins w:id="100" w:author="SALSA" w:date="2026-09-25T20:05:00Z" w16du:dateUtc="2026-09-26T00:05:00Z">
        <w:r>
          <w:t>(1)  a law enforcement agency;</w:t>
        </w:r>
      </w:ins>
    </w:p>
    <w:p w14:paraId="00EBD577" w14:textId="77777777" w:rsidR="003F3435" w:rsidRDefault="0032493E">
      <w:pPr>
        <w:spacing w:line="480" w:lineRule="auto"/>
        <w:ind w:firstLine="1440"/>
        <w:jc w:val="both"/>
        <w:rPr>
          <w:ins w:id="101" w:author="SALSA" w:date="2026-09-25T20:05:00Z" w16du:dateUtc="2026-09-26T00:05:00Z"/>
        </w:rPr>
      </w:pPr>
      <w:ins w:id="102" w:author="SALSA" w:date="2026-09-25T20:05:00Z" w16du:dateUtc="2026-09-26T00:05:00Z">
        <w:r>
          <w:t>(2)  a financial institution;</w:t>
        </w:r>
      </w:ins>
    </w:p>
    <w:p w14:paraId="7268F40B" w14:textId="77777777" w:rsidR="003F3435" w:rsidRDefault="0032493E">
      <w:pPr>
        <w:spacing w:line="480" w:lineRule="auto"/>
        <w:ind w:firstLine="1440"/>
        <w:jc w:val="both"/>
        <w:rPr>
          <w:ins w:id="103" w:author="SALSA" w:date="2026-09-25T20:05:00Z" w16du:dateUtc="2026-09-26T00:05:00Z"/>
        </w:rPr>
      </w:pPr>
      <w:ins w:id="104" w:author="SALSA" w:date="2026-09-25T20:05:00Z" w16du:dateUtc="2026-09-26T00:05:00Z">
        <w:r>
          <w:t>(3)  a credit card or debit card issuer;</w:t>
        </w:r>
      </w:ins>
    </w:p>
    <w:p w14:paraId="3F674495" w14:textId="77777777" w:rsidR="003F3435" w:rsidRDefault="0032493E">
      <w:pPr>
        <w:spacing w:line="480" w:lineRule="auto"/>
        <w:ind w:firstLine="1440"/>
        <w:jc w:val="both"/>
        <w:rPr>
          <w:ins w:id="105" w:author="SALSA" w:date="2026-09-25T20:05:00Z" w16du:dateUtc="2026-09-26T00:05:00Z"/>
        </w:rPr>
      </w:pPr>
      <w:ins w:id="106" w:author="SALSA" w:date="2026-09-25T20:05:00Z" w16du:dateUtc="2026-09-26T00:05:00Z">
        <w:r>
          <w:t>(4)  a service technician or service company;</w:t>
        </w:r>
      </w:ins>
    </w:p>
    <w:p w14:paraId="77BECD6F" w14:textId="77777777" w:rsidR="003F3435" w:rsidRDefault="0032493E">
      <w:pPr>
        <w:spacing w:line="480" w:lineRule="auto"/>
        <w:ind w:firstLine="1440"/>
        <w:jc w:val="both"/>
        <w:rPr>
          <w:ins w:id="107" w:author="SALSA" w:date="2026-09-25T20:05:00Z" w16du:dateUtc="2026-09-26T00:05:00Z"/>
        </w:rPr>
      </w:pPr>
      <w:ins w:id="108" w:author="SALSA" w:date="2026-09-25T20:05:00Z" w16du:dateUtc="2026-09-26T00:05:00Z">
        <w:r>
          <w:t>(5)  a member of the public; and</w:t>
        </w:r>
      </w:ins>
    </w:p>
    <w:p w14:paraId="6DDC1C33" w14:textId="77777777" w:rsidR="003F3435" w:rsidRDefault="0032493E">
      <w:pPr>
        <w:spacing w:line="480" w:lineRule="auto"/>
        <w:ind w:firstLine="1440"/>
        <w:jc w:val="both"/>
        <w:rPr>
          <w:ins w:id="109" w:author="SALSA" w:date="2026-09-25T20:05:00Z" w16du:dateUtc="2026-09-26T00:05:00Z"/>
        </w:rPr>
      </w:pPr>
      <w:ins w:id="110" w:author="SALSA" w:date="2026-09-25T20:05:00Z" w16du:dateUtc="2026-09-26T00:05:00Z">
        <w:r>
          <w:t>(6)  a payment card network.</w:t>
        </w:r>
      </w:ins>
    </w:p>
    <w:p w14:paraId="3032BA8D" w14:textId="77777777" w:rsidR="003F3435" w:rsidRDefault="0032493E">
      <w:pPr>
        <w:spacing w:line="480" w:lineRule="auto"/>
        <w:ind w:firstLine="720"/>
        <w:jc w:val="both"/>
        <w:rPr>
          <w:ins w:id="111" w:author="SALSA" w:date="2026-09-25T20:05:00Z" w16du:dateUtc="2026-09-26T00:05:00Z"/>
        </w:rPr>
      </w:pPr>
      <w:ins w:id="112" w:author="SALSA" w:date="2026-09-25T20:05:00Z" w16du:dateUtc="2026-09-26T00:05:00Z">
        <w:r>
          <w:t xml:space="preserve">(b)  Repealed by 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12(4), eff. September 1, 2021.</w:t>
        </w:r>
      </w:ins>
    </w:p>
    <w:p w14:paraId="252B8DF6" w14:textId="77777777" w:rsidR="003F3435" w:rsidRDefault="0032493E">
      <w:pPr>
        <w:spacing w:line="480" w:lineRule="auto"/>
        <w:jc w:val="both"/>
        <w:rPr>
          <w:ins w:id="113" w:author="SALSA" w:date="2026-09-25T20:05:00Z" w16du:dateUtc="2026-09-26T00:05:00Z"/>
        </w:rPr>
      </w:pPr>
      <w:ins w:id="114" w:author="SALSA" w:date="2026-09-25T20:05:00Z" w16du:dateUtc="2026-09-26T00:05:00Z">
        <w:r>
          <w:t xml:space="preserve">Added by Acts 2019, 86th Leg., R.S., Ch. 863 (H.B. </w:t>
        </w:r>
        <w:r>
          <w:fldChar w:fldCharType="begin"/>
        </w:r>
        <w:r>
          <w:instrText>HYPERLINK "http://capitol.texas.gov/tlodocs/86R/billtext/html/HB02945F.HTM" \s "table" \h</w:instrText>
        </w:r>
        <w:r>
          <w:fldChar w:fldCharType="separate"/>
        </w:r>
        <w:r>
          <w:rPr>
            <w:rStyle w:val="Hyperlink"/>
          </w:rPr>
          <w:t>2945</w:t>
        </w:r>
        <w:r>
          <w:fldChar w:fldCharType="end"/>
        </w:r>
        <w:r>
          <w:t>), Sec. 1, eff. September 1, 2019.</w:t>
        </w:r>
      </w:ins>
    </w:p>
    <w:p w14:paraId="12F1EEEF" w14:textId="77777777" w:rsidR="003F3435" w:rsidRDefault="0032493E">
      <w:pPr>
        <w:spacing w:line="480" w:lineRule="auto"/>
        <w:jc w:val="both"/>
        <w:rPr>
          <w:ins w:id="115" w:author="SALSA" w:date="2026-09-25T20:05:00Z" w16du:dateUtc="2026-09-26T00:05:00Z"/>
        </w:rPr>
      </w:pPr>
      <w:ins w:id="116" w:author="SALSA" w:date="2026-09-25T20:05:00Z" w16du:dateUtc="2026-09-26T00:05:00Z">
        <w:r>
          <w:t xml:space="preserve">Amended by: </w:t>
        </w:r>
      </w:ins>
    </w:p>
    <w:p w14:paraId="6668151F" w14:textId="77777777" w:rsidR="003F3435" w:rsidRDefault="0032493E">
      <w:pPr>
        <w:spacing w:line="480" w:lineRule="auto"/>
        <w:ind w:firstLine="720"/>
        <w:jc w:val="both"/>
        <w:rPr>
          <w:ins w:id="117" w:author="SALSA" w:date="2026-09-25T20:05:00Z" w16du:dateUtc="2026-09-26T00:05:00Z"/>
        </w:rPr>
      </w:pPr>
      <w:ins w:id="118" w:author="SALSA" w:date="2026-09-25T20:05:00Z" w16du:dateUtc="2026-09-26T00:05:00Z">
        <w:r>
          <w:t xml:space="preserve">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5, eff. September 1, 2021.</w:t>
        </w:r>
      </w:ins>
    </w:p>
    <w:p w14:paraId="41FF3F59" w14:textId="77777777" w:rsidR="003F3435" w:rsidRDefault="0032493E">
      <w:pPr>
        <w:spacing w:line="480" w:lineRule="auto"/>
        <w:ind w:firstLine="720"/>
        <w:jc w:val="both"/>
        <w:rPr>
          <w:ins w:id="119" w:author="SALSA" w:date="2026-09-25T20:05:00Z" w16du:dateUtc="2026-09-26T00:05:00Z"/>
        </w:rPr>
      </w:pPr>
      <w:ins w:id="120" w:author="SALSA" w:date="2026-09-25T20:05:00Z" w16du:dateUtc="2026-09-26T00:05:00Z">
        <w:r>
          <w:t xml:space="preserve">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12(4), eff. September 1, 2021.</w:t>
        </w:r>
      </w:ins>
    </w:p>
    <w:p w14:paraId="782E012F" w14:textId="77777777" w:rsidR="003F3435" w:rsidRDefault="003F3435">
      <w:pPr>
        <w:spacing w:line="480" w:lineRule="auto"/>
        <w:jc w:val="both"/>
        <w:rPr>
          <w:ins w:id="121" w:author="SALSA" w:date="2026-09-25T20:05:00Z" w16du:dateUtc="2026-09-26T00:05:00Z"/>
        </w:rPr>
      </w:pPr>
    </w:p>
    <w:p w14:paraId="17F06FB2" w14:textId="77777777" w:rsidR="003F3435" w:rsidRDefault="0032493E">
      <w:pPr>
        <w:spacing w:line="480" w:lineRule="auto"/>
        <w:ind w:firstLine="720"/>
        <w:jc w:val="both"/>
        <w:rPr>
          <w:ins w:id="122" w:author="SALSA" w:date="2026-09-25T20:05:00Z" w16du:dateUtc="2026-09-26T00:05:00Z"/>
        </w:rPr>
      </w:pPr>
      <w:ins w:id="123" w:author="SALSA" w:date="2026-09-25T20:05:00Z" w16du:dateUtc="2026-09-26T00:05:00Z">
        <w:r>
          <w:t>Sec. 607.055.  INVESTIGATION OF SKIMMER REPORT.  (a)  On receipt of a report under Section 607.053 or 607.054, the department may conduct an inspection for the presence of suspected skimmers.</w:t>
        </w:r>
      </w:ins>
    </w:p>
    <w:p w14:paraId="7DF9D0A8" w14:textId="77777777" w:rsidR="003F3435" w:rsidRDefault="0032493E">
      <w:pPr>
        <w:spacing w:line="480" w:lineRule="auto"/>
        <w:ind w:firstLine="720"/>
        <w:jc w:val="both"/>
        <w:rPr>
          <w:ins w:id="124" w:author="SALSA" w:date="2026-09-25T20:05:00Z" w16du:dateUtc="2026-09-26T00:05:00Z"/>
        </w:rPr>
      </w:pPr>
      <w:ins w:id="125" w:author="SALSA" w:date="2026-09-25T20:05:00Z" w16du:dateUtc="2026-09-26T00:05:00Z">
        <w:r>
          <w:t>(b)  The department shall coordinate with law enforcement agencies in conducting an investigation of the report.</w:t>
        </w:r>
      </w:ins>
    </w:p>
    <w:p w14:paraId="73C6CACB" w14:textId="77777777" w:rsidR="003F3435" w:rsidRDefault="0032493E">
      <w:pPr>
        <w:spacing w:line="480" w:lineRule="auto"/>
        <w:ind w:firstLine="720"/>
        <w:jc w:val="both"/>
        <w:rPr>
          <w:ins w:id="126" w:author="SALSA" w:date="2026-09-25T20:05:00Z" w16du:dateUtc="2026-09-26T00:05:00Z"/>
        </w:rPr>
      </w:pPr>
      <w:ins w:id="127" w:author="SALSA" w:date="2026-09-25T20:05:00Z" w16du:dateUtc="2026-09-26T00:05:00Z">
        <w:r>
          <w:t>(c)  The department may inspect, directly or in coordination with a law enforcement agency, the motor fuel metering device that is the subject of the report and any other motor fuel metering device located at the same place of business.</w:t>
        </w:r>
      </w:ins>
    </w:p>
    <w:p w14:paraId="2C5EC110" w14:textId="77777777" w:rsidR="003F3435" w:rsidRDefault="0032493E">
      <w:pPr>
        <w:spacing w:line="480" w:lineRule="auto"/>
        <w:ind w:firstLine="720"/>
        <w:jc w:val="both"/>
        <w:rPr>
          <w:ins w:id="128" w:author="SALSA" w:date="2026-09-25T20:05:00Z" w16du:dateUtc="2026-09-26T00:05:00Z"/>
        </w:rPr>
      </w:pPr>
      <w:ins w:id="129" w:author="SALSA" w:date="2026-09-25T20:05:00Z" w16du:dateUtc="2026-09-26T00:05:00Z">
        <w:r>
          <w:t>(d)  A merchant shall cooperate with the department or law enforcement agency during an investigation of a skimmer discovered or reported at the merchant's place of business and permit the inspection and alteration of motor fuel metering devices at the place of business as necessary.</w:t>
        </w:r>
      </w:ins>
    </w:p>
    <w:p w14:paraId="4A214B45" w14:textId="77777777" w:rsidR="003F3435" w:rsidRDefault="0032493E">
      <w:pPr>
        <w:spacing w:line="480" w:lineRule="auto"/>
        <w:jc w:val="both"/>
        <w:rPr>
          <w:ins w:id="130" w:author="SALSA" w:date="2026-09-25T20:05:00Z" w16du:dateUtc="2026-09-26T00:05:00Z"/>
        </w:rPr>
      </w:pPr>
      <w:ins w:id="131" w:author="SALSA" w:date="2026-09-25T20:05:00Z" w16du:dateUtc="2026-09-26T00:05:00Z">
        <w:r>
          <w:t xml:space="preserve">Added by Acts 2019, 86th Leg., R.S., Ch. 863 (H.B. </w:t>
        </w:r>
        <w:r>
          <w:fldChar w:fldCharType="begin"/>
        </w:r>
        <w:r>
          <w:instrText>HYPERLINK "http://capitol.texas.gov/tlodocs/86R/billtext/html/HB02945F.HTM" \s "table" \h</w:instrText>
        </w:r>
        <w:r>
          <w:fldChar w:fldCharType="separate"/>
        </w:r>
        <w:r>
          <w:rPr>
            <w:rStyle w:val="Hyperlink"/>
          </w:rPr>
          <w:t>2945</w:t>
        </w:r>
        <w:r>
          <w:fldChar w:fldCharType="end"/>
        </w:r>
        <w:r>
          <w:t>), Sec. 1, eff. September 1, 2019.</w:t>
        </w:r>
      </w:ins>
    </w:p>
    <w:p w14:paraId="7A516257" w14:textId="77777777" w:rsidR="003F3435" w:rsidRDefault="0032493E">
      <w:pPr>
        <w:spacing w:line="480" w:lineRule="auto"/>
        <w:jc w:val="both"/>
        <w:rPr>
          <w:ins w:id="132" w:author="SALSA" w:date="2026-09-25T20:05:00Z" w16du:dateUtc="2026-09-26T00:05:00Z"/>
        </w:rPr>
      </w:pPr>
      <w:ins w:id="133" w:author="SALSA" w:date="2026-09-25T20:05:00Z" w16du:dateUtc="2026-09-26T00:05:00Z">
        <w:r>
          <w:t xml:space="preserve">Amended by: </w:t>
        </w:r>
      </w:ins>
    </w:p>
    <w:p w14:paraId="1F36A05D" w14:textId="77777777" w:rsidR="003F3435" w:rsidRDefault="0032493E">
      <w:pPr>
        <w:spacing w:line="480" w:lineRule="auto"/>
        <w:ind w:firstLine="720"/>
        <w:jc w:val="both"/>
        <w:rPr>
          <w:ins w:id="134" w:author="SALSA" w:date="2026-09-25T20:05:00Z" w16du:dateUtc="2026-09-26T00:05:00Z"/>
        </w:rPr>
      </w:pPr>
      <w:ins w:id="135" w:author="SALSA" w:date="2026-09-25T20:05:00Z" w16du:dateUtc="2026-09-26T00:05:00Z">
        <w:r>
          <w:t xml:space="preserve">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6, eff. September 1, 2021.</w:t>
        </w:r>
      </w:ins>
    </w:p>
    <w:p w14:paraId="0DB2D3E6" w14:textId="77777777" w:rsidR="003F3435" w:rsidRDefault="003F3435">
      <w:pPr>
        <w:spacing w:line="480" w:lineRule="auto"/>
        <w:jc w:val="both"/>
        <w:rPr>
          <w:ins w:id="136" w:author="SALSA" w:date="2026-09-25T20:05:00Z" w16du:dateUtc="2026-09-26T00:05:00Z"/>
        </w:rPr>
      </w:pPr>
    </w:p>
    <w:p w14:paraId="2077D64E" w14:textId="77777777" w:rsidR="003F3435" w:rsidRDefault="0032493E">
      <w:pPr>
        <w:spacing w:line="480" w:lineRule="auto"/>
        <w:ind w:firstLine="720"/>
        <w:jc w:val="both"/>
        <w:rPr>
          <w:ins w:id="137" w:author="SALSA" w:date="2026-09-25T20:05:00Z" w16du:dateUtc="2026-09-26T00:05:00Z"/>
        </w:rPr>
      </w:pPr>
      <w:ins w:id="138" w:author="SALSA" w:date="2026-09-25T20:05:00Z" w16du:dateUtc="2026-09-26T00:05:00Z">
        <w:r>
          <w:t>Sec. 607.056.  CONFIDENTIALITY.  (a)  Except as otherwise provided by this section, information is confidential and not subject to disclosure under Chapter 552, Government Code, if the information is:</w:t>
        </w:r>
      </w:ins>
    </w:p>
    <w:p w14:paraId="30652735" w14:textId="77777777" w:rsidR="003F3435" w:rsidRDefault="0032493E">
      <w:pPr>
        <w:spacing w:line="480" w:lineRule="auto"/>
        <w:ind w:firstLine="1440"/>
        <w:jc w:val="both"/>
        <w:rPr>
          <w:ins w:id="139" w:author="SALSA" w:date="2026-09-25T20:05:00Z" w16du:dateUtc="2026-09-26T00:05:00Z"/>
        </w:rPr>
      </w:pPr>
      <w:ins w:id="140" w:author="SALSA" w:date="2026-09-25T20:05:00Z" w16du:dateUtc="2026-09-26T00:05:00Z">
        <w:r>
          <w:t>(1)  from a report received by the department under Section 607.053 or 607.054; or</w:t>
        </w:r>
      </w:ins>
    </w:p>
    <w:p w14:paraId="339DF0ED" w14:textId="77777777" w:rsidR="003F3435" w:rsidRDefault="0032493E">
      <w:pPr>
        <w:spacing w:line="480" w:lineRule="auto"/>
        <w:ind w:firstLine="1440"/>
        <w:jc w:val="both"/>
        <w:rPr>
          <w:ins w:id="141" w:author="SALSA" w:date="2026-09-25T20:05:00Z" w16du:dateUtc="2026-09-26T00:05:00Z"/>
        </w:rPr>
      </w:pPr>
      <w:ins w:id="142" w:author="SALSA" w:date="2026-09-25T20:05:00Z" w16du:dateUtc="2026-09-26T00:05:00Z">
        <w:r>
          <w:t>(2)  prepared or compiled by the department in connection with the report or an investigation conducted under this subchapter.</w:t>
        </w:r>
      </w:ins>
    </w:p>
    <w:p w14:paraId="4D307150" w14:textId="77777777" w:rsidR="003F3435" w:rsidRDefault="0032493E">
      <w:pPr>
        <w:spacing w:line="480" w:lineRule="auto"/>
        <w:ind w:firstLine="720"/>
        <w:jc w:val="both"/>
        <w:rPr>
          <w:ins w:id="143" w:author="SALSA" w:date="2026-09-25T20:05:00Z" w16du:dateUtc="2026-09-26T00:05:00Z"/>
        </w:rPr>
      </w:pPr>
      <w:ins w:id="144" w:author="SALSA" w:date="2026-09-25T20:05:00Z" w16du:dateUtc="2026-09-26T00:05:00Z">
        <w:r>
          <w:t>(b)  Information described by Subsection (a) may be disclosed to:</w:t>
        </w:r>
      </w:ins>
    </w:p>
    <w:p w14:paraId="5677F343" w14:textId="77777777" w:rsidR="003F3435" w:rsidRDefault="0032493E">
      <w:pPr>
        <w:spacing w:line="480" w:lineRule="auto"/>
        <w:ind w:firstLine="1440"/>
        <w:jc w:val="both"/>
        <w:rPr>
          <w:ins w:id="145" w:author="SALSA" w:date="2026-09-25T20:05:00Z" w16du:dateUtc="2026-09-26T00:05:00Z"/>
        </w:rPr>
      </w:pPr>
      <w:ins w:id="146" w:author="SALSA" w:date="2026-09-25T20:05:00Z" w16du:dateUtc="2026-09-26T00:05:00Z">
        <w:r>
          <w:t>(1)  an institution of higher education;</w:t>
        </w:r>
      </w:ins>
    </w:p>
    <w:p w14:paraId="52BC2C14" w14:textId="77777777" w:rsidR="003F3435" w:rsidRDefault="0032493E">
      <w:pPr>
        <w:spacing w:line="480" w:lineRule="auto"/>
        <w:ind w:firstLine="1440"/>
        <w:jc w:val="both"/>
        <w:rPr>
          <w:ins w:id="147" w:author="SALSA" w:date="2026-09-25T20:05:00Z" w16du:dateUtc="2026-09-26T00:05:00Z"/>
        </w:rPr>
      </w:pPr>
      <w:ins w:id="148" w:author="SALSA" w:date="2026-09-25T20:05:00Z" w16du:dateUtc="2026-09-26T00:05:00Z">
        <w:r>
          <w:t>(2)  a law enforcement agency;</w:t>
        </w:r>
      </w:ins>
    </w:p>
    <w:p w14:paraId="17F3D3D5" w14:textId="77777777" w:rsidR="003F3435" w:rsidRDefault="0032493E">
      <w:pPr>
        <w:spacing w:line="480" w:lineRule="auto"/>
        <w:ind w:firstLine="1440"/>
        <w:jc w:val="both"/>
        <w:rPr>
          <w:ins w:id="149" w:author="SALSA" w:date="2026-09-25T20:05:00Z" w16du:dateUtc="2026-09-26T00:05:00Z"/>
        </w:rPr>
      </w:pPr>
      <w:ins w:id="150" w:author="SALSA" w:date="2026-09-25T20:05:00Z" w16du:dateUtc="2026-09-26T00:05:00Z">
        <w:r>
          <w:t>(3)  the center;</w:t>
        </w:r>
      </w:ins>
    </w:p>
    <w:p w14:paraId="001260AF" w14:textId="77777777" w:rsidR="003F3435" w:rsidRDefault="0032493E">
      <w:pPr>
        <w:spacing w:line="480" w:lineRule="auto"/>
        <w:ind w:firstLine="1440"/>
        <w:jc w:val="both"/>
        <w:rPr>
          <w:ins w:id="151" w:author="SALSA" w:date="2026-09-25T20:05:00Z" w16du:dateUtc="2026-09-26T00:05:00Z"/>
        </w:rPr>
      </w:pPr>
      <w:ins w:id="152" w:author="SALSA" w:date="2026-09-25T20:05:00Z" w16du:dateUtc="2026-09-26T00:05:00Z">
        <w:r>
          <w:t>(4)  a credit card issuer, a debit card issuer, a financial institution that is not a credit card issuer, or a payment card network that may be impacted by the use of a skimmer on a motor fuel unattended payment terminal or motor fuel metering device;</w:t>
        </w:r>
      </w:ins>
    </w:p>
    <w:p w14:paraId="5C13C5EE" w14:textId="77777777" w:rsidR="003F3435" w:rsidRDefault="0032493E">
      <w:pPr>
        <w:spacing w:line="480" w:lineRule="auto"/>
        <w:ind w:firstLine="1440"/>
        <w:jc w:val="both"/>
        <w:rPr>
          <w:ins w:id="153" w:author="SALSA" w:date="2026-09-25T20:05:00Z" w16du:dateUtc="2026-09-26T00:05:00Z"/>
        </w:rPr>
      </w:pPr>
      <w:ins w:id="154" w:author="SALSA" w:date="2026-09-25T20:05:00Z" w16du:dateUtc="2026-09-26T00:05:00Z">
        <w:r>
          <w:t>(5)  another person if the disclosure of the information is permitted or required by other law or court order;</w:t>
        </w:r>
      </w:ins>
    </w:p>
    <w:p w14:paraId="7D9D29AE" w14:textId="77777777" w:rsidR="003F3435" w:rsidRDefault="0032493E">
      <w:pPr>
        <w:spacing w:line="480" w:lineRule="auto"/>
        <w:ind w:firstLine="1440"/>
        <w:jc w:val="both"/>
        <w:rPr>
          <w:ins w:id="155" w:author="SALSA" w:date="2026-09-25T20:05:00Z" w16du:dateUtc="2026-09-26T00:05:00Z"/>
        </w:rPr>
      </w:pPr>
      <w:ins w:id="156" w:author="SALSA" w:date="2026-09-25T20:05:00Z" w16du:dateUtc="2026-09-26T00:05:00Z">
        <w:r>
          <w:t>(6)  a trade association representing a financial institution; or</w:t>
        </w:r>
      </w:ins>
    </w:p>
    <w:p w14:paraId="1154E71C" w14:textId="77777777" w:rsidR="003F3435" w:rsidRDefault="0032493E">
      <w:pPr>
        <w:spacing w:line="480" w:lineRule="auto"/>
        <w:ind w:firstLine="1440"/>
        <w:jc w:val="both"/>
        <w:rPr>
          <w:ins w:id="157" w:author="SALSA" w:date="2026-09-25T20:05:00Z" w16du:dateUtc="2026-09-26T00:05:00Z"/>
        </w:rPr>
      </w:pPr>
      <w:ins w:id="158" w:author="SALSA" w:date="2026-09-25T20:05:00Z" w16du:dateUtc="2026-09-26T00:05:00Z">
        <w:r>
          <w:t>(7)  a department contractor or other agent.</w:t>
        </w:r>
      </w:ins>
    </w:p>
    <w:p w14:paraId="0132CA0F" w14:textId="77777777" w:rsidR="003F3435" w:rsidRDefault="0032493E">
      <w:pPr>
        <w:spacing w:line="480" w:lineRule="auto"/>
        <w:ind w:firstLine="720"/>
        <w:jc w:val="both"/>
        <w:rPr>
          <w:ins w:id="159" w:author="SALSA" w:date="2026-09-25T20:05:00Z" w16du:dateUtc="2026-09-26T00:05:00Z"/>
        </w:rPr>
      </w:pPr>
      <w:ins w:id="160" w:author="SALSA" w:date="2026-09-25T20:05:00Z" w16du:dateUtc="2026-09-26T00:05:00Z">
        <w:r>
          <w:t>(c)  The disclosure of information under Subsection (b) is not a voluntary disclosure for purposes of Section 552.007, Government Code.</w:t>
        </w:r>
      </w:ins>
    </w:p>
    <w:p w14:paraId="147E4D5C" w14:textId="77777777" w:rsidR="003F3435" w:rsidRDefault="0032493E">
      <w:pPr>
        <w:spacing w:line="480" w:lineRule="auto"/>
        <w:ind w:firstLine="720"/>
        <w:jc w:val="both"/>
        <w:rPr>
          <w:ins w:id="161" w:author="SALSA" w:date="2026-09-25T20:05:00Z" w16du:dateUtc="2026-09-26T00:05:00Z"/>
        </w:rPr>
      </w:pPr>
      <w:ins w:id="162" w:author="SALSA" w:date="2026-09-25T20:05:00Z" w16du:dateUtc="2026-09-26T00:05:00Z">
        <w:r>
          <w:t>(d)  On the dismissal or final resolution of a report by the department, information described by Subsection (a) is subject to disclosure under Chapter 552, Government Code.</w:t>
        </w:r>
      </w:ins>
    </w:p>
    <w:p w14:paraId="4C6A86D5" w14:textId="77777777" w:rsidR="003F3435" w:rsidRDefault="0032493E">
      <w:pPr>
        <w:spacing w:line="480" w:lineRule="auto"/>
        <w:ind w:firstLine="720"/>
        <w:jc w:val="both"/>
        <w:rPr>
          <w:ins w:id="163" w:author="SALSA" w:date="2026-09-25T20:05:00Z" w16du:dateUtc="2026-09-26T00:05:00Z"/>
        </w:rPr>
      </w:pPr>
      <w:ins w:id="164" w:author="SALSA" w:date="2026-09-25T20:05:00Z" w16du:dateUtc="2026-09-26T00:05:00Z">
        <w:r>
          <w:t>(e)  Notwithstanding Subsection (a), a law enforcement agency or the center may disclose to the public information made confidential by that subsection if the law enforcement agency or the chief intelligence coordinator for the center determines that the disclosure of the information furthers a law enforcement purpose, except that a law enforcement agency or the center may not disclose to the public the identity of a person that submits a report of a suspected skimmer to the department under Section 607.053 or 607.054.</w:t>
        </w:r>
      </w:ins>
    </w:p>
    <w:p w14:paraId="2DC37880" w14:textId="77777777" w:rsidR="003F3435" w:rsidRDefault="0032493E">
      <w:pPr>
        <w:spacing w:line="480" w:lineRule="auto"/>
        <w:jc w:val="both"/>
        <w:rPr>
          <w:ins w:id="165" w:author="SALSA" w:date="2026-09-25T20:05:00Z" w16du:dateUtc="2026-09-26T00:05:00Z"/>
        </w:rPr>
      </w:pPr>
      <w:ins w:id="166" w:author="SALSA" w:date="2026-09-25T20:05:00Z" w16du:dateUtc="2026-09-26T00:05:00Z">
        <w:r>
          <w:t xml:space="preserve">Added by Acts 2019, 86th Leg., R.S., Ch. 863 (H.B. </w:t>
        </w:r>
        <w:r>
          <w:fldChar w:fldCharType="begin"/>
        </w:r>
        <w:r>
          <w:instrText>HYPERLINK "http://capitol.texas.gov/tlodocs/86R/billtext/html/HB02945F.HTM" \s "table" \h</w:instrText>
        </w:r>
        <w:r>
          <w:fldChar w:fldCharType="separate"/>
        </w:r>
        <w:r>
          <w:rPr>
            <w:rStyle w:val="Hyperlink"/>
          </w:rPr>
          <w:t>2945</w:t>
        </w:r>
        <w:r>
          <w:fldChar w:fldCharType="end"/>
        </w:r>
        <w:r>
          <w:t>), Sec. 1, eff. September 1, 2019.</w:t>
        </w:r>
      </w:ins>
    </w:p>
    <w:p w14:paraId="3EF2A3F0" w14:textId="77777777" w:rsidR="003F3435" w:rsidRDefault="0032493E">
      <w:pPr>
        <w:spacing w:line="480" w:lineRule="auto"/>
        <w:jc w:val="both"/>
        <w:rPr>
          <w:ins w:id="167" w:author="SALSA" w:date="2026-09-25T20:05:00Z" w16du:dateUtc="2026-09-26T00:05:00Z"/>
        </w:rPr>
      </w:pPr>
      <w:ins w:id="168" w:author="SALSA" w:date="2026-09-25T20:05:00Z" w16du:dateUtc="2026-09-26T00:05:00Z">
        <w:r>
          <w:t xml:space="preserve">Amended by: </w:t>
        </w:r>
      </w:ins>
    </w:p>
    <w:p w14:paraId="7D87F511" w14:textId="77777777" w:rsidR="003F3435" w:rsidRDefault="0032493E">
      <w:pPr>
        <w:spacing w:line="480" w:lineRule="auto"/>
        <w:ind w:firstLine="720"/>
        <w:jc w:val="both"/>
        <w:rPr>
          <w:ins w:id="169" w:author="SALSA" w:date="2026-09-25T20:05:00Z" w16du:dateUtc="2026-09-26T00:05:00Z"/>
        </w:rPr>
      </w:pPr>
      <w:ins w:id="170" w:author="SALSA" w:date="2026-09-25T20:05:00Z" w16du:dateUtc="2026-09-26T00:05:00Z">
        <w:r>
          <w:t xml:space="preserve">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7, eff. September 1, 2021.</w:t>
        </w:r>
      </w:ins>
    </w:p>
    <w:p w14:paraId="63D186EF" w14:textId="77777777" w:rsidR="003F3435" w:rsidRDefault="003F3435">
      <w:pPr>
        <w:spacing w:line="480" w:lineRule="auto"/>
        <w:jc w:val="both"/>
        <w:rPr>
          <w:ins w:id="171" w:author="SALSA" w:date="2026-09-25T20:05:00Z" w16du:dateUtc="2026-09-26T00:05:00Z"/>
        </w:rPr>
      </w:pPr>
    </w:p>
    <w:p w14:paraId="78325F1B" w14:textId="77777777" w:rsidR="003F3435" w:rsidRDefault="0032493E">
      <w:pPr>
        <w:spacing w:line="480" w:lineRule="auto"/>
        <w:jc w:val="center"/>
        <w:rPr>
          <w:ins w:id="172" w:author="SALSA" w:date="2026-09-25T20:05:00Z" w16du:dateUtc="2026-09-26T00:05:00Z"/>
        </w:rPr>
      </w:pPr>
      <w:ins w:id="173" w:author="SALSA" w:date="2026-09-25T20:05:00Z" w16du:dateUtc="2026-09-26T00:05:00Z">
        <w:r>
          <w:t>SUBCHAPTER C.  ENFORCEMENT</w:t>
        </w:r>
      </w:ins>
    </w:p>
    <w:p w14:paraId="3F77784F" w14:textId="77777777" w:rsidR="003F3435" w:rsidRDefault="003F3435">
      <w:pPr>
        <w:spacing w:line="480" w:lineRule="auto"/>
        <w:jc w:val="both"/>
        <w:rPr>
          <w:ins w:id="174" w:author="SALSA" w:date="2026-09-25T20:05:00Z" w16du:dateUtc="2026-09-26T00:05:00Z"/>
        </w:rPr>
      </w:pPr>
    </w:p>
    <w:p w14:paraId="654F3EF2" w14:textId="77777777" w:rsidR="003F3435" w:rsidRDefault="0032493E">
      <w:pPr>
        <w:spacing w:line="480" w:lineRule="auto"/>
        <w:ind w:firstLine="720"/>
        <w:jc w:val="both"/>
        <w:rPr>
          <w:ins w:id="175" w:author="SALSA" w:date="2026-09-25T20:05:00Z" w16du:dateUtc="2026-09-26T00:05:00Z"/>
        </w:rPr>
      </w:pPr>
      <w:ins w:id="176" w:author="SALSA" w:date="2026-09-25T20:05:00Z" w16du:dateUtc="2026-09-26T00:05:00Z">
        <w:r>
          <w:t>Sec. 607.1021.  CIVIL PENALTY.  (a)  A person who violates this chapter or a rule adopted under this chapter is liable to the state for a civil penalty.</w:t>
        </w:r>
      </w:ins>
    </w:p>
    <w:p w14:paraId="2C2EB85C" w14:textId="77777777" w:rsidR="003F3435" w:rsidRDefault="0032493E">
      <w:pPr>
        <w:spacing w:line="480" w:lineRule="auto"/>
        <w:ind w:firstLine="720"/>
        <w:jc w:val="both"/>
        <w:rPr>
          <w:ins w:id="177" w:author="SALSA" w:date="2026-09-25T20:05:00Z" w16du:dateUtc="2026-09-26T00:05:00Z"/>
        </w:rPr>
      </w:pPr>
      <w:ins w:id="178" w:author="SALSA" w:date="2026-09-25T20:05:00Z" w16du:dateUtc="2026-09-26T00:05:00Z">
        <w:r>
          <w:t>(b)  The attorney general or the executive director may bring an action to collect a penalty under this section.</w:t>
        </w:r>
      </w:ins>
    </w:p>
    <w:p w14:paraId="17637139" w14:textId="77777777" w:rsidR="003F3435" w:rsidRDefault="0032493E">
      <w:pPr>
        <w:spacing w:line="480" w:lineRule="auto"/>
        <w:ind w:firstLine="720"/>
        <w:jc w:val="both"/>
        <w:rPr>
          <w:ins w:id="179" w:author="SALSA" w:date="2026-09-25T20:05:00Z" w16du:dateUtc="2026-09-26T00:05:00Z"/>
        </w:rPr>
      </w:pPr>
      <w:ins w:id="180" w:author="SALSA" w:date="2026-09-25T20:05:00Z" w16du:dateUtc="2026-09-26T00:05:00Z">
        <w:r>
          <w:t>(c)  The provisions of Section 51.352, Occupations Code, relating to an action to collect and the amount of a civil penalty under that section apply to an action to collect and the amount of a civil penalty under this section.</w:t>
        </w:r>
      </w:ins>
    </w:p>
    <w:p w14:paraId="5CFB5C57" w14:textId="77777777" w:rsidR="003F3435" w:rsidRDefault="0032493E">
      <w:pPr>
        <w:spacing w:line="480" w:lineRule="auto"/>
        <w:jc w:val="both"/>
        <w:rPr>
          <w:ins w:id="181" w:author="SALSA" w:date="2026-09-25T20:05:00Z" w16du:dateUtc="2026-09-26T00:05:00Z"/>
        </w:rPr>
      </w:pPr>
      <w:ins w:id="182" w:author="SALSA" w:date="2026-09-25T20:05:00Z" w16du:dateUtc="2026-09-26T00:05:00Z">
        <w:r>
          <w:t xml:space="preserve">Added by 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8, eff. September 1, 2021.</w:t>
        </w:r>
      </w:ins>
    </w:p>
    <w:p w14:paraId="32125E22" w14:textId="77777777" w:rsidR="003F3435" w:rsidRDefault="003F3435">
      <w:pPr>
        <w:spacing w:line="480" w:lineRule="auto"/>
        <w:jc w:val="both"/>
        <w:rPr>
          <w:ins w:id="183" w:author="SALSA" w:date="2026-09-25T20:05:00Z" w16du:dateUtc="2026-09-26T00:05:00Z"/>
        </w:rPr>
      </w:pPr>
    </w:p>
    <w:p w14:paraId="05B200BE" w14:textId="77777777" w:rsidR="003F3435" w:rsidRDefault="0032493E">
      <w:pPr>
        <w:spacing w:line="480" w:lineRule="auto"/>
        <w:ind w:firstLine="720"/>
        <w:jc w:val="both"/>
        <w:rPr>
          <w:ins w:id="184" w:author="SALSA" w:date="2026-09-25T20:05:00Z" w16du:dateUtc="2026-09-26T00:05:00Z"/>
        </w:rPr>
      </w:pPr>
      <w:ins w:id="185" w:author="SALSA" w:date="2026-09-25T20:05:00Z" w16du:dateUtc="2026-09-26T00:05:00Z">
        <w:r>
          <w:t>Sec. 607.103.  OFFENSES; PENALTIES.  (a)  A person commits an offense if the person refuses to allow an inspection of a motor fuel metering device at the merchant's place of business in violation of Section 607.055.  An offense under this subsection is a Class C misdemeanor.</w:t>
        </w:r>
      </w:ins>
    </w:p>
    <w:p w14:paraId="18D329F4" w14:textId="77777777" w:rsidR="003F3435" w:rsidRDefault="0032493E">
      <w:pPr>
        <w:spacing w:line="480" w:lineRule="auto"/>
        <w:ind w:firstLine="720"/>
        <w:jc w:val="both"/>
        <w:rPr>
          <w:ins w:id="186" w:author="SALSA" w:date="2026-09-25T20:05:00Z" w16du:dateUtc="2026-09-26T00:05:00Z"/>
        </w:rPr>
      </w:pPr>
      <w:ins w:id="187" w:author="SALSA" w:date="2026-09-25T20:05:00Z" w16du:dateUtc="2026-09-26T00:05:00Z">
        <w:r>
          <w:t>(b)  A person commits an offense if the person negligently or recklessly disposes of a skimmer that was installed on a motor fuel unattended payment terminal or motor fuel metering device by another person.  An offense under this subsection is a Class B misdemeanor.</w:t>
        </w:r>
      </w:ins>
    </w:p>
    <w:p w14:paraId="77FD4091" w14:textId="77777777" w:rsidR="003F3435" w:rsidRDefault="0032493E">
      <w:pPr>
        <w:spacing w:line="480" w:lineRule="auto"/>
        <w:ind w:firstLine="720"/>
        <w:jc w:val="both"/>
        <w:rPr>
          <w:ins w:id="188" w:author="SALSA" w:date="2026-09-25T20:05:00Z" w16du:dateUtc="2026-09-26T00:05:00Z"/>
        </w:rPr>
      </w:pPr>
      <w:ins w:id="189" w:author="SALSA" w:date="2026-09-25T20:05:00Z" w16du:dateUtc="2026-09-26T00:05:00Z">
        <w:r>
          <w:t>(c)  A person commits an offense if, knowing that an investigation is ongoing or that a criminal proceeding has been commenced and is pending, the person disposes of a skimmer that was installed on a motor fuel unattended payment terminal or motor fuel metering device by another person.  An offense under this subsection is a felony of the third degree.</w:t>
        </w:r>
      </w:ins>
    </w:p>
    <w:p w14:paraId="49A2ED17" w14:textId="77777777" w:rsidR="003F3435" w:rsidRDefault="0032493E">
      <w:pPr>
        <w:spacing w:line="480" w:lineRule="auto"/>
        <w:jc w:val="both"/>
        <w:rPr>
          <w:ins w:id="190" w:author="SALSA" w:date="2026-09-25T20:05:00Z" w16du:dateUtc="2026-09-26T00:05:00Z"/>
        </w:rPr>
      </w:pPr>
      <w:ins w:id="191" w:author="SALSA" w:date="2026-09-25T20:05:00Z" w16du:dateUtc="2026-09-26T00:05:00Z">
        <w:r>
          <w:t xml:space="preserve">Added by Acts 2019, 86th Leg., R.S., Ch. 863 (H.B. </w:t>
        </w:r>
        <w:r>
          <w:fldChar w:fldCharType="begin"/>
        </w:r>
        <w:r>
          <w:instrText>HYPERLINK "http://capitol.texas.gov/tlodocs/86R/billtext/html/HB02945F.HTM" \s "table" \h</w:instrText>
        </w:r>
        <w:r>
          <w:fldChar w:fldCharType="separate"/>
        </w:r>
        <w:r>
          <w:rPr>
            <w:rStyle w:val="Hyperlink"/>
          </w:rPr>
          <w:t>2945</w:t>
        </w:r>
        <w:r>
          <w:fldChar w:fldCharType="end"/>
        </w:r>
        <w:r>
          <w:t>), Sec. 1, eff. September 1, 2019.</w:t>
        </w:r>
      </w:ins>
    </w:p>
    <w:p w14:paraId="0A6E7349" w14:textId="77777777" w:rsidR="003F3435" w:rsidRDefault="0032493E">
      <w:pPr>
        <w:spacing w:line="480" w:lineRule="auto"/>
        <w:jc w:val="both"/>
        <w:rPr>
          <w:ins w:id="192" w:author="SALSA" w:date="2026-09-25T20:05:00Z" w16du:dateUtc="2026-09-26T00:05:00Z"/>
        </w:rPr>
      </w:pPr>
      <w:ins w:id="193" w:author="SALSA" w:date="2026-09-25T20:05:00Z" w16du:dateUtc="2026-09-26T00:05:00Z">
        <w:r>
          <w:t xml:space="preserve">Amended by: </w:t>
        </w:r>
      </w:ins>
    </w:p>
    <w:p w14:paraId="70ACFD7B" w14:textId="77777777" w:rsidR="00F43C36" w:rsidRDefault="0032493E" w:rsidP="00F43C36">
      <w:pPr>
        <w:rPr>
          <w:del w:id="194" w:author="SALSA" w:date="2026-09-25T20:05:00Z" w16du:dateUtc="2026-09-26T00:05:00Z"/>
          <w:sz w:val="28"/>
          <w:szCs w:val="28"/>
        </w:rPr>
      </w:pPr>
      <w:ins w:id="195" w:author="SALSA" w:date="2026-09-25T20:05:00Z" w16du:dateUtc="2026-09-26T00:05:00Z">
        <w:r>
          <w:t xml:space="preserve">Acts 2021, 87th Leg., R.S., Ch. 336 (H.B. </w:t>
        </w:r>
        <w:r>
          <w:fldChar w:fldCharType="begin"/>
        </w:r>
        <w:r>
          <w:instrText>HYPERLINK "http://capitol.texas.gov/tlodocs/87R/billtext/html/HB02106F.HTM" \s "table" \h</w:instrText>
        </w:r>
        <w:r>
          <w:fldChar w:fldCharType="separate"/>
        </w:r>
        <w:r>
          <w:rPr>
            <w:rStyle w:val="Hyperlink"/>
          </w:rPr>
          <w:t>2106</w:t>
        </w:r>
        <w:r>
          <w:fldChar w:fldCharType="end"/>
        </w:r>
        <w:r>
          <w:t>), Sec. 9, eff. September 1, 2021.</w:t>
        </w:r>
      </w:ins>
      <w:del w:id="196" w:author="SALSA" w:date="2026-09-25T20:05:00Z" w16du:dateUtc="2026-09-26T00:05:00Z">
        <w:r w:rsidR="00F43C36">
          <w:rPr>
            <w:sz w:val="28"/>
            <w:szCs w:val="28"/>
          </w:rPr>
          <w:delText>amended).</w:delText>
        </w:r>
      </w:del>
    </w:p>
    <w:p w14:paraId="37855A22" w14:textId="77777777" w:rsidR="008F44CD" w:rsidRDefault="008F44CD" w:rsidP="008F44CD">
      <w:pPr>
        <w:ind w:left="120"/>
        <w:rPr>
          <w:del w:id="197" w:author="SALSA" w:date="2026-09-25T20:05:00Z" w16du:dateUtc="2026-09-26T00:05:00Z"/>
          <w:rFonts w:ascii="Verdana" w:hAnsi="Verdana"/>
          <w:b/>
          <w:bCs/>
          <w:sz w:val="28"/>
          <w:szCs w:val="28"/>
        </w:rPr>
      </w:pPr>
      <w:del w:id="198" w:author="SALSA" w:date="2026-09-25T20:05:00Z" w16du:dateUtc="2026-09-26T00:05:00Z">
        <w:r>
          <w:rPr>
            <w:noProof/>
          </w:rPr>
          <w:drawing>
            <wp:anchor distT="0" distB="0" distL="114300" distR="114300" simplePos="0" relativeHeight="251660288" behindDoc="1" locked="0" layoutInCell="1" allowOverlap="0">
              <wp:simplePos x="0" y="0"/>
              <wp:positionH relativeFrom="column">
                <wp:posOffset>-342900</wp:posOffset>
              </wp:positionH>
              <wp:positionV relativeFrom="paragraph">
                <wp:posOffset>-571500</wp:posOffset>
              </wp:positionV>
              <wp:extent cx="1257300" cy="125730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257300" cy="1257300"/>
                      </a:xfrm>
                      <a:prstGeom prst="rect">
                        <a:avLst/>
                      </a:prstGeom>
                      <a:noFill/>
                    </pic:spPr>
                  </pic:pic>
                </a:graphicData>
              </a:graphic>
            </wp:anchor>
          </w:drawing>
        </w:r>
      </w:del>
    </w:p>
    <w:p w14:paraId="11DFAD56" w14:textId="77777777" w:rsidR="008F44CD" w:rsidRDefault="008F44CD" w:rsidP="008F44CD">
      <w:pPr>
        <w:ind w:left="120"/>
        <w:rPr>
          <w:del w:id="199" w:author="SALSA" w:date="2026-09-25T20:05:00Z" w16du:dateUtc="2026-09-26T00:05:00Z"/>
          <w:rFonts w:ascii="Verdana" w:hAnsi="Verdana"/>
          <w:b/>
          <w:bCs/>
          <w:sz w:val="28"/>
          <w:szCs w:val="28"/>
        </w:rPr>
      </w:pPr>
    </w:p>
    <w:p w14:paraId="4D096DB2" w14:textId="77777777" w:rsidR="008F44CD" w:rsidRDefault="008F44CD" w:rsidP="008F44CD">
      <w:pPr>
        <w:ind w:left="120"/>
        <w:jc w:val="center"/>
        <w:rPr>
          <w:del w:id="200" w:author="SALSA" w:date="2026-09-25T20:05:00Z" w16du:dateUtc="2026-09-26T00:05:00Z"/>
          <w:rFonts w:ascii="Verdana" w:hAnsi="Verdana"/>
          <w:b/>
          <w:bCs/>
          <w:sz w:val="28"/>
          <w:szCs w:val="28"/>
        </w:rPr>
      </w:pPr>
    </w:p>
    <w:p w14:paraId="7DC21B01" w14:textId="77777777" w:rsidR="008F44CD" w:rsidRDefault="008F44CD" w:rsidP="008F44CD">
      <w:pPr>
        <w:ind w:left="120"/>
        <w:jc w:val="center"/>
        <w:rPr>
          <w:del w:id="201" w:author="SALSA" w:date="2026-09-25T20:05:00Z" w16du:dateUtc="2026-09-26T00:05:00Z"/>
          <w:rFonts w:ascii="Verdana" w:hAnsi="Verdana"/>
          <w:b/>
          <w:bCs/>
          <w:sz w:val="28"/>
          <w:szCs w:val="28"/>
        </w:rPr>
      </w:pPr>
      <w:del w:id="202" w:author="SALSA" w:date="2026-09-25T20:05:00Z" w16du:dateUtc="2026-09-26T00:05:00Z">
        <w:r>
          <w:rPr>
            <w:rFonts w:ascii="Verdana" w:hAnsi="Verdana"/>
            <w:b/>
            <w:bCs/>
            <w:sz w:val="28"/>
            <w:szCs w:val="28"/>
          </w:rPr>
          <w:delText>IN THE CONCILIATION, MEDIATION &amp; ARBITRATION COMMISSION (CMAC)</w:delText>
        </w:r>
      </w:del>
    </w:p>
    <w:p w14:paraId="1A92F14C" w14:textId="77777777" w:rsidR="00C9669D" w:rsidRPr="008F44CD" w:rsidRDefault="00C9669D" w:rsidP="00C9669D">
      <w:pPr>
        <w:rPr>
          <w:del w:id="203" w:author="SALSA" w:date="2026-09-25T20:05:00Z" w16du:dateUtc="2026-09-26T00:05:00Z"/>
          <w:rFonts w:ascii="Verdana" w:hAnsi="Verdana"/>
          <w:b/>
          <w:sz w:val="28"/>
          <w:szCs w:val="28"/>
        </w:rPr>
      </w:pPr>
      <w:del w:id="204" w:author="SALSA" w:date="2026-09-25T20:05:00Z" w16du:dateUtc="2026-09-26T00:05:00Z">
        <w:r w:rsidRPr="00C9669D">
          <w:rPr>
            <w:rFonts w:ascii="Verdana" w:hAnsi="Verdana"/>
            <w:b/>
            <w:sz w:val="28"/>
            <w:szCs w:val="28"/>
            <w:u w:val="single"/>
          </w:rPr>
          <w:delText xml:space="preserve">HELD AT SITEKI </w:delText>
        </w:r>
        <w:r w:rsidRPr="00C9669D">
          <w:rPr>
            <w:rFonts w:ascii="Verdana" w:hAnsi="Verdana"/>
            <w:b/>
            <w:sz w:val="28"/>
            <w:szCs w:val="28"/>
            <w:u w:val="single"/>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delText>REF: SIM 018/10</w:delText>
        </w:r>
      </w:del>
    </w:p>
    <w:p w14:paraId="123FB4B9" w14:textId="77777777" w:rsidR="008F44CD" w:rsidRDefault="008F44CD" w:rsidP="008F44CD">
      <w:pPr>
        <w:rPr>
          <w:del w:id="205" w:author="SALSA" w:date="2026-09-25T20:05:00Z" w16du:dateUtc="2026-09-26T00:05:00Z"/>
          <w:rFonts w:ascii="Verdana" w:hAnsi="Verdana"/>
          <w:sz w:val="16"/>
          <w:szCs w:val="16"/>
        </w:rPr>
      </w:pPr>
    </w:p>
    <w:p w14:paraId="3104D4F4" w14:textId="77777777" w:rsidR="008F44CD" w:rsidRDefault="008F44CD" w:rsidP="008F44CD">
      <w:pPr>
        <w:rPr>
          <w:del w:id="206" w:author="SALSA" w:date="2026-09-25T20:05:00Z" w16du:dateUtc="2026-09-26T00:05:00Z"/>
          <w:rFonts w:ascii="Verdana" w:hAnsi="Verdana"/>
          <w:sz w:val="28"/>
          <w:szCs w:val="28"/>
        </w:rPr>
      </w:pPr>
      <w:del w:id="207" w:author="SALSA" w:date="2026-09-25T20:05:00Z" w16du:dateUtc="2026-09-26T00:05:00Z">
        <w:r>
          <w:rPr>
            <w:rFonts w:ascii="Verdana" w:hAnsi="Verdana"/>
            <w:sz w:val="28"/>
            <w:szCs w:val="28"/>
          </w:rPr>
          <w:delText>In the matter between:-</w:delText>
        </w:r>
      </w:del>
    </w:p>
    <w:p w14:paraId="216A73E0" w14:textId="77777777" w:rsidR="008F44CD" w:rsidRDefault="008F44CD" w:rsidP="008F44CD">
      <w:pPr>
        <w:rPr>
          <w:del w:id="208" w:author="SALSA" w:date="2026-09-25T20:05:00Z" w16du:dateUtc="2026-09-26T00:05:00Z"/>
          <w:rFonts w:ascii="Verdana" w:hAnsi="Verdana"/>
          <w:b/>
          <w:bCs/>
          <w:sz w:val="16"/>
          <w:szCs w:val="16"/>
        </w:rPr>
      </w:pPr>
    </w:p>
    <w:p w14:paraId="0BEC2D0C" w14:textId="77777777" w:rsidR="008F44CD" w:rsidRDefault="00C9669D" w:rsidP="008F44CD">
      <w:pPr>
        <w:rPr>
          <w:del w:id="209" w:author="SALSA" w:date="2026-09-25T20:05:00Z" w16du:dateUtc="2026-09-26T00:05:00Z"/>
          <w:rFonts w:ascii="Verdana" w:hAnsi="Verdana"/>
          <w:sz w:val="28"/>
          <w:szCs w:val="28"/>
        </w:rPr>
      </w:pPr>
      <w:del w:id="210" w:author="SALSA" w:date="2026-09-25T20:05:00Z" w16du:dateUtc="2026-09-26T00:05:00Z">
        <w:r w:rsidRPr="008F44CD">
          <w:rPr>
            <w:rFonts w:ascii="Verdana" w:hAnsi="Verdana"/>
            <w:b/>
            <w:sz w:val="28"/>
            <w:szCs w:val="28"/>
          </w:rPr>
          <w:delText>SUSAN MAGONGO</w:delText>
        </w:r>
        <w:r w:rsidR="008F44CD">
          <w:rPr>
            <w:rFonts w:ascii="Verdana" w:hAnsi="Verdana"/>
            <w:b/>
            <w:sz w:val="28"/>
            <w:szCs w:val="28"/>
          </w:rPr>
          <w:delText xml:space="preserve">         </w:delText>
        </w:r>
        <w:r w:rsidR="008F44CD">
          <w:rPr>
            <w:rFonts w:ascii="Verdana" w:hAnsi="Verdana"/>
            <w:b/>
            <w:bCs/>
            <w:sz w:val="28"/>
            <w:szCs w:val="28"/>
          </w:rPr>
          <w:delText xml:space="preserve">          </w:delText>
        </w:r>
        <w:r w:rsidR="008F44CD">
          <w:rPr>
            <w:rFonts w:ascii="Verdana" w:hAnsi="Verdana"/>
            <w:b/>
            <w:bCs/>
            <w:sz w:val="28"/>
            <w:szCs w:val="28"/>
          </w:rPr>
          <w:tab/>
        </w:r>
        <w:r w:rsidR="008F44CD">
          <w:rPr>
            <w:rFonts w:ascii="Verdana" w:hAnsi="Verdana"/>
            <w:b/>
            <w:bCs/>
            <w:sz w:val="28"/>
            <w:szCs w:val="28"/>
          </w:rPr>
          <w:tab/>
        </w:r>
        <w:r w:rsidR="008F44CD">
          <w:rPr>
            <w:rFonts w:ascii="Verdana" w:hAnsi="Verdana"/>
            <w:b/>
            <w:bCs/>
            <w:sz w:val="28"/>
            <w:szCs w:val="28"/>
          </w:rPr>
          <w:tab/>
        </w:r>
        <w:r>
          <w:rPr>
            <w:rFonts w:ascii="Verdana" w:hAnsi="Verdana"/>
            <w:b/>
            <w:bCs/>
            <w:sz w:val="28"/>
            <w:szCs w:val="28"/>
          </w:rPr>
          <w:delText xml:space="preserve"> </w:delText>
        </w:r>
        <w:r w:rsidR="008F44CD" w:rsidRPr="00BD71CD">
          <w:rPr>
            <w:rFonts w:ascii="Verdana" w:hAnsi="Verdana"/>
            <w:sz w:val="28"/>
            <w:szCs w:val="28"/>
          </w:rPr>
          <w:delText xml:space="preserve">APPLICANT </w:delText>
        </w:r>
      </w:del>
    </w:p>
    <w:p w14:paraId="7E88E293" w14:textId="77777777" w:rsidR="008F44CD" w:rsidRDefault="008F44CD" w:rsidP="008F44CD">
      <w:pPr>
        <w:rPr>
          <w:del w:id="211" w:author="SALSA" w:date="2026-09-25T20:05:00Z" w16du:dateUtc="2026-09-26T00:05:00Z"/>
          <w:rFonts w:ascii="Verdana" w:hAnsi="Verdana"/>
          <w:sz w:val="16"/>
          <w:szCs w:val="16"/>
        </w:rPr>
      </w:pPr>
    </w:p>
    <w:p w14:paraId="64690A9A" w14:textId="77777777" w:rsidR="008F44CD" w:rsidRDefault="008F44CD" w:rsidP="008F44CD">
      <w:pPr>
        <w:outlineLvl w:val="0"/>
        <w:rPr>
          <w:del w:id="212" w:author="SALSA" w:date="2026-09-25T20:05:00Z" w16du:dateUtc="2026-09-26T00:05:00Z"/>
          <w:rFonts w:ascii="Verdana" w:hAnsi="Verdana"/>
          <w:sz w:val="28"/>
          <w:szCs w:val="28"/>
        </w:rPr>
      </w:pPr>
      <w:del w:id="213" w:author="SALSA" w:date="2026-09-25T20:05:00Z" w16du:dateUtc="2026-09-26T00:05:00Z">
        <w:r>
          <w:rPr>
            <w:rFonts w:ascii="Verdana" w:hAnsi="Verdana"/>
            <w:sz w:val="28"/>
            <w:szCs w:val="28"/>
          </w:rPr>
          <w:delText xml:space="preserve">And </w:delText>
        </w:r>
      </w:del>
    </w:p>
    <w:p w14:paraId="2CC890AF" w14:textId="77777777" w:rsidR="008F44CD" w:rsidRDefault="008F44CD" w:rsidP="008F44CD">
      <w:pPr>
        <w:rPr>
          <w:del w:id="214" w:author="SALSA" w:date="2026-09-25T20:05:00Z" w16du:dateUtc="2026-09-26T00:05:00Z"/>
          <w:rFonts w:ascii="Verdana" w:hAnsi="Verdana"/>
          <w:sz w:val="16"/>
          <w:szCs w:val="16"/>
        </w:rPr>
      </w:pPr>
    </w:p>
    <w:p w14:paraId="25636224" w14:textId="77777777" w:rsidR="008F44CD" w:rsidRDefault="00C9669D" w:rsidP="008F44CD">
      <w:pPr>
        <w:rPr>
          <w:del w:id="215" w:author="SALSA" w:date="2026-09-25T20:05:00Z" w16du:dateUtc="2026-09-26T00:05:00Z"/>
          <w:rFonts w:ascii="Verdana" w:hAnsi="Verdana"/>
          <w:bCs/>
          <w:sz w:val="28"/>
          <w:szCs w:val="28"/>
        </w:rPr>
      </w:pPr>
      <w:del w:id="216" w:author="SALSA" w:date="2026-09-25T20:05:00Z" w16du:dateUtc="2026-09-26T00:05:00Z">
        <w:r w:rsidRPr="008F44CD">
          <w:rPr>
            <w:rFonts w:ascii="Verdana" w:hAnsi="Verdana"/>
            <w:b/>
            <w:sz w:val="28"/>
            <w:szCs w:val="28"/>
          </w:rPr>
          <w:delText>MANANGA COUNTRY CLUB</w:delText>
        </w:r>
        <w:r>
          <w:rPr>
            <w:rFonts w:ascii="Verdana" w:hAnsi="Verdana"/>
            <w:b/>
            <w:sz w:val="28"/>
            <w:szCs w:val="28"/>
          </w:rPr>
          <w:delText xml:space="preserve">  </w:delText>
        </w:r>
        <w:r w:rsidR="008F44CD">
          <w:rPr>
            <w:rFonts w:ascii="Verdana" w:hAnsi="Verdana"/>
            <w:b/>
            <w:bCs/>
            <w:sz w:val="28"/>
            <w:szCs w:val="28"/>
          </w:rPr>
          <w:delText xml:space="preserve">        </w:delText>
        </w:r>
        <w:r w:rsidR="008F44CD">
          <w:rPr>
            <w:rFonts w:ascii="Verdana" w:hAnsi="Verdana"/>
            <w:b/>
            <w:bCs/>
            <w:sz w:val="28"/>
            <w:szCs w:val="28"/>
          </w:rPr>
          <w:tab/>
        </w:r>
        <w:r w:rsidR="008F44CD">
          <w:rPr>
            <w:rFonts w:ascii="Verdana" w:hAnsi="Verdana"/>
            <w:b/>
            <w:bCs/>
            <w:sz w:val="28"/>
            <w:szCs w:val="28"/>
          </w:rPr>
          <w:tab/>
        </w:r>
        <w:r>
          <w:rPr>
            <w:rFonts w:ascii="Verdana" w:hAnsi="Verdana"/>
            <w:b/>
            <w:bCs/>
            <w:sz w:val="28"/>
            <w:szCs w:val="28"/>
          </w:rPr>
          <w:delText xml:space="preserve"> </w:delText>
        </w:r>
        <w:r w:rsidR="008F44CD" w:rsidRPr="00BD71CD">
          <w:rPr>
            <w:rFonts w:ascii="Verdana" w:hAnsi="Verdana"/>
            <w:bCs/>
            <w:sz w:val="28"/>
            <w:szCs w:val="28"/>
          </w:rPr>
          <w:delText xml:space="preserve">RESPONDENT </w:delText>
        </w:r>
      </w:del>
    </w:p>
    <w:p w14:paraId="70B8CD60" w14:textId="77777777" w:rsidR="008F44CD" w:rsidRDefault="008F44CD" w:rsidP="008F44CD">
      <w:pPr>
        <w:rPr>
          <w:del w:id="217" w:author="SALSA" w:date="2026-09-25T20:05:00Z" w16du:dateUtc="2026-09-26T00:05:00Z"/>
          <w:rFonts w:ascii="Verdana" w:hAnsi="Verdana"/>
          <w:bCs/>
          <w:sz w:val="16"/>
          <w:szCs w:val="16"/>
        </w:rPr>
      </w:pPr>
    </w:p>
    <w:p w14:paraId="7CABD4F5" w14:textId="77777777" w:rsidR="008F44CD" w:rsidRDefault="008F44CD" w:rsidP="008F44CD">
      <w:pPr>
        <w:rPr>
          <w:del w:id="218" w:author="SALSA" w:date="2026-09-25T20:05:00Z" w16du:dateUtc="2026-09-26T00:05:00Z"/>
          <w:rFonts w:ascii="Verdana" w:hAnsi="Verdana"/>
          <w:sz w:val="28"/>
          <w:szCs w:val="28"/>
        </w:rPr>
      </w:pPr>
      <w:del w:id="219" w:author="SALSA" w:date="2026-09-25T20:05:00Z" w16du:dateUtc="2026-09-26T00:05:00Z">
        <w:r>
          <w:rPr>
            <w:rFonts w:ascii="Verdana" w:hAnsi="Verdana"/>
            <w:sz w:val="28"/>
            <w:szCs w:val="28"/>
          </w:rPr>
          <w:delText>CORAM:</w:delText>
        </w:r>
        <w:r>
          <w:rPr>
            <w:rFonts w:ascii="Verdana" w:hAnsi="Verdana"/>
            <w:sz w:val="28"/>
            <w:szCs w:val="28"/>
          </w:rPr>
          <w:tab/>
        </w:r>
      </w:del>
    </w:p>
    <w:p w14:paraId="6715A939" w14:textId="77777777" w:rsidR="00550B15" w:rsidRPr="008F44CD" w:rsidRDefault="00550B15" w:rsidP="00550B15">
      <w:pPr>
        <w:rPr>
          <w:del w:id="220" w:author="SALSA" w:date="2026-09-25T20:05:00Z" w16du:dateUtc="2026-09-26T00:05:00Z"/>
          <w:rFonts w:ascii="Verdana" w:hAnsi="Verdana"/>
          <w:b/>
          <w:sz w:val="28"/>
          <w:szCs w:val="28"/>
        </w:rPr>
      </w:pPr>
      <w:del w:id="221" w:author="SALSA" w:date="2026-09-25T20:05:00Z" w16du:dateUtc="2026-09-26T00:05:00Z">
        <w:r w:rsidRPr="008F44CD">
          <w:rPr>
            <w:rFonts w:ascii="Verdana" w:hAnsi="Verdana"/>
            <w:b/>
            <w:sz w:val="28"/>
            <w:szCs w:val="28"/>
          </w:rPr>
          <w:delText>ARBITRATOR</w:delText>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Pr>
            <w:rFonts w:ascii="Verdana" w:hAnsi="Verdana"/>
            <w:b/>
            <w:sz w:val="28"/>
            <w:szCs w:val="28"/>
          </w:rPr>
          <w:delText xml:space="preserve">: </w:delText>
        </w:r>
        <w:r w:rsidRPr="00550B15">
          <w:rPr>
            <w:rFonts w:ascii="Verdana" w:hAnsi="Verdana"/>
            <w:sz w:val="28"/>
            <w:szCs w:val="28"/>
          </w:rPr>
          <w:delText>MTHUNZI SHABANGU</w:delText>
        </w:r>
      </w:del>
    </w:p>
    <w:p w14:paraId="4509D10A" w14:textId="77777777" w:rsidR="00550B15" w:rsidRPr="008F44CD" w:rsidRDefault="00550B15" w:rsidP="00550B15">
      <w:pPr>
        <w:rPr>
          <w:del w:id="222" w:author="SALSA" w:date="2026-09-25T20:05:00Z" w16du:dateUtc="2026-09-26T00:05:00Z"/>
          <w:rFonts w:ascii="Verdana" w:hAnsi="Verdana"/>
          <w:b/>
          <w:sz w:val="28"/>
          <w:szCs w:val="28"/>
        </w:rPr>
      </w:pPr>
      <w:del w:id="223" w:author="SALSA" w:date="2026-09-25T20:05:00Z" w16du:dateUtc="2026-09-26T00:05:00Z">
        <w:r w:rsidRPr="008F44CD">
          <w:rPr>
            <w:rFonts w:ascii="Verdana" w:hAnsi="Verdana"/>
            <w:b/>
            <w:sz w:val="28"/>
            <w:szCs w:val="28"/>
          </w:rPr>
          <w:delText>FOR APPLICANT</w:delText>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Pr>
            <w:rFonts w:ascii="Verdana" w:hAnsi="Verdana"/>
            <w:b/>
            <w:sz w:val="28"/>
            <w:szCs w:val="28"/>
          </w:rPr>
          <w:delText xml:space="preserve">: </w:delText>
        </w:r>
        <w:r w:rsidRPr="00550B15">
          <w:rPr>
            <w:rFonts w:ascii="Verdana" w:hAnsi="Verdana"/>
            <w:sz w:val="28"/>
            <w:szCs w:val="28"/>
          </w:rPr>
          <w:delText>IN PERSON</w:delText>
        </w:r>
      </w:del>
    </w:p>
    <w:p w14:paraId="24A5449A" w14:textId="77777777" w:rsidR="00550B15" w:rsidRPr="008F44CD" w:rsidRDefault="00550B15" w:rsidP="00550B15">
      <w:pPr>
        <w:rPr>
          <w:del w:id="224" w:author="SALSA" w:date="2026-09-25T20:05:00Z" w16du:dateUtc="2026-09-26T00:05:00Z"/>
          <w:rFonts w:ascii="Verdana" w:hAnsi="Verdana"/>
          <w:b/>
          <w:sz w:val="28"/>
          <w:szCs w:val="28"/>
        </w:rPr>
      </w:pPr>
      <w:del w:id="225" w:author="SALSA" w:date="2026-09-25T20:05:00Z" w16du:dateUtc="2026-09-26T00:05:00Z">
        <w:r w:rsidRPr="008F44CD">
          <w:rPr>
            <w:rFonts w:ascii="Verdana" w:hAnsi="Verdana"/>
            <w:b/>
            <w:sz w:val="28"/>
            <w:szCs w:val="28"/>
          </w:rPr>
          <w:delText>FOR RESPONDENT</w:delText>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Pr>
            <w:rFonts w:ascii="Verdana" w:hAnsi="Verdana"/>
            <w:b/>
            <w:sz w:val="28"/>
            <w:szCs w:val="28"/>
          </w:rPr>
          <w:delText xml:space="preserve">: </w:delText>
        </w:r>
        <w:r w:rsidRPr="00550B15">
          <w:rPr>
            <w:rFonts w:ascii="Verdana" w:hAnsi="Verdana"/>
            <w:sz w:val="28"/>
            <w:szCs w:val="28"/>
          </w:rPr>
          <w:delText>Ms HILL</w:delText>
        </w:r>
        <w:r w:rsidR="0042347D">
          <w:rPr>
            <w:rFonts w:ascii="Verdana" w:hAnsi="Verdana"/>
            <w:sz w:val="28"/>
            <w:szCs w:val="28"/>
          </w:rPr>
          <w:delText>AR</w:delText>
        </w:r>
        <w:r w:rsidRPr="00550B15">
          <w:rPr>
            <w:rFonts w:ascii="Verdana" w:hAnsi="Verdana"/>
            <w:sz w:val="28"/>
            <w:szCs w:val="28"/>
          </w:rPr>
          <w:delText>Y MASFEN</w:delText>
        </w:r>
      </w:del>
    </w:p>
    <w:p w14:paraId="734584DC" w14:textId="77777777" w:rsidR="00550B15" w:rsidRPr="008F44CD" w:rsidRDefault="00550B15" w:rsidP="00550B15">
      <w:pPr>
        <w:rPr>
          <w:del w:id="226" w:author="SALSA" w:date="2026-09-25T20:05:00Z" w16du:dateUtc="2026-09-26T00:05:00Z"/>
          <w:rFonts w:ascii="Verdana" w:hAnsi="Verdana"/>
          <w:b/>
          <w:sz w:val="28"/>
          <w:szCs w:val="28"/>
        </w:rPr>
      </w:pPr>
      <w:del w:id="227" w:author="SALSA" w:date="2026-09-25T20:05:00Z" w16du:dateUtc="2026-09-26T00:05:00Z">
        <w:r w:rsidRPr="008F44CD">
          <w:rPr>
            <w:rFonts w:ascii="Verdana" w:hAnsi="Verdana"/>
            <w:b/>
            <w:sz w:val="28"/>
            <w:szCs w:val="28"/>
          </w:rPr>
          <w:delText>NATURE OF DISPUTE</w:delText>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delText>:</w:delText>
        </w:r>
        <w:r>
          <w:rPr>
            <w:rFonts w:ascii="Verdana" w:hAnsi="Verdana"/>
            <w:b/>
            <w:sz w:val="28"/>
            <w:szCs w:val="28"/>
          </w:rPr>
          <w:delText xml:space="preserve"> </w:delText>
        </w:r>
        <w:r w:rsidRPr="00550B15">
          <w:rPr>
            <w:rFonts w:ascii="Verdana" w:hAnsi="Verdana"/>
            <w:sz w:val="28"/>
            <w:szCs w:val="28"/>
          </w:rPr>
          <w:delText>UNFAIR DISMISSAL</w:delText>
        </w:r>
      </w:del>
    </w:p>
    <w:p w14:paraId="4D06DF9C" w14:textId="77777777" w:rsidR="00550B15" w:rsidRPr="008F44CD" w:rsidRDefault="00550B15" w:rsidP="00550B15">
      <w:pPr>
        <w:pBdr>
          <w:bottom w:val="single" w:sz="12" w:space="1" w:color="auto"/>
        </w:pBdr>
        <w:rPr>
          <w:del w:id="228" w:author="SALSA" w:date="2026-09-25T20:05:00Z" w16du:dateUtc="2026-09-26T00:05:00Z"/>
          <w:rFonts w:ascii="Verdana" w:hAnsi="Verdana"/>
          <w:b/>
          <w:sz w:val="28"/>
          <w:szCs w:val="28"/>
        </w:rPr>
      </w:pPr>
      <w:del w:id="229" w:author="SALSA" w:date="2026-09-25T20:05:00Z" w16du:dateUtc="2026-09-26T00:05:00Z">
        <w:r w:rsidRPr="008F44CD">
          <w:rPr>
            <w:rFonts w:ascii="Verdana" w:hAnsi="Verdana"/>
            <w:b/>
            <w:sz w:val="28"/>
            <w:szCs w:val="28"/>
          </w:rPr>
          <w:delText>DATE OF HEARING</w:delText>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delText>:</w:delText>
        </w:r>
        <w:r>
          <w:rPr>
            <w:rFonts w:ascii="Verdana" w:hAnsi="Verdana"/>
            <w:b/>
            <w:sz w:val="28"/>
            <w:szCs w:val="28"/>
          </w:rPr>
          <w:delText xml:space="preserve"> </w:delText>
        </w:r>
        <w:r w:rsidRPr="00550B15">
          <w:rPr>
            <w:rFonts w:ascii="Verdana" w:hAnsi="Verdana"/>
            <w:sz w:val="28"/>
            <w:szCs w:val="28"/>
          </w:rPr>
          <w:delText>7</w:delText>
        </w:r>
        <w:r w:rsidRPr="00550B15">
          <w:rPr>
            <w:rFonts w:ascii="Verdana" w:hAnsi="Verdana"/>
            <w:sz w:val="28"/>
            <w:szCs w:val="28"/>
            <w:vertAlign w:val="superscript"/>
          </w:rPr>
          <w:delText>TH</w:delText>
        </w:r>
        <w:r w:rsidRPr="00550B15">
          <w:rPr>
            <w:rFonts w:ascii="Verdana" w:hAnsi="Verdana"/>
            <w:sz w:val="28"/>
            <w:szCs w:val="28"/>
          </w:rPr>
          <w:delText xml:space="preserve"> JULY, 2010</w:delText>
        </w:r>
        <w:r w:rsidRPr="008F44CD">
          <w:rPr>
            <w:rFonts w:ascii="Verdana" w:hAnsi="Verdana"/>
            <w:b/>
            <w:sz w:val="28"/>
            <w:szCs w:val="28"/>
          </w:rPr>
          <w:delText xml:space="preserve"> </w:delText>
        </w:r>
      </w:del>
    </w:p>
    <w:p w14:paraId="1BBD4EE6" w14:textId="77777777" w:rsidR="008F44CD" w:rsidRDefault="008F44CD" w:rsidP="008F44CD">
      <w:pPr>
        <w:pBdr>
          <w:bottom w:val="single" w:sz="12" w:space="1" w:color="auto"/>
        </w:pBdr>
        <w:rPr>
          <w:del w:id="230" w:author="SALSA" w:date="2026-09-25T20:05:00Z" w16du:dateUtc="2026-09-26T00:05:00Z"/>
          <w:rFonts w:ascii="Verdana" w:hAnsi="Verdana"/>
          <w:sz w:val="16"/>
          <w:szCs w:val="16"/>
        </w:rPr>
      </w:pPr>
    </w:p>
    <w:p w14:paraId="48887E42" w14:textId="77777777" w:rsidR="00550B15" w:rsidRDefault="00550B15" w:rsidP="008F44CD">
      <w:pPr>
        <w:pBdr>
          <w:bottom w:val="single" w:sz="12" w:space="1" w:color="auto"/>
        </w:pBdr>
        <w:rPr>
          <w:del w:id="231" w:author="SALSA" w:date="2026-09-25T20:05:00Z" w16du:dateUtc="2026-09-26T00:05:00Z"/>
          <w:rFonts w:ascii="Verdana" w:hAnsi="Verdana"/>
          <w:sz w:val="16"/>
          <w:szCs w:val="16"/>
        </w:rPr>
      </w:pPr>
    </w:p>
    <w:p w14:paraId="3760865D" w14:textId="77777777" w:rsidR="008F44CD" w:rsidRDefault="008F44CD" w:rsidP="008F44CD">
      <w:pPr>
        <w:rPr>
          <w:del w:id="232" w:author="SALSA" w:date="2026-09-25T20:05:00Z" w16du:dateUtc="2026-09-26T00:05:00Z"/>
          <w:rFonts w:ascii="Verdana" w:hAnsi="Verdana"/>
          <w:sz w:val="16"/>
          <w:szCs w:val="16"/>
        </w:rPr>
      </w:pPr>
    </w:p>
    <w:p w14:paraId="0D0F7634" w14:textId="77777777" w:rsidR="008F44CD" w:rsidRDefault="008F44CD" w:rsidP="008F44CD">
      <w:pPr>
        <w:pBdr>
          <w:bottom w:val="single" w:sz="12" w:space="1" w:color="auto"/>
        </w:pBdr>
        <w:jc w:val="center"/>
        <w:outlineLvl w:val="0"/>
        <w:rPr>
          <w:del w:id="233" w:author="SALSA" w:date="2026-09-25T20:05:00Z" w16du:dateUtc="2026-09-26T00:05:00Z"/>
          <w:rFonts w:ascii="Verdana" w:hAnsi="Verdana"/>
          <w:b/>
          <w:bCs/>
          <w:sz w:val="28"/>
          <w:szCs w:val="28"/>
        </w:rPr>
      </w:pPr>
      <w:del w:id="234" w:author="SALSA" w:date="2026-09-25T20:05:00Z" w16du:dateUtc="2026-09-26T00:05:00Z">
        <w:r>
          <w:rPr>
            <w:rFonts w:ascii="Verdana" w:hAnsi="Verdana"/>
            <w:b/>
            <w:bCs/>
            <w:sz w:val="28"/>
            <w:szCs w:val="28"/>
          </w:rPr>
          <w:delText xml:space="preserve">ARBITRATION AWARD </w:delText>
        </w:r>
      </w:del>
    </w:p>
    <w:p w14:paraId="25366942" w14:textId="77777777" w:rsidR="008F44CD" w:rsidRDefault="008F44CD" w:rsidP="008F44CD">
      <w:pPr>
        <w:jc w:val="center"/>
        <w:outlineLvl w:val="0"/>
        <w:rPr>
          <w:del w:id="235" w:author="SALSA" w:date="2026-09-25T20:05:00Z" w16du:dateUtc="2026-09-26T00:05:00Z"/>
          <w:rFonts w:ascii="Verdana" w:hAnsi="Verdana"/>
          <w:b/>
          <w:sz w:val="28"/>
          <w:szCs w:val="28"/>
        </w:rPr>
      </w:pPr>
    </w:p>
    <w:p w14:paraId="3370BD94" w14:textId="77777777" w:rsidR="008F44CD" w:rsidRDefault="008F44CD">
      <w:pPr>
        <w:rPr>
          <w:del w:id="236" w:author="SALSA" w:date="2026-09-25T20:05:00Z" w16du:dateUtc="2026-09-26T00:05:00Z"/>
          <w:b/>
          <w:u w:val="single"/>
        </w:rPr>
      </w:pPr>
    </w:p>
    <w:p w14:paraId="07259DE0" w14:textId="77777777" w:rsidR="008F44CD" w:rsidRDefault="008F44CD">
      <w:pPr>
        <w:rPr>
          <w:del w:id="237" w:author="SALSA" w:date="2026-09-25T20:05:00Z" w16du:dateUtc="2026-09-26T00:05:00Z"/>
          <w:b/>
          <w:u w:val="single"/>
        </w:rPr>
      </w:pPr>
    </w:p>
    <w:p w14:paraId="49265C50" w14:textId="77777777" w:rsidR="008F44CD" w:rsidRDefault="008F44CD">
      <w:pPr>
        <w:rPr>
          <w:del w:id="238" w:author="SALSA" w:date="2026-09-25T20:05:00Z" w16du:dateUtc="2026-09-26T00:05:00Z"/>
          <w:b/>
          <w:u w:val="single"/>
        </w:rPr>
      </w:pPr>
    </w:p>
    <w:p w14:paraId="5FB03CE8" w14:textId="77777777" w:rsidR="00550B15" w:rsidRPr="00550B15" w:rsidRDefault="00550B15" w:rsidP="00550B15">
      <w:pPr>
        <w:pStyle w:val="ListParagraph"/>
        <w:numPr>
          <w:ilvl w:val="0"/>
          <w:numId w:val="4"/>
        </w:numPr>
        <w:rPr>
          <w:del w:id="239" w:author="SALSA" w:date="2026-09-25T20:05:00Z" w16du:dateUtc="2026-09-26T00:05:00Z"/>
          <w:rFonts w:ascii="Verdana" w:hAnsi="Verdana"/>
          <w:b/>
          <w:bCs/>
          <w:sz w:val="28"/>
          <w:szCs w:val="28"/>
          <w:u w:val="single"/>
        </w:rPr>
      </w:pPr>
      <w:del w:id="240" w:author="SALSA" w:date="2026-09-25T20:05:00Z" w16du:dateUtc="2026-09-26T00:05:00Z">
        <w:r w:rsidRPr="00550B15">
          <w:rPr>
            <w:rFonts w:ascii="Verdana" w:hAnsi="Verdana"/>
            <w:b/>
            <w:bCs/>
            <w:sz w:val="28"/>
            <w:szCs w:val="28"/>
            <w:u w:val="single"/>
          </w:rPr>
          <w:delText>DETAILS OF HEARING AND REPRESENTATION</w:delText>
        </w:r>
      </w:del>
    </w:p>
    <w:p w14:paraId="071D73F1" w14:textId="77777777" w:rsidR="00550B15" w:rsidRDefault="00550B15" w:rsidP="00550B15">
      <w:pPr>
        <w:ind w:left="806"/>
        <w:rPr>
          <w:del w:id="241" w:author="SALSA" w:date="2026-09-25T20:05:00Z" w16du:dateUtc="2026-09-26T00:05:00Z"/>
          <w:rFonts w:ascii="Verdana" w:hAnsi="Verdana"/>
          <w:bCs/>
          <w:sz w:val="28"/>
          <w:szCs w:val="28"/>
        </w:rPr>
      </w:pPr>
    </w:p>
    <w:p w14:paraId="0FF587FF" w14:textId="77777777" w:rsidR="008E0053" w:rsidRPr="00650ADB" w:rsidRDefault="00550B15" w:rsidP="00550B15">
      <w:pPr>
        <w:numPr>
          <w:ilvl w:val="1"/>
          <w:numId w:val="3"/>
        </w:numPr>
        <w:rPr>
          <w:del w:id="242" w:author="SALSA" w:date="2026-09-25T20:05:00Z" w16du:dateUtc="2026-09-26T00:05:00Z"/>
          <w:rFonts w:ascii="Verdana" w:hAnsi="Verdana"/>
          <w:bCs/>
          <w:sz w:val="28"/>
          <w:szCs w:val="28"/>
        </w:rPr>
      </w:pPr>
      <w:del w:id="243" w:author="SALSA" w:date="2026-09-25T20:05:00Z" w16du:dateUtc="2026-09-26T00:05:00Z">
        <w:r w:rsidRPr="00650ADB">
          <w:rPr>
            <w:rFonts w:ascii="Verdana" w:hAnsi="Verdana"/>
            <w:sz w:val="28"/>
            <w:szCs w:val="28"/>
          </w:rPr>
          <w:delText>The arbitration</w:delText>
        </w:r>
        <w:r w:rsidR="008E0053" w:rsidRPr="00650ADB">
          <w:rPr>
            <w:rFonts w:ascii="Verdana" w:hAnsi="Verdana"/>
            <w:sz w:val="28"/>
            <w:szCs w:val="28"/>
          </w:rPr>
          <w:delText xml:space="preserve"> was held at CMAC offices, Simunye on the 7</w:delText>
        </w:r>
        <w:r w:rsidR="008E0053" w:rsidRPr="00650ADB">
          <w:rPr>
            <w:rFonts w:ascii="Verdana" w:hAnsi="Verdana"/>
            <w:sz w:val="28"/>
            <w:szCs w:val="28"/>
            <w:vertAlign w:val="superscript"/>
          </w:rPr>
          <w:delText>th</w:delText>
        </w:r>
        <w:r w:rsidR="008E0053" w:rsidRPr="00650ADB">
          <w:rPr>
            <w:rFonts w:ascii="Verdana" w:hAnsi="Verdana"/>
            <w:sz w:val="28"/>
            <w:szCs w:val="28"/>
          </w:rPr>
          <w:delText xml:space="preserve"> July, 2010. The proceedings were captured on electronic and manual records.</w:delText>
        </w:r>
      </w:del>
    </w:p>
    <w:p w14:paraId="596EF1E4" w14:textId="77777777" w:rsidR="008E0053" w:rsidRPr="00650ADB" w:rsidRDefault="00550B15" w:rsidP="00550B15">
      <w:pPr>
        <w:numPr>
          <w:ilvl w:val="1"/>
          <w:numId w:val="3"/>
        </w:numPr>
        <w:rPr>
          <w:del w:id="244" w:author="SALSA" w:date="2026-09-25T20:05:00Z" w16du:dateUtc="2026-09-26T00:05:00Z"/>
          <w:rFonts w:ascii="Verdana" w:hAnsi="Verdana"/>
          <w:bCs/>
          <w:sz w:val="28"/>
          <w:szCs w:val="28"/>
        </w:rPr>
      </w:pPr>
      <w:del w:id="245" w:author="SALSA" w:date="2026-09-25T20:05:00Z" w16du:dateUtc="2026-09-26T00:05:00Z">
        <w:r w:rsidRPr="00650ADB">
          <w:rPr>
            <w:rFonts w:ascii="Verdana" w:hAnsi="Verdana"/>
            <w:sz w:val="28"/>
            <w:szCs w:val="28"/>
          </w:rPr>
          <w:delText>The</w:delText>
        </w:r>
        <w:r w:rsidR="008E0053" w:rsidRPr="00650ADB">
          <w:rPr>
            <w:rFonts w:ascii="Verdana" w:hAnsi="Verdana"/>
            <w:sz w:val="28"/>
            <w:szCs w:val="28"/>
          </w:rPr>
          <w:delText xml:space="preserve"> Applicant is Susan Magongo, an adult female Swazi of Nkambeni area, Hhohho Region.</w:delText>
        </w:r>
      </w:del>
    </w:p>
    <w:p w14:paraId="104290C5" w14:textId="77777777" w:rsidR="008E0053" w:rsidRPr="00650ADB" w:rsidRDefault="00550B15" w:rsidP="00550B15">
      <w:pPr>
        <w:numPr>
          <w:ilvl w:val="1"/>
          <w:numId w:val="3"/>
        </w:numPr>
        <w:rPr>
          <w:del w:id="246" w:author="SALSA" w:date="2026-09-25T20:05:00Z" w16du:dateUtc="2026-09-26T00:05:00Z"/>
          <w:rFonts w:ascii="Verdana" w:hAnsi="Verdana"/>
          <w:bCs/>
          <w:sz w:val="28"/>
          <w:szCs w:val="28"/>
        </w:rPr>
      </w:pPr>
      <w:del w:id="247" w:author="SALSA" w:date="2026-09-25T20:05:00Z" w16du:dateUtc="2026-09-26T00:05:00Z">
        <w:r w:rsidRPr="00650ADB">
          <w:rPr>
            <w:rFonts w:ascii="Verdana" w:hAnsi="Verdana"/>
            <w:sz w:val="28"/>
            <w:szCs w:val="28"/>
          </w:rPr>
          <w:delText xml:space="preserve">The </w:delText>
        </w:r>
        <w:r w:rsidR="008E0053" w:rsidRPr="00650ADB">
          <w:rPr>
            <w:rFonts w:ascii="Verdana" w:hAnsi="Verdana"/>
            <w:sz w:val="28"/>
            <w:szCs w:val="28"/>
          </w:rPr>
          <w:delText>Respondent is Mananga Country Club, a body corporate conducting its business at Mananga, Hhohho region. Its postal address is P. O. Box 1</w:delText>
        </w:r>
        <w:r w:rsidR="00133DAE">
          <w:rPr>
            <w:rFonts w:ascii="Verdana" w:hAnsi="Verdana"/>
            <w:sz w:val="28"/>
            <w:szCs w:val="28"/>
          </w:rPr>
          <w:delText>,</w:delText>
        </w:r>
        <w:r w:rsidR="008E0053" w:rsidRPr="00650ADB">
          <w:rPr>
            <w:rFonts w:ascii="Verdana" w:hAnsi="Verdana"/>
            <w:sz w:val="28"/>
            <w:szCs w:val="28"/>
          </w:rPr>
          <w:delText xml:space="preserve"> Tjaneni.</w:delText>
        </w:r>
      </w:del>
    </w:p>
    <w:p w14:paraId="64B8A058" w14:textId="77777777" w:rsidR="008E0053" w:rsidRPr="00650ADB" w:rsidRDefault="00550B15" w:rsidP="00550B15">
      <w:pPr>
        <w:numPr>
          <w:ilvl w:val="1"/>
          <w:numId w:val="3"/>
        </w:numPr>
        <w:rPr>
          <w:del w:id="248" w:author="SALSA" w:date="2026-09-25T20:05:00Z" w16du:dateUtc="2026-09-26T00:05:00Z"/>
          <w:rFonts w:ascii="Verdana" w:hAnsi="Verdana"/>
          <w:bCs/>
          <w:sz w:val="28"/>
          <w:szCs w:val="28"/>
        </w:rPr>
      </w:pPr>
      <w:del w:id="249" w:author="SALSA" w:date="2026-09-25T20:05:00Z" w16du:dateUtc="2026-09-26T00:05:00Z">
        <w:r w:rsidRPr="00650ADB">
          <w:rPr>
            <w:rFonts w:ascii="Verdana" w:hAnsi="Verdana"/>
            <w:sz w:val="28"/>
            <w:szCs w:val="28"/>
          </w:rPr>
          <w:delText xml:space="preserve">During </w:delText>
        </w:r>
        <w:r w:rsidR="008E0053" w:rsidRPr="00650ADB">
          <w:rPr>
            <w:rFonts w:ascii="Verdana" w:hAnsi="Verdana"/>
            <w:sz w:val="28"/>
            <w:szCs w:val="28"/>
          </w:rPr>
          <w:delText>the Arbitration process, the Applicant appeared personally representing herself and yet the Respondent wa</w:delText>
        </w:r>
        <w:r w:rsidR="00142402">
          <w:rPr>
            <w:rFonts w:ascii="Verdana" w:hAnsi="Verdana"/>
            <w:sz w:val="28"/>
            <w:szCs w:val="28"/>
          </w:rPr>
          <w:delText>s represented by its manageress</w:delText>
        </w:r>
        <w:r w:rsidR="008E0053" w:rsidRPr="00650ADB">
          <w:rPr>
            <w:rFonts w:ascii="Verdana" w:hAnsi="Verdana"/>
            <w:sz w:val="28"/>
            <w:szCs w:val="28"/>
          </w:rPr>
          <w:delText>–Ms Hill</w:delText>
        </w:r>
        <w:r w:rsidR="00430D88">
          <w:rPr>
            <w:rFonts w:ascii="Verdana" w:hAnsi="Verdana"/>
            <w:sz w:val="28"/>
            <w:szCs w:val="28"/>
          </w:rPr>
          <w:delText>ar</w:delText>
        </w:r>
        <w:r w:rsidR="008E0053" w:rsidRPr="00650ADB">
          <w:rPr>
            <w:rFonts w:ascii="Verdana" w:hAnsi="Verdana"/>
            <w:sz w:val="28"/>
            <w:szCs w:val="28"/>
          </w:rPr>
          <w:delText>y Masfen.</w:delText>
        </w:r>
      </w:del>
    </w:p>
    <w:p w14:paraId="19EC3473" w14:textId="77777777" w:rsidR="00550B15" w:rsidRPr="00650ADB" w:rsidRDefault="00550B15" w:rsidP="00550B15">
      <w:pPr>
        <w:ind w:left="1526"/>
        <w:rPr>
          <w:del w:id="250" w:author="SALSA" w:date="2026-09-25T20:05:00Z" w16du:dateUtc="2026-09-26T00:05:00Z"/>
          <w:rFonts w:ascii="Verdana" w:hAnsi="Verdana"/>
          <w:sz w:val="28"/>
          <w:szCs w:val="28"/>
        </w:rPr>
      </w:pPr>
    </w:p>
    <w:p w14:paraId="15A4E982" w14:textId="77777777" w:rsidR="00550B15" w:rsidRPr="00650ADB" w:rsidRDefault="00550B15" w:rsidP="00550B15">
      <w:pPr>
        <w:pStyle w:val="ListParagraph"/>
        <w:numPr>
          <w:ilvl w:val="0"/>
          <w:numId w:val="4"/>
        </w:numPr>
        <w:rPr>
          <w:del w:id="251" w:author="SALSA" w:date="2026-09-25T20:05:00Z" w16du:dateUtc="2026-09-26T00:05:00Z"/>
          <w:rFonts w:ascii="Verdana" w:hAnsi="Verdana"/>
          <w:b/>
          <w:sz w:val="28"/>
          <w:szCs w:val="28"/>
          <w:u w:val="single"/>
        </w:rPr>
      </w:pPr>
      <w:del w:id="252" w:author="SALSA" w:date="2026-09-25T20:05:00Z" w16du:dateUtc="2026-09-26T00:05:00Z">
        <w:r w:rsidRPr="00650ADB">
          <w:rPr>
            <w:rFonts w:ascii="Verdana" w:hAnsi="Verdana"/>
            <w:b/>
            <w:sz w:val="28"/>
            <w:szCs w:val="28"/>
            <w:u w:val="single"/>
          </w:rPr>
          <w:delText>ISSUE TO BE DECIDED</w:delText>
        </w:r>
      </w:del>
    </w:p>
    <w:p w14:paraId="729EEFDF" w14:textId="77777777" w:rsidR="00550B15" w:rsidRPr="00650ADB" w:rsidRDefault="00550B15" w:rsidP="00CA7C24">
      <w:pPr>
        <w:rPr>
          <w:del w:id="253" w:author="SALSA" w:date="2026-09-25T20:05:00Z" w16du:dateUtc="2026-09-26T00:05:00Z"/>
          <w:rFonts w:ascii="Verdana" w:hAnsi="Verdana"/>
          <w:sz w:val="28"/>
          <w:szCs w:val="28"/>
        </w:rPr>
      </w:pPr>
    </w:p>
    <w:p w14:paraId="5665416F" w14:textId="77777777" w:rsidR="008E0053" w:rsidRPr="00650ADB" w:rsidRDefault="00550B15" w:rsidP="00CA7C24">
      <w:pPr>
        <w:pStyle w:val="ListParagraph"/>
        <w:numPr>
          <w:ilvl w:val="1"/>
          <w:numId w:val="4"/>
        </w:numPr>
        <w:rPr>
          <w:del w:id="254" w:author="SALSA" w:date="2026-09-25T20:05:00Z" w16du:dateUtc="2026-09-26T00:05:00Z"/>
          <w:rFonts w:ascii="Verdana" w:hAnsi="Verdana"/>
          <w:sz w:val="28"/>
          <w:szCs w:val="28"/>
        </w:rPr>
      </w:pPr>
      <w:del w:id="255" w:author="SALSA" w:date="2026-09-25T20:05:00Z" w16du:dateUtc="2026-09-26T00:05:00Z">
        <w:r w:rsidRPr="00650ADB">
          <w:rPr>
            <w:rFonts w:ascii="Verdana" w:hAnsi="Verdana"/>
            <w:sz w:val="28"/>
            <w:szCs w:val="28"/>
          </w:rPr>
          <w:delText>The</w:delText>
        </w:r>
        <w:r w:rsidR="008E0053" w:rsidRPr="00650ADB">
          <w:rPr>
            <w:rFonts w:ascii="Verdana" w:hAnsi="Verdana"/>
            <w:sz w:val="28"/>
            <w:szCs w:val="28"/>
          </w:rPr>
          <w:delText xml:space="preserve"> issue to be decided pertains whether or not the Applicant’s services with the Respondent were fairly terminated on the 2</w:delText>
        </w:r>
        <w:r w:rsidR="008E0053" w:rsidRPr="00650ADB">
          <w:rPr>
            <w:rFonts w:ascii="Verdana" w:hAnsi="Verdana"/>
            <w:sz w:val="28"/>
            <w:szCs w:val="28"/>
            <w:vertAlign w:val="superscript"/>
          </w:rPr>
          <w:delText>nd</w:delText>
        </w:r>
        <w:r w:rsidR="008E0053" w:rsidRPr="00650ADB">
          <w:rPr>
            <w:rFonts w:ascii="Verdana" w:hAnsi="Verdana"/>
            <w:sz w:val="28"/>
            <w:szCs w:val="28"/>
          </w:rPr>
          <w:delText xml:space="preserve"> February, 2010.</w:delText>
        </w:r>
        <w:r w:rsidR="00CA7C24">
          <w:rPr>
            <w:rFonts w:ascii="Verdana" w:hAnsi="Verdana"/>
            <w:sz w:val="28"/>
            <w:szCs w:val="28"/>
          </w:rPr>
          <w:tab/>
        </w:r>
        <w:r w:rsidR="00CA7C24">
          <w:rPr>
            <w:rFonts w:ascii="Verdana" w:hAnsi="Verdana"/>
            <w:sz w:val="28"/>
            <w:szCs w:val="28"/>
          </w:rPr>
          <w:tab/>
        </w:r>
        <w:r w:rsidR="00CA7C24">
          <w:rPr>
            <w:rFonts w:ascii="Verdana" w:hAnsi="Verdana"/>
            <w:sz w:val="28"/>
            <w:szCs w:val="28"/>
          </w:rPr>
          <w:tab/>
        </w:r>
      </w:del>
    </w:p>
    <w:p w14:paraId="058C3018" w14:textId="77777777" w:rsidR="008E0053" w:rsidRPr="00650ADB" w:rsidRDefault="008E0053" w:rsidP="00CA7C24">
      <w:pPr>
        <w:pStyle w:val="ListParagraph"/>
        <w:numPr>
          <w:ilvl w:val="1"/>
          <w:numId w:val="4"/>
        </w:numPr>
        <w:rPr>
          <w:del w:id="256" w:author="SALSA" w:date="2026-09-25T20:05:00Z" w16du:dateUtc="2026-09-26T00:05:00Z"/>
          <w:rFonts w:ascii="Verdana" w:hAnsi="Verdana"/>
          <w:sz w:val="28"/>
          <w:szCs w:val="28"/>
        </w:rPr>
      </w:pPr>
      <w:del w:id="257" w:author="SALSA" w:date="2026-09-25T20:05:00Z" w16du:dateUtc="2026-09-26T00:05:00Z">
        <w:r w:rsidRPr="00650ADB">
          <w:rPr>
            <w:rFonts w:ascii="Verdana" w:hAnsi="Verdana"/>
            <w:sz w:val="28"/>
            <w:szCs w:val="28"/>
          </w:rPr>
          <w:delText xml:space="preserve">Applicant claims that she was unfairly dismissed insofar as there was no disciplinary enquiry held before </w:delText>
        </w:r>
        <w:r w:rsidR="00CA7C24">
          <w:rPr>
            <w:rFonts w:ascii="Verdana" w:hAnsi="Verdana"/>
            <w:sz w:val="28"/>
            <w:szCs w:val="28"/>
          </w:rPr>
          <w:delText>her dismissal, i.e. procedural</w:delText>
        </w:r>
        <w:r w:rsidRPr="00650ADB">
          <w:rPr>
            <w:rFonts w:ascii="Verdana" w:hAnsi="Verdana"/>
            <w:sz w:val="28"/>
            <w:szCs w:val="28"/>
          </w:rPr>
          <w:delText xml:space="preserve"> </w:delText>
        </w:r>
        <w:r w:rsidR="0054671F">
          <w:rPr>
            <w:rFonts w:ascii="Verdana" w:hAnsi="Verdana"/>
            <w:sz w:val="28"/>
            <w:szCs w:val="28"/>
          </w:rPr>
          <w:delText>un</w:delText>
        </w:r>
        <w:r w:rsidRPr="00650ADB">
          <w:rPr>
            <w:rFonts w:ascii="Verdana" w:hAnsi="Verdana"/>
            <w:sz w:val="28"/>
            <w:szCs w:val="28"/>
          </w:rPr>
          <w:delText>fairness.</w:delText>
        </w:r>
        <w:r w:rsidR="00CA7C24">
          <w:rPr>
            <w:rFonts w:ascii="Verdana" w:hAnsi="Verdana"/>
            <w:sz w:val="28"/>
            <w:szCs w:val="28"/>
          </w:rPr>
          <w:tab/>
        </w:r>
        <w:r w:rsidR="00CA7C24">
          <w:rPr>
            <w:rFonts w:ascii="Verdana" w:hAnsi="Verdana"/>
            <w:sz w:val="28"/>
            <w:szCs w:val="28"/>
          </w:rPr>
          <w:tab/>
        </w:r>
        <w:r w:rsidR="00CA7C24">
          <w:rPr>
            <w:rFonts w:ascii="Verdana" w:hAnsi="Verdana"/>
            <w:sz w:val="28"/>
            <w:szCs w:val="28"/>
          </w:rPr>
          <w:tab/>
        </w:r>
      </w:del>
    </w:p>
    <w:p w14:paraId="6E1DCA5A" w14:textId="77777777" w:rsidR="008E0053" w:rsidRPr="00650ADB" w:rsidRDefault="00550B15" w:rsidP="00CA7C24">
      <w:pPr>
        <w:pStyle w:val="ListParagraph"/>
        <w:numPr>
          <w:ilvl w:val="1"/>
          <w:numId w:val="4"/>
        </w:numPr>
        <w:rPr>
          <w:del w:id="258" w:author="SALSA" w:date="2026-09-25T20:05:00Z" w16du:dateUtc="2026-09-26T00:05:00Z"/>
          <w:rFonts w:ascii="Verdana" w:hAnsi="Verdana"/>
          <w:sz w:val="28"/>
          <w:szCs w:val="28"/>
        </w:rPr>
      </w:pPr>
      <w:del w:id="259" w:author="SALSA" w:date="2026-09-25T20:05:00Z" w16du:dateUtc="2026-09-26T00:05:00Z">
        <w:r w:rsidRPr="00650ADB">
          <w:rPr>
            <w:rFonts w:ascii="Verdana" w:hAnsi="Verdana"/>
            <w:sz w:val="28"/>
            <w:szCs w:val="28"/>
          </w:rPr>
          <w:delText>She</w:delText>
        </w:r>
        <w:r w:rsidR="00B96C67" w:rsidRPr="00650ADB">
          <w:rPr>
            <w:rFonts w:ascii="Verdana" w:hAnsi="Verdana"/>
            <w:sz w:val="28"/>
            <w:szCs w:val="28"/>
          </w:rPr>
          <w:delText xml:space="preserve"> is claiming compensation for unfair dismissal.</w:delText>
        </w:r>
        <w:r w:rsidR="00B96C67" w:rsidRPr="00650ADB">
          <w:rPr>
            <w:rFonts w:ascii="Verdana" w:hAnsi="Verdana"/>
            <w:sz w:val="28"/>
            <w:szCs w:val="28"/>
          </w:rPr>
          <w:tab/>
        </w:r>
      </w:del>
    </w:p>
    <w:p w14:paraId="07E8E366" w14:textId="77777777" w:rsidR="00550B15" w:rsidRPr="00650ADB" w:rsidRDefault="00550B15" w:rsidP="00550B15">
      <w:pPr>
        <w:pStyle w:val="ListParagraph"/>
        <w:ind w:left="2246"/>
        <w:rPr>
          <w:del w:id="260" w:author="SALSA" w:date="2026-09-25T20:05:00Z" w16du:dateUtc="2026-09-26T00:05:00Z"/>
          <w:rFonts w:ascii="Verdana" w:hAnsi="Verdana"/>
          <w:sz w:val="28"/>
          <w:szCs w:val="28"/>
        </w:rPr>
      </w:pPr>
    </w:p>
    <w:p w14:paraId="0C68678C" w14:textId="77777777" w:rsidR="00243C86" w:rsidRPr="00650ADB" w:rsidRDefault="00243C86" w:rsidP="00243C86">
      <w:pPr>
        <w:pStyle w:val="ListParagraph"/>
        <w:numPr>
          <w:ilvl w:val="0"/>
          <w:numId w:val="4"/>
        </w:numPr>
        <w:rPr>
          <w:del w:id="261" w:author="SALSA" w:date="2026-09-25T20:05:00Z" w16du:dateUtc="2026-09-26T00:05:00Z"/>
          <w:rFonts w:ascii="Verdana" w:eastAsia="Calibri" w:hAnsi="Verdana"/>
          <w:b/>
          <w:sz w:val="28"/>
          <w:szCs w:val="28"/>
          <w:u w:val="single"/>
        </w:rPr>
      </w:pPr>
      <w:del w:id="262" w:author="SALSA" w:date="2026-09-25T20:05:00Z" w16du:dateUtc="2026-09-26T00:05:00Z">
        <w:r w:rsidRPr="00650ADB">
          <w:rPr>
            <w:rFonts w:ascii="Verdana" w:eastAsia="Calibri" w:hAnsi="Verdana"/>
            <w:b/>
            <w:sz w:val="28"/>
            <w:szCs w:val="28"/>
            <w:u w:val="single"/>
          </w:rPr>
          <w:delText xml:space="preserve">BACKGROUND TO THE ISSUE </w:delText>
        </w:r>
      </w:del>
    </w:p>
    <w:p w14:paraId="1C590EC6" w14:textId="77777777" w:rsidR="00243C86" w:rsidRPr="00650ADB" w:rsidRDefault="00243C86" w:rsidP="00243C86">
      <w:pPr>
        <w:ind w:left="806"/>
        <w:rPr>
          <w:del w:id="263" w:author="SALSA" w:date="2026-09-25T20:05:00Z" w16du:dateUtc="2026-09-26T00:05:00Z"/>
          <w:rFonts w:ascii="Verdana" w:eastAsia="Calibri" w:hAnsi="Verdana"/>
          <w:sz w:val="28"/>
          <w:szCs w:val="28"/>
        </w:rPr>
      </w:pPr>
    </w:p>
    <w:p w14:paraId="1F987C27" w14:textId="77777777" w:rsidR="003C6E39" w:rsidRPr="00650ADB" w:rsidRDefault="00243C86" w:rsidP="00243C86">
      <w:pPr>
        <w:numPr>
          <w:ilvl w:val="1"/>
          <w:numId w:val="4"/>
        </w:numPr>
        <w:rPr>
          <w:del w:id="264" w:author="SALSA" w:date="2026-09-25T20:05:00Z" w16du:dateUtc="2026-09-26T00:05:00Z"/>
          <w:rFonts w:ascii="Verdana" w:hAnsi="Verdana"/>
          <w:sz w:val="28"/>
          <w:szCs w:val="28"/>
        </w:rPr>
      </w:pPr>
      <w:del w:id="265" w:author="SALSA" w:date="2026-09-25T20:05:00Z" w16du:dateUtc="2026-09-26T00:05:00Z">
        <w:r w:rsidRPr="00650ADB">
          <w:rPr>
            <w:rFonts w:ascii="Verdana" w:eastAsia="Calibri" w:hAnsi="Verdana"/>
            <w:sz w:val="28"/>
            <w:szCs w:val="28"/>
          </w:rPr>
          <w:delText xml:space="preserve">The </w:delText>
        </w:r>
        <w:r w:rsidR="003C6E39" w:rsidRPr="00650ADB">
          <w:rPr>
            <w:rFonts w:ascii="Verdana" w:hAnsi="Verdana"/>
            <w:sz w:val="28"/>
            <w:szCs w:val="28"/>
          </w:rPr>
          <w:delText>Applicant was employed by the respondent on the 1</w:delText>
        </w:r>
        <w:r w:rsidR="003C6E39" w:rsidRPr="00650ADB">
          <w:rPr>
            <w:rFonts w:ascii="Verdana" w:hAnsi="Verdana"/>
            <w:sz w:val="28"/>
            <w:szCs w:val="28"/>
            <w:vertAlign w:val="superscript"/>
          </w:rPr>
          <w:delText>st</w:delText>
        </w:r>
        <w:r w:rsidR="003C6E39" w:rsidRPr="00650ADB">
          <w:rPr>
            <w:rFonts w:ascii="Verdana" w:hAnsi="Verdana"/>
            <w:sz w:val="28"/>
            <w:szCs w:val="28"/>
          </w:rPr>
          <w:delText xml:space="preserve"> </w:delText>
        </w:r>
        <w:r w:rsidRPr="00650ADB">
          <w:rPr>
            <w:rFonts w:ascii="Verdana" w:hAnsi="Verdana"/>
            <w:sz w:val="28"/>
            <w:szCs w:val="28"/>
          </w:rPr>
          <w:delText>October,</w:delText>
        </w:r>
        <w:r w:rsidR="003C6E39" w:rsidRPr="00650ADB">
          <w:rPr>
            <w:rFonts w:ascii="Verdana" w:hAnsi="Verdana"/>
            <w:sz w:val="28"/>
            <w:szCs w:val="28"/>
          </w:rPr>
          <w:delText xml:space="preserve"> 2009 as a cook, earning E1 681-95 per month. She was based at Mananga Country Club, at Mananga. She was dismissed on the 2</w:delText>
        </w:r>
        <w:r w:rsidR="003C6E39" w:rsidRPr="00650ADB">
          <w:rPr>
            <w:rFonts w:ascii="Verdana" w:hAnsi="Verdana"/>
            <w:sz w:val="28"/>
            <w:szCs w:val="28"/>
            <w:vertAlign w:val="superscript"/>
          </w:rPr>
          <w:delText>nd</w:delText>
        </w:r>
        <w:r w:rsidR="003C6E39" w:rsidRPr="00650ADB">
          <w:rPr>
            <w:rFonts w:ascii="Verdana" w:hAnsi="Verdana"/>
            <w:sz w:val="28"/>
            <w:szCs w:val="28"/>
          </w:rPr>
          <w:delText xml:space="preserve"> </w:delText>
        </w:r>
        <w:r w:rsidRPr="00650ADB">
          <w:rPr>
            <w:rFonts w:ascii="Verdana" w:hAnsi="Verdana"/>
            <w:sz w:val="28"/>
            <w:szCs w:val="28"/>
          </w:rPr>
          <w:delText>February,</w:delText>
        </w:r>
        <w:r w:rsidR="003C6E39" w:rsidRPr="00650ADB">
          <w:rPr>
            <w:rFonts w:ascii="Verdana" w:hAnsi="Verdana"/>
            <w:sz w:val="28"/>
            <w:szCs w:val="28"/>
          </w:rPr>
          <w:delText xml:space="preserve"> 2010 through a written letter drafted by the Respondent’s manageress, after </w:delText>
        </w:r>
        <w:r w:rsidR="003E52C9">
          <w:rPr>
            <w:rFonts w:ascii="Verdana" w:hAnsi="Verdana"/>
            <w:sz w:val="28"/>
            <w:szCs w:val="28"/>
          </w:rPr>
          <w:delText xml:space="preserve">having worked for the Respondent for a </w:delText>
        </w:r>
        <w:r w:rsidR="003C6E39" w:rsidRPr="00650ADB">
          <w:rPr>
            <w:rFonts w:ascii="Verdana" w:hAnsi="Verdana"/>
            <w:sz w:val="28"/>
            <w:szCs w:val="28"/>
          </w:rPr>
          <w:delText>period of four months.</w:delText>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del>
    </w:p>
    <w:p w14:paraId="37DF9CD1" w14:textId="77777777" w:rsidR="003C6E39" w:rsidRPr="00650ADB" w:rsidRDefault="00243C86" w:rsidP="00243C86">
      <w:pPr>
        <w:numPr>
          <w:ilvl w:val="1"/>
          <w:numId w:val="4"/>
        </w:numPr>
        <w:rPr>
          <w:del w:id="266" w:author="SALSA" w:date="2026-09-25T20:05:00Z" w16du:dateUtc="2026-09-26T00:05:00Z"/>
          <w:rFonts w:ascii="Verdana" w:hAnsi="Verdana"/>
          <w:sz w:val="28"/>
          <w:szCs w:val="28"/>
        </w:rPr>
      </w:pPr>
      <w:del w:id="267" w:author="SALSA" w:date="2026-09-25T20:05:00Z" w16du:dateUtc="2026-09-26T00:05:00Z">
        <w:r w:rsidRPr="00650ADB">
          <w:rPr>
            <w:rFonts w:ascii="Verdana" w:hAnsi="Verdana"/>
            <w:sz w:val="28"/>
            <w:szCs w:val="28"/>
          </w:rPr>
          <w:delText xml:space="preserve">The </w:delText>
        </w:r>
        <w:r w:rsidR="003C6E39" w:rsidRPr="00650ADB">
          <w:rPr>
            <w:rFonts w:ascii="Verdana" w:hAnsi="Verdana"/>
            <w:sz w:val="28"/>
            <w:szCs w:val="28"/>
          </w:rPr>
          <w:delText xml:space="preserve">Respondent, </w:delText>
        </w:r>
        <w:r w:rsidRPr="00650ADB">
          <w:rPr>
            <w:rFonts w:ascii="Verdana" w:hAnsi="Verdana"/>
            <w:sz w:val="28"/>
            <w:szCs w:val="28"/>
          </w:rPr>
          <w:delText>Mananga Country</w:delText>
        </w:r>
        <w:r w:rsidR="003C6E39" w:rsidRPr="00650ADB">
          <w:rPr>
            <w:rFonts w:ascii="Verdana" w:hAnsi="Verdana"/>
            <w:sz w:val="28"/>
            <w:szCs w:val="28"/>
          </w:rPr>
          <w:delText xml:space="preserve"> Club, is the ex-employer of the Applicant. The Respondent is involved in the business of accommodation, catering and fast foods trades. It is under the ownership of </w:delText>
        </w:r>
        <w:r w:rsidRPr="00650ADB">
          <w:rPr>
            <w:rFonts w:ascii="Verdana" w:hAnsi="Verdana"/>
            <w:sz w:val="28"/>
            <w:szCs w:val="28"/>
          </w:rPr>
          <w:delText>Inyoni Yami</w:delText>
        </w:r>
        <w:r w:rsidR="003C6E39" w:rsidRPr="00650ADB">
          <w:rPr>
            <w:rFonts w:ascii="Verdana" w:hAnsi="Verdana"/>
            <w:sz w:val="28"/>
            <w:szCs w:val="28"/>
          </w:rPr>
          <w:delText xml:space="preserve"> Swaziland Irrigation Scheme</w:delText>
        </w:r>
        <w:r w:rsidR="00990839">
          <w:rPr>
            <w:rFonts w:ascii="Verdana" w:hAnsi="Verdana"/>
            <w:sz w:val="28"/>
            <w:szCs w:val="28"/>
          </w:rPr>
          <w:delText>(IYSIS)</w:delText>
        </w:r>
        <w:r w:rsidR="003C6E39" w:rsidRPr="00650ADB">
          <w:rPr>
            <w:rFonts w:ascii="Verdana" w:hAnsi="Verdana"/>
            <w:sz w:val="28"/>
            <w:szCs w:val="28"/>
          </w:rPr>
          <w:delText>. The Respondent confirms the employment relationship between the parties, but denies that the Applicant was unfairly dismissed. It alleges that there was no need to hold a disciplinary hearing as the applicant had unlawfully absented herself from duty for four consecutive days.</w:delText>
        </w:r>
      </w:del>
    </w:p>
    <w:p w14:paraId="188FBDB1" w14:textId="77777777" w:rsidR="00243C86" w:rsidRPr="00650ADB" w:rsidRDefault="00243C86" w:rsidP="00243C86">
      <w:pPr>
        <w:ind w:left="2246"/>
        <w:rPr>
          <w:del w:id="268" w:author="SALSA" w:date="2026-09-25T20:05:00Z" w16du:dateUtc="2026-09-26T00:05:00Z"/>
          <w:rFonts w:ascii="Verdana" w:hAnsi="Verdana"/>
          <w:sz w:val="28"/>
          <w:szCs w:val="28"/>
        </w:rPr>
      </w:pPr>
    </w:p>
    <w:p w14:paraId="5D6CF8E1" w14:textId="77777777" w:rsidR="003A1E73" w:rsidRPr="00650ADB" w:rsidRDefault="003A1E73" w:rsidP="003A1E73">
      <w:pPr>
        <w:pStyle w:val="ListParagraph"/>
        <w:numPr>
          <w:ilvl w:val="0"/>
          <w:numId w:val="4"/>
        </w:numPr>
        <w:rPr>
          <w:del w:id="269" w:author="SALSA" w:date="2026-09-25T20:05:00Z" w16du:dateUtc="2026-09-26T00:05:00Z"/>
          <w:rFonts w:ascii="Verdana" w:eastAsia="Calibri" w:hAnsi="Verdana"/>
          <w:b/>
          <w:sz w:val="28"/>
          <w:szCs w:val="28"/>
          <w:u w:val="single"/>
        </w:rPr>
      </w:pPr>
      <w:del w:id="270" w:author="SALSA" w:date="2026-09-25T20:05:00Z" w16du:dateUtc="2026-09-26T00:05:00Z">
        <w:r w:rsidRPr="00650ADB">
          <w:rPr>
            <w:rFonts w:ascii="Verdana" w:eastAsia="Calibri" w:hAnsi="Verdana"/>
            <w:b/>
            <w:sz w:val="28"/>
            <w:szCs w:val="28"/>
            <w:u w:val="single"/>
          </w:rPr>
          <w:delText>SURVEY OF EVIDENCE AND ARGUMENTS</w:delText>
        </w:r>
        <w:r w:rsidR="006E01C7">
          <w:rPr>
            <w:rFonts w:ascii="Verdana" w:eastAsia="Calibri" w:hAnsi="Verdana"/>
            <w:b/>
            <w:sz w:val="28"/>
            <w:szCs w:val="28"/>
            <w:u w:val="single"/>
          </w:rPr>
          <w:tab/>
          <w:delText xml:space="preserve">                                            </w:delText>
        </w:r>
        <w:r w:rsidR="006E01C7" w:rsidRPr="006E01C7">
          <w:rPr>
            <w:rFonts w:ascii="Verdana" w:eastAsia="Calibri" w:hAnsi="Verdana"/>
            <w:b/>
            <w:sz w:val="28"/>
            <w:szCs w:val="28"/>
          </w:rPr>
          <w:tab/>
        </w:r>
      </w:del>
    </w:p>
    <w:p w14:paraId="3894B7D1" w14:textId="77777777" w:rsidR="003A1E73" w:rsidRPr="00650ADB" w:rsidRDefault="003A1E73" w:rsidP="006E01C7">
      <w:pPr>
        <w:ind w:firstLine="720"/>
        <w:rPr>
          <w:del w:id="271" w:author="SALSA" w:date="2026-09-25T20:05:00Z" w16du:dateUtc="2026-09-26T00:05:00Z"/>
          <w:rFonts w:ascii="Verdana" w:eastAsia="Calibri" w:hAnsi="Verdana"/>
          <w:b/>
          <w:sz w:val="28"/>
          <w:szCs w:val="28"/>
          <w:u w:val="single"/>
        </w:rPr>
      </w:pPr>
      <w:del w:id="272" w:author="SALSA" w:date="2026-09-25T20:05:00Z" w16du:dateUtc="2026-09-26T00:05:00Z">
        <w:r w:rsidRPr="00650ADB">
          <w:rPr>
            <w:rFonts w:ascii="Verdana" w:eastAsia="Calibri" w:hAnsi="Verdana"/>
            <w:b/>
            <w:sz w:val="28"/>
            <w:szCs w:val="28"/>
            <w:u w:val="single"/>
          </w:rPr>
          <w:delText>The Applicant’s Version;</w:delText>
        </w:r>
      </w:del>
    </w:p>
    <w:p w14:paraId="3C5C8BDE" w14:textId="77777777" w:rsidR="003A1E73" w:rsidRPr="00650ADB" w:rsidRDefault="003A1E73" w:rsidP="003A1E73">
      <w:pPr>
        <w:rPr>
          <w:del w:id="273" w:author="SALSA" w:date="2026-09-25T20:05:00Z" w16du:dateUtc="2026-09-26T00:05:00Z"/>
          <w:rFonts w:ascii="Verdana" w:eastAsia="Calibri" w:hAnsi="Verdana"/>
          <w:b/>
          <w:sz w:val="28"/>
          <w:szCs w:val="28"/>
          <w:u w:val="single"/>
        </w:rPr>
      </w:pPr>
    </w:p>
    <w:p w14:paraId="456E8D4E" w14:textId="77777777" w:rsidR="00993BC5" w:rsidRPr="00650ADB" w:rsidRDefault="003A1E73" w:rsidP="003A1E73">
      <w:pPr>
        <w:numPr>
          <w:ilvl w:val="1"/>
          <w:numId w:val="4"/>
        </w:numPr>
        <w:rPr>
          <w:del w:id="274" w:author="SALSA" w:date="2026-09-25T20:05:00Z" w16du:dateUtc="2026-09-26T00:05:00Z"/>
          <w:rFonts w:ascii="Verdana" w:hAnsi="Verdana"/>
          <w:sz w:val="28"/>
          <w:szCs w:val="28"/>
        </w:rPr>
      </w:pPr>
      <w:del w:id="275" w:author="SALSA" w:date="2026-09-25T20:05:00Z" w16du:dateUtc="2026-09-26T00:05:00Z">
        <w:r w:rsidRPr="00650ADB">
          <w:rPr>
            <w:rFonts w:ascii="Verdana" w:hAnsi="Verdana"/>
            <w:sz w:val="28"/>
            <w:szCs w:val="28"/>
          </w:rPr>
          <w:delText xml:space="preserve">Under </w:delText>
        </w:r>
        <w:r w:rsidR="00993BC5" w:rsidRPr="00650ADB">
          <w:rPr>
            <w:rFonts w:ascii="Verdana" w:hAnsi="Verdana"/>
            <w:sz w:val="28"/>
            <w:szCs w:val="28"/>
          </w:rPr>
          <w:delText>oath, the Applicant testified that she is aged 41 years. She is a single parent for one child</w:delText>
        </w:r>
        <w:r w:rsidR="008979AF">
          <w:rPr>
            <w:rFonts w:ascii="Verdana" w:hAnsi="Verdana"/>
            <w:sz w:val="28"/>
            <w:szCs w:val="28"/>
          </w:rPr>
          <w:delText>(22)</w:delText>
        </w:r>
        <w:r w:rsidR="00993BC5" w:rsidRPr="00650ADB">
          <w:rPr>
            <w:rFonts w:ascii="Verdana" w:hAnsi="Verdana"/>
            <w:sz w:val="28"/>
            <w:szCs w:val="28"/>
          </w:rPr>
          <w:delText>. She is a professional or qualified cook as she possesses a certificate in Hotel and Catering obtained from the Swaziland College of Technology (SCOT).</w:delText>
        </w:r>
        <w:r w:rsidR="00500F3C">
          <w:rPr>
            <w:rFonts w:ascii="Verdana" w:hAnsi="Verdana"/>
            <w:sz w:val="28"/>
            <w:szCs w:val="28"/>
          </w:rPr>
          <w:tab/>
        </w:r>
        <w:r w:rsidR="00500F3C">
          <w:rPr>
            <w:rFonts w:ascii="Verdana" w:hAnsi="Verdana"/>
            <w:sz w:val="28"/>
            <w:szCs w:val="28"/>
          </w:rPr>
          <w:tab/>
        </w:r>
        <w:r w:rsidR="00500F3C">
          <w:rPr>
            <w:rFonts w:ascii="Verdana" w:hAnsi="Verdana"/>
            <w:sz w:val="28"/>
            <w:szCs w:val="28"/>
          </w:rPr>
          <w:tab/>
        </w:r>
        <w:r w:rsidR="00500F3C">
          <w:rPr>
            <w:rFonts w:ascii="Verdana" w:hAnsi="Verdana"/>
            <w:sz w:val="28"/>
            <w:szCs w:val="28"/>
          </w:rPr>
          <w:tab/>
        </w:r>
        <w:r w:rsidR="00500F3C">
          <w:rPr>
            <w:rFonts w:ascii="Verdana" w:hAnsi="Verdana"/>
            <w:sz w:val="28"/>
            <w:szCs w:val="28"/>
          </w:rPr>
          <w:tab/>
        </w:r>
        <w:r w:rsidR="00500F3C">
          <w:rPr>
            <w:rFonts w:ascii="Verdana" w:hAnsi="Verdana"/>
            <w:sz w:val="28"/>
            <w:szCs w:val="28"/>
          </w:rPr>
          <w:tab/>
        </w:r>
        <w:r w:rsidR="00500F3C">
          <w:rPr>
            <w:rFonts w:ascii="Verdana" w:hAnsi="Verdana"/>
            <w:sz w:val="28"/>
            <w:szCs w:val="28"/>
          </w:rPr>
          <w:tab/>
        </w:r>
      </w:del>
    </w:p>
    <w:p w14:paraId="3D2FB204" w14:textId="77777777" w:rsidR="00993BC5" w:rsidRPr="00650ADB" w:rsidRDefault="003A1E73" w:rsidP="003A1E73">
      <w:pPr>
        <w:numPr>
          <w:ilvl w:val="1"/>
          <w:numId w:val="4"/>
        </w:numPr>
        <w:rPr>
          <w:del w:id="276" w:author="SALSA" w:date="2026-09-25T20:05:00Z" w16du:dateUtc="2026-09-26T00:05:00Z"/>
          <w:rFonts w:ascii="Verdana" w:hAnsi="Verdana"/>
          <w:sz w:val="28"/>
          <w:szCs w:val="28"/>
        </w:rPr>
      </w:pPr>
      <w:del w:id="277" w:author="SALSA" w:date="2026-09-25T20:05:00Z" w16du:dateUtc="2026-09-26T00:05:00Z">
        <w:r w:rsidRPr="00650ADB">
          <w:rPr>
            <w:rFonts w:ascii="Verdana" w:hAnsi="Verdana"/>
            <w:sz w:val="28"/>
            <w:szCs w:val="28"/>
          </w:rPr>
          <w:delText xml:space="preserve">The </w:delText>
        </w:r>
        <w:r w:rsidR="00993BC5" w:rsidRPr="00650ADB">
          <w:rPr>
            <w:rFonts w:ascii="Verdana" w:hAnsi="Verdana"/>
            <w:sz w:val="28"/>
            <w:szCs w:val="28"/>
          </w:rPr>
          <w:delText>Applicant gave evidence as to how she did not report for duty for a period of four consecutive days, beginning from the 28</w:delText>
        </w:r>
        <w:r w:rsidR="00993BC5" w:rsidRPr="00650ADB">
          <w:rPr>
            <w:rFonts w:ascii="Verdana" w:hAnsi="Verdana"/>
            <w:sz w:val="28"/>
            <w:szCs w:val="28"/>
            <w:vertAlign w:val="superscript"/>
          </w:rPr>
          <w:delText>th</w:delText>
        </w:r>
        <w:r w:rsidR="00993BC5" w:rsidRPr="00650ADB">
          <w:rPr>
            <w:rFonts w:ascii="Verdana" w:hAnsi="Verdana"/>
            <w:sz w:val="28"/>
            <w:szCs w:val="28"/>
          </w:rPr>
          <w:delText xml:space="preserve"> January, 2010 up to</w:delText>
        </w:r>
        <w:r w:rsidR="00500F3C">
          <w:rPr>
            <w:rFonts w:ascii="Verdana" w:hAnsi="Verdana"/>
            <w:sz w:val="28"/>
            <w:szCs w:val="28"/>
          </w:rPr>
          <w:delText xml:space="preserve"> and</w:delText>
        </w:r>
        <w:r w:rsidR="00993BC5" w:rsidRPr="00650ADB">
          <w:rPr>
            <w:rFonts w:ascii="Verdana" w:hAnsi="Verdana"/>
            <w:sz w:val="28"/>
            <w:szCs w:val="28"/>
          </w:rPr>
          <w:delText xml:space="preserve"> including the 31</w:delText>
        </w:r>
        <w:r w:rsidR="00993BC5" w:rsidRPr="00650ADB">
          <w:rPr>
            <w:rFonts w:ascii="Verdana" w:hAnsi="Verdana"/>
            <w:sz w:val="28"/>
            <w:szCs w:val="28"/>
            <w:vertAlign w:val="superscript"/>
          </w:rPr>
          <w:delText>st</w:delText>
        </w:r>
        <w:r w:rsidR="00993BC5" w:rsidRPr="00650ADB">
          <w:rPr>
            <w:rFonts w:ascii="Verdana" w:hAnsi="Verdana"/>
            <w:sz w:val="28"/>
            <w:szCs w:val="28"/>
          </w:rPr>
          <w:delText xml:space="preserve"> January, 2010.</w:delText>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del>
    </w:p>
    <w:p w14:paraId="69CD24A2" w14:textId="77777777" w:rsidR="008547D8" w:rsidRPr="00650ADB" w:rsidRDefault="00E34F67" w:rsidP="003A1E73">
      <w:pPr>
        <w:numPr>
          <w:ilvl w:val="1"/>
          <w:numId w:val="4"/>
        </w:numPr>
        <w:rPr>
          <w:del w:id="278" w:author="SALSA" w:date="2026-09-25T20:05:00Z" w16du:dateUtc="2026-09-26T00:05:00Z"/>
          <w:rFonts w:ascii="Verdana" w:hAnsi="Verdana"/>
          <w:sz w:val="28"/>
          <w:szCs w:val="28"/>
        </w:rPr>
      </w:pPr>
      <w:del w:id="279" w:author="SALSA" w:date="2026-09-25T20:05:00Z" w16du:dateUtc="2026-09-26T00:05:00Z">
        <w:r>
          <w:rPr>
            <w:rFonts w:ascii="Verdana" w:hAnsi="Verdana"/>
            <w:sz w:val="28"/>
            <w:szCs w:val="28"/>
          </w:rPr>
          <w:delText>Sh</w:delText>
        </w:r>
        <w:r w:rsidR="003A1E73" w:rsidRPr="00650ADB">
          <w:rPr>
            <w:rFonts w:ascii="Verdana" w:hAnsi="Verdana"/>
            <w:sz w:val="28"/>
            <w:szCs w:val="28"/>
          </w:rPr>
          <w:delText>e says</w:delText>
        </w:r>
        <w:r w:rsidR="00993BC5" w:rsidRPr="00650ADB">
          <w:rPr>
            <w:rFonts w:ascii="Verdana" w:hAnsi="Verdana"/>
            <w:sz w:val="28"/>
            <w:szCs w:val="28"/>
          </w:rPr>
          <w:delText xml:space="preserve"> on waking up on the 28</w:delText>
        </w:r>
        <w:r w:rsidR="00993BC5" w:rsidRPr="00650ADB">
          <w:rPr>
            <w:rFonts w:ascii="Verdana" w:hAnsi="Verdana"/>
            <w:sz w:val="28"/>
            <w:szCs w:val="28"/>
            <w:vertAlign w:val="superscript"/>
          </w:rPr>
          <w:delText>th</w:delText>
        </w:r>
        <w:r w:rsidR="00993BC5" w:rsidRPr="00650ADB">
          <w:rPr>
            <w:rFonts w:ascii="Verdana" w:hAnsi="Verdana"/>
            <w:sz w:val="28"/>
            <w:szCs w:val="28"/>
          </w:rPr>
          <w:delText xml:space="preserve"> January, 2010 she observed that her left eye was swollen. She called on her immediate neighbo</w:delText>
        </w:r>
        <w:r>
          <w:rPr>
            <w:rFonts w:ascii="Verdana" w:hAnsi="Verdana"/>
            <w:sz w:val="28"/>
            <w:szCs w:val="28"/>
          </w:rPr>
          <w:delText>u</w:delText>
        </w:r>
        <w:r w:rsidR="00993BC5" w:rsidRPr="00650ADB">
          <w:rPr>
            <w:rFonts w:ascii="Verdana" w:hAnsi="Verdana"/>
            <w:sz w:val="28"/>
            <w:szCs w:val="28"/>
          </w:rPr>
          <w:delText>r and co-worker</w:delText>
        </w:r>
        <w:r w:rsidR="009B432C">
          <w:rPr>
            <w:rFonts w:ascii="Verdana" w:hAnsi="Verdana"/>
            <w:sz w:val="28"/>
            <w:szCs w:val="28"/>
          </w:rPr>
          <w:delText xml:space="preserve">, </w:delText>
        </w:r>
        <w:r w:rsidR="00993BC5" w:rsidRPr="00650ADB">
          <w:rPr>
            <w:rFonts w:ascii="Verdana" w:hAnsi="Verdana"/>
            <w:sz w:val="28"/>
            <w:szCs w:val="28"/>
          </w:rPr>
          <w:delText>one Nompumelelo Dlamini</w:delText>
        </w:r>
        <w:r w:rsidR="009B432C">
          <w:rPr>
            <w:rFonts w:ascii="Verdana" w:hAnsi="Verdana"/>
            <w:sz w:val="28"/>
            <w:szCs w:val="28"/>
          </w:rPr>
          <w:delText>,</w:delText>
        </w:r>
        <w:r w:rsidR="00993BC5" w:rsidRPr="00650ADB">
          <w:rPr>
            <w:rFonts w:ascii="Verdana" w:hAnsi="Verdana"/>
            <w:sz w:val="28"/>
            <w:szCs w:val="28"/>
          </w:rPr>
          <w:delText xml:space="preserve"> to inspect the eye with a view of ascertaining the cause of the infection. Nompumelelo could not be </w:delText>
        </w:r>
        <w:r w:rsidR="008547D8" w:rsidRPr="00650ADB">
          <w:rPr>
            <w:rFonts w:ascii="Verdana" w:hAnsi="Verdana"/>
            <w:sz w:val="28"/>
            <w:szCs w:val="28"/>
          </w:rPr>
          <w:delText>successful in getting to the cause of the bulging of the eye. The latter subsequently left the Applicant and reported for work.</w:delText>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del>
    </w:p>
    <w:p w14:paraId="7E034B3E" w14:textId="77777777" w:rsidR="00993BC5" w:rsidRPr="00650ADB" w:rsidRDefault="003A1E73" w:rsidP="003A1E73">
      <w:pPr>
        <w:numPr>
          <w:ilvl w:val="1"/>
          <w:numId w:val="4"/>
        </w:numPr>
        <w:rPr>
          <w:del w:id="280" w:author="SALSA" w:date="2026-09-25T20:05:00Z" w16du:dateUtc="2026-09-26T00:05:00Z"/>
          <w:rFonts w:ascii="Verdana" w:hAnsi="Verdana"/>
          <w:sz w:val="28"/>
          <w:szCs w:val="28"/>
        </w:rPr>
      </w:pPr>
      <w:del w:id="281" w:author="SALSA" w:date="2026-09-25T20:05:00Z" w16du:dateUtc="2026-09-26T00:05:00Z">
        <w:r w:rsidRPr="00650ADB">
          <w:rPr>
            <w:rFonts w:ascii="Verdana" w:hAnsi="Verdana"/>
            <w:sz w:val="28"/>
            <w:szCs w:val="28"/>
          </w:rPr>
          <w:delText xml:space="preserve">The </w:delText>
        </w:r>
        <w:r w:rsidR="00FB71A2">
          <w:rPr>
            <w:rFonts w:ascii="Verdana" w:hAnsi="Verdana"/>
            <w:sz w:val="28"/>
            <w:szCs w:val="28"/>
          </w:rPr>
          <w:delText>Applicant</w:delText>
        </w:r>
        <w:r w:rsidR="008547D8" w:rsidRPr="00650ADB">
          <w:rPr>
            <w:rFonts w:ascii="Verdana" w:hAnsi="Verdana"/>
            <w:sz w:val="28"/>
            <w:szCs w:val="28"/>
          </w:rPr>
          <w:delText xml:space="preserve"> decided to report at Hospital for treatment. She went to </w:delText>
        </w:r>
        <w:r w:rsidRPr="00650ADB">
          <w:rPr>
            <w:rFonts w:ascii="Verdana" w:hAnsi="Verdana"/>
            <w:sz w:val="28"/>
            <w:szCs w:val="28"/>
          </w:rPr>
          <w:delText>Matsenjeni Health</w:delText>
        </w:r>
        <w:r w:rsidR="008547D8" w:rsidRPr="00650ADB">
          <w:rPr>
            <w:rFonts w:ascii="Verdana" w:hAnsi="Verdana"/>
            <w:sz w:val="28"/>
            <w:szCs w:val="28"/>
          </w:rPr>
          <w:delText xml:space="preserve"> Center where she was examined, treated and given some three (3) days off </w:delText>
        </w:r>
        <w:r w:rsidRPr="00650ADB">
          <w:rPr>
            <w:rFonts w:ascii="Verdana" w:hAnsi="Verdana"/>
            <w:sz w:val="28"/>
            <w:szCs w:val="28"/>
          </w:rPr>
          <w:delText xml:space="preserve">duty. </w:delText>
        </w:r>
        <w:r w:rsidR="008547D8" w:rsidRPr="00650ADB">
          <w:rPr>
            <w:rFonts w:ascii="Verdana" w:hAnsi="Verdana"/>
            <w:sz w:val="28"/>
            <w:szCs w:val="28"/>
          </w:rPr>
          <w:delText>She produced a sick sheet to that effect annexed on the Report of Disp</w:delText>
        </w:r>
        <w:r w:rsidR="005A7D3A">
          <w:rPr>
            <w:rFonts w:ascii="Verdana" w:hAnsi="Verdana"/>
            <w:sz w:val="28"/>
            <w:szCs w:val="28"/>
          </w:rPr>
          <w:delText xml:space="preserve">ute Form bearing the hospital’s </w:delText>
        </w:r>
        <w:r w:rsidR="008547D8" w:rsidRPr="00650ADB">
          <w:rPr>
            <w:rFonts w:ascii="Verdana" w:hAnsi="Verdana"/>
            <w:sz w:val="28"/>
            <w:szCs w:val="28"/>
          </w:rPr>
          <w:delText>official stamp and signed by a doctor.</w:delText>
        </w:r>
        <w:r w:rsidR="00FB71A2">
          <w:rPr>
            <w:rFonts w:ascii="Verdana" w:hAnsi="Verdana"/>
            <w:sz w:val="28"/>
            <w:szCs w:val="28"/>
          </w:rPr>
          <w:tab/>
        </w:r>
        <w:r w:rsidR="00FB71A2">
          <w:rPr>
            <w:rFonts w:ascii="Verdana" w:hAnsi="Verdana"/>
            <w:sz w:val="28"/>
            <w:szCs w:val="28"/>
          </w:rPr>
          <w:tab/>
        </w:r>
        <w:r w:rsidR="00FB71A2">
          <w:rPr>
            <w:rFonts w:ascii="Verdana" w:hAnsi="Verdana"/>
            <w:sz w:val="28"/>
            <w:szCs w:val="28"/>
          </w:rPr>
          <w:tab/>
        </w:r>
        <w:r w:rsidR="00FB71A2">
          <w:rPr>
            <w:rFonts w:ascii="Verdana" w:hAnsi="Verdana"/>
            <w:sz w:val="28"/>
            <w:szCs w:val="28"/>
          </w:rPr>
          <w:tab/>
        </w:r>
        <w:r w:rsidR="00FB71A2">
          <w:rPr>
            <w:rFonts w:ascii="Verdana" w:hAnsi="Verdana"/>
            <w:sz w:val="28"/>
            <w:szCs w:val="28"/>
          </w:rPr>
          <w:tab/>
        </w:r>
        <w:r w:rsidR="00FB71A2">
          <w:rPr>
            <w:rFonts w:ascii="Verdana" w:hAnsi="Verdana"/>
            <w:sz w:val="28"/>
            <w:szCs w:val="28"/>
          </w:rPr>
          <w:tab/>
        </w:r>
        <w:r w:rsidR="00FB71A2">
          <w:rPr>
            <w:rFonts w:ascii="Verdana" w:hAnsi="Verdana"/>
            <w:sz w:val="28"/>
            <w:szCs w:val="28"/>
          </w:rPr>
          <w:tab/>
        </w:r>
      </w:del>
    </w:p>
    <w:p w14:paraId="5F6A750B" w14:textId="77777777" w:rsidR="008547D8" w:rsidRPr="00650ADB" w:rsidRDefault="003A1E73" w:rsidP="003A1E73">
      <w:pPr>
        <w:numPr>
          <w:ilvl w:val="1"/>
          <w:numId w:val="4"/>
        </w:numPr>
        <w:rPr>
          <w:del w:id="282" w:author="SALSA" w:date="2026-09-25T20:05:00Z" w16du:dateUtc="2026-09-26T00:05:00Z"/>
          <w:rFonts w:ascii="Verdana" w:hAnsi="Verdana"/>
          <w:sz w:val="28"/>
          <w:szCs w:val="28"/>
        </w:rPr>
      </w:pPr>
      <w:del w:id="283" w:author="SALSA" w:date="2026-09-25T20:05:00Z" w16du:dateUtc="2026-09-26T00:05:00Z">
        <w:r w:rsidRPr="00650ADB">
          <w:rPr>
            <w:rFonts w:ascii="Verdana" w:hAnsi="Verdana"/>
            <w:sz w:val="28"/>
            <w:szCs w:val="28"/>
          </w:rPr>
          <w:delText xml:space="preserve">According </w:delText>
        </w:r>
        <w:r w:rsidR="008547D8" w:rsidRPr="00650ADB">
          <w:rPr>
            <w:rFonts w:ascii="Verdana" w:hAnsi="Verdana"/>
            <w:sz w:val="28"/>
            <w:szCs w:val="28"/>
          </w:rPr>
          <w:delText>to the sick sheet, the three days off duty</w:delText>
        </w:r>
        <w:r w:rsidR="00976EF6">
          <w:rPr>
            <w:rFonts w:ascii="Verdana" w:hAnsi="Verdana"/>
            <w:sz w:val="28"/>
            <w:szCs w:val="28"/>
          </w:rPr>
          <w:delText xml:space="preserve"> was</w:delText>
        </w:r>
        <w:r w:rsidR="008547D8" w:rsidRPr="00650ADB">
          <w:rPr>
            <w:rFonts w:ascii="Verdana" w:hAnsi="Verdana"/>
            <w:sz w:val="28"/>
            <w:szCs w:val="28"/>
          </w:rPr>
          <w:delText xml:space="preserve"> with effect from the 28</w:delText>
        </w:r>
        <w:r w:rsidR="008547D8" w:rsidRPr="00650ADB">
          <w:rPr>
            <w:rFonts w:ascii="Verdana" w:hAnsi="Verdana"/>
            <w:sz w:val="28"/>
            <w:szCs w:val="28"/>
            <w:vertAlign w:val="superscript"/>
          </w:rPr>
          <w:delText>th</w:delText>
        </w:r>
        <w:r w:rsidR="008547D8" w:rsidRPr="00650ADB">
          <w:rPr>
            <w:rFonts w:ascii="Verdana" w:hAnsi="Verdana"/>
            <w:sz w:val="28"/>
            <w:szCs w:val="28"/>
          </w:rPr>
          <w:delText xml:space="preserve"> January, 2010; which means the Applicant had to report for </w:delText>
        </w:r>
        <w:r w:rsidR="007A5F5D" w:rsidRPr="00650ADB">
          <w:rPr>
            <w:rFonts w:ascii="Verdana" w:hAnsi="Verdana"/>
            <w:sz w:val="28"/>
            <w:szCs w:val="28"/>
          </w:rPr>
          <w:delText>work on the 31</w:delText>
        </w:r>
        <w:r w:rsidR="007A5F5D" w:rsidRPr="00650ADB">
          <w:rPr>
            <w:rFonts w:ascii="Verdana" w:hAnsi="Verdana"/>
            <w:sz w:val="28"/>
            <w:szCs w:val="28"/>
            <w:vertAlign w:val="superscript"/>
          </w:rPr>
          <w:delText>st</w:delText>
        </w:r>
        <w:r w:rsidR="007A5F5D" w:rsidRPr="00650ADB">
          <w:rPr>
            <w:rFonts w:ascii="Verdana" w:hAnsi="Verdana"/>
            <w:sz w:val="28"/>
            <w:szCs w:val="28"/>
          </w:rPr>
          <w:delText xml:space="preserve"> January, 2010. The Applicant argued that inasmuch as she did not report for work Sunday the 31</w:delText>
        </w:r>
        <w:r w:rsidR="007A5F5D" w:rsidRPr="00650ADB">
          <w:rPr>
            <w:rFonts w:ascii="Verdana" w:hAnsi="Verdana"/>
            <w:sz w:val="28"/>
            <w:szCs w:val="28"/>
            <w:vertAlign w:val="superscript"/>
          </w:rPr>
          <w:delText>st</w:delText>
        </w:r>
        <w:r w:rsidR="007A5F5D" w:rsidRPr="00650ADB">
          <w:rPr>
            <w:rFonts w:ascii="Verdana" w:hAnsi="Verdana"/>
            <w:sz w:val="28"/>
            <w:szCs w:val="28"/>
          </w:rPr>
          <w:delText xml:space="preserve"> </w:delText>
        </w:r>
        <w:r w:rsidR="008811AA" w:rsidRPr="00650ADB">
          <w:rPr>
            <w:rFonts w:ascii="Verdana" w:hAnsi="Verdana"/>
            <w:sz w:val="28"/>
            <w:szCs w:val="28"/>
          </w:rPr>
          <w:delText>January</w:delText>
        </w:r>
        <w:r w:rsidR="007A5F5D" w:rsidRPr="00650ADB">
          <w:rPr>
            <w:rFonts w:ascii="Verdana" w:hAnsi="Verdana"/>
            <w:sz w:val="28"/>
            <w:szCs w:val="28"/>
          </w:rPr>
          <w:delText xml:space="preserve">, 2010, she was going to apply </w:delText>
        </w:r>
        <w:r w:rsidR="00E23050">
          <w:rPr>
            <w:rFonts w:ascii="Verdana" w:hAnsi="Verdana"/>
            <w:sz w:val="28"/>
            <w:szCs w:val="28"/>
          </w:rPr>
          <w:delText xml:space="preserve">for </w:delText>
        </w:r>
        <w:r w:rsidR="007A5F5D" w:rsidRPr="00650ADB">
          <w:rPr>
            <w:rFonts w:ascii="Verdana" w:hAnsi="Verdana"/>
            <w:sz w:val="28"/>
            <w:szCs w:val="28"/>
          </w:rPr>
          <w:delText xml:space="preserve">that day </w:delText>
        </w:r>
        <w:r w:rsidR="00E23050">
          <w:rPr>
            <w:rFonts w:ascii="Verdana" w:hAnsi="Verdana"/>
            <w:sz w:val="28"/>
            <w:szCs w:val="28"/>
          </w:rPr>
          <w:delText xml:space="preserve">to </w:delText>
        </w:r>
        <w:r w:rsidR="007A5F5D" w:rsidRPr="00650ADB">
          <w:rPr>
            <w:rFonts w:ascii="Verdana" w:hAnsi="Verdana"/>
            <w:sz w:val="28"/>
            <w:szCs w:val="28"/>
          </w:rPr>
          <w:delText>be incorporated into her official leave days.</w:delText>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del>
    </w:p>
    <w:p w14:paraId="12191A04" w14:textId="77777777" w:rsidR="007A5F5D" w:rsidRPr="00650ADB" w:rsidRDefault="008B6542" w:rsidP="003A1E73">
      <w:pPr>
        <w:numPr>
          <w:ilvl w:val="1"/>
          <w:numId w:val="4"/>
        </w:numPr>
        <w:rPr>
          <w:del w:id="284" w:author="SALSA" w:date="2026-09-25T20:05:00Z" w16du:dateUtc="2026-09-26T00:05:00Z"/>
          <w:rFonts w:ascii="Verdana" w:hAnsi="Verdana"/>
          <w:sz w:val="28"/>
          <w:szCs w:val="28"/>
        </w:rPr>
      </w:pPr>
      <w:del w:id="285" w:author="SALSA" w:date="2026-09-25T20:05:00Z" w16du:dateUtc="2026-09-26T00:05:00Z">
        <w:r w:rsidRPr="00650ADB">
          <w:rPr>
            <w:rFonts w:ascii="Verdana" w:hAnsi="Verdana"/>
            <w:sz w:val="28"/>
            <w:szCs w:val="28"/>
          </w:rPr>
          <w:delText>The Applicant</w:delText>
        </w:r>
        <w:r w:rsidR="007A5F5D" w:rsidRPr="00650ADB">
          <w:rPr>
            <w:rFonts w:ascii="Verdana" w:hAnsi="Verdana"/>
            <w:sz w:val="28"/>
            <w:szCs w:val="28"/>
          </w:rPr>
          <w:delText xml:space="preserve"> testified that on Mondays she is</w:delText>
        </w:r>
        <w:r w:rsidR="009A516E">
          <w:rPr>
            <w:rFonts w:ascii="Verdana" w:hAnsi="Verdana"/>
            <w:sz w:val="28"/>
            <w:szCs w:val="28"/>
          </w:rPr>
          <w:delText xml:space="preserve"> usually</w:delText>
        </w:r>
        <w:r w:rsidR="007A5F5D" w:rsidRPr="00650ADB">
          <w:rPr>
            <w:rFonts w:ascii="Verdana" w:hAnsi="Verdana"/>
            <w:sz w:val="28"/>
            <w:szCs w:val="28"/>
          </w:rPr>
          <w:delText xml:space="preserve"> off-duty and that before she could get to work on Tuesday the 2</w:delText>
        </w:r>
        <w:r w:rsidR="007A5F5D" w:rsidRPr="00650ADB">
          <w:rPr>
            <w:rFonts w:ascii="Verdana" w:hAnsi="Verdana"/>
            <w:sz w:val="28"/>
            <w:szCs w:val="28"/>
            <w:vertAlign w:val="superscript"/>
          </w:rPr>
          <w:delText>nd</w:delText>
        </w:r>
        <w:r w:rsidR="007A5F5D" w:rsidRPr="00650ADB">
          <w:rPr>
            <w:rFonts w:ascii="Verdana" w:hAnsi="Verdana"/>
            <w:sz w:val="28"/>
            <w:szCs w:val="28"/>
          </w:rPr>
          <w:delText xml:space="preserve"> Februa</w:delText>
        </w:r>
        <w:r w:rsidR="008D748A">
          <w:rPr>
            <w:rFonts w:ascii="Verdana" w:hAnsi="Verdana"/>
            <w:sz w:val="28"/>
            <w:szCs w:val="28"/>
          </w:rPr>
          <w:delText xml:space="preserve">ry, 2010 she met her co-worker, </w:delText>
        </w:r>
        <w:r w:rsidR="007A5F5D" w:rsidRPr="00650ADB">
          <w:rPr>
            <w:rFonts w:ascii="Verdana" w:hAnsi="Verdana"/>
            <w:sz w:val="28"/>
            <w:szCs w:val="28"/>
          </w:rPr>
          <w:delText xml:space="preserve">Nompumelelo </w:delText>
        </w:r>
        <w:r w:rsidRPr="00650ADB">
          <w:rPr>
            <w:rFonts w:ascii="Verdana" w:hAnsi="Verdana"/>
            <w:sz w:val="28"/>
            <w:szCs w:val="28"/>
          </w:rPr>
          <w:delText>Dlamini,</w:delText>
        </w:r>
        <w:r w:rsidR="007A5F5D" w:rsidRPr="00650ADB">
          <w:rPr>
            <w:rFonts w:ascii="Verdana" w:hAnsi="Verdana"/>
            <w:sz w:val="28"/>
            <w:szCs w:val="28"/>
          </w:rPr>
          <w:delText xml:space="preserve"> who gave her a letter from her employer. This happened to be the very letter that set these unfair dismissal proceedings in motion. </w:delText>
        </w:r>
        <w:r w:rsidR="00D66959">
          <w:rPr>
            <w:rFonts w:ascii="Verdana" w:hAnsi="Verdana"/>
            <w:sz w:val="28"/>
            <w:szCs w:val="28"/>
          </w:rPr>
          <w:tab/>
        </w:r>
        <w:r w:rsidR="00D66959">
          <w:rPr>
            <w:rFonts w:ascii="Verdana" w:hAnsi="Verdana"/>
            <w:sz w:val="28"/>
            <w:szCs w:val="28"/>
          </w:rPr>
          <w:tab/>
        </w:r>
        <w:r w:rsidR="00D66959">
          <w:rPr>
            <w:rFonts w:ascii="Verdana" w:hAnsi="Verdana"/>
            <w:sz w:val="28"/>
            <w:szCs w:val="28"/>
          </w:rPr>
          <w:tab/>
        </w:r>
        <w:r w:rsidR="00D66959">
          <w:rPr>
            <w:rFonts w:ascii="Verdana" w:hAnsi="Verdana"/>
            <w:sz w:val="28"/>
            <w:szCs w:val="28"/>
          </w:rPr>
          <w:tab/>
        </w:r>
        <w:r w:rsidR="00D66959">
          <w:rPr>
            <w:rFonts w:ascii="Verdana" w:hAnsi="Verdana"/>
            <w:sz w:val="28"/>
            <w:szCs w:val="28"/>
          </w:rPr>
          <w:tab/>
        </w:r>
        <w:r w:rsidR="00D66959">
          <w:rPr>
            <w:rFonts w:ascii="Verdana" w:hAnsi="Verdana"/>
            <w:sz w:val="28"/>
            <w:szCs w:val="28"/>
          </w:rPr>
          <w:tab/>
        </w:r>
        <w:r w:rsidR="00D66959">
          <w:rPr>
            <w:rFonts w:ascii="Verdana" w:hAnsi="Verdana"/>
            <w:sz w:val="28"/>
            <w:szCs w:val="28"/>
          </w:rPr>
          <w:tab/>
        </w:r>
      </w:del>
    </w:p>
    <w:p w14:paraId="6807B7F5" w14:textId="77777777" w:rsidR="007A5F5D" w:rsidRPr="00650ADB" w:rsidRDefault="003A1E73" w:rsidP="003A1E73">
      <w:pPr>
        <w:numPr>
          <w:ilvl w:val="1"/>
          <w:numId w:val="4"/>
        </w:numPr>
        <w:rPr>
          <w:del w:id="286" w:author="SALSA" w:date="2026-09-25T20:05:00Z" w16du:dateUtc="2026-09-26T00:05:00Z"/>
          <w:rFonts w:ascii="Verdana" w:hAnsi="Verdana"/>
          <w:sz w:val="28"/>
          <w:szCs w:val="28"/>
        </w:rPr>
      </w:pPr>
      <w:del w:id="287" w:author="SALSA" w:date="2026-09-25T20:05:00Z" w16du:dateUtc="2026-09-26T00:05:00Z">
        <w:r w:rsidRPr="00650ADB">
          <w:rPr>
            <w:rFonts w:ascii="Verdana" w:hAnsi="Verdana"/>
            <w:sz w:val="28"/>
            <w:szCs w:val="28"/>
          </w:rPr>
          <w:delText xml:space="preserve">The </w:delText>
        </w:r>
        <w:r w:rsidR="007A5F5D" w:rsidRPr="00650ADB">
          <w:rPr>
            <w:rFonts w:ascii="Verdana" w:hAnsi="Verdana"/>
            <w:sz w:val="28"/>
            <w:szCs w:val="28"/>
          </w:rPr>
          <w:delText>Applicant is aggrieved with the manner her services were terminated i</w:delText>
        </w:r>
        <w:r w:rsidR="00B068E0">
          <w:rPr>
            <w:rFonts w:ascii="Verdana" w:hAnsi="Verdana"/>
            <w:sz w:val="28"/>
            <w:szCs w:val="28"/>
          </w:rPr>
          <w:delText>nsofar as she was not afforded a</w:delText>
        </w:r>
        <w:r w:rsidR="007A5F5D" w:rsidRPr="00650ADB">
          <w:rPr>
            <w:rFonts w:ascii="Verdana" w:hAnsi="Verdana"/>
            <w:sz w:val="28"/>
            <w:szCs w:val="28"/>
          </w:rPr>
          <w:delText>n opportunity to explain her absence from work and is thus crying procedural unfairness of the dismissal.</w:delText>
        </w:r>
        <w:r w:rsidR="00B068E0">
          <w:rPr>
            <w:rFonts w:ascii="Verdana" w:hAnsi="Verdana"/>
            <w:sz w:val="28"/>
            <w:szCs w:val="28"/>
          </w:rPr>
          <w:tab/>
        </w:r>
        <w:r w:rsidR="00B068E0">
          <w:rPr>
            <w:rFonts w:ascii="Verdana" w:hAnsi="Verdana"/>
            <w:sz w:val="28"/>
            <w:szCs w:val="28"/>
          </w:rPr>
          <w:tab/>
        </w:r>
        <w:r w:rsidR="00B068E0">
          <w:rPr>
            <w:rFonts w:ascii="Verdana" w:hAnsi="Verdana"/>
            <w:sz w:val="28"/>
            <w:szCs w:val="28"/>
          </w:rPr>
          <w:tab/>
        </w:r>
        <w:r w:rsidR="00B068E0">
          <w:rPr>
            <w:rFonts w:ascii="Verdana" w:hAnsi="Verdana"/>
            <w:sz w:val="28"/>
            <w:szCs w:val="28"/>
          </w:rPr>
          <w:tab/>
        </w:r>
        <w:r w:rsidR="00B068E0">
          <w:rPr>
            <w:rFonts w:ascii="Verdana" w:hAnsi="Verdana"/>
            <w:sz w:val="28"/>
            <w:szCs w:val="28"/>
          </w:rPr>
          <w:tab/>
        </w:r>
        <w:r w:rsidR="00B068E0">
          <w:rPr>
            <w:rFonts w:ascii="Verdana" w:hAnsi="Verdana"/>
            <w:sz w:val="28"/>
            <w:szCs w:val="28"/>
          </w:rPr>
          <w:tab/>
        </w:r>
      </w:del>
    </w:p>
    <w:p w14:paraId="0B292E2A" w14:textId="77777777" w:rsidR="007A5F5D" w:rsidRPr="00650ADB" w:rsidRDefault="003A1E73" w:rsidP="003A1E73">
      <w:pPr>
        <w:numPr>
          <w:ilvl w:val="1"/>
          <w:numId w:val="4"/>
        </w:numPr>
        <w:rPr>
          <w:del w:id="288" w:author="SALSA" w:date="2026-09-25T20:05:00Z" w16du:dateUtc="2026-09-26T00:05:00Z"/>
          <w:rFonts w:ascii="Verdana" w:hAnsi="Verdana"/>
          <w:sz w:val="28"/>
          <w:szCs w:val="28"/>
        </w:rPr>
      </w:pPr>
      <w:del w:id="289" w:author="SALSA" w:date="2026-09-25T20:05:00Z" w16du:dateUtc="2026-09-26T00:05:00Z">
        <w:r w:rsidRPr="00650ADB">
          <w:rPr>
            <w:rFonts w:ascii="Verdana" w:hAnsi="Verdana"/>
            <w:sz w:val="28"/>
            <w:szCs w:val="28"/>
          </w:rPr>
          <w:delText xml:space="preserve">She </w:delText>
        </w:r>
        <w:r w:rsidR="007A5F5D" w:rsidRPr="00650ADB">
          <w:rPr>
            <w:rFonts w:ascii="Verdana" w:hAnsi="Verdana"/>
            <w:sz w:val="28"/>
            <w:szCs w:val="28"/>
          </w:rPr>
          <w:delText>testified that Ms Hillary, the Respondent’</w:delText>
        </w:r>
        <w:r w:rsidR="008811AA" w:rsidRPr="00650ADB">
          <w:rPr>
            <w:rFonts w:ascii="Verdana" w:hAnsi="Verdana"/>
            <w:sz w:val="28"/>
            <w:szCs w:val="28"/>
          </w:rPr>
          <w:delText>s Manageress, got know that the Applicant was in fact in possession of some sick sheet on the 17</w:delText>
        </w:r>
        <w:r w:rsidR="008811AA" w:rsidRPr="00650ADB">
          <w:rPr>
            <w:rFonts w:ascii="Verdana" w:hAnsi="Verdana"/>
            <w:sz w:val="28"/>
            <w:szCs w:val="28"/>
            <w:vertAlign w:val="superscript"/>
          </w:rPr>
          <w:delText>th</w:delText>
        </w:r>
        <w:r w:rsidR="008811AA" w:rsidRPr="00650ADB">
          <w:rPr>
            <w:rFonts w:ascii="Verdana" w:hAnsi="Verdana"/>
            <w:sz w:val="28"/>
            <w:szCs w:val="28"/>
          </w:rPr>
          <w:delText xml:space="preserve"> February, 2010 when she even made copies thereof.</w:delText>
        </w:r>
      </w:del>
    </w:p>
    <w:p w14:paraId="45DCB3E9" w14:textId="77777777" w:rsidR="006E6A26" w:rsidRPr="00650ADB" w:rsidRDefault="006E6A26" w:rsidP="006E6A26">
      <w:pPr>
        <w:ind w:left="2246"/>
        <w:rPr>
          <w:del w:id="290" w:author="SALSA" w:date="2026-09-25T20:05:00Z" w16du:dateUtc="2026-09-26T00:05:00Z"/>
          <w:rFonts w:ascii="Verdana" w:hAnsi="Verdana"/>
          <w:sz w:val="28"/>
          <w:szCs w:val="28"/>
        </w:rPr>
      </w:pPr>
    </w:p>
    <w:p w14:paraId="3EEEC364" w14:textId="77777777" w:rsidR="006E6A26" w:rsidRPr="00650ADB" w:rsidRDefault="006E6A26" w:rsidP="005A53C7">
      <w:pPr>
        <w:ind w:left="570" w:firstLine="150"/>
        <w:rPr>
          <w:del w:id="291" w:author="SALSA" w:date="2026-09-25T20:05:00Z" w16du:dateUtc="2026-09-26T00:05:00Z"/>
          <w:rFonts w:ascii="Verdana" w:eastAsia="Calibri" w:hAnsi="Verdana"/>
          <w:b/>
          <w:sz w:val="28"/>
          <w:szCs w:val="28"/>
          <w:u w:val="single"/>
        </w:rPr>
      </w:pPr>
      <w:del w:id="292" w:author="SALSA" w:date="2026-09-25T20:05:00Z" w16du:dateUtc="2026-09-26T00:05:00Z">
        <w:r w:rsidRPr="00650ADB">
          <w:rPr>
            <w:rFonts w:ascii="Verdana" w:eastAsia="Calibri" w:hAnsi="Verdana"/>
            <w:b/>
            <w:sz w:val="28"/>
            <w:szCs w:val="28"/>
            <w:u w:val="single"/>
          </w:rPr>
          <w:delText>The Respondent’s Version;</w:delText>
        </w:r>
        <w:r w:rsidR="005A53C7">
          <w:rPr>
            <w:rFonts w:ascii="Verdana" w:eastAsia="Calibri" w:hAnsi="Verdana"/>
            <w:b/>
            <w:sz w:val="28"/>
            <w:szCs w:val="28"/>
            <w:u w:val="single"/>
          </w:rPr>
          <w:tab/>
        </w:r>
        <w:r w:rsidR="005A53C7" w:rsidRPr="005A53C7">
          <w:rPr>
            <w:rFonts w:ascii="Verdana" w:eastAsia="Calibri" w:hAnsi="Verdana"/>
            <w:b/>
            <w:sz w:val="28"/>
            <w:szCs w:val="28"/>
          </w:rPr>
          <w:tab/>
        </w:r>
        <w:r w:rsidR="005A53C7" w:rsidRPr="005A53C7">
          <w:rPr>
            <w:rFonts w:ascii="Verdana" w:eastAsia="Calibri" w:hAnsi="Verdana"/>
            <w:b/>
            <w:sz w:val="28"/>
            <w:szCs w:val="28"/>
          </w:rPr>
          <w:tab/>
        </w:r>
        <w:r w:rsidR="005A53C7" w:rsidRPr="005A53C7">
          <w:rPr>
            <w:rFonts w:ascii="Verdana" w:eastAsia="Calibri" w:hAnsi="Verdana"/>
            <w:b/>
            <w:sz w:val="28"/>
            <w:szCs w:val="28"/>
          </w:rPr>
          <w:tab/>
        </w:r>
        <w:r w:rsidR="005A53C7" w:rsidRPr="005A53C7">
          <w:rPr>
            <w:rFonts w:ascii="Verdana" w:eastAsia="Calibri" w:hAnsi="Verdana"/>
            <w:b/>
            <w:sz w:val="28"/>
            <w:szCs w:val="28"/>
          </w:rPr>
          <w:tab/>
        </w:r>
        <w:r w:rsidR="005A53C7" w:rsidRPr="005A53C7">
          <w:rPr>
            <w:rFonts w:ascii="Verdana" w:eastAsia="Calibri" w:hAnsi="Verdana"/>
            <w:b/>
            <w:sz w:val="28"/>
            <w:szCs w:val="28"/>
          </w:rPr>
          <w:tab/>
        </w:r>
        <w:r w:rsidR="005A53C7" w:rsidRPr="005A53C7">
          <w:rPr>
            <w:rFonts w:ascii="Verdana" w:eastAsia="Calibri" w:hAnsi="Verdana"/>
            <w:b/>
            <w:sz w:val="28"/>
            <w:szCs w:val="28"/>
          </w:rPr>
          <w:tab/>
        </w:r>
        <w:r w:rsidR="005A53C7" w:rsidRPr="005A53C7">
          <w:rPr>
            <w:rFonts w:ascii="Verdana" w:eastAsia="Calibri" w:hAnsi="Verdana"/>
            <w:b/>
            <w:sz w:val="28"/>
            <w:szCs w:val="28"/>
          </w:rPr>
          <w:tab/>
        </w:r>
      </w:del>
    </w:p>
    <w:p w14:paraId="68CAB3AF" w14:textId="77777777" w:rsidR="001C55AF" w:rsidRPr="00650ADB" w:rsidRDefault="00E51BB7" w:rsidP="00E51BB7">
      <w:pPr>
        <w:numPr>
          <w:ilvl w:val="1"/>
          <w:numId w:val="4"/>
        </w:numPr>
        <w:rPr>
          <w:del w:id="293" w:author="SALSA" w:date="2026-09-25T20:05:00Z" w16du:dateUtc="2026-09-26T00:05:00Z"/>
          <w:rFonts w:ascii="Verdana" w:hAnsi="Verdana"/>
          <w:sz w:val="28"/>
          <w:szCs w:val="28"/>
        </w:rPr>
      </w:pPr>
      <w:del w:id="294" w:author="SALSA" w:date="2026-09-25T20:05:00Z" w16du:dateUtc="2026-09-26T00:05:00Z">
        <w:r w:rsidRPr="00650ADB">
          <w:rPr>
            <w:rFonts w:ascii="Verdana" w:hAnsi="Verdana"/>
            <w:sz w:val="28"/>
            <w:szCs w:val="28"/>
          </w:rPr>
          <w:delText xml:space="preserve">Ms </w:delText>
        </w:r>
        <w:r w:rsidR="001C55AF" w:rsidRPr="00650ADB">
          <w:rPr>
            <w:rFonts w:ascii="Verdana" w:hAnsi="Verdana"/>
            <w:sz w:val="28"/>
            <w:szCs w:val="28"/>
          </w:rPr>
          <w:delText xml:space="preserve">Hillary Masfen who gave evidence for and on behalf of the Respondent as its Manageress, confirmed the employment contract between the parties. She further confirmed the Applicant’s job designation, her monthly wage as well as the fact of </w:delText>
        </w:r>
        <w:r w:rsidR="001F291E">
          <w:rPr>
            <w:rFonts w:ascii="Verdana" w:hAnsi="Verdana"/>
            <w:sz w:val="28"/>
            <w:szCs w:val="28"/>
          </w:rPr>
          <w:delText xml:space="preserve">her </w:delText>
        </w:r>
        <w:r w:rsidR="001C55AF" w:rsidRPr="00650ADB">
          <w:rPr>
            <w:rFonts w:ascii="Verdana" w:hAnsi="Verdana"/>
            <w:sz w:val="28"/>
            <w:szCs w:val="28"/>
          </w:rPr>
          <w:delText>dismissal. She confirmed being the author of the dismissal letter dated 2</w:delText>
        </w:r>
        <w:r w:rsidR="001C55AF" w:rsidRPr="00650ADB">
          <w:rPr>
            <w:rFonts w:ascii="Verdana" w:hAnsi="Verdana"/>
            <w:sz w:val="28"/>
            <w:szCs w:val="28"/>
            <w:vertAlign w:val="superscript"/>
          </w:rPr>
          <w:delText>nd</w:delText>
        </w:r>
        <w:r w:rsidR="001C55AF" w:rsidRPr="00650ADB">
          <w:rPr>
            <w:rFonts w:ascii="Verdana" w:hAnsi="Verdana"/>
            <w:sz w:val="28"/>
            <w:szCs w:val="28"/>
          </w:rPr>
          <w:delText xml:space="preserve"> February, 2010. </w:delText>
        </w:r>
        <w:r w:rsidR="005A53C7">
          <w:rPr>
            <w:rFonts w:ascii="Verdana" w:hAnsi="Verdana"/>
            <w:sz w:val="28"/>
            <w:szCs w:val="28"/>
          </w:rPr>
          <w:tab/>
        </w:r>
        <w:r w:rsidR="005A53C7">
          <w:rPr>
            <w:rFonts w:ascii="Verdana" w:hAnsi="Verdana"/>
            <w:sz w:val="28"/>
            <w:szCs w:val="28"/>
          </w:rPr>
          <w:tab/>
        </w:r>
      </w:del>
    </w:p>
    <w:p w14:paraId="435C310B" w14:textId="77777777" w:rsidR="009A5192" w:rsidRPr="00650ADB" w:rsidRDefault="00E51BB7" w:rsidP="00E51BB7">
      <w:pPr>
        <w:numPr>
          <w:ilvl w:val="1"/>
          <w:numId w:val="4"/>
        </w:numPr>
        <w:rPr>
          <w:del w:id="295" w:author="SALSA" w:date="2026-09-25T20:05:00Z" w16du:dateUtc="2026-09-26T00:05:00Z"/>
          <w:rFonts w:ascii="Verdana" w:hAnsi="Verdana"/>
          <w:sz w:val="28"/>
          <w:szCs w:val="28"/>
        </w:rPr>
      </w:pPr>
      <w:del w:id="296" w:author="SALSA" w:date="2026-09-25T20:05:00Z" w16du:dateUtc="2026-09-26T00:05:00Z">
        <w:r w:rsidRPr="00650ADB">
          <w:rPr>
            <w:rFonts w:ascii="Verdana" w:hAnsi="Verdana"/>
            <w:sz w:val="28"/>
            <w:szCs w:val="28"/>
          </w:rPr>
          <w:delText xml:space="preserve">Ms </w:delText>
        </w:r>
        <w:r w:rsidR="001C55AF" w:rsidRPr="00650ADB">
          <w:rPr>
            <w:rFonts w:ascii="Verdana" w:hAnsi="Verdana"/>
            <w:sz w:val="28"/>
            <w:szCs w:val="28"/>
          </w:rPr>
          <w:delText>Masfen confirmed that the Applicant was dismissed for</w:delText>
        </w:r>
        <w:r w:rsidR="00D66A6C">
          <w:rPr>
            <w:rFonts w:ascii="Verdana" w:hAnsi="Verdana"/>
            <w:sz w:val="28"/>
            <w:szCs w:val="28"/>
          </w:rPr>
          <w:delText xml:space="preserve"> an</w:delText>
        </w:r>
        <w:r w:rsidR="001C55AF" w:rsidRPr="00650ADB">
          <w:rPr>
            <w:rFonts w:ascii="Verdana" w:hAnsi="Verdana"/>
            <w:sz w:val="28"/>
            <w:szCs w:val="28"/>
          </w:rPr>
          <w:delText xml:space="preserve"> unreported absence from work </w:delText>
        </w:r>
        <w:r w:rsidR="00D66A6C">
          <w:rPr>
            <w:rFonts w:ascii="Verdana" w:hAnsi="Verdana"/>
            <w:sz w:val="28"/>
            <w:szCs w:val="28"/>
          </w:rPr>
          <w:delText xml:space="preserve">for </w:delText>
        </w:r>
        <w:r w:rsidR="001C55AF" w:rsidRPr="00650ADB">
          <w:rPr>
            <w:rFonts w:ascii="Verdana" w:hAnsi="Verdana"/>
            <w:sz w:val="28"/>
            <w:szCs w:val="28"/>
          </w:rPr>
          <w:delText>four consecutive days spanning from the 28</w:delText>
        </w:r>
        <w:r w:rsidR="001C55AF" w:rsidRPr="00650ADB">
          <w:rPr>
            <w:rFonts w:ascii="Verdana" w:hAnsi="Verdana"/>
            <w:sz w:val="28"/>
            <w:szCs w:val="28"/>
            <w:vertAlign w:val="superscript"/>
          </w:rPr>
          <w:delText>th</w:delText>
        </w:r>
        <w:r w:rsidR="001C55AF" w:rsidRPr="00650ADB">
          <w:rPr>
            <w:rFonts w:ascii="Verdana" w:hAnsi="Verdana"/>
            <w:sz w:val="28"/>
            <w:szCs w:val="28"/>
          </w:rPr>
          <w:delText xml:space="preserve"> to the 31</w:delText>
        </w:r>
        <w:r w:rsidR="001C55AF" w:rsidRPr="00650ADB">
          <w:rPr>
            <w:rFonts w:ascii="Verdana" w:hAnsi="Verdana"/>
            <w:sz w:val="28"/>
            <w:szCs w:val="28"/>
            <w:vertAlign w:val="superscript"/>
          </w:rPr>
          <w:delText>st</w:delText>
        </w:r>
        <w:r w:rsidR="001C55AF" w:rsidRPr="00650ADB">
          <w:rPr>
            <w:rFonts w:ascii="Verdana" w:hAnsi="Verdana"/>
            <w:sz w:val="28"/>
            <w:szCs w:val="28"/>
          </w:rPr>
          <w:delText xml:space="preserve"> January, 2010.</w:delText>
        </w:r>
        <w:r w:rsidR="003D3E39">
          <w:rPr>
            <w:rFonts w:ascii="Verdana" w:hAnsi="Verdana"/>
            <w:sz w:val="28"/>
            <w:szCs w:val="28"/>
          </w:rPr>
          <w:tab/>
        </w:r>
        <w:r w:rsidR="003D3E39">
          <w:rPr>
            <w:rFonts w:ascii="Verdana" w:hAnsi="Verdana"/>
            <w:sz w:val="28"/>
            <w:szCs w:val="28"/>
          </w:rPr>
          <w:tab/>
        </w:r>
        <w:r w:rsidR="003D3E39">
          <w:rPr>
            <w:rFonts w:ascii="Verdana" w:hAnsi="Verdana"/>
            <w:sz w:val="28"/>
            <w:szCs w:val="28"/>
          </w:rPr>
          <w:tab/>
        </w:r>
        <w:r w:rsidR="003D3E39">
          <w:rPr>
            <w:rFonts w:ascii="Verdana" w:hAnsi="Verdana"/>
            <w:sz w:val="28"/>
            <w:szCs w:val="28"/>
          </w:rPr>
          <w:tab/>
        </w:r>
        <w:r w:rsidR="003D3E39">
          <w:rPr>
            <w:rFonts w:ascii="Verdana" w:hAnsi="Verdana"/>
            <w:sz w:val="28"/>
            <w:szCs w:val="28"/>
          </w:rPr>
          <w:tab/>
        </w:r>
        <w:r w:rsidR="003D3E39">
          <w:rPr>
            <w:rFonts w:ascii="Verdana" w:hAnsi="Verdana"/>
            <w:sz w:val="28"/>
            <w:szCs w:val="28"/>
          </w:rPr>
          <w:tab/>
        </w:r>
      </w:del>
    </w:p>
    <w:p w14:paraId="42D23F20" w14:textId="77777777" w:rsidR="008811AA" w:rsidRPr="00650ADB" w:rsidRDefault="00E51BB7" w:rsidP="00E51BB7">
      <w:pPr>
        <w:numPr>
          <w:ilvl w:val="1"/>
          <w:numId w:val="4"/>
        </w:numPr>
        <w:rPr>
          <w:del w:id="297" w:author="SALSA" w:date="2026-09-25T20:05:00Z" w16du:dateUtc="2026-09-26T00:05:00Z"/>
          <w:rFonts w:ascii="Verdana" w:hAnsi="Verdana"/>
          <w:sz w:val="28"/>
          <w:szCs w:val="28"/>
        </w:rPr>
      </w:pPr>
      <w:del w:id="298" w:author="SALSA" w:date="2026-09-25T20:05:00Z" w16du:dateUtc="2026-09-26T00:05:00Z">
        <w:r w:rsidRPr="00650ADB">
          <w:rPr>
            <w:rFonts w:ascii="Verdana" w:hAnsi="Verdana"/>
            <w:sz w:val="28"/>
            <w:szCs w:val="28"/>
          </w:rPr>
          <w:delText xml:space="preserve">She </w:delText>
        </w:r>
        <w:r w:rsidR="009A5192" w:rsidRPr="00650ADB">
          <w:rPr>
            <w:rFonts w:ascii="Verdana" w:hAnsi="Verdana"/>
            <w:sz w:val="28"/>
            <w:szCs w:val="28"/>
          </w:rPr>
          <w:delText xml:space="preserve">sought to justify the failure to subject the Applicant to disciplinary proceedings in lieu of the dismissal by arguing that she was under the impression that an employer is absolved from the need to hold a disciplinary enquiry in respect of an employee who absents herself without explanation for three consecutive </w:delText>
        </w:r>
        <w:r w:rsidR="008B6542" w:rsidRPr="00650ADB">
          <w:rPr>
            <w:rFonts w:ascii="Verdana" w:hAnsi="Verdana"/>
            <w:sz w:val="28"/>
            <w:szCs w:val="28"/>
          </w:rPr>
          <w:delText xml:space="preserve">days. </w:delText>
        </w:r>
        <w:r w:rsidR="009A5192" w:rsidRPr="00650ADB">
          <w:rPr>
            <w:rFonts w:ascii="Verdana" w:hAnsi="Verdana"/>
            <w:sz w:val="28"/>
            <w:szCs w:val="28"/>
          </w:rPr>
          <w:delText>Ms Masfen argued that there is, in fact</w:delText>
        </w:r>
        <w:r w:rsidR="003D3E39">
          <w:rPr>
            <w:rFonts w:ascii="Verdana" w:hAnsi="Verdana"/>
            <w:sz w:val="28"/>
            <w:szCs w:val="28"/>
          </w:rPr>
          <w:delText>,</w:delText>
        </w:r>
        <w:r w:rsidR="009A5192" w:rsidRPr="00650ADB">
          <w:rPr>
            <w:rFonts w:ascii="Verdana" w:hAnsi="Verdana"/>
            <w:sz w:val="28"/>
            <w:szCs w:val="28"/>
          </w:rPr>
          <w:delText xml:space="preserve"> a legal gazette to this effect and undertook to furnish me with same in due course, but failed to bring it. </w:delText>
        </w:r>
      </w:del>
    </w:p>
    <w:p w14:paraId="16CC7715" w14:textId="77777777" w:rsidR="00E51BB7" w:rsidRPr="00650ADB" w:rsidRDefault="00E51BB7" w:rsidP="00E51BB7">
      <w:pPr>
        <w:ind w:left="2246"/>
        <w:rPr>
          <w:del w:id="299" w:author="SALSA" w:date="2026-09-25T20:05:00Z" w16du:dateUtc="2026-09-26T00:05:00Z"/>
          <w:rFonts w:ascii="Verdana" w:hAnsi="Verdana"/>
          <w:sz w:val="28"/>
          <w:szCs w:val="28"/>
        </w:rPr>
      </w:pPr>
    </w:p>
    <w:p w14:paraId="3D012CE8" w14:textId="77777777" w:rsidR="00E51BB7" w:rsidRPr="00650ADB" w:rsidRDefault="00E51BB7" w:rsidP="00E51BB7">
      <w:pPr>
        <w:numPr>
          <w:ilvl w:val="0"/>
          <w:numId w:val="4"/>
        </w:numPr>
        <w:rPr>
          <w:del w:id="300" w:author="SALSA" w:date="2026-09-25T20:05:00Z" w16du:dateUtc="2026-09-26T00:05:00Z"/>
          <w:rFonts w:ascii="Verdana" w:eastAsia="Calibri" w:hAnsi="Verdana"/>
          <w:b/>
          <w:sz w:val="28"/>
          <w:szCs w:val="28"/>
          <w:u w:val="single"/>
        </w:rPr>
      </w:pPr>
      <w:del w:id="301" w:author="SALSA" w:date="2026-09-25T20:05:00Z" w16du:dateUtc="2026-09-26T00:05:00Z">
        <w:r w:rsidRPr="00650ADB">
          <w:rPr>
            <w:rFonts w:ascii="Verdana" w:eastAsia="Calibri" w:hAnsi="Verdana"/>
            <w:b/>
            <w:sz w:val="28"/>
            <w:szCs w:val="28"/>
            <w:u w:val="single"/>
          </w:rPr>
          <w:delText>ANALYSIS OF THE EVIDENCE AND ARGUMENTS</w:delText>
        </w:r>
      </w:del>
    </w:p>
    <w:p w14:paraId="712496AC" w14:textId="77777777" w:rsidR="00E51BB7" w:rsidRPr="00650ADB" w:rsidRDefault="00E51BB7" w:rsidP="00E51BB7">
      <w:pPr>
        <w:ind w:left="570"/>
        <w:rPr>
          <w:del w:id="302" w:author="SALSA" w:date="2026-09-25T20:05:00Z" w16du:dateUtc="2026-09-26T00:05:00Z"/>
          <w:rFonts w:ascii="Verdana" w:eastAsia="Calibri" w:hAnsi="Verdana"/>
          <w:b/>
          <w:sz w:val="28"/>
          <w:szCs w:val="28"/>
          <w:u w:val="single"/>
        </w:rPr>
      </w:pPr>
    </w:p>
    <w:p w14:paraId="23B52EE2" w14:textId="77777777" w:rsidR="00A35A3E" w:rsidRPr="00650ADB" w:rsidRDefault="00E51BB7" w:rsidP="00E51BB7">
      <w:pPr>
        <w:numPr>
          <w:ilvl w:val="1"/>
          <w:numId w:val="4"/>
        </w:numPr>
        <w:rPr>
          <w:del w:id="303" w:author="SALSA" w:date="2026-09-25T20:05:00Z" w16du:dateUtc="2026-09-26T00:05:00Z"/>
          <w:rFonts w:ascii="Verdana" w:hAnsi="Verdana"/>
          <w:sz w:val="28"/>
          <w:szCs w:val="28"/>
        </w:rPr>
      </w:pPr>
      <w:del w:id="304" w:author="SALSA" w:date="2026-09-25T20:05:00Z" w16du:dateUtc="2026-09-26T00:05:00Z">
        <w:r w:rsidRPr="00650ADB">
          <w:rPr>
            <w:rFonts w:ascii="Verdana" w:hAnsi="Verdana"/>
            <w:sz w:val="28"/>
            <w:szCs w:val="28"/>
          </w:rPr>
          <w:delText>When dismissed</w:delText>
        </w:r>
        <w:r w:rsidR="00A35A3E" w:rsidRPr="00650ADB">
          <w:rPr>
            <w:rFonts w:ascii="Verdana" w:hAnsi="Verdana"/>
            <w:sz w:val="28"/>
            <w:szCs w:val="28"/>
          </w:rPr>
          <w:delText xml:space="preserve"> the Applicant had completed her three months probationary period. She was thus an employee to whom section 35 of the Employm</w:delText>
        </w:r>
        <w:r w:rsidR="00F06320">
          <w:rPr>
            <w:rFonts w:ascii="Verdana" w:hAnsi="Verdana"/>
            <w:sz w:val="28"/>
            <w:szCs w:val="28"/>
          </w:rPr>
          <w:delText>ent Act, 1980 applied which demands</w:delText>
        </w:r>
        <w:r w:rsidR="00A35A3E" w:rsidRPr="00650ADB">
          <w:rPr>
            <w:rFonts w:ascii="Verdana" w:hAnsi="Verdana"/>
            <w:sz w:val="28"/>
            <w:szCs w:val="28"/>
          </w:rPr>
          <w:delText xml:space="preserve"> that </w:delText>
        </w:r>
        <w:r w:rsidR="00F06320">
          <w:rPr>
            <w:rFonts w:ascii="Verdana" w:hAnsi="Verdana"/>
            <w:sz w:val="28"/>
            <w:szCs w:val="28"/>
          </w:rPr>
          <w:delText xml:space="preserve">she could only be dismissed for one </w:delText>
        </w:r>
        <w:r w:rsidR="00A35A3E" w:rsidRPr="00650ADB">
          <w:rPr>
            <w:rFonts w:ascii="Verdana" w:hAnsi="Verdana"/>
            <w:sz w:val="28"/>
            <w:szCs w:val="28"/>
          </w:rPr>
          <w:delText>of the fair reasons of termination of employment tabulated in Section 36 of the Employment Act.</w:delText>
        </w:r>
      </w:del>
    </w:p>
    <w:p w14:paraId="78D46B3D" w14:textId="77777777" w:rsidR="00A35A3E" w:rsidRPr="00650ADB" w:rsidRDefault="00E51BB7" w:rsidP="00E51BB7">
      <w:pPr>
        <w:numPr>
          <w:ilvl w:val="1"/>
          <w:numId w:val="4"/>
        </w:numPr>
        <w:rPr>
          <w:del w:id="305" w:author="SALSA" w:date="2026-09-25T20:05:00Z" w16du:dateUtc="2026-09-26T00:05:00Z"/>
          <w:rFonts w:ascii="Verdana" w:hAnsi="Verdana"/>
          <w:sz w:val="28"/>
          <w:szCs w:val="28"/>
        </w:rPr>
      </w:pPr>
      <w:del w:id="306" w:author="SALSA" w:date="2026-09-25T20:05:00Z" w16du:dateUtc="2026-09-26T00:05:00Z">
        <w:r w:rsidRPr="00650ADB">
          <w:rPr>
            <w:rFonts w:ascii="Verdana" w:hAnsi="Verdana"/>
            <w:sz w:val="28"/>
            <w:szCs w:val="28"/>
          </w:rPr>
          <w:delText>C</w:delText>
        </w:r>
        <w:r w:rsidR="00A35A3E" w:rsidRPr="00650ADB">
          <w:rPr>
            <w:rFonts w:ascii="Verdana" w:hAnsi="Verdana"/>
            <w:sz w:val="28"/>
            <w:szCs w:val="28"/>
          </w:rPr>
          <w:delText>onsequently in terms of Section 42 (2) of the Employment Act, the duty or onus of p</w:delText>
        </w:r>
        <w:r w:rsidR="00521B5C">
          <w:rPr>
            <w:rFonts w:ascii="Verdana" w:hAnsi="Verdana"/>
            <w:sz w:val="28"/>
            <w:szCs w:val="28"/>
          </w:rPr>
          <w:delText>roving that the Applicant’s</w:delText>
        </w:r>
        <w:r w:rsidR="00A35A3E" w:rsidRPr="00650ADB">
          <w:rPr>
            <w:rFonts w:ascii="Verdana" w:hAnsi="Verdana"/>
            <w:sz w:val="28"/>
            <w:szCs w:val="28"/>
          </w:rPr>
          <w:delText xml:space="preserve"> services were fairly terminated was upon the employer. It is now </w:delText>
        </w:r>
        <w:r w:rsidR="00DD1B5E" w:rsidRPr="00650ADB">
          <w:rPr>
            <w:rFonts w:ascii="Verdana" w:hAnsi="Verdana"/>
            <w:sz w:val="28"/>
            <w:szCs w:val="28"/>
          </w:rPr>
          <w:delText>left to be seen if the employer has been able to discharge this onus on a balance of probabilities, i.e. by tendering evidence that is more probable or believable than that of the applicant.</w:delText>
        </w:r>
        <w:r w:rsidR="00490233">
          <w:rPr>
            <w:rFonts w:ascii="Verdana" w:hAnsi="Verdana"/>
            <w:sz w:val="28"/>
            <w:szCs w:val="28"/>
          </w:rPr>
          <w:tab/>
        </w:r>
        <w:r w:rsidR="00490233">
          <w:rPr>
            <w:rFonts w:ascii="Verdana" w:hAnsi="Verdana"/>
            <w:sz w:val="28"/>
            <w:szCs w:val="28"/>
          </w:rPr>
          <w:tab/>
        </w:r>
        <w:r w:rsidR="00490233">
          <w:rPr>
            <w:rFonts w:ascii="Verdana" w:hAnsi="Verdana"/>
            <w:sz w:val="28"/>
            <w:szCs w:val="28"/>
          </w:rPr>
          <w:tab/>
        </w:r>
        <w:r w:rsidR="00490233">
          <w:rPr>
            <w:rFonts w:ascii="Verdana" w:hAnsi="Verdana"/>
            <w:sz w:val="28"/>
            <w:szCs w:val="28"/>
          </w:rPr>
          <w:tab/>
        </w:r>
      </w:del>
    </w:p>
    <w:p w14:paraId="08230CE2" w14:textId="77777777" w:rsidR="00DD1B5E" w:rsidRPr="00650ADB" w:rsidRDefault="00E51BB7" w:rsidP="00E51BB7">
      <w:pPr>
        <w:numPr>
          <w:ilvl w:val="1"/>
          <w:numId w:val="4"/>
        </w:numPr>
        <w:rPr>
          <w:del w:id="307" w:author="SALSA" w:date="2026-09-25T20:05:00Z" w16du:dateUtc="2026-09-26T00:05:00Z"/>
          <w:rFonts w:ascii="Verdana" w:hAnsi="Verdana"/>
          <w:sz w:val="28"/>
          <w:szCs w:val="28"/>
        </w:rPr>
      </w:pPr>
      <w:del w:id="308" w:author="SALSA" w:date="2026-09-25T20:05:00Z" w16du:dateUtc="2026-09-26T00:05:00Z">
        <w:r w:rsidRPr="00650ADB">
          <w:rPr>
            <w:rFonts w:ascii="Verdana" w:hAnsi="Verdana"/>
            <w:sz w:val="28"/>
            <w:szCs w:val="28"/>
          </w:rPr>
          <w:delText>S</w:delText>
        </w:r>
        <w:r w:rsidR="00DD1B5E" w:rsidRPr="00650ADB">
          <w:rPr>
            <w:rFonts w:ascii="Verdana" w:hAnsi="Verdana"/>
            <w:sz w:val="28"/>
            <w:szCs w:val="28"/>
          </w:rPr>
          <w:delText xml:space="preserve">ection 36 (f) of </w:delText>
        </w:r>
        <w:r w:rsidR="00EC3A82" w:rsidRPr="00650ADB">
          <w:rPr>
            <w:rFonts w:ascii="Verdana" w:hAnsi="Verdana"/>
            <w:sz w:val="28"/>
            <w:szCs w:val="28"/>
          </w:rPr>
          <w:delText>the Employment Act provides that</w:delText>
        </w:r>
        <w:r w:rsidR="00DD1B5E" w:rsidRPr="00650ADB">
          <w:rPr>
            <w:rFonts w:ascii="Verdana" w:hAnsi="Verdana"/>
            <w:sz w:val="28"/>
            <w:szCs w:val="28"/>
          </w:rPr>
          <w:delText xml:space="preserve"> it shall be fair for an employer to terminate the services of an employee:</w:delText>
        </w:r>
      </w:del>
    </w:p>
    <w:p w14:paraId="43B1E808" w14:textId="77777777" w:rsidR="00EC4100" w:rsidRPr="00650ADB" w:rsidRDefault="00EC4100" w:rsidP="008B6542">
      <w:pPr>
        <w:ind w:left="2246"/>
        <w:rPr>
          <w:del w:id="309" w:author="SALSA" w:date="2026-09-25T20:05:00Z" w16du:dateUtc="2026-09-26T00:05:00Z"/>
          <w:rFonts w:ascii="Verdana" w:hAnsi="Verdana"/>
          <w:sz w:val="28"/>
          <w:szCs w:val="28"/>
        </w:rPr>
      </w:pPr>
    </w:p>
    <w:p w14:paraId="1B1F6203" w14:textId="77777777" w:rsidR="009334FB" w:rsidRPr="00650ADB" w:rsidRDefault="00E51BB7" w:rsidP="008B6542">
      <w:pPr>
        <w:ind w:left="2246"/>
        <w:rPr>
          <w:del w:id="310" w:author="SALSA" w:date="2026-09-25T20:05:00Z" w16du:dateUtc="2026-09-26T00:05:00Z"/>
          <w:rFonts w:ascii="Verdana" w:hAnsi="Verdana"/>
          <w:sz w:val="28"/>
          <w:szCs w:val="28"/>
        </w:rPr>
      </w:pPr>
      <w:del w:id="311" w:author="SALSA" w:date="2026-09-25T20:05:00Z" w16du:dateUtc="2026-09-26T00:05:00Z">
        <w:r w:rsidRPr="00FC693B">
          <w:rPr>
            <w:rFonts w:ascii="Verdana" w:hAnsi="Verdana"/>
            <w:b/>
            <w:i/>
            <w:sz w:val="28"/>
            <w:szCs w:val="28"/>
          </w:rPr>
          <w:delText xml:space="preserve">“(f) </w:delText>
        </w:r>
        <w:r w:rsidR="009334FB" w:rsidRPr="00FC693B">
          <w:rPr>
            <w:rFonts w:ascii="Verdana" w:hAnsi="Verdana"/>
            <w:b/>
            <w:i/>
            <w:sz w:val="28"/>
            <w:szCs w:val="28"/>
          </w:rPr>
          <w:delText>because the employee has absente</w:delText>
        </w:r>
        <w:r w:rsidR="00FC693B">
          <w:rPr>
            <w:rFonts w:ascii="Verdana" w:hAnsi="Verdana"/>
            <w:b/>
            <w:i/>
            <w:sz w:val="28"/>
            <w:szCs w:val="28"/>
          </w:rPr>
          <w:delText>d</w:delText>
        </w:r>
        <w:r w:rsidR="009334FB" w:rsidRPr="00FC693B">
          <w:rPr>
            <w:rFonts w:ascii="Verdana" w:hAnsi="Verdana"/>
            <w:b/>
            <w:i/>
            <w:sz w:val="28"/>
            <w:szCs w:val="28"/>
          </w:rPr>
          <w:delText xml:space="preserve"> himself from work for more than a total of three working days </w:delText>
        </w:r>
        <w:r w:rsidR="005C6CA0" w:rsidRPr="00FC693B">
          <w:rPr>
            <w:rFonts w:ascii="Verdana" w:hAnsi="Verdana"/>
            <w:b/>
            <w:i/>
            <w:sz w:val="28"/>
            <w:szCs w:val="28"/>
          </w:rPr>
          <w:delText xml:space="preserve">without </w:delText>
        </w:r>
        <w:r w:rsidR="005C6CA0" w:rsidRPr="00FC693B">
          <w:rPr>
            <w:rFonts w:ascii="Verdana" w:hAnsi="Verdana"/>
            <w:b/>
            <w:i/>
            <w:sz w:val="28"/>
            <w:szCs w:val="28"/>
            <w:u w:val="single"/>
          </w:rPr>
          <w:delText>either</w:delText>
        </w:r>
        <w:r w:rsidR="005C6CA0" w:rsidRPr="00FC693B">
          <w:rPr>
            <w:rFonts w:ascii="Verdana" w:hAnsi="Verdana"/>
            <w:b/>
            <w:i/>
            <w:sz w:val="28"/>
            <w:szCs w:val="28"/>
          </w:rPr>
          <w:delText xml:space="preserve"> the permission of the employer </w:delText>
        </w:r>
        <w:r w:rsidR="005C6CA0" w:rsidRPr="00FC693B">
          <w:rPr>
            <w:rFonts w:ascii="Verdana" w:hAnsi="Verdana"/>
            <w:b/>
            <w:i/>
            <w:sz w:val="28"/>
            <w:szCs w:val="28"/>
            <w:u w:val="single"/>
          </w:rPr>
          <w:delText>or</w:delText>
        </w:r>
        <w:r w:rsidR="005C6CA0" w:rsidRPr="00FC693B">
          <w:rPr>
            <w:rFonts w:ascii="Verdana" w:hAnsi="Verdana"/>
            <w:b/>
            <w:i/>
            <w:sz w:val="28"/>
            <w:szCs w:val="28"/>
          </w:rPr>
          <w:delText xml:space="preserve"> a certificate signed by a medical practitioner certifying that he was unfit for work on those occasions.”</w:delText>
        </w:r>
        <w:r w:rsidR="005C6CA0" w:rsidRPr="00650ADB">
          <w:rPr>
            <w:rFonts w:ascii="Verdana" w:hAnsi="Verdana"/>
            <w:sz w:val="28"/>
            <w:szCs w:val="28"/>
          </w:rPr>
          <w:delText xml:space="preserve"> (My emphasis) </w:delText>
        </w:r>
        <w:r w:rsidR="00FC693B">
          <w:rPr>
            <w:rFonts w:ascii="Verdana" w:hAnsi="Verdana"/>
            <w:sz w:val="28"/>
            <w:szCs w:val="28"/>
          </w:rPr>
          <w:tab/>
        </w:r>
        <w:r w:rsidR="00FC693B">
          <w:rPr>
            <w:rFonts w:ascii="Verdana" w:hAnsi="Verdana"/>
            <w:sz w:val="28"/>
            <w:szCs w:val="28"/>
          </w:rPr>
          <w:tab/>
        </w:r>
        <w:r w:rsidR="00FC693B">
          <w:rPr>
            <w:rFonts w:ascii="Verdana" w:hAnsi="Verdana"/>
            <w:sz w:val="28"/>
            <w:szCs w:val="28"/>
          </w:rPr>
          <w:tab/>
        </w:r>
        <w:r w:rsidR="00FC693B">
          <w:rPr>
            <w:rFonts w:ascii="Verdana" w:hAnsi="Verdana"/>
            <w:sz w:val="28"/>
            <w:szCs w:val="28"/>
          </w:rPr>
          <w:tab/>
        </w:r>
        <w:r w:rsidR="00FC693B">
          <w:rPr>
            <w:rFonts w:ascii="Verdana" w:hAnsi="Verdana"/>
            <w:sz w:val="28"/>
            <w:szCs w:val="28"/>
          </w:rPr>
          <w:tab/>
        </w:r>
        <w:r w:rsidR="00FC693B">
          <w:rPr>
            <w:rFonts w:ascii="Verdana" w:hAnsi="Verdana"/>
            <w:sz w:val="28"/>
            <w:szCs w:val="28"/>
          </w:rPr>
          <w:tab/>
        </w:r>
      </w:del>
    </w:p>
    <w:p w14:paraId="1DFFBE2C" w14:textId="77777777" w:rsidR="00D27FC3" w:rsidRPr="00650ADB" w:rsidRDefault="00E51BB7" w:rsidP="00E51BB7">
      <w:pPr>
        <w:numPr>
          <w:ilvl w:val="1"/>
          <w:numId w:val="4"/>
        </w:numPr>
        <w:rPr>
          <w:del w:id="312" w:author="SALSA" w:date="2026-09-25T20:05:00Z" w16du:dateUtc="2026-09-26T00:05:00Z"/>
          <w:rFonts w:ascii="Verdana" w:hAnsi="Verdana"/>
          <w:sz w:val="28"/>
          <w:szCs w:val="28"/>
        </w:rPr>
      </w:pPr>
      <w:del w:id="313" w:author="SALSA" w:date="2026-09-25T20:05:00Z" w16du:dateUtc="2026-09-26T00:05:00Z">
        <w:r w:rsidRPr="00650ADB">
          <w:rPr>
            <w:rFonts w:ascii="Verdana" w:hAnsi="Verdana"/>
            <w:sz w:val="28"/>
            <w:szCs w:val="28"/>
          </w:rPr>
          <w:delText xml:space="preserve">In </w:delText>
        </w:r>
        <w:r w:rsidR="005C6CA0" w:rsidRPr="00650ADB">
          <w:rPr>
            <w:rFonts w:ascii="Verdana" w:hAnsi="Verdana"/>
            <w:sz w:val="28"/>
            <w:szCs w:val="28"/>
          </w:rPr>
          <w:delText>this ca</w:delText>
        </w:r>
        <w:r w:rsidR="007A545A" w:rsidRPr="00650ADB">
          <w:rPr>
            <w:rFonts w:ascii="Verdana" w:hAnsi="Verdana"/>
            <w:sz w:val="28"/>
            <w:szCs w:val="28"/>
          </w:rPr>
          <w:delText>s</w:delText>
        </w:r>
        <w:r w:rsidR="005C6CA0" w:rsidRPr="00650ADB">
          <w:rPr>
            <w:rFonts w:ascii="Verdana" w:hAnsi="Verdana"/>
            <w:sz w:val="28"/>
            <w:szCs w:val="28"/>
          </w:rPr>
          <w:delText>e, it is common cause that t</w:delText>
        </w:r>
        <w:r w:rsidR="00383006">
          <w:rPr>
            <w:rFonts w:ascii="Verdana" w:hAnsi="Verdana"/>
            <w:sz w:val="28"/>
            <w:szCs w:val="28"/>
          </w:rPr>
          <w:delText>he Applicant had not obtained an</w:delText>
        </w:r>
        <w:r w:rsidR="005C6CA0" w:rsidRPr="00650ADB">
          <w:rPr>
            <w:rFonts w:ascii="Verdana" w:hAnsi="Verdana"/>
            <w:sz w:val="28"/>
            <w:szCs w:val="28"/>
          </w:rPr>
          <w:delText xml:space="preserve">y prior permission from the Respondent for the absence. Therefore this absence falls within the second </w:delText>
        </w:r>
        <w:r w:rsidR="001325EF" w:rsidRPr="00650ADB">
          <w:rPr>
            <w:rFonts w:ascii="Verdana" w:hAnsi="Verdana"/>
            <w:sz w:val="28"/>
            <w:szCs w:val="28"/>
          </w:rPr>
          <w:delText>category</w:delText>
        </w:r>
        <w:r w:rsidR="005C6CA0" w:rsidRPr="00650ADB">
          <w:rPr>
            <w:rFonts w:ascii="Verdana" w:hAnsi="Verdana"/>
            <w:sz w:val="28"/>
            <w:szCs w:val="28"/>
          </w:rPr>
          <w:delText>, which requires that the Applicant had to provide a medical certificate to justify her absence. The Applicant was,</w:delText>
        </w:r>
        <w:r w:rsidR="007A545A" w:rsidRPr="00650ADB">
          <w:rPr>
            <w:rFonts w:ascii="Verdana" w:hAnsi="Verdana"/>
            <w:sz w:val="28"/>
            <w:szCs w:val="28"/>
          </w:rPr>
          <w:delText xml:space="preserve"> however, deprived of the right to defend or explain her absence in that she was dismissed without having been afforded an opportunity </w:delText>
        </w:r>
        <w:r w:rsidR="00D27FC3" w:rsidRPr="00650ADB">
          <w:rPr>
            <w:rFonts w:ascii="Verdana" w:hAnsi="Verdana"/>
            <w:sz w:val="28"/>
            <w:szCs w:val="28"/>
          </w:rPr>
          <w:delText>to be heard. This fact is also common cause.</w:delText>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del>
    </w:p>
    <w:p w14:paraId="772F507C" w14:textId="77777777" w:rsidR="00E51BB7" w:rsidRPr="00650ADB" w:rsidRDefault="00E51BB7" w:rsidP="00E51BB7">
      <w:pPr>
        <w:numPr>
          <w:ilvl w:val="1"/>
          <w:numId w:val="4"/>
        </w:numPr>
        <w:rPr>
          <w:del w:id="314" w:author="SALSA" w:date="2026-09-25T20:05:00Z" w16du:dateUtc="2026-09-26T00:05:00Z"/>
          <w:rFonts w:ascii="Verdana" w:hAnsi="Verdana"/>
          <w:sz w:val="28"/>
          <w:szCs w:val="28"/>
        </w:rPr>
      </w:pPr>
      <w:del w:id="315" w:author="SALSA" w:date="2026-09-25T20:05:00Z" w16du:dateUtc="2026-09-26T00:05:00Z">
        <w:r w:rsidRPr="00650ADB">
          <w:rPr>
            <w:rFonts w:ascii="Verdana" w:hAnsi="Verdana"/>
            <w:sz w:val="28"/>
            <w:szCs w:val="28"/>
          </w:rPr>
          <w:delText>D</w:delText>
        </w:r>
        <w:r w:rsidR="00D27FC3" w:rsidRPr="00650ADB">
          <w:rPr>
            <w:rFonts w:ascii="Verdana" w:hAnsi="Verdana"/>
            <w:sz w:val="28"/>
            <w:szCs w:val="28"/>
          </w:rPr>
          <w:delText xml:space="preserve">enying the Applicant an opportunity to be heard in a disciplinary hearing offended against the principle of natural justice of </w:delText>
        </w:r>
        <w:r w:rsidR="00D27FC3" w:rsidRPr="00650ADB">
          <w:rPr>
            <w:rFonts w:ascii="Verdana" w:hAnsi="Verdana"/>
            <w:i/>
            <w:sz w:val="28"/>
            <w:szCs w:val="28"/>
          </w:rPr>
          <w:delText>audi alteram</w:delText>
        </w:r>
        <w:r w:rsidR="00D27FC3" w:rsidRPr="00650ADB">
          <w:rPr>
            <w:rFonts w:ascii="Verdana" w:hAnsi="Verdana"/>
            <w:sz w:val="28"/>
            <w:szCs w:val="28"/>
          </w:rPr>
          <w:delText xml:space="preserve"> </w:delText>
        </w:r>
        <w:r w:rsidR="005C6CA0" w:rsidRPr="00650ADB">
          <w:rPr>
            <w:rFonts w:ascii="Verdana" w:hAnsi="Verdana"/>
            <w:sz w:val="28"/>
            <w:szCs w:val="28"/>
          </w:rPr>
          <w:delText xml:space="preserve"> </w:delText>
        </w:r>
        <w:r w:rsidR="00D27FC3" w:rsidRPr="00650ADB">
          <w:rPr>
            <w:rFonts w:ascii="Verdana" w:hAnsi="Verdana"/>
            <w:i/>
            <w:sz w:val="28"/>
            <w:szCs w:val="28"/>
          </w:rPr>
          <w:delText>partem</w:delText>
        </w:r>
        <w:r w:rsidR="00D27FC3" w:rsidRPr="00650ADB">
          <w:rPr>
            <w:rFonts w:ascii="Verdana" w:hAnsi="Verdana"/>
            <w:sz w:val="28"/>
            <w:szCs w:val="28"/>
          </w:rPr>
          <w:delText xml:space="preserve"> – which literally means hear the other side. This is a well established principle in our law and has been followed consistently by the Industrial Court.</w:delText>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del>
    </w:p>
    <w:p w14:paraId="6D2F8F38" w14:textId="77777777" w:rsidR="00D27FC3" w:rsidRPr="00650ADB" w:rsidRDefault="00E51BB7" w:rsidP="00E51BB7">
      <w:pPr>
        <w:numPr>
          <w:ilvl w:val="1"/>
          <w:numId w:val="4"/>
        </w:numPr>
        <w:rPr>
          <w:del w:id="316" w:author="SALSA" w:date="2026-09-25T20:05:00Z" w16du:dateUtc="2026-09-26T00:05:00Z"/>
          <w:rFonts w:ascii="Verdana" w:hAnsi="Verdana"/>
          <w:sz w:val="28"/>
          <w:szCs w:val="28"/>
        </w:rPr>
      </w:pPr>
      <w:del w:id="317" w:author="SALSA" w:date="2026-09-25T20:05:00Z" w16du:dateUtc="2026-09-26T00:05:00Z">
        <w:r w:rsidRPr="00650ADB">
          <w:rPr>
            <w:rFonts w:ascii="Verdana" w:hAnsi="Verdana"/>
            <w:sz w:val="28"/>
            <w:szCs w:val="28"/>
          </w:rPr>
          <w:delText>F</w:delText>
        </w:r>
        <w:r w:rsidR="00D27FC3" w:rsidRPr="00650ADB">
          <w:rPr>
            <w:rFonts w:ascii="Verdana" w:hAnsi="Verdana"/>
            <w:sz w:val="28"/>
            <w:szCs w:val="28"/>
          </w:rPr>
          <w:delText xml:space="preserve">or instance, in the decided case of </w:delText>
        </w:r>
        <w:r w:rsidR="00D27FC3" w:rsidRPr="00650ADB">
          <w:rPr>
            <w:rFonts w:ascii="Verdana" w:hAnsi="Verdana"/>
            <w:b/>
            <w:sz w:val="28"/>
            <w:szCs w:val="28"/>
          </w:rPr>
          <w:delText xml:space="preserve">Mphikeleli Sifani Shongwe vs The Principal Secretary, Ministry of Education and 3 Others </w:delText>
        </w:r>
        <w:r w:rsidR="00D27FC3" w:rsidRPr="00650ADB">
          <w:rPr>
            <w:rFonts w:ascii="Verdana" w:hAnsi="Verdana"/>
            <w:sz w:val="28"/>
            <w:szCs w:val="28"/>
          </w:rPr>
          <w:delText xml:space="preserve">– </w:delText>
        </w:r>
        <w:r w:rsidR="00D27FC3" w:rsidRPr="007F5799">
          <w:rPr>
            <w:rFonts w:ascii="Verdana" w:hAnsi="Verdana"/>
            <w:b/>
            <w:sz w:val="28"/>
            <w:szCs w:val="28"/>
          </w:rPr>
          <w:delText>Industrial Court Case No</w:delText>
        </w:r>
        <w:r w:rsidR="00EC3A82" w:rsidRPr="007F5799">
          <w:rPr>
            <w:rFonts w:ascii="Verdana" w:hAnsi="Verdana"/>
            <w:b/>
            <w:sz w:val="28"/>
            <w:szCs w:val="28"/>
          </w:rPr>
          <w:delText>: 207</w:delText>
        </w:r>
        <w:r w:rsidR="00D27FC3" w:rsidRPr="007F5799">
          <w:rPr>
            <w:rFonts w:ascii="Verdana" w:hAnsi="Verdana"/>
            <w:b/>
            <w:sz w:val="28"/>
            <w:szCs w:val="28"/>
          </w:rPr>
          <w:delText>/2006</w:delText>
        </w:r>
        <w:r w:rsidR="00D27FC3" w:rsidRPr="00650ADB">
          <w:rPr>
            <w:rFonts w:ascii="Verdana" w:hAnsi="Verdana"/>
            <w:sz w:val="28"/>
            <w:szCs w:val="28"/>
          </w:rPr>
          <w:delText xml:space="preserve"> (unreported) the Industrial Court held as follows:</w:delText>
        </w:r>
        <w:r w:rsidR="007F5799">
          <w:rPr>
            <w:rFonts w:ascii="Verdana" w:hAnsi="Verdana"/>
            <w:sz w:val="28"/>
            <w:szCs w:val="28"/>
          </w:rPr>
          <w:tab/>
        </w:r>
        <w:r w:rsidR="007F5799">
          <w:rPr>
            <w:rFonts w:ascii="Verdana" w:hAnsi="Verdana"/>
            <w:sz w:val="28"/>
            <w:szCs w:val="28"/>
          </w:rPr>
          <w:tab/>
        </w:r>
      </w:del>
    </w:p>
    <w:p w14:paraId="54964005" w14:textId="77777777" w:rsidR="00D27FC3" w:rsidRPr="00650ADB" w:rsidRDefault="00E51BB7" w:rsidP="00EC4100">
      <w:pPr>
        <w:ind w:left="2246"/>
        <w:rPr>
          <w:del w:id="318" w:author="SALSA" w:date="2026-09-25T20:05:00Z" w16du:dateUtc="2026-09-26T00:05:00Z"/>
          <w:rFonts w:ascii="Verdana" w:hAnsi="Verdana"/>
          <w:b/>
          <w:i/>
          <w:sz w:val="28"/>
          <w:szCs w:val="28"/>
        </w:rPr>
      </w:pPr>
      <w:del w:id="319" w:author="SALSA" w:date="2026-09-25T20:05:00Z" w16du:dateUtc="2026-09-26T00:05:00Z">
        <w:r w:rsidRPr="00650ADB">
          <w:rPr>
            <w:rFonts w:ascii="Verdana" w:hAnsi="Verdana"/>
            <w:b/>
            <w:i/>
            <w:sz w:val="28"/>
            <w:szCs w:val="28"/>
          </w:rPr>
          <w:delText>“</w:delText>
        </w:r>
        <w:r w:rsidR="00D27FC3" w:rsidRPr="00650ADB">
          <w:rPr>
            <w:rFonts w:ascii="Verdana" w:hAnsi="Verdana"/>
            <w:b/>
            <w:i/>
            <w:sz w:val="28"/>
            <w:szCs w:val="28"/>
          </w:rPr>
          <w:delText>It is now a well-established prin</w:delText>
        </w:r>
        <w:r w:rsidR="007F5799">
          <w:rPr>
            <w:rFonts w:ascii="Verdana" w:hAnsi="Verdana"/>
            <w:b/>
            <w:i/>
            <w:sz w:val="28"/>
            <w:szCs w:val="28"/>
          </w:rPr>
          <w:delText>ciple of labour relations that a</w:delText>
        </w:r>
        <w:r w:rsidR="00D27FC3" w:rsidRPr="00650ADB">
          <w:rPr>
            <w:rFonts w:ascii="Verdana" w:hAnsi="Verdana"/>
            <w:b/>
            <w:i/>
            <w:sz w:val="28"/>
            <w:szCs w:val="28"/>
          </w:rPr>
          <w:delText>n employee who faces dismissal for alleged misconduct should be given the opportunity to state his case and to answer the charges against him. The requirement of a fair disciplinary hearing is so fundamental in the context of labour relations that it will be enforced by the Industrial Court as</w:delText>
        </w:r>
        <w:r w:rsidR="00D10696" w:rsidRPr="00650ADB">
          <w:rPr>
            <w:rFonts w:ascii="Verdana" w:hAnsi="Verdana"/>
            <w:b/>
            <w:i/>
            <w:sz w:val="28"/>
            <w:szCs w:val="28"/>
          </w:rPr>
          <w:delText xml:space="preserve"> a matter of policy, even where</w:delText>
        </w:r>
        <w:r w:rsidR="00D27FC3" w:rsidRPr="00650ADB">
          <w:rPr>
            <w:rFonts w:ascii="Verdana" w:hAnsi="Verdana"/>
            <w:b/>
            <w:i/>
            <w:sz w:val="28"/>
            <w:szCs w:val="28"/>
          </w:rPr>
          <w:delText xml:space="preserve"> the case against </w:delText>
        </w:r>
        <w:r w:rsidR="00D10696" w:rsidRPr="00650ADB">
          <w:rPr>
            <w:rFonts w:ascii="Verdana" w:hAnsi="Verdana"/>
            <w:b/>
            <w:i/>
            <w:sz w:val="28"/>
            <w:szCs w:val="28"/>
          </w:rPr>
          <w:delText>the employee a</w:delText>
        </w:r>
        <w:r w:rsidR="00D27FC3" w:rsidRPr="00650ADB">
          <w:rPr>
            <w:rFonts w:ascii="Verdana" w:hAnsi="Verdana"/>
            <w:b/>
            <w:i/>
            <w:sz w:val="28"/>
            <w:szCs w:val="28"/>
          </w:rPr>
          <w:delText>ppears to be una</w:delText>
        </w:r>
        <w:r w:rsidR="00D10696" w:rsidRPr="00650ADB">
          <w:rPr>
            <w:rFonts w:ascii="Verdana" w:hAnsi="Verdana"/>
            <w:b/>
            <w:i/>
            <w:sz w:val="28"/>
            <w:szCs w:val="28"/>
          </w:rPr>
          <w:delText>nswerable”. (at page 8 thereof, paragraph 27)</w:delText>
        </w:r>
        <w:r w:rsidR="0099353E">
          <w:rPr>
            <w:rFonts w:ascii="Verdana" w:hAnsi="Verdana"/>
            <w:b/>
            <w:i/>
            <w:sz w:val="28"/>
            <w:szCs w:val="28"/>
          </w:rPr>
          <w:tab/>
        </w:r>
        <w:r w:rsidR="0099353E">
          <w:rPr>
            <w:rFonts w:ascii="Verdana" w:hAnsi="Verdana"/>
            <w:b/>
            <w:i/>
            <w:sz w:val="28"/>
            <w:szCs w:val="28"/>
          </w:rPr>
          <w:tab/>
        </w:r>
        <w:r w:rsidR="0099353E">
          <w:rPr>
            <w:rFonts w:ascii="Verdana" w:hAnsi="Verdana"/>
            <w:b/>
            <w:i/>
            <w:sz w:val="28"/>
            <w:szCs w:val="28"/>
          </w:rPr>
          <w:tab/>
        </w:r>
        <w:r w:rsidR="0099353E">
          <w:rPr>
            <w:rFonts w:ascii="Verdana" w:hAnsi="Verdana"/>
            <w:b/>
            <w:i/>
            <w:sz w:val="28"/>
            <w:szCs w:val="28"/>
          </w:rPr>
          <w:tab/>
        </w:r>
        <w:r w:rsidR="0099353E">
          <w:rPr>
            <w:rFonts w:ascii="Verdana" w:hAnsi="Verdana"/>
            <w:b/>
            <w:i/>
            <w:sz w:val="28"/>
            <w:szCs w:val="28"/>
          </w:rPr>
          <w:tab/>
        </w:r>
        <w:r w:rsidR="0099353E">
          <w:rPr>
            <w:rFonts w:ascii="Verdana" w:hAnsi="Verdana"/>
            <w:b/>
            <w:i/>
            <w:sz w:val="28"/>
            <w:szCs w:val="28"/>
          </w:rPr>
          <w:tab/>
        </w:r>
      </w:del>
    </w:p>
    <w:p w14:paraId="2322D037" w14:textId="77777777" w:rsidR="00D10696" w:rsidRPr="00650ADB" w:rsidRDefault="00E51BB7" w:rsidP="00E51BB7">
      <w:pPr>
        <w:numPr>
          <w:ilvl w:val="1"/>
          <w:numId w:val="4"/>
        </w:numPr>
        <w:rPr>
          <w:del w:id="320" w:author="SALSA" w:date="2026-09-25T20:05:00Z" w16du:dateUtc="2026-09-26T00:05:00Z"/>
          <w:rFonts w:ascii="Verdana" w:hAnsi="Verdana"/>
          <w:sz w:val="28"/>
          <w:szCs w:val="28"/>
        </w:rPr>
      </w:pPr>
      <w:del w:id="321" w:author="SALSA" w:date="2026-09-25T20:05:00Z" w16du:dateUtc="2026-09-26T00:05:00Z">
        <w:r w:rsidRPr="00650ADB">
          <w:rPr>
            <w:rFonts w:ascii="Verdana" w:hAnsi="Verdana"/>
            <w:sz w:val="28"/>
            <w:szCs w:val="28"/>
          </w:rPr>
          <w:delText>I</w:delText>
        </w:r>
        <w:r w:rsidR="00D10696" w:rsidRPr="00650ADB">
          <w:rPr>
            <w:rFonts w:ascii="Verdana" w:hAnsi="Verdana"/>
            <w:sz w:val="28"/>
            <w:szCs w:val="28"/>
          </w:rPr>
          <w:delText xml:space="preserve">n </w:delText>
        </w:r>
        <w:r w:rsidR="00D10696" w:rsidRPr="00650ADB">
          <w:rPr>
            <w:rFonts w:ascii="Verdana" w:hAnsi="Verdana"/>
            <w:b/>
            <w:sz w:val="28"/>
            <w:szCs w:val="28"/>
          </w:rPr>
          <w:delText xml:space="preserve">Phillip Tsabedze </w:delText>
        </w:r>
        <w:r w:rsidR="001325EF" w:rsidRPr="00650ADB">
          <w:rPr>
            <w:rFonts w:ascii="Verdana" w:hAnsi="Verdana"/>
            <w:b/>
            <w:sz w:val="28"/>
            <w:szCs w:val="28"/>
          </w:rPr>
          <w:delText xml:space="preserve"> </w:delText>
        </w:r>
        <w:r w:rsidR="009A0307" w:rsidRPr="00650ADB">
          <w:rPr>
            <w:rFonts w:ascii="Verdana" w:hAnsi="Verdana"/>
            <w:b/>
            <w:sz w:val="28"/>
            <w:szCs w:val="28"/>
          </w:rPr>
          <w:delText>vs.</w:delText>
        </w:r>
        <w:r w:rsidR="00D10696" w:rsidRPr="00650ADB">
          <w:rPr>
            <w:rFonts w:ascii="Verdana" w:hAnsi="Verdana"/>
            <w:b/>
            <w:sz w:val="28"/>
            <w:szCs w:val="28"/>
          </w:rPr>
          <w:delText xml:space="preserve"> Swaziland Brewer</w:delText>
        </w:r>
        <w:r w:rsidR="00A3109F">
          <w:rPr>
            <w:rFonts w:ascii="Verdana" w:hAnsi="Verdana"/>
            <w:b/>
            <w:sz w:val="28"/>
            <w:szCs w:val="28"/>
          </w:rPr>
          <w:delText>ie</w:delText>
        </w:r>
        <w:r w:rsidR="00D10696" w:rsidRPr="00650ADB">
          <w:rPr>
            <w:rFonts w:ascii="Verdana" w:hAnsi="Verdana"/>
            <w:b/>
            <w:sz w:val="28"/>
            <w:szCs w:val="28"/>
          </w:rPr>
          <w:delText>s Limited t/a Swaziland Beverages</w:delText>
        </w:r>
        <w:r w:rsidR="00D10696" w:rsidRPr="006F1FDA">
          <w:rPr>
            <w:rFonts w:ascii="Verdana" w:hAnsi="Verdana"/>
            <w:b/>
            <w:sz w:val="28"/>
            <w:szCs w:val="28"/>
          </w:rPr>
          <w:delText>, Industrial</w:delText>
        </w:r>
        <w:r w:rsidR="00D10696" w:rsidRPr="00650ADB">
          <w:rPr>
            <w:rFonts w:ascii="Verdana" w:hAnsi="Verdana"/>
            <w:sz w:val="28"/>
            <w:szCs w:val="28"/>
          </w:rPr>
          <w:delText xml:space="preserve"> </w:delText>
        </w:r>
        <w:r w:rsidR="00D10696" w:rsidRPr="006F1FDA">
          <w:rPr>
            <w:rFonts w:ascii="Verdana" w:hAnsi="Verdana"/>
            <w:b/>
            <w:sz w:val="28"/>
            <w:szCs w:val="28"/>
          </w:rPr>
          <w:delText>Court Case No: 99/2003</w:delText>
        </w:r>
        <w:r w:rsidR="00D10696" w:rsidRPr="00650ADB">
          <w:rPr>
            <w:rFonts w:ascii="Verdana" w:hAnsi="Verdana"/>
            <w:sz w:val="28"/>
            <w:szCs w:val="28"/>
          </w:rPr>
          <w:delText xml:space="preserve"> (unreported), where an employee had been absent from work from mid June, 2002 till he was served with a letter of dismissal on the 9</w:delText>
        </w:r>
        <w:r w:rsidR="00D10696" w:rsidRPr="00650ADB">
          <w:rPr>
            <w:rFonts w:ascii="Verdana" w:hAnsi="Verdana"/>
            <w:sz w:val="28"/>
            <w:szCs w:val="28"/>
            <w:vertAlign w:val="superscript"/>
          </w:rPr>
          <w:delText>th</w:delText>
        </w:r>
        <w:r w:rsidR="00D10696" w:rsidRPr="00650ADB">
          <w:rPr>
            <w:rFonts w:ascii="Verdana" w:hAnsi="Verdana"/>
            <w:sz w:val="28"/>
            <w:szCs w:val="28"/>
          </w:rPr>
          <w:delText xml:space="preserve"> October, 2002 (about four months absence) the court held that :</w:delText>
        </w:r>
        <w:r w:rsidR="006F1FDA">
          <w:rPr>
            <w:rFonts w:ascii="Verdana" w:hAnsi="Verdana"/>
            <w:sz w:val="28"/>
            <w:szCs w:val="28"/>
          </w:rPr>
          <w:tab/>
        </w:r>
        <w:r w:rsidR="006F1FDA">
          <w:rPr>
            <w:rFonts w:ascii="Verdana" w:hAnsi="Verdana"/>
            <w:sz w:val="28"/>
            <w:szCs w:val="28"/>
          </w:rPr>
          <w:tab/>
        </w:r>
        <w:r w:rsidR="006F1FDA">
          <w:rPr>
            <w:rFonts w:ascii="Verdana" w:hAnsi="Verdana"/>
            <w:sz w:val="28"/>
            <w:szCs w:val="28"/>
          </w:rPr>
          <w:tab/>
        </w:r>
        <w:r w:rsidR="006F1FDA">
          <w:rPr>
            <w:rFonts w:ascii="Verdana" w:hAnsi="Verdana"/>
            <w:sz w:val="28"/>
            <w:szCs w:val="28"/>
          </w:rPr>
          <w:tab/>
        </w:r>
      </w:del>
    </w:p>
    <w:p w14:paraId="099AA400" w14:textId="77777777" w:rsidR="00D10696" w:rsidRPr="00650ADB" w:rsidRDefault="00E51BB7" w:rsidP="00EC4100">
      <w:pPr>
        <w:ind w:left="2246"/>
        <w:rPr>
          <w:del w:id="322" w:author="SALSA" w:date="2026-09-25T20:05:00Z" w16du:dateUtc="2026-09-26T00:05:00Z"/>
          <w:rFonts w:ascii="Verdana" w:hAnsi="Verdana"/>
          <w:b/>
          <w:i/>
          <w:sz w:val="28"/>
          <w:szCs w:val="28"/>
        </w:rPr>
      </w:pPr>
      <w:del w:id="323" w:author="SALSA" w:date="2026-09-25T20:05:00Z" w16du:dateUtc="2026-09-26T00:05:00Z">
        <w:r w:rsidRPr="00650ADB">
          <w:rPr>
            <w:rFonts w:ascii="Verdana" w:hAnsi="Verdana"/>
            <w:b/>
            <w:i/>
            <w:sz w:val="28"/>
            <w:szCs w:val="28"/>
          </w:rPr>
          <w:delText>“</w:delText>
        </w:r>
        <w:r w:rsidR="00D10696" w:rsidRPr="00650ADB">
          <w:rPr>
            <w:rFonts w:ascii="Verdana" w:hAnsi="Verdana"/>
            <w:b/>
            <w:i/>
            <w:sz w:val="28"/>
            <w:szCs w:val="28"/>
          </w:rPr>
          <w:delText>It was clearly unprocedural for the Respondent to simply serve the Applicant with a letter of dismissal accusing him of desertion without first laying a charge against the Applicant whose whereabouts were known to the Respondent. Even in situations where management is convinced of the guilt of the employee, it is still obliged to ensure that a fair disciplinary process is observed.</w:delText>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del>
    </w:p>
    <w:p w14:paraId="0C925B8F" w14:textId="77777777" w:rsidR="008036E9" w:rsidRPr="00650ADB" w:rsidRDefault="00E51BB7" w:rsidP="00E51BB7">
      <w:pPr>
        <w:numPr>
          <w:ilvl w:val="1"/>
          <w:numId w:val="4"/>
        </w:numPr>
        <w:rPr>
          <w:del w:id="324" w:author="SALSA" w:date="2026-09-25T20:05:00Z" w16du:dateUtc="2026-09-26T00:05:00Z"/>
          <w:rFonts w:ascii="Verdana" w:hAnsi="Verdana"/>
          <w:sz w:val="28"/>
          <w:szCs w:val="28"/>
        </w:rPr>
      </w:pPr>
      <w:del w:id="325" w:author="SALSA" w:date="2026-09-25T20:05:00Z" w16du:dateUtc="2026-09-26T00:05:00Z">
        <w:r w:rsidRPr="00650ADB">
          <w:rPr>
            <w:rFonts w:ascii="Verdana" w:hAnsi="Verdana"/>
            <w:sz w:val="28"/>
            <w:szCs w:val="28"/>
          </w:rPr>
          <w:delText>I</w:delText>
        </w:r>
        <w:r w:rsidR="008036E9" w:rsidRPr="00650ADB">
          <w:rPr>
            <w:rFonts w:ascii="Verdana" w:hAnsi="Verdana"/>
            <w:sz w:val="28"/>
            <w:szCs w:val="28"/>
          </w:rPr>
          <w:delText xml:space="preserve">n the case of </w:delText>
        </w:r>
        <w:r w:rsidR="008036E9" w:rsidRPr="00650ADB">
          <w:rPr>
            <w:rFonts w:ascii="Verdana" w:hAnsi="Verdana"/>
            <w:b/>
            <w:sz w:val="28"/>
            <w:szCs w:val="28"/>
          </w:rPr>
          <w:delText>Alpheous Thobela Dlamini vs Dalcrue Agricultural Holdings (PTY) Ltd</w:delText>
        </w:r>
        <w:r w:rsidR="008036E9" w:rsidRPr="00650ADB">
          <w:rPr>
            <w:rFonts w:ascii="Verdana" w:hAnsi="Verdana"/>
            <w:sz w:val="28"/>
            <w:szCs w:val="28"/>
          </w:rPr>
          <w:delText xml:space="preserve">, </w:delText>
        </w:r>
        <w:r w:rsidR="008036E9" w:rsidRPr="004E132E">
          <w:rPr>
            <w:rFonts w:ascii="Verdana" w:hAnsi="Verdana"/>
            <w:b/>
            <w:sz w:val="28"/>
            <w:szCs w:val="28"/>
          </w:rPr>
          <w:delText>Industrial Court Case No: 123/2005</w:delText>
        </w:r>
        <w:r w:rsidR="008036E9" w:rsidRPr="00650ADB">
          <w:rPr>
            <w:rFonts w:ascii="Verdana" w:hAnsi="Verdana"/>
            <w:sz w:val="28"/>
            <w:szCs w:val="28"/>
          </w:rPr>
          <w:delText xml:space="preserve"> the Court observed that:</w:delText>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del>
    </w:p>
    <w:p w14:paraId="65CF4255" w14:textId="77777777" w:rsidR="008036E9" w:rsidRPr="00650ADB" w:rsidRDefault="00E51BB7" w:rsidP="00EC4100">
      <w:pPr>
        <w:ind w:left="2246"/>
        <w:rPr>
          <w:del w:id="326" w:author="SALSA" w:date="2026-09-25T20:05:00Z" w16du:dateUtc="2026-09-26T00:05:00Z"/>
          <w:rFonts w:ascii="Verdana" w:hAnsi="Verdana"/>
          <w:b/>
          <w:i/>
          <w:sz w:val="28"/>
          <w:szCs w:val="28"/>
        </w:rPr>
      </w:pPr>
      <w:del w:id="327" w:author="SALSA" w:date="2026-09-25T20:05:00Z" w16du:dateUtc="2026-09-26T00:05:00Z">
        <w:r w:rsidRPr="00650ADB">
          <w:rPr>
            <w:rFonts w:ascii="Verdana" w:hAnsi="Verdana"/>
            <w:b/>
            <w:i/>
            <w:sz w:val="28"/>
            <w:szCs w:val="28"/>
          </w:rPr>
          <w:delText>“</w:delText>
        </w:r>
        <w:r w:rsidR="008036E9" w:rsidRPr="00650ADB">
          <w:rPr>
            <w:rFonts w:ascii="Verdana" w:hAnsi="Verdana"/>
            <w:b/>
            <w:i/>
            <w:sz w:val="28"/>
            <w:szCs w:val="28"/>
          </w:rPr>
          <w:delText>An employee who is dismissed without a fair disciplinary process is likely to feel aggrieved, no matter how fair and reasonable the grounds may be for his dismissal. His fellow employees may perceive the dismissal</w:delText>
        </w:r>
        <w:r w:rsidR="00AB09D7">
          <w:rPr>
            <w:rFonts w:ascii="Verdana" w:hAnsi="Verdana"/>
            <w:b/>
            <w:i/>
            <w:sz w:val="28"/>
            <w:szCs w:val="28"/>
          </w:rPr>
          <w:delText xml:space="preserve"> as arbitrary. Such dismissals</w:delText>
        </w:r>
        <w:r w:rsidR="008036E9" w:rsidRPr="00650ADB">
          <w:rPr>
            <w:rFonts w:ascii="Verdana" w:hAnsi="Verdana"/>
            <w:b/>
            <w:i/>
            <w:sz w:val="28"/>
            <w:szCs w:val="28"/>
          </w:rPr>
          <w:delText xml:space="preserve"> reinforce the perception of the subordination of labour to the whims of management. They create discontent and disharmony at the workplace, and spawn unnecessary labour disputes and litigation.”</w:delText>
        </w:r>
        <w:r w:rsidR="009010E1">
          <w:rPr>
            <w:rFonts w:ascii="Verdana" w:hAnsi="Verdana"/>
            <w:b/>
            <w:i/>
            <w:sz w:val="28"/>
            <w:szCs w:val="28"/>
          </w:rPr>
          <w:tab/>
        </w:r>
        <w:r w:rsidR="009010E1">
          <w:rPr>
            <w:rFonts w:ascii="Verdana" w:hAnsi="Verdana"/>
            <w:b/>
            <w:i/>
            <w:sz w:val="28"/>
            <w:szCs w:val="28"/>
          </w:rPr>
          <w:tab/>
        </w:r>
      </w:del>
    </w:p>
    <w:p w14:paraId="5B30985C" w14:textId="77777777" w:rsidR="004B5D1A" w:rsidRPr="00650ADB" w:rsidRDefault="00E51BB7" w:rsidP="00E51BB7">
      <w:pPr>
        <w:numPr>
          <w:ilvl w:val="1"/>
          <w:numId w:val="4"/>
        </w:numPr>
        <w:rPr>
          <w:del w:id="328" w:author="SALSA" w:date="2026-09-25T20:05:00Z" w16du:dateUtc="2026-09-26T00:05:00Z"/>
          <w:rFonts w:ascii="Verdana" w:hAnsi="Verdana"/>
          <w:sz w:val="28"/>
          <w:szCs w:val="28"/>
        </w:rPr>
      </w:pPr>
      <w:del w:id="329" w:author="SALSA" w:date="2026-09-25T20:05:00Z" w16du:dateUtc="2026-09-26T00:05:00Z">
        <w:r w:rsidRPr="00650ADB">
          <w:rPr>
            <w:rFonts w:ascii="Verdana" w:hAnsi="Verdana"/>
            <w:sz w:val="28"/>
            <w:szCs w:val="28"/>
          </w:rPr>
          <w:delText>I</w:delText>
        </w:r>
        <w:r w:rsidR="008036E9" w:rsidRPr="00650ADB">
          <w:rPr>
            <w:rFonts w:ascii="Verdana" w:hAnsi="Verdana"/>
            <w:sz w:val="28"/>
            <w:szCs w:val="28"/>
          </w:rPr>
          <w:delText>t is therefore clear that violation of the rules of natural justice makes the decisions void</w:delText>
        </w:r>
        <w:r w:rsidR="009010E1">
          <w:rPr>
            <w:rFonts w:ascii="Verdana" w:hAnsi="Verdana"/>
            <w:sz w:val="28"/>
            <w:szCs w:val="28"/>
          </w:rPr>
          <w:delText xml:space="preserve"> for</w:delText>
        </w:r>
        <w:r w:rsidR="008036E9" w:rsidRPr="00650ADB">
          <w:rPr>
            <w:rFonts w:ascii="Verdana" w:hAnsi="Verdana"/>
            <w:sz w:val="28"/>
            <w:szCs w:val="28"/>
          </w:rPr>
          <w:delText xml:space="preserve"> being outside the jurisdiction of the decision </w:delText>
        </w:r>
        <w:r w:rsidR="004B5D1A" w:rsidRPr="00650ADB">
          <w:rPr>
            <w:rFonts w:ascii="Verdana" w:hAnsi="Verdana"/>
            <w:sz w:val="28"/>
            <w:szCs w:val="28"/>
          </w:rPr>
          <w:delText xml:space="preserve">making authority. </w:delText>
        </w:r>
        <w:r w:rsidR="004B5D1A" w:rsidRPr="00E27C3C">
          <w:rPr>
            <w:rFonts w:ascii="Verdana" w:hAnsi="Verdana"/>
            <w:b/>
            <w:i/>
            <w:sz w:val="28"/>
            <w:szCs w:val="28"/>
          </w:rPr>
          <w:delText>“An Administration act must be subject</w:delText>
        </w:r>
        <w:r w:rsidR="004B5D1A" w:rsidRPr="00650ADB">
          <w:rPr>
            <w:rFonts w:ascii="Verdana" w:hAnsi="Verdana"/>
            <w:sz w:val="28"/>
            <w:szCs w:val="28"/>
          </w:rPr>
          <w:delText xml:space="preserve"> </w:delText>
        </w:r>
        <w:r w:rsidR="004B5D1A" w:rsidRPr="00E27C3C">
          <w:rPr>
            <w:rFonts w:ascii="Verdana" w:hAnsi="Verdana"/>
            <w:b/>
            <w:i/>
            <w:sz w:val="28"/>
            <w:szCs w:val="28"/>
          </w:rPr>
          <w:delText>to the requirements of natural justice because it affects rights or interests and therefore involves a duty to act ju</w:delText>
        </w:r>
        <w:r w:rsidR="00E27C3C" w:rsidRPr="00E27C3C">
          <w:rPr>
            <w:rFonts w:ascii="Verdana" w:hAnsi="Verdana"/>
            <w:b/>
            <w:i/>
            <w:sz w:val="28"/>
            <w:szCs w:val="28"/>
          </w:rPr>
          <w:delText>dicious</w:delText>
        </w:r>
        <w:r w:rsidR="004B5D1A" w:rsidRPr="00E27C3C">
          <w:rPr>
            <w:rFonts w:ascii="Verdana" w:hAnsi="Verdana"/>
            <w:b/>
            <w:i/>
            <w:sz w:val="28"/>
            <w:szCs w:val="28"/>
          </w:rPr>
          <w:delText>ly.”</w:delText>
        </w:r>
        <w:r w:rsidR="004B5D1A" w:rsidRPr="00650ADB">
          <w:rPr>
            <w:rFonts w:ascii="Verdana" w:hAnsi="Verdana"/>
            <w:sz w:val="28"/>
            <w:szCs w:val="28"/>
          </w:rPr>
          <w:delText xml:space="preserve"> Refer to </w:delText>
        </w:r>
        <w:r w:rsidR="004B5D1A" w:rsidRPr="00650ADB">
          <w:rPr>
            <w:rFonts w:ascii="Verdana" w:hAnsi="Verdana"/>
            <w:b/>
            <w:sz w:val="28"/>
            <w:szCs w:val="28"/>
          </w:rPr>
          <w:delText>Futhi P. Dlamini vs Teaching Service Commission and 3 others</w:delText>
        </w:r>
        <w:r w:rsidR="00E27C3C">
          <w:rPr>
            <w:rFonts w:ascii="Verdana" w:hAnsi="Verdana"/>
            <w:sz w:val="28"/>
            <w:szCs w:val="28"/>
          </w:rPr>
          <w:delText xml:space="preserve">, </w:delText>
        </w:r>
        <w:r w:rsidR="00E27C3C" w:rsidRPr="00E27C3C">
          <w:rPr>
            <w:rFonts w:ascii="Verdana" w:hAnsi="Verdana"/>
            <w:b/>
            <w:sz w:val="28"/>
            <w:szCs w:val="28"/>
          </w:rPr>
          <w:delText>C</w:delText>
        </w:r>
        <w:r w:rsidR="004B5D1A" w:rsidRPr="00E27C3C">
          <w:rPr>
            <w:rFonts w:ascii="Verdana" w:hAnsi="Verdana"/>
            <w:b/>
            <w:sz w:val="28"/>
            <w:szCs w:val="28"/>
          </w:rPr>
          <w:delText>ase No: 34/2002 (IC)</w:delText>
        </w:r>
        <w:r w:rsidR="004B5D1A" w:rsidRPr="00650ADB">
          <w:rPr>
            <w:rFonts w:ascii="Verdana" w:hAnsi="Verdana"/>
            <w:sz w:val="28"/>
            <w:szCs w:val="28"/>
          </w:rPr>
          <w:delText xml:space="preserve"> (unreported) (at page 6 thereof).</w:delText>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del>
    </w:p>
    <w:p w14:paraId="7251E752" w14:textId="77777777" w:rsidR="004B5D1A" w:rsidRPr="00650ADB" w:rsidRDefault="00E51BB7" w:rsidP="00EC4100">
      <w:pPr>
        <w:ind w:left="2246"/>
        <w:rPr>
          <w:del w:id="330" w:author="SALSA" w:date="2026-09-25T20:05:00Z" w16du:dateUtc="2026-09-26T00:05:00Z"/>
          <w:rFonts w:ascii="Verdana" w:hAnsi="Verdana"/>
          <w:sz w:val="28"/>
          <w:szCs w:val="28"/>
        </w:rPr>
      </w:pPr>
      <w:del w:id="331" w:author="SALSA" w:date="2026-09-25T20:05:00Z" w16du:dateUtc="2026-09-26T00:05:00Z">
        <w:r w:rsidRPr="00650ADB">
          <w:rPr>
            <w:rFonts w:ascii="Verdana" w:hAnsi="Verdana"/>
            <w:sz w:val="28"/>
            <w:szCs w:val="28"/>
          </w:rPr>
          <w:delText>S</w:delText>
        </w:r>
        <w:r w:rsidR="004B5D1A" w:rsidRPr="00650ADB">
          <w:rPr>
            <w:rFonts w:ascii="Verdana" w:hAnsi="Verdana"/>
            <w:sz w:val="28"/>
            <w:szCs w:val="28"/>
          </w:rPr>
          <w:delText xml:space="preserve">ee also: </w:delText>
        </w:r>
        <w:r w:rsidR="004B5D1A" w:rsidRPr="00650ADB">
          <w:rPr>
            <w:rFonts w:ascii="Verdana" w:hAnsi="Verdana"/>
            <w:b/>
            <w:sz w:val="28"/>
            <w:szCs w:val="28"/>
          </w:rPr>
          <w:delText>Swaziland United Bakeries vs Armstrong Dlamini</w:delText>
        </w:r>
        <w:r w:rsidR="004B5D1A" w:rsidRPr="00E525F6">
          <w:rPr>
            <w:rFonts w:ascii="Verdana" w:hAnsi="Verdana"/>
            <w:b/>
            <w:sz w:val="28"/>
            <w:szCs w:val="28"/>
          </w:rPr>
          <w:delText>, Appeal case No: 117/94;</w:delText>
        </w:r>
      </w:del>
    </w:p>
    <w:p w14:paraId="4B243631" w14:textId="77777777" w:rsidR="004B5D1A" w:rsidRPr="00E525F6" w:rsidRDefault="00E51BB7" w:rsidP="00EC4100">
      <w:pPr>
        <w:ind w:left="2246"/>
        <w:rPr>
          <w:del w:id="332" w:author="SALSA" w:date="2026-09-25T20:05:00Z" w16du:dateUtc="2026-09-26T00:05:00Z"/>
          <w:rFonts w:ascii="Verdana" w:hAnsi="Verdana"/>
          <w:b/>
          <w:sz w:val="28"/>
          <w:szCs w:val="28"/>
        </w:rPr>
      </w:pPr>
      <w:del w:id="333" w:author="SALSA" w:date="2026-09-25T20:05:00Z" w16du:dateUtc="2026-09-26T00:05:00Z">
        <w:r w:rsidRPr="00976609">
          <w:rPr>
            <w:rFonts w:ascii="Verdana" w:hAnsi="Verdana"/>
            <w:b/>
            <w:sz w:val="28"/>
            <w:szCs w:val="28"/>
          </w:rPr>
          <w:delText>N</w:delText>
        </w:r>
        <w:r w:rsidR="004B5D1A" w:rsidRPr="00650ADB">
          <w:rPr>
            <w:rFonts w:ascii="Verdana" w:hAnsi="Verdana"/>
            <w:b/>
            <w:sz w:val="28"/>
            <w:szCs w:val="28"/>
          </w:rPr>
          <w:delText>kosinathi Ndzimandze and Another vs Ubombo Sugar Limited</w:delText>
        </w:r>
        <w:r w:rsidR="00E525F6">
          <w:rPr>
            <w:rFonts w:ascii="Verdana" w:hAnsi="Verdana"/>
            <w:b/>
            <w:sz w:val="28"/>
            <w:szCs w:val="28"/>
          </w:rPr>
          <w:delText>, C</w:delText>
        </w:r>
        <w:r w:rsidR="004B5D1A" w:rsidRPr="00E525F6">
          <w:rPr>
            <w:rFonts w:ascii="Verdana" w:hAnsi="Verdana"/>
            <w:b/>
            <w:sz w:val="28"/>
            <w:szCs w:val="28"/>
          </w:rPr>
          <w:delText xml:space="preserve">ase No: </w:delText>
        </w:r>
        <w:r w:rsidR="00EC4100" w:rsidRPr="00E525F6">
          <w:rPr>
            <w:rFonts w:ascii="Verdana" w:hAnsi="Verdana"/>
            <w:b/>
            <w:sz w:val="28"/>
            <w:szCs w:val="28"/>
          </w:rPr>
          <w:delText>4</w:delText>
        </w:r>
        <w:r w:rsidR="004B5D1A" w:rsidRPr="00E525F6">
          <w:rPr>
            <w:rFonts w:ascii="Verdana" w:hAnsi="Verdana"/>
            <w:b/>
            <w:sz w:val="28"/>
            <w:szCs w:val="28"/>
          </w:rPr>
          <w:delText>76/2005</w:delText>
        </w:r>
        <w:r w:rsidR="00EC4100" w:rsidRPr="00E525F6">
          <w:rPr>
            <w:rFonts w:ascii="Verdana" w:hAnsi="Verdana"/>
            <w:b/>
            <w:sz w:val="28"/>
            <w:szCs w:val="28"/>
          </w:rPr>
          <w:delText xml:space="preserve"> (IC)</w:delText>
        </w:r>
        <w:r w:rsidR="00E525F6">
          <w:rPr>
            <w:rFonts w:ascii="Verdana" w:hAnsi="Verdana"/>
            <w:b/>
            <w:sz w:val="28"/>
            <w:szCs w:val="28"/>
          </w:rPr>
          <w:delText>.</w:delText>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del>
    </w:p>
    <w:p w14:paraId="473FC3F3" w14:textId="77777777" w:rsidR="00E51BB7" w:rsidRPr="00650ADB" w:rsidRDefault="00E51BB7" w:rsidP="00E51BB7">
      <w:pPr>
        <w:numPr>
          <w:ilvl w:val="1"/>
          <w:numId w:val="4"/>
        </w:numPr>
        <w:rPr>
          <w:del w:id="334" w:author="SALSA" w:date="2026-09-25T20:05:00Z" w16du:dateUtc="2026-09-26T00:05:00Z"/>
          <w:rFonts w:ascii="Verdana" w:hAnsi="Verdana"/>
          <w:sz w:val="28"/>
          <w:szCs w:val="28"/>
        </w:rPr>
      </w:pPr>
      <w:del w:id="335" w:author="SALSA" w:date="2026-09-25T20:05:00Z" w16du:dateUtc="2026-09-26T00:05:00Z">
        <w:r w:rsidRPr="00650ADB">
          <w:rPr>
            <w:rFonts w:ascii="Verdana" w:hAnsi="Verdana"/>
            <w:sz w:val="28"/>
            <w:szCs w:val="28"/>
          </w:rPr>
          <w:delText>I</w:delText>
        </w:r>
        <w:r w:rsidR="004B5D1A" w:rsidRPr="00650ADB">
          <w:rPr>
            <w:rFonts w:ascii="Verdana" w:hAnsi="Verdana"/>
            <w:sz w:val="28"/>
            <w:szCs w:val="28"/>
          </w:rPr>
          <w:delText>n the foregoing regard, a finding is hereby made to the effect that the Applicant’s dismissal was procedurally unfair.</w:delText>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del>
    </w:p>
    <w:p w14:paraId="744D2C6C" w14:textId="77777777" w:rsidR="00506D94" w:rsidRPr="00650ADB" w:rsidRDefault="00E51BB7" w:rsidP="00E51BB7">
      <w:pPr>
        <w:numPr>
          <w:ilvl w:val="1"/>
          <w:numId w:val="4"/>
        </w:numPr>
        <w:rPr>
          <w:del w:id="336" w:author="SALSA" w:date="2026-09-25T20:05:00Z" w16du:dateUtc="2026-09-26T00:05:00Z"/>
          <w:rFonts w:ascii="Verdana" w:hAnsi="Verdana"/>
          <w:sz w:val="28"/>
          <w:szCs w:val="28"/>
        </w:rPr>
      </w:pPr>
      <w:del w:id="337" w:author="SALSA" w:date="2026-09-25T20:05:00Z" w16du:dateUtc="2026-09-26T00:05:00Z">
        <w:r w:rsidRPr="00650ADB">
          <w:rPr>
            <w:rFonts w:ascii="Verdana" w:hAnsi="Verdana"/>
            <w:sz w:val="28"/>
            <w:szCs w:val="28"/>
          </w:rPr>
          <w:delText>T</w:delText>
        </w:r>
        <w:r w:rsidR="00506D94" w:rsidRPr="00650ADB">
          <w:rPr>
            <w:rFonts w:ascii="Verdana" w:hAnsi="Verdana"/>
            <w:sz w:val="28"/>
            <w:szCs w:val="28"/>
          </w:rPr>
          <w:delText>he Applicant is not seeking re-inst</w:delText>
        </w:r>
        <w:r w:rsidR="00D83305">
          <w:rPr>
            <w:rFonts w:ascii="Verdana" w:hAnsi="Verdana"/>
            <w:sz w:val="28"/>
            <w:szCs w:val="28"/>
          </w:rPr>
          <w:delText>atement. Section 16 (4) 0f the I</w:delText>
        </w:r>
        <w:r w:rsidR="00506D94" w:rsidRPr="00650ADB">
          <w:rPr>
            <w:rFonts w:ascii="Verdana" w:hAnsi="Verdana"/>
            <w:sz w:val="28"/>
            <w:szCs w:val="28"/>
          </w:rPr>
          <w:delText>ndustrial Relations act, 2000 (as amended) provides that:</w:delText>
        </w:r>
        <w:r w:rsidR="00154484">
          <w:rPr>
            <w:rFonts w:ascii="Verdana" w:hAnsi="Verdana"/>
            <w:sz w:val="28"/>
            <w:szCs w:val="28"/>
          </w:rPr>
          <w:tab/>
        </w:r>
        <w:r w:rsidR="00154484">
          <w:rPr>
            <w:rFonts w:ascii="Verdana" w:hAnsi="Verdana"/>
            <w:sz w:val="28"/>
            <w:szCs w:val="28"/>
          </w:rPr>
          <w:tab/>
        </w:r>
        <w:r w:rsidR="00154484">
          <w:rPr>
            <w:rFonts w:ascii="Verdana" w:hAnsi="Verdana"/>
            <w:sz w:val="28"/>
            <w:szCs w:val="28"/>
          </w:rPr>
          <w:tab/>
        </w:r>
        <w:r w:rsidR="00154484">
          <w:rPr>
            <w:rFonts w:ascii="Verdana" w:hAnsi="Verdana"/>
            <w:sz w:val="28"/>
            <w:szCs w:val="28"/>
          </w:rPr>
          <w:tab/>
        </w:r>
        <w:r w:rsidR="00154484">
          <w:rPr>
            <w:rFonts w:ascii="Verdana" w:hAnsi="Verdana"/>
            <w:sz w:val="28"/>
            <w:szCs w:val="28"/>
          </w:rPr>
          <w:tab/>
        </w:r>
      </w:del>
    </w:p>
    <w:p w14:paraId="4FAE21B2" w14:textId="77777777" w:rsidR="007C1911" w:rsidRPr="00650ADB" w:rsidRDefault="00E51BB7" w:rsidP="00EC4100">
      <w:pPr>
        <w:ind w:left="2246"/>
        <w:rPr>
          <w:del w:id="338" w:author="SALSA" w:date="2026-09-25T20:05:00Z" w16du:dateUtc="2026-09-26T00:05:00Z"/>
          <w:rFonts w:ascii="Verdana" w:hAnsi="Verdana"/>
          <w:b/>
          <w:i/>
          <w:sz w:val="28"/>
          <w:szCs w:val="28"/>
        </w:rPr>
      </w:pPr>
      <w:del w:id="339" w:author="SALSA" w:date="2026-09-25T20:05:00Z" w16du:dateUtc="2026-09-26T00:05:00Z">
        <w:r w:rsidRPr="00650ADB">
          <w:rPr>
            <w:rFonts w:ascii="Verdana" w:hAnsi="Verdana"/>
            <w:b/>
            <w:i/>
            <w:sz w:val="28"/>
            <w:szCs w:val="28"/>
          </w:rPr>
          <w:delText>“</w:delText>
        </w:r>
        <w:r w:rsidR="00154484">
          <w:rPr>
            <w:rFonts w:ascii="Verdana" w:hAnsi="Verdana"/>
            <w:b/>
            <w:i/>
            <w:sz w:val="28"/>
            <w:szCs w:val="28"/>
          </w:rPr>
          <w:delText>If</w:delText>
        </w:r>
        <w:r w:rsidR="007C1911" w:rsidRPr="00650ADB">
          <w:rPr>
            <w:rFonts w:ascii="Verdana" w:hAnsi="Verdana"/>
            <w:b/>
            <w:i/>
            <w:sz w:val="28"/>
            <w:szCs w:val="28"/>
          </w:rPr>
          <w:delText xml:space="preserve"> a dismissal is </w:delText>
        </w:r>
        <w:r w:rsidR="00154484">
          <w:rPr>
            <w:rFonts w:ascii="Verdana" w:hAnsi="Verdana"/>
            <w:b/>
            <w:i/>
            <w:sz w:val="28"/>
            <w:szCs w:val="28"/>
          </w:rPr>
          <w:delText>unfair only because the employer</w:delText>
        </w:r>
        <w:r w:rsidR="007C1911" w:rsidRPr="00650ADB">
          <w:rPr>
            <w:rFonts w:ascii="Verdana" w:hAnsi="Verdana"/>
            <w:b/>
            <w:i/>
            <w:sz w:val="28"/>
            <w:szCs w:val="28"/>
          </w:rPr>
          <w:delText xml:space="preserve"> did not follow a fair procedure, compensation payable </w:delText>
        </w:r>
        <w:r w:rsidR="00154484">
          <w:rPr>
            <w:rFonts w:ascii="Verdana" w:hAnsi="Verdana"/>
            <w:b/>
            <w:i/>
            <w:sz w:val="28"/>
            <w:szCs w:val="28"/>
            <w:u w:val="single"/>
          </w:rPr>
          <w:delText>may be varied as the Court deem</w:delText>
        </w:r>
        <w:r w:rsidR="007C1911" w:rsidRPr="00650ADB">
          <w:rPr>
            <w:rFonts w:ascii="Verdana" w:hAnsi="Verdana"/>
            <w:b/>
            <w:i/>
            <w:sz w:val="28"/>
            <w:szCs w:val="28"/>
            <w:u w:val="single"/>
          </w:rPr>
          <w:delText>s just and equitable</w:delText>
        </w:r>
        <w:r w:rsidR="00154484">
          <w:rPr>
            <w:rFonts w:ascii="Verdana" w:hAnsi="Verdana"/>
            <w:b/>
            <w:i/>
            <w:sz w:val="28"/>
            <w:szCs w:val="28"/>
          </w:rPr>
          <w:delText>..</w:delText>
        </w:r>
        <w:r w:rsidR="007C1911" w:rsidRPr="00650ADB">
          <w:rPr>
            <w:rFonts w:ascii="Verdana" w:hAnsi="Verdana"/>
            <w:b/>
            <w:i/>
            <w:sz w:val="28"/>
            <w:szCs w:val="28"/>
          </w:rPr>
          <w:delText>.”</w:delText>
        </w:r>
        <w:r w:rsidR="00385853">
          <w:rPr>
            <w:rFonts w:ascii="Verdana" w:hAnsi="Verdana"/>
            <w:b/>
            <w:i/>
            <w:sz w:val="28"/>
            <w:szCs w:val="28"/>
          </w:rPr>
          <w:tab/>
        </w:r>
        <w:r w:rsidR="00120990" w:rsidRPr="00120990">
          <w:rPr>
            <w:rFonts w:ascii="Verdana" w:hAnsi="Verdana"/>
            <w:sz w:val="28"/>
            <w:szCs w:val="28"/>
          </w:rPr>
          <w:delText>(My</w:delText>
        </w:r>
        <w:r w:rsidR="00120990">
          <w:rPr>
            <w:rFonts w:ascii="Verdana" w:hAnsi="Verdana"/>
            <w:b/>
            <w:i/>
            <w:sz w:val="28"/>
            <w:szCs w:val="28"/>
          </w:rPr>
          <w:delText xml:space="preserve"> </w:delText>
        </w:r>
        <w:r w:rsidR="00120990" w:rsidRPr="00120990">
          <w:rPr>
            <w:rFonts w:ascii="Verdana" w:hAnsi="Verdana"/>
            <w:sz w:val="28"/>
            <w:szCs w:val="28"/>
          </w:rPr>
          <w:delText>emphasis).</w:delText>
        </w:r>
        <w:r w:rsidR="00120990">
          <w:rPr>
            <w:rFonts w:ascii="Verdana" w:hAnsi="Verdana"/>
            <w:i/>
            <w:sz w:val="28"/>
            <w:szCs w:val="28"/>
          </w:rPr>
          <w:tab/>
        </w:r>
        <w:r w:rsidR="00120990">
          <w:rPr>
            <w:rFonts w:ascii="Verdana" w:hAnsi="Verdana"/>
            <w:i/>
            <w:sz w:val="28"/>
            <w:szCs w:val="28"/>
          </w:rPr>
          <w:tab/>
        </w:r>
        <w:r w:rsidR="00120990">
          <w:rPr>
            <w:rFonts w:ascii="Verdana" w:hAnsi="Verdana"/>
            <w:i/>
            <w:sz w:val="28"/>
            <w:szCs w:val="28"/>
          </w:rPr>
          <w:tab/>
        </w:r>
        <w:r w:rsidR="00120990">
          <w:rPr>
            <w:rFonts w:ascii="Verdana" w:hAnsi="Verdana"/>
            <w:i/>
            <w:sz w:val="28"/>
            <w:szCs w:val="28"/>
          </w:rPr>
          <w:tab/>
        </w:r>
        <w:r w:rsidR="00120990">
          <w:rPr>
            <w:rFonts w:ascii="Verdana" w:hAnsi="Verdana"/>
            <w:i/>
            <w:sz w:val="28"/>
            <w:szCs w:val="28"/>
          </w:rPr>
          <w:tab/>
        </w:r>
        <w:r w:rsidR="00120990">
          <w:rPr>
            <w:rFonts w:ascii="Verdana" w:hAnsi="Verdana"/>
            <w:i/>
            <w:sz w:val="28"/>
            <w:szCs w:val="28"/>
          </w:rPr>
          <w:tab/>
        </w:r>
        <w:r w:rsidR="00385853">
          <w:rPr>
            <w:rFonts w:ascii="Verdana" w:hAnsi="Verdana"/>
            <w:b/>
            <w:i/>
            <w:sz w:val="28"/>
            <w:szCs w:val="28"/>
          </w:rPr>
          <w:tab/>
        </w:r>
        <w:r w:rsidR="00385853">
          <w:rPr>
            <w:rFonts w:ascii="Verdana" w:hAnsi="Verdana"/>
            <w:b/>
            <w:i/>
            <w:sz w:val="28"/>
            <w:szCs w:val="28"/>
          </w:rPr>
          <w:tab/>
        </w:r>
        <w:r w:rsidR="00385853">
          <w:rPr>
            <w:rFonts w:ascii="Verdana" w:hAnsi="Verdana"/>
            <w:b/>
            <w:i/>
            <w:sz w:val="28"/>
            <w:szCs w:val="28"/>
          </w:rPr>
          <w:tab/>
        </w:r>
      </w:del>
    </w:p>
    <w:p w14:paraId="664F8A3F" w14:textId="77777777" w:rsidR="007C1911" w:rsidRPr="00650ADB" w:rsidRDefault="00E51BB7" w:rsidP="00E51BB7">
      <w:pPr>
        <w:numPr>
          <w:ilvl w:val="1"/>
          <w:numId w:val="4"/>
        </w:numPr>
        <w:rPr>
          <w:del w:id="340" w:author="SALSA" w:date="2026-09-25T20:05:00Z" w16du:dateUtc="2026-09-26T00:05:00Z"/>
          <w:rFonts w:ascii="Verdana" w:hAnsi="Verdana"/>
          <w:sz w:val="28"/>
          <w:szCs w:val="28"/>
        </w:rPr>
      </w:pPr>
      <w:del w:id="341" w:author="SALSA" w:date="2026-09-25T20:05:00Z" w16du:dateUtc="2026-09-26T00:05:00Z">
        <w:r w:rsidRPr="00650ADB">
          <w:rPr>
            <w:rFonts w:ascii="Verdana" w:hAnsi="Verdana"/>
            <w:sz w:val="28"/>
            <w:szCs w:val="28"/>
          </w:rPr>
          <w:delText>T</w:delText>
        </w:r>
        <w:r w:rsidR="007C1911" w:rsidRPr="00650ADB">
          <w:rPr>
            <w:rFonts w:ascii="Verdana" w:hAnsi="Verdana"/>
            <w:sz w:val="28"/>
            <w:szCs w:val="28"/>
          </w:rPr>
          <w:delText xml:space="preserve">he </w:delText>
        </w:r>
        <w:r w:rsidR="00EC3A82" w:rsidRPr="00650ADB">
          <w:rPr>
            <w:rFonts w:ascii="Verdana" w:hAnsi="Verdana"/>
            <w:sz w:val="28"/>
            <w:szCs w:val="28"/>
          </w:rPr>
          <w:delText>Applicant</w:delText>
        </w:r>
        <w:r w:rsidR="007C1911" w:rsidRPr="00650ADB">
          <w:rPr>
            <w:rFonts w:ascii="Verdana" w:hAnsi="Verdana"/>
            <w:sz w:val="28"/>
            <w:szCs w:val="28"/>
          </w:rPr>
          <w:delText xml:space="preserve"> is a qualified </w:delText>
        </w:r>
        <w:r w:rsidR="00084BA1" w:rsidRPr="00650ADB">
          <w:rPr>
            <w:rFonts w:ascii="Verdana" w:hAnsi="Verdana"/>
            <w:sz w:val="28"/>
            <w:szCs w:val="28"/>
          </w:rPr>
          <w:delText>cook;</w:delText>
        </w:r>
        <w:r w:rsidR="007C1911" w:rsidRPr="00650ADB">
          <w:rPr>
            <w:rFonts w:ascii="Verdana" w:hAnsi="Verdana"/>
            <w:sz w:val="28"/>
            <w:szCs w:val="28"/>
          </w:rPr>
          <w:delText xml:space="preserve"> she is </w:delText>
        </w:r>
        <w:r w:rsidR="006F1EAC" w:rsidRPr="00650ADB">
          <w:rPr>
            <w:rFonts w:ascii="Verdana" w:hAnsi="Verdana"/>
            <w:sz w:val="28"/>
            <w:szCs w:val="28"/>
          </w:rPr>
          <w:delText>only 41</w:delText>
        </w:r>
        <w:r w:rsidR="007C1911" w:rsidRPr="00650ADB">
          <w:rPr>
            <w:rFonts w:ascii="Verdana" w:hAnsi="Verdana"/>
            <w:sz w:val="28"/>
            <w:szCs w:val="28"/>
          </w:rPr>
          <w:delText xml:space="preserve"> years of age and has a 22 year old child</w:delText>
        </w:r>
        <w:r w:rsidR="00084BA1">
          <w:rPr>
            <w:rFonts w:ascii="Verdana" w:hAnsi="Verdana"/>
            <w:sz w:val="28"/>
            <w:szCs w:val="28"/>
          </w:rPr>
          <w:delText>. W</w:delText>
        </w:r>
        <w:r w:rsidR="00622F44">
          <w:rPr>
            <w:rFonts w:ascii="Verdana" w:hAnsi="Verdana"/>
            <w:sz w:val="28"/>
            <w:szCs w:val="28"/>
          </w:rPr>
          <w:delText>hen dismissed</w:delText>
        </w:r>
        <w:r w:rsidR="00ED2BF4" w:rsidRPr="00650ADB">
          <w:rPr>
            <w:rFonts w:ascii="Verdana" w:hAnsi="Verdana"/>
            <w:sz w:val="28"/>
            <w:szCs w:val="28"/>
          </w:rPr>
          <w:delText xml:space="preserve"> </w:delText>
        </w:r>
        <w:r w:rsidR="007C1911" w:rsidRPr="00650ADB">
          <w:rPr>
            <w:rFonts w:ascii="Verdana" w:hAnsi="Verdana"/>
            <w:sz w:val="28"/>
            <w:szCs w:val="28"/>
          </w:rPr>
          <w:delText xml:space="preserve">she was in possession of a medical certificate to justify her absence from work for the first three days, with the exception of the fourth day. She perhaps </w:delText>
        </w:r>
        <w:r w:rsidR="00ED2BF4" w:rsidRPr="00650ADB">
          <w:rPr>
            <w:rFonts w:ascii="Verdana" w:hAnsi="Verdana"/>
            <w:sz w:val="28"/>
            <w:szCs w:val="28"/>
          </w:rPr>
          <w:delText>could</w:delText>
        </w:r>
        <w:r w:rsidR="007C1911" w:rsidRPr="00650ADB">
          <w:rPr>
            <w:rFonts w:ascii="Verdana" w:hAnsi="Verdana"/>
            <w:sz w:val="28"/>
            <w:szCs w:val="28"/>
          </w:rPr>
          <w:delText xml:space="preserve"> have been found guilty for the f</w:delText>
        </w:r>
        <w:r w:rsidR="009F7514">
          <w:rPr>
            <w:rFonts w:ascii="Verdana" w:hAnsi="Verdana"/>
            <w:sz w:val="28"/>
            <w:szCs w:val="28"/>
          </w:rPr>
          <w:delText>ourth day if a</w:delText>
        </w:r>
        <w:r w:rsidR="007C1911" w:rsidRPr="00650ADB">
          <w:rPr>
            <w:rFonts w:ascii="Verdana" w:hAnsi="Verdana"/>
            <w:sz w:val="28"/>
            <w:szCs w:val="28"/>
          </w:rPr>
          <w:delText xml:space="preserve"> disciplinary hearing had been held, but that conviction could not have culminated to a dismissal in terms of section 36 (f) of the Employment  Act, 1980. She had not committed any act of misconduct to warrant the unprecedented termination of her employment contract. Her employment record has now been tainted </w:delText>
        </w:r>
        <w:r w:rsidR="004910E1" w:rsidRPr="00650ADB">
          <w:rPr>
            <w:rFonts w:ascii="Verdana" w:hAnsi="Verdana"/>
            <w:sz w:val="28"/>
            <w:szCs w:val="28"/>
          </w:rPr>
          <w:delText xml:space="preserve">with </w:delText>
        </w:r>
        <w:r w:rsidR="00901251">
          <w:rPr>
            <w:rFonts w:ascii="Verdana" w:hAnsi="Verdana"/>
            <w:sz w:val="28"/>
            <w:szCs w:val="28"/>
          </w:rPr>
          <w:delText xml:space="preserve">the </w:delText>
        </w:r>
        <w:r w:rsidR="004910E1" w:rsidRPr="00650ADB">
          <w:rPr>
            <w:rFonts w:ascii="Verdana" w:hAnsi="Verdana"/>
            <w:sz w:val="28"/>
            <w:szCs w:val="28"/>
          </w:rPr>
          <w:delText>stigma of this dismissal.</w:delText>
        </w:r>
        <w:r w:rsidR="00CA7410">
          <w:rPr>
            <w:rFonts w:ascii="Verdana" w:hAnsi="Verdana"/>
            <w:sz w:val="28"/>
            <w:szCs w:val="28"/>
          </w:rPr>
          <w:tab/>
        </w:r>
        <w:r w:rsidR="00CA7410">
          <w:rPr>
            <w:rFonts w:ascii="Verdana" w:hAnsi="Verdana"/>
            <w:sz w:val="28"/>
            <w:szCs w:val="28"/>
          </w:rPr>
          <w:tab/>
        </w:r>
        <w:r w:rsidR="00CA7410">
          <w:rPr>
            <w:rFonts w:ascii="Verdana" w:hAnsi="Verdana"/>
            <w:sz w:val="28"/>
            <w:szCs w:val="28"/>
          </w:rPr>
          <w:tab/>
        </w:r>
      </w:del>
    </w:p>
    <w:p w14:paraId="147771E6" w14:textId="77777777" w:rsidR="004910E1" w:rsidRPr="00650ADB" w:rsidRDefault="00E51BB7" w:rsidP="00E51BB7">
      <w:pPr>
        <w:numPr>
          <w:ilvl w:val="1"/>
          <w:numId w:val="4"/>
        </w:numPr>
        <w:rPr>
          <w:del w:id="342" w:author="SALSA" w:date="2026-09-25T20:05:00Z" w16du:dateUtc="2026-09-26T00:05:00Z"/>
          <w:rFonts w:ascii="Verdana" w:hAnsi="Verdana"/>
          <w:sz w:val="28"/>
          <w:szCs w:val="28"/>
        </w:rPr>
      </w:pPr>
      <w:del w:id="343" w:author="SALSA" w:date="2026-09-25T20:05:00Z" w16du:dateUtc="2026-09-26T00:05:00Z">
        <w:r w:rsidRPr="00650ADB">
          <w:rPr>
            <w:rFonts w:ascii="Verdana" w:hAnsi="Verdana"/>
            <w:sz w:val="28"/>
            <w:szCs w:val="28"/>
          </w:rPr>
          <w:delText>I</w:delText>
        </w:r>
        <w:r w:rsidR="004910E1" w:rsidRPr="00650ADB">
          <w:rPr>
            <w:rFonts w:ascii="Verdana" w:hAnsi="Verdana"/>
            <w:sz w:val="28"/>
            <w:szCs w:val="28"/>
          </w:rPr>
          <w:delText>n the circumstances, I consider that eight months’ salary amounting to E13 455-60 would constitute a fair and equitable compensation for this unfair dismissal.</w:delText>
        </w:r>
      </w:del>
    </w:p>
    <w:p w14:paraId="45594452" w14:textId="77777777" w:rsidR="00E51BB7" w:rsidRPr="00650ADB" w:rsidRDefault="00E51BB7" w:rsidP="00E51BB7">
      <w:pPr>
        <w:ind w:left="2246"/>
        <w:rPr>
          <w:del w:id="344" w:author="SALSA" w:date="2026-09-25T20:05:00Z" w16du:dateUtc="2026-09-26T00:05:00Z"/>
          <w:rFonts w:ascii="Verdana" w:hAnsi="Verdana"/>
          <w:sz w:val="28"/>
          <w:szCs w:val="28"/>
        </w:rPr>
      </w:pPr>
    </w:p>
    <w:p w14:paraId="0C9EC75F" w14:textId="77777777" w:rsidR="00E51BB7" w:rsidRPr="00650ADB" w:rsidRDefault="00E51BB7" w:rsidP="00E51BB7">
      <w:pPr>
        <w:numPr>
          <w:ilvl w:val="0"/>
          <w:numId w:val="4"/>
        </w:numPr>
        <w:rPr>
          <w:del w:id="345" w:author="SALSA" w:date="2026-09-25T20:05:00Z" w16du:dateUtc="2026-09-26T00:05:00Z"/>
          <w:rFonts w:ascii="Verdana" w:eastAsia="Calibri" w:hAnsi="Verdana"/>
          <w:b/>
          <w:sz w:val="28"/>
          <w:szCs w:val="28"/>
          <w:u w:val="single"/>
        </w:rPr>
      </w:pPr>
      <w:del w:id="346" w:author="SALSA" w:date="2026-09-25T20:05:00Z" w16du:dateUtc="2026-09-26T00:05:00Z">
        <w:r w:rsidRPr="00650ADB">
          <w:rPr>
            <w:rFonts w:ascii="Verdana" w:eastAsia="Calibri" w:hAnsi="Verdana"/>
            <w:b/>
            <w:sz w:val="28"/>
            <w:szCs w:val="28"/>
            <w:u w:val="single"/>
          </w:rPr>
          <w:delText>AWARD</w:delText>
        </w:r>
      </w:del>
    </w:p>
    <w:p w14:paraId="42534939" w14:textId="77777777" w:rsidR="004910E1" w:rsidRPr="00650ADB" w:rsidRDefault="00E51BB7" w:rsidP="00E51BB7">
      <w:pPr>
        <w:numPr>
          <w:ilvl w:val="1"/>
          <w:numId w:val="4"/>
        </w:numPr>
        <w:rPr>
          <w:del w:id="347" w:author="SALSA" w:date="2026-09-25T20:05:00Z" w16du:dateUtc="2026-09-26T00:05:00Z"/>
          <w:rFonts w:ascii="Verdana" w:hAnsi="Verdana"/>
          <w:sz w:val="28"/>
          <w:szCs w:val="28"/>
        </w:rPr>
      </w:pPr>
      <w:del w:id="348" w:author="SALSA" w:date="2026-09-25T20:05:00Z" w16du:dateUtc="2026-09-26T00:05:00Z">
        <w:r w:rsidRPr="00650ADB">
          <w:rPr>
            <w:rFonts w:ascii="Verdana" w:eastAsia="Calibri" w:hAnsi="Verdana"/>
            <w:sz w:val="28"/>
            <w:szCs w:val="28"/>
          </w:rPr>
          <w:delText>I</w:delText>
        </w:r>
        <w:r w:rsidR="004910E1" w:rsidRPr="00650ADB">
          <w:rPr>
            <w:rFonts w:ascii="Verdana" w:hAnsi="Verdana"/>
            <w:sz w:val="28"/>
            <w:szCs w:val="28"/>
          </w:rPr>
          <w:delText>n the premises, I make the following order:</w:delText>
        </w:r>
      </w:del>
    </w:p>
    <w:p w14:paraId="102CF503" w14:textId="77777777" w:rsidR="004910E1" w:rsidRPr="00650ADB" w:rsidRDefault="00E51BB7" w:rsidP="00E51BB7">
      <w:pPr>
        <w:numPr>
          <w:ilvl w:val="1"/>
          <w:numId w:val="4"/>
        </w:numPr>
        <w:rPr>
          <w:del w:id="349" w:author="SALSA" w:date="2026-09-25T20:05:00Z" w16du:dateUtc="2026-09-26T00:05:00Z"/>
          <w:rFonts w:ascii="Verdana" w:hAnsi="Verdana"/>
          <w:sz w:val="28"/>
          <w:szCs w:val="28"/>
        </w:rPr>
      </w:pPr>
      <w:del w:id="350" w:author="SALSA" w:date="2026-09-25T20:05:00Z" w16du:dateUtc="2026-09-26T00:05:00Z">
        <w:r w:rsidRPr="00650ADB">
          <w:rPr>
            <w:rFonts w:ascii="Verdana" w:hAnsi="Verdana"/>
            <w:sz w:val="28"/>
            <w:szCs w:val="28"/>
          </w:rPr>
          <w:delText>T</w:delText>
        </w:r>
        <w:r w:rsidR="004910E1" w:rsidRPr="00650ADB">
          <w:rPr>
            <w:rFonts w:ascii="Verdana" w:hAnsi="Verdana"/>
            <w:sz w:val="28"/>
            <w:szCs w:val="28"/>
          </w:rPr>
          <w:delText>he applicant’s services were unfairly termina</w:delText>
        </w:r>
        <w:r w:rsidR="007404F8" w:rsidRPr="00650ADB">
          <w:rPr>
            <w:rFonts w:ascii="Verdana" w:hAnsi="Verdana"/>
            <w:sz w:val="28"/>
            <w:szCs w:val="28"/>
          </w:rPr>
          <w:delText>ted by the Respondent, for want</w:delText>
        </w:r>
        <w:r w:rsidR="004910E1" w:rsidRPr="00650ADB">
          <w:rPr>
            <w:rFonts w:ascii="Verdana" w:hAnsi="Verdana"/>
            <w:sz w:val="28"/>
            <w:szCs w:val="28"/>
          </w:rPr>
          <w:delText xml:space="preserve"> of a pre-dismissal disciplinary hearing.</w:delText>
        </w:r>
        <w:r w:rsidR="00852930">
          <w:rPr>
            <w:rFonts w:ascii="Verdana" w:hAnsi="Verdana"/>
            <w:sz w:val="28"/>
            <w:szCs w:val="28"/>
          </w:rPr>
          <w:tab/>
        </w:r>
        <w:r w:rsidR="00852930">
          <w:rPr>
            <w:rFonts w:ascii="Verdana" w:hAnsi="Verdana"/>
            <w:sz w:val="28"/>
            <w:szCs w:val="28"/>
          </w:rPr>
          <w:tab/>
        </w:r>
        <w:r w:rsidR="00852930">
          <w:rPr>
            <w:rFonts w:ascii="Verdana" w:hAnsi="Verdana"/>
            <w:sz w:val="28"/>
            <w:szCs w:val="28"/>
          </w:rPr>
          <w:tab/>
        </w:r>
        <w:r w:rsidR="00852930">
          <w:rPr>
            <w:rFonts w:ascii="Verdana" w:hAnsi="Verdana"/>
            <w:sz w:val="28"/>
            <w:szCs w:val="28"/>
          </w:rPr>
          <w:tab/>
        </w:r>
        <w:r w:rsidR="00852930">
          <w:rPr>
            <w:rFonts w:ascii="Verdana" w:hAnsi="Verdana"/>
            <w:sz w:val="28"/>
            <w:szCs w:val="28"/>
          </w:rPr>
          <w:tab/>
        </w:r>
        <w:r w:rsidR="00852930">
          <w:rPr>
            <w:rFonts w:ascii="Verdana" w:hAnsi="Verdana"/>
            <w:sz w:val="28"/>
            <w:szCs w:val="28"/>
          </w:rPr>
          <w:tab/>
        </w:r>
        <w:r w:rsidR="00852930">
          <w:rPr>
            <w:rFonts w:ascii="Verdana" w:hAnsi="Verdana"/>
            <w:sz w:val="28"/>
            <w:szCs w:val="28"/>
          </w:rPr>
          <w:tab/>
        </w:r>
      </w:del>
    </w:p>
    <w:p w14:paraId="27C03DBF" w14:textId="77777777" w:rsidR="004910E1" w:rsidRPr="00650ADB" w:rsidRDefault="00E51BB7" w:rsidP="00E51BB7">
      <w:pPr>
        <w:numPr>
          <w:ilvl w:val="1"/>
          <w:numId w:val="4"/>
        </w:numPr>
        <w:rPr>
          <w:del w:id="351" w:author="SALSA" w:date="2026-09-25T20:05:00Z" w16du:dateUtc="2026-09-26T00:05:00Z"/>
          <w:rFonts w:ascii="Verdana" w:hAnsi="Verdana"/>
          <w:sz w:val="28"/>
          <w:szCs w:val="28"/>
        </w:rPr>
      </w:pPr>
      <w:del w:id="352" w:author="SALSA" w:date="2026-09-25T20:05:00Z" w16du:dateUtc="2026-09-26T00:05:00Z">
        <w:r w:rsidRPr="00650ADB">
          <w:rPr>
            <w:rFonts w:ascii="Verdana" w:hAnsi="Verdana"/>
            <w:sz w:val="28"/>
            <w:szCs w:val="28"/>
          </w:rPr>
          <w:delText>T</w:delText>
        </w:r>
        <w:r w:rsidR="004910E1" w:rsidRPr="00650ADB">
          <w:rPr>
            <w:rFonts w:ascii="Verdana" w:hAnsi="Verdana"/>
            <w:sz w:val="28"/>
            <w:szCs w:val="28"/>
          </w:rPr>
          <w:delText xml:space="preserve">he Respondent is </w:delText>
        </w:r>
        <w:r w:rsidR="007404F8" w:rsidRPr="00650ADB">
          <w:rPr>
            <w:rFonts w:ascii="Verdana" w:hAnsi="Verdana"/>
            <w:sz w:val="28"/>
            <w:szCs w:val="28"/>
          </w:rPr>
          <w:delText>ordered</w:delText>
        </w:r>
        <w:r w:rsidR="004910E1" w:rsidRPr="00650ADB">
          <w:rPr>
            <w:rFonts w:ascii="Verdana" w:hAnsi="Verdana"/>
            <w:sz w:val="28"/>
            <w:szCs w:val="28"/>
          </w:rPr>
          <w:delText xml:space="preserve"> to pay the Applicant the following monies:-</w:delText>
        </w:r>
      </w:del>
    </w:p>
    <w:p w14:paraId="150D9112" w14:textId="77777777" w:rsidR="00E51BB7" w:rsidRPr="00650ADB" w:rsidRDefault="00E51BB7" w:rsidP="00E51BB7">
      <w:pPr>
        <w:pStyle w:val="ListParagraph"/>
        <w:numPr>
          <w:ilvl w:val="0"/>
          <w:numId w:val="6"/>
        </w:numPr>
        <w:rPr>
          <w:del w:id="353" w:author="SALSA" w:date="2026-09-25T20:05:00Z" w16du:dateUtc="2026-09-26T00:05:00Z"/>
          <w:rFonts w:ascii="Verdana" w:hAnsi="Verdana"/>
          <w:sz w:val="28"/>
          <w:szCs w:val="28"/>
        </w:rPr>
      </w:pPr>
      <w:del w:id="354" w:author="SALSA" w:date="2026-09-25T20:05:00Z" w16du:dateUtc="2026-09-26T00:05:00Z">
        <w:r w:rsidRPr="00650ADB">
          <w:rPr>
            <w:rFonts w:ascii="Verdana" w:hAnsi="Verdana"/>
            <w:sz w:val="28"/>
            <w:szCs w:val="28"/>
          </w:rPr>
          <w:delText xml:space="preserve">Notice pay </w:delText>
        </w:r>
        <w:r w:rsidR="00AE15FF">
          <w:rPr>
            <w:rFonts w:ascii="Verdana" w:hAnsi="Verdana"/>
            <w:sz w:val="28"/>
            <w:szCs w:val="28"/>
          </w:rPr>
          <w:delText>=</w:delText>
        </w:r>
        <w:r w:rsidRPr="00650ADB">
          <w:rPr>
            <w:rFonts w:ascii="Verdana" w:hAnsi="Verdana"/>
            <w:sz w:val="28"/>
            <w:szCs w:val="28"/>
          </w:rPr>
          <w:delText xml:space="preserve">                      </w:delText>
        </w:r>
        <w:r w:rsidR="005D5F07" w:rsidRPr="00650ADB">
          <w:rPr>
            <w:rFonts w:ascii="Verdana" w:hAnsi="Verdana"/>
            <w:sz w:val="28"/>
            <w:szCs w:val="28"/>
          </w:rPr>
          <w:tab/>
        </w:r>
        <w:r w:rsidRPr="00650ADB">
          <w:rPr>
            <w:rFonts w:ascii="Verdana" w:hAnsi="Verdana"/>
            <w:sz w:val="28"/>
            <w:szCs w:val="28"/>
          </w:rPr>
          <w:delText>E1 681.95</w:delText>
        </w:r>
      </w:del>
    </w:p>
    <w:p w14:paraId="44831A5C" w14:textId="77777777" w:rsidR="00E51BB7" w:rsidRPr="00650ADB" w:rsidRDefault="00E51BB7" w:rsidP="00E51BB7">
      <w:pPr>
        <w:pStyle w:val="ListParagraph"/>
        <w:numPr>
          <w:ilvl w:val="0"/>
          <w:numId w:val="6"/>
        </w:numPr>
        <w:rPr>
          <w:del w:id="355" w:author="SALSA" w:date="2026-09-25T20:05:00Z" w16du:dateUtc="2026-09-26T00:05:00Z"/>
          <w:rFonts w:ascii="Verdana" w:hAnsi="Verdana"/>
          <w:sz w:val="28"/>
          <w:szCs w:val="28"/>
        </w:rPr>
      </w:pPr>
      <w:del w:id="356" w:author="SALSA" w:date="2026-09-25T20:05:00Z" w16du:dateUtc="2026-09-26T00:05:00Z">
        <w:r w:rsidRPr="00650ADB">
          <w:rPr>
            <w:rFonts w:ascii="Verdana" w:hAnsi="Verdana"/>
            <w:sz w:val="28"/>
            <w:szCs w:val="28"/>
          </w:rPr>
          <w:delText>Outstanding leave pay</w:delText>
        </w:r>
        <w:r w:rsidR="00456356">
          <w:rPr>
            <w:rFonts w:ascii="Verdana" w:hAnsi="Verdana"/>
            <w:sz w:val="28"/>
            <w:szCs w:val="28"/>
          </w:rPr>
          <w:delText xml:space="preserve"> (</w:delText>
        </w:r>
        <w:r w:rsidR="00540517">
          <w:rPr>
            <w:rFonts w:ascii="Verdana" w:hAnsi="Verdana"/>
            <w:sz w:val="28"/>
            <w:szCs w:val="28"/>
          </w:rPr>
          <w:delText>As p</w:delText>
        </w:r>
        <w:r w:rsidR="0019102C">
          <w:rPr>
            <w:rFonts w:ascii="Verdana" w:hAnsi="Verdana"/>
            <w:sz w:val="28"/>
            <w:szCs w:val="28"/>
          </w:rPr>
          <w:delText>er agreement during pre-arbitration</w:delText>
        </w:r>
        <w:r w:rsidR="00456356">
          <w:rPr>
            <w:rFonts w:ascii="Verdana" w:hAnsi="Verdana"/>
            <w:sz w:val="28"/>
            <w:szCs w:val="28"/>
          </w:rPr>
          <w:delText>)</w:delText>
        </w:r>
        <w:r w:rsidR="00540517">
          <w:rPr>
            <w:rFonts w:ascii="Verdana" w:hAnsi="Verdana"/>
            <w:sz w:val="28"/>
            <w:szCs w:val="28"/>
          </w:rPr>
          <w:delText>=</w:delText>
        </w:r>
        <w:r w:rsidR="00456356">
          <w:rPr>
            <w:rFonts w:ascii="Verdana" w:hAnsi="Verdana"/>
            <w:sz w:val="28"/>
            <w:szCs w:val="28"/>
          </w:rPr>
          <w:delText xml:space="preserve"> </w:delText>
        </w:r>
        <w:r w:rsidR="00AE15FF">
          <w:rPr>
            <w:rFonts w:ascii="Verdana" w:hAnsi="Verdana"/>
            <w:sz w:val="28"/>
            <w:szCs w:val="28"/>
          </w:rPr>
          <w:tab/>
        </w:r>
        <w:r w:rsidR="005D5F07" w:rsidRPr="00650ADB">
          <w:rPr>
            <w:rFonts w:ascii="Verdana" w:hAnsi="Verdana"/>
            <w:sz w:val="28"/>
            <w:szCs w:val="28"/>
          </w:rPr>
          <w:tab/>
        </w:r>
        <w:r w:rsidR="00540517">
          <w:rPr>
            <w:rFonts w:ascii="Verdana" w:hAnsi="Verdana"/>
            <w:sz w:val="28"/>
            <w:szCs w:val="28"/>
          </w:rPr>
          <w:delText xml:space="preserve"> </w:delText>
        </w:r>
        <w:r w:rsidR="005D5F07" w:rsidRPr="00650ADB">
          <w:rPr>
            <w:rFonts w:ascii="Verdana" w:hAnsi="Verdana"/>
            <w:sz w:val="28"/>
            <w:szCs w:val="28"/>
          </w:rPr>
          <w:delText>E</w:delText>
        </w:r>
        <w:r w:rsidRPr="00650ADB">
          <w:rPr>
            <w:rFonts w:ascii="Verdana" w:hAnsi="Verdana"/>
            <w:sz w:val="28"/>
            <w:szCs w:val="28"/>
          </w:rPr>
          <w:delText xml:space="preserve"> 795-00</w:delText>
        </w:r>
      </w:del>
    </w:p>
    <w:p w14:paraId="74970573" w14:textId="77777777" w:rsidR="00E51BB7" w:rsidRPr="00650ADB" w:rsidRDefault="00E51BB7" w:rsidP="00E51BB7">
      <w:pPr>
        <w:pStyle w:val="ListParagraph"/>
        <w:numPr>
          <w:ilvl w:val="0"/>
          <w:numId w:val="6"/>
        </w:numPr>
        <w:rPr>
          <w:del w:id="357" w:author="SALSA" w:date="2026-09-25T20:05:00Z" w16du:dateUtc="2026-09-26T00:05:00Z"/>
          <w:rFonts w:ascii="Verdana" w:hAnsi="Verdana"/>
          <w:sz w:val="28"/>
          <w:szCs w:val="28"/>
        </w:rPr>
      </w:pPr>
      <w:del w:id="358" w:author="SALSA" w:date="2026-09-25T20:05:00Z" w16du:dateUtc="2026-09-26T00:05:00Z">
        <w:r w:rsidRPr="00650ADB">
          <w:rPr>
            <w:rFonts w:ascii="Verdana" w:hAnsi="Verdana"/>
            <w:sz w:val="28"/>
            <w:szCs w:val="28"/>
          </w:rPr>
          <w:delText>8 Months compensation for unfair dismissal</w:delText>
        </w:r>
        <w:r w:rsidR="00AE15FF">
          <w:rPr>
            <w:rFonts w:ascii="Verdana" w:hAnsi="Verdana"/>
            <w:sz w:val="28"/>
            <w:szCs w:val="28"/>
          </w:rPr>
          <w:delText>=</w:delText>
        </w:r>
        <w:r w:rsidRPr="00650ADB">
          <w:rPr>
            <w:rFonts w:ascii="Verdana" w:hAnsi="Verdana"/>
            <w:sz w:val="28"/>
            <w:szCs w:val="28"/>
          </w:rPr>
          <w:tab/>
        </w:r>
        <w:r w:rsidRPr="00650ADB">
          <w:rPr>
            <w:rFonts w:ascii="Verdana" w:hAnsi="Verdana"/>
            <w:sz w:val="28"/>
            <w:szCs w:val="28"/>
          </w:rPr>
          <w:tab/>
        </w:r>
        <w:r w:rsidRPr="00650ADB">
          <w:rPr>
            <w:rFonts w:ascii="Verdana" w:hAnsi="Verdana"/>
            <w:sz w:val="28"/>
            <w:szCs w:val="28"/>
          </w:rPr>
          <w:tab/>
        </w:r>
        <w:r w:rsidR="00AE15FF">
          <w:rPr>
            <w:rFonts w:ascii="Verdana" w:hAnsi="Verdana"/>
            <w:sz w:val="28"/>
            <w:szCs w:val="28"/>
          </w:rPr>
          <w:tab/>
        </w:r>
        <w:r w:rsidR="00AE15FF">
          <w:rPr>
            <w:rFonts w:ascii="Verdana" w:hAnsi="Verdana"/>
            <w:sz w:val="28"/>
            <w:szCs w:val="28"/>
          </w:rPr>
          <w:tab/>
        </w:r>
        <w:r w:rsidR="005D5F07" w:rsidRPr="00650ADB">
          <w:rPr>
            <w:rFonts w:ascii="Verdana" w:hAnsi="Verdana"/>
            <w:sz w:val="28"/>
            <w:szCs w:val="28"/>
          </w:rPr>
          <w:tab/>
        </w:r>
        <w:r w:rsidR="005D5F07" w:rsidRPr="00650ADB">
          <w:rPr>
            <w:rFonts w:ascii="Verdana" w:hAnsi="Verdana"/>
            <w:sz w:val="28"/>
            <w:szCs w:val="28"/>
          </w:rPr>
          <w:tab/>
        </w:r>
        <w:r w:rsidRPr="00AE15FF">
          <w:rPr>
            <w:rFonts w:ascii="Verdana" w:hAnsi="Verdana"/>
            <w:sz w:val="28"/>
            <w:szCs w:val="28"/>
            <w:u w:val="single"/>
          </w:rPr>
          <w:delText>E13 455-60</w:delText>
        </w:r>
        <w:r w:rsidRPr="00650ADB">
          <w:rPr>
            <w:rFonts w:ascii="Verdana" w:hAnsi="Verdana"/>
            <w:sz w:val="28"/>
            <w:szCs w:val="28"/>
          </w:rPr>
          <w:delText xml:space="preserve"> </w:delText>
        </w:r>
      </w:del>
    </w:p>
    <w:p w14:paraId="60B8F84C" w14:textId="77777777" w:rsidR="00E51BB7" w:rsidRPr="00650ADB" w:rsidRDefault="00E51BB7" w:rsidP="005D5F07">
      <w:pPr>
        <w:ind w:left="2606"/>
        <w:rPr>
          <w:del w:id="359" w:author="SALSA" w:date="2026-09-25T20:05:00Z" w16du:dateUtc="2026-09-26T00:05:00Z"/>
          <w:rFonts w:ascii="Verdana" w:hAnsi="Verdana"/>
          <w:b/>
          <w:sz w:val="28"/>
          <w:szCs w:val="28"/>
        </w:rPr>
      </w:pPr>
      <w:del w:id="360" w:author="SALSA" w:date="2026-09-25T20:05:00Z" w16du:dateUtc="2026-09-26T00:05:00Z">
        <w:r w:rsidRPr="00650ADB">
          <w:rPr>
            <w:rFonts w:ascii="Verdana" w:hAnsi="Verdana"/>
            <w:b/>
            <w:sz w:val="28"/>
            <w:szCs w:val="28"/>
          </w:rPr>
          <w:delText>TOTAL</w:delText>
        </w:r>
        <w:r w:rsidRPr="00650ADB">
          <w:rPr>
            <w:rFonts w:ascii="Verdana" w:hAnsi="Verdana"/>
            <w:b/>
            <w:sz w:val="28"/>
            <w:szCs w:val="28"/>
          </w:rPr>
          <w:tab/>
        </w:r>
        <w:r w:rsidR="00AE15FF">
          <w:rPr>
            <w:rFonts w:ascii="Verdana" w:hAnsi="Verdana"/>
            <w:b/>
            <w:sz w:val="28"/>
            <w:szCs w:val="28"/>
          </w:rPr>
          <w:tab/>
        </w:r>
        <w:r w:rsidR="00AE15FF">
          <w:rPr>
            <w:rFonts w:ascii="Verdana" w:hAnsi="Verdana"/>
            <w:b/>
            <w:sz w:val="28"/>
            <w:szCs w:val="28"/>
          </w:rPr>
          <w:tab/>
        </w:r>
        <w:r w:rsidR="005D5F07" w:rsidRPr="00650ADB">
          <w:rPr>
            <w:rFonts w:ascii="Verdana" w:hAnsi="Verdana"/>
            <w:b/>
            <w:sz w:val="28"/>
            <w:szCs w:val="28"/>
          </w:rPr>
          <w:tab/>
        </w:r>
        <w:r w:rsidRPr="00650ADB">
          <w:rPr>
            <w:rFonts w:ascii="Verdana" w:hAnsi="Verdana"/>
            <w:b/>
            <w:sz w:val="28"/>
            <w:szCs w:val="28"/>
          </w:rPr>
          <w:delText>=</w:delText>
        </w:r>
        <w:r w:rsidR="005D5F07" w:rsidRPr="00650ADB">
          <w:rPr>
            <w:rFonts w:ascii="Verdana" w:hAnsi="Verdana"/>
            <w:b/>
            <w:sz w:val="28"/>
            <w:szCs w:val="28"/>
          </w:rPr>
          <w:delText xml:space="preserve">    </w:delText>
        </w:r>
        <w:r w:rsidRPr="00650ADB">
          <w:rPr>
            <w:rFonts w:ascii="Verdana" w:hAnsi="Verdana"/>
            <w:b/>
            <w:sz w:val="28"/>
            <w:szCs w:val="28"/>
          </w:rPr>
          <w:delText>E15 932-65</w:delText>
        </w:r>
      </w:del>
    </w:p>
    <w:p w14:paraId="331A6EA0" w14:textId="77777777" w:rsidR="00E51BB7" w:rsidRPr="00AE15FF" w:rsidRDefault="00E51BB7" w:rsidP="00AE15FF">
      <w:pPr>
        <w:ind w:left="2606"/>
        <w:rPr>
          <w:del w:id="361" w:author="SALSA" w:date="2026-09-25T20:05:00Z" w16du:dateUtc="2026-09-26T00:05:00Z"/>
          <w:rFonts w:ascii="Verdana" w:hAnsi="Verdana"/>
          <w:sz w:val="28"/>
          <w:szCs w:val="28"/>
        </w:rPr>
      </w:pPr>
    </w:p>
    <w:p w14:paraId="1812C300" w14:textId="77777777" w:rsidR="007404F8" w:rsidRPr="00650ADB" w:rsidRDefault="00E51BB7" w:rsidP="00E93CAC">
      <w:pPr>
        <w:numPr>
          <w:ilvl w:val="1"/>
          <w:numId w:val="4"/>
        </w:numPr>
        <w:rPr>
          <w:del w:id="362" w:author="SALSA" w:date="2026-09-25T20:05:00Z" w16du:dateUtc="2026-09-26T00:05:00Z"/>
          <w:rFonts w:ascii="Verdana" w:hAnsi="Verdana"/>
          <w:sz w:val="28"/>
          <w:szCs w:val="28"/>
        </w:rPr>
      </w:pPr>
      <w:del w:id="363" w:author="SALSA" w:date="2026-09-25T20:05:00Z" w16du:dateUtc="2026-09-26T00:05:00Z">
        <w:r w:rsidRPr="00650ADB">
          <w:rPr>
            <w:rFonts w:ascii="Verdana" w:hAnsi="Verdana"/>
            <w:sz w:val="28"/>
            <w:szCs w:val="28"/>
          </w:rPr>
          <w:delText>T</w:delText>
        </w:r>
        <w:r w:rsidR="007404F8" w:rsidRPr="00650ADB">
          <w:rPr>
            <w:rFonts w:ascii="Verdana" w:hAnsi="Verdana"/>
            <w:sz w:val="28"/>
            <w:szCs w:val="28"/>
          </w:rPr>
          <w:delText>he above sum of E15 932-65 should be paid at CMAC- Simunye office on or before the 30</w:delText>
        </w:r>
        <w:r w:rsidR="007404F8" w:rsidRPr="00650ADB">
          <w:rPr>
            <w:rFonts w:ascii="Verdana" w:hAnsi="Verdana"/>
            <w:sz w:val="28"/>
            <w:szCs w:val="28"/>
            <w:vertAlign w:val="superscript"/>
          </w:rPr>
          <w:delText>th</w:delText>
        </w:r>
        <w:r w:rsidR="007404F8" w:rsidRPr="00650ADB">
          <w:rPr>
            <w:rFonts w:ascii="Verdana" w:hAnsi="Verdana"/>
            <w:sz w:val="28"/>
            <w:szCs w:val="28"/>
          </w:rPr>
          <w:delText xml:space="preserve"> September, 2010.</w:delText>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del>
    </w:p>
    <w:p w14:paraId="22CF866F" w14:textId="77777777" w:rsidR="007404F8" w:rsidRPr="00650ADB" w:rsidRDefault="00E93CAC" w:rsidP="00E93CAC">
      <w:pPr>
        <w:numPr>
          <w:ilvl w:val="1"/>
          <w:numId w:val="4"/>
        </w:numPr>
        <w:rPr>
          <w:del w:id="364" w:author="SALSA" w:date="2026-09-25T20:05:00Z" w16du:dateUtc="2026-09-26T00:05:00Z"/>
          <w:rFonts w:ascii="Verdana" w:hAnsi="Verdana"/>
          <w:sz w:val="28"/>
          <w:szCs w:val="28"/>
        </w:rPr>
      </w:pPr>
      <w:del w:id="365" w:author="SALSA" w:date="2026-09-25T20:05:00Z" w16du:dateUtc="2026-09-26T00:05:00Z">
        <w:r w:rsidRPr="00650ADB">
          <w:rPr>
            <w:rFonts w:ascii="Verdana" w:hAnsi="Verdana"/>
            <w:sz w:val="28"/>
            <w:szCs w:val="28"/>
          </w:rPr>
          <w:delText>I</w:delText>
        </w:r>
        <w:r w:rsidR="007404F8" w:rsidRPr="00650ADB">
          <w:rPr>
            <w:rFonts w:ascii="Verdana" w:hAnsi="Verdana"/>
            <w:sz w:val="28"/>
            <w:szCs w:val="28"/>
          </w:rPr>
          <w:delText xml:space="preserve"> make no order as to costs.</w:delText>
        </w:r>
      </w:del>
    </w:p>
    <w:p w14:paraId="0E6502FB" w14:textId="77777777" w:rsidR="005D5F07" w:rsidRPr="00650ADB" w:rsidRDefault="005D5F07" w:rsidP="005C6CA0">
      <w:pPr>
        <w:rPr>
          <w:del w:id="366" w:author="SALSA" w:date="2026-09-25T20:05:00Z" w16du:dateUtc="2026-09-26T00:05:00Z"/>
          <w:rFonts w:ascii="Verdana" w:hAnsi="Verdana"/>
          <w:sz w:val="28"/>
          <w:szCs w:val="28"/>
        </w:rPr>
      </w:pPr>
    </w:p>
    <w:p w14:paraId="54300291" w14:textId="77777777" w:rsidR="007263C6" w:rsidRPr="00650ADB" w:rsidRDefault="007263C6" w:rsidP="005C6CA0">
      <w:pPr>
        <w:rPr>
          <w:del w:id="367" w:author="SALSA" w:date="2026-09-25T20:05:00Z" w16du:dateUtc="2026-09-26T00:05:00Z"/>
          <w:rFonts w:ascii="Verdana" w:hAnsi="Verdana"/>
          <w:sz w:val="28"/>
          <w:szCs w:val="28"/>
        </w:rPr>
      </w:pPr>
    </w:p>
    <w:p w14:paraId="50DF5508" w14:textId="77777777" w:rsidR="007404F8" w:rsidRPr="00650ADB" w:rsidRDefault="00662C5A" w:rsidP="005C6CA0">
      <w:pPr>
        <w:rPr>
          <w:del w:id="368" w:author="SALSA" w:date="2026-09-25T20:05:00Z" w16du:dateUtc="2026-09-26T00:05:00Z"/>
          <w:rFonts w:ascii="Verdana" w:hAnsi="Verdana"/>
          <w:b/>
          <w:sz w:val="28"/>
          <w:szCs w:val="28"/>
        </w:rPr>
      </w:pPr>
      <w:del w:id="369" w:author="SALSA" w:date="2026-09-25T20:05:00Z" w16du:dateUtc="2026-09-26T00:05:00Z">
        <w:r>
          <w:rPr>
            <w:rFonts w:ascii="Verdana" w:hAnsi="Verdana"/>
            <w:b/>
            <w:sz w:val="28"/>
            <w:szCs w:val="28"/>
          </w:rPr>
          <w:delText>DATED AT SIMUNYE THIS…</w:delText>
        </w:r>
        <w:r w:rsidR="007404F8" w:rsidRPr="00650ADB">
          <w:rPr>
            <w:rFonts w:ascii="Verdana" w:hAnsi="Verdana"/>
            <w:b/>
            <w:sz w:val="28"/>
            <w:szCs w:val="28"/>
          </w:rPr>
          <w:delText>…DAY OF AUGUST, 2010</w:delText>
        </w:r>
        <w:r>
          <w:rPr>
            <w:rFonts w:ascii="Verdana" w:hAnsi="Verdana"/>
            <w:b/>
            <w:sz w:val="28"/>
            <w:szCs w:val="28"/>
          </w:rPr>
          <w:delText>.</w:delText>
        </w:r>
      </w:del>
    </w:p>
    <w:p w14:paraId="22CE0460" w14:textId="77777777" w:rsidR="007404F8" w:rsidRPr="00650ADB" w:rsidRDefault="007404F8" w:rsidP="005C6CA0">
      <w:pPr>
        <w:rPr>
          <w:del w:id="370" w:author="SALSA" w:date="2026-09-25T20:05:00Z" w16du:dateUtc="2026-09-26T00:05:00Z"/>
          <w:rFonts w:ascii="Verdana" w:hAnsi="Verdana"/>
          <w:sz w:val="28"/>
          <w:szCs w:val="28"/>
        </w:rPr>
      </w:pPr>
    </w:p>
    <w:p w14:paraId="548AA300" w14:textId="77777777" w:rsidR="007404F8" w:rsidRPr="00650ADB" w:rsidRDefault="00EC3A82" w:rsidP="005C6CA0">
      <w:pPr>
        <w:rPr>
          <w:del w:id="371" w:author="SALSA" w:date="2026-09-25T20:05:00Z" w16du:dateUtc="2026-09-26T00:05:00Z"/>
          <w:rFonts w:ascii="Verdana" w:hAnsi="Verdana"/>
          <w:sz w:val="28"/>
          <w:szCs w:val="28"/>
        </w:rPr>
      </w:pPr>
      <w:del w:id="372" w:author="SALSA" w:date="2026-09-25T20:05:00Z" w16du:dateUtc="2026-09-26T00:05:00Z">
        <w:r w:rsidRPr="00650ADB">
          <w:rPr>
            <w:rFonts w:ascii="Verdana" w:hAnsi="Verdana"/>
            <w:sz w:val="28"/>
            <w:szCs w:val="28"/>
          </w:rPr>
          <w:delText>_________________________</w:delText>
        </w:r>
      </w:del>
    </w:p>
    <w:p w14:paraId="659C25D1" w14:textId="77777777" w:rsidR="00EC3A82" w:rsidRPr="00650ADB" w:rsidRDefault="00EC3A82" w:rsidP="005C6CA0">
      <w:pPr>
        <w:rPr>
          <w:del w:id="373" w:author="SALSA" w:date="2026-09-25T20:05:00Z" w16du:dateUtc="2026-09-26T00:05:00Z"/>
          <w:rFonts w:ascii="Verdana" w:hAnsi="Verdana"/>
          <w:b/>
          <w:sz w:val="28"/>
          <w:szCs w:val="28"/>
        </w:rPr>
      </w:pPr>
      <w:del w:id="374" w:author="SALSA" w:date="2026-09-25T20:05:00Z" w16du:dateUtc="2026-09-26T00:05:00Z">
        <w:r w:rsidRPr="00650ADB">
          <w:rPr>
            <w:rFonts w:ascii="Verdana" w:hAnsi="Verdana"/>
            <w:b/>
            <w:sz w:val="28"/>
            <w:szCs w:val="28"/>
          </w:rPr>
          <w:delText>MTHUNZI SHABANGU</w:delText>
        </w:r>
      </w:del>
    </w:p>
    <w:p w14:paraId="3263B591" w14:textId="77777777" w:rsidR="00EC3A82" w:rsidRDefault="00EC3A82">
      <w:pPr>
        <w:spacing w:line="480" w:lineRule="auto"/>
        <w:ind w:firstLine="720"/>
        <w:jc w:val="both"/>
        <w:rPr>
          <w:rPrChange w:id="375" w:author="SALSA" w:date="2026-09-25T20:05:00Z" w16du:dateUtc="2026-09-26T00:05:00Z">
            <w:rPr>
              <w:rFonts w:ascii="Verdana" w:hAnsi="Verdana"/>
              <w:b/>
              <w:sz w:val="28"/>
              <w:szCs w:val="28"/>
            </w:rPr>
          </w:rPrChange>
        </w:rPr>
        <w:pPrChange w:id="376" w:author="SALSA" w:date="2026-09-25T20:05:00Z" w16du:dateUtc="2026-09-26T00:05:00Z">
          <w:pPr>
            <w:jc w:val="left"/>
          </w:pPr>
        </w:pPrChange>
      </w:pPr>
      <w:del w:id="377" w:author="SALSA" w:date="2026-09-25T20:05:00Z" w16du:dateUtc="2026-09-26T00:05:00Z">
        <w:r w:rsidRPr="00650ADB">
          <w:rPr>
            <w:rFonts w:ascii="Verdana" w:hAnsi="Verdana"/>
            <w:b/>
            <w:sz w:val="28"/>
            <w:szCs w:val="28"/>
          </w:rPr>
          <w:delText>COMMISSIONER -CMAC</w:delText>
        </w:r>
      </w:del>
    </w:p>
    <w:sectPr w:rsidR="00EC3A82" w:rsidSect="003F3435">
      <w:headerReference w:type="even" r:id="rId9"/>
      <w:headerReference w:type="default" r:id="rId10"/>
      <w:footerReference w:type="even" r:id="rId11"/>
      <w:footerReference w:type="default" r:id="rId12"/>
      <w:headerReference w:type="first" r:id="rId13"/>
      <w:footerReference w:type="first" r:id="rId14"/>
      <w:pgSz w:w="12240" w:h="20160" w:code="5"/>
      <w:pgMar w:top="1440" w:right="1440" w:bottom="1080" w:left="1440" w:header="0" w:footer="1440" w:gutter="0"/>
      <w:cols w:space="720"/>
      <w:titlePg/>
      <w:docGrid w:linePitch="360"/>
      <w:sectPrChange w:id="386" w:author="SALSA" w:date="2026-09-25T20:05:00Z" w16du:dateUtc="2026-09-26T00:05:00Z">
        <w:sectPr w:rsidR="00EC3A82" w:rsidSect="003F3435">
          <w:pgSz w:h="15840" w:code="0"/>
          <w:pgMar w:top="1440" w:right="1440" w:bottom="1440" w:left="1440" w:header="708" w:footer="708" w:gutter="0"/>
          <w:cols w:space="708"/>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743B24" w14:textId="77777777" w:rsidR="00173904" w:rsidRDefault="00173904">
      <w:pPr>
        <w:pPrChange w:id="7" w:author="SALSA" w:date="2026-09-25T20:05:00Z" w16du:dateUtc="2026-09-26T00:05:00Z">
          <w:pPr>
            <w:spacing w:line="240" w:lineRule="auto"/>
          </w:pPr>
        </w:pPrChange>
      </w:pPr>
      <w:r>
        <w:separator/>
      </w:r>
    </w:p>
  </w:endnote>
  <w:endnote w:type="continuationSeparator" w:id="0">
    <w:p w14:paraId="14822EC7" w14:textId="77777777" w:rsidR="00173904" w:rsidRDefault="00173904">
      <w:pPr>
        <w:pPrChange w:id="8" w:author="SALSA" w:date="2026-09-25T20:05:00Z" w16du:dateUtc="2026-09-26T00:05: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24887E" w14:textId="77777777" w:rsidR="00597653" w:rsidRDefault="005976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A52BB2" w14:textId="77777777" w:rsidR="003F3435" w:rsidRDefault="003F3435">
    <w:pPr>
      <w:rPr>
        <w:ins w:id="378" w:author="SALSA" w:date="2026-09-25T20:05:00Z" w16du:dateUtc="2026-09-26T00:05:00Z"/>
      </w:rPr>
    </w:pPr>
  </w:p>
  <w:p w14:paraId="5C8A33E3" w14:textId="77777777" w:rsidR="003F3435" w:rsidRDefault="003F3435">
    <w:pPr>
      <w:rPr>
        <w:ins w:id="379" w:author="SALSA" w:date="2026-09-25T20:05:00Z" w16du:dateUtc="2026-09-26T00:05:00Z"/>
      </w:rPr>
    </w:pPr>
  </w:p>
  <w:p w14:paraId="1F2E566B" w14:textId="77777777" w:rsidR="00173904" w:rsidRDefault="0032493E">
    <w:pPr>
      <w:pStyle w:val="Footer"/>
      <w:jc w:val="right"/>
      <w:rPr>
        <w:ins w:id="380" w:author="SALSA" w:date="2026-09-25T20:05:00Z" w16du:dateUtc="2026-09-26T00:05:00Z"/>
      </w:rPr>
    </w:pPr>
    <w:ins w:id="381" w:author="SALSA" w:date="2026-09-25T20:05:00Z" w16du:dateUtc="2026-09-26T00:05:00Z">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ins>
  </w:p>
  <w:sdt>
    <w:sdtPr>
      <w:id w:val="24726657"/>
      <w:docPartObj>
        <w:docPartGallery w:val="Page Numbers (Bottom of Page)"/>
        <w:docPartUnique/>
      </w:docPartObj>
    </w:sdtPr>
    <w:sdtEndPr/>
    <w:sdtContent>
      <w:p w14:paraId="0CC11B09" w14:textId="1FCD39C7" w:rsidR="00597653" w:rsidRDefault="0019102C">
        <w:pPr>
          <w:pStyle w:val="Footer"/>
          <w:jc w:val="right"/>
        </w:pPr>
        <w:del w:id="382" w:author="SALSA" w:date="2026-09-25T20:05:00Z" w16du:dateUtc="2026-09-26T00:05:00Z">
          <w:r>
            <w:fldChar w:fldCharType="begin"/>
          </w:r>
          <w:r>
            <w:delInstrText xml:space="preserve"> PAGE   \* MERGEFORMAT </w:delInstrText>
          </w:r>
          <w:r>
            <w:fldChar w:fldCharType="separate"/>
          </w:r>
          <w:r>
            <w:rPr>
              <w:noProof/>
            </w:rPr>
            <w:delText>14</w:delText>
          </w:r>
          <w:r>
            <w:rPr>
              <w:noProof/>
            </w:rPr>
            <w:fldChar w:fldCharType="end"/>
          </w:r>
        </w:del>
      </w:p>
    </w:sdtContent>
  </w:sdt>
  <w:p w14:paraId="6736DAC5" w14:textId="77777777" w:rsidR="00597653" w:rsidRDefault="005976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1AB10" w14:textId="77777777" w:rsidR="003F3435" w:rsidRDefault="003F3435">
    <w:pPr>
      <w:rPr>
        <w:ins w:id="383" w:author="SALSA" w:date="2026-09-25T20:05:00Z" w16du:dateUtc="2026-09-26T00:05:00Z"/>
      </w:rPr>
    </w:pPr>
  </w:p>
  <w:p w14:paraId="0ECC6ED7" w14:textId="77777777" w:rsidR="003F3435" w:rsidRDefault="003F3435">
    <w:pPr>
      <w:rPr>
        <w:ins w:id="384" w:author="SALSA" w:date="2026-09-25T20:05:00Z" w16du:dateUtc="2026-09-26T00:05:00Z"/>
      </w:rPr>
    </w:pPr>
  </w:p>
  <w:p w14:paraId="5FBC9EE8" w14:textId="77777777" w:rsidR="00597653" w:rsidRDefault="0032493E">
    <w:pPr>
      <w:pStyle w:val="Footer"/>
    </w:pPr>
    <w:ins w:id="385" w:author="SALSA" w:date="2026-09-25T20:05:00Z" w16du:dateUtc="2026-09-26T00:05:00Z">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E82C99" w14:textId="77777777" w:rsidR="00173904" w:rsidRDefault="00173904">
      <w:pPr>
        <w:pPrChange w:id="5" w:author="SALSA" w:date="2026-09-25T20:05:00Z" w16du:dateUtc="2026-09-26T00:05:00Z">
          <w:pPr>
            <w:spacing w:line="240" w:lineRule="auto"/>
          </w:pPr>
        </w:pPrChange>
      </w:pPr>
      <w:r>
        <w:separator/>
      </w:r>
    </w:p>
  </w:footnote>
  <w:footnote w:type="continuationSeparator" w:id="0">
    <w:p w14:paraId="0C400A8D" w14:textId="77777777" w:rsidR="00173904" w:rsidRDefault="00173904">
      <w:pPr>
        <w:pPrChange w:id="6" w:author="SALSA" w:date="2026-09-25T20:05:00Z" w16du:dateUtc="2026-09-26T00:05: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395212" w14:textId="77777777" w:rsidR="00597653" w:rsidRDefault="005976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01E8B" w14:textId="77777777" w:rsidR="00597653" w:rsidRDefault="005976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10B842" w14:textId="77777777" w:rsidR="00597653" w:rsidRDefault="005976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97BC4"/>
    <w:multiLevelType w:val="multilevel"/>
    <w:tmpl w:val="00DC72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C1E6846"/>
    <w:multiLevelType w:val="multilevel"/>
    <w:tmpl w:val="4484013E"/>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1526"/>
        </w:tabs>
        <w:ind w:left="1526" w:hanging="720"/>
      </w:pPr>
      <w:rPr>
        <w:rFonts w:hint="default"/>
        <w:b w:val="0"/>
        <w:sz w:val="28"/>
        <w:szCs w:val="28"/>
        <w:u w:val="none"/>
      </w:rPr>
    </w:lvl>
    <w:lvl w:ilvl="2">
      <w:start w:val="1"/>
      <w:numFmt w:val="decimal"/>
      <w:lvlText w:val="%1.%2.%3"/>
      <w:lvlJc w:val="left"/>
      <w:pPr>
        <w:tabs>
          <w:tab w:val="num" w:pos="2692"/>
        </w:tabs>
        <w:ind w:left="2692" w:hanging="1080"/>
      </w:pPr>
      <w:rPr>
        <w:rFonts w:hint="default"/>
      </w:rPr>
    </w:lvl>
    <w:lvl w:ilvl="3">
      <w:start w:val="1"/>
      <w:numFmt w:val="decimal"/>
      <w:lvlText w:val="%1.%2.%3.%4"/>
      <w:lvlJc w:val="left"/>
      <w:pPr>
        <w:tabs>
          <w:tab w:val="num" w:pos="3858"/>
        </w:tabs>
        <w:ind w:left="3858" w:hanging="1440"/>
      </w:pPr>
      <w:rPr>
        <w:rFonts w:hint="default"/>
      </w:rPr>
    </w:lvl>
    <w:lvl w:ilvl="4">
      <w:start w:val="1"/>
      <w:numFmt w:val="decimal"/>
      <w:lvlText w:val="%1.%2.%3.%4.%5"/>
      <w:lvlJc w:val="left"/>
      <w:pPr>
        <w:tabs>
          <w:tab w:val="num" w:pos="5024"/>
        </w:tabs>
        <w:ind w:left="5024" w:hanging="1800"/>
      </w:pPr>
      <w:rPr>
        <w:rFonts w:hint="default"/>
      </w:rPr>
    </w:lvl>
    <w:lvl w:ilvl="5">
      <w:start w:val="1"/>
      <w:numFmt w:val="decimal"/>
      <w:lvlText w:val="%1.%2.%3.%4.%5.%6"/>
      <w:lvlJc w:val="left"/>
      <w:pPr>
        <w:tabs>
          <w:tab w:val="num" w:pos="6190"/>
        </w:tabs>
        <w:ind w:left="6190" w:hanging="2160"/>
      </w:pPr>
      <w:rPr>
        <w:rFonts w:hint="default"/>
      </w:rPr>
    </w:lvl>
    <w:lvl w:ilvl="6">
      <w:start w:val="1"/>
      <w:numFmt w:val="decimal"/>
      <w:lvlText w:val="%1.%2.%3.%4.%5.%6.%7"/>
      <w:lvlJc w:val="left"/>
      <w:pPr>
        <w:tabs>
          <w:tab w:val="num" w:pos="7356"/>
        </w:tabs>
        <w:ind w:left="7356" w:hanging="2520"/>
      </w:pPr>
      <w:rPr>
        <w:rFonts w:hint="default"/>
      </w:rPr>
    </w:lvl>
    <w:lvl w:ilvl="7">
      <w:start w:val="1"/>
      <w:numFmt w:val="decimal"/>
      <w:lvlText w:val="%1.%2.%3.%4.%5.%6.%7.%8"/>
      <w:lvlJc w:val="left"/>
      <w:pPr>
        <w:tabs>
          <w:tab w:val="num" w:pos="8522"/>
        </w:tabs>
        <w:ind w:left="8522" w:hanging="2880"/>
      </w:pPr>
      <w:rPr>
        <w:rFonts w:hint="default"/>
      </w:rPr>
    </w:lvl>
    <w:lvl w:ilvl="8">
      <w:start w:val="1"/>
      <w:numFmt w:val="decimal"/>
      <w:lvlText w:val="%1.%2.%3.%4.%5.%6.%7.%8.%9"/>
      <w:lvlJc w:val="left"/>
      <w:pPr>
        <w:tabs>
          <w:tab w:val="num" w:pos="9328"/>
        </w:tabs>
        <w:ind w:left="9328" w:hanging="2880"/>
      </w:pPr>
      <w:rPr>
        <w:rFonts w:hint="default"/>
      </w:rPr>
    </w:lvl>
  </w:abstractNum>
  <w:abstractNum w:abstractNumId="2" w15:restartNumberingAfterBreak="0">
    <w:nsid w:val="382F1ECC"/>
    <w:multiLevelType w:val="hybridMultilevel"/>
    <w:tmpl w:val="DD8A8ABC"/>
    <w:lvl w:ilvl="0" w:tplc="D380580A">
      <w:start w:val="1"/>
      <w:numFmt w:val="lowerLetter"/>
      <w:lvlText w:val="%1)"/>
      <w:lvlJc w:val="left"/>
      <w:pPr>
        <w:ind w:left="2966" w:hanging="360"/>
      </w:pPr>
      <w:rPr>
        <w:b/>
      </w:rPr>
    </w:lvl>
    <w:lvl w:ilvl="1" w:tplc="04090019">
      <w:start w:val="1"/>
      <w:numFmt w:val="lowerLetter"/>
      <w:lvlText w:val="%2."/>
      <w:lvlJc w:val="left"/>
      <w:pPr>
        <w:ind w:left="3686" w:hanging="360"/>
      </w:pPr>
    </w:lvl>
    <w:lvl w:ilvl="2" w:tplc="0409001B">
      <w:start w:val="1"/>
      <w:numFmt w:val="lowerRoman"/>
      <w:lvlText w:val="%3."/>
      <w:lvlJc w:val="right"/>
      <w:pPr>
        <w:ind w:left="4406" w:hanging="180"/>
      </w:pPr>
    </w:lvl>
    <w:lvl w:ilvl="3" w:tplc="0409000F" w:tentative="1">
      <w:start w:val="1"/>
      <w:numFmt w:val="decimal"/>
      <w:lvlText w:val="%4."/>
      <w:lvlJc w:val="left"/>
      <w:pPr>
        <w:ind w:left="5126" w:hanging="360"/>
      </w:pPr>
    </w:lvl>
    <w:lvl w:ilvl="4" w:tplc="04090019" w:tentative="1">
      <w:start w:val="1"/>
      <w:numFmt w:val="lowerLetter"/>
      <w:lvlText w:val="%5."/>
      <w:lvlJc w:val="left"/>
      <w:pPr>
        <w:ind w:left="5846" w:hanging="360"/>
      </w:pPr>
    </w:lvl>
    <w:lvl w:ilvl="5" w:tplc="0409001B" w:tentative="1">
      <w:start w:val="1"/>
      <w:numFmt w:val="lowerRoman"/>
      <w:lvlText w:val="%6."/>
      <w:lvlJc w:val="right"/>
      <w:pPr>
        <w:ind w:left="6566" w:hanging="180"/>
      </w:pPr>
    </w:lvl>
    <w:lvl w:ilvl="6" w:tplc="0409000F" w:tentative="1">
      <w:start w:val="1"/>
      <w:numFmt w:val="decimal"/>
      <w:lvlText w:val="%7."/>
      <w:lvlJc w:val="left"/>
      <w:pPr>
        <w:ind w:left="7286" w:hanging="360"/>
      </w:pPr>
    </w:lvl>
    <w:lvl w:ilvl="7" w:tplc="04090019" w:tentative="1">
      <w:start w:val="1"/>
      <w:numFmt w:val="lowerLetter"/>
      <w:lvlText w:val="%8."/>
      <w:lvlJc w:val="left"/>
      <w:pPr>
        <w:ind w:left="8006" w:hanging="360"/>
      </w:pPr>
    </w:lvl>
    <w:lvl w:ilvl="8" w:tplc="0409001B" w:tentative="1">
      <w:start w:val="1"/>
      <w:numFmt w:val="lowerRoman"/>
      <w:lvlText w:val="%9."/>
      <w:lvlJc w:val="right"/>
      <w:pPr>
        <w:ind w:left="8726" w:hanging="180"/>
      </w:pPr>
    </w:lvl>
  </w:abstractNum>
  <w:abstractNum w:abstractNumId="3" w15:restartNumberingAfterBreak="0">
    <w:nsid w:val="403314F9"/>
    <w:multiLevelType w:val="hybridMultilevel"/>
    <w:tmpl w:val="22BCEFB0"/>
    <w:lvl w:ilvl="0" w:tplc="5A48E09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27E6EA9"/>
    <w:multiLevelType w:val="multilevel"/>
    <w:tmpl w:val="863880A6"/>
    <w:lvl w:ilvl="0">
      <w:start w:val="1"/>
      <w:numFmt w:val="decimal"/>
      <w:lvlText w:val="%1."/>
      <w:lvlJc w:val="left"/>
      <w:pPr>
        <w:ind w:left="720" w:hanging="360"/>
      </w:pPr>
      <w:rPr>
        <w:rFonts w:hint="default"/>
      </w:rPr>
    </w:lvl>
    <w:lvl w:ilvl="1">
      <w:start w:val="1"/>
      <w:numFmt w:val="decimal"/>
      <w:isLgl/>
      <w:lvlText w:val="%1.%2"/>
      <w:lvlJc w:val="left"/>
      <w:pPr>
        <w:ind w:left="2246" w:hanging="720"/>
      </w:pPr>
      <w:rPr>
        <w:rFonts w:hint="default"/>
      </w:rPr>
    </w:lvl>
    <w:lvl w:ilvl="2">
      <w:start w:val="1"/>
      <w:numFmt w:val="decimal"/>
      <w:isLgl/>
      <w:lvlText w:val="%1.%2.%3"/>
      <w:lvlJc w:val="left"/>
      <w:pPr>
        <w:ind w:left="3772" w:hanging="1080"/>
      </w:pPr>
      <w:rPr>
        <w:rFonts w:hint="default"/>
      </w:rPr>
    </w:lvl>
    <w:lvl w:ilvl="3">
      <w:start w:val="1"/>
      <w:numFmt w:val="decimal"/>
      <w:isLgl/>
      <w:lvlText w:val="%1.%2.%3.%4"/>
      <w:lvlJc w:val="left"/>
      <w:pPr>
        <w:ind w:left="5298" w:hanging="1440"/>
      </w:pPr>
      <w:rPr>
        <w:rFonts w:hint="default"/>
      </w:rPr>
    </w:lvl>
    <w:lvl w:ilvl="4">
      <w:start w:val="1"/>
      <w:numFmt w:val="decimal"/>
      <w:isLgl/>
      <w:lvlText w:val="%1.%2.%3.%4.%5"/>
      <w:lvlJc w:val="left"/>
      <w:pPr>
        <w:ind w:left="6824" w:hanging="1800"/>
      </w:pPr>
      <w:rPr>
        <w:rFonts w:hint="default"/>
      </w:rPr>
    </w:lvl>
    <w:lvl w:ilvl="5">
      <w:start w:val="1"/>
      <w:numFmt w:val="decimal"/>
      <w:isLgl/>
      <w:lvlText w:val="%1.%2.%3.%4.%5.%6"/>
      <w:lvlJc w:val="left"/>
      <w:pPr>
        <w:ind w:left="8350" w:hanging="2160"/>
      </w:pPr>
      <w:rPr>
        <w:rFonts w:hint="default"/>
      </w:rPr>
    </w:lvl>
    <w:lvl w:ilvl="6">
      <w:start w:val="1"/>
      <w:numFmt w:val="decimal"/>
      <w:isLgl/>
      <w:lvlText w:val="%1.%2.%3.%4.%5.%6.%7"/>
      <w:lvlJc w:val="left"/>
      <w:pPr>
        <w:ind w:left="9876" w:hanging="2520"/>
      </w:pPr>
      <w:rPr>
        <w:rFonts w:hint="default"/>
      </w:rPr>
    </w:lvl>
    <w:lvl w:ilvl="7">
      <w:start w:val="1"/>
      <w:numFmt w:val="decimal"/>
      <w:isLgl/>
      <w:lvlText w:val="%1.%2.%3.%4.%5.%6.%7.%8"/>
      <w:lvlJc w:val="left"/>
      <w:pPr>
        <w:ind w:left="11402" w:hanging="2880"/>
      </w:pPr>
      <w:rPr>
        <w:rFonts w:hint="default"/>
      </w:rPr>
    </w:lvl>
    <w:lvl w:ilvl="8">
      <w:start w:val="1"/>
      <w:numFmt w:val="decimal"/>
      <w:isLgl/>
      <w:lvlText w:val="%1.%2.%3.%4.%5.%6.%7.%8.%9"/>
      <w:lvlJc w:val="left"/>
      <w:pPr>
        <w:ind w:left="12568" w:hanging="2880"/>
      </w:pPr>
      <w:rPr>
        <w:rFonts w:hint="default"/>
      </w:rPr>
    </w:lvl>
  </w:abstractNum>
  <w:abstractNum w:abstractNumId="5" w15:restartNumberingAfterBreak="0">
    <w:nsid w:val="7DE57B90"/>
    <w:multiLevelType w:val="multilevel"/>
    <w:tmpl w:val="4484013E"/>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1526"/>
        </w:tabs>
        <w:ind w:left="1526" w:hanging="720"/>
      </w:pPr>
      <w:rPr>
        <w:rFonts w:hint="default"/>
        <w:b w:val="0"/>
        <w:sz w:val="28"/>
        <w:szCs w:val="28"/>
        <w:u w:val="none"/>
      </w:rPr>
    </w:lvl>
    <w:lvl w:ilvl="2">
      <w:start w:val="1"/>
      <w:numFmt w:val="decimal"/>
      <w:lvlText w:val="%1.%2.%3"/>
      <w:lvlJc w:val="left"/>
      <w:pPr>
        <w:tabs>
          <w:tab w:val="num" w:pos="2692"/>
        </w:tabs>
        <w:ind w:left="2692" w:hanging="1080"/>
      </w:pPr>
      <w:rPr>
        <w:rFonts w:hint="default"/>
      </w:rPr>
    </w:lvl>
    <w:lvl w:ilvl="3">
      <w:start w:val="1"/>
      <w:numFmt w:val="decimal"/>
      <w:lvlText w:val="%1.%2.%3.%4"/>
      <w:lvlJc w:val="left"/>
      <w:pPr>
        <w:tabs>
          <w:tab w:val="num" w:pos="3858"/>
        </w:tabs>
        <w:ind w:left="3858" w:hanging="1440"/>
      </w:pPr>
      <w:rPr>
        <w:rFonts w:hint="default"/>
      </w:rPr>
    </w:lvl>
    <w:lvl w:ilvl="4">
      <w:start w:val="1"/>
      <w:numFmt w:val="decimal"/>
      <w:lvlText w:val="%1.%2.%3.%4.%5"/>
      <w:lvlJc w:val="left"/>
      <w:pPr>
        <w:tabs>
          <w:tab w:val="num" w:pos="5024"/>
        </w:tabs>
        <w:ind w:left="5024" w:hanging="1800"/>
      </w:pPr>
      <w:rPr>
        <w:rFonts w:hint="default"/>
      </w:rPr>
    </w:lvl>
    <w:lvl w:ilvl="5">
      <w:start w:val="1"/>
      <w:numFmt w:val="decimal"/>
      <w:lvlText w:val="%1.%2.%3.%4.%5.%6"/>
      <w:lvlJc w:val="left"/>
      <w:pPr>
        <w:tabs>
          <w:tab w:val="num" w:pos="6190"/>
        </w:tabs>
        <w:ind w:left="6190" w:hanging="2160"/>
      </w:pPr>
      <w:rPr>
        <w:rFonts w:hint="default"/>
      </w:rPr>
    </w:lvl>
    <w:lvl w:ilvl="6">
      <w:start w:val="1"/>
      <w:numFmt w:val="decimal"/>
      <w:lvlText w:val="%1.%2.%3.%4.%5.%6.%7"/>
      <w:lvlJc w:val="left"/>
      <w:pPr>
        <w:tabs>
          <w:tab w:val="num" w:pos="7356"/>
        </w:tabs>
        <w:ind w:left="7356" w:hanging="2520"/>
      </w:pPr>
      <w:rPr>
        <w:rFonts w:hint="default"/>
      </w:rPr>
    </w:lvl>
    <w:lvl w:ilvl="7">
      <w:start w:val="1"/>
      <w:numFmt w:val="decimal"/>
      <w:lvlText w:val="%1.%2.%3.%4.%5.%6.%7.%8"/>
      <w:lvlJc w:val="left"/>
      <w:pPr>
        <w:tabs>
          <w:tab w:val="num" w:pos="8522"/>
        </w:tabs>
        <w:ind w:left="8522" w:hanging="2880"/>
      </w:pPr>
      <w:rPr>
        <w:rFonts w:hint="default"/>
      </w:rPr>
    </w:lvl>
    <w:lvl w:ilvl="8">
      <w:start w:val="1"/>
      <w:numFmt w:val="decimal"/>
      <w:lvlText w:val="%1.%2.%3.%4.%5.%6.%7.%8.%9"/>
      <w:lvlJc w:val="left"/>
      <w:pPr>
        <w:tabs>
          <w:tab w:val="num" w:pos="9328"/>
        </w:tabs>
        <w:ind w:left="9328" w:hanging="2880"/>
      </w:pPr>
      <w:rPr>
        <w:rFonts w:hint="default"/>
      </w:rPr>
    </w:lvl>
  </w:abstractNum>
  <w:num w:numId="1" w16cid:durableId="452094328">
    <w:abstractNumId w:val="0"/>
  </w:num>
  <w:num w:numId="2" w16cid:durableId="1742410580">
    <w:abstractNumId w:val="3"/>
  </w:num>
  <w:num w:numId="3" w16cid:durableId="629675328">
    <w:abstractNumId w:val="5"/>
  </w:num>
  <w:num w:numId="4" w16cid:durableId="155075968">
    <w:abstractNumId w:val="4"/>
  </w:num>
  <w:num w:numId="5" w16cid:durableId="845246001">
    <w:abstractNumId w:val="1"/>
  </w:num>
  <w:num w:numId="6" w16cid:durableId="10177310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0053"/>
    <w:rsid w:val="00006492"/>
    <w:rsid w:val="00052DAC"/>
    <w:rsid w:val="00084BA1"/>
    <w:rsid w:val="000C687B"/>
    <w:rsid w:val="000D1937"/>
    <w:rsid w:val="00120990"/>
    <w:rsid w:val="001325EF"/>
    <w:rsid w:val="00133DAE"/>
    <w:rsid w:val="00142402"/>
    <w:rsid w:val="00154484"/>
    <w:rsid w:val="00173904"/>
    <w:rsid w:val="0019102C"/>
    <w:rsid w:val="001C55AF"/>
    <w:rsid w:val="001F291E"/>
    <w:rsid w:val="001F63FF"/>
    <w:rsid w:val="00243C86"/>
    <w:rsid w:val="0026617B"/>
    <w:rsid w:val="00291928"/>
    <w:rsid w:val="002C2E59"/>
    <w:rsid w:val="002F1AE8"/>
    <w:rsid w:val="002F2358"/>
    <w:rsid w:val="002F7BA8"/>
    <w:rsid w:val="00305F57"/>
    <w:rsid w:val="003176D0"/>
    <w:rsid w:val="0032493E"/>
    <w:rsid w:val="0037454E"/>
    <w:rsid w:val="00383006"/>
    <w:rsid w:val="00385853"/>
    <w:rsid w:val="003A1E73"/>
    <w:rsid w:val="003C6E39"/>
    <w:rsid w:val="003D3E39"/>
    <w:rsid w:val="003E52C9"/>
    <w:rsid w:val="003F3435"/>
    <w:rsid w:val="0042347D"/>
    <w:rsid w:val="00430D88"/>
    <w:rsid w:val="00456356"/>
    <w:rsid w:val="00466BFE"/>
    <w:rsid w:val="00490233"/>
    <w:rsid w:val="004910E1"/>
    <w:rsid w:val="004B5D1A"/>
    <w:rsid w:val="004E132E"/>
    <w:rsid w:val="004E5B79"/>
    <w:rsid w:val="00500F3C"/>
    <w:rsid w:val="00506D94"/>
    <w:rsid w:val="00521B5C"/>
    <w:rsid w:val="00540517"/>
    <w:rsid w:val="0054671F"/>
    <w:rsid w:val="00550B15"/>
    <w:rsid w:val="00597653"/>
    <w:rsid w:val="005A53C7"/>
    <w:rsid w:val="005A7D3A"/>
    <w:rsid w:val="005C6CA0"/>
    <w:rsid w:val="005D5F07"/>
    <w:rsid w:val="005E33BB"/>
    <w:rsid w:val="00622F44"/>
    <w:rsid w:val="00650ADB"/>
    <w:rsid w:val="00662C5A"/>
    <w:rsid w:val="006E01C7"/>
    <w:rsid w:val="006E6A26"/>
    <w:rsid w:val="006F1EAC"/>
    <w:rsid w:val="006F1FDA"/>
    <w:rsid w:val="007263C6"/>
    <w:rsid w:val="007404F8"/>
    <w:rsid w:val="00754F4A"/>
    <w:rsid w:val="007A545A"/>
    <w:rsid w:val="007A5F5D"/>
    <w:rsid w:val="007C1911"/>
    <w:rsid w:val="007E497F"/>
    <w:rsid w:val="007F5228"/>
    <w:rsid w:val="007F5799"/>
    <w:rsid w:val="008036E9"/>
    <w:rsid w:val="00810FB2"/>
    <w:rsid w:val="00852930"/>
    <w:rsid w:val="008547D8"/>
    <w:rsid w:val="008811AA"/>
    <w:rsid w:val="008979AF"/>
    <w:rsid w:val="008A75EB"/>
    <w:rsid w:val="008B6542"/>
    <w:rsid w:val="008D748A"/>
    <w:rsid w:val="008E0053"/>
    <w:rsid w:val="008F44CD"/>
    <w:rsid w:val="008F54CE"/>
    <w:rsid w:val="009010E1"/>
    <w:rsid w:val="00901251"/>
    <w:rsid w:val="009334FB"/>
    <w:rsid w:val="00976609"/>
    <w:rsid w:val="00976EF6"/>
    <w:rsid w:val="00990839"/>
    <w:rsid w:val="0099353E"/>
    <w:rsid w:val="00993BC5"/>
    <w:rsid w:val="009A0307"/>
    <w:rsid w:val="009A516E"/>
    <w:rsid w:val="009A5192"/>
    <w:rsid w:val="009B432C"/>
    <w:rsid w:val="009F7514"/>
    <w:rsid w:val="00A3109F"/>
    <w:rsid w:val="00A35A3E"/>
    <w:rsid w:val="00A4038E"/>
    <w:rsid w:val="00A84F78"/>
    <w:rsid w:val="00A933B4"/>
    <w:rsid w:val="00AA7BF1"/>
    <w:rsid w:val="00AB09D7"/>
    <w:rsid w:val="00AE15FF"/>
    <w:rsid w:val="00B068E0"/>
    <w:rsid w:val="00B8107C"/>
    <w:rsid w:val="00B94DCF"/>
    <w:rsid w:val="00B96C06"/>
    <w:rsid w:val="00B96C67"/>
    <w:rsid w:val="00C0012A"/>
    <w:rsid w:val="00C8118C"/>
    <w:rsid w:val="00C9669D"/>
    <w:rsid w:val="00CA7410"/>
    <w:rsid w:val="00CA7C24"/>
    <w:rsid w:val="00D10696"/>
    <w:rsid w:val="00D27FC3"/>
    <w:rsid w:val="00D540FB"/>
    <w:rsid w:val="00D66959"/>
    <w:rsid w:val="00D66A6C"/>
    <w:rsid w:val="00D83305"/>
    <w:rsid w:val="00DA6DD8"/>
    <w:rsid w:val="00DD1B5E"/>
    <w:rsid w:val="00E23050"/>
    <w:rsid w:val="00E27C3C"/>
    <w:rsid w:val="00E34F67"/>
    <w:rsid w:val="00E40C25"/>
    <w:rsid w:val="00E51BB7"/>
    <w:rsid w:val="00E525F6"/>
    <w:rsid w:val="00E93CAC"/>
    <w:rsid w:val="00EC3A82"/>
    <w:rsid w:val="00EC4100"/>
    <w:rsid w:val="00ED2BF4"/>
    <w:rsid w:val="00F06320"/>
    <w:rsid w:val="00F43C36"/>
    <w:rsid w:val="00FA7F00"/>
    <w:rsid w:val="00FB71A2"/>
    <w:rsid w:val="00FC6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DB"/>
    <w:pPr>
      <w:widowControl w:val="0"/>
      <w:autoSpaceDE w:val="0"/>
      <w:autoSpaceDN w:val="0"/>
      <w:adjustRightInd w:val="0"/>
      <w:spacing w:line="240" w:lineRule="auto"/>
      <w:jc w:val="left"/>
      <w:pPrChange w:id="0" w:author="SALSA" w:date="2026-09-25T20:05:00Z">
        <w:pPr>
          <w:spacing w:line="360" w:lineRule="auto"/>
          <w:jc w:val="both"/>
        </w:pPr>
      </w:pPrChange>
    </w:pPr>
    <w:rPr>
      <w:rFonts w:ascii="Courier New" w:eastAsia="Times New Roman" w:hAnsi="Courier New" w:cs="Times New Roman"/>
      <w:sz w:val="24"/>
      <w:szCs w:val="24"/>
      <w:rPrChange w:id="0" w:author="SALSA" w:date="2026-09-25T20:05: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0053"/>
    <w:pPr>
      <w:ind w:left="720"/>
      <w:contextualSpacing/>
    </w:pPr>
  </w:style>
  <w:style w:type="paragraph" w:styleId="Header">
    <w:name w:val="header"/>
    <w:basedOn w:val="Normal"/>
    <w:link w:val="HeaderChar"/>
    <w:uiPriority w:val="99"/>
    <w:unhideWhenUsed/>
    <w:rsid w:val="000C687B"/>
    <w:pPr>
      <w:tabs>
        <w:tab w:val="center" w:pos="4680"/>
        <w:tab w:val="right" w:pos="9360"/>
      </w:tabs>
      <w:pPrChange w:id="1" w:author="SALSA" w:date="2026-09-25T20:05:00Z">
        <w:pPr>
          <w:widowControl w:val="0"/>
          <w:tabs>
            <w:tab w:val="center" w:pos="4680"/>
            <w:tab w:val="right" w:pos="9360"/>
          </w:tabs>
          <w:autoSpaceDE w:val="0"/>
          <w:autoSpaceDN w:val="0"/>
          <w:adjustRightInd w:val="0"/>
        </w:pPr>
      </w:pPrChange>
    </w:pPr>
    <w:rPr>
      <w:rPrChange w:id="1" w:author="SALSA" w:date="2026-09-25T20:05:00Z">
        <w:rPr>
          <w:rFonts w:ascii="Courier New" w:hAnsi="Courier New"/>
          <w:sz w:val="24"/>
          <w:szCs w:val="24"/>
          <w:lang w:val="en-US" w:eastAsia="en-US" w:bidi="ar-SA"/>
        </w:rPr>
      </w:rPrChange>
    </w:rPr>
  </w:style>
  <w:style w:type="character" w:customStyle="1" w:styleId="HeaderChar">
    <w:name w:val="Header Char"/>
    <w:basedOn w:val="DefaultParagraphFont"/>
    <w:link w:val="Header"/>
    <w:uiPriority w:val="99"/>
    <w:rsid w:val="00597653"/>
    <w:rPr>
      <w:rFonts w:ascii="Courier New" w:eastAsia="Times New Roman" w:hAnsi="Courier New" w:cs="Times New Roman"/>
      <w:sz w:val="24"/>
      <w:szCs w:val="24"/>
    </w:rPr>
  </w:style>
  <w:style w:type="paragraph" w:styleId="Footer">
    <w:name w:val="footer"/>
    <w:basedOn w:val="Normal"/>
    <w:link w:val="FooterChar"/>
    <w:rsid w:val="003F3435"/>
    <w:pPr>
      <w:tabs>
        <w:tab w:val="center" w:pos="4320"/>
        <w:tab w:val="right" w:pos="8640"/>
      </w:tabs>
      <w:pPrChange w:id="2" w:author="SALSA" w:date="2026-09-25T20:05:00Z">
        <w:pPr>
          <w:widowControl w:val="0"/>
          <w:tabs>
            <w:tab w:val="center" w:pos="4680"/>
            <w:tab w:val="right" w:pos="9360"/>
          </w:tabs>
          <w:autoSpaceDE w:val="0"/>
          <w:autoSpaceDN w:val="0"/>
          <w:adjustRightInd w:val="0"/>
        </w:pPr>
      </w:pPrChange>
    </w:pPr>
    <w:rPr>
      <w:rPrChange w:id="2" w:author="SALSA" w:date="2026-09-25T20:05:00Z">
        <w:rPr>
          <w:rFonts w:ascii="Courier New" w:hAnsi="Courier New"/>
          <w:sz w:val="24"/>
          <w:szCs w:val="24"/>
          <w:lang w:val="en-US" w:eastAsia="en-US" w:bidi="ar-SA"/>
        </w:rPr>
      </w:rPrChange>
    </w:rPr>
  </w:style>
  <w:style w:type="character" w:customStyle="1" w:styleId="FooterChar">
    <w:name w:val="Footer Char"/>
    <w:basedOn w:val="DefaultParagraphFont"/>
    <w:link w:val="Footer"/>
    <w:rsid w:val="00597653"/>
    <w:rPr>
      <w:rFonts w:ascii="Courier New" w:eastAsia="Times New Roman" w:hAnsi="Courier New" w:cs="Times New Roman"/>
      <w:sz w:val="24"/>
      <w:szCs w:val="24"/>
    </w:rPr>
  </w:style>
  <w:style w:type="character" w:styleId="FootnoteReference">
    <w:name w:val="footnote reference"/>
    <w:semiHidden/>
    <w:rsid w:val="00B94DCF"/>
  </w:style>
  <w:style w:type="character" w:styleId="LineNumber">
    <w:name w:val="line number"/>
    <w:basedOn w:val="DefaultParagraphFont"/>
    <w:rsid w:val="00B94DCF"/>
    <w:rPr>
      <w:rFonts w:ascii="Courier New" w:hAnsi="Courier New"/>
      <w:b/>
      <w:sz w:val="24"/>
      <w:szCs w:val="24"/>
    </w:rPr>
  </w:style>
  <w:style w:type="character" w:customStyle="1" w:styleId="StyleCourierNew">
    <w:name w:val="Style Courier New"/>
    <w:basedOn w:val="DefaultParagraphFont"/>
    <w:rsid w:val="00B94DCF"/>
  </w:style>
  <w:style w:type="paragraph" w:customStyle="1" w:styleId="NormalText">
    <w:name w:val="NormalText"/>
    <w:basedOn w:val="Normal"/>
    <w:rsid w:val="00513B28"/>
    <w:pPr>
      <w:spacing w:line="480" w:lineRule="auto"/>
      <w:ind w:firstLine="720"/>
      <w:jc w:val="both"/>
      <w:pPrChange w:id="3" w:author="SALSA" w:date="2026-09-25T20:05:00Z">
        <w:pPr>
          <w:widowControl w:val="0"/>
          <w:autoSpaceDE w:val="0"/>
          <w:autoSpaceDN w:val="0"/>
          <w:adjustRightInd w:val="0"/>
          <w:spacing w:line="480" w:lineRule="auto"/>
          <w:ind w:firstLine="720"/>
        </w:pPr>
      </w:pPrChange>
    </w:pPr>
    <w:rPr>
      <w:szCs w:val="20"/>
      <w:rPrChange w:id="3" w:author="SALSA" w:date="2026-09-25T20:05:00Z">
        <w:rPr>
          <w:rFonts w:ascii="Courier New" w:hAnsi="Courier New"/>
          <w:sz w:val="24"/>
          <w:lang w:val="en-US" w:eastAsia="en-US" w:bidi="ar-SA"/>
        </w:rPr>
      </w:rPrChange>
    </w:rPr>
  </w:style>
  <w:style w:type="character" w:customStyle="1" w:styleId="StruckText">
    <w:name w:val="StruckText"/>
    <w:basedOn w:val="DefaultParagraphFont"/>
    <w:rsid w:val="00B94DCF"/>
    <w:rPr>
      <w:rFonts w:ascii="Courier New" w:hAnsi="Courier New"/>
      <w:strike/>
    </w:rPr>
  </w:style>
  <w:style w:type="character" w:customStyle="1" w:styleId="InsertedText">
    <w:name w:val="InsertedText"/>
    <w:basedOn w:val="DefaultParagraphFont"/>
    <w:rsid w:val="003F3435"/>
    <w:rPr>
      <w:rFonts w:ascii="Courier New" w:hAnsi="Courier New"/>
      <w:rPrChange w:id="4" w:author="SALSA" w:date="2026-09-25T20:05:00Z">
        <w:rPr>
          <w:rFonts w:ascii="Courier New" w:hAnsi="Courier New"/>
          <w:u w:val="single"/>
        </w:rPr>
      </w:rPrChange>
    </w:rPr>
  </w:style>
  <w:style w:type="character" w:customStyle="1" w:styleId="HardSp">
    <w:name w:val="HardSp"/>
    <w:basedOn w:val="DefaultParagraphFont"/>
    <w:rsid w:val="00B94DCF"/>
    <w:rPr>
      <w:rFonts w:ascii="Courier New" w:hAnsi="Courier New"/>
    </w:rPr>
  </w:style>
  <w:style w:type="character" w:customStyle="1" w:styleId="SoftSp">
    <w:name w:val="SoftSp"/>
    <w:basedOn w:val="DefaultParagraphFont"/>
    <w:rsid w:val="00B94DCF"/>
    <w:rPr>
      <w:rFonts w:ascii="Courier New" w:hAnsi="Courier New"/>
    </w:rPr>
  </w:style>
  <w:style w:type="paragraph" w:customStyle="1" w:styleId="NormalPara">
    <w:name w:val="NormalPara"/>
    <w:basedOn w:val="NormalText"/>
    <w:rsid w:val="00B94DCF"/>
  </w:style>
  <w:style w:type="character" w:styleId="Hyperlink">
    <w:name w:val="Hyperlink"/>
    <w:basedOn w:val="DefaultParagraphFont"/>
    <w:rsid w:val="00B94D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2722228">
      <w:bodyDiv w:val="1"/>
      <w:marLeft w:val="0"/>
      <w:marRight w:val="0"/>
      <w:marTop w:val="0"/>
      <w:marBottom w:val="0"/>
      <w:divBdr>
        <w:top w:val="none" w:sz="0" w:space="0" w:color="auto"/>
        <w:left w:val="none" w:sz="0" w:space="0" w:color="auto"/>
        <w:bottom w:val="none" w:sz="0" w:space="0" w:color="auto"/>
        <w:right w:val="none" w:sz="0" w:space="0" w:color="auto"/>
      </w:divBdr>
    </w:div>
    <w:div w:id="1460680342">
      <w:bodyDiv w:val="1"/>
      <w:marLeft w:val="0"/>
      <w:marRight w:val="0"/>
      <w:marTop w:val="0"/>
      <w:marBottom w:val="0"/>
      <w:divBdr>
        <w:top w:val="none" w:sz="0" w:space="0" w:color="auto"/>
        <w:left w:val="none" w:sz="0" w:space="0" w:color="auto"/>
        <w:bottom w:val="none" w:sz="0" w:space="0" w:color="auto"/>
        <w:right w:val="none" w:sz="0" w:space="0" w:color="auto"/>
      </w:divBdr>
    </w:div>
    <w:div w:id="158992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25C9F-4DDD-413B-B1BF-735F0A213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Pages>
  <Words>3638</Words>
  <Characters>20739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COMMISSIONER-SITEKI</dc:creator>
  <cp:keywords/>
  <dc:description/>
  <cp:lastModifiedBy>Arthur Souza Rodrigues</cp:lastModifiedBy>
  <cp:revision>1</cp:revision>
  <cp:lastPrinted>2010-08-13T11:53:00Z</cp:lastPrinted>
  <dcterms:created xsi:type="dcterms:W3CDTF">2010-08-10T14:08:00Z</dcterms:created>
  <dcterms:modified xsi:type="dcterms:W3CDTF">2026-09-26T00:05:00Z</dcterms:modified>
</cp:coreProperties>
</file>