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A3BA73" w14:textId="7E3208D7" w:rsidR="00037B05" w:rsidRPr="00037B05" w:rsidRDefault="00C67E7F" w:rsidP="00037B05">
      <w:pPr>
        <w:pStyle w:val="paragraph"/>
        <w:spacing w:before="0" w:beforeAutospacing="0" w:after="0" w:afterAutospacing="0"/>
        <w:textAlignment w:val="baseline"/>
        <w:rPr>
          <w:del w:id="5" w:author="Comparison" w:date="2026-09-22T12:51:00Z" w16du:dateUtc="2026-09-22T16:51:00Z"/>
          <w:rFonts w:ascii="Avenir Next LT Pro" w:hAnsi="Avenir Next LT Pro" w:cs="Segoe UI"/>
          <w:b/>
          <w:bCs/>
          <w:color w:val="2F5496"/>
          <w:sz w:val="22"/>
          <w:szCs w:val="22"/>
        </w:rPr>
      </w:pPr>
      <w:ins w:id="6" w:author="Comparison" w:date="2026-09-22T12:51:00Z" w16du:dateUtc="2026-09-22T16:51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51:00Z" w16du:dateUtc="2026-09-22T16:51:00Z">
        <w:r w:rsidR="00491639" w:rsidRPr="00037B05">
          <w:rPr>
            <w:rFonts w:ascii="Avenir Next LT Pro" w:hAnsi="Avenir Next LT Pro"/>
            <w:b/>
            <w:bCs/>
            <w:sz w:val="22"/>
            <w:szCs w:val="22"/>
          </w:rPr>
          <w:delText xml:space="preserve">Work Instructions: </w:delText>
        </w:r>
        <w:r w:rsidR="00037B05" w:rsidRPr="00037B05">
          <w:rPr>
            <w:rFonts w:ascii="Avenir Next LT Pro" w:hAnsi="Avenir Next LT Pro"/>
            <w:b/>
            <w:bCs/>
            <w:sz w:val="22"/>
            <w:szCs w:val="22"/>
          </w:rPr>
          <w:delText xml:space="preserve">How to </w:delText>
        </w:r>
        <w:r w:rsidR="003B7DBE"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Replace</w:delText>
        </w:r>
        <w:r w:rsidR="00037B05"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 xml:space="preserve"> an Air Cylinder</w:delText>
        </w:r>
        <w:r w:rsidR="00037B05" w:rsidRPr="00037B05">
          <w:rPr>
            <w:rStyle w:val="eop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 </w:delText>
        </w:r>
      </w:del>
    </w:p>
    <w:p w14:paraId="18347E69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8" w:author="Comparison" w:date="2026-09-22T12:51:00Z" w16du:dateUtc="2026-09-22T16:51:00Z"/>
          <w:rFonts w:ascii="Avenir Next LT Pro" w:hAnsi="Avenir Next LT Pro" w:cs="Segoe UI"/>
          <w:sz w:val="22"/>
          <w:szCs w:val="22"/>
        </w:rPr>
      </w:pPr>
      <w:del w:id="9" w:author="Comparison" w:date="2026-09-22T12:51:00Z" w16du:dateUtc="2026-09-22T16:51:00Z">
        <w:r w:rsidRPr="00037B05">
          <w:rPr>
            <w:rStyle w:val="scxw94794337"/>
            <w:rFonts w:ascii="Avenir Next LT Pro" w:hAnsi="Avenir Next LT Pro" w:cs="Calibri"/>
            <w:sz w:val="22"/>
            <w:szCs w:val="22"/>
          </w:rPr>
          <w:delText> </w:delText>
        </w:r>
        <w:r w:rsidRPr="00037B05">
          <w:rPr>
            <w:rFonts w:ascii="Avenir Next LT Pro" w:hAnsi="Avenir Next LT Pro" w:cs="Calibri"/>
            <w:sz w:val="22"/>
            <w:szCs w:val="22"/>
          </w:rPr>
          <w:br/>
        </w:r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Parts Needed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30E23133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10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11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Tire Shine Air Cylinder (P-TB-205)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70864E10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12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13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Wrap Retract Air Cylinder (P-M2035)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6B6DA22A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14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15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Blast Gate Air Cylinder (P-C2008)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67F303E4" w14:textId="77777777" w:rsidR="00037B05" w:rsidRPr="00037B05" w:rsidRDefault="00037B05" w:rsidP="00037B05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del w:id="16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17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All-In-One Electric Combo Unit Air Cylinder (P-M2213)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688C90A3" w14:textId="77777777" w:rsid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8" w:author="Comparison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70E92B8D" w14:textId="7443CFEC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9" w:author="Comparison" w:date="2026-09-22T12:51:00Z" w16du:dateUtc="2026-09-22T16:51:00Z"/>
          <w:rFonts w:ascii="Avenir Next LT Pro" w:hAnsi="Avenir Next LT Pro" w:cs="Segoe UI"/>
          <w:sz w:val="22"/>
          <w:szCs w:val="22"/>
        </w:rPr>
      </w:pPr>
      <w:del w:id="20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Tools Needed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3C38A560" w14:textId="77777777" w:rsidR="00037B05" w:rsidRPr="00037B05" w:rsidRDefault="00037B05" w:rsidP="00037B05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id="21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22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Pliers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642D361B" w14:textId="77777777" w:rsidR="00037B05" w:rsidRPr="00037B05" w:rsidRDefault="00037B05" w:rsidP="00037B05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id="23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24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Hammer 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4D2CC19E" w14:textId="77777777" w:rsid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25" w:author="Comparison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358188AB" w14:textId="73959973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26" w:author="Comparison" w:date="2026-09-22T12:51:00Z" w16du:dateUtc="2026-09-22T16:51:00Z"/>
          <w:rFonts w:ascii="Avenir Next LT Pro" w:hAnsi="Avenir Next LT Pro" w:cs="Segoe UI"/>
          <w:sz w:val="22"/>
          <w:szCs w:val="22"/>
        </w:rPr>
      </w:pPr>
      <w:del w:id="27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Procedure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4564E050" w14:textId="77777777" w:rsidR="00037B05" w:rsidRPr="00037B05" w:rsidRDefault="00037B05" w:rsidP="00037B05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del w:id="28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29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Push in a wash stop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49FE2EE2" w14:textId="59E7E919" w:rsidR="00037B05" w:rsidRPr="00037B05" w:rsidRDefault="00037B05" w:rsidP="00037B05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del w:id="30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31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Turn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off 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the air going to the air cylinder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in the POD.</w:delText>
        </w:r>
      </w:del>
    </w:p>
    <w:p w14:paraId="45919829" w14:textId="687EF3CB" w:rsidR="00037B05" w:rsidRPr="00037B05" w:rsidRDefault="00037B05" w:rsidP="00037B05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del w:id="32" w:author="Comparison" w:date="2026-09-22T12:51:00Z" w16du:dateUtc="2026-09-22T16:51:00Z"/>
          <w:rStyle w:val="normaltextrun"/>
          <w:rFonts w:ascii="Avenir Next LT Pro" w:hAnsi="Avenir Next LT Pro" w:cs="Calibri"/>
          <w:sz w:val="22"/>
          <w:szCs w:val="22"/>
        </w:rPr>
      </w:pPr>
      <w:del w:id="33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Disconnect </w:delText>
        </w:r>
        <w:r w:rsidR="008F027A"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both </w:delText>
        </w:r>
        <w:r w:rsidR="008F027A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airlines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from the air cylinder.</w:delText>
        </w:r>
      </w:del>
    </w:p>
    <w:p w14:paraId="37597B6E" w14:textId="589EC6D5" w:rsidR="00037B05" w:rsidRPr="00037B05" w:rsidRDefault="00037B05" w:rsidP="00037B05">
      <w:pPr>
        <w:pStyle w:val="paragraph"/>
        <w:numPr>
          <w:ilvl w:val="2"/>
          <w:numId w:val="8"/>
        </w:numPr>
        <w:spacing w:before="0" w:beforeAutospacing="0" w:after="0" w:afterAutospacing="0"/>
        <w:textAlignment w:val="baseline"/>
        <w:rPr>
          <w:del w:id="34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35" w:author="Comparison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Record what airlines go into what port. 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7EE0F0F1" w14:textId="062CB885" w:rsidR="00037B05" w:rsidRPr="00037B05" w:rsidRDefault="00037B05" w:rsidP="00037B05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del w:id="36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37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Using a pair of pliers, remove the cotter pins holding the bolts at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both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end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s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of the air cylinder.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1497B520" w14:textId="77777777" w:rsidR="00037B05" w:rsidRPr="00037B05" w:rsidRDefault="00037B05" w:rsidP="00037B05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del w:id="38" w:author="Comparison" w:date="2026-09-22T12:51:00Z" w16du:dateUtc="2026-09-22T16:51:00Z"/>
          <w:rStyle w:val="normaltextrun"/>
          <w:rFonts w:ascii="Avenir Next LT Pro" w:hAnsi="Avenir Next LT Pro" w:cs="Calibri"/>
          <w:sz w:val="22"/>
          <w:szCs w:val="22"/>
        </w:rPr>
      </w:pPr>
      <w:del w:id="39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Remove the bolts holding the air cylinder in place</w:delText>
        </w:r>
      </w:del>
    </w:p>
    <w:p w14:paraId="1688406B" w14:textId="15159F79" w:rsidR="00037B05" w:rsidRPr="00037B05" w:rsidRDefault="00037B05" w:rsidP="00037B05">
      <w:pPr>
        <w:pStyle w:val="paragraph"/>
        <w:numPr>
          <w:ilvl w:val="2"/>
          <w:numId w:val="10"/>
        </w:numPr>
        <w:spacing w:before="0" w:beforeAutospacing="0" w:after="0" w:afterAutospacing="0"/>
        <w:textAlignment w:val="baseline"/>
        <w:rPr>
          <w:del w:id="40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41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hammer may be necessary to help remove the bolts.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041C0DE2" w14:textId="77777777" w:rsidR="00037B05" w:rsidRPr="00037B05" w:rsidRDefault="00037B05" w:rsidP="00037B05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del w:id="42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43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Replace the old air cylinder with a new one.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434D55BE" w14:textId="77777777" w:rsidR="00037B05" w:rsidRPr="00037B05" w:rsidRDefault="00037B05" w:rsidP="00037B05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del w:id="44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45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Secure the air cylinder with the bolts and cotter pins.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08DF2E2C" w14:textId="5B76027F" w:rsidR="00037B05" w:rsidRPr="00037B05" w:rsidRDefault="00037B05" w:rsidP="00037B05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del w:id="46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47" w:author="Comparison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R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econnect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</w:delText>
        </w:r>
        <w:r w:rsidR="008F027A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both</w:delText>
        </w:r>
        <w:r w:rsidR="008F027A"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</w:delText>
        </w:r>
        <w:r w:rsidR="008F027A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airlines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at the correct ports.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0EF5448A" w14:textId="77777777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48" w:author="Comparison" w:date="2026-09-22T12:51:00Z" w16du:dateUtc="2026-09-22T16:51:00Z"/>
          <w:rStyle w:val="normaltextrun"/>
          <w:rFonts w:ascii="Avenir Next LT Pro" w:hAnsi="Avenir Next LT Pro" w:cs="Calibri"/>
          <w:sz w:val="22"/>
          <w:szCs w:val="22"/>
        </w:rPr>
      </w:pPr>
      <w:del w:id="49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Turn the air going to the POD back on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.</w:delText>
        </w:r>
      </w:del>
    </w:p>
    <w:p w14:paraId="74FB00C8" w14:textId="0D9BFFA3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50" w:author="Comparison" w:date="2026-09-22T12:51:00Z" w16du:dateUtc="2026-09-22T16:51:00Z"/>
          <w:rStyle w:val="eop"/>
          <w:rFonts w:ascii="Avenir Next LT Pro" w:hAnsi="Avenir Next LT Pro" w:cs="Calibri"/>
          <w:sz w:val="22"/>
          <w:szCs w:val="22"/>
        </w:rPr>
      </w:pPr>
      <w:del w:id="51" w:author="Comparison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P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ull out the wash stop.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34AAC916" w14:textId="5CFC896F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52" w:author="Comparison" w:date="2026-09-22T12:51:00Z" w16du:dateUtc="2026-09-22T16:51:00Z"/>
          <w:rFonts w:ascii="Avenir Next LT Pro" w:hAnsi="Avenir Next LT Pro" w:cs="Calibri"/>
          <w:sz w:val="22"/>
          <w:szCs w:val="22"/>
        </w:rPr>
      </w:pPr>
      <w:del w:id="53" w:author="Comparison" w:date="2026-09-22T12:51:00Z" w16du:dateUtc="2026-09-22T16:51:00Z"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Verify that the new air cylinder is working </w:delText>
        </w:r>
      </w:del>
    </w:p>
    <w:p w14:paraId="09FE7DE4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54" w:author="Comparison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6E79E983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55" w:author="Comparison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5C59FEB4" w14:textId="03304955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56" w:author="Comparison" w:date="2026-09-22T12:51:00Z" w16du:dateUtc="2026-09-22T16:51:00Z"/>
          <w:rFonts w:ascii="Avenir Next LT Pro" w:hAnsi="Avenir Next LT Pro" w:cs="Segoe UI"/>
          <w:sz w:val="22"/>
          <w:szCs w:val="22"/>
        </w:rPr>
      </w:pPr>
      <w:del w:id="57" w:author="Comparison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Instructional Video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038D1796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58" w:author="Comparison" w:date="2026-09-22T12:51:00Z" w16du:dateUtc="2026-09-22T16:51:00Z"/>
          <w:rFonts w:ascii="Avenir Next LT Pro" w:hAnsi="Avenir Next LT Pro" w:cs="Segoe UI"/>
          <w:sz w:val="22"/>
          <w:szCs w:val="22"/>
        </w:rPr>
      </w:pPr>
      <w:del w:id="59" w:author="Comparison" w:date="2026-09-22T12:51:00Z" w16du:dateUtc="2026-09-22T16:51:00Z">
        <w:r>
          <w:fldChar w:fldCharType="begin"/>
        </w:r>
        <w:r>
          <w:delInstrText>HYPERLINK "https://vimeo.com/750040232" \t "_blank"</w:delInstrText>
        </w:r>
        <w:r>
          <w:fldChar w:fldCharType="separate"/>
        </w:r>
        <w:r w:rsidRPr="00037B05">
          <w:rPr>
            <w:rStyle w:val="normaltextrun"/>
            <w:rFonts w:ascii="Avenir Next LT Pro" w:hAnsi="Avenir Next LT Pro" w:cs="Calibri"/>
            <w:color w:val="0563C1"/>
            <w:sz w:val="22"/>
            <w:szCs w:val="22"/>
            <w:u w:val="single"/>
          </w:rPr>
          <w:delText>Replacing an Air Cylinder on Vimeo</w:delText>
        </w:r>
        <w:r>
          <w:fldChar w:fldCharType="end"/>
        </w:r>
        <w:r w:rsidRPr="00037B05">
          <w:rPr>
            <w:rStyle w:val="eop"/>
            <w:rFonts w:ascii="Avenir Next LT Pro" w:hAnsi="Avenir Next LT Pro" w:cs="Calibri"/>
            <w:sz w:val="22"/>
            <w:szCs w:val="22"/>
          </w:rPr>
          <w:delText> </w:delText>
        </w:r>
      </w:del>
    </w:p>
    <w:p w14:paraId="689FD72B" w14:textId="56CE80F3" w:rsidR="00491639" w:rsidRPr="00037B05" w:rsidRDefault="00491639" w:rsidP="00F62296">
      <w:pPr>
        <w:pStyle w:val="paragraph"/>
        <w:spacing w:before="0" w:beforeAutospacing="0" w:after="0" w:afterAutospacing="0"/>
        <w:textAlignment w:val="baseline"/>
        <w:rPr>
          <w:del w:id="60" w:author="Comparison" w:date="2026-09-22T12:51:00Z" w16du:dateUtc="2026-09-22T16:51:00Z"/>
          <w:rFonts w:ascii="Avenir Next LT Pro" w:hAnsi="Avenir Next LT Pro"/>
          <w:b/>
          <w:bCs/>
          <w:sz w:val="22"/>
          <w:szCs w:val="22"/>
        </w:rPr>
      </w:pPr>
    </w:p>
    <w:p w14:paraId="486673D7" w14:textId="77777777" w:rsidR="009D0C4C" w:rsidRDefault="009D0C4C">
      <w:pPr>
        <w:rPr>
          <w:rPrChange w:id="61" w:author="Comparison" w:date="2026-09-22T12:51:00Z" w16du:dateUtc="2026-09-22T16:51:00Z">
            <w:rPr>
              <w:rFonts w:ascii="Avenir Next LT Pro" w:eastAsia="Times New Roman" w:hAnsi="Avenir Next LT Pro"/>
              <w:b/>
              <w:bCs/>
              <w:sz w:val="22"/>
              <w:szCs w:val="22"/>
              <w:bdr w:val="none" w:sz="0" w:space="0" w:color="auto"/>
            </w:rPr>
          </w:rPrChange>
        </w:rPr>
        <w:pPrChange w:id="62" w:author="Comparison" w:date="2026-09-22T12:51:00Z" w16du:dateUtc="2026-09-22T16:51:00Z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spacing w:before="100" w:beforeAutospacing="1" w:after="100" w:afterAutospacing="1"/>
            <w:outlineLvl w:val="2"/>
          </w:pPr>
        </w:pPrChange>
      </w:pPr>
    </w:p>
    <w:sectPr w:rsidR="009D0C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1905" w:h="16837"/>
      <w:pgMar w:top="1440" w:right="1440" w:bottom="1440" w:left="1440" w:header="720" w:footer="720" w:gutter="0"/>
      <w:cols w:space="720"/>
      <w:sectPrChange w:id="95" w:author="Comparison" w:date="2026-09-22T12:51:00Z" w16du:dateUtc="2026-09-22T16:51:00Z">
        <w:sectPr w:rsidR="009D0C4C">
          <w:type w:val="continuous"/>
          <w:pgSz w:w="12240" w:h="15840"/>
          <w:pgMar w:top="2880" w:right="2160" w:bottom="2160" w:left="2160" w:header="720" w:footer="864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B68A2F" w14:textId="77777777" w:rsidR="00C67E7F" w:rsidRDefault="00C67E7F">
      <w:pPr>
        <w:spacing w:after="0" w:line="240" w:lineRule="auto"/>
        <w:pPrChange w:id="3" w:author="Comparison" w:date="2026-09-22T12:51:00Z" w16du:dateUtc="2026-09-22T16:51:00Z">
          <w:pPr/>
        </w:pPrChange>
      </w:pPr>
      <w:r>
        <w:separator/>
      </w:r>
    </w:p>
  </w:endnote>
  <w:endnote w:type="continuationSeparator" w:id="0">
    <w:p w14:paraId="20AEF70F" w14:textId="77777777" w:rsidR="00C67E7F" w:rsidRDefault="00C67E7F">
      <w:pPr>
        <w:spacing w:after="0" w:line="240" w:lineRule="auto"/>
        <w:pPrChange w:id="4" w:author="Comparison" w:date="2026-09-22T12:51:00Z" w16du:dateUtc="2026-09-22T16:5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B" w14:textId="7849872D" w:rsidR="004C7523" w:rsidRDefault="00A33A04">
    <w:pPr>
      <w:pStyle w:val="Header"/>
      <w:pPrChange w:id="83" w:author="Comparison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84" w:author="Comparison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C" w14:textId="37D3B34C" w:rsidR="004C7523" w:rsidRDefault="00A33A04">
    <w:pPr>
      <w:pStyle w:val="Header"/>
      <w:pPrChange w:id="85" w:author="Comparison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86" w:author="Comparison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3</w:delText>
      </w:r>
      <w:r>
        <w:fldChar w:fldCharType="end"/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50" w14:textId="13EF8F88" w:rsidR="004C7523" w:rsidRDefault="00A33A04">
    <w:pPr>
      <w:pStyle w:val="Header"/>
      <w:pPrChange w:id="93" w:author="Comparison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94" w:author="Comparison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1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AFC133" w14:textId="77777777" w:rsidR="00C67E7F" w:rsidRDefault="00C67E7F">
      <w:pPr>
        <w:spacing w:after="0" w:line="240" w:lineRule="auto"/>
        <w:pPrChange w:id="1" w:author="Comparison" w:date="2026-09-22T12:51:00Z" w16du:dateUtc="2026-09-22T16:51:00Z">
          <w:pPr/>
        </w:pPrChange>
      </w:pPr>
      <w:r>
        <w:separator/>
      </w:r>
    </w:p>
  </w:footnote>
  <w:footnote w:type="continuationSeparator" w:id="0">
    <w:p w14:paraId="61D9FA96" w14:textId="77777777" w:rsidR="00C67E7F" w:rsidRDefault="00C67E7F">
      <w:pPr>
        <w:spacing w:after="0" w:line="240" w:lineRule="auto"/>
        <w:pPrChange w:id="2" w:author="Comparison" w:date="2026-09-22T12:51:00Z" w16du:dateUtc="2026-09-22T16:5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5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63" w:author="Comparison" w:date="2026-09-22T12:51:00Z" w16du:dateUtc="2026-09-22T16:51:00Z"/>
      </w:rPr>
    </w:pPr>
    <w:del w:id="64" w:author="Comparison" w:date="2026-09-22T12:51:00Z" w16du:dateUtc="2026-09-22T16:51:00Z">
      <w:r>
        <w:rPr>
          <w:noProof/>
        </w:rPr>
        <w:drawing>
          <wp:inline distT="0" distB="0" distL="0" distR="0" wp14:anchorId="22C66651" wp14:editId="22C66652">
            <wp:extent cx="1360705" cy="611975"/>
            <wp:effectExtent l="0" t="0" r="0" b="0"/>
            <wp:docPr id="16" name="officeArt object" descr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3" descr="Picture 23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6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65" w:author="Comparison" w:date="2026-09-22T12:51:00Z" w16du:dateUtc="2026-09-22T16:51:00Z"/>
        <w:sz w:val="18"/>
        <w:szCs w:val="18"/>
      </w:rPr>
    </w:pPr>
    <w:del w:id="66" w:author="Comparison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7" w14:textId="77777777" w:rsidR="004C7523" w:rsidRDefault="00A33A04">
    <w:pPr>
      <w:pStyle w:val="Body"/>
      <w:pPrChange w:id="67" w:author="Comparison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68" w:author="Comparison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942670" w14:paraId="34B57FC5" w14:textId="77777777">
      <w:tblPrEx>
        <w:tblCellMar>
          <w:top w:w="0" w:type="dxa"/>
          <w:bottom w:w="0" w:type="dxa"/>
        </w:tblCellMar>
      </w:tblPrEx>
      <w:trPr>
        <w:ins w:id="69" w:author="Comparison" w:date="2026-09-22T12:51:00Z" w16du:dateUtc="2026-09-22T16:51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4B50460B" w14:textId="77777777" w:rsidR="00942670" w:rsidRDefault="00C67E7F">
          <w:pPr>
            <w:rPr>
              <w:ins w:id="70" w:author="Comparison" w:date="2026-09-22T12:51:00Z" w16du:dateUtc="2026-09-22T16:51:00Z"/>
            </w:rPr>
          </w:pPr>
          <w:ins w:id="71" w:author="Comparison" w:date="2026-09-22T12:51:00Z" w16du:dateUtc="2026-09-22T16:51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19BE870" w14:textId="57610DEC" w:rsidR="00942670" w:rsidRDefault="00C67E7F">
          <w:pPr>
            <w:jc w:val="center"/>
            <w:rPr>
              <w:ins w:id="72" w:author="Comparison" w:date="2026-09-22T12:51:00Z" w16du:dateUtc="2026-09-22T16:51:00Z"/>
            </w:rPr>
          </w:pPr>
          <w:ins w:id="73" w:author="Comparison" w:date="2026-09-22T12:51:00Z" w16du:dateUtc="2026-09-22T16:51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147A69">
            <w:rPr>
              <w:noProof/>
              <w:color w:val="000000"/>
            </w:rPr>
            <w:t>1</w:t>
          </w:r>
          <w:ins w:id="74" w:author="Comparison" w:date="2026-09-22T12:51:00Z" w16du:dateUtc="2026-09-22T16:51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53105BA" w14:textId="77777777" w:rsidR="00942670" w:rsidRDefault="00C67E7F">
          <w:pPr>
            <w:jc w:val="right"/>
            <w:rPr>
              <w:ins w:id="75" w:author="Comparison" w:date="2026-09-22T12:51:00Z" w16du:dateUtc="2026-09-22T16:51:00Z"/>
            </w:rPr>
          </w:pPr>
          <w:ins w:id="76" w:author="Comparison" w:date="2026-09-22T12:51:00Z" w16du:dateUtc="2026-09-22T16:51:00Z">
            <w:r>
              <w:rPr>
                <w:color w:val="000000"/>
              </w:rPr>
              <w:t>07.12.2025</w:t>
            </w:r>
          </w:ins>
        </w:p>
      </w:tc>
    </w:tr>
  </w:tbl>
  <w:p w14:paraId="22C66648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77" w:author="Comparison" w:date="2026-09-22T12:51:00Z" w16du:dateUtc="2026-09-22T16:51:00Z"/>
      </w:rPr>
    </w:pPr>
    <w:del w:id="78" w:author="Comparison" w:date="2026-09-22T12:51:00Z" w16du:dateUtc="2026-09-22T16:51:00Z">
      <w:r>
        <w:rPr>
          <w:noProof/>
        </w:rPr>
        <w:drawing>
          <wp:inline distT="0" distB="0" distL="0" distR="0" wp14:anchorId="22C66653" wp14:editId="22C66654">
            <wp:extent cx="1360705" cy="611975"/>
            <wp:effectExtent l="0" t="0" r="0" b="0"/>
            <wp:docPr id="17" name="officeArt object" descr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4" descr="Picture 24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9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79" w:author="Comparison" w:date="2026-09-22T12:51:00Z" w16du:dateUtc="2026-09-22T16:51:00Z"/>
        <w:sz w:val="18"/>
        <w:szCs w:val="18"/>
      </w:rPr>
    </w:pPr>
    <w:del w:id="80" w:author="Comparison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A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81" w:author="Comparison" w:date="2026-09-22T12:51:00Z" w16du:dateUtc="2026-09-22T16:51:00Z"/>
      </w:rPr>
    </w:pPr>
    <w:del w:id="82" w:author="Comparison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D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87" w:author="Comparison" w:date="2026-09-22T12:51:00Z" w16du:dateUtc="2026-09-22T16:51:00Z"/>
      </w:rPr>
    </w:pPr>
    <w:del w:id="88" w:author="Comparison" w:date="2026-09-22T12:51:00Z" w16du:dateUtc="2026-09-22T16:51:00Z">
      <w:r>
        <w:rPr>
          <w:noProof/>
        </w:rPr>
        <w:drawing>
          <wp:inline distT="0" distB="0" distL="0" distR="0" wp14:anchorId="22C66655" wp14:editId="22C66656">
            <wp:extent cx="1360705" cy="611975"/>
            <wp:effectExtent l="0" t="0" r="0" b="0"/>
            <wp:docPr id="18" name="officeArt object" descr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25" descr="Picture 25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E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89" w:author="Comparison" w:date="2026-09-22T12:51:00Z" w16du:dateUtc="2026-09-22T16:51:00Z"/>
        <w:sz w:val="18"/>
        <w:szCs w:val="18"/>
      </w:rPr>
    </w:pPr>
    <w:del w:id="90" w:author="Comparison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F" w14:textId="77777777" w:rsidR="004C7523" w:rsidRDefault="00A33A04">
    <w:pPr>
      <w:pStyle w:val="Body"/>
      <w:pPrChange w:id="91" w:author="Comparison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92" w:author="Comparison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FE3F81"/>
    <w:multiLevelType w:val="multilevel"/>
    <w:tmpl w:val="F63E6E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44F97"/>
    <w:multiLevelType w:val="multilevel"/>
    <w:tmpl w:val="3A7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6D1C54"/>
    <w:multiLevelType w:val="multilevel"/>
    <w:tmpl w:val="DA5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2511F9"/>
    <w:multiLevelType w:val="multilevel"/>
    <w:tmpl w:val="81B699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E3F0C"/>
    <w:multiLevelType w:val="multilevel"/>
    <w:tmpl w:val="06427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64738"/>
    <w:multiLevelType w:val="multilevel"/>
    <w:tmpl w:val="EAF66D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C543A"/>
    <w:multiLevelType w:val="multilevel"/>
    <w:tmpl w:val="1A9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E33A1F"/>
    <w:multiLevelType w:val="multilevel"/>
    <w:tmpl w:val="DDF0DB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266E0"/>
    <w:multiLevelType w:val="multilevel"/>
    <w:tmpl w:val="F81252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B13B3"/>
    <w:multiLevelType w:val="hybridMultilevel"/>
    <w:tmpl w:val="CC404A8E"/>
    <w:styleLink w:val="ImportedStyle2"/>
    <w:lvl w:ilvl="0" w:tplc="A73A08AE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44BDD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683D0A">
      <w:start w:val="1"/>
      <w:numFmt w:val="bullet"/>
      <w:lvlText w:val="▪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C23678">
      <w:start w:val="1"/>
      <w:numFmt w:val="bullet"/>
      <w:lvlText w:val="•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4CD438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586778">
      <w:start w:val="1"/>
      <w:numFmt w:val="bullet"/>
      <w:lvlText w:val="▪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A68696">
      <w:start w:val="1"/>
      <w:numFmt w:val="bullet"/>
      <w:lvlText w:val="•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5AF80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9A8188">
      <w:start w:val="1"/>
      <w:numFmt w:val="bullet"/>
      <w:lvlText w:val="▪"/>
      <w:lvlJc w:val="left"/>
      <w:pPr>
        <w:ind w:left="72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DB122E9"/>
    <w:multiLevelType w:val="multilevel"/>
    <w:tmpl w:val="FA005D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DE5937"/>
    <w:multiLevelType w:val="hybridMultilevel"/>
    <w:tmpl w:val="D71E412C"/>
    <w:styleLink w:val="ImportedStyle1"/>
    <w:lvl w:ilvl="0" w:tplc="815050F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32B9C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52CACE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9664B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1E96C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480B66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B4598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1CB36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7EE194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68F12F7"/>
    <w:multiLevelType w:val="multilevel"/>
    <w:tmpl w:val="8874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24F2E"/>
    <w:multiLevelType w:val="multilevel"/>
    <w:tmpl w:val="BD0C1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72062">
    <w:abstractNumId w:val="11"/>
  </w:num>
  <w:num w:numId="2" w16cid:durableId="702749120">
    <w:abstractNumId w:val="9"/>
  </w:num>
  <w:num w:numId="3" w16cid:durableId="459107238">
    <w:abstractNumId w:val="2"/>
  </w:num>
  <w:num w:numId="4" w16cid:durableId="411633407">
    <w:abstractNumId w:val="6"/>
  </w:num>
  <w:num w:numId="5" w16cid:durableId="144202446">
    <w:abstractNumId w:val="1"/>
  </w:num>
  <w:num w:numId="6" w16cid:durableId="1202522996">
    <w:abstractNumId w:val="12"/>
  </w:num>
  <w:num w:numId="7" w16cid:durableId="73012914">
    <w:abstractNumId w:val="13"/>
  </w:num>
  <w:num w:numId="8" w16cid:durableId="1903830831">
    <w:abstractNumId w:val="4"/>
  </w:num>
  <w:num w:numId="9" w16cid:durableId="2130783393">
    <w:abstractNumId w:val="8"/>
  </w:num>
  <w:num w:numId="10" w16cid:durableId="1284994867">
    <w:abstractNumId w:val="7"/>
  </w:num>
  <w:num w:numId="11" w16cid:durableId="756051387">
    <w:abstractNumId w:val="3"/>
  </w:num>
  <w:num w:numId="12" w16cid:durableId="1748763190">
    <w:abstractNumId w:val="10"/>
  </w:num>
  <w:num w:numId="13" w16cid:durableId="127624977">
    <w:abstractNumId w:val="0"/>
  </w:num>
  <w:num w:numId="14" w16cid:durableId="931546916">
    <w:abstractNumId w:val="5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523"/>
    <w:rsid w:val="00001733"/>
    <w:rsid w:val="00002691"/>
    <w:rsid w:val="000279C3"/>
    <w:rsid w:val="00037B05"/>
    <w:rsid w:val="000412B4"/>
    <w:rsid w:val="000500D7"/>
    <w:rsid w:val="00066B6F"/>
    <w:rsid w:val="00073A00"/>
    <w:rsid w:val="00076FB5"/>
    <w:rsid w:val="0008291E"/>
    <w:rsid w:val="000A22E7"/>
    <w:rsid w:val="000B26E3"/>
    <w:rsid w:val="0010435E"/>
    <w:rsid w:val="00104CD5"/>
    <w:rsid w:val="001070C2"/>
    <w:rsid w:val="00112535"/>
    <w:rsid w:val="00123BF9"/>
    <w:rsid w:val="00147A69"/>
    <w:rsid w:val="00154FA3"/>
    <w:rsid w:val="00157607"/>
    <w:rsid w:val="0017512E"/>
    <w:rsid w:val="00185FAA"/>
    <w:rsid w:val="00186D73"/>
    <w:rsid w:val="00190A5B"/>
    <w:rsid w:val="001974A3"/>
    <w:rsid w:val="001B0376"/>
    <w:rsid w:val="001B3CED"/>
    <w:rsid w:val="001B6646"/>
    <w:rsid w:val="001C407B"/>
    <w:rsid w:val="001D21B1"/>
    <w:rsid w:val="001F611C"/>
    <w:rsid w:val="001F618E"/>
    <w:rsid w:val="00200265"/>
    <w:rsid w:val="00204A7C"/>
    <w:rsid w:val="00206152"/>
    <w:rsid w:val="0020655C"/>
    <w:rsid w:val="002112EA"/>
    <w:rsid w:val="0021575B"/>
    <w:rsid w:val="002849B2"/>
    <w:rsid w:val="00294A66"/>
    <w:rsid w:val="002B7407"/>
    <w:rsid w:val="002B7F72"/>
    <w:rsid w:val="002D28EE"/>
    <w:rsid w:val="002E71A3"/>
    <w:rsid w:val="003263A0"/>
    <w:rsid w:val="00330E35"/>
    <w:rsid w:val="00331FFD"/>
    <w:rsid w:val="0034608B"/>
    <w:rsid w:val="0035107D"/>
    <w:rsid w:val="0039665D"/>
    <w:rsid w:val="003B0727"/>
    <w:rsid w:val="003B2BE1"/>
    <w:rsid w:val="003B7DBE"/>
    <w:rsid w:val="003C1C38"/>
    <w:rsid w:val="003C57B2"/>
    <w:rsid w:val="003D090B"/>
    <w:rsid w:val="003E207C"/>
    <w:rsid w:val="003E54C5"/>
    <w:rsid w:val="003E6519"/>
    <w:rsid w:val="00450871"/>
    <w:rsid w:val="00462A65"/>
    <w:rsid w:val="0047091F"/>
    <w:rsid w:val="00474806"/>
    <w:rsid w:val="00477899"/>
    <w:rsid w:val="0048132E"/>
    <w:rsid w:val="00485791"/>
    <w:rsid w:val="00491639"/>
    <w:rsid w:val="00491F13"/>
    <w:rsid w:val="004A0929"/>
    <w:rsid w:val="004A67D3"/>
    <w:rsid w:val="004B1471"/>
    <w:rsid w:val="004B75AF"/>
    <w:rsid w:val="004C5320"/>
    <w:rsid w:val="004C7523"/>
    <w:rsid w:val="004D0018"/>
    <w:rsid w:val="004D326A"/>
    <w:rsid w:val="004D47CA"/>
    <w:rsid w:val="004E75EC"/>
    <w:rsid w:val="004F13F0"/>
    <w:rsid w:val="00510048"/>
    <w:rsid w:val="00520756"/>
    <w:rsid w:val="005208C1"/>
    <w:rsid w:val="005211FA"/>
    <w:rsid w:val="00537443"/>
    <w:rsid w:val="005449F4"/>
    <w:rsid w:val="0055090A"/>
    <w:rsid w:val="00555B69"/>
    <w:rsid w:val="0056437B"/>
    <w:rsid w:val="00585ABE"/>
    <w:rsid w:val="00597A00"/>
    <w:rsid w:val="005A0A7D"/>
    <w:rsid w:val="005A11D7"/>
    <w:rsid w:val="005A1DD7"/>
    <w:rsid w:val="005A4117"/>
    <w:rsid w:val="005E1800"/>
    <w:rsid w:val="005F29A2"/>
    <w:rsid w:val="005F5B69"/>
    <w:rsid w:val="00620117"/>
    <w:rsid w:val="00625D33"/>
    <w:rsid w:val="006307DA"/>
    <w:rsid w:val="00632DD2"/>
    <w:rsid w:val="00637D6B"/>
    <w:rsid w:val="00645DB4"/>
    <w:rsid w:val="00654222"/>
    <w:rsid w:val="00657B13"/>
    <w:rsid w:val="00663185"/>
    <w:rsid w:val="00671741"/>
    <w:rsid w:val="00671D1B"/>
    <w:rsid w:val="00683827"/>
    <w:rsid w:val="0069142D"/>
    <w:rsid w:val="00692B6D"/>
    <w:rsid w:val="006959F7"/>
    <w:rsid w:val="006A1B95"/>
    <w:rsid w:val="006E096F"/>
    <w:rsid w:val="006E186C"/>
    <w:rsid w:val="006F0CC7"/>
    <w:rsid w:val="00704CD8"/>
    <w:rsid w:val="00714E1A"/>
    <w:rsid w:val="00725FB9"/>
    <w:rsid w:val="007260E6"/>
    <w:rsid w:val="00732882"/>
    <w:rsid w:val="00735202"/>
    <w:rsid w:val="00744EC2"/>
    <w:rsid w:val="00746B3B"/>
    <w:rsid w:val="007541E4"/>
    <w:rsid w:val="0076539B"/>
    <w:rsid w:val="00791B3F"/>
    <w:rsid w:val="007A0171"/>
    <w:rsid w:val="007B05CD"/>
    <w:rsid w:val="007B305B"/>
    <w:rsid w:val="007D51FA"/>
    <w:rsid w:val="007E2C95"/>
    <w:rsid w:val="0080023A"/>
    <w:rsid w:val="008023B2"/>
    <w:rsid w:val="0081070A"/>
    <w:rsid w:val="008168AF"/>
    <w:rsid w:val="008367A5"/>
    <w:rsid w:val="008431B9"/>
    <w:rsid w:val="00851065"/>
    <w:rsid w:val="00856DEB"/>
    <w:rsid w:val="00864703"/>
    <w:rsid w:val="00873858"/>
    <w:rsid w:val="008738BE"/>
    <w:rsid w:val="00875DE1"/>
    <w:rsid w:val="00875E83"/>
    <w:rsid w:val="00876448"/>
    <w:rsid w:val="00876D8F"/>
    <w:rsid w:val="00893A3D"/>
    <w:rsid w:val="008A0DAA"/>
    <w:rsid w:val="008B74B9"/>
    <w:rsid w:val="008C028A"/>
    <w:rsid w:val="008D03FE"/>
    <w:rsid w:val="008E677A"/>
    <w:rsid w:val="008F027A"/>
    <w:rsid w:val="008F0BA7"/>
    <w:rsid w:val="008F1491"/>
    <w:rsid w:val="0090296C"/>
    <w:rsid w:val="009113C4"/>
    <w:rsid w:val="00912444"/>
    <w:rsid w:val="00917406"/>
    <w:rsid w:val="00926B4C"/>
    <w:rsid w:val="00942670"/>
    <w:rsid w:val="009539E0"/>
    <w:rsid w:val="00960F17"/>
    <w:rsid w:val="009612F0"/>
    <w:rsid w:val="0098548D"/>
    <w:rsid w:val="00993023"/>
    <w:rsid w:val="0099751F"/>
    <w:rsid w:val="009A4C76"/>
    <w:rsid w:val="009B1D9B"/>
    <w:rsid w:val="009B71B8"/>
    <w:rsid w:val="009C2A73"/>
    <w:rsid w:val="009C5312"/>
    <w:rsid w:val="009D0C4C"/>
    <w:rsid w:val="009F36F1"/>
    <w:rsid w:val="00A023FF"/>
    <w:rsid w:val="00A03533"/>
    <w:rsid w:val="00A140DF"/>
    <w:rsid w:val="00A20077"/>
    <w:rsid w:val="00A25E8C"/>
    <w:rsid w:val="00A33A04"/>
    <w:rsid w:val="00A450DD"/>
    <w:rsid w:val="00A465B2"/>
    <w:rsid w:val="00A70DB2"/>
    <w:rsid w:val="00A73B8A"/>
    <w:rsid w:val="00A75380"/>
    <w:rsid w:val="00A8592A"/>
    <w:rsid w:val="00A90CDA"/>
    <w:rsid w:val="00AA42CC"/>
    <w:rsid w:val="00AC54CA"/>
    <w:rsid w:val="00AE6F2F"/>
    <w:rsid w:val="00B1097A"/>
    <w:rsid w:val="00B268BB"/>
    <w:rsid w:val="00B51298"/>
    <w:rsid w:val="00B61D0A"/>
    <w:rsid w:val="00B678E4"/>
    <w:rsid w:val="00B76516"/>
    <w:rsid w:val="00BA3775"/>
    <w:rsid w:val="00BA5296"/>
    <w:rsid w:val="00BA69F2"/>
    <w:rsid w:val="00BC06F7"/>
    <w:rsid w:val="00BD006B"/>
    <w:rsid w:val="00BE79CB"/>
    <w:rsid w:val="00BF2D05"/>
    <w:rsid w:val="00BF7F26"/>
    <w:rsid w:val="00C04E8F"/>
    <w:rsid w:val="00C07D5D"/>
    <w:rsid w:val="00C24D2A"/>
    <w:rsid w:val="00C5285E"/>
    <w:rsid w:val="00C54201"/>
    <w:rsid w:val="00C61922"/>
    <w:rsid w:val="00C66D6E"/>
    <w:rsid w:val="00C67E7F"/>
    <w:rsid w:val="00C85004"/>
    <w:rsid w:val="00C9325B"/>
    <w:rsid w:val="00C96CC6"/>
    <w:rsid w:val="00CA3D08"/>
    <w:rsid w:val="00CB0F25"/>
    <w:rsid w:val="00CC0F53"/>
    <w:rsid w:val="00CC25BB"/>
    <w:rsid w:val="00CD0C6F"/>
    <w:rsid w:val="00CF1A8E"/>
    <w:rsid w:val="00D13A64"/>
    <w:rsid w:val="00D26BE5"/>
    <w:rsid w:val="00D42246"/>
    <w:rsid w:val="00D43BC2"/>
    <w:rsid w:val="00D52195"/>
    <w:rsid w:val="00D53B3D"/>
    <w:rsid w:val="00D62275"/>
    <w:rsid w:val="00D64842"/>
    <w:rsid w:val="00D727B4"/>
    <w:rsid w:val="00D76423"/>
    <w:rsid w:val="00D7685D"/>
    <w:rsid w:val="00D7725F"/>
    <w:rsid w:val="00D839F3"/>
    <w:rsid w:val="00D84742"/>
    <w:rsid w:val="00D87701"/>
    <w:rsid w:val="00D95BEC"/>
    <w:rsid w:val="00DA6AC5"/>
    <w:rsid w:val="00DA7F7E"/>
    <w:rsid w:val="00DB3469"/>
    <w:rsid w:val="00DB6040"/>
    <w:rsid w:val="00DC163F"/>
    <w:rsid w:val="00DC73B7"/>
    <w:rsid w:val="00DD7DFB"/>
    <w:rsid w:val="00E012C5"/>
    <w:rsid w:val="00E0655B"/>
    <w:rsid w:val="00E17C1F"/>
    <w:rsid w:val="00E251BC"/>
    <w:rsid w:val="00E42339"/>
    <w:rsid w:val="00E5323C"/>
    <w:rsid w:val="00E838A4"/>
    <w:rsid w:val="00E85433"/>
    <w:rsid w:val="00E85E0E"/>
    <w:rsid w:val="00E8660F"/>
    <w:rsid w:val="00E969DF"/>
    <w:rsid w:val="00EB25FA"/>
    <w:rsid w:val="00EB3766"/>
    <w:rsid w:val="00EB4E2F"/>
    <w:rsid w:val="00EB67D7"/>
    <w:rsid w:val="00EC256A"/>
    <w:rsid w:val="00EE77E7"/>
    <w:rsid w:val="00EE7C74"/>
    <w:rsid w:val="00EF442A"/>
    <w:rsid w:val="00EF7104"/>
    <w:rsid w:val="00F07B0E"/>
    <w:rsid w:val="00F15F52"/>
    <w:rsid w:val="00F20228"/>
    <w:rsid w:val="00F2119B"/>
    <w:rsid w:val="00F36D80"/>
    <w:rsid w:val="00F42908"/>
    <w:rsid w:val="00F42C3B"/>
    <w:rsid w:val="00F62296"/>
    <w:rsid w:val="00F7459D"/>
    <w:rsid w:val="00F967E6"/>
    <w:rsid w:val="00FA338A"/>
    <w:rsid w:val="00FA5408"/>
    <w:rsid w:val="00FB21B7"/>
    <w:rsid w:val="00FB5F1C"/>
    <w:rsid w:val="00FC1B09"/>
    <w:rsid w:val="00FD5EE5"/>
    <w:rsid w:val="00FE5BD6"/>
    <w:rsid w:val="00FF116D"/>
    <w:rsid w:val="12D81DA0"/>
    <w:rsid w:val="1C49AC17"/>
    <w:rsid w:val="1D2EFADA"/>
    <w:rsid w:val="1F9D784B"/>
    <w:rsid w:val="28E6367A"/>
    <w:rsid w:val="2D5392D4"/>
    <w:rsid w:val="315759FC"/>
    <w:rsid w:val="31F4C961"/>
    <w:rsid w:val="4204505D"/>
    <w:rsid w:val="4C1C46A4"/>
    <w:rsid w:val="4E8021A9"/>
    <w:rsid w:val="59583C16"/>
    <w:rsid w:val="5DAF62FD"/>
    <w:rsid w:val="6B344C14"/>
    <w:rsid w:val="7273E7EE"/>
    <w:rsid w:val="79049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661B"/>
  <w15:docId w15:val="{665BB6C7-AE57-4477-99FF-39242DAE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  <w:pPrChange w:id="0" w:author="Comparison" w:date="2026-09-22T12:51:00Z">
        <w:pPr>
          <w:pBdr>
            <w:top w:val="nil"/>
            <w:left w:val="nil"/>
            <w:bottom w:val="nil"/>
            <w:right w:val="nil"/>
            <w:between w:val="nil"/>
            <w:bar w:val="nil"/>
          </w:pBdr>
        </w:pPr>
      </w:pPrChange>
    </w:pPr>
    <w:rPr>
      <w:rFonts w:ascii="Arial" w:eastAsia="Arial" w:hAnsi="Arial" w:cs="Arial"/>
      <w:bdr w:val="none" w:sz="0" w:space="0" w:color="auto"/>
      <w:rPrChange w:id="0" w:author="Comparison" w:date="2026-09-22T12:51:00Z">
        <w:rPr>
          <w:rFonts w:eastAsia="Arial Unicode MS"/>
          <w:sz w:val="24"/>
          <w:szCs w:val="24"/>
          <w:bdr w:val="nil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eastAsia="Calibri" w:hAnsi="Calibri" w:cs="Calibri"/>
      <w:color w:val="000000"/>
      <w:sz w:val="24"/>
      <w:szCs w:val="24"/>
      <w:u w:color="000000"/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Index1">
    <w:name w:val="index 1"/>
    <w:next w:val="Body"/>
    <w:uiPriority w:val="99"/>
    <w:pPr>
      <w:ind w:left="240" w:hanging="240"/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paragraph">
    <w:name w:val="paragraph"/>
    <w:basedOn w:val="Normal"/>
    <w:rsid w:val="00450871"/>
    <w:pPr>
      <w:spacing w:before="100" w:beforeAutospacing="1" w:after="100" w:afterAutospacing="1"/>
    </w:pPr>
    <w:rPr>
      <w:rFonts w:eastAsia="Times New Roman"/>
    </w:rPr>
  </w:style>
  <w:style w:type="character" w:customStyle="1" w:styleId="normaltextrun">
    <w:name w:val="normaltextrun"/>
    <w:basedOn w:val="DefaultParagraphFont"/>
    <w:rsid w:val="00450871"/>
  </w:style>
  <w:style w:type="character" w:customStyle="1" w:styleId="eop">
    <w:name w:val="eop"/>
    <w:basedOn w:val="DefaultParagraphFont"/>
    <w:rsid w:val="00450871"/>
  </w:style>
  <w:style w:type="character" w:customStyle="1" w:styleId="scxw94794337">
    <w:name w:val="scxw94794337"/>
    <w:basedOn w:val="DefaultParagraphFont"/>
    <w:rsid w:val="00037B05"/>
  </w:style>
  <w:style w:type="character" w:styleId="FootnoteReference">
    <w:name w:val="footnote reference"/>
    <w:semiHidden/>
    <w:unhideWhenUsed/>
    <w:rsid w:val="00147A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ED9A7-D7B4-470A-86A3-871A0AB8C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Cameron Dewey</dc:creator>
  <cp:lastModifiedBy>Arthur Souza Rodrigues</cp:lastModifiedBy>
  <cp:revision>1</cp:revision>
  <dcterms:created xsi:type="dcterms:W3CDTF">2022-11-29T01:17:00Z</dcterms:created>
  <dcterms:modified xsi:type="dcterms:W3CDTF">2026-09-22T16:51:00Z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fe1a4e9759612513e2243df184ccadf29c5b45e7ca43872d11072dd1c7aca2e7</vt:lpwstr>
  </property>
</Properties>
</file>