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519F43AF" w14:textId="77777777" w:rsidR="00827B1B" w:rsidRDefault="00827B1B">
      <w:pPr>
        <w:rPr>
          <w:i/>
          <w:strike/>
          <w:rPrChange w:id="0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</w:pPr>
      <w:r>
        <w:rPr>
          <w:i/>
          <w:strike/>
          <w:rPrChange w:id="1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file_</w:t>
      </w:r>
      <w:ins w:id="2" w:author="Arthur Souza Rodrigues" w:date="2026-07-10T21:47:00Z" w16du:dateUtc="2026-07-11T01:47:00Z">
        <w:r>
          <w:rPr>
            <w:i/>
            <w:iCs/>
            <w:strike/>
          </w:rPr>
          <w:t>114</w:t>
        </w:r>
      </w:ins>
      <w:del w:id="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113</w:delText>
        </w:r>
      </w:del>
      <w:r>
        <w:rPr>
          <w:i/>
          <w:strike/>
          <w:rPrChange w:id="4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.docx</w:t>
      </w:r>
    </w:p>
    <w:p w14:paraId="2FFD53CE" w14:textId="544E0EEC" w:rsidR="00B72236" w:rsidRDefault="00D6230F">
      <w:ins w:id="5" w:author="Arthur Souza Rodrigues" w:date="2026-07-10T21:47:00Z" w16du:dateUtc="2026-07-11T01:47:00Z">
        <w:r>
          <w:rPr>
            <w:i/>
            <w:iCs/>
            <w:strike/>
          </w:rPr>
          <w:t>Strikethrough and Italic Combo</w:t>
        </w:r>
      </w:ins>
      <w:del w:id="6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Roboto Underline</w:delText>
        </w:r>
      </w:del>
      <w:r>
        <w:rPr>
          <w:i/>
          <w:strike/>
          <w:rPrChange w:id="7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 Demo</w:t>
      </w:r>
    </w:p>
    <w:p w14:paraId="2484DABB" w14:textId="77777777" w:rsidR="00B72236" w:rsidRDefault="00D6230F">
      <w:r>
        <w:rPr>
          <w:i/>
          <w:strike/>
          <w:rPrChange w:id="8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This document </w:t>
      </w:r>
      <w:ins w:id="9" w:author="Arthur Souza Rodrigues" w:date="2026-07-10T21:47:00Z" w16du:dateUtc="2026-07-11T01:47:00Z">
        <w:r>
          <w:rPr>
            <w:i/>
            <w:iCs/>
            <w:strike/>
          </w:rPr>
          <w:t>combines strikethrough</w:t>
        </w:r>
      </w:ins>
      <w:del w:id="10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shows Roboto font</w:delText>
        </w:r>
      </w:del>
      <w:r>
        <w:rPr>
          <w:i/>
          <w:strike/>
          <w:rPrChange w:id="11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 xml:space="preserve"> with </w:t>
      </w:r>
      <w:ins w:id="12" w:author="Arthur Souza Rodrigues" w:date="2026-07-10T21:47:00Z" w16du:dateUtc="2026-07-11T01:47:00Z">
        <w:r>
          <w:rPr>
            <w:i/>
            <w:iCs/>
            <w:strike/>
          </w:rPr>
          <w:t>italic</w:t>
        </w:r>
      </w:ins>
      <w:del w:id="13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underline formatting</w:delText>
        </w:r>
      </w:del>
      <w:r>
        <w:rPr>
          <w:i/>
          <w:strike/>
          <w:rPrChange w:id="14" w:author="Arthur Souza Rodrigues" w:date="2026-07-10T21:47:00Z" w16du:dateUtc="2026-07-11T01:47:00Z">
            <w:rPr>
              <w:rFonts w:ascii="Roboto, sans-serif" w:hAnsi="Roboto, sans-serif" w:cs="Roboto, sans-serif"/>
              <w:u w:val="single"/>
            </w:rPr>
          </w:rPrChange>
        </w:rPr>
        <w:t>.</w:t>
      </w:r>
    </w:p>
    <w:p w14:paraId="17C80A0F" w14:textId="77777777" w:rsidR="00B72236" w:rsidRDefault="00D6230F">
      <w:ins w:id="15" w:author="Arthur Souza Rodrigues" w:date="2026-07-10T21:47:00Z" w16du:dateUtc="2026-07-11T01:47:00Z">
        <w:r>
          <w:rPr>
            <w:i/>
            <w:iCs/>
            <w:strike/>
          </w:rPr>
          <w:t>This text is struck through and italic simultaneously.</w:t>
        </w:r>
      </w:ins>
      <w:del w:id="16" w:author="Arthur Souza Rodrigues" w:date="2026-07-10T21:47:00Z" w16du:dateUtc="2026-07-11T01:47:00Z">
        <w:r>
          <w:rPr>
            <w:rFonts w:ascii="Roboto, sans-serif" w:hAnsi="Roboto, sans-serif" w:cs="Roboto, sans-serif"/>
            <w:u w:val="single"/>
          </w:rPr>
          <w:delText>Roboto underlined text creates a clean modern appearance.</w:delText>
        </w:r>
      </w:del>
    </w:p>
    <w:sectPr w:rsidR="00B72236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, sans-serif">
    <w:altName w:val="Roboto"/>
    <w:panose1 w:val="020B0604020202020204"/>
    <w:charset w:val="00"/>
    <w:family w:val="roman"/>
    <w:notTrueType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72236"/>
    <w:rsid w:val="00325720"/>
    <w:rsid w:val="00827B1B"/>
    <w:rsid w:val="00875DE0"/>
    <w:rsid w:val="00B72236"/>
    <w:rsid w:val="00C565E9"/>
    <w:rsid w:val="00C958F5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ADAD46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</Words>
  <Characters>228</Characters>
  <Application>Microsoft Office Word</Application>
  <DocSecurity>0</DocSecurity>
  <Lines>1</Lines>
  <Paragraphs>1</Paragraphs>
  <ScaleCrop>false</ScaleCrop>
  <Company/>
  <LinksUpToDate>false</LinksUpToDate>
  <CharactersWithSpaces>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2026-05-14T17:15:00Z</dcterms:created>
  <dcterms:modified xsi:type="dcterms:W3CDTF">2026-07-11T01:47:00Z</dcterms:modified>
</cp:coreProperties>
</file>