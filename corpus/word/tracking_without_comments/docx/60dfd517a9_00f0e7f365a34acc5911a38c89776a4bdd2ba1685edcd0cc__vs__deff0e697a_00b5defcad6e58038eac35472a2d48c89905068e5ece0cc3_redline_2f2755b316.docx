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54:00Z" w16du:dateUtc="2026-09-22T16:54:00Z"/>
          <w:rFonts w:ascii="Californian FB" w:hAnsi="Californian FB"/>
        </w:rPr>
      </w:pPr>
      <w:ins w:id="3" w:author="NAZ, Mamoona (OLDHAM MEDICAL SERVICES)" w:date="2026-09-22T12:54:00Z" w16du:dateUtc="2026-09-22T16:54: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54:00Z" w16du:dateUtc="2026-09-22T16:54:00Z"/>
          <w:rFonts w:ascii="Californian FB" w:hAnsi="Californian FB"/>
          <w:b/>
          <w:bCs/>
        </w:rPr>
      </w:pPr>
    </w:p>
    <w:p w14:paraId="43260A16" w14:textId="77777777" w:rsidR="006F1C2D" w:rsidRDefault="006F1C2D" w:rsidP="006F1C2D">
      <w:pPr>
        <w:jc w:val="center"/>
        <w:rPr>
          <w:ins w:id="5" w:author="NAZ, Mamoona (OLDHAM MEDICAL SERVICES)" w:date="2026-09-22T12:54:00Z" w16du:dateUtc="2026-09-22T16:54:00Z"/>
          <w:rFonts w:cstheme="minorHAnsi"/>
          <w:b/>
          <w:bCs/>
          <w:sz w:val="28"/>
          <w:szCs w:val="28"/>
          <w:u w:val="single"/>
        </w:rPr>
      </w:pPr>
      <w:ins w:id="6" w:author="NAZ, Mamoona (OLDHAM MEDICAL SERVICES)" w:date="2026-09-22T12:54:00Z" w16du:dateUtc="2026-09-22T16:54: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54:00Z" w16du:dateUtc="2026-09-22T16:54:00Z"/>
          <w:rFonts w:cstheme="minorHAnsi"/>
          <w:b/>
          <w:bCs/>
          <w:sz w:val="28"/>
          <w:szCs w:val="28"/>
          <w:u w:val="single"/>
        </w:rPr>
      </w:pPr>
      <w:ins w:id="8" w:author="NAZ, Mamoona (OLDHAM MEDICAL SERVICES)" w:date="2026-09-22T12:54:00Z" w16du:dateUtc="2026-09-22T16:54: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54:00Z" w16du:dateUtc="2026-09-22T16:54:00Z"/>
          <w:rFonts w:cstheme="minorHAnsi"/>
          <w:b/>
          <w:bCs/>
          <w:sz w:val="28"/>
          <w:szCs w:val="28"/>
          <w:u w:val="single"/>
        </w:rPr>
      </w:pPr>
    </w:p>
    <w:p w14:paraId="1E230469" w14:textId="77777777" w:rsidR="006F1C2D" w:rsidRDefault="006F1C2D" w:rsidP="006F1C2D">
      <w:pPr>
        <w:rPr>
          <w:ins w:id="10" w:author="NAZ, Mamoona (OLDHAM MEDICAL SERVICES)" w:date="2026-09-22T12:54:00Z" w16du:dateUtc="2026-09-22T16:54:00Z"/>
          <w:rFonts w:cstheme="minorHAnsi"/>
          <w:b/>
          <w:bCs/>
        </w:rPr>
      </w:pPr>
      <w:ins w:id="11" w:author="NAZ, Mamoona (OLDHAM MEDICAL SERVICES)" w:date="2026-09-22T12:54:00Z" w16du:dateUtc="2026-09-22T16:54:00Z">
        <w:r w:rsidRPr="00FA0E32">
          <w:rPr>
            <w:rFonts w:cstheme="minorHAnsi"/>
            <w:b/>
            <w:bCs/>
          </w:rPr>
          <w:t>Attendees:</w:t>
        </w:r>
      </w:ins>
    </w:p>
    <w:p w14:paraId="406CF681" w14:textId="77777777" w:rsidR="006F1C2D" w:rsidRDefault="006F1C2D" w:rsidP="006F1C2D">
      <w:pPr>
        <w:rPr>
          <w:ins w:id="12" w:author="NAZ, Mamoona (OLDHAM MEDICAL SERVICES)" w:date="2026-09-22T12:54:00Z" w16du:dateUtc="2026-09-22T16:54:00Z"/>
          <w:rFonts w:cstheme="minorHAnsi"/>
        </w:rPr>
      </w:pPr>
      <w:ins w:id="13" w:author="NAZ, Mamoona (OLDHAM MEDICAL SERVICES)" w:date="2026-09-22T12:54:00Z" w16du:dateUtc="2026-09-22T16:54: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54:00Z" w16du:dateUtc="2026-09-22T16:54:00Z"/>
          <w:rFonts w:cstheme="minorHAnsi"/>
        </w:rPr>
      </w:pPr>
      <w:ins w:id="15" w:author="NAZ, Mamoona (OLDHAM MEDICAL SERVICES)" w:date="2026-09-22T12:54:00Z" w16du:dateUtc="2026-09-22T16:54:00Z">
        <w:r>
          <w:rPr>
            <w:rFonts w:cstheme="minorHAnsi"/>
          </w:rPr>
          <w:t xml:space="preserve">SA – Practice Manager </w:t>
        </w:r>
      </w:ins>
    </w:p>
    <w:p w14:paraId="4B50E429" w14:textId="77777777" w:rsidR="006F1C2D" w:rsidRDefault="006F1C2D" w:rsidP="006F1C2D">
      <w:pPr>
        <w:rPr>
          <w:ins w:id="16" w:author="NAZ, Mamoona (OLDHAM MEDICAL SERVICES)" w:date="2026-09-22T12:54:00Z" w16du:dateUtc="2026-09-22T16:54:00Z"/>
          <w:rFonts w:cstheme="minorHAnsi"/>
        </w:rPr>
      </w:pPr>
    </w:p>
    <w:p w14:paraId="5F6386BB" w14:textId="77777777" w:rsidR="0008331C" w:rsidRDefault="006F1C2D" w:rsidP="0008331C">
      <w:pPr>
        <w:rPr>
          <w:ins w:id="17" w:author="NAZ, Mamoona (OLDHAM MEDICAL SERVICES)" w:date="2026-09-22T12:54:00Z" w16du:dateUtc="2026-09-22T16:54:00Z"/>
        </w:rPr>
      </w:pPr>
      <w:ins w:id="18" w:author="NAZ, Mamoona (OLDHAM MEDICAL SERVICES)" w:date="2026-09-22T12:54:00Z" w16du:dateUtc="2026-09-22T16:54: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54:00Z" w16du:dateUtc="2026-09-22T16:54:00Z"/>
        </w:rPr>
      </w:pPr>
      <w:ins w:id="20" w:author="NAZ, Mamoona (OLDHAM MEDICAL SERVICES)" w:date="2026-09-22T12:54:00Z" w16du:dateUtc="2026-09-22T16:54: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54:00Z" w16du:dateUtc="2026-09-22T16:54:00Z"/>
          <w:rFonts w:cstheme="minorHAnsi"/>
        </w:rPr>
      </w:pPr>
    </w:p>
    <w:p w14:paraId="2302B3A6" w14:textId="77777777" w:rsidR="006F1C2D" w:rsidRPr="00FA0E32" w:rsidRDefault="006F1C2D" w:rsidP="006F1C2D">
      <w:pPr>
        <w:rPr>
          <w:ins w:id="22" w:author="NAZ, Mamoona (OLDHAM MEDICAL SERVICES)" w:date="2026-09-22T12:54:00Z" w16du:dateUtc="2026-09-22T16:54:00Z"/>
          <w:rFonts w:cstheme="minorHAnsi"/>
        </w:rPr>
      </w:pPr>
    </w:p>
    <w:p w14:paraId="794DD8CD" w14:textId="77777777" w:rsidR="006F1C2D" w:rsidRDefault="006F1C2D" w:rsidP="006F1C2D">
      <w:pPr>
        <w:rPr>
          <w:ins w:id="23" w:author="NAZ, Mamoona (OLDHAM MEDICAL SERVICES)" w:date="2026-09-22T12:54:00Z" w16du:dateUtc="2026-09-22T16:54:00Z"/>
          <w:rFonts w:cstheme="minorHAnsi"/>
          <w:b/>
          <w:bCs/>
        </w:rPr>
      </w:pPr>
      <w:ins w:id="24" w:author="NAZ, Mamoona (OLDHAM MEDICAL SERVICES)" w:date="2026-09-22T12:54:00Z" w16du:dateUtc="2026-09-22T16:54:00Z">
        <w:r w:rsidRPr="00FA0E32">
          <w:rPr>
            <w:rFonts w:cstheme="minorHAnsi"/>
            <w:b/>
            <w:bCs/>
          </w:rPr>
          <w:t>Apologies:</w:t>
        </w:r>
      </w:ins>
    </w:p>
    <w:p w14:paraId="50FA62A7" w14:textId="77777777" w:rsidR="00677B90" w:rsidRDefault="00677B90" w:rsidP="006F1C2D">
      <w:pPr>
        <w:rPr>
          <w:ins w:id="25" w:author="NAZ, Mamoona (OLDHAM MEDICAL SERVICES)" w:date="2026-09-22T12:54:00Z" w16du:dateUtc="2026-09-22T16:54:00Z"/>
          <w:rFonts w:cstheme="minorHAnsi"/>
          <w:b/>
          <w:bCs/>
        </w:rPr>
      </w:pPr>
    </w:p>
    <w:p w14:paraId="27E4F2EE" w14:textId="6226EC7C" w:rsidR="00677B90" w:rsidRPr="00677B90" w:rsidRDefault="00677B90" w:rsidP="006F1C2D">
      <w:pPr>
        <w:rPr>
          <w:ins w:id="26" w:author="NAZ, Mamoona (OLDHAM MEDICAL SERVICES)" w:date="2026-09-22T12:54:00Z" w16du:dateUtc="2026-09-22T16:54:00Z"/>
          <w:rFonts w:cstheme="minorHAnsi"/>
        </w:rPr>
      </w:pPr>
      <w:ins w:id="27" w:author="NAZ, Mamoona (OLDHAM MEDICAL SERVICES)" w:date="2026-09-22T12:54:00Z" w16du:dateUtc="2026-09-22T16:54:00Z">
        <w:r>
          <w:rPr>
            <w:rFonts w:cstheme="minorHAnsi"/>
          </w:rPr>
          <w:t>CC, AK, LU, MAS, DR</w:t>
        </w:r>
      </w:ins>
    </w:p>
    <w:p w14:paraId="1282E9CD" w14:textId="77777777" w:rsidR="00A8494F" w:rsidRDefault="00A8494F">
      <w:pPr>
        <w:rPr>
          <w:ins w:id="28" w:author="NAZ, Mamoona (OLDHAM MEDICAL SERVICES)" w:date="2026-09-22T12:54:00Z" w16du:dateUtc="2026-09-22T16:54:00Z"/>
        </w:rPr>
      </w:pPr>
    </w:p>
    <w:p w14:paraId="09A61C5A" w14:textId="77777777" w:rsidR="006F1C2D" w:rsidRDefault="006F1C2D">
      <w:pPr>
        <w:rPr>
          <w:ins w:id="29" w:author="NAZ, Mamoona (OLDHAM MEDICAL SERVICES)" w:date="2026-09-22T12:54:00Z" w16du:dateUtc="2026-09-22T16:54:00Z"/>
        </w:rPr>
      </w:pPr>
    </w:p>
    <w:p w14:paraId="71B1EB70" w14:textId="6B3B9867" w:rsidR="006F1C2D" w:rsidRDefault="00FD25EC" w:rsidP="006F1C2D">
      <w:pPr>
        <w:pStyle w:val="ListParagraph"/>
        <w:numPr>
          <w:ilvl w:val="0"/>
          <w:numId w:val="1"/>
        </w:numPr>
        <w:rPr>
          <w:ins w:id="30" w:author="NAZ, Mamoona (OLDHAM MEDICAL SERVICES)" w:date="2026-09-22T12:54:00Z" w16du:dateUtc="2026-09-22T16:54:00Z"/>
        </w:rPr>
      </w:pPr>
      <w:ins w:id="31" w:author="NAZ, Mamoona (OLDHAM MEDICAL SERVICES)" w:date="2026-09-22T12:54:00Z" w16du:dateUtc="2026-09-22T16:54:00Z">
        <w:r>
          <w:t>Review of last minutes of meeting – everyone agreed no changes were needed.</w:t>
        </w:r>
      </w:ins>
    </w:p>
    <w:p w14:paraId="2F83712F" w14:textId="53312079" w:rsidR="00FF174A" w:rsidRDefault="00FF174A" w:rsidP="00FF174A">
      <w:pPr>
        <w:pStyle w:val="ListParagraph"/>
        <w:numPr>
          <w:ilvl w:val="0"/>
          <w:numId w:val="1"/>
        </w:numPr>
        <w:rPr>
          <w:ins w:id="32" w:author="NAZ, Mamoona (OLDHAM MEDICAL SERVICES)" w:date="2026-09-22T12:54:00Z" w16du:dateUtc="2026-09-22T16:54:00Z"/>
        </w:rPr>
      </w:pPr>
      <w:ins w:id="33" w:author="NAZ, Mamoona (OLDHAM MEDICAL SERVICES)" w:date="2026-09-22T12:54:00Z" w16du:dateUtc="2026-09-22T16:54:00Z">
        <w:r>
          <w:t>Meeting started at 13:</w:t>
        </w:r>
        <w:r w:rsidR="00677B90">
          <w:t>13</w:t>
        </w:r>
      </w:ins>
    </w:p>
    <w:p w14:paraId="04EF1223" w14:textId="0C5D5E3B" w:rsidR="00677B90" w:rsidRDefault="00677B90" w:rsidP="00FF174A">
      <w:pPr>
        <w:pStyle w:val="ListParagraph"/>
        <w:numPr>
          <w:ilvl w:val="0"/>
          <w:numId w:val="1"/>
        </w:numPr>
        <w:rPr>
          <w:ins w:id="34" w:author="NAZ, Mamoona (OLDHAM MEDICAL SERVICES)" w:date="2026-09-22T12:54:00Z" w16du:dateUtc="2026-09-22T16:54:00Z"/>
        </w:rPr>
      </w:pPr>
      <w:ins w:id="35" w:author="NAZ, Mamoona (OLDHAM MEDICAL SERVICES)" w:date="2026-09-22T12:54:00Z" w16du:dateUtc="2026-09-22T16:54: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6" w:author="NAZ, Mamoona (OLDHAM MEDICAL SERVICES)" w:date="2026-09-22T12:54:00Z" w16du:dateUtc="2026-09-22T16:54:00Z"/>
        </w:rPr>
      </w:pPr>
      <w:ins w:id="37" w:author="NAZ, Mamoona (OLDHAM MEDICAL SERVICES)" w:date="2026-09-22T12:54:00Z" w16du:dateUtc="2026-09-22T16:54: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8" w:author="NAZ, Mamoona (OLDHAM MEDICAL SERVICES)" w:date="2026-09-22T12:54:00Z" w16du:dateUtc="2026-09-22T16:54:00Z"/>
        </w:rPr>
      </w:pPr>
      <w:ins w:id="39" w:author="NAZ, Mamoona (OLDHAM MEDICAL SERVICES)" w:date="2026-09-22T12:54:00Z" w16du:dateUtc="2026-09-22T16:54: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0" w:author="NAZ, Mamoona (OLDHAM MEDICAL SERVICES)" w:date="2026-09-22T12:54:00Z" w16du:dateUtc="2026-09-22T16:54:00Z"/>
        </w:rPr>
      </w:pPr>
      <w:ins w:id="41" w:author="NAZ, Mamoona (OLDHAM MEDICAL SERVICES)" w:date="2026-09-22T12:54:00Z" w16du:dateUtc="2026-09-22T16:54: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2" w:author="NAZ, Mamoona (OLDHAM MEDICAL SERVICES)" w:date="2026-09-22T12:54:00Z" w16du:dateUtc="2026-09-22T16:54:00Z"/>
        </w:rPr>
      </w:pPr>
      <w:ins w:id="43" w:author="NAZ, Mamoona (OLDHAM MEDICAL SERVICES)" w:date="2026-09-22T12:54:00Z" w16du:dateUtc="2026-09-22T16:54: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4" w:author="NAZ, Mamoona (OLDHAM MEDICAL SERVICES)" w:date="2026-09-22T12:54:00Z" w16du:dateUtc="2026-09-22T16:54:00Z"/>
        </w:rPr>
      </w:pPr>
      <w:ins w:id="45" w:author="NAZ, Mamoona (OLDHAM MEDICAL SERVICES)" w:date="2026-09-22T12:54:00Z" w16du:dateUtc="2026-09-22T16:54: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6" w:author="NAZ, Mamoona (OLDHAM MEDICAL SERVICES)" w:date="2026-09-22T12:54:00Z" w16du:dateUtc="2026-09-22T16:54:00Z"/>
        </w:rPr>
      </w:pPr>
      <w:ins w:id="47" w:author="NAZ, Mamoona (OLDHAM MEDICAL SERVICES)" w:date="2026-09-22T12:54:00Z" w16du:dateUtc="2026-09-22T16:54: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8" w:author="NAZ, Mamoona (OLDHAM MEDICAL SERVICES)" w:date="2026-09-22T12:54:00Z" w16du:dateUtc="2026-09-22T16:54:00Z"/>
        </w:rPr>
      </w:pPr>
      <w:ins w:id="49" w:author="NAZ, Mamoona (OLDHAM MEDICAL SERVICES)" w:date="2026-09-22T12:54:00Z" w16du:dateUtc="2026-09-22T16:54: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0" w:author="NAZ, Mamoona (OLDHAM MEDICAL SERVICES)" w:date="2026-09-22T12:54:00Z" w16du:dateUtc="2026-09-22T16:54:00Z"/>
        </w:rPr>
      </w:pPr>
      <w:ins w:id="51" w:author="NAZ, Mamoona (OLDHAM MEDICAL SERVICES)" w:date="2026-09-22T12:54:00Z" w16du:dateUtc="2026-09-22T16:54: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2" w:author="NAZ, Mamoona (OLDHAM MEDICAL SERVICES)" w:date="2026-09-22T12:54:00Z" w16du:dateUtc="2026-09-22T16:54:00Z"/>
        </w:rPr>
      </w:pPr>
      <w:ins w:id="53" w:author="NAZ, Mamoona (OLDHAM MEDICAL SERVICES)" w:date="2026-09-22T12:54:00Z" w16du:dateUtc="2026-09-22T16:54: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4" w:author="NAZ, Mamoona (OLDHAM MEDICAL SERVICES)" w:date="2026-09-22T12:54:00Z" w16du:dateUtc="2026-09-22T16:54:00Z"/>
        </w:rPr>
      </w:pPr>
      <w:ins w:id="55" w:author="NAZ, Mamoona (OLDHAM MEDICAL SERVICES)" w:date="2026-09-22T12:54:00Z" w16du:dateUtc="2026-09-22T16:54:00Z">
        <w:r>
          <w:t xml:space="preserve">Also decided to display notices before they get sent out. </w:t>
        </w:r>
      </w:ins>
    </w:p>
    <w:p w14:paraId="0AD56979" w14:textId="7FA4E76F" w:rsidR="00677B90" w:rsidRDefault="00677B90" w:rsidP="00FF174A">
      <w:pPr>
        <w:pStyle w:val="ListParagraph"/>
        <w:numPr>
          <w:ilvl w:val="0"/>
          <w:numId w:val="1"/>
        </w:numPr>
        <w:rPr>
          <w:ins w:id="56" w:author="NAZ, Mamoona (OLDHAM MEDICAL SERVICES)" w:date="2026-09-22T12:54:00Z" w16du:dateUtc="2026-09-22T16:54:00Z"/>
        </w:rPr>
      </w:pPr>
      <w:ins w:id="57" w:author="NAZ, Mamoona (OLDHAM MEDICAL SERVICES)" w:date="2026-09-22T12:54:00Z" w16du:dateUtc="2026-09-22T16:54: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8" w:author="NAZ, Mamoona (OLDHAM MEDICAL SERVICES)" w:date="2026-09-22T12:54:00Z" w16du:dateUtc="2026-09-22T16:54:00Z"/>
        </w:rPr>
      </w:pPr>
      <w:ins w:id="59" w:author="NAZ, Mamoona (OLDHAM MEDICAL SERVICES)" w:date="2026-09-22T12:54:00Z" w16du:dateUtc="2026-09-22T16:54: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0" w:author="NAZ, Mamoona (OLDHAM MEDICAL SERVICES)" w:date="2026-09-22T12:54:00Z" w16du:dateUtc="2026-09-22T16:54:00Z"/>
        </w:rPr>
      </w:pPr>
      <w:ins w:id="61" w:author="NAZ, Mamoona (OLDHAM MEDICAL SERVICES)" w:date="2026-09-22T12:54:00Z" w16du:dateUtc="2026-09-22T16:54: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2" w:author="NAZ, Mamoona (OLDHAM MEDICAL SERVICES)" w:date="2026-09-22T12:54:00Z" w16du:dateUtc="2026-09-22T16:54:00Z"/>
        </w:rPr>
      </w:pPr>
      <w:ins w:id="63" w:author="NAZ, Mamoona (OLDHAM MEDICAL SERVICES)" w:date="2026-09-22T12:54:00Z" w16du:dateUtc="2026-09-22T16:54:00Z">
        <w:r>
          <w:t xml:space="preserve">Updates around the PCN clinics were shared. </w:t>
        </w:r>
      </w:ins>
    </w:p>
    <w:p w14:paraId="02B8F5B2" w14:textId="001EA95A" w:rsidR="00677B90" w:rsidRDefault="00677B90" w:rsidP="00FF174A">
      <w:pPr>
        <w:pStyle w:val="ListParagraph"/>
        <w:numPr>
          <w:ilvl w:val="0"/>
          <w:numId w:val="1"/>
        </w:numPr>
        <w:rPr>
          <w:ins w:id="64" w:author="NAZ, Mamoona (OLDHAM MEDICAL SERVICES)" w:date="2026-09-22T12:54:00Z" w16du:dateUtc="2026-09-22T16:54:00Z"/>
        </w:rPr>
      </w:pPr>
      <w:ins w:id="65" w:author="NAZ, Mamoona (OLDHAM MEDICAL SERVICES)" w:date="2026-09-22T12:54:00Z" w16du:dateUtc="2026-09-22T16:54: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54:00Z" w16du:dateUtc="2026-09-22T16:54:00Z"/>
          <w:b/>
          <w:bCs/>
        </w:rPr>
      </w:pPr>
      <w:ins w:id="67" w:author="NAZ, Mamoona (OLDHAM MEDICAL SERVICES)" w:date="2026-09-22T12:54:00Z" w16du:dateUtc="2026-09-22T16:54: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54:00Z" w16du:dateUtc="2026-09-22T16:54:00Z"/>
          <w:b/>
          <w:bCs/>
        </w:rPr>
      </w:pPr>
    </w:p>
    <w:p w14:paraId="363FD110" w14:textId="77777777" w:rsidR="0022441C" w:rsidRDefault="006F1C2D">
      <w:pPr>
        <w:spacing w:before="80" w:after="80"/>
        <w:jc w:val="center"/>
        <w:rPr>
          <w:ins w:id="69" w:author="NAZ, Mamoona (OLDHAM MEDICAL SERVICES)" w:date="2026-09-22T12:54:00Z" w16du:dateUtc="2026-09-22T16:54:00Z"/>
          <w:b/>
          <w:bCs/>
          <w:color w:val="000000"/>
          <w:sz w:val="56"/>
          <w:szCs w:val="56"/>
        </w:rPr>
      </w:pPr>
      <w:ins w:id="70" w:author="NAZ, Mamoona (OLDHAM MEDICAL SERVICES)" w:date="2026-09-22T12:54:00Z" w16du:dateUtc="2026-09-22T16:54: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tbl>
      <w:tblPr>
        <w:tblW w:w="5000" w:type="pct"/>
        <w:tblInd w:w="10" w:type="dxa"/>
        <w:tblLayout w:type="fixed"/>
        <w:tblCellMar>
          <w:left w:w="10" w:type="dxa"/>
          <w:right w:w="10" w:type="dxa"/>
        </w:tblCellMar>
        <w:tblLook w:val="0000" w:firstRow="0" w:lastRow="0" w:firstColumn="0" w:lastColumn="0" w:noHBand="0" w:noVBand="0"/>
      </w:tblPr>
      <w:tblGrid>
        <w:gridCol w:w="543"/>
        <w:gridCol w:w="543"/>
        <w:gridCol w:w="7960"/>
      </w:tblGrid>
      <w:tr w:rsidR="00B44CBB" w14:paraId="74896586" w14:textId="77777777">
        <w:tblPrEx>
          <w:tblCellMar>
            <w:top w:w="0" w:type="dxa"/>
            <w:bottom w:w="0" w:type="dxa"/>
          </w:tblCellMar>
        </w:tblPrEx>
        <w:trPr>
          <w:del w:id="71" w:author="NAZ, Mamoona (OLDHAM MEDICAL SERVICES)" w:date="2026-09-22T12:54:00Z" w16du:dateUtc="2026-09-22T16:54:00Z"/>
        </w:trPr>
        <w:tc>
          <w:tcPr>
            <w:tcW w:w="5000" w:type="dxa"/>
            <w:gridSpan w:val="3"/>
            <w:tcBorders>
              <w:top w:val="single" w:sz="1" w:space="0" w:color="000000"/>
              <w:left w:val="single" w:sz="1" w:space="0" w:color="000000"/>
              <w:right w:val="single" w:sz="1" w:space="0" w:color="000000"/>
            </w:tcBorders>
            <w:shd w:val="clear" w:color="auto" w:fill="FFFFFF"/>
          </w:tcPr>
          <w:p w14:paraId="7B93EA1D" w14:textId="102D55C3" w:rsidR="00B44CBB" w:rsidRDefault="0022441C">
            <w:pPr>
              <w:spacing w:before="80" w:after="80"/>
              <w:jc w:val="center"/>
              <w:rPr>
                <w:del w:id="72" w:author="NAZ, Mamoona (OLDHAM MEDICAL SERVICES)" w:date="2026-09-22T12:54:00Z" w16du:dateUtc="2026-09-22T16:54:00Z"/>
              </w:rPr>
            </w:pPr>
            <w:del w:id="73" w:author="NAZ, Mamoona (OLDHAM MEDICAL SERVICES)" w:date="2026-09-22T12:54:00Z" w16du:dateUtc="2026-09-22T16:54:00Z">
              <w:r>
                <w:rPr>
                  <w:b/>
                  <w:bCs/>
                  <w:color w:val="000000"/>
                  <w:sz w:val="56"/>
                  <w:szCs w:val="56"/>
                </w:rPr>
                <w:delText>February 2025</w:delText>
              </w:r>
            </w:del>
          </w:p>
        </w:tc>
      </w:tr>
      <w:tr w:rsidR="00B44CBB" w14:paraId="22254D3B"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74" w:author="NAZ, Mamoona (OLDHAM MEDICAL SERVICES)" w:date="2026-09-22T12:54:00Z" w16du:dateUtc="2026-09-22T16:54:00Z"/>
        </w:trPr>
        <w:tc>
          <w:tcPr>
            <w:tcW w:w="300" w:type="dxa"/>
            <w:shd w:val="clear" w:color="auto" w:fill="F7F7F7"/>
          </w:tcPr>
          <w:p w14:paraId="5608C3C8" w14:textId="77777777" w:rsidR="00B44CBB" w:rsidRDefault="0022441C">
            <w:pPr>
              <w:spacing w:before="15" w:after="15"/>
              <w:jc w:val="center"/>
              <w:rPr>
                <w:del w:id="75" w:author="NAZ, Mamoona (OLDHAM MEDICAL SERVICES)" w:date="2026-09-22T12:54:00Z" w16du:dateUtc="2026-09-22T16:54:00Z"/>
              </w:rPr>
            </w:pPr>
            <w:del w:id="76" w:author="NAZ, Mamoona (OLDHAM MEDICAL SERVICES)" w:date="2026-09-22T12:54:00Z" w16du:dateUtc="2026-09-22T16:54:00Z">
              <w:r>
                <w:rPr>
                  <w:color w:val="FF0000"/>
                  <w:sz w:val="32"/>
                  <w:szCs w:val="32"/>
                </w:rPr>
                <w:delText>01</w:delText>
              </w:r>
            </w:del>
          </w:p>
        </w:tc>
        <w:tc>
          <w:tcPr>
            <w:tcW w:w="300" w:type="dxa"/>
            <w:shd w:val="clear" w:color="auto" w:fill="F7F7F7"/>
          </w:tcPr>
          <w:p w14:paraId="294BC479" w14:textId="77777777" w:rsidR="00B44CBB" w:rsidRDefault="0022441C">
            <w:pPr>
              <w:spacing w:before="15" w:after="15"/>
              <w:jc w:val="center"/>
              <w:rPr>
                <w:del w:id="77" w:author="NAZ, Mamoona (OLDHAM MEDICAL SERVICES)" w:date="2026-09-22T12:54:00Z" w16du:dateUtc="2026-09-22T16:54:00Z"/>
              </w:rPr>
            </w:pPr>
            <w:del w:id="78" w:author="NAZ, Mamoona (OLDHAM MEDICAL SERVICES)" w:date="2026-09-22T12:54:00Z" w16du:dateUtc="2026-09-22T16:54:00Z">
              <w:r>
                <w:rPr>
                  <w:color w:val="FF0000"/>
                  <w:sz w:val="32"/>
                  <w:szCs w:val="32"/>
                </w:rPr>
                <w:delText>Sat</w:delText>
              </w:r>
            </w:del>
          </w:p>
        </w:tc>
        <w:tc>
          <w:tcPr>
            <w:tcW w:w="4400" w:type="dxa"/>
            <w:shd w:val="clear" w:color="auto" w:fill="F7F7F7"/>
          </w:tcPr>
          <w:p w14:paraId="5ABD1040" w14:textId="77777777" w:rsidR="00B44CBB" w:rsidRDefault="00B44CBB">
            <w:pPr>
              <w:spacing w:before="15" w:after="15"/>
              <w:ind w:left="80"/>
              <w:rPr>
                <w:del w:id="79" w:author="NAZ, Mamoona (OLDHAM MEDICAL SERVICES)" w:date="2026-09-22T12:54:00Z" w16du:dateUtc="2026-09-22T16:54:00Z"/>
              </w:rPr>
            </w:pPr>
          </w:p>
        </w:tc>
      </w:tr>
      <w:tr w:rsidR="00B44CBB" w14:paraId="0616FD42"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80" w:author="NAZ, Mamoona (OLDHAM MEDICAL SERVICES)" w:date="2026-09-22T12:54:00Z" w16du:dateUtc="2026-09-22T16:54:00Z"/>
        </w:trPr>
        <w:tc>
          <w:tcPr>
            <w:tcW w:w="300" w:type="dxa"/>
            <w:shd w:val="clear" w:color="auto" w:fill="F7F7F7"/>
          </w:tcPr>
          <w:p w14:paraId="0C108C14" w14:textId="77777777" w:rsidR="00B44CBB" w:rsidRDefault="0022441C">
            <w:pPr>
              <w:spacing w:before="15" w:after="15"/>
              <w:jc w:val="center"/>
              <w:rPr>
                <w:del w:id="81" w:author="NAZ, Mamoona (OLDHAM MEDICAL SERVICES)" w:date="2026-09-22T12:54:00Z" w16du:dateUtc="2026-09-22T16:54:00Z"/>
              </w:rPr>
            </w:pPr>
            <w:del w:id="82" w:author="NAZ, Mamoona (OLDHAM MEDICAL SERVICES)" w:date="2026-09-22T12:54:00Z" w16du:dateUtc="2026-09-22T16:54:00Z">
              <w:r>
                <w:rPr>
                  <w:color w:val="FF0000"/>
                  <w:sz w:val="32"/>
                  <w:szCs w:val="32"/>
                </w:rPr>
                <w:delText>02</w:delText>
              </w:r>
            </w:del>
          </w:p>
        </w:tc>
        <w:tc>
          <w:tcPr>
            <w:tcW w:w="300" w:type="dxa"/>
            <w:shd w:val="clear" w:color="auto" w:fill="F7F7F7"/>
          </w:tcPr>
          <w:p w14:paraId="71DAA538" w14:textId="77777777" w:rsidR="00B44CBB" w:rsidRDefault="0022441C">
            <w:pPr>
              <w:spacing w:before="15" w:after="15"/>
              <w:jc w:val="center"/>
              <w:rPr>
                <w:del w:id="83" w:author="NAZ, Mamoona (OLDHAM MEDICAL SERVICES)" w:date="2026-09-22T12:54:00Z" w16du:dateUtc="2026-09-22T16:54:00Z"/>
              </w:rPr>
            </w:pPr>
            <w:del w:id="84" w:author="NAZ, Mamoona (OLDHAM MEDICAL SERVICES)" w:date="2026-09-22T12:54:00Z" w16du:dateUtc="2026-09-22T16:54:00Z">
              <w:r>
                <w:rPr>
                  <w:color w:val="FF0000"/>
                  <w:sz w:val="32"/>
                  <w:szCs w:val="32"/>
                </w:rPr>
                <w:delText>Sun</w:delText>
              </w:r>
            </w:del>
          </w:p>
        </w:tc>
        <w:tc>
          <w:tcPr>
            <w:tcW w:w="4400" w:type="dxa"/>
            <w:shd w:val="clear" w:color="auto" w:fill="F7F7F7"/>
          </w:tcPr>
          <w:p w14:paraId="6C0139E5" w14:textId="77777777" w:rsidR="00B44CBB" w:rsidRDefault="00B44CBB">
            <w:pPr>
              <w:spacing w:before="15" w:after="15"/>
              <w:ind w:left="80"/>
              <w:rPr>
                <w:del w:id="85" w:author="NAZ, Mamoona (OLDHAM MEDICAL SERVICES)" w:date="2026-09-22T12:54:00Z" w16du:dateUtc="2026-09-22T16:54:00Z"/>
              </w:rPr>
            </w:pPr>
          </w:p>
        </w:tc>
      </w:tr>
      <w:tr w:rsidR="00B44CBB" w14:paraId="2E78D757"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86" w:author="NAZ, Mamoona (OLDHAM MEDICAL SERVICES)" w:date="2026-09-22T12:54:00Z" w16du:dateUtc="2026-09-22T16:54:00Z"/>
        </w:trPr>
        <w:tc>
          <w:tcPr>
            <w:tcW w:w="300" w:type="dxa"/>
          </w:tcPr>
          <w:p w14:paraId="3AFE7237" w14:textId="77777777" w:rsidR="00B44CBB" w:rsidRDefault="0022441C">
            <w:pPr>
              <w:spacing w:before="15" w:after="15"/>
              <w:jc w:val="center"/>
              <w:rPr>
                <w:del w:id="87" w:author="NAZ, Mamoona (OLDHAM MEDICAL SERVICES)" w:date="2026-09-22T12:54:00Z" w16du:dateUtc="2026-09-22T16:54:00Z"/>
              </w:rPr>
            </w:pPr>
            <w:del w:id="88" w:author="NAZ, Mamoona (OLDHAM MEDICAL SERVICES)" w:date="2026-09-22T12:54:00Z" w16du:dateUtc="2026-09-22T16:54:00Z">
              <w:r>
                <w:rPr>
                  <w:sz w:val="32"/>
                  <w:szCs w:val="32"/>
                </w:rPr>
                <w:delText>03</w:delText>
              </w:r>
            </w:del>
          </w:p>
        </w:tc>
        <w:tc>
          <w:tcPr>
            <w:tcW w:w="300" w:type="dxa"/>
          </w:tcPr>
          <w:p w14:paraId="4E708C62" w14:textId="77777777" w:rsidR="00B44CBB" w:rsidRDefault="0022441C">
            <w:pPr>
              <w:spacing w:before="15" w:after="15"/>
              <w:jc w:val="center"/>
              <w:rPr>
                <w:del w:id="89" w:author="NAZ, Mamoona (OLDHAM MEDICAL SERVICES)" w:date="2026-09-22T12:54:00Z" w16du:dateUtc="2026-09-22T16:54:00Z"/>
              </w:rPr>
            </w:pPr>
            <w:del w:id="90" w:author="NAZ, Mamoona (OLDHAM MEDICAL SERVICES)" w:date="2026-09-22T12:54:00Z" w16du:dateUtc="2026-09-22T16:54:00Z">
              <w:r>
                <w:rPr>
                  <w:sz w:val="32"/>
                  <w:szCs w:val="32"/>
                </w:rPr>
                <w:delText>Mon</w:delText>
              </w:r>
            </w:del>
          </w:p>
        </w:tc>
        <w:tc>
          <w:tcPr>
            <w:tcW w:w="4400" w:type="dxa"/>
          </w:tcPr>
          <w:p w14:paraId="4EC674BA" w14:textId="77777777" w:rsidR="00B44CBB" w:rsidRDefault="00B44CBB">
            <w:pPr>
              <w:spacing w:before="15" w:after="15"/>
              <w:ind w:left="80"/>
              <w:rPr>
                <w:del w:id="91" w:author="NAZ, Mamoona (OLDHAM MEDICAL SERVICES)" w:date="2026-09-22T12:54:00Z" w16du:dateUtc="2026-09-22T16:54:00Z"/>
              </w:rPr>
            </w:pPr>
          </w:p>
        </w:tc>
      </w:tr>
      <w:tr w:rsidR="00B44CBB" w14:paraId="52D22B88"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92" w:author="NAZ, Mamoona (OLDHAM MEDICAL SERVICES)" w:date="2026-09-22T12:54:00Z" w16du:dateUtc="2026-09-22T16:54:00Z"/>
        </w:trPr>
        <w:tc>
          <w:tcPr>
            <w:tcW w:w="300" w:type="dxa"/>
          </w:tcPr>
          <w:p w14:paraId="6CEA014A" w14:textId="77777777" w:rsidR="00B44CBB" w:rsidRDefault="0022441C">
            <w:pPr>
              <w:spacing w:before="15" w:after="15"/>
              <w:jc w:val="center"/>
              <w:rPr>
                <w:del w:id="93" w:author="NAZ, Mamoona (OLDHAM MEDICAL SERVICES)" w:date="2026-09-22T12:54:00Z" w16du:dateUtc="2026-09-22T16:54:00Z"/>
              </w:rPr>
            </w:pPr>
            <w:del w:id="94" w:author="NAZ, Mamoona (OLDHAM MEDICAL SERVICES)" w:date="2026-09-22T12:54:00Z" w16du:dateUtc="2026-09-22T16:54:00Z">
              <w:r>
                <w:rPr>
                  <w:sz w:val="32"/>
                  <w:szCs w:val="32"/>
                </w:rPr>
                <w:delText>04</w:delText>
              </w:r>
            </w:del>
          </w:p>
        </w:tc>
        <w:tc>
          <w:tcPr>
            <w:tcW w:w="300" w:type="dxa"/>
          </w:tcPr>
          <w:p w14:paraId="6840682B" w14:textId="77777777" w:rsidR="00B44CBB" w:rsidRDefault="0022441C">
            <w:pPr>
              <w:spacing w:before="15" w:after="15"/>
              <w:jc w:val="center"/>
              <w:rPr>
                <w:del w:id="95" w:author="NAZ, Mamoona (OLDHAM MEDICAL SERVICES)" w:date="2026-09-22T12:54:00Z" w16du:dateUtc="2026-09-22T16:54:00Z"/>
              </w:rPr>
            </w:pPr>
            <w:del w:id="96" w:author="NAZ, Mamoona (OLDHAM MEDICAL SERVICES)" w:date="2026-09-22T12:54:00Z" w16du:dateUtc="2026-09-22T16:54:00Z">
              <w:r>
                <w:rPr>
                  <w:sz w:val="32"/>
                  <w:szCs w:val="32"/>
                </w:rPr>
                <w:delText>Tue</w:delText>
              </w:r>
            </w:del>
          </w:p>
        </w:tc>
        <w:tc>
          <w:tcPr>
            <w:tcW w:w="4400" w:type="dxa"/>
          </w:tcPr>
          <w:p w14:paraId="09E9363B" w14:textId="77777777" w:rsidR="00B44CBB" w:rsidRDefault="00B44CBB">
            <w:pPr>
              <w:spacing w:before="15" w:after="15"/>
              <w:ind w:left="80"/>
              <w:rPr>
                <w:del w:id="97" w:author="NAZ, Mamoona (OLDHAM MEDICAL SERVICES)" w:date="2026-09-22T12:54:00Z" w16du:dateUtc="2026-09-22T16:54:00Z"/>
              </w:rPr>
            </w:pPr>
          </w:p>
        </w:tc>
      </w:tr>
      <w:tr w:rsidR="00B44CBB" w14:paraId="1DFAE5D6"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98" w:author="NAZ, Mamoona (OLDHAM MEDICAL SERVICES)" w:date="2026-09-22T12:54:00Z" w16du:dateUtc="2026-09-22T16:54:00Z"/>
        </w:trPr>
        <w:tc>
          <w:tcPr>
            <w:tcW w:w="300" w:type="dxa"/>
          </w:tcPr>
          <w:p w14:paraId="63DCDFCA" w14:textId="77777777" w:rsidR="00B44CBB" w:rsidRDefault="0022441C">
            <w:pPr>
              <w:spacing w:before="15" w:after="15"/>
              <w:jc w:val="center"/>
              <w:rPr>
                <w:del w:id="99" w:author="NAZ, Mamoona (OLDHAM MEDICAL SERVICES)" w:date="2026-09-22T12:54:00Z" w16du:dateUtc="2026-09-22T16:54:00Z"/>
              </w:rPr>
            </w:pPr>
            <w:del w:id="100" w:author="NAZ, Mamoona (OLDHAM MEDICAL SERVICES)" w:date="2026-09-22T12:54:00Z" w16du:dateUtc="2026-09-22T16:54:00Z">
              <w:r>
                <w:rPr>
                  <w:sz w:val="32"/>
                  <w:szCs w:val="32"/>
                </w:rPr>
                <w:delText>05</w:delText>
              </w:r>
            </w:del>
          </w:p>
        </w:tc>
        <w:tc>
          <w:tcPr>
            <w:tcW w:w="300" w:type="dxa"/>
          </w:tcPr>
          <w:p w14:paraId="2B822AFD" w14:textId="77777777" w:rsidR="00B44CBB" w:rsidRDefault="0022441C">
            <w:pPr>
              <w:spacing w:before="15" w:after="15"/>
              <w:jc w:val="center"/>
              <w:rPr>
                <w:del w:id="101" w:author="NAZ, Mamoona (OLDHAM MEDICAL SERVICES)" w:date="2026-09-22T12:54:00Z" w16du:dateUtc="2026-09-22T16:54:00Z"/>
              </w:rPr>
            </w:pPr>
            <w:del w:id="102" w:author="NAZ, Mamoona (OLDHAM MEDICAL SERVICES)" w:date="2026-09-22T12:54:00Z" w16du:dateUtc="2026-09-22T16:54:00Z">
              <w:r>
                <w:rPr>
                  <w:sz w:val="32"/>
                  <w:szCs w:val="32"/>
                </w:rPr>
                <w:delText>Wed</w:delText>
              </w:r>
            </w:del>
          </w:p>
        </w:tc>
        <w:tc>
          <w:tcPr>
            <w:tcW w:w="4400" w:type="dxa"/>
          </w:tcPr>
          <w:p w14:paraId="3BB80740" w14:textId="77777777" w:rsidR="00B44CBB" w:rsidRDefault="00B44CBB">
            <w:pPr>
              <w:spacing w:before="15" w:after="15"/>
              <w:ind w:left="80"/>
              <w:rPr>
                <w:del w:id="103" w:author="NAZ, Mamoona (OLDHAM MEDICAL SERVICES)" w:date="2026-09-22T12:54:00Z" w16du:dateUtc="2026-09-22T16:54:00Z"/>
              </w:rPr>
            </w:pPr>
          </w:p>
        </w:tc>
      </w:tr>
      <w:tr w:rsidR="00B44CBB" w14:paraId="1B6F81E3"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04" w:author="NAZ, Mamoona (OLDHAM MEDICAL SERVICES)" w:date="2026-09-22T12:54:00Z" w16du:dateUtc="2026-09-22T16:54:00Z"/>
        </w:trPr>
        <w:tc>
          <w:tcPr>
            <w:tcW w:w="300" w:type="dxa"/>
          </w:tcPr>
          <w:p w14:paraId="3D501670" w14:textId="77777777" w:rsidR="00B44CBB" w:rsidRDefault="0022441C">
            <w:pPr>
              <w:spacing w:before="15" w:after="15"/>
              <w:jc w:val="center"/>
              <w:rPr>
                <w:del w:id="105" w:author="NAZ, Mamoona (OLDHAM MEDICAL SERVICES)" w:date="2026-09-22T12:54:00Z" w16du:dateUtc="2026-09-22T16:54:00Z"/>
              </w:rPr>
            </w:pPr>
            <w:del w:id="106" w:author="NAZ, Mamoona (OLDHAM MEDICAL SERVICES)" w:date="2026-09-22T12:54:00Z" w16du:dateUtc="2026-09-22T16:54:00Z">
              <w:r>
                <w:rPr>
                  <w:sz w:val="32"/>
                  <w:szCs w:val="32"/>
                </w:rPr>
                <w:delText>06</w:delText>
              </w:r>
            </w:del>
          </w:p>
        </w:tc>
        <w:tc>
          <w:tcPr>
            <w:tcW w:w="300" w:type="dxa"/>
          </w:tcPr>
          <w:p w14:paraId="44799C68" w14:textId="77777777" w:rsidR="00B44CBB" w:rsidRDefault="0022441C">
            <w:pPr>
              <w:spacing w:before="15" w:after="15"/>
              <w:jc w:val="center"/>
              <w:rPr>
                <w:del w:id="107" w:author="NAZ, Mamoona (OLDHAM MEDICAL SERVICES)" w:date="2026-09-22T12:54:00Z" w16du:dateUtc="2026-09-22T16:54:00Z"/>
              </w:rPr>
            </w:pPr>
            <w:del w:id="108" w:author="NAZ, Mamoona (OLDHAM MEDICAL SERVICES)" w:date="2026-09-22T12:54:00Z" w16du:dateUtc="2026-09-22T16:54:00Z">
              <w:r>
                <w:rPr>
                  <w:sz w:val="32"/>
                  <w:szCs w:val="32"/>
                </w:rPr>
                <w:delText>Thu</w:delText>
              </w:r>
            </w:del>
          </w:p>
        </w:tc>
        <w:tc>
          <w:tcPr>
            <w:tcW w:w="4400" w:type="dxa"/>
          </w:tcPr>
          <w:p w14:paraId="087213D5" w14:textId="77777777" w:rsidR="00B44CBB" w:rsidRDefault="00B44CBB">
            <w:pPr>
              <w:spacing w:before="15" w:after="15"/>
              <w:ind w:left="80"/>
              <w:rPr>
                <w:del w:id="109" w:author="NAZ, Mamoona (OLDHAM MEDICAL SERVICES)" w:date="2026-09-22T12:54:00Z" w16du:dateUtc="2026-09-22T16:54:00Z"/>
              </w:rPr>
            </w:pPr>
          </w:p>
        </w:tc>
      </w:tr>
      <w:tr w:rsidR="00B44CBB" w14:paraId="36CF1CEF"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10" w:author="NAZ, Mamoona (OLDHAM MEDICAL SERVICES)" w:date="2026-09-22T12:54:00Z" w16du:dateUtc="2026-09-22T16:54:00Z"/>
        </w:trPr>
        <w:tc>
          <w:tcPr>
            <w:tcW w:w="300" w:type="dxa"/>
          </w:tcPr>
          <w:p w14:paraId="1FD69B16" w14:textId="77777777" w:rsidR="00B44CBB" w:rsidRDefault="0022441C">
            <w:pPr>
              <w:spacing w:before="15" w:after="15"/>
              <w:jc w:val="center"/>
              <w:rPr>
                <w:del w:id="111" w:author="NAZ, Mamoona (OLDHAM MEDICAL SERVICES)" w:date="2026-09-22T12:54:00Z" w16du:dateUtc="2026-09-22T16:54:00Z"/>
              </w:rPr>
            </w:pPr>
            <w:del w:id="112" w:author="NAZ, Mamoona (OLDHAM MEDICAL SERVICES)" w:date="2026-09-22T12:54:00Z" w16du:dateUtc="2026-09-22T16:54:00Z">
              <w:r>
                <w:rPr>
                  <w:sz w:val="32"/>
                  <w:szCs w:val="32"/>
                </w:rPr>
                <w:delText>07</w:delText>
              </w:r>
            </w:del>
          </w:p>
        </w:tc>
        <w:tc>
          <w:tcPr>
            <w:tcW w:w="300" w:type="dxa"/>
          </w:tcPr>
          <w:p w14:paraId="0708689F" w14:textId="77777777" w:rsidR="00B44CBB" w:rsidRDefault="0022441C">
            <w:pPr>
              <w:spacing w:before="15" w:after="15"/>
              <w:jc w:val="center"/>
              <w:rPr>
                <w:del w:id="113" w:author="NAZ, Mamoona (OLDHAM MEDICAL SERVICES)" w:date="2026-09-22T12:54:00Z" w16du:dateUtc="2026-09-22T16:54:00Z"/>
              </w:rPr>
            </w:pPr>
            <w:del w:id="114" w:author="NAZ, Mamoona (OLDHAM MEDICAL SERVICES)" w:date="2026-09-22T12:54:00Z" w16du:dateUtc="2026-09-22T16:54:00Z">
              <w:r>
                <w:rPr>
                  <w:sz w:val="32"/>
                  <w:szCs w:val="32"/>
                </w:rPr>
                <w:delText>Fri</w:delText>
              </w:r>
            </w:del>
          </w:p>
        </w:tc>
        <w:tc>
          <w:tcPr>
            <w:tcW w:w="4400" w:type="dxa"/>
          </w:tcPr>
          <w:p w14:paraId="68A25621" w14:textId="77777777" w:rsidR="00B44CBB" w:rsidRDefault="00B44CBB">
            <w:pPr>
              <w:spacing w:before="15" w:after="15"/>
              <w:ind w:left="80"/>
              <w:rPr>
                <w:del w:id="115" w:author="NAZ, Mamoona (OLDHAM MEDICAL SERVICES)" w:date="2026-09-22T12:54:00Z" w16du:dateUtc="2026-09-22T16:54:00Z"/>
              </w:rPr>
            </w:pPr>
          </w:p>
        </w:tc>
      </w:tr>
      <w:tr w:rsidR="00B44CBB" w14:paraId="4B0627DF"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16" w:author="NAZ, Mamoona (OLDHAM MEDICAL SERVICES)" w:date="2026-09-22T12:54:00Z" w16du:dateUtc="2026-09-22T16:54:00Z"/>
        </w:trPr>
        <w:tc>
          <w:tcPr>
            <w:tcW w:w="300" w:type="dxa"/>
            <w:shd w:val="clear" w:color="auto" w:fill="F7F7F7"/>
          </w:tcPr>
          <w:p w14:paraId="4295DAB6" w14:textId="77777777" w:rsidR="00B44CBB" w:rsidRDefault="0022441C">
            <w:pPr>
              <w:spacing w:before="15" w:after="15"/>
              <w:jc w:val="center"/>
              <w:rPr>
                <w:del w:id="117" w:author="NAZ, Mamoona (OLDHAM MEDICAL SERVICES)" w:date="2026-09-22T12:54:00Z" w16du:dateUtc="2026-09-22T16:54:00Z"/>
              </w:rPr>
            </w:pPr>
            <w:del w:id="118" w:author="NAZ, Mamoona (OLDHAM MEDICAL SERVICES)" w:date="2026-09-22T12:54:00Z" w16du:dateUtc="2026-09-22T16:54:00Z">
              <w:r>
                <w:rPr>
                  <w:color w:val="FF0000"/>
                  <w:sz w:val="32"/>
                  <w:szCs w:val="32"/>
                </w:rPr>
                <w:delText>08</w:delText>
              </w:r>
            </w:del>
          </w:p>
        </w:tc>
        <w:tc>
          <w:tcPr>
            <w:tcW w:w="300" w:type="dxa"/>
            <w:shd w:val="clear" w:color="auto" w:fill="F7F7F7"/>
          </w:tcPr>
          <w:p w14:paraId="09F44273" w14:textId="77777777" w:rsidR="00B44CBB" w:rsidRDefault="0022441C">
            <w:pPr>
              <w:spacing w:before="15" w:after="15"/>
              <w:jc w:val="center"/>
              <w:rPr>
                <w:del w:id="119" w:author="NAZ, Mamoona (OLDHAM MEDICAL SERVICES)" w:date="2026-09-22T12:54:00Z" w16du:dateUtc="2026-09-22T16:54:00Z"/>
              </w:rPr>
            </w:pPr>
            <w:del w:id="120" w:author="NAZ, Mamoona (OLDHAM MEDICAL SERVICES)" w:date="2026-09-22T12:54:00Z" w16du:dateUtc="2026-09-22T16:54:00Z">
              <w:r>
                <w:rPr>
                  <w:color w:val="FF0000"/>
                  <w:sz w:val="32"/>
                  <w:szCs w:val="32"/>
                </w:rPr>
                <w:delText>Sat</w:delText>
              </w:r>
            </w:del>
          </w:p>
        </w:tc>
        <w:tc>
          <w:tcPr>
            <w:tcW w:w="4400" w:type="dxa"/>
            <w:shd w:val="clear" w:color="auto" w:fill="F7F7F7"/>
          </w:tcPr>
          <w:p w14:paraId="7AA5F071" w14:textId="77777777" w:rsidR="00B44CBB" w:rsidRDefault="00B44CBB">
            <w:pPr>
              <w:spacing w:before="15" w:after="15"/>
              <w:ind w:left="80"/>
              <w:rPr>
                <w:del w:id="121" w:author="NAZ, Mamoona (OLDHAM MEDICAL SERVICES)" w:date="2026-09-22T12:54:00Z" w16du:dateUtc="2026-09-22T16:54:00Z"/>
              </w:rPr>
            </w:pPr>
          </w:p>
        </w:tc>
      </w:tr>
      <w:tr w:rsidR="00B44CBB" w14:paraId="71C7B932"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22" w:author="NAZ, Mamoona (OLDHAM MEDICAL SERVICES)" w:date="2026-09-22T12:54:00Z" w16du:dateUtc="2026-09-22T16:54:00Z"/>
        </w:trPr>
        <w:tc>
          <w:tcPr>
            <w:tcW w:w="300" w:type="dxa"/>
            <w:shd w:val="clear" w:color="auto" w:fill="F7F7F7"/>
          </w:tcPr>
          <w:p w14:paraId="4634636A" w14:textId="77777777" w:rsidR="00B44CBB" w:rsidRDefault="0022441C">
            <w:pPr>
              <w:spacing w:before="15" w:after="15"/>
              <w:jc w:val="center"/>
              <w:rPr>
                <w:del w:id="123" w:author="NAZ, Mamoona (OLDHAM MEDICAL SERVICES)" w:date="2026-09-22T12:54:00Z" w16du:dateUtc="2026-09-22T16:54:00Z"/>
              </w:rPr>
            </w:pPr>
            <w:del w:id="124" w:author="NAZ, Mamoona (OLDHAM MEDICAL SERVICES)" w:date="2026-09-22T12:54:00Z" w16du:dateUtc="2026-09-22T16:54:00Z">
              <w:r>
                <w:rPr>
                  <w:color w:val="FF0000"/>
                  <w:sz w:val="32"/>
                  <w:szCs w:val="32"/>
                </w:rPr>
                <w:delText>09</w:delText>
              </w:r>
            </w:del>
          </w:p>
        </w:tc>
        <w:tc>
          <w:tcPr>
            <w:tcW w:w="300" w:type="dxa"/>
            <w:shd w:val="clear" w:color="auto" w:fill="F7F7F7"/>
          </w:tcPr>
          <w:p w14:paraId="62D6A555" w14:textId="77777777" w:rsidR="00B44CBB" w:rsidRDefault="0022441C">
            <w:pPr>
              <w:spacing w:before="15" w:after="15"/>
              <w:jc w:val="center"/>
              <w:rPr>
                <w:del w:id="125" w:author="NAZ, Mamoona (OLDHAM MEDICAL SERVICES)" w:date="2026-09-22T12:54:00Z" w16du:dateUtc="2026-09-22T16:54:00Z"/>
              </w:rPr>
            </w:pPr>
            <w:del w:id="126" w:author="NAZ, Mamoona (OLDHAM MEDICAL SERVICES)" w:date="2026-09-22T12:54:00Z" w16du:dateUtc="2026-09-22T16:54:00Z">
              <w:r>
                <w:rPr>
                  <w:color w:val="FF0000"/>
                  <w:sz w:val="32"/>
                  <w:szCs w:val="32"/>
                </w:rPr>
                <w:delText>Sun</w:delText>
              </w:r>
            </w:del>
          </w:p>
        </w:tc>
        <w:tc>
          <w:tcPr>
            <w:tcW w:w="4400" w:type="dxa"/>
            <w:shd w:val="clear" w:color="auto" w:fill="F7F7F7"/>
          </w:tcPr>
          <w:p w14:paraId="5F91A730" w14:textId="77777777" w:rsidR="00B44CBB" w:rsidRDefault="00B44CBB">
            <w:pPr>
              <w:spacing w:before="15" w:after="15"/>
              <w:ind w:left="80"/>
              <w:rPr>
                <w:del w:id="127" w:author="NAZ, Mamoona (OLDHAM MEDICAL SERVICES)" w:date="2026-09-22T12:54:00Z" w16du:dateUtc="2026-09-22T16:54:00Z"/>
              </w:rPr>
            </w:pPr>
          </w:p>
        </w:tc>
      </w:tr>
      <w:tr w:rsidR="00B44CBB" w14:paraId="63DDE8F1"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28" w:author="NAZ, Mamoona (OLDHAM MEDICAL SERVICES)" w:date="2026-09-22T12:54:00Z" w16du:dateUtc="2026-09-22T16:54:00Z"/>
        </w:trPr>
        <w:tc>
          <w:tcPr>
            <w:tcW w:w="300" w:type="dxa"/>
          </w:tcPr>
          <w:p w14:paraId="1618AE6D" w14:textId="77777777" w:rsidR="00B44CBB" w:rsidRDefault="0022441C">
            <w:pPr>
              <w:spacing w:before="15" w:after="15"/>
              <w:jc w:val="center"/>
              <w:rPr>
                <w:del w:id="129" w:author="NAZ, Mamoona (OLDHAM MEDICAL SERVICES)" w:date="2026-09-22T12:54:00Z" w16du:dateUtc="2026-09-22T16:54:00Z"/>
              </w:rPr>
            </w:pPr>
            <w:del w:id="130" w:author="NAZ, Mamoona (OLDHAM MEDICAL SERVICES)" w:date="2026-09-22T12:54:00Z" w16du:dateUtc="2026-09-22T16:54:00Z">
              <w:r>
                <w:rPr>
                  <w:sz w:val="32"/>
                  <w:szCs w:val="32"/>
                </w:rPr>
                <w:delText>10</w:delText>
              </w:r>
            </w:del>
          </w:p>
        </w:tc>
        <w:tc>
          <w:tcPr>
            <w:tcW w:w="300" w:type="dxa"/>
          </w:tcPr>
          <w:p w14:paraId="4BE8376E" w14:textId="77777777" w:rsidR="00B44CBB" w:rsidRDefault="0022441C">
            <w:pPr>
              <w:spacing w:before="15" w:after="15"/>
              <w:jc w:val="center"/>
              <w:rPr>
                <w:del w:id="131" w:author="NAZ, Mamoona (OLDHAM MEDICAL SERVICES)" w:date="2026-09-22T12:54:00Z" w16du:dateUtc="2026-09-22T16:54:00Z"/>
              </w:rPr>
            </w:pPr>
            <w:del w:id="132" w:author="NAZ, Mamoona (OLDHAM MEDICAL SERVICES)" w:date="2026-09-22T12:54:00Z" w16du:dateUtc="2026-09-22T16:54:00Z">
              <w:r>
                <w:rPr>
                  <w:sz w:val="32"/>
                  <w:szCs w:val="32"/>
                </w:rPr>
                <w:delText>Mon</w:delText>
              </w:r>
            </w:del>
          </w:p>
        </w:tc>
        <w:tc>
          <w:tcPr>
            <w:tcW w:w="4400" w:type="dxa"/>
          </w:tcPr>
          <w:p w14:paraId="26A35AC4" w14:textId="77777777" w:rsidR="00B44CBB" w:rsidRDefault="00B44CBB">
            <w:pPr>
              <w:spacing w:before="15" w:after="15"/>
              <w:ind w:left="80"/>
              <w:rPr>
                <w:del w:id="133" w:author="NAZ, Mamoona (OLDHAM MEDICAL SERVICES)" w:date="2026-09-22T12:54:00Z" w16du:dateUtc="2026-09-22T16:54:00Z"/>
              </w:rPr>
            </w:pPr>
          </w:p>
        </w:tc>
      </w:tr>
      <w:tr w:rsidR="00B44CBB" w14:paraId="275B1159"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34" w:author="NAZ, Mamoona (OLDHAM MEDICAL SERVICES)" w:date="2026-09-22T12:54:00Z" w16du:dateUtc="2026-09-22T16:54:00Z"/>
        </w:trPr>
        <w:tc>
          <w:tcPr>
            <w:tcW w:w="300" w:type="dxa"/>
          </w:tcPr>
          <w:p w14:paraId="533E5A4A" w14:textId="77777777" w:rsidR="00B44CBB" w:rsidRDefault="0022441C">
            <w:pPr>
              <w:spacing w:before="15" w:after="15"/>
              <w:jc w:val="center"/>
              <w:rPr>
                <w:del w:id="135" w:author="NAZ, Mamoona (OLDHAM MEDICAL SERVICES)" w:date="2026-09-22T12:54:00Z" w16du:dateUtc="2026-09-22T16:54:00Z"/>
              </w:rPr>
            </w:pPr>
            <w:del w:id="136" w:author="NAZ, Mamoona (OLDHAM MEDICAL SERVICES)" w:date="2026-09-22T12:54:00Z" w16du:dateUtc="2026-09-22T16:54:00Z">
              <w:r>
                <w:rPr>
                  <w:sz w:val="32"/>
                  <w:szCs w:val="32"/>
                </w:rPr>
                <w:delText>11</w:delText>
              </w:r>
            </w:del>
          </w:p>
        </w:tc>
        <w:tc>
          <w:tcPr>
            <w:tcW w:w="300" w:type="dxa"/>
          </w:tcPr>
          <w:p w14:paraId="1A1AA293" w14:textId="77777777" w:rsidR="00B44CBB" w:rsidRDefault="0022441C">
            <w:pPr>
              <w:spacing w:before="15" w:after="15"/>
              <w:jc w:val="center"/>
              <w:rPr>
                <w:del w:id="137" w:author="NAZ, Mamoona (OLDHAM MEDICAL SERVICES)" w:date="2026-09-22T12:54:00Z" w16du:dateUtc="2026-09-22T16:54:00Z"/>
              </w:rPr>
            </w:pPr>
            <w:del w:id="138" w:author="NAZ, Mamoona (OLDHAM MEDICAL SERVICES)" w:date="2026-09-22T12:54:00Z" w16du:dateUtc="2026-09-22T16:54:00Z">
              <w:r>
                <w:rPr>
                  <w:sz w:val="32"/>
                  <w:szCs w:val="32"/>
                </w:rPr>
                <w:delText>Tue</w:delText>
              </w:r>
            </w:del>
          </w:p>
        </w:tc>
        <w:tc>
          <w:tcPr>
            <w:tcW w:w="4400" w:type="dxa"/>
          </w:tcPr>
          <w:p w14:paraId="0ADBA524" w14:textId="77777777" w:rsidR="00B44CBB" w:rsidRDefault="00B44CBB">
            <w:pPr>
              <w:spacing w:before="15" w:after="15"/>
              <w:ind w:left="80"/>
              <w:rPr>
                <w:del w:id="139" w:author="NAZ, Mamoona (OLDHAM MEDICAL SERVICES)" w:date="2026-09-22T12:54:00Z" w16du:dateUtc="2026-09-22T16:54:00Z"/>
              </w:rPr>
            </w:pPr>
          </w:p>
        </w:tc>
      </w:tr>
      <w:tr w:rsidR="00B44CBB" w14:paraId="5C999BDF"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40" w:author="NAZ, Mamoona (OLDHAM MEDICAL SERVICES)" w:date="2026-09-22T12:54:00Z" w16du:dateUtc="2026-09-22T16:54:00Z"/>
        </w:trPr>
        <w:tc>
          <w:tcPr>
            <w:tcW w:w="300" w:type="dxa"/>
          </w:tcPr>
          <w:p w14:paraId="6BB550CE" w14:textId="77777777" w:rsidR="00B44CBB" w:rsidRDefault="0022441C">
            <w:pPr>
              <w:spacing w:before="15" w:after="15"/>
              <w:jc w:val="center"/>
              <w:rPr>
                <w:del w:id="141" w:author="NAZ, Mamoona (OLDHAM MEDICAL SERVICES)" w:date="2026-09-22T12:54:00Z" w16du:dateUtc="2026-09-22T16:54:00Z"/>
              </w:rPr>
            </w:pPr>
            <w:del w:id="142" w:author="NAZ, Mamoona (OLDHAM MEDICAL SERVICES)" w:date="2026-09-22T12:54:00Z" w16du:dateUtc="2026-09-22T16:54:00Z">
              <w:r>
                <w:rPr>
                  <w:sz w:val="32"/>
                  <w:szCs w:val="32"/>
                </w:rPr>
                <w:delText>12</w:delText>
              </w:r>
            </w:del>
          </w:p>
        </w:tc>
        <w:tc>
          <w:tcPr>
            <w:tcW w:w="300" w:type="dxa"/>
          </w:tcPr>
          <w:p w14:paraId="25E9E7FF" w14:textId="77777777" w:rsidR="00B44CBB" w:rsidRDefault="0022441C">
            <w:pPr>
              <w:spacing w:before="15" w:after="15"/>
              <w:jc w:val="center"/>
              <w:rPr>
                <w:del w:id="143" w:author="NAZ, Mamoona (OLDHAM MEDICAL SERVICES)" w:date="2026-09-22T12:54:00Z" w16du:dateUtc="2026-09-22T16:54:00Z"/>
              </w:rPr>
            </w:pPr>
            <w:del w:id="144" w:author="NAZ, Mamoona (OLDHAM MEDICAL SERVICES)" w:date="2026-09-22T12:54:00Z" w16du:dateUtc="2026-09-22T16:54:00Z">
              <w:r>
                <w:rPr>
                  <w:sz w:val="32"/>
                  <w:szCs w:val="32"/>
                </w:rPr>
                <w:delText>Wed</w:delText>
              </w:r>
            </w:del>
          </w:p>
        </w:tc>
        <w:tc>
          <w:tcPr>
            <w:tcW w:w="4400" w:type="dxa"/>
          </w:tcPr>
          <w:p w14:paraId="1975F08A" w14:textId="77777777" w:rsidR="00B44CBB" w:rsidRDefault="00B44CBB">
            <w:pPr>
              <w:spacing w:before="15" w:after="15"/>
              <w:ind w:left="80"/>
              <w:rPr>
                <w:del w:id="145" w:author="NAZ, Mamoona (OLDHAM MEDICAL SERVICES)" w:date="2026-09-22T12:54:00Z" w16du:dateUtc="2026-09-22T16:54:00Z"/>
              </w:rPr>
            </w:pPr>
          </w:p>
        </w:tc>
      </w:tr>
      <w:tr w:rsidR="00B44CBB" w14:paraId="30DD349C"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46" w:author="NAZ, Mamoona (OLDHAM MEDICAL SERVICES)" w:date="2026-09-22T12:54:00Z" w16du:dateUtc="2026-09-22T16:54:00Z"/>
        </w:trPr>
        <w:tc>
          <w:tcPr>
            <w:tcW w:w="300" w:type="dxa"/>
          </w:tcPr>
          <w:p w14:paraId="0BFDADA1" w14:textId="77777777" w:rsidR="00B44CBB" w:rsidRDefault="0022441C">
            <w:pPr>
              <w:spacing w:before="15" w:after="15"/>
              <w:jc w:val="center"/>
              <w:rPr>
                <w:del w:id="147" w:author="NAZ, Mamoona (OLDHAM MEDICAL SERVICES)" w:date="2026-09-22T12:54:00Z" w16du:dateUtc="2026-09-22T16:54:00Z"/>
              </w:rPr>
            </w:pPr>
            <w:del w:id="148" w:author="NAZ, Mamoona (OLDHAM MEDICAL SERVICES)" w:date="2026-09-22T12:54:00Z" w16du:dateUtc="2026-09-22T16:54:00Z">
              <w:r>
                <w:rPr>
                  <w:sz w:val="32"/>
                  <w:szCs w:val="32"/>
                </w:rPr>
                <w:delText>13</w:delText>
              </w:r>
            </w:del>
          </w:p>
        </w:tc>
        <w:tc>
          <w:tcPr>
            <w:tcW w:w="300" w:type="dxa"/>
          </w:tcPr>
          <w:p w14:paraId="1DFAB762" w14:textId="77777777" w:rsidR="00B44CBB" w:rsidRDefault="0022441C">
            <w:pPr>
              <w:spacing w:before="15" w:after="15"/>
              <w:jc w:val="center"/>
              <w:rPr>
                <w:del w:id="149" w:author="NAZ, Mamoona (OLDHAM MEDICAL SERVICES)" w:date="2026-09-22T12:54:00Z" w16du:dateUtc="2026-09-22T16:54:00Z"/>
              </w:rPr>
            </w:pPr>
            <w:del w:id="150" w:author="NAZ, Mamoona (OLDHAM MEDICAL SERVICES)" w:date="2026-09-22T12:54:00Z" w16du:dateUtc="2026-09-22T16:54:00Z">
              <w:r>
                <w:rPr>
                  <w:sz w:val="32"/>
                  <w:szCs w:val="32"/>
                </w:rPr>
                <w:delText>Thu</w:delText>
              </w:r>
            </w:del>
          </w:p>
        </w:tc>
        <w:tc>
          <w:tcPr>
            <w:tcW w:w="4400" w:type="dxa"/>
          </w:tcPr>
          <w:p w14:paraId="3659DF6D" w14:textId="77777777" w:rsidR="00B44CBB" w:rsidRDefault="00B44CBB">
            <w:pPr>
              <w:spacing w:before="15" w:after="15"/>
              <w:ind w:left="80"/>
              <w:rPr>
                <w:del w:id="151" w:author="NAZ, Mamoona (OLDHAM MEDICAL SERVICES)" w:date="2026-09-22T12:54:00Z" w16du:dateUtc="2026-09-22T16:54:00Z"/>
              </w:rPr>
            </w:pPr>
          </w:p>
        </w:tc>
      </w:tr>
      <w:tr w:rsidR="00B44CBB" w14:paraId="4A6DF1D6"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52" w:author="NAZ, Mamoona (OLDHAM MEDICAL SERVICES)" w:date="2026-09-22T12:54:00Z" w16du:dateUtc="2026-09-22T16:54:00Z"/>
        </w:trPr>
        <w:tc>
          <w:tcPr>
            <w:tcW w:w="300" w:type="dxa"/>
          </w:tcPr>
          <w:p w14:paraId="3138209C" w14:textId="77777777" w:rsidR="00B44CBB" w:rsidRDefault="0022441C">
            <w:pPr>
              <w:spacing w:before="15" w:after="15"/>
              <w:jc w:val="center"/>
              <w:rPr>
                <w:del w:id="153" w:author="NAZ, Mamoona (OLDHAM MEDICAL SERVICES)" w:date="2026-09-22T12:54:00Z" w16du:dateUtc="2026-09-22T16:54:00Z"/>
              </w:rPr>
            </w:pPr>
            <w:del w:id="154" w:author="NAZ, Mamoona (OLDHAM MEDICAL SERVICES)" w:date="2026-09-22T12:54:00Z" w16du:dateUtc="2026-09-22T16:54:00Z">
              <w:r>
                <w:rPr>
                  <w:sz w:val="32"/>
                  <w:szCs w:val="32"/>
                </w:rPr>
                <w:delText>14</w:delText>
              </w:r>
            </w:del>
          </w:p>
        </w:tc>
        <w:tc>
          <w:tcPr>
            <w:tcW w:w="300" w:type="dxa"/>
          </w:tcPr>
          <w:p w14:paraId="5147D5A4" w14:textId="77777777" w:rsidR="00B44CBB" w:rsidRDefault="0022441C">
            <w:pPr>
              <w:spacing w:before="15" w:after="15"/>
              <w:jc w:val="center"/>
              <w:rPr>
                <w:del w:id="155" w:author="NAZ, Mamoona (OLDHAM MEDICAL SERVICES)" w:date="2026-09-22T12:54:00Z" w16du:dateUtc="2026-09-22T16:54:00Z"/>
              </w:rPr>
            </w:pPr>
            <w:del w:id="156" w:author="NAZ, Mamoona (OLDHAM MEDICAL SERVICES)" w:date="2026-09-22T12:54:00Z" w16du:dateUtc="2026-09-22T16:54:00Z">
              <w:r>
                <w:rPr>
                  <w:sz w:val="32"/>
                  <w:szCs w:val="32"/>
                </w:rPr>
                <w:delText>Fri</w:delText>
              </w:r>
            </w:del>
          </w:p>
        </w:tc>
        <w:tc>
          <w:tcPr>
            <w:tcW w:w="4400" w:type="dxa"/>
          </w:tcPr>
          <w:p w14:paraId="4BDBCDAB" w14:textId="77777777" w:rsidR="00B44CBB" w:rsidRDefault="00B44CBB">
            <w:pPr>
              <w:spacing w:before="15" w:after="15"/>
              <w:ind w:left="80"/>
              <w:rPr>
                <w:del w:id="157" w:author="NAZ, Mamoona (OLDHAM MEDICAL SERVICES)" w:date="2026-09-22T12:54:00Z" w16du:dateUtc="2026-09-22T16:54:00Z"/>
              </w:rPr>
            </w:pPr>
          </w:p>
        </w:tc>
      </w:tr>
      <w:tr w:rsidR="00B44CBB" w14:paraId="272C0500"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58" w:author="NAZ, Mamoona (OLDHAM MEDICAL SERVICES)" w:date="2026-09-22T12:54:00Z" w16du:dateUtc="2026-09-22T16:54:00Z"/>
        </w:trPr>
        <w:tc>
          <w:tcPr>
            <w:tcW w:w="300" w:type="dxa"/>
            <w:shd w:val="clear" w:color="auto" w:fill="F7F7F7"/>
          </w:tcPr>
          <w:p w14:paraId="76E37AFA" w14:textId="77777777" w:rsidR="00B44CBB" w:rsidRDefault="0022441C">
            <w:pPr>
              <w:spacing w:before="15" w:after="15"/>
              <w:jc w:val="center"/>
              <w:rPr>
                <w:del w:id="159" w:author="NAZ, Mamoona (OLDHAM MEDICAL SERVICES)" w:date="2026-09-22T12:54:00Z" w16du:dateUtc="2026-09-22T16:54:00Z"/>
              </w:rPr>
            </w:pPr>
            <w:del w:id="160" w:author="NAZ, Mamoona (OLDHAM MEDICAL SERVICES)" w:date="2026-09-22T12:54:00Z" w16du:dateUtc="2026-09-22T16:54:00Z">
              <w:r>
                <w:rPr>
                  <w:color w:val="FF0000"/>
                  <w:sz w:val="32"/>
                  <w:szCs w:val="32"/>
                </w:rPr>
                <w:delText>15</w:delText>
              </w:r>
            </w:del>
          </w:p>
        </w:tc>
        <w:tc>
          <w:tcPr>
            <w:tcW w:w="300" w:type="dxa"/>
            <w:shd w:val="clear" w:color="auto" w:fill="F7F7F7"/>
          </w:tcPr>
          <w:p w14:paraId="0FF1B9AA" w14:textId="77777777" w:rsidR="00B44CBB" w:rsidRDefault="0022441C">
            <w:pPr>
              <w:spacing w:before="15" w:after="15"/>
              <w:jc w:val="center"/>
              <w:rPr>
                <w:del w:id="161" w:author="NAZ, Mamoona (OLDHAM MEDICAL SERVICES)" w:date="2026-09-22T12:54:00Z" w16du:dateUtc="2026-09-22T16:54:00Z"/>
              </w:rPr>
            </w:pPr>
            <w:del w:id="162" w:author="NAZ, Mamoona (OLDHAM MEDICAL SERVICES)" w:date="2026-09-22T12:54:00Z" w16du:dateUtc="2026-09-22T16:54:00Z">
              <w:r>
                <w:rPr>
                  <w:color w:val="FF0000"/>
                  <w:sz w:val="32"/>
                  <w:szCs w:val="32"/>
                </w:rPr>
                <w:delText>Sat</w:delText>
              </w:r>
            </w:del>
          </w:p>
        </w:tc>
        <w:tc>
          <w:tcPr>
            <w:tcW w:w="4400" w:type="dxa"/>
            <w:shd w:val="clear" w:color="auto" w:fill="F7F7F7"/>
          </w:tcPr>
          <w:p w14:paraId="476C775D" w14:textId="77777777" w:rsidR="00B44CBB" w:rsidRDefault="00B44CBB">
            <w:pPr>
              <w:spacing w:before="15" w:after="15"/>
              <w:ind w:left="80"/>
              <w:rPr>
                <w:del w:id="163" w:author="NAZ, Mamoona (OLDHAM MEDICAL SERVICES)" w:date="2026-09-22T12:54:00Z" w16du:dateUtc="2026-09-22T16:54:00Z"/>
              </w:rPr>
            </w:pPr>
          </w:p>
        </w:tc>
      </w:tr>
      <w:tr w:rsidR="00B44CBB" w14:paraId="5644AA2B"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64" w:author="NAZ, Mamoona (OLDHAM MEDICAL SERVICES)" w:date="2026-09-22T12:54:00Z" w16du:dateUtc="2026-09-22T16:54:00Z"/>
        </w:trPr>
        <w:tc>
          <w:tcPr>
            <w:tcW w:w="300" w:type="dxa"/>
            <w:shd w:val="clear" w:color="auto" w:fill="F7F7F7"/>
          </w:tcPr>
          <w:p w14:paraId="5EC89F26" w14:textId="77777777" w:rsidR="00B44CBB" w:rsidRDefault="0022441C">
            <w:pPr>
              <w:spacing w:before="15" w:after="15"/>
              <w:jc w:val="center"/>
              <w:rPr>
                <w:del w:id="165" w:author="NAZ, Mamoona (OLDHAM MEDICAL SERVICES)" w:date="2026-09-22T12:54:00Z" w16du:dateUtc="2026-09-22T16:54:00Z"/>
              </w:rPr>
            </w:pPr>
            <w:del w:id="166" w:author="NAZ, Mamoona (OLDHAM MEDICAL SERVICES)" w:date="2026-09-22T12:54:00Z" w16du:dateUtc="2026-09-22T16:54:00Z">
              <w:r>
                <w:rPr>
                  <w:color w:val="FF0000"/>
                  <w:sz w:val="32"/>
                  <w:szCs w:val="32"/>
                </w:rPr>
                <w:delText>16</w:delText>
              </w:r>
            </w:del>
          </w:p>
        </w:tc>
        <w:tc>
          <w:tcPr>
            <w:tcW w:w="300" w:type="dxa"/>
            <w:shd w:val="clear" w:color="auto" w:fill="F7F7F7"/>
          </w:tcPr>
          <w:p w14:paraId="518E5FF4" w14:textId="77777777" w:rsidR="00B44CBB" w:rsidRDefault="0022441C">
            <w:pPr>
              <w:spacing w:before="15" w:after="15"/>
              <w:jc w:val="center"/>
              <w:rPr>
                <w:del w:id="167" w:author="NAZ, Mamoona (OLDHAM MEDICAL SERVICES)" w:date="2026-09-22T12:54:00Z" w16du:dateUtc="2026-09-22T16:54:00Z"/>
              </w:rPr>
            </w:pPr>
            <w:del w:id="168" w:author="NAZ, Mamoona (OLDHAM MEDICAL SERVICES)" w:date="2026-09-22T12:54:00Z" w16du:dateUtc="2026-09-22T16:54:00Z">
              <w:r>
                <w:rPr>
                  <w:color w:val="FF0000"/>
                  <w:sz w:val="32"/>
                  <w:szCs w:val="32"/>
                </w:rPr>
                <w:delText>Sun</w:delText>
              </w:r>
            </w:del>
          </w:p>
        </w:tc>
        <w:tc>
          <w:tcPr>
            <w:tcW w:w="4400" w:type="dxa"/>
            <w:shd w:val="clear" w:color="auto" w:fill="F7F7F7"/>
          </w:tcPr>
          <w:p w14:paraId="5E03E3BD" w14:textId="77777777" w:rsidR="00B44CBB" w:rsidRDefault="00B44CBB">
            <w:pPr>
              <w:spacing w:before="15" w:after="15"/>
              <w:ind w:left="80"/>
              <w:rPr>
                <w:del w:id="169" w:author="NAZ, Mamoona (OLDHAM MEDICAL SERVICES)" w:date="2026-09-22T12:54:00Z" w16du:dateUtc="2026-09-22T16:54:00Z"/>
              </w:rPr>
            </w:pPr>
          </w:p>
        </w:tc>
      </w:tr>
      <w:tr w:rsidR="00B44CBB" w14:paraId="2A112A0A"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70" w:author="NAZ, Mamoona (OLDHAM MEDICAL SERVICES)" w:date="2026-09-22T12:54:00Z" w16du:dateUtc="2026-09-22T16:54:00Z"/>
        </w:trPr>
        <w:tc>
          <w:tcPr>
            <w:tcW w:w="300" w:type="dxa"/>
          </w:tcPr>
          <w:p w14:paraId="23410BAA" w14:textId="77777777" w:rsidR="00B44CBB" w:rsidRDefault="0022441C">
            <w:pPr>
              <w:spacing w:before="15" w:after="15"/>
              <w:jc w:val="center"/>
              <w:rPr>
                <w:del w:id="171" w:author="NAZ, Mamoona (OLDHAM MEDICAL SERVICES)" w:date="2026-09-22T12:54:00Z" w16du:dateUtc="2026-09-22T16:54:00Z"/>
              </w:rPr>
            </w:pPr>
            <w:del w:id="172" w:author="NAZ, Mamoona (OLDHAM MEDICAL SERVICES)" w:date="2026-09-22T12:54:00Z" w16du:dateUtc="2026-09-22T16:54:00Z">
              <w:r>
                <w:rPr>
                  <w:sz w:val="32"/>
                  <w:szCs w:val="32"/>
                </w:rPr>
                <w:delText>17</w:delText>
              </w:r>
            </w:del>
          </w:p>
        </w:tc>
        <w:tc>
          <w:tcPr>
            <w:tcW w:w="300" w:type="dxa"/>
          </w:tcPr>
          <w:p w14:paraId="11693CA5" w14:textId="77777777" w:rsidR="00B44CBB" w:rsidRDefault="0022441C">
            <w:pPr>
              <w:spacing w:before="15" w:after="15"/>
              <w:jc w:val="center"/>
              <w:rPr>
                <w:del w:id="173" w:author="NAZ, Mamoona (OLDHAM MEDICAL SERVICES)" w:date="2026-09-22T12:54:00Z" w16du:dateUtc="2026-09-22T16:54:00Z"/>
              </w:rPr>
            </w:pPr>
            <w:del w:id="174" w:author="NAZ, Mamoona (OLDHAM MEDICAL SERVICES)" w:date="2026-09-22T12:54:00Z" w16du:dateUtc="2026-09-22T16:54:00Z">
              <w:r>
                <w:rPr>
                  <w:sz w:val="32"/>
                  <w:szCs w:val="32"/>
                </w:rPr>
                <w:delText>Mon</w:delText>
              </w:r>
            </w:del>
          </w:p>
        </w:tc>
        <w:tc>
          <w:tcPr>
            <w:tcW w:w="4400" w:type="dxa"/>
          </w:tcPr>
          <w:p w14:paraId="0D484F26" w14:textId="77777777" w:rsidR="00B44CBB" w:rsidRDefault="0022441C">
            <w:pPr>
              <w:spacing w:before="15" w:after="15"/>
              <w:ind w:left="80"/>
              <w:rPr>
                <w:del w:id="175" w:author="NAZ, Mamoona (OLDHAM MEDICAL SERVICES)" w:date="2026-09-22T12:54:00Z" w16du:dateUtc="2026-09-22T16:54:00Z"/>
              </w:rPr>
            </w:pPr>
            <w:del w:id="176" w:author="NAZ, Mamoona (OLDHAM MEDICAL SERVICES)" w:date="2026-09-22T12:54:00Z" w16du:dateUtc="2026-09-22T16:54:00Z">
              <w:r>
                <w:rPr>
                  <w:color w:val="FF0000"/>
                  <w:sz w:val="28"/>
                  <w:szCs w:val="28"/>
                </w:rPr>
                <w:delText>Presidents' Day</w:delText>
              </w:r>
            </w:del>
          </w:p>
        </w:tc>
      </w:tr>
      <w:tr w:rsidR="00B44CBB" w14:paraId="68F57BEE"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77" w:author="NAZ, Mamoona (OLDHAM MEDICAL SERVICES)" w:date="2026-09-22T12:54:00Z" w16du:dateUtc="2026-09-22T16:54:00Z"/>
        </w:trPr>
        <w:tc>
          <w:tcPr>
            <w:tcW w:w="300" w:type="dxa"/>
          </w:tcPr>
          <w:p w14:paraId="6F86952D" w14:textId="77777777" w:rsidR="00B44CBB" w:rsidRDefault="0022441C">
            <w:pPr>
              <w:spacing w:before="15" w:after="15"/>
              <w:jc w:val="center"/>
              <w:rPr>
                <w:del w:id="178" w:author="NAZ, Mamoona (OLDHAM MEDICAL SERVICES)" w:date="2026-09-22T12:54:00Z" w16du:dateUtc="2026-09-22T16:54:00Z"/>
              </w:rPr>
            </w:pPr>
            <w:del w:id="179" w:author="NAZ, Mamoona (OLDHAM MEDICAL SERVICES)" w:date="2026-09-22T12:54:00Z" w16du:dateUtc="2026-09-22T16:54:00Z">
              <w:r>
                <w:rPr>
                  <w:sz w:val="32"/>
                  <w:szCs w:val="32"/>
                </w:rPr>
                <w:delText>18</w:delText>
              </w:r>
            </w:del>
          </w:p>
        </w:tc>
        <w:tc>
          <w:tcPr>
            <w:tcW w:w="300" w:type="dxa"/>
          </w:tcPr>
          <w:p w14:paraId="1915CD7F" w14:textId="77777777" w:rsidR="00B44CBB" w:rsidRDefault="0022441C">
            <w:pPr>
              <w:spacing w:before="15" w:after="15"/>
              <w:jc w:val="center"/>
              <w:rPr>
                <w:del w:id="180" w:author="NAZ, Mamoona (OLDHAM MEDICAL SERVICES)" w:date="2026-09-22T12:54:00Z" w16du:dateUtc="2026-09-22T16:54:00Z"/>
              </w:rPr>
            </w:pPr>
            <w:del w:id="181" w:author="NAZ, Mamoona (OLDHAM MEDICAL SERVICES)" w:date="2026-09-22T12:54:00Z" w16du:dateUtc="2026-09-22T16:54:00Z">
              <w:r>
                <w:rPr>
                  <w:sz w:val="32"/>
                  <w:szCs w:val="32"/>
                </w:rPr>
                <w:delText>Tue</w:delText>
              </w:r>
            </w:del>
          </w:p>
        </w:tc>
        <w:tc>
          <w:tcPr>
            <w:tcW w:w="4400" w:type="dxa"/>
          </w:tcPr>
          <w:p w14:paraId="7479350F" w14:textId="77777777" w:rsidR="00B44CBB" w:rsidRDefault="00B44CBB">
            <w:pPr>
              <w:spacing w:before="15" w:after="15"/>
              <w:ind w:left="80"/>
              <w:rPr>
                <w:del w:id="182" w:author="NAZ, Mamoona (OLDHAM MEDICAL SERVICES)" w:date="2026-09-22T12:54:00Z" w16du:dateUtc="2026-09-22T16:54:00Z"/>
              </w:rPr>
            </w:pPr>
          </w:p>
        </w:tc>
      </w:tr>
      <w:tr w:rsidR="00B44CBB" w14:paraId="065087CB"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83" w:author="NAZ, Mamoona (OLDHAM MEDICAL SERVICES)" w:date="2026-09-22T12:54:00Z" w16du:dateUtc="2026-09-22T16:54:00Z"/>
        </w:trPr>
        <w:tc>
          <w:tcPr>
            <w:tcW w:w="300" w:type="dxa"/>
          </w:tcPr>
          <w:p w14:paraId="2CA0407D" w14:textId="77777777" w:rsidR="00B44CBB" w:rsidRDefault="0022441C">
            <w:pPr>
              <w:spacing w:before="15" w:after="15"/>
              <w:jc w:val="center"/>
              <w:rPr>
                <w:del w:id="184" w:author="NAZ, Mamoona (OLDHAM MEDICAL SERVICES)" w:date="2026-09-22T12:54:00Z" w16du:dateUtc="2026-09-22T16:54:00Z"/>
              </w:rPr>
            </w:pPr>
            <w:del w:id="185" w:author="NAZ, Mamoona (OLDHAM MEDICAL SERVICES)" w:date="2026-09-22T12:54:00Z" w16du:dateUtc="2026-09-22T16:54:00Z">
              <w:r>
                <w:rPr>
                  <w:sz w:val="32"/>
                  <w:szCs w:val="32"/>
                </w:rPr>
                <w:delText>19</w:delText>
              </w:r>
            </w:del>
          </w:p>
        </w:tc>
        <w:tc>
          <w:tcPr>
            <w:tcW w:w="300" w:type="dxa"/>
          </w:tcPr>
          <w:p w14:paraId="1AD6CBE3" w14:textId="77777777" w:rsidR="00B44CBB" w:rsidRDefault="0022441C">
            <w:pPr>
              <w:spacing w:before="15" w:after="15"/>
              <w:jc w:val="center"/>
              <w:rPr>
                <w:del w:id="186" w:author="NAZ, Mamoona (OLDHAM MEDICAL SERVICES)" w:date="2026-09-22T12:54:00Z" w16du:dateUtc="2026-09-22T16:54:00Z"/>
              </w:rPr>
            </w:pPr>
            <w:del w:id="187" w:author="NAZ, Mamoona (OLDHAM MEDICAL SERVICES)" w:date="2026-09-22T12:54:00Z" w16du:dateUtc="2026-09-22T16:54:00Z">
              <w:r>
                <w:rPr>
                  <w:sz w:val="32"/>
                  <w:szCs w:val="32"/>
                </w:rPr>
                <w:delText>Wed</w:delText>
              </w:r>
            </w:del>
          </w:p>
        </w:tc>
        <w:tc>
          <w:tcPr>
            <w:tcW w:w="4400" w:type="dxa"/>
          </w:tcPr>
          <w:p w14:paraId="3D587A17" w14:textId="77777777" w:rsidR="00B44CBB" w:rsidRDefault="00B44CBB">
            <w:pPr>
              <w:spacing w:before="15" w:after="15"/>
              <w:ind w:left="80"/>
              <w:rPr>
                <w:del w:id="188" w:author="NAZ, Mamoona (OLDHAM MEDICAL SERVICES)" w:date="2026-09-22T12:54:00Z" w16du:dateUtc="2026-09-22T16:54:00Z"/>
              </w:rPr>
            </w:pPr>
          </w:p>
        </w:tc>
      </w:tr>
      <w:tr w:rsidR="00B44CBB" w14:paraId="09300831"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89" w:author="NAZ, Mamoona (OLDHAM MEDICAL SERVICES)" w:date="2026-09-22T12:54:00Z" w16du:dateUtc="2026-09-22T16:54:00Z"/>
        </w:trPr>
        <w:tc>
          <w:tcPr>
            <w:tcW w:w="300" w:type="dxa"/>
          </w:tcPr>
          <w:p w14:paraId="5A763C81" w14:textId="77777777" w:rsidR="00B44CBB" w:rsidRDefault="0022441C">
            <w:pPr>
              <w:spacing w:before="15" w:after="15"/>
              <w:jc w:val="center"/>
              <w:rPr>
                <w:del w:id="190" w:author="NAZ, Mamoona (OLDHAM MEDICAL SERVICES)" w:date="2026-09-22T12:54:00Z" w16du:dateUtc="2026-09-22T16:54:00Z"/>
              </w:rPr>
            </w:pPr>
            <w:del w:id="191" w:author="NAZ, Mamoona (OLDHAM MEDICAL SERVICES)" w:date="2026-09-22T12:54:00Z" w16du:dateUtc="2026-09-22T16:54:00Z">
              <w:r>
                <w:rPr>
                  <w:sz w:val="32"/>
                  <w:szCs w:val="32"/>
                </w:rPr>
                <w:delText>20</w:delText>
              </w:r>
            </w:del>
          </w:p>
        </w:tc>
        <w:tc>
          <w:tcPr>
            <w:tcW w:w="300" w:type="dxa"/>
          </w:tcPr>
          <w:p w14:paraId="04FBFED4" w14:textId="77777777" w:rsidR="00B44CBB" w:rsidRDefault="0022441C">
            <w:pPr>
              <w:spacing w:before="15" w:after="15"/>
              <w:jc w:val="center"/>
              <w:rPr>
                <w:del w:id="192" w:author="NAZ, Mamoona (OLDHAM MEDICAL SERVICES)" w:date="2026-09-22T12:54:00Z" w16du:dateUtc="2026-09-22T16:54:00Z"/>
              </w:rPr>
            </w:pPr>
            <w:del w:id="193" w:author="NAZ, Mamoona (OLDHAM MEDICAL SERVICES)" w:date="2026-09-22T12:54:00Z" w16du:dateUtc="2026-09-22T16:54:00Z">
              <w:r>
                <w:rPr>
                  <w:sz w:val="32"/>
                  <w:szCs w:val="32"/>
                </w:rPr>
                <w:delText>Thu</w:delText>
              </w:r>
            </w:del>
          </w:p>
        </w:tc>
        <w:tc>
          <w:tcPr>
            <w:tcW w:w="4400" w:type="dxa"/>
          </w:tcPr>
          <w:p w14:paraId="526BB5F3" w14:textId="77777777" w:rsidR="00B44CBB" w:rsidRDefault="00B44CBB">
            <w:pPr>
              <w:spacing w:before="15" w:after="15"/>
              <w:ind w:left="80"/>
              <w:rPr>
                <w:del w:id="194" w:author="NAZ, Mamoona (OLDHAM MEDICAL SERVICES)" w:date="2026-09-22T12:54:00Z" w16du:dateUtc="2026-09-22T16:54:00Z"/>
              </w:rPr>
            </w:pPr>
          </w:p>
        </w:tc>
      </w:tr>
      <w:tr w:rsidR="00B44CBB" w14:paraId="051A0C53"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195" w:author="NAZ, Mamoona (OLDHAM MEDICAL SERVICES)" w:date="2026-09-22T12:54:00Z" w16du:dateUtc="2026-09-22T16:54:00Z"/>
        </w:trPr>
        <w:tc>
          <w:tcPr>
            <w:tcW w:w="300" w:type="dxa"/>
          </w:tcPr>
          <w:p w14:paraId="12B6FC45" w14:textId="77777777" w:rsidR="00B44CBB" w:rsidRDefault="0022441C">
            <w:pPr>
              <w:spacing w:before="15" w:after="15"/>
              <w:jc w:val="center"/>
              <w:rPr>
                <w:del w:id="196" w:author="NAZ, Mamoona (OLDHAM MEDICAL SERVICES)" w:date="2026-09-22T12:54:00Z" w16du:dateUtc="2026-09-22T16:54:00Z"/>
              </w:rPr>
            </w:pPr>
            <w:del w:id="197" w:author="NAZ, Mamoona (OLDHAM MEDICAL SERVICES)" w:date="2026-09-22T12:54:00Z" w16du:dateUtc="2026-09-22T16:54:00Z">
              <w:r>
                <w:rPr>
                  <w:sz w:val="32"/>
                  <w:szCs w:val="32"/>
                </w:rPr>
                <w:delText>21</w:delText>
              </w:r>
            </w:del>
          </w:p>
        </w:tc>
        <w:tc>
          <w:tcPr>
            <w:tcW w:w="300" w:type="dxa"/>
          </w:tcPr>
          <w:p w14:paraId="10F8ACF3" w14:textId="77777777" w:rsidR="00B44CBB" w:rsidRDefault="0022441C">
            <w:pPr>
              <w:spacing w:before="15" w:after="15"/>
              <w:jc w:val="center"/>
              <w:rPr>
                <w:del w:id="198" w:author="NAZ, Mamoona (OLDHAM MEDICAL SERVICES)" w:date="2026-09-22T12:54:00Z" w16du:dateUtc="2026-09-22T16:54:00Z"/>
              </w:rPr>
            </w:pPr>
            <w:del w:id="199" w:author="NAZ, Mamoona (OLDHAM MEDICAL SERVICES)" w:date="2026-09-22T12:54:00Z" w16du:dateUtc="2026-09-22T16:54:00Z">
              <w:r>
                <w:rPr>
                  <w:sz w:val="32"/>
                  <w:szCs w:val="32"/>
                </w:rPr>
                <w:delText>Fri</w:delText>
              </w:r>
            </w:del>
          </w:p>
        </w:tc>
        <w:tc>
          <w:tcPr>
            <w:tcW w:w="4400" w:type="dxa"/>
          </w:tcPr>
          <w:p w14:paraId="2F0F9D80" w14:textId="77777777" w:rsidR="00B44CBB" w:rsidRDefault="00B44CBB">
            <w:pPr>
              <w:spacing w:before="15" w:after="15"/>
              <w:ind w:left="80"/>
              <w:rPr>
                <w:del w:id="200" w:author="NAZ, Mamoona (OLDHAM MEDICAL SERVICES)" w:date="2026-09-22T12:54:00Z" w16du:dateUtc="2026-09-22T16:54:00Z"/>
              </w:rPr>
            </w:pPr>
          </w:p>
        </w:tc>
      </w:tr>
      <w:tr w:rsidR="00B44CBB" w14:paraId="09DE1A02"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201" w:author="NAZ, Mamoona (OLDHAM MEDICAL SERVICES)" w:date="2026-09-22T12:54:00Z" w16du:dateUtc="2026-09-22T16:54:00Z"/>
        </w:trPr>
        <w:tc>
          <w:tcPr>
            <w:tcW w:w="300" w:type="dxa"/>
            <w:shd w:val="clear" w:color="auto" w:fill="F7F7F7"/>
          </w:tcPr>
          <w:p w14:paraId="535770F1" w14:textId="77777777" w:rsidR="00B44CBB" w:rsidRDefault="0022441C">
            <w:pPr>
              <w:spacing w:before="15" w:after="15"/>
              <w:jc w:val="center"/>
              <w:rPr>
                <w:del w:id="202" w:author="NAZ, Mamoona (OLDHAM MEDICAL SERVICES)" w:date="2026-09-22T12:54:00Z" w16du:dateUtc="2026-09-22T16:54:00Z"/>
              </w:rPr>
            </w:pPr>
            <w:del w:id="203" w:author="NAZ, Mamoona (OLDHAM MEDICAL SERVICES)" w:date="2026-09-22T12:54:00Z" w16du:dateUtc="2026-09-22T16:54:00Z">
              <w:r>
                <w:rPr>
                  <w:color w:val="FF0000"/>
                  <w:sz w:val="32"/>
                  <w:szCs w:val="32"/>
                </w:rPr>
                <w:delText>22</w:delText>
              </w:r>
            </w:del>
          </w:p>
        </w:tc>
        <w:tc>
          <w:tcPr>
            <w:tcW w:w="300" w:type="dxa"/>
            <w:shd w:val="clear" w:color="auto" w:fill="F7F7F7"/>
          </w:tcPr>
          <w:p w14:paraId="5C94AE82" w14:textId="77777777" w:rsidR="00B44CBB" w:rsidRDefault="0022441C">
            <w:pPr>
              <w:spacing w:before="15" w:after="15"/>
              <w:jc w:val="center"/>
              <w:rPr>
                <w:del w:id="204" w:author="NAZ, Mamoona (OLDHAM MEDICAL SERVICES)" w:date="2026-09-22T12:54:00Z" w16du:dateUtc="2026-09-22T16:54:00Z"/>
              </w:rPr>
            </w:pPr>
            <w:del w:id="205" w:author="NAZ, Mamoona (OLDHAM MEDICAL SERVICES)" w:date="2026-09-22T12:54:00Z" w16du:dateUtc="2026-09-22T16:54:00Z">
              <w:r>
                <w:rPr>
                  <w:color w:val="FF0000"/>
                  <w:sz w:val="32"/>
                  <w:szCs w:val="32"/>
                </w:rPr>
                <w:delText>Sat</w:delText>
              </w:r>
            </w:del>
          </w:p>
        </w:tc>
        <w:tc>
          <w:tcPr>
            <w:tcW w:w="4400" w:type="dxa"/>
            <w:shd w:val="clear" w:color="auto" w:fill="F7F7F7"/>
          </w:tcPr>
          <w:p w14:paraId="4EF78CB7" w14:textId="77777777" w:rsidR="00B44CBB" w:rsidRDefault="00B44CBB">
            <w:pPr>
              <w:spacing w:before="15" w:after="15"/>
              <w:ind w:left="80"/>
              <w:rPr>
                <w:del w:id="206" w:author="NAZ, Mamoona (OLDHAM MEDICAL SERVICES)" w:date="2026-09-22T12:54:00Z" w16du:dateUtc="2026-09-22T16:54:00Z"/>
              </w:rPr>
            </w:pPr>
          </w:p>
        </w:tc>
      </w:tr>
      <w:tr w:rsidR="00B44CBB" w14:paraId="51FFEFC2"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207" w:author="NAZ, Mamoona (OLDHAM MEDICAL SERVICES)" w:date="2026-09-22T12:54:00Z" w16du:dateUtc="2026-09-22T16:54:00Z"/>
        </w:trPr>
        <w:tc>
          <w:tcPr>
            <w:tcW w:w="300" w:type="dxa"/>
            <w:shd w:val="clear" w:color="auto" w:fill="F7F7F7"/>
          </w:tcPr>
          <w:p w14:paraId="289863D1" w14:textId="77777777" w:rsidR="00B44CBB" w:rsidRDefault="0022441C">
            <w:pPr>
              <w:spacing w:before="15" w:after="15"/>
              <w:jc w:val="center"/>
              <w:rPr>
                <w:del w:id="208" w:author="NAZ, Mamoona (OLDHAM MEDICAL SERVICES)" w:date="2026-09-22T12:54:00Z" w16du:dateUtc="2026-09-22T16:54:00Z"/>
              </w:rPr>
            </w:pPr>
            <w:del w:id="209" w:author="NAZ, Mamoona (OLDHAM MEDICAL SERVICES)" w:date="2026-09-22T12:54:00Z" w16du:dateUtc="2026-09-22T16:54:00Z">
              <w:r>
                <w:rPr>
                  <w:color w:val="FF0000"/>
                  <w:sz w:val="32"/>
                  <w:szCs w:val="32"/>
                </w:rPr>
                <w:delText>23</w:delText>
              </w:r>
            </w:del>
          </w:p>
        </w:tc>
        <w:tc>
          <w:tcPr>
            <w:tcW w:w="300" w:type="dxa"/>
            <w:shd w:val="clear" w:color="auto" w:fill="F7F7F7"/>
          </w:tcPr>
          <w:p w14:paraId="793A1F64" w14:textId="77777777" w:rsidR="00B44CBB" w:rsidRDefault="0022441C">
            <w:pPr>
              <w:spacing w:before="15" w:after="15"/>
              <w:jc w:val="center"/>
              <w:rPr>
                <w:del w:id="210" w:author="NAZ, Mamoona (OLDHAM MEDICAL SERVICES)" w:date="2026-09-22T12:54:00Z" w16du:dateUtc="2026-09-22T16:54:00Z"/>
              </w:rPr>
            </w:pPr>
            <w:del w:id="211" w:author="NAZ, Mamoona (OLDHAM MEDICAL SERVICES)" w:date="2026-09-22T12:54:00Z" w16du:dateUtc="2026-09-22T16:54:00Z">
              <w:r>
                <w:rPr>
                  <w:color w:val="FF0000"/>
                  <w:sz w:val="32"/>
                  <w:szCs w:val="32"/>
                </w:rPr>
                <w:delText>Sun</w:delText>
              </w:r>
            </w:del>
          </w:p>
        </w:tc>
        <w:tc>
          <w:tcPr>
            <w:tcW w:w="4400" w:type="dxa"/>
            <w:shd w:val="clear" w:color="auto" w:fill="F7F7F7"/>
          </w:tcPr>
          <w:p w14:paraId="45D330B2" w14:textId="77777777" w:rsidR="00B44CBB" w:rsidRDefault="00B44CBB">
            <w:pPr>
              <w:spacing w:before="15" w:after="15"/>
              <w:ind w:left="80"/>
              <w:rPr>
                <w:del w:id="212" w:author="NAZ, Mamoona (OLDHAM MEDICAL SERVICES)" w:date="2026-09-22T12:54:00Z" w16du:dateUtc="2026-09-22T16:54:00Z"/>
              </w:rPr>
            </w:pPr>
          </w:p>
        </w:tc>
      </w:tr>
      <w:tr w:rsidR="00B44CBB" w14:paraId="628EBDCE"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213" w:author="NAZ, Mamoona (OLDHAM MEDICAL SERVICES)" w:date="2026-09-22T12:54:00Z" w16du:dateUtc="2026-09-22T16:54:00Z"/>
        </w:trPr>
        <w:tc>
          <w:tcPr>
            <w:tcW w:w="300" w:type="dxa"/>
          </w:tcPr>
          <w:p w14:paraId="629DD02C" w14:textId="77777777" w:rsidR="00B44CBB" w:rsidRDefault="0022441C">
            <w:pPr>
              <w:spacing w:before="15" w:after="15"/>
              <w:jc w:val="center"/>
              <w:rPr>
                <w:del w:id="214" w:author="NAZ, Mamoona (OLDHAM MEDICAL SERVICES)" w:date="2026-09-22T12:54:00Z" w16du:dateUtc="2026-09-22T16:54:00Z"/>
              </w:rPr>
            </w:pPr>
            <w:del w:id="215" w:author="NAZ, Mamoona (OLDHAM MEDICAL SERVICES)" w:date="2026-09-22T12:54:00Z" w16du:dateUtc="2026-09-22T16:54:00Z">
              <w:r>
                <w:rPr>
                  <w:sz w:val="32"/>
                  <w:szCs w:val="32"/>
                </w:rPr>
                <w:delText>24</w:delText>
              </w:r>
            </w:del>
          </w:p>
        </w:tc>
        <w:tc>
          <w:tcPr>
            <w:tcW w:w="300" w:type="dxa"/>
          </w:tcPr>
          <w:p w14:paraId="5B481AFF" w14:textId="77777777" w:rsidR="00B44CBB" w:rsidRDefault="0022441C">
            <w:pPr>
              <w:spacing w:before="15" w:after="15"/>
              <w:jc w:val="center"/>
              <w:rPr>
                <w:del w:id="216" w:author="NAZ, Mamoona (OLDHAM MEDICAL SERVICES)" w:date="2026-09-22T12:54:00Z" w16du:dateUtc="2026-09-22T16:54:00Z"/>
              </w:rPr>
            </w:pPr>
            <w:del w:id="217" w:author="NAZ, Mamoona (OLDHAM MEDICAL SERVICES)" w:date="2026-09-22T12:54:00Z" w16du:dateUtc="2026-09-22T16:54:00Z">
              <w:r>
                <w:rPr>
                  <w:sz w:val="32"/>
                  <w:szCs w:val="32"/>
                </w:rPr>
                <w:delText>Mon</w:delText>
              </w:r>
            </w:del>
          </w:p>
        </w:tc>
        <w:tc>
          <w:tcPr>
            <w:tcW w:w="4400" w:type="dxa"/>
          </w:tcPr>
          <w:p w14:paraId="7840A1DE" w14:textId="77777777" w:rsidR="00B44CBB" w:rsidRDefault="00B44CBB">
            <w:pPr>
              <w:spacing w:before="15" w:after="15"/>
              <w:ind w:left="80"/>
              <w:rPr>
                <w:del w:id="218" w:author="NAZ, Mamoona (OLDHAM MEDICAL SERVICES)" w:date="2026-09-22T12:54:00Z" w16du:dateUtc="2026-09-22T16:54:00Z"/>
              </w:rPr>
            </w:pPr>
          </w:p>
        </w:tc>
      </w:tr>
      <w:tr w:rsidR="00B44CBB" w14:paraId="3C7E29F4"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219" w:author="NAZ, Mamoona (OLDHAM MEDICAL SERVICES)" w:date="2026-09-22T12:54:00Z" w16du:dateUtc="2026-09-22T16:54:00Z"/>
        </w:trPr>
        <w:tc>
          <w:tcPr>
            <w:tcW w:w="300" w:type="dxa"/>
          </w:tcPr>
          <w:p w14:paraId="191460EE" w14:textId="77777777" w:rsidR="00B44CBB" w:rsidRDefault="0022441C">
            <w:pPr>
              <w:spacing w:before="15" w:after="15"/>
              <w:jc w:val="center"/>
              <w:rPr>
                <w:del w:id="220" w:author="NAZ, Mamoona (OLDHAM MEDICAL SERVICES)" w:date="2026-09-22T12:54:00Z" w16du:dateUtc="2026-09-22T16:54:00Z"/>
              </w:rPr>
            </w:pPr>
            <w:del w:id="221" w:author="NAZ, Mamoona (OLDHAM MEDICAL SERVICES)" w:date="2026-09-22T12:54:00Z" w16du:dateUtc="2026-09-22T16:54:00Z">
              <w:r>
                <w:rPr>
                  <w:sz w:val="32"/>
                  <w:szCs w:val="32"/>
                </w:rPr>
                <w:delText>25</w:delText>
              </w:r>
            </w:del>
          </w:p>
        </w:tc>
        <w:tc>
          <w:tcPr>
            <w:tcW w:w="300" w:type="dxa"/>
          </w:tcPr>
          <w:p w14:paraId="3DD73CD0" w14:textId="77777777" w:rsidR="00B44CBB" w:rsidRDefault="0022441C">
            <w:pPr>
              <w:spacing w:before="15" w:after="15"/>
              <w:jc w:val="center"/>
              <w:rPr>
                <w:del w:id="222" w:author="NAZ, Mamoona (OLDHAM MEDICAL SERVICES)" w:date="2026-09-22T12:54:00Z" w16du:dateUtc="2026-09-22T16:54:00Z"/>
              </w:rPr>
            </w:pPr>
            <w:del w:id="223" w:author="NAZ, Mamoona (OLDHAM MEDICAL SERVICES)" w:date="2026-09-22T12:54:00Z" w16du:dateUtc="2026-09-22T16:54:00Z">
              <w:r>
                <w:rPr>
                  <w:sz w:val="32"/>
                  <w:szCs w:val="32"/>
                </w:rPr>
                <w:delText>Tue</w:delText>
              </w:r>
            </w:del>
          </w:p>
        </w:tc>
        <w:tc>
          <w:tcPr>
            <w:tcW w:w="4400" w:type="dxa"/>
          </w:tcPr>
          <w:p w14:paraId="0544D3CE" w14:textId="77777777" w:rsidR="00B44CBB" w:rsidRDefault="00B44CBB">
            <w:pPr>
              <w:spacing w:before="15" w:after="15"/>
              <w:ind w:left="80"/>
              <w:rPr>
                <w:del w:id="224" w:author="NAZ, Mamoona (OLDHAM MEDICAL SERVICES)" w:date="2026-09-22T12:54:00Z" w16du:dateUtc="2026-09-22T16:54:00Z"/>
              </w:rPr>
            </w:pPr>
          </w:p>
        </w:tc>
      </w:tr>
      <w:tr w:rsidR="00B44CBB" w14:paraId="4FA3D25E"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225" w:author="NAZ, Mamoona (OLDHAM MEDICAL SERVICES)" w:date="2026-09-22T12:54:00Z" w16du:dateUtc="2026-09-22T16:54:00Z"/>
        </w:trPr>
        <w:tc>
          <w:tcPr>
            <w:tcW w:w="300" w:type="dxa"/>
          </w:tcPr>
          <w:p w14:paraId="4F1C3E3F" w14:textId="77777777" w:rsidR="00B44CBB" w:rsidRDefault="0022441C">
            <w:pPr>
              <w:spacing w:before="15" w:after="15"/>
              <w:jc w:val="center"/>
              <w:rPr>
                <w:del w:id="226" w:author="NAZ, Mamoona (OLDHAM MEDICAL SERVICES)" w:date="2026-09-22T12:54:00Z" w16du:dateUtc="2026-09-22T16:54:00Z"/>
              </w:rPr>
            </w:pPr>
            <w:del w:id="227" w:author="NAZ, Mamoona (OLDHAM MEDICAL SERVICES)" w:date="2026-09-22T12:54:00Z" w16du:dateUtc="2026-09-22T16:54:00Z">
              <w:r>
                <w:rPr>
                  <w:sz w:val="32"/>
                  <w:szCs w:val="32"/>
                </w:rPr>
                <w:delText>26</w:delText>
              </w:r>
            </w:del>
          </w:p>
        </w:tc>
        <w:tc>
          <w:tcPr>
            <w:tcW w:w="300" w:type="dxa"/>
          </w:tcPr>
          <w:p w14:paraId="098CD11B" w14:textId="77777777" w:rsidR="00B44CBB" w:rsidRDefault="0022441C">
            <w:pPr>
              <w:spacing w:before="15" w:after="15"/>
              <w:jc w:val="center"/>
              <w:rPr>
                <w:del w:id="228" w:author="NAZ, Mamoona (OLDHAM MEDICAL SERVICES)" w:date="2026-09-22T12:54:00Z" w16du:dateUtc="2026-09-22T16:54:00Z"/>
              </w:rPr>
            </w:pPr>
            <w:del w:id="229" w:author="NAZ, Mamoona (OLDHAM MEDICAL SERVICES)" w:date="2026-09-22T12:54:00Z" w16du:dateUtc="2026-09-22T16:54:00Z">
              <w:r>
                <w:rPr>
                  <w:sz w:val="32"/>
                  <w:szCs w:val="32"/>
                </w:rPr>
                <w:delText>Wed</w:delText>
              </w:r>
            </w:del>
          </w:p>
        </w:tc>
        <w:tc>
          <w:tcPr>
            <w:tcW w:w="4400" w:type="dxa"/>
          </w:tcPr>
          <w:p w14:paraId="7A3EA098" w14:textId="77777777" w:rsidR="00B44CBB" w:rsidRDefault="00B44CBB">
            <w:pPr>
              <w:spacing w:before="15" w:after="15"/>
              <w:ind w:left="80"/>
              <w:rPr>
                <w:del w:id="230" w:author="NAZ, Mamoona (OLDHAM MEDICAL SERVICES)" w:date="2026-09-22T12:54:00Z" w16du:dateUtc="2026-09-22T16:54:00Z"/>
              </w:rPr>
            </w:pPr>
          </w:p>
        </w:tc>
      </w:tr>
      <w:tr w:rsidR="00B44CBB" w14:paraId="14344B2F"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231" w:author="NAZ, Mamoona (OLDHAM MEDICAL SERVICES)" w:date="2026-09-22T12:54:00Z" w16du:dateUtc="2026-09-22T16:54:00Z"/>
        </w:trPr>
        <w:tc>
          <w:tcPr>
            <w:tcW w:w="300" w:type="dxa"/>
          </w:tcPr>
          <w:p w14:paraId="5ACA303F" w14:textId="77777777" w:rsidR="00B44CBB" w:rsidRDefault="0022441C">
            <w:pPr>
              <w:spacing w:before="15" w:after="15"/>
              <w:jc w:val="center"/>
              <w:rPr>
                <w:del w:id="232" w:author="NAZ, Mamoona (OLDHAM MEDICAL SERVICES)" w:date="2026-09-22T12:54:00Z" w16du:dateUtc="2026-09-22T16:54:00Z"/>
              </w:rPr>
            </w:pPr>
            <w:del w:id="233" w:author="NAZ, Mamoona (OLDHAM MEDICAL SERVICES)" w:date="2026-09-22T12:54:00Z" w16du:dateUtc="2026-09-22T16:54:00Z">
              <w:r>
                <w:rPr>
                  <w:sz w:val="32"/>
                  <w:szCs w:val="32"/>
                </w:rPr>
                <w:delText>27</w:delText>
              </w:r>
            </w:del>
          </w:p>
        </w:tc>
        <w:tc>
          <w:tcPr>
            <w:tcW w:w="300" w:type="dxa"/>
          </w:tcPr>
          <w:p w14:paraId="19A9C166" w14:textId="77777777" w:rsidR="00B44CBB" w:rsidRDefault="0022441C">
            <w:pPr>
              <w:spacing w:before="15" w:after="15"/>
              <w:jc w:val="center"/>
              <w:rPr>
                <w:del w:id="234" w:author="NAZ, Mamoona (OLDHAM MEDICAL SERVICES)" w:date="2026-09-22T12:54:00Z" w16du:dateUtc="2026-09-22T16:54:00Z"/>
              </w:rPr>
            </w:pPr>
            <w:del w:id="235" w:author="NAZ, Mamoona (OLDHAM MEDICAL SERVICES)" w:date="2026-09-22T12:54:00Z" w16du:dateUtc="2026-09-22T16:54:00Z">
              <w:r>
                <w:rPr>
                  <w:sz w:val="32"/>
                  <w:szCs w:val="32"/>
                </w:rPr>
                <w:delText>Thu</w:delText>
              </w:r>
            </w:del>
          </w:p>
        </w:tc>
        <w:tc>
          <w:tcPr>
            <w:tcW w:w="4400" w:type="dxa"/>
          </w:tcPr>
          <w:p w14:paraId="206D17BC" w14:textId="77777777" w:rsidR="00B44CBB" w:rsidRDefault="00B44CBB">
            <w:pPr>
              <w:spacing w:before="15" w:after="15"/>
              <w:ind w:left="80"/>
              <w:rPr>
                <w:del w:id="236" w:author="NAZ, Mamoona (OLDHAM MEDICAL SERVICES)" w:date="2026-09-22T12:54:00Z" w16du:dateUtc="2026-09-22T16:54:00Z"/>
              </w:rPr>
            </w:pPr>
          </w:p>
        </w:tc>
      </w:tr>
      <w:tr w:rsidR="00B44CBB" w14:paraId="19F63229"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237" w:author="NAZ, Mamoona (OLDHAM MEDICAL SERVICES)" w:date="2026-09-22T12:54:00Z" w16du:dateUtc="2026-09-22T16:54:00Z"/>
        </w:trPr>
        <w:tc>
          <w:tcPr>
            <w:tcW w:w="300" w:type="dxa"/>
          </w:tcPr>
          <w:p w14:paraId="35351348" w14:textId="77777777" w:rsidR="00B44CBB" w:rsidRDefault="0022441C">
            <w:pPr>
              <w:spacing w:before="15" w:after="15"/>
              <w:jc w:val="center"/>
              <w:rPr>
                <w:del w:id="238" w:author="NAZ, Mamoona (OLDHAM MEDICAL SERVICES)" w:date="2026-09-22T12:54:00Z" w16du:dateUtc="2026-09-22T16:54:00Z"/>
              </w:rPr>
            </w:pPr>
            <w:del w:id="239" w:author="NAZ, Mamoona (OLDHAM MEDICAL SERVICES)" w:date="2026-09-22T12:54:00Z" w16du:dateUtc="2026-09-22T16:54:00Z">
              <w:r>
                <w:rPr>
                  <w:sz w:val="32"/>
                  <w:szCs w:val="32"/>
                </w:rPr>
                <w:delText>28</w:delText>
              </w:r>
            </w:del>
          </w:p>
        </w:tc>
        <w:tc>
          <w:tcPr>
            <w:tcW w:w="300" w:type="dxa"/>
          </w:tcPr>
          <w:p w14:paraId="50317664" w14:textId="77777777" w:rsidR="00B44CBB" w:rsidRDefault="0022441C">
            <w:pPr>
              <w:spacing w:before="15" w:after="15"/>
              <w:jc w:val="center"/>
              <w:rPr>
                <w:del w:id="240" w:author="NAZ, Mamoona (OLDHAM MEDICAL SERVICES)" w:date="2026-09-22T12:54:00Z" w16du:dateUtc="2026-09-22T16:54:00Z"/>
              </w:rPr>
            </w:pPr>
            <w:del w:id="241" w:author="NAZ, Mamoona (OLDHAM MEDICAL SERVICES)" w:date="2026-09-22T12:54:00Z" w16du:dateUtc="2026-09-22T16:54:00Z">
              <w:r>
                <w:rPr>
                  <w:sz w:val="32"/>
                  <w:szCs w:val="32"/>
                </w:rPr>
                <w:delText>Fri</w:delText>
              </w:r>
            </w:del>
          </w:p>
        </w:tc>
        <w:tc>
          <w:tcPr>
            <w:tcW w:w="4400" w:type="dxa"/>
          </w:tcPr>
          <w:p w14:paraId="1497ADE0" w14:textId="77777777" w:rsidR="00B44CBB" w:rsidRDefault="00B44CBB">
            <w:pPr>
              <w:spacing w:before="15" w:after="15"/>
              <w:ind w:left="80"/>
              <w:rPr>
                <w:del w:id="242" w:author="NAZ, Mamoona (OLDHAM MEDICAL SERVICES)" w:date="2026-09-22T12:54:00Z" w16du:dateUtc="2026-09-22T16:54:00Z"/>
              </w:rPr>
            </w:pPr>
          </w:p>
        </w:tc>
      </w:tr>
      <w:tr w:rsidR="00B44CBB" w14:paraId="74C960AB"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243" w:author="NAZ, Mamoona (OLDHAM MEDICAL SERVICES)" w:date="2026-09-22T12:54:00Z" w16du:dateUtc="2026-09-22T16:54:00Z"/>
        </w:trPr>
        <w:tc>
          <w:tcPr>
            <w:tcW w:w="300" w:type="dxa"/>
          </w:tcPr>
          <w:p w14:paraId="14EF02D3" w14:textId="77777777" w:rsidR="00B44CBB" w:rsidRDefault="00B44CBB">
            <w:pPr>
              <w:spacing w:before="15" w:after="15"/>
              <w:jc w:val="center"/>
              <w:rPr>
                <w:del w:id="244" w:author="NAZ, Mamoona (OLDHAM MEDICAL SERVICES)" w:date="2026-09-22T12:54:00Z" w16du:dateUtc="2026-09-22T16:54:00Z"/>
              </w:rPr>
            </w:pPr>
          </w:p>
        </w:tc>
        <w:tc>
          <w:tcPr>
            <w:tcW w:w="300" w:type="dxa"/>
          </w:tcPr>
          <w:p w14:paraId="304C0769" w14:textId="77777777" w:rsidR="00B44CBB" w:rsidRDefault="00B44CBB">
            <w:pPr>
              <w:spacing w:before="15" w:after="15"/>
              <w:jc w:val="center"/>
              <w:rPr>
                <w:del w:id="245" w:author="NAZ, Mamoona (OLDHAM MEDICAL SERVICES)" w:date="2026-09-22T12:54:00Z" w16du:dateUtc="2026-09-22T16:54:00Z"/>
              </w:rPr>
            </w:pPr>
          </w:p>
        </w:tc>
        <w:tc>
          <w:tcPr>
            <w:tcW w:w="4400" w:type="dxa"/>
          </w:tcPr>
          <w:p w14:paraId="6FC507CE" w14:textId="77777777" w:rsidR="00B44CBB" w:rsidRDefault="00B44CBB">
            <w:pPr>
              <w:spacing w:before="15" w:after="15"/>
              <w:rPr>
                <w:del w:id="246" w:author="NAZ, Mamoona (OLDHAM MEDICAL SERVICES)" w:date="2026-09-22T12:54:00Z" w16du:dateUtc="2026-09-22T16:54:00Z"/>
              </w:rPr>
            </w:pPr>
          </w:p>
        </w:tc>
      </w:tr>
      <w:tr w:rsidR="00B44CBB" w14:paraId="6A6E077F"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247" w:author="NAZ, Mamoona (OLDHAM MEDICAL SERVICES)" w:date="2026-09-22T12:54:00Z" w16du:dateUtc="2026-09-22T16:54:00Z"/>
        </w:trPr>
        <w:tc>
          <w:tcPr>
            <w:tcW w:w="300" w:type="dxa"/>
          </w:tcPr>
          <w:p w14:paraId="6C8E8378" w14:textId="77777777" w:rsidR="00B44CBB" w:rsidRDefault="00B44CBB">
            <w:pPr>
              <w:spacing w:before="15" w:after="15"/>
              <w:jc w:val="center"/>
              <w:rPr>
                <w:del w:id="248" w:author="NAZ, Mamoona (OLDHAM MEDICAL SERVICES)" w:date="2026-09-22T12:54:00Z" w16du:dateUtc="2026-09-22T16:54:00Z"/>
              </w:rPr>
            </w:pPr>
          </w:p>
        </w:tc>
        <w:tc>
          <w:tcPr>
            <w:tcW w:w="300" w:type="dxa"/>
          </w:tcPr>
          <w:p w14:paraId="32567C78" w14:textId="77777777" w:rsidR="00B44CBB" w:rsidRDefault="00B44CBB">
            <w:pPr>
              <w:spacing w:before="15" w:after="15"/>
              <w:jc w:val="center"/>
              <w:rPr>
                <w:del w:id="249" w:author="NAZ, Mamoona (OLDHAM MEDICAL SERVICES)" w:date="2026-09-22T12:54:00Z" w16du:dateUtc="2026-09-22T16:54:00Z"/>
              </w:rPr>
            </w:pPr>
          </w:p>
        </w:tc>
        <w:tc>
          <w:tcPr>
            <w:tcW w:w="4400" w:type="dxa"/>
          </w:tcPr>
          <w:p w14:paraId="3AF1D465" w14:textId="77777777" w:rsidR="00B44CBB" w:rsidRDefault="00B44CBB">
            <w:pPr>
              <w:spacing w:before="15" w:after="15"/>
              <w:rPr>
                <w:del w:id="250" w:author="NAZ, Mamoona (OLDHAM MEDICAL SERVICES)" w:date="2026-09-22T12:54:00Z" w16du:dateUtc="2026-09-22T16:54:00Z"/>
              </w:rPr>
            </w:pPr>
          </w:p>
        </w:tc>
      </w:tr>
      <w:tr w:rsidR="00B44CBB" w14:paraId="43C7B30C" w14:textId="77777777">
        <w:tblPrEx>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bottom w:w="0" w:type="dxa"/>
          </w:tblCellMar>
        </w:tblPrEx>
        <w:trPr>
          <w:trHeight w:val="400"/>
          <w:del w:id="251" w:author="NAZ, Mamoona (OLDHAM MEDICAL SERVICES)" w:date="2026-09-22T12:54:00Z" w16du:dateUtc="2026-09-22T16:54:00Z"/>
        </w:trPr>
        <w:tc>
          <w:tcPr>
            <w:tcW w:w="300" w:type="dxa"/>
          </w:tcPr>
          <w:p w14:paraId="1A22870E" w14:textId="77777777" w:rsidR="00B44CBB" w:rsidRDefault="00B44CBB">
            <w:pPr>
              <w:spacing w:before="15" w:after="15"/>
              <w:jc w:val="center"/>
              <w:rPr>
                <w:del w:id="252" w:author="NAZ, Mamoona (OLDHAM MEDICAL SERVICES)" w:date="2026-09-22T12:54:00Z" w16du:dateUtc="2026-09-22T16:54:00Z"/>
              </w:rPr>
            </w:pPr>
          </w:p>
        </w:tc>
        <w:tc>
          <w:tcPr>
            <w:tcW w:w="300" w:type="dxa"/>
          </w:tcPr>
          <w:p w14:paraId="39A3D77D" w14:textId="77777777" w:rsidR="00B44CBB" w:rsidRDefault="00B44CBB">
            <w:pPr>
              <w:spacing w:before="15" w:after="15"/>
              <w:jc w:val="center"/>
              <w:rPr>
                <w:del w:id="253" w:author="NAZ, Mamoona (OLDHAM MEDICAL SERVICES)" w:date="2026-09-22T12:54:00Z" w16du:dateUtc="2026-09-22T16:54:00Z"/>
              </w:rPr>
            </w:pPr>
          </w:p>
        </w:tc>
        <w:tc>
          <w:tcPr>
            <w:tcW w:w="4400" w:type="dxa"/>
          </w:tcPr>
          <w:p w14:paraId="5D8EA11D" w14:textId="77777777" w:rsidR="00B44CBB" w:rsidRDefault="00B44CBB">
            <w:pPr>
              <w:spacing w:before="15" w:after="15"/>
              <w:rPr>
                <w:del w:id="254" w:author="NAZ, Mamoona (OLDHAM MEDICAL SERVICES)" w:date="2026-09-22T12:54:00Z" w16du:dateUtc="2026-09-22T16:54:00Z"/>
              </w:rPr>
            </w:pPr>
          </w:p>
        </w:tc>
      </w:tr>
    </w:tbl>
    <w:p w14:paraId="5F2CA135" w14:textId="77777777" w:rsidR="00B44CBB" w:rsidRPr="006F1C2D" w:rsidRDefault="0022441C" w:rsidP="006F1C2D">
      <w:pPr>
        <w:rPr>
          <w:b/>
          <w:rPrChange w:id="255" w:author="NAZ, Mamoona (OLDHAM MEDICAL SERVICES)" w:date="2026-09-22T12:54:00Z" w16du:dateUtc="2026-09-22T16:54:00Z">
            <w:rPr/>
          </w:rPrChange>
        </w:rPr>
        <w:pPrChange w:id="256" w:author="NAZ, Mamoona (OLDHAM MEDICAL SERVICES)" w:date="2026-09-22T12:54:00Z" w16du:dateUtc="2026-09-22T16:54:00Z">
          <w:pPr>
            <w:spacing w:before="30"/>
            <w:jc w:val="center"/>
          </w:pPr>
        </w:pPrChange>
      </w:pPr>
      <w:del w:id="257" w:author="NAZ, Mamoona (OLDHAM MEDICAL SERVICES)" w:date="2026-09-22T12:54:00Z" w16du:dateUtc="2026-09-22T16:54:00Z">
        <w:r>
          <w:rPr>
            <w:sz w:val="28"/>
            <w:szCs w:val="28"/>
          </w:rPr>
          <w:delText>© PrintableCalendar4U.Com</w:delText>
        </w:r>
      </w:del>
    </w:p>
    <w:sectPr w:rsidR="00B44CBB" w:rsidRPr="006F1C2D">
      <w:pgSz w:w="11906" w:h="16838" w:orient="portrait"/>
      <w:pgMar w:top="1440" w:right="1440" w:bottom="1440" w:left="1440" w:header="708" w:footer="708" w:gutter="0"/>
      <w:cols w:space="708"/>
      <w:docGrid w:linePitch="360"/>
      <w:sectPrChange w:id="258" w:author="NAZ, Mamoona (OLDHAM MEDICAL SERVICES)" w:date="2026-09-22T12:54:00Z" w16du:dateUtc="2026-09-22T16:54:00Z">
        <w:sectPr w:rsidR="00B44CBB" w:rsidRPr="006F1C2D">
          <w:pgSz w:w="24480" w:h="15840" w:orient="landscape"/>
          <w:pgMar w:top="1000" w:right="1440" w:bottom="1000" w:left="1440" w:header="720" w:footer="720" w:gutter="0"/>
          <w:cols w:space="720"/>
          <w:docGrid w:linePitch="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44CBB"/>
    <w:rsid w:val="0008331C"/>
    <w:rsid w:val="00254AB7"/>
    <w:rsid w:val="00484A2C"/>
    <w:rsid w:val="00677B90"/>
    <w:rsid w:val="006F1C2D"/>
    <w:rsid w:val="00796251"/>
    <w:rsid w:val="00875E83"/>
    <w:rsid w:val="008D6DBC"/>
    <w:rsid w:val="009337CB"/>
    <w:rsid w:val="00A8494F"/>
    <w:rsid w:val="00B44CBB"/>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704983"/>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54:00Z">
        <w:pPr>
          <w:jc w:val="both"/>
        </w:pPr>
      </w:pPrChange>
    </w:pPr>
    <w:rPr>
      <w:rFonts w:asciiTheme="minorHAnsi" w:eastAsiaTheme="minorHAnsi" w:hAnsiTheme="minorHAnsi" w:cs="Times New Roman"/>
      <w:sz w:val="24"/>
      <w:szCs w:val="24"/>
      <w:lang w:val="en-GB"/>
      <w:rPrChange w:id="0" w:author="NAZ, Mamoona (OLDHAM MEDICAL SERVICES)" w:date="2026-09-22T12:54:00Z">
        <w:rPr>
          <w:rFonts w:ascii="Arial" w:eastAsia="Arial" w:hAnsi="Arial" w:cs="Arial"/>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styleId="ListParagraph">
    <w:name w:val="List Paragraph"/>
    <w:basedOn w:val="Normal"/>
    <w:uiPriority w:val="34"/>
    <w:qFormat/>
    <w:rsid w:val="006F1C2D"/>
    <w:pPr>
      <w:ind w:left="720"/>
      <w:contextualSpacing/>
      <w:pPrChange w:id="1" w:author="NAZ, Mamoona (OLDHAM MEDICAL SERVICES)" w:date="2026-09-22T12:54:00Z">
        <w:pPr>
          <w:ind w:left="720"/>
          <w:contextualSpacing/>
        </w:pPr>
      </w:pPrChange>
    </w:pPr>
    <w:rPr>
      <w:rPrChange w:id="1" w:author="NAZ, Mamoona (OLDHAM MEDICAL SERVICES)" w:date="2026-09-22T12:54: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487</Words>
  <Characters>2782</Characters>
  <Application>Microsoft Office Word</Application>
  <DocSecurity>0</DocSecurity>
  <Lines>23</Lines>
  <Paragraphs>6</Paragraphs>
  <ScaleCrop>false</ScaleCrop>
  <Manager/>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Lined Calendar February 2025 with US Holidays, Sunday start (Landscape, Tabloid paper size)</dc:title>
  <dc:subject/>
  <dc:creator>PrintableCalendar4U.Com</dc:creator>
  <cp:keywords>2025 word calendar</cp:keywords>
  <dc:description>Download more at PrintableCalendar4U.Com</dc:description>
  <cp:lastModifiedBy>Arthur Souza Rodrigues</cp:lastModifiedBy>
  <cp:revision>1</cp:revision>
  <dcterms:created xsi:type="dcterms:W3CDTF">2025-09-14T05:21:00Z</dcterms:created>
  <dcterms:modified xsi:type="dcterms:W3CDTF">2026-09-22T16:54:00Z</dcterms:modified>
  <cp:category/>
</cp:coreProperties>
</file>