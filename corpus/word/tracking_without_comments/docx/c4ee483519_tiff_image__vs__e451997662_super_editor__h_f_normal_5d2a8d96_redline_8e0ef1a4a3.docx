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34ED4" w14:textId="77777777" w:rsidR="00BB437E" w:rsidRPr="00707476" w:rsidRDefault="00152737">
      <w:pPr>
        <w:rPr>
          <w:rFonts w:ascii="Arial" w:hAnsi="Arial"/>
          <w:sz w:val="32"/>
          <w:rPrChange w:id="20" w:author="Mary Jones" w:date="2026-08-03T22:25:00Z" w16du:dateUtc="2026-08-04T02:25:00Z">
            <w:rPr/>
          </w:rPrChange>
        </w:rPr>
      </w:pPr>
      <w:ins w:id="21" w:author="Mary Jones" w:date="2026-08-03T22:25:00Z" w16du:dateUtc="2026-08-04T02:25:00Z">
        <w:r w:rsidRPr="00707476">
          <w:rPr>
            <w:rFonts w:ascii="Arial" w:hAnsi="Arial" w:cs="Arial"/>
            <w:sz w:val="32"/>
            <w:szCs w:val="32"/>
          </w:rPr>
          <w:t>This is a</w:t>
        </w:r>
      </w:ins>
      <w:del w:id="22" w:author="Mary Jones" w:date="2026-08-03T22:25:00Z" w16du:dateUtc="2026-08-04T02:25:00Z">
        <w:r w:rsidR="009355C6">
          <w:delText>TIFF test</w:delText>
        </w:r>
      </w:del>
      <w:r w:rsidR="009355C6" w:rsidRPr="00707476">
        <w:rPr>
          <w:rFonts w:ascii="Arial" w:hAnsi="Arial"/>
          <w:sz w:val="32"/>
          <w:rPrChange w:id="23" w:author="Mary Jones" w:date="2026-08-03T22:25:00Z" w16du:dateUtc="2026-08-04T02:25:00Z">
            <w:rPr/>
          </w:rPrChange>
        </w:rPr>
        <w:t xml:space="preserve"> document</w:t>
      </w:r>
      <w:ins w:id="24" w:author="Mary Jones" w:date="2026-08-03T22:25:00Z" w16du:dateUtc="2026-08-04T02:25:00Z">
        <w:r w:rsidRPr="00707476">
          <w:rPr>
            <w:rFonts w:ascii="Arial" w:hAnsi="Arial" w:cs="Arial"/>
            <w:sz w:val="32"/>
            <w:szCs w:val="32"/>
          </w:rPr>
          <w:t xml:space="preserve"> with:</w:t>
        </w:r>
      </w:ins>
    </w:p>
    <w:p w14:paraId="356D25C4" w14:textId="77777777" w:rsidR="00152737" w:rsidRPr="00707476" w:rsidRDefault="00152737" w:rsidP="00152737">
      <w:pPr>
        <w:pStyle w:val="ListParagraph"/>
        <w:numPr>
          <w:ilvl w:val="0"/>
          <w:numId w:val="1"/>
        </w:numPr>
        <w:rPr>
          <w:ins w:id="25" w:author="Mary Jones" w:date="2026-08-03T22:25:00Z" w16du:dateUtc="2026-08-04T02:25:00Z"/>
          <w:rFonts w:ascii="Arial" w:hAnsi="Arial" w:cs="Arial"/>
          <w:sz w:val="32"/>
          <w:szCs w:val="32"/>
        </w:rPr>
      </w:pPr>
      <w:ins w:id="26" w:author="Mary Jones" w:date="2026-08-03T22:25:00Z" w16du:dateUtc="2026-08-04T02:25:00Z">
        <w:r w:rsidRPr="00707476">
          <w:rPr>
            <w:rFonts w:ascii="Arial" w:hAnsi="Arial" w:cs="Arial"/>
            <w:sz w:val="32"/>
            <w:szCs w:val="32"/>
          </w:rPr>
          <w:t>normal headers and footers defined</w:t>
        </w:r>
        <w:r>
          <w:rPr>
            <w:rFonts w:ascii="Arial" w:hAnsi="Arial" w:cs="Arial"/>
            <w:sz w:val="32"/>
            <w:szCs w:val="32"/>
          </w:rPr>
          <w:t xml:space="preserve"> - ON</w:t>
        </w:r>
      </w:ins>
    </w:p>
    <w:p w14:paraId="374E9A75" w14:textId="3D0EB384" w:rsidR="00152737" w:rsidRPr="00707476" w:rsidRDefault="00152737" w:rsidP="00152737">
      <w:pPr>
        <w:pStyle w:val="ListParagraph"/>
        <w:numPr>
          <w:ilvl w:val="0"/>
          <w:numId w:val="1"/>
        </w:numPr>
        <w:rPr>
          <w:ins w:id="27" w:author="Mary Jones" w:date="2026-08-03T22:25:00Z" w16du:dateUtc="2026-08-04T02:25:00Z"/>
          <w:rFonts w:ascii="Arial" w:hAnsi="Arial" w:cs="Arial"/>
          <w:sz w:val="32"/>
          <w:szCs w:val="32"/>
        </w:rPr>
      </w:pPr>
      <w:ins w:id="28" w:author="Mary Jones" w:date="2026-08-03T22:25:00Z" w16du:dateUtc="2026-08-04T02:25:00Z">
        <w:r w:rsidRPr="00707476">
          <w:rPr>
            <w:rFonts w:ascii="Arial" w:hAnsi="Arial" w:cs="Arial"/>
            <w:sz w:val="32"/>
            <w:szCs w:val="32"/>
          </w:rPr>
          <w:t xml:space="preserve">odd/even headers and footers </w:t>
        </w:r>
        <w:r>
          <w:rPr>
            <w:rFonts w:ascii="Arial" w:hAnsi="Arial" w:cs="Arial"/>
            <w:sz w:val="32"/>
            <w:szCs w:val="32"/>
          </w:rPr>
          <w:t xml:space="preserve">NOT </w:t>
        </w:r>
        <w:r w:rsidRPr="00707476">
          <w:rPr>
            <w:rFonts w:ascii="Arial" w:hAnsi="Arial" w:cs="Arial"/>
            <w:sz w:val="32"/>
            <w:szCs w:val="32"/>
          </w:rPr>
          <w:t>defined</w:t>
        </w:r>
      </w:ins>
    </w:p>
    <w:p w14:paraId="5D885491" w14:textId="232AA19D" w:rsidR="00152737" w:rsidRPr="00707476" w:rsidRDefault="00152737" w:rsidP="00152737">
      <w:pPr>
        <w:pStyle w:val="ListParagraph"/>
        <w:numPr>
          <w:ilvl w:val="0"/>
          <w:numId w:val="1"/>
        </w:numPr>
        <w:rPr>
          <w:ins w:id="29" w:author="Mary Jones" w:date="2026-08-03T22:25:00Z" w16du:dateUtc="2026-08-04T02:25:00Z"/>
          <w:rFonts w:ascii="Arial" w:hAnsi="Arial" w:cs="Arial"/>
          <w:sz w:val="32"/>
          <w:szCs w:val="32"/>
        </w:rPr>
      </w:pPr>
      <w:ins w:id="30" w:author="Mary Jones" w:date="2026-08-03T22:25:00Z" w16du:dateUtc="2026-08-04T02:25:00Z">
        <w:r w:rsidRPr="00707476">
          <w:rPr>
            <w:rFonts w:ascii="Arial" w:hAnsi="Arial" w:cs="Arial"/>
            <w:sz w:val="32"/>
            <w:szCs w:val="32"/>
          </w:rPr>
          <w:t xml:space="preserve">first page header and footer </w:t>
        </w:r>
        <w:r>
          <w:rPr>
            <w:rFonts w:ascii="Arial" w:hAnsi="Arial" w:cs="Arial"/>
            <w:sz w:val="32"/>
            <w:szCs w:val="32"/>
          </w:rPr>
          <w:t xml:space="preserve">NOT </w:t>
        </w:r>
        <w:r w:rsidRPr="00707476">
          <w:rPr>
            <w:rFonts w:ascii="Arial" w:hAnsi="Arial" w:cs="Arial"/>
            <w:sz w:val="32"/>
            <w:szCs w:val="32"/>
          </w:rPr>
          <w:t>defined</w:t>
        </w:r>
      </w:ins>
    </w:p>
    <w:p w14:paraId="2B412BFF" w14:textId="77777777" w:rsidR="004F01DB" w:rsidRDefault="004F01DB">
      <w:pPr>
        <w:rPr>
          <w:ins w:id="31" w:author="Mary Jones" w:date="2026-08-03T22:25:00Z" w16du:dateUtc="2026-08-04T02:25:00Z"/>
        </w:rPr>
      </w:pPr>
    </w:p>
    <w:p w14:paraId="00CD8ECF" w14:textId="77777777" w:rsidR="004F01DB" w:rsidRDefault="004F01DB" w:rsidP="004F01DB">
      <w:pPr>
        <w:rPr>
          <w:ins w:id="32" w:author="Mary Jones" w:date="2026-08-03T22:25:00Z" w16du:dateUtc="2026-08-04T02:25:00Z"/>
        </w:rPr>
      </w:pPr>
      <w:ins w:id="33" w:author="Mary Jones" w:date="2026-08-03T22:25:00Z" w16du:dateUtc="2026-08-04T02: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68EC38CB" w14:textId="77777777" w:rsidR="004F01DB" w:rsidRDefault="004F01DB" w:rsidP="004F01DB">
      <w:pPr>
        <w:rPr>
          <w:ins w:id="34" w:author="Mary Jones" w:date="2026-08-03T22:25:00Z" w16du:dateUtc="2026-08-04T02:25:00Z"/>
        </w:rPr>
      </w:pPr>
    </w:p>
    <w:p w14:paraId="494BBA49" w14:textId="77777777" w:rsidR="004F01DB" w:rsidRDefault="004F01DB" w:rsidP="004F01DB">
      <w:pPr>
        <w:rPr>
          <w:ins w:id="35" w:author="Mary Jones" w:date="2026-08-03T22:25:00Z" w16du:dateUtc="2026-08-04T02:25:00Z"/>
        </w:rPr>
      </w:pPr>
      <w:ins w:id="36" w:author="Mary Jones" w:date="2026-08-03T22:25:00Z" w16du:dateUtc="2026-08-04T02: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79364F18" w14:textId="77777777" w:rsidR="004F01DB" w:rsidRDefault="004F01DB" w:rsidP="004F01DB">
      <w:pPr>
        <w:rPr>
          <w:ins w:id="37" w:author="Mary Jones" w:date="2026-08-03T22:25:00Z" w16du:dateUtc="2026-08-04T02:25:00Z"/>
        </w:rPr>
      </w:pPr>
    </w:p>
    <w:p w14:paraId="33853DFC" w14:textId="77777777" w:rsidR="004F01DB" w:rsidRDefault="004F01DB" w:rsidP="004F01DB">
      <w:pPr>
        <w:rPr>
          <w:ins w:id="38" w:author="Mary Jones" w:date="2026-08-03T22:25:00Z" w16du:dateUtc="2026-08-04T02:25:00Z"/>
        </w:rPr>
      </w:pPr>
      <w:ins w:id="39" w:author="Mary Jones" w:date="2026-08-03T22:25:00Z" w16du:dateUtc="2026-08-04T02: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9A7C68A" w14:textId="77777777" w:rsidR="004F01DB" w:rsidRDefault="004F01DB" w:rsidP="004F01DB">
      <w:pPr>
        <w:rPr>
          <w:ins w:id="40" w:author="Mary Jones" w:date="2026-08-03T22:25:00Z" w16du:dateUtc="2026-08-04T02:25:00Z"/>
        </w:rPr>
      </w:pPr>
    </w:p>
    <w:p w14:paraId="54785561" w14:textId="77777777" w:rsidR="004F01DB" w:rsidRDefault="004F01DB" w:rsidP="004F01DB">
      <w:pPr>
        <w:rPr>
          <w:ins w:id="41" w:author="Mary Jones" w:date="2026-08-03T22:25:00Z" w16du:dateUtc="2026-08-04T02:25:00Z"/>
        </w:rPr>
      </w:pPr>
      <w:ins w:id="42" w:author="Mary Jones" w:date="2026-08-03T22:25:00Z" w16du:dateUtc="2026-08-04T02:25:00Z">
        <w:r>
          <w:lastRenderedPageBreak/>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27703B63" w14:textId="77777777" w:rsidR="004F01DB" w:rsidRDefault="004F01DB" w:rsidP="004F01DB">
      <w:pPr>
        <w:rPr>
          <w:ins w:id="43" w:author="Mary Jones" w:date="2026-08-03T22:25:00Z" w16du:dateUtc="2026-08-04T02:25:00Z"/>
        </w:rPr>
      </w:pPr>
    </w:p>
    <w:p w14:paraId="17A313F1" w14:textId="77777777" w:rsidR="004F01DB" w:rsidRDefault="004F01DB" w:rsidP="004F01DB">
      <w:pPr>
        <w:rPr>
          <w:ins w:id="44" w:author="Mary Jones" w:date="2026-08-03T22:25:00Z" w16du:dateUtc="2026-08-04T02:25:00Z"/>
        </w:rPr>
      </w:pPr>
      <w:ins w:id="45" w:author="Mary Jones" w:date="2026-08-03T22:25:00Z" w16du:dateUtc="2026-08-04T02:25:00Z">
        <w:r>
          <w:t>The patent license would not permit the full notice is found. One line to give attribution in the following disclaimer. Redistributions in binary form and its documentation for any purpose with or without fee is required.</w:t>
        </w:r>
      </w:ins>
    </w:p>
    <w:p w14:paraId="6640C942" w14:textId="77777777" w:rsidR="004F01DB" w:rsidRDefault="004F01DB" w:rsidP="004F01DB">
      <w:pPr>
        <w:rPr>
          <w:ins w:id="46" w:author="Mary Jones" w:date="2026-08-03T22:25:00Z" w16du:dateUtc="2026-08-04T02:25:00Z"/>
        </w:rPr>
      </w:pPr>
    </w:p>
    <w:p w14:paraId="5E75D878" w14:textId="77777777" w:rsidR="004F01DB" w:rsidRDefault="004F01DB" w:rsidP="004F01DB">
      <w:pPr>
        <w:rPr>
          <w:ins w:id="47" w:author="Mary Jones" w:date="2026-08-03T22:25:00Z" w16du:dateUtc="2026-08-04T02:25:00Z"/>
        </w:rPr>
      </w:pPr>
      <w:ins w:id="48" w:author="Mary Jones" w:date="2026-08-03T22:25:00Z" w16du:dateUtc="2026-08-04T02: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9FE5838" w14:textId="77777777" w:rsidR="004F01DB" w:rsidRDefault="004F01DB" w:rsidP="004F01DB">
      <w:pPr>
        <w:rPr>
          <w:ins w:id="49" w:author="Mary Jones" w:date="2026-08-03T22:25:00Z" w16du:dateUtc="2026-08-04T02:25:00Z"/>
        </w:rPr>
      </w:pPr>
    </w:p>
    <w:p w14:paraId="5D8B5A5F" w14:textId="77777777" w:rsidR="004F01DB" w:rsidRDefault="004F01DB" w:rsidP="004F01DB">
      <w:pPr>
        <w:rPr>
          <w:ins w:id="50" w:author="Mary Jones" w:date="2026-08-03T22:25:00Z" w16du:dateUtc="2026-08-04T02:25:00Z"/>
        </w:rPr>
      </w:pPr>
      <w:ins w:id="51" w:author="Mary Jones" w:date="2026-08-03T22:25:00Z" w16du:dateUtc="2026-08-04T02: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4616DC48" w14:textId="77777777" w:rsidR="004F01DB" w:rsidRDefault="004F01DB" w:rsidP="004F01DB">
      <w:pPr>
        <w:rPr>
          <w:ins w:id="52" w:author="Mary Jones" w:date="2026-08-03T22:25:00Z" w16du:dateUtc="2026-08-04T02:25:00Z"/>
        </w:rPr>
      </w:pPr>
    </w:p>
    <w:p w14:paraId="760D93F7" w14:textId="77777777" w:rsidR="004F01DB" w:rsidRDefault="004F01DB" w:rsidP="004F01DB">
      <w:pPr>
        <w:rPr>
          <w:ins w:id="53" w:author="Mary Jones" w:date="2026-08-03T22:25:00Z" w16du:dateUtc="2026-08-04T02:25:00Z"/>
        </w:rPr>
      </w:pPr>
      <w:ins w:id="54" w:author="Mary Jones" w:date="2026-08-03T22:25:00Z" w16du:dateUtc="2026-08-04T02: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01F25475" w14:textId="77777777" w:rsidR="004F01DB" w:rsidRDefault="004F01DB" w:rsidP="004F01DB">
      <w:pPr>
        <w:rPr>
          <w:ins w:id="55" w:author="Mary Jones" w:date="2026-08-03T22:25:00Z" w16du:dateUtc="2026-08-04T02:25:00Z"/>
        </w:rPr>
      </w:pPr>
    </w:p>
    <w:p w14:paraId="489ECB5E" w14:textId="77777777" w:rsidR="004F01DB" w:rsidRDefault="004F01DB" w:rsidP="004F01DB">
      <w:pPr>
        <w:rPr>
          <w:ins w:id="56" w:author="Mary Jones" w:date="2026-08-03T22:25:00Z" w16du:dateUtc="2026-08-04T02:25:00Z"/>
        </w:rPr>
      </w:pPr>
      <w:ins w:id="57" w:author="Mary Jones" w:date="2026-08-03T22:25:00Z" w16du:dateUtc="2026-08-04T02: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ECBE34" w14:textId="77777777" w:rsidR="004F01DB" w:rsidRDefault="004F01DB" w:rsidP="004F01DB">
      <w:pPr>
        <w:rPr>
          <w:ins w:id="58" w:author="Mary Jones" w:date="2026-08-03T22:25:00Z" w16du:dateUtc="2026-08-04T02:25:00Z"/>
        </w:rPr>
      </w:pPr>
    </w:p>
    <w:p w14:paraId="2B498E55" w14:textId="77777777" w:rsidR="004F01DB" w:rsidRDefault="004F01DB" w:rsidP="004F01DB">
      <w:pPr>
        <w:rPr>
          <w:ins w:id="59" w:author="Mary Jones" w:date="2026-08-03T22:25:00Z" w16du:dateUtc="2026-08-04T02:25:00Z"/>
        </w:rPr>
      </w:pPr>
      <w:ins w:id="60" w:author="Mary Jones" w:date="2026-08-03T22:25:00Z" w16du:dateUtc="2026-08-04T02: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3FE62A9F" w14:textId="77777777" w:rsidR="004F01DB" w:rsidRDefault="004F01DB" w:rsidP="004F01DB">
      <w:pPr>
        <w:rPr>
          <w:ins w:id="61" w:author="Mary Jones" w:date="2026-08-03T22:25:00Z" w16du:dateUtc="2026-08-04T02:25:00Z"/>
        </w:rPr>
      </w:pPr>
    </w:p>
    <w:p w14:paraId="7BFDE422" w14:textId="77777777" w:rsidR="004F01DB" w:rsidRDefault="004F01DB" w:rsidP="004F01DB">
      <w:pPr>
        <w:rPr>
          <w:ins w:id="62" w:author="Mary Jones" w:date="2026-08-03T22:25:00Z" w16du:dateUtc="2026-08-04T02:25:00Z"/>
        </w:rPr>
      </w:pPr>
      <w:ins w:id="63" w:author="Mary Jones" w:date="2026-08-03T22:25:00Z" w16du:dateUtc="2026-08-04T02: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5625EC67" w14:textId="77777777" w:rsidR="004F01DB" w:rsidRDefault="004F01DB" w:rsidP="004F01DB">
      <w:pPr>
        <w:rPr>
          <w:ins w:id="64" w:author="Mary Jones" w:date="2026-08-03T22:25:00Z" w16du:dateUtc="2026-08-04T02:25:00Z"/>
        </w:rPr>
      </w:pPr>
    </w:p>
    <w:p w14:paraId="07EB1598" w14:textId="77777777" w:rsidR="004F01DB" w:rsidRDefault="004F01DB" w:rsidP="004F01DB">
      <w:pPr>
        <w:rPr>
          <w:ins w:id="65" w:author="Mary Jones" w:date="2026-08-03T22:25:00Z" w16du:dateUtc="2026-08-04T02:25:00Z"/>
        </w:rPr>
      </w:pPr>
      <w:ins w:id="66" w:author="Mary Jones" w:date="2026-08-03T22:25:00Z" w16du:dateUtc="2026-08-04T02: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60A82A74" w14:textId="77777777" w:rsidR="004F01DB" w:rsidRDefault="004F01DB" w:rsidP="004F01DB">
      <w:pPr>
        <w:rPr>
          <w:ins w:id="67" w:author="Mary Jones" w:date="2026-08-03T22:25:00Z" w16du:dateUtc="2026-08-04T02:25:00Z"/>
        </w:rPr>
      </w:pPr>
    </w:p>
    <w:p w14:paraId="3971476F" w14:textId="2E7193DC" w:rsidR="004F01DB" w:rsidRDefault="004F01DB" w:rsidP="004F01DB">
      <w:pPr>
        <w:rPr>
          <w:ins w:id="68" w:author="Mary Jones" w:date="2026-08-03T22:25:00Z" w16du:dateUtc="2026-08-04T02:25:00Z"/>
        </w:rPr>
      </w:pPr>
      <w:ins w:id="69" w:author="Mary Jones" w:date="2026-08-03T22:25:00Z" w16du:dateUtc="2026-08-04T02: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44888E06" w14:textId="77777777" w:rsidR="004F01DB" w:rsidRDefault="004F01DB" w:rsidP="004F01DB">
      <w:pPr>
        <w:rPr>
          <w:ins w:id="70" w:author="Mary Jones" w:date="2026-08-03T22:25:00Z" w16du:dateUtc="2026-08-04T02:25:00Z"/>
        </w:rPr>
      </w:pPr>
    </w:p>
    <w:p w14:paraId="7C18433F" w14:textId="77777777" w:rsidR="004F01DB" w:rsidRDefault="004F01DB" w:rsidP="004F01DB">
      <w:pPr>
        <w:rPr>
          <w:ins w:id="71" w:author="Mary Jones" w:date="2026-08-03T22:25:00Z" w16du:dateUtc="2026-08-04T02:25:00Z"/>
        </w:rPr>
      </w:pPr>
      <w:ins w:id="72" w:author="Mary Jones" w:date="2026-08-03T22:25:00Z" w16du:dateUtc="2026-08-04T02: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49D8B38F" w14:textId="77777777" w:rsidR="004F01DB" w:rsidRDefault="004F01DB" w:rsidP="004F01DB">
      <w:pPr>
        <w:rPr>
          <w:ins w:id="73" w:author="Mary Jones" w:date="2026-08-03T22:25:00Z" w16du:dateUtc="2026-08-04T02:25:00Z"/>
        </w:rPr>
      </w:pPr>
    </w:p>
    <w:p w14:paraId="196D4F8A" w14:textId="77777777" w:rsidR="004F01DB" w:rsidRDefault="004F01DB" w:rsidP="004F01DB">
      <w:pPr>
        <w:rPr>
          <w:ins w:id="74" w:author="Mary Jones" w:date="2026-08-03T22:25:00Z" w16du:dateUtc="2026-08-04T02:25:00Z"/>
        </w:rPr>
      </w:pPr>
      <w:ins w:id="75" w:author="Mary Jones" w:date="2026-08-03T22:25:00Z" w16du:dateUtc="2026-08-04T02: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11912BC4" w14:textId="77777777" w:rsidR="004F01DB" w:rsidRDefault="004F01DB" w:rsidP="004F01DB">
      <w:pPr>
        <w:rPr>
          <w:ins w:id="76" w:author="Mary Jones" w:date="2026-08-03T22:25:00Z" w16du:dateUtc="2026-08-04T02:25:00Z"/>
        </w:rPr>
      </w:pPr>
    </w:p>
    <w:p w14:paraId="0948AE63" w14:textId="77777777" w:rsidR="004F01DB" w:rsidRDefault="004F01DB" w:rsidP="004F01DB">
      <w:pPr>
        <w:rPr>
          <w:ins w:id="77" w:author="Mary Jones" w:date="2026-08-03T22:25:00Z" w16du:dateUtc="2026-08-04T02:25:00Z"/>
        </w:rPr>
      </w:pPr>
      <w:ins w:id="78" w:author="Mary Jones" w:date="2026-08-03T22:25:00Z" w16du:dateUtc="2026-08-04T02: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4456B793" w14:textId="77777777" w:rsidR="004F01DB" w:rsidRDefault="004F01DB" w:rsidP="004F01DB">
      <w:pPr>
        <w:rPr>
          <w:ins w:id="79" w:author="Mary Jones" w:date="2026-08-03T22:25:00Z" w16du:dateUtc="2026-08-04T02:25:00Z"/>
        </w:rPr>
      </w:pPr>
    </w:p>
    <w:p w14:paraId="4DCD514D" w14:textId="77777777" w:rsidR="004F01DB" w:rsidRDefault="004F01DB" w:rsidP="004F01DB">
      <w:pPr>
        <w:rPr>
          <w:ins w:id="80" w:author="Mary Jones" w:date="2026-08-03T22:25:00Z" w16du:dateUtc="2026-08-04T02:25:00Z"/>
        </w:rPr>
      </w:pPr>
      <w:ins w:id="81" w:author="Mary Jones" w:date="2026-08-03T22:25:00Z" w16du:dateUtc="2026-08-04T02: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58B4DB13" w14:textId="77777777" w:rsidR="004F01DB" w:rsidRDefault="004F01DB" w:rsidP="004F01DB">
      <w:pPr>
        <w:rPr>
          <w:ins w:id="82" w:author="Mary Jones" w:date="2026-08-03T22:25:00Z" w16du:dateUtc="2026-08-04T02:25:00Z"/>
        </w:rPr>
      </w:pPr>
    </w:p>
    <w:p w14:paraId="2D455B85" w14:textId="77777777" w:rsidR="004F01DB" w:rsidRDefault="004F01DB" w:rsidP="004F01DB">
      <w:pPr>
        <w:rPr>
          <w:ins w:id="83" w:author="Mary Jones" w:date="2026-08-03T22:25:00Z" w16du:dateUtc="2026-08-04T02:25:00Z"/>
        </w:rPr>
      </w:pPr>
      <w:ins w:id="84" w:author="Mary Jones" w:date="2026-08-03T22:25:00Z" w16du:dateUtc="2026-08-04T02:25:00Z">
        <w:r>
          <w:t>The patent license would not permit the full notice is found. One line to give attribution in the following disclaimer. Redistributions in binary form and its documentation for any purpose with or without fee is required.</w:t>
        </w:r>
      </w:ins>
    </w:p>
    <w:p w14:paraId="58D4BB35" w14:textId="77777777" w:rsidR="004F01DB" w:rsidRDefault="004F01DB" w:rsidP="004F01DB">
      <w:pPr>
        <w:rPr>
          <w:ins w:id="85" w:author="Mary Jones" w:date="2026-08-03T22:25:00Z" w16du:dateUtc="2026-08-04T02:25:00Z"/>
        </w:rPr>
      </w:pPr>
    </w:p>
    <w:p w14:paraId="741EBB70" w14:textId="77777777" w:rsidR="004F01DB" w:rsidRDefault="004F01DB" w:rsidP="004F01DB">
      <w:pPr>
        <w:rPr>
          <w:ins w:id="86" w:author="Mary Jones" w:date="2026-08-03T22:25:00Z" w16du:dateUtc="2026-08-04T02:25:00Z"/>
        </w:rPr>
      </w:pPr>
      <w:ins w:id="87" w:author="Mary Jones" w:date="2026-08-03T22:25:00Z" w16du:dateUtc="2026-08-04T02: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5A09BA10" w14:textId="77777777" w:rsidR="004F01DB" w:rsidRDefault="004F01DB" w:rsidP="004F01DB">
      <w:pPr>
        <w:rPr>
          <w:ins w:id="88" w:author="Mary Jones" w:date="2026-08-03T22:25:00Z" w16du:dateUtc="2026-08-04T02:25:00Z"/>
        </w:rPr>
      </w:pPr>
    </w:p>
    <w:p w14:paraId="4233D3C0" w14:textId="77777777" w:rsidR="004F01DB" w:rsidRDefault="004F01DB" w:rsidP="004F01DB">
      <w:pPr>
        <w:rPr>
          <w:ins w:id="89" w:author="Mary Jones" w:date="2026-08-03T22:25:00Z" w16du:dateUtc="2026-08-04T02:25:00Z"/>
        </w:rPr>
      </w:pPr>
      <w:ins w:id="90" w:author="Mary Jones" w:date="2026-08-03T22:25:00Z" w16du:dateUtc="2026-08-04T02: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594F41B8" w14:textId="77777777" w:rsidR="004F01DB" w:rsidRDefault="004F01DB" w:rsidP="004F01DB">
      <w:pPr>
        <w:rPr>
          <w:ins w:id="91" w:author="Mary Jones" w:date="2026-08-03T22:25:00Z" w16du:dateUtc="2026-08-04T02:25:00Z"/>
        </w:rPr>
      </w:pPr>
    </w:p>
    <w:p w14:paraId="509908EF" w14:textId="77777777" w:rsidR="004F01DB" w:rsidRDefault="004F01DB" w:rsidP="004F01DB">
      <w:pPr>
        <w:rPr>
          <w:ins w:id="92" w:author="Mary Jones" w:date="2026-08-03T22:25:00Z" w16du:dateUtc="2026-08-04T02:25:00Z"/>
        </w:rPr>
      </w:pPr>
      <w:ins w:id="93" w:author="Mary Jones" w:date="2026-08-03T22:25:00Z" w16du:dateUtc="2026-08-04T02: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19F8918B" w14:textId="77777777" w:rsidR="004F01DB" w:rsidRDefault="004F01DB" w:rsidP="004F01DB">
      <w:pPr>
        <w:rPr>
          <w:ins w:id="94" w:author="Mary Jones" w:date="2026-08-03T22:25:00Z" w16du:dateUtc="2026-08-04T02:25:00Z"/>
        </w:rPr>
      </w:pPr>
    </w:p>
    <w:p w14:paraId="6FF4375E" w14:textId="77777777" w:rsidR="004F01DB" w:rsidRDefault="004F01DB" w:rsidP="004F01DB">
      <w:pPr>
        <w:rPr>
          <w:ins w:id="95" w:author="Mary Jones" w:date="2026-08-03T22:25:00Z" w16du:dateUtc="2026-08-04T02:25:00Z"/>
        </w:rPr>
      </w:pPr>
      <w:ins w:id="96" w:author="Mary Jones" w:date="2026-08-03T22:25:00Z" w16du:dateUtc="2026-08-04T02: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6FD01FF" w14:textId="77777777" w:rsidR="004F01DB" w:rsidRDefault="004F01DB" w:rsidP="004F01DB">
      <w:pPr>
        <w:rPr>
          <w:ins w:id="97" w:author="Mary Jones" w:date="2026-08-03T22:25:00Z" w16du:dateUtc="2026-08-04T02:25:00Z"/>
        </w:rPr>
      </w:pPr>
    </w:p>
    <w:p w14:paraId="334235E1" w14:textId="77777777" w:rsidR="004F01DB" w:rsidRDefault="004F01DB" w:rsidP="004F01DB">
      <w:pPr>
        <w:rPr>
          <w:ins w:id="98" w:author="Mary Jones" w:date="2026-08-03T22:25:00Z" w16du:dateUtc="2026-08-04T02:25:00Z"/>
        </w:rPr>
      </w:pPr>
      <w:ins w:id="99" w:author="Mary Jones" w:date="2026-08-03T22:25:00Z" w16du:dateUtc="2026-08-04T02: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E19D2F5" w14:textId="77777777" w:rsidR="004F01DB" w:rsidRDefault="004F01DB" w:rsidP="004F01DB">
      <w:pPr>
        <w:rPr>
          <w:ins w:id="100" w:author="Mary Jones" w:date="2026-08-03T22:25:00Z" w16du:dateUtc="2026-08-04T02:25:00Z"/>
        </w:rPr>
      </w:pPr>
    </w:p>
    <w:p w14:paraId="0FBEA8CB" w14:textId="77777777" w:rsidR="004F01DB" w:rsidRDefault="004F01DB" w:rsidP="004F01DB">
      <w:pPr>
        <w:rPr>
          <w:ins w:id="101" w:author="Mary Jones" w:date="2026-08-03T22:25:00Z" w16du:dateUtc="2026-08-04T02:25:00Z"/>
        </w:rPr>
      </w:pPr>
      <w:ins w:id="102" w:author="Mary Jones" w:date="2026-08-03T22:25:00Z" w16du:dateUtc="2026-08-04T02: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205E3888" w14:textId="77777777" w:rsidR="004F01DB" w:rsidRDefault="004F01DB" w:rsidP="004F01DB">
      <w:pPr>
        <w:rPr>
          <w:ins w:id="103" w:author="Mary Jones" w:date="2026-08-03T22:25:00Z" w16du:dateUtc="2026-08-04T02:25:00Z"/>
        </w:rPr>
      </w:pPr>
    </w:p>
    <w:p w14:paraId="59AB8981" w14:textId="77777777" w:rsidR="004F01DB" w:rsidRDefault="004F01DB" w:rsidP="004F01DB">
      <w:pPr>
        <w:rPr>
          <w:ins w:id="104" w:author="Mary Jones" w:date="2026-08-03T22:25:00Z" w16du:dateUtc="2026-08-04T02:25:00Z"/>
        </w:rPr>
      </w:pPr>
      <w:ins w:id="105" w:author="Mary Jones" w:date="2026-08-03T22:25:00Z" w16du:dateUtc="2026-08-04T02: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24C6FA5F" w14:textId="77777777" w:rsidR="004F01DB" w:rsidRDefault="004F01DB" w:rsidP="004F01DB">
      <w:pPr>
        <w:rPr>
          <w:ins w:id="106" w:author="Mary Jones" w:date="2026-08-03T22:25:00Z" w16du:dateUtc="2026-08-04T02:25:00Z"/>
        </w:rPr>
      </w:pPr>
    </w:p>
    <w:p w14:paraId="0901CD5E" w14:textId="007FE68F" w:rsidR="004F01DB" w:rsidRDefault="004F01DB" w:rsidP="004F01DB">
      <w:pPr>
        <w:rPr>
          <w:ins w:id="107" w:author="Mary Jones" w:date="2026-08-03T22:25:00Z" w16du:dateUtc="2026-08-04T02:25:00Z"/>
        </w:rPr>
      </w:pPr>
      <w:ins w:id="108" w:author="Mary Jones" w:date="2026-08-03T22:25:00Z" w16du:dateUtc="2026-08-04T02: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6F588029" w14:textId="77777777" w:rsidR="004F01DB" w:rsidRDefault="004F01DB" w:rsidP="004F01DB">
      <w:pPr>
        <w:rPr>
          <w:ins w:id="109" w:author="Mary Jones" w:date="2026-08-03T22:25:00Z" w16du:dateUtc="2026-08-04T02:25:00Z"/>
        </w:rPr>
      </w:pPr>
    </w:p>
    <w:p w14:paraId="32F3FB69" w14:textId="77777777" w:rsidR="004F01DB" w:rsidRDefault="004F01DB" w:rsidP="004F01DB">
      <w:pPr>
        <w:rPr>
          <w:ins w:id="110" w:author="Mary Jones" w:date="2026-08-03T22:25:00Z" w16du:dateUtc="2026-08-04T02:25:00Z"/>
        </w:rPr>
      </w:pPr>
      <w:ins w:id="111" w:author="Mary Jones" w:date="2026-08-03T22:25:00Z" w16du:dateUtc="2026-08-04T02: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500A849" w14:textId="77777777" w:rsidR="004F01DB" w:rsidRDefault="004F01DB" w:rsidP="004F01DB">
      <w:pPr>
        <w:rPr>
          <w:ins w:id="112" w:author="Mary Jones" w:date="2026-08-03T22:25:00Z" w16du:dateUtc="2026-08-04T02:25:00Z"/>
        </w:rPr>
      </w:pPr>
    </w:p>
    <w:p w14:paraId="1544DAC1" w14:textId="77777777" w:rsidR="004F01DB" w:rsidRDefault="004F01DB" w:rsidP="004F01DB">
      <w:pPr>
        <w:rPr>
          <w:ins w:id="113" w:author="Mary Jones" w:date="2026-08-03T22:25:00Z" w16du:dateUtc="2026-08-04T02:25:00Z"/>
        </w:rPr>
      </w:pPr>
      <w:ins w:id="114" w:author="Mary Jones" w:date="2026-08-03T22:25:00Z" w16du:dateUtc="2026-08-04T02: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0D88D69D" w14:textId="77777777" w:rsidR="004F01DB" w:rsidRDefault="004F01DB" w:rsidP="004F01DB">
      <w:pPr>
        <w:rPr>
          <w:ins w:id="115" w:author="Mary Jones" w:date="2026-08-03T22:25:00Z" w16du:dateUtc="2026-08-04T02:25:00Z"/>
        </w:rPr>
      </w:pPr>
    </w:p>
    <w:p w14:paraId="559DF6DD" w14:textId="77777777" w:rsidR="004F01DB" w:rsidRDefault="004F01DB" w:rsidP="004F01DB">
      <w:pPr>
        <w:rPr>
          <w:ins w:id="116" w:author="Mary Jones" w:date="2026-08-03T22:25:00Z" w16du:dateUtc="2026-08-04T02:25:00Z"/>
        </w:rPr>
      </w:pPr>
      <w:ins w:id="117" w:author="Mary Jones" w:date="2026-08-03T22:25:00Z" w16du:dateUtc="2026-08-04T02: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28144E1C" w14:textId="77777777" w:rsidR="004F01DB" w:rsidRDefault="004F01DB" w:rsidP="004F01DB">
      <w:pPr>
        <w:rPr>
          <w:ins w:id="118" w:author="Mary Jones" w:date="2026-08-03T22:25:00Z" w16du:dateUtc="2026-08-04T02:25:00Z"/>
        </w:rPr>
      </w:pPr>
    </w:p>
    <w:p w14:paraId="2E054923" w14:textId="77777777" w:rsidR="004F01DB" w:rsidRDefault="004F01DB" w:rsidP="004F01DB">
      <w:pPr>
        <w:rPr>
          <w:ins w:id="119" w:author="Mary Jones" w:date="2026-08-03T22:25:00Z" w16du:dateUtc="2026-08-04T02:25:00Z"/>
        </w:rPr>
      </w:pPr>
      <w:ins w:id="120" w:author="Mary Jones" w:date="2026-08-03T22:25:00Z" w16du:dateUtc="2026-08-04T02: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1BD389B3" w14:textId="77777777" w:rsidR="004F01DB" w:rsidRDefault="004F01DB" w:rsidP="004F01DB">
      <w:pPr>
        <w:rPr>
          <w:ins w:id="121" w:author="Mary Jones" w:date="2026-08-03T22:25:00Z" w16du:dateUtc="2026-08-04T02:25:00Z"/>
        </w:rPr>
      </w:pPr>
    </w:p>
    <w:p w14:paraId="1D566488" w14:textId="77777777" w:rsidR="004F01DB" w:rsidRDefault="004F01DB" w:rsidP="004F01DB">
      <w:pPr>
        <w:rPr>
          <w:ins w:id="122" w:author="Mary Jones" w:date="2026-08-03T22:25:00Z" w16du:dateUtc="2026-08-04T02:25:00Z"/>
        </w:rPr>
      </w:pPr>
      <w:ins w:id="123" w:author="Mary Jones" w:date="2026-08-03T22:25:00Z" w16du:dateUtc="2026-08-04T02:25:00Z">
        <w:r>
          <w:t>The patent license would not permit the full notice is found. One line to give attribution in the following disclaimer. Redistributions in binary form and its documentation for any purpose with or without fee is required.</w:t>
        </w:r>
      </w:ins>
    </w:p>
    <w:p w14:paraId="165B7A58" w14:textId="77777777" w:rsidR="004F01DB" w:rsidRDefault="004F01DB" w:rsidP="004F01DB">
      <w:pPr>
        <w:rPr>
          <w:ins w:id="124" w:author="Mary Jones" w:date="2026-08-03T22:25:00Z" w16du:dateUtc="2026-08-04T02:25:00Z"/>
        </w:rPr>
      </w:pPr>
    </w:p>
    <w:p w14:paraId="4E7139A4" w14:textId="77777777" w:rsidR="004F01DB" w:rsidRDefault="004F01DB" w:rsidP="004F01DB">
      <w:pPr>
        <w:rPr>
          <w:ins w:id="125" w:author="Mary Jones" w:date="2026-08-03T22:25:00Z" w16du:dateUtc="2026-08-04T02:25:00Z"/>
        </w:rPr>
      </w:pPr>
      <w:ins w:id="126" w:author="Mary Jones" w:date="2026-08-03T22:25:00Z" w16du:dateUtc="2026-08-04T02: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8BD20D7" w14:textId="77777777" w:rsidR="004F01DB" w:rsidRDefault="004F01DB" w:rsidP="004F01DB">
      <w:pPr>
        <w:rPr>
          <w:ins w:id="127" w:author="Mary Jones" w:date="2026-08-03T22:25:00Z" w16du:dateUtc="2026-08-04T02:25:00Z"/>
        </w:rPr>
      </w:pPr>
    </w:p>
    <w:p w14:paraId="3AA1D742" w14:textId="77777777" w:rsidR="004F01DB" w:rsidRDefault="004F01DB" w:rsidP="004F01DB">
      <w:pPr>
        <w:rPr>
          <w:ins w:id="128" w:author="Mary Jones" w:date="2026-08-03T22:25:00Z" w16du:dateUtc="2026-08-04T02:25:00Z"/>
        </w:rPr>
      </w:pPr>
      <w:ins w:id="129" w:author="Mary Jones" w:date="2026-08-03T22:25:00Z" w16du:dateUtc="2026-08-04T02: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DCBE22E" w14:textId="77777777" w:rsidR="004F01DB" w:rsidRDefault="004F01DB" w:rsidP="004F01DB">
      <w:pPr>
        <w:rPr>
          <w:ins w:id="130" w:author="Mary Jones" w:date="2026-08-03T22:25:00Z" w16du:dateUtc="2026-08-04T02:25:00Z"/>
        </w:rPr>
      </w:pPr>
    </w:p>
    <w:p w14:paraId="41B0EB6F" w14:textId="77777777" w:rsidR="004F01DB" w:rsidRDefault="004F01DB" w:rsidP="004F01DB">
      <w:pPr>
        <w:rPr>
          <w:ins w:id="131" w:author="Mary Jones" w:date="2026-08-03T22:25:00Z" w16du:dateUtc="2026-08-04T02:25:00Z"/>
        </w:rPr>
      </w:pPr>
      <w:ins w:id="132" w:author="Mary Jones" w:date="2026-08-03T22:25:00Z" w16du:dateUtc="2026-08-04T02: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3B44CA61" w14:textId="77777777" w:rsidR="004F01DB" w:rsidRDefault="004F01DB" w:rsidP="004F01DB">
      <w:pPr>
        <w:rPr>
          <w:ins w:id="133" w:author="Mary Jones" w:date="2026-08-03T22:25:00Z" w16du:dateUtc="2026-08-04T02:25:00Z"/>
        </w:rPr>
      </w:pPr>
    </w:p>
    <w:p w14:paraId="5914C8E6" w14:textId="77777777" w:rsidR="004F01DB" w:rsidRDefault="004F01DB" w:rsidP="004F01DB">
      <w:pPr>
        <w:rPr>
          <w:ins w:id="134" w:author="Mary Jones" w:date="2026-08-03T22:25:00Z" w16du:dateUtc="2026-08-04T02:25:00Z"/>
        </w:rPr>
      </w:pPr>
      <w:ins w:id="135" w:author="Mary Jones" w:date="2026-08-03T22:25:00Z" w16du:dateUtc="2026-08-04T02: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D6BFB58" w14:textId="77777777" w:rsidR="004F01DB" w:rsidRDefault="004F01DB" w:rsidP="004F01DB">
      <w:pPr>
        <w:rPr>
          <w:ins w:id="136" w:author="Mary Jones" w:date="2026-08-03T22:25:00Z" w16du:dateUtc="2026-08-04T02:25:00Z"/>
        </w:rPr>
      </w:pPr>
    </w:p>
    <w:p w14:paraId="02962601" w14:textId="77777777" w:rsidR="004F01DB" w:rsidRDefault="004F01DB" w:rsidP="004F01DB">
      <w:pPr>
        <w:rPr>
          <w:ins w:id="137" w:author="Mary Jones" w:date="2026-08-03T22:25:00Z" w16du:dateUtc="2026-08-04T02:25:00Z"/>
        </w:rPr>
      </w:pPr>
      <w:ins w:id="138" w:author="Mary Jones" w:date="2026-08-03T22:25:00Z" w16du:dateUtc="2026-08-04T02: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553CAF55" w14:textId="77777777" w:rsidR="004F01DB" w:rsidRDefault="004F01DB" w:rsidP="004F01DB">
      <w:pPr>
        <w:rPr>
          <w:ins w:id="139" w:author="Mary Jones" w:date="2026-08-03T22:25:00Z" w16du:dateUtc="2026-08-04T02:25:00Z"/>
        </w:rPr>
      </w:pPr>
    </w:p>
    <w:p w14:paraId="141F27DA" w14:textId="77777777" w:rsidR="004F01DB" w:rsidRDefault="004F01DB" w:rsidP="004F01DB">
      <w:pPr>
        <w:rPr>
          <w:ins w:id="140" w:author="Mary Jones" w:date="2026-08-03T22:25:00Z" w16du:dateUtc="2026-08-04T02:25:00Z"/>
        </w:rPr>
      </w:pPr>
      <w:ins w:id="141" w:author="Mary Jones" w:date="2026-08-03T22:25:00Z" w16du:dateUtc="2026-08-04T02: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A4883C1" w14:textId="77777777" w:rsidR="004F01DB" w:rsidRDefault="004F01DB" w:rsidP="004F01DB">
      <w:pPr>
        <w:rPr>
          <w:ins w:id="142" w:author="Mary Jones" w:date="2026-08-03T22:25:00Z" w16du:dateUtc="2026-08-04T02:25:00Z"/>
        </w:rPr>
      </w:pPr>
    </w:p>
    <w:p w14:paraId="1AF34760" w14:textId="77777777" w:rsidR="004F01DB" w:rsidRDefault="004F01DB" w:rsidP="004F01DB">
      <w:pPr>
        <w:rPr>
          <w:ins w:id="143" w:author="Mary Jones" w:date="2026-08-03T22:25:00Z" w16du:dateUtc="2026-08-04T02:25:00Z"/>
        </w:rPr>
      </w:pPr>
      <w:ins w:id="144" w:author="Mary Jones" w:date="2026-08-03T22:25:00Z" w16du:dateUtc="2026-08-04T02: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0205F390" w14:textId="77777777" w:rsidR="004F01DB" w:rsidRDefault="004F01DB" w:rsidP="004F01DB">
      <w:pPr>
        <w:rPr>
          <w:ins w:id="145" w:author="Mary Jones" w:date="2026-08-03T22:25:00Z" w16du:dateUtc="2026-08-04T02:25:00Z"/>
        </w:rPr>
      </w:pPr>
    </w:p>
    <w:p w14:paraId="0A20D19C" w14:textId="395D8BF1" w:rsidR="004F01DB" w:rsidRDefault="004F01DB" w:rsidP="004F01DB">
      <w:pPr>
        <w:rPr>
          <w:ins w:id="146" w:author="Mary Jones" w:date="2026-08-03T22:25:00Z" w16du:dateUtc="2026-08-04T02:25:00Z"/>
        </w:rPr>
      </w:pPr>
      <w:ins w:id="147" w:author="Mary Jones" w:date="2026-08-03T22:25:00Z" w16du:dateUtc="2026-08-04T02: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0EF72AA3" w14:textId="77777777" w:rsidR="004F01DB" w:rsidRDefault="004F01DB" w:rsidP="004F01DB">
      <w:pPr>
        <w:rPr>
          <w:ins w:id="148" w:author="Mary Jones" w:date="2026-08-03T22:25:00Z" w16du:dateUtc="2026-08-04T02:25:00Z"/>
        </w:rPr>
      </w:pPr>
    </w:p>
    <w:p w14:paraId="6103222C" w14:textId="77777777" w:rsidR="004F01DB" w:rsidRDefault="004F01DB" w:rsidP="004F01DB">
      <w:pPr>
        <w:rPr>
          <w:ins w:id="149" w:author="Mary Jones" w:date="2026-08-03T22:25:00Z" w16du:dateUtc="2026-08-04T02:25:00Z"/>
        </w:rPr>
      </w:pPr>
      <w:ins w:id="150" w:author="Mary Jones" w:date="2026-08-03T22:25:00Z" w16du:dateUtc="2026-08-04T02: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042EB71" w14:textId="77777777" w:rsidR="004F01DB" w:rsidRDefault="004F01DB" w:rsidP="004F01DB">
      <w:pPr>
        <w:rPr>
          <w:ins w:id="151" w:author="Mary Jones" w:date="2026-08-03T22:25:00Z" w16du:dateUtc="2026-08-04T02:25:00Z"/>
        </w:rPr>
      </w:pPr>
    </w:p>
    <w:p w14:paraId="324F38C0" w14:textId="77777777" w:rsidR="004F01DB" w:rsidRDefault="004F01DB" w:rsidP="004F01DB">
      <w:pPr>
        <w:rPr>
          <w:ins w:id="152" w:author="Mary Jones" w:date="2026-08-03T22:25:00Z" w16du:dateUtc="2026-08-04T02:25:00Z"/>
        </w:rPr>
      </w:pPr>
      <w:ins w:id="153" w:author="Mary Jones" w:date="2026-08-03T22:25:00Z" w16du:dateUtc="2026-08-04T02: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2440EA67" w14:textId="77777777" w:rsidR="004F01DB" w:rsidRDefault="004F01DB" w:rsidP="004F01DB">
      <w:pPr>
        <w:rPr>
          <w:ins w:id="154" w:author="Mary Jones" w:date="2026-08-03T22:25:00Z" w16du:dateUtc="2026-08-04T02:25:00Z"/>
        </w:rPr>
      </w:pPr>
    </w:p>
    <w:p w14:paraId="696D4449" w14:textId="77777777" w:rsidR="004F01DB" w:rsidRDefault="004F01DB" w:rsidP="004F01DB">
      <w:pPr>
        <w:rPr>
          <w:ins w:id="155" w:author="Mary Jones" w:date="2026-08-03T22:25:00Z" w16du:dateUtc="2026-08-04T02:25:00Z"/>
        </w:rPr>
      </w:pPr>
      <w:ins w:id="156" w:author="Mary Jones" w:date="2026-08-03T22:25:00Z" w16du:dateUtc="2026-08-04T02: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FE1A0AE" w14:textId="77777777" w:rsidR="004F01DB" w:rsidRDefault="004F01DB" w:rsidP="004F01DB">
      <w:pPr>
        <w:rPr>
          <w:ins w:id="157" w:author="Mary Jones" w:date="2026-08-03T22:25:00Z" w16du:dateUtc="2026-08-04T02:25:00Z"/>
        </w:rPr>
      </w:pPr>
    </w:p>
    <w:p w14:paraId="2DDDE5DD" w14:textId="77777777" w:rsidR="004F01DB" w:rsidRDefault="004F01DB" w:rsidP="004F01DB">
      <w:pPr>
        <w:rPr>
          <w:ins w:id="158" w:author="Mary Jones" w:date="2026-08-03T22:25:00Z" w16du:dateUtc="2026-08-04T02:25:00Z"/>
        </w:rPr>
      </w:pPr>
      <w:ins w:id="159" w:author="Mary Jones" w:date="2026-08-03T22:25:00Z" w16du:dateUtc="2026-08-04T02: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34C82108" w14:textId="77777777" w:rsidR="004F01DB" w:rsidRDefault="004F01DB" w:rsidP="004F01DB">
      <w:pPr>
        <w:rPr>
          <w:ins w:id="160" w:author="Mary Jones" w:date="2026-08-03T22:25:00Z" w16du:dateUtc="2026-08-04T02:25:00Z"/>
        </w:rPr>
      </w:pPr>
    </w:p>
    <w:p w14:paraId="7CA81043" w14:textId="77777777" w:rsidR="004F01DB" w:rsidRDefault="004F01DB" w:rsidP="004F01DB">
      <w:pPr>
        <w:rPr>
          <w:ins w:id="161" w:author="Mary Jones" w:date="2026-08-03T22:25:00Z" w16du:dateUtc="2026-08-04T02:25:00Z"/>
        </w:rPr>
      </w:pPr>
      <w:ins w:id="162" w:author="Mary Jones" w:date="2026-08-03T22:25:00Z" w16du:dateUtc="2026-08-04T02:25:00Z">
        <w:r>
          <w:t>The patent license would not permit the full notice is found. One line to give attribution in the following disclaimer. Redistributions in binary form and its documentation for any purpose with or without fee is required.</w:t>
        </w:r>
      </w:ins>
    </w:p>
    <w:p w14:paraId="5684CACE" w14:textId="77777777" w:rsidR="004F01DB" w:rsidRDefault="004F01DB" w:rsidP="004F01DB">
      <w:pPr>
        <w:rPr>
          <w:ins w:id="163" w:author="Mary Jones" w:date="2026-08-03T22:25:00Z" w16du:dateUtc="2026-08-04T02:25:00Z"/>
        </w:rPr>
      </w:pPr>
    </w:p>
    <w:p w14:paraId="3F653367" w14:textId="77777777" w:rsidR="004F01DB" w:rsidRDefault="004F01DB" w:rsidP="004F01DB">
      <w:pPr>
        <w:rPr>
          <w:ins w:id="164" w:author="Mary Jones" w:date="2026-08-03T22:25:00Z" w16du:dateUtc="2026-08-04T02:25:00Z"/>
        </w:rPr>
      </w:pPr>
      <w:ins w:id="165" w:author="Mary Jones" w:date="2026-08-03T22:25:00Z" w16du:dateUtc="2026-08-04T02: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2871C5D8" w14:textId="77777777" w:rsidR="004F01DB" w:rsidRDefault="004F01DB" w:rsidP="004F01DB">
      <w:pPr>
        <w:rPr>
          <w:ins w:id="166" w:author="Mary Jones" w:date="2026-08-03T22:25:00Z" w16du:dateUtc="2026-08-04T02:25:00Z"/>
        </w:rPr>
      </w:pPr>
    </w:p>
    <w:p w14:paraId="2FBFB7A0" w14:textId="77777777" w:rsidR="004F01DB" w:rsidRDefault="004F01DB" w:rsidP="004F01DB">
      <w:pPr>
        <w:rPr>
          <w:ins w:id="167" w:author="Mary Jones" w:date="2026-08-03T22:25:00Z" w16du:dateUtc="2026-08-04T02:25:00Z"/>
        </w:rPr>
      </w:pPr>
      <w:ins w:id="168" w:author="Mary Jones" w:date="2026-08-03T22:25:00Z" w16du:dateUtc="2026-08-04T02: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8F44BE4" w14:textId="77777777" w:rsidR="004F01DB" w:rsidRDefault="004F01DB" w:rsidP="004F01DB">
      <w:pPr>
        <w:rPr>
          <w:ins w:id="169" w:author="Mary Jones" w:date="2026-08-03T22:25:00Z" w16du:dateUtc="2026-08-04T02:25:00Z"/>
        </w:rPr>
      </w:pPr>
    </w:p>
    <w:p w14:paraId="7F1050B3" w14:textId="77777777" w:rsidR="004F01DB" w:rsidRDefault="004F01DB" w:rsidP="004F01DB">
      <w:pPr>
        <w:rPr>
          <w:ins w:id="170" w:author="Mary Jones" w:date="2026-08-03T22:25:00Z" w16du:dateUtc="2026-08-04T02:25:00Z"/>
        </w:rPr>
      </w:pPr>
      <w:ins w:id="171" w:author="Mary Jones" w:date="2026-08-03T22:25:00Z" w16du:dateUtc="2026-08-04T02: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2FF4F24B" w14:textId="77777777" w:rsidR="004F01DB" w:rsidRDefault="004F01DB" w:rsidP="004F01DB">
      <w:pPr>
        <w:rPr>
          <w:ins w:id="172" w:author="Mary Jones" w:date="2026-08-03T22:25:00Z" w16du:dateUtc="2026-08-04T02:25:00Z"/>
        </w:rPr>
      </w:pPr>
    </w:p>
    <w:p w14:paraId="62FFE61C" w14:textId="77777777" w:rsidR="004F01DB" w:rsidRDefault="004F01DB" w:rsidP="004F01DB">
      <w:pPr>
        <w:rPr>
          <w:ins w:id="173" w:author="Mary Jones" w:date="2026-08-03T22:25:00Z" w16du:dateUtc="2026-08-04T02:25:00Z"/>
        </w:rPr>
      </w:pPr>
      <w:ins w:id="174" w:author="Mary Jones" w:date="2026-08-03T22:25:00Z" w16du:dateUtc="2026-08-04T02: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2BA93A" w14:textId="77777777" w:rsidR="004F01DB" w:rsidRDefault="004F01DB" w:rsidP="004F01DB">
      <w:pPr>
        <w:rPr>
          <w:ins w:id="175" w:author="Mary Jones" w:date="2026-08-03T22:25:00Z" w16du:dateUtc="2026-08-04T02:25:00Z"/>
        </w:rPr>
      </w:pPr>
    </w:p>
    <w:p w14:paraId="3C07BC82" w14:textId="77777777" w:rsidR="004F01DB" w:rsidRDefault="004F01DB" w:rsidP="004F01DB">
      <w:pPr>
        <w:rPr>
          <w:ins w:id="176" w:author="Mary Jones" w:date="2026-08-03T22:25:00Z" w16du:dateUtc="2026-08-04T02:25:00Z"/>
        </w:rPr>
      </w:pPr>
      <w:ins w:id="177" w:author="Mary Jones" w:date="2026-08-03T22:25:00Z" w16du:dateUtc="2026-08-04T02: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FD7A80A" w14:textId="77777777" w:rsidR="004F01DB" w:rsidRDefault="004F01DB" w:rsidP="004F01DB">
      <w:pPr>
        <w:rPr>
          <w:ins w:id="178" w:author="Mary Jones" w:date="2026-08-03T22:25:00Z" w16du:dateUtc="2026-08-04T02:25:00Z"/>
        </w:rPr>
      </w:pPr>
    </w:p>
    <w:p w14:paraId="5F562ED2" w14:textId="77777777" w:rsidR="004F01DB" w:rsidRDefault="004F01DB" w:rsidP="004F01DB">
      <w:pPr>
        <w:rPr>
          <w:ins w:id="179" w:author="Mary Jones" w:date="2026-08-03T22:25:00Z" w16du:dateUtc="2026-08-04T02:25:00Z"/>
        </w:rPr>
      </w:pPr>
      <w:ins w:id="180" w:author="Mary Jones" w:date="2026-08-03T22:25:00Z" w16du:dateUtc="2026-08-04T02: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84F080F" w14:textId="77777777" w:rsidR="004F01DB" w:rsidRDefault="004F01DB" w:rsidP="004F01DB">
      <w:pPr>
        <w:rPr>
          <w:ins w:id="181" w:author="Mary Jones" w:date="2026-08-03T22:25:00Z" w16du:dateUtc="2026-08-04T02:25:00Z"/>
        </w:rPr>
      </w:pPr>
    </w:p>
    <w:p w14:paraId="5AF4CBCA" w14:textId="77777777" w:rsidR="004F01DB" w:rsidRDefault="004F01DB" w:rsidP="004F01DB">
      <w:pPr>
        <w:rPr>
          <w:ins w:id="182" w:author="Mary Jones" w:date="2026-08-03T22:25:00Z" w16du:dateUtc="2026-08-04T02:25:00Z"/>
        </w:rPr>
      </w:pPr>
      <w:ins w:id="183" w:author="Mary Jones" w:date="2026-08-03T22:25:00Z" w16du:dateUtc="2026-08-04T02: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7C3AE1E4" w14:textId="77777777" w:rsidR="004F01DB" w:rsidRDefault="004F01DB" w:rsidP="004F01DB">
      <w:pPr>
        <w:rPr>
          <w:ins w:id="184" w:author="Mary Jones" w:date="2026-08-03T22:25:00Z" w16du:dateUtc="2026-08-04T02:25:00Z"/>
        </w:rPr>
      </w:pPr>
    </w:p>
    <w:p w14:paraId="0AFA2C07" w14:textId="79F8DC0A" w:rsidR="004F01DB" w:rsidRDefault="004F01DB" w:rsidP="004F01DB">
      <w:pPr>
        <w:rPr>
          <w:ins w:id="185" w:author="Mary Jones" w:date="2026-08-03T22:25:00Z" w16du:dateUtc="2026-08-04T02:25:00Z"/>
        </w:rPr>
      </w:pPr>
      <w:ins w:id="186" w:author="Mary Jones" w:date="2026-08-03T22:25:00Z" w16du:dateUtc="2026-08-04T02: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75DFB3B9" w14:textId="77777777" w:rsidR="004F01DB" w:rsidRDefault="004F01DB">
      <w:pPr>
        <w:rPr>
          <w:ins w:id="187" w:author="Mary Jones" w:date="2026-08-03T22:25:00Z" w16du:dateUtc="2026-08-04T02:25:00Z"/>
        </w:rPr>
      </w:pPr>
    </w:p>
    <w:p w14:paraId="7C73FFF1" w14:textId="77777777" w:rsidR="00BB437E" w:rsidRDefault="009355C6">
      <w:del w:id="188" w:author="Mary Jones" w:date="2026-08-03T22:25:00Z" w16du:dateUtc="2026-08-04T02:25:00Z">
        <w:r>
          <w:rPr>
            <w:noProof/>
          </w:rPr>
          <w:drawing>
            <wp:inline distT="0" distB="0" distL="0" distR="0">
              <wp:extent cx="914400" cy="914400"/>
              <wp:effectExtent l="0" t="0" r="0" b="0"/>
              <wp:docPr id="1" name="TIFF Image"/>
              <wp:cNvGraphicFramePr/>
              <a:graphic xmlns:a="http://schemas.openxmlformats.org/drawingml/2006/main">
                <a:graphicData uri="http://schemas.openxmlformats.org/drawingml/2006/picture">
                  <pic:pic xmlns:pic="http://schemas.openxmlformats.org/drawingml/2006/picture">
                    <pic:nvPicPr>
                      <pic:cNvPr id="1" name="image1.tif"/>
                      <pic:cNvPicPr/>
                    </pic:nvPicPr>
                    <pic:blipFill>
                      <a:blip r:embed="rId7"/>
                      <a:stretch>
                        <a:fillRect/>
                      </a:stretch>
                    </pic:blipFill>
                    <pic:spPr>
                      <a:xfrm>
                        <a:off x="0" y="0"/>
                        <a:ext cx="914400" cy="914400"/>
                      </a:xfrm>
                      <a:prstGeom prst="rect">
                        <a:avLst/>
                      </a:prstGeom>
                    </pic:spPr>
                  </pic:pic>
                </a:graphicData>
              </a:graphic>
            </wp:inline>
          </w:drawing>
        </w:r>
      </w:del>
    </w:p>
    <w:sectPr w:rsidR="00BB437E">
      <w:headerReference w:type="even" r:id="rId8"/>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5FCEB" w14:textId="77777777" w:rsidR="009355C6" w:rsidRDefault="009355C6" w:rsidP="004F01DB">
      <w:pPr>
        <w:pPrChange w:id="18" w:author="Mary Jones" w:date="2026-08-03T22:25:00Z" w16du:dateUtc="2026-08-04T02:25:00Z">
          <w:pPr>
            <w:spacing w:after="0" w:line="240" w:lineRule="auto"/>
          </w:pPr>
        </w:pPrChange>
      </w:pPr>
      <w:r>
        <w:separator/>
      </w:r>
    </w:p>
  </w:endnote>
  <w:endnote w:type="continuationSeparator" w:id="0">
    <w:p w14:paraId="2632C5DC" w14:textId="77777777" w:rsidR="009355C6" w:rsidRDefault="009355C6" w:rsidP="004F01DB">
      <w:pPr>
        <w:pPrChange w:id="19" w:author="Mary Jones" w:date="2026-08-03T22:25:00Z" w16du:dateUtc="2026-08-04T02:25: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7C44" w14:textId="3197D91F" w:rsidR="004F01DB" w:rsidRDefault="004F01DB" w:rsidP="00DB1E75">
    <w:pPr>
      <w:pStyle w:val="Footer"/>
      <w:framePr w:wrap="none" w:vAnchor="text" w:hAnchor="margin" w:y="1"/>
      <w:rPr>
        <w:rStyle w:val="PageNumber"/>
      </w:rPr>
    </w:pPr>
    <w:ins w:id="195"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p w14:paraId="72A2D734" w14:textId="77777777" w:rsidR="00366928" w:rsidRDefault="00366928" w:rsidP="004F01DB">
    <w:pPr>
      <w:pStyle w:val="Footer"/>
      <w:ind w:firstLine="360"/>
      <w:pPrChange w:id="196" w:author="Mary Jones" w:date="2026-08-03T22:25:00Z" w16du:dateUtc="2026-08-04T02:25: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B702" w14:textId="6F522414" w:rsidR="004F01DB" w:rsidRDefault="004F01DB" w:rsidP="00DB1E75">
    <w:pPr>
      <w:pStyle w:val="Footer"/>
      <w:framePr w:wrap="none" w:vAnchor="text" w:hAnchor="margin" w:y="1"/>
      <w:rPr>
        <w:ins w:id="197" w:author="Mary Jones" w:date="2026-08-03T22:25:00Z" w16du:dateUtc="2026-08-04T02:25:00Z"/>
        <w:rStyle w:val="PageNumber"/>
      </w:rPr>
    </w:pPr>
    <w:ins w:id="198"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465D1018" w14:textId="5430119F" w:rsidR="004F01DB" w:rsidRDefault="004F01DB" w:rsidP="004F01DB">
    <w:pPr>
      <w:pStyle w:val="Header"/>
      <w:ind w:right="360" w:firstLine="360"/>
      <w:rPr>
        <w:ins w:id="199" w:author="Mary Jones" w:date="2026-08-03T22:25:00Z" w16du:dateUtc="2026-08-04T02:25:00Z"/>
      </w:rPr>
    </w:pPr>
    <w:ins w:id="200" w:author="Mary Jones" w:date="2026-08-03T22:25:00Z" w16du:dateUtc="2026-08-04T02:25:00Z">
      <w:r>
        <w:t>Normal footer, page numbers at the left</w:t>
      </w:r>
    </w:ins>
  </w:p>
  <w:p w14:paraId="6954C1D1" w14:textId="77777777" w:rsidR="00366928" w:rsidRDefault="00366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17C6" w14:textId="77777777" w:rsidR="009355C6" w:rsidRDefault="009355C6" w:rsidP="004F01DB">
      <w:pPr>
        <w:pPrChange w:id="16" w:author="Mary Jones" w:date="2026-08-03T22:25:00Z" w16du:dateUtc="2026-08-04T02:25:00Z">
          <w:pPr>
            <w:spacing w:after="0" w:line="240" w:lineRule="auto"/>
          </w:pPr>
        </w:pPrChange>
      </w:pPr>
      <w:r>
        <w:separator/>
      </w:r>
    </w:p>
  </w:footnote>
  <w:footnote w:type="continuationSeparator" w:id="0">
    <w:p w14:paraId="66A053BF" w14:textId="77777777" w:rsidR="009355C6" w:rsidRDefault="009355C6" w:rsidP="004F01DB">
      <w:pPr>
        <w:pPrChange w:id="17" w:author="Mary Jones" w:date="2026-08-03T22:25:00Z" w16du:dateUtc="2026-08-04T02:25: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5C34" w14:textId="6CD3C492" w:rsidR="004F01DB" w:rsidRDefault="004F01DB" w:rsidP="00DB1E75">
    <w:pPr>
      <w:pStyle w:val="Header"/>
      <w:framePr w:wrap="none" w:vAnchor="text" w:hAnchor="margin" w:xAlign="right" w:y="1"/>
      <w:rPr>
        <w:rStyle w:val="PageNumber"/>
      </w:rPr>
    </w:pPr>
    <w:ins w:id="189"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p w14:paraId="52EFFBB4" w14:textId="77777777" w:rsidR="00366928" w:rsidRDefault="00366928" w:rsidP="004F01DB">
    <w:pPr>
      <w:pStyle w:val="Header"/>
      <w:ind w:right="360"/>
      <w:pPrChange w:id="190" w:author="Mary Jones" w:date="2026-08-03T22:25:00Z" w16du:dateUtc="2026-08-04T02:25: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A194" w14:textId="331C17BE" w:rsidR="004F01DB" w:rsidRDefault="004F01DB" w:rsidP="00DB1E75">
    <w:pPr>
      <w:pStyle w:val="Header"/>
      <w:framePr w:wrap="none" w:vAnchor="text" w:hAnchor="margin" w:xAlign="right" w:y="1"/>
      <w:rPr>
        <w:ins w:id="191" w:author="Mary Jones" w:date="2026-08-03T22:25:00Z" w16du:dateUtc="2026-08-04T02:25:00Z"/>
        <w:rStyle w:val="PageNumber"/>
      </w:rPr>
    </w:pPr>
    <w:ins w:id="192" w:author="Mary Jones" w:date="2026-08-03T22:25:00Z" w16du:dateUtc="2026-08-04T02: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741837F4" w14:textId="77777777" w:rsidR="00366928" w:rsidRDefault="004F01DB" w:rsidP="004F01DB">
    <w:pPr>
      <w:pStyle w:val="Header"/>
      <w:ind w:right="360"/>
      <w:pPrChange w:id="193" w:author="Mary Jones" w:date="2026-08-03T22:25:00Z" w16du:dateUtc="2026-08-04T02:25:00Z">
        <w:pPr>
          <w:pStyle w:val="Header"/>
        </w:pPr>
      </w:pPrChange>
    </w:pPr>
    <w:ins w:id="194" w:author="Mary Jones" w:date="2026-08-03T22:25:00Z" w16du:dateUtc="2026-08-04T02:25:00Z">
      <w:r>
        <w:t>Normal header, page numbers at the right</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B437E"/>
    <w:rsid w:val="00093352"/>
    <w:rsid w:val="000D6AE6"/>
    <w:rsid w:val="00152737"/>
    <w:rsid w:val="001F02E5"/>
    <w:rsid w:val="00206959"/>
    <w:rsid w:val="00366928"/>
    <w:rsid w:val="003C095A"/>
    <w:rsid w:val="004F01DB"/>
    <w:rsid w:val="00903368"/>
    <w:rsid w:val="009355C6"/>
    <w:rsid w:val="009F2052"/>
    <w:rsid w:val="00A152CE"/>
    <w:rsid w:val="00A16521"/>
    <w:rsid w:val="00A22C64"/>
    <w:rsid w:val="00A35637"/>
    <w:rsid w:val="00BB437E"/>
    <w:rsid w:val="00D0705C"/>
    <w:rsid w:val="00D91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EA52A1C-BEAD-0244-BEA7-C47CE5A8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line="240" w:lineRule="auto"/>
      <w:outlineLvl w:val="0"/>
      <w:pPrChange w:id="0" w:author="Mary Jones" w:date="2026-08-03T22:25:00Z">
        <w:pPr>
          <w:keepNext/>
          <w:keepLines/>
          <w:spacing w:before="360" w:after="80"/>
          <w:outlineLvl w:val="0"/>
        </w:pPr>
      </w:pPrChange>
    </w:pPr>
    <w:rPr>
      <w:rFonts w:asciiTheme="majorHAnsi" w:eastAsiaTheme="majorEastAsia" w:hAnsiTheme="majorHAnsi" w:cstheme="majorBidi"/>
      <w:color w:val="0F4761" w:themeColor="accent1" w:themeShade="BF"/>
      <w:sz w:val="40"/>
      <w:szCs w:val="40"/>
      <w:rPrChange w:id="0" w:author="Mary Jones" w:date="2026-08-03T22:25:00Z">
        <w:rPr>
          <w:rFonts w:asciiTheme="majorHAnsi" w:eastAsiaTheme="majorEastAsia" w:hAnsiTheme="majorHAnsi" w:cstheme="majorBidi"/>
          <w:color w:val="0F4761" w:themeColor="accent1" w:themeShade="BF"/>
          <w:kern w:val="2"/>
          <w:sz w:val="40"/>
          <w:szCs w:val="40"/>
          <w:lang w:val="en-US" w:eastAsia="en-US" w:bidi="ar-SA"/>
        </w:rPr>
      </w:rPrChange>
    </w:rPr>
  </w:style>
  <w:style w:type="paragraph" w:styleId="Heading2">
    <w:name w:val="heading 2"/>
    <w:basedOn w:val="Normal"/>
    <w:next w:val="Normal"/>
    <w:link w:val="Heading2Char"/>
    <w:uiPriority w:val="9"/>
    <w:semiHidden/>
    <w:unhideWhenUsed/>
    <w:qFormat/>
    <w:rsid w:val="004F01DB"/>
    <w:pPr>
      <w:keepNext/>
      <w:keepLines/>
      <w:spacing w:before="160" w:after="80" w:line="240" w:lineRule="auto"/>
      <w:outlineLvl w:val="1"/>
      <w:pPrChange w:id="1" w:author="Mary Jones" w:date="2026-08-03T22:25:00Z">
        <w:pPr>
          <w:keepNext/>
          <w:keepLines/>
          <w:spacing w:before="160" w:after="80"/>
          <w:outlineLvl w:val="1"/>
        </w:pPr>
      </w:pPrChange>
    </w:pPr>
    <w:rPr>
      <w:rFonts w:asciiTheme="majorHAnsi" w:eastAsiaTheme="majorEastAsia" w:hAnsiTheme="majorHAnsi" w:cstheme="majorBidi"/>
      <w:color w:val="0F4761" w:themeColor="accent1" w:themeShade="BF"/>
      <w:sz w:val="32"/>
      <w:szCs w:val="32"/>
      <w:rPrChange w:id="1" w:author="Mary Jones" w:date="2026-08-03T22:25:00Z">
        <w:rPr>
          <w:rFonts w:asciiTheme="majorHAnsi" w:eastAsiaTheme="majorEastAsia" w:hAnsiTheme="majorHAnsi" w:cstheme="majorBidi"/>
          <w:color w:val="0F4761" w:themeColor="accent1" w:themeShade="BF"/>
          <w:kern w:val="2"/>
          <w:sz w:val="32"/>
          <w:szCs w:val="32"/>
          <w:lang w:val="en-US" w:eastAsia="en-US" w:bidi="ar-SA"/>
        </w:rPr>
      </w:rPrChange>
    </w:rPr>
  </w:style>
  <w:style w:type="paragraph" w:styleId="Heading3">
    <w:name w:val="heading 3"/>
    <w:basedOn w:val="Normal"/>
    <w:next w:val="Normal"/>
    <w:link w:val="Heading3Char"/>
    <w:uiPriority w:val="9"/>
    <w:semiHidden/>
    <w:unhideWhenUsed/>
    <w:qFormat/>
    <w:rsid w:val="004F01DB"/>
    <w:pPr>
      <w:keepNext/>
      <w:keepLines/>
      <w:spacing w:before="160" w:after="80" w:line="240" w:lineRule="auto"/>
      <w:outlineLvl w:val="2"/>
      <w:pPrChange w:id="2" w:author="Mary Jones" w:date="2026-08-03T22:25:00Z">
        <w:pPr>
          <w:keepNext/>
          <w:keepLines/>
          <w:spacing w:before="160" w:after="80"/>
          <w:outlineLvl w:val="2"/>
        </w:pPr>
      </w:pPrChange>
    </w:pPr>
    <w:rPr>
      <w:rFonts w:eastAsiaTheme="majorEastAsia" w:cstheme="majorBidi"/>
      <w:color w:val="0F4761" w:themeColor="accent1" w:themeShade="BF"/>
      <w:sz w:val="28"/>
      <w:szCs w:val="28"/>
      <w:rPrChange w:id="2" w:author="Mary Jones" w:date="2026-08-03T22:25:00Z">
        <w:rPr>
          <w:rFonts w:asciiTheme="minorHAnsi" w:eastAsiaTheme="majorEastAsia" w:hAnsiTheme="minorHAnsi" w:cstheme="majorBidi"/>
          <w:color w:val="0F4761" w:themeColor="accent1" w:themeShade="BF"/>
          <w:kern w:val="2"/>
          <w:sz w:val="28"/>
          <w:szCs w:val="28"/>
          <w:lang w:val="en-US" w:eastAsia="en-US" w:bidi="ar-SA"/>
        </w:rPr>
      </w:rPrChange>
    </w:rPr>
  </w:style>
  <w:style w:type="paragraph" w:styleId="Heading4">
    <w:name w:val="heading 4"/>
    <w:basedOn w:val="Normal"/>
    <w:next w:val="Normal"/>
    <w:link w:val="Heading4Char"/>
    <w:uiPriority w:val="9"/>
    <w:semiHidden/>
    <w:unhideWhenUsed/>
    <w:qFormat/>
    <w:rsid w:val="004F01DB"/>
    <w:pPr>
      <w:keepNext/>
      <w:keepLines/>
      <w:spacing w:before="80" w:after="40" w:line="240" w:lineRule="auto"/>
      <w:outlineLvl w:val="3"/>
      <w:pPrChange w:id="3" w:author="Mary Jones" w:date="2026-08-03T22:25:00Z">
        <w:pPr>
          <w:keepNext/>
          <w:keepLines/>
          <w:spacing w:before="80" w:after="40"/>
          <w:outlineLvl w:val="3"/>
        </w:pPr>
      </w:pPrChange>
    </w:pPr>
    <w:rPr>
      <w:rFonts w:eastAsiaTheme="majorEastAsia" w:cstheme="majorBidi"/>
      <w:i/>
      <w:iCs/>
      <w:color w:val="0F4761" w:themeColor="accent1" w:themeShade="BF"/>
      <w:rPrChange w:id="3" w:author="Mary Jones" w:date="2026-08-03T22:25:00Z">
        <w:rPr>
          <w:rFonts w:asciiTheme="minorHAnsi" w:eastAsiaTheme="majorEastAsia" w:hAnsiTheme="minorHAnsi" w:cstheme="majorBidi"/>
          <w:i/>
          <w:iCs/>
          <w:color w:val="0F4761" w:themeColor="accent1" w:themeShade="BF"/>
          <w:kern w:val="2"/>
          <w:sz w:val="24"/>
          <w:szCs w:val="24"/>
          <w:lang w:val="en-US" w:eastAsia="en-US" w:bidi="ar-SA"/>
        </w:rPr>
      </w:rPrChange>
    </w:rPr>
  </w:style>
  <w:style w:type="paragraph" w:styleId="Heading5">
    <w:name w:val="heading 5"/>
    <w:basedOn w:val="Normal"/>
    <w:next w:val="Normal"/>
    <w:link w:val="Heading5Char"/>
    <w:uiPriority w:val="9"/>
    <w:semiHidden/>
    <w:unhideWhenUsed/>
    <w:qFormat/>
    <w:rsid w:val="004F01DB"/>
    <w:pPr>
      <w:keepNext/>
      <w:keepLines/>
      <w:spacing w:before="80" w:after="40" w:line="240" w:lineRule="auto"/>
      <w:outlineLvl w:val="4"/>
      <w:pPrChange w:id="4" w:author="Mary Jones" w:date="2026-08-03T22:25:00Z">
        <w:pPr>
          <w:keepNext/>
          <w:keepLines/>
          <w:spacing w:before="80" w:after="40"/>
          <w:outlineLvl w:val="4"/>
        </w:pPr>
      </w:pPrChange>
    </w:pPr>
    <w:rPr>
      <w:rFonts w:eastAsiaTheme="majorEastAsia" w:cstheme="majorBidi"/>
      <w:color w:val="0F4761" w:themeColor="accent1" w:themeShade="BF"/>
      <w:rPrChange w:id="4" w:author="Mary Jones" w:date="2026-08-03T22:25:00Z">
        <w:rPr>
          <w:rFonts w:asciiTheme="minorHAnsi" w:eastAsiaTheme="majorEastAsia" w:hAnsiTheme="minorHAnsi" w:cstheme="majorBidi"/>
          <w:color w:val="0F4761" w:themeColor="accent1" w:themeShade="BF"/>
          <w:kern w:val="2"/>
          <w:sz w:val="24"/>
          <w:szCs w:val="24"/>
          <w:lang w:val="en-US" w:eastAsia="en-US" w:bidi="ar-SA"/>
        </w:rPr>
      </w:rPrChange>
    </w:rPr>
  </w:style>
  <w:style w:type="paragraph" w:styleId="Heading6">
    <w:name w:val="heading 6"/>
    <w:basedOn w:val="Normal"/>
    <w:next w:val="Normal"/>
    <w:link w:val="Heading6Char"/>
    <w:uiPriority w:val="9"/>
    <w:semiHidden/>
    <w:unhideWhenUsed/>
    <w:qFormat/>
    <w:rsid w:val="004F01DB"/>
    <w:pPr>
      <w:keepNext/>
      <w:keepLines/>
      <w:spacing w:before="40" w:after="0" w:line="240" w:lineRule="auto"/>
      <w:outlineLvl w:val="5"/>
      <w:pPrChange w:id="5" w:author="Mary Jones" w:date="2026-08-03T22:25:00Z">
        <w:pPr>
          <w:keepNext/>
          <w:keepLines/>
          <w:spacing w:before="40"/>
          <w:outlineLvl w:val="5"/>
        </w:pPr>
      </w:pPrChange>
    </w:pPr>
    <w:rPr>
      <w:rFonts w:eastAsiaTheme="majorEastAsia" w:cstheme="majorBidi"/>
      <w:i/>
      <w:iCs/>
      <w:color w:val="595959" w:themeColor="text1" w:themeTint="A6"/>
      <w:rPrChange w:id="5" w:author="Mary Jones" w:date="2026-08-03T22:25:00Z">
        <w:rPr>
          <w:rFonts w:asciiTheme="minorHAnsi" w:eastAsiaTheme="majorEastAsia" w:hAnsiTheme="minorHAnsi" w:cstheme="majorBidi"/>
          <w:i/>
          <w:iCs/>
          <w:color w:val="595959" w:themeColor="text1" w:themeTint="A6"/>
          <w:kern w:val="2"/>
          <w:sz w:val="24"/>
          <w:szCs w:val="24"/>
          <w:lang w:val="en-US" w:eastAsia="en-US" w:bidi="ar-SA"/>
        </w:rPr>
      </w:rPrChange>
    </w:rPr>
  </w:style>
  <w:style w:type="paragraph" w:styleId="Heading7">
    <w:name w:val="heading 7"/>
    <w:basedOn w:val="Normal"/>
    <w:next w:val="Normal"/>
    <w:link w:val="Heading7Char"/>
    <w:uiPriority w:val="9"/>
    <w:semiHidden/>
    <w:unhideWhenUsed/>
    <w:qFormat/>
    <w:rsid w:val="004F01DB"/>
    <w:pPr>
      <w:keepNext/>
      <w:keepLines/>
      <w:spacing w:before="40" w:after="0" w:line="240" w:lineRule="auto"/>
      <w:outlineLvl w:val="6"/>
      <w:pPrChange w:id="6" w:author="Mary Jones" w:date="2026-08-03T22:25:00Z">
        <w:pPr>
          <w:keepNext/>
          <w:keepLines/>
          <w:spacing w:before="40"/>
          <w:outlineLvl w:val="6"/>
        </w:pPr>
      </w:pPrChange>
    </w:pPr>
    <w:rPr>
      <w:rFonts w:eastAsiaTheme="majorEastAsia" w:cstheme="majorBidi"/>
      <w:color w:val="595959" w:themeColor="text1" w:themeTint="A6"/>
      <w:rPrChange w:id="6" w:author="Mary Jones" w:date="2026-08-03T22:25:00Z">
        <w:rPr>
          <w:rFonts w:asciiTheme="minorHAnsi" w:eastAsiaTheme="majorEastAsia" w:hAnsiTheme="minorHAnsi" w:cstheme="majorBidi"/>
          <w:color w:val="595959" w:themeColor="text1" w:themeTint="A6"/>
          <w:kern w:val="2"/>
          <w:sz w:val="24"/>
          <w:szCs w:val="24"/>
          <w:lang w:val="en-US" w:eastAsia="en-US" w:bidi="ar-SA"/>
        </w:rPr>
      </w:rPrChange>
    </w:rPr>
  </w:style>
  <w:style w:type="paragraph" w:styleId="Heading8">
    <w:name w:val="heading 8"/>
    <w:basedOn w:val="Normal"/>
    <w:next w:val="Normal"/>
    <w:link w:val="Heading8Char"/>
    <w:uiPriority w:val="9"/>
    <w:semiHidden/>
    <w:unhideWhenUsed/>
    <w:qFormat/>
    <w:rsid w:val="004F01DB"/>
    <w:pPr>
      <w:keepNext/>
      <w:keepLines/>
      <w:spacing w:after="0" w:line="240" w:lineRule="auto"/>
      <w:outlineLvl w:val="7"/>
      <w:pPrChange w:id="7" w:author="Mary Jones" w:date="2026-08-03T22:25:00Z">
        <w:pPr>
          <w:keepNext/>
          <w:keepLines/>
          <w:outlineLvl w:val="7"/>
        </w:pPr>
      </w:pPrChange>
    </w:pPr>
    <w:rPr>
      <w:rFonts w:eastAsiaTheme="majorEastAsia" w:cstheme="majorBidi"/>
      <w:i/>
      <w:iCs/>
      <w:color w:val="272727" w:themeColor="text1" w:themeTint="D8"/>
      <w:rPrChange w:id="7" w:author="Mary Jones" w:date="2026-08-03T22:25:00Z">
        <w:rPr>
          <w:rFonts w:asciiTheme="minorHAnsi" w:eastAsiaTheme="majorEastAsia" w:hAnsiTheme="minorHAnsi" w:cstheme="majorBidi"/>
          <w:i/>
          <w:iCs/>
          <w:color w:val="272727" w:themeColor="text1" w:themeTint="D8"/>
          <w:kern w:val="2"/>
          <w:sz w:val="24"/>
          <w:szCs w:val="24"/>
          <w:lang w:val="en-US" w:eastAsia="en-US" w:bidi="ar-SA"/>
        </w:rPr>
      </w:rPrChange>
    </w:rPr>
  </w:style>
  <w:style w:type="paragraph" w:styleId="Heading9">
    <w:name w:val="heading 9"/>
    <w:basedOn w:val="Normal"/>
    <w:next w:val="Normal"/>
    <w:link w:val="Heading9Char"/>
    <w:uiPriority w:val="9"/>
    <w:semiHidden/>
    <w:unhideWhenUsed/>
    <w:qFormat/>
    <w:rsid w:val="004F01DB"/>
    <w:pPr>
      <w:keepNext/>
      <w:keepLines/>
      <w:spacing w:after="0" w:line="240" w:lineRule="auto"/>
      <w:outlineLvl w:val="8"/>
      <w:pPrChange w:id="8" w:author="Mary Jones" w:date="2026-08-03T22:25:00Z">
        <w:pPr>
          <w:keepNext/>
          <w:keepLines/>
          <w:outlineLvl w:val="8"/>
        </w:pPr>
      </w:pPrChange>
    </w:pPr>
    <w:rPr>
      <w:rFonts w:eastAsiaTheme="majorEastAsia" w:cstheme="majorBidi"/>
      <w:color w:val="272727" w:themeColor="text1" w:themeTint="D8"/>
      <w:rPrChange w:id="8" w:author="Mary Jones" w:date="2026-08-03T22:25:00Z">
        <w:rPr>
          <w:rFonts w:asciiTheme="minorHAnsi" w:eastAsiaTheme="majorEastAsia" w:hAnsiTheme="minorHAnsi" w:cstheme="majorBidi"/>
          <w:color w:val="272727" w:themeColor="text1" w:themeTint="D8"/>
          <w:kern w:val="2"/>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928"/>
    <w:rPr>
      <w:rFonts w:eastAsiaTheme="majorEastAsia" w:cstheme="majorBidi"/>
      <w:color w:val="272727" w:themeColor="text1" w:themeTint="D8"/>
    </w:rPr>
  </w:style>
  <w:style w:type="paragraph" w:styleId="ListParagraph">
    <w:name w:val="List Paragraph"/>
    <w:basedOn w:val="Normal"/>
    <w:rsid w:val="00903368"/>
    <w:pPr>
      <w:spacing w:after="120" w:line="264" w:lineRule="auto"/>
      <w:pPrChange w:id="9" w:author="Mary Jones" w:date="2026-08-03T22:25:00Z">
        <w:pPr>
          <w:spacing w:after="120" w:line="264" w:lineRule="auto"/>
        </w:pPr>
      </w:pPrChange>
    </w:pPr>
    <w:rPr>
      <w:rFonts w:ascii="Times" w:eastAsia="Times" w:hAnsi="Times" w:cs="Times New Roman"/>
      <w:kern w:val="0"/>
      <w:sz w:val="23"/>
      <w:szCs w:val="23"/>
      <w14:ligatures w14:val="none"/>
      <w:rPrChange w:id="9" w:author="Mary Jones" w:date="2026-08-03T22:25:00Z">
        <w:rPr>
          <w:rFonts w:ascii="Times" w:eastAsia="Times" w:hAnsi="Times"/>
          <w:sz w:val="23"/>
          <w:szCs w:val="23"/>
          <w:lang w:val="en-US" w:eastAsia="en-US" w:bidi="ar-SA"/>
          <w14:ligatures w14:val="standardContextual"/>
        </w:rPr>
      </w:rPrChange>
    </w:rPr>
  </w:style>
  <w:style w:type="paragraph" w:styleId="Title">
    <w:name w:val="Title"/>
    <w:basedOn w:val="Normal"/>
    <w:next w:val="Normal"/>
    <w:link w:val="TitleChar"/>
    <w:uiPriority w:val="10"/>
    <w:qFormat/>
    <w:rsid w:val="004F01DB"/>
    <w:pPr>
      <w:spacing w:after="80" w:line="240" w:lineRule="auto"/>
      <w:contextualSpacing/>
      <w:pPrChange w:id="10" w:author="Mary Jones" w:date="2026-08-03T22:25:00Z">
        <w:pPr>
          <w:spacing w:after="80"/>
          <w:contextualSpacing/>
        </w:pPr>
      </w:pPrChange>
    </w:pPr>
    <w:rPr>
      <w:rFonts w:asciiTheme="majorHAnsi" w:eastAsiaTheme="majorEastAsia" w:hAnsiTheme="majorHAnsi" w:cstheme="majorBidi"/>
      <w:spacing w:val="-10"/>
      <w:kern w:val="28"/>
      <w:sz w:val="56"/>
      <w:szCs w:val="56"/>
      <w:rPrChange w:id="10" w:author="Mary Jones" w:date="2026-08-03T22:25: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366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line="240" w:lineRule="auto"/>
      <w:pPrChange w:id="11" w:author="Mary Jones" w:date="2026-08-03T22:25:00Z">
        <w:pPr>
          <w:numPr>
            <w:ilvl w:val="1"/>
          </w:numPr>
          <w:spacing w:after="160"/>
        </w:pPr>
      </w:pPrChange>
    </w:pPr>
    <w:rPr>
      <w:rFonts w:eastAsiaTheme="majorEastAsia" w:cstheme="majorBidi"/>
      <w:color w:val="595959" w:themeColor="text1" w:themeTint="A6"/>
      <w:spacing w:val="15"/>
      <w:sz w:val="28"/>
      <w:szCs w:val="28"/>
      <w:rPrChange w:id="11" w:author="Mary Jones" w:date="2026-08-03T22:25:00Z">
        <w:rPr>
          <w:rFonts w:asciiTheme="minorHAnsi" w:eastAsiaTheme="majorEastAsia" w:hAnsiTheme="minorHAnsi" w:cstheme="majorBidi"/>
          <w:color w:val="595959" w:themeColor="text1" w:themeTint="A6"/>
          <w:spacing w:val="15"/>
          <w:kern w:val="2"/>
          <w:sz w:val="28"/>
          <w:szCs w:val="28"/>
          <w:lang w:val="en-US" w:eastAsia="en-US" w:bidi="ar-SA"/>
        </w:rPr>
      </w:rPrChange>
    </w:rPr>
  </w:style>
  <w:style w:type="character" w:customStyle="1" w:styleId="SubtitleChar">
    <w:name w:val="Subtitle Char"/>
    <w:basedOn w:val="DefaultParagraphFont"/>
    <w:link w:val="Subtitle"/>
    <w:uiPriority w:val="11"/>
    <w:rsid w:val="00366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line="240" w:lineRule="auto"/>
      <w:jc w:val="center"/>
      <w:pPrChange w:id="12" w:author="Mary Jones" w:date="2026-08-03T22:25:00Z">
        <w:pPr>
          <w:spacing w:before="160" w:after="160"/>
          <w:jc w:val="center"/>
        </w:pPr>
      </w:pPrChange>
    </w:pPr>
    <w:rPr>
      <w:rFonts w:eastAsiaTheme="minorHAnsi"/>
      <w:i/>
      <w:iCs/>
      <w:color w:val="404040" w:themeColor="text1" w:themeTint="BF"/>
      <w:rPrChange w:id="12" w:author="Mary Jones" w:date="2026-08-03T22:25:00Z">
        <w:rPr>
          <w:rFonts w:asciiTheme="minorHAnsi" w:eastAsiaTheme="minorHAnsi" w:hAnsiTheme="minorHAnsi" w:cstheme="minorBidi"/>
          <w:i/>
          <w:iCs/>
          <w:color w:val="404040" w:themeColor="text1" w:themeTint="BF"/>
          <w:kern w:val="2"/>
          <w:sz w:val="24"/>
          <w:szCs w:val="24"/>
          <w:lang w:val="en-US" w:eastAsia="en-US" w:bidi="ar-SA"/>
        </w:rPr>
      </w:rPrChange>
    </w:rPr>
  </w:style>
  <w:style w:type="character" w:customStyle="1" w:styleId="QuoteChar">
    <w:name w:val="Quote Char"/>
    <w:basedOn w:val="DefaultParagraphFont"/>
    <w:link w:val="Quote"/>
    <w:uiPriority w:val="29"/>
    <w:rsid w:val="00366928"/>
    <w:rPr>
      <w:rFonts w:eastAsiaTheme="minorHAnsi"/>
      <w:i/>
      <w:iCs/>
      <w:color w:val="404040" w:themeColor="text1" w:themeTint="BF"/>
    </w:rPr>
  </w:style>
  <w:style w:type="character" w:styleId="IntenseEmphasis">
    <w:name w:val="Intense Emphasis"/>
    <w:basedOn w:val="DefaultParagraphFont"/>
    <w:uiPriority w:val="21"/>
    <w:qFormat/>
    <w:rsid w:val="00366928"/>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line="240" w:lineRule="auto"/>
      <w:ind w:left="864" w:right="864"/>
      <w:jc w:val="center"/>
      <w:pPrChange w:id="13" w:author="Mary Jones" w:date="2026-08-03T22:25:00Z">
        <w:pPr>
          <w:pBdr>
            <w:top w:val="single" w:sz="4" w:space="10" w:color="0F4761" w:themeColor="accent1" w:themeShade="BF"/>
            <w:bottom w:val="single" w:sz="4" w:space="10" w:color="0F4761" w:themeColor="accent1" w:themeShade="BF"/>
          </w:pBdr>
          <w:spacing w:before="360" w:after="360"/>
          <w:ind w:left="864" w:right="864"/>
          <w:jc w:val="center"/>
        </w:pPr>
      </w:pPrChange>
    </w:pPr>
    <w:rPr>
      <w:rFonts w:eastAsiaTheme="minorHAnsi"/>
      <w:i/>
      <w:iCs/>
      <w:color w:val="0F4761" w:themeColor="accent1" w:themeShade="BF"/>
      <w:rPrChange w:id="13" w:author="Mary Jones" w:date="2026-08-03T22:25:00Z">
        <w:rPr>
          <w:rFonts w:asciiTheme="minorHAnsi" w:eastAsiaTheme="minorHAnsi" w:hAnsiTheme="minorHAnsi" w:cstheme="minorBidi"/>
          <w:i/>
          <w:iCs/>
          <w:color w:val="0F4761" w:themeColor="accent1" w:themeShade="BF"/>
          <w:kern w:val="2"/>
          <w:sz w:val="24"/>
          <w:szCs w:val="24"/>
          <w:lang w:val="en-US" w:eastAsia="en-US" w:bidi="ar-SA"/>
        </w:rPr>
      </w:rPrChange>
    </w:rPr>
  </w:style>
  <w:style w:type="character" w:customStyle="1" w:styleId="IntenseQuoteChar">
    <w:name w:val="Intense Quote Char"/>
    <w:basedOn w:val="DefaultParagraphFont"/>
    <w:link w:val="IntenseQuote"/>
    <w:uiPriority w:val="30"/>
    <w:rsid w:val="00366928"/>
    <w:rPr>
      <w:rFonts w:eastAsiaTheme="minorHAnsi"/>
      <w:i/>
      <w:iCs/>
      <w:color w:val="0F4761" w:themeColor="accent1" w:themeShade="BF"/>
    </w:rPr>
  </w:style>
  <w:style w:type="character" w:styleId="IntenseReference">
    <w:name w:val="Intense Reference"/>
    <w:basedOn w:val="DefaultParagraphFont"/>
    <w:uiPriority w:val="32"/>
    <w:qFormat/>
    <w:rsid w:val="00366928"/>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spacing w:after="0" w:line="240" w:lineRule="auto"/>
      <w:pPrChange w:id="14" w:author="Mary Jones" w:date="2026-08-03T22:25:00Z">
        <w:pPr>
          <w:tabs>
            <w:tab w:val="center" w:pos="4680"/>
            <w:tab w:val="right" w:pos="9360"/>
          </w:tabs>
        </w:pPr>
      </w:pPrChange>
    </w:pPr>
    <w:rPr>
      <w:rFonts w:eastAsiaTheme="minorHAnsi"/>
      <w:rPrChange w:id="14" w:author="Mary Jones" w:date="2026-08-03T22:25:00Z">
        <w:rPr>
          <w:rFonts w:asciiTheme="minorHAnsi" w:eastAsiaTheme="minorHAnsi" w:hAnsiTheme="minorHAnsi" w:cstheme="minorBidi"/>
          <w:kern w:val="2"/>
          <w:sz w:val="24"/>
          <w:szCs w:val="24"/>
          <w:lang w:val="en-US" w:eastAsia="en-US" w:bidi="ar-SA"/>
        </w:rPr>
      </w:rPrChange>
    </w:rPr>
  </w:style>
  <w:style w:type="character" w:customStyle="1" w:styleId="HeaderChar">
    <w:name w:val="Header Char"/>
    <w:basedOn w:val="DefaultParagraphFont"/>
    <w:link w:val="Header"/>
    <w:uiPriority w:val="99"/>
    <w:rsid w:val="00366928"/>
    <w:rPr>
      <w:rFonts w:eastAsiaTheme="minorHAnsi"/>
    </w:rPr>
  </w:style>
  <w:style w:type="paragraph" w:styleId="Footer">
    <w:name w:val="footer"/>
    <w:basedOn w:val="Normal"/>
    <w:link w:val="FooterChar"/>
    <w:uiPriority w:val="99"/>
    <w:unhideWhenUsed/>
    <w:rsid w:val="004F01DB"/>
    <w:pPr>
      <w:tabs>
        <w:tab w:val="center" w:pos="4680"/>
        <w:tab w:val="right" w:pos="9360"/>
      </w:tabs>
      <w:spacing w:after="0" w:line="240" w:lineRule="auto"/>
      <w:pPrChange w:id="15" w:author="Mary Jones" w:date="2026-08-03T22:25:00Z">
        <w:pPr>
          <w:tabs>
            <w:tab w:val="center" w:pos="4680"/>
            <w:tab w:val="right" w:pos="9360"/>
          </w:tabs>
        </w:pPr>
      </w:pPrChange>
    </w:pPr>
    <w:rPr>
      <w:rFonts w:eastAsiaTheme="minorHAnsi"/>
      <w:rPrChange w:id="15" w:author="Mary Jones" w:date="2026-08-03T22:25:00Z">
        <w:rPr>
          <w:rFonts w:asciiTheme="minorHAnsi" w:eastAsiaTheme="minorHAnsi" w:hAnsiTheme="minorHAnsi" w:cstheme="minorBidi"/>
          <w:kern w:val="2"/>
          <w:sz w:val="24"/>
          <w:szCs w:val="24"/>
          <w:lang w:val="en-US" w:eastAsia="en-US" w:bidi="ar-SA"/>
        </w:rPr>
      </w:rPrChange>
    </w:rPr>
  </w:style>
  <w:style w:type="character" w:customStyle="1" w:styleId="FooterChar">
    <w:name w:val="Footer Char"/>
    <w:basedOn w:val="DefaultParagraphFont"/>
    <w:link w:val="Footer"/>
    <w:uiPriority w:val="99"/>
    <w:rsid w:val="00366928"/>
    <w:rPr>
      <w:rFonts w:eastAsiaTheme="minorHAnsi"/>
    </w:rPr>
  </w:style>
  <w:style w:type="character" w:styleId="PageNumber">
    <w:name w:val="page number"/>
    <w:basedOn w:val="DefaultParagraphFont"/>
    <w:uiPriority w:val="99"/>
    <w:semiHidden/>
    <w:unhideWhenUsed/>
    <w:rsid w:val="00366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5453</Words>
  <Characters>31086</Characters>
  <Application>Microsoft Office Word</Application>
  <DocSecurity>0</DocSecurity>
  <Lines>259</Lines>
  <Paragraphs>72</Paragraphs>
  <ScaleCrop>false</ScaleCrop>
  <Company/>
  <LinksUpToDate>false</LinksUpToDate>
  <CharactersWithSpaces>36467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2026-08-04T02:25:00Z</dcterms:created>
  <dcterms:modified xsi:type="dcterms:W3CDTF">2026-08-04T02:25:00Z</dcterms:modified>
</cp:coreProperties>
</file>