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22:00Z" w16du:dateUtc="2026-09-22T16:22:00Z"/>
          <w:rFonts w:ascii="Californian FB" w:hAnsi="Californian FB"/>
        </w:rPr>
      </w:pPr>
      <w:ins w:id="3" w:author="NAZ, Mamoona (OLDHAM MEDICAL SERVICES)" w:date="2026-09-22T12:22:00Z" w16du:dateUtc="2026-09-22T16:22: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22:00Z" w16du:dateUtc="2026-09-22T16:22:00Z"/>
          <w:rFonts w:ascii="Californian FB" w:hAnsi="Californian FB"/>
          <w:b/>
          <w:bCs/>
        </w:rPr>
      </w:pPr>
    </w:p>
    <w:p w14:paraId="43260A16" w14:textId="77777777" w:rsidR="006F1C2D" w:rsidRDefault="006F1C2D" w:rsidP="006F1C2D">
      <w:pPr>
        <w:jc w:val="center"/>
        <w:rPr>
          <w:ins w:id="5" w:author="NAZ, Mamoona (OLDHAM MEDICAL SERVICES)" w:date="2026-09-22T12:22:00Z" w16du:dateUtc="2026-09-22T16:22:00Z"/>
          <w:rFonts w:cstheme="minorHAnsi"/>
          <w:b/>
          <w:bCs/>
          <w:sz w:val="28"/>
          <w:szCs w:val="28"/>
          <w:u w:val="single"/>
        </w:rPr>
      </w:pPr>
      <w:ins w:id="6" w:author="NAZ, Mamoona (OLDHAM MEDICAL SERVICES)" w:date="2026-09-22T12:22:00Z" w16du:dateUtc="2026-09-22T16:22: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22:00Z" w16du:dateUtc="2026-09-22T16:22:00Z"/>
          <w:rFonts w:cstheme="minorHAnsi"/>
          <w:b/>
          <w:bCs/>
          <w:sz w:val="28"/>
          <w:szCs w:val="28"/>
          <w:u w:val="single"/>
        </w:rPr>
      </w:pPr>
      <w:ins w:id="8" w:author="NAZ, Mamoona (OLDHAM MEDICAL SERVICES)" w:date="2026-09-22T12:22:00Z" w16du:dateUtc="2026-09-22T16:22: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22:00Z" w16du:dateUtc="2026-09-22T16:22:00Z"/>
          <w:rFonts w:cstheme="minorHAnsi"/>
          <w:b/>
          <w:bCs/>
          <w:sz w:val="28"/>
          <w:szCs w:val="28"/>
          <w:u w:val="single"/>
        </w:rPr>
      </w:pPr>
    </w:p>
    <w:p w14:paraId="1E230469" w14:textId="77777777" w:rsidR="006F1C2D" w:rsidRDefault="006F1C2D" w:rsidP="006F1C2D">
      <w:pPr>
        <w:rPr>
          <w:ins w:id="10" w:author="NAZ, Mamoona (OLDHAM MEDICAL SERVICES)" w:date="2026-09-22T12:22:00Z" w16du:dateUtc="2026-09-22T16:22:00Z"/>
          <w:rFonts w:cstheme="minorHAnsi"/>
          <w:b/>
          <w:bCs/>
        </w:rPr>
      </w:pPr>
      <w:ins w:id="11" w:author="NAZ, Mamoona (OLDHAM MEDICAL SERVICES)" w:date="2026-09-22T12:22:00Z" w16du:dateUtc="2026-09-22T16:22:00Z">
        <w:r w:rsidRPr="00FA0E32">
          <w:rPr>
            <w:rFonts w:cstheme="minorHAnsi"/>
            <w:b/>
            <w:bCs/>
          </w:rPr>
          <w:t>Attendees:</w:t>
        </w:r>
      </w:ins>
    </w:p>
    <w:p w14:paraId="406CF681" w14:textId="77777777" w:rsidR="006F1C2D" w:rsidRDefault="006F1C2D" w:rsidP="006F1C2D">
      <w:pPr>
        <w:rPr>
          <w:ins w:id="12" w:author="NAZ, Mamoona (OLDHAM MEDICAL SERVICES)" w:date="2026-09-22T12:22:00Z" w16du:dateUtc="2026-09-22T16:22:00Z"/>
          <w:rFonts w:cstheme="minorHAnsi"/>
        </w:rPr>
      </w:pPr>
      <w:ins w:id="13" w:author="NAZ, Mamoona (OLDHAM MEDICAL SERVICES)" w:date="2026-09-22T12:22:00Z" w16du:dateUtc="2026-09-22T16:22: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22:00Z" w16du:dateUtc="2026-09-22T16:22:00Z"/>
          <w:rFonts w:cstheme="minorHAnsi"/>
        </w:rPr>
      </w:pPr>
      <w:ins w:id="15" w:author="NAZ, Mamoona (OLDHAM MEDICAL SERVICES)" w:date="2026-09-22T12:22:00Z" w16du:dateUtc="2026-09-22T16:22:00Z">
        <w:r>
          <w:rPr>
            <w:rFonts w:cstheme="minorHAnsi"/>
          </w:rPr>
          <w:t xml:space="preserve">SA – Practice Manager </w:t>
        </w:r>
      </w:ins>
    </w:p>
    <w:p w14:paraId="4B50E429" w14:textId="77777777" w:rsidR="006F1C2D" w:rsidRDefault="006F1C2D" w:rsidP="006F1C2D">
      <w:pPr>
        <w:rPr>
          <w:ins w:id="16" w:author="NAZ, Mamoona (OLDHAM MEDICAL SERVICES)" w:date="2026-09-22T12:22:00Z" w16du:dateUtc="2026-09-22T16:22:00Z"/>
          <w:rFonts w:cstheme="minorHAnsi"/>
        </w:rPr>
      </w:pPr>
    </w:p>
    <w:p w14:paraId="5F6386BB" w14:textId="77777777" w:rsidR="0008331C" w:rsidRDefault="006F1C2D" w:rsidP="0008331C">
      <w:pPr>
        <w:rPr>
          <w:ins w:id="17" w:author="NAZ, Mamoona (OLDHAM MEDICAL SERVICES)" w:date="2026-09-22T12:22:00Z" w16du:dateUtc="2026-09-22T16:22:00Z"/>
        </w:rPr>
      </w:pPr>
      <w:ins w:id="18" w:author="NAZ, Mamoona (OLDHAM MEDICAL SERVICES)" w:date="2026-09-22T12:22:00Z" w16du:dateUtc="2026-09-22T16:22: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22:00Z" w16du:dateUtc="2026-09-22T16:22:00Z"/>
        </w:rPr>
      </w:pPr>
      <w:ins w:id="20" w:author="NAZ, Mamoona (OLDHAM MEDICAL SERVICES)" w:date="2026-09-22T12:22:00Z" w16du:dateUtc="2026-09-22T16:22: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22:00Z" w16du:dateUtc="2026-09-22T16:22:00Z"/>
          <w:rFonts w:cstheme="minorHAnsi"/>
        </w:rPr>
      </w:pPr>
    </w:p>
    <w:p w14:paraId="2302B3A6" w14:textId="77777777" w:rsidR="006F1C2D" w:rsidRPr="00FA0E32" w:rsidRDefault="006F1C2D" w:rsidP="006F1C2D">
      <w:pPr>
        <w:rPr>
          <w:ins w:id="22" w:author="NAZ, Mamoona (OLDHAM MEDICAL SERVICES)" w:date="2026-09-22T12:22:00Z" w16du:dateUtc="2026-09-22T16:22:00Z"/>
          <w:rFonts w:cstheme="minorHAnsi"/>
        </w:rPr>
      </w:pPr>
    </w:p>
    <w:p w14:paraId="794DD8CD" w14:textId="77777777" w:rsidR="006F1C2D" w:rsidRDefault="006F1C2D" w:rsidP="006F1C2D">
      <w:pPr>
        <w:rPr>
          <w:ins w:id="23" w:author="NAZ, Mamoona (OLDHAM MEDICAL SERVICES)" w:date="2026-09-22T12:22:00Z" w16du:dateUtc="2026-09-22T16:22:00Z"/>
          <w:rFonts w:cstheme="minorHAnsi"/>
          <w:b/>
          <w:bCs/>
        </w:rPr>
      </w:pPr>
      <w:ins w:id="24" w:author="NAZ, Mamoona (OLDHAM MEDICAL SERVICES)" w:date="2026-09-22T12:22:00Z" w16du:dateUtc="2026-09-22T16:22:00Z">
        <w:r w:rsidRPr="00FA0E32">
          <w:rPr>
            <w:rFonts w:cstheme="minorHAnsi"/>
            <w:b/>
            <w:bCs/>
          </w:rPr>
          <w:t>Apologies:</w:t>
        </w:r>
      </w:ins>
    </w:p>
    <w:p w14:paraId="50FA62A7" w14:textId="77777777" w:rsidR="00677B90" w:rsidRDefault="00677B90" w:rsidP="006F1C2D">
      <w:pPr>
        <w:rPr>
          <w:ins w:id="25" w:author="NAZ, Mamoona (OLDHAM MEDICAL SERVICES)" w:date="2026-09-22T12:22:00Z" w16du:dateUtc="2026-09-22T16:22:00Z"/>
          <w:rFonts w:cstheme="minorHAnsi"/>
          <w:b/>
          <w:bCs/>
        </w:rPr>
      </w:pPr>
    </w:p>
    <w:p w14:paraId="27E4F2EE" w14:textId="6226EC7C" w:rsidR="00677B90" w:rsidRPr="00677B90" w:rsidRDefault="00677B90" w:rsidP="006F1C2D">
      <w:pPr>
        <w:rPr>
          <w:ins w:id="26" w:author="NAZ, Mamoona (OLDHAM MEDICAL SERVICES)" w:date="2026-09-22T12:22:00Z" w16du:dateUtc="2026-09-22T16:22:00Z"/>
          <w:rFonts w:cstheme="minorHAnsi"/>
        </w:rPr>
      </w:pPr>
      <w:ins w:id="27" w:author="NAZ, Mamoona (OLDHAM MEDICAL SERVICES)" w:date="2026-09-22T12:22:00Z" w16du:dateUtc="2026-09-22T16:22:00Z">
        <w:r>
          <w:rPr>
            <w:rFonts w:cstheme="minorHAnsi"/>
          </w:rPr>
          <w:t>CC, AK, LU, MAS, DR</w:t>
        </w:r>
      </w:ins>
    </w:p>
    <w:p w14:paraId="1282E9CD" w14:textId="77777777" w:rsidR="00A8494F" w:rsidRDefault="00A8494F">
      <w:pPr>
        <w:rPr>
          <w:ins w:id="28" w:author="NAZ, Mamoona (OLDHAM MEDICAL SERVICES)" w:date="2026-09-22T12:22:00Z" w16du:dateUtc="2026-09-22T16:22:00Z"/>
        </w:rPr>
      </w:pPr>
    </w:p>
    <w:p w14:paraId="09A61C5A" w14:textId="77777777" w:rsidR="006F1C2D" w:rsidRDefault="006F1C2D">
      <w:pPr>
        <w:rPr>
          <w:ins w:id="29" w:author="NAZ, Mamoona (OLDHAM MEDICAL SERVICES)" w:date="2026-09-22T12:22:00Z" w16du:dateUtc="2026-09-22T16:22:00Z"/>
        </w:rPr>
      </w:pPr>
    </w:p>
    <w:p w14:paraId="71B1EB70" w14:textId="6B3B9867" w:rsidR="006F1C2D" w:rsidRDefault="00FD25EC" w:rsidP="006F1C2D">
      <w:pPr>
        <w:pStyle w:val="ListParagraph"/>
        <w:numPr>
          <w:ilvl w:val="0"/>
          <w:numId w:val="1"/>
        </w:numPr>
        <w:rPr>
          <w:ins w:id="30" w:author="NAZ, Mamoona (OLDHAM MEDICAL SERVICES)" w:date="2026-09-22T12:22:00Z" w16du:dateUtc="2026-09-22T16:22:00Z"/>
        </w:rPr>
      </w:pPr>
      <w:ins w:id="31" w:author="NAZ, Mamoona (OLDHAM MEDICAL SERVICES)" w:date="2026-09-22T12:22:00Z" w16du:dateUtc="2026-09-22T16:22:00Z">
        <w:r>
          <w:t>Review of last minutes of meeting – everyone agreed no changes were needed.</w:t>
        </w:r>
      </w:ins>
    </w:p>
    <w:p w14:paraId="2F83712F" w14:textId="53312079" w:rsidR="00FF174A" w:rsidRDefault="00FF174A" w:rsidP="00FF174A">
      <w:pPr>
        <w:pStyle w:val="ListParagraph"/>
        <w:numPr>
          <w:ilvl w:val="0"/>
          <w:numId w:val="1"/>
        </w:numPr>
        <w:rPr>
          <w:ins w:id="32" w:author="NAZ, Mamoona (OLDHAM MEDICAL SERVICES)" w:date="2026-09-22T12:22:00Z" w16du:dateUtc="2026-09-22T16:22:00Z"/>
        </w:rPr>
      </w:pPr>
      <w:ins w:id="33" w:author="NAZ, Mamoona (OLDHAM MEDICAL SERVICES)" w:date="2026-09-22T12:22:00Z" w16du:dateUtc="2026-09-22T16:22:00Z">
        <w:r>
          <w:t>Meeting started at 13:</w:t>
        </w:r>
        <w:r w:rsidR="00677B90">
          <w:t>13</w:t>
        </w:r>
      </w:ins>
    </w:p>
    <w:p w14:paraId="04EF1223" w14:textId="0C5D5E3B" w:rsidR="00677B90" w:rsidRDefault="00677B90" w:rsidP="00FF174A">
      <w:pPr>
        <w:pStyle w:val="ListParagraph"/>
        <w:numPr>
          <w:ilvl w:val="0"/>
          <w:numId w:val="1"/>
        </w:numPr>
        <w:rPr>
          <w:ins w:id="34" w:author="NAZ, Mamoona (OLDHAM MEDICAL SERVICES)" w:date="2026-09-22T12:22:00Z" w16du:dateUtc="2026-09-22T16:22:00Z"/>
        </w:rPr>
      </w:pPr>
      <w:ins w:id="35" w:author="NAZ, Mamoona (OLDHAM MEDICAL SERVICES)" w:date="2026-09-22T12:22:00Z" w16du:dateUtc="2026-09-22T16:22: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36" w:author="NAZ, Mamoona (OLDHAM MEDICAL SERVICES)" w:date="2026-09-22T12:22:00Z" w16du:dateUtc="2026-09-22T16:22:00Z"/>
        </w:rPr>
      </w:pPr>
      <w:ins w:id="37" w:author="NAZ, Mamoona (OLDHAM MEDICAL SERVICES)" w:date="2026-09-22T12:22:00Z" w16du:dateUtc="2026-09-22T16:22: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38" w:author="NAZ, Mamoona (OLDHAM MEDICAL SERVICES)" w:date="2026-09-22T12:22:00Z" w16du:dateUtc="2026-09-22T16:22:00Z"/>
        </w:rPr>
      </w:pPr>
      <w:ins w:id="39" w:author="NAZ, Mamoona (OLDHAM MEDICAL SERVICES)" w:date="2026-09-22T12:22:00Z" w16du:dateUtc="2026-09-22T16:22: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0" w:author="NAZ, Mamoona (OLDHAM MEDICAL SERVICES)" w:date="2026-09-22T12:22:00Z" w16du:dateUtc="2026-09-22T16:22:00Z"/>
        </w:rPr>
      </w:pPr>
      <w:ins w:id="41" w:author="NAZ, Mamoona (OLDHAM MEDICAL SERVICES)" w:date="2026-09-22T12:22:00Z" w16du:dateUtc="2026-09-22T16:22: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2" w:author="NAZ, Mamoona (OLDHAM MEDICAL SERVICES)" w:date="2026-09-22T12:22:00Z" w16du:dateUtc="2026-09-22T16:22:00Z"/>
        </w:rPr>
      </w:pPr>
      <w:ins w:id="43" w:author="NAZ, Mamoona (OLDHAM MEDICAL SERVICES)" w:date="2026-09-22T12:22:00Z" w16du:dateUtc="2026-09-22T16:22: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4" w:author="NAZ, Mamoona (OLDHAM MEDICAL SERVICES)" w:date="2026-09-22T12:22:00Z" w16du:dateUtc="2026-09-22T16:22:00Z"/>
        </w:rPr>
      </w:pPr>
      <w:ins w:id="45" w:author="NAZ, Mamoona (OLDHAM MEDICAL SERVICES)" w:date="2026-09-22T12:22:00Z" w16du:dateUtc="2026-09-22T16:22: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46" w:author="NAZ, Mamoona (OLDHAM MEDICAL SERVICES)" w:date="2026-09-22T12:22:00Z" w16du:dateUtc="2026-09-22T16:22:00Z"/>
        </w:rPr>
      </w:pPr>
      <w:ins w:id="47" w:author="NAZ, Mamoona (OLDHAM MEDICAL SERVICES)" w:date="2026-09-22T12:22:00Z" w16du:dateUtc="2026-09-22T16:22: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48" w:author="NAZ, Mamoona (OLDHAM MEDICAL SERVICES)" w:date="2026-09-22T12:22:00Z" w16du:dateUtc="2026-09-22T16:22:00Z"/>
        </w:rPr>
      </w:pPr>
      <w:ins w:id="49" w:author="NAZ, Mamoona (OLDHAM MEDICAL SERVICES)" w:date="2026-09-22T12:22:00Z" w16du:dateUtc="2026-09-22T16:22: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0" w:author="NAZ, Mamoona (OLDHAM MEDICAL SERVICES)" w:date="2026-09-22T12:22:00Z" w16du:dateUtc="2026-09-22T16:22:00Z"/>
        </w:rPr>
      </w:pPr>
      <w:ins w:id="51" w:author="NAZ, Mamoona (OLDHAM MEDICAL SERVICES)" w:date="2026-09-22T12:22:00Z" w16du:dateUtc="2026-09-22T16:22: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2" w:author="NAZ, Mamoona (OLDHAM MEDICAL SERVICES)" w:date="2026-09-22T12:22:00Z" w16du:dateUtc="2026-09-22T16:22:00Z"/>
        </w:rPr>
      </w:pPr>
      <w:ins w:id="53" w:author="NAZ, Mamoona (OLDHAM MEDICAL SERVICES)" w:date="2026-09-22T12:22:00Z" w16du:dateUtc="2026-09-22T16:22: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4" w:author="NAZ, Mamoona (OLDHAM MEDICAL SERVICES)" w:date="2026-09-22T12:22:00Z" w16du:dateUtc="2026-09-22T16:22:00Z"/>
        </w:rPr>
      </w:pPr>
      <w:ins w:id="55" w:author="NAZ, Mamoona (OLDHAM MEDICAL SERVICES)" w:date="2026-09-22T12:22:00Z" w16du:dateUtc="2026-09-22T16:22:00Z">
        <w:r>
          <w:t xml:space="preserve">Also decided to display notices before they get sent out. </w:t>
        </w:r>
      </w:ins>
    </w:p>
    <w:p w14:paraId="0AD56979" w14:textId="7FA4E76F" w:rsidR="00677B90" w:rsidRDefault="00677B90" w:rsidP="00FF174A">
      <w:pPr>
        <w:pStyle w:val="ListParagraph"/>
        <w:numPr>
          <w:ilvl w:val="0"/>
          <w:numId w:val="1"/>
        </w:numPr>
        <w:rPr>
          <w:ins w:id="56" w:author="NAZ, Mamoona (OLDHAM MEDICAL SERVICES)" w:date="2026-09-22T12:22:00Z" w16du:dateUtc="2026-09-22T16:22:00Z"/>
        </w:rPr>
      </w:pPr>
      <w:ins w:id="57" w:author="NAZ, Mamoona (OLDHAM MEDICAL SERVICES)" w:date="2026-09-22T12:22:00Z" w16du:dateUtc="2026-09-22T16:22: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58" w:author="NAZ, Mamoona (OLDHAM MEDICAL SERVICES)" w:date="2026-09-22T12:22:00Z" w16du:dateUtc="2026-09-22T16:22:00Z"/>
        </w:rPr>
      </w:pPr>
      <w:ins w:id="59" w:author="NAZ, Mamoona (OLDHAM MEDICAL SERVICES)" w:date="2026-09-22T12:22:00Z" w16du:dateUtc="2026-09-22T16:22: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0" w:author="NAZ, Mamoona (OLDHAM MEDICAL SERVICES)" w:date="2026-09-22T12:22:00Z" w16du:dateUtc="2026-09-22T16:22:00Z"/>
        </w:rPr>
      </w:pPr>
      <w:ins w:id="61" w:author="NAZ, Mamoona (OLDHAM MEDICAL SERVICES)" w:date="2026-09-22T12:22:00Z" w16du:dateUtc="2026-09-22T16:22: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2" w:author="NAZ, Mamoona (OLDHAM MEDICAL SERVICES)" w:date="2026-09-22T12:22:00Z" w16du:dateUtc="2026-09-22T16:22:00Z"/>
        </w:rPr>
      </w:pPr>
      <w:ins w:id="63" w:author="NAZ, Mamoona (OLDHAM MEDICAL SERVICES)" w:date="2026-09-22T12:22:00Z" w16du:dateUtc="2026-09-22T16:22:00Z">
        <w:r>
          <w:t xml:space="preserve">Updates around the PCN clinics were shared. </w:t>
        </w:r>
      </w:ins>
    </w:p>
    <w:p w14:paraId="02B8F5B2" w14:textId="001EA95A" w:rsidR="00677B90" w:rsidRDefault="00677B90" w:rsidP="00FF174A">
      <w:pPr>
        <w:pStyle w:val="ListParagraph"/>
        <w:numPr>
          <w:ilvl w:val="0"/>
          <w:numId w:val="1"/>
        </w:numPr>
        <w:rPr>
          <w:ins w:id="64" w:author="NAZ, Mamoona (OLDHAM MEDICAL SERVICES)" w:date="2026-09-22T12:22:00Z" w16du:dateUtc="2026-09-22T16:22:00Z"/>
        </w:rPr>
      </w:pPr>
      <w:ins w:id="65" w:author="NAZ, Mamoona (OLDHAM MEDICAL SERVICES)" w:date="2026-09-22T12:22:00Z" w16du:dateUtc="2026-09-22T16:22: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22:00Z" w16du:dateUtc="2026-09-22T16:22:00Z"/>
          <w:b/>
          <w:bCs/>
        </w:rPr>
      </w:pPr>
      <w:ins w:id="67" w:author="NAZ, Mamoona (OLDHAM MEDICAL SERVICES)" w:date="2026-09-22T12:22:00Z" w16du:dateUtc="2026-09-22T16:22: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22:00Z" w16du:dateUtc="2026-09-22T16:22:00Z"/>
          <w:b/>
          <w:bCs/>
        </w:rPr>
      </w:pPr>
    </w:p>
    <w:p w14:paraId="10F0A7CF" w14:textId="77777777" w:rsidR="009A577B" w:rsidRDefault="006F1C2D">
      <w:pPr>
        <w:keepNext/>
        <w:jc w:val="right"/>
        <w:outlineLvl w:val="2"/>
        <w:rPr>
          <w:ins w:id="69" w:author="NAZ, Mamoona (OLDHAM MEDICAL SERVICES)" w:date="2026-09-22T12:22:00Z" w16du:dateUtc="2026-09-22T16:22:00Z"/>
        </w:rPr>
      </w:pPr>
      <w:ins w:id="70" w:author="NAZ, Mamoona (OLDHAM MEDICAL SERVICES)" w:date="2026-09-22T12:22:00Z" w16du:dateUtc="2026-09-22T16:22: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sdt>
      <w:sdtPr>
        <w:alias w:val="pagrindine"/>
        <w:tag w:val="part_9e0c82cdca5d4b708e87cc6784d63565"/>
        <w:id w:val="-772467486"/>
        <w:lock w:val="sdtLocked"/>
      </w:sdtPr>
      <w:sdtEndPr/>
      <w:sdtContent>
        <w:p w14:paraId="029CF5F1" w14:textId="346139BC" w:rsidR="00586ED6" w:rsidRDefault="009A577B">
          <w:pPr>
            <w:keepNext/>
            <w:jc w:val="right"/>
            <w:outlineLvl w:val="2"/>
            <w:rPr>
              <w:del w:id="71" w:author="NAZ, Mamoona (OLDHAM MEDICAL SERVICES)" w:date="2026-09-22T12:22:00Z" w16du:dateUtc="2026-09-22T16:22:00Z"/>
              <w:b/>
              <w:bCs/>
            </w:rPr>
          </w:pPr>
          <w:del w:id="72" w:author="NAZ, Mamoona (OLDHAM MEDICAL SERVICES)" w:date="2026-09-22T12:22:00Z" w16du:dateUtc="2026-09-22T16:22:00Z">
            <w:r>
              <w:rPr>
                <w:b/>
                <w:bCs/>
              </w:rPr>
              <w:delText>Projektas</w:delText>
            </w:r>
          </w:del>
        </w:p>
        <w:p w14:paraId="5A93DD31" w14:textId="77777777" w:rsidR="00586ED6" w:rsidRDefault="00586ED6">
          <w:pPr>
            <w:rPr>
              <w:del w:id="73" w:author="NAZ, Mamoona (OLDHAM MEDICAL SERVICES)" w:date="2026-09-22T12:22:00Z" w16du:dateUtc="2026-09-22T16:22:00Z"/>
            </w:rPr>
          </w:pPr>
        </w:p>
        <w:p w14:paraId="759974F2" w14:textId="77777777" w:rsidR="00586ED6" w:rsidRDefault="00586ED6">
          <w:pPr>
            <w:rPr>
              <w:del w:id="74" w:author="NAZ, Mamoona (OLDHAM MEDICAL SERVICES)" w:date="2026-09-22T12:22:00Z" w16du:dateUtc="2026-09-22T16:22:00Z"/>
            </w:rPr>
          </w:pPr>
        </w:p>
        <w:p w14:paraId="1B285816" w14:textId="77777777" w:rsidR="00586ED6" w:rsidRDefault="00586ED6">
          <w:pPr>
            <w:rPr>
              <w:del w:id="75" w:author="NAZ, Mamoona (OLDHAM MEDICAL SERVICES)" w:date="2026-09-22T12:22:00Z" w16du:dateUtc="2026-09-22T16:22:00Z"/>
            </w:rPr>
          </w:pPr>
        </w:p>
        <w:p w14:paraId="75C7F451" w14:textId="77777777" w:rsidR="00586ED6" w:rsidRDefault="009A577B">
          <w:pPr>
            <w:keepNext/>
            <w:jc w:val="center"/>
            <w:rPr>
              <w:del w:id="76" w:author="NAZ, Mamoona (OLDHAM MEDICAL SERVICES)" w:date="2026-09-22T12:22:00Z" w16du:dateUtc="2026-09-22T16:22:00Z"/>
              <w:b/>
            </w:rPr>
          </w:pPr>
          <w:del w:id="77" w:author="NAZ, Mamoona (OLDHAM MEDICAL SERVICES)" w:date="2026-09-22T12:22:00Z" w16du:dateUtc="2026-09-22T16:22:00Z">
            <w:r>
              <w:rPr>
                <w:b/>
              </w:rPr>
              <w:delText>LIETUVOS RESPUBLIKOS SEIMAS</w:delText>
            </w:r>
          </w:del>
        </w:p>
        <w:p w14:paraId="12F4CDB3" w14:textId="77777777" w:rsidR="00586ED6" w:rsidRDefault="00586ED6">
          <w:pPr>
            <w:jc w:val="center"/>
            <w:rPr>
              <w:del w:id="78" w:author="NAZ, Mamoona (OLDHAM MEDICAL SERVICES)" w:date="2026-09-22T12:22:00Z" w16du:dateUtc="2026-09-22T16:22:00Z"/>
              <w:b/>
            </w:rPr>
          </w:pPr>
        </w:p>
        <w:p w14:paraId="548412AF" w14:textId="77777777" w:rsidR="00586ED6" w:rsidRDefault="00586ED6">
          <w:pPr>
            <w:jc w:val="center"/>
            <w:rPr>
              <w:del w:id="79" w:author="NAZ, Mamoona (OLDHAM MEDICAL SERVICES)" w:date="2026-09-22T12:22:00Z" w16du:dateUtc="2026-09-22T16:22:00Z"/>
              <w:b/>
            </w:rPr>
          </w:pPr>
        </w:p>
        <w:p w14:paraId="69CDA86D" w14:textId="77777777" w:rsidR="00586ED6" w:rsidRDefault="009A577B">
          <w:pPr>
            <w:keepNext/>
            <w:jc w:val="center"/>
            <w:outlineLvl w:val="1"/>
            <w:rPr>
              <w:del w:id="80" w:author="NAZ, Mamoona (OLDHAM MEDICAL SERVICES)" w:date="2026-09-22T12:22:00Z" w16du:dateUtc="2026-09-22T16:22:00Z"/>
              <w:b/>
            </w:rPr>
          </w:pPr>
          <w:del w:id="81" w:author="NAZ, Mamoona (OLDHAM MEDICAL SERVICES)" w:date="2026-09-22T12:22:00Z" w16du:dateUtc="2026-09-22T16:22:00Z">
            <w:r>
              <w:rPr>
                <w:b/>
              </w:rPr>
              <w:delText>NUTARIMAS</w:delText>
            </w:r>
          </w:del>
        </w:p>
        <w:p w14:paraId="11C34A2C" w14:textId="77777777" w:rsidR="00586ED6" w:rsidRDefault="009A577B">
          <w:pPr>
            <w:keepNext/>
            <w:jc w:val="center"/>
            <w:outlineLvl w:val="1"/>
            <w:rPr>
              <w:del w:id="82" w:author="NAZ, Mamoona (OLDHAM MEDICAL SERVICES)" w:date="2026-09-22T12:22:00Z" w16du:dateUtc="2026-09-22T16:22:00Z"/>
            </w:rPr>
          </w:pPr>
          <w:del w:id="83" w:author="NAZ, Mamoona (OLDHAM MEDICAL SERVICES)" w:date="2026-09-22T12:22:00Z" w16du:dateUtc="2026-09-22T16:22:00Z">
            <w:r>
              <w:rPr>
                <w:b/>
              </w:rPr>
              <w:delText>DĖL SUTIKIMO LAIKINAI NUŠALINTI NUO PAREIGŲ LIETUVOS RESPUBLIKOS GENERALINĮ PROKURORĄ DARIŲ VALĮ</w:delText>
            </w:r>
          </w:del>
        </w:p>
        <w:p w14:paraId="0C013508" w14:textId="77777777" w:rsidR="00586ED6" w:rsidRDefault="00586ED6">
          <w:pPr>
            <w:jc w:val="center"/>
            <w:rPr>
              <w:del w:id="84" w:author="NAZ, Mamoona (OLDHAM MEDICAL SERVICES)" w:date="2026-09-22T12:22:00Z" w16du:dateUtc="2026-09-22T16:22:00Z"/>
              <w:b/>
            </w:rPr>
          </w:pPr>
        </w:p>
        <w:p w14:paraId="255C2C7B" w14:textId="77777777" w:rsidR="00586ED6" w:rsidRDefault="00586ED6">
          <w:pPr>
            <w:jc w:val="center"/>
            <w:rPr>
              <w:del w:id="85" w:author="NAZ, Mamoona (OLDHAM MEDICAL SERVICES)" w:date="2026-09-22T12:22:00Z" w16du:dateUtc="2026-09-22T16:22:00Z"/>
              <w:b/>
            </w:rPr>
          </w:pPr>
        </w:p>
        <w:p w14:paraId="5C23237A" w14:textId="77777777" w:rsidR="00586ED6" w:rsidRDefault="009A577B">
          <w:pPr>
            <w:jc w:val="center"/>
            <w:rPr>
              <w:del w:id="86" w:author="NAZ, Mamoona (OLDHAM MEDICAL SERVICES)" w:date="2026-09-22T12:22:00Z" w16du:dateUtc="2026-09-22T16:22:00Z"/>
            </w:rPr>
          </w:pPr>
          <w:del w:id="87" w:author="NAZ, Mamoona (OLDHAM MEDICAL SERVICES)" w:date="2026-09-22T12:22:00Z" w16du:dateUtc="2026-09-22T16:22:00Z">
            <w:r>
              <w:delText xml:space="preserve">2014 m. </w:delText>
            </w:r>
            <w:r>
              <w:rPr>
                <w:color w:val="FFFFFF"/>
              </w:rPr>
              <w:delText>balandžio 28 d.</w:delText>
            </w:r>
            <w:r>
              <w:delText xml:space="preserve"> Nr.</w:delText>
            </w:r>
          </w:del>
        </w:p>
        <w:p w14:paraId="4B14F362" w14:textId="77777777" w:rsidR="00586ED6" w:rsidRDefault="009A577B">
          <w:pPr>
            <w:jc w:val="center"/>
            <w:rPr>
              <w:del w:id="88" w:author="NAZ, Mamoona (OLDHAM MEDICAL SERVICES)" w:date="2026-09-22T12:22:00Z" w16du:dateUtc="2026-09-22T16:22:00Z"/>
            </w:rPr>
          </w:pPr>
          <w:del w:id="89" w:author="NAZ, Mamoona (OLDHAM MEDICAL SERVICES)" w:date="2026-09-22T12:22:00Z" w16du:dateUtc="2026-09-22T16:22:00Z">
            <w:r>
              <w:delText>Vilnius</w:delText>
            </w:r>
          </w:del>
        </w:p>
        <w:p w14:paraId="7DC9DE4D" w14:textId="77777777" w:rsidR="00586ED6" w:rsidRDefault="00586ED6">
          <w:pPr>
            <w:rPr>
              <w:del w:id="90" w:author="NAZ, Mamoona (OLDHAM MEDICAL SERVICES)" w:date="2026-09-22T12:22:00Z" w16du:dateUtc="2026-09-22T16:22:00Z"/>
            </w:rPr>
          </w:pPr>
        </w:p>
        <w:p w14:paraId="446218CC" w14:textId="77777777" w:rsidR="00586ED6" w:rsidRDefault="00586ED6">
          <w:pPr>
            <w:rPr>
              <w:del w:id="91" w:author="NAZ, Mamoona (OLDHAM MEDICAL SERVICES)" w:date="2026-09-22T12:22:00Z" w16du:dateUtc="2026-09-22T16:22:00Z"/>
            </w:rPr>
          </w:pPr>
        </w:p>
        <w:p w14:paraId="025E2873" w14:textId="77777777" w:rsidR="00586ED6" w:rsidRDefault="009A577B">
          <w:pPr>
            <w:ind w:firstLine="1134"/>
            <w:jc w:val="both"/>
            <w:rPr>
              <w:del w:id="92" w:author="NAZ, Mamoona (OLDHAM MEDICAL SERVICES)" w:date="2026-09-22T12:22:00Z" w16du:dateUtc="2026-09-22T16:22:00Z"/>
            </w:rPr>
          </w:pPr>
          <w:del w:id="93" w:author="NAZ, Mamoona (OLDHAM MEDICAL SERVICES)" w:date="2026-09-22T12:22:00Z" w16du:dateUtc="2026-09-22T16:22:00Z">
            <w:r>
              <w:delText>Lietuvos Respublikos Seimas, vadovaudamasis Lietuvos Respublikos Konstitucijos  118 straipsniu, Lietuvos Respublikos prokuratūros įstatymo 12 straipsnio 1 dalimi ir  atsižvelgdamas į Lietuvos Respublikos Prezidento 2014 m. balandžio 30 d. dekretą Nr. 1K-1800 „Dėl kreipimosi į Lietuvos Respublikos Seimą dėl sutikimo laikinai nušalinti nuo pareigų Lietuvos Respublikos generalinį prokurorą Darių Valį“, n u t a r i a:</w:delText>
            </w:r>
          </w:del>
        </w:p>
        <w:p w14:paraId="71426B30" w14:textId="77777777" w:rsidR="00586ED6" w:rsidRDefault="00586ED6">
          <w:pPr>
            <w:rPr>
              <w:del w:id="94" w:author="NAZ, Mamoona (OLDHAM MEDICAL SERVICES)" w:date="2026-09-22T12:22:00Z" w16du:dateUtc="2026-09-22T16:22:00Z"/>
            </w:rPr>
          </w:pPr>
        </w:p>
        <w:sdt>
          <w:sdtPr>
            <w:alias w:val="1 str."/>
            <w:tag w:val="part_b2fb6141ab8f4d44ad4da4ac286f296d"/>
            <w:id w:val="2120175699"/>
            <w:lock w:val="sdtLocked"/>
          </w:sdtPr>
          <w:sdtEndPr/>
          <w:sdtContent>
            <w:p w14:paraId="1C16FF1D" w14:textId="77777777" w:rsidR="00586ED6" w:rsidRDefault="009A577B">
              <w:pPr>
                <w:ind w:firstLine="1134"/>
                <w:rPr>
                  <w:del w:id="95" w:author="NAZ, Mamoona (OLDHAM MEDICAL SERVICES)" w:date="2026-09-22T12:22:00Z" w16du:dateUtc="2026-09-22T16:22:00Z"/>
                  <w:b/>
                </w:rPr>
              </w:pPr>
              <w:sdt>
                <w:sdtPr>
                  <w:alias w:val="Numeris"/>
                  <w:tag w:val="nr_b2fb6141ab8f4d44ad4da4ac286f296d"/>
                  <w:id w:val="-1983759264"/>
                  <w:lock w:val="sdtLocked"/>
                </w:sdtPr>
                <w:sdtEndPr/>
                <w:sdtContent>
                  <w:del w:id="96" w:author="NAZ, Mamoona (OLDHAM MEDICAL SERVICES)" w:date="2026-09-22T12:22:00Z" w16du:dateUtc="2026-09-22T16:22:00Z">
                    <w:r>
                      <w:rPr>
                        <w:b/>
                      </w:rPr>
                      <w:delText>1</w:delText>
                    </w:r>
                  </w:del>
                </w:sdtContent>
              </w:sdt>
              <w:del w:id="97" w:author="NAZ, Mamoona (OLDHAM MEDICAL SERVICES)" w:date="2026-09-22T12:22:00Z" w16du:dateUtc="2026-09-22T16:22:00Z">
                <w:r>
                  <w:rPr>
                    <w:b/>
                  </w:rPr>
                  <w:delText xml:space="preserve"> straipsnis.</w:delText>
                </w:r>
              </w:del>
            </w:p>
            <w:sdt>
              <w:sdtPr>
                <w:alias w:val="1 str. 1 d."/>
                <w:tag w:val="part_55345f43daf447a192452e834441da6d"/>
                <w:id w:val="-1924787594"/>
                <w:lock w:val="sdtLocked"/>
              </w:sdtPr>
              <w:sdtEndPr/>
              <w:sdtContent>
                <w:p w14:paraId="3945AA84" w14:textId="77777777" w:rsidR="00586ED6" w:rsidRDefault="009A577B">
                  <w:pPr>
                    <w:ind w:firstLine="1134"/>
                    <w:jc w:val="both"/>
                    <w:rPr>
                      <w:del w:id="98" w:author="NAZ, Mamoona (OLDHAM MEDICAL SERVICES)" w:date="2026-09-22T12:22:00Z" w16du:dateUtc="2026-09-22T16:22:00Z"/>
                    </w:rPr>
                  </w:pPr>
                  <w:del w:id="99" w:author="NAZ, Mamoona (OLDHAM MEDICAL SERVICES)" w:date="2026-09-22T12:22:00Z" w16du:dateUtc="2026-09-22T16:22:00Z">
                    <w:r>
                      <w:delText xml:space="preserve">Pritarti dėl Dariaus VALIO nušalinimo nuo Lietuvos Respublikos generalinio prokuroro pareigų iki </w:delText>
                    </w:r>
                    <w:r>
                      <w:rPr>
                        <w:color w:val="000000"/>
                        <w:shd w:val="clear" w:color="auto" w:fill="FFFFFF"/>
                      </w:rPr>
                      <w:delText xml:space="preserve">galutinio sprendimo priėmimo tiriant </w:delText>
                    </w:r>
                    <w:r>
                      <w:delText>Vilniaus apygardos prokuratūros Vilniaus apylinkės prokuratūros vyriausiojo prokuroro pavaduotojo 2014 m. balandžio 22 d. rašte              Nr. 2.S-(2081)-24510 nurodytas aplinkybes.</w:delText>
                    </w:r>
                  </w:del>
                </w:p>
                <w:p w14:paraId="40AB5F86" w14:textId="77777777" w:rsidR="00586ED6" w:rsidRDefault="00586ED6">
                  <w:pPr>
                    <w:jc w:val="both"/>
                    <w:rPr>
                      <w:del w:id="100" w:author="NAZ, Mamoona (OLDHAM MEDICAL SERVICES)" w:date="2026-09-22T12:22:00Z" w16du:dateUtc="2026-09-22T16:22:00Z"/>
                    </w:rPr>
                  </w:pPr>
                </w:p>
                <w:p w14:paraId="097C5BCB" w14:textId="77777777" w:rsidR="00586ED6" w:rsidRDefault="00586ED6">
                  <w:pPr>
                    <w:jc w:val="both"/>
                    <w:rPr>
                      <w:del w:id="101" w:author="NAZ, Mamoona (OLDHAM MEDICAL SERVICES)" w:date="2026-09-22T12:22:00Z" w16du:dateUtc="2026-09-22T16:22:00Z"/>
                    </w:rPr>
                  </w:pPr>
                </w:p>
                <w:p w14:paraId="02DA327F" w14:textId="77777777" w:rsidR="00586ED6" w:rsidRDefault="009A577B">
                  <w:pPr>
                    <w:jc w:val="both"/>
                  </w:pPr>
                </w:p>
              </w:sdtContent>
            </w:sdt>
          </w:sdtContent>
        </w:sdt>
        <w:sdt>
          <w:sdtPr>
            <w:alias w:val="signatura"/>
            <w:tag w:val="part_68ae7e2aea4a4599a6e488bd7af1ca3d"/>
            <w:id w:val="-394595463"/>
            <w:lock w:val="sdtLocked"/>
          </w:sdtPr>
          <w:sdtEndPr/>
          <w:sdtContent>
            <w:p w14:paraId="07CFEB03" w14:textId="77777777" w:rsidR="00586ED6" w:rsidRDefault="009A577B">
              <w:pPr>
                <w:jc w:val="both"/>
                <w:rPr>
                  <w:del w:id="102" w:author="NAZ, Mamoona (OLDHAM MEDICAL SERVICES)" w:date="2026-09-22T12:22:00Z" w16du:dateUtc="2026-09-22T16:22:00Z"/>
                </w:rPr>
              </w:pPr>
              <w:del w:id="103" w:author="NAZ, Mamoona (OLDHAM MEDICAL SERVICES)" w:date="2026-09-22T12:22:00Z" w16du:dateUtc="2026-09-22T16:22:00Z">
                <w:r>
                  <w:delText xml:space="preserve">Seimo pirmininkas </w:delText>
                </w:r>
              </w:del>
            </w:p>
            <w:p w14:paraId="4E778066" w14:textId="77777777" w:rsidR="00586ED6" w:rsidRDefault="00586ED6">
              <w:pPr>
                <w:rPr>
                  <w:del w:id="104" w:author="NAZ, Mamoona (OLDHAM MEDICAL SERVICES)" w:date="2026-09-22T12:22:00Z" w16du:dateUtc="2026-09-22T16:22:00Z"/>
                </w:rPr>
              </w:pPr>
            </w:p>
            <w:p w14:paraId="59859D43" w14:textId="77777777" w:rsidR="00586ED6" w:rsidRDefault="00586ED6">
              <w:pPr>
                <w:ind w:firstLine="720"/>
                <w:rPr>
                  <w:del w:id="105" w:author="NAZ, Mamoona (OLDHAM MEDICAL SERVICES)" w:date="2026-09-22T12:22:00Z" w16du:dateUtc="2026-09-22T16:22:00Z"/>
                </w:rPr>
              </w:pPr>
            </w:p>
            <w:p w14:paraId="75EF0A8C" w14:textId="77777777" w:rsidR="00586ED6" w:rsidRDefault="00586ED6">
              <w:pPr>
                <w:rPr>
                  <w:del w:id="106" w:author="NAZ, Mamoona (OLDHAM MEDICAL SERVICES)" w:date="2026-09-22T12:22:00Z" w16du:dateUtc="2026-09-22T16:22:00Z"/>
                </w:rPr>
              </w:pPr>
            </w:p>
            <w:p w14:paraId="6E749CAF" w14:textId="77777777" w:rsidR="00586ED6" w:rsidRPr="006F1C2D" w:rsidRDefault="009A577B">
              <w:pPr>
                <w:rPr>
                  <w:b/>
                  <w:rPrChange w:id="107" w:author="NAZ, Mamoona (OLDHAM MEDICAL SERVICES)" w:date="2026-09-22T12:22:00Z" w16du:dateUtc="2026-09-22T16:22:00Z">
                    <w:rPr>
                      <w:szCs w:val="24"/>
                    </w:rPr>
                  </w:rPrChange>
                </w:rPr>
              </w:pPr>
            </w:p>
          </w:sdtContent>
        </w:sdt>
      </w:sdtContent>
    </w:sdt>
    <w:sectPr w:rsidR="00586ED6" w:rsidRPr="006F1C2D">
      <w:pgSz w:w="11906" w:h="16838" w:code="0"/>
      <w:pgMar w:top="1440" w:right="1440" w:bottom="1440" w:left="1440" w:header="708" w:footer="708" w:gutter="0"/>
      <w:cols w:space="708"/>
      <w:docGrid w:linePitch="360"/>
      <w:sectPrChange w:id="108" w:author="NAZ, Mamoona (OLDHAM MEDICAL SERVICES)" w:date="2026-09-22T12:22:00Z" w16du:dateUtc="2026-09-22T16:22:00Z">
        <w:sectPr w:rsidR="00586ED6" w:rsidRPr="006F1C2D">
          <w:pgSz w:code="9"/>
          <w:pgMar w:top="1134" w:right="567" w:bottom="1134" w:left="1701" w:header="567" w:footer="567" w:gutter="0"/>
          <w:cols w:space="1296"/>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hyphenationZone w:val="396"/>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3951"/>
    <w:rsid w:val="0008331C"/>
    <w:rsid w:val="00254AB7"/>
    <w:rsid w:val="003803C3"/>
    <w:rsid w:val="00586ED6"/>
    <w:rsid w:val="00677B90"/>
    <w:rsid w:val="006F1C2D"/>
    <w:rsid w:val="00796251"/>
    <w:rsid w:val="00867BCB"/>
    <w:rsid w:val="00875E83"/>
    <w:rsid w:val="009337CB"/>
    <w:rsid w:val="00A33951"/>
    <w:rsid w:val="00A8494F"/>
    <w:rsid w:val="00EB76BC"/>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C7568"/>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1C2D"/>
    <w:pPr>
      <w:pPrChange w:id="0" w:author="NAZ, Mamoona (OLDHAM MEDICAL SERVICES)" w:date="2026-09-22T12:22:00Z">
        <w:pPr/>
      </w:pPrChange>
    </w:pPr>
    <w:rPr>
      <w:rFonts w:asciiTheme="minorHAnsi" w:eastAsiaTheme="minorHAnsi" w:hAnsiTheme="minorHAnsi"/>
      <w:szCs w:val="24"/>
      <w:lang w:val="en-GB"/>
      <w:rPrChange w:id="0" w:author="NAZ, Mamoona (OLDHAM MEDICAL SERVICES)" w:date="2026-09-22T12:22:00Z">
        <w:rPr>
          <w:sz w:val="24"/>
          <w:lang w:val="lt-LT"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1C2D"/>
    <w:pPr>
      <w:ind w:left="720"/>
      <w:contextualSpacing/>
      <w:pPrChange w:id="1" w:author="NAZ, Mamoona (OLDHAM MEDICAL SERVICES)" w:date="2026-09-22T12:22:00Z">
        <w:pPr>
          <w:ind w:left="720"/>
          <w:contextualSpacing/>
        </w:pPr>
      </w:pPrChange>
    </w:pPr>
    <w:rPr>
      <w:rPrChange w:id="1" w:author="NAZ, Mamoona (OLDHAM MEDICAL SERVICES)" w:date="2026-09-22T12:22: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86368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arts xmlns="http://lrs.lt/TAIS/DocParts">
  <Part Type="pagrindine" DocPartId="ac4e169cbf4c4ed9bb1494ef591c4b74" PartId="9e0c82cdca5d4b708e87cc6784d63565">
    <Part Type="straipsnis" Nr="1" Abbr="1 str." DocPartId="d58c9503fa3341d690c95a42b013fd71" PartId="b2fb6141ab8f4d44ad4da4ac286f296d">
      <Part Type="strDalis" Nr="1" Abbr="1 str. 1 d." DocPartId="fa1124c597804a9dbc708c84b0668e3f" PartId="55345f43daf447a192452e834441da6d"/>
    </Part>
    <Part Type="signatura" DocPartId="50e2bfc9cdff46b19e77d2b37f10a4f3" PartId="68ae7e2aea4a4599a6e488bd7af1ca3d"/>
  </Part>
</Parts>
</file>

<file path=customXml/itemProps1.xml><?xml version="1.0" encoding="utf-8"?>
<ds:datastoreItem xmlns:ds="http://schemas.openxmlformats.org/officeDocument/2006/customXml" ds:itemID="{6588EEC5-0129-4D41-8216-57C0DC2858B7}">
  <ds:schemaRefs>
    <ds:schemaRef ds:uri="http://lrs.lt/TAIS/DocPar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585</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LR Prezidento kanceliarija</Company>
  <LinksUpToDate>false</LinksUpToDate>
  <CharactersWithSpaces>3919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AkviGuse</dc:creator>
  <cp:lastModifiedBy>Arthur Souza Rodrigues</cp:lastModifiedBy>
  <cp:revision>1</cp:revision>
  <dcterms:created xsi:type="dcterms:W3CDTF">2014-05-02T06:35:00Z</dcterms:created>
  <dcterms:modified xsi:type="dcterms:W3CDTF">2026-09-22T16:22:00Z</dcterms:modified>
</cp:coreProperties>
</file>