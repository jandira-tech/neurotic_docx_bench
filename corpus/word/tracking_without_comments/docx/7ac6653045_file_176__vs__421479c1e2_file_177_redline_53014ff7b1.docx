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77777777" w:rsidR="00C0357D" w:rsidRDefault="00C0357D">
      <w:pPr>
        <w:rPr>
          <w:highlight w:val="yellow"/>
          <w:rPrChange w:id="4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51:00Z" w16du:dateUtc="2026-07-11T01:51:00Z">
          <w:pPr>
            <w:spacing w:after="20"/>
          </w:pPr>
        </w:pPrChange>
      </w:pPr>
      <w:r>
        <w:rPr>
          <w:highlight w:val="yellow"/>
          <w:rPrChange w:id="6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51:00Z" w16du:dateUtc="2026-07-11T01:51:00Z">
        <w:r>
          <w:rPr>
            <w:highlight w:val="yellow"/>
          </w:rPr>
          <w:t>177</w:t>
        </w:r>
      </w:ins>
      <w:del w:id="8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>176</w:delText>
        </w:r>
      </w:del>
      <w:r>
        <w:rPr>
          <w:highlight w:val="yellow"/>
          <w:rPrChange w:id="9" w:author="Arthur Souza Rodrigues" w:date="2026-07-10T21:51:00Z" w16du:dateUtc="2026-07-11T01:51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8BDB24A" w14:textId="15D24068" w:rsidR="001D5E93" w:rsidRDefault="009902D6">
      <w:pPr>
        <w:rPr>
          <w:ins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highlight w:val="yellow"/>
          </w:rPr>
          <w:t>Yellow Highlight Demo</w:t>
        </w:r>
      </w:ins>
    </w:p>
    <w:p w14:paraId="006DA9F0" w14:textId="77777777" w:rsidR="001D5E93" w:rsidRDefault="009902D6">
      <w:pPr>
        <w:rPr>
          <w:ins w:id="12" w:author="Arthur Souza Rodrigues" w:date="2026-07-10T21:51:00Z" w16du:dateUtc="2026-07-11T01:51:00Z"/>
        </w:rPr>
      </w:pPr>
      <w:ins w:id="13" w:author="Arthur Souza Rodrigues" w:date="2026-07-10T21:51:00Z" w16du:dateUtc="2026-07-11T01:51:00Z">
        <w:r>
          <w:rPr>
            <w:highlight w:val="yellow"/>
          </w:rPr>
          <w:t>This document demonstrates yellow text highlighting.</w:t>
        </w:r>
      </w:ins>
    </w:p>
    <w:p w14:paraId="2313C800" w14:textId="62D412FB" w:rsidR="0031481F" w:rsidRDefault="009902D6">
      <w:pPr>
        <w:spacing w:after="20"/>
        <w:rPr>
          <w:del w:id="14" w:author="Arthur Souza Rodrigues" w:date="2026-07-10T21:51:00Z" w16du:dateUtc="2026-07-11T01:51:00Z"/>
        </w:rPr>
      </w:pPr>
      <w:ins w:id="15" w:author="Arthur Souza Rodrigues" w:date="2026-07-10T21:51:00Z" w16du:dateUtc="2026-07-11T01:51:00Z">
        <w:r>
          <w:rPr>
            <w:highlight w:val="yellow"/>
          </w:rPr>
          <w:t>Highlighted text stands out for easy reference and review.</w:t>
        </w:r>
      </w:ins>
      <w:del w:id="18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E93D03">
      <w:pPr>
        <w:spacing w:after="60"/>
        <w:rPr>
          <w:del w:id="19" w:author="Arthur Souza Rodrigues" w:date="2026-07-10T21:51:00Z" w16du:dateUtc="2026-07-11T01:51:00Z"/>
        </w:rPr>
      </w:pPr>
      <w:del w:id="20" w:author="Arthur Souza Rodrigues" w:date="2026-07-10T21:51:00Z" w16du:dateUtc="2026-07-11T01:5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2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2" w:author="Arthur Souza Rodrigues" w:date="2026-07-10T21:51:00Z" w16du:dateUtc="2026-07-11T01:5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pPr>
              <w:rPr>
                <w:del w:id="23" w:author="Arthur Souza Rodrigues" w:date="2026-07-10T21:51:00Z" w16du:dateUtc="2026-07-11T01:51:00Z"/>
              </w:rPr>
            </w:pPr>
            <w:del w:id="2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pPr>
              <w:rPr>
                <w:del w:id="25" w:author="Arthur Souza Rodrigues" w:date="2026-07-10T21:51:00Z" w16du:dateUtc="2026-07-11T01:51:00Z"/>
              </w:rPr>
            </w:pPr>
            <w:del w:id="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27" w:author="Arthur Souza Rodrigues" w:date="2026-07-10T21:51:00Z" w16du:dateUtc="2026-07-11T01:51:00Z"/>
        </w:rPr>
      </w:pPr>
      <w:del w:id="2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0EC5B0AE" w:rsidR="0031481F" w:rsidRDefault="00E93D03">
      <w:pPr>
        <w:spacing w:before="60" w:after="60"/>
        <w:rPr>
          <w:del w:id="29" w:author="Arthur Souza Rodrigues" w:date="2026-07-10T21:51:00Z" w16du:dateUtc="2026-07-11T01:51:00Z"/>
        </w:rPr>
      </w:pPr>
      <w:del w:id="30" w:author="Arthur Souza Rodrigues" w:date="2026-07-10T21:51:00Z" w16du:dateUtc="2026-07-11T01:5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31" w:author="Arthur Souza Rodrigues" w:date="2026-07-10T21:51:00Z" w16du:dateUtc="2026-07-11T01:51:00Z"/>
        </w:rPr>
      </w:pPr>
    </w:p>
    <w:p w14:paraId="28B83400" w14:textId="5117B1BE" w:rsidR="0031481F" w:rsidRDefault="00E93D03">
      <w:pPr>
        <w:spacing w:before="60" w:after="60"/>
        <w:rPr>
          <w:del w:id="32" w:author="Arthur Souza Rodrigues" w:date="2026-07-10T21:51:00Z" w16du:dateUtc="2026-07-11T01:51:00Z"/>
        </w:rPr>
      </w:pPr>
      <w:del w:id="33" w:author="Arthur Souza Rodrigues" w:date="2026-07-10T21:51:00Z" w16du:dateUtc="2026-07-11T01:5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4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5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pPr>
              <w:rPr>
                <w:del w:id="36" w:author="Arthur Souza Rodrigues" w:date="2026-07-10T21:51:00Z" w16du:dateUtc="2026-07-11T01:51:00Z"/>
              </w:rPr>
            </w:pPr>
            <w:del w:id="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E93D03">
            <w:pPr>
              <w:rPr>
                <w:del w:id="38" w:author="Arthur Souza Rodrigues" w:date="2026-07-10T21:51:00Z" w16du:dateUtc="2026-07-11T01:51:00Z"/>
              </w:rPr>
            </w:pPr>
            <w:del w:id="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40" w:author="Arthur Souza Rodrigues" w:date="2026-07-10T21:51:00Z" w16du:dateUtc="2026-07-11T01:51:00Z"/>
              </w:rPr>
            </w:pPr>
          </w:p>
          <w:p w14:paraId="567EA400" w14:textId="30A68100" w:rsidR="0031481F" w:rsidRDefault="00E93D03">
            <w:pPr>
              <w:rPr>
                <w:del w:id="41" w:author="Arthur Souza Rodrigues" w:date="2026-07-10T21:51:00Z" w16du:dateUtc="2026-07-11T01:51:00Z"/>
              </w:rPr>
            </w:pPr>
            <w:del w:id="4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E93D03">
            <w:pPr>
              <w:rPr>
                <w:del w:id="43" w:author="Arthur Souza Rodrigues" w:date="2026-07-10T21:51:00Z" w16du:dateUtc="2026-07-11T01:51:00Z"/>
              </w:rPr>
            </w:pPr>
            <w:del w:id="4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E93D03">
            <w:pPr>
              <w:rPr>
                <w:del w:id="45" w:author="Arthur Souza Rodrigues" w:date="2026-07-10T21:51:00Z" w16du:dateUtc="2026-07-11T01:51:00Z"/>
              </w:rPr>
            </w:pPr>
            <w:del w:id="4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E93D03">
            <w:pPr>
              <w:rPr>
                <w:del w:id="47" w:author="Arthur Souza Rodrigues" w:date="2026-07-10T21:51:00Z" w16du:dateUtc="2026-07-11T01:51:00Z"/>
              </w:rPr>
            </w:pPr>
            <w:del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E93D03">
            <w:pPr>
              <w:rPr>
                <w:del w:id="49" w:author="Arthur Souza Rodrigues" w:date="2026-07-10T21:51:00Z" w16du:dateUtc="2026-07-11T01:51:00Z"/>
              </w:rPr>
            </w:pPr>
            <w:del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E93D03">
            <w:pPr>
              <w:rPr>
                <w:del w:id="51" w:author="Arthur Souza Rodrigues" w:date="2026-07-10T21:51:00Z" w16du:dateUtc="2026-07-11T01:51:00Z"/>
              </w:rPr>
            </w:pPr>
            <w:del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E93D03">
            <w:pPr>
              <w:rPr>
                <w:del w:id="53" w:author="Arthur Souza Rodrigues" w:date="2026-07-10T21:51:00Z" w16du:dateUtc="2026-07-11T01:51:00Z"/>
              </w:rPr>
            </w:pPr>
            <w:del w:id="5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E93D03">
            <w:pPr>
              <w:rPr>
                <w:del w:id="55" w:author="Arthur Souza Rodrigues" w:date="2026-07-10T21:51:00Z" w16du:dateUtc="2026-07-11T01:51:00Z"/>
              </w:rPr>
            </w:pPr>
            <w:del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ED30A4">
      <w:pPr>
        <w:spacing w:before="160"/>
        <w:rPr>
          <w:del w:id="57" w:author="Arthur Souza Rodrigues" w:date="2026-07-10T21:51:00Z" w16du:dateUtc="2026-07-11T01:51:00Z"/>
        </w:rPr>
      </w:pPr>
      <w:del w:id="58" w:author="Arthur Souza Rodrigues" w:date="2026-07-10T21:51:00Z" w16du:dateUtc="2026-07-11T01:51:00Z"/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  <w:rPr>
          <w:del w:id="59" w:author="Arthur Souza Rodrigues" w:date="2026-07-10T21:51:00Z" w16du:dateUtc="2026-07-11T01:51:00Z"/>
        </w:rPr>
      </w:pPr>
      <w:del w:id="60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E93D03">
      <w:pPr>
        <w:spacing w:before="60" w:after="60"/>
        <w:rPr>
          <w:del w:id="61" w:author="Arthur Souza Rodrigues" w:date="2026-07-10T21:51:00Z" w16du:dateUtc="2026-07-11T01:51:00Z"/>
        </w:rPr>
      </w:pPr>
      <w:del w:id="62" w:author="Arthur Souza Rodrigues" w:date="2026-07-10T21:51:00Z" w16du:dateUtc="2026-07-11T01:5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3" w:author="Arthur Souza Rodrigues" w:date="2026-07-10T21:51:00Z" w16du:dateUtc="2026-07-11T01:51:00Z"/>
        </w:rPr>
      </w:pPr>
    </w:p>
    <w:p w14:paraId="7EB872EE" w14:textId="15C85C00" w:rsidR="0031481F" w:rsidRDefault="00E93D03">
      <w:pPr>
        <w:spacing w:before="180" w:after="40"/>
        <w:rPr>
          <w:del w:id="64" w:author="Arthur Souza Rodrigues" w:date="2026-07-10T21:51:00Z" w16du:dateUtc="2026-07-11T01:51:00Z"/>
        </w:rPr>
      </w:pPr>
      <w:del w:id="65" w:author="Arthur Souza Rodrigues" w:date="2026-07-10T21:51:00Z" w16du:dateUtc="2026-07-11T01:51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E93D03">
      <w:pPr>
        <w:spacing w:before="60" w:after="60"/>
        <w:rPr>
          <w:del w:id="66" w:author="Arthur Souza Rodrigues" w:date="2026-07-10T21:51:00Z" w16du:dateUtc="2026-07-11T01:51:00Z"/>
        </w:rPr>
      </w:pPr>
      <w:del w:id="67" w:author="Arthur Souza Rodrigues" w:date="2026-07-10T21:51:00Z" w16du:dateUtc="2026-07-11T01:5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8" w:author="Arthur Souza Rodrigues" w:date="2026-07-10T21:51:00Z" w16du:dateUtc="2026-07-11T01:51:00Z"/>
        </w:rPr>
      </w:pPr>
    </w:p>
    <w:p w14:paraId="2228E200" w14:textId="40AC8A00" w:rsidR="0031481F" w:rsidRDefault="00E93D03">
      <w:pPr>
        <w:spacing w:before="60" w:after="60"/>
        <w:rPr>
          <w:del w:id="69" w:author="Arthur Souza Rodrigues" w:date="2026-07-10T21:51:00Z" w16du:dateUtc="2026-07-11T01:51:00Z"/>
        </w:rPr>
      </w:pPr>
      <w:del w:id="70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71" w:author="Arthur Souza Rodrigues" w:date="2026-07-10T21:51:00Z" w16du:dateUtc="2026-07-11T01:51:00Z"/>
        </w:rPr>
      </w:pPr>
    </w:p>
    <w:p w14:paraId="735D1F42" w14:textId="77777777" w:rsidR="0031481F" w:rsidRDefault="00E93D03">
      <w:pPr>
        <w:spacing w:before="180" w:after="40"/>
        <w:rPr>
          <w:del w:id="72" w:author="Arthur Souza Rodrigues" w:date="2026-07-10T21:51:00Z" w16du:dateUtc="2026-07-11T01:51:00Z"/>
        </w:rPr>
      </w:pPr>
      <w:del w:id="73" w:author="Arthur Souza Rodrigues" w:date="2026-07-10T21:51:00Z" w16du:dateUtc="2026-07-11T01:51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E93D03">
      <w:pPr>
        <w:spacing w:before="60" w:after="60"/>
        <w:rPr>
          <w:del w:id="74" w:author="Arthur Souza Rodrigues" w:date="2026-07-10T21:51:00Z" w16du:dateUtc="2026-07-11T01:51:00Z"/>
        </w:rPr>
      </w:pPr>
      <w:del w:id="75" w:author="Arthur Souza Rodrigues" w:date="2026-07-10T21:51:00Z" w16du:dateUtc="2026-07-11T01:51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7" w:author="Arthur Souza Rodrigues" w:date="2026-07-10T21:51:00Z" w16du:dateUtc="2026-07-11T01:51:00Z"/>
        </w:rPr>
      </w:pPr>
    </w:p>
    <w:p w14:paraId="0F969D64" w14:textId="255A2400" w:rsidR="0031481F" w:rsidRDefault="00E93D03">
      <w:pPr>
        <w:spacing w:before="60" w:after="60"/>
        <w:rPr>
          <w:del w:id="78" w:author="Arthur Souza Rodrigues" w:date="2026-07-10T21:51:00Z" w16du:dateUtc="2026-07-11T01:51:00Z"/>
        </w:rPr>
      </w:pPr>
      <w:del w:id="79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80" w:author="Arthur Souza Rodrigues" w:date="2026-07-10T21:51:00Z" w16du:dateUtc="2026-07-11T01:51:00Z"/>
        </w:rPr>
      </w:pPr>
    </w:p>
    <w:p w14:paraId="07D0CE00" w14:textId="0F7CE400" w:rsidR="0031481F" w:rsidRDefault="00E93D03">
      <w:pPr>
        <w:spacing w:before="180" w:after="40"/>
        <w:rPr>
          <w:del w:id="81" w:author="Arthur Souza Rodrigues" w:date="2026-07-10T21:51:00Z" w16du:dateUtc="2026-07-11T01:51:00Z"/>
        </w:rPr>
      </w:pPr>
      <w:del w:id="82" w:author="Arthur Souza Rodrigues" w:date="2026-07-10T21:51:00Z" w16du:dateUtc="2026-07-11T01:51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E93D03">
      <w:pPr>
        <w:spacing w:before="60" w:after="60"/>
        <w:rPr>
          <w:del w:id="83" w:author="Arthur Souza Rodrigues" w:date="2026-07-10T21:51:00Z" w16du:dateUtc="2026-07-11T01:51:00Z"/>
        </w:rPr>
      </w:pPr>
      <w:del w:id="84" w:author="Arthur Souza Rodrigues" w:date="2026-07-10T21:51:00Z" w16du:dateUtc="2026-07-11T01:5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5" w:author="Arthur Souza Rodrigues" w:date="2026-07-10T21:51:00Z" w16du:dateUtc="2026-07-11T01:51:00Z"/>
        </w:rPr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  <w:rPr>
          <w:del w:id="86" w:author="Arthur Souza Rodrigues" w:date="2026-07-10T21:51:00Z" w16du:dateUtc="2026-07-11T01:51:00Z"/>
        </w:rPr>
      </w:pPr>
      <w:del w:id="87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E93D03">
      <w:pPr>
        <w:spacing w:before="60" w:after="60"/>
        <w:rPr>
          <w:del w:id="88" w:author="Arthur Souza Rodrigues" w:date="2026-07-10T21:51:00Z" w16du:dateUtc="2026-07-11T01:51:00Z"/>
        </w:rPr>
      </w:pPr>
      <w:del w:id="89" w:author="Arthur Souza Rodrigues" w:date="2026-07-10T21:51:00Z" w16du:dateUtc="2026-07-11T01:51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90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91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pPr>
              <w:rPr>
                <w:del w:id="92" w:author="Arthur Souza Rodrigues" w:date="2026-07-10T21:51:00Z" w16du:dateUtc="2026-07-11T01:51:00Z"/>
              </w:rPr>
            </w:pPr>
            <w:del w:id="93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pPr>
              <w:rPr>
                <w:del w:id="94" w:author="Arthur Souza Rodrigues" w:date="2026-07-10T21:51:00Z" w16du:dateUtc="2026-07-11T01:51:00Z"/>
              </w:rPr>
            </w:pPr>
            <w:del w:id="95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pPr>
              <w:rPr>
                <w:del w:id="96" w:author="Arthur Souza Rodrigues" w:date="2026-07-10T21:51:00Z" w16du:dateUtc="2026-07-11T01:51:00Z"/>
              </w:rPr>
            </w:pPr>
            <w:del w:id="97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pPr>
              <w:rPr>
                <w:del w:id="98" w:author="Arthur Souza Rodrigues" w:date="2026-07-10T21:51:00Z" w16du:dateUtc="2026-07-11T01:51:00Z"/>
              </w:rPr>
            </w:pPr>
            <w:del w:id="99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100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pPr>
              <w:rPr>
                <w:del w:id="101" w:author="Arthur Souza Rodrigues" w:date="2026-07-10T21:51:00Z" w16du:dateUtc="2026-07-11T01:51:00Z"/>
              </w:rPr>
            </w:pPr>
            <w:del w:id="10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pPr>
              <w:rPr>
                <w:del w:id="103" w:author="Arthur Souza Rodrigues" w:date="2026-07-10T21:51:00Z" w16du:dateUtc="2026-07-11T01:51:00Z"/>
              </w:rPr>
            </w:pPr>
            <w:del w:id="10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pPr>
              <w:rPr>
                <w:del w:id="105" w:author="Arthur Souza Rodrigues" w:date="2026-07-10T21:51:00Z" w16du:dateUtc="2026-07-11T01:51:00Z"/>
              </w:rPr>
            </w:pPr>
            <w:del w:id="10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pPr>
              <w:rPr>
                <w:del w:id="107" w:author="Arthur Souza Rodrigues" w:date="2026-07-10T21:51:00Z" w16du:dateUtc="2026-07-11T01:51:00Z"/>
              </w:rPr>
            </w:pPr>
            <w:del w:id="1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9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pPr>
              <w:rPr>
                <w:del w:id="110" w:author="Arthur Souza Rodrigues" w:date="2026-07-10T21:51:00Z" w16du:dateUtc="2026-07-11T01:51:00Z"/>
              </w:rPr>
            </w:pPr>
            <w:del w:id="11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pPr>
              <w:rPr>
                <w:del w:id="112" w:author="Arthur Souza Rodrigues" w:date="2026-07-10T21:51:00Z" w16du:dateUtc="2026-07-11T01:51:00Z"/>
              </w:rPr>
            </w:pPr>
            <w:del w:id="11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pPr>
              <w:rPr>
                <w:del w:id="114" w:author="Arthur Souza Rodrigues" w:date="2026-07-10T21:51:00Z" w16du:dateUtc="2026-07-11T01:51:00Z"/>
              </w:rPr>
            </w:pPr>
            <w:del w:id="11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pPr>
              <w:rPr>
                <w:del w:id="116" w:author="Arthur Souza Rodrigues" w:date="2026-07-10T21:51:00Z" w16du:dateUtc="2026-07-11T01:51:00Z"/>
              </w:rPr>
            </w:pPr>
            <w:del w:id="1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8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pPr>
              <w:rPr>
                <w:del w:id="119" w:author="Arthur Souza Rodrigues" w:date="2026-07-10T21:51:00Z" w16du:dateUtc="2026-07-11T01:51:00Z"/>
              </w:rPr>
            </w:pPr>
            <w:del w:id="12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pPr>
              <w:rPr>
                <w:del w:id="121" w:author="Arthur Souza Rodrigues" w:date="2026-07-10T21:51:00Z" w16du:dateUtc="2026-07-11T01:51:00Z"/>
              </w:rPr>
            </w:pPr>
            <w:del w:id="12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pPr>
              <w:rPr>
                <w:del w:id="123" w:author="Arthur Souza Rodrigues" w:date="2026-07-10T21:51:00Z" w16du:dateUtc="2026-07-11T01:51:00Z"/>
              </w:rPr>
            </w:pPr>
            <w:del w:id="12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pPr>
              <w:rPr>
                <w:del w:id="125" w:author="Arthur Souza Rodrigues" w:date="2026-07-10T21:51:00Z" w16du:dateUtc="2026-07-11T01:51:00Z"/>
              </w:rPr>
            </w:pPr>
            <w:del w:id="1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7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pPr>
              <w:rPr>
                <w:del w:id="128" w:author="Arthur Souza Rodrigues" w:date="2026-07-10T21:51:00Z" w16du:dateUtc="2026-07-11T01:51:00Z"/>
              </w:rPr>
            </w:pPr>
            <w:del w:id="12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pPr>
              <w:rPr>
                <w:del w:id="130" w:author="Arthur Souza Rodrigues" w:date="2026-07-10T21:51:00Z" w16du:dateUtc="2026-07-11T01:51:00Z"/>
              </w:rPr>
            </w:pPr>
            <w:del w:id="13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pPr>
              <w:rPr>
                <w:del w:id="132" w:author="Arthur Souza Rodrigues" w:date="2026-07-10T21:51:00Z" w16du:dateUtc="2026-07-11T01:51:00Z"/>
              </w:rPr>
            </w:pPr>
            <w:del w:id="13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pPr>
              <w:rPr>
                <w:del w:id="134" w:author="Arthur Souza Rodrigues" w:date="2026-07-10T21:51:00Z" w16du:dateUtc="2026-07-11T01:51:00Z"/>
              </w:rPr>
            </w:pPr>
            <w:del w:id="1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6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pPr>
              <w:rPr>
                <w:del w:id="137" w:author="Arthur Souza Rodrigues" w:date="2026-07-10T21:51:00Z" w16du:dateUtc="2026-07-11T01:51:00Z"/>
              </w:rPr>
            </w:pPr>
            <w:del w:id="138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pPr>
              <w:rPr>
                <w:del w:id="139" w:author="Arthur Souza Rodrigues" w:date="2026-07-10T21:51:00Z" w16du:dateUtc="2026-07-11T01:51:00Z"/>
              </w:rPr>
            </w:pPr>
            <w:del w:id="140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pPr>
              <w:rPr>
                <w:del w:id="141" w:author="Arthur Souza Rodrigues" w:date="2026-07-10T21:51:00Z" w16du:dateUtc="2026-07-11T01:51:00Z"/>
              </w:rPr>
            </w:pPr>
            <w:del w:id="14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pPr>
              <w:rPr>
                <w:del w:id="143" w:author="Arthur Souza Rodrigues" w:date="2026-07-10T21:51:00Z" w16du:dateUtc="2026-07-11T01:51:00Z"/>
              </w:rPr>
            </w:pPr>
            <w:del w:id="14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5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pPr>
              <w:rPr>
                <w:del w:id="146" w:author="Arthur Souza Rodrigues" w:date="2026-07-10T21:51:00Z" w16du:dateUtc="2026-07-11T01:51:00Z"/>
              </w:rPr>
            </w:pPr>
            <w:del w:id="147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pPr>
              <w:rPr>
                <w:del w:id="148" w:author="Arthur Souza Rodrigues" w:date="2026-07-10T21:51:00Z" w16du:dateUtc="2026-07-11T01:51:00Z"/>
              </w:rPr>
            </w:pPr>
            <w:del w:id="149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pPr>
              <w:rPr>
                <w:del w:id="150" w:author="Arthur Souza Rodrigues" w:date="2026-07-10T21:51:00Z" w16du:dateUtc="2026-07-11T01:51:00Z"/>
              </w:rPr>
            </w:pPr>
            <w:del w:id="15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pPr>
              <w:rPr>
                <w:del w:id="152" w:author="Arthur Souza Rodrigues" w:date="2026-07-10T21:51:00Z" w16du:dateUtc="2026-07-11T01:51:00Z"/>
              </w:rPr>
            </w:pPr>
            <w:del w:id="1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4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pPr>
              <w:rPr>
                <w:del w:id="155" w:author="Arthur Souza Rodrigues" w:date="2026-07-10T21:51:00Z" w16du:dateUtc="2026-07-11T01:51:00Z"/>
              </w:rPr>
            </w:pPr>
            <w:del w:id="156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pPr>
              <w:rPr>
                <w:del w:id="157" w:author="Arthur Souza Rodrigues" w:date="2026-07-10T21:51:00Z" w16du:dateUtc="2026-07-11T01:51:00Z"/>
              </w:rPr>
            </w:pPr>
            <w:del w:id="158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pPr>
              <w:rPr>
                <w:del w:id="159" w:author="Arthur Souza Rodrigues" w:date="2026-07-10T21:51:00Z" w16du:dateUtc="2026-07-11T01:51:00Z"/>
              </w:rPr>
            </w:pPr>
            <w:del w:id="160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pPr>
              <w:rPr>
                <w:del w:id="161" w:author="Arthur Souza Rodrigues" w:date="2026-07-10T21:51:00Z" w16du:dateUtc="2026-07-11T01:51:00Z"/>
              </w:rPr>
            </w:pPr>
            <w:del w:id="16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3" w:author="Arthur Souza Rodrigues" w:date="2026-07-10T21:51:00Z" w16du:dateUtc="2026-07-11T01:51:00Z"/>
        </w:rPr>
      </w:pPr>
    </w:p>
    <w:p w14:paraId="6BC0CA74" w14:textId="77777777" w:rsidR="0031481F" w:rsidRDefault="00E93D03">
      <w:pPr>
        <w:rPr>
          <w:del w:id="164" w:author="Arthur Souza Rodrigues" w:date="2026-07-10T21:51:00Z" w16du:dateUtc="2026-07-11T01:51:00Z"/>
        </w:rPr>
      </w:pPr>
      <w:del w:id="165" w:author="Arthur Souza Rodrigues" w:date="2026-07-10T21:51:00Z" w16du:dateUtc="2026-07-11T01:51:00Z">
        <w:r>
          <w:br w:type="page"/>
        </w:r>
      </w:del>
    </w:p>
    <w:p w14:paraId="5E915A5D" w14:textId="7D8B6000" w:rsidR="0031481F" w:rsidRDefault="00E93D03">
      <w:pPr>
        <w:spacing w:before="180" w:after="40"/>
        <w:rPr>
          <w:del w:id="166" w:author="Arthur Souza Rodrigues" w:date="2026-07-10T21:51:00Z" w16du:dateUtc="2026-07-11T01:51:00Z"/>
        </w:rPr>
      </w:pPr>
      <w:del w:id="167" w:author="Arthur Souza Rodrigues" w:date="2026-07-10T21:51:00Z" w16du:dateUtc="2026-07-11T01:5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8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pPr>
              <w:rPr>
                <w:del w:id="169" w:author="Arthur Souza Rodrigues" w:date="2026-07-10T21:51:00Z" w16du:dateUtc="2026-07-11T01:51:00Z"/>
              </w:rPr>
            </w:pPr>
            <w:del w:id="17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71" w:author="Arthur Souza Rodrigues" w:date="2026-07-10T21:51:00Z" w16du:dateUtc="2026-07-11T01:51:00Z"/>
              </w:rPr>
            </w:pPr>
          </w:p>
          <w:p w14:paraId="1FD060BE" w14:textId="7641B600" w:rsidR="0031481F" w:rsidRDefault="00E93D03">
            <w:pPr>
              <w:rPr>
                <w:del w:id="172" w:author="Arthur Souza Rodrigues" w:date="2026-07-10T21:51:00Z" w16du:dateUtc="2026-07-11T01:51:00Z"/>
              </w:rPr>
            </w:pPr>
            <w:del w:id="17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E93D03">
            <w:pPr>
              <w:rPr>
                <w:del w:id="174" w:author="Arthur Souza Rodrigues" w:date="2026-07-10T21:51:00Z" w16du:dateUtc="2026-07-11T01:51:00Z"/>
              </w:rPr>
            </w:pPr>
            <w:del w:id="17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E93D03">
            <w:pPr>
              <w:rPr>
                <w:del w:id="176" w:author="Arthur Souza Rodrigues" w:date="2026-07-10T21:51:00Z" w16du:dateUtc="2026-07-11T01:51:00Z"/>
              </w:rPr>
            </w:pPr>
            <w:del w:id="1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E93D03">
            <w:pPr>
              <w:rPr>
                <w:del w:id="178" w:author="Arthur Souza Rodrigues" w:date="2026-07-10T21:51:00Z" w16du:dateUtc="2026-07-11T01:51:00Z"/>
              </w:rPr>
            </w:pPr>
            <w:del w:id="1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E93D03">
            <w:pPr>
              <w:rPr>
                <w:del w:id="180" w:author="Arthur Souza Rodrigues" w:date="2026-07-10T21:51:00Z" w16du:dateUtc="2026-07-11T01:51:00Z"/>
              </w:rPr>
            </w:pPr>
            <w:del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82" w:author="Arthur Souza Rodrigues" w:date="2026-07-10T21:51:00Z" w16du:dateUtc="2026-07-11T01:51:00Z"/>
        </w:rPr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  <w:rPr>
          <w:del w:id="183" w:author="Arthur Souza Rodrigues" w:date="2026-07-10T21:51:00Z" w16du:dateUtc="2026-07-11T01:51:00Z"/>
        </w:rPr>
      </w:pPr>
      <w:del w:id="184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E93D03">
      <w:pPr>
        <w:spacing w:before="60" w:after="60"/>
        <w:rPr>
          <w:del w:id="185" w:author="Arthur Souza Rodrigues" w:date="2026-07-10T21:51:00Z" w16du:dateUtc="2026-07-11T01:51:00Z"/>
        </w:rPr>
      </w:pPr>
      <w:del w:id="186" w:author="Arthur Souza Rodrigues" w:date="2026-07-10T21:51:00Z" w16du:dateUtc="2026-07-11T01:5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7" w:author="Arthur Souza Rodrigues" w:date="2026-07-10T21:51:00Z" w16du:dateUtc="2026-07-11T01:51:00Z"/>
        </w:rPr>
      </w:pPr>
    </w:p>
    <w:p w14:paraId="5D0DEE00" w14:textId="77777777" w:rsidR="0031481F" w:rsidRDefault="00E93D03">
      <w:pPr>
        <w:spacing w:before="180" w:after="40"/>
        <w:rPr>
          <w:del w:id="188" w:author="Arthur Souza Rodrigues" w:date="2026-07-10T21:51:00Z" w16du:dateUtc="2026-07-11T01:51:00Z"/>
        </w:rPr>
      </w:pPr>
      <w:del w:id="189" w:author="Arthur Souza Rodrigues" w:date="2026-07-10T21:51:00Z" w16du:dateUtc="2026-07-11T01:51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7-10T21:51:00Z" w16du:dateUtc="2026-07-11T01:51:00Z"/>
        </w:rPr>
      </w:pPr>
      <w:del w:id="191" w:author="Arthur Souza Rodrigues" w:date="2026-07-10T21:51:00Z" w16du:dateUtc="2026-07-11T01:5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7-10T21:51:00Z" w16du:dateUtc="2026-07-11T01:51:00Z"/>
        </w:rPr>
      </w:pPr>
      <w:del w:id="193" w:author="Arthur Souza Rodrigues" w:date="2026-07-10T21:51:00Z" w16du:dateUtc="2026-07-11T01:5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150A9826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7-10T21:51:00Z" w16du:dateUtc="2026-07-11T01:51:00Z"/>
        </w:rPr>
      </w:pPr>
      <w:del w:id="195" w:author="Arthur Souza Rodrigues" w:date="2026-07-10T21:51:00Z" w16du:dateUtc="2026-07-11T01:51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  <w:rPr>
          <w:del w:id="196" w:author="Arthur Souza Rodrigues" w:date="2026-07-10T21:51:00Z" w16du:dateUtc="2026-07-11T01:51:00Z"/>
        </w:rPr>
      </w:pPr>
      <w:del w:id="197" w:author="Arthur Souza Rodrigues" w:date="2026-07-10T21:51:00Z" w16du:dateUtc="2026-07-11T01:5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8" w:author="Arthur Souza Rodrigues" w:date="2026-07-10T21:51:00Z" w16du:dateUtc="2026-07-11T01:51:00Z"/>
        </w:rPr>
      </w:pPr>
    </w:p>
    <w:p w14:paraId="7AB6E680" w14:textId="77777777" w:rsidR="0031481F" w:rsidRDefault="00E93D03">
      <w:pPr>
        <w:spacing w:before="180" w:after="40"/>
        <w:rPr>
          <w:del w:id="199" w:author="Arthur Souza Rodrigues" w:date="2026-07-10T21:51:00Z" w16du:dateUtc="2026-07-11T01:51:00Z"/>
        </w:rPr>
      </w:pPr>
      <w:del w:id="200" w:author="Arthur Souza Rodrigues" w:date="2026-07-10T21:51:00Z" w16du:dateUtc="2026-07-11T01:5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201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pPr>
              <w:rPr>
                <w:del w:id="202" w:author="Arthur Souza Rodrigues" w:date="2026-07-10T21:51:00Z" w16du:dateUtc="2026-07-11T01:51:00Z"/>
              </w:rPr>
            </w:pPr>
            <w:del w:id="20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E93D03">
            <w:pPr>
              <w:rPr>
                <w:del w:id="204" w:author="Arthur Souza Rodrigues" w:date="2026-07-10T21:51:00Z" w16du:dateUtc="2026-07-11T01:51:00Z"/>
              </w:rPr>
            </w:pPr>
            <w:del w:id="20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397FC1FD" w14:textId="77777777" w:rsidR="00ED30A4" w:rsidRDefault="00ED30A4" w:rsidP="00ED30A4">
      <w:pPr>
        <w:spacing w:after="20"/>
        <w:rPr>
          <w:del w:id="206" w:author="Arthur Souza Rodrigues" w:date="2026-07-10T21:51:00Z" w16du:dateUtc="2026-07-11T01:51:00Z"/>
        </w:rPr>
      </w:pPr>
      <w:del w:id="209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41DDC0" w14:textId="77777777" w:rsidR="00ED30A4" w:rsidRDefault="00ED30A4" w:rsidP="00ED30A4">
      <w:pPr>
        <w:spacing w:after="60"/>
        <w:rPr>
          <w:del w:id="210" w:author="Arthur Souza Rodrigues" w:date="2026-07-10T21:51:00Z" w16du:dateUtc="2026-07-11T01:51:00Z"/>
        </w:rPr>
      </w:pPr>
      <w:del w:id="211" w:author="Arthur Souza Rodrigues" w:date="2026-07-10T21:51:00Z" w16du:dateUtc="2026-07-11T01:5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7AE4FC97" w14:textId="77777777" w:rsidR="00ED30A4" w:rsidRDefault="00ED30A4" w:rsidP="00ED30A4">
      <w:pPr>
        <w:spacing w:after="60"/>
        <w:rPr>
          <w:del w:id="212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13" w:author="Arthur Souza Rodrigues" w:date="2026-07-10T21:51:00Z" w16du:dateUtc="2026-07-11T01:5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del w:id="214" w:author="Arthur Souza Rodrigues" w:date="2026-07-10T21:51:00Z" w16du:dateUtc="2026-07-11T01:51:00Z"/>
              </w:rPr>
            </w:pPr>
            <w:del w:id="21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del w:id="216" w:author="Arthur Souza Rodrigues" w:date="2026-07-10T21:51:00Z" w16du:dateUtc="2026-07-11T01:51:00Z"/>
              </w:rPr>
            </w:pPr>
            <w:del w:id="2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18" w:author="Arthur Souza Rodrigues" w:date="2026-07-10T21:51:00Z" w16du:dateUtc="2026-07-11T01:51:00Z"/>
        </w:rPr>
      </w:pPr>
      <w:del w:id="21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31AC4505" w14:textId="527BA047" w:rsidR="00ED30A4" w:rsidRDefault="00ED30A4" w:rsidP="00ED30A4">
      <w:pPr>
        <w:spacing w:before="60" w:after="60"/>
        <w:rPr>
          <w:del w:id="220" w:author="Arthur Souza Rodrigues" w:date="2026-07-10T21:51:00Z" w16du:dateUtc="2026-07-11T01:51:00Z"/>
        </w:rPr>
      </w:pPr>
      <w:del w:id="221" w:author="Arthur Souza Rodrigues" w:date="2026-07-10T21:51:00Z" w16du:dateUtc="2026-07-11T01:5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38E0AF9A" w14:textId="77777777" w:rsidR="00ED30A4" w:rsidRDefault="00ED30A4" w:rsidP="00ED30A4">
      <w:pPr>
        <w:spacing w:before="60"/>
        <w:rPr>
          <w:del w:id="222" w:author="Arthur Souza Rodrigues" w:date="2026-07-10T21:51:00Z" w16du:dateUtc="2026-07-11T01:51:00Z"/>
        </w:rPr>
      </w:pPr>
    </w:p>
    <w:p w14:paraId="1EBD782C" w14:textId="6BC09FA7" w:rsidR="00ED30A4" w:rsidRDefault="00ED30A4" w:rsidP="00ED30A4">
      <w:pPr>
        <w:spacing w:before="60" w:after="60"/>
        <w:rPr>
          <w:del w:id="223" w:author="Arthur Souza Rodrigues" w:date="2026-07-10T21:51:00Z" w16du:dateUtc="2026-07-11T01:51:00Z"/>
        </w:rPr>
      </w:pPr>
      <w:del w:id="224" w:author="Arthur Souza Rodrigues" w:date="2026-07-10T21:51:00Z" w16du:dateUtc="2026-07-11T01:5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5B7DF90" w14:textId="77777777" w:rsidR="00ED30A4" w:rsidRDefault="00ED30A4" w:rsidP="00ED30A4">
      <w:pPr>
        <w:spacing w:before="80"/>
        <w:rPr>
          <w:del w:id="225" w:author="Arthur Souza Rodrigues" w:date="2026-07-10T21:51:00Z" w16du:dateUtc="2026-07-11T01:5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6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del w:id="227" w:author="Arthur Souza Rodrigues" w:date="2026-07-10T21:51:00Z" w16du:dateUtc="2026-07-11T01:51:00Z"/>
              </w:rPr>
            </w:pPr>
            <w:del w:id="22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12E0C036" w14:textId="77777777" w:rsidR="00ED30A4" w:rsidRDefault="00ED30A4" w:rsidP="00F14043">
            <w:pPr>
              <w:rPr>
                <w:del w:id="229" w:author="Arthur Souza Rodrigues" w:date="2026-07-10T21:51:00Z" w16du:dateUtc="2026-07-11T01:51:00Z"/>
              </w:rPr>
            </w:pPr>
            <w:del w:id="23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33A925C" w14:textId="77777777" w:rsidR="00ED30A4" w:rsidRDefault="00ED30A4" w:rsidP="00F14043">
            <w:pPr>
              <w:rPr>
                <w:del w:id="231" w:author="Arthur Souza Rodrigues" w:date="2026-07-10T21:51:00Z" w16du:dateUtc="2026-07-11T01:51:00Z"/>
              </w:rPr>
            </w:pPr>
          </w:p>
          <w:p w14:paraId="090DBCDA" w14:textId="77777777" w:rsidR="00ED30A4" w:rsidRDefault="00ED30A4" w:rsidP="00F14043">
            <w:pPr>
              <w:rPr>
                <w:del w:id="232" w:author="Arthur Souza Rodrigues" w:date="2026-07-10T21:51:00Z" w16du:dateUtc="2026-07-11T01:51:00Z"/>
              </w:rPr>
            </w:pPr>
            <w:del w:id="23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6F129A1C" w14:textId="77777777" w:rsidR="00ED30A4" w:rsidRDefault="00ED30A4" w:rsidP="00F14043">
            <w:pPr>
              <w:rPr>
                <w:del w:id="234" w:author="Arthur Souza Rodrigues" w:date="2026-07-10T21:51:00Z" w16du:dateUtc="2026-07-11T01:51:00Z"/>
              </w:rPr>
            </w:pPr>
            <w:del w:id="23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7AF16BD" w14:textId="77777777" w:rsidR="00ED30A4" w:rsidRDefault="00ED30A4" w:rsidP="00F14043">
            <w:pPr>
              <w:rPr>
                <w:del w:id="236" w:author="Arthur Souza Rodrigues" w:date="2026-07-10T21:51:00Z" w16du:dateUtc="2026-07-11T01:51:00Z"/>
              </w:rPr>
            </w:pPr>
            <w:del w:id="23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53082029" w14:textId="77777777" w:rsidR="00ED30A4" w:rsidRDefault="00ED30A4" w:rsidP="00F14043">
            <w:pPr>
              <w:rPr>
                <w:del w:id="238" w:author="Arthur Souza Rodrigues" w:date="2026-07-10T21:51:00Z" w16du:dateUtc="2026-07-11T01:51:00Z"/>
              </w:rPr>
            </w:pPr>
            <w:del w:id="23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79C69404" w14:textId="77777777" w:rsidR="00ED30A4" w:rsidRDefault="00ED30A4" w:rsidP="00F14043">
            <w:pPr>
              <w:rPr>
                <w:del w:id="240" w:author="Arthur Souza Rodrigues" w:date="2026-07-10T21:51:00Z" w16du:dateUtc="2026-07-11T01:51:00Z"/>
              </w:rPr>
            </w:pPr>
            <w:del w:id="2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2295676" w14:textId="77777777" w:rsidR="00ED30A4" w:rsidRDefault="00ED30A4" w:rsidP="00F14043">
            <w:pPr>
              <w:rPr>
                <w:del w:id="242" w:author="Arthur Souza Rodrigues" w:date="2026-07-10T21:51:00Z" w16du:dateUtc="2026-07-11T01:51:00Z"/>
              </w:rPr>
            </w:pPr>
            <w:del w:id="2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16E6D432" w14:textId="77777777" w:rsidR="00ED30A4" w:rsidRDefault="00ED30A4" w:rsidP="00F14043">
            <w:pPr>
              <w:rPr>
                <w:del w:id="244" w:author="Arthur Souza Rodrigues" w:date="2026-07-10T21:51:00Z" w16du:dateUtc="2026-07-11T01:51:00Z"/>
              </w:rPr>
            </w:pPr>
            <w:del w:id="24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30674826" w14:textId="77777777" w:rsidR="00ED30A4" w:rsidRDefault="00ED30A4" w:rsidP="00F14043">
            <w:pPr>
              <w:rPr>
                <w:del w:id="246" w:author="Arthur Souza Rodrigues" w:date="2026-07-10T21:51:00Z" w16du:dateUtc="2026-07-11T01:51:00Z"/>
              </w:rPr>
            </w:pPr>
            <w:del w:id="24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8C3E9A3" w14:textId="77777777" w:rsidR="00ED30A4" w:rsidRDefault="00ED30A4" w:rsidP="00ED30A4">
      <w:pPr>
        <w:spacing w:before="160"/>
        <w:rPr>
          <w:del w:id="248" w:author="Arthur Souza Rodrigues" w:date="2026-07-10T21:51:00Z" w16du:dateUtc="2026-07-11T01:51:00Z"/>
        </w:rPr>
      </w:pPr>
      <w:del w:id="249" w:author="Arthur Souza Rodrigues" w:date="2026-07-10T21:51:00Z" w16du:dateUtc="2026-07-11T01:51:00Z"/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50" w:author="Arthur Souza Rodrigues" w:date="2026-07-10T21:51:00Z" w16du:dateUtc="2026-07-11T01:51:00Z"/>
        </w:rPr>
      </w:pPr>
      <w:del w:id="251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76DBE1BA" w14:textId="77777777" w:rsidR="00ED30A4" w:rsidRDefault="00ED30A4" w:rsidP="00ED30A4">
      <w:pPr>
        <w:spacing w:before="60" w:after="60"/>
        <w:rPr>
          <w:del w:id="252" w:author="Arthur Souza Rodrigues" w:date="2026-07-10T21:51:00Z" w16du:dateUtc="2026-07-11T01:51:00Z"/>
        </w:rPr>
      </w:pPr>
      <w:del w:id="253" w:author="Arthur Souza Rodrigues" w:date="2026-07-10T21:51:00Z" w16du:dateUtc="2026-07-11T01:5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6C6F9BB9" w14:textId="77777777" w:rsidR="00ED30A4" w:rsidRDefault="00ED30A4" w:rsidP="00ED30A4">
      <w:pPr>
        <w:spacing w:before="80"/>
        <w:rPr>
          <w:del w:id="254" w:author="Arthur Souza Rodrigues" w:date="2026-07-10T21:51:00Z" w16du:dateUtc="2026-07-11T01:51:00Z"/>
        </w:rPr>
      </w:pPr>
    </w:p>
    <w:p w14:paraId="10B5EB7E" w14:textId="77777777" w:rsidR="00ED30A4" w:rsidRDefault="00ED30A4" w:rsidP="00ED30A4">
      <w:pPr>
        <w:spacing w:before="180" w:after="40"/>
        <w:rPr>
          <w:del w:id="255" w:author="Arthur Souza Rodrigues" w:date="2026-07-10T21:51:00Z" w16du:dateUtc="2026-07-11T01:51:00Z"/>
        </w:rPr>
      </w:pPr>
      <w:del w:id="256" w:author="Arthur Souza Rodrigues" w:date="2026-07-10T21:51:00Z" w16du:dateUtc="2026-07-11T01:51:00Z">
        <w:r>
          <w:rPr>
            <w:b/>
            <w:bCs/>
            <w:color w:val="0F172A"/>
          </w:rPr>
          <w:delText xml:space="preserve">Suggestion mode         </w:delText>
        </w:r>
      </w:del>
    </w:p>
    <w:p w14:paraId="2E17E7D0" w14:textId="77777777" w:rsidR="00ED30A4" w:rsidRDefault="00ED30A4" w:rsidP="00ED30A4">
      <w:pPr>
        <w:spacing w:before="60" w:after="60"/>
        <w:rPr>
          <w:del w:id="257" w:author="Arthur Souza Rodrigues" w:date="2026-07-10T21:51:00Z" w16du:dateUtc="2026-07-11T01:51:00Z"/>
        </w:rPr>
      </w:pPr>
      <w:del w:id="258" w:author="Arthur Souza Rodrigues" w:date="2026-07-10T21:51:00Z" w16du:dateUtc="2026-07-11T01:5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6624E263" w14:textId="77777777" w:rsidR="00ED30A4" w:rsidRDefault="00ED30A4" w:rsidP="00ED30A4">
      <w:pPr>
        <w:spacing w:before="60"/>
        <w:rPr>
          <w:del w:id="259" w:author="Arthur Souza Rodrigues" w:date="2026-07-10T21:51:00Z" w16du:dateUtc="2026-07-11T01:51:00Z"/>
        </w:rPr>
      </w:pPr>
    </w:p>
    <w:p w14:paraId="300DE946" w14:textId="77777777" w:rsidR="00ED30A4" w:rsidRDefault="00ED30A4" w:rsidP="00ED30A4">
      <w:pPr>
        <w:spacing w:before="60" w:after="60"/>
        <w:rPr>
          <w:del w:id="260" w:author="Arthur Souza Rodrigues" w:date="2026-07-10T21:51:00Z" w16du:dateUtc="2026-07-11T01:51:00Z"/>
        </w:rPr>
      </w:pPr>
      <w:del w:id="261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20BAFF31" w14:textId="77777777" w:rsidR="00ED30A4" w:rsidRDefault="00ED30A4" w:rsidP="00ED30A4">
      <w:pPr>
        <w:spacing w:before="80"/>
        <w:rPr>
          <w:del w:id="262" w:author="Arthur Souza Rodrigues" w:date="2026-07-10T21:51:00Z" w16du:dateUtc="2026-07-11T01:51:00Z"/>
        </w:rPr>
      </w:pPr>
    </w:p>
    <w:p w14:paraId="40DCCFB2" w14:textId="77777777" w:rsidR="00ED30A4" w:rsidRDefault="00ED30A4" w:rsidP="00ED30A4">
      <w:pPr>
        <w:spacing w:before="180" w:after="40"/>
        <w:rPr>
          <w:del w:id="263" w:author="Arthur Souza Rodrigues" w:date="2026-07-10T21:51:00Z" w16du:dateUtc="2026-07-11T01:51:00Z"/>
        </w:rPr>
      </w:pPr>
      <w:del w:id="264" w:author="Arthur Souza Rodrigues" w:date="2026-07-10T21:51:00Z" w16du:dateUtc="2026-07-11T01:51:00Z">
        <w:r>
          <w:rPr>
            <w:b/>
            <w:bCs/>
            <w:color w:val="0F172A"/>
          </w:rPr>
          <w:delText xml:space="preserve">Comments         </w:delText>
        </w:r>
      </w:del>
    </w:p>
    <w:p w14:paraId="7218B1C8" w14:textId="77777777" w:rsidR="00ED30A4" w:rsidRDefault="00ED30A4" w:rsidP="00ED30A4">
      <w:pPr>
        <w:spacing w:before="60" w:after="60"/>
        <w:rPr>
          <w:del w:id="265" w:author="Arthur Souza Rodrigues" w:date="2026-07-10T21:51:00Z" w16du:dateUtc="2026-07-11T01:51:00Z"/>
        </w:rPr>
      </w:pPr>
      <w:del w:id="266" w:author="Arthur Souza Rodrigues" w:date="2026-07-10T21:51:00Z" w16du:dateUtc="2026-07-11T01:51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386948DB" w14:textId="77777777" w:rsidR="00ED30A4" w:rsidRDefault="00ED30A4" w:rsidP="00ED30A4">
      <w:pPr>
        <w:spacing w:before="60"/>
        <w:rPr>
          <w:del w:id="268" w:author="Arthur Souza Rodrigues" w:date="2026-07-10T21:51:00Z" w16du:dateUtc="2026-07-11T01:51:00Z"/>
        </w:rPr>
      </w:pPr>
    </w:p>
    <w:p w14:paraId="3A1CD57F" w14:textId="77777777" w:rsidR="00ED30A4" w:rsidRDefault="00ED30A4" w:rsidP="00ED30A4">
      <w:pPr>
        <w:spacing w:before="60" w:after="60"/>
        <w:rPr>
          <w:del w:id="269" w:author="Arthur Souza Rodrigues" w:date="2026-07-10T21:51:00Z" w16du:dateUtc="2026-07-11T01:51:00Z"/>
        </w:rPr>
      </w:pPr>
      <w:del w:id="270" w:author="Arthur Souza Rodrigues" w:date="2026-07-10T21:51:00Z" w16du:dateUtc="2026-07-11T01:5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7F373E1A" w14:textId="77777777" w:rsidR="00ED30A4" w:rsidRDefault="00ED30A4" w:rsidP="00ED30A4">
      <w:pPr>
        <w:spacing w:before="80"/>
        <w:rPr>
          <w:del w:id="271" w:author="Arthur Souza Rodrigues" w:date="2026-07-10T21:51:00Z" w16du:dateUtc="2026-07-11T01:51:00Z"/>
        </w:rPr>
      </w:pPr>
    </w:p>
    <w:p w14:paraId="05566AE7" w14:textId="77777777" w:rsidR="00ED30A4" w:rsidRDefault="00ED30A4" w:rsidP="00ED30A4">
      <w:pPr>
        <w:spacing w:before="180" w:after="40"/>
        <w:rPr>
          <w:del w:id="272" w:author="Arthur Souza Rodrigues" w:date="2026-07-10T21:51:00Z" w16du:dateUtc="2026-07-11T01:51:00Z"/>
        </w:rPr>
      </w:pPr>
      <w:del w:id="273" w:author="Arthur Souza Rodrigues" w:date="2026-07-10T21:51:00Z" w16du:dateUtc="2026-07-11T01:51:00Z">
        <w:r>
          <w:rPr>
            <w:b/>
            <w:bCs/>
            <w:color w:val="0F172A"/>
          </w:rPr>
          <w:delText xml:space="preserve">Agent-friendly         </w:delText>
        </w:r>
      </w:del>
    </w:p>
    <w:p w14:paraId="5F4FD258" w14:textId="77777777" w:rsidR="00ED30A4" w:rsidRDefault="00ED30A4" w:rsidP="00ED30A4">
      <w:pPr>
        <w:spacing w:before="60" w:after="60"/>
        <w:rPr>
          <w:del w:id="274" w:author="Arthur Souza Rodrigues" w:date="2026-07-10T21:51:00Z" w16du:dateUtc="2026-07-11T01:51:00Z"/>
        </w:rPr>
      </w:pPr>
      <w:del w:id="275" w:author="Arthur Souza Rodrigues" w:date="2026-07-10T21:51:00Z" w16du:dateUtc="2026-07-11T01:5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4455D2D" w14:textId="77777777" w:rsidR="00ED30A4" w:rsidRDefault="00ED30A4" w:rsidP="00ED30A4">
      <w:pPr>
        <w:spacing w:before="160"/>
        <w:rPr>
          <w:del w:id="276" w:author="Arthur Souza Rodrigues" w:date="2026-07-10T21:51:00Z" w16du:dateUtc="2026-07-11T01:5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77" w:author="Arthur Souza Rodrigues" w:date="2026-07-10T21:51:00Z" w16du:dateUtc="2026-07-11T01:51:00Z"/>
        </w:rPr>
      </w:pPr>
      <w:del w:id="27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59F5E1BC" w14:textId="77777777" w:rsidR="00ED30A4" w:rsidRDefault="00ED30A4" w:rsidP="00ED30A4">
      <w:pPr>
        <w:spacing w:before="60" w:after="60"/>
        <w:rPr>
          <w:del w:id="279" w:author="Arthur Souza Rodrigues" w:date="2026-07-10T21:51:00Z" w16du:dateUtc="2026-07-11T01:51:00Z"/>
        </w:rPr>
      </w:pPr>
      <w:del w:id="280" w:author="Arthur Souza Rodrigues" w:date="2026-07-10T21:51:00Z" w16du:dateUtc="2026-07-11T01:51:00Z">
        <w:r>
          <w:rPr>
            <w:color w:val="0F172A"/>
          </w:rPr>
          <w:lastRenderedPageBreak/>
        </w:r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48E1BFFD" w14:textId="77777777" w:rsidR="00ED30A4" w:rsidRDefault="00ED30A4" w:rsidP="00ED30A4">
      <w:pPr>
        <w:spacing w:before="60"/>
        <w:rPr>
          <w:del w:id="281" w:author="Arthur Souza Rodrigues" w:date="2026-07-10T21:51:00Z" w16du:dateUtc="2026-07-11T01:5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82" w:author="Arthur Souza Rodrigues" w:date="2026-07-10T21:51:00Z" w16du:dateUtc="2026-07-11T01:5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del w:id="283" w:author="Arthur Souza Rodrigues" w:date="2026-07-10T21:51:00Z" w16du:dateUtc="2026-07-11T01:51:00Z"/>
              </w:rPr>
            </w:pPr>
            <w:del w:id="284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del w:id="285" w:author="Arthur Souza Rodrigues" w:date="2026-07-10T21:51:00Z" w16du:dateUtc="2026-07-11T01:51:00Z"/>
              </w:rPr>
            </w:pPr>
            <w:del w:id="286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del w:id="287" w:author="Arthur Souza Rodrigues" w:date="2026-07-10T21:51:00Z" w16du:dateUtc="2026-07-11T01:51:00Z"/>
              </w:rPr>
            </w:pPr>
            <w:del w:id="288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del w:id="289" w:author="Arthur Souza Rodrigues" w:date="2026-07-10T21:51:00Z" w16du:dateUtc="2026-07-11T01:51:00Z"/>
              </w:rPr>
            </w:pPr>
            <w:del w:id="290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ED30A4" w14:paraId="00D1F2F0" w14:textId="77777777" w:rsidTr="00F14043">
        <w:trPr>
          <w:del w:id="291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del w:id="292" w:author="Arthur Souza Rodrigues" w:date="2026-07-10T21:51:00Z" w16du:dateUtc="2026-07-11T01:51:00Z"/>
              </w:rPr>
            </w:pPr>
            <w:del w:id="29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del w:id="294" w:author="Arthur Souza Rodrigues" w:date="2026-07-10T21:51:00Z" w16du:dateUtc="2026-07-11T01:51:00Z"/>
              </w:rPr>
            </w:pPr>
            <w:del w:id="29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del w:id="296" w:author="Arthur Souza Rodrigues" w:date="2026-07-10T21:51:00Z" w16du:dateUtc="2026-07-11T01:51:00Z"/>
              </w:rPr>
            </w:pPr>
            <w:del w:id="29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del w:id="298" w:author="Arthur Souza Rodrigues" w:date="2026-07-10T21:51:00Z" w16du:dateUtc="2026-07-11T01:51:00Z"/>
              </w:rPr>
            </w:pPr>
            <w:del w:id="29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ED30A4" w14:paraId="1AFB7BC8" w14:textId="77777777" w:rsidTr="00F14043">
        <w:trPr>
          <w:del w:id="300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del w:id="301" w:author="Arthur Souza Rodrigues" w:date="2026-07-10T21:51:00Z" w16du:dateUtc="2026-07-11T01:51:00Z"/>
              </w:rPr>
            </w:pPr>
            <w:del w:id="30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del w:id="303" w:author="Arthur Souza Rodrigues" w:date="2026-07-10T21:51:00Z" w16du:dateUtc="2026-07-11T01:51:00Z"/>
              </w:rPr>
            </w:pPr>
            <w:del w:id="30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del w:id="305" w:author="Arthur Souza Rodrigues" w:date="2026-07-10T21:51:00Z" w16du:dateUtc="2026-07-11T01:51:00Z"/>
              </w:rPr>
            </w:pPr>
            <w:del w:id="30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del w:id="307" w:author="Arthur Souza Rodrigues" w:date="2026-07-10T21:51:00Z" w16du:dateUtc="2026-07-11T01:51:00Z"/>
              </w:rPr>
            </w:pPr>
            <w:del w:id="3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ED30A4" w14:paraId="3ECB580F" w14:textId="77777777" w:rsidTr="00F14043">
        <w:trPr>
          <w:del w:id="309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del w:id="310" w:author="Arthur Souza Rodrigues" w:date="2026-07-10T21:51:00Z" w16du:dateUtc="2026-07-11T01:51:00Z"/>
              </w:rPr>
            </w:pPr>
            <w:del w:id="31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del w:id="312" w:author="Arthur Souza Rodrigues" w:date="2026-07-10T21:51:00Z" w16du:dateUtc="2026-07-11T01:51:00Z"/>
              </w:rPr>
            </w:pPr>
            <w:del w:id="31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del w:id="314" w:author="Arthur Souza Rodrigues" w:date="2026-07-10T21:51:00Z" w16du:dateUtc="2026-07-11T01:51:00Z"/>
              </w:rPr>
            </w:pPr>
            <w:del w:id="31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del w:id="316" w:author="Arthur Souza Rodrigues" w:date="2026-07-10T21:51:00Z" w16du:dateUtc="2026-07-11T01:51:00Z"/>
              </w:rPr>
            </w:pPr>
            <w:del w:id="31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ED30A4" w14:paraId="128A7230" w14:textId="77777777" w:rsidTr="00F14043">
        <w:trPr>
          <w:del w:id="318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del w:id="319" w:author="Arthur Souza Rodrigues" w:date="2026-07-10T21:51:00Z" w16du:dateUtc="2026-07-11T01:51:00Z"/>
              </w:rPr>
            </w:pPr>
            <w:del w:id="32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del w:id="321" w:author="Arthur Souza Rodrigues" w:date="2026-07-10T21:51:00Z" w16du:dateUtc="2026-07-11T01:51:00Z"/>
              </w:rPr>
            </w:pPr>
            <w:del w:id="32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del w:id="323" w:author="Arthur Souza Rodrigues" w:date="2026-07-10T21:51:00Z" w16du:dateUtc="2026-07-11T01:51:00Z"/>
              </w:rPr>
            </w:pPr>
            <w:del w:id="32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del w:id="325" w:author="Arthur Souza Rodrigues" w:date="2026-07-10T21:51:00Z" w16du:dateUtc="2026-07-11T01:51:00Z"/>
              </w:rPr>
            </w:pPr>
            <w:del w:id="32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ED30A4" w14:paraId="2733373D" w14:textId="77777777" w:rsidTr="00F14043">
        <w:trPr>
          <w:del w:id="327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del w:id="328" w:author="Arthur Souza Rodrigues" w:date="2026-07-10T21:51:00Z" w16du:dateUtc="2026-07-11T01:51:00Z"/>
              </w:rPr>
            </w:pPr>
            <w:del w:id="32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del w:id="330" w:author="Arthur Souza Rodrigues" w:date="2026-07-10T21:51:00Z" w16du:dateUtc="2026-07-11T01:51:00Z"/>
              </w:rPr>
            </w:pPr>
            <w:del w:id="33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del w:id="332" w:author="Arthur Souza Rodrigues" w:date="2026-07-10T21:51:00Z" w16du:dateUtc="2026-07-11T01:51:00Z"/>
              </w:rPr>
            </w:pPr>
            <w:del w:id="33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del w:id="334" w:author="Arthur Souza Rodrigues" w:date="2026-07-10T21:51:00Z" w16du:dateUtc="2026-07-11T01:51:00Z"/>
              </w:rPr>
            </w:pPr>
            <w:del w:id="3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ED30A4" w14:paraId="5BA2C2CA" w14:textId="77777777" w:rsidTr="00F14043">
        <w:trPr>
          <w:del w:id="336" w:author="Arthur Souza Rodrigues" w:date="2026-07-10T21:51:00Z" w16du:dateUtc="2026-07-11T01:5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del w:id="337" w:author="Arthur Souza Rodrigues" w:date="2026-07-10T21:51:00Z" w16du:dateUtc="2026-07-11T01:51:00Z"/>
              </w:rPr>
            </w:pPr>
            <w:del w:id="338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del w:id="339" w:author="Arthur Souza Rodrigues" w:date="2026-07-10T21:51:00Z" w16du:dateUtc="2026-07-11T01:51:00Z"/>
              </w:rPr>
            </w:pPr>
            <w:del w:id="340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del w:id="341" w:author="Arthur Souza Rodrigues" w:date="2026-07-10T21:51:00Z" w16du:dateUtc="2026-07-11T01:51:00Z"/>
              </w:rPr>
            </w:pPr>
            <w:del w:id="342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del w:id="343" w:author="Arthur Souza Rodrigues" w:date="2026-07-10T21:51:00Z" w16du:dateUtc="2026-07-11T01:51:00Z"/>
              </w:rPr>
            </w:pPr>
            <w:del w:id="344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ED30A4" w14:paraId="0B8C62AF" w14:textId="77777777" w:rsidTr="00F14043">
        <w:trPr>
          <w:del w:id="345" w:author="Arthur Souza Rodrigues" w:date="2026-07-10T21:51:00Z" w16du:dateUtc="2026-07-11T01:5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del w:id="346" w:author="Arthur Souza Rodrigues" w:date="2026-07-10T21:51:00Z" w16du:dateUtc="2026-07-11T01:51:00Z"/>
              </w:rPr>
            </w:pPr>
            <w:del w:id="347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del w:id="348" w:author="Arthur Souza Rodrigues" w:date="2026-07-10T21:51:00Z" w16du:dateUtc="2026-07-11T01:51:00Z"/>
              </w:rPr>
            </w:pPr>
            <w:del w:id="349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del w:id="350" w:author="Arthur Souza Rodrigues" w:date="2026-07-10T21:51:00Z" w16du:dateUtc="2026-07-11T01:51:00Z"/>
              </w:rPr>
            </w:pPr>
            <w:del w:id="351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del w:id="352" w:author="Arthur Souza Rodrigues" w:date="2026-07-10T21:51:00Z" w16du:dateUtc="2026-07-11T01:51:00Z"/>
              </w:rPr>
            </w:pPr>
            <w:del w:id="353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23B28FBE" w14:textId="77777777" w:rsidR="00ED30A4" w:rsidRDefault="00ED30A4" w:rsidP="00ED30A4">
      <w:pPr>
        <w:spacing w:before="80"/>
        <w:rPr>
          <w:del w:id="354" w:author="Arthur Souza Rodrigues" w:date="2026-07-10T21:51:00Z" w16du:dateUtc="2026-07-11T01:51:00Z"/>
        </w:rPr>
      </w:pPr>
    </w:p>
    <w:p w14:paraId="14414065" w14:textId="77777777" w:rsidR="00ED30A4" w:rsidRDefault="00ED30A4" w:rsidP="00ED30A4">
      <w:pPr>
        <w:rPr>
          <w:del w:id="355" w:author="Arthur Souza Rodrigues" w:date="2026-07-10T21:51:00Z" w16du:dateUtc="2026-07-11T01:51:00Z"/>
        </w:rPr>
      </w:pPr>
      <w:del w:id="356" w:author="Arthur Souza Rodrigues" w:date="2026-07-10T21:51:00Z" w16du:dateUtc="2026-07-11T01:51:00Z">
        <w:r>
          <w:br w:type="page"/>
        </w:r>
      </w:del>
    </w:p>
    <w:p w14:paraId="26502A66" w14:textId="77777777" w:rsidR="00ED30A4" w:rsidRDefault="00ED30A4" w:rsidP="00ED30A4">
      <w:pPr>
        <w:spacing w:before="180" w:after="40"/>
        <w:rPr>
          <w:del w:id="357" w:author="Arthur Souza Rodrigues" w:date="2026-07-10T21:51:00Z" w16du:dateUtc="2026-07-11T01:51:00Z"/>
        </w:rPr>
      </w:pPr>
      <w:del w:id="358" w:author="Arthur Souza Rodrigues" w:date="2026-07-10T21:51:00Z" w16du:dateUtc="2026-07-11T01:5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9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del w:id="360" w:author="Arthur Souza Rodrigues" w:date="2026-07-10T21:51:00Z" w16du:dateUtc="2026-07-11T01:51:00Z"/>
              </w:rPr>
            </w:pPr>
            <w:del w:id="36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A6C621E" w14:textId="77777777" w:rsidR="00ED30A4" w:rsidRDefault="00ED30A4" w:rsidP="00F14043">
            <w:pPr>
              <w:rPr>
                <w:del w:id="362" w:author="Arthur Souza Rodrigues" w:date="2026-07-10T21:51:00Z" w16du:dateUtc="2026-07-11T01:51:00Z"/>
              </w:rPr>
            </w:pPr>
          </w:p>
          <w:p w14:paraId="6AFCD942" w14:textId="77777777" w:rsidR="00ED30A4" w:rsidRDefault="00ED30A4" w:rsidP="00F14043">
            <w:pPr>
              <w:rPr>
                <w:del w:id="363" w:author="Arthur Souza Rodrigues" w:date="2026-07-10T21:51:00Z" w16du:dateUtc="2026-07-11T01:51:00Z"/>
              </w:rPr>
            </w:pPr>
            <w:del w:id="36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127BA4F" w14:textId="77777777" w:rsidR="00ED30A4" w:rsidRDefault="00ED30A4" w:rsidP="00F14043">
            <w:pPr>
              <w:rPr>
                <w:del w:id="365" w:author="Arthur Souza Rodrigues" w:date="2026-07-10T21:51:00Z" w16du:dateUtc="2026-07-11T01:51:00Z"/>
              </w:rPr>
            </w:pPr>
            <w:del w:id="36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C230971" w14:textId="77777777" w:rsidR="00ED30A4" w:rsidRDefault="00ED30A4" w:rsidP="00F14043">
            <w:pPr>
              <w:rPr>
                <w:del w:id="367" w:author="Arthur Souza Rodrigues" w:date="2026-07-10T21:51:00Z" w16du:dateUtc="2026-07-11T01:51:00Z"/>
              </w:rPr>
            </w:pPr>
            <w:del w:id="36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172E1C5B" w14:textId="77777777" w:rsidR="00ED30A4" w:rsidRDefault="00ED30A4" w:rsidP="00F14043">
            <w:pPr>
              <w:rPr>
                <w:del w:id="369" w:author="Arthur Souza Rodrigues" w:date="2026-07-10T21:51:00Z" w16du:dateUtc="2026-07-11T01:51:00Z"/>
              </w:rPr>
            </w:pPr>
            <w:del w:id="37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5F028814" w14:textId="77777777" w:rsidR="00ED30A4" w:rsidRDefault="00ED30A4" w:rsidP="00F14043">
            <w:pPr>
              <w:rPr>
                <w:del w:id="371" w:author="Arthur Souza Rodrigues" w:date="2026-07-10T21:51:00Z" w16du:dateUtc="2026-07-11T01:51:00Z"/>
              </w:rPr>
            </w:pPr>
            <w:del w:id="37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3ABDCB5A" w14:textId="77777777" w:rsidR="00ED30A4" w:rsidRDefault="00ED30A4" w:rsidP="00ED30A4">
      <w:pPr>
        <w:spacing w:before="160"/>
        <w:rPr>
          <w:del w:id="373" w:author="Arthur Souza Rodrigues" w:date="2026-07-10T21:51:00Z" w16du:dateUtc="2026-07-11T01:5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74" w:author="Arthur Souza Rodrigues" w:date="2026-07-10T21:51:00Z" w16du:dateUtc="2026-07-11T01:51:00Z"/>
        </w:rPr>
      </w:pPr>
      <w:del w:id="375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C0720BA" w14:textId="77777777" w:rsidR="00ED30A4" w:rsidRDefault="00ED30A4" w:rsidP="00ED30A4">
      <w:pPr>
        <w:spacing w:before="60" w:after="60"/>
        <w:rPr>
          <w:del w:id="376" w:author="Arthur Souza Rodrigues" w:date="2026-07-10T21:51:00Z" w16du:dateUtc="2026-07-11T01:51:00Z"/>
        </w:rPr>
      </w:pPr>
      <w:del w:id="377" w:author="Arthur Souza Rodrigues" w:date="2026-07-10T21:51:00Z" w16du:dateUtc="2026-07-11T01:5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087F2ACF" w14:textId="77777777" w:rsidR="00ED30A4" w:rsidRDefault="00ED30A4" w:rsidP="00ED30A4">
      <w:pPr>
        <w:spacing w:before="60"/>
        <w:rPr>
          <w:del w:id="378" w:author="Arthur Souza Rodrigues" w:date="2026-07-10T21:51:00Z" w16du:dateUtc="2026-07-11T01:51:00Z"/>
        </w:rPr>
      </w:pPr>
    </w:p>
    <w:p w14:paraId="1199F343" w14:textId="77777777" w:rsidR="00ED30A4" w:rsidRDefault="00ED30A4" w:rsidP="00ED30A4">
      <w:pPr>
        <w:spacing w:before="180" w:after="40"/>
        <w:rPr>
          <w:del w:id="379" w:author="Arthur Souza Rodrigues" w:date="2026-07-10T21:51:00Z" w16du:dateUtc="2026-07-11T01:51:00Z"/>
        </w:rPr>
      </w:pPr>
      <w:del w:id="380" w:author="Arthur Souza Rodrigues" w:date="2026-07-10T21:51:00Z" w16du:dateUtc="2026-07-11T01:51:00Z">
        <w:r>
          <w:rPr>
            <w:b/>
            <w:bCs/>
            <w:color w:val="0F172A"/>
          </w:rPr>
          <w:delText xml:space="preserve">Ground rules         </w:delText>
        </w:r>
      </w:del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1" w:author="Arthur Souza Rodrigues" w:date="2026-07-10T21:51:00Z" w16du:dateUtc="2026-07-11T01:51:00Z"/>
        </w:rPr>
      </w:pPr>
      <w:del w:id="382" w:author="Arthur Souza Rodrigues" w:date="2026-07-10T21:51:00Z" w16du:dateUtc="2026-07-11T01:5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3" w:author="Arthur Souza Rodrigues" w:date="2026-07-10T21:51:00Z" w16du:dateUtc="2026-07-11T01:51:00Z"/>
        </w:rPr>
      </w:pPr>
      <w:del w:id="384" w:author="Arthur Souza Rodrigues" w:date="2026-07-10T21:51:00Z" w16du:dateUtc="2026-07-11T01:5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6C1A44E7" w14:textId="57B9BE08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5" w:author="Arthur Souza Rodrigues" w:date="2026-07-10T21:51:00Z" w16du:dateUtc="2026-07-11T01:51:00Z"/>
        </w:rPr>
      </w:pPr>
      <w:del w:id="386" w:author="Arthur Souza Rodrigues" w:date="2026-07-10T21:51:00Z" w16du:dateUtc="2026-07-11T01:51:00Z">
        <w:r>
          <w:rPr>
            <w:color w:val="0F172A"/>
          </w:rPr>
          <w:delText xml:space="preserve">Avoid intermediate HTML serialisation where possible.           </w:delText>
        </w:r>
      </w:del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7" w:author="Arthur Souza Rodrigues" w:date="2026-07-10T21:51:00Z" w16du:dateUtc="2026-07-11T01:51:00Z"/>
        </w:rPr>
      </w:pPr>
      <w:del w:id="388" w:author="Arthur Souza Rodrigues" w:date="2026-07-10T21:51:00Z" w16du:dateUtc="2026-07-11T01:5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0C0A336E" w14:textId="77777777" w:rsidR="00ED30A4" w:rsidRDefault="00ED30A4" w:rsidP="00ED30A4">
      <w:pPr>
        <w:spacing w:before="80"/>
        <w:rPr>
          <w:del w:id="389" w:author="Arthur Souza Rodrigues" w:date="2026-07-10T21:51:00Z" w16du:dateUtc="2026-07-11T01:51:00Z"/>
        </w:rPr>
      </w:pPr>
    </w:p>
    <w:p w14:paraId="7E63C3D8" w14:textId="77777777" w:rsidR="00ED30A4" w:rsidRDefault="00ED30A4" w:rsidP="00ED30A4">
      <w:pPr>
        <w:spacing w:before="180" w:after="40"/>
        <w:rPr>
          <w:del w:id="390" w:author="Arthur Souza Rodrigues" w:date="2026-07-10T21:51:00Z" w16du:dateUtc="2026-07-11T01:51:00Z"/>
        </w:rPr>
      </w:pPr>
      <w:del w:id="391" w:author="Arthur Souza Rodrigues" w:date="2026-07-10T21:51:00Z" w16du:dateUtc="2026-07-11T01:5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92" w:author="Arthur Souza Rodrigues" w:date="2026-07-10T21:51:00Z" w16du:dateUtc="2026-07-11T01:5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del w:id="393" w:author="Arthur Souza Rodrigues" w:date="2026-07-10T21:51:00Z" w16du:dateUtc="2026-07-11T01:51:00Z"/>
              </w:rPr>
            </w:pPr>
            <w:del w:id="39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189B8551" w14:textId="77777777" w:rsidR="00ED30A4" w:rsidRDefault="00ED30A4" w:rsidP="00F14043">
            <w:pPr>
              <w:rPr>
                <w:del w:id="395" w:author="Arthur Souza Rodrigues" w:date="2026-07-10T21:51:00Z" w16du:dateUtc="2026-07-11T01:51:00Z"/>
              </w:rPr>
            </w:pPr>
            <w:del w:id="39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04E05115" w14:textId="77777777" w:rsidR="00ED30A4" w:rsidRDefault="00ED30A4" w:rsidP="00ED30A4">
      <w:pPr>
        <w:spacing w:before="200"/>
        <w:rPr>
          <w:del w:id="397" w:author="Arthur Souza Rodrigues" w:date="2026-07-10T21:51:00Z" w16du:dateUtc="2026-07-11T01:51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98" w:author="Arthur Souza Rodrigues" w:date="2026-07-10T21:51:00Z" w16du:dateUtc="2026-07-11T01:51:00Z"/>
        </w:rPr>
      </w:pPr>
      <w:del w:id="39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61E0C34" w14:textId="77777777" w:rsidR="00ED30A4" w:rsidRDefault="00ED30A4" w:rsidP="00ED30A4">
      <w:pPr>
        <w:spacing w:before="60"/>
        <w:rPr>
          <w:del w:id="400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401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del w:id="402" w:author="Arthur Souza Rodrigues" w:date="2026-07-10T21:51:00Z" w16du:dateUtc="2026-07-11T01:51:00Z"/>
              </w:rPr>
            </w:pPr>
            <w:del w:id="403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0DA86ED5" w14:textId="77777777" w:rsidR="00ED30A4" w:rsidRDefault="00ED30A4" w:rsidP="00F14043">
            <w:pPr>
              <w:spacing w:after="320"/>
              <w:rPr>
                <w:del w:id="404" w:author="Arthur Souza Rodrigues" w:date="2026-07-10T21:51:00Z" w16du:dateUtc="2026-07-11T01:51:00Z"/>
              </w:rPr>
            </w:pPr>
            <w:del w:id="40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6" w:author="Arthur Souza Rodrigues" w:date="2026-07-10T21:51:00Z" w16du:dateUtc="2026-07-11T01:51:00Z"/>
              </w:rPr>
            </w:pPr>
          </w:p>
          <w:p w14:paraId="3D7990AC" w14:textId="77777777" w:rsidR="00ED30A4" w:rsidRDefault="00ED30A4" w:rsidP="00F14043">
            <w:pPr>
              <w:rPr>
                <w:del w:id="407" w:author="Arthur Souza Rodrigues" w:date="2026-07-10T21:51:00Z" w16du:dateUtc="2026-07-11T01:51:00Z"/>
              </w:rPr>
            </w:pPr>
            <w:del w:id="40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del w:id="409" w:author="Arthur Souza Rodrigues" w:date="2026-07-10T21:51:00Z" w16du:dateUtc="2026-07-11T01:51:00Z"/>
              </w:rPr>
            </w:pPr>
            <w:del w:id="410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26A95D14" w14:textId="77777777" w:rsidR="00ED30A4" w:rsidRDefault="00ED30A4" w:rsidP="00F14043">
            <w:pPr>
              <w:spacing w:after="320"/>
              <w:rPr>
                <w:del w:id="411" w:author="Arthur Souza Rodrigues" w:date="2026-07-10T21:51:00Z" w16du:dateUtc="2026-07-11T01:51:00Z"/>
              </w:rPr>
            </w:pPr>
            <w:del w:id="41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13" w:author="Arthur Souza Rodrigues" w:date="2026-07-10T21:51:00Z" w16du:dateUtc="2026-07-11T01:51:00Z"/>
              </w:rPr>
            </w:pPr>
          </w:p>
          <w:p w14:paraId="0DDA6374" w14:textId="77777777" w:rsidR="00ED30A4" w:rsidRDefault="00ED30A4" w:rsidP="00F14043">
            <w:pPr>
              <w:rPr>
                <w:del w:id="414" w:author="Arthur Souza Rodrigues" w:date="2026-07-10T21:51:00Z" w16du:dateUtc="2026-07-11T01:51:00Z"/>
              </w:rPr>
            </w:pPr>
            <w:del w:id="41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7AFF92F" w14:textId="77777777" w:rsidR="00ED30A4" w:rsidRDefault="00ED30A4" w:rsidP="00ED30A4">
      <w:pPr>
        <w:rPr>
          <w:del w:id="416" w:author="Arthur Souza Rodrigues" w:date="2026-07-10T21:51:00Z" w16du:dateUtc="2026-07-11T01:51:00Z"/>
        </w:rPr>
      </w:pPr>
    </w:p>
    <w:p w14:paraId="15453BF2" w14:textId="689A8600" w:rsidR="0031481F" w:rsidRDefault="0031481F">
      <w:pPr>
        <w:spacing w:before="200"/>
        <w:rPr>
          <w:del w:id="417" w:author="Arthur Souza Rodrigues" w:date="2026-07-10T21:51:00Z" w16du:dateUtc="2026-07-11T01:51:00Z"/>
        </w:rPr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  <w:rPr>
          <w:del w:id="418" w:author="Arthur Souza Rodrigues" w:date="2026-07-10T21:51:00Z" w16du:dateUtc="2026-07-11T01:51:00Z"/>
        </w:rPr>
      </w:pPr>
      <w:del w:id="419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420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21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  <w:rPr>
                <w:del w:id="422" w:author="Arthur Souza Rodrigues" w:date="2026-07-10T21:51:00Z" w16du:dateUtc="2026-07-11T01:51:00Z"/>
              </w:rPr>
            </w:pPr>
            <w:del w:id="423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E93D03">
            <w:pPr>
              <w:spacing w:after="320"/>
              <w:rPr>
                <w:del w:id="424" w:author="Arthur Souza Rodrigues" w:date="2026-07-10T21:51:00Z" w16du:dateUtc="2026-07-11T01:51:00Z"/>
              </w:rPr>
            </w:pPr>
            <w:del w:id="42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6" w:author="Arthur Souza Rodrigues" w:date="2026-07-10T21:51:00Z" w16du:dateUtc="2026-07-11T01:51:00Z"/>
              </w:rPr>
            </w:pPr>
          </w:p>
          <w:p w14:paraId="18004CB4" w14:textId="77777777" w:rsidR="0031481F" w:rsidRDefault="00E93D03">
            <w:pPr>
              <w:rPr>
                <w:del w:id="427" w:author="Arthur Souza Rodrigues" w:date="2026-07-10T21:51:00Z" w16du:dateUtc="2026-07-11T01:51:00Z"/>
              </w:rPr>
            </w:pPr>
            <w:del w:id="4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  <w:rPr>
                <w:del w:id="429" w:author="Arthur Souza Rodrigues" w:date="2026-07-10T21:51:00Z" w16du:dateUtc="2026-07-11T01:51:00Z"/>
              </w:rPr>
            </w:pPr>
            <w:del w:id="430" w:author="Arthur Souza Rodrigues" w:date="2026-07-10T21:51:00Z" w16du:dateUtc="2026-07-11T01:5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E93D03">
            <w:pPr>
              <w:spacing w:after="320"/>
              <w:rPr>
                <w:del w:id="431" w:author="Arthur Souza Rodrigues" w:date="2026-07-10T21:51:00Z" w16du:dateUtc="2026-07-11T01:51:00Z"/>
              </w:rPr>
            </w:pPr>
            <w:del w:id="432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33" w:author="Arthur Souza Rodrigues" w:date="2026-07-10T21:51:00Z" w16du:dateUtc="2026-07-11T01:51:00Z"/>
              </w:rPr>
            </w:pPr>
          </w:p>
          <w:p w14:paraId="09E07E00" w14:textId="72F92000" w:rsidR="0031481F" w:rsidRDefault="00E93D03">
            <w:pPr>
              <w:rPr>
                <w:del w:id="434" w:author="Arthur Souza Rodrigues" w:date="2026-07-10T21:51:00Z" w16du:dateUtc="2026-07-11T01:51:00Z"/>
              </w:rPr>
            </w:pPr>
            <w:del w:id="43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40" w:author="Arthur Souza Rodrigues" w:date="2026-07-10T21:51:00Z" w16du:dateUtc="2026-07-11T01:5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A2BE8" w14:textId="77777777" w:rsidR="009902D6" w:rsidRDefault="009902D6" w:rsidP="006F2F64">
      <w:pPr>
        <w:pPrChange w:id="2" w:author="Arthur Souza Rodrigues" w:date="2026-07-10T21:51:00Z" w16du:dateUtc="2026-07-11T01:51:00Z"/>
      </w:pPr>
      <w:r>
        <w:separator/>
      </w:r>
    </w:p>
  </w:endnote>
  <w:endnote w:type="continuationSeparator" w:id="0">
    <w:p w14:paraId="3684D3B9" w14:textId="77777777" w:rsidR="009902D6" w:rsidRDefault="009902D6" w:rsidP="006F2F64">
      <w:pPr>
        <w:pPrChange w:id="3" w:author="Arthur Souza Rodrigues" w:date="2026-07-10T21:51:00Z" w16du:dateUtc="2026-07-11T01:51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>
    <w:pPr>
      <w:pStyle w:val="ListParagraph"/>
      <w:pPrChange w:id="438" w:author="Arthur Souza Rodrigues" w:date="2026-07-10T21:51:00Z" w16du:dateUtc="2026-07-11T01:51:00Z">
        <w:pPr>
          <w:pBdr>
            <w:top w:val="single" w:sz="2" w:space="1" w:color="E2E8F0"/>
          </w:pBdr>
          <w:spacing w:before="80"/>
          <w:jc w:val="center"/>
        </w:pPr>
      </w:pPrChange>
    </w:pPr>
    <w:del w:id="439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C21EA0" w14:textId="77777777" w:rsidR="009902D6" w:rsidRDefault="009902D6" w:rsidP="006F2F64">
      <w:pPr>
        <w:pPrChange w:id="0" w:author="Arthur Souza Rodrigues" w:date="2026-07-10T21:51:00Z" w16du:dateUtc="2026-07-11T01:51:00Z"/>
      </w:pPr>
      <w:r>
        <w:separator/>
      </w:r>
    </w:p>
  </w:footnote>
  <w:footnote w:type="continuationSeparator" w:id="0">
    <w:p w14:paraId="7DA5AD3C" w14:textId="77777777" w:rsidR="009902D6" w:rsidRDefault="009902D6" w:rsidP="006F2F64">
      <w:pPr>
        <w:pPrChange w:id="1" w:author="Arthur Souza Rodrigues" w:date="2026-07-10T21:51:00Z" w16du:dateUtc="2026-07-11T01:51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>
    <w:pPr>
      <w:pPrChange w:id="436" w:author="Arthur Souza Rodrigues" w:date="2026-07-10T21:51:00Z" w16du:dateUtc="2026-07-11T01:51:00Z">
        <w:pPr>
          <w:pBdr>
            <w:bottom w:val="single" w:sz="2" w:space="1" w:color="E2E8F0"/>
          </w:pBdr>
          <w:jc w:val="center"/>
        </w:pPr>
      </w:pPrChange>
    </w:pPr>
    <w:del w:id="437" w:author="Arthur Souza Rodrigues" w:date="2026-07-10T21:51:00Z" w16du:dateUtc="2026-07-11T01:5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B2AAB"/>
    <w:rsid w:val="001D5E93"/>
    <w:rsid w:val="0031481F"/>
    <w:rsid w:val="00336008"/>
    <w:rsid w:val="004320DA"/>
    <w:rsid w:val="004C3522"/>
    <w:rsid w:val="006F2F64"/>
    <w:rsid w:val="009902D6"/>
    <w:rsid w:val="00A37AC8"/>
    <w:rsid w:val="00B11E60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2026-07-11T01:51:00Z</dcterms:modified>
</cp:coreProperties>
</file>