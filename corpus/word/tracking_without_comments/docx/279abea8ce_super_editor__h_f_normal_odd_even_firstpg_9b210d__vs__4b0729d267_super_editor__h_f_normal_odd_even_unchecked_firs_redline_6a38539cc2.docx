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4E65D" w14:textId="77777777"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388D1132"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w:t>
      </w:r>
      <w:ins w:id="0" w:author="Mary Jones" w:date="2026-09-26T15:11:00Z" w16du:dateUtc="2026-09-26T19:11:00Z">
        <w:r w:rsidR="00904701">
          <w:rPr>
            <w:rFonts w:ascii="Arial" w:hAnsi="Arial" w:cs="Arial"/>
            <w:sz w:val="32"/>
            <w:szCs w:val="32"/>
          </w:rPr>
          <w:t>–</w:t>
        </w:r>
        <w:r w:rsidR="006645EC">
          <w:rPr>
            <w:rFonts w:ascii="Arial" w:hAnsi="Arial" w:cs="Arial"/>
            <w:sz w:val="32"/>
            <w:szCs w:val="32"/>
          </w:rPr>
          <w:t xml:space="preserve"> </w:t>
        </w:r>
        <w:r w:rsidR="00904701">
          <w:rPr>
            <w:rFonts w:ascii="Arial" w:hAnsi="Arial" w:cs="Arial"/>
            <w:sz w:val="32"/>
            <w:szCs w:val="32"/>
          </w:rPr>
          <w:t xml:space="preserve">but checkbox OFF </w:t>
        </w:r>
      </w:ins>
      <w:del w:id="1" w:author="Mary Jones" w:date="2026-09-26T15:11:00Z" w16du:dateUtc="2026-09-26T19:11:00Z">
        <w:r w:rsidR="006645EC">
          <w:rPr>
            <w:rFonts w:ascii="Arial" w:hAnsi="Arial" w:cs="Arial"/>
            <w:sz w:val="32"/>
            <w:szCs w:val="32"/>
          </w:rPr>
          <w:delText>- ON</w:delText>
        </w:r>
      </w:del>
    </w:p>
    <w:p w14:paraId="50705045" w14:textId="37E00D75"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first page header and footer defined</w:t>
      </w:r>
      <w:r w:rsidR="006645EC">
        <w:rPr>
          <w:rFonts w:ascii="Arial" w:hAnsi="Arial" w:cs="Arial"/>
          <w:sz w:val="32"/>
          <w:szCs w:val="32"/>
        </w:rPr>
        <w:t xml:space="preserve"> </w:t>
      </w:r>
      <w:ins w:id="2" w:author="Mary Jones" w:date="2026-09-26T15:11:00Z" w16du:dateUtc="2026-09-26T19:11:00Z">
        <w:r w:rsidR="00904701">
          <w:rPr>
            <w:rFonts w:ascii="Arial" w:hAnsi="Arial" w:cs="Arial"/>
            <w:sz w:val="32"/>
            <w:szCs w:val="32"/>
          </w:rPr>
          <w:t>– but checkbox OFF</w:t>
        </w:r>
      </w:ins>
      <w:del w:id="3" w:author="Mary Jones" w:date="2026-09-26T15:11:00Z" w16du:dateUtc="2026-09-26T19:11:00Z">
        <w:r w:rsidR="006645EC">
          <w:rPr>
            <w:rFonts w:ascii="Arial" w:hAnsi="Arial" w:cs="Arial"/>
            <w:sz w:val="32"/>
            <w:szCs w:val="32"/>
          </w:rPr>
          <w:delText>- ON</w:delText>
        </w:r>
      </w:del>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w:t>
      </w:r>
      <w:r>
        <w:lastRenderedPageBreak/>
        <w:t>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val="0"/>
      <w:docGrid w:linePitch="360"/>
      <w:sectPrChange w:id="8" w:author="Mary Jones" w:date="2026-09-26T15:11:00Z" w16du:dateUtc="2026-09-26T19:11:00Z">
        <w:sectPr w:rsidR="004F01DB" w:rsidSect="002A0225">
          <w:pgMar w:top="1440" w:right="1440" w:bottom="1440" w:left="1440" w:header="720" w:footer="720"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A1633F" w14:textId="77777777" w:rsidR="00AC2674" w:rsidRDefault="00AC2674" w:rsidP="004F01DB">
      <w:r>
        <w:separator/>
      </w:r>
    </w:p>
  </w:endnote>
  <w:endnote w:type="continuationSeparator" w:id="0">
    <w:p w14:paraId="34BD5AB7" w14:textId="77777777" w:rsidR="00AC2674" w:rsidRDefault="00AC2674"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DD938F6" w:rsidR="004F01DB" w:rsidRDefault="00904701" w:rsidP="004F01DB">
    <w:pPr>
      <w:pStyle w:val="Header"/>
      <w:ind w:right="360" w:firstLine="360"/>
    </w:pPr>
    <w:ins w:id="6" w:author="Mary Jones" w:date="2026-09-26T15:11:00Z" w16du:dateUtc="2026-09-26T19:11:00Z">
      <w:r>
        <w:t xml:space="preserve">Normal </w:t>
      </w:r>
    </w:ins>
    <w:del w:id="7" w:author="Mary Jones" w:date="2026-09-26T15:11:00Z" w16du:dateUtc="2026-09-26T19:11:00Z">
      <w:r w:rsidR="00EC5A74">
        <w:delText>Odd</w:delText>
      </w:r>
    </w:del>
    <w:r w:rsidR="00EC5A74">
      <w:t xml:space="preserve">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84CEE0" w14:textId="090A6CE2" w:rsidR="00EC5A74" w:rsidRDefault="00DE684C" w:rsidP="00DE684C">
    <w:pPr>
      <w:pStyle w:val="Footer"/>
      <w:ind w:firstLine="360"/>
    </w:pPr>
    <w:r>
      <w:t>This Is my first page footer, page numbers at the left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8F6813" w14:textId="77777777" w:rsidR="00AC2674" w:rsidRDefault="00AC2674" w:rsidP="004F01DB">
      <w:r>
        <w:separator/>
      </w:r>
    </w:p>
  </w:footnote>
  <w:footnote w:type="continuationSeparator" w:id="0">
    <w:p w14:paraId="4615FE3B" w14:textId="77777777" w:rsidR="00AC2674" w:rsidRDefault="00AC2674"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40DD2F5" w:rsidR="004F01DB" w:rsidRDefault="00904701" w:rsidP="004F01DB">
    <w:pPr>
      <w:pStyle w:val="Header"/>
      <w:ind w:right="360"/>
    </w:pPr>
    <w:ins w:id="4" w:author="Mary Jones" w:date="2026-09-26T15:11:00Z" w16du:dateUtc="2026-09-26T19:11:00Z">
      <w:r>
        <w:t>Normal</w:t>
      </w:r>
    </w:ins>
    <w:del w:id="5" w:author="Mary Jones" w:date="2026-09-26T15:11:00Z" w16du:dateUtc="2026-09-26T19:11:00Z">
      <w:r w:rsidR="00EC5A74">
        <w:delText>Odd</w:delText>
      </w:r>
    </w:del>
    <w:r w:rsidR="00EC5A74">
      <w:t xml:space="preserve">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25A517" w14:textId="337F6143" w:rsidR="00EC5A74" w:rsidRDefault="00DE684C" w:rsidP="00DE684C">
    <w:pPr>
      <w:pStyle w:val="Header"/>
      <w:ind w:right="360"/>
    </w:pPr>
    <w:r>
      <w:t>This is my first page header, page numbers at the 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75309"/>
    <w:rsid w:val="00206959"/>
    <w:rsid w:val="002A0225"/>
    <w:rsid w:val="003C095A"/>
    <w:rsid w:val="004F01DB"/>
    <w:rsid w:val="006645EC"/>
    <w:rsid w:val="00684FD2"/>
    <w:rsid w:val="00707476"/>
    <w:rsid w:val="00756C39"/>
    <w:rsid w:val="008E3D1A"/>
    <w:rsid w:val="00903368"/>
    <w:rsid w:val="00904701"/>
    <w:rsid w:val="00A152CE"/>
    <w:rsid w:val="00A22C64"/>
    <w:rsid w:val="00AC2674"/>
    <w:rsid w:val="00AF4127"/>
    <w:rsid w:val="00BA5503"/>
    <w:rsid w:val="00BB67E7"/>
    <w:rsid w:val="00D0705C"/>
    <w:rsid w:val="00DE684C"/>
    <w:rsid w:val="00EC5A74"/>
    <w:rsid w:val="00EE7831"/>
    <w:rsid w:val="00FD68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5457</Words>
  <Characters>31111</Characters>
  <Application>Microsoft Office Word</Application>
  <DocSecurity>0</DocSecurity>
  <Lines>259</Lines>
  <Paragraphs>72</Paragraphs>
  <ScaleCrop>false</ScaleCrop>
  <Company/>
  <LinksUpToDate>false</LinksUpToDate>
  <CharactersWithSpaces>36496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2026-09-26T19:11:00Z</dcterms:modified>
</cp:coreProperties>
</file>