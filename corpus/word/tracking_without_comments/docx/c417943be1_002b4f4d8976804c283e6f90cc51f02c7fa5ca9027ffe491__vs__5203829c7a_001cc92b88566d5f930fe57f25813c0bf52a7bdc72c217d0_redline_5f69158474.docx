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6CE082" w14:textId="77777777" w:rsidR="002E5199" w:rsidRDefault="002E5199" w:rsidP="009700EB">
      <w:pPr>
        <w:pStyle w:val="Default"/>
        <w:rPr>
          <w:ins w:id="0" w:author="uzivatel" w:date="2026-09-22T12:26:00Z" w16du:dateUtc="2026-09-22T16:26:00Z"/>
          <w:b/>
          <w:bCs/>
          <w:sz w:val="22"/>
          <w:szCs w:val="22"/>
          <w:u w:val="single"/>
        </w:rPr>
      </w:pPr>
    </w:p>
    <w:p w14:paraId="23EDA94E" w14:textId="77777777" w:rsidR="002E5199" w:rsidRDefault="002E5199" w:rsidP="002E5199">
      <w:pPr>
        <w:pStyle w:val="Heading4"/>
        <w:jc w:val="center"/>
        <w:rPr>
          <w:ins w:id="1" w:author="uzivatel" w:date="2026-09-22T12:26:00Z" w16du:dateUtc="2026-09-22T16:26:00Z"/>
          <w:sz w:val="34"/>
        </w:rPr>
      </w:pPr>
      <w:ins w:id="2" w:author="uzivatel" w:date="2026-09-22T12:26:00Z" w16du:dateUtc="2026-09-22T16:26:00Z">
        <w:r>
          <w:rPr>
            <w:sz w:val="34"/>
          </w:rPr>
          <w:t>Základní škola Rumburk, U Nemocnice 1132/5, okres Děčín, p. o.</w:t>
        </w:r>
      </w:ins>
    </w:p>
    <w:p w14:paraId="6F84D326" w14:textId="77777777" w:rsidR="002E5199" w:rsidRDefault="002E5199" w:rsidP="002E5199">
      <w:pPr>
        <w:rPr>
          <w:ins w:id="3" w:author="uzivatel" w:date="2026-09-22T12:26:00Z" w16du:dateUtc="2026-09-22T16:26:00Z"/>
          <w:sz w:val="16"/>
        </w:rPr>
      </w:pPr>
      <w:ins w:id="4" w:author="uzivatel" w:date="2026-09-22T12:26:00Z" w16du:dateUtc="2026-09-22T16:26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55A55363" w14:textId="77777777" w:rsidR="00067C1B" w:rsidRDefault="00067C1B" w:rsidP="002E5199">
      <w:pPr>
        <w:pStyle w:val="Default"/>
        <w:jc w:val="center"/>
        <w:rPr>
          <w:ins w:id="5" w:author="uzivatel" w:date="2026-09-22T12:26:00Z" w16du:dateUtc="2026-09-22T16:26:00Z"/>
        </w:rPr>
      </w:pPr>
    </w:p>
    <w:p w14:paraId="427CDD19" w14:textId="77777777" w:rsidR="009700EB" w:rsidRPr="00AF69EB" w:rsidRDefault="009700EB" w:rsidP="002E5199">
      <w:pPr>
        <w:pStyle w:val="Default"/>
        <w:jc w:val="center"/>
        <w:rPr>
          <w:ins w:id="6" w:author="uzivatel" w:date="2026-09-22T12:26:00Z" w16du:dateUtc="2026-09-22T16:26:00Z"/>
          <w:b/>
          <w:bCs/>
          <w:sz w:val="22"/>
          <w:szCs w:val="22"/>
          <w:u w:val="single"/>
        </w:rPr>
      </w:pPr>
      <w:ins w:id="7" w:author="uzivatel" w:date="2026-09-22T12:26:00Z" w16du:dateUtc="2026-09-22T16:26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4B3AE3A5" w14:textId="77777777" w:rsidR="009D457F" w:rsidRDefault="009D457F" w:rsidP="009700EB">
      <w:pPr>
        <w:pStyle w:val="Default"/>
        <w:rPr>
          <w:ins w:id="8" w:author="uzivatel" w:date="2026-09-22T12:26:00Z" w16du:dateUtc="2026-09-22T16:26:00Z"/>
          <w:b/>
          <w:bCs/>
          <w:sz w:val="22"/>
          <w:szCs w:val="22"/>
        </w:rPr>
      </w:pPr>
    </w:p>
    <w:p w14:paraId="2D3C096F" w14:textId="77777777" w:rsidR="009700EB" w:rsidRDefault="009700EB" w:rsidP="009700EB">
      <w:pPr>
        <w:pStyle w:val="Default"/>
        <w:rPr>
          <w:ins w:id="9" w:author="uzivatel" w:date="2026-09-22T12:26:00Z" w16du:dateUtc="2026-09-22T16:26:00Z"/>
          <w:rFonts w:ascii="Roboto" w:hAnsi="Roboto"/>
        </w:rPr>
      </w:pPr>
      <w:ins w:id="10" w:author="uzivatel" w:date="2026-09-22T12:26:00Z" w16du:dateUtc="2026-09-22T16:26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7342AEA7" w14:textId="77777777" w:rsidR="004714D6" w:rsidRDefault="003A4848" w:rsidP="003A4848">
      <w:pPr>
        <w:pStyle w:val="Default"/>
        <w:numPr>
          <w:ilvl w:val="0"/>
          <w:numId w:val="10"/>
        </w:numPr>
        <w:rPr>
          <w:ins w:id="11" w:author="uzivatel" w:date="2026-09-22T12:26:00Z" w16du:dateUtc="2026-09-22T16:26:00Z"/>
          <w:rFonts w:ascii="Roboto" w:hAnsi="Roboto"/>
        </w:rPr>
      </w:pPr>
      <w:ins w:id="12" w:author="uzivatel" w:date="2026-09-22T12:26:00Z" w16du:dateUtc="2026-09-22T16:26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603339DF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3" w:author="uzivatel" w:date="2026-09-22T12:26:00Z" w16du:dateUtc="2026-09-22T16:26:00Z"/>
          <w:rFonts w:ascii="Roboto" w:hAnsi="Roboto"/>
        </w:rPr>
      </w:pPr>
      <w:ins w:id="14" w:author="uzivatel" w:date="2026-09-22T12:26:00Z" w16du:dateUtc="2026-09-22T16:26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28400DEF" w14:textId="77777777" w:rsidR="003A4848" w:rsidRDefault="003A4848" w:rsidP="003A4848">
      <w:pPr>
        <w:pStyle w:val="Default"/>
        <w:numPr>
          <w:ilvl w:val="0"/>
          <w:numId w:val="10"/>
        </w:numPr>
        <w:rPr>
          <w:ins w:id="15" w:author="uzivatel" w:date="2026-09-22T12:26:00Z" w16du:dateUtc="2026-09-22T16:26:00Z"/>
          <w:rFonts w:ascii="Roboto" w:hAnsi="Roboto"/>
        </w:rPr>
      </w:pPr>
      <w:ins w:id="16" w:author="uzivatel" w:date="2026-09-22T12:26:00Z" w16du:dateUtc="2026-09-22T16:26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3C634F35" w14:textId="77777777" w:rsidR="003A4848" w:rsidRDefault="003A4848" w:rsidP="003A4848">
      <w:pPr>
        <w:pStyle w:val="Default"/>
        <w:numPr>
          <w:ilvl w:val="0"/>
          <w:numId w:val="10"/>
        </w:numPr>
        <w:rPr>
          <w:ins w:id="17" w:author="uzivatel" w:date="2026-09-22T12:26:00Z" w16du:dateUtc="2026-09-22T16:26:00Z"/>
          <w:rFonts w:ascii="Roboto" w:hAnsi="Roboto"/>
        </w:rPr>
      </w:pPr>
      <w:ins w:id="18" w:author="uzivatel" w:date="2026-09-22T12:26:00Z" w16du:dateUtc="2026-09-22T16:26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48E285BC" w14:textId="77777777" w:rsidR="003A4848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2:26:00Z" w16du:dateUtc="2026-09-22T16:26:00Z"/>
          <w:rFonts w:ascii="Roboto" w:hAnsi="Roboto"/>
        </w:rPr>
      </w:pPr>
      <w:ins w:id="20" w:author="uzivatel" w:date="2026-09-22T12:26:00Z" w16du:dateUtc="2026-09-22T16:26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35316333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1" w:author="uzivatel" w:date="2026-09-22T12:26:00Z" w16du:dateUtc="2026-09-22T16:26:00Z"/>
          <w:b/>
          <w:bCs/>
          <w:sz w:val="22"/>
          <w:szCs w:val="22"/>
        </w:rPr>
      </w:pPr>
      <w:ins w:id="22" w:author="uzivatel" w:date="2026-09-22T12:26:00Z" w16du:dateUtc="2026-09-22T16:26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42B77691" w14:textId="77777777" w:rsidR="009D457F" w:rsidRPr="009D457F" w:rsidRDefault="009D457F" w:rsidP="009D457F">
      <w:pPr>
        <w:pStyle w:val="Default"/>
        <w:ind w:left="720"/>
        <w:rPr>
          <w:ins w:id="23" w:author="uzivatel" w:date="2026-09-22T12:26:00Z" w16du:dateUtc="2026-09-22T16:26:00Z"/>
          <w:b/>
          <w:bCs/>
          <w:sz w:val="22"/>
          <w:szCs w:val="22"/>
        </w:rPr>
      </w:pPr>
    </w:p>
    <w:p w14:paraId="134C66C1" w14:textId="77777777" w:rsidR="0071556C" w:rsidRDefault="0043051E" w:rsidP="009700EB">
      <w:pPr>
        <w:pStyle w:val="Default"/>
        <w:rPr>
          <w:ins w:id="24" w:author="uzivatel" w:date="2026-09-22T12:26:00Z" w16du:dateUtc="2026-09-22T16:26:00Z"/>
          <w:b/>
          <w:bCs/>
          <w:sz w:val="22"/>
          <w:szCs w:val="22"/>
          <w:u w:val="single"/>
        </w:rPr>
      </w:pPr>
      <w:ins w:id="25" w:author="uzivatel" w:date="2026-09-22T12:26:00Z" w16du:dateUtc="2026-09-22T16:26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750EB7ED" w14:textId="77777777" w:rsidR="002E5199" w:rsidRPr="0043051E" w:rsidRDefault="002E5199" w:rsidP="009700EB">
      <w:pPr>
        <w:pStyle w:val="Default"/>
        <w:rPr>
          <w:ins w:id="26" w:author="uzivatel" w:date="2026-09-22T12:26:00Z" w16du:dateUtc="2026-09-22T16:26:00Z"/>
          <w:b/>
          <w:bCs/>
          <w:sz w:val="22"/>
          <w:szCs w:val="22"/>
          <w:u w:val="single"/>
        </w:rPr>
      </w:pPr>
    </w:p>
    <w:p w14:paraId="50B2F9AE" w14:textId="77777777" w:rsidR="00E60474" w:rsidRDefault="00C9043F" w:rsidP="00E2631A">
      <w:pPr>
        <w:pStyle w:val="Default"/>
        <w:rPr>
          <w:ins w:id="27" w:author="uzivatel" w:date="2026-09-22T12:26:00Z" w16du:dateUtc="2026-09-22T16:26:00Z"/>
          <w:rFonts w:ascii="Roboto" w:hAnsi="Roboto"/>
        </w:rPr>
      </w:pPr>
      <w:ins w:id="28" w:author="uzivatel" w:date="2026-09-22T12:26:00Z" w16du:dateUtc="2026-09-22T16:26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7D216857" w14:textId="77777777" w:rsidR="00E2631A" w:rsidRPr="00E2631A" w:rsidRDefault="00E2631A" w:rsidP="00E2631A">
      <w:pPr>
        <w:pStyle w:val="Default"/>
        <w:rPr>
          <w:ins w:id="29" w:author="uzivatel" w:date="2026-09-22T12:26:00Z" w16du:dateUtc="2026-09-22T16:26:00Z"/>
          <w:rFonts w:ascii="Roboto" w:hAnsi="Roboto"/>
        </w:rPr>
      </w:pPr>
    </w:p>
    <w:p w14:paraId="05ACD389" w14:textId="77777777" w:rsidR="00DF0E9B" w:rsidRPr="00E2631A" w:rsidRDefault="00DF0E9B" w:rsidP="00DF0E9B">
      <w:pPr>
        <w:pStyle w:val="Default"/>
        <w:rPr>
          <w:ins w:id="30" w:author="uzivatel" w:date="2026-09-22T12:26:00Z" w16du:dateUtc="2026-09-22T16:26:00Z"/>
          <w:rFonts w:ascii="Roboto" w:hAnsi="Roboto"/>
          <w:b/>
        </w:rPr>
      </w:pPr>
      <w:ins w:id="31" w:author="uzivatel" w:date="2026-09-22T12:26:00Z" w16du:dateUtc="2026-09-22T16:26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523BE0E5" w14:textId="77777777" w:rsidR="000C1D5B" w:rsidRDefault="000C1D5B" w:rsidP="00222525">
      <w:pPr>
        <w:pStyle w:val="Default"/>
        <w:rPr>
          <w:ins w:id="32" w:author="uzivatel" w:date="2026-09-22T12:26:00Z" w16du:dateUtc="2026-09-22T16:26:00Z"/>
          <w:b/>
          <w:bCs/>
          <w:sz w:val="22"/>
          <w:szCs w:val="22"/>
          <w:u w:val="single"/>
        </w:rPr>
      </w:pPr>
    </w:p>
    <w:p w14:paraId="5E2F9EE3" w14:textId="77777777" w:rsidR="00222525" w:rsidRDefault="00967EDD" w:rsidP="00222525">
      <w:pPr>
        <w:pStyle w:val="Default"/>
        <w:rPr>
          <w:ins w:id="33" w:author="uzivatel" w:date="2026-09-22T12:26:00Z" w16du:dateUtc="2026-09-22T16:26:00Z"/>
          <w:b/>
          <w:bCs/>
          <w:sz w:val="22"/>
          <w:szCs w:val="22"/>
          <w:u w:val="single"/>
        </w:rPr>
      </w:pPr>
      <w:ins w:id="34" w:author="uzivatel" w:date="2026-09-22T12:26:00Z" w16du:dateUtc="2026-09-22T16:26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63EF414E" w14:textId="77777777" w:rsidR="000C1D5B" w:rsidRDefault="000C1D5B" w:rsidP="00222525">
      <w:pPr>
        <w:pStyle w:val="Default"/>
        <w:rPr>
          <w:ins w:id="35" w:author="uzivatel" w:date="2026-09-22T12:26:00Z" w16du:dateUtc="2026-09-22T16:26:00Z"/>
          <w:b/>
          <w:bCs/>
          <w:sz w:val="22"/>
          <w:szCs w:val="22"/>
          <w:u w:val="single"/>
        </w:rPr>
      </w:pPr>
    </w:p>
    <w:p w14:paraId="6CA93B2E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6" w:author="uzivatel" w:date="2026-09-22T12:26:00Z" w16du:dateUtc="2026-09-22T16:26:00Z"/>
          <w:rFonts w:ascii="Roboto" w:hAnsi="Roboto"/>
        </w:rPr>
      </w:pPr>
      <w:ins w:id="37" w:author="uzivatel" w:date="2026-09-22T12:26:00Z" w16du:dateUtc="2026-09-22T16:26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3350387E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38" w:author="uzivatel" w:date="2026-09-22T12:26:00Z" w16du:dateUtc="2026-09-22T16:26:00Z"/>
          <w:rFonts w:ascii="Roboto" w:hAnsi="Roboto"/>
        </w:rPr>
      </w:pPr>
      <w:ins w:id="39" w:author="uzivatel" w:date="2026-09-22T12:26:00Z" w16du:dateUtc="2026-09-22T16:26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2793F917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0" w:author="uzivatel" w:date="2026-09-22T12:26:00Z" w16du:dateUtc="2026-09-22T16:26:00Z"/>
          <w:rFonts w:ascii="Roboto" w:hAnsi="Roboto"/>
        </w:rPr>
      </w:pPr>
      <w:ins w:id="41" w:author="uzivatel" w:date="2026-09-22T12:26:00Z" w16du:dateUtc="2026-09-22T16:26:00Z">
        <w:r w:rsidRPr="009E4030">
          <w:rPr>
            <w:rFonts w:ascii="Roboto" w:hAnsi="Roboto"/>
          </w:rPr>
          <w:t>individuální konzultace</w:t>
        </w:r>
      </w:ins>
    </w:p>
    <w:p w14:paraId="72C7AD7C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2" w:author="uzivatel" w:date="2026-09-22T12:26:00Z" w16du:dateUtc="2026-09-22T16:26:00Z"/>
          <w:b/>
          <w:bCs/>
          <w:sz w:val="22"/>
          <w:szCs w:val="22"/>
          <w:u w:val="single"/>
        </w:rPr>
      </w:pPr>
      <w:ins w:id="43" w:author="uzivatel" w:date="2026-09-22T12:26:00Z" w16du:dateUtc="2026-09-22T16:26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71576ED9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4" w:author="uzivatel" w:date="2026-09-22T12:26:00Z" w16du:dateUtc="2026-09-22T16:26:00Z"/>
          <w:rFonts w:ascii="Roboto" w:hAnsi="Roboto"/>
        </w:rPr>
      </w:pPr>
      <w:ins w:id="45" w:author="uzivatel" w:date="2026-09-22T12:26:00Z" w16du:dateUtc="2026-09-22T16:26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42445DF6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6" w:author="uzivatel" w:date="2026-09-22T12:26:00Z" w16du:dateUtc="2026-09-22T16:26:00Z"/>
          <w:rFonts w:ascii="Roboto" w:hAnsi="Roboto"/>
        </w:rPr>
      </w:pPr>
      <w:ins w:id="47" w:author="uzivatel" w:date="2026-09-22T12:26:00Z" w16du:dateUtc="2026-09-22T16:26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53D58C32" w14:textId="77777777" w:rsidR="00F01D59" w:rsidRDefault="00EF2DAF" w:rsidP="009E4030">
      <w:pPr>
        <w:pStyle w:val="Default"/>
        <w:numPr>
          <w:ilvl w:val="0"/>
          <w:numId w:val="7"/>
        </w:numPr>
        <w:rPr>
          <w:ins w:id="48" w:author="uzivatel" w:date="2026-09-22T12:26:00Z" w16du:dateUtc="2026-09-22T16:26:00Z"/>
          <w:rFonts w:ascii="Roboto" w:hAnsi="Roboto"/>
        </w:rPr>
      </w:pPr>
      <w:ins w:id="49" w:author="uzivatel" w:date="2026-09-22T12:26:00Z" w16du:dateUtc="2026-09-22T16:26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42702E3C" w14:textId="77777777" w:rsidR="00E2631A" w:rsidRDefault="00EF2DAF" w:rsidP="009E4030">
      <w:pPr>
        <w:pStyle w:val="Default"/>
        <w:numPr>
          <w:ilvl w:val="0"/>
          <w:numId w:val="7"/>
        </w:numPr>
        <w:rPr>
          <w:ins w:id="50" w:author="uzivatel" w:date="2026-09-22T12:26:00Z" w16du:dateUtc="2026-09-22T16:26:00Z"/>
          <w:rFonts w:ascii="Roboto" w:hAnsi="Roboto"/>
        </w:rPr>
      </w:pPr>
      <w:ins w:id="51" w:author="uzivatel" w:date="2026-09-22T12:26:00Z" w16du:dateUtc="2026-09-22T16:26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64AA85FE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2" w:author="uzivatel" w:date="2026-09-22T12:26:00Z" w16du:dateUtc="2026-09-22T16:26:00Z"/>
          <w:rFonts w:ascii="Times New Roman" w:hAnsi="Times New Roman" w:cs="Times New Roman"/>
        </w:rPr>
      </w:pPr>
      <w:ins w:id="53" w:author="uzivatel" w:date="2026-09-22T12:26:00Z" w16du:dateUtc="2026-09-22T16:26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7CE34513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4" w:author="uzivatel" w:date="2026-09-22T12:26:00Z" w16du:dateUtc="2026-09-22T16:26:00Z"/>
          <w:rFonts w:ascii="Roboto" w:hAnsi="Roboto"/>
        </w:rPr>
      </w:pPr>
      <w:ins w:id="55" w:author="uzivatel" w:date="2026-09-22T12:26:00Z" w16du:dateUtc="2026-09-22T16:26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35DDE802" w14:textId="77777777" w:rsidR="000C1D5B" w:rsidRDefault="000C1D5B" w:rsidP="000C1D5B">
      <w:pPr>
        <w:pStyle w:val="Default"/>
        <w:numPr>
          <w:ilvl w:val="0"/>
          <w:numId w:val="2"/>
        </w:numPr>
        <w:rPr>
          <w:ins w:id="56" w:author="uzivatel" w:date="2026-09-22T12:26:00Z" w16du:dateUtc="2026-09-22T16:26:00Z"/>
          <w:rFonts w:ascii="Roboto" w:hAnsi="Roboto"/>
        </w:rPr>
      </w:pPr>
      <w:ins w:id="57" w:author="uzivatel" w:date="2026-09-22T12:26:00Z" w16du:dateUtc="2026-09-22T16:26:00Z">
        <w:r>
          <w:rPr>
            <w:rFonts w:ascii="Roboto" w:hAnsi="Roboto"/>
          </w:rPr>
          <w:t>žáci si přinesou:</w:t>
        </w:r>
      </w:ins>
    </w:p>
    <w:p w14:paraId="1D1A632E" w14:textId="77777777" w:rsidR="00992F5A" w:rsidRDefault="000C1D5B" w:rsidP="000C1D5B">
      <w:pPr>
        <w:pStyle w:val="Default"/>
        <w:numPr>
          <w:ilvl w:val="0"/>
          <w:numId w:val="8"/>
        </w:numPr>
        <w:rPr>
          <w:ins w:id="58" w:author="uzivatel" w:date="2026-09-22T12:26:00Z" w16du:dateUtc="2026-09-22T16:26:00Z"/>
          <w:rFonts w:ascii="Roboto" w:hAnsi="Roboto"/>
        </w:rPr>
      </w:pPr>
      <w:ins w:id="59" w:author="uzivatel" w:date="2026-09-22T12:26:00Z" w16du:dateUtc="2026-09-22T16:26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185B9602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0" w:author="uzivatel" w:date="2026-09-22T12:26:00Z" w16du:dateUtc="2026-09-22T16:26:00Z"/>
          <w:rFonts w:ascii="Roboto" w:hAnsi="Roboto"/>
        </w:rPr>
      </w:pPr>
      <w:ins w:id="61" w:author="uzivatel" w:date="2026-09-22T12:26:00Z" w16du:dateUtc="2026-09-22T16:26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0C968A58" w14:textId="77777777" w:rsidR="000C1D5B" w:rsidRDefault="000C1D5B" w:rsidP="000C1D5B">
      <w:pPr>
        <w:pStyle w:val="Default"/>
        <w:numPr>
          <w:ilvl w:val="0"/>
          <w:numId w:val="8"/>
        </w:numPr>
        <w:rPr>
          <w:ins w:id="62" w:author="uzivatel" w:date="2026-09-22T12:26:00Z" w16du:dateUtc="2026-09-22T16:26:00Z"/>
        </w:rPr>
      </w:pPr>
      <w:ins w:id="63" w:author="uzivatel" w:date="2026-09-22T12:26:00Z" w16du:dateUtc="2026-09-22T16:26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1E255F8B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center"/>
        <w:rPr>
          <w:del w:id="6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6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u w:val="single"/>
            <w:lang w:eastAsia="ar-SA"/>
          </w:rPr>
          <w:lastRenderedPageBreak/>
          <w:delText>Перечень услуг, оказываемых школой</w:delText>
        </w:r>
      </w:del>
    </w:p>
    <w:p w14:paraId="1ACF29EB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center"/>
        <w:rPr>
          <w:del w:id="6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6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u w:val="single"/>
            <w:lang w:eastAsia="ar-SA"/>
          </w:rPr>
          <w:delText>за счет бюджетных средств</w:delText>
        </w:r>
      </w:del>
    </w:p>
    <w:p w14:paraId="1887EEB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6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6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    Школа осуществляет свою деятельность в соответствии с предметом и целями деятельности, определёнными </w:delText>
        </w:r>
      </w:del>
    </w:p>
    <w:p w14:paraId="31DDD439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7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7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законодательством  Российской Федерации, </w:delText>
        </w:r>
        <w:r w:rsid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РСО-Алания 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и настоящим Уставом, путём выполнения работ, </w:delText>
        </w:r>
      </w:del>
    </w:p>
    <w:p w14:paraId="26235E35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7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7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оказания муниципальных  услуг в сфере образования.</w:delText>
        </w:r>
      </w:del>
    </w:p>
    <w:p w14:paraId="35E1E661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7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7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1.1.Основным предметом деятельности Школы</w:delText>
        </w:r>
        <w:r w:rsidRPr="00BC7992">
          <w:rPr>
            <w:rFonts w:ascii="Times New Roman" w:eastAsia="Times New Roman" w:hAnsi="Times New Roman" w:cs="Times New Roman"/>
            <w:bCs/>
            <w:color w:val="000000"/>
            <w:sz w:val="28"/>
            <w:szCs w:val="28"/>
            <w:lang w:eastAsia="ru-RU"/>
          </w:rPr>
          <w:delText xml:space="preserve"> является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осуществление государственной политики в области образования. </w:delText>
        </w:r>
      </w:del>
    </w:p>
    <w:p w14:paraId="364FE9E3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7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7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Реализация общеобразовательных программ начального общего, основного общего, среднего (полного) общего </w:delText>
        </w:r>
      </w:del>
    </w:p>
    <w:p w14:paraId="32CC6A5B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7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7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образования и обеспечение обучения и воспитания обучающихся по принципу общедоступности и бесплатности начального общего, основного общего и среднего (полного) общего образования.</w:delText>
        </w:r>
      </w:del>
    </w:p>
    <w:p w14:paraId="6718E41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8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8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1.2. Целью деятельности Школы является обеспечение реализации предусмотренных законодательством Российской Федерации полномочий в сфере образования: </w:delText>
        </w:r>
      </w:del>
    </w:p>
    <w:p w14:paraId="40F27D87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8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8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формирование общей культуры личности обучающихся на основе усвоения обязательного минимума содержания общеобразовательных программ;</w:delText>
        </w:r>
      </w:del>
    </w:p>
    <w:p w14:paraId="31C6689B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8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8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адаптация обучающихся к жизни в обществе;</w:delText>
        </w:r>
      </w:del>
    </w:p>
    <w:p w14:paraId="23A7BD81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8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8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создание основы для осознанного выбора и последующего освоения профессиональных образовательных программ, непрерывного образования и самореализации обучающихся;</w:delText>
        </w:r>
      </w:del>
    </w:p>
    <w:p w14:paraId="751DC45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8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8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воспитание гражданственности, трудолюбия, уважения к правам и свободам человека, любви к окружающей природе, Родине, семье;</w:delText>
        </w:r>
      </w:del>
    </w:p>
    <w:p w14:paraId="1203476F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9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9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формирование здорового образа жизни и экологической культуры.</w:delText>
        </w:r>
      </w:del>
    </w:p>
    <w:p w14:paraId="22D8156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9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9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1.3. Для достижения указанной цели Школа выполняет следующие основные виды деятельности:</w:delText>
        </w:r>
      </w:del>
    </w:p>
    <w:p w14:paraId="56BA3DCD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9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9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1.3.1. Школа реализует основные образовательные программы начального общего, основного общего и  среднего (полного) общего образования,  дополнительные образовательные программы, программы специального (коррекционного) обучения,  </w:delText>
        </w:r>
      </w:del>
    </w:p>
    <w:p w14:paraId="41E1C773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9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9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начальной профессиональной подготовки (при наличии лицензии) в соответствии с правом граждан на получение общедоступного </w:delText>
        </w:r>
      </w:del>
    </w:p>
    <w:p w14:paraId="0DAD68C9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9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9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и бесплатного образования в пределах федеральных государственных образовательных стандартов. С учётом потребностей и </w:delText>
        </w:r>
      </w:del>
    </w:p>
    <w:p w14:paraId="5099B0F9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0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возможностей личности общеобразовательные программы в общеобразовательном учреждении осваиваются в очной, заочной </w:delText>
        </w:r>
      </w:del>
    </w:p>
    <w:p w14:paraId="33272503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0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формах, в  форме семейного образования, самообразования, экстерната. Допускается сочетание указанных форм </w:delText>
        </w:r>
      </w:del>
    </w:p>
    <w:p w14:paraId="7FC3B4C9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0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освоения общеобразовательных программ. Для всех форм получения образования в рамках конкретной основной общеобразовательной программы действует единый государственный образовательный стандарт.</w:delText>
        </w:r>
      </w:del>
    </w:p>
    <w:p w14:paraId="11FB74E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0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1.3.2. Содержание образования обеспечивает получение обучающимися соответствующего уровня начального общего, основного </w:delText>
        </w:r>
      </w:del>
    </w:p>
    <w:p w14:paraId="76C0EC14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0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общего и  среднего (полного) общего образования, а также содействует взаимопониманию и сотрудничеству между людьми </w:delText>
        </w:r>
      </w:del>
    </w:p>
    <w:p w14:paraId="622DA88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1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различных национальностей, этнических, религиозных и социальных групп, способствует реализации права обучающихся на свободное выражение мнений и убеждений, воспитанию бережного отношения к окружающей природе, Родине, семье.</w:delText>
        </w:r>
      </w:del>
    </w:p>
    <w:p w14:paraId="0CA67CFD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1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1.4. Школа вправе сверх установленного муниципального задания, а также в случаях, определённых федеральными законами,</w:delText>
        </w:r>
      </w:del>
    </w:p>
    <w:p w14:paraId="6A15AFC1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1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 в пределах установленного муниципального задания выполнять работы, оказывать услуги, относящиеся к его основным видам деятельности, для граждан и юридических лиц за плату и на одинаковых при оказании одних и тех же услуг условиях. </w:delText>
        </w:r>
      </w:del>
    </w:p>
    <w:p w14:paraId="5D0461A4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1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Порядок определения указанной платы устанавливается Учредителем.</w:delText>
        </w:r>
      </w:del>
    </w:p>
    <w:p w14:paraId="0C22CB50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1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 Школа вправе осуществлять следующие иные виды деятельности, направленные на достижение целей, ради которых оно создано:</w:delText>
        </w:r>
      </w:del>
    </w:p>
    <w:p w14:paraId="2DDE83C5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2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1.5.1. Организация работы по повышению квалификации работников школы.</w:delText>
        </w:r>
      </w:del>
    </w:p>
    <w:p w14:paraId="4C71EFE3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2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1.5.2.Разработка учебных планов, программ, учебных пособий, методической, справочной литературы, аудио-, видеопродукции, компьютерных программ, баз данных, технических средств обучения.</w:delText>
        </w:r>
      </w:del>
    </w:p>
    <w:p w14:paraId="4A0CB0B4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2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1.5.3.Проведение психологической диагностики, тестирования .</w:delText>
        </w:r>
      </w:del>
    </w:p>
    <w:p w14:paraId="63E3D00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2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1.5.4. Организация семинаров, конференций, конкурсов, олимпиад. концертов, выставок.</w:delText>
        </w:r>
      </w:del>
    </w:p>
    <w:p w14:paraId="35B109F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2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1.5.5. Реализация углубленных образовательных программ по изучению ряда предметов;</w:delText>
        </w:r>
      </w:del>
    </w:p>
    <w:p w14:paraId="63D92080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3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1.5.6.Оказание социально-психологической и педагогической помощи обучающимся, имеющим ограниченные возможности здоровья, либо проблемы в обучении.</w:delText>
        </w:r>
      </w:del>
    </w:p>
    <w:p w14:paraId="1BC0B66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3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1.5.7.Выявление обучающихся, находящихся в социально-опасном положении, </w:delText>
        </w:r>
      </w:del>
    </w:p>
    <w:p w14:paraId="4B234AF7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3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а также не посещающих или систематически не посещающих занятия без уважительной причины, принимает меры по их воспитанию и получению ими образования в рамках реализуемых образовательных программ.</w:delText>
        </w:r>
      </w:del>
    </w:p>
    <w:p w14:paraId="23FFB7A1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3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1.5.8.Выявление семей, находящихся в социально-опасном положении и оказание им помощи в обучении и воспитании детей.</w:delText>
        </w:r>
      </w:del>
    </w:p>
    <w:p w14:paraId="2434636C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3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1.5.9.Обеспечение организации общедоступных спортивных секций, технических и иных кружков, клубов и привлечение к участию в них обучающихся.</w:delText>
        </w:r>
      </w:del>
    </w:p>
    <w:p w14:paraId="08D6E81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4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1.5.10.Осуществление мер по реализации программ и методик, направленных на формирование законопослушного поведения обучающихся.</w:delText>
        </w:r>
      </w:del>
    </w:p>
    <w:p w14:paraId="3792D3F6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4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1.5.11.Обеспечение физического и эмоционального благополучия каждого ребенка.</w:delText>
        </w:r>
      </w:del>
    </w:p>
    <w:p w14:paraId="16DA45C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4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1.5.12.Выявление и развитие способностей детей, обеспечение непрерывности образования.</w:delText>
        </w:r>
      </w:del>
    </w:p>
    <w:p w14:paraId="4EB3D316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4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1.5.13.Консультирование родителей (законных представителей), представителей общественности и иных заинтересованных лиц по вопросам возрастной психологи и педагогики.</w:delText>
        </w:r>
      </w:del>
    </w:p>
    <w:p w14:paraId="63B5CD21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4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1.5.14. Разработка, апробация и внедрение прогрессивных образовательных и воспитательных программ и технологий.</w:delText>
        </w:r>
      </w:del>
    </w:p>
    <w:p w14:paraId="508B588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5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 Школа может оказывать обучающимся, населению, предприятиям, учреждениям и организациям на договорной основе (в не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  <w:delText>обходимых случаях — при наличии соответствующей лицензии) следующие виды приносящей доходы деятельности:</w:delText>
        </w:r>
      </w:del>
    </w:p>
    <w:p w14:paraId="0CD048A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5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1.6.1. По договорам и совместно с предприятиями, учреждениями, организациями  проводить профессиональ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  <w:delText>ную подготовку обучающихся.</w:delText>
        </w:r>
      </w:del>
    </w:p>
    <w:p w14:paraId="2D80E493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5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>1.6.2. О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рганизовывать изучение специальных дисциплин сверх часов и сверх программы по данной дисципли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  <w:delText>не, предусмотренной учебным планом.</w:delText>
        </w:r>
      </w:del>
    </w:p>
    <w:p w14:paraId="44CD991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5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1.6.3.Проводить репетиторство с обучающимися другого образовательного учреждения.</w:delText>
        </w:r>
      </w:del>
    </w:p>
    <w:p w14:paraId="1E760DD3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5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 xml:space="preserve">1.6.4. Организовывать курсы 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по подготовке к поступлению в средние </w:delText>
        </w:r>
        <w:r w:rsidRPr="00BC7992">
          <w:rPr>
            <w:rFonts w:ascii="Times New Roman" w:eastAsia="Times New Roman" w:hAnsi="Times New Roman" w:cs="Times New Roman"/>
            <w:bCs/>
            <w:color w:val="000000"/>
            <w:sz w:val="28"/>
            <w:szCs w:val="28"/>
            <w:lang w:eastAsia="ru-RU"/>
          </w:rPr>
          <w:delText>и высшие</w:delText>
        </w:r>
        <w:r w:rsidRPr="00BC7992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lang w:eastAsia="ru-RU"/>
          </w:rPr>
          <w:delText xml:space="preserve"> 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профессиональные образовательные учреждения:</w:delText>
        </w:r>
      </w:del>
    </w:p>
    <w:p w14:paraId="31FD19A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6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6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изучению иностранных языков;</w:delText>
        </w:r>
      </w:del>
    </w:p>
    <w:p w14:paraId="55CE699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6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6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повышения квалификации;</w:delText>
        </w:r>
      </w:del>
    </w:p>
    <w:p w14:paraId="6AB4E59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6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6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переподготовке кадров с освоением новых специальностей, в том числе вождение автомобиля, машинопись, стенография.</w:delText>
        </w:r>
      </w:del>
    </w:p>
    <w:p w14:paraId="38D80295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6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6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1.6.5. Создавать кружки:</w:delText>
        </w:r>
      </w:del>
    </w:p>
    <w:p w14:paraId="51E7E139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6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6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обучению игре на музыкальных инструментах;</w:delText>
        </w:r>
      </w:del>
    </w:p>
    <w:p w14:paraId="47B8326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7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7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фото-, кино-, видео- , радиоделу;</w:delText>
        </w:r>
      </w:del>
    </w:p>
    <w:p w14:paraId="00728C70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7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7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кройке и шитью, вязанию, домоводству;</w:delText>
        </w:r>
      </w:del>
    </w:p>
    <w:p w14:paraId="4582513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7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7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>танцам.</w:delText>
        </w:r>
      </w:del>
    </w:p>
    <w:p w14:paraId="3371C0F6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7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7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1.6.6. Создавать студии, группы, школы, факультативы, работающие по программам дополнительного образо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</w:r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>вания детей:</w:delText>
        </w:r>
      </w:del>
    </w:p>
    <w:p w14:paraId="2E045B7C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7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7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обучению живописи, графике, скульптуре, народным промыслам;</w:delText>
        </w:r>
      </w:del>
    </w:p>
    <w:p w14:paraId="78366DC6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8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8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изучению истории мировой культуры.</w:delText>
        </w:r>
      </w:del>
    </w:p>
    <w:p w14:paraId="5B1E3AF1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8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8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1.6.7.Организовывать учебные группы для обучения детей с отклонениями в развитии.</w:delText>
        </w:r>
      </w:del>
    </w:p>
    <w:p w14:paraId="31C80CB0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8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8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1.6.8. Создавать группы по адаптации детей к условиям школьной жизни (подготовительные к учебе в школе группы для детей, </w:delText>
        </w:r>
      </w:del>
    </w:p>
    <w:p w14:paraId="629B8D4F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8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8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которые не посещали дошкольные образовательные учреждения).</w:delText>
        </w:r>
      </w:del>
    </w:p>
    <w:p w14:paraId="0488F395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8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8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1.6.9. Создавать спортивные и физкультурные секции, группы по видам спорта и физической подготовки.</w:delText>
        </w:r>
      </w:del>
    </w:p>
    <w:p w14:paraId="14F5537A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9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9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Доход от указанной деятельности Школы используется Школой  в соответствии с уставными целями.</w:delText>
        </w:r>
      </w:del>
    </w:p>
    <w:p w14:paraId="22903994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9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9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Платные образовательные услуги не могут быть оказаны Школой взамен или в рамках основной образовательной деятельности, в рамках основных образовательных программ, учебных планов, федеральных государственных образовательных стандартов и </w:delText>
        </w:r>
      </w:del>
    </w:p>
    <w:p w14:paraId="11FD9678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9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9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федеральных государственных требований, а также в случаях, предусмотренных законодательством Российской Федерации в области образования в рамках образовательных стандартов и требований, финансируемой за счет средств соответствующего бюджета </w:delText>
        </w:r>
      </w:del>
    </w:p>
    <w:p w14:paraId="488239CF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9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9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Отказ потребителя от предлагаемых платных образовательных услуг не может быть причиной уменьшения объема предоставляемых ему образовательным учреждением основных образовательных услуг.</w:delText>
        </w:r>
      </w:del>
    </w:p>
    <w:p w14:paraId="46F0873A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9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9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Требования к оказанию образовательных услуг, в том числе к содержанию образовательных программ, </w:delText>
        </w:r>
      </w:del>
    </w:p>
    <w:p w14:paraId="14808B6C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0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0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специальных курсов, определяются  по соглашению сторон и могут быть выше, чем это предусмотрено федеральными </w:delText>
        </w:r>
      </w:del>
    </w:p>
    <w:p w14:paraId="22716F6D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0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0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государственными образовательными стандартами и федеральными государственными требованиями. </w:delText>
        </w:r>
      </w:del>
    </w:p>
    <w:p w14:paraId="74CC5D1F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0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0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Исполнитель обязан обеспечить оказание платных образовательных услуг в полном объеме в соответствии с </w:delText>
        </w:r>
      </w:del>
    </w:p>
    <w:p w14:paraId="5F1D54C3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0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0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образовательными программами и условиями договора об оказании платных образовательных услуг (далее именуется - </w:delText>
        </w:r>
      </w:del>
    </w:p>
    <w:p w14:paraId="0349A944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0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0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договор), а при наличии свидетельства о государственной аккредитации - и в соответствии с федеральными государственными образовательными стандартами и федеральными государственными требованиями.</w:delText>
        </w:r>
      </w:del>
    </w:p>
    <w:p w14:paraId="3BEF42CF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1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1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Порядок оказания платных образовательных услуг регулируется «Положением о платных дополнительных образовательных услугах».</w:delText>
        </w:r>
      </w:del>
    </w:p>
    <w:p w14:paraId="64E2E660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12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13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1.7. Право Школы осуществлять деятельность, на которую в соответствии с законодательством Российской Федерации </w:delText>
        </w:r>
      </w:del>
    </w:p>
    <w:p w14:paraId="6FACE649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14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15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требуется специальное разрешение (лицензия), возникает у Школы с момента его получения или в указанный в ней срок и </w:delText>
        </w:r>
      </w:del>
    </w:p>
    <w:p w14:paraId="570B708F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16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17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прекращается по истечении срока её действия, если иное не установлено законодательством Российской Федерации.</w:delText>
        </w:r>
      </w:del>
    </w:p>
    <w:p w14:paraId="6CEA0952" w14:textId="77777777" w:rsidR="00293E72" w:rsidRPr="00BC7992" w:rsidRDefault="00293E72" w:rsidP="00BC7992">
      <w:pPr>
        <w:spacing w:before="100" w:beforeAutospacing="1" w:after="100" w:afterAutospacing="1" w:line="240" w:lineRule="auto"/>
        <w:jc w:val="both"/>
        <w:rPr>
          <w:del w:id="218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19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1.8. Школа выполняет муниципальное задание, установленное Учредителем, в соответствии с предусмотренной настоящим Уставом основной деятельностью</w:delText>
        </w:r>
      </w:del>
    </w:p>
    <w:p w14:paraId="697473CA" w14:textId="77777777" w:rsidR="00293E72" w:rsidRPr="00BC7992" w:rsidRDefault="00293E72" w:rsidP="00BC7992">
      <w:pPr>
        <w:spacing w:before="100" w:beforeAutospacing="1" w:after="100" w:afterAutospacing="1" w:line="240" w:lineRule="auto"/>
        <w:jc w:val="both"/>
        <w:rPr>
          <w:del w:id="220" w:author="uzivate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21" w:author="uzivate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FF33FF"/>
            <w:sz w:val="28"/>
            <w:szCs w:val="28"/>
            <w:lang w:eastAsia="ru-RU"/>
          </w:rPr>
          <w:delText> </w:delText>
        </w:r>
      </w:del>
    </w:p>
    <w:p w14:paraId="338B06E4" w14:textId="77777777" w:rsidR="007B3707" w:rsidRDefault="007B3707" w:rsidP="006D0779">
      <w:pPr>
        <w:pStyle w:val="Default"/>
        <w:ind w:left="720"/>
        <w:rPr>
          <w:rFonts w:ascii="Roboto" w:hAnsi="Roboto"/>
          <w:rPrChange w:id="222" w:author="uzivatel" w:date="2026-09-22T12:26:00Z" w16du:dateUtc="2026-09-22T16:26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223" w:author="uzivatel" w:date="2026-09-22T12:26:00Z" w16du:dateUtc="2026-09-22T16:26:00Z">
          <w:pPr>
            <w:jc w:val="both"/>
          </w:pPr>
        </w:pPrChange>
      </w:pPr>
    </w:p>
    <w:sectPr w:rsidR="007B3707" w:rsidSect="00067C1B">
      <w:pgSz w:w="11906" w:h="16838"/>
      <w:pgMar w:top="142" w:right="849" w:bottom="142" w:left="1417" w:header="708" w:footer="708" w:gutter="0"/>
      <w:cols w:space="708"/>
      <w:docGrid w:linePitch="360"/>
      <w:sectPrChange w:id="224" w:author="uzivatel" w:date="2026-09-22T12:26:00Z" w16du:dateUtc="2026-09-22T16:26:00Z">
        <w:sectPr w:rsidR="007B3707" w:rsidSect="00067C1B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764285">
    <w:abstractNumId w:val="8"/>
  </w:num>
  <w:num w:numId="2" w16cid:durableId="211038870">
    <w:abstractNumId w:val="10"/>
  </w:num>
  <w:num w:numId="3" w16cid:durableId="1113480169">
    <w:abstractNumId w:val="9"/>
  </w:num>
  <w:num w:numId="4" w16cid:durableId="207114399">
    <w:abstractNumId w:val="2"/>
  </w:num>
  <w:num w:numId="5" w16cid:durableId="970477468">
    <w:abstractNumId w:val="7"/>
  </w:num>
  <w:num w:numId="6" w16cid:durableId="1364483208">
    <w:abstractNumId w:val="4"/>
  </w:num>
  <w:num w:numId="7" w16cid:durableId="2036347212">
    <w:abstractNumId w:val="0"/>
  </w:num>
  <w:num w:numId="8" w16cid:durableId="2048605757">
    <w:abstractNumId w:val="3"/>
  </w:num>
  <w:num w:numId="9" w16cid:durableId="640116245">
    <w:abstractNumId w:val="6"/>
  </w:num>
  <w:num w:numId="10" w16cid:durableId="771972775">
    <w:abstractNumId w:val="11"/>
  </w:num>
  <w:num w:numId="11" w16cid:durableId="681443491">
    <w:abstractNumId w:val="5"/>
  </w:num>
  <w:num w:numId="12" w16cid:durableId="106012757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E72"/>
    <w:rsid w:val="00021D99"/>
    <w:rsid w:val="0002301B"/>
    <w:rsid w:val="00067C1B"/>
    <w:rsid w:val="00070B7A"/>
    <w:rsid w:val="000C1D5B"/>
    <w:rsid w:val="000E3B54"/>
    <w:rsid w:val="00131188"/>
    <w:rsid w:val="001D66D1"/>
    <w:rsid w:val="00222525"/>
    <w:rsid w:val="0028602A"/>
    <w:rsid w:val="00293E72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84901"/>
    <w:rsid w:val="005940DB"/>
    <w:rsid w:val="00596269"/>
    <w:rsid w:val="005F4481"/>
    <w:rsid w:val="00663F98"/>
    <w:rsid w:val="0069557F"/>
    <w:rsid w:val="006B75D9"/>
    <w:rsid w:val="006D0779"/>
    <w:rsid w:val="0071556C"/>
    <w:rsid w:val="007B3707"/>
    <w:rsid w:val="008432DC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B06B01"/>
    <w:rsid w:val="00BC7992"/>
    <w:rsid w:val="00BD1EDF"/>
    <w:rsid w:val="00C77429"/>
    <w:rsid w:val="00C9043F"/>
    <w:rsid w:val="00D166A3"/>
    <w:rsid w:val="00DA549E"/>
    <w:rsid w:val="00DB23CA"/>
    <w:rsid w:val="00DF0E9B"/>
    <w:rsid w:val="00E2631A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707"/>
  </w:style>
  <w:style w:type="paragraph" w:styleId="Heading4">
    <w:name w:val="heading 4"/>
    <w:basedOn w:val="Normal"/>
    <w:next w:val="Normal"/>
    <w:link w:val="Heading4Char"/>
    <w:semiHidden/>
    <w:unhideWhenUsed/>
    <w:qFormat/>
    <w:rsid w:val="008432DC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3E72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33FF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293E72"/>
    <w:rPr>
      <w:b/>
      <w:bCs/>
    </w:rPr>
  </w:style>
  <w:style w:type="character" w:customStyle="1" w:styleId="Heading4Char">
    <w:name w:val="Heading 4 Char"/>
    <w:basedOn w:val="DefaultParagraphFont"/>
    <w:link w:val="Heading4"/>
    <w:semiHidden/>
    <w:rsid w:val="008432DC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8432D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8432DC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8432DC"/>
    <w:pPr>
      <w:ind w:left="720"/>
      <w:contextualSpacing/>
    </w:pPr>
    <w:rPr>
      <w:lang w:val="cs-CZ"/>
    </w:rPr>
  </w:style>
  <w:style w:type="table" w:styleId="TableGrid">
    <w:name w:val="Table Grid"/>
    <w:basedOn w:val="TableNormal"/>
    <w:uiPriority w:val="59"/>
    <w:rsid w:val="008432DC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1804</Words>
  <Characters>10284</Characters>
  <Application>Microsoft Office Word</Application>
  <DocSecurity>0</DocSecurity>
  <Lines>85</Lines>
  <Paragraphs>24</Paragraphs>
  <ScaleCrop>false</ScaleCrop>
  <Company>Microsoft</Company>
  <LinksUpToDate>false</LinksUpToDate>
  <CharactersWithSpaces>12064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Arthur Souza Rodrigues</cp:lastModifiedBy>
  <cp:revision>1</cp:revision>
  <dcterms:created xsi:type="dcterms:W3CDTF">2013-10-31T10:08:00Z</dcterms:created>
  <dcterms:modified xsi:type="dcterms:W3CDTF">2026-09-22T16:26:00Z</dcterms:modified>
</cp:coreProperties>
</file>