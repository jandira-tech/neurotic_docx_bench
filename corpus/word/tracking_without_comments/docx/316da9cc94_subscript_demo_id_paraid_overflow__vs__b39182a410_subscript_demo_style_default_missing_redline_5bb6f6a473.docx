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4BC0F" w14:textId="77777777" w:rsidR="00561A3F" w:rsidRDefault="00676DA2">
      <w:r>
        <w:rPr>
          <w:vertAlign w:val="subscript"/>
        </w:rPr>
        <w:t>Subscript Demo</w:t>
      </w:r>
    </w:p>
    <w:p w14:paraId="58FF448B" w14:textId="77777777" w:rsidR="00561A3F" w:rsidRDefault="00676DA2">
      <w:ins w:id="0" w:author="Comparison" w:date="2026-09-26T14:44:00Z" w16du:dateUtc="2026-09-26T18:44:00Z">
        <w:r>
          <w:rPr>
            <w:vertAlign w:val="subscript"/>
          </w:rPr>
          <w:t>Demonstrating</w:t>
        </w:r>
      </w:ins>
      <w:del w:id="1" w:author="Comparison" w:date="2026-09-26T14:44:00Z" w16du:dateUtc="2026-09-26T18:44:00Z">
        <w:r>
          <w:rPr>
            <w:vertAlign w:val="subscript"/>
          </w:rPr>
          <w:delText>This document demonstrates</w:delText>
        </w:r>
      </w:del>
      <w:r>
        <w:rPr>
          <w:vertAlign w:val="subscript"/>
        </w:rPr>
        <w:t xml:space="preserve"> subscript formatting.</w:t>
      </w:r>
    </w:p>
    <w:p w14:paraId="53F57212" w14:textId="77777777" w:rsidR="00561A3F" w:rsidRDefault="00676DA2">
      <w:r>
        <w:rPr>
          <w:vertAlign w:val="subscript"/>
        </w:rPr>
        <w:t xml:space="preserve">H2O and CO2 </w:t>
      </w:r>
      <w:ins w:id="2" w:author="Comparison" w:date="2026-09-26T14:44:00Z" w16du:dateUtc="2026-09-26T18:44:00Z">
        <w:r>
          <w:rPr>
            <w:vertAlign w:val="subscript"/>
          </w:rPr>
          <w:t>are common</w:t>
        </w:r>
      </w:ins>
      <w:del w:id="3" w:author="Comparison" w:date="2026-09-26T14:44:00Z" w16du:dateUtc="2026-09-26T18:44:00Z">
        <w:r>
          <w:rPr>
            <w:vertAlign w:val="subscript"/>
          </w:rPr>
          <w:delText>use</w:delText>
        </w:r>
      </w:del>
      <w:r>
        <w:rPr>
          <w:vertAlign w:val="subscript"/>
        </w:rPr>
        <w:t xml:space="preserve"> subscript </w:t>
      </w:r>
      <w:ins w:id="4" w:author="Comparison" w:date="2026-09-26T14:44:00Z" w16du:dateUtc="2026-09-26T18:44:00Z">
        <w:r>
          <w:rPr>
            <w:vertAlign w:val="subscript"/>
          </w:rPr>
          <w:t>examples</w:t>
        </w:r>
      </w:ins>
      <w:del w:id="5" w:author="Comparison" w:date="2026-09-26T14:44:00Z" w16du:dateUtc="2026-09-26T18:44:00Z">
        <w:r>
          <w:rPr>
            <w:vertAlign w:val="subscript"/>
          </w:rPr>
          <w:delText>numbers in chemical notation</w:delText>
        </w:r>
      </w:del>
      <w:r>
        <w:rPr>
          <w:vertAlign w:val="subscript"/>
        </w:rPr>
        <w:t>.</w:t>
      </w:r>
    </w:p>
    <w:sectPr w:rsidR="00561A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A3F"/>
    <w:rsid w:val="001A4237"/>
    <w:rsid w:val="003858D7"/>
    <w:rsid w:val="005017B3"/>
    <w:rsid w:val="00561A3F"/>
    <w:rsid w:val="005C2130"/>
    <w:rsid w:val="0067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602F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2026-09-26T18:44:00Z</dcterms:modified>
</cp:coreProperties>
</file>