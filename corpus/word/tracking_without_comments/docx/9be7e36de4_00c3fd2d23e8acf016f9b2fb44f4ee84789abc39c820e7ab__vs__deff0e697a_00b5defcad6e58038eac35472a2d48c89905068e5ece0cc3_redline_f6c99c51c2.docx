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6" w:author="NAZ, Mamoona (OLDHAM MEDICAL SERVICES)" w:date="2026-09-22T12:46:00Z" w16du:dateUtc="2026-09-22T16:46:00Z"/>
          <w:rFonts w:ascii="Californian FB" w:hAnsi="Californian FB"/>
        </w:rPr>
      </w:pPr>
      <w:ins w:id="7" w:author="NAZ, Mamoona (OLDHAM MEDICAL SERVICES)" w:date="2026-09-22T12:46:00Z" w16du:dateUtc="2026-09-22T16:46: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8" w:author="NAZ, Mamoona (OLDHAM MEDICAL SERVICES)" w:date="2026-09-22T12:46:00Z" w16du:dateUtc="2026-09-22T16:46:00Z"/>
          <w:rFonts w:ascii="Californian FB" w:hAnsi="Californian FB"/>
          <w:b/>
          <w:bCs/>
        </w:rPr>
      </w:pPr>
    </w:p>
    <w:p w14:paraId="43260A16" w14:textId="77777777" w:rsidR="006F1C2D" w:rsidRDefault="006F1C2D" w:rsidP="006F1C2D">
      <w:pPr>
        <w:jc w:val="center"/>
        <w:rPr>
          <w:ins w:id="9" w:author="NAZ, Mamoona (OLDHAM MEDICAL SERVICES)" w:date="2026-09-22T12:46:00Z" w16du:dateUtc="2026-09-22T16:46:00Z"/>
          <w:rFonts w:cstheme="minorHAnsi"/>
          <w:b/>
          <w:bCs/>
          <w:sz w:val="28"/>
          <w:szCs w:val="28"/>
          <w:u w:val="single"/>
        </w:rPr>
      </w:pPr>
      <w:ins w:id="10" w:author="NAZ, Mamoona (OLDHAM MEDICAL SERVICES)" w:date="2026-09-22T12:46:00Z" w16du:dateUtc="2026-09-22T16:46:00Z">
        <w:r w:rsidRPr="00FA0E32">
          <w:rPr>
            <w:rFonts w:cstheme="minorHAnsi"/>
            <w:b/>
            <w:bCs/>
            <w:sz w:val="28"/>
            <w:szCs w:val="28"/>
            <w:u w:val="single"/>
          </w:rPr>
          <w:t>PPG Meeting</w:t>
        </w:r>
      </w:ins>
    </w:p>
    <w:p w14:paraId="255DC642" w14:textId="487ECD42" w:rsidR="006F1C2D" w:rsidRDefault="00677B90" w:rsidP="006F1C2D">
      <w:pPr>
        <w:jc w:val="center"/>
        <w:rPr>
          <w:ins w:id="11" w:author="NAZ, Mamoona (OLDHAM MEDICAL SERVICES)" w:date="2026-09-22T12:46:00Z" w16du:dateUtc="2026-09-22T16:46:00Z"/>
          <w:rFonts w:cstheme="minorHAnsi"/>
          <w:b/>
          <w:bCs/>
          <w:sz w:val="28"/>
          <w:szCs w:val="28"/>
          <w:u w:val="single"/>
        </w:rPr>
      </w:pPr>
      <w:ins w:id="12" w:author="NAZ, Mamoona (OLDHAM MEDICAL SERVICES)" w:date="2026-09-22T12:46:00Z" w16du:dateUtc="2026-09-22T16:46: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13" w:author="NAZ, Mamoona (OLDHAM MEDICAL SERVICES)" w:date="2026-09-22T12:46:00Z" w16du:dateUtc="2026-09-22T16:46:00Z"/>
          <w:rFonts w:cstheme="minorHAnsi"/>
          <w:b/>
          <w:bCs/>
          <w:sz w:val="28"/>
          <w:szCs w:val="28"/>
          <w:u w:val="single"/>
        </w:rPr>
      </w:pPr>
    </w:p>
    <w:p w14:paraId="1E230469" w14:textId="77777777" w:rsidR="006F1C2D" w:rsidRDefault="006F1C2D" w:rsidP="006F1C2D">
      <w:pPr>
        <w:rPr>
          <w:ins w:id="14" w:author="NAZ, Mamoona (OLDHAM MEDICAL SERVICES)" w:date="2026-09-22T12:46:00Z" w16du:dateUtc="2026-09-22T16:46:00Z"/>
          <w:rFonts w:cstheme="minorHAnsi"/>
          <w:b/>
          <w:bCs/>
        </w:rPr>
      </w:pPr>
      <w:ins w:id="15" w:author="NAZ, Mamoona (OLDHAM MEDICAL SERVICES)" w:date="2026-09-22T12:46:00Z" w16du:dateUtc="2026-09-22T16:46:00Z">
        <w:r w:rsidRPr="00FA0E32">
          <w:rPr>
            <w:rFonts w:cstheme="minorHAnsi"/>
            <w:b/>
            <w:bCs/>
          </w:rPr>
          <w:t>Attendees:</w:t>
        </w:r>
      </w:ins>
    </w:p>
    <w:p w14:paraId="406CF681" w14:textId="77777777" w:rsidR="006F1C2D" w:rsidRDefault="006F1C2D" w:rsidP="006F1C2D">
      <w:pPr>
        <w:rPr>
          <w:ins w:id="16" w:author="NAZ, Mamoona (OLDHAM MEDICAL SERVICES)" w:date="2026-09-22T12:46:00Z" w16du:dateUtc="2026-09-22T16:46:00Z"/>
          <w:rFonts w:cstheme="minorHAnsi"/>
        </w:rPr>
      </w:pPr>
      <w:ins w:id="17" w:author="NAZ, Mamoona (OLDHAM MEDICAL SERVICES)" w:date="2026-09-22T12:46:00Z" w16du:dateUtc="2026-09-22T16:46:00Z">
        <w:r w:rsidRPr="00FA0E32">
          <w:rPr>
            <w:rFonts w:cstheme="minorHAnsi"/>
          </w:rPr>
          <w:t>MN – Deputy Manager</w:t>
        </w:r>
      </w:ins>
    </w:p>
    <w:p w14:paraId="160FF56E" w14:textId="7F229838" w:rsidR="0008331C" w:rsidRPr="00FA0E32" w:rsidRDefault="0008331C" w:rsidP="006F1C2D">
      <w:pPr>
        <w:rPr>
          <w:ins w:id="18" w:author="NAZ, Mamoona (OLDHAM MEDICAL SERVICES)" w:date="2026-09-22T12:46:00Z" w16du:dateUtc="2026-09-22T16:46:00Z"/>
          <w:rFonts w:cstheme="minorHAnsi"/>
        </w:rPr>
      </w:pPr>
      <w:ins w:id="19" w:author="NAZ, Mamoona (OLDHAM MEDICAL SERVICES)" w:date="2026-09-22T12:46:00Z" w16du:dateUtc="2026-09-22T16:46:00Z">
        <w:r>
          <w:rPr>
            <w:rFonts w:cstheme="minorHAnsi"/>
          </w:rPr>
          <w:t xml:space="preserve">SA – Practice Manager </w:t>
        </w:r>
      </w:ins>
    </w:p>
    <w:p w14:paraId="4B50E429" w14:textId="77777777" w:rsidR="006F1C2D" w:rsidRDefault="006F1C2D" w:rsidP="006F1C2D">
      <w:pPr>
        <w:rPr>
          <w:ins w:id="20" w:author="NAZ, Mamoona (OLDHAM MEDICAL SERVICES)" w:date="2026-09-22T12:46:00Z" w16du:dateUtc="2026-09-22T16:46:00Z"/>
          <w:rFonts w:cstheme="minorHAnsi"/>
        </w:rPr>
      </w:pPr>
    </w:p>
    <w:p w14:paraId="5F6386BB" w14:textId="77777777" w:rsidR="0008331C" w:rsidRDefault="006F1C2D" w:rsidP="0008331C">
      <w:pPr>
        <w:rPr>
          <w:ins w:id="21" w:author="NAZ, Mamoona (OLDHAM MEDICAL SERVICES)" w:date="2026-09-22T12:46:00Z" w16du:dateUtc="2026-09-22T16:46:00Z"/>
        </w:rPr>
      </w:pPr>
      <w:ins w:id="22" w:author="NAZ, Mamoona (OLDHAM MEDICAL SERVICES)" w:date="2026-09-22T12:46:00Z" w16du:dateUtc="2026-09-22T16:46:00Z">
        <w:r>
          <w:rPr>
            <w:rFonts w:cstheme="minorHAnsi"/>
          </w:rPr>
          <w:t>MC, GM</w:t>
        </w:r>
        <w:r w:rsidR="0008331C">
          <w:rPr>
            <w:rFonts w:cstheme="minorHAnsi"/>
          </w:rPr>
          <w:t>,</w:t>
        </w:r>
      </w:ins>
    </w:p>
    <w:p w14:paraId="0834AD2C" w14:textId="13228619" w:rsidR="0008331C" w:rsidRDefault="0008331C" w:rsidP="0008331C">
      <w:pPr>
        <w:rPr>
          <w:ins w:id="23" w:author="NAZ, Mamoona (OLDHAM MEDICAL SERVICES)" w:date="2026-09-22T12:46:00Z" w16du:dateUtc="2026-09-22T16:46:00Z"/>
        </w:rPr>
      </w:pPr>
      <w:ins w:id="24" w:author="NAZ, Mamoona (OLDHAM MEDICAL SERVICES)" w:date="2026-09-22T12:46:00Z" w16du:dateUtc="2026-09-22T16:46:00Z">
        <w:r>
          <w:t>JB, BB, ZF</w:t>
        </w:r>
        <w:r>
          <w:rPr>
            <w:rFonts w:cstheme="minorHAnsi"/>
          </w:rPr>
          <w:t>, JS, SN</w:t>
        </w:r>
        <w:r w:rsidR="00FF174A">
          <w:rPr>
            <w:rFonts w:cstheme="minorHAnsi"/>
          </w:rPr>
          <w:t>, AW</w:t>
        </w:r>
      </w:ins>
    </w:p>
    <w:p w14:paraId="1D3A4916" w14:textId="67E42069" w:rsidR="006F1C2D" w:rsidRDefault="006F1C2D" w:rsidP="006F1C2D">
      <w:pPr>
        <w:rPr>
          <w:ins w:id="25" w:author="NAZ, Mamoona (OLDHAM MEDICAL SERVICES)" w:date="2026-09-22T12:46:00Z" w16du:dateUtc="2026-09-22T16:46:00Z"/>
          <w:rFonts w:cstheme="minorHAnsi"/>
        </w:rPr>
      </w:pPr>
    </w:p>
    <w:p w14:paraId="2302B3A6" w14:textId="77777777" w:rsidR="006F1C2D" w:rsidRPr="00FA0E32" w:rsidRDefault="006F1C2D" w:rsidP="006F1C2D">
      <w:pPr>
        <w:rPr>
          <w:ins w:id="26" w:author="NAZ, Mamoona (OLDHAM MEDICAL SERVICES)" w:date="2026-09-22T12:46:00Z" w16du:dateUtc="2026-09-22T16:46:00Z"/>
          <w:rFonts w:cstheme="minorHAnsi"/>
        </w:rPr>
      </w:pPr>
    </w:p>
    <w:p w14:paraId="794DD8CD" w14:textId="77777777" w:rsidR="006F1C2D" w:rsidRDefault="006F1C2D" w:rsidP="006F1C2D">
      <w:pPr>
        <w:rPr>
          <w:ins w:id="27" w:author="NAZ, Mamoona (OLDHAM MEDICAL SERVICES)" w:date="2026-09-22T12:46:00Z" w16du:dateUtc="2026-09-22T16:46:00Z"/>
          <w:rFonts w:cstheme="minorHAnsi"/>
          <w:b/>
          <w:bCs/>
        </w:rPr>
      </w:pPr>
      <w:ins w:id="28" w:author="NAZ, Mamoona (OLDHAM MEDICAL SERVICES)" w:date="2026-09-22T12:46:00Z" w16du:dateUtc="2026-09-22T16:46:00Z">
        <w:r w:rsidRPr="00FA0E32">
          <w:rPr>
            <w:rFonts w:cstheme="minorHAnsi"/>
            <w:b/>
            <w:bCs/>
          </w:rPr>
          <w:t>Apologies:</w:t>
        </w:r>
      </w:ins>
    </w:p>
    <w:p w14:paraId="50FA62A7" w14:textId="77777777" w:rsidR="00677B90" w:rsidRDefault="00677B90" w:rsidP="006F1C2D">
      <w:pPr>
        <w:rPr>
          <w:ins w:id="29" w:author="NAZ, Mamoona (OLDHAM MEDICAL SERVICES)" w:date="2026-09-22T12:46:00Z" w16du:dateUtc="2026-09-22T16:46:00Z"/>
          <w:rFonts w:cstheme="minorHAnsi"/>
          <w:b/>
          <w:bCs/>
        </w:rPr>
      </w:pPr>
    </w:p>
    <w:p w14:paraId="27E4F2EE" w14:textId="6226EC7C" w:rsidR="00677B90" w:rsidRPr="00677B90" w:rsidRDefault="00677B90" w:rsidP="006F1C2D">
      <w:pPr>
        <w:rPr>
          <w:ins w:id="30" w:author="NAZ, Mamoona (OLDHAM MEDICAL SERVICES)" w:date="2026-09-22T12:46:00Z" w16du:dateUtc="2026-09-22T16:46:00Z"/>
          <w:rFonts w:cstheme="minorHAnsi"/>
        </w:rPr>
      </w:pPr>
      <w:ins w:id="31" w:author="NAZ, Mamoona (OLDHAM MEDICAL SERVICES)" w:date="2026-09-22T12:46:00Z" w16du:dateUtc="2026-09-22T16:46:00Z">
        <w:r>
          <w:rPr>
            <w:rFonts w:cstheme="minorHAnsi"/>
          </w:rPr>
          <w:t>CC, AK, LU, MAS, DR</w:t>
        </w:r>
      </w:ins>
    </w:p>
    <w:p w14:paraId="1282E9CD" w14:textId="77777777" w:rsidR="00A8494F" w:rsidRDefault="00A8494F">
      <w:pPr>
        <w:rPr>
          <w:ins w:id="32" w:author="NAZ, Mamoona (OLDHAM MEDICAL SERVICES)" w:date="2026-09-22T12:46:00Z" w16du:dateUtc="2026-09-22T16:46:00Z"/>
        </w:rPr>
      </w:pPr>
    </w:p>
    <w:p w14:paraId="09A61C5A" w14:textId="77777777" w:rsidR="006F1C2D" w:rsidRDefault="006F1C2D">
      <w:pPr>
        <w:rPr>
          <w:ins w:id="33" w:author="NAZ, Mamoona (OLDHAM MEDICAL SERVICES)" w:date="2026-09-22T12:46:00Z" w16du:dateUtc="2026-09-22T16:46:00Z"/>
        </w:rPr>
      </w:pPr>
    </w:p>
    <w:p w14:paraId="71B1EB70" w14:textId="6B3B9867" w:rsidR="006F1C2D" w:rsidRDefault="00FD25EC" w:rsidP="006F1C2D">
      <w:pPr>
        <w:pStyle w:val="ListParagraph"/>
        <w:numPr>
          <w:ilvl w:val="0"/>
          <w:numId w:val="1"/>
        </w:numPr>
        <w:rPr>
          <w:ins w:id="34" w:author="NAZ, Mamoona (OLDHAM MEDICAL SERVICES)" w:date="2026-09-22T12:46:00Z" w16du:dateUtc="2026-09-22T16:46:00Z"/>
        </w:rPr>
      </w:pPr>
      <w:ins w:id="35" w:author="NAZ, Mamoona (OLDHAM MEDICAL SERVICES)" w:date="2026-09-22T12:46:00Z" w16du:dateUtc="2026-09-22T16:46:00Z">
        <w:r>
          <w:t>Review of last minutes of meeting – everyone agreed no changes were needed.</w:t>
        </w:r>
      </w:ins>
    </w:p>
    <w:p w14:paraId="2F83712F" w14:textId="53312079" w:rsidR="00FF174A" w:rsidRDefault="00FF174A" w:rsidP="00FF174A">
      <w:pPr>
        <w:pStyle w:val="ListParagraph"/>
        <w:numPr>
          <w:ilvl w:val="0"/>
          <w:numId w:val="1"/>
        </w:numPr>
        <w:rPr>
          <w:ins w:id="36" w:author="NAZ, Mamoona (OLDHAM MEDICAL SERVICES)" w:date="2026-09-22T12:46:00Z" w16du:dateUtc="2026-09-22T16:46:00Z"/>
        </w:rPr>
      </w:pPr>
      <w:ins w:id="37" w:author="NAZ, Mamoona (OLDHAM MEDICAL SERVICES)" w:date="2026-09-22T12:46:00Z" w16du:dateUtc="2026-09-22T16:46:00Z">
        <w:r>
          <w:t>Meeting started at 13:</w:t>
        </w:r>
        <w:r w:rsidR="00677B90">
          <w:t>13</w:t>
        </w:r>
      </w:ins>
    </w:p>
    <w:p w14:paraId="04EF1223" w14:textId="0C5D5E3B" w:rsidR="00677B90" w:rsidRDefault="00677B90" w:rsidP="00FF174A">
      <w:pPr>
        <w:pStyle w:val="ListParagraph"/>
        <w:numPr>
          <w:ilvl w:val="0"/>
          <w:numId w:val="1"/>
        </w:numPr>
        <w:rPr>
          <w:ins w:id="38" w:author="NAZ, Mamoona (OLDHAM MEDICAL SERVICES)" w:date="2026-09-22T12:46:00Z" w16du:dateUtc="2026-09-22T16:46:00Z"/>
        </w:rPr>
      </w:pPr>
      <w:ins w:id="39" w:author="NAZ, Mamoona (OLDHAM MEDICAL SERVICES)" w:date="2026-09-22T12:46:00Z" w16du:dateUtc="2026-09-22T16:46: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40" w:author="NAZ, Mamoona (OLDHAM MEDICAL SERVICES)" w:date="2026-09-22T12:46:00Z" w16du:dateUtc="2026-09-22T16:46:00Z"/>
        </w:rPr>
      </w:pPr>
      <w:ins w:id="41" w:author="NAZ, Mamoona (OLDHAM MEDICAL SERVICES)" w:date="2026-09-22T12:46:00Z" w16du:dateUtc="2026-09-22T16:46: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42" w:author="NAZ, Mamoona (OLDHAM MEDICAL SERVICES)" w:date="2026-09-22T12:46:00Z" w16du:dateUtc="2026-09-22T16:46:00Z"/>
        </w:rPr>
      </w:pPr>
      <w:ins w:id="43" w:author="NAZ, Mamoona (OLDHAM MEDICAL SERVICES)" w:date="2026-09-22T12:46:00Z" w16du:dateUtc="2026-09-22T16:46: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44" w:author="NAZ, Mamoona (OLDHAM MEDICAL SERVICES)" w:date="2026-09-22T12:46:00Z" w16du:dateUtc="2026-09-22T16:46:00Z"/>
        </w:rPr>
      </w:pPr>
      <w:ins w:id="45" w:author="NAZ, Mamoona (OLDHAM MEDICAL SERVICES)" w:date="2026-09-22T12:46:00Z" w16du:dateUtc="2026-09-22T16:46: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6" w:author="NAZ, Mamoona (OLDHAM MEDICAL SERVICES)" w:date="2026-09-22T12:46:00Z" w16du:dateUtc="2026-09-22T16:46:00Z"/>
        </w:rPr>
      </w:pPr>
      <w:ins w:id="47" w:author="NAZ, Mamoona (OLDHAM MEDICAL SERVICES)" w:date="2026-09-22T12:46:00Z" w16du:dateUtc="2026-09-22T16:46: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8" w:author="NAZ, Mamoona (OLDHAM MEDICAL SERVICES)" w:date="2026-09-22T12:46:00Z" w16du:dateUtc="2026-09-22T16:46:00Z"/>
        </w:rPr>
      </w:pPr>
      <w:ins w:id="49" w:author="NAZ, Mamoona (OLDHAM MEDICAL SERVICES)" w:date="2026-09-22T12:46:00Z" w16du:dateUtc="2026-09-22T16:46: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50" w:author="NAZ, Mamoona (OLDHAM MEDICAL SERVICES)" w:date="2026-09-22T12:46:00Z" w16du:dateUtc="2026-09-22T16:46:00Z"/>
        </w:rPr>
      </w:pPr>
      <w:ins w:id="51" w:author="NAZ, Mamoona (OLDHAM MEDICAL SERVICES)" w:date="2026-09-22T12:46:00Z" w16du:dateUtc="2026-09-22T16:46: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52" w:author="NAZ, Mamoona (OLDHAM MEDICAL SERVICES)" w:date="2026-09-22T12:46:00Z" w16du:dateUtc="2026-09-22T16:46:00Z"/>
        </w:rPr>
      </w:pPr>
      <w:ins w:id="53" w:author="NAZ, Mamoona (OLDHAM MEDICAL SERVICES)" w:date="2026-09-22T12:46:00Z" w16du:dateUtc="2026-09-22T16:46: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54" w:author="NAZ, Mamoona (OLDHAM MEDICAL SERVICES)" w:date="2026-09-22T12:46:00Z" w16du:dateUtc="2026-09-22T16:46:00Z"/>
        </w:rPr>
      </w:pPr>
      <w:ins w:id="55" w:author="NAZ, Mamoona (OLDHAM MEDICAL SERVICES)" w:date="2026-09-22T12:46:00Z" w16du:dateUtc="2026-09-22T16:46: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6" w:author="NAZ, Mamoona (OLDHAM MEDICAL SERVICES)" w:date="2026-09-22T12:46:00Z" w16du:dateUtc="2026-09-22T16:46:00Z"/>
        </w:rPr>
      </w:pPr>
      <w:ins w:id="57" w:author="NAZ, Mamoona (OLDHAM MEDICAL SERVICES)" w:date="2026-09-22T12:46:00Z" w16du:dateUtc="2026-09-22T16:46: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8" w:author="NAZ, Mamoona (OLDHAM MEDICAL SERVICES)" w:date="2026-09-22T12:46:00Z" w16du:dateUtc="2026-09-22T16:46:00Z"/>
        </w:rPr>
      </w:pPr>
      <w:ins w:id="59" w:author="NAZ, Mamoona (OLDHAM MEDICAL SERVICES)" w:date="2026-09-22T12:46:00Z" w16du:dateUtc="2026-09-22T16:46:00Z">
        <w:r>
          <w:t xml:space="preserve">Also decided to display notices before they get sent out. </w:t>
        </w:r>
      </w:ins>
    </w:p>
    <w:p w14:paraId="0AD56979" w14:textId="7FA4E76F" w:rsidR="00677B90" w:rsidRDefault="00677B90" w:rsidP="00FF174A">
      <w:pPr>
        <w:pStyle w:val="ListParagraph"/>
        <w:numPr>
          <w:ilvl w:val="0"/>
          <w:numId w:val="1"/>
        </w:numPr>
        <w:rPr>
          <w:ins w:id="60" w:author="NAZ, Mamoona (OLDHAM MEDICAL SERVICES)" w:date="2026-09-22T12:46:00Z" w16du:dateUtc="2026-09-22T16:46:00Z"/>
        </w:rPr>
      </w:pPr>
      <w:ins w:id="61" w:author="NAZ, Mamoona (OLDHAM MEDICAL SERVICES)" w:date="2026-09-22T12:46:00Z" w16du:dateUtc="2026-09-22T16:46: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62" w:author="NAZ, Mamoona (OLDHAM MEDICAL SERVICES)" w:date="2026-09-22T12:46:00Z" w16du:dateUtc="2026-09-22T16:46:00Z"/>
        </w:rPr>
      </w:pPr>
      <w:ins w:id="63" w:author="NAZ, Mamoona (OLDHAM MEDICAL SERVICES)" w:date="2026-09-22T12:46:00Z" w16du:dateUtc="2026-09-22T16:46: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64" w:author="NAZ, Mamoona (OLDHAM MEDICAL SERVICES)" w:date="2026-09-22T12:46:00Z" w16du:dateUtc="2026-09-22T16:46:00Z"/>
        </w:rPr>
      </w:pPr>
      <w:ins w:id="65" w:author="NAZ, Mamoona (OLDHAM MEDICAL SERVICES)" w:date="2026-09-22T12:46:00Z" w16du:dateUtc="2026-09-22T16:46: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6" w:author="NAZ, Mamoona (OLDHAM MEDICAL SERVICES)" w:date="2026-09-22T12:46:00Z" w16du:dateUtc="2026-09-22T16:46:00Z"/>
        </w:rPr>
      </w:pPr>
      <w:ins w:id="67" w:author="NAZ, Mamoona (OLDHAM MEDICAL SERVICES)" w:date="2026-09-22T12:46:00Z" w16du:dateUtc="2026-09-22T16:46:00Z">
        <w:r>
          <w:t xml:space="preserve">Updates around the PCN clinics were shared. </w:t>
        </w:r>
      </w:ins>
    </w:p>
    <w:p w14:paraId="02B8F5B2" w14:textId="001EA95A" w:rsidR="00677B90" w:rsidRDefault="00677B90" w:rsidP="00FF174A">
      <w:pPr>
        <w:pStyle w:val="ListParagraph"/>
        <w:numPr>
          <w:ilvl w:val="0"/>
          <w:numId w:val="1"/>
        </w:numPr>
        <w:rPr>
          <w:ins w:id="68" w:author="NAZ, Mamoona (OLDHAM MEDICAL SERVICES)" w:date="2026-09-22T12:46:00Z" w16du:dateUtc="2026-09-22T16:46:00Z"/>
        </w:rPr>
      </w:pPr>
      <w:ins w:id="69" w:author="NAZ, Mamoona (OLDHAM MEDICAL SERVICES)" w:date="2026-09-22T12:46:00Z" w16du:dateUtc="2026-09-22T16:46:00Z">
        <w:r>
          <w:t xml:space="preserve">Meeting was kept brief due to summer holidays and many apologies. </w:t>
        </w:r>
      </w:ins>
    </w:p>
    <w:p w14:paraId="447CCA8D" w14:textId="3472B07F" w:rsidR="006F1C2D" w:rsidRPr="006F1C2D" w:rsidRDefault="006F1C2D" w:rsidP="006F1C2D">
      <w:pPr>
        <w:rPr>
          <w:ins w:id="70" w:author="NAZ, Mamoona (OLDHAM MEDICAL SERVICES)" w:date="2026-09-22T12:46:00Z" w16du:dateUtc="2026-09-22T16:46:00Z"/>
          <w:b/>
          <w:bCs/>
        </w:rPr>
      </w:pPr>
      <w:ins w:id="71" w:author="NAZ, Mamoona (OLDHAM MEDICAL SERVICES)" w:date="2026-09-22T12:46:00Z" w16du:dateUtc="2026-09-22T16:46: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72" w:author="NAZ, Mamoona (OLDHAM MEDICAL SERVICES)" w:date="2026-09-22T12:46:00Z" w16du:dateUtc="2026-09-22T16:46:00Z"/>
          <w:b/>
          <w:bCs/>
        </w:rPr>
      </w:pPr>
    </w:p>
    <w:p w14:paraId="46798E91" w14:textId="77777777" w:rsidR="00D624E0" w:rsidRDefault="006F1C2D">
      <w:pPr>
        <w:rPr>
          <w:del w:id="73" w:author="NAZ, Mamoona (OLDHAM MEDICAL SERVICES)" w:date="2026-09-22T12:46:00Z" w16du:dateUtc="2026-09-22T16:46:00Z"/>
        </w:rPr>
      </w:pPr>
      <w:ins w:id="74" w:author="NAZ, Mamoona (OLDHAM MEDICAL SERVICES)" w:date="2026-09-22T12:46:00Z" w16du:dateUtc="2026-09-22T16:46: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p>
    <w:p w14:paraId="405F2485" w14:textId="77777777" w:rsidR="00D624E0" w:rsidRDefault="00221B9E">
      <w:pPr>
        <w:rPr>
          <w:del w:id="75" w:author="NAZ, Mamoona (OLDHAM MEDICAL SERVICES)" w:date="2026-09-22T12:46:00Z" w16du:dateUtc="2026-09-22T16:46:00Z"/>
        </w:rPr>
      </w:pPr>
      <w:del w:id="76" w:author="NAZ, Mamoona (OLDHAM MEDICAL SERVICES)" w:date="2026-09-22T12:46:00Z" w16du:dateUtc="2026-09-22T16:46:00Z">
        <w:r>
          <w:rPr>
            <w:rFonts w:ascii="Calibri" w:eastAsia="Calibri" w:hAnsi="Calibri" w:cs="Calibri"/>
            <w:b/>
            <w:bCs/>
            <w:sz w:val="22"/>
            <w:szCs w:val="22"/>
          </w:rPr>
          <w:delText>M1/2" stopcock</w:delText>
        </w:r>
      </w:del>
    </w:p>
    <w:p w14:paraId="1D08E5F9" w14:textId="77777777" w:rsidR="00D624E0" w:rsidRDefault="00221B9E">
      <w:pPr>
        <w:rPr>
          <w:del w:id="77" w:author="NAZ, Mamoona (OLDHAM MEDICAL SERVICES)" w:date="2026-09-22T12:46:00Z" w16du:dateUtc="2026-09-22T16:46:00Z"/>
        </w:rPr>
      </w:pPr>
      <w:del w:id="78" w:author="NAZ, Mamoona (OLDHAM MEDICAL SERVICES)" w:date="2026-09-22T12:46:00Z" w16du:dateUtc="2026-09-22T16:46:00Z">
        <w:r>
          <w:rPr>
            <w:rFonts w:ascii="Calibri" w:eastAsia="Calibri" w:hAnsi="Calibri" w:cs="Calibri"/>
            <w:sz w:val="22"/>
            <w:szCs w:val="22"/>
          </w:rPr>
          <w:delText>Integrated back flow prevention device</w:delText>
        </w:r>
      </w:del>
    </w:p>
    <w:p w14:paraId="796B4B42" w14:textId="77777777" w:rsidR="00D624E0" w:rsidRDefault="00D624E0">
      <w:pPr>
        <w:rPr>
          <w:del w:id="79" w:author="NAZ, Mamoona (OLDHAM MEDICAL SERVICES)" w:date="2026-09-22T12:46:00Z" w16du:dateUtc="2026-09-22T16:46:00Z"/>
        </w:rPr>
      </w:pPr>
    </w:p>
    <w:p w14:paraId="24331FF5" w14:textId="77777777" w:rsidR="00D624E0" w:rsidRDefault="00D624E0">
      <w:pPr>
        <w:rPr>
          <w:del w:id="80" w:author="NAZ, Mamoona (OLDHAM MEDICAL SERVICES)" w:date="2026-09-22T12:46:00Z" w16du:dateUtc="2026-09-22T16:46:00Z"/>
        </w:rPr>
      </w:pPr>
    </w:p>
    <w:p w14:paraId="585DD2F1" w14:textId="77777777" w:rsidR="00D624E0" w:rsidRDefault="00221B9E">
      <w:pPr>
        <w:rPr>
          <w:del w:id="81" w:author="NAZ, Mamoona (OLDHAM MEDICAL SERVICES)" w:date="2026-09-22T12:46:00Z" w16du:dateUtc="2026-09-22T16:46:00Z"/>
        </w:rPr>
      </w:pPr>
      <w:del w:id="82" w:author="NAZ, Mamoona (OLDHAM MEDICAL SERVICES)" w:date="2026-09-22T12:46:00Z" w16du:dateUtc="2026-09-22T16:46:00Z">
        <w:r>
          <w:rPr>
            <w:rFonts w:ascii="Calibri" w:eastAsia="Calibri" w:hAnsi="Calibri" w:cs="Calibri"/>
            <w:sz w:val="22"/>
            <w:szCs w:val="22"/>
          </w:rPr>
          <w:delText xml:space="preserve">Reference: </w:delText>
        </w:r>
        <w:r>
          <w:rPr>
            <w:rFonts w:ascii="Calibri" w:eastAsia="Calibri" w:hAnsi="Calibri" w:cs="Calibri"/>
            <w:b/>
            <w:bCs/>
            <w:color w:val="0088BC"/>
            <w:sz w:val="22"/>
            <w:szCs w:val="22"/>
          </w:rPr>
          <w:delText>158100</w:delText>
        </w:r>
      </w:del>
    </w:p>
    <w:p w14:paraId="227258B2" w14:textId="77777777" w:rsidR="00D624E0" w:rsidRDefault="00D624E0">
      <w:pPr>
        <w:rPr>
          <w:del w:id="83" w:author="NAZ, Mamoona (OLDHAM MEDICAL SERVICES)" w:date="2026-09-22T12:46:00Z" w16du:dateUtc="2026-09-22T16:46:00Z"/>
        </w:rPr>
      </w:pPr>
    </w:p>
    <w:p w14:paraId="17C162C8" w14:textId="77777777" w:rsidR="00D624E0" w:rsidRDefault="00D624E0">
      <w:pPr>
        <w:rPr>
          <w:del w:id="84" w:author="NAZ, Mamoona (OLDHAM MEDICAL SERVICES)" w:date="2026-09-22T12:46:00Z" w16du:dateUtc="2026-09-22T16:46:00Z"/>
        </w:rPr>
      </w:pPr>
    </w:p>
    <w:p w14:paraId="70F75C62" w14:textId="77777777" w:rsidR="00D624E0" w:rsidRDefault="00221B9E">
      <w:pPr>
        <w:spacing w:line="336" w:lineRule="auto"/>
        <w:rPr>
          <w:del w:id="85" w:author="NAZ, Mamoona (OLDHAM MEDICAL SERVICES)" w:date="2026-09-22T12:46:00Z" w16du:dateUtc="2026-09-22T16:46:00Z"/>
        </w:rPr>
      </w:pPr>
      <w:del w:id="86" w:author="NAZ, Mamoona (OLDHAM MEDICAL SERVICES)" w:date="2026-09-22T12:46:00Z" w16du:dateUtc="2026-09-22T16:46:00Z">
        <w:r>
          <w:rPr>
            <w:rFonts w:ascii="Calibri" w:eastAsia="Calibri" w:hAnsi="Calibri" w:cs="Calibri"/>
            <w:sz w:val="22"/>
            <w:szCs w:val="22"/>
            <w:u w:val="single"/>
          </w:rPr>
          <w:delText>Specification description</w:delText>
        </w:r>
      </w:del>
    </w:p>
    <w:p w14:paraId="5CA0119D" w14:textId="77777777" w:rsidR="00D624E0" w:rsidRDefault="00D624E0">
      <w:pPr>
        <w:rPr>
          <w:del w:id="87" w:author="NAZ, Mamoona (OLDHAM MEDICAL SERVICES)" w:date="2026-09-22T12:46:00Z" w16du:dateUtc="2026-09-22T16:46:00Z"/>
        </w:rPr>
      </w:pPr>
    </w:p>
    <w:p w14:paraId="03D0912D" w14:textId="77777777" w:rsidR="00D624E0" w:rsidRDefault="00221B9E">
      <w:pPr>
        <w:spacing w:line="288" w:lineRule="auto"/>
        <w:rPr>
          <w:del w:id="88" w:author="NAZ, Mamoona (OLDHAM MEDICAL SERVICES)" w:date="2026-09-22T12:46:00Z" w16du:dateUtc="2026-09-22T16:46:00Z"/>
        </w:rPr>
      </w:pPr>
      <w:del w:id="89" w:author="NAZ, Mamoona (OLDHAM MEDICAL SERVICES)" w:date="2026-09-22T12:46:00Z" w16du:dateUtc="2026-09-22T16:46:00Z">
        <w:r>
          <w:rPr>
            <w:rFonts w:ascii="Calibri" w:eastAsia="Calibri" w:hAnsi="Calibri" w:cs="Calibri"/>
            <w:sz w:val="22"/>
            <w:szCs w:val="22"/>
          </w:rPr>
          <w:delText>M1/2" stopcock.</w:delText>
        </w:r>
      </w:del>
    </w:p>
    <w:p w14:paraId="735E165B" w14:textId="77777777" w:rsidR="00D624E0" w:rsidRDefault="00221B9E">
      <w:pPr>
        <w:spacing w:line="288" w:lineRule="auto"/>
        <w:rPr>
          <w:del w:id="90" w:author="NAZ, Mamoona (OLDHAM MEDICAL SERVICES)" w:date="2026-09-22T12:46:00Z" w16du:dateUtc="2026-09-22T16:46:00Z"/>
        </w:rPr>
      </w:pPr>
      <w:del w:id="91" w:author="NAZ, Mamoona (OLDHAM MEDICAL SERVICES)" w:date="2026-09-22T12:46:00Z" w16du:dateUtc="2026-09-22T16:46:00Z">
        <w:r>
          <w:rPr>
            <w:rFonts w:ascii="Calibri" w:eastAsia="Calibri" w:hAnsi="Calibri" w:cs="Calibri"/>
            <w:sz w:val="22"/>
            <w:szCs w:val="22"/>
          </w:rPr>
          <w:delText>1/4-turn ceramic valve head.</w:delText>
        </w:r>
      </w:del>
    </w:p>
    <w:p w14:paraId="7B8C84EF" w14:textId="77777777" w:rsidR="00D624E0" w:rsidRDefault="00221B9E">
      <w:pPr>
        <w:spacing w:line="288" w:lineRule="auto"/>
        <w:rPr>
          <w:del w:id="92" w:author="NAZ, Mamoona (OLDHAM MEDICAL SERVICES)" w:date="2026-09-22T12:46:00Z" w16du:dateUtc="2026-09-22T16:46:00Z"/>
        </w:rPr>
      </w:pPr>
      <w:del w:id="93" w:author="NAZ, Mamoona (OLDHAM MEDICAL SERVICES)" w:date="2026-09-22T12:46:00Z" w16du:dateUtc="2026-09-22T16:46:00Z">
        <w:r>
          <w:rPr>
            <w:rFonts w:ascii="Calibri" w:eastAsia="Calibri" w:hAnsi="Calibri" w:cs="Calibri"/>
            <w:sz w:val="22"/>
            <w:szCs w:val="22"/>
          </w:rPr>
          <w:delText>Integrated backflow prevention device and non-return valve (anti-pollution protection).</w:delText>
        </w:r>
      </w:del>
    </w:p>
    <w:p w14:paraId="58D4C9F8" w14:textId="77777777" w:rsidR="00D624E0" w:rsidRDefault="00221B9E">
      <w:pPr>
        <w:spacing w:line="288" w:lineRule="auto"/>
        <w:rPr>
          <w:del w:id="94" w:author="NAZ, Mamoona (OLDHAM MEDICAL SERVICES)" w:date="2026-09-22T12:46:00Z" w16du:dateUtc="2026-09-22T16:46:00Z"/>
        </w:rPr>
      </w:pPr>
      <w:del w:id="95" w:author="NAZ, Mamoona (OLDHAM MEDICAL SERVICES)" w:date="2026-09-22T12:46:00Z" w16du:dateUtc="2026-09-22T16:46:00Z">
        <w:r>
          <w:rPr>
            <w:rFonts w:ascii="Calibri" w:eastAsia="Calibri" w:hAnsi="Calibri" w:cs="Calibri"/>
            <w:sz w:val="22"/>
            <w:szCs w:val="22"/>
          </w:rPr>
          <w:delText>Chrome-plated brass body.</w:delText>
        </w:r>
      </w:del>
    </w:p>
    <w:p w14:paraId="765526C0" w14:textId="77777777" w:rsidR="00D624E0" w:rsidRPr="006F1C2D" w:rsidRDefault="00221B9E" w:rsidP="006F1C2D">
      <w:pPr>
        <w:rPr>
          <w:b/>
          <w:rPrChange w:id="96" w:author="NAZ, Mamoona (OLDHAM MEDICAL SERVICES)" w:date="2026-09-22T12:46:00Z" w16du:dateUtc="2026-09-22T16:46:00Z">
            <w:rPr/>
          </w:rPrChange>
        </w:rPr>
        <w:pPrChange w:id="97" w:author="NAZ, Mamoona (OLDHAM MEDICAL SERVICES)" w:date="2026-09-22T12:46:00Z" w16du:dateUtc="2026-09-22T16:46:00Z">
          <w:pPr>
            <w:spacing w:line="288" w:lineRule="auto"/>
          </w:pPr>
        </w:pPrChange>
      </w:pPr>
      <w:del w:id="98" w:author="NAZ, Mamoona (OLDHAM MEDICAL SERVICES)" w:date="2026-09-22T12:46:00Z" w16du:dateUtc="2026-09-22T16:46:00Z">
        <w:r>
          <w:rPr>
            <w:rFonts w:ascii="Calibri" w:eastAsia="Calibri" w:hAnsi="Calibri" w:cs="Calibri"/>
            <w:sz w:val="22"/>
            <w:szCs w:val="22"/>
          </w:rPr>
          <w:delText>30-year warranty.</w:delText>
        </w:r>
      </w:del>
    </w:p>
    <w:sectPr w:rsidR="00D624E0" w:rsidRPr="006F1C2D">
      <w:headerReference w:type="default" r:id="rId8"/>
      <w:footerReference w:type="default" r:id="rId9"/>
      <w:pgSz w:w="11906" w:h="16838"/>
      <w:pgMar w:top="1440" w:right="1440" w:bottom="1440" w:left="1440" w:header="708" w:footer="708" w:gutter="0"/>
      <w:cols w:space="708"/>
      <w:docGrid w:linePitch="360"/>
      <w:sectPrChange w:id="102" w:author="NAZ, Mamoona (OLDHAM MEDICAL SERVICES)" w:date="2026-09-22T12:46:00Z" w16du:dateUtc="2026-09-22T16:46:00Z">
        <w:sectPr w:rsidR="00D624E0" w:rsidRPr="006F1C2D">
          <w:pgSz w:w="11905" w:h="16837"/>
          <w:pgMar w:top="1200" w:right="1500" w:bottom="1000" w:left="1450" w:header="720" w:footer="720" w:gutter="0"/>
          <w:cols w:space="72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2122B2F" w14:textId="77777777" w:rsidR="00221B9E" w:rsidRDefault="00221B9E" w:rsidP="009A7534">
      <w:pPr>
        <w:pPrChange w:id="4" w:author="NAZ, Mamoona (OLDHAM MEDICAL SERVICES)" w:date="2026-09-22T12:46:00Z" w16du:dateUtc="2026-09-22T16:46:00Z">
          <w:pPr>
            <w:spacing w:line="240" w:lineRule="auto"/>
          </w:pPr>
        </w:pPrChange>
      </w:pPr>
      <w:r>
        <w:separator/>
      </w:r>
    </w:p>
  </w:endnote>
  <w:endnote w:type="continuationSeparator" w:id="0">
    <w:p w14:paraId="6732B7EC" w14:textId="77777777" w:rsidR="00221B9E" w:rsidRDefault="00221B9E" w:rsidP="009A7534">
      <w:pPr>
        <w:pPrChange w:id="5" w:author="NAZ, Mamoona (OLDHAM MEDICAL SERVICES)" w:date="2026-09-22T12:46:00Z" w16du:dateUtc="2026-09-22T16:46:00Z">
          <w:pPr>
            <w:spacing w:line="240" w:lineRule="auto"/>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76F236" w14:textId="77777777" w:rsidR="002745D4" w:rsidRDefault="002745D4">
    <w:pPr>
      <w:pStyle w:val="ListParagraph"/>
      <w:pPrChange w:id="101" w:author="NAZ, Mamoona (OLDHAM MEDICAL SERVICES)" w:date="2026-09-22T12:46:00Z" w16du:dateUtc="2026-09-22T16:46: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AB65B4" w14:textId="77777777" w:rsidR="00221B9E" w:rsidRDefault="00221B9E" w:rsidP="009A7534">
      <w:pPr>
        <w:pPrChange w:id="2" w:author="NAZ, Mamoona (OLDHAM MEDICAL SERVICES)" w:date="2026-09-22T12:46:00Z" w16du:dateUtc="2026-09-22T16:46:00Z">
          <w:pPr>
            <w:spacing w:line="240" w:lineRule="auto"/>
          </w:pPr>
        </w:pPrChange>
      </w:pPr>
      <w:r>
        <w:separator/>
      </w:r>
    </w:p>
  </w:footnote>
  <w:footnote w:type="continuationSeparator" w:id="0">
    <w:p w14:paraId="35DC8779" w14:textId="77777777" w:rsidR="00221B9E" w:rsidRDefault="00221B9E" w:rsidP="009A7534">
      <w:pPr>
        <w:pPrChange w:id="3" w:author="NAZ, Mamoona (OLDHAM MEDICAL SERVICES)" w:date="2026-09-22T12:46:00Z" w16du:dateUtc="2026-09-22T16:46:00Z">
          <w:pPr>
            <w:spacing w:line="240" w:lineRule="auto"/>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BC9706" w14:textId="77777777" w:rsidR="00D624E0" w:rsidRDefault="00221B9E">
    <w:pPr>
      <w:pStyle w:val="TechSheet"/>
      <w:pPrChange w:id="99" w:author="NAZ, Mamoona (OLDHAM MEDICAL SERVICES)" w:date="2026-09-22T12:46:00Z" w16du:dateUtc="2026-09-22T16:46:00Z">
        <w:pPr>
          <w:jc w:val="center"/>
        </w:pPr>
      </w:pPrChange>
    </w:pPr>
    <w:del w:id="100" w:author="NAZ, Mamoona (OLDHAM MEDICAL SERVICES)" w:date="2026-09-22T12:46:00Z" w16du:dateUtc="2026-09-22T16:46:00Z">
      <w:r w:rsidRPr="00481C3B">
        <w:rPr>
          <w:noProof/>
        </w:rPr>
        <w:pict w14:anchorId="4872D2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14.8pt;height:18.65pt;visibility:visible;mso-wrap-style:square">
            <v:imagedata r:id="rId1" o:title=""/>
            <o:lock v:ext="edit" rotation="t" cropping="t" verticies="t"/>
          </v:shape>
        </w:pic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24E0"/>
    <w:rsid w:val="0008331C"/>
    <w:rsid w:val="00221B9E"/>
    <w:rsid w:val="00254AB7"/>
    <w:rsid w:val="002745D4"/>
    <w:rsid w:val="00677B90"/>
    <w:rsid w:val="006F1C2D"/>
    <w:rsid w:val="00796251"/>
    <w:rsid w:val="00875E83"/>
    <w:rsid w:val="009337CB"/>
    <w:rsid w:val="009A7534"/>
    <w:rsid w:val="00A8494F"/>
    <w:rsid w:val="00D10410"/>
    <w:rsid w:val="00D624E0"/>
    <w:rsid w:val="00EB76BC"/>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spacing w:after="0" w:line="240" w:lineRule="auto"/>
      <w:pPrChange w:id="0" w:author="NAZ, Mamoona (OLDHAM MEDICAL SERVICES)" w:date="2026-09-22T12:46:00Z">
        <w:pPr>
          <w:spacing w:line="278" w:lineRule="auto"/>
        </w:pPr>
      </w:pPrChange>
    </w:pPr>
    <w:rPr>
      <w:rFonts w:asciiTheme="minorHAnsi" w:eastAsiaTheme="minorHAnsi" w:hAnsiTheme="minorHAnsi" w:cs="Times New Roman"/>
      <w:sz w:val="24"/>
      <w:szCs w:val="24"/>
      <w:lang w:val="en-GB"/>
      <w:rPrChange w:id="0" w:author="NAZ, Mamoona (OLDHAM MEDICAL SERVICES)" w:date="2026-09-22T12:46:00Z">
        <w:rPr>
          <w:rFonts w:ascii="Arial" w:eastAsia="Arial" w:hAnsi="Arial" w:cs="Arial"/>
          <w:lang w:val="en-US" w:eastAsia="en-US" w:bidi="ar-SA"/>
        </w:rPr>
      </w:rPrChange>
    </w:rPr>
  </w:style>
  <w:style w:type="paragraph" w:styleId="Heading1">
    <w:name w:val="heading 1"/>
    <w:uiPriority w:val="9"/>
    <w:qFormat/>
    <w:pPr>
      <w:outlineLvl w:val="0"/>
    </w:pPr>
    <w:rPr>
      <w:b/>
      <w:bCs/>
      <w:color w:val="438FAC"/>
      <w:sz w:val="36"/>
      <w:szCs w:val="36"/>
    </w:rPr>
  </w:style>
  <w:style w:type="paragraph" w:styleId="Heading2">
    <w:name w:val="heading 2"/>
    <w:uiPriority w:val="9"/>
    <w:semiHidden/>
    <w:unhideWhenUsed/>
    <w:qFormat/>
    <w:pPr>
      <w:outlineLvl w:val="1"/>
    </w:pPr>
    <w:rPr>
      <w:b/>
      <w:bCs/>
      <w:color w:val="222222"/>
      <w:sz w:val="32"/>
      <w:szCs w:val="32"/>
    </w:rPr>
  </w:style>
  <w:style w:type="paragraph" w:styleId="Heading3">
    <w:name w:val="heading 3"/>
    <w:uiPriority w:val="9"/>
    <w:semiHidden/>
    <w:unhideWhenUsed/>
    <w:qFormat/>
    <w:pPr>
      <w:outlineLvl w:val="2"/>
    </w:pPr>
    <w:rPr>
      <w:color w:val="222222"/>
      <w:sz w:val="28"/>
      <w:szCs w:val="28"/>
    </w:rPr>
  </w:style>
  <w:style w:type="paragraph" w:styleId="Heading4">
    <w:name w:val="heading 4"/>
    <w:uiPriority w:val="9"/>
    <w:semiHidden/>
    <w:unhideWhenUsed/>
    <w:qFormat/>
    <w:pPr>
      <w:outlineLvl w:val="3"/>
    </w:pPr>
    <w:rPr>
      <w:b/>
      <w:bCs/>
      <w:color w:val="438FAC"/>
      <w:sz w:val="26"/>
      <w:szCs w:val="26"/>
    </w:rPr>
  </w:style>
  <w:style w:type="paragraph" w:styleId="Heading5">
    <w:name w:val="heading 5"/>
    <w:uiPriority w:val="9"/>
    <w:semiHidden/>
    <w:unhideWhenUsed/>
    <w:qFormat/>
    <w:pPr>
      <w:outlineLvl w:val="4"/>
    </w:pPr>
    <w:rPr>
      <w:b/>
      <w:bCs/>
      <w:color w:val="111111"/>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table" w:customStyle="1" w:styleId="TechSheet">
    <w:name w:val="TechSheet"/>
    <w:uiPriority w:val="99"/>
    <w:tblPr>
      <w:tblBorders>
        <w:top w:val="single" w:sz="0" w:space="0" w:color="FFFFFF"/>
        <w:left w:val="single" w:sz="0" w:space="0" w:color="FFFFFF"/>
        <w:bottom w:val="single" w:sz="1" w:space="0" w:color="999999"/>
        <w:right w:val="single" w:sz="0" w:space="0" w:color="FFFFFF"/>
      </w:tblBorders>
      <w:tblCellMar>
        <w:top w:w="0" w:type="dxa"/>
        <w:left w:w="0" w:type="dxa"/>
        <w:bottom w:w="0" w:type="dxa"/>
        <w:right w:w="0" w:type="dxa"/>
      </w:tblCellMar>
    </w:tblPr>
  </w:style>
  <w:style w:type="paragraph" w:customStyle="1" w:styleId="pStyle">
    <w:name w:val="pStyle"/>
    <w:basedOn w:val="Normal"/>
    <w:pPr>
      <w:spacing w:line="340" w:lineRule="auto"/>
    </w:pPr>
  </w:style>
  <w:style w:type="paragraph" w:styleId="ListParagraph">
    <w:name w:val="List Paragraph"/>
    <w:basedOn w:val="Normal"/>
    <w:uiPriority w:val="34"/>
    <w:qFormat/>
    <w:rsid w:val="006F1C2D"/>
    <w:pPr>
      <w:ind w:left="720"/>
      <w:contextualSpacing/>
      <w:pPrChange w:id="1" w:author="NAZ, Mamoona (OLDHAM MEDICAL SERVICES)" w:date="2026-09-22T12:46:00Z">
        <w:pPr>
          <w:ind w:left="720"/>
          <w:contextualSpacing/>
        </w:pPr>
      </w:pPrChange>
    </w:pPr>
    <w:rPr>
      <w:rPrChange w:id="1" w:author="NAZ, Mamoona (OLDHAM MEDICAL SERVICES)" w:date="2026-09-22T12:46:00Z">
        <w:rPr>
          <w:rFonts w:asciiTheme="minorHAnsi" w:eastAsiaTheme="minorHAnsi" w:hAnsiTheme="minorHAnsi"/>
          <w:sz w:val="24"/>
          <w:szCs w:val="24"/>
          <w:lang w:val="en-GB" w:eastAsia="en-US" w:bidi="ar-SA"/>
        </w:rPr>
      </w:rPrChange>
    </w:rPr>
  </w:style>
  <w:style w:type="paragraph" w:styleId="Footer">
    <w:name w:val="footer"/>
    <w:basedOn w:val="Normal"/>
    <w:link w:val="FooterChar"/>
    <w:uiPriority w:val="99"/>
    <w:unhideWhenUsed/>
    <w:rsid w:val="002745D4"/>
    <w:pPr>
      <w:tabs>
        <w:tab w:val="center" w:pos="4680"/>
        <w:tab w:val="right" w:pos="9360"/>
      </w:tabs>
    </w:pPr>
  </w:style>
  <w:style w:type="character" w:customStyle="1" w:styleId="FooterChar">
    <w:name w:val="Footer Char"/>
    <w:basedOn w:val="DefaultParagraphFont"/>
    <w:link w:val="Footer"/>
    <w:uiPriority w:val="99"/>
    <w:rsid w:val="002745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481</Words>
  <Characters>2748</Characters>
  <Application>Microsoft Office Word</Application>
  <DocSecurity>0</DocSecurity>
  <Lines>22</Lines>
  <Paragraphs>6</Paragraphs>
  <ScaleCrop>false</ScaleCrop>
  <Manager/>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Arthur Souza Rodrigues</cp:lastModifiedBy>
  <cp:revision>1</cp:revision>
  <dcterms:created xsi:type="dcterms:W3CDTF">2024-01-16T19:26:00Z</dcterms:created>
  <dcterms:modified xsi:type="dcterms:W3CDTF">2026-09-22T16:46:00Z</dcterms:modified>
  <cp:category/>
</cp:coreProperties>
</file>