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3DB8BA" w14:textId="77777777" w:rsidR="001A08E6" w:rsidRDefault="001A08E6" w:rsidP="001E08FA">
      <w:pPr>
        <w:rPr>
          <w:rPrChange w:id="11" w:author="1" w:date="2026-09-22T12:15:00Z" w16du:dateUtc="2026-09-22T16:15:00Z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</w:rPrChange>
        </w:rPr>
        <w:pPrChange w:id="12" w:author="1" w:date="2026-09-22T12:15:00Z" w16du:dateUtc="2026-09-22T16:15:00Z">
          <w:pPr>
            <w:spacing w:after="0" w:line="240" w:lineRule="auto"/>
            <w:ind w:right="4471"/>
            <w:jc w:val="both"/>
            <w:outlineLvl w:val="2"/>
          </w:pPr>
        </w:pPrChange>
      </w:pPr>
    </w:p>
    <w:p w14:paraId="05E9ADC3" w14:textId="77777777" w:rsidR="001E08FA" w:rsidRDefault="00C40747" w:rsidP="001E08FA">
      <w:pPr>
        <w:rPr>
          <w:ins w:id="13" w:author="1" w:date="2026-09-22T12:15:00Z" w16du:dateUtc="2026-09-22T16:15:00Z"/>
          <w:b/>
          <w:szCs w:val="24"/>
        </w:rPr>
      </w:pPr>
      <w:ins w:id="14" w:author="1" w:date="2026-09-22T12:15:00Z" w16du:dateUtc="2026-09-22T16:15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70BBB73A" w14:textId="77777777" w:rsidR="001E08FA" w:rsidRDefault="001E08FA" w:rsidP="001E08FA">
      <w:pPr>
        <w:jc w:val="center"/>
        <w:rPr>
          <w:ins w:id="15" w:author="1" w:date="2026-09-22T12:15:00Z" w16du:dateUtc="2026-09-22T16:15:00Z"/>
          <w:b/>
          <w:szCs w:val="24"/>
        </w:rPr>
      </w:pPr>
    </w:p>
    <w:p w14:paraId="6C7129E9" w14:textId="77777777" w:rsidR="001E08FA" w:rsidRDefault="001E08FA" w:rsidP="001E08FA">
      <w:pPr>
        <w:jc w:val="center"/>
        <w:rPr>
          <w:ins w:id="16" w:author="1" w:date="2026-09-22T12:15:00Z" w16du:dateUtc="2026-09-22T16:15:00Z"/>
          <w:b/>
          <w:szCs w:val="24"/>
        </w:rPr>
      </w:pPr>
    </w:p>
    <w:p w14:paraId="4C61BF36" w14:textId="77777777" w:rsidR="001E08FA" w:rsidRPr="001E08FA" w:rsidRDefault="001E08FA" w:rsidP="001E08FA">
      <w:pPr>
        <w:rPr>
          <w:ins w:id="17" w:author="1" w:date="2026-09-22T12:15:00Z" w16du:dateUtc="2026-09-22T16:15:00Z"/>
          <w:rFonts w:ascii="Times New Roman" w:hAnsi="Times New Roman" w:cs="Times New Roman"/>
          <w:b/>
          <w:sz w:val="24"/>
          <w:szCs w:val="24"/>
        </w:rPr>
      </w:pPr>
    </w:p>
    <w:p w14:paraId="5CF1664A" w14:textId="77777777" w:rsidR="001E08FA" w:rsidRDefault="001E08FA" w:rsidP="001E08FA">
      <w:pPr>
        <w:jc w:val="center"/>
        <w:rPr>
          <w:ins w:id="18" w:author="1" w:date="2026-09-22T12:15:00Z" w16du:dateUtc="2026-09-22T16:15:00Z"/>
          <w:rFonts w:ascii="Times New Roman" w:hAnsi="Times New Roman" w:cs="Times New Roman"/>
          <w:b/>
          <w:sz w:val="24"/>
          <w:szCs w:val="24"/>
        </w:rPr>
      </w:pPr>
    </w:p>
    <w:p w14:paraId="33EDFF66" w14:textId="77777777" w:rsidR="00F37F73" w:rsidRDefault="001E08FA" w:rsidP="001E08FA">
      <w:pPr>
        <w:jc w:val="center"/>
        <w:rPr>
          <w:ins w:id="19" w:author="1" w:date="2026-09-22T12:15:00Z" w16du:dateUtc="2026-09-22T16:15:00Z"/>
          <w:rFonts w:ascii="Times New Roman" w:hAnsi="Times New Roman" w:cs="Times New Roman"/>
          <w:b/>
          <w:sz w:val="24"/>
          <w:szCs w:val="24"/>
        </w:rPr>
      </w:pPr>
      <w:ins w:id="20" w:author="1" w:date="2026-09-22T12:15:00Z" w16du:dateUtc="2026-09-22T16:15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4C6BAFB7" w14:textId="77777777" w:rsidR="001E08FA" w:rsidRPr="001E08FA" w:rsidRDefault="001E08FA" w:rsidP="001E08FA">
      <w:pPr>
        <w:jc w:val="center"/>
        <w:rPr>
          <w:ins w:id="21" w:author="1" w:date="2026-09-22T12:15:00Z" w16du:dateUtc="2026-09-22T16:15:00Z"/>
          <w:rFonts w:ascii="Times New Roman" w:hAnsi="Times New Roman" w:cs="Times New Roman"/>
          <w:b/>
          <w:sz w:val="24"/>
          <w:szCs w:val="24"/>
        </w:rPr>
      </w:pPr>
      <w:ins w:id="22" w:author="1" w:date="2026-09-22T12:15:00Z" w16du:dateUtc="2026-09-22T16:15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5A40DA24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3" w:author="1" w:date="2026-09-22T12:15:00Z" w16du:dateUtc="2026-09-22T16:15:00Z"/>
          <w:rFonts w:ascii="Times New Roman" w:hAnsi="Times New Roman" w:cs="Times New Roman"/>
          <w:b/>
          <w:sz w:val="24"/>
          <w:szCs w:val="24"/>
        </w:rPr>
      </w:pPr>
      <w:ins w:id="24" w:author="1" w:date="2026-09-22T12:15:00Z" w16du:dateUtc="2026-09-22T16:15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04FD8F0B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5" w:author="1" w:date="2026-09-22T12:15:00Z" w16du:dateUtc="2026-09-22T16:15:00Z"/>
          <w:b/>
          <w:sz w:val="24"/>
          <w:szCs w:val="24"/>
        </w:rPr>
      </w:pPr>
    </w:p>
    <w:p w14:paraId="0E65450F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6" w:author="1" w:date="2026-09-22T12:15:00Z" w16du:dateUtc="2026-09-22T16:15:00Z"/>
          <w:b/>
          <w:sz w:val="24"/>
          <w:szCs w:val="24"/>
        </w:rPr>
      </w:pPr>
      <w:ins w:id="27" w:author="1" w:date="2026-09-22T12:15:00Z" w16du:dateUtc="2026-09-22T16:15:00Z">
        <w:r w:rsidRPr="001E08FA">
          <w:rPr>
            <w:b/>
            <w:sz w:val="24"/>
            <w:szCs w:val="24"/>
          </w:rPr>
          <w:t>РЕШЕНИЕ (проект)</w:t>
        </w:r>
      </w:ins>
    </w:p>
    <w:p w14:paraId="5E16FC6E" w14:textId="77777777" w:rsidR="001E08FA" w:rsidRPr="001E08FA" w:rsidRDefault="001E08FA" w:rsidP="001E08FA">
      <w:pPr>
        <w:rPr>
          <w:ins w:id="28" w:author="1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32DEF9B4" w14:textId="77777777" w:rsidR="001E08FA" w:rsidRPr="001E08FA" w:rsidRDefault="001E08FA" w:rsidP="001E08FA">
      <w:pPr>
        <w:rPr>
          <w:ins w:id="29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ins w:id="30" w:author="1" w:date="2026-09-22T12:15:00Z" w16du:dateUtc="2026-09-22T16:15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2F1E3DE4" w14:textId="77777777" w:rsidR="001E08FA" w:rsidRPr="001E08FA" w:rsidRDefault="001E08FA" w:rsidP="001E08FA">
      <w:pPr>
        <w:rPr>
          <w:ins w:id="31" w:author="1" w:date="2026-09-22T12:15:00Z" w16du:dateUtc="2026-09-22T16:15:00Z"/>
          <w:rFonts w:ascii="Times New Roman" w:hAnsi="Times New Roman" w:cs="Times New Roman"/>
          <w:b/>
          <w:bCs/>
          <w:sz w:val="24"/>
          <w:szCs w:val="24"/>
        </w:rPr>
      </w:pPr>
    </w:p>
    <w:p w14:paraId="363922F4" w14:textId="77777777" w:rsidR="001E08FA" w:rsidRPr="001E08FA" w:rsidRDefault="001E08FA" w:rsidP="001E08FA">
      <w:pPr>
        <w:rPr>
          <w:ins w:id="32" w:author="1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48FEBD49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3" w:author="1" w:date="2026-09-22T12:15:00Z" w16du:dateUtc="2026-09-22T16:15:00Z"/>
          <w:b/>
          <w:spacing w:val="-2"/>
        </w:rPr>
      </w:pPr>
    </w:p>
    <w:p w14:paraId="6FB080C5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4" w:author="1" w:date="2026-09-22T12:15:00Z" w16du:dateUtc="2026-09-22T16:15:00Z"/>
          <w:b/>
          <w:spacing w:val="-2"/>
        </w:rPr>
      </w:pPr>
      <w:ins w:id="35" w:author="1" w:date="2026-09-22T12:15:00Z" w16du:dateUtc="2026-09-22T16:15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6148EAF1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6" w:author="1" w:date="2026-09-22T12:15:00Z" w16du:dateUtc="2026-09-22T16:15:00Z"/>
          <w:b/>
          <w:spacing w:val="-2"/>
        </w:rPr>
      </w:pPr>
    </w:p>
    <w:p w14:paraId="456A169D" w14:textId="77777777" w:rsidR="001E08FA" w:rsidRDefault="001E08FA" w:rsidP="001E08FA">
      <w:pPr>
        <w:pStyle w:val="21"/>
        <w:jc w:val="center"/>
        <w:rPr>
          <w:ins w:id="37" w:author="1" w:date="2026-09-22T12:15:00Z" w16du:dateUtc="2026-09-22T16:15:00Z"/>
          <w:sz w:val="24"/>
          <w:szCs w:val="24"/>
        </w:rPr>
      </w:pPr>
    </w:p>
    <w:p w14:paraId="11F25091" w14:textId="77777777" w:rsidR="001E08FA" w:rsidRDefault="001E08FA" w:rsidP="009C61C2">
      <w:pPr>
        <w:pStyle w:val="21"/>
        <w:jc w:val="both"/>
        <w:rPr>
          <w:ins w:id="38" w:author="1" w:date="2026-09-22T12:15:00Z" w16du:dateUtc="2026-09-22T16:15:00Z"/>
          <w:sz w:val="24"/>
          <w:szCs w:val="24"/>
        </w:rPr>
      </w:pPr>
      <w:ins w:id="39" w:author="1" w:date="2026-09-22T12:15:00Z" w16du:dateUtc="2026-09-22T16:15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180981C0" w14:textId="77777777" w:rsidR="001E08FA" w:rsidRDefault="001E08FA" w:rsidP="001E08FA">
      <w:pPr>
        <w:pStyle w:val="21"/>
        <w:jc w:val="center"/>
        <w:rPr>
          <w:ins w:id="40" w:author="1" w:date="2026-09-22T12:15:00Z" w16du:dateUtc="2026-09-22T16:15:00Z"/>
          <w:sz w:val="24"/>
          <w:szCs w:val="24"/>
        </w:rPr>
      </w:pPr>
    </w:p>
    <w:p w14:paraId="3FC369A2" w14:textId="77777777" w:rsidR="001E08FA" w:rsidRPr="001E08FA" w:rsidRDefault="001E08FA" w:rsidP="001E08FA">
      <w:pPr>
        <w:pStyle w:val="21"/>
        <w:jc w:val="center"/>
        <w:rPr>
          <w:ins w:id="41" w:author="1" w:date="2026-09-22T12:15:00Z" w16du:dateUtc="2026-09-22T16:15:00Z"/>
          <w:b/>
          <w:sz w:val="24"/>
          <w:szCs w:val="24"/>
        </w:rPr>
      </w:pPr>
      <w:ins w:id="42" w:author="1" w:date="2026-09-22T12:15:00Z" w16du:dateUtc="2026-09-22T16:15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46B83F3F" w14:textId="77777777" w:rsidR="001E08FA" w:rsidRPr="001E08FA" w:rsidRDefault="001E08FA" w:rsidP="001E08FA">
      <w:pPr>
        <w:pStyle w:val="21"/>
        <w:jc w:val="center"/>
        <w:rPr>
          <w:ins w:id="43" w:author="1" w:date="2026-09-22T12:15:00Z" w16du:dateUtc="2026-09-22T16:15:00Z"/>
          <w:b/>
          <w:sz w:val="24"/>
          <w:szCs w:val="24"/>
        </w:rPr>
      </w:pPr>
      <w:ins w:id="44" w:author="1" w:date="2026-09-22T12:15:00Z" w16du:dateUtc="2026-09-22T16:15:00Z">
        <w:r w:rsidRPr="001E08FA">
          <w:rPr>
            <w:b/>
            <w:sz w:val="24"/>
            <w:szCs w:val="24"/>
          </w:rPr>
          <w:t>РЕШИЛ:</w:t>
        </w:r>
      </w:ins>
    </w:p>
    <w:p w14:paraId="255F3419" w14:textId="77777777" w:rsidR="001E08FA" w:rsidRPr="001E08FA" w:rsidRDefault="001E08FA" w:rsidP="001E08FA">
      <w:pPr>
        <w:pStyle w:val="21"/>
        <w:jc w:val="center"/>
        <w:rPr>
          <w:ins w:id="45" w:author="1" w:date="2026-09-22T12:15:00Z" w16du:dateUtc="2026-09-22T16:15:00Z"/>
          <w:b/>
          <w:sz w:val="24"/>
          <w:szCs w:val="24"/>
        </w:rPr>
      </w:pPr>
    </w:p>
    <w:p w14:paraId="505E5F40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6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ins w:id="47" w:author="1" w:date="2026-09-22T12:15:00Z" w16du:dateUtc="2026-09-22T16:15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4F78EE9E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8" w:author="1" w:date="2026-09-22T12:15:00Z" w16du:dateUtc="2026-09-22T16:15:00Z"/>
          <w:rFonts w:ascii="Times New Roman" w:hAnsi="Times New Roman"/>
          <w:sz w:val="24"/>
          <w:szCs w:val="24"/>
        </w:rPr>
      </w:pPr>
      <w:ins w:id="49" w:author="1" w:date="2026-09-22T12:15:00Z" w16du:dateUtc="2026-09-22T16:15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5DE4AB09" w14:textId="77777777" w:rsidR="009A39E4" w:rsidRDefault="00FF542C" w:rsidP="00A3501D">
      <w:pPr>
        <w:ind w:right="4471"/>
        <w:jc w:val="both"/>
        <w:outlineLvl w:val="2"/>
        <w:rPr>
          <w:del w:id="50" w:author="1" w:date="2026-09-22T12:15:00Z" w16du:dateUtc="2026-09-22T16:15:00Z"/>
          <w:rFonts w:ascii="Times New Roman" w:hAnsi="Times New Roman" w:cs="Times New Roman"/>
          <w:bCs/>
          <w:sz w:val="28"/>
          <w:szCs w:val="28"/>
        </w:rPr>
      </w:pPr>
      <w:ins w:id="51" w:author="1" w:date="2026-09-22T12:15:00Z" w16du:dateUtc="2026-09-22T16:15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</w:t>
        </w:r>
      </w:ins>
    </w:p>
    <w:p w14:paraId="28824E97" w14:textId="77777777" w:rsidR="009A39E4" w:rsidRDefault="009A39E4" w:rsidP="00A3501D">
      <w:pPr>
        <w:ind w:right="4471"/>
        <w:jc w:val="both"/>
        <w:outlineLvl w:val="2"/>
        <w:rPr>
          <w:del w:id="52" w:author="1" w:date="2026-09-22T12:15:00Z" w16du:dateUtc="2026-09-22T16:15:00Z"/>
          <w:rFonts w:ascii="Times New Roman" w:hAnsi="Times New Roman" w:cs="Times New Roman"/>
          <w:bCs/>
          <w:sz w:val="28"/>
          <w:szCs w:val="28"/>
        </w:rPr>
      </w:pPr>
    </w:p>
    <w:p w14:paraId="2A0DB3EC" w14:textId="77777777" w:rsidR="001A08E6" w:rsidRDefault="001A08E6" w:rsidP="00283A07">
      <w:pPr>
        <w:ind w:right="4471"/>
        <w:jc w:val="both"/>
        <w:outlineLvl w:val="2"/>
        <w:rPr>
          <w:del w:id="53" w:author="1" w:date="2026-09-22T12:15:00Z" w16du:dateUtc="2026-09-22T16:15:00Z"/>
          <w:rFonts w:ascii="Times New Roman" w:hAnsi="Times New Roman" w:cs="Times New Roman"/>
          <w:bCs/>
          <w:sz w:val="28"/>
          <w:szCs w:val="28"/>
        </w:rPr>
      </w:pPr>
    </w:p>
    <w:p w14:paraId="6ABC3FFF" w14:textId="77777777" w:rsidR="009A39E4" w:rsidRPr="009A39E4" w:rsidRDefault="009A39E4" w:rsidP="009A39E4">
      <w:pPr>
        <w:ind w:right="4471"/>
        <w:jc w:val="both"/>
        <w:outlineLvl w:val="2"/>
        <w:rPr>
          <w:del w:id="54" w:author="1" w:date="2026-09-22T12:15:00Z" w16du:dateUtc="2026-09-22T16:15:00Z"/>
          <w:rFonts w:ascii="Times New Roman" w:hAnsi="Times New Roman" w:cs="Times New Roman"/>
          <w:bCs/>
          <w:sz w:val="28"/>
          <w:szCs w:val="28"/>
        </w:rPr>
      </w:pPr>
      <w:del w:id="55" w:author="1" w:date="2026-09-22T12:15:00Z" w16du:dateUtc="2026-09-22T16:15:00Z">
        <w:r w:rsidRPr="009A39E4">
          <w:rPr>
            <w:rFonts w:ascii="Times New Roman" w:hAnsi="Times New Roman" w:cs="Times New Roman"/>
            <w:bCs/>
            <w:sz w:val="28"/>
            <w:szCs w:val="28"/>
          </w:rPr>
          <w:delText>О внесении изменений в постановление администрации города Чебо</w:delText>
        </w:r>
        <w:r>
          <w:rPr>
            <w:rFonts w:ascii="Times New Roman" w:hAnsi="Times New Roman" w:cs="Times New Roman"/>
            <w:bCs/>
            <w:sz w:val="28"/>
            <w:szCs w:val="28"/>
          </w:rPr>
          <w:delText xml:space="preserve">ксары </w:delText>
        </w:r>
        <w:r w:rsidR="004E38A1">
          <w:rPr>
            <w:rFonts w:ascii="Times New Roman" w:hAnsi="Times New Roman" w:cs="Times New Roman"/>
            <w:bCs/>
            <w:sz w:val="28"/>
            <w:szCs w:val="28"/>
          </w:rPr>
          <w:br/>
        </w:r>
        <w:r>
          <w:rPr>
            <w:rFonts w:ascii="Times New Roman" w:hAnsi="Times New Roman" w:cs="Times New Roman"/>
            <w:bCs/>
            <w:sz w:val="28"/>
            <w:szCs w:val="28"/>
          </w:rPr>
          <w:delText>от 29</w:delText>
        </w:r>
        <w:r w:rsidRPr="009A39E4">
          <w:rPr>
            <w:rFonts w:ascii="Times New Roman" w:hAnsi="Times New Roman" w:cs="Times New Roman"/>
            <w:bCs/>
            <w:sz w:val="28"/>
            <w:szCs w:val="28"/>
          </w:rPr>
          <w:delText>.12.2021 № 24</w:delText>
        </w:r>
        <w:r>
          <w:rPr>
            <w:rFonts w:ascii="Times New Roman" w:hAnsi="Times New Roman" w:cs="Times New Roman"/>
            <w:bCs/>
            <w:sz w:val="28"/>
            <w:szCs w:val="28"/>
          </w:rPr>
          <w:delText>57</w:delText>
        </w:r>
        <w:r w:rsidRPr="009A39E4">
          <w:rPr>
            <w:rFonts w:ascii="Times New Roman" w:hAnsi="Times New Roman" w:cs="Times New Roman"/>
            <w:bCs/>
            <w:sz w:val="28"/>
            <w:szCs w:val="28"/>
          </w:rPr>
          <w:delText xml:space="preserve"> «Об утверждении Порядк</w:delText>
        </w:r>
        <w:r>
          <w:rPr>
            <w:rFonts w:ascii="Times New Roman" w:hAnsi="Times New Roman" w:cs="Times New Roman"/>
            <w:bCs/>
            <w:sz w:val="28"/>
            <w:szCs w:val="28"/>
          </w:rPr>
          <w:delText>а</w:delText>
        </w:r>
        <w:r w:rsidRPr="009A39E4">
          <w:rPr>
            <w:rFonts w:ascii="Times New Roman" w:hAnsi="Times New Roman" w:cs="Times New Roman"/>
            <w:bCs/>
            <w:sz w:val="28"/>
            <w:szCs w:val="28"/>
          </w:rPr>
          <w:delText xml:space="preserve"> учета бюджетных и денежных обязательств получателей средств бюджета города Чебоксары»</w:delText>
        </w:r>
      </w:del>
    </w:p>
    <w:p w14:paraId="52EFFC9E" w14:textId="77777777" w:rsidR="009A39E4" w:rsidRPr="009A39E4" w:rsidRDefault="009A39E4" w:rsidP="009A39E4">
      <w:pPr>
        <w:ind w:right="4471"/>
        <w:jc w:val="both"/>
        <w:outlineLvl w:val="2"/>
        <w:rPr>
          <w:del w:id="56" w:author="1" w:date="2026-09-22T12:15:00Z" w16du:dateUtc="2026-09-22T16:15:00Z"/>
          <w:rFonts w:ascii="Times New Roman" w:hAnsi="Times New Roman" w:cs="Times New Roman"/>
          <w:bCs/>
          <w:sz w:val="28"/>
          <w:szCs w:val="28"/>
        </w:rPr>
      </w:pPr>
    </w:p>
    <w:p w14:paraId="5BBB1137" w14:textId="77777777" w:rsidR="00A3501D" w:rsidRPr="00283A07" w:rsidRDefault="00A3501D" w:rsidP="00A3501D">
      <w:pPr>
        <w:ind w:right="4471"/>
        <w:jc w:val="both"/>
        <w:outlineLvl w:val="2"/>
        <w:rPr>
          <w:del w:id="57" w:author="1" w:date="2026-09-22T12:15:00Z" w16du:dateUtc="2026-09-22T16:15:00Z"/>
          <w:rFonts w:ascii="Times New Roman" w:hAnsi="Times New Roman" w:cs="Times New Roman"/>
          <w:sz w:val="28"/>
          <w:szCs w:val="28"/>
        </w:rPr>
      </w:pPr>
    </w:p>
    <w:p w14:paraId="32904053" w14:textId="77777777" w:rsidR="00283A07" w:rsidRDefault="009A39E4" w:rsidP="003022CA">
      <w:pPr>
        <w:keepNext/>
        <w:keepLines/>
        <w:tabs>
          <w:tab w:val="left" w:pos="9540"/>
          <w:tab w:val="left" w:pos="9720"/>
        </w:tabs>
        <w:spacing w:line="312" w:lineRule="auto"/>
        <w:ind w:firstLine="709"/>
        <w:jc w:val="both"/>
        <w:outlineLvl w:val="3"/>
        <w:rPr>
          <w:del w:id="58" w:author="1" w:date="2026-09-22T12:15:00Z" w16du:dateUtc="2026-09-22T16:15:00Z"/>
          <w:rFonts w:ascii="Times New Roman" w:hAnsi="Times New Roman" w:cs="Times New Roman"/>
          <w:bCs/>
          <w:sz w:val="28"/>
          <w:szCs w:val="28"/>
        </w:rPr>
      </w:pPr>
      <w:del w:id="59" w:author="1" w:date="2026-09-22T12:15:00Z" w16du:dateUtc="2026-09-22T16:15:00Z">
        <w:r w:rsidRPr="009A39E4">
          <w:rPr>
            <w:rFonts w:ascii="Times New Roman" w:hAnsi="Times New Roman" w:cs="Times New Roman"/>
            <w:bCs/>
            <w:sz w:val="28"/>
            <w:szCs w:val="28"/>
          </w:rPr>
          <w:delText>В соответствии</w:delText>
        </w:r>
        <w:r>
          <w:rPr>
            <w:rFonts w:ascii="Times New Roman" w:hAnsi="Times New Roman" w:cs="Times New Roman"/>
            <w:bCs/>
            <w:sz w:val="28"/>
            <w:szCs w:val="28"/>
          </w:rPr>
          <w:delText xml:space="preserve"> с</w:delText>
        </w:r>
        <w:r w:rsidR="001A08E6">
          <w:rPr>
            <w:rFonts w:ascii="Times New Roman" w:hAnsi="Times New Roman" w:cs="Times New Roman"/>
            <w:bCs/>
            <w:sz w:val="28"/>
            <w:szCs w:val="28"/>
          </w:rPr>
          <w:delText xml:space="preserve"> приказом Мин</w:delText>
        </w:r>
        <w:r w:rsidR="00882D51">
          <w:rPr>
            <w:rFonts w:ascii="Times New Roman" w:hAnsi="Times New Roman" w:cs="Times New Roman"/>
            <w:bCs/>
            <w:sz w:val="28"/>
            <w:szCs w:val="28"/>
          </w:rPr>
          <w:delText xml:space="preserve">истерства </w:delText>
        </w:r>
        <w:r w:rsidR="001A08E6">
          <w:rPr>
            <w:rFonts w:ascii="Times New Roman" w:hAnsi="Times New Roman" w:cs="Times New Roman"/>
            <w:bCs/>
            <w:sz w:val="28"/>
            <w:szCs w:val="28"/>
          </w:rPr>
          <w:delText>фина</w:delText>
        </w:r>
        <w:r w:rsidR="00882D51">
          <w:rPr>
            <w:rFonts w:ascii="Times New Roman" w:hAnsi="Times New Roman" w:cs="Times New Roman"/>
            <w:bCs/>
            <w:sz w:val="28"/>
            <w:szCs w:val="28"/>
          </w:rPr>
          <w:delText>нсов</w:delText>
        </w:r>
        <w:r w:rsidR="001A08E6">
          <w:rPr>
            <w:rFonts w:ascii="Times New Roman" w:hAnsi="Times New Roman" w:cs="Times New Roman"/>
            <w:bCs/>
            <w:sz w:val="28"/>
            <w:szCs w:val="28"/>
          </w:rPr>
          <w:delText xml:space="preserve"> Росси</w:delText>
        </w:r>
        <w:r w:rsidR="00882D51">
          <w:rPr>
            <w:rFonts w:ascii="Times New Roman" w:hAnsi="Times New Roman" w:cs="Times New Roman"/>
            <w:bCs/>
            <w:sz w:val="28"/>
            <w:szCs w:val="28"/>
          </w:rPr>
          <w:delText xml:space="preserve">йской Федерации </w:delText>
        </w:r>
        <w:r w:rsidR="001A08E6" w:rsidRPr="001A08E6">
          <w:rPr>
            <w:rFonts w:ascii="Times New Roman" w:hAnsi="Times New Roman" w:cs="Times New Roman"/>
            <w:bCs/>
            <w:sz w:val="28"/>
            <w:szCs w:val="28"/>
          </w:rPr>
          <w:delText>от</w:delText>
        </w:r>
        <w:r w:rsidR="00882D51">
          <w:rPr>
            <w:rFonts w:ascii="Times New Roman" w:hAnsi="Times New Roman" w:cs="Times New Roman"/>
            <w:bCs/>
            <w:sz w:val="28"/>
            <w:szCs w:val="28"/>
          </w:rPr>
          <w:delText xml:space="preserve"> </w:delText>
        </w:r>
        <w:r>
          <w:rPr>
            <w:rFonts w:ascii="Times New Roman" w:hAnsi="Times New Roman" w:cs="Times New Roman"/>
            <w:bCs/>
            <w:sz w:val="28"/>
            <w:szCs w:val="28"/>
          </w:rPr>
          <w:delText>30.10.2020</w:delText>
        </w:r>
        <w:r w:rsidR="00882D51">
          <w:rPr>
            <w:rFonts w:ascii="Times New Roman" w:hAnsi="Times New Roman" w:cs="Times New Roman"/>
            <w:bCs/>
            <w:sz w:val="28"/>
            <w:szCs w:val="28"/>
          </w:rPr>
          <w:delText xml:space="preserve"> </w:delText>
        </w:r>
        <w:r w:rsidR="001D1498">
          <w:rPr>
            <w:rFonts w:ascii="Times New Roman" w:hAnsi="Times New Roman" w:cs="Times New Roman"/>
            <w:bCs/>
            <w:sz w:val="28"/>
            <w:szCs w:val="28"/>
          </w:rPr>
          <w:delText xml:space="preserve">№ </w:delText>
        </w:r>
        <w:r>
          <w:rPr>
            <w:rFonts w:ascii="Times New Roman" w:hAnsi="Times New Roman" w:cs="Times New Roman"/>
            <w:bCs/>
            <w:sz w:val="28"/>
            <w:szCs w:val="28"/>
          </w:rPr>
          <w:delText>258</w:delText>
        </w:r>
        <w:r w:rsidR="001A08E6" w:rsidRPr="001A08E6">
          <w:rPr>
            <w:rFonts w:ascii="Times New Roman" w:hAnsi="Times New Roman" w:cs="Times New Roman"/>
            <w:bCs/>
            <w:sz w:val="28"/>
            <w:szCs w:val="28"/>
          </w:rPr>
          <w:delText>н</w:delText>
        </w:r>
        <w:r w:rsidR="001A08E6">
          <w:rPr>
            <w:rFonts w:ascii="Times New Roman" w:hAnsi="Times New Roman" w:cs="Times New Roman"/>
            <w:bCs/>
            <w:sz w:val="28"/>
            <w:szCs w:val="28"/>
          </w:rPr>
          <w:delText xml:space="preserve"> </w:delText>
        </w:r>
        <w:r w:rsidR="001C1227">
          <w:rPr>
            <w:rFonts w:ascii="Times New Roman" w:hAnsi="Times New Roman" w:cs="Times New Roman"/>
            <w:bCs/>
            <w:sz w:val="28"/>
            <w:szCs w:val="28"/>
          </w:rPr>
          <w:delText>«</w:delText>
        </w:r>
        <w:r w:rsidR="001A08E6" w:rsidRPr="001A08E6">
          <w:rPr>
            <w:rFonts w:ascii="Times New Roman" w:hAnsi="Times New Roman" w:cs="Times New Roman"/>
            <w:bCs/>
            <w:sz w:val="28"/>
            <w:szCs w:val="28"/>
          </w:rPr>
          <w:delText>О</w:delText>
        </w:r>
        <w:r>
          <w:rPr>
            <w:rFonts w:ascii="Times New Roman" w:hAnsi="Times New Roman" w:cs="Times New Roman"/>
            <w:bCs/>
            <w:sz w:val="28"/>
            <w:szCs w:val="28"/>
          </w:rPr>
          <w:delText>б утверждении</w:delText>
        </w:r>
        <w:r w:rsidR="001A08E6" w:rsidRPr="001A08E6">
          <w:rPr>
            <w:rFonts w:ascii="Times New Roman" w:hAnsi="Times New Roman" w:cs="Times New Roman"/>
            <w:bCs/>
            <w:sz w:val="28"/>
            <w:szCs w:val="28"/>
          </w:rPr>
          <w:delText xml:space="preserve"> Порядк</w:delText>
        </w:r>
        <w:r>
          <w:rPr>
            <w:rFonts w:ascii="Times New Roman" w:hAnsi="Times New Roman" w:cs="Times New Roman"/>
            <w:bCs/>
            <w:sz w:val="28"/>
            <w:szCs w:val="28"/>
          </w:rPr>
          <w:delText>а</w:delText>
        </w:r>
        <w:r w:rsidR="001A08E6" w:rsidRPr="001A08E6">
          <w:rPr>
            <w:rFonts w:ascii="Times New Roman" w:hAnsi="Times New Roman" w:cs="Times New Roman"/>
            <w:bCs/>
            <w:sz w:val="28"/>
            <w:szCs w:val="28"/>
          </w:rPr>
          <w:delText xml:space="preserve"> учета бюджетных и денежных обязательств получателей средств федерального бюджета территориальными органами Федерального казначейства</w:delText>
        </w:r>
        <w:r>
          <w:rPr>
            <w:rFonts w:ascii="Times New Roman" w:hAnsi="Times New Roman" w:cs="Times New Roman"/>
            <w:bCs/>
            <w:sz w:val="28"/>
            <w:szCs w:val="28"/>
          </w:rPr>
          <w:delText xml:space="preserve">» </w:delText>
        </w:r>
        <w:r w:rsidR="00355E40" w:rsidRPr="00355E40">
          <w:rPr>
            <w:rFonts w:ascii="Times New Roman" w:hAnsi="Times New Roman" w:cs="Times New Roman"/>
            <w:bCs/>
            <w:sz w:val="28"/>
            <w:szCs w:val="28"/>
          </w:rPr>
          <w:delText>и с целью приведения</w:delText>
        </w:r>
        <w:r>
          <w:rPr>
            <w:rFonts w:ascii="Times New Roman" w:hAnsi="Times New Roman" w:cs="Times New Roman"/>
            <w:bCs/>
            <w:sz w:val="28"/>
            <w:szCs w:val="28"/>
          </w:rPr>
          <w:delText xml:space="preserve"> муниципального правового акта города Чебоксары </w:delText>
        </w:r>
        <w:r w:rsidR="00355E40" w:rsidRPr="00355E40">
          <w:rPr>
            <w:rFonts w:ascii="Times New Roman" w:hAnsi="Times New Roman" w:cs="Times New Roman"/>
            <w:bCs/>
            <w:sz w:val="28"/>
            <w:szCs w:val="28"/>
          </w:rPr>
          <w:delText>в соответствие</w:delText>
        </w:r>
        <w:r w:rsidR="00355E40">
          <w:rPr>
            <w:rFonts w:ascii="Times New Roman" w:hAnsi="Times New Roman" w:cs="Times New Roman"/>
            <w:bCs/>
            <w:sz w:val="28"/>
            <w:szCs w:val="28"/>
          </w:rPr>
          <w:delText xml:space="preserve"> </w:delText>
        </w:r>
        <w:r w:rsidR="00355E40" w:rsidRPr="00355E40">
          <w:rPr>
            <w:rFonts w:ascii="Times New Roman" w:hAnsi="Times New Roman" w:cs="Times New Roman"/>
            <w:bCs/>
            <w:sz w:val="28"/>
            <w:szCs w:val="28"/>
          </w:rPr>
          <w:delText xml:space="preserve">с </w:delText>
        </w:r>
        <w:r>
          <w:rPr>
            <w:rFonts w:ascii="Times New Roman" w:hAnsi="Times New Roman" w:cs="Times New Roman"/>
            <w:bCs/>
            <w:sz w:val="28"/>
            <w:szCs w:val="28"/>
          </w:rPr>
          <w:delText xml:space="preserve">требованиями </w:delText>
        </w:r>
        <w:r w:rsidR="00355E40" w:rsidRPr="00355E40">
          <w:rPr>
            <w:rFonts w:ascii="Times New Roman" w:hAnsi="Times New Roman" w:cs="Times New Roman"/>
            <w:bCs/>
            <w:sz w:val="28"/>
            <w:szCs w:val="28"/>
          </w:rPr>
          <w:delText>действующ</w:delText>
        </w:r>
        <w:r>
          <w:rPr>
            <w:rFonts w:ascii="Times New Roman" w:hAnsi="Times New Roman" w:cs="Times New Roman"/>
            <w:bCs/>
            <w:sz w:val="28"/>
            <w:szCs w:val="28"/>
          </w:rPr>
          <w:delText>его</w:delText>
        </w:r>
        <w:r w:rsidR="00355E40" w:rsidRPr="00355E40">
          <w:rPr>
            <w:rFonts w:ascii="Times New Roman" w:hAnsi="Times New Roman" w:cs="Times New Roman"/>
            <w:bCs/>
            <w:sz w:val="28"/>
            <w:szCs w:val="28"/>
          </w:rPr>
          <w:delText xml:space="preserve"> законодательств</w:delText>
        </w:r>
        <w:r>
          <w:rPr>
            <w:rFonts w:ascii="Times New Roman" w:hAnsi="Times New Roman" w:cs="Times New Roman"/>
            <w:bCs/>
            <w:sz w:val="28"/>
            <w:szCs w:val="28"/>
          </w:rPr>
          <w:delText>а</w:delText>
        </w:r>
        <w:r w:rsidR="00355E40" w:rsidRPr="00355E40">
          <w:rPr>
            <w:rFonts w:ascii="Times New Roman" w:hAnsi="Times New Roman" w:cs="Times New Roman"/>
            <w:bCs/>
            <w:sz w:val="28"/>
            <w:szCs w:val="28"/>
          </w:rPr>
          <w:delText xml:space="preserve"> Российской Федерации</w:delText>
        </w:r>
        <w:r w:rsidR="00355E40">
          <w:rPr>
            <w:rFonts w:ascii="Times New Roman" w:hAnsi="Times New Roman" w:cs="Times New Roman"/>
            <w:bCs/>
            <w:sz w:val="28"/>
            <w:szCs w:val="28"/>
          </w:rPr>
          <w:delText xml:space="preserve"> </w:delText>
        </w:r>
        <w:r w:rsidR="00283A07" w:rsidRPr="00283A07">
          <w:rPr>
            <w:rFonts w:ascii="Times New Roman" w:hAnsi="Times New Roman" w:cs="Times New Roman"/>
            <w:bCs/>
            <w:sz w:val="28"/>
            <w:szCs w:val="28"/>
          </w:rPr>
          <w:delText xml:space="preserve">администрация города Чебоксары </w:delText>
        </w:r>
        <w:r w:rsidR="00283A07" w:rsidRPr="00283A07">
          <w:rPr>
            <w:rFonts w:ascii="Times New Roman" w:hAnsi="Times New Roman" w:cs="Times New Roman"/>
            <w:bCs/>
            <w:spacing w:val="60"/>
            <w:sz w:val="28"/>
            <w:szCs w:val="28"/>
          </w:rPr>
          <w:delText>постановляет:</w:delText>
        </w:r>
        <w:r w:rsidR="00283A07" w:rsidRPr="00283A07">
          <w:rPr>
            <w:rFonts w:ascii="Times New Roman" w:hAnsi="Times New Roman" w:cs="Times New Roman"/>
            <w:bCs/>
            <w:sz w:val="28"/>
            <w:szCs w:val="28"/>
          </w:rPr>
          <w:delText xml:space="preserve"> </w:delText>
        </w:r>
      </w:del>
    </w:p>
    <w:p w14:paraId="630085B8" w14:textId="77777777" w:rsidR="009A39E4" w:rsidRDefault="003022CA" w:rsidP="003022CA">
      <w:pPr>
        <w:keepNext/>
        <w:keepLines/>
        <w:tabs>
          <w:tab w:val="left" w:pos="9540"/>
          <w:tab w:val="left" w:pos="9720"/>
        </w:tabs>
        <w:spacing w:line="312" w:lineRule="auto"/>
        <w:ind w:firstLine="709"/>
        <w:jc w:val="both"/>
        <w:outlineLvl w:val="3"/>
        <w:rPr>
          <w:del w:id="60" w:author="1" w:date="2026-09-22T12:15:00Z" w16du:dateUtc="2026-09-22T16:15:00Z"/>
          <w:rFonts w:ascii="Times New Roman" w:hAnsi="Times New Roman" w:cs="Times New Roman"/>
          <w:bCs/>
          <w:sz w:val="28"/>
          <w:szCs w:val="28"/>
        </w:rPr>
      </w:pPr>
      <w:del w:id="61" w:author="1" w:date="2026-09-22T12:15:00Z" w16du:dateUtc="2026-09-22T16:15:00Z">
        <w:r>
          <w:rPr>
            <w:rFonts w:ascii="Times New Roman" w:hAnsi="Times New Roman" w:cs="Times New Roman"/>
            <w:bCs/>
            <w:sz w:val="28"/>
            <w:szCs w:val="28"/>
          </w:rPr>
          <w:delText>1.1.</w:delText>
        </w:r>
        <w:r w:rsidRPr="003022CA">
          <w:delText xml:space="preserve"> </w:delText>
        </w:r>
        <w:r>
          <w:rPr>
            <w:rFonts w:ascii="Times New Roman" w:hAnsi="Times New Roman" w:cs="Times New Roman"/>
            <w:bCs/>
            <w:sz w:val="28"/>
            <w:szCs w:val="28"/>
          </w:rPr>
          <w:delText>Внести</w:delText>
        </w:r>
        <w:r w:rsidRPr="003022CA">
          <w:rPr>
            <w:rFonts w:ascii="Times New Roman" w:hAnsi="Times New Roman" w:cs="Times New Roman"/>
            <w:bCs/>
            <w:sz w:val="28"/>
            <w:szCs w:val="28"/>
          </w:rPr>
          <w:delText xml:space="preserve"> в постановление администрации города Чебоксары Чувашской Республики от 29.12.2021 № 2457 «Об утверждении Порядка учета бюджетных и денежных обязательств получателей средств бюджета города Чебоксары»</w:delText>
        </w:r>
        <w:r w:rsidR="00001ACC">
          <w:rPr>
            <w:rFonts w:ascii="Times New Roman" w:hAnsi="Times New Roman" w:cs="Times New Roman"/>
            <w:bCs/>
            <w:sz w:val="28"/>
            <w:szCs w:val="28"/>
          </w:rPr>
          <w:delText xml:space="preserve"> следующие изменения:</w:delText>
        </w:r>
      </w:del>
    </w:p>
    <w:p w14:paraId="2616CE52" w14:textId="77777777" w:rsidR="00B019C8" w:rsidRPr="00B019C8" w:rsidRDefault="00B019C8" w:rsidP="00B019C8">
      <w:pPr>
        <w:keepNext/>
        <w:keepLines/>
        <w:tabs>
          <w:tab w:val="left" w:pos="9540"/>
          <w:tab w:val="left" w:pos="9720"/>
        </w:tabs>
        <w:spacing w:line="312" w:lineRule="auto"/>
        <w:ind w:firstLine="709"/>
        <w:jc w:val="both"/>
        <w:outlineLvl w:val="3"/>
        <w:rPr>
          <w:del w:id="62" w:author="1" w:date="2026-09-22T12:15:00Z" w16du:dateUtc="2026-09-22T16:15:00Z"/>
          <w:rFonts w:ascii="Times New Roman" w:hAnsi="Times New Roman" w:cs="Times New Roman"/>
          <w:bCs/>
          <w:sz w:val="28"/>
          <w:szCs w:val="28"/>
        </w:rPr>
      </w:pPr>
      <w:del w:id="63" w:author="1" w:date="2026-09-22T12:15:00Z" w16du:dateUtc="2026-09-22T16:15:00Z">
        <w:r w:rsidRPr="00B019C8">
          <w:rPr>
            <w:rFonts w:ascii="Times New Roman" w:hAnsi="Times New Roman" w:cs="Times New Roman"/>
            <w:bCs/>
            <w:sz w:val="28"/>
            <w:szCs w:val="28"/>
          </w:rPr>
          <w:delText>преамбулу изложит</w:delText>
        </w:r>
        <w:r w:rsidR="002F35E2">
          <w:rPr>
            <w:rFonts w:ascii="Times New Roman" w:hAnsi="Times New Roman" w:cs="Times New Roman"/>
            <w:bCs/>
            <w:sz w:val="28"/>
            <w:szCs w:val="28"/>
          </w:rPr>
          <w:delText>ь</w:delText>
        </w:r>
        <w:r w:rsidRPr="00B019C8">
          <w:rPr>
            <w:rFonts w:ascii="Times New Roman" w:hAnsi="Times New Roman" w:cs="Times New Roman"/>
            <w:bCs/>
            <w:sz w:val="28"/>
            <w:szCs w:val="28"/>
          </w:rPr>
          <w:delText xml:space="preserve"> в следующей редакции:</w:delText>
        </w:r>
      </w:del>
    </w:p>
    <w:p w14:paraId="53F5D789" w14:textId="77777777" w:rsidR="00B019C8" w:rsidRPr="00283A07" w:rsidRDefault="00B019C8" w:rsidP="00B019C8">
      <w:pPr>
        <w:keepNext/>
        <w:keepLines/>
        <w:tabs>
          <w:tab w:val="left" w:pos="9540"/>
          <w:tab w:val="left" w:pos="9720"/>
        </w:tabs>
        <w:spacing w:line="312" w:lineRule="auto"/>
        <w:ind w:firstLine="709"/>
        <w:jc w:val="both"/>
        <w:outlineLvl w:val="3"/>
        <w:rPr>
          <w:del w:id="64" w:author="1" w:date="2026-09-22T12:15:00Z" w16du:dateUtc="2026-09-22T16:15:00Z"/>
          <w:rFonts w:ascii="Times New Roman" w:hAnsi="Times New Roman" w:cs="Times New Roman"/>
          <w:bCs/>
          <w:sz w:val="28"/>
          <w:szCs w:val="28"/>
        </w:rPr>
      </w:pPr>
      <w:del w:id="65" w:author="1" w:date="2026-09-22T12:15:00Z" w16du:dateUtc="2026-09-22T16:15:00Z">
        <w:r w:rsidRPr="00B019C8">
          <w:rPr>
            <w:rFonts w:ascii="Times New Roman" w:hAnsi="Times New Roman" w:cs="Times New Roman"/>
            <w:bCs/>
            <w:sz w:val="28"/>
            <w:szCs w:val="28"/>
          </w:rPr>
          <w:delText>«В соответствии со стать</w:delText>
        </w:r>
        <w:r>
          <w:rPr>
            <w:rFonts w:ascii="Times New Roman" w:hAnsi="Times New Roman" w:cs="Times New Roman"/>
            <w:bCs/>
            <w:sz w:val="28"/>
            <w:szCs w:val="28"/>
          </w:rPr>
          <w:delText>ей</w:delText>
        </w:r>
        <w:r w:rsidRPr="00B019C8">
          <w:rPr>
            <w:rFonts w:ascii="Times New Roman" w:hAnsi="Times New Roman" w:cs="Times New Roman"/>
            <w:bCs/>
            <w:sz w:val="28"/>
            <w:szCs w:val="28"/>
          </w:rPr>
          <w:delText xml:space="preserve"> 219</w:delText>
        </w:r>
        <w:r>
          <w:rPr>
            <w:rFonts w:ascii="Times New Roman" w:hAnsi="Times New Roman" w:cs="Times New Roman"/>
            <w:bCs/>
            <w:sz w:val="28"/>
            <w:szCs w:val="28"/>
          </w:rPr>
          <w:delText xml:space="preserve"> </w:delText>
        </w:r>
        <w:r w:rsidRPr="00B019C8">
          <w:rPr>
            <w:rFonts w:ascii="Times New Roman" w:hAnsi="Times New Roman" w:cs="Times New Roman"/>
            <w:bCs/>
            <w:sz w:val="28"/>
            <w:szCs w:val="28"/>
          </w:rPr>
          <w:delText>Бюджетного кодекса Российской Федерации администрация города Чебоксары постановляет:»</w:delText>
        </w:r>
      </w:del>
    </w:p>
    <w:p w14:paraId="195A8202" w14:textId="77777777" w:rsidR="00283A07" w:rsidRDefault="00283A07" w:rsidP="001D72E4">
      <w:pPr>
        <w:spacing w:line="312" w:lineRule="auto"/>
        <w:ind w:firstLine="709"/>
        <w:jc w:val="both"/>
        <w:rPr>
          <w:del w:id="66" w:author="1" w:date="2026-09-22T12:15:00Z" w16du:dateUtc="2026-09-22T16:15:00Z"/>
          <w:rFonts w:ascii="Times New Roman" w:hAnsi="Times New Roman" w:cs="Times New Roman"/>
          <w:sz w:val="28"/>
          <w:szCs w:val="28"/>
        </w:rPr>
      </w:pPr>
      <w:del w:id="67" w:author="1" w:date="2026-09-22T12:15:00Z" w16du:dateUtc="2026-09-22T16:15:00Z">
        <w:r w:rsidRPr="00283A07">
          <w:rPr>
            <w:rFonts w:ascii="Times New Roman" w:hAnsi="Times New Roman" w:cs="Times New Roman"/>
            <w:sz w:val="28"/>
            <w:szCs w:val="28"/>
          </w:rPr>
          <w:delText>1</w:delText>
        </w:r>
        <w:r w:rsidR="00B019C8">
          <w:rPr>
            <w:rFonts w:ascii="Times New Roman" w:hAnsi="Times New Roman" w:cs="Times New Roman"/>
            <w:sz w:val="28"/>
            <w:szCs w:val="28"/>
          </w:rPr>
          <w:delText>.2. В</w:delText>
        </w:r>
        <w:r w:rsidRPr="00283A07">
          <w:rPr>
            <w:rFonts w:ascii="Times New Roman" w:hAnsi="Times New Roman" w:cs="Times New Roman"/>
            <w:sz w:val="28"/>
            <w:szCs w:val="28"/>
          </w:rPr>
          <w:delText xml:space="preserve"> </w:delText>
        </w:r>
        <w:r w:rsidR="001A08E6" w:rsidRPr="001A08E6">
          <w:rPr>
            <w:rFonts w:ascii="Times New Roman" w:hAnsi="Times New Roman" w:cs="Times New Roman"/>
            <w:sz w:val="28"/>
            <w:szCs w:val="28"/>
          </w:rPr>
          <w:delText>Порядк</w:delText>
        </w:r>
        <w:r w:rsidR="00B019C8">
          <w:rPr>
            <w:rFonts w:ascii="Times New Roman" w:hAnsi="Times New Roman" w:cs="Times New Roman"/>
            <w:sz w:val="28"/>
            <w:szCs w:val="28"/>
          </w:rPr>
          <w:delText>е</w:delText>
        </w:r>
        <w:r w:rsidR="001A08E6" w:rsidRPr="001A08E6">
          <w:rPr>
            <w:rFonts w:ascii="Times New Roman" w:hAnsi="Times New Roman" w:cs="Times New Roman"/>
            <w:sz w:val="28"/>
            <w:szCs w:val="28"/>
          </w:rPr>
          <w:delText xml:space="preserve"> учета бюджетных и денежных обязательств получателей средств бюджета города Чебоксары</w:delText>
        </w:r>
        <w:r w:rsidR="00DB095D">
          <w:rPr>
            <w:rFonts w:ascii="Times New Roman" w:hAnsi="Times New Roman" w:cs="Times New Roman"/>
            <w:sz w:val="28"/>
            <w:szCs w:val="28"/>
          </w:rPr>
          <w:delText xml:space="preserve"> (далее - Порядок)</w:delText>
        </w:r>
        <w:r w:rsidRPr="00283A07">
          <w:rPr>
            <w:rFonts w:ascii="Times New Roman" w:hAnsi="Times New Roman" w:cs="Times New Roman"/>
            <w:sz w:val="28"/>
            <w:szCs w:val="28"/>
          </w:rPr>
          <w:delText>:</w:delText>
        </w:r>
      </w:del>
    </w:p>
    <w:p w14:paraId="403A3508" w14:textId="77777777" w:rsidR="00D25FC9" w:rsidRDefault="00D25FC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rPrChange w:id="68" w:author="1" w:date="2026-09-22T12:15:00Z" w16du:dateUtc="2026-09-22T16:15:00Z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rPrChange>
        </w:rPr>
        <w:pPrChange w:id="69" w:author="1" w:date="2026-09-22T12:15:00Z" w16du:dateUtc="2026-09-22T16:15:00Z">
          <w:pPr>
            <w:spacing w:after="0" w:line="312" w:lineRule="auto"/>
            <w:ind w:firstLine="709"/>
            <w:jc w:val="both"/>
          </w:pPr>
        </w:pPrChange>
      </w:pPr>
      <w:del w:id="70" w:author="1" w:date="2026-09-22T12:15:00Z" w16du:dateUtc="2026-09-22T16:15:00Z">
        <w:r w:rsidRPr="00D25FC9">
          <w:rPr>
            <w:rFonts w:ascii="Times New Roman" w:hAnsi="Times New Roman"/>
            <w:sz w:val="28"/>
            <w:szCs w:val="28"/>
          </w:rPr>
          <w:delText>пункт 6</w:delText>
        </w:r>
      </w:del>
      <w:r>
        <w:rPr>
          <w:rFonts w:ascii="Times New Roman" w:hAnsi="Times New Roman"/>
          <w:sz w:val="24"/>
          <w:rPrChange w:id="71" w:author="1" w:date="2026-09-22T12:15:00Z" w16du:dateUtc="2026-09-22T16:15:00Z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rPrChange>
        </w:rPr>
        <w:t xml:space="preserve"> дополнить </w:t>
      </w:r>
      <w:ins w:id="72" w:author="1" w:date="2026-09-22T12:15:00Z" w16du:dateUtc="2026-09-22T16:15:00Z">
        <w:r w:rsidR="00FF542C">
          <w:rPr>
            <w:rFonts w:ascii="Times New Roman" w:hAnsi="Times New Roman"/>
            <w:sz w:val="24"/>
            <w:szCs w:val="24"/>
          </w:rPr>
          <w:t>словом «уличная» перед словом «мебель».</w:t>
        </w:r>
      </w:ins>
      <w:del w:id="73" w:author="1" w:date="2026-09-22T12:15:00Z" w16du:dateUtc="2026-09-22T16:15:00Z">
        <w:r w:rsidRPr="00D25FC9">
          <w:rPr>
            <w:rFonts w:ascii="Times New Roman" w:hAnsi="Times New Roman"/>
            <w:sz w:val="28"/>
            <w:szCs w:val="28"/>
          </w:rPr>
          <w:delText>абзацем следующего содержания:</w:delText>
        </w:r>
      </w:del>
    </w:p>
    <w:p w14:paraId="1411577D" w14:textId="77777777" w:rsidR="0023433B" w:rsidRDefault="00FF542C" w:rsidP="001D72E4">
      <w:pPr>
        <w:spacing w:line="312" w:lineRule="auto"/>
        <w:ind w:firstLine="709"/>
        <w:jc w:val="both"/>
        <w:rPr>
          <w:del w:id="74" w:author="1" w:date="2026-09-22T12:15:00Z" w16du:dateUtc="2026-09-22T16:15:00Z"/>
          <w:rFonts w:ascii="Times New Roman" w:hAnsi="Times New Roman" w:cs="Times New Roman"/>
          <w:sz w:val="28"/>
          <w:szCs w:val="28"/>
        </w:rPr>
      </w:pPr>
      <w:ins w:id="75" w:author="1" w:date="2026-09-22T12:15:00Z" w16du:dateUtc="2026-09-22T16:15:00Z">
        <w:r>
          <w:rPr>
            <w:rFonts w:ascii="Times New Roman" w:hAnsi="Times New Roman"/>
            <w:sz w:val="24"/>
            <w:szCs w:val="24"/>
          </w:rPr>
          <w:t>Пункт 2.5.3. Положения</w:t>
        </w:r>
      </w:ins>
      <w:del w:id="76" w:author="1" w:date="2026-09-22T12:15:00Z" w16du:dateUtc="2026-09-22T16:15:00Z">
        <w:r w:rsidR="00D25FC9" w:rsidRPr="00D25FC9">
          <w:rPr>
            <w:rFonts w:ascii="Times New Roman" w:hAnsi="Times New Roman" w:cs="Times New Roman"/>
            <w:sz w:val="28"/>
            <w:szCs w:val="28"/>
          </w:rPr>
          <w:delText xml:space="preserve">«Сведения о бюджетном обязательстве и Сведения о денежном обязательстве </w:delText>
        </w:r>
        <w:r w:rsidR="00D25FC9">
          <w:rPr>
            <w:rFonts w:ascii="Times New Roman" w:hAnsi="Times New Roman" w:cs="Times New Roman"/>
            <w:sz w:val="28"/>
            <w:szCs w:val="28"/>
          </w:rPr>
          <w:delText>формир</w:delText>
        </w:r>
        <w:r w:rsidR="0023433B">
          <w:rPr>
            <w:rFonts w:ascii="Times New Roman" w:hAnsi="Times New Roman" w:cs="Times New Roman"/>
            <w:sz w:val="28"/>
            <w:szCs w:val="28"/>
          </w:rPr>
          <w:delText>уются</w:delText>
        </w:r>
        <w:r w:rsidR="00D25FC9" w:rsidRPr="00D25FC9">
          <w:rPr>
            <w:rFonts w:ascii="Times New Roman" w:hAnsi="Times New Roman" w:cs="Times New Roman"/>
            <w:sz w:val="28"/>
            <w:szCs w:val="28"/>
          </w:rPr>
          <w:delText xml:space="preserve"> с использованием единой информац</w:delText>
        </w:r>
        <w:r w:rsidR="00D25FC9">
          <w:rPr>
            <w:rFonts w:ascii="Times New Roman" w:hAnsi="Times New Roman" w:cs="Times New Roman"/>
            <w:sz w:val="28"/>
            <w:szCs w:val="28"/>
          </w:rPr>
          <w:delText>ионной системы в сфере закупок</w:delText>
        </w:r>
        <w:r w:rsidR="0023433B">
          <w:rPr>
            <w:rFonts w:ascii="Times New Roman" w:hAnsi="Times New Roman" w:cs="Times New Roman"/>
            <w:sz w:val="28"/>
            <w:szCs w:val="28"/>
          </w:rPr>
          <w:delText xml:space="preserve"> </w:delText>
        </w:r>
        <w:r w:rsidR="0023433B" w:rsidRPr="0023433B">
          <w:rPr>
            <w:rFonts w:ascii="Times New Roman" w:hAnsi="Times New Roman" w:cs="Times New Roman"/>
            <w:sz w:val="28"/>
            <w:szCs w:val="28"/>
          </w:rPr>
          <w:delText xml:space="preserve">на основании документов-оснований, документов, подтверждающих возникновение денежного обязательства, предусмотренных пунктом </w:delText>
        </w:r>
        <w:r w:rsidR="0023433B">
          <w:rPr>
            <w:rFonts w:ascii="Times New Roman" w:hAnsi="Times New Roman" w:cs="Times New Roman"/>
            <w:sz w:val="28"/>
            <w:szCs w:val="28"/>
          </w:rPr>
          <w:delText>1</w:delText>
        </w:r>
        <w:r w:rsidR="0023433B" w:rsidRPr="0023433B">
          <w:rPr>
            <w:rFonts w:ascii="Times New Roman" w:hAnsi="Times New Roman" w:cs="Times New Roman"/>
            <w:sz w:val="28"/>
            <w:szCs w:val="28"/>
          </w:rPr>
          <w:delText xml:space="preserve"> Перечня</w:delText>
        </w:r>
        <w:r w:rsidR="0023433B">
          <w:rPr>
            <w:rFonts w:ascii="Times New Roman" w:hAnsi="Times New Roman" w:cs="Times New Roman"/>
            <w:sz w:val="28"/>
            <w:szCs w:val="28"/>
          </w:rPr>
          <w:delText>.»;</w:delText>
        </w:r>
      </w:del>
    </w:p>
    <w:p w14:paraId="7856193E" w14:textId="77777777" w:rsidR="00364E9B" w:rsidRDefault="00364E9B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rPrChange w:id="77" w:author="1" w:date="2026-09-22T12:15:00Z" w16du:dateUtc="2026-09-22T16:15:00Z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rPrChange>
        </w:rPr>
        <w:pPrChange w:id="78" w:author="1" w:date="2026-09-22T12:15:00Z" w16du:dateUtc="2026-09-22T16:15:00Z">
          <w:pPr>
            <w:spacing w:after="0" w:line="312" w:lineRule="auto"/>
            <w:ind w:firstLine="709"/>
            <w:jc w:val="both"/>
          </w:pPr>
        </w:pPrChange>
      </w:pPr>
      <w:del w:id="79" w:author="1" w:date="2026-09-22T12:15:00Z" w16du:dateUtc="2026-09-22T16:15:00Z">
        <w:r w:rsidRPr="00364E9B">
          <w:rPr>
            <w:rFonts w:ascii="Times New Roman" w:hAnsi="Times New Roman"/>
            <w:sz w:val="28"/>
            <w:szCs w:val="28"/>
          </w:rPr>
          <w:delText xml:space="preserve">пункт </w:delText>
        </w:r>
        <w:r>
          <w:rPr>
            <w:rFonts w:ascii="Times New Roman" w:hAnsi="Times New Roman"/>
            <w:sz w:val="28"/>
            <w:szCs w:val="28"/>
          </w:rPr>
          <w:delText>12</w:delText>
        </w:r>
      </w:del>
      <w:r>
        <w:rPr>
          <w:rFonts w:ascii="Times New Roman" w:hAnsi="Times New Roman"/>
          <w:sz w:val="24"/>
          <w:rPrChange w:id="80" w:author="1" w:date="2026-09-22T12:15:00Z" w16du:dateUtc="2026-09-22T16:15:00Z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rPrChange>
        </w:rPr>
        <w:t xml:space="preserve"> дополнить </w:t>
      </w:r>
      <w:ins w:id="81" w:author="1" w:date="2026-09-22T12:15:00Z" w16du:dateUtc="2026-09-22T16:15:00Z">
        <w:r w:rsidR="00FF542C">
          <w:rPr>
            <w:rFonts w:ascii="Times New Roman" w:hAnsi="Times New Roman"/>
            <w:sz w:val="24"/>
            <w:szCs w:val="24"/>
          </w:rPr>
          <w:t>словом «уличной» перед словом «мебели».</w:t>
        </w:r>
      </w:ins>
      <w:del w:id="82" w:author="1" w:date="2026-09-22T12:15:00Z" w16du:dateUtc="2026-09-22T16:15:00Z">
        <w:r w:rsidR="004E38A1">
          <w:rPr>
            <w:rFonts w:ascii="Times New Roman" w:hAnsi="Times New Roman"/>
            <w:sz w:val="28"/>
            <w:szCs w:val="28"/>
          </w:rPr>
          <w:delText>абзац</w:delText>
        </w:r>
        <w:r w:rsidR="00B8724A">
          <w:rPr>
            <w:rFonts w:ascii="Times New Roman" w:hAnsi="Times New Roman"/>
            <w:sz w:val="28"/>
            <w:szCs w:val="28"/>
          </w:rPr>
          <w:delText>ами</w:delText>
        </w:r>
        <w:r w:rsidRPr="00364E9B">
          <w:rPr>
            <w:rFonts w:ascii="Times New Roman" w:hAnsi="Times New Roman"/>
            <w:sz w:val="28"/>
            <w:szCs w:val="28"/>
          </w:rPr>
          <w:delText xml:space="preserve"> следующего содержания:</w:delText>
        </w:r>
      </w:del>
    </w:p>
    <w:p w14:paraId="346E1940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83" w:author="1" w:date="2026-09-22T12:15:00Z" w16du:dateUtc="2026-09-22T16:15:00Z"/>
          <w:rFonts w:ascii="Times New Roman" w:hAnsi="Times New Roman"/>
          <w:sz w:val="24"/>
          <w:szCs w:val="24"/>
        </w:rPr>
      </w:pPr>
      <w:ins w:id="84" w:author="1" w:date="2026-09-22T12:15:00Z" w16du:dateUtc="2026-09-22T16:15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7ECB6C89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85" w:author="1" w:date="2026-09-22T12:15:00Z" w16du:dateUtc="2026-09-22T16:15:00Z"/>
          <w:rFonts w:ascii="Times New Roman" w:hAnsi="Times New Roman"/>
          <w:sz w:val="24"/>
          <w:szCs w:val="24"/>
        </w:rPr>
      </w:pPr>
      <w:ins w:id="86" w:author="1" w:date="2026-09-22T12:15:00Z" w16du:dateUtc="2026-09-22T16:15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5D0FBE20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87" w:author="1" w:date="2026-09-22T12:15:00Z" w16du:dateUtc="2026-09-22T16:15:00Z"/>
          <w:rFonts w:ascii="Times New Roman" w:hAnsi="Times New Roman"/>
          <w:sz w:val="24"/>
          <w:szCs w:val="24"/>
        </w:rPr>
      </w:pPr>
    </w:p>
    <w:p w14:paraId="3FFDC34B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88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ins w:id="89" w:author="1" w:date="2026-09-22T12:15:00Z" w16du:dateUtc="2026-09-22T16:15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1A1360A1" w14:textId="77777777" w:rsidR="001B5184" w:rsidRPr="001B5184" w:rsidRDefault="001B5184" w:rsidP="001B5184">
      <w:pPr>
        <w:spacing w:line="312" w:lineRule="auto"/>
        <w:ind w:firstLine="709"/>
        <w:jc w:val="both"/>
        <w:rPr>
          <w:del w:id="90" w:author="1" w:date="2026-09-22T12:15:00Z" w16du:dateUtc="2026-09-22T16:15:00Z"/>
          <w:rFonts w:ascii="Times New Roman" w:hAnsi="Times New Roman" w:cs="Times New Roman"/>
          <w:sz w:val="28"/>
          <w:szCs w:val="28"/>
        </w:rPr>
      </w:pPr>
      <w:del w:id="91" w:author="1" w:date="2026-09-22T12:15:00Z" w16du:dateUtc="2026-09-22T16:15:00Z">
        <w:r>
          <w:rPr>
            <w:rFonts w:ascii="Times New Roman" w:hAnsi="Times New Roman" w:cs="Times New Roman"/>
            <w:sz w:val="28"/>
            <w:szCs w:val="28"/>
          </w:rPr>
          <w:delText>«</w:delText>
        </w:r>
        <w:r w:rsidRPr="001B5184">
          <w:rPr>
            <w:rFonts w:ascii="Times New Roman" w:hAnsi="Times New Roman" w:cs="Times New Roman"/>
            <w:sz w:val="28"/>
            <w:szCs w:val="28"/>
          </w:rPr>
          <w:delText xml:space="preserve">При формировании Сведений о бюджетном обязательстве </w:delText>
        </w:r>
        <w:r>
          <w:rPr>
            <w:rFonts w:ascii="Times New Roman" w:hAnsi="Times New Roman" w:cs="Times New Roman"/>
            <w:sz w:val="28"/>
            <w:szCs w:val="28"/>
          </w:rPr>
          <w:br/>
        </w:r>
        <w:r w:rsidRPr="001B5184">
          <w:rPr>
            <w:rFonts w:ascii="Times New Roman" w:hAnsi="Times New Roman" w:cs="Times New Roman"/>
            <w:sz w:val="28"/>
            <w:szCs w:val="28"/>
          </w:rPr>
          <w:delText xml:space="preserve">с использованием единой информационной системы </w:delText>
        </w:r>
        <w:r w:rsidR="009E68E4">
          <w:rPr>
            <w:rFonts w:ascii="Times New Roman" w:hAnsi="Times New Roman" w:cs="Times New Roman"/>
            <w:sz w:val="28"/>
            <w:szCs w:val="28"/>
          </w:rPr>
          <w:delText xml:space="preserve">в сфере закупок </w:delText>
        </w:r>
        <w:r w:rsidRPr="001B5184">
          <w:rPr>
            <w:rFonts w:ascii="Times New Roman" w:hAnsi="Times New Roman" w:cs="Times New Roman"/>
            <w:sz w:val="28"/>
            <w:szCs w:val="28"/>
          </w:rPr>
          <w:delText>проверка, предусмотренная:</w:delText>
        </w:r>
      </w:del>
    </w:p>
    <w:p w14:paraId="746EB2C3" w14:textId="77777777" w:rsidR="001B5184" w:rsidRPr="001B5184" w:rsidRDefault="001B5184" w:rsidP="001B5184">
      <w:pPr>
        <w:spacing w:line="312" w:lineRule="auto"/>
        <w:ind w:firstLine="709"/>
        <w:jc w:val="both"/>
        <w:rPr>
          <w:del w:id="92" w:author="1" w:date="2026-09-22T12:15:00Z" w16du:dateUtc="2026-09-22T16:15:00Z"/>
          <w:rFonts w:ascii="Times New Roman" w:hAnsi="Times New Roman" w:cs="Times New Roman"/>
          <w:sz w:val="28"/>
          <w:szCs w:val="28"/>
        </w:rPr>
      </w:pPr>
      <w:del w:id="93" w:author="1" w:date="2026-09-22T12:15:00Z" w16du:dateUtc="2026-09-22T16:15:00Z">
        <w:r w:rsidRPr="001B5184">
          <w:rPr>
            <w:rFonts w:ascii="Times New Roman" w:hAnsi="Times New Roman" w:cs="Times New Roman"/>
            <w:sz w:val="28"/>
            <w:szCs w:val="28"/>
          </w:rPr>
          <w:delText xml:space="preserve">абзацами третьим, </w:delText>
        </w:r>
        <w:r>
          <w:rPr>
            <w:rFonts w:ascii="Times New Roman" w:hAnsi="Times New Roman" w:cs="Times New Roman"/>
            <w:sz w:val="28"/>
            <w:szCs w:val="28"/>
          </w:rPr>
          <w:delText xml:space="preserve">четвертым, </w:delText>
        </w:r>
        <w:r w:rsidRPr="001B5184">
          <w:rPr>
            <w:rFonts w:ascii="Times New Roman" w:hAnsi="Times New Roman" w:cs="Times New Roman"/>
            <w:sz w:val="28"/>
            <w:szCs w:val="28"/>
          </w:rPr>
          <w:delText xml:space="preserve">шестым </w:delText>
        </w:r>
        <w:r>
          <w:rPr>
            <w:rFonts w:ascii="Times New Roman" w:hAnsi="Times New Roman" w:cs="Times New Roman"/>
            <w:sz w:val="28"/>
            <w:szCs w:val="28"/>
          </w:rPr>
          <w:delText>настоящего пункта</w:delText>
        </w:r>
        <w:r w:rsidRPr="001B5184">
          <w:rPr>
            <w:rFonts w:ascii="Times New Roman" w:hAnsi="Times New Roman" w:cs="Times New Roman"/>
            <w:sz w:val="28"/>
            <w:szCs w:val="28"/>
          </w:rPr>
          <w:delText>, осуществляется в единой информационной системе</w:delText>
        </w:r>
        <w:r w:rsidR="00936F9D">
          <w:rPr>
            <w:rFonts w:ascii="Times New Roman" w:hAnsi="Times New Roman" w:cs="Times New Roman"/>
            <w:sz w:val="28"/>
            <w:szCs w:val="28"/>
          </w:rPr>
          <w:delText xml:space="preserve"> в сфере закупок </w:delText>
        </w:r>
        <w:r w:rsidR="000E3056">
          <w:rPr>
            <w:rFonts w:ascii="Times New Roman" w:hAnsi="Times New Roman" w:cs="Times New Roman"/>
            <w:sz w:val="28"/>
            <w:szCs w:val="28"/>
          </w:rPr>
          <w:delText>автоматически.»;</w:delText>
        </w:r>
      </w:del>
    </w:p>
    <w:p w14:paraId="55CCDE78" w14:textId="77777777" w:rsidR="00CA065F" w:rsidRDefault="00CA065F" w:rsidP="001D72E4">
      <w:pPr>
        <w:spacing w:line="312" w:lineRule="auto"/>
        <w:ind w:firstLine="709"/>
        <w:jc w:val="both"/>
        <w:rPr>
          <w:del w:id="94" w:author="1" w:date="2026-09-22T12:15:00Z" w16du:dateUtc="2026-09-22T16:15:00Z"/>
          <w:rFonts w:ascii="Times New Roman" w:hAnsi="Times New Roman" w:cs="Times New Roman"/>
          <w:sz w:val="28"/>
          <w:szCs w:val="28"/>
        </w:rPr>
      </w:pPr>
      <w:del w:id="95" w:author="1" w:date="2026-09-22T12:15:00Z" w16du:dateUtc="2026-09-22T16:15:00Z">
        <w:r w:rsidRPr="00CA065F">
          <w:rPr>
            <w:rFonts w:ascii="Times New Roman" w:hAnsi="Times New Roman" w:cs="Times New Roman"/>
            <w:sz w:val="28"/>
            <w:szCs w:val="28"/>
          </w:rPr>
          <w:delText xml:space="preserve">пункт </w:delText>
        </w:r>
        <w:r w:rsidR="00364E9B">
          <w:rPr>
            <w:rFonts w:ascii="Times New Roman" w:hAnsi="Times New Roman" w:cs="Times New Roman"/>
            <w:sz w:val="28"/>
            <w:szCs w:val="28"/>
          </w:rPr>
          <w:delText>24</w:delText>
        </w:r>
        <w:r w:rsidR="00707767">
          <w:rPr>
            <w:rFonts w:ascii="Times New Roman" w:hAnsi="Times New Roman" w:cs="Times New Roman"/>
            <w:sz w:val="28"/>
            <w:szCs w:val="28"/>
          </w:rPr>
          <w:delText xml:space="preserve"> дополнить </w:delText>
        </w:r>
        <w:r w:rsidR="004E38A1">
          <w:rPr>
            <w:rFonts w:ascii="Times New Roman" w:hAnsi="Times New Roman" w:cs="Times New Roman"/>
            <w:sz w:val="28"/>
            <w:szCs w:val="28"/>
          </w:rPr>
          <w:delText>абзац</w:delText>
        </w:r>
        <w:r w:rsidR="00B8724A">
          <w:rPr>
            <w:rFonts w:ascii="Times New Roman" w:hAnsi="Times New Roman" w:cs="Times New Roman"/>
            <w:sz w:val="28"/>
            <w:szCs w:val="28"/>
          </w:rPr>
          <w:delText>ами</w:delText>
        </w:r>
        <w:r w:rsidR="00364E9B">
          <w:rPr>
            <w:rFonts w:ascii="Times New Roman" w:hAnsi="Times New Roman" w:cs="Times New Roman"/>
            <w:sz w:val="28"/>
            <w:szCs w:val="28"/>
          </w:rPr>
          <w:delText xml:space="preserve"> следующего содержания</w:delText>
        </w:r>
        <w:r w:rsidRPr="00CA065F">
          <w:rPr>
            <w:rFonts w:ascii="Times New Roman" w:hAnsi="Times New Roman" w:cs="Times New Roman"/>
            <w:sz w:val="28"/>
            <w:szCs w:val="28"/>
          </w:rPr>
          <w:delText>:</w:delText>
        </w:r>
      </w:del>
    </w:p>
    <w:p w14:paraId="2F7F968F" w14:textId="77777777" w:rsidR="00364E9B" w:rsidRPr="00364E9B" w:rsidRDefault="00CA065F" w:rsidP="00364E9B">
      <w:pPr>
        <w:spacing w:line="312" w:lineRule="auto"/>
        <w:ind w:firstLine="709"/>
        <w:jc w:val="both"/>
        <w:rPr>
          <w:del w:id="96" w:author="1" w:date="2026-09-22T12:15:00Z" w16du:dateUtc="2026-09-22T16:15:00Z"/>
          <w:rFonts w:ascii="Times New Roman" w:hAnsi="Times New Roman" w:cs="Times New Roman"/>
          <w:sz w:val="28"/>
          <w:szCs w:val="28"/>
        </w:rPr>
      </w:pPr>
      <w:del w:id="97" w:author="1" w:date="2026-09-22T12:15:00Z" w16du:dateUtc="2026-09-22T16:15:00Z">
        <w:r>
          <w:rPr>
            <w:rFonts w:ascii="Times New Roman" w:hAnsi="Times New Roman" w:cs="Times New Roman"/>
            <w:sz w:val="28"/>
            <w:szCs w:val="28"/>
          </w:rPr>
          <w:delText>«</w:delText>
        </w:r>
        <w:bookmarkStart w:id="98" w:name="sub_1010"/>
        <w:r w:rsidR="00364E9B" w:rsidRPr="00364E9B">
          <w:rPr>
            <w:rFonts w:ascii="Times New Roman" w:hAnsi="Times New Roman" w:cs="Times New Roman"/>
            <w:sz w:val="28"/>
            <w:szCs w:val="28"/>
          </w:rPr>
          <w:delText xml:space="preserve">При формировании Сведений о денежном обязательстве на основании документа, подтверждающего возникновение денежного обязательства, предусмотренного пунктом </w:delText>
        </w:r>
        <w:r w:rsidR="00364E9B">
          <w:rPr>
            <w:rFonts w:ascii="Times New Roman" w:hAnsi="Times New Roman" w:cs="Times New Roman"/>
            <w:sz w:val="28"/>
            <w:szCs w:val="28"/>
          </w:rPr>
          <w:delText>1</w:delText>
        </w:r>
        <w:r w:rsidR="00364E9B" w:rsidRPr="00364E9B">
          <w:rPr>
            <w:rFonts w:ascii="Times New Roman" w:hAnsi="Times New Roman" w:cs="Times New Roman"/>
            <w:sz w:val="28"/>
            <w:szCs w:val="28"/>
          </w:rPr>
          <w:delText xml:space="preserve"> графы 2 Перечня, сформированного </w:delText>
        </w:r>
        <w:r w:rsidR="00364E9B">
          <w:rPr>
            <w:rFonts w:ascii="Times New Roman" w:hAnsi="Times New Roman" w:cs="Times New Roman"/>
            <w:sz w:val="28"/>
            <w:szCs w:val="28"/>
          </w:rPr>
          <w:br/>
        </w:r>
        <w:r w:rsidR="00364E9B" w:rsidRPr="00364E9B">
          <w:rPr>
            <w:rFonts w:ascii="Times New Roman" w:hAnsi="Times New Roman" w:cs="Times New Roman"/>
            <w:sz w:val="28"/>
            <w:szCs w:val="28"/>
          </w:rPr>
          <w:delText>и подписанного без использования единой информационной системы</w:delText>
        </w:r>
        <w:r w:rsidR="009E68E4">
          <w:rPr>
            <w:rFonts w:ascii="Times New Roman" w:hAnsi="Times New Roman" w:cs="Times New Roman"/>
            <w:sz w:val="28"/>
            <w:szCs w:val="28"/>
          </w:rPr>
          <w:delText xml:space="preserve"> в сфере закупок</w:delText>
        </w:r>
        <w:r w:rsidR="00364E9B" w:rsidRPr="00364E9B">
          <w:rPr>
            <w:rFonts w:ascii="Times New Roman" w:hAnsi="Times New Roman" w:cs="Times New Roman"/>
            <w:sz w:val="28"/>
            <w:szCs w:val="28"/>
          </w:rPr>
          <w:delText>, проверка, предусмотренная абзацем четвертым настоящего пункта, осуществляется одновременно с проверкой соответствия информации, включаемой в Сведения о денежном обязательстве, аналогичной информации в реестре контрактов.</w:delText>
        </w:r>
      </w:del>
    </w:p>
    <w:p w14:paraId="4CBFB42E" w14:textId="77777777" w:rsidR="00364E9B" w:rsidRDefault="00364E9B" w:rsidP="00364E9B">
      <w:pPr>
        <w:spacing w:line="312" w:lineRule="auto"/>
        <w:ind w:firstLine="709"/>
        <w:jc w:val="both"/>
        <w:rPr>
          <w:del w:id="99" w:author="1" w:date="2026-09-22T12:15:00Z" w16du:dateUtc="2026-09-22T16:15:00Z"/>
          <w:rFonts w:ascii="Times New Roman" w:hAnsi="Times New Roman" w:cs="Times New Roman"/>
          <w:sz w:val="28"/>
          <w:szCs w:val="28"/>
        </w:rPr>
      </w:pPr>
      <w:del w:id="100" w:author="1" w:date="2026-09-22T12:15:00Z" w16du:dateUtc="2026-09-22T16:15:00Z">
        <w:r w:rsidRPr="00364E9B">
          <w:rPr>
            <w:rFonts w:ascii="Times New Roman" w:hAnsi="Times New Roman" w:cs="Times New Roman"/>
            <w:sz w:val="28"/>
            <w:szCs w:val="28"/>
          </w:rPr>
          <w:delText xml:space="preserve">При формировании Сведений о денежном обязательстве </w:delText>
        </w:r>
        <w:r>
          <w:rPr>
            <w:rFonts w:ascii="Times New Roman" w:hAnsi="Times New Roman" w:cs="Times New Roman"/>
            <w:sz w:val="28"/>
            <w:szCs w:val="28"/>
          </w:rPr>
          <w:br/>
        </w:r>
        <w:r w:rsidRPr="00364E9B">
          <w:rPr>
            <w:rFonts w:ascii="Times New Roman" w:hAnsi="Times New Roman" w:cs="Times New Roman"/>
            <w:sz w:val="28"/>
            <w:szCs w:val="28"/>
          </w:rPr>
          <w:delText xml:space="preserve">с использованием единой информационной системы </w:delText>
        </w:r>
        <w:r w:rsidR="009E68E4">
          <w:rPr>
            <w:rFonts w:ascii="Times New Roman" w:hAnsi="Times New Roman" w:cs="Times New Roman"/>
            <w:sz w:val="28"/>
            <w:szCs w:val="28"/>
          </w:rPr>
          <w:delText xml:space="preserve">в сфере закупок </w:delText>
        </w:r>
        <w:r w:rsidRPr="00364E9B">
          <w:rPr>
            <w:rFonts w:ascii="Times New Roman" w:hAnsi="Times New Roman" w:cs="Times New Roman"/>
            <w:sz w:val="28"/>
            <w:szCs w:val="28"/>
          </w:rPr>
          <w:delText>проверка, предусмотренная настоящим пунктом, осуществляется автоматически.</w:delText>
        </w:r>
        <w:r w:rsidR="001128DA">
          <w:rPr>
            <w:rFonts w:ascii="Times New Roman" w:hAnsi="Times New Roman" w:cs="Times New Roman"/>
            <w:sz w:val="28"/>
            <w:szCs w:val="28"/>
          </w:rPr>
          <w:delText>»;</w:delText>
        </w:r>
      </w:del>
    </w:p>
    <w:p w14:paraId="71702672" w14:textId="77777777" w:rsidR="004602ED" w:rsidRPr="00092F4B" w:rsidRDefault="004602ED" w:rsidP="004602ED">
      <w:pPr>
        <w:spacing w:line="312" w:lineRule="auto"/>
        <w:ind w:firstLine="142"/>
        <w:jc w:val="both"/>
        <w:rPr>
          <w:del w:id="101" w:author="1" w:date="2026-09-22T12:15:00Z" w16du:dateUtc="2026-09-22T16:15:00Z"/>
          <w:rFonts w:ascii="Times New Roman" w:hAnsi="Times New Roman" w:cs="Times New Roman"/>
          <w:sz w:val="28"/>
          <w:szCs w:val="28"/>
        </w:rPr>
      </w:pPr>
      <w:del w:id="102" w:author="1" w:date="2026-09-22T12:15:00Z" w16du:dateUtc="2026-09-22T16:15:00Z">
        <w:r>
          <w:rPr>
            <w:rFonts w:ascii="Times New Roman" w:hAnsi="Times New Roman" w:cs="Times New Roman"/>
            <w:sz w:val="28"/>
            <w:szCs w:val="28"/>
          </w:rPr>
          <w:delText xml:space="preserve">       в</w:delText>
        </w:r>
        <w:r w:rsidRPr="00092F4B">
          <w:rPr>
            <w:rFonts w:ascii="Times New Roman" w:hAnsi="Times New Roman" w:cs="Times New Roman"/>
            <w:sz w:val="28"/>
            <w:szCs w:val="28"/>
          </w:rPr>
          <w:delText xml:space="preserve"> </w:delText>
        </w:r>
        <w:r>
          <w:fldChar w:fldCharType="begin"/>
        </w:r>
        <w:r>
          <w:delInstrText>HYPERLINK "garantF1://74934158.30000"</w:delInstrText>
        </w:r>
        <w:r>
          <w:fldChar w:fldCharType="separate"/>
        </w:r>
        <w:r w:rsidRPr="007B1B48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delText>приложении № </w:delText>
        </w:r>
        <w:r>
          <w:fldChar w:fldCharType="end"/>
        </w:r>
        <w:r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delText>1 к Порядку</w:delText>
        </w:r>
        <w:r w:rsidRPr="007B1B48">
          <w:rPr>
            <w:rFonts w:ascii="Times New Roman" w:hAnsi="Times New Roman" w:cs="Times New Roman"/>
            <w:color w:val="000000" w:themeColor="text1"/>
            <w:sz w:val="28"/>
            <w:szCs w:val="28"/>
          </w:rPr>
          <w:delText>:</w:delText>
        </w:r>
      </w:del>
    </w:p>
    <w:p w14:paraId="767FC62B" w14:textId="77777777" w:rsidR="004602ED" w:rsidRDefault="004602ED" w:rsidP="004602ED">
      <w:pPr>
        <w:spacing w:line="312" w:lineRule="auto"/>
        <w:jc w:val="both"/>
        <w:rPr>
          <w:del w:id="103" w:author="1" w:date="2026-09-22T12:15:00Z" w16du:dateUtc="2026-09-22T16:15:00Z"/>
          <w:rFonts w:ascii="Times New Roman" w:hAnsi="Times New Roman" w:cs="Times New Roman"/>
          <w:sz w:val="28"/>
          <w:szCs w:val="28"/>
        </w:rPr>
      </w:pPr>
      <w:del w:id="104" w:author="1" w:date="2026-09-22T12:15:00Z" w16du:dateUtc="2026-09-22T16:15:00Z">
        <w:r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delText xml:space="preserve">         </w:delText>
        </w:r>
        <w:r>
          <w:fldChar w:fldCharType="begin"/>
        </w:r>
        <w:r>
          <w:delInstrText>HYPERLINK "garantF1://74934158.30004"</w:delInstrText>
        </w:r>
        <w:r>
          <w:fldChar w:fldCharType="separate"/>
        </w:r>
        <w:r w:rsidRPr="00342829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delText>пункт </w:delText>
        </w:r>
        <w:r>
          <w:fldChar w:fldCharType="end"/>
        </w:r>
        <w:r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delText>6.8</w:delText>
        </w:r>
        <w:r w:rsidRPr="00092F4B">
          <w:rPr>
            <w:rFonts w:ascii="Times New Roman" w:hAnsi="Times New Roman" w:cs="Times New Roman"/>
            <w:sz w:val="28"/>
            <w:szCs w:val="28"/>
          </w:rPr>
          <w:delText xml:space="preserve"> изложить в следующей редакции:</w:delText>
        </w:r>
      </w:del>
    </w:p>
    <w:p w14:paraId="1EE248E6" w14:textId="77777777" w:rsidR="005A2382" w:rsidRPr="00092F4B" w:rsidRDefault="005A2382" w:rsidP="004602ED">
      <w:pPr>
        <w:spacing w:line="312" w:lineRule="auto"/>
        <w:jc w:val="both"/>
        <w:rPr>
          <w:del w:id="105" w:author="1" w:date="2026-09-22T12:15:00Z" w16du:dateUtc="2026-09-22T16:15:00Z"/>
          <w:rFonts w:ascii="Times New Roman" w:hAnsi="Times New Roman" w:cs="Times New Roman"/>
          <w:sz w:val="28"/>
          <w:szCs w:val="28"/>
        </w:rPr>
      </w:pPr>
      <w:del w:id="106" w:author="1" w:date="2026-09-22T12:15:00Z" w16du:dateUtc="2026-09-22T16:15:00Z">
        <w:r>
          <w:rPr>
            <w:rFonts w:ascii="Times New Roman" w:hAnsi="Times New Roman" w:cs="Times New Roman"/>
            <w:sz w:val="28"/>
            <w:szCs w:val="28"/>
          </w:rPr>
          <w:delText>«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602ED" w14:paraId="641C7D57" w14:textId="77777777" w:rsidTr="004602ED">
        <w:trPr>
          <w:del w:id="107" w:author="1" w:date="2026-09-22T12:15:00Z" w16du:dateUtc="2026-09-22T16:15:00Z"/>
        </w:trPr>
        <w:tc>
          <w:tcPr>
            <w:tcW w:w="4672" w:type="dxa"/>
          </w:tcPr>
          <w:p w14:paraId="6A135AF8" w14:textId="77777777" w:rsidR="004602ED" w:rsidRDefault="004602ED" w:rsidP="00364E9B">
            <w:pPr>
              <w:spacing w:line="312" w:lineRule="auto"/>
              <w:jc w:val="both"/>
              <w:rPr>
                <w:del w:id="108" w:author="1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109" w:author="1" w:date="2026-09-22T12:15:00Z" w16du:dateUtc="2026-09-22T16:15:00Z">
              <w:r w:rsidRPr="004602ED">
                <w:rPr>
                  <w:rFonts w:ascii="Times New Roman" w:hAnsi="Times New Roman" w:cs="Times New Roman"/>
                  <w:sz w:val="28"/>
                  <w:szCs w:val="28"/>
                </w:rPr>
                <w:delText>6.8. Идентификатор</w:delText>
              </w:r>
            </w:del>
          </w:p>
        </w:tc>
        <w:tc>
          <w:tcPr>
            <w:tcW w:w="4673" w:type="dxa"/>
          </w:tcPr>
          <w:p w14:paraId="0395DDE0" w14:textId="77777777" w:rsidR="004602ED" w:rsidRDefault="004602ED" w:rsidP="004602ED">
            <w:pPr>
              <w:autoSpaceDE w:val="0"/>
              <w:autoSpaceDN w:val="0"/>
              <w:adjustRightInd w:val="0"/>
              <w:ind w:firstLine="283"/>
              <w:jc w:val="both"/>
              <w:rPr>
                <w:del w:id="110" w:author="1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111" w:author="1" w:date="2026-09-22T12:15:00Z" w16du:dateUtc="2026-09-22T16:15:00Z"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Указывается идентификатор документа-основания при заполнении "Да" в </w:delText>
              </w:r>
              <w:r>
                <w:fldChar w:fldCharType="begin"/>
              </w:r>
              <w:r>
                <w:delInstrText>HYPERLINK "https://login.consultant.ru/link/?req=doc&amp;base=LAW&amp;n=462703&amp;dst=100227"</w:delInstrText>
              </w:r>
              <w:r>
                <w:fldChar w:fldCharType="separate"/>
              </w:r>
              <w:r>
                <w:rPr>
                  <w:rFonts w:ascii="Times New Roman" w:hAnsi="Times New Roman" w:cs="Times New Roman"/>
                  <w:color w:val="0000FF"/>
                  <w:sz w:val="28"/>
                  <w:szCs w:val="28"/>
                </w:rPr>
                <w:delText>пункте 6.7</w:delText>
              </w:r>
              <w:r>
                <w:fldChar w:fldCharType="end"/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(при наличии).</w:delText>
              </w:r>
            </w:del>
          </w:p>
          <w:p w14:paraId="276D7E91" w14:textId="77777777" w:rsidR="004602ED" w:rsidRDefault="004602ED" w:rsidP="004602ED">
            <w:pPr>
              <w:autoSpaceDE w:val="0"/>
              <w:autoSpaceDN w:val="0"/>
              <w:adjustRightInd w:val="0"/>
              <w:ind w:firstLine="283"/>
              <w:jc w:val="both"/>
              <w:rPr>
                <w:del w:id="112" w:author="1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113" w:author="1" w:date="2026-09-22T12:15:00Z" w16du:dateUtc="2026-09-22T16:15:00Z"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При незаполнении </w:delText>
              </w:r>
              <w:r>
                <w:fldChar w:fldCharType="begin"/>
              </w:r>
              <w:r>
                <w:delInstrText>HYPERLINK "https://login.consultant.ru/link/?req=doc&amp;base=LAW&amp;n=462703&amp;dst=100227"</w:delInstrText>
              </w:r>
              <w:r>
                <w:fldChar w:fldCharType="separate"/>
              </w:r>
              <w:r>
                <w:rPr>
                  <w:rFonts w:ascii="Times New Roman" w:hAnsi="Times New Roman" w:cs="Times New Roman"/>
                  <w:color w:val="0000FF"/>
                  <w:sz w:val="28"/>
                  <w:szCs w:val="28"/>
                </w:rPr>
                <w:delText>пункта 6.7</w:delText>
              </w:r>
              <w:r>
                <w:fldChar w:fldCharType="end"/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идентификатор указывается при наличии.</w:delText>
              </w:r>
            </w:del>
          </w:p>
          <w:p w14:paraId="2E9D5040" w14:textId="77777777" w:rsidR="004602ED" w:rsidRDefault="004602ED" w:rsidP="005A2382">
            <w:pPr>
              <w:autoSpaceDE w:val="0"/>
              <w:autoSpaceDN w:val="0"/>
              <w:adjustRightInd w:val="0"/>
              <w:ind w:firstLine="283"/>
              <w:jc w:val="both"/>
              <w:rPr>
                <w:del w:id="114" w:author="1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115" w:author="1" w:date="2026-09-22T12:15:00Z" w16du:dateUtc="2026-09-22T16:15:00Z">
              <w:r>
                <w:rPr>
                  <w:rFonts w:ascii="Times New Roman" w:hAnsi="Times New Roman" w:cs="Times New Roman"/>
                  <w:sz w:val="28"/>
                  <w:szCs w:val="28"/>
                </w:rPr>
                <w:delText>Идентификатор документа-основания указывается автоматически в случае если в соответствии с законодательством Российской Федерации такой идентификатор автоматически формируется в информационной системе Федерального казначейства.</w:delText>
              </w:r>
            </w:del>
          </w:p>
        </w:tc>
      </w:tr>
    </w:tbl>
    <w:p w14:paraId="3401677F" w14:textId="77777777" w:rsidR="004602ED" w:rsidRDefault="005A2382" w:rsidP="00364E9B">
      <w:pPr>
        <w:spacing w:line="312" w:lineRule="auto"/>
        <w:ind w:firstLine="709"/>
        <w:jc w:val="both"/>
        <w:rPr>
          <w:del w:id="116" w:author="1" w:date="2026-09-22T12:15:00Z" w16du:dateUtc="2026-09-22T16:15:00Z"/>
          <w:rFonts w:ascii="Times New Roman" w:hAnsi="Times New Roman" w:cs="Times New Roman"/>
          <w:sz w:val="28"/>
          <w:szCs w:val="28"/>
        </w:rPr>
      </w:pPr>
      <w:del w:id="117" w:author="1" w:date="2026-09-22T12:15:00Z" w16du:dateUtc="2026-09-22T16:15:00Z">
        <w:r>
          <w:rPr>
            <w:rFonts w:ascii="Times New Roman" w:hAnsi="Times New Roman" w:cs="Times New Roman"/>
            <w:sz w:val="28"/>
            <w:szCs w:val="28"/>
          </w:rPr>
          <w:delText xml:space="preserve">                                                                                                                        »;</w:delText>
        </w:r>
      </w:del>
    </w:p>
    <w:p w14:paraId="34EC3466" w14:textId="77777777" w:rsidR="00092F4B" w:rsidRPr="00092F4B" w:rsidRDefault="00DC6DD7" w:rsidP="00E510DF">
      <w:pPr>
        <w:spacing w:line="312" w:lineRule="auto"/>
        <w:ind w:firstLine="142"/>
        <w:jc w:val="both"/>
        <w:rPr>
          <w:del w:id="118" w:author="1" w:date="2026-09-22T12:15:00Z" w16du:dateUtc="2026-09-22T16:15:00Z"/>
          <w:rFonts w:ascii="Times New Roman" w:hAnsi="Times New Roman" w:cs="Times New Roman"/>
          <w:sz w:val="28"/>
          <w:szCs w:val="28"/>
        </w:rPr>
      </w:pPr>
      <w:bookmarkStart w:id="119" w:name="sub_10111"/>
      <w:bookmarkEnd w:id="98"/>
      <w:del w:id="120" w:author="1" w:date="2026-09-22T12:15:00Z" w16du:dateUtc="2026-09-22T16:15:00Z">
        <w:r>
          <w:rPr>
            <w:rFonts w:ascii="Times New Roman" w:hAnsi="Times New Roman" w:cs="Times New Roman"/>
            <w:sz w:val="28"/>
            <w:szCs w:val="28"/>
          </w:rPr>
          <w:delText xml:space="preserve">      </w:delText>
        </w:r>
        <w:bookmarkStart w:id="121" w:name="sub_1013"/>
        <w:bookmarkEnd w:id="119"/>
        <w:r w:rsidR="00B019A1">
          <w:rPr>
            <w:rFonts w:ascii="Times New Roman" w:hAnsi="Times New Roman" w:cs="Times New Roman"/>
            <w:sz w:val="28"/>
            <w:szCs w:val="28"/>
          </w:rPr>
          <w:delText xml:space="preserve"> </w:delText>
        </w:r>
        <w:r w:rsidR="00A7560A">
          <w:rPr>
            <w:rFonts w:ascii="Times New Roman" w:hAnsi="Times New Roman" w:cs="Times New Roman"/>
            <w:sz w:val="28"/>
            <w:szCs w:val="28"/>
          </w:rPr>
          <w:delText>в</w:delText>
        </w:r>
        <w:r w:rsidR="00092F4B" w:rsidRPr="00092F4B">
          <w:rPr>
            <w:rFonts w:ascii="Times New Roman" w:hAnsi="Times New Roman" w:cs="Times New Roman"/>
            <w:sz w:val="28"/>
            <w:szCs w:val="28"/>
          </w:rPr>
          <w:delText xml:space="preserve"> </w:delText>
        </w:r>
        <w:r w:rsidR="00092F4B">
          <w:fldChar w:fldCharType="begin"/>
        </w:r>
        <w:r w:rsidR="00092F4B">
          <w:delInstrText>HYPERLINK "garantF1://74934158.30000"</w:delInstrText>
        </w:r>
        <w:r w:rsidR="00092F4B">
          <w:fldChar w:fldCharType="separate"/>
        </w:r>
        <w:r w:rsidR="00092F4B" w:rsidRPr="007B1B48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delText xml:space="preserve">приложении </w:delText>
        </w:r>
        <w:r w:rsidR="007B1B48" w:rsidRPr="007B1B48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delText>№</w:delText>
        </w:r>
        <w:r w:rsidR="00092F4B" w:rsidRPr="007B1B48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delText> 3</w:delText>
        </w:r>
        <w:r w:rsidR="00092F4B">
          <w:fldChar w:fldCharType="end"/>
        </w:r>
        <w:r w:rsidR="00E123B9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delText xml:space="preserve"> к Порядку</w:delText>
        </w:r>
        <w:r w:rsidR="00092F4B" w:rsidRPr="007B1B48">
          <w:rPr>
            <w:rFonts w:ascii="Times New Roman" w:hAnsi="Times New Roman" w:cs="Times New Roman"/>
            <w:color w:val="000000" w:themeColor="text1"/>
            <w:sz w:val="28"/>
            <w:szCs w:val="28"/>
          </w:rPr>
          <w:delText>:</w:delText>
        </w:r>
      </w:del>
    </w:p>
    <w:p w14:paraId="64A30EE9" w14:textId="77777777" w:rsidR="00092F4B" w:rsidRPr="00092F4B" w:rsidRDefault="00B019A1" w:rsidP="00B019A1">
      <w:pPr>
        <w:spacing w:line="312" w:lineRule="auto"/>
        <w:jc w:val="both"/>
        <w:rPr>
          <w:del w:id="122" w:author="1" w:date="2026-09-22T12:15:00Z" w16du:dateUtc="2026-09-22T16:15:00Z"/>
          <w:rFonts w:ascii="Times New Roman" w:hAnsi="Times New Roman" w:cs="Times New Roman"/>
          <w:sz w:val="28"/>
          <w:szCs w:val="28"/>
        </w:rPr>
      </w:pPr>
      <w:bookmarkStart w:id="123" w:name="sub_132"/>
      <w:bookmarkEnd w:id="121"/>
      <w:del w:id="124" w:author="1" w:date="2026-09-22T12:15:00Z" w16du:dateUtc="2026-09-22T16:15:00Z">
        <w:r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delText xml:space="preserve">         </w:delText>
        </w:r>
        <w:r w:rsidR="00092F4B">
          <w:fldChar w:fldCharType="begin"/>
        </w:r>
        <w:r w:rsidR="00092F4B">
          <w:delInstrText>HYPERLINK "garantF1://74934158.30004"</w:delInstrText>
        </w:r>
        <w:r w:rsidR="00092F4B">
          <w:fldChar w:fldCharType="separate"/>
        </w:r>
        <w:r w:rsidR="00092F4B" w:rsidRPr="00342829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delText>пункт </w:delText>
        </w:r>
        <w:r w:rsidR="00092F4B">
          <w:fldChar w:fldCharType="end"/>
        </w:r>
        <w:r w:rsidR="00E510DF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delText>1</w:delText>
        </w:r>
        <w:r w:rsidR="00092F4B" w:rsidRPr="00092F4B">
          <w:rPr>
            <w:rFonts w:ascii="Times New Roman" w:hAnsi="Times New Roman" w:cs="Times New Roman"/>
            <w:sz w:val="28"/>
            <w:szCs w:val="28"/>
          </w:rPr>
          <w:delText xml:space="preserve"> изложить в следующей редакции:</w:delText>
        </w:r>
      </w:del>
    </w:p>
    <w:bookmarkEnd w:id="123"/>
    <w:p w14:paraId="5E7FE306" w14:textId="77777777" w:rsidR="00092F4B" w:rsidRPr="00092F4B" w:rsidRDefault="00342829" w:rsidP="00D53245">
      <w:pPr>
        <w:spacing w:line="312" w:lineRule="auto"/>
        <w:jc w:val="both"/>
        <w:rPr>
          <w:del w:id="125" w:author="1" w:date="2026-09-22T12:15:00Z" w16du:dateUtc="2026-09-22T16:15:00Z"/>
          <w:rFonts w:ascii="Times New Roman" w:hAnsi="Times New Roman" w:cs="Times New Roman"/>
          <w:sz w:val="28"/>
          <w:szCs w:val="28"/>
        </w:rPr>
      </w:pPr>
      <w:del w:id="126" w:author="1" w:date="2026-09-22T12:15:00Z" w16du:dateUtc="2026-09-22T16:15:00Z">
        <w:r>
          <w:rPr>
            <w:rFonts w:ascii="Times New Roman" w:hAnsi="Times New Roman" w:cs="Times New Roman"/>
            <w:sz w:val="28"/>
            <w:szCs w:val="28"/>
          </w:rPr>
          <w:delText>«</w:delText>
        </w:r>
      </w:del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5245"/>
      </w:tblGrid>
      <w:tr w:rsidR="00371747" w:rsidRPr="00092F4B" w14:paraId="58C059F1" w14:textId="77777777" w:rsidTr="008F6DB9">
        <w:trPr>
          <w:trHeight w:val="454"/>
          <w:del w:id="127" w:author="1" w:date="2026-09-22T12:15:00Z" w16du:dateUtc="2026-09-22T16:15:00Z"/>
        </w:trPr>
        <w:tc>
          <w:tcPr>
            <w:tcW w:w="4111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6B3549F9" w14:textId="77777777" w:rsidR="00611147" w:rsidRPr="00092F4B" w:rsidRDefault="00E510DF" w:rsidP="00E510DF">
            <w:pPr>
              <w:jc w:val="both"/>
              <w:rPr>
                <w:del w:id="128" w:author="1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bookmarkStart w:id="129" w:name="sub_30004"/>
            <w:del w:id="130" w:author="1" w:date="2026-09-22T12:15:00Z" w16du:dateUtc="2026-09-22T16:15:00Z">
              <w:r>
                <w:rPr>
                  <w:rFonts w:ascii="Times New Roman" w:hAnsi="Times New Roman" w:cs="Times New Roman"/>
                  <w:sz w:val="28"/>
                  <w:szCs w:val="28"/>
                </w:rPr>
                <w:delText>1</w:delText>
              </w:r>
              <w:r w:rsidR="00371747" w:rsidRPr="00092F4B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. </w:delText>
              </w:r>
              <w:bookmarkEnd w:id="129"/>
              <w:r>
                <w:rPr>
                  <w:rFonts w:ascii="Times New Roman" w:hAnsi="Times New Roman" w:cs="Times New Roman"/>
                  <w:sz w:val="28"/>
                  <w:szCs w:val="28"/>
                </w:rPr>
                <w:delText>Муниципальный</w:delText>
              </w:r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контракт (договор) на поставку товаров, выполнение работ, оказание услуг для обеспечения </w:delTex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муниципальных </w:delText>
              </w:r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нужд, сведения о котором подлежат включению в реестр контрактов</w:delText>
              </w:r>
            </w:del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7663CBC4" w14:textId="77777777" w:rsidR="00E510DF" w:rsidRDefault="00E510DF" w:rsidP="00E510DF">
            <w:pPr>
              <w:autoSpaceDE w:val="0"/>
              <w:autoSpaceDN w:val="0"/>
              <w:adjustRightInd w:val="0"/>
              <w:rPr>
                <w:del w:id="131" w:author="1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132" w:author="1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Муниципальный контракт </w:delTex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>(в случае осуществления авансовых платежей в соответствии с условиями м</w:delText>
              </w:r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униципальн</w:delText>
              </w:r>
              <w:r w:rsidR="00E74729">
                <w:rPr>
                  <w:rFonts w:ascii="Times New Roman" w:hAnsi="Times New Roman" w:cs="Times New Roman"/>
                  <w:sz w:val="28"/>
                  <w:szCs w:val="28"/>
                </w:rPr>
                <w:delText>ого</w:delText>
              </w:r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контракт</w:delText>
              </w:r>
              <w:r w:rsidR="00E74729">
                <w:rPr>
                  <w:rFonts w:ascii="Times New Roman" w:hAnsi="Times New Roman" w:cs="Times New Roman"/>
                  <w:sz w:val="28"/>
                  <w:szCs w:val="28"/>
                </w:rPr>
                <w:delText>а</w:delTex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>, внесение арендной платы по муниципальному контракту, если условиями такого муниципального контракта (договора) не предусмотрено предоставление документов для оплаты денежных обязательств при осуществлении авансовых платежей (внесении арендной платы)</w:delText>
              </w:r>
            </w:del>
          </w:p>
          <w:p w14:paraId="6D8D1736" w14:textId="77777777" w:rsidR="00371747" w:rsidRPr="00371747" w:rsidRDefault="00371747" w:rsidP="00371747">
            <w:pPr>
              <w:pStyle w:val="a1"/>
              <w:rPr>
                <w:del w:id="133" w:author="1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71747" w:rsidRPr="00092F4B" w14:paraId="0E07F047" w14:textId="77777777" w:rsidTr="008F6DB9">
        <w:trPr>
          <w:trHeight w:val="454"/>
          <w:del w:id="134" w:author="1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66475EF8" w14:textId="77777777" w:rsidR="00371747" w:rsidRPr="00092F4B" w:rsidRDefault="00371747" w:rsidP="00371747">
            <w:pPr>
              <w:ind w:firstLine="709"/>
              <w:jc w:val="both"/>
              <w:rPr>
                <w:del w:id="135" w:author="1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5B1349ED" w14:textId="77777777" w:rsidR="00371747" w:rsidRPr="00371747" w:rsidRDefault="00E510DF" w:rsidP="00371747">
            <w:pPr>
              <w:pStyle w:val="a1"/>
              <w:rPr>
                <w:del w:id="136" w:author="1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137" w:author="1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Документ о приемке поставленных товаров, выполненных работ (их результатов, в том числе этапов), оказанных услуг</w:delText>
              </w:r>
            </w:del>
          </w:p>
        </w:tc>
      </w:tr>
      <w:tr w:rsidR="00371747" w:rsidRPr="00092F4B" w14:paraId="5C7FEE61" w14:textId="77777777" w:rsidTr="008F6DB9">
        <w:trPr>
          <w:trHeight w:val="454"/>
          <w:del w:id="138" w:author="1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61998BD6" w14:textId="77777777" w:rsidR="00371747" w:rsidRPr="00092F4B" w:rsidRDefault="00371747" w:rsidP="00371747">
            <w:pPr>
              <w:ind w:firstLine="709"/>
              <w:jc w:val="both"/>
              <w:rPr>
                <w:del w:id="139" w:author="1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5A968BD9" w14:textId="77777777" w:rsidR="00371747" w:rsidRPr="00371747" w:rsidRDefault="00E510DF" w:rsidP="00371747">
            <w:pPr>
              <w:pStyle w:val="a1"/>
              <w:rPr>
                <w:del w:id="140" w:author="1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141" w:author="1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Счет</w:delText>
              </w:r>
            </w:del>
          </w:p>
        </w:tc>
      </w:tr>
      <w:tr w:rsidR="00371747" w:rsidRPr="00092F4B" w14:paraId="2E18CD2E" w14:textId="77777777" w:rsidTr="008F6DB9">
        <w:trPr>
          <w:trHeight w:val="454"/>
          <w:del w:id="142" w:author="1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32E8E451" w14:textId="77777777" w:rsidR="00371747" w:rsidRPr="00092F4B" w:rsidRDefault="00371747" w:rsidP="00371747">
            <w:pPr>
              <w:ind w:firstLine="709"/>
              <w:jc w:val="both"/>
              <w:rPr>
                <w:del w:id="143" w:author="1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2B8BD28A" w14:textId="77777777" w:rsidR="00371747" w:rsidRPr="00371747" w:rsidRDefault="00E510DF" w:rsidP="00371747">
            <w:pPr>
              <w:pStyle w:val="a1"/>
              <w:rPr>
                <w:del w:id="144" w:author="1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145" w:author="1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>Счет-фактура</w:delText>
              </w:r>
            </w:del>
          </w:p>
        </w:tc>
      </w:tr>
      <w:tr w:rsidR="00371747" w:rsidRPr="00092F4B" w14:paraId="09DAD07D" w14:textId="77777777" w:rsidTr="008F6DB9">
        <w:trPr>
          <w:trHeight w:val="454"/>
          <w:del w:id="146" w:author="1" w:date="2026-09-22T12:15:00Z" w16du:dateUtc="2026-09-22T16:15:00Z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14:paraId="08841769" w14:textId="77777777" w:rsidR="00371747" w:rsidRPr="00092F4B" w:rsidRDefault="00371747" w:rsidP="00371747">
            <w:pPr>
              <w:ind w:firstLine="709"/>
              <w:jc w:val="both"/>
              <w:rPr>
                <w:del w:id="147" w:author="1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E82C560" w14:textId="77777777" w:rsidR="00371747" w:rsidRPr="00371747" w:rsidRDefault="00E510DF" w:rsidP="00E510DF">
            <w:pPr>
              <w:pStyle w:val="a1"/>
              <w:rPr>
                <w:del w:id="148" w:author="1" w:date="2026-09-22T12:15:00Z" w16du:dateUtc="2026-09-22T16:15:00Z"/>
                <w:rFonts w:ascii="Times New Roman" w:hAnsi="Times New Roman" w:cs="Times New Roman"/>
                <w:sz w:val="28"/>
                <w:szCs w:val="28"/>
              </w:rPr>
            </w:pPr>
            <w:del w:id="149" w:author="1" w:date="2026-09-22T12:15:00Z" w16du:dateUtc="2026-09-22T16:15:00Z"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Иной документ, подтверждающий возникновение денежного обязательства получателя средств бюджета (далее - иной документ, подтверждающий возникновение денежного обязательства) по бюджетному обязательству получателя средств бюджета, возникшему на основании </w:delTex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delText>муниципального</w:delText>
              </w:r>
              <w:r w:rsidRPr="00E510DF">
                <w:rPr>
                  <w:rFonts w:ascii="Times New Roman" w:hAnsi="Times New Roman" w:cs="Times New Roman"/>
                  <w:sz w:val="28"/>
                  <w:szCs w:val="28"/>
                </w:rPr>
                <w:delText xml:space="preserve"> контракта.</w:delText>
              </w:r>
            </w:del>
          </w:p>
        </w:tc>
      </w:tr>
    </w:tbl>
    <w:p w14:paraId="2A7D125E" w14:textId="77777777" w:rsidR="00092F4B" w:rsidRPr="00092F4B" w:rsidRDefault="00D53245" w:rsidP="001D72E4">
      <w:pPr>
        <w:spacing w:line="312" w:lineRule="auto"/>
        <w:ind w:firstLine="709"/>
        <w:jc w:val="both"/>
        <w:rPr>
          <w:del w:id="150" w:author="1" w:date="2026-09-22T12:15:00Z" w16du:dateUtc="2026-09-22T16:15:00Z"/>
          <w:rFonts w:ascii="Times New Roman" w:hAnsi="Times New Roman" w:cs="Times New Roman"/>
          <w:sz w:val="28"/>
          <w:szCs w:val="28"/>
        </w:rPr>
      </w:pPr>
      <w:del w:id="151" w:author="1" w:date="2026-09-22T12:15:00Z" w16du:dateUtc="2026-09-22T16:15:00Z">
        <w:r>
          <w:rPr>
            <w:rFonts w:ascii="Times New Roman" w:hAnsi="Times New Roman" w:cs="Times New Roman"/>
            <w:sz w:val="28"/>
            <w:szCs w:val="28"/>
          </w:rPr>
          <w:delText xml:space="preserve">                                                                                                                        </w:delText>
        </w:r>
        <w:r w:rsidR="00A65302">
          <w:rPr>
            <w:rFonts w:ascii="Times New Roman" w:hAnsi="Times New Roman" w:cs="Times New Roman"/>
            <w:sz w:val="28"/>
            <w:szCs w:val="28"/>
          </w:rPr>
          <w:delText>»</w:delText>
        </w:r>
        <w:r w:rsidR="00A7560A">
          <w:rPr>
            <w:rFonts w:ascii="Times New Roman" w:hAnsi="Times New Roman" w:cs="Times New Roman"/>
            <w:sz w:val="28"/>
            <w:szCs w:val="28"/>
          </w:rPr>
          <w:delText>.</w:delText>
        </w:r>
      </w:del>
    </w:p>
    <w:p w14:paraId="1B367A84" w14:textId="77777777" w:rsidR="00237E94" w:rsidRPr="009C61C2" w:rsidRDefault="00237E94" w:rsidP="009C61C2">
      <w:pPr>
        <w:numPr>
          <w:ilvl w:val="0"/>
          <w:numId w:val="18"/>
        </w:numPr>
        <w:spacing w:after="240"/>
        <w:ind w:left="0" w:firstLine="709"/>
        <w:jc w:val="both"/>
        <w:rPr>
          <w:rFonts w:ascii="Times New Roman" w:hAnsi="Times New Roman"/>
          <w:sz w:val="24"/>
          <w:rPrChange w:id="152" w:author="1" w:date="2026-09-22T12:15:00Z" w16du:dateUtc="2026-09-22T16:15:00Z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</w:rPrChange>
        </w:rPr>
        <w:pPrChange w:id="153" w:author="1" w:date="2026-09-22T12:15:00Z" w16du:dateUtc="2026-09-22T16:15:00Z">
          <w:pPr>
            <w:autoSpaceDE w:val="0"/>
            <w:autoSpaceDN w:val="0"/>
            <w:adjustRightInd w:val="0"/>
            <w:spacing w:after="0" w:line="312" w:lineRule="auto"/>
            <w:ind w:firstLine="709"/>
            <w:jc w:val="both"/>
          </w:pPr>
        </w:pPrChange>
      </w:pPr>
      <w:del w:id="154" w:author="1" w:date="2026-09-22T12:15:00Z" w16du:dateUtc="2026-09-22T16:15:00Z">
        <w:r>
          <w:rPr>
            <w:rFonts w:ascii="Times New Roman" w:hAnsi="Times New Roman" w:cs="Times New Roman"/>
            <w:bCs/>
            <w:sz w:val="28"/>
            <w:szCs w:val="28"/>
          </w:rPr>
          <w:delText xml:space="preserve">2. </w:delText>
        </w:r>
      </w:del>
      <w:r w:rsidRPr="009C61C2">
        <w:rPr>
          <w:rFonts w:ascii="Times New Roman" w:hAnsi="Times New Roman"/>
          <w:sz w:val="24"/>
          <w:rPrChange w:id="155" w:author="1" w:date="2026-09-22T12:15:00Z" w16du:dateUtc="2026-09-22T16:15:00Z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</w:rPrChange>
        </w:rPr>
        <w:t xml:space="preserve">Настоящее </w:t>
      </w:r>
      <w:ins w:id="156" w:author="1" w:date="2026-09-22T12:15:00Z" w16du:dateUtc="2026-09-22T16:15:00Z">
        <w:r w:rsidR="001E08FA" w:rsidRPr="009C61C2">
          <w:rPr>
            <w:rFonts w:ascii="Times New Roman" w:hAnsi="Times New Roman" w:cs="Times New Roman"/>
            <w:sz w:val="24"/>
            <w:szCs w:val="24"/>
          </w:rPr>
          <w:t>решение</w:t>
        </w:r>
      </w:ins>
      <w:del w:id="157" w:author="1" w:date="2026-09-22T12:15:00Z" w16du:dateUtc="2026-09-22T16:15:00Z">
        <w:r>
          <w:rPr>
            <w:rFonts w:ascii="Times New Roman" w:hAnsi="Times New Roman" w:cs="Times New Roman"/>
            <w:bCs/>
            <w:sz w:val="28"/>
            <w:szCs w:val="28"/>
          </w:rPr>
          <w:delText>постановление</w:delText>
        </w:r>
      </w:del>
      <w:r w:rsidRPr="009C61C2">
        <w:rPr>
          <w:rFonts w:ascii="Times New Roman" w:hAnsi="Times New Roman"/>
          <w:sz w:val="24"/>
          <w:rPrChange w:id="158" w:author="1" w:date="2026-09-22T12:15:00Z" w16du:dateUtc="2026-09-22T16:15:00Z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</w:rPrChange>
        </w:rPr>
        <w:t xml:space="preserve"> </w:t>
      </w:r>
      <w:r w:rsidR="00E77ECF" w:rsidRPr="009C61C2">
        <w:rPr>
          <w:rFonts w:ascii="Times New Roman" w:hAnsi="Times New Roman"/>
          <w:sz w:val="24"/>
          <w:rPrChange w:id="159" w:author="1" w:date="2026-09-22T12:15:00Z" w16du:dateUtc="2026-09-22T16:15:00Z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</w:rPrChange>
        </w:rPr>
        <w:t>в</w:t>
      </w:r>
      <w:r w:rsidRPr="009C61C2">
        <w:rPr>
          <w:rFonts w:ascii="Times New Roman" w:hAnsi="Times New Roman"/>
          <w:sz w:val="24"/>
          <w:rPrChange w:id="160" w:author="1" w:date="2026-09-22T12:15:00Z" w16du:dateUtc="2026-09-22T16:15:00Z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</w:rPrChange>
        </w:rPr>
        <w:t xml:space="preserve">ступает в силу со дня </w:t>
      </w:r>
      <w:r>
        <w:rPr>
          <w:rFonts w:ascii="Times New Roman" w:hAnsi="Times New Roman"/>
          <w:sz w:val="24"/>
          <w:rPrChange w:id="161" w:author="1" w:date="2026-09-22T12:15:00Z" w16du:dateUtc="2026-09-22T16:15:00Z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</w:rPrChange>
        </w:rPr>
        <w:t>его официального опубликования</w:t>
      </w:r>
      <w:ins w:id="162" w:author="1" w:date="2026-09-22T12:15:00Z" w16du:dateUtc="2026-09-22T16:15:00Z">
        <w:r w:rsidR="00637047">
          <w:rPr>
            <w:rFonts w:ascii="Times New Roman" w:hAnsi="Times New Roman" w:cs="Times New Roman"/>
            <w:sz w:val="24"/>
            <w:szCs w:val="24"/>
          </w:rPr>
          <w:t xml:space="preserve"> (обнародования).</w:t>
        </w:r>
      </w:ins>
      <w:del w:id="163" w:author="1" w:date="2026-09-22T12:15:00Z" w16du:dateUtc="2026-09-22T16:15:00Z">
        <w:r>
          <w:rPr>
            <w:rFonts w:ascii="Times New Roman" w:hAnsi="Times New Roman" w:cs="Times New Roman"/>
            <w:bCs/>
            <w:sz w:val="28"/>
            <w:szCs w:val="28"/>
          </w:rPr>
          <w:delText>.</w:delText>
        </w:r>
      </w:del>
    </w:p>
    <w:p w14:paraId="17D7918B" w14:textId="77777777" w:rsidR="001E08FA" w:rsidRPr="001E08FA" w:rsidRDefault="001E08FA" w:rsidP="001E08FA">
      <w:pPr>
        <w:rPr>
          <w:ins w:id="164" w:author="1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43F72D67" w14:textId="77777777" w:rsidR="001E08FA" w:rsidRPr="001E08FA" w:rsidRDefault="001E08FA" w:rsidP="001E08FA">
      <w:pPr>
        <w:rPr>
          <w:ins w:id="165" w:author="1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7C95B330" w14:textId="77777777" w:rsidR="001E08FA" w:rsidRPr="001E08FA" w:rsidRDefault="001E08FA" w:rsidP="001E08FA">
      <w:pPr>
        <w:rPr>
          <w:ins w:id="166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ins w:id="167" w:author="1" w:date="2026-09-22T12:15:00Z" w16du:dateUtc="2026-09-22T16:15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1406CFAE" w14:textId="77777777" w:rsidR="00237E94" w:rsidRDefault="00237E94" w:rsidP="00237E94">
      <w:pPr>
        <w:autoSpaceDE w:val="0"/>
        <w:autoSpaceDN w:val="0"/>
        <w:adjustRightInd w:val="0"/>
        <w:spacing w:line="312" w:lineRule="auto"/>
        <w:ind w:firstLine="709"/>
        <w:jc w:val="both"/>
        <w:rPr>
          <w:del w:id="168" w:author="1" w:date="2026-09-22T12:15:00Z" w16du:dateUtc="2026-09-22T16:15:00Z"/>
          <w:rFonts w:ascii="Times New Roman" w:hAnsi="Times New Roman" w:cs="Times New Roman"/>
          <w:bCs/>
          <w:sz w:val="28"/>
          <w:szCs w:val="28"/>
        </w:rPr>
      </w:pPr>
      <w:del w:id="169" w:author="1" w:date="2026-09-22T12:15:00Z" w16du:dateUtc="2026-09-22T16:15:00Z">
        <w:r>
          <w:rPr>
            <w:rFonts w:ascii="Times New Roman" w:hAnsi="Times New Roman" w:cs="Times New Roman"/>
            <w:bCs/>
            <w:sz w:val="28"/>
            <w:szCs w:val="28"/>
          </w:rPr>
          <w:delText xml:space="preserve">3. Контроль за исполнением настоящего постановления возложить                 на заместителя главы администрации города по экономическому развитию </w:delText>
        </w:r>
        <w:r>
          <w:rPr>
            <w:rFonts w:ascii="Times New Roman" w:hAnsi="Times New Roman" w:cs="Times New Roman"/>
            <w:bCs/>
            <w:sz w:val="28"/>
            <w:szCs w:val="28"/>
          </w:rPr>
          <w:br/>
          <w:delText>и финансам.</w:delText>
        </w:r>
      </w:del>
    </w:p>
    <w:p w14:paraId="645A02C0" w14:textId="77777777" w:rsidR="00237E94" w:rsidRDefault="00237E94" w:rsidP="00237E94">
      <w:pPr>
        <w:autoSpaceDE w:val="0"/>
        <w:autoSpaceDN w:val="0"/>
        <w:adjustRightInd w:val="0"/>
        <w:spacing w:line="312" w:lineRule="auto"/>
        <w:jc w:val="both"/>
        <w:rPr>
          <w:del w:id="170" w:author="1" w:date="2026-09-22T12:15:00Z" w16du:dateUtc="2026-09-22T16:15:00Z"/>
          <w:rFonts w:ascii="Times New Roman" w:hAnsi="Times New Roman" w:cs="Times New Roman"/>
          <w:bCs/>
          <w:sz w:val="28"/>
          <w:szCs w:val="28"/>
        </w:rPr>
      </w:pPr>
    </w:p>
    <w:p w14:paraId="6C2876F5" w14:textId="77777777" w:rsidR="00237E94" w:rsidRDefault="00237E94" w:rsidP="00237E94">
      <w:pPr>
        <w:autoSpaceDE w:val="0"/>
        <w:autoSpaceDN w:val="0"/>
        <w:adjustRightInd w:val="0"/>
        <w:spacing w:line="312" w:lineRule="auto"/>
        <w:jc w:val="both"/>
        <w:rPr>
          <w:del w:id="171" w:author="1" w:date="2026-09-22T12:15:00Z" w16du:dateUtc="2026-09-22T16:15:00Z"/>
          <w:rFonts w:ascii="Times New Roman" w:hAnsi="Times New Roman" w:cs="Times New Roman"/>
          <w:bCs/>
          <w:sz w:val="28"/>
          <w:szCs w:val="28"/>
        </w:rPr>
      </w:pPr>
      <w:del w:id="172" w:author="1" w:date="2026-09-22T12:15:00Z" w16du:dateUtc="2026-09-22T16:15:00Z">
        <w:r>
          <w:rPr>
            <w:rFonts w:ascii="Times New Roman" w:hAnsi="Times New Roman" w:cs="Times New Roman"/>
            <w:bCs/>
            <w:sz w:val="28"/>
            <w:szCs w:val="28"/>
          </w:rPr>
          <w:delText xml:space="preserve">Временно </w:delText>
        </w:r>
      </w:del>
      <w:r w:rsidRPr="001E08FA">
        <w:rPr>
          <w:rFonts w:ascii="Times New Roman" w:hAnsi="Times New Roman"/>
          <w:sz w:val="24"/>
          <w:rPrChange w:id="173" w:author="1" w:date="2026-09-22T12:15:00Z" w16du:dateUtc="2026-09-22T16:15:00Z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</w:rPrChange>
        </w:rPr>
        <w:t xml:space="preserve">исполняющий </w:t>
      </w:r>
    </w:p>
    <w:p w14:paraId="1608326C" w14:textId="77777777" w:rsidR="001E08FA" w:rsidRPr="001E08FA" w:rsidRDefault="00237E94" w:rsidP="001E08FA">
      <w:pPr>
        <w:rPr>
          <w:ins w:id="174" w:author="1" w:date="2026-09-22T12:15:00Z" w16du:dateUtc="2026-09-22T16:15:00Z"/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E08FA">
        <w:rPr>
          <w:rFonts w:ascii="Times New Roman" w:hAnsi="Times New Roman"/>
          <w:sz w:val="24"/>
          <w:rPrChange w:id="175" w:author="1" w:date="2026-09-22T12:15:00Z" w16du:dateUtc="2026-09-22T16:15:00Z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</w:rPrChange>
        </w:rPr>
        <w:t>полномочия</w:t>
      </w:r>
    </w:p>
    <w:p w14:paraId="538327FC" w14:textId="77777777" w:rsidR="001E08FA" w:rsidRPr="001E08FA" w:rsidRDefault="001E08FA" w:rsidP="001E08FA">
      <w:pPr>
        <w:rPr>
          <w:ins w:id="176" w:author="1" w:date="2026-09-22T12:15:00Z" w16du:dateUtc="2026-09-22T16:15:00Z"/>
          <w:rFonts w:ascii="Times New Roman" w:hAnsi="Times New Roman" w:cs="Times New Roman"/>
          <w:sz w:val="24"/>
          <w:szCs w:val="24"/>
        </w:rPr>
      </w:pPr>
      <w:ins w:id="177" w:author="1" w:date="2026-09-22T12:15:00Z" w16du:dateUtc="2026-09-22T16:15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69A1C4B6" w14:textId="77777777" w:rsidR="001E08FA" w:rsidRPr="001E08FA" w:rsidRDefault="001E08FA" w:rsidP="001E08FA">
      <w:pPr>
        <w:rPr>
          <w:ins w:id="178" w:author="1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676894D4" w14:textId="77777777" w:rsidR="00C66430" w:rsidRPr="001E08FA" w:rsidRDefault="00237E94" w:rsidP="00FF542C">
      <w:pPr>
        <w:autoSpaceDE w:val="0"/>
        <w:rPr>
          <w:rFonts w:ascii="Times New Roman" w:hAnsi="Times New Roman"/>
          <w:sz w:val="24"/>
          <w:rPrChange w:id="179" w:author="1" w:date="2026-09-22T12:15:00Z" w16du:dateUtc="2026-09-22T16:15:00Z">
            <w:rPr/>
          </w:rPrChange>
        </w:rPr>
        <w:pPrChange w:id="180" w:author="1" w:date="2026-09-22T12:15:00Z" w16du:dateUtc="2026-09-22T16:15:00Z">
          <w:pPr>
            <w:autoSpaceDE w:val="0"/>
            <w:autoSpaceDN w:val="0"/>
            <w:adjustRightInd w:val="0"/>
            <w:spacing w:after="0" w:line="312" w:lineRule="auto"/>
            <w:jc w:val="both"/>
          </w:pPr>
        </w:pPrChange>
      </w:pPr>
      <w:del w:id="181" w:author="1" w:date="2026-09-22T12:15:00Z" w16du:dateUtc="2026-09-22T16:15:00Z">
        <w:r>
          <w:rPr>
            <w:rFonts w:ascii="Times New Roman" w:hAnsi="Times New Roman" w:cs="Times New Roman"/>
            <w:bCs/>
            <w:sz w:val="28"/>
            <w:szCs w:val="28"/>
          </w:rPr>
          <w:delText xml:space="preserve"> главы города Чебоксары                                                Д.В. Спирин</w:delText>
        </w:r>
      </w:del>
    </w:p>
    <w:sectPr w:rsidR="00C66430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182" w:author="1" w:date="2026-09-22T12:15:00Z" w16du:dateUtc="2026-09-22T16:15:00Z">
        <w:sectPr w:rsidR="00C66430" w:rsidRPr="001E08FA" w:rsidSect="006E54AE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735051913">
    <w:abstractNumId w:val="15"/>
  </w:num>
  <w:num w:numId="2" w16cid:durableId="430668261">
    <w:abstractNumId w:val="14"/>
  </w:num>
  <w:num w:numId="3" w16cid:durableId="1476141136">
    <w:abstractNumId w:val="16"/>
  </w:num>
  <w:num w:numId="4" w16cid:durableId="1319842547">
    <w:abstractNumId w:val="13"/>
  </w:num>
  <w:num w:numId="5" w16cid:durableId="1695886645">
    <w:abstractNumId w:val="6"/>
  </w:num>
  <w:num w:numId="6" w16cid:durableId="427653314">
    <w:abstractNumId w:val="18"/>
  </w:num>
  <w:num w:numId="7" w16cid:durableId="1558323126">
    <w:abstractNumId w:val="7"/>
  </w:num>
  <w:num w:numId="8" w16cid:durableId="1514419797">
    <w:abstractNumId w:val="11"/>
  </w:num>
  <w:num w:numId="9" w16cid:durableId="1455632522">
    <w:abstractNumId w:val="4"/>
  </w:num>
  <w:num w:numId="10" w16cid:durableId="767655483">
    <w:abstractNumId w:val="10"/>
  </w:num>
  <w:num w:numId="11" w16cid:durableId="1055737169">
    <w:abstractNumId w:val="3"/>
  </w:num>
  <w:num w:numId="12" w16cid:durableId="1873033107">
    <w:abstractNumId w:val="1"/>
  </w:num>
  <w:num w:numId="13" w16cid:durableId="397242480">
    <w:abstractNumId w:val="2"/>
  </w:num>
  <w:num w:numId="14" w16cid:durableId="2006519238">
    <w:abstractNumId w:val="5"/>
  </w:num>
  <w:num w:numId="15" w16cid:durableId="2027751604">
    <w:abstractNumId w:val="8"/>
  </w:num>
  <w:num w:numId="16" w16cid:durableId="651444530">
    <w:abstractNumId w:val="17"/>
  </w:num>
  <w:num w:numId="17" w16cid:durableId="1127118447">
    <w:abstractNumId w:val="12"/>
  </w:num>
  <w:num w:numId="18" w16cid:durableId="1694918168">
    <w:abstractNumId w:val="0"/>
  </w:num>
  <w:num w:numId="19" w16cid:durableId="95016039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5975720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6EB"/>
    <w:rsid w:val="00001ACC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35EAA"/>
    <w:rsid w:val="00036E97"/>
    <w:rsid w:val="000522D1"/>
    <w:rsid w:val="00056A73"/>
    <w:rsid w:val="00065CBD"/>
    <w:rsid w:val="000662A4"/>
    <w:rsid w:val="00082C08"/>
    <w:rsid w:val="0008309E"/>
    <w:rsid w:val="00086483"/>
    <w:rsid w:val="00092A9F"/>
    <w:rsid w:val="00092F3A"/>
    <w:rsid w:val="00092F4B"/>
    <w:rsid w:val="0009325F"/>
    <w:rsid w:val="000958BD"/>
    <w:rsid w:val="000A0CCE"/>
    <w:rsid w:val="000A1A40"/>
    <w:rsid w:val="000A2771"/>
    <w:rsid w:val="000A2FB9"/>
    <w:rsid w:val="000A5A91"/>
    <w:rsid w:val="000B0174"/>
    <w:rsid w:val="000B0709"/>
    <w:rsid w:val="000B174C"/>
    <w:rsid w:val="000B182B"/>
    <w:rsid w:val="000B58E0"/>
    <w:rsid w:val="000B708F"/>
    <w:rsid w:val="000C0E26"/>
    <w:rsid w:val="000C302C"/>
    <w:rsid w:val="000C519C"/>
    <w:rsid w:val="000C6636"/>
    <w:rsid w:val="000D414E"/>
    <w:rsid w:val="000E2BFB"/>
    <w:rsid w:val="000E3056"/>
    <w:rsid w:val="000E3424"/>
    <w:rsid w:val="000E39D9"/>
    <w:rsid w:val="000E52FD"/>
    <w:rsid w:val="000E5369"/>
    <w:rsid w:val="000E661E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28DA"/>
    <w:rsid w:val="001156CC"/>
    <w:rsid w:val="00125AAB"/>
    <w:rsid w:val="001265ED"/>
    <w:rsid w:val="001302F9"/>
    <w:rsid w:val="0013247A"/>
    <w:rsid w:val="001343C7"/>
    <w:rsid w:val="0013625A"/>
    <w:rsid w:val="00136EE1"/>
    <w:rsid w:val="001473B9"/>
    <w:rsid w:val="00147CBB"/>
    <w:rsid w:val="0015568D"/>
    <w:rsid w:val="00156BA3"/>
    <w:rsid w:val="00160B41"/>
    <w:rsid w:val="0016591D"/>
    <w:rsid w:val="0016779F"/>
    <w:rsid w:val="0017118E"/>
    <w:rsid w:val="00171781"/>
    <w:rsid w:val="00171919"/>
    <w:rsid w:val="001752BE"/>
    <w:rsid w:val="00176308"/>
    <w:rsid w:val="00181288"/>
    <w:rsid w:val="00182395"/>
    <w:rsid w:val="00183182"/>
    <w:rsid w:val="001845B4"/>
    <w:rsid w:val="00185E2D"/>
    <w:rsid w:val="001906B0"/>
    <w:rsid w:val="00196BAD"/>
    <w:rsid w:val="001A08E6"/>
    <w:rsid w:val="001A21E3"/>
    <w:rsid w:val="001A4164"/>
    <w:rsid w:val="001A5104"/>
    <w:rsid w:val="001A5AAC"/>
    <w:rsid w:val="001B0554"/>
    <w:rsid w:val="001B5184"/>
    <w:rsid w:val="001B5B30"/>
    <w:rsid w:val="001B6472"/>
    <w:rsid w:val="001B799A"/>
    <w:rsid w:val="001C1227"/>
    <w:rsid w:val="001C133F"/>
    <w:rsid w:val="001C7240"/>
    <w:rsid w:val="001D0726"/>
    <w:rsid w:val="001D1498"/>
    <w:rsid w:val="001D167C"/>
    <w:rsid w:val="001D2A1D"/>
    <w:rsid w:val="001D438A"/>
    <w:rsid w:val="001D591F"/>
    <w:rsid w:val="001D72E4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3E4"/>
    <w:rsid w:val="00222C60"/>
    <w:rsid w:val="002260A7"/>
    <w:rsid w:val="0022733A"/>
    <w:rsid w:val="002308CA"/>
    <w:rsid w:val="00232D74"/>
    <w:rsid w:val="0023433B"/>
    <w:rsid w:val="00237E94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3A07"/>
    <w:rsid w:val="00284F1D"/>
    <w:rsid w:val="00285FFD"/>
    <w:rsid w:val="00290449"/>
    <w:rsid w:val="00290613"/>
    <w:rsid w:val="002939A5"/>
    <w:rsid w:val="0029493B"/>
    <w:rsid w:val="00296FB3"/>
    <w:rsid w:val="002A07A9"/>
    <w:rsid w:val="002A33A8"/>
    <w:rsid w:val="002A62DA"/>
    <w:rsid w:val="002A74BD"/>
    <w:rsid w:val="002B2AF1"/>
    <w:rsid w:val="002B35B4"/>
    <w:rsid w:val="002B62D2"/>
    <w:rsid w:val="002C10DE"/>
    <w:rsid w:val="002C2415"/>
    <w:rsid w:val="002C4E4C"/>
    <w:rsid w:val="002C4EFB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E76E0"/>
    <w:rsid w:val="002F08F7"/>
    <w:rsid w:val="002F307F"/>
    <w:rsid w:val="002F35E2"/>
    <w:rsid w:val="002F6801"/>
    <w:rsid w:val="002F6B3B"/>
    <w:rsid w:val="003022CA"/>
    <w:rsid w:val="0030328E"/>
    <w:rsid w:val="003032A4"/>
    <w:rsid w:val="003112D5"/>
    <w:rsid w:val="00316246"/>
    <w:rsid w:val="00316CFA"/>
    <w:rsid w:val="003235BC"/>
    <w:rsid w:val="003248AA"/>
    <w:rsid w:val="00334406"/>
    <w:rsid w:val="00335088"/>
    <w:rsid w:val="00336395"/>
    <w:rsid w:val="003363CB"/>
    <w:rsid w:val="003370C3"/>
    <w:rsid w:val="00337259"/>
    <w:rsid w:val="0034111E"/>
    <w:rsid w:val="00342829"/>
    <w:rsid w:val="00343108"/>
    <w:rsid w:val="003456A4"/>
    <w:rsid w:val="003516AC"/>
    <w:rsid w:val="003516D1"/>
    <w:rsid w:val="003551AF"/>
    <w:rsid w:val="003552AF"/>
    <w:rsid w:val="00355E40"/>
    <w:rsid w:val="0036012D"/>
    <w:rsid w:val="00364E9B"/>
    <w:rsid w:val="00371747"/>
    <w:rsid w:val="0038633C"/>
    <w:rsid w:val="00391806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C6CE3"/>
    <w:rsid w:val="003D2AF2"/>
    <w:rsid w:val="003D40A6"/>
    <w:rsid w:val="003D4511"/>
    <w:rsid w:val="003D7A03"/>
    <w:rsid w:val="003D7B9F"/>
    <w:rsid w:val="003E09CD"/>
    <w:rsid w:val="003E2429"/>
    <w:rsid w:val="003E320D"/>
    <w:rsid w:val="003E3DC6"/>
    <w:rsid w:val="003E4B8C"/>
    <w:rsid w:val="003F0DB9"/>
    <w:rsid w:val="003F30D8"/>
    <w:rsid w:val="003F5013"/>
    <w:rsid w:val="003F5C69"/>
    <w:rsid w:val="003F7D5B"/>
    <w:rsid w:val="00400709"/>
    <w:rsid w:val="00402203"/>
    <w:rsid w:val="004022DB"/>
    <w:rsid w:val="00405768"/>
    <w:rsid w:val="00405B33"/>
    <w:rsid w:val="004062D2"/>
    <w:rsid w:val="004125E1"/>
    <w:rsid w:val="00412DD0"/>
    <w:rsid w:val="00420A30"/>
    <w:rsid w:val="00420CE3"/>
    <w:rsid w:val="00426403"/>
    <w:rsid w:val="00426DC9"/>
    <w:rsid w:val="00430045"/>
    <w:rsid w:val="00433895"/>
    <w:rsid w:val="00436FE4"/>
    <w:rsid w:val="00442F5D"/>
    <w:rsid w:val="00443152"/>
    <w:rsid w:val="00443A89"/>
    <w:rsid w:val="004471B2"/>
    <w:rsid w:val="00452B89"/>
    <w:rsid w:val="00456E15"/>
    <w:rsid w:val="004602ED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3B04"/>
    <w:rsid w:val="00486346"/>
    <w:rsid w:val="004901E8"/>
    <w:rsid w:val="00492362"/>
    <w:rsid w:val="0049449E"/>
    <w:rsid w:val="00494F22"/>
    <w:rsid w:val="0049692D"/>
    <w:rsid w:val="004A5AB0"/>
    <w:rsid w:val="004B2313"/>
    <w:rsid w:val="004B3724"/>
    <w:rsid w:val="004B3738"/>
    <w:rsid w:val="004B7A0A"/>
    <w:rsid w:val="004C2A12"/>
    <w:rsid w:val="004C4550"/>
    <w:rsid w:val="004C712E"/>
    <w:rsid w:val="004C7F34"/>
    <w:rsid w:val="004D195C"/>
    <w:rsid w:val="004D21EA"/>
    <w:rsid w:val="004E2A6F"/>
    <w:rsid w:val="004E2B04"/>
    <w:rsid w:val="004E38A1"/>
    <w:rsid w:val="004E4A1B"/>
    <w:rsid w:val="004E6165"/>
    <w:rsid w:val="004E65A6"/>
    <w:rsid w:val="004E664F"/>
    <w:rsid w:val="004F068E"/>
    <w:rsid w:val="004F214E"/>
    <w:rsid w:val="004F4BA5"/>
    <w:rsid w:val="004F7CE1"/>
    <w:rsid w:val="00500277"/>
    <w:rsid w:val="00500EAE"/>
    <w:rsid w:val="005013D9"/>
    <w:rsid w:val="00501D8F"/>
    <w:rsid w:val="00503055"/>
    <w:rsid w:val="00503751"/>
    <w:rsid w:val="00504B8C"/>
    <w:rsid w:val="00511ECB"/>
    <w:rsid w:val="00512D95"/>
    <w:rsid w:val="00517B7B"/>
    <w:rsid w:val="00520C2C"/>
    <w:rsid w:val="0052257A"/>
    <w:rsid w:val="005242EE"/>
    <w:rsid w:val="00527CBC"/>
    <w:rsid w:val="00530DFC"/>
    <w:rsid w:val="00531B8F"/>
    <w:rsid w:val="00533E93"/>
    <w:rsid w:val="00536C62"/>
    <w:rsid w:val="0054404A"/>
    <w:rsid w:val="005442E2"/>
    <w:rsid w:val="005449A7"/>
    <w:rsid w:val="00544BBC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850B6"/>
    <w:rsid w:val="00594D9A"/>
    <w:rsid w:val="005A0ADA"/>
    <w:rsid w:val="005A0C9E"/>
    <w:rsid w:val="005A0CCA"/>
    <w:rsid w:val="005A2382"/>
    <w:rsid w:val="005A3F1D"/>
    <w:rsid w:val="005B0BBB"/>
    <w:rsid w:val="005B2404"/>
    <w:rsid w:val="005B5DAC"/>
    <w:rsid w:val="005B764D"/>
    <w:rsid w:val="005C088C"/>
    <w:rsid w:val="005C1F89"/>
    <w:rsid w:val="005C4087"/>
    <w:rsid w:val="005C41D2"/>
    <w:rsid w:val="005C4234"/>
    <w:rsid w:val="005C62C9"/>
    <w:rsid w:val="005D0880"/>
    <w:rsid w:val="005D46EB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04B9E"/>
    <w:rsid w:val="00611147"/>
    <w:rsid w:val="00611BF0"/>
    <w:rsid w:val="006121C2"/>
    <w:rsid w:val="00612C19"/>
    <w:rsid w:val="00612F40"/>
    <w:rsid w:val="006138D4"/>
    <w:rsid w:val="00615E33"/>
    <w:rsid w:val="006160EB"/>
    <w:rsid w:val="006209C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47E7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5B9A"/>
    <w:rsid w:val="006F6586"/>
    <w:rsid w:val="006F7DD5"/>
    <w:rsid w:val="00701899"/>
    <w:rsid w:val="00702449"/>
    <w:rsid w:val="007026EE"/>
    <w:rsid w:val="00705A55"/>
    <w:rsid w:val="00707767"/>
    <w:rsid w:val="00710492"/>
    <w:rsid w:val="007135C5"/>
    <w:rsid w:val="00717FD3"/>
    <w:rsid w:val="00720433"/>
    <w:rsid w:val="00724F5C"/>
    <w:rsid w:val="00726661"/>
    <w:rsid w:val="007338BD"/>
    <w:rsid w:val="00737085"/>
    <w:rsid w:val="00741BFA"/>
    <w:rsid w:val="00743253"/>
    <w:rsid w:val="00743B55"/>
    <w:rsid w:val="0075100C"/>
    <w:rsid w:val="00751814"/>
    <w:rsid w:val="00751D91"/>
    <w:rsid w:val="007522E5"/>
    <w:rsid w:val="00752498"/>
    <w:rsid w:val="00763C2A"/>
    <w:rsid w:val="007710E5"/>
    <w:rsid w:val="00774609"/>
    <w:rsid w:val="00776916"/>
    <w:rsid w:val="007819AA"/>
    <w:rsid w:val="00796731"/>
    <w:rsid w:val="00796986"/>
    <w:rsid w:val="007A3353"/>
    <w:rsid w:val="007A6304"/>
    <w:rsid w:val="007B003B"/>
    <w:rsid w:val="007B1B48"/>
    <w:rsid w:val="007B214B"/>
    <w:rsid w:val="007B3168"/>
    <w:rsid w:val="007B68D8"/>
    <w:rsid w:val="007C41AB"/>
    <w:rsid w:val="007C4E40"/>
    <w:rsid w:val="007D0A1A"/>
    <w:rsid w:val="007D36E4"/>
    <w:rsid w:val="007D39AD"/>
    <w:rsid w:val="007D417A"/>
    <w:rsid w:val="007D6295"/>
    <w:rsid w:val="007E173A"/>
    <w:rsid w:val="007E1A57"/>
    <w:rsid w:val="007E272A"/>
    <w:rsid w:val="007E3401"/>
    <w:rsid w:val="007F2089"/>
    <w:rsid w:val="007F516C"/>
    <w:rsid w:val="007F7CBE"/>
    <w:rsid w:val="00805A52"/>
    <w:rsid w:val="00811D61"/>
    <w:rsid w:val="00813B10"/>
    <w:rsid w:val="0082083D"/>
    <w:rsid w:val="00831EA8"/>
    <w:rsid w:val="00834528"/>
    <w:rsid w:val="008410CB"/>
    <w:rsid w:val="00843ACF"/>
    <w:rsid w:val="00847130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51"/>
    <w:rsid w:val="00882DA3"/>
    <w:rsid w:val="0089053A"/>
    <w:rsid w:val="00892E3A"/>
    <w:rsid w:val="00894842"/>
    <w:rsid w:val="008A41B9"/>
    <w:rsid w:val="008A58AF"/>
    <w:rsid w:val="008A7FDC"/>
    <w:rsid w:val="008B612B"/>
    <w:rsid w:val="008B6947"/>
    <w:rsid w:val="008C0E15"/>
    <w:rsid w:val="008C1958"/>
    <w:rsid w:val="008C2558"/>
    <w:rsid w:val="008C7443"/>
    <w:rsid w:val="008D1B73"/>
    <w:rsid w:val="008D3162"/>
    <w:rsid w:val="008D444E"/>
    <w:rsid w:val="008D546A"/>
    <w:rsid w:val="008D6F84"/>
    <w:rsid w:val="008E11C9"/>
    <w:rsid w:val="008E1C5E"/>
    <w:rsid w:val="008E2298"/>
    <w:rsid w:val="008E64A0"/>
    <w:rsid w:val="008E791D"/>
    <w:rsid w:val="008E7C45"/>
    <w:rsid w:val="008F0A0E"/>
    <w:rsid w:val="008F28E3"/>
    <w:rsid w:val="008F2A06"/>
    <w:rsid w:val="008F4F99"/>
    <w:rsid w:val="008F6DB9"/>
    <w:rsid w:val="00900A56"/>
    <w:rsid w:val="00901678"/>
    <w:rsid w:val="00901B73"/>
    <w:rsid w:val="00907ABD"/>
    <w:rsid w:val="009113AC"/>
    <w:rsid w:val="0091493C"/>
    <w:rsid w:val="00915049"/>
    <w:rsid w:val="00921512"/>
    <w:rsid w:val="00922796"/>
    <w:rsid w:val="009263C3"/>
    <w:rsid w:val="0093054E"/>
    <w:rsid w:val="00930BAF"/>
    <w:rsid w:val="00933363"/>
    <w:rsid w:val="009340E2"/>
    <w:rsid w:val="00934DFB"/>
    <w:rsid w:val="00936F9D"/>
    <w:rsid w:val="009373B9"/>
    <w:rsid w:val="00940796"/>
    <w:rsid w:val="00950C6A"/>
    <w:rsid w:val="009565D4"/>
    <w:rsid w:val="00956EE7"/>
    <w:rsid w:val="009613A6"/>
    <w:rsid w:val="00962BCF"/>
    <w:rsid w:val="009653BA"/>
    <w:rsid w:val="0096674C"/>
    <w:rsid w:val="0097100D"/>
    <w:rsid w:val="00973CD1"/>
    <w:rsid w:val="00974E36"/>
    <w:rsid w:val="00985F19"/>
    <w:rsid w:val="00987AEA"/>
    <w:rsid w:val="00990487"/>
    <w:rsid w:val="009910F1"/>
    <w:rsid w:val="009951D9"/>
    <w:rsid w:val="00997F01"/>
    <w:rsid w:val="009A05C0"/>
    <w:rsid w:val="009A289B"/>
    <w:rsid w:val="009A39E4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68E4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501D"/>
    <w:rsid w:val="00A36331"/>
    <w:rsid w:val="00A4155E"/>
    <w:rsid w:val="00A50A51"/>
    <w:rsid w:val="00A515CB"/>
    <w:rsid w:val="00A534B6"/>
    <w:rsid w:val="00A55CBA"/>
    <w:rsid w:val="00A644AF"/>
    <w:rsid w:val="00A65302"/>
    <w:rsid w:val="00A73B17"/>
    <w:rsid w:val="00A7560A"/>
    <w:rsid w:val="00A75F22"/>
    <w:rsid w:val="00A81577"/>
    <w:rsid w:val="00A90570"/>
    <w:rsid w:val="00A90C22"/>
    <w:rsid w:val="00A96B4D"/>
    <w:rsid w:val="00AA0759"/>
    <w:rsid w:val="00AA0D5F"/>
    <w:rsid w:val="00AA1AD6"/>
    <w:rsid w:val="00AA3851"/>
    <w:rsid w:val="00AA425E"/>
    <w:rsid w:val="00AA7060"/>
    <w:rsid w:val="00AB30FE"/>
    <w:rsid w:val="00AB6F5C"/>
    <w:rsid w:val="00AC17FD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E641D"/>
    <w:rsid w:val="00AF23C6"/>
    <w:rsid w:val="00AF4401"/>
    <w:rsid w:val="00B01029"/>
    <w:rsid w:val="00B019A1"/>
    <w:rsid w:val="00B019C8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470B9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8724A"/>
    <w:rsid w:val="00B92FB1"/>
    <w:rsid w:val="00B931BE"/>
    <w:rsid w:val="00B97BA2"/>
    <w:rsid w:val="00BA06B2"/>
    <w:rsid w:val="00BA0906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4A3"/>
    <w:rsid w:val="00BD1FCE"/>
    <w:rsid w:val="00BD3E0E"/>
    <w:rsid w:val="00BE1A76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0CD4"/>
    <w:rsid w:val="00C21ECD"/>
    <w:rsid w:val="00C23D6E"/>
    <w:rsid w:val="00C27664"/>
    <w:rsid w:val="00C27769"/>
    <w:rsid w:val="00C31252"/>
    <w:rsid w:val="00C31ACA"/>
    <w:rsid w:val="00C3269A"/>
    <w:rsid w:val="00C40747"/>
    <w:rsid w:val="00C412D8"/>
    <w:rsid w:val="00C425B9"/>
    <w:rsid w:val="00C42827"/>
    <w:rsid w:val="00C44C84"/>
    <w:rsid w:val="00C51761"/>
    <w:rsid w:val="00C52A67"/>
    <w:rsid w:val="00C53F8E"/>
    <w:rsid w:val="00C66430"/>
    <w:rsid w:val="00C70FB8"/>
    <w:rsid w:val="00C76845"/>
    <w:rsid w:val="00C76F13"/>
    <w:rsid w:val="00C83873"/>
    <w:rsid w:val="00C91401"/>
    <w:rsid w:val="00C9363A"/>
    <w:rsid w:val="00C94E58"/>
    <w:rsid w:val="00C9509C"/>
    <w:rsid w:val="00C963BB"/>
    <w:rsid w:val="00C97A4E"/>
    <w:rsid w:val="00CA065F"/>
    <w:rsid w:val="00CA26C7"/>
    <w:rsid w:val="00CB312A"/>
    <w:rsid w:val="00CB4ED4"/>
    <w:rsid w:val="00CB53B7"/>
    <w:rsid w:val="00CB78CC"/>
    <w:rsid w:val="00CB7A31"/>
    <w:rsid w:val="00CC0206"/>
    <w:rsid w:val="00CC0ED6"/>
    <w:rsid w:val="00CC5F13"/>
    <w:rsid w:val="00CC60CE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25D01"/>
    <w:rsid w:val="00D25FC9"/>
    <w:rsid w:val="00D26B8F"/>
    <w:rsid w:val="00D30B59"/>
    <w:rsid w:val="00D3401C"/>
    <w:rsid w:val="00D428C6"/>
    <w:rsid w:val="00D44210"/>
    <w:rsid w:val="00D444F0"/>
    <w:rsid w:val="00D5063C"/>
    <w:rsid w:val="00D50E5C"/>
    <w:rsid w:val="00D53245"/>
    <w:rsid w:val="00D554D3"/>
    <w:rsid w:val="00D57F92"/>
    <w:rsid w:val="00D601CF"/>
    <w:rsid w:val="00D6027E"/>
    <w:rsid w:val="00D60888"/>
    <w:rsid w:val="00D6191A"/>
    <w:rsid w:val="00D638B3"/>
    <w:rsid w:val="00D644D1"/>
    <w:rsid w:val="00D6753F"/>
    <w:rsid w:val="00D72347"/>
    <w:rsid w:val="00D74278"/>
    <w:rsid w:val="00D7505A"/>
    <w:rsid w:val="00D834C8"/>
    <w:rsid w:val="00D926D1"/>
    <w:rsid w:val="00D92A47"/>
    <w:rsid w:val="00D94EDA"/>
    <w:rsid w:val="00DA2AB4"/>
    <w:rsid w:val="00DA38E0"/>
    <w:rsid w:val="00DA49FF"/>
    <w:rsid w:val="00DA60C4"/>
    <w:rsid w:val="00DB095D"/>
    <w:rsid w:val="00DB4797"/>
    <w:rsid w:val="00DB6B2F"/>
    <w:rsid w:val="00DB74D2"/>
    <w:rsid w:val="00DC074E"/>
    <w:rsid w:val="00DC1FB9"/>
    <w:rsid w:val="00DC293C"/>
    <w:rsid w:val="00DC4316"/>
    <w:rsid w:val="00DC623E"/>
    <w:rsid w:val="00DC6B75"/>
    <w:rsid w:val="00DC6DD7"/>
    <w:rsid w:val="00DC73B8"/>
    <w:rsid w:val="00DD164D"/>
    <w:rsid w:val="00DD4AB3"/>
    <w:rsid w:val="00DD5349"/>
    <w:rsid w:val="00DD5E6A"/>
    <w:rsid w:val="00DE011F"/>
    <w:rsid w:val="00DE0350"/>
    <w:rsid w:val="00DE30F3"/>
    <w:rsid w:val="00DF069E"/>
    <w:rsid w:val="00DF0959"/>
    <w:rsid w:val="00DF0E66"/>
    <w:rsid w:val="00DF1BFF"/>
    <w:rsid w:val="00DF4ADF"/>
    <w:rsid w:val="00DF6A2F"/>
    <w:rsid w:val="00E00F3A"/>
    <w:rsid w:val="00E10B99"/>
    <w:rsid w:val="00E11A54"/>
    <w:rsid w:val="00E123B9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37B41"/>
    <w:rsid w:val="00E40B3D"/>
    <w:rsid w:val="00E41EA4"/>
    <w:rsid w:val="00E4233A"/>
    <w:rsid w:val="00E46F6F"/>
    <w:rsid w:val="00E510DF"/>
    <w:rsid w:val="00E54AAD"/>
    <w:rsid w:val="00E55B36"/>
    <w:rsid w:val="00E563CD"/>
    <w:rsid w:val="00E57A5E"/>
    <w:rsid w:val="00E57EB9"/>
    <w:rsid w:val="00E60F66"/>
    <w:rsid w:val="00E63FD4"/>
    <w:rsid w:val="00E722BF"/>
    <w:rsid w:val="00E72BE3"/>
    <w:rsid w:val="00E74729"/>
    <w:rsid w:val="00E76CF0"/>
    <w:rsid w:val="00E77ECF"/>
    <w:rsid w:val="00E85195"/>
    <w:rsid w:val="00E86264"/>
    <w:rsid w:val="00E86E61"/>
    <w:rsid w:val="00E87018"/>
    <w:rsid w:val="00E96AF8"/>
    <w:rsid w:val="00EA6537"/>
    <w:rsid w:val="00EA7F3B"/>
    <w:rsid w:val="00EB093A"/>
    <w:rsid w:val="00EB1311"/>
    <w:rsid w:val="00EB237B"/>
    <w:rsid w:val="00EB3E7C"/>
    <w:rsid w:val="00EB58E1"/>
    <w:rsid w:val="00EB6A46"/>
    <w:rsid w:val="00EB7E61"/>
    <w:rsid w:val="00EC017A"/>
    <w:rsid w:val="00EC29E0"/>
    <w:rsid w:val="00EC2F28"/>
    <w:rsid w:val="00EC3309"/>
    <w:rsid w:val="00EC7FF7"/>
    <w:rsid w:val="00ED6183"/>
    <w:rsid w:val="00ED737E"/>
    <w:rsid w:val="00EE0F06"/>
    <w:rsid w:val="00EE1E64"/>
    <w:rsid w:val="00EE2BFB"/>
    <w:rsid w:val="00EF05A7"/>
    <w:rsid w:val="00EF16A3"/>
    <w:rsid w:val="00EF51D5"/>
    <w:rsid w:val="00F0207E"/>
    <w:rsid w:val="00F02A16"/>
    <w:rsid w:val="00F0536E"/>
    <w:rsid w:val="00F0629E"/>
    <w:rsid w:val="00F064AB"/>
    <w:rsid w:val="00F10A59"/>
    <w:rsid w:val="00F11B01"/>
    <w:rsid w:val="00F147B1"/>
    <w:rsid w:val="00F210C0"/>
    <w:rsid w:val="00F21879"/>
    <w:rsid w:val="00F23058"/>
    <w:rsid w:val="00F259CC"/>
    <w:rsid w:val="00F2691D"/>
    <w:rsid w:val="00F26961"/>
    <w:rsid w:val="00F31C12"/>
    <w:rsid w:val="00F32B8A"/>
    <w:rsid w:val="00F370DF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0C2E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80C64A-C7ED-4B18-B99D-528530508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15:00Z">
        <w:pPr>
          <w:spacing w:after="160" w:line="259" w:lineRule="auto"/>
        </w:pPr>
      </w:pPrChange>
    </w:pPr>
    <w:rPr>
      <w:rFonts w:ascii="Arial" w:eastAsia="Times New Roman" w:hAnsi="Arial" w:cs="Arial"/>
      <w:sz w:val="18"/>
      <w:szCs w:val="18"/>
      <w:lang w:eastAsia="ru-RU"/>
      <w:rPrChange w:id="0" w:author="1" w:date="2026-09-22T12:15:00Z">
        <w:rPr>
          <w:rFonts w:asciiTheme="minorHAnsi" w:eastAsiaTheme="minorHAnsi" w:hAnsiTheme="minorHAnsi" w:cstheme="minorBidi"/>
          <w:sz w:val="22"/>
          <w:szCs w:val="22"/>
          <w:lang w:val="ru-RU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15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15:00Z">
        <w:rPr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15:00Z">
        <w:pPr>
          <w:ind w:left="720"/>
          <w:contextualSpacing/>
        </w:pPr>
      </w:pPrChange>
    </w:pPr>
    <w:rPr>
      <w:rFonts w:cs="Times New Roman"/>
      <w:rPrChange w:id="2" w:author="1" w:date="2026-09-22T12:15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styleId="Hyperlink">
    <w:name w:val="Hyperlink"/>
    <w:basedOn w:val="DefaultParagraphFont"/>
    <w:uiPriority w:val="99"/>
    <w:unhideWhenUsed/>
    <w:rsid w:val="00092F4B"/>
    <w:rPr>
      <w:color w:val="0563C1" w:themeColor="hyperlink"/>
      <w:u w:val="single"/>
    </w:rPr>
  </w:style>
  <w:style w:type="character" w:customStyle="1" w:styleId="a">
    <w:name w:val="Гипертекстовая ссылка"/>
    <w:basedOn w:val="DefaultParagraphFont"/>
    <w:uiPriority w:val="99"/>
    <w:rsid w:val="004F068E"/>
    <w:rPr>
      <w:color w:val="008000"/>
      <w:rPrChange w:id="3" w:author="1" w:date="2026-09-22T12:15:00Z">
        <w:rPr>
          <w:color w:val="106BBE"/>
        </w:rPr>
      </w:rPrChange>
    </w:rPr>
  </w:style>
  <w:style w:type="paragraph" w:customStyle="1" w:styleId="a0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4" w:author="1" w:date="2026-09-22T12:15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4" w:author="1" w:date="2026-09-22T12:15:00Z">
        <w:rPr>
          <w:rFonts w:ascii="Arial" w:hAnsi="Arial" w:cs="Arial"/>
          <w:sz w:val="24"/>
          <w:szCs w:val="24"/>
          <w:lang w:val="ru-RU" w:eastAsia="ru-RU" w:bidi="ar-SA"/>
        </w:rPr>
      </w:rPrChange>
    </w:rPr>
  </w:style>
  <w:style w:type="paragraph" w:customStyle="1" w:styleId="a1">
    <w:name w:val="Нормальный (таблица)"/>
    <w:basedOn w:val="Normal"/>
    <w:next w:val="Normal"/>
    <w:uiPriority w:val="99"/>
    <w:rsid w:val="00371747"/>
    <w:pPr>
      <w:autoSpaceDE w:val="0"/>
      <w:autoSpaceDN w:val="0"/>
      <w:adjustRightInd w:val="0"/>
      <w:jc w:val="both"/>
    </w:pPr>
    <w:rPr>
      <w:sz w:val="24"/>
      <w:szCs w:val="24"/>
    </w:rPr>
  </w:style>
  <w:style w:type="table" w:styleId="TableGrid">
    <w:name w:val="Table Grid"/>
    <w:basedOn w:val="TableNormal"/>
    <w:uiPriority w:val="39"/>
    <w:rsid w:val="00460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E76E0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5" w:author="1" w:date="2026-09-22T12:15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5" w:author="1" w:date="2026-09-22T12:15:00Z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6" w:author="1" w:date="2026-09-22T12:15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6" w:author="1" w:date="2026-09-22T12:15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2E76E0"/>
    <w:rPr>
      <w:rFonts w:ascii="Times New Roman" w:hAnsi="Times New Roman" w:cs="Times New Roman"/>
      <w:sz w:val="16"/>
      <w:szCs w:val="16"/>
    </w:rPr>
  </w:style>
  <w:style w:type="character" w:customStyle="1" w:styleId="ListParagraphChar">
    <w:name w:val="List Paragraph Char"/>
    <w:link w:val="ListParagraph"/>
    <w:uiPriority w:val="34"/>
    <w:locked/>
    <w:rsid w:val="002E76E0"/>
    <w:rPr>
      <w:rFonts w:ascii="Arial" w:eastAsia="Times New Roman" w:hAnsi="Arial" w:cs="Times New Roman"/>
      <w:sz w:val="18"/>
      <w:szCs w:val="18"/>
      <w:lang w:eastAsia="ru-RU"/>
    </w:rPr>
  </w:style>
  <w:style w:type="paragraph" w:styleId="BalloonText">
    <w:name w:val="Balloon Text"/>
    <w:basedOn w:val="Normal"/>
    <w:link w:val="BalloonTextChar"/>
    <w:rsid w:val="001E08FA"/>
    <w:pPr>
      <w:pPrChange w:id="7" w:author="1" w:date="2026-09-22T12:15:00Z">
        <w:pPr/>
      </w:pPrChange>
    </w:pPr>
    <w:rPr>
      <w:rFonts w:ascii="Tahoma" w:hAnsi="Tahoma" w:cs="Tahoma"/>
      <w:sz w:val="16"/>
      <w:szCs w:val="16"/>
      <w:rPrChange w:id="7" w:author="1" w:date="2026-09-22T12:15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2E76E0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8" w:author="1" w:date="2026-09-22T12:15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8" w:author="1" w:date="2026-09-22T12:15:00Z">
        <w:rPr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9" w:author="1" w:date="2026-09-22T12:15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15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2E76E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10" w:author="1" w:date="2026-09-22T12:15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10" w:author="1" w:date="2026-09-22T12:15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F5A74E-E1EB-9D48-85F8-5795C8A2B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1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Осипова Ирина Ивановна</dc:creator>
  <cp:keywords/>
  <dc:description/>
  <cp:lastModifiedBy>Arthur Souza Rodrigues</cp:lastModifiedBy>
  <cp:revision>1</cp:revision>
  <cp:lastPrinted>2023-12-04T08:37:00Z</cp:lastPrinted>
  <dcterms:created xsi:type="dcterms:W3CDTF">2022-02-11T12:07:00Z</dcterms:created>
  <dcterms:modified xsi:type="dcterms:W3CDTF">2026-09-22T16:15:00Z</dcterms:modified>
</cp:coreProperties>
</file>