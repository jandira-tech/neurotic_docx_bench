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1180B6" w14:textId="77777777" w:rsidR="00D46904" w:rsidRDefault="00A5391B" w:rsidP="00A5391B">
      <w:pPr>
        <w:jc w:val="center"/>
        <w:rPr>
          <w:ins w:id="1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  <w:ins w:id="2" w:author="mary.inoue@fap.local" w:date="2026-09-22T12:19:00Z" w16du:dateUtc="2026-09-22T16:19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E83C011" w14:textId="77777777" w:rsidR="00EB0E11" w:rsidRDefault="00EB0E11" w:rsidP="00A5391B">
      <w:pPr>
        <w:jc w:val="center"/>
        <w:rPr>
          <w:ins w:id="3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6F6C044B" w14:textId="77777777" w:rsidR="00EB0E11" w:rsidRPr="00AC2557" w:rsidRDefault="00EB0E11" w:rsidP="00EB0E11">
      <w:pPr>
        <w:rPr>
          <w:ins w:id="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5" w:author="mary.inoue@fap.local" w:date="2026-09-22T12:19:00Z" w16du:dateUtc="2026-09-22T16:19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DEDB353" w14:textId="77777777" w:rsidR="00A5391B" w:rsidRDefault="00A5391B" w:rsidP="00A5391B">
      <w:pPr>
        <w:jc w:val="center"/>
        <w:rPr>
          <w:ins w:id="6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4305373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8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3A241E6F" w14:textId="77777777" w:rsidR="00132F7D" w:rsidRDefault="00132F7D" w:rsidP="00A5391B">
      <w:pPr>
        <w:jc w:val="center"/>
        <w:rPr>
          <w:ins w:id="9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16B05FE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75C7AD0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01E03922" w14:textId="77777777" w:rsidR="00A5391B" w:rsidRDefault="00A5391B" w:rsidP="00A5391B">
      <w:pPr>
        <w:rPr>
          <w:ins w:id="1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4" w:author="mary.inoue@fap.local" w:date="2026-09-22T12:19:00Z" w16du:dateUtc="2026-09-22T16:19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1FC9057" w14:textId="77777777" w:rsidR="00EB0E11" w:rsidRDefault="00EB0E11" w:rsidP="00A5391B">
      <w:pPr>
        <w:rPr>
          <w:ins w:id="1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ab/>
        </w:r>
      </w:ins>
    </w:p>
    <w:p w14:paraId="213A1BEC" w14:textId="77777777" w:rsidR="0065070B" w:rsidRPr="00345AD1" w:rsidRDefault="0065070B" w:rsidP="0065070B">
      <w:pPr>
        <w:pStyle w:val="Default"/>
        <w:rPr>
          <w:ins w:id="17" w:author="mary.inoue@fap.local" w:date="2026-09-22T12:19:00Z" w16du:dateUtc="2026-09-22T16:19:00Z"/>
        </w:rPr>
      </w:pPr>
      <w:ins w:id="18" w:author="mary.inoue@fap.local" w:date="2026-09-22T12:19:00Z" w16du:dateUtc="2026-09-22T16:19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D4DEDB2" w14:textId="77777777" w:rsidR="0065070B" w:rsidRDefault="0065070B" w:rsidP="00A5391B">
      <w:pPr>
        <w:rPr>
          <w:ins w:id="1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1A4B203" w14:textId="77777777" w:rsidR="00640AED" w:rsidRPr="00345AD1" w:rsidRDefault="00640AED" w:rsidP="00640AED">
      <w:pPr>
        <w:pStyle w:val="Default"/>
        <w:rPr>
          <w:ins w:id="20" w:author="mary.inoue@fap.local" w:date="2026-09-22T12:19:00Z" w16du:dateUtc="2026-09-22T16:19:00Z"/>
        </w:rPr>
      </w:pPr>
      <w:ins w:id="21" w:author="mary.inoue@fap.local" w:date="2026-09-22T12:19:00Z" w16du:dateUtc="2026-09-22T16:19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664DE997" w14:textId="77777777" w:rsidR="00640AED" w:rsidRPr="00345AD1" w:rsidRDefault="00640AED" w:rsidP="00640AED">
      <w:pPr>
        <w:rPr>
          <w:ins w:id="2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6073127" w14:textId="77777777" w:rsidR="00C9492A" w:rsidRDefault="00C9492A" w:rsidP="00C9492A">
      <w:pPr>
        <w:rPr>
          <w:ins w:id="2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4" w:author="mary.inoue@fap.local" w:date="2026-09-22T12:19:00Z" w16du:dateUtc="2026-09-22T16:19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CF5833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21B73A29" w14:textId="77777777" w:rsidR="00C9492A" w:rsidRDefault="00C9492A" w:rsidP="00C9492A">
      <w:pPr>
        <w:rPr>
          <w:ins w:id="2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D3EE953" w14:textId="77777777" w:rsidR="00A5391B" w:rsidRDefault="00A5391B" w:rsidP="00A5391B">
      <w:pPr>
        <w:rPr>
          <w:ins w:id="2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9" w:author="mary.inoue@fap.local" w:date="2026-09-22T12:19:00Z" w16du:dateUtc="2026-09-22T16:19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4189D1FF" w14:textId="77777777" w:rsidR="00EB0E11" w:rsidRPr="002D0CC2" w:rsidRDefault="00EB0E11" w:rsidP="00EB0E11">
      <w:pPr>
        <w:rPr>
          <w:ins w:id="3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31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F49E9FE" w14:textId="77777777" w:rsidR="00EB0E11" w:rsidRDefault="00EB0E11" w:rsidP="00A5391B">
      <w:pPr>
        <w:rPr>
          <w:ins w:id="3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1A2A49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7921817" w14:textId="77777777" w:rsidR="00C9492A" w:rsidRDefault="00C9492A" w:rsidP="00C9492A">
      <w:pPr>
        <w:rPr>
          <w:ins w:id="3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AB30A4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37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19D995C" w14:textId="77777777" w:rsidR="00C9492A" w:rsidRDefault="00C9492A" w:rsidP="00C9492A">
      <w:pPr>
        <w:rPr>
          <w:ins w:id="3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6114347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40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F4EC0FF" w14:textId="77777777" w:rsidR="002D511D" w:rsidRDefault="002D511D" w:rsidP="002D511D">
      <w:pPr>
        <w:rPr>
          <w:ins w:id="4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B4EFE69" w14:textId="77777777" w:rsidR="00F11D9F" w:rsidRDefault="00F11D9F" w:rsidP="00F11D9F">
      <w:pPr>
        <w:rPr>
          <w:ins w:id="42" w:author="mary.inoue@fap.local" w:date="2026-09-22T12:19:00Z" w16du:dateUtc="2026-09-22T16:19:00Z"/>
          <w:rFonts w:ascii="Arial" w:hAnsi="Arial" w:cs="Arial"/>
          <w:b/>
        </w:rPr>
      </w:pPr>
      <w:ins w:id="43" w:author="mary.inoue@fap.local" w:date="2026-09-22T12:19:00Z" w16du:dateUtc="2026-09-22T16:19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082BAB6" w14:textId="77777777" w:rsidR="00F11D9F" w:rsidRPr="00F11D9F" w:rsidRDefault="00F11D9F" w:rsidP="00F11D9F">
      <w:pPr>
        <w:rPr>
          <w:ins w:id="4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45" w:author="mary.inoue@fap.local" w:date="2026-09-22T12:19:00Z" w16du:dateUtc="2026-09-22T16:19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6241DDA3" w14:textId="77777777" w:rsidR="00F11D9F" w:rsidRDefault="00F11D9F" w:rsidP="00F11D9F">
      <w:pPr>
        <w:rPr>
          <w:ins w:id="4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3E0AA48" w14:textId="77777777" w:rsidR="00F11D9F" w:rsidRDefault="00F11D9F" w:rsidP="002D511D">
      <w:pPr>
        <w:rPr>
          <w:ins w:id="4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CF14D7F" w14:textId="77777777" w:rsidR="00A5391B" w:rsidRDefault="002D22E0" w:rsidP="00A5391B">
      <w:pPr>
        <w:rPr>
          <w:ins w:id="4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49" w:author="mary.inoue@fap.local" w:date="2026-09-22T12:19:00Z" w16du:dateUtc="2026-09-22T16:19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036C39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FFAA2D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1D45FF47" w14:textId="77777777" w:rsidR="008C61C6" w:rsidRPr="00791921" w:rsidRDefault="008C61C6" w:rsidP="008C61C6">
      <w:pPr>
        <w:rPr>
          <w:ins w:id="5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54" w:author="mary.inoue@fap.local" w:date="2026-09-22T12:19:00Z" w16du:dateUtc="2026-09-22T16:19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215F1339" w14:textId="77777777" w:rsidR="001F3B9E" w:rsidRDefault="001F3B9E" w:rsidP="00A5391B">
      <w:pPr>
        <w:rPr>
          <w:ins w:id="5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7712FAC" w14:textId="77777777" w:rsidR="001F3B9E" w:rsidRDefault="001F3B9E" w:rsidP="00A5391B">
      <w:pPr>
        <w:rPr>
          <w:ins w:id="5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C3EBBA4" w14:textId="77777777" w:rsidR="00DC250C" w:rsidRDefault="00DC250C" w:rsidP="00A5391B">
      <w:pPr>
        <w:rPr>
          <w:ins w:id="5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58" w:author="mary.inoue@fap.local" w:date="2026-09-22T12:19:00Z" w16du:dateUtc="2026-09-22T16:19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DB15A77" w14:textId="77777777" w:rsidR="008C61C6" w:rsidRPr="002D0CC2" w:rsidRDefault="008C61C6" w:rsidP="008C61C6">
      <w:pPr>
        <w:rPr>
          <w:ins w:id="5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60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7E889E8" w14:textId="77777777" w:rsidR="003E02AD" w:rsidRDefault="003E02AD" w:rsidP="003E02AD">
      <w:pPr>
        <w:rPr>
          <w:ins w:id="6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EFF5ABA" w14:textId="77777777" w:rsidR="003E02AD" w:rsidRDefault="003E02AD" w:rsidP="003E02AD">
      <w:pPr>
        <w:rPr>
          <w:ins w:id="6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63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35487C6B" w14:textId="77777777" w:rsidR="008C61C6" w:rsidRDefault="008C61C6" w:rsidP="00A5391B">
      <w:pPr>
        <w:rPr>
          <w:ins w:id="6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8D9EF76" w14:textId="77777777" w:rsidR="00AF3743" w:rsidRDefault="00AF3743" w:rsidP="00AF3743">
      <w:pPr>
        <w:pStyle w:val="Default"/>
        <w:rPr>
          <w:ins w:id="65" w:author="mary.inoue@fap.local" w:date="2026-09-22T12:19:00Z" w16du:dateUtc="2026-09-22T16:19:00Z"/>
          <w:rFonts w:ascii="ArialMT" w:hAnsi="ArialMT" w:cs="ArialMT"/>
        </w:rPr>
      </w:pPr>
      <w:ins w:id="66" w:author="mary.inoue@fap.local" w:date="2026-09-22T12:19:00Z" w16du:dateUtc="2026-09-22T16:19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BC44C80" w14:textId="77777777" w:rsidR="00AF3743" w:rsidRDefault="00AF3743" w:rsidP="00A5391B">
      <w:pPr>
        <w:rPr>
          <w:ins w:id="6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4B77AAE" w14:textId="77777777" w:rsidR="00500EF8" w:rsidRPr="00500EF8" w:rsidRDefault="00500EF8" w:rsidP="00A5391B">
      <w:pPr>
        <w:rPr>
          <w:ins w:id="68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  <w:ins w:id="69" w:author="mary.inoue@fap.local" w:date="2026-09-22T12:19:00Z" w16du:dateUtc="2026-09-22T16:19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DEA372F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D53D4F9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541E388F" w14:textId="77777777" w:rsidR="005120F2" w:rsidRPr="000759E6" w:rsidRDefault="005120F2" w:rsidP="005120F2">
      <w:pPr>
        <w:rPr>
          <w:ins w:id="73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  <w:ins w:id="74" w:author="mary.inoue@fap.local" w:date="2026-09-22T12:19:00Z" w16du:dateUtc="2026-09-22T16:19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66CB99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3417AD91" w14:textId="77777777" w:rsidR="009C4CE8" w:rsidRPr="00345AD1" w:rsidRDefault="009C4CE8" w:rsidP="009C4CE8">
      <w:pPr>
        <w:pStyle w:val="Default"/>
        <w:rPr>
          <w:ins w:id="76" w:author="mary.inoue@fap.local" w:date="2026-09-22T12:19:00Z" w16du:dateUtc="2026-09-22T16:19:00Z"/>
          <w:rFonts w:ascii="ArialMT" w:hAnsi="ArialMT" w:cs="ArialMT"/>
        </w:rPr>
      </w:pPr>
    </w:p>
    <w:p w14:paraId="0B6A6EDE" w14:textId="77777777" w:rsidR="009C4CE8" w:rsidRDefault="009C4CE8" w:rsidP="009C4CE8">
      <w:pPr>
        <w:pStyle w:val="Default"/>
        <w:rPr>
          <w:ins w:id="77" w:author="mary.inoue@fap.local" w:date="2026-09-22T12:19:00Z" w16du:dateUtc="2026-09-22T16:19:00Z"/>
          <w:rFonts w:ascii="ArialMT" w:hAnsi="ArialMT" w:cs="ArialMT"/>
        </w:rPr>
      </w:pPr>
    </w:p>
    <w:p w14:paraId="0D2BF04D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7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9AE6F8B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63FA22D4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82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E16F81C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2238FC8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85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F3C7CEA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4E910DD9" w14:textId="77777777" w:rsidR="004B4464" w:rsidRPr="000759E6" w:rsidRDefault="004B4464" w:rsidP="004B4464">
      <w:pPr>
        <w:rPr>
          <w:ins w:id="8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88" w:author="mary.inoue@fap.local" w:date="2026-09-22T12:19:00Z" w16du:dateUtc="2026-09-22T16:19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DCD2CCD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333C8EB0" w14:textId="77777777" w:rsidR="009C4CE8" w:rsidRDefault="009C4CE8" w:rsidP="00A5391B">
      <w:pPr>
        <w:rPr>
          <w:ins w:id="90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</w:p>
    <w:p w14:paraId="353AC417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9:00Z" w16du:dateUtc="2026-09-22T16:19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A816B24" w14:textId="77777777" w:rsidR="00AA2126" w:rsidRDefault="00AA2126" w:rsidP="00A5391B">
      <w:pPr>
        <w:rPr>
          <w:ins w:id="93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</w:p>
    <w:p w14:paraId="41F8142D" w14:textId="77777777" w:rsidR="00DC250C" w:rsidRDefault="00500EF8" w:rsidP="00A5391B">
      <w:pPr>
        <w:rPr>
          <w:ins w:id="9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95" w:author="mary.inoue@fap.local" w:date="2026-09-22T12:19:00Z" w16du:dateUtc="2026-09-22T16:19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52AE2DA" w14:textId="77777777" w:rsidR="00ED46E8" w:rsidRPr="002D0762" w:rsidRDefault="00ED46E8" w:rsidP="00ED46E8">
      <w:pPr>
        <w:rPr>
          <w:ins w:id="9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97" w:author="mary.inoue@fap.local" w:date="2026-09-22T12:19:00Z" w16du:dateUtc="2026-09-22T16:19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94DC39A" w14:textId="77777777" w:rsidR="00ED46E8" w:rsidRPr="00500EF8" w:rsidRDefault="00ED46E8" w:rsidP="00A5391B">
      <w:pPr>
        <w:rPr>
          <w:ins w:id="9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755AED4" w14:textId="77777777" w:rsidR="00DC250C" w:rsidRDefault="005B3636" w:rsidP="00A5391B">
      <w:pPr>
        <w:rPr>
          <w:ins w:id="9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0" w:author="mary.inoue@fap.local" w:date="2026-09-22T12:19:00Z" w16du:dateUtc="2026-09-22T16:19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D20EA96" w14:textId="77777777" w:rsidR="00E0284E" w:rsidRPr="00674D51" w:rsidRDefault="00E0284E" w:rsidP="00A5391B">
      <w:pPr>
        <w:rPr>
          <w:ins w:id="10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2" w:author="mary.inoue@fap.local" w:date="2026-09-22T12:19:00Z" w16du:dateUtc="2026-09-22T16:19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2D441CD" w14:textId="77777777" w:rsidR="00AA2126" w:rsidRDefault="00AA2126" w:rsidP="00AA2126">
      <w:pPr>
        <w:pStyle w:val="Default"/>
        <w:rPr>
          <w:ins w:id="103" w:author="mary.inoue@fap.local" w:date="2026-09-22T12:19:00Z" w16du:dateUtc="2026-09-22T16:19:00Z"/>
        </w:rPr>
      </w:pPr>
      <w:ins w:id="104" w:author="mary.inoue@fap.local" w:date="2026-09-22T12:19:00Z" w16du:dateUtc="2026-09-22T16:19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3ED2FFD" w14:textId="77777777" w:rsidR="000172AA" w:rsidRDefault="000172AA" w:rsidP="00AA2126">
      <w:pPr>
        <w:pStyle w:val="Default"/>
        <w:rPr>
          <w:ins w:id="105" w:author="mary.inoue@fap.local" w:date="2026-09-22T12:19:00Z" w16du:dateUtc="2026-09-22T16:19:00Z"/>
        </w:rPr>
      </w:pPr>
    </w:p>
    <w:p w14:paraId="3D56C092" w14:textId="77777777" w:rsidR="000172AA" w:rsidRDefault="000172AA" w:rsidP="000172AA">
      <w:pPr>
        <w:rPr>
          <w:ins w:id="10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7" w:author="mary.inoue@fap.local" w:date="2026-09-22T12:19:00Z" w16du:dateUtc="2026-09-22T16:19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4267BB4" w14:textId="77777777" w:rsidR="000172AA" w:rsidRDefault="000172AA" w:rsidP="00AA2126">
      <w:pPr>
        <w:pStyle w:val="Default"/>
        <w:rPr>
          <w:ins w:id="108" w:author="mary.inoue@fap.local" w:date="2026-09-22T12:19:00Z" w16du:dateUtc="2026-09-22T16:19:00Z"/>
        </w:rPr>
      </w:pPr>
    </w:p>
    <w:p w14:paraId="136479FE" w14:textId="77777777" w:rsidR="00AA2126" w:rsidRPr="00345AD1" w:rsidRDefault="00AA2126" w:rsidP="00AA2126">
      <w:pPr>
        <w:pStyle w:val="Default"/>
        <w:rPr>
          <w:ins w:id="109" w:author="mary.inoue@fap.local" w:date="2026-09-22T12:19:00Z" w16du:dateUtc="2026-09-22T16:19:00Z"/>
        </w:rPr>
      </w:pPr>
    </w:p>
    <w:p w14:paraId="10A8B156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2A7DC3A" w14:textId="77777777" w:rsidR="00AA2126" w:rsidRDefault="00AA2126" w:rsidP="00A5391B">
      <w:pPr>
        <w:rPr>
          <w:ins w:id="11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CB8687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9:00Z" w16du:dateUtc="2026-09-22T16:19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798BD34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43519F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117" w:author="mary.inoue@fap.local" w:date="2026-09-22T12:19:00Z" w16du:dateUtc="2026-09-22T16:19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432FEF7" w14:textId="77777777" w:rsidR="00C01CF0" w:rsidRDefault="00C01CF0" w:rsidP="00A5391B">
      <w:pPr>
        <w:rPr>
          <w:ins w:id="11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36C0D77" w14:textId="77777777" w:rsidR="00E0284E" w:rsidRPr="006A49C0" w:rsidRDefault="006A49C0" w:rsidP="00A5391B">
      <w:pPr>
        <w:rPr>
          <w:ins w:id="11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20" w:author="mary.inoue@fap.local" w:date="2026-09-22T12:19:00Z" w16du:dateUtc="2026-09-22T16:19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534D6FDC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5CC93EC2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23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F7991A3" w14:textId="77777777" w:rsidR="006575DD" w:rsidRDefault="006575DD" w:rsidP="006575DD">
      <w:pPr>
        <w:rPr>
          <w:ins w:id="124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</w:p>
    <w:p w14:paraId="65D4E90A" w14:textId="77777777" w:rsidR="006A49C0" w:rsidRDefault="006575DD" w:rsidP="00A5391B">
      <w:pPr>
        <w:rPr>
          <w:ins w:id="125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126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33FD01C5" w14:textId="77777777" w:rsidR="004D03FD" w:rsidRDefault="004D03FD" w:rsidP="00A5391B">
      <w:pPr>
        <w:rPr>
          <w:ins w:id="12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28" w:author="mary.inoue@fap.local" w:date="2026-09-22T12:19:00Z" w16du:dateUtc="2026-09-22T16:19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C39B3F1" w14:textId="77777777" w:rsidR="005B2275" w:rsidRDefault="005B2275" w:rsidP="00A5391B">
      <w:pPr>
        <w:rPr>
          <w:ins w:id="12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CB8E212" w14:textId="77777777" w:rsidR="005B2275" w:rsidRPr="00FD6C0D" w:rsidRDefault="005B2275" w:rsidP="005B2275">
      <w:pPr>
        <w:rPr>
          <w:ins w:id="13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1" w:author="mary.inoue@fap.local" w:date="2026-09-22T12:19:00Z" w16du:dateUtc="2026-09-22T16:19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7BC584E2" w14:textId="77777777" w:rsidR="005B2275" w:rsidRPr="004D03FD" w:rsidRDefault="005B2275" w:rsidP="00A5391B">
      <w:pPr>
        <w:rPr>
          <w:ins w:id="132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</w:p>
    <w:p w14:paraId="6387C2B8" w14:textId="77777777" w:rsidR="00C43956" w:rsidRDefault="00C43956" w:rsidP="00C43956">
      <w:pPr>
        <w:rPr>
          <w:ins w:id="13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4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A45E6FB" w14:textId="77777777" w:rsidR="00A54CA6" w:rsidRPr="00C6444F" w:rsidRDefault="00A54CA6" w:rsidP="00A54CA6">
      <w:pPr>
        <w:rPr>
          <w:ins w:id="13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6" w:author="mary.inoue@fap.local" w:date="2026-09-22T12:19:00Z" w16du:dateUtc="2026-09-22T16:19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6BB18BB" w14:textId="77777777" w:rsidR="00A54CA6" w:rsidRDefault="00A54CA6" w:rsidP="00A54CA6">
      <w:pPr>
        <w:rPr>
          <w:ins w:id="13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2B086D7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3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931B5D4" w14:textId="77777777" w:rsidR="00C43956" w:rsidRDefault="00C43956" w:rsidP="00A5391B">
      <w:pPr>
        <w:rPr>
          <w:ins w:id="140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3196A0C" w14:textId="77777777" w:rsidR="00ED407E" w:rsidRPr="00345AD1" w:rsidRDefault="00ED407E" w:rsidP="00ED407E">
      <w:pPr>
        <w:pStyle w:val="Default"/>
        <w:rPr>
          <w:ins w:id="141" w:author="mary.inoue@fap.local" w:date="2026-09-22T12:19:00Z" w16du:dateUtc="2026-09-22T16:19:00Z"/>
        </w:rPr>
      </w:pPr>
      <w:ins w:id="142" w:author="mary.inoue@fap.local" w:date="2026-09-22T12:19:00Z" w16du:dateUtc="2026-09-22T16:19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10614A4" w14:textId="77777777" w:rsidR="00ED407E" w:rsidRDefault="00ED407E" w:rsidP="00A5391B">
      <w:pPr>
        <w:rPr>
          <w:ins w:id="14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152BFF5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45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E9ACE88" w14:textId="77777777" w:rsidR="00AE71D2" w:rsidRDefault="00AE71D2" w:rsidP="00A5391B">
      <w:pPr>
        <w:rPr>
          <w:ins w:id="146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03F1F78D" w14:textId="77777777" w:rsidR="00901CD7" w:rsidRDefault="00AE71D2" w:rsidP="00A5391B">
      <w:pPr>
        <w:rPr>
          <w:ins w:id="147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74B27BEA" w14:textId="77777777" w:rsidR="00D64C4F" w:rsidRPr="00345AD1" w:rsidRDefault="00D64C4F" w:rsidP="00D64C4F">
      <w:pPr>
        <w:pStyle w:val="Default"/>
        <w:rPr>
          <w:ins w:id="149" w:author="mary.inoue@fap.local" w:date="2026-09-22T12:19:00Z" w16du:dateUtc="2026-09-22T16:19:00Z"/>
        </w:rPr>
      </w:pPr>
      <w:ins w:id="150" w:author="mary.inoue@fap.local" w:date="2026-09-22T12:19:00Z" w16du:dateUtc="2026-09-22T16:19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E48B9D6" w14:textId="77777777" w:rsidR="00D64C4F" w:rsidRDefault="00D64C4F" w:rsidP="00A5391B">
      <w:pPr>
        <w:rPr>
          <w:ins w:id="15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70E5448" w14:textId="77777777" w:rsidR="00D1508E" w:rsidRDefault="00D1508E" w:rsidP="00D1508E">
      <w:pPr>
        <w:pStyle w:val="Default"/>
        <w:rPr>
          <w:ins w:id="152" w:author="mary.inoue@fap.local" w:date="2026-09-22T12:19:00Z" w16du:dateUtc="2026-09-22T16:19:00Z"/>
        </w:rPr>
      </w:pPr>
      <w:ins w:id="153" w:author="mary.inoue@fap.local" w:date="2026-09-22T12:19:00Z" w16du:dateUtc="2026-09-22T16:19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BC42CA5" w14:textId="77777777" w:rsidR="00D1508E" w:rsidRDefault="00D1508E" w:rsidP="00A5391B">
      <w:pPr>
        <w:rPr>
          <w:ins w:id="15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FF16B49" w14:textId="77777777" w:rsidR="00C43956" w:rsidRDefault="00C43956" w:rsidP="00A5391B">
      <w:pPr>
        <w:rPr>
          <w:ins w:id="15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BADDC4F" w14:textId="77777777" w:rsidR="00425F7C" w:rsidRPr="009B31F7" w:rsidRDefault="009B31F7" w:rsidP="00A5391B">
      <w:pPr>
        <w:rPr>
          <w:ins w:id="15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57" w:author="mary.inoue@fap.local" w:date="2026-09-22T12:19:00Z" w16du:dateUtc="2026-09-22T16:19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7E9A83B" w14:textId="77777777" w:rsidR="00425F7C" w:rsidRDefault="00C549DE" w:rsidP="00A5391B">
      <w:pPr>
        <w:rPr>
          <w:ins w:id="15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59" w:author="mary.inoue@fap.local" w:date="2026-09-22T12:19:00Z" w16du:dateUtc="2026-09-22T16:19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9E797B5" w14:textId="77777777" w:rsidR="0040121F" w:rsidRDefault="0040121F" w:rsidP="0040121F">
      <w:pPr>
        <w:rPr>
          <w:ins w:id="16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1" w:author="mary.inoue@fap.local" w:date="2026-09-22T12:19:00Z" w16du:dateUtc="2026-09-22T16:19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4B3BE0A" w14:textId="77777777" w:rsidR="00A2270B" w:rsidRPr="00AF56D5" w:rsidRDefault="00A2270B" w:rsidP="00A2270B">
      <w:pPr>
        <w:rPr>
          <w:ins w:id="16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3" w:author="mary.inoue@fap.local" w:date="2026-09-22T12:19:00Z" w16du:dateUtc="2026-09-22T16:19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E8E63D1" w14:textId="77777777" w:rsidR="00E45383" w:rsidRDefault="00E45383" w:rsidP="00E45383">
      <w:pPr>
        <w:rPr>
          <w:ins w:id="16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7982F20" w14:textId="77777777" w:rsidR="00395556" w:rsidRPr="000642ED" w:rsidRDefault="00395556" w:rsidP="00395556">
      <w:pPr>
        <w:rPr>
          <w:ins w:id="16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6" w:author="mary.inoue@fap.local" w:date="2026-09-22T12:19:00Z" w16du:dateUtc="2026-09-22T16:19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5454D589" w14:textId="77777777" w:rsidR="0040121F" w:rsidRDefault="0040121F" w:rsidP="0040121F">
      <w:pPr>
        <w:rPr>
          <w:ins w:id="16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590CCB9" w14:textId="77777777" w:rsidR="00395556" w:rsidRDefault="00395556" w:rsidP="00E45383">
      <w:pPr>
        <w:rPr>
          <w:ins w:id="16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F0ABAE3" w14:textId="77777777" w:rsidR="00E45383" w:rsidRPr="0050434A" w:rsidRDefault="00E45383" w:rsidP="00E45383">
      <w:pPr>
        <w:rPr>
          <w:ins w:id="16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70" w:author="mary.inoue@fap.local" w:date="2026-09-22T12:19:00Z" w16du:dateUtc="2026-09-22T16:19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9B05C99" w14:textId="77777777" w:rsidR="00723985" w:rsidRDefault="00723985" w:rsidP="00723985">
      <w:pPr>
        <w:pStyle w:val="Default"/>
        <w:rPr>
          <w:ins w:id="171" w:author="mary.inoue@fap.local" w:date="2026-09-22T12:19:00Z" w16du:dateUtc="2026-09-22T16:19:00Z"/>
        </w:rPr>
      </w:pPr>
    </w:p>
    <w:p w14:paraId="0DDD3406" w14:textId="77777777" w:rsidR="00EB44BF" w:rsidRPr="008D7954" w:rsidRDefault="00EB44BF" w:rsidP="00EB44BF">
      <w:pPr>
        <w:rPr>
          <w:ins w:id="17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73" w:author="mary.inoue@fap.local" w:date="2026-09-22T12:19:00Z" w16du:dateUtc="2026-09-22T16:19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A2186DE" w14:textId="77777777" w:rsidR="00E45383" w:rsidRDefault="00E45383" w:rsidP="00723985">
      <w:pPr>
        <w:pStyle w:val="Default"/>
        <w:rPr>
          <w:ins w:id="174" w:author="mary.inoue@fap.local" w:date="2026-09-22T12:19:00Z" w16du:dateUtc="2026-09-22T16:19:00Z"/>
        </w:rPr>
      </w:pPr>
    </w:p>
    <w:p w14:paraId="733FF7CB" w14:textId="77777777" w:rsidR="00723985" w:rsidRPr="00345AD1" w:rsidRDefault="00723985" w:rsidP="00723985">
      <w:pPr>
        <w:pStyle w:val="Default"/>
        <w:rPr>
          <w:ins w:id="175" w:author="mary.inoue@fap.local" w:date="2026-09-22T12:19:00Z" w16du:dateUtc="2026-09-22T16:19:00Z"/>
        </w:rPr>
      </w:pPr>
      <w:ins w:id="176" w:author="mary.inoue@fap.local" w:date="2026-09-22T12:19:00Z" w16du:dateUtc="2026-09-22T16:19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8121E67" w14:textId="77777777" w:rsidR="00723985" w:rsidRDefault="00723985" w:rsidP="00A5391B">
      <w:pPr>
        <w:rPr>
          <w:ins w:id="17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A2558C4" w14:textId="77777777" w:rsidR="00B30730" w:rsidRPr="00345AD1" w:rsidRDefault="00B30730" w:rsidP="00B30730">
      <w:pPr>
        <w:pStyle w:val="Default"/>
        <w:rPr>
          <w:ins w:id="178" w:author="mary.inoue@fap.local" w:date="2026-09-22T12:19:00Z" w16du:dateUtc="2026-09-22T16:19:00Z"/>
        </w:rPr>
      </w:pPr>
      <w:ins w:id="179" w:author="mary.inoue@fap.local" w:date="2026-09-22T12:19:00Z" w16du:dateUtc="2026-09-22T16:19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5CB4114" w14:textId="77777777" w:rsidR="00B30730" w:rsidRDefault="00B30730" w:rsidP="00A5391B">
      <w:pPr>
        <w:rPr>
          <w:ins w:id="180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18C68FE" w14:textId="77777777" w:rsidR="00723985" w:rsidRDefault="00723985" w:rsidP="00A5391B">
      <w:pPr>
        <w:rPr>
          <w:ins w:id="18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2A4B21E" w14:textId="77777777" w:rsidR="00723985" w:rsidRDefault="00723985" w:rsidP="00A5391B">
      <w:pPr>
        <w:rPr>
          <w:ins w:id="18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351D435" w14:textId="77777777" w:rsidR="00BC4C01" w:rsidRPr="00BC4C01" w:rsidRDefault="00BC4C01" w:rsidP="00A5391B">
      <w:pPr>
        <w:rPr>
          <w:ins w:id="18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84" w:author="mary.inoue@fap.local" w:date="2026-09-22T12:19:00Z" w16du:dateUtc="2026-09-22T16:19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546CEA6" w14:textId="77777777" w:rsidR="00B23618" w:rsidRDefault="00B23618" w:rsidP="00B23618">
      <w:pPr>
        <w:rPr>
          <w:ins w:id="18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86" w:author="mary.inoue@fap.local" w:date="2026-09-22T12:19:00Z" w16du:dateUtc="2026-09-22T16:19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08725E2C" w14:textId="77777777" w:rsidR="00B23618" w:rsidRDefault="00B23618" w:rsidP="00A5391B">
      <w:pPr>
        <w:rPr>
          <w:ins w:id="18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6936360" w14:textId="77777777" w:rsidR="00B23618" w:rsidRDefault="00B23618" w:rsidP="00A5391B">
      <w:pPr>
        <w:rPr>
          <w:ins w:id="18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F5825D9" w14:textId="77777777" w:rsidR="006D73AD" w:rsidRDefault="006F5CEB" w:rsidP="00A5391B">
      <w:pPr>
        <w:rPr>
          <w:ins w:id="18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0" w:author="mary.inoue@fap.local" w:date="2026-09-22T12:19:00Z" w16du:dateUtc="2026-09-22T16:19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3B0FD13" w14:textId="77777777" w:rsidR="00B23618" w:rsidRPr="003A0E43" w:rsidRDefault="00B23618" w:rsidP="00B23618">
      <w:pPr>
        <w:rPr>
          <w:ins w:id="19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2" w:author="mary.inoue@fap.local" w:date="2026-09-22T12:19:00Z" w16du:dateUtc="2026-09-22T16:19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7E9BCDC" w14:textId="77777777" w:rsidR="00B30730" w:rsidRDefault="00B30730" w:rsidP="00A5391B">
      <w:pPr>
        <w:rPr>
          <w:ins w:id="19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CFF209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95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292CE99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450C99D3" w14:textId="77777777" w:rsidR="00B23618" w:rsidRDefault="00B23618" w:rsidP="00B23618">
      <w:pPr>
        <w:rPr>
          <w:ins w:id="19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8" w:author="mary.inoue@fap.local" w:date="2026-09-22T12:19:00Z" w16du:dateUtc="2026-09-22T16:19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F76101E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3F5507EB" w14:textId="77777777" w:rsidR="00B23618" w:rsidRPr="00345AD1" w:rsidRDefault="00B23618" w:rsidP="00B23618">
      <w:pPr>
        <w:pStyle w:val="Default"/>
        <w:rPr>
          <w:ins w:id="201" w:author="mary.inoue@fap.local" w:date="2026-09-22T12:19:00Z" w16du:dateUtc="2026-09-22T16:19:00Z"/>
        </w:rPr>
      </w:pPr>
      <w:ins w:id="202" w:author="mary.inoue@fap.local" w:date="2026-09-22T12:19:00Z" w16du:dateUtc="2026-09-22T16:19:00Z">
        <w:r w:rsidRPr="00345AD1">
          <w:t xml:space="preserve"> </w:t>
        </w:r>
      </w:ins>
    </w:p>
    <w:p w14:paraId="3C1DA4FA" w14:textId="77777777" w:rsidR="00B23618" w:rsidRDefault="00B23618" w:rsidP="00B23618">
      <w:pPr>
        <w:rPr>
          <w:ins w:id="20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84EE628" w14:textId="77777777" w:rsidR="00B23618" w:rsidRDefault="00B23618" w:rsidP="00B23618">
      <w:pPr>
        <w:rPr>
          <w:ins w:id="20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5E0767A" w14:textId="77777777" w:rsidR="00B23618" w:rsidRDefault="00B23618" w:rsidP="00B23618">
      <w:pPr>
        <w:rPr>
          <w:ins w:id="20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06" w:author="mary.inoue@fap.local" w:date="2026-09-22T12:19:00Z" w16du:dateUtc="2026-09-22T16:19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6F2E2060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579CFEF5" w14:textId="77777777" w:rsidR="00B30730" w:rsidRDefault="00B30730" w:rsidP="00A5391B">
      <w:pPr>
        <w:rPr>
          <w:ins w:id="20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CEDCF0D" w14:textId="77777777" w:rsidR="00D1600A" w:rsidRPr="00345AD1" w:rsidRDefault="00D1600A" w:rsidP="00D1600A">
      <w:pPr>
        <w:pStyle w:val="Default"/>
        <w:rPr>
          <w:ins w:id="209" w:author="mary.inoue@fap.local" w:date="2026-09-22T12:19:00Z" w16du:dateUtc="2026-09-22T16:19:00Z"/>
        </w:rPr>
      </w:pPr>
      <w:ins w:id="210" w:author="mary.inoue@fap.local" w:date="2026-09-22T12:19:00Z" w16du:dateUtc="2026-09-22T16:19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0A2CFB98" w14:textId="77777777" w:rsidR="004175E5" w:rsidRDefault="004175E5" w:rsidP="00A5391B">
      <w:pPr>
        <w:rPr>
          <w:ins w:id="21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ABCAFD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213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3B298BB" w14:textId="77777777" w:rsidR="00F33C0F" w:rsidRDefault="00F33C0F" w:rsidP="00A5391B">
      <w:pPr>
        <w:rPr>
          <w:ins w:id="21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59A1EAA" w14:textId="77777777" w:rsidR="00D60738" w:rsidRDefault="00D60738" w:rsidP="00A5391B">
      <w:pPr>
        <w:rPr>
          <w:ins w:id="21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16" w:author="mary.inoue@fap.local" w:date="2026-09-22T12:19:00Z" w16du:dateUtc="2026-09-22T16:19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4974CB4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18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1B667347" w14:textId="77777777" w:rsidR="00A24980" w:rsidRPr="00D60738" w:rsidRDefault="00A24980" w:rsidP="00A5391B">
      <w:pPr>
        <w:rPr>
          <w:ins w:id="21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461351F" w14:textId="77777777" w:rsidR="00163BDD" w:rsidRDefault="00163BDD" w:rsidP="00A5391B">
      <w:pPr>
        <w:rPr>
          <w:ins w:id="22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21" w:author="mary.inoue@fap.local" w:date="2026-09-22T12:19:00Z" w16du:dateUtc="2026-09-22T16:19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603FC74B" w14:textId="77777777" w:rsidR="00B23618" w:rsidRDefault="00B23618" w:rsidP="00A5391B">
      <w:pPr>
        <w:rPr>
          <w:ins w:id="22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9CD6AB5" w14:textId="77777777" w:rsidR="00B23618" w:rsidRDefault="00B23618" w:rsidP="00B23618">
      <w:pPr>
        <w:rPr>
          <w:ins w:id="22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88348CB" w14:textId="77777777" w:rsidR="00B23618" w:rsidRDefault="00B23618" w:rsidP="00A5391B">
      <w:pPr>
        <w:rPr>
          <w:ins w:id="22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F8C5F93" w14:textId="77777777" w:rsidR="00094AC5" w:rsidRDefault="00094AC5" w:rsidP="00094AC5">
      <w:pPr>
        <w:pStyle w:val="Default"/>
        <w:rPr>
          <w:ins w:id="225" w:author="mary.inoue@fap.local" w:date="2026-09-22T12:19:00Z" w16du:dateUtc="2026-09-22T16:19:00Z"/>
        </w:rPr>
      </w:pPr>
      <w:ins w:id="226" w:author="mary.inoue@fap.local" w:date="2026-09-22T12:19:00Z" w16du:dateUtc="2026-09-22T16:19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73B5D59" w14:textId="77777777" w:rsidR="00B23618" w:rsidRDefault="00B23618" w:rsidP="00B23618">
      <w:pPr>
        <w:rPr>
          <w:ins w:id="22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B78FC19" w14:textId="77777777" w:rsidR="00B23618" w:rsidRPr="003268AD" w:rsidRDefault="00B23618" w:rsidP="00B23618">
      <w:pPr>
        <w:rPr>
          <w:ins w:id="22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29" w:author="mary.inoue@fap.local" w:date="2026-09-22T12:19:00Z" w16du:dateUtc="2026-09-22T16:19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B6BF99E" w14:textId="77777777" w:rsidR="00B23618" w:rsidRPr="005B78AA" w:rsidRDefault="00B23618" w:rsidP="00B23618">
      <w:pPr>
        <w:rPr>
          <w:ins w:id="23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31" w:author="mary.inoue@fap.local" w:date="2026-09-22T12:19:00Z" w16du:dateUtc="2026-09-22T16:1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853CE28" w14:textId="77777777" w:rsidR="00B23618" w:rsidRPr="00345AD1" w:rsidRDefault="00B23618" w:rsidP="00094AC5">
      <w:pPr>
        <w:pStyle w:val="Default"/>
        <w:rPr>
          <w:ins w:id="232" w:author="mary.inoue@fap.local" w:date="2026-09-22T12:19:00Z" w16du:dateUtc="2026-09-22T16:19:00Z"/>
        </w:rPr>
      </w:pPr>
    </w:p>
    <w:p w14:paraId="5218B15E" w14:textId="77777777" w:rsidR="00094AC5" w:rsidRDefault="00094AC5" w:rsidP="00094AC5">
      <w:pPr>
        <w:pStyle w:val="Default"/>
        <w:rPr>
          <w:ins w:id="233" w:author="mary.inoue@fap.local" w:date="2026-09-22T12:19:00Z" w16du:dateUtc="2026-09-22T16:19:00Z"/>
        </w:rPr>
      </w:pPr>
    </w:p>
    <w:p w14:paraId="18593F03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2D32417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691C639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1248A05" w14:textId="77777777" w:rsidR="00094AC5" w:rsidRPr="00163BDD" w:rsidRDefault="00094AC5" w:rsidP="00A5391B">
      <w:pPr>
        <w:rPr>
          <w:ins w:id="23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1CF9B35" w14:textId="77777777" w:rsidR="00A5391B" w:rsidRPr="00A5391B" w:rsidRDefault="00A5391B" w:rsidP="00A5391B">
      <w:pPr>
        <w:rPr>
          <w:ins w:id="24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41" w:author="mary.inoue@fap.local" w:date="2026-09-22T12:19:00Z" w16du:dateUtc="2026-09-22T16:19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48245B4" w14:textId="77777777" w:rsidR="002C247D" w:rsidRDefault="002C247D" w:rsidP="002C247D">
      <w:pPr>
        <w:rPr>
          <w:ins w:id="24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43" w:author="mary.inoue@fap.local" w:date="2026-09-22T12:19:00Z" w16du:dateUtc="2026-09-22T16:19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54B8DC96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245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2F34A4C" w14:textId="77777777" w:rsidR="00BB7F95" w:rsidRDefault="00BB7F95" w:rsidP="002C247D">
      <w:pPr>
        <w:rPr>
          <w:ins w:id="24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A761D59" w14:textId="77777777" w:rsidR="00BB7F95" w:rsidRDefault="00BB7F95" w:rsidP="002C247D">
      <w:pPr>
        <w:rPr>
          <w:ins w:id="24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050D413" w14:textId="77777777" w:rsidR="00BB7F95" w:rsidRDefault="00BB7F95" w:rsidP="002C247D">
      <w:pPr>
        <w:rPr>
          <w:ins w:id="24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7E4903B" w14:textId="77777777" w:rsidR="00140891" w:rsidRDefault="00140891" w:rsidP="002C247D">
      <w:pPr>
        <w:rPr>
          <w:ins w:id="24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50" w:author="mary.inoue@fap.local" w:date="2026-09-22T12:19:00Z" w16du:dateUtc="2026-09-22T16:19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567DEB2B" w14:textId="77777777" w:rsidR="00B23618" w:rsidRPr="005B78AA" w:rsidRDefault="00B23618" w:rsidP="00B23618">
      <w:pPr>
        <w:rPr>
          <w:ins w:id="251" w:author="mary.inoue@fap.local" w:date="2026-09-22T12:19:00Z" w16du:dateUtc="2026-09-22T16:19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9:00Z" w16du:dateUtc="2026-09-22T16:1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37B3C0A4" w14:textId="77777777" w:rsidR="00B23618" w:rsidRPr="00140891" w:rsidRDefault="00B23618" w:rsidP="002C247D">
      <w:pPr>
        <w:rPr>
          <w:ins w:id="25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5F21C43" w14:textId="77777777" w:rsidR="00140891" w:rsidRDefault="00140891" w:rsidP="002C247D">
      <w:pPr>
        <w:rPr>
          <w:ins w:id="25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56" w:author="mary.inoue@fap.local" w:date="2026-09-22T12:19:00Z" w16du:dateUtc="2026-09-22T16:19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3432F129" w14:textId="77777777" w:rsidR="00064320" w:rsidRDefault="00064320" w:rsidP="00064320">
      <w:pPr>
        <w:pStyle w:val="Default"/>
        <w:rPr>
          <w:ins w:id="257" w:author="mary.inoue@fap.local" w:date="2026-09-22T12:19:00Z" w16du:dateUtc="2026-09-22T16:19:00Z"/>
        </w:rPr>
      </w:pPr>
    </w:p>
    <w:p w14:paraId="215A7BED" w14:textId="77777777" w:rsidR="00064320" w:rsidRPr="00345AD1" w:rsidRDefault="00064320" w:rsidP="00064320">
      <w:pPr>
        <w:pStyle w:val="Default"/>
        <w:rPr>
          <w:ins w:id="258" w:author="mary.inoue@fap.local" w:date="2026-09-22T12:19:00Z" w16du:dateUtc="2026-09-22T16:19:00Z"/>
        </w:rPr>
      </w:pPr>
      <w:ins w:id="259" w:author="mary.inoue@fap.local" w:date="2026-09-22T12:19:00Z" w16du:dateUtc="2026-09-22T16:19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750F842" w14:textId="77777777" w:rsidR="00064320" w:rsidRDefault="00064320" w:rsidP="00064320">
      <w:pPr>
        <w:pStyle w:val="Default"/>
        <w:rPr>
          <w:ins w:id="260" w:author="mary.inoue@fap.local" w:date="2026-09-22T12:19:00Z" w16du:dateUtc="2026-09-22T16:19:00Z"/>
        </w:rPr>
      </w:pPr>
    </w:p>
    <w:p w14:paraId="6850C88D" w14:textId="77777777" w:rsidR="00064320" w:rsidRPr="008A41B7" w:rsidRDefault="008A41B7" w:rsidP="002C247D">
      <w:pPr>
        <w:rPr>
          <w:ins w:id="26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62" w:author="mary.inoue@fap.local" w:date="2026-09-22T12:19:00Z" w16du:dateUtc="2026-09-22T16:19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7E2ABB7C" w14:textId="77777777" w:rsidR="00064320" w:rsidRDefault="00064320" w:rsidP="002C247D">
      <w:pPr>
        <w:rPr>
          <w:ins w:id="26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867845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64C3CCB" w14:textId="77777777" w:rsidR="00706622" w:rsidRPr="00345AD1" w:rsidRDefault="00706622" w:rsidP="00706622">
      <w:pPr>
        <w:pStyle w:val="Default"/>
        <w:rPr>
          <w:ins w:id="266" w:author="mary.inoue@fap.local" w:date="2026-09-22T12:19:00Z" w16du:dateUtc="2026-09-22T16:19:00Z"/>
        </w:rPr>
      </w:pPr>
    </w:p>
    <w:p w14:paraId="75C50D03" w14:textId="77777777" w:rsidR="00494500" w:rsidRDefault="00494500" w:rsidP="00494500">
      <w:pPr>
        <w:pStyle w:val="Default"/>
        <w:rPr>
          <w:ins w:id="267" w:author="mary.inoue@fap.local" w:date="2026-09-22T12:19:00Z" w16du:dateUtc="2026-09-22T16:19:00Z"/>
        </w:rPr>
      </w:pPr>
      <w:ins w:id="268" w:author="mary.inoue@fap.local" w:date="2026-09-22T12:19:00Z" w16du:dateUtc="2026-09-22T16:19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391210E" w14:textId="77777777" w:rsidR="005201FD" w:rsidRDefault="005201FD" w:rsidP="00494500">
      <w:pPr>
        <w:pStyle w:val="Default"/>
        <w:rPr>
          <w:ins w:id="269" w:author="mary.inoue@fap.local" w:date="2026-09-22T12:19:00Z" w16du:dateUtc="2026-09-22T16:19:00Z"/>
        </w:rPr>
      </w:pPr>
    </w:p>
    <w:p w14:paraId="11ADDE6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71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6398708" w14:textId="77777777" w:rsidR="005201FD" w:rsidRPr="00345AD1" w:rsidRDefault="005201FD" w:rsidP="00494500">
      <w:pPr>
        <w:pStyle w:val="Default"/>
        <w:rPr>
          <w:ins w:id="272" w:author="mary.inoue@fap.local" w:date="2026-09-22T12:19:00Z" w16du:dateUtc="2026-09-22T16:19:00Z"/>
        </w:rPr>
      </w:pPr>
    </w:p>
    <w:p w14:paraId="77FE1C8A" w14:textId="77777777" w:rsidR="00BD6490" w:rsidRPr="00345AD1" w:rsidRDefault="00BD6490" w:rsidP="00BD6490">
      <w:pPr>
        <w:pStyle w:val="Default"/>
        <w:rPr>
          <w:ins w:id="273" w:author="mary.inoue@fap.local" w:date="2026-09-22T12:19:00Z" w16du:dateUtc="2026-09-22T16:19:00Z"/>
        </w:rPr>
      </w:pPr>
      <w:ins w:id="274" w:author="mary.inoue@fap.local" w:date="2026-09-22T12:19:00Z" w16du:dateUtc="2026-09-22T16:19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6A99C3C8" w14:textId="77777777" w:rsidR="00064320" w:rsidRDefault="00064320" w:rsidP="002C247D">
      <w:pPr>
        <w:rPr>
          <w:ins w:id="27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7F8ADD8" w14:textId="77777777" w:rsidR="00B9482B" w:rsidRDefault="00B9482B" w:rsidP="002C247D">
      <w:pPr>
        <w:rPr>
          <w:ins w:id="27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77" w:author="mary.inoue@fap.local" w:date="2026-09-22T12:19:00Z" w16du:dateUtc="2026-09-22T16:19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A31F750" w14:textId="77777777" w:rsidR="00B9482B" w:rsidRDefault="00B9482B" w:rsidP="002C247D">
      <w:pPr>
        <w:rPr>
          <w:ins w:id="27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79" w:author="mary.inoue@fap.local" w:date="2026-09-22T12:19:00Z" w16du:dateUtc="2026-09-22T16:19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9E9623F" w14:textId="77777777" w:rsidR="009801CD" w:rsidRDefault="009801CD" w:rsidP="002C247D">
      <w:pPr>
        <w:rPr>
          <w:ins w:id="28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81" w:author="mary.inoue@fap.local" w:date="2026-09-22T12:19:00Z" w16du:dateUtc="2026-09-22T16:19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96AEED7" w14:textId="77777777" w:rsidR="00C10C2A" w:rsidRPr="00345AD1" w:rsidRDefault="00C10C2A" w:rsidP="00C10C2A">
      <w:pPr>
        <w:pStyle w:val="Default"/>
        <w:rPr>
          <w:ins w:id="282" w:author="mary.inoue@fap.local" w:date="2026-09-22T12:19:00Z" w16du:dateUtc="2026-09-22T16:19:00Z"/>
        </w:rPr>
      </w:pPr>
      <w:ins w:id="283" w:author="mary.inoue@fap.local" w:date="2026-09-22T12:19:00Z" w16du:dateUtc="2026-09-22T16:19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65993C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55874C27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286" w:author="mary.inoue@fap.local" w:date="2026-09-22T12:19:00Z" w16du:dateUtc="2026-09-22T16:19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2814E9B" w14:textId="77777777" w:rsidR="00C10C2A" w:rsidRPr="009801CD" w:rsidRDefault="00C10C2A" w:rsidP="002C247D">
      <w:pPr>
        <w:rPr>
          <w:ins w:id="28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A69CD12" w14:textId="77777777" w:rsidR="00314283" w:rsidRDefault="00150AA0">
      <w:pPr>
        <w:spacing w:line="560" w:lineRule="exact"/>
        <w:jc w:val="center"/>
        <w:rPr>
          <w:del w:id="288" w:author="mary.inoue@fap.local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289" w:author="mary.inoue@fap.local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温州市洞头区审计发现重大问题责任</w:delText>
        </w:r>
      </w:del>
    </w:p>
    <w:p w14:paraId="17ECE1F1" w14:textId="77777777" w:rsidR="00314283" w:rsidRDefault="00150AA0">
      <w:pPr>
        <w:spacing w:line="560" w:lineRule="exact"/>
        <w:jc w:val="center"/>
        <w:rPr>
          <w:del w:id="290" w:author="mary.inoue@fap.local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291" w:author="mary.inoue@fap.local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认定办法（试行）</w:delText>
        </w:r>
      </w:del>
    </w:p>
    <w:p w14:paraId="75A48914" w14:textId="77777777" w:rsidR="00314283" w:rsidRDefault="00314283">
      <w:pPr>
        <w:spacing w:line="560" w:lineRule="exact"/>
        <w:rPr>
          <w:del w:id="292" w:author="mary.inoue@fap.local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442BBCC0" w14:textId="77777777" w:rsidR="00314283" w:rsidRDefault="00150AA0">
      <w:pPr>
        <w:spacing w:line="560" w:lineRule="exact"/>
        <w:ind w:firstLine="640"/>
        <w:rPr>
          <w:del w:id="293" w:author="mary.inoue@fap.local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294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5CF4EE96" w14:textId="77777777" w:rsidR="00314283" w:rsidRDefault="00150AA0">
      <w:pPr>
        <w:spacing w:line="560" w:lineRule="exact"/>
        <w:ind w:firstLine="640"/>
        <w:rPr>
          <w:del w:id="295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96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适用于所有纳入审计项目计划的项目。</w:delText>
        </w:r>
      </w:del>
    </w:p>
    <w:p w14:paraId="3B71CC5B" w14:textId="77777777" w:rsidR="00314283" w:rsidRDefault="00150AA0">
      <w:pPr>
        <w:spacing w:line="560" w:lineRule="exact"/>
        <w:ind w:firstLineChars="200" w:firstLine="640"/>
        <w:rPr>
          <w:del w:id="297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298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17B98D10" w14:textId="77777777" w:rsidR="00314283" w:rsidRDefault="00150AA0">
      <w:pPr>
        <w:spacing w:line="560" w:lineRule="exact"/>
        <w:ind w:firstLineChars="200" w:firstLine="640"/>
        <w:rPr>
          <w:del w:id="299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00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重大决策部署贯彻落实方面一般包括下列类型问题：</w:delText>
        </w:r>
      </w:del>
    </w:p>
    <w:p w14:paraId="446555A9" w14:textId="77777777" w:rsidR="00314283" w:rsidRDefault="00150AA0">
      <w:pPr>
        <w:spacing w:line="560" w:lineRule="exact"/>
        <w:ind w:firstLineChars="200" w:firstLine="640"/>
        <w:rPr>
          <w:del w:id="301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02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7E940CBB" w14:textId="77777777" w:rsidR="00314283" w:rsidRDefault="00150AA0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303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04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10B9680F" w14:textId="77777777" w:rsidR="00314283" w:rsidRDefault="00150AA0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305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06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33D9C02C" w14:textId="77777777" w:rsidR="00314283" w:rsidRDefault="00150AA0">
      <w:pPr>
        <w:spacing w:line="560" w:lineRule="exact"/>
        <w:ind w:firstLineChars="200" w:firstLine="640"/>
        <w:rPr>
          <w:del w:id="307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08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43AE1EB7" w14:textId="77777777" w:rsidR="00314283" w:rsidRDefault="00150AA0">
      <w:pPr>
        <w:spacing w:line="560" w:lineRule="exact"/>
        <w:ind w:firstLineChars="200" w:firstLine="640"/>
        <w:rPr>
          <w:del w:id="309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0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09DD3E4E" w14:textId="77777777" w:rsidR="00314283" w:rsidRDefault="00150AA0">
      <w:pPr>
        <w:spacing w:line="560" w:lineRule="exact"/>
        <w:ind w:firstLineChars="200" w:firstLine="640"/>
        <w:rPr>
          <w:del w:id="311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2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（六）其他相关重大决策部署贯彻落实方面问题。</w:delText>
        </w:r>
      </w:del>
    </w:p>
    <w:p w14:paraId="07ABF86D" w14:textId="77777777" w:rsidR="00314283" w:rsidRDefault="00150AA0">
      <w:pPr>
        <w:spacing w:line="560" w:lineRule="exact"/>
        <w:ind w:firstLineChars="200" w:firstLine="640"/>
        <w:rPr>
          <w:del w:id="313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4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重大经济决策管理方面一般包括下列类型问题：</w:delText>
        </w:r>
      </w:del>
    </w:p>
    <w:p w14:paraId="6B662903" w14:textId="77777777" w:rsidR="00314283" w:rsidRDefault="00150AA0">
      <w:pPr>
        <w:spacing w:line="560" w:lineRule="exact"/>
        <w:ind w:firstLineChars="200" w:firstLine="640"/>
        <w:rPr>
          <w:del w:id="315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6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494059DE" w14:textId="77777777" w:rsidR="00314283" w:rsidRDefault="00150AA0">
      <w:pPr>
        <w:spacing w:line="560" w:lineRule="exact"/>
        <w:ind w:firstLineChars="200" w:firstLine="640"/>
        <w:rPr>
          <w:del w:id="317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8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44C46434" w14:textId="77777777" w:rsidR="00314283" w:rsidRDefault="00150AA0">
      <w:pPr>
        <w:spacing w:line="560" w:lineRule="exact"/>
        <w:ind w:leftChars="200" w:left="440"/>
        <w:rPr>
          <w:del w:id="319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20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方面一般包括下列类型问题：</w:delText>
        </w:r>
      </w:del>
    </w:p>
    <w:p w14:paraId="3D44EE77" w14:textId="77777777" w:rsidR="00314283" w:rsidRDefault="00150AA0">
      <w:pPr>
        <w:pStyle w:val="BodyTextFirstIndent2"/>
        <w:spacing w:line="560" w:lineRule="exact"/>
        <w:ind w:firstLine="640"/>
        <w:rPr>
          <w:del w:id="321" w:author="mary.inoue@fap.loca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22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187D2153" w14:textId="77777777" w:rsidR="00314283" w:rsidRDefault="00150AA0">
      <w:pPr>
        <w:pStyle w:val="BodyTextFirstIndent2"/>
        <w:spacing w:line="560" w:lineRule="exact"/>
        <w:ind w:firstLine="640"/>
        <w:rPr>
          <w:del w:id="323" w:author="mary.inoue@fap.loca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24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13743BAE" w14:textId="77777777" w:rsidR="00314283" w:rsidRDefault="00150AA0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325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26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；已完工项目未及时进行结算、竣工财务决算及竣工验收，造成国有资产损失浪费。</w:delText>
        </w:r>
      </w:del>
    </w:p>
    <w:p w14:paraId="6D224379" w14:textId="77777777" w:rsidR="00314283" w:rsidRDefault="00150AA0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327" w:author="mary.inoue@fap.local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328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（六）其他相关重大工程建设管理问题。</w:delText>
        </w:r>
      </w:del>
    </w:p>
    <w:p w14:paraId="56835AD0" w14:textId="77777777" w:rsidR="00314283" w:rsidRDefault="00150AA0">
      <w:pPr>
        <w:spacing w:line="560" w:lineRule="exact"/>
        <w:ind w:firstLineChars="200" w:firstLine="640"/>
        <w:rPr>
          <w:del w:id="329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30" w:author="mary.inoue@fap.local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资金资产资源管理和经济风险防控方面一般包括以下类型问题：</w:delText>
        </w:r>
      </w:del>
    </w:p>
    <w:p w14:paraId="083FBFF2" w14:textId="77777777" w:rsidR="00314283" w:rsidRDefault="00150AA0">
      <w:pPr>
        <w:spacing w:line="560" w:lineRule="exact"/>
        <w:ind w:firstLineChars="200" w:firstLine="640"/>
        <w:rPr>
          <w:del w:id="331" w:author="mary.inoue@fap.local" w:date="2026-09-22T12:19:00Z" w16du:dateUtc="2026-09-22T16:19:00Z"/>
          <w:rFonts w:ascii="FangSong_GB2312" w:hAnsi="FangSong_GB2312" w:cs="FangSong_GB2312"/>
          <w:szCs w:val="32"/>
        </w:rPr>
      </w:pPr>
      <w:del w:id="332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10B36D5A" w14:textId="77777777" w:rsidR="00314283" w:rsidRDefault="00150AA0">
      <w:pPr>
        <w:pStyle w:val="BodyTextFirstIndent2"/>
        <w:spacing w:line="560" w:lineRule="exact"/>
        <w:ind w:firstLine="640"/>
        <w:rPr>
          <w:del w:id="333" w:author="mary.inoue@fap.loca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34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（三）资金使用管理不到位。挤占挪用资金；项目资金存在使用绩效不高，导致损失浪费等情况。</w:delText>
        </w:r>
      </w:del>
    </w:p>
    <w:p w14:paraId="4E76BF48" w14:textId="77777777" w:rsidR="00314283" w:rsidRDefault="00150AA0">
      <w:pPr>
        <w:pStyle w:val="BodyTextFirstIndent2"/>
        <w:spacing w:line="560" w:lineRule="exact"/>
        <w:ind w:firstLine="640"/>
        <w:rPr>
          <w:del w:id="335" w:author="mary.inoue@fap.loca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36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3C94FFBA" w14:textId="77777777" w:rsidR="00314283" w:rsidRDefault="00150AA0">
      <w:pPr>
        <w:spacing w:line="560" w:lineRule="exact"/>
        <w:ind w:firstLineChars="200" w:firstLine="640"/>
        <w:rPr>
          <w:del w:id="337" w:author="mary.inoue@fap.loca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38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3B2362DB" w14:textId="77777777" w:rsidR="00314283" w:rsidRDefault="00150AA0">
      <w:pPr>
        <w:pStyle w:val="BodyTextFirstIndent2"/>
        <w:spacing w:line="560" w:lineRule="exact"/>
        <w:ind w:firstLine="640"/>
        <w:rPr>
          <w:del w:id="339" w:author="mary.inoue@fap.local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340" w:author="mary.inoue@fap.loca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val="en-US"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。</w:delText>
        </w:r>
      </w:del>
    </w:p>
    <w:p w14:paraId="57942EB1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41" w:author="mary.inoue@fap.local" w:date="2026-09-22T12:19:00Z" w16du:dateUtc="2026-09-22T16:19:00Z"/>
          <w:rFonts w:hAnsi="FangSong_GB2312" w:cs="FangSong_GB2312"/>
          <w:szCs w:val="32"/>
        </w:rPr>
      </w:pPr>
      <w:del w:id="342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val="en-US" w:eastAsia="zh-CN"/>
          </w:rPr>
          <w:br/>
        </w:r>
        <w:r>
          <w:rPr>
            <w:rFonts w:hAnsi="FangSong_GB2312" w:cs="FangSong_GB2312" w:hint="eastAsia"/>
            <w:szCs w:val="32"/>
            <w:lang w:val="en-US"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（</w:delText>
        </w:r>
        <w:r>
          <w:rPr>
            <w:rFonts w:hAnsi="FangSong_GB2312" w:cs="FangSong_GB2312" w:hint="eastAsia"/>
            <w:szCs w:val="32"/>
            <w:lang w:val="en-US" w:eastAsia="zh-CN"/>
          </w:rPr>
          <w:delText>五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）按照“三个区分开来”原则，对符合容错免责条件的问题进行免责。</w:delText>
        </w:r>
      </w:del>
    </w:p>
    <w:p w14:paraId="6AD032E9" w14:textId="77777777" w:rsidR="00314283" w:rsidRDefault="00150AA0">
      <w:pPr>
        <w:pStyle w:val="BodyText"/>
        <w:spacing w:line="560" w:lineRule="exact"/>
        <w:ind w:right="0"/>
        <w:rPr>
          <w:del w:id="343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44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重大问题责任认定实行全过程管理：</w:delText>
        </w:r>
      </w:del>
    </w:p>
    <w:p w14:paraId="503E0317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45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46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val="en-US"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其他审计人员对分工的审计问题负责。</w:delText>
        </w:r>
      </w:del>
    </w:p>
    <w:p w14:paraId="76095927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47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48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5FAE182A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49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50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34E1EBC9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51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52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5A1F4068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53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54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7BF6AD12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55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56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组织部门对接调取。</w:delText>
        </w:r>
      </w:del>
    </w:p>
    <w:p w14:paraId="415A7CD5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57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58" w:author="mary.inoue@fap.loca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管理。</w:delText>
        </w:r>
      </w:del>
    </w:p>
    <w:p w14:paraId="4773C36E" w14:textId="77777777" w:rsidR="00314283" w:rsidRDefault="00150AA0">
      <w:pPr>
        <w:pStyle w:val="BodyText"/>
        <w:spacing w:line="560" w:lineRule="exact"/>
        <w:ind w:right="0" w:firstLineChars="200" w:firstLine="640"/>
        <w:rPr>
          <w:del w:id="359" w:author="mary.inoue@fap.loca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360" w:author="mary.inoue@fap.local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3F1D3AD0" w14:textId="77777777" w:rsidR="00314283" w:rsidRDefault="00150AA0">
      <w:pPr>
        <w:spacing w:line="560" w:lineRule="exact"/>
        <w:ind w:firstLineChars="200" w:firstLine="640"/>
        <w:rPr>
          <w:del w:id="361" w:author="mary.inoue@fap.local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362" w:author="mary.inoue@fap.loca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 </w:delText>
        </w:r>
      </w:del>
    </w:p>
    <w:p w14:paraId="5F660DF5" w14:textId="77777777" w:rsidR="00314283" w:rsidRDefault="00314283" w:rsidP="00A5391B">
      <w:pPr>
        <w:jc w:val="center"/>
        <w:pPrChange w:id="363" w:author="mary.inoue@fap.local" w:date="2026-09-22T12:19:00Z" w16du:dateUtc="2026-09-22T16:19:00Z">
          <w:pPr/>
        </w:pPrChange>
      </w:pPr>
    </w:p>
    <w:sectPr w:rsidR="00314283">
      <w:pgSz w:w="11906" w:h="16838"/>
      <w:pgMar w:top="1417" w:right="1701" w:bottom="1417" w:left="1701" w:header="708" w:footer="708" w:gutter="0"/>
      <w:cols w:space="708"/>
      <w:docGrid w:type="default" w:linePitch="360"/>
      <w:sectPrChange w:id="364" w:author="mary.inoue@fap.local" w:date="2026-09-22T12:19:00Z" w16du:dateUtc="2026-09-22T16:19:00Z">
        <w:sectPr w:rsidR="00314283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0172AA"/>
    <w:rsid w:val="00064320"/>
    <w:rsid w:val="00094AC5"/>
    <w:rsid w:val="00132F7D"/>
    <w:rsid w:val="00140891"/>
    <w:rsid w:val="00155120"/>
    <w:rsid w:val="00163BDD"/>
    <w:rsid w:val="001F3B9E"/>
    <w:rsid w:val="00243771"/>
    <w:rsid w:val="0029602C"/>
    <w:rsid w:val="002C247D"/>
    <w:rsid w:val="002D22E0"/>
    <w:rsid w:val="002D511D"/>
    <w:rsid w:val="00314283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325AD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1E4DB7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2:19:00Z">
        <w:pPr>
          <w:widowControl w:val="0"/>
          <w:spacing w:after="160" w:line="278" w:lineRule="auto"/>
          <w:jc w:val="both"/>
        </w:pPr>
      </w:pPrChange>
    </w:pPr>
    <w:rPr>
      <w:rFonts w:eastAsiaTheme="minorHAnsi"/>
      <w:sz w:val="22"/>
      <w:szCs w:val="22"/>
      <w:lang w:val="pt-BR"/>
      <w:rPrChange w:id="0" w:author="mary.inoue@fap.local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 w:cs="Times New Roman"/>
      <w:sz w:val="28"/>
      <w:szCs w:val="20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qFormat/>
    <w:pPr>
      <w:ind w:firstLine="630"/>
    </w:pPr>
    <w:rPr>
      <w:rFonts w:ascii="FangSong_GB2312" w:eastAsia="FangSong_GB2312"/>
      <w:sz w:val="32"/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  <w:szCs w:val="24"/>
    </w:rPr>
  </w:style>
  <w:style w:type="paragraph" w:customStyle="1" w:styleId="Default">
    <w:name w:val="Default"/>
    <w:rsid w:val="00A325AD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1871</Words>
  <Characters>10670</Characters>
  <Application>Microsoft Office Word</Application>
  <DocSecurity>0</DocSecurity>
  <Lines>88</Lines>
  <Paragraphs>25</Paragraphs>
  <ScaleCrop>false</ScaleCrop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