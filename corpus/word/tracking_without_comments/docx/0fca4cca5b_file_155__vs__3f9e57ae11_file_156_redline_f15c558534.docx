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20073" w14:textId="77777777" w:rsidR="00F56A9A" w:rsidRDefault="00F56A9A">
      <w:pPr>
        <w:rPr>
          <w:b/>
          <w:rPrChange w:id="0" w:author="Arthur Souza Rodrigues" w:date="2026-07-10T21:50:00Z" w16du:dateUtc="2026-07-11T01:50:00Z">
            <w:rPr/>
          </w:rPrChange>
        </w:rPr>
      </w:pPr>
      <w:r>
        <w:rPr>
          <w:b/>
          <w:rPrChange w:id="1" w:author="Arthur Souza Rodrigues" w:date="2026-07-10T21:50:00Z" w16du:dateUtc="2026-07-11T01:50:00Z">
            <w:rPr/>
          </w:rPrChange>
        </w:rPr>
        <w:t>file_</w:t>
      </w:r>
      <w:ins w:id="2" w:author="Arthur Souza Rodrigues" w:date="2026-07-10T21:50:00Z" w16du:dateUtc="2026-07-11T01:50:00Z">
        <w:r w:rsidR="0042200E">
          <w:rPr>
            <w:b/>
            <w:bCs/>
          </w:rPr>
          <w:t>156</w:t>
        </w:r>
      </w:ins>
      <w:del w:id="3" w:author="Arthur Souza Rodrigues" w:date="2026-07-10T21:50:00Z" w16du:dateUtc="2026-07-11T01:50:00Z">
        <w:r>
          <w:delText>155</w:delText>
        </w:r>
      </w:del>
      <w:r>
        <w:rPr>
          <w:b/>
          <w:rPrChange w:id="4" w:author="Arthur Souza Rodrigues" w:date="2026-07-10T21:50:00Z" w16du:dateUtc="2026-07-11T01:50:00Z">
            <w:rPr/>
          </w:rPrChange>
        </w:rPr>
        <w:t>.docx</w:t>
      </w:r>
    </w:p>
    <w:p w14:paraId="36DE7F1D" w14:textId="4E2B066A" w:rsidR="003572E8" w:rsidRDefault="008B48B8">
      <w:ins w:id="5" w:author="Arthur Souza Rodrigues" w:date="2026-07-10T21:50:00Z" w16du:dateUtc="2026-07-11T01:50:00Z">
        <w:r>
          <w:rPr>
            <w:b/>
            <w:bCs/>
          </w:rPr>
          <w:t>Bullet List Bold</w:t>
        </w:r>
      </w:ins>
      <w:del w:id="6" w:author="Arthur Souza Rodrigues" w:date="2026-07-10T21:50:00Z" w16du:dateUtc="2026-07-11T01:50:00Z">
        <w:r>
          <w:delText>Justified Underline</w:delText>
        </w:r>
      </w:del>
      <w:r>
        <w:rPr>
          <w:b/>
          <w:rPrChange w:id="7" w:author="Arthur Souza Rodrigues" w:date="2026-07-10T21:50:00Z" w16du:dateUtc="2026-07-11T01:50:00Z">
            <w:rPr/>
          </w:rPrChange>
        </w:rPr>
        <w:t xml:space="preserve"> Demo</w:t>
      </w:r>
    </w:p>
    <w:p w14:paraId="2117676D" w14:textId="77777777" w:rsidR="003A1D78" w:rsidRDefault="008B48B8">
      <w:pPr>
        <w:rPr>
          <w:ins w:id="8" w:author="Arthur Souza Rodrigues" w:date="2026-07-10T21:50:00Z" w16du:dateUtc="2026-07-11T01:50:00Z"/>
        </w:rPr>
      </w:pPr>
      <w:r>
        <w:rPr>
          <w:b/>
          <w:rPrChange w:id="9" w:author="Arthur Souza Rodrigues" w:date="2026-07-10T21:50:00Z" w16du:dateUtc="2026-07-11T01:50:00Z">
            <w:rPr/>
          </w:rPrChange>
        </w:rPr>
        <w:t xml:space="preserve">This document </w:t>
      </w:r>
      <w:ins w:id="10" w:author="Arthur Souza Rodrigues" w:date="2026-07-10T21:50:00Z" w16du:dateUtc="2026-07-11T01:50:00Z">
        <w:r>
          <w:rPr>
            <w:b/>
            <w:bCs/>
          </w:rPr>
          <w:t>demonstrates bullet lists</w:t>
        </w:r>
      </w:ins>
      <w:del w:id="11" w:author="Arthur Souza Rodrigues" w:date="2026-07-10T21:50:00Z" w16du:dateUtc="2026-07-11T01:50:00Z">
        <w:r>
          <w:delText>combines justify alignment</w:delText>
        </w:r>
      </w:del>
      <w:r>
        <w:rPr>
          <w:b/>
          <w:rPrChange w:id="12" w:author="Arthur Souza Rodrigues" w:date="2026-07-10T21:50:00Z" w16du:dateUtc="2026-07-11T01:50:00Z">
            <w:rPr/>
          </w:rPrChange>
        </w:rPr>
        <w:t xml:space="preserve"> with </w:t>
      </w:r>
      <w:ins w:id="13" w:author="Arthur Souza Rodrigues" w:date="2026-07-10T21:50:00Z" w16du:dateUtc="2026-07-11T01:50:00Z">
        <w:r>
          <w:rPr>
            <w:b/>
            <w:bCs/>
          </w:rPr>
          <w:t>bold text:</w:t>
        </w:r>
      </w:ins>
    </w:p>
    <w:p w14:paraId="19E7811E" w14:textId="77777777" w:rsidR="003A1D78" w:rsidRDefault="008B48B8">
      <w:pPr>
        <w:rPr>
          <w:ins w:id="14" w:author="Arthur Souza Rodrigues" w:date="2026-07-10T21:50:00Z" w16du:dateUtc="2026-07-11T01:50:00Z"/>
        </w:rPr>
      </w:pPr>
      <w:ins w:id="15" w:author="Arthur Souza Rodrigues" w:date="2026-07-10T21:50:00Z" w16du:dateUtc="2026-07-11T01:50:00Z">
        <w:r>
          <w:rPr>
            <w:b/>
            <w:bCs/>
          </w:rPr>
          <w:t>First bold bullet item</w:t>
        </w:r>
      </w:ins>
    </w:p>
    <w:p w14:paraId="61510F13" w14:textId="77777777" w:rsidR="003A1D78" w:rsidRDefault="008B48B8">
      <w:pPr>
        <w:rPr>
          <w:ins w:id="16" w:author="Arthur Souza Rodrigues" w:date="2026-07-10T21:50:00Z" w16du:dateUtc="2026-07-11T01:50:00Z"/>
        </w:rPr>
      </w:pPr>
      <w:ins w:id="17" w:author="Arthur Souza Rodrigues" w:date="2026-07-10T21:50:00Z" w16du:dateUtc="2026-07-11T01:50:00Z">
        <w:r>
          <w:rPr>
            <w:b/>
            <w:bCs/>
          </w:rPr>
          <w:t>Second bold bullet item</w:t>
        </w:r>
      </w:ins>
    </w:p>
    <w:p w14:paraId="10BF5275" w14:textId="77777777" w:rsidR="003572E8" w:rsidRDefault="008B48B8">
      <w:ins w:id="18" w:author="Arthur Souza Rodrigues" w:date="2026-07-10T21:50:00Z" w16du:dateUtc="2026-07-11T01:50:00Z">
        <w:r>
          <w:rPr>
            <w:b/>
            <w:bCs/>
          </w:rPr>
          <w:t>Third bold bullet item</w:t>
        </w:r>
      </w:ins>
      <w:del w:id="19" w:author="Arthur Souza Rodrigues" w:date="2026-07-10T21:50:00Z" w16du:dateUtc="2026-07-11T01:50:00Z">
        <w:r>
          <w:delText>underline formatting for a formal document look.</w:delText>
        </w:r>
      </w:del>
    </w:p>
    <w:sectPr w:rsidR="00357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8"/>
    <w:rsid w:val="003572E8"/>
    <w:rsid w:val="003A1D78"/>
    <w:rsid w:val="0042200E"/>
    <w:rsid w:val="0096685F"/>
    <w:rsid w:val="00D53FE7"/>
    <w:rsid w:val="00E1710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D2A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2026-07-11T01:50:00Z</dcterms:modified>
</cp:coreProperties>
</file>