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1489F5E4" w14:textId="37FD8A3E" w:rsidR="00E53F31" w:rsidRPr="009D6A4B" w:rsidRDefault="009D6A4B" w:rsidP="009D6A4B">
      <w:pPr>
        <w:jc w:val="center"/>
        <w:rPr>
          <w:ins w:id="1" w:author="Calendari" w:date="2026-09-25T20:00:00Z" w16du:dateUtc="2026-09-26T00:00:00Z"/>
        </w:rPr>
      </w:pPr>
      <w:ins w:id="2" w:author="Calendari" w:date="2026-09-25T20:00:00Z" w16du:dateUtc="2026-09-26T00:00:00Z">
        <w:r w:rsidRPr="009D6A4B">
          <w:t>Topic list: C</w:t>
        </w:r>
        <w:r w:rsidR="00756CA9" w:rsidRPr="009D6A4B">
          <w:t>onsultation</w:t>
        </w:r>
      </w:ins>
    </w:p>
    <w:p w14:paraId="0BAAE84C" w14:textId="77777777" w:rsidR="00325BEF" w:rsidRPr="009D6A4B" w:rsidRDefault="00756CA9">
      <w:pPr>
        <w:rPr>
          <w:ins w:id="3" w:author="Calendari" w:date="2026-09-25T20:00:00Z" w16du:dateUtc="2026-09-26T00:00:00Z"/>
          <w:u w:val="single"/>
        </w:rPr>
      </w:pPr>
      <w:ins w:id="4" w:author="Calendari" w:date="2026-09-25T20:00:00Z" w16du:dateUtc="2026-09-26T00:00:00Z">
        <w:r w:rsidRPr="009D6A4B">
          <w:rPr>
            <w:u w:val="single"/>
          </w:rPr>
          <w:t xml:space="preserve">Introduction  </w:t>
        </w:r>
      </w:ins>
    </w:p>
    <w:p w14:paraId="369E757D" w14:textId="6D694A82" w:rsidR="00E53F31" w:rsidRPr="009D6A4B" w:rsidRDefault="00E53F31" w:rsidP="00100A8D">
      <w:pPr>
        <w:pStyle w:val="ListParagraph"/>
        <w:numPr>
          <w:ilvl w:val="0"/>
          <w:numId w:val="1"/>
        </w:numPr>
        <w:rPr>
          <w:ins w:id="5" w:author="Calendari" w:date="2026-09-25T20:00:00Z" w16du:dateUtc="2026-09-26T00:00:00Z"/>
          <w:rFonts w:ascii="Times New Roman" w:hAnsi="Times New Roman" w:cs="Times New Roman"/>
        </w:rPr>
      </w:pPr>
      <w:ins w:id="6" w:author="Calendari" w:date="2026-09-25T20:00:00Z" w16du:dateUtc="2026-09-26T00:00:00Z">
        <w:r w:rsidRPr="009D6A4B">
          <w:rPr>
            <w:rFonts w:ascii="Times New Roman" w:hAnsi="Times New Roman" w:cs="Times New Roman"/>
          </w:rPr>
          <w:t>Introduction of the lawyer</w:t>
        </w:r>
        <w:r w:rsidR="00DB732F">
          <w:rPr>
            <w:rFonts w:ascii="Times New Roman" w:hAnsi="Times New Roman" w:cs="Times New Roman"/>
          </w:rPr>
          <w:t>.</w:t>
        </w:r>
      </w:ins>
    </w:p>
    <w:p w14:paraId="780E19FE" w14:textId="203D5EC4" w:rsidR="00756CA9" w:rsidRPr="009D6A4B" w:rsidRDefault="00756CA9" w:rsidP="00100A8D">
      <w:pPr>
        <w:pStyle w:val="ListParagraph"/>
        <w:numPr>
          <w:ilvl w:val="0"/>
          <w:numId w:val="1"/>
        </w:numPr>
        <w:rPr>
          <w:ins w:id="7" w:author="Calendari" w:date="2026-09-25T20:00:00Z" w16du:dateUtc="2026-09-26T00:00:00Z"/>
          <w:rFonts w:ascii="Times New Roman" w:hAnsi="Times New Roman" w:cs="Times New Roman"/>
        </w:rPr>
      </w:pPr>
      <w:ins w:id="8" w:author="Calendari" w:date="2026-09-25T20:00:00Z" w16du:dateUtc="2026-09-26T00:00:00Z">
        <w:r w:rsidRPr="009D6A4B">
          <w:rPr>
            <w:rFonts w:ascii="Times New Roman" w:hAnsi="Times New Roman" w:cs="Times New Roman"/>
          </w:rPr>
          <w:t>Role of the lawyer</w:t>
        </w:r>
        <w:r w:rsidR="00DB732F">
          <w:rPr>
            <w:rFonts w:ascii="Times New Roman" w:hAnsi="Times New Roman" w:cs="Times New Roman"/>
          </w:rPr>
          <w:t>.</w:t>
        </w:r>
        <w:r w:rsidRPr="009D6A4B">
          <w:rPr>
            <w:rFonts w:ascii="Times New Roman" w:hAnsi="Times New Roman" w:cs="Times New Roman"/>
          </w:rPr>
          <w:t xml:space="preserve"> </w:t>
        </w:r>
      </w:ins>
    </w:p>
    <w:p w14:paraId="50082074" w14:textId="5B7485C9" w:rsidR="00E53F31" w:rsidRPr="009D6A4B" w:rsidRDefault="00E53F31" w:rsidP="00100A8D">
      <w:pPr>
        <w:pStyle w:val="ListParagraph"/>
        <w:numPr>
          <w:ilvl w:val="0"/>
          <w:numId w:val="1"/>
        </w:numPr>
        <w:rPr>
          <w:ins w:id="9" w:author="Calendari" w:date="2026-09-25T20:00:00Z" w16du:dateUtc="2026-09-26T00:00:00Z"/>
          <w:rFonts w:ascii="Times New Roman" w:hAnsi="Times New Roman" w:cs="Times New Roman"/>
          <w:lang w:val="en-US"/>
        </w:rPr>
      </w:pPr>
      <w:ins w:id="10" w:author="Calendari" w:date="2026-09-25T20:00:00Z" w16du:dateUtc="2026-09-26T00:00:00Z">
        <w:r w:rsidRPr="009D6A4B">
          <w:rPr>
            <w:rFonts w:ascii="Times New Roman" w:hAnsi="Times New Roman" w:cs="Times New Roman"/>
            <w:lang w:val="en-US"/>
          </w:rPr>
          <w:t>Explanation of the right to legal assistance (and financing)</w:t>
        </w:r>
        <w:r w:rsidR="00DB732F">
          <w:rPr>
            <w:rFonts w:ascii="Times New Roman" w:hAnsi="Times New Roman" w:cs="Times New Roman"/>
            <w:lang w:val="en-US"/>
          </w:rPr>
          <w:t>.</w:t>
        </w:r>
      </w:ins>
    </w:p>
    <w:p w14:paraId="62D1F3A8" w14:textId="03EAA2CF" w:rsidR="00100A8D" w:rsidRPr="009D6A4B" w:rsidRDefault="00100A8D" w:rsidP="00100A8D">
      <w:pPr>
        <w:pStyle w:val="ListParagraph"/>
        <w:numPr>
          <w:ilvl w:val="0"/>
          <w:numId w:val="1"/>
        </w:numPr>
        <w:rPr>
          <w:ins w:id="11" w:author="Calendari" w:date="2026-09-25T20:00:00Z" w16du:dateUtc="2026-09-26T00:00:00Z"/>
          <w:rFonts w:ascii="Times New Roman" w:hAnsi="Times New Roman" w:cs="Times New Roman"/>
        </w:rPr>
      </w:pPr>
      <w:ins w:id="12" w:author="Calendari" w:date="2026-09-25T20:00:00Z" w16du:dateUtc="2026-09-26T00:00:00Z">
        <w:r w:rsidRPr="009D6A4B">
          <w:rPr>
            <w:rFonts w:ascii="Times New Roman" w:hAnsi="Times New Roman" w:cs="Times New Roman"/>
          </w:rPr>
          <w:t>Waiving the right</w:t>
        </w:r>
        <w:r w:rsidR="00DB732F">
          <w:rPr>
            <w:rFonts w:ascii="Times New Roman" w:hAnsi="Times New Roman" w:cs="Times New Roman"/>
          </w:rPr>
          <w:t>.</w:t>
        </w:r>
        <w:r w:rsidRPr="009D6A4B">
          <w:rPr>
            <w:rFonts w:ascii="Times New Roman" w:hAnsi="Times New Roman" w:cs="Times New Roman"/>
          </w:rPr>
          <w:t xml:space="preserve"> </w:t>
        </w:r>
      </w:ins>
    </w:p>
    <w:p w14:paraId="2B7D54FD" w14:textId="61834493" w:rsidR="00E53F31" w:rsidRPr="009D6A4B" w:rsidRDefault="00E53F31" w:rsidP="00100A8D">
      <w:pPr>
        <w:pStyle w:val="ListParagraph"/>
        <w:numPr>
          <w:ilvl w:val="0"/>
          <w:numId w:val="1"/>
        </w:numPr>
        <w:rPr>
          <w:ins w:id="13" w:author="Calendari" w:date="2026-09-25T20:00:00Z" w16du:dateUtc="2026-09-26T00:00:00Z"/>
          <w:rFonts w:ascii="Times New Roman" w:hAnsi="Times New Roman" w:cs="Times New Roman"/>
        </w:rPr>
      </w:pPr>
      <w:ins w:id="14" w:author="Calendari" w:date="2026-09-25T20:00:00Z" w16du:dateUtc="2026-09-26T00:00:00Z">
        <w:r w:rsidRPr="009D6A4B">
          <w:rPr>
            <w:rFonts w:ascii="Times New Roman" w:hAnsi="Times New Roman" w:cs="Times New Roman"/>
          </w:rPr>
          <w:t>Confidentiality</w:t>
        </w:r>
        <w:r w:rsidR="00DB732F">
          <w:rPr>
            <w:rFonts w:ascii="Times New Roman" w:hAnsi="Times New Roman" w:cs="Times New Roman"/>
          </w:rPr>
          <w:t>.</w:t>
        </w:r>
        <w:r w:rsidRPr="009D6A4B">
          <w:rPr>
            <w:rFonts w:ascii="Times New Roman" w:hAnsi="Times New Roman" w:cs="Times New Roman"/>
          </w:rPr>
          <w:t xml:space="preserve"> </w:t>
        </w:r>
      </w:ins>
    </w:p>
    <w:p w14:paraId="02324967" w14:textId="423760A4" w:rsidR="00E53F31" w:rsidRPr="009D6A4B" w:rsidRDefault="00E53F31" w:rsidP="00100A8D">
      <w:pPr>
        <w:pStyle w:val="ListParagraph"/>
        <w:numPr>
          <w:ilvl w:val="0"/>
          <w:numId w:val="1"/>
        </w:numPr>
        <w:rPr>
          <w:ins w:id="15" w:author="Calendari" w:date="2026-09-25T20:00:00Z" w16du:dateUtc="2026-09-26T00:00:00Z"/>
          <w:rFonts w:ascii="Times New Roman" w:hAnsi="Times New Roman" w:cs="Times New Roman"/>
          <w:lang w:val="en-US"/>
        </w:rPr>
      </w:pPr>
      <w:ins w:id="16" w:author="Calendari" w:date="2026-09-25T20:00:00Z" w16du:dateUtc="2026-09-26T00:00:00Z">
        <w:r w:rsidRPr="009D6A4B">
          <w:rPr>
            <w:rFonts w:ascii="Times New Roman" w:hAnsi="Times New Roman" w:cs="Times New Roman"/>
            <w:lang w:val="en-US"/>
          </w:rPr>
          <w:t>Right to an interpreter and the process, if applicable</w:t>
        </w:r>
        <w:r w:rsidR="00DB732F">
          <w:rPr>
            <w:rFonts w:ascii="Times New Roman" w:hAnsi="Times New Roman" w:cs="Times New Roman"/>
            <w:lang w:val="en-US"/>
          </w:rPr>
          <w:t>.</w:t>
        </w:r>
        <w:r w:rsidRPr="009D6A4B">
          <w:rPr>
            <w:rFonts w:ascii="Times New Roman" w:hAnsi="Times New Roman" w:cs="Times New Roman"/>
            <w:lang w:val="en-US"/>
          </w:rPr>
          <w:t xml:space="preserve"> </w:t>
        </w:r>
      </w:ins>
    </w:p>
    <w:p w14:paraId="5E369F93" w14:textId="66C582CA" w:rsidR="00BD0D09" w:rsidRPr="009D6A4B" w:rsidRDefault="00100A8D" w:rsidP="00100A8D">
      <w:pPr>
        <w:pStyle w:val="ListParagraph"/>
        <w:numPr>
          <w:ilvl w:val="0"/>
          <w:numId w:val="1"/>
        </w:numPr>
        <w:rPr>
          <w:ins w:id="17" w:author="Calendari" w:date="2026-09-25T20:00:00Z" w16du:dateUtc="2026-09-26T00:00:00Z"/>
          <w:rFonts w:ascii="Times New Roman" w:hAnsi="Times New Roman" w:cs="Times New Roman"/>
        </w:rPr>
      </w:pPr>
      <w:ins w:id="18" w:author="Calendari" w:date="2026-09-25T20:00:00Z" w16du:dateUtc="2026-09-26T00:00:00Z">
        <w:r w:rsidRPr="009D6A4B">
          <w:rPr>
            <w:rFonts w:ascii="Times New Roman" w:hAnsi="Times New Roman" w:cs="Times New Roman"/>
          </w:rPr>
          <w:t xml:space="preserve">Right </w:t>
        </w:r>
        <w:r w:rsidR="004C40CD" w:rsidRPr="009D6A4B">
          <w:rPr>
            <w:rFonts w:ascii="Times New Roman" w:hAnsi="Times New Roman" w:cs="Times New Roman"/>
          </w:rPr>
          <w:t>to information</w:t>
        </w:r>
        <w:r w:rsidR="00DB732F">
          <w:rPr>
            <w:rFonts w:ascii="Times New Roman" w:hAnsi="Times New Roman" w:cs="Times New Roman"/>
          </w:rPr>
          <w:t>.</w:t>
        </w:r>
      </w:ins>
    </w:p>
    <w:p w14:paraId="7094BC38" w14:textId="3A3A39BB" w:rsidR="00100A8D" w:rsidRPr="009D6A4B" w:rsidRDefault="00BD0D09" w:rsidP="00100A8D">
      <w:pPr>
        <w:pStyle w:val="ListParagraph"/>
        <w:numPr>
          <w:ilvl w:val="0"/>
          <w:numId w:val="1"/>
        </w:numPr>
        <w:rPr>
          <w:ins w:id="19" w:author="Calendari" w:date="2026-09-25T20:00:00Z" w16du:dateUtc="2026-09-26T00:00:00Z"/>
          <w:rFonts w:ascii="Times New Roman" w:hAnsi="Times New Roman" w:cs="Times New Roman"/>
          <w:lang w:val="en-US"/>
        </w:rPr>
      </w:pPr>
      <w:ins w:id="20" w:author="Calendari" w:date="2026-09-25T20:00:00Z" w16du:dateUtc="2026-09-26T00:00:00Z">
        <w:r w:rsidRPr="009D6A4B">
          <w:rPr>
            <w:rFonts w:ascii="Times New Roman" w:hAnsi="Times New Roman" w:cs="Times New Roman"/>
            <w:lang w:val="en-US"/>
          </w:rPr>
          <w:t>Right to have a third person</w:t>
        </w:r>
        <w:r w:rsidR="0070379C" w:rsidRPr="009D6A4B">
          <w:rPr>
            <w:rFonts w:ascii="Times New Roman" w:hAnsi="Times New Roman" w:cs="Times New Roman"/>
            <w:lang w:val="en-US"/>
          </w:rPr>
          <w:t xml:space="preserve"> (and consulate if applicable)</w:t>
        </w:r>
        <w:r w:rsidRPr="009D6A4B">
          <w:rPr>
            <w:rFonts w:ascii="Times New Roman" w:hAnsi="Times New Roman" w:cs="Times New Roman"/>
            <w:lang w:val="en-US"/>
          </w:rPr>
          <w:t xml:space="preserve"> notified</w:t>
        </w:r>
        <w:r w:rsidR="00DB732F">
          <w:rPr>
            <w:rFonts w:ascii="Times New Roman" w:hAnsi="Times New Roman" w:cs="Times New Roman"/>
            <w:lang w:val="en-US"/>
          </w:rPr>
          <w:t>.</w:t>
        </w:r>
        <w:r w:rsidR="00100A8D" w:rsidRPr="009D6A4B">
          <w:rPr>
            <w:rFonts w:ascii="Times New Roman" w:hAnsi="Times New Roman" w:cs="Times New Roman"/>
            <w:lang w:val="en-US"/>
          </w:rPr>
          <w:t xml:space="preserve"> </w:t>
        </w:r>
      </w:ins>
    </w:p>
    <w:p w14:paraId="15059DD1" w14:textId="70CE6D0B" w:rsidR="0070379C" w:rsidRPr="009D6A4B" w:rsidRDefault="0070379C" w:rsidP="00100A8D">
      <w:pPr>
        <w:pStyle w:val="ListParagraph"/>
        <w:numPr>
          <w:ilvl w:val="0"/>
          <w:numId w:val="1"/>
        </w:numPr>
        <w:rPr>
          <w:ins w:id="21" w:author="Calendari" w:date="2026-09-25T20:00:00Z" w16du:dateUtc="2026-09-26T00:00:00Z"/>
          <w:rFonts w:ascii="Times New Roman" w:hAnsi="Times New Roman" w:cs="Times New Roman"/>
        </w:rPr>
      </w:pPr>
      <w:ins w:id="22" w:author="Calendari" w:date="2026-09-25T20:00:00Z" w16du:dateUtc="2026-09-26T00:00:00Z">
        <w:r w:rsidRPr="009D6A4B">
          <w:rPr>
            <w:rFonts w:ascii="Times New Roman" w:hAnsi="Times New Roman" w:cs="Times New Roman"/>
          </w:rPr>
          <w:t>Contact with other persons</w:t>
        </w:r>
        <w:r w:rsidR="00DB732F">
          <w:rPr>
            <w:rFonts w:ascii="Times New Roman" w:hAnsi="Times New Roman" w:cs="Times New Roman"/>
          </w:rPr>
          <w:t>.</w:t>
        </w:r>
      </w:ins>
    </w:p>
    <w:p w14:paraId="13841CF1" w14:textId="30D18455" w:rsidR="00100A8D" w:rsidRPr="009D6A4B" w:rsidRDefault="00284631" w:rsidP="00100A8D">
      <w:pPr>
        <w:pStyle w:val="ListParagraph"/>
        <w:numPr>
          <w:ilvl w:val="0"/>
          <w:numId w:val="1"/>
        </w:numPr>
        <w:rPr>
          <w:ins w:id="23" w:author="Calendari" w:date="2026-09-25T20:00:00Z" w16du:dateUtc="2026-09-26T00:00:00Z"/>
          <w:rFonts w:ascii="Times New Roman" w:hAnsi="Times New Roman" w:cs="Times New Roman"/>
        </w:rPr>
      </w:pPr>
      <w:ins w:id="24" w:author="Calendari" w:date="2026-09-25T20:00:00Z" w16du:dateUtc="2026-09-26T00:00:00Z">
        <w:r w:rsidRPr="009D6A4B">
          <w:rPr>
            <w:rFonts w:ascii="Times New Roman" w:hAnsi="Times New Roman" w:cs="Times New Roman"/>
          </w:rPr>
          <w:t>Assess</w:t>
        </w:r>
        <w:r w:rsidR="009D39D5" w:rsidRPr="009D6A4B">
          <w:rPr>
            <w:rFonts w:ascii="Times New Roman" w:hAnsi="Times New Roman" w:cs="Times New Roman"/>
          </w:rPr>
          <w:t>ing</w:t>
        </w:r>
        <w:r w:rsidRPr="009D6A4B">
          <w:rPr>
            <w:rFonts w:ascii="Times New Roman" w:hAnsi="Times New Roman" w:cs="Times New Roman"/>
          </w:rPr>
          <w:t xml:space="preserve"> fitness to be interviewed</w:t>
        </w:r>
        <w:r w:rsidR="00DB732F">
          <w:rPr>
            <w:rFonts w:ascii="Times New Roman" w:hAnsi="Times New Roman" w:cs="Times New Roman"/>
          </w:rPr>
          <w:t>.</w:t>
        </w:r>
        <w:r w:rsidRPr="009D6A4B">
          <w:rPr>
            <w:rFonts w:ascii="Times New Roman" w:hAnsi="Times New Roman" w:cs="Times New Roman"/>
          </w:rPr>
          <w:t xml:space="preserve"> </w:t>
        </w:r>
        <w:r w:rsidR="00E62B74" w:rsidRPr="009D6A4B">
          <w:rPr>
            <w:rFonts w:ascii="Times New Roman" w:hAnsi="Times New Roman" w:cs="Times New Roman"/>
          </w:rPr>
          <w:t xml:space="preserve"> </w:t>
        </w:r>
        <w:r w:rsidRPr="009D6A4B">
          <w:rPr>
            <w:rFonts w:ascii="Times New Roman" w:hAnsi="Times New Roman" w:cs="Times New Roman"/>
          </w:rPr>
          <w:t xml:space="preserve"> </w:t>
        </w:r>
      </w:ins>
    </w:p>
    <w:p w14:paraId="4E56FE00" w14:textId="631ED4AB" w:rsidR="00100A8D" w:rsidRPr="009D6A4B" w:rsidRDefault="00100A8D" w:rsidP="00100A8D">
      <w:pPr>
        <w:pStyle w:val="ListParagraph"/>
        <w:numPr>
          <w:ilvl w:val="0"/>
          <w:numId w:val="1"/>
        </w:numPr>
        <w:rPr>
          <w:ins w:id="25" w:author="Calendari" w:date="2026-09-25T20:00:00Z" w16du:dateUtc="2026-09-26T00:00:00Z"/>
          <w:rFonts w:ascii="Times New Roman" w:hAnsi="Times New Roman" w:cs="Times New Roman"/>
        </w:rPr>
      </w:pPr>
      <w:ins w:id="26" w:author="Calendari" w:date="2026-09-25T20:00:00Z" w16du:dateUtc="2026-09-26T00:00:00Z">
        <w:r w:rsidRPr="009D6A4B">
          <w:rPr>
            <w:rFonts w:ascii="Times New Roman" w:hAnsi="Times New Roman" w:cs="Times New Roman"/>
          </w:rPr>
          <w:t xml:space="preserve">Information on </w:t>
        </w:r>
        <w:r w:rsidRPr="009D6A4B">
          <w:rPr>
            <w:rFonts w:ascii="Times New Roman" w:hAnsi="Times New Roman" w:cs="Times New Roman"/>
            <w:lang w:val="en-US"/>
          </w:rPr>
          <w:t>receiving</w:t>
        </w:r>
        <w:r w:rsidRPr="009D6A4B">
          <w:rPr>
            <w:rFonts w:ascii="Times New Roman" w:hAnsi="Times New Roman" w:cs="Times New Roman"/>
          </w:rPr>
          <w:t xml:space="preserve"> medical care</w:t>
        </w:r>
        <w:r w:rsidR="00DB732F">
          <w:rPr>
            <w:rFonts w:ascii="Times New Roman" w:hAnsi="Times New Roman" w:cs="Times New Roman"/>
          </w:rPr>
          <w:t>.</w:t>
        </w:r>
        <w:r w:rsidRPr="009D6A4B">
          <w:rPr>
            <w:rFonts w:ascii="Times New Roman" w:hAnsi="Times New Roman" w:cs="Times New Roman"/>
          </w:rPr>
          <w:t xml:space="preserve"> </w:t>
        </w:r>
      </w:ins>
    </w:p>
    <w:p w14:paraId="7A5B2588" w14:textId="54DAA5FE" w:rsidR="00284631" w:rsidRPr="009D6A4B" w:rsidRDefault="00100A8D" w:rsidP="00100A8D">
      <w:pPr>
        <w:pStyle w:val="ListParagraph"/>
        <w:numPr>
          <w:ilvl w:val="0"/>
          <w:numId w:val="1"/>
        </w:numPr>
        <w:rPr>
          <w:ins w:id="27" w:author="Calendari" w:date="2026-09-25T20:00:00Z" w16du:dateUtc="2026-09-26T00:00:00Z"/>
          <w:rFonts w:ascii="Times New Roman" w:hAnsi="Times New Roman" w:cs="Times New Roman"/>
          <w:lang w:val="en-US"/>
        </w:rPr>
      </w:pPr>
      <w:ins w:id="28" w:author="Calendari" w:date="2026-09-25T20:00:00Z" w16du:dateUtc="2026-09-26T00:00:00Z">
        <w:r w:rsidRPr="009D6A4B">
          <w:rPr>
            <w:rFonts w:ascii="Times New Roman" w:hAnsi="Times New Roman" w:cs="Times New Roman"/>
            <w:lang w:val="en-US"/>
          </w:rPr>
          <w:t>Identi</w:t>
        </w:r>
        <w:r w:rsidR="00284631" w:rsidRPr="009D6A4B">
          <w:rPr>
            <w:rFonts w:ascii="Times New Roman" w:hAnsi="Times New Roman" w:cs="Times New Roman"/>
            <w:lang w:val="en-US"/>
          </w:rPr>
          <w:t>fy</w:t>
        </w:r>
        <w:r w:rsidR="009D39D5" w:rsidRPr="009D6A4B">
          <w:rPr>
            <w:rFonts w:ascii="Times New Roman" w:hAnsi="Times New Roman" w:cs="Times New Roman"/>
            <w:lang w:val="en-US"/>
          </w:rPr>
          <w:t>ing</w:t>
        </w:r>
        <w:r w:rsidR="00284631" w:rsidRPr="009D6A4B">
          <w:rPr>
            <w:rFonts w:ascii="Times New Roman" w:hAnsi="Times New Roman" w:cs="Times New Roman"/>
            <w:lang w:val="en-US"/>
          </w:rPr>
          <w:t xml:space="preserve"> and address</w:t>
        </w:r>
        <w:r w:rsidR="009D39D5" w:rsidRPr="009D6A4B">
          <w:rPr>
            <w:rFonts w:ascii="Times New Roman" w:hAnsi="Times New Roman" w:cs="Times New Roman"/>
            <w:lang w:val="en-US"/>
          </w:rPr>
          <w:t>ing</w:t>
        </w:r>
        <w:r w:rsidR="00284631" w:rsidRPr="009D6A4B">
          <w:rPr>
            <w:rFonts w:ascii="Times New Roman" w:hAnsi="Times New Roman" w:cs="Times New Roman"/>
            <w:lang w:val="en-US"/>
          </w:rPr>
          <w:t xml:space="preserve"> client’s immediate worries and specific needs</w:t>
        </w:r>
        <w:r w:rsidR="00DB732F">
          <w:rPr>
            <w:rFonts w:ascii="Times New Roman" w:hAnsi="Times New Roman" w:cs="Times New Roman"/>
            <w:lang w:val="en-US"/>
          </w:rPr>
          <w:t>.</w:t>
        </w:r>
      </w:ins>
    </w:p>
    <w:p w14:paraId="15BBC2F4" w14:textId="373DB1CC" w:rsidR="00EA4D26" w:rsidRPr="009D6A4B" w:rsidRDefault="00EA4D26" w:rsidP="00100A8D">
      <w:pPr>
        <w:pStyle w:val="ListParagraph"/>
        <w:numPr>
          <w:ilvl w:val="0"/>
          <w:numId w:val="1"/>
        </w:numPr>
        <w:rPr>
          <w:ins w:id="29" w:author="Calendari" w:date="2026-09-25T20:00:00Z" w16du:dateUtc="2026-09-26T00:00:00Z"/>
          <w:rFonts w:ascii="Times New Roman" w:hAnsi="Times New Roman" w:cs="Times New Roman"/>
          <w:lang w:val="en-US"/>
        </w:rPr>
      </w:pPr>
      <w:ins w:id="30" w:author="Calendari" w:date="2026-09-25T20:00:00Z" w16du:dateUtc="2026-09-26T00:00:00Z">
        <w:r w:rsidRPr="009D6A4B">
          <w:rPr>
            <w:rFonts w:ascii="Times New Roman" w:hAnsi="Times New Roman" w:cs="Times New Roman"/>
            <w:lang w:val="en-US"/>
          </w:rPr>
          <w:t>Explanation of the procedures concerning police detention</w:t>
        </w:r>
        <w:r w:rsidR="00DB732F">
          <w:rPr>
            <w:rFonts w:ascii="Times New Roman" w:hAnsi="Times New Roman" w:cs="Times New Roman"/>
            <w:lang w:val="en-US"/>
          </w:rPr>
          <w:t>.</w:t>
        </w:r>
        <w:r w:rsidRPr="009D6A4B">
          <w:rPr>
            <w:rFonts w:ascii="Times New Roman" w:hAnsi="Times New Roman" w:cs="Times New Roman"/>
            <w:lang w:val="en-US"/>
          </w:rPr>
          <w:t xml:space="preserve"> </w:t>
        </w:r>
      </w:ins>
    </w:p>
    <w:p w14:paraId="5F32B785" w14:textId="1AEAA80D" w:rsidR="0070379C" w:rsidRPr="009D6A4B" w:rsidRDefault="0070379C" w:rsidP="00100A8D">
      <w:pPr>
        <w:pStyle w:val="ListParagraph"/>
        <w:numPr>
          <w:ilvl w:val="0"/>
          <w:numId w:val="1"/>
        </w:numPr>
        <w:rPr>
          <w:ins w:id="31" w:author="Calendari" w:date="2026-09-25T20:00:00Z" w16du:dateUtc="2026-09-26T00:00:00Z"/>
          <w:rFonts w:ascii="Times New Roman" w:hAnsi="Times New Roman" w:cs="Times New Roman"/>
          <w:lang w:val="en-US"/>
        </w:rPr>
      </w:pPr>
      <w:ins w:id="32" w:author="Calendari" w:date="2026-09-25T20:00:00Z" w16du:dateUtc="2026-09-26T00:00:00Z">
        <w:r w:rsidRPr="009D6A4B">
          <w:rPr>
            <w:rFonts w:ascii="Times New Roman" w:hAnsi="Times New Roman" w:cs="Times New Roman"/>
            <w:lang w:val="en-US"/>
          </w:rPr>
          <w:t>Possibilities to challenge the legality of arrest / police detention</w:t>
        </w:r>
        <w:r w:rsidR="00DB732F">
          <w:rPr>
            <w:rFonts w:ascii="Times New Roman" w:hAnsi="Times New Roman" w:cs="Times New Roman"/>
            <w:lang w:val="en-US"/>
          </w:rPr>
          <w:t>.</w:t>
        </w:r>
      </w:ins>
    </w:p>
    <w:p w14:paraId="37B761F4" w14:textId="5697DC48" w:rsidR="0070379C" w:rsidRPr="009D6A4B" w:rsidRDefault="0070379C" w:rsidP="00100A8D">
      <w:pPr>
        <w:pStyle w:val="ListParagraph"/>
        <w:numPr>
          <w:ilvl w:val="0"/>
          <w:numId w:val="1"/>
        </w:numPr>
        <w:rPr>
          <w:ins w:id="33" w:author="Calendari" w:date="2026-09-25T20:00:00Z" w16du:dateUtc="2026-09-26T00:00:00Z"/>
          <w:rFonts w:ascii="Times New Roman" w:hAnsi="Times New Roman" w:cs="Times New Roman"/>
          <w:lang w:val="en-US"/>
        </w:rPr>
      </w:pPr>
      <w:ins w:id="34" w:author="Calendari" w:date="2026-09-25T20:00:00Z" w16du:dateUtc="2026-09-26T00:00:00Z">
        <w:r w:rsidRPr="009D6A4B">
          <w:rPr>
            <w:rFonts w:ascii="Times New Roman" w:hAnsi="Times New Roman" w:cs="Times New Roman"/>
            <w:lang w:val="en-US"/>
          </w:rPr>
          <w:t>Right of legal assistance during the interrogation</w:t>
        </w:r>
        <w:r w:rsidR="00DB732F">
          <w:rPr>
            <w:rFonts w:ascii="Times New Roman" w:hAnsi="Times New Roman" w:cs="Times New Roman"/>
            <w:lang w:val="en-US"/>
          </w:rPr>
          <w:t>.</w:t>
        </w:r>
        <w:r w:rsidRPr="009D6A4B">
          <w:rPr>
            <w:rFonts w:ascii="Times New Roman" w:hAnsi="Times New Roman" w:cs="Times New Roman"/>
            <w:lang w:val="en-US"/>
          </w:rPr>
          <w:t xml:space="preserve"> </w:t>
        </w:r>
      </w:ins>
    </w:p>
    <w:p w14:paraId="1135920E" w14:textId="55E8948E" w:rsidR="00100A8D" w:rsidRPr="009D6A4B" w:rsidRDefault="00100A8D" w:rsidP="00100A8D">
      <w:pPr>
        <w:pStyle w:val="ListParagraph"/>
        <w:numPr>
          <w:ilvl w:val="0"/>
          <w:numId w:val="1"/>
        </w:numPr>
        <w:rPr>
          <w:ins w:id="35" w:author="Calendari" w:date="2026-09-25T20:00:00Z" w16du:dateUtc="2026-09-26T00:00:00Z"/>
          <w:rFonts w:ascii="Times New Roman" w:hAnsi="Times New Roman" w:cs="Times New Roman"/>
        </w:rPr>
      </w:pPr>
      <w:ins w:id="36" w:author="Calendari" w:date="2026-09-25T20:00:00Z" w16du:dateUtc="2026-09-26T00:00:00Z">
        <w:r w:rsidRPr="009D6A4B">
          <w:rPr>
            <w:rFonts w:ascii="Times New Roman" w:hAnsi="Times New Roman" w:cs="Times New Roman"/>
          </w:rPr>
          <w:t>Objective of the inte</w:t>
        </w:r>
        <w:r w:rsidR="008D74AB" w:rsidRPr="009D6A4B">
          <w:rPr>
            <w:rFonts w:ascii="Times New Roman" w:hAnsi="Times New Roman" w:cs="Times New Roman"/>
          </w:rPr>
          <w:t>r</w:t>
        </w:r>
        <w:r w:rsidRPr="009D6A4B">
          <w:rPr>
            <w:rFonts w:ascii="Times New Roman" w:hAnsi="Times New Roman" w:cs="Times New Roman"/>
          </w:rPr>
          <w:t>rogation</w:t>
        </w:r>
        <w:r w:rsidR="00DB732F">
          <w:rPr>
            <w:rFonts w:ascii="Times New Roman" w:hAnsi="Times New Roman" w:cs="Times New Roman"/>
          </w:rPr>
          <w:t>.</w:t>
        </w:r>
      </w:ins>
    </w:p>
    <w:p w14:paraId="4F30D058" w14:textId="77777777" w:rsidR="00EA4D26" w:rsidRPr="009D6A4B" w:rsidRDefault="00EA4D26">
      <w:pPr>
        <w:rPr>
          <w:ins w:id="37" w:author="Calendari" w:date="2026-09-25T20:00:00Z" w16du:dateUtc="2026-09-26T00:00:00Z"/>
          <w:u w:val="single"/>
        </w:rPr>
      </w:pPr>
    </w:p>
    <w:p w14:paraId="1EB58EB9" w14:textId="77777777" w:rsidR="00100A8D" w:rsidRPr="009D6A4B" w:rsidRDefault="00100A8D">
      <w:pPr>
        <w:rPr>
          <w:ins w:id="38" w:author="Calendari" w:date="2026-09-25T20:00:00Z" w16du:dateUtc="2026-09-26T00:00:00Z"/>
          <w:u w:val="single"/>
        </w:rPr>
      </w:pPr>
      <w:ins w:id="39" w:author="Calendari" w:date="2026-09-25T20:00:00Z" w16du:dateUtc="2026-09-26T00:00:00Z">
        <w:r w:rsidRPr="009D6A4B">
          <w:rPr>
            <w:u w:val="single"/>
          </w:rPr>
          <w:t xml:space="preserve">Advice </w:t>
        </w:r>
      </w:ins>
    </w:p>
    <w:p w14:paraId="3630FF03" w14:textId="77777777" w:rsidR="008B0A79" w:rsidRPr="009D6A4B" w:rsidRDefault="008B0A79" w:rsidP="008B0A79">
      <w:pPr>
        <w:pStyle w:val="ListParagraph"/>
        <w:numPr>
          <w:ilvl w:val="0"/>
          <w:numId w:val="2"/>
        </w:numPr>
        <w:rPr>
          <w:ins w:id="40" w:author="Calendari" w:date="2026-09-25T20:00:00Z" w16du:dateUtc="2026-09-26T00:00:00Z"/>
          <w:rFonts w:ascii="Times New Roman" w:hAnsi="Times New Roman" w:cs="Times New Roman"/>
        </w:rPr>
      </w:pPr>
      <w:ins w:id="41" w:author="Calendari" w:date="2026-09-25T20:00:00Z" w16du:dateUtc="2026-09-26T00:00:00Z">
        <w:r w:rsidRPr="009D6A4B">
          <w:rPr>
            <w:rFonts w:ascii="Times New Roman" w:hAnsi="Times New Roman" w:cs="Times New Roman"/>
          </w:rPr>
          <w:t xml:space="preserve">Gathering background information: </w:t>
        </w:r>
      </w:ins>
    </w:p>
    <w:p w14:paraId="10B3EB96" w14:textId="2B2F7001" w:rsidR="008B0A79" w:rsidRPr="009D6A4B" w:rsidRDefault="00DB732F" w:rsidP="008B0A79">
      <w:pPr>
        <w:pStyle w:val="ListParagraph"/>
        <w:numPr>
          <w:ilvl w:val="1"/>
          <w:numId w:val="2"/>
        </w:numPr>
        <w:rPr>
          <w:ins w:id="42" w:author="Calendari" w:date="2026-09-25T20:00:00Z" w16du:dateUtc="2026-09-26T00:00:00Z"/>
          <w:rFonts w:ascii="Times New Roman" w:hAnsi="Times New Roman" w:cs="Times New Roman"/>
        </w:rPr>
      </w:pPr>
      <w:ins w:id="43" w:author="Calendari" w:date="2026-09-25T20:00:00Z" w16du:dateUtc="2026-09-26T00:00:00Z">
        <w:r>
          <w:rPr>
            <w:rFonts w:ascii="Times New Roman" w:hAnsi="Times New Roman" w:cs="Times New Roman"/>
          </w:rPr>
          <w:t>Personal details.</w:t>
        </w:r>
      </w:ins>
    </w:p>
    <w:p w14:paraId="616196A2" w14:textId="767985C1" w:rsidR="008B0A79" w:rsidRPr="009D6A4B" w:rsidRDefault="008B0A79" w:rsidP="008B0A79">
      <w:pPr>
        <w:pStyle w:val="ListParagraph"/>
        <w:numPr>
          <w:ilvl w:val="1"/>
          <w:numId w:val="2"/>
        </w:numPr>
        <w:rPr>
          <w:ins w:id="44" w:author="Calendari" w:date="2026-09-25T20:00:00Z" w16du:dateUtc="2026-09-26T00:00:00Z"/>
          <w:rFonts w:ascii="Times New Roman" w:hAnsi="Times New Roman" w:cs="Times New Roman"/>
          <w:lang w:val="en-US"/>
        </w:rPr>
      </w:pPr>
      <w:ins w:id="45" w:author="Calendari" w:date="2026-09-25T20:00:00Z" w16du:dateUtc="2026-09-26T00:00:00Z">
        <w:r w:rsidRPr="009D6A4B">
          <w:rPr>
            <w:rFonts w:ascii="Times New Roman" w:hAnsi="Times New Roman" w:cs="Times New Roman"/>
            <w:lang w:val="en-US"/>
          </w:rPr>
          <w:t>Personal circumstances: family, accom</w:t>
        </w:r>
        <w:r w:rsidR="001A79ED" w:rsidRPr="009D6A4B">
          <w:rPr>
            <w:rFonts w:ascii="Times New Roman" w:hAnsi="Times New Roman" w:cs="Times New Roman"/>
            <w:lang w:val="en-US"/>
          </w:rPr>
          <w:t>m</w:t>
        </w:r>
        <w:r w:rsidRPr="009D6A4B">
          <w:rPr>
            <w:rFonts w:ascii="Times New Roman" w:hAnsi="Times New Roman" w:cs="Times New Roman"/>
            <w:lang w:val="en-US"/>
          </w:rPr>
          <w:t>odation, employment, medical treatment</w:t>
        </w:r>
        <w:r w:rsidR="00DB732F">
          <w:rPr>
            <w:rFonts w:ascii="Times New Roman" w:hAnsi="Times New Roman" w:cs="Times New Roman"/>
            <w:lang w:val="en-US"/>
          </w:rPr>
          <w:t>.</w:t>
        </w:r>
      </w:ins>
    </w:p>
    <w:p w14:paraId="77DCA714" w14:textId="0BAC9269" w:rsidR="008B0A79" w:rsidRPr="009D6A4B" w:rsidRDefault="008B0A79" w:rsidP="008B0A79">
      <w:pPr>
        <w:pStyle w:val="ListParagraph"/>
        <w:numPr>
          <w:ilvl w:val="1"/>
          <w:numId w:val="2"/>
        </w:numPr>
        <w:rPr>
          <w:ins w:id="46" w:author="Calendari" w:date="2026-09-25T20:00:00Z" w16du:dateUtc="2026-09-26T00:00:00Z"/>
          <w:rFonts w:ascii="Times New Roman" w:hAnsi="Times New Roman" w:cs="Times New Roman"/>
        </w:rPr>
      </w:pPr>
      <w:ins w:id="47" w:author="Calendari" w:date="2026-09-25T20:00:00Z" w16du:dateUtc="2026-09-26T00:00:00Z">
        <w:r w:rsidRPr="009D6A4B">
          <w:rPr>
            <w:rFonts w:ascii="Times New Roman" w:hAnsi="Times New Roman" w:cs="Times New Roman"/>
          </w:rPr>
          <w:t>Previous contact with the police</w:t>
        </w:r>
        <w:r w:rsidR="00DB732F">
          <w:rPr>
            <w:rFonts w:ascii="Times New Roman" w:hAnsi="Times New Roman" w:cs="Times New Roman"/>
          </w:rPr>
          <w:t>.</w:t>
        </w:r>
        <w:r w:rsidRPr="009D6A4B">
          <w:rPr>
            <w:rFonts w:ascii="Times New Roman" w:hAnsi="Times New Roman" w:cs="Times New Roman"/>
          </w:rPr>
          <w:t xml:space="preserve"> </w:t>
        </w:r>
      </w:ins>
    </w:p>
    <w:p w14:paraId="6702AF7C" w14:textId="1F07DCC1" w:rsidR="008B0A79" w:rsidRPr="009D6A4B" w:rsidRDefault="008B0A79" w:rsidP="008B0A79">
      <w:pPr>
        <w:pStyle w:val="ListParagraph"/>
        <w:numPr>
          <w:ilvl w:val="1"/>
          <w:numId w:val="2"/>
        </w:numPr>
        <w:rPr>
          <w:ins w:id="48" w:author="Calendari" w:date="2026-09-25T20:00:00Z" w16du:dateUtc="2026-09-26T00:00:00Z"/>
          <w:rFonts w:ascii="Times New Roman" w:hAnsi="Times New Roman" w:cs="Times New Roman"/>
        </w:rPr>
      </w:pPr>
      <w:ins w:id="49" w:author="Calendari" w:date="2026-09-25T20:00:00Z" w16du:dateUtc="2026-09-26T00:00:00Z">
        <w:r w:rsidRPr="009D6A4B">
          <w:rPr>
            <w:rFonts w:ascii="Times New Roman" w:hAnsi="Times New Roman" w:cs="Times New Roman"/>
          </w:rPr>
          <w:t xml:space="preserve">Previous convictions, </w:t>
        </w:r>
        <w:r w:rsidR="00DC5DAD" w:rsidRPr="009D6A4B">
          <w:rPr>
            <w:rFonts w:ascii="Times New Roman" w:hAnsi="Times New Roman" w:cs="Times New Roman"/>
          </w:rPr>
          <w:t>prison and probation</w:t>
        </w:r>
        <w:r w:rsidR="00DB732F">
          <w:rPr>
            <w:rFonts w:ascii="Times New Roman" w:hAnsi="Times New Roman" w:cs="Times New Roman"/>
          </w:rPr>
          <w:t>.</w:t>
        </w:r>
      </w:ins>
    </w:p>
    <w:p w14:paraId="6D1326C0" w14:textId="134A28B1" w:rsidR="00DC5DAD" w:rsidRPr="009D6A4B" w:rsidRDefault="00DC5DAD" w:rsidP="008B0A79">
      <w:pPr>
        <w:pStyle w:val="ListParagraph"/>
        <w:numPr>
          <w:ilvl w:val="1"/>
          <w:numId w:val="2"/>
        </w:numPr>
        <w:rPr>
          <w:ins w:id="50" w:author="Calendari" w:date="2026-09-25T20:00:00Z" w16du:dateUtc="2026-09-26T00:00:00Z"/>
          <w:rFonts w:ascii="Times New Roman" w:hAnsi="Times New Roman" w:cs="Times New Roman"/>
        </w:rPr>
      </w:pPr>
      <w:ins w:id="51" w:author="Calendari" w:date="2026-09-25T20:00:00Z" w16du:dateUtc="2026-09-26T00:00:00Z">
        <w:r w:rsidRPr="009D6A4B">
          <w:rPr>
            <w:rFonts w:ascii="Times New Roman" w:hAnsi="Times New Roman" w:cs="Times New Roman"/>
          </w:rPr>
          <w:t>Involvement with social services</w:t>
        </w:r>
        <w:r w:rsidR="00DB732F">
          <w:rPr>
            <w:rFonts w:ascii="Times New Roman" w:hAnsi="Times New Roman" w:cs="Times New Roman"/>
          </w:rPr>
          <w:t>.</w:t>
        </w:r>
        <w:r w:rsidRPr="009D6A4B">
          <w:rPr>
            <w:rFonts w:ascii="Times New Roman" w:hAnsi="Times New Roman" w:cs="Times New Roman"/>
          </w:rPr>
          <w:t xml:space="preserve"> </w:t>
        </w:r>
      </w:ins>
    </w:p>
    <w:p w14:paraId="12C27383" w14:textId="134D307F" w:rsidR="00DC5DAD" w:rsidRPr="009D6A4B" w:rsidRDefault="00D13B18" w:rsidP="00DC5DAD">
      <w:pPr>
        <w:pStyle w:val="ListParagraph"/>
        <w:numPr>
          <w:ilvl w:val="0"/>
          <w:numId w:val="2"/>
        </w:numPr>
        <w:rPr>
          <w:ins w:id="52" w:author="Calendari" w:date="2026-09-25T20:00:00Z" w16du:dateUtc="2026-09-26T00:00:00Z"/>
          <w:rFonts w:ascii="Times New Roman" w:hAnsi="Times New Roman" w:cs="Times New Roman"/>
          <w:lang w:val="en-US"/>
        </w:rPr>
      </w:pPr>
      <w:ins w:id="53" w:author="Calendari" w:date="2026-09-25T20:00:00Z" w16du:dateUtc="2026-09-26T00:00:00Z">
        <w:r w:rsidRPr="009D6A4B">
          <w:rPr>
            <w:rFonts w:ascii="Times New Roman" w:hAnsi="Times New Roman" w:cs="Times New Roman"/>
            <w:lang w:val="en-US"/>
          </w:rPr>
          <w:t>Simple l</w:t>
        </w:r>
        <w:r w:rsidR="00DB732F">
          <w:rPr>
            <w:rFonts w:ascii="Times New Roman" w:hAnsi="Times New Roman" w:cs="Times New Roman"/>
            <w:lang w:val="en-US"/>
          </w:rPr>
          <w:t>egal explanation of the offense.</w:t>
        </w:r>
      </w:ins>
    </w:p>
    <w:p w14:paraId="5FC02268" w14:textId="42031741" w:rsidR="00D13B18" w:rsidRPr="009D6A4B" w:rsidRDefault="00D13B18" w:rsidP="00D13B18">
      <w:pPr>
        <w:pStyle w:val="ListParagraph"/>
        <w:numPr>
          <w:ilvl w:val="0"/>
          <w:numId w:val="2"/>
        </w:numPr>
        <w:rPr>
          <w:ins w:id="54" w:author="Calendari" w:date="2026-09-25T20:00:00Z" w16du:dateUtc="2026-09-26T00:00:00Z"/>
          <w:rFonts w:ascii="Times New Roman" w:hAnsi="Times New Roman" w:cs="Times New Roman"/>
          <w:lang w:val="en-US"/>
        </w:rPr>
      </w:pPr>
      <w:ins w:id="55" w:author="Calendari" w:date="2026-09-25T20:00:00Z" w16du:dateUtc="2026-09-26T00:00:00Z">
        <w:r w:rsidRPr="009D6A4B">
          <w:rPr>
            <w:rFonts w:ascii="Times New Roman" w:hAnsi="Times New Roman" w:cs="Times New Roman"/>
            <w:lang w:val="en-US"/>
          </w:rPr>
          <w:t>Obtaining client’s version of the events</w:t>
        </w:r>
        <w:r w:rsidR="00DB732F">
          <w:rPr>
            <w:rFonts w:ascii="Times New Roman" w:hAnsi="Times New Roman" w:cs="Times New Roman"/>
            <w:lang w:val="en-US"/>
          </w:rPr>
          <w:t>.</w:t>
        </w:r>
      </w:ins>
    </w:p>
    <w:p w14:paraId="2AD32871" w14:textId="5392CE59" w:rsidR="00D13B18" w:rsidRPr="009D6A4B" w:rsidRDefault="00D13B18" w:rsidP="00DC5DAD">
      <w:pPr>
        <w:pStyle w:val="ListParagraph"/>
        <w:numPr>
          <w:ilvl w:val="0"/>
          <w:numId w:val="2"/>
        </w:numPr>
        <w:rPr>
          <w:ins w:id="56" w:author="Calendari" w:date="2026-09-25T20:00:00Z" w16du:dateUtc="2026-09-26T00:00:00Z"/>
          <w:rFonts w:ascii="Times New Roman" w:hAnsi="Times New Roman" w:cs="Times New Roman"/>
          <w:lang w:val="en-US"/>
        </w:rPr>
      </w:pPr>
      <w:ins w:id="57" w:author="Calendari" w:date="2026-09-25T20:00:00Z" w16du:dateUtc="2026-09-26T00:00:00Z">
        <w:r w:rsidRPr="009D6A4B">
          <w:rPr>
            <w:rFonts w:ascii="Times New Roman" w:hAnsi="Times New Roman" w:cs="Times New Roman"/>
            <w:lang w:val="en-US"/>
          </w:rPr>
          <w:t>Information about the actual or potential evidence (disclosed by the police/likely to exist/likely to be obtained)</w:t>
        </w:r>
        <w:r w:rsidR="00DB732F">
          <w:rPr>
            <w:rFonts w:ascii="Times New Roman" w:hAnsi="Times New Roman" w:cs="Times New Roman"/>
            <w:lang w:val="en-US"/>
          </w:rPr>
          <w:t>.</w:t>
        </w:r>
      </w:ins>
    </w:p>
    <w:p w14:paraId="49813E02" w14:textId="6F957412" w:rsidR="00DC5DAD" w:rsidRPr="009D6A4B" w:rsidRDefault="00DC5DAD" w:rsidP="00DC5DAD">
      <w:pPr>
        <w:pStyle w:val="ListParagraph"/>
        <w:numPr>
          <w:ilvl w:val="0"/>
          <w:numId w:val="2"/>
        </w:numPr>
        <w:rPr>
          <w:ins w:id="58" w:author="Calendari" w:date="2026-09-25T20:00:00Z" w16du:dateUtc="2026-09-26T00:00:00Z"/>
          <w:rFonts w:ascii="Times New Roman" w:hAnsi="Times New Roman" w:cs="Times New Roman"/>
          <w:lang w:val="en-US"/>
        </w:rPr>
      </w:pPr>
      <w:ins w:id="59" w:author="Calendari" w:date="2026-09-25T20:00:00Z" w16du:dateUtc="2026-09-26T00:00:00Z">
        <w:r w:rsidRPr="009D6A4B">
          <w:rPr>
            <w:rFonts w:ascii="Times New Roman" w:hAnsi="Times New Roman" w:cs="Times New Roman"/>
            <w:lang w:val="en-US"/>
          </w:rPr>
          <w:t>Client’s response to actual or potential evidence</w:t>
        </w:r>
        <w:r w:rsidR="00DB732F">
          <w:rPr>
            <w:rFonts w:ascii="Times New Roman" w:hAnsi="Times New Roman" w:cs="Times New Roman"/>
            <w:lang w:val="en-US"/>
          </w:rPr>
          <w:t>.</w:t>
        </w:r>
        <w:r w:rsidRPr="009D6A4B">
          <w:rPr>
            <w:rFonts w:ascii="Times New Roman" w:hAnsi="Times New Roman" w:cs="Times New Roman"/>
            <w:lang w:val="en-US"/>
          </w:rPr>
          <w:t xml:space="preserve"> </w:t>
        </w:r>
      </w:ins>
    </w:p>
    <w:p w14:paraId="44125C44" w14:textId="6D1F949E" w:rsidR="00DC5DAD" w:rsidRPr="009D6A4B" w:rsidRDefault="00DC5DAD" w:rsidP="00DC5DAD">
      <w:pPr>
        <w:pStyle w:val="ListParagraph"/>
        <w:numPr>
          <w:ilvl w:val="0"/>
          <w:numId w:val="2"/>
        </w:numPr>
        <w:rPr>
          <w:ins w:id="60" w:author="Calendari" w:date="2026-09-25T20:00:00Z" w16du:dateUtc="2026-09-26T00:00:00Z"/>
          <w:rFonts w:ascii="Times New Roman" w:hAnsi="Times New Roman" w:cs="Times New Roman"/>
          <w:lang w:val="en-US"/>
        </w:rPr>
      </w:pPr>
      <w:ins w:id="61" w:author="Calendari" w:date="2026-09-25T20:00:00Z" w16du:dateUtc="2026-09-26T00:00:00Z">
        <w:r w:rsidRPr="009D6A4B">
          <w:rPr>
            <w:rFonts w:ascii="Times New Roman" w:hAnsi="Times New Roman" w:cs="Times New Roman"/>
            <w:lang w:val="en-US"/>
          </w:rPr>
          <w:t>Multiple suspects and conflicts of interest</w:t>
        </w:r>
        <w:r w:rsidR="00DB732F">
          <w:rPr>
            <w:rFonts w:ascii="Times New Roman" w:hAnsi="Times New Roman" w:cs="Times New Roman"/>
            <w:lang w:val="en-US"/>
          </w:rPr>
          <w:t>.</w:t>
        </w:r>
        <w:r w:rsidRPr="009D6A4B">
          <w:rPr>
            <w:rFonts w:ascii="Times New Roman" w:hAnsi="Times New Roman" w:cs="Times New Roman"/>
            <w:lang w:val="en-US"/>
          </w:rPr>
          <w:t xml:space="preserve"> </w:t>
        </w:r>
      </w:ins>
    </w:p>
    <w:p w14:paraId="7FA0A334" w14:textId="3A370DF7" w:rsidR="00EB76A8" w:rsidRPr="009D6A4B" w:rsidRDefault="00EB76A8" w:rsidP="00DC5DAD">
      <w:pPr>
        <w:pStyle w:val="ListParagraph"/>
        <w:numPr>
          <w:ilvl w:val="0"/>
          <w:numId w:val="2"/>
        </w:numPr>
        <w:rPr>
          <w:ins w:id="62" w:author="Calendari" w:date="2026-09-25T20:00:00Z" w16du:dateUtc="2026-09-26T00:00:00Z"/>
          <w:rFonts w:ascii="Times New Roman" w:hAnsi="Times New Roman" w:cs="Times New Roman"/>
          <w:lang w:val="en-US"/>
        </w:rPr>
      </w:pPr>
      <w:ins w:id="63" w:author="Calendari" w:date="2026-09-25T20:00:00Z" w16du:dateUtc="2026-09-26T00:00:00Z">
        <w:r w:rsidRPr="009D6A4B">
          <w:rPr>
            <w:rFonts w:ascii="Times New Roman" w:hAnsi="Times New Roman" w:cs="Times New Roman"/>
            <w:lang w:val="en-US"/>
          </w:rPr>
          <w:t xml:space="preserve">Presenting the options </w:t>
        </w:r>
        <w:r w:rsidR="008D74AB" w:rsidRPr="009D6A4B">
          <w:rPr>
            <w:rFonts w:ascii="Times New Roman" w:hAnsi="Times New Roman" w:cs="Times New Roman"/>
            <w:lang w:val="en-US"/>
          </w:rPr>
          <w:t>and check that client understands the options</w:t>
        </w:r>
        <w:r w:rsidR="00DB732F">
          <w:rPr>
            <w:rFonts w:ascii="Times New Roman" w:hAnsi="Times New Roman" w:cs="Times New Roman"/>
            <w:lang w:val="en-US"/>
          </w:rPr>
          <w:t>.</w:t>
        </w:r>
        <w:r w:rsidR="008D74AB" w:rsidRPr="009D6A4B">
          <w:rPr>
            <w:rFonts w:ascii="Times New Roman" w:hAnsi="Times New Roman" w:cs="Times New Roman"/>
            <w:lang w:val="en-US"/>
          </w:rPr>
          <w:t xml:space="preserve"> </w:t>
        </w:r>
      </w:ins>
    </w:p>
    <w:p w14:paraId="50A1F940" w14:textId="591CA01B" w:rsidR="00EB76A8" w:rsidRPr="009D6A4B" w:rsidRDefault="00EB76A8" w:rsidP="00DC5DAD">
      <w:pPr>
        <w:pStyle w:val="ListParagraph"/>
        <w:numPr>
          <w:ilvl w:val="0"/>
          <w:numId w:val="2"/>
        </w:numPr>
        <w:rPr>
          <w:ins w:id="64" w:author="Calendari" w:date="2026-09-25T20:00:00Z" w16du:dateUtc="2026-09-26T00:00:00Z"/>
          <w:rFonts w:ascii="Times New Roman" w:hAnsi="Times New Roman" w:cs="Times New Roman"/>
          <w:lang w:val="en-US"/>
        </w:rPr>
      </w:pPr>
      <w:ins w:id="65" w:author="Calendari" w:date="2026-09-25T20:00:00Z" w16du:dateUtc="2026-09-26T00:00:00Z">
        <w:r w:rsidRPr="009D6A4B">
          <w:rPr>
            <w:rFonts w:ascii="Times New Roman" w:hAnsi="Times New Roman" w:cs="Times New Roman"/>
            <w:lang w:val="en-US"/>
          </w:rPr>
          <w:t xml:space="preserve">Obtaining and responding to client’s </w:t>
        </w:r>
        <w:r w:rsidR="00A530B2" w:rsidRPr="009D6A4B">
          <w:rPr>
            <w:rFonts w:ascii="Times New Roman" w:hAnsi="Times New Roman" w:cs="Times New Roman"/>
            <w:lang w:val="en-US"/>
          </w:rPr>
          <w:t>preferences</w:t>
        </w:r>
        <w:r w:rsidR="00DB732F">
          <w:rPr>
            <w:rFonts w:ascii="Times New Roman" w:hAnsi="Times New Roman" w:cs="Times New Roman"/>
            <w:lang w:val="en-US"/>
          </w:rPr>
          <w:t>.</w:t>
        </w:r>
      </w:ins>
    </w:p>
    <w:p w14:paraId="3DDB7809" w14:textId="77777777" w:rsidR="00A66E22" w:rsidRPr="009D6A4B" w:rsidRDefault="00A66E22" w:rsidP="00A66E22">
      <w:pPr>
        <w:pStyle w:val="ListParagraph"/>
        <w:numPr>
          <w:ilvl w:val="0"/>
          <w:numId w:val="2"/>
        </w:numPr>
        <w:rPr>
          <w:ins w:id="66" w:author="Calendari" w:date="2026-09-25T20:00:00Z" w16du:dateUtc="2026-09-26T00:00:00Z"/>
          <w:rFonts w:ascii="Times New Roman" w:hAnsi="Times New Roman" w:cs="Times New Roman"/>
          <w:lang w:val="en-US"/>
        </w:rPr>
      </w:pPr>
      <w:ins w:id="67" w:author="Calendari" w:date="2026-09-25T20:00:00Z" w16du:dateUtc="2026-09-26T00:00:00Z">
        <w:r w:rsidRPr="009D6A4B">
          <w:rPr>
            <w:rFonts w:ascii="Times New Roman" w:hAnsi="Times New Roman" w:cs="Times New Roman"/>
            <w:lang w:val="en-US"/>
          </w:rPr>
          <w:t xml:space="preserve">Respective roles in the interview: </w:t>
        </w:r>
      </w:ins>
    </w:p>
    <w:p w14:paraId="2798B708" w14:textId="1887A7BB" w:rsidR="00A66E22" w:rsidRPr="009D6A4B" w:rsidRDefault="00824FE8" w:rsidP="00A66E22">
      <w:pPr>
        <w:pStyle w:val="ListParagraph"/>
        <w:numPr>
          <w:ilvl w:val="1"/>
          <w:numId w:val="2"/>
        </w:numPr>
        <w:rPr>
          <w:ins w:id="68" w:author="Calendari" w:date="2026-09-25T20:00:00Z" w16du:dateUtc="2026-09-26T00:00:00Z"/>
          <w:rFonts w:ascii="Times New Roman" w:hAnsi="Times New Roman" w:cs="Times New Roman"/>
        </w:rPr>
      </w:pPr>
      <w:ins w:id="69" w:author="Calendari" w:date="2026-09-25T20:00:00Z" w16du:dateUtc="2026-09-26T00:00:00Z">
        <w:r w:rsidRPr="009D6A4B">
          <w:rPr>
            <w:rFonts w:ascii="Times New Roman" w:hAnsi="Times New Roman" w:cs="Times New Roman"/>
          </w:rPr>
          <w:t>L</w:t>
        </w:r>
        <w:r w:rsidR="00A66E22" w:rsidRPr="009D6A4B">
          <w:rPr>
            <w:rFonts w:ascii="Times New Roman" w:hAnsi="Times New Roman" w:cs="Times New Roman"/>
          </w:rPr>
          <w:t>awyer’s role in the interview</w:t>
        </w:r>
        <w:r w:rsidR="00DB732F">
          <w:rPr>
            <w:rFonts w:ascii="Times New Roman" w:hAnsi="Times New Roman" w:cs="Times New Roman"/>
          </w:rPr>
          <w:t>.</w:t>
        </w:r>
        <w:r w:rsidR="00BA6640" w:rsidRPr="009D6A4B">
          <w:rPr>
            <w:rFonts w:ascii="Times New Roman" w:hAnsi="Times New Roman" w:cs="Times New Roman"/>
          </w:rPr>
          <w:t xml:space="preserve"> </w:t>
        </w:r>
      </w:ins>
    </w:p>
    <w:p w14:paraId="5EECD729" w14:textId="09108074" w:rsidR="00A66E22" w:rsidRPr="009D6A4B" w:rsidRDefault="00BA6640" w:rsidP="00A66E22">
      <w:pPr>
        <w:pStyle w:val="ListParagraph"/>
        <w:numPr>
          <w:ilvl w:val="1"/>
          <w:numId w:val="2"/>
        </w:numPr>
        <w:rPr>
          <w:ins w:id="70" w:author="Calendari" w:date="2026-09-25T20:00:00Z" w16du:dateUtc="2026-09-26T00:00:00Z"/>
          <w:rFonts w:ascii="Times New Roman" w:hAnsi="Times New Roman" w:cs="Times New Roman"/>
          <w:lang w:val="en-US"/>
        </w:rPr>
      </w:pPr>
      <w:ins w:id="71" w:author="Calendari" w:date="2026-09-25T20:00:00Z" w16du:dateUtc="2026-09-26T00:00:00Z">
        <w:r w:rsidRPr="009D6A4B">
          <w:rPr>
            <w:rFonts w:ascii="Times New Roman" w:hAnsi="Times New Roman" w:cs="Times New Roman"/>
            <w:lang w:val="en-US"/>
          </w:rPr>
          <w:t>C</w:t>
        </w:r>
        <w:r w:rsidR="00DB732F">
          <w:rPr>
            <w:rFonts w:ascii="Times New Roman" w:hAnsi="Times New Roman" w:cs="Times New Roman"/>
            <w:lang w:val="en-US"/>
          </w:rPr>
          <w:t>lient’s role in the interview.</w:t>
        </w:r>
      </w:ins>
    </w:p>
    <w:p w14:paraId="3F071CCE" w14:textId="7923478D" w:rsidR="00A66E22" w:rsidRPr="009D6A4B" w:rsidRDefault="00CB0F18" w:rsidP="00BA6640">
      <w:pPr>
        <w:pStyle w:val="ListParagraph"/>
        <w:numPr>
          <w:ilvl w:val="0"/>
          <w:numId w:val="2"/>
        </w:numPr>
        <w:rPr>
          <w:ins w:id="72" w:author="Calendari" w:date="2026-09-25T20:00:00Z" w16du:dateUtc="2026-09-26T00:00:00Z"/>
          <w:rFonts w:ascii="Times New Roman" w:hAnsi="Times New Roman" w:cs="Times New Roman"/>
          <w:lang w:val="en-US"/>
        </w:rPr>
      </w:pPr>
      <w:ins w:id="73" w:author="Calendari" w:date="2026-09-25T20:00:00Z" w16du:dateUtc="2026-09-26T00:00:00Z">
        <w:r w:rsidRPr="009D6A4B">
          <w:rPr>
            <w:rFonts w:ascii="Times New Roman" w:hAnsi="Times New Roman" w:cs="Times New Roman"/>
            <w:lang w:val="en-US"/>
          </w:rPr>
          <w:lastRenderedPageBreak/>
          <w:t xml:space="preserve">The </w:t>
        </w:r>
        <w:r w:rsidR="00D13B18" w:rsidRPr="009D6A4B">
          <w:rPr>
            <w:rFonts w:ascii="Times New Roman" w:hAnsi="Times New Roman" w:cs="Times New Roman"/>
            <w:lang w:val="en-US"/>
          </w:rPr>
          <w:t xml:space="preserve">interview procedure, </w:t>
        </w:r>
        <w:r w:rsidRPr="009D6A4B">
          <w:rPr>
            <w:rFonts w:ascii="Times New Roman" w:hAnsi="Times New Roman" w:cs="Times New Roman"/>
            <w:lang w:val="en-US"/>
          </w:rPr>
          <w:t xml:space="preserve">set-up </w:t>
        </w:r>
        <w:r w:rsidR="00D13B18" w:rsidRPr="009D6A4B">
          <w:rPr>
            <w:rFonts w:ascii="Times New Roman" w:hAnsi="Times New Roman" w:cs="Times New Roman"/>
            <w:lang w:val="en-US"/>
          </w:rPr>
          <w:t>and stages</w:t>
        </w:r>
        <w:r w:rsidR="00DB732F">
          <w:rPr>
            <w:rFonts w:ascii="Times New Roman" w:hAnsi="Times New Roman" w:cs="Times New Roman"/>
            <w:lang w:val="en-US"/>
          </w:rPr>
          <w:t>.</w:t>
        </w:r>
      </w:ins>
    </w:p>
    <w:p w14:paraId="160FBFBF" w14:textId="6DBD76E9" w:rsidR="00D13B18" w:rsidRPr="009D6A4B" w:rsidRDefault="00BA6640" w:rsidP="00D13B18">
      <w:pPr>
        <w:pStyle w:val="ListParagraph"/>
        <w:numPr>
          <w:ilvl w:val="0"/>
          <w:numId w:val="2"/>
        </w:numPr>
        <w:rPr>
          <w:ins w:id="74" w:author="Calendari" w:date="2026-09-25T20:00:00Z" w16du:dateUtc="2026-09-26T00:00:00Z"/>
          <w:rFonts w:ascii="Times New Roman" w:hAnsi="Times New Roman" w:cs="Times New Roman"/>
          <w:lang w:val="en-US"/>
        </w:rPr>
      </w:pPr>
      <w:ins w:id="75" w:author="Calendari" w:date="2026-09-25T20:00:00Z" w16du:dateUtc="2026-09-26T00:00:00Z">
        <w:r w:rsidRPr="009D6A4B">
          <w:rPr>
            <w:rFonts w:ascii="Times New Roman" w:hAnsi="Times New Roman" w:cs="Times New Roman"/>
            <w:lang w:val="en-US"/>
          </w:rPr>
          <w:t xml:space="preserve">Advice on </w:t>
        </w:r>
        <w:r w:rsidR="00D13B18" w:rsidRPr="009D6A4B">
          <w:rPr>
            <w:rFonts w:ascii="Times New Roman" w:hAnsi="Times New Roman" w:cs="Times New Roman"/>
            <w:lang w:val="en-US"/>
          </w:rPr>
          <w:t xml:space="preserve">how client should handle the interview when </w:t>
        </w:r>
        <w:r w:rsidR="00DB732F">
          <w:rPr>
            <w:rFonts w:ascii="Times New Roman" w:hAnsi="Times New Roman" w:cs="Times New Roman"/>
            <w:lang w:val="en-US"/>
          </w:rPr>
          <w:t xml:space="preserve">she/he decided to </w:t>
        </w:r>
        <w:r w:rsidR="00D13B18" w:rsidRPr="009D6A4B">
          <w:rPr>
            <w:rFonts w:ascii="Times New Roman" w:hAnsi="Times New Roman" w:cs="Times New Roman"/>
            <w:lang w:val="en-US"/>
          </w:rPr>
          <w:t>remain</w:t>
        </w:r>
        <w:r w:rsidR="00CB0F18" w:rsidRPr="009D6A4B">
          <w:rPr>
            <w:rFonts w:ascii="Times New Roman" w:hAnsi="Times New Roman" w:cs="Times New Roman"/>
            <w:lang w:val="en-US"/>
          </w:rPr>
          <w:t xml:space="preserve"> silent</w:t>
        </w:r>
        <w:r w:rsidR="00DB732F">
          <w:rPr>
            <w:rFonts w:ascii="Times New Roman" w:hAnsi="Times New Roman" w:cs="Times New Roman"/>
            <w:lang w:val="en-US"/>
          </w:rPr>
          <w:t>.</w:t>
        </w:r>
        <w:r w:rsidR="00A17907" w:rsidRPr="009D6A4B">
          <w:rPr>
            <w:rFonts w:ascii="Times New Roman" w:hAnsi="Times New Roman" w:cs="Times New Roman"/>
            <w:lang w:val="en-US"/>
          </w:rPr>
          <w:t xml:space="preserve"> </w:t>
        </w:r>
      </w:ins>
    </w:p>
    <w:p w14:paraId="0EE8EDAB" w14:textId="28F41E6F" w:rsidR="00216F59" w:rsidRPr="009D6A4B" w:rsidRDefault="00D13B18" w:rsidP="00D13B18">
      <w:pPr>
        <w:pStyle w:val="ListParagraph"/>
        <w:numPr>
          <w:ilvl w:val="0"/>
          <w:numId w:val="2"/>
        </w:numPr>
        <w:rPr>
          <w:ins w:id="76" w:author="Calendari" w:date="2026-09-25T20:00:00Z" w16du:dateUtc="2026-09-26T00:00:00Z"/>
          <w:rFonts w:ascii="Times New Roman" w:hAnsi="Times New Roman" w:cs="Times New Roman"/>
          <w:lang w:val="en-US"/>
        </w:rPr>
      </w:pPr>
      <w:ins w:id="77" w:author="Calendari" w:date="2026-09-25T20:00:00Z" w16du:dateUtc="2026-09-26T00:00:00Z">
        <w:r w:rsidRPr="009D6A4B">
          <w:rPr>
            <w:rFonts w:ascii="Times New Roman" w:hAnsi="Times New Roman" w:cs="Times New Roman"/>
            <w:lang w:val="en-US"/>
          </w:rPr>
          <w:t xml:space="preserve">Advice on how client should handle the interview when </w:t>
        </w:r>
        <w:r w:rsidR="00DB732F">
          <w:rPr>
            <w:rFonts w:ascii="Times New Roman" w:hAnsi="Times New Roman" w:cs="Times New Roman"/>
            <w:lang w:val="en-US"/>
          </w:rPr>
          <w:t xml:space="preserve">she/he decided to </w:t>
        </w:r>
        <w:r w:rsidRPr="009D6A4B">
          <w:rPr>
            <w:rFonts w:ascii="Times New Roman" w:hAnsi="Times New Roman" w:cs="Times New Roman"/>
            <w:lang w:val="en-US"/>
          </w:rPr>
          <w:t>(partly) respond to questions</w:t>
        </w:r>
        <w:r w:rsidR="00DB732F">
          <w:rPr>
            <w:rFonts w:ascii="Times New Roman" w:hAnsi="Times New Roman" w:cs="Times New Roman"/>
            <w:lang w:val="en-US"/>
          </w:rPr>
          <w:t>.</w:t>
        </w:r>
      </w:ins>
    </w:p>
    <w:p w14:paraId="74EEC20A" w14:textId="5F084A61" w:rsidR="00D13B18" w:rsidRPr="009D6A4B" w:rsidRDefault="00D13B18" w:rsidP="00CB0F18">
      <w:pPr>
        <w:pStyle w:val="ListParagraph"/>
        <w:numPr>
          <w:ilvl w:val="0"/>
          <w:numId w:val="2"/>
        </w:numPr>
        <w:rPr>
          <w:ins w:id="78" w:author="Calendari" w:date="2026-09-25T20:00:00Z" w16du:dateUtc="2026-09-26T00:00:00Z"/>
          <w:rFonts w:ascii="Times New Roman" w:hAnsi="Times New Roman" w:cs="Times New Roman"/>
          <w:lang w:val="en-US"/>
        </w:rPr>
      </w:pPr>
      <w:ins w:id="79" w:author="Calendari" w:date="2026-09-25T20:00:00Z" w16du:dateUtc="2026-09-26T00:00:00Z">
        <w:r w:rsidRPr="009D6A4B">
          <w:rPr>
            <w:rFonts w:ascii="Times New Roman" w:hAnsi="Times New Roman" w:cs="Times New Roman"/>
            <w:lang w:val="en-US"/>
          </w:rPr>
          <w:t xml:space="preserve">Advice on </w:t>
        </w:r>
        <w:r w:rsidR="00F64832" w:rsidRPr="009D6A4B">
          <w:rPr>
            <w:rFonts w:ascii="Times New Roman" w:hAnsi="Times New Roman" w:cs="Times New Roman"/>
            <w:lang w:val="en-US"/>
          </w:rPr>
          <w:t xml:space="preserve">how and when </w:t>
        </w:r>
        <w:r w:rsidRPr="009D6A4B">
          <w:rPr>
            <w:rFonts w:ascii="Times New Roman" w:hAnsi="Times New Roman" w:cs="Times New Roman"/>
            <w:lang w:val="en-US"/>
          </w:rPr>
          <w:t>to seek lawyer’s advice during the interview (including in private</w:t>
        </w:r>
        <w:r w:rsidR="00F64832" w:rsidRPr="009D6A4B">
          <w:rPr>
            <w:rFonts w:ascii="Times New Roman" w:hAnsi="Times New Roman" w:cs="Times New Roman"/>
            <w:lang w:val="en-US"/>
          </w:rPr>
          <w:t xml:space="preserve"> by asking for a pause in the interview</w:t>
        </w:r>
        <w:r w:rsidRPr="009D6A4B">
          <w:rPr>
            <w:rFonts w:ascii="Times New Roman" w:hAnsi="Times New Roman" w:cs="Times New Roman"/>
            <w:lang w:val="en-US"/>
          </w:rPr>
          <w:t>)</w:t>
        </w:r>
        <w:r w:rsidR="00DB732F">
          <w:rPr>
            <w:rFonts w:ascii="Times New Roman" w:hAnsi="Times New Roman" w:cs="Times New Roman"/>
            <w:lang w:val="en-US"/>
          </w:rPr>
          <w:t>.</w:t>
        </w:r>
      </w:ins>
    </w:p>
    <w:p w14:paraId="18F28301" w14:textId="7AF68990" w:rsidR="00730986" w:rsidRPr="009D6A4B" w:rsidRDefault="00D13B18" w:rsidP="00CB0F18">
      <w:pPr>
        <w:pStyle w:val="ListParagraph"/>
        <w:numPr>
          <w:ilvl w:val="0"/>
          <w:numId w:val="2"/>
        </w:numPr>
        <w:rPr>
          <w:ins w:id="80" w:author="Calendari" w:date="2026-09-25T20:00:00Z" w16du:dateUtc="2026-09-26T00:00:00Z"/>
          <w:rFonts w:ascii="Times New Roman" w:hAnsi="Times New Roman" w:cs="Times New Roman"/>
          <w:lang w:val="en-US"/>
        </w:rPr>
      </w:pPr>
      <w:ins w:id="81" w:author="Calendari" w:date="2026-09-25T20:00:00Z" w16du:dateUtc="2026-09-26T00:00:00Z">
        <w:r w:rsidRPr="009D6A4B">
          <w:rPr>
            <w:rFonts w:ascii="Times New Roman" w:hAnsi="Times New Roman" w:cs="Times New Roman"/>
            <w:lang w:val="en-US"/>
          </w:rPr>
          <w:t>T</w:t>
        </w:r>
        <w:r w:rsidR="00730986" w:rsidRPr="009D6A4B">
          <w:rPr>
            <w:rFonts w:ascii="Times New Roman" w:hAnsi="Times New Roman" w:cs="Times New Roman"/>
            <w:lang w:val="en-US"/>
          </w:rPr>
          <w:t xml:space="preserve">actics </w:t>
        </w:r>
        <w:r w:rsidR="00DB732F">
          <w:rPr>
            <w:rFonts w:ascii="Times New Roman" w:hAnsi="Times New Roman" w:cs="Times New Roman"/>
            <w:lang w:val="en-US"/>
          </w:rPr>
          <w:t xml:space="preserve">used by police </w:t>
        </w:r>
        <w:r w:rsidR="00730986" w:rsidRPr="009D6A4B">
          <w:rPr>
            <w:rFonts w:ascii="Times New Roman" w:hAnsi="Times New Roman" w:cs="Times New Roman"/>
            <w:lang w:val="en-US"/>
          </w:rPr>
          <w:t xml:space="preserve">to pressure client to speak </w:t>
        </w:r>
        <w:r w:rsidRPr="009D6A4B">
          <w:rPr>
            <w:rFonts w:ascii="Times New Roman" w:hAnsi="Times New Roman" w:cs="Times New Roman"/>
            <w:lang w:val="en-US"/>
          </w:rPr>
          <w:t xml:space="preserve">and how to react to them </w:t>
        </w:r>
        <w:r w:rsidR="00CB0F18" w:rsidRPr="009D6A4B">
          <w:rPr>
            <w:rFonts w:ascii="Times New Roman" w:hAnsi="Times New Roman" w:cs="Times New Roman"/>
            <w:lang w:val="en-US"/>
          </w:rPr>
          <w:t xml:space="preserve">(if </w:t>
        </w:r>
        <w:r w:rsidRPr="009D6A4B">
          <w:rPr>
            <w:rFonts w:ascii="Times New Roman" w:hAnsi="Times New Roman" w:cs="Times New Roman"/>
            <w:lang w:val="en-US"/>
          </w:rPr>
          <w:t>relevant</w:t>
        </w:r>
        <w:r w:rsidR="00CB0F18" w:rsidRPr="009D6A4B">
          <w:rPr>
            <w:rFonts w:ascii="Times New Roman" w:hAnsi="Times New Roman" w:cs="Times New Roman"/>
            <w:lang w:val="en-US"/>
          </w:rPr>
          <w:t>)</w:t>
        </w:r>
        <w:r w:rsidR="00DB732F">
          <w:rPr>
            <w:rFonts w:ascii="Times New Roman" w:hAnsi="Times New Roman" w:cs="Times New Roman"/>
            <w:lang w:val="en-US"/>
          </w:rPr>
          <w:t>.</w:t>
        </w:r>
      </w:ins>
    </w:p>
    <w:p w14:paraId="35BD7350" w14:textId="01963832" w:rsidR="00730986" w:rsidRPr="009D6A4B" w:rsidRDefault="00730986" w:rsidP="00730986">
      <w:pPr>
        <w:pStyle w:val="ListParagraph"/>
        <w:numPr>
          <w:ilvl w:val="0"/>
          <w:numId w:val="2"/>
        </w:numPr>
        <w:rPr>
          <w:ins w:id="82" w:author="Calendari" w:date="2026-09-25T20:00:00Z" w16du:dateUtc="2026-09-26T00:00:00Z"/>
          <w:rFonts w:ascii="Times New Roman" w:hAnsi="Times New Roman" w:cs="Times New Roman"/>
          <w:lang w:val="en-US"/>
        </w:rPr>
      </w:pPr>
      <w:ins w:id="83" w:author="Calendari" w:date="2026-09-25T20:00:00Z" w16du:dateUtc="2026-09-26T00:00:00Z">
        <w:r w:rsidRPr="009D6A4B">
          <w:rPr>
            <w:rFonts w:ascii="Times New Roman" w:hAnsi="Times New Roman" w:cs="Times New Roman"/>
            <w:lang w:val="en-US"/>
          </w:rPr>
          <w:t>Advice on other police investigative procedures</w:t>
        </w:r>
        <w:r w:rsidR="004C40CD" w:rsidRPr="009D6A4B">
          <w:rPr>
            <w:rFonts w:ascii="Times New Roman" w:hAnsi="Times New Roman" w:cs="Times New Roman"/>
            <w:lang w:val="en-US"/>
          </w:rPr>
          <w:t xml:space="preserve"> (e.g. id</w:t>
        </w:r>
        <w:r w:rsidR="00824FE8" w:rsidRPr="009D6A4B">
          <w:rPr>
            <w:rFonts w:ascii="Times New Roman" w:hAnsi="Times New Roman" w:cs="Times New Roman"/>
            <w:lang w:val="en-US"/>
          </w:rPr>
          <w:t>e</w:t>
        </w:r>
        <w:r w:rsidR="004C40CD" w:rsidRPr="009D6A4B">
          <w:rPr>
            <w:rFonts w:ascii="Times New Roman" w:hAnsi="Times New Roman" w:cs="Times New Roman"/>
            <w:lang w:val="en-US"/>
          </w:rPr>
          <w:t>ntification, searches, taking pictures)</w:t>
        </w:r>
        <w:r w:rsidR="00824FE8" w:rsidRPr="009D6A4B">
          <w:rPr>
            <w:rFonts w:ascii="Times New Roman" w:hAnsi="Times New Roman" w:cs="Times New Roman"/>
            <w:lang w:val="en-US"/>
          </w:rPr>
          <w:t xml:space="preserve"> and the right of a</w:t>
        </w:r>
        <w:r w:rsidR="001A79ED" w:rsidRPr="009D6A4B">
          <w:rPr>
            <w:rFonts w:ascii="Times New Roman" w:hAnsi="Times New Roman" w:cs="Times New Roman"/>
            <w:lang w:val="en-US"/>
          </w:rPr>
          <w:t>cc</w:t>
        </w:r>
        <w:r w:rsidR="00824FE8" w:rsidRPr="009D6A4B">
          <w:rPr>
            <w:rFonts w:ascii="Times New Roman" w:hAnsi="Times New Roman" w:cs="Times New Roman"/>
            <w:lang w:val="en-US"/>
          </w:rPr>
          <w:t>e</w:t>
        </w:r>
        <w:r w:rsidR="001A79ED" w:rsidRPr="009D6A4B">
          <w:rPr>
            <w:rFonts w:ascii="Times New Roman" w:hAnsi="Times New Roman" w:cs="Times New Roman"/>
            <w:lang w:val="en-US"/>
          </w:rPr>
          <w:t>s</w:t>
        </w:r>
        <w:r w:rsidR="00824FE8" w:rsidRPr="009D6A4B">
          <w:rPr>
            <w:rFonts w:ascii="Times New Roman" w:hAnsi="Times New Roman" w:cs="Times New Roman"/>
            <w:lang w:val="en-US"/>
          </w:rPr>
          <w:t>s to a lawyer in those situations</w:t>
        </w:r>
        <w:r w:rsidR="00DB732F">
          <w:rPr>
            <w:rFonts w:ascii="Times New Roman" w:hAnsi="Times New Roman" w:cs="Times New Roman"/>
            <w:lang w:val="en-US"/>
          </w:rPr>
          <w:t>.</w:t>
        </w:r>
      </w:ins>
    </w:p>
    <w:p w14:paraId="3FFD8F37" w14:textId="28B6A2F4" w:rsidR="0070379C" w:rsidRPr="009D6A4B" w:rsidRDefault="0070379C" w:rsidP="00730986">
      <w:pPr>
        <w:pStyle w:val="ListParagraph"/>
        <w:numPr>
          <w:ilvl w:val="0"/>
          <w:numId w:val="2"/>
        </w:numPr>
        <w:rPr>
          <w:ins w:id="84" w:author="Calendari" w:date="2026-09-25T20:00:00Z" w16du:dateUtc="2026-09-26T00:00:00Z"/>
          <w:rFonts w:ascii="Times New Roman" w:hAnsi="Times New Roman" w:cs="Times New Roman"/>
          <w:lang w:val="en-US"/>
        </w:rPr>
      </w:pPr>
      <w:ins w:id="85" w:author="Calendari" w:date="2026-09-25T20:00:00Z" w16du:dateUtc="2026-09-26T00:00:00Z">
        <w:r w:rsidRPr="009D6A4B">
          <w:rPr>
            <w:rFonts w:ascii="Times New Roman" w:hAnsi="Times New Roman" w:cs="Times New Roman"/>
            <w:lang w:val="en-US"/>
          </w:rPr>
          <w:t>Reading and checking the written record of the interrogation</w:t>
        </w:r>
        <w:r w:rsidR="00CB0F18" w:rsidRPr="009D6A4B">
          <w:rPr>
            <w:rFonts w:ascii="Times New Roman" w:hAnsi="Times New Roman" w:cs="Times New Roman"/>
            <w:lang w:val="en-US"/>
          </w:rPr>
          <w:t xml:space="preserve"> (if exists in the given country)</w:t>
        </w:r>
        <w:r w:rsidR="00DB732F">
          <w:rPr>
            <w:rFonts w:ascii="Times New Roman" w:hAnsi="Times New Roman" w:cs="Times New Roman"/>
            <w:lang w:val="en-US"/>
          </w:rPr>
          <w:t>.</w:t>
        </w:r>
      </w:ins>
    </w:p>
    <w:p w14:paraId="7D6C11EF" w14:textId="77777777" w:rsidR="004C40CD" w:rsidRPr="009D6A4B" w:rsidRDefault="004C40CD" w:rsidP="004C40CD">
      <w:pPr>
        <w:rPr>
          <w:ins w:id="86" w:author="Calendari" w:date="2026-09-25T20:00:00Z" w16du:dateUtc="2026-09-26T00:00:00Z"/>
          <w:u w:val="single"/>
        </w:rPr>
      </w:pPr>
    </w:p>
    <w:p w14:paraId="35F8FFAD" w14:textId="77777777" w:rsidR="004C40CD" w:rsidRPr="009D6A4B" w:rsidRDefault="004C40CD" w:rsidP="004C40CD">
      <w:pPr>
        <w:rPr>
          <w:ins w:id="87" w:author="Calendari" w:date="2026-09-25T20:00:00Z" w16du:dateUtc="2026-09-26T00:00:00Z"/>
          <w:u w:val="single"/>
        </w:rPr>
      </w:pPr>
      <w:ins w:id="88" w:author="Calendari" w:date="2026-09-25T20:00:00Z" w16du:dateUtc="2026-09-26T00:00:00Z">
        <w:r w:rsidRPr="009D6A4B">
          <w:rPr>
            <w:u w:val="single"/>
          </w:rPr>
          <w:t>Course of events at the police station</w:t>
        </w:r>
      </w:ins>
    </w:p>
    <w:p w14:paraId="2C756172" w14:textId="4195BE69" w:rsidR="004C40CD" w:rsidRPr="009D6A4B" w:rsidRDefault="004C40CD" w:rsidP="00730986">
      <w:pPr>
        <w:pStyle w:val="ListParagraph"/>
        <w:numPr>
          <w:ilvl w:val="0"/>
          <w:numId w:val="2"/>
        </w:numPr>
        <w:rPr>
          <w:ins w:id="89" w:author="Calendari" w:date="2026-09-25T20:00:00Z" w16du:dateUtc="2026-09-26T00:00:00Z"/>
          <w:rFonts w:ascii="Times New Roman" w:hAnsi="Times New Roman" w:cs="Times New Roman"/>
        </w:rPr>
      </w:pPr>
      <w:ins w:id="90" w:author="Calendari" w:date="2026-09-25T20:00:00Z" w16du:dateUtc="2026-09-26T00:00:00Z">
        <w:r w:rsidRPr="009D6A4B">
          <w:rPr>
            <w:rFonts w:ascii="Times New Roman" w:hAnsi="Times New Roman" w:cs="Times New Roman"/>
          </w:rPr>
          <w:t>Complaints by client</w:t>
        </w:r>
        <w:r w:rsidR="00DB732F">
          <w:rPr>
            <w:rFonts w:ascii="Times New Roman" w:hAnsi="Times New Roman" w:cs="Times New Roman"/>
          </w:rPr>
          <w:t>.</w:t>
        </w:r>
        <w:r w:rsidRPr="009D6A4B">
          <w:rPr>
            <w:rFonts w:ascii="Times New Roman" w:hAnsi="Times New Roman" w:cs="Times New Roman"/>
          </w:rPr>
          <w:t xml:space="preserve"> </w:t>
        </w:r>
      </w:ins>
    </w:p>
    <w:p w14:paraId="2E2824D6" w14:textId="07BEE64D" w:rsidR="004C40CD" w:rsidRPr="009D6A4B" w:rsidRDefault="00DB732F" w:rsidP="00730986">
      <w:pPr>
        <w:pStyle w:val="ListParagraph"/>
        <w:numPr>
          <w:ilvl w:val="0"/>
          <w:numId w:val="2"/>
        </w:numPr>
        <w:rPr>
          <w:ins w:id="91" w:author="Calendari" w:date="2026-09-25T20:00:00Z" w16du:dateUtc="2026-09-26T00:00:00Z"/>
          <w:rFonts w:ascii="Times New Roman" w:hAnsi="Times New Roman" w:cs="Times New Roman"/>
        </w:rPr>
      </w:pPr>
      <w:ins w:id="92" w:author="Calendari" w:date="2026-09-25T20:00:00Z" w16du:dateUtc="2026-09-26T00:00:00Z">
        <w:r>
          <w:rPr>
            <w:rFonts w:ascii="Times New Roman" w:hAnsi="Times New Roman" w:cs="Times New Roman"/>
          </w:rPr>
          <w:t>Requests by client.</w:t>
        </w:r>
      </w:ins>
    </w:p>
    <w:p w14:paraId="5519F816" w14:textId="5BC85445" w:rsidR="004C40CD" w:rsidRPr="009D6A4B" w:rsidRDefault="004C40CD" w:rsidP="00730986">
      <w:pPr>
        <w:pStyle w:val="ListParagraph"/>
        <w:numPr>
          <w:ilvl w:val="0"/>
          <w:numId w:val="2"/>
        </w:numPr>
        <w:rPr>
          <w:ins w:id="93" w:author="Calendari" w:date="2026-09-25T20:00:00Z" w16du:dateUtc="2026-09-26T00:00:00Z"/>
          <w:rFonts w:ascii="Times New Roman" w:hAnsi="Times New Roman" w:cs="Times New Roman"/>
        </w:rPr>
      </w:pPr>
      <w:ins w:id="94" w:author="Calendari" w:date="2026-09-25T20:00:00Z" w16du:dateUtc="2026-09-26T00:00:00Z">
        <w:r w:rsidRPr="009D6A4B">
          <w:rPr>
            <w:rFonts w:ascii="Times New Roman" w:hAnsi="Times New Roman" w:cs="Times New Roman"/>
          </w:rPr>
          <w:t>Possibilities to review detention</w:t>
        </w:r>
        <w:r w:rsidR="00DB732F">
          <w:rPr>
            <w:rFonts w:ascii="Times New Roman" w:hAnsi="Times New Roman" w:cs="Times New Roman"/>
          </w:rPr>
          <w:t>.</w:t>
        </w:r>
      </w:ins>
    </w:p>
    <w:p w14:paraId="604F55BB" w14:textId="6A8DC4EB" w:rsidR="004C40CD" w:rsidRPr="009D6A4B" w:rsidRDefault="004C40CD" w:rsidP="00730986">
      <w:pPr>
        <w:pStyle w:val="ListParagraph"/>
        <w:numPr>
          <w:ilvl w:val="0"/>
          <w:numId w:val="2"/>
        </w:numPr>
        <w:rPr>
          <w:ins w:id="95" w:author="Calendari" w:date="2026-09-25T20:00:00Z" w16du:dateUtc="2026-09-26T00:00:00Z"/>
          <w:rFonts w:ascii="Times New Roman" w:hAnsi="Times New Roman" w:cs="Times New Roman"/>
        </w:rPr>
      </w:pPr>
      <w:ins w:id="96" w:author="Calendari" w:date="2026-09-25T20:00:00Z" w16du:dateUtc="2026-09-26T00:00:00Z">
        <w:r w:rsidRPr="009D6A4B">
          <w:rPr>
            <w:rFonts w:ascii="Times New Roman" w:hAnsi="Times New Roman" w:cs="Times New Roman"/>
          </w:rPr>
          <w:t>Course of events after consultation</w:t>
        </w:r>
        <w:r w:rsidR="00DB732F">
          <w:rPr>
            <w:rFonts w:ascii="Times New Roman" w:hAnsi="Times New Roman" w:cs="Times New Roman"/>
          </w:rPr>
          <w:t>.</w:t>
        </w:r>
        <w:r w:rsidRPr="009D6A4B">
          <w:rPr>
            <w:rFonts w:ascii="Times New Roman" w:hAnsi="Times New Roman" w:cs="Times New Roman"/>
          </w:rPr>
          <w:t xml:space="preserve"> </w:t>
        </w:r>
      </w:ins>
    </w:p>
    <w:p w14:paraId="5E98DCCB" w14:textId="77777777" w:rsidR="00284631" w:rsidRPr="009D6A4B" w:rsidRDefault="00284631">
      <w:pPr>
        <w:rPr>
          <w:ins w:id="97" w:author="Calendari" w:date="2026-09-25T20:00:00Z" w16du:dateUtc="2026-09-26T00:00:00Z"/>
        </w:rPr>
      </w:pPr>
    </w:p>
    <w:p w14:paraId="2EAEC972" w14:textId="770CBA64" w:rsidR="00756CA9" w:rsidRDefault="00756CA9">
      <w:pPr>
        <w:rPr>
          <w:ins w:id="98" w:author="Calendari" w:date="2026-09-25T20:00:00Z" w16du:dateUtc="2026-09-26T00:00:00Z"/>
        </w:rPr>
      </w:pPr>
    </w:p>
    <w:p w14:paraId="3E5790EE" w14:textId="405FC504" w:rsidR="00B045F6" w:rsidRDefault="00B045F6">
      <w:pPr>
        <w:rPr>
          <w:ins w:id="99" w:author="Calendari" w:date="2026-09-25T20:00:00Z" w16du:dateUtc="2026-09-26T00:00:00Z"/>
        </w:rPr>
      </w:pPr>
    </w:p>
    <w:p w14:paraId="3515FA07" w14:textId="2725B4A3" w:rsidR="00B045F6" w:rsidRDefault="00B045F6">
      <w:pPr>
        <w:rPr>
          <w:ins w:id="100" w:author="Calendari" w:date="2026-09-25T20:00:00Z" w16du:dateUtc="2026-09-26T00:00:00Z"/>
        </w:rPr>
      </w:pPr>
    </w:p>
    <w:p w14:paraId="6C8F9FBD" w14:textId="5CEFFD49" w:rsidR="00B045F6" w:rsidRDefault="00B045F6">
      <w:pPr>
        <w:rPr>
          <w:ins w:id="101" w:author="Calendari" w:date="2026-09-25T20:00:00Z" w16du:dateUtc="2026-09-26T00:00:00Z"/>
        </w:rPr>
      </w:pPr>
    </w:p>
    <w:p w14:paraId="7DD4BB73" w14:textId="65281420" w:rsidR="00B045F6" w:rsidRDefault="00B045F6">
      <w:pPr>
        <w:rPr>
          <w:ins w:id="102" w:author="Calendari" w:date="2026-09-25T20:00:00Z" w16du:dateUtc="2026-09-26T00:00:00Z"/>
        </w:rPr>
      </w:pPr>
    </w:p>
    <w:p w14:paraId="4D98F873" w14:textId="0080320B" w:rsidR="00B045F6" w:rsidRDefault="00B045F6">
      <w:pPr>
        <w:rPr>
          <w:ins w:id="103" w:author="Calendari" w:date="2026-09-25T20:00:00Z" w16du:dateUtc="2026-09-26T00:00:00Z"/>
        </w:rPr>
      </w:pPr>
    </w:p>
    <w:p w14:paraId="510C7070" w14:textId="65426B7A" w:rsidR="00B045F6" w:rsidRDefault="00B045F6">
      <w:pPr>
        <w:rPr>
          <w:ins w:id="104" w:author="Calendari" w:date="2026-09-25T20:00:00Z" w16du:dateUtc="2026-09-26T00:00:00Z"/>
        </w:rPr>
      </w:pPr>
    </w:p>
    <w:p w14:paraId="4022171D" w14:textId="76DD8DAC" w:rsidR="00B045F6" w:rsidRDefault="00B045F6">
      <w:pPr>
        <w:rPr>
          <w:ins w:id="105" w:author="Calendari" w:date="2026-09-25T20:00:00Z" w16du:dateUtc="2026-09-26T00:00:00Z"/>
        </w:rPr>
      </w:pPr>
    </w:p>
    <w:p w14:paraId="2C90ED08" w14:textId="4EE214F6" w:rsidR="00B045F6" w:rsidRDefault="00B045F6">
      <w:pPr>
        <w:rPr>
          <w:ins w:id="106" w:author="Calendari" w:date="2026-09-25T20:00:00Z" w16du:dateUtc="2026-09-26T00:00:00Z"/>
        </w:rPr>
      </w:pPr>
    </w:p>
    <w:p w14:paraId="524AFF07" w14:textId="22268B55" w:rsidR="00B045F6" w:rsidRDefault="00B045F6">
      <w:pPr>
        <w:rPr>
          <w:ins w:id="107" w:author="Calendari" w:date="2026-09-25T20:00:00Z" w16du:dateUtc="2026-09-26T00:00:00Z"/>
        </w:rPr>
      </w:pPr>
    </w:p>
    <w:p w14:paraId="3BBC02E9" w14:textId="77777777" w:rsidR="00B045F6" w:rsidRPr="009D6A4B" w:rsidRDefault="00B045F6">
      <w:pPr>
        <w:rPr>
          <w:ins w:id="108" w:author="Calendari" w:date="2026-09-25T20:00:00Z" w16du:dateUtc="2026-09-26T00:00:00Z"/>
        </w:rPr>
      </w:pPr>
    </w:p>
    <w:p w14:paraId="0272DB4E" w14:textId="77777777" w:rsidR="00756CA9" w:rsidRPr="009D6A4B" w:rsidRDefault="00756CA9">
      <w:pPr>
        <w:rPr>
          <w:ins w:id="109" w:author="Calendari" w:date="2026-09-25T20:00:00Z" w16du:dateUtc="2026-09-26T00:00:00Z"/>
        </w:rPr>
      </w:pPr>
    </w:p>
    <w:p w14:paraId="5E13A5BB" w14:textId="6F504FA7" w:rsidR="00B045F6" w:rsidRDefault="00B045F6" w:rsidP="00B045F6">
      <w:pPr>
        <w:jc w:val="center"/>
        <w:rPr>
          <w:ins w:id="110" w:author="Calendari" w:date="2026-09-25T20:00:00Z" w16du:dateUtc="2026-09-26T00:00:00Z"/>
        </w:rPr>
      </w:pPr>
      <w:ins w:id="111" w:author="Calendari" w:date="2026-09-25T20:00:00Z" w16du:dateUtc="2026-09-26T00:00:00Z">
        <w:r>
          <w:rPr>
            <w:noProof/>
          </w:rPr>
          <w:drawing>
            <wp:inline distT="0" distB="0" distL="0" distR="0" wp14:anchorId="47DB74EF" wp14:editId="4FEFADB1">
              <wp:extent cx="1971675" cy="552086"/>
              <wp:effectExtent l="0" t="0" r="0" b="635"/>
              <wp:docPr id="699372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85531" cy="555966"/>
                      </a:xfrm>
                      <a:prstGeom prst="rect">
                        <a:avLst/>
                      </a:prstGeom>
                      <a:noFill/>
                      <a:ln>
                        <a:noFill/>
                      </a:ln>
                    </pic:spPr>
                  </pic:pic>
                </a:graphicData>
              </a:graphic>
            </wp:inline>
          </w:drawing>
        </w:r>
      </w:ins>
    </w:p>
    <w:p w14:paraId="525EF55A" w14:textId="77777777" w:rsidR="00B045F6" w:rsidRPr="00376460" w:rsidRDefault="00B045F6" w:rsidP="00B045F6">
      <w:pPr>
        <w:suppressAutoHyphens/>
        <w:spacing w:after="240"/>
        <w:jc w:val="center"/>
        <w:rPr>
          <w:ins w:id="112" w:author="Calendari" w:date="2026-09-25T20:00:00Z" w16du:dateUtc="2026-09-26T00:00:00Z"/>
          <w:rFonts w:ascii="Helvetica" w:hAnsi="Helvetica"/>
        </w:rPr>
      </w:pPr>
    </w:p>
    <w:p w14:paraId="1FF75A4F" w14:textId="77777777" w:rsidR="00B045F6" w:rsidRDefault="00B045F6" w:rsidP="00B045F6">
      <w:pPr>
        <w:rPr>
          <w:ins w:id="113" w:author="Calendari" w:date="2026-09-25T20:00:00Z" w16du:dateUtc="2026-09-26T00:00:00Z"/>
          <w:lang w:val="en-GB"/>
        </w:rPr>
      </w:pPr>
      <w:ins w:id="114" w:author="Calendari" w:date="2026-09-25T20:00:00Z" w16du:dateUtc="2026-09-26T00:00:00Z">
        <w:r>
          <w:rPr>
            <w:lang w:val="en-GB"/>
          </w:rPr>
          <w:t xml:space="preserve">“This publication was funded by </w:t>
        </w:r>
        <w:r w:rsidRPr="00327316">
          <w:rPr>
            <w:lang w:val="en-GB"/>
          </w:rPr>
          <w:t>the European Union’s Justice Programme (2</w:t>
        </w:r>
        <w:r>
          <w:rPr>
            <w:lang w:val="en-GB"/>
          </w:rPr>
          <w:t xml:space="preserve">014-2020). The content of this training material </w:t>
        </w:r>
        <w:r w:rsidRPr="00327316">
          <w:rPr>
            <w:lang w:val="en-GB"/>
          </w:rPr>
          <w:t>represents only the views of the</w:t>
        </w:r>
        <w:r>
          <w:rPr>
            <w:lang w:val="en-GB"/>
          </w:rPr>
          <w:t xml:space="preserve"> Netpralat’s Project Partners and is their sole responsibility. </w:t>
        </w:r>
        <w:r w:rsidRPr="00327316">
          <w:rPr>
            <w:lang w:val="en-GB"/>
          </w:rPr>
          <w:t>The European Commission does not accept any responsibility for u</w:t>
        </w:r>
        <w:r>
          <w:rPr>
            <w:lang w:val="en-GB"/>
          </w:rPr>
          <w:t xml:space="preserve">se that may be made of the </w:t>
        </w:r>
        <w:r w:rsidRPr="00327316">
          <w:rPr>
            <w:lang w:val="en-GB"/>
          </w:rPr>
          <w:t>information it contains."</w:t>
        </w:r>
      </w:ins>
    </w:p>
    <w:p w14:paraId="57C300B8" w14:textId="77777777" w:rsidR="007E564F" w:rsidRDefault="00454F10">
      <w:pPr>
        <w:spacing w:after="0"/>
        <w:ind w:firstLine="0"/>
        <w:jc w:val="center"/>
        <w:rPr>
          <w:del w:id="115" w:author="Calendari" w:date="2026-09-25T20:00:00Z" w16du:dateUtc="2026-09-26T00:00:00Z"/>
        </w:rPr>
      </w:pPr>
      <w:del w:id="116" w:author="Calendari" w:date="2026-09-25T20:00:00Z" w16du:dateUtc="2026-09-26T00:00:00Z">
        <w:r>
          <w:rPr>
            <w:rFonts w:ascii="Arial" w:eastAsia="Arial" w:hAnsi="Arial" w:cs="Arial"/>
            <w:b/>
            <w:sz w:val="28"/>
            <w:szCs w:val="28"/>
            <w:highlight w:val="white"/>
          </w:rPr>
          <w:delText>Creative Works</w:delText>
        </w:r>
        <w:r>
          <w:rPr>
            <w:rFonts w:ascii="Arial" w:eastAsia="Arial" w:hAnsi="Arial" w:cs="Arial"/>
            <w:sz w:val="28"/>
            <w:szCs w:val="28"/>
            <w:highlight w:val="white"/>
          </w:rPr>
          <w:delText xml:space="preserve"> </w:delText>
        </w:r>
      </w:del>
    </w:p>
    <w:p w14:paraId="6EFF8961" w14:textId="77777777" w:rsidR="007E564F" w:rsidRDefault="00454F10">
      <w:pPr>
        <w:spacing w:after="0"/>
        <w:ind w:firstLine="0"/>
        <w:jc w:val="center"/>
        <w:rPr>
          <w:del w:id="117" w:author="Calendari" w:date="2026-09-25T20:00:00Z" w16du:dateUtc="2026-09-26T00:00:00Z"/>
        </w:rPr>
      </w:pPr>
      <w:del w:id="118" w:author="Calendari" w:date="2026-09-25T20:00:00Z" w16du:dateUtc="2026-09-26T00:00:00Z">
        <w:r>
          <w:rPr>
            <w:sz w:val="22"/>
            <w:szCs w:val="22"/>
            <w:highlight w:val="white"/>
          </w:rPr>
          <w:delText xml:space="preserve"> </w:delText>
        </w:r>
      </w:del>
    </w:p>
    <w:p w14:paraId="5C4635B6" w14:textId="77777777" w:rsidR="007E564F" w:rsidRDefault="00454F10">
      <w:pPr>
        <w:spacing w:after="0"/>
        <w:ind w:firstLine="0"/>
        <w:jc w:val="center"/>
        <w:rPr>
          <w:del w:id="119" w:author="Calendari" w:date="2026-09-25T20:00:00Z" w16du:dateUtc="2026-09-26T00:00:00Z"/>
        </w:rPr>
      </w:pPr>
      <w:del w:id="120" w:author="Calendari" w:date="2026-09-25T20:00:00Z" w16du:dateUtc="2026-09-26T00:00:00Z">
        <w:r>
          <w:rPr>
            <w:rFonts w:ascii="Arial" w:eastAsia="Arial" w:hAnsi="Arial" w:cs="Arial"/>
            <w:b/>
            <w:highlight w:val="white"/>
          </w:rPr>
          <w:delText>Three (or Infinite) Lenses: Translucent Still Life I</w:delText>
        </w:r>
        <w:r>
          <w:rPr>
            <w:rFonts w:ascii="Arial" w:eastAsia="Arial" w:hAnsi="Arial" w:cs="Arial"/>
            <w:highlight w:val="white"/>
          </w:rPr>
          <w:delText xml:space="preserve"> </w:delText>
        </w:r>
      </w:del>
    </w:p>
    <w:p w14:paraId="0C87817B" w14:textId="77777777" w:rsidR="007E564F" w:rsidRDefault="00454F10">
      <w:pPr>
        <w:spacing w:after="0"/>
        <w:ind w:firstLine="0"/>
        <w:jc w:val="center"/>
        <w:rPr>
          <w:del w:id="121" w:author="Calendari" w:date="2026-09-25T20:00:00Z" w16du:dateUtc="2026-09-26T00:00:00Z"/>
        </w:rPr>
      </w:pPr>
      <w:del w:id="122" w:author="Calendari" w:date="2026-09-25T20:00:00Z" w16du:dateUtc="2026-09-26T00:00:00Z">
        <w:r>
          <w:rPr>
            <w:highlight w:val="white"/>
          </w:rPr>
          <w:delText xml:space="preserve">Kai Rands (PhD) </w:delText>
        </w:r>
      </w:del>
    </w:p>
    <w:p w14:paraId="457EF08C" w14:textId="77777777" w:rsidR="007E564F" w:rsidRDefault="00454F10">
      <w:pPr>
        <w:spacing w:after="0"/>
        <w:ind w:firstLine="0"/>
        <w:jc w:val="center"/>
        <w:rPr>
          <w:del w:id="123" w:author="Calendari" w:date="2026-09-25T20:00:00Z" w16du:dateUtc="2026-09-26T00:00:00Z"/>
        </w:rPr>
      </w:pPr>
      <w:del w:id="124" w:author="Calendari" w:date="2026-09-25T20:00:00Z" w16du:dateUtc="2026-09-26T00:00:00Z">
        <w:r>
          <w:rPr>
            <w:highlight w:val="white"/>
          </w:rPr>
          <w:delText xml:space="preserve"> </w:delText>
        </w:r>
      </w:del>
    </w:p>
    <w:p w14:paraId="31DF12C9" w14:textId="77777777" w:rsidR="007E564F" w:rsidRDefault="00454F10">
      <w:pPr>
        <w:spacing w:after="0"/>
        <w:ind w:firstLine="0"/>
        <w:jc w:val="center"/>
        <w:rPr>
          <w:del w:id="125" w:author="Calendari" w:date="2026-09-25T20:00:00Z" w16du:dateUtc="2026-09-26T00:00:00Z"/>
        </w:rPr>
      </w:pPr>
      <w:del w:id="126" w:author="Calendari" w:date="2026-09-25T20:00:00Z" w16du:dateUtc="2026-09-26T00:00:00Z">
        <w:r>
          <w:rPr>
            <w:noProof/>
          </w:rPr>
          <w:drawing>
            <wp:inline distT="114300" distB="114300" distL="114300" distR="114300">
              <wp:extent cx="4457700" cy="4391025"/>
              <wp:effectExtent l="0" t="0" r="0" b="0"/>
              <wp:docPr id="1" name="image01.jpg" descr="A pair of folded sunglasses sits on a table in front of a round crystal clock with roman numerals and a bottle of capsules.  The base of the clock and the bottom of the pill bottle can be seen through the top of the sunglasses.  Part of the pill bottle label can be seen: &quot;Lith. . .300. . . .&quot; "/>
              <wp:cNvGraphicFramePr/>
              <a:graphic xmlns:a="http://schemas.openxmlformats.org/drawingml/2006/main">
                <a:graphicData uri="http://schemas.openxmlformats.org/drawingml/2006/picture">
                  <pic:pic xmlns:pic="http://schemas.openxmlformats.org/drawingml/2006/picture">
                    <pic:nvPicPr>
                      <pic:cNvPr id="0" name="image01.jpg" descr="A pair of folded sunglasses sits on a table in front of a round crystal clock with roman numerals and a bottle of capsules.  The base of the clock and the bottom of the pill bottle can be seen through the top of the sunglasses.  Part of the pill bottle label can be seen: &quot;Lith. . .300. . . .&quot; "/>
                      <pic:cNvPicPr preferRelativeResize="0"/>
                    </pic:nvPicPr>
                    <pic:blipFill>
                      <a:blip r:embed="rId8"/>
                      <a:srcRect/>
                      <a:stretch>
                        <a:fillRect/>
                      </a:stretch>
                    </pic:blipFill>
                    <pic:spPr>
                      <a:xfrm>
                        <a:off x="0" y="0"/>
                        <a:ext cx="4457700" cy="4391025"/>
                      </a:xfrm>
                      <a:prstGeom prst="rect">
                        <a:avLst/>
                      </a:prstGeom>
                      <a:ln/>
                    </pic:spPr>
                  </pic:pic>
                </a:graphicData>
              </a:graphic>
            </wp:inline>
          </w:drawing>
        </w:r>
      </w:del>
    </w:p>
    <w:p w14:paraId="55E08063" w14:textId="77777777" w:rsidR="007E564F" w:rsidRDefault="00454F10">
      <w:pPr>
        <w:spacing w:after="0"/>
        <w:ind w:firstLine="0"/>
        <w:rPr>
          <w:del w:id="127" w:author="Calendari" w:date="2026-09-25T20:00:00Z" w16du:dateUtc="2026-09-26T00:00:00Z"/>
        </w:rPr>
      </w:pPr>
      <w:del w:id="128" w:author="Calendari" w:date="2026-09-25T20:00:00Z" w16du:dateUtc="2026-09-26T00:00:00Z">
        <w:r>
          <w:rPr>
            <w:highlight w:val="white"/>
          </w:rPr>
          <w:delText xml:space="preserve"> </w:delText>
        </w:r>
      </w:del>
    </w:p>
    <w:p w14:paraId="20AA27DD" w14:textId="77777777" w:rsidR="007E564F" w:rsidRDefault="00454F10">
      <w:pPr>
        <w:spacing w:after="0"/>
        <w:ind w:firstLine="0"/>
        <w:rPr>
          <w:del w:id="129" w:author="Calendari" w:date="2026-09-25T20:00:00Z" w16du:dateUtc="2026-09-26T00:00:00Z"/>
        </w:rPr>
      </w:pPr>
      <w:del w:id="130" w:author="Calendari" w:date="2026-09-25T20:00:00Z" w16du:dateUtc="2026-09-26T00:00:00Z">
        <w:r>
          <w:rPr>
            <w:b/>
            <w:highlight w:val="white"/>
          </w:rPr>
          <w:delText>Description:</w:delText>
        </w:r>
        <w:r>
          <w:rPr>
            <w:highlight w:val="white"/>
          </w:rPr>
          <w:delText xml:space="preserve"> A pair of folded sunglasses sits on a table in front of a round crystal clock with roman numerals and a bottle of capsules.  The base of the clock and the bottom of the pill bottle can be seen through the top of the sunglasses.  Part of the pill bottle label can be seen: "Lith. . .300. . . ." </w:delText>
        </w:r>
      </w:del>
    </w:p>
    <w:p w14:paraId="3AC81138" w14:textId="77777777" w:rsidR="007E564F" w:rsidRDefault="00454F10">
      <w:pPr>
        <w:pStyle w:val="Heading1"/>
        <w:contextualSpacing w:val="0"/>
        <w:rPr>
          <w:del w:id="131" w:author="Calendari" w:date="2026-09-25T20:00:00Z" w16du:dateUtc="2026-09-26T00:00:00Z"/>
        </w:rPr>
      </w:pPr>
      <w:bookmarkStart w:id="132" w:name="_ll9kvbewn1h0" w:colFirst="0" w:colLast="0"/>
      <w:bookmarkEnd w:id="132"/>
      <w:del w:id="133" w:author="Calendari" w:date="2026-09-25T20:00:00Z" w16du:dateUtc="2026-09-26T00:00:00Z">
        <w:r>
          <w:delText xml:space="preserve">Artist statement </w:delText>
        </w:r>
      </w:del>
    </w:p>
    <w:p w14:paraId="28495335" w14:textId="77777777" w:rsidR="007E564F" w:rsidRDefault="00454F10">
      <w:pPr>
        <w:rPr>
          <w:del w:id="134" w:author="Calendari" w:date="2026-09-25T20:00:00Z" w16du:dateUtc="2026-09-26T00:00:00Z"/>
        </w:rPr>
      </w:pPr>
      <w:del w:id="135" w:author="Calendari" w:date="2026-09-25T20:00:00Z" w16du:dateUtc="2026-09-26T00:00:00Z">
        <w:r>
          <w:delText xml:space="preserve">The drawing prompts the viewer’s contemplation of lenses on three different levels. (By lens, I mean a device that transforms the user's experience in some way and designates a focus.) First, disability studies serves as a lens. Simi Linton (1998) has noted that disability studies is “a prism through which one can gain a broader understanding of society and human experience” (p. 118).    </w:delText>
        </w:r>
      </w:del>
    </w:p>
    <w:p w14:paraId="2009E522" w14:textId="77777777" w:rsidR="007E564F" w:rsidRDefault="00454F10">
      <w:pPr>
        <w:rPr>
          <w:del w:id="136" w:author="Calendari" w:date="2026-09-25T20:00:00Z" w16du:dateUtc="2026-09-26T00:00:00Z"/>
        </w:rPr>
      </w:pPr>
      <w:del w:id="137" w:author="Calendari" w:date="2026-09-25T20:00:00Z" w16du:dateUtc="2026-09-26T00:00:00Z">
        <w:r>
          <w:delText xml:space="preserve">Second, on a literal level, the drawing includes three translucent objects that serve as lenses. The textures of the clock, the bottle, and the sunglasses create a proliferation of lenses refracting the viewer's focus in numerous directions.  On this literal level, the lenses interact with one another so that the viewer has multiple views. For example, the sunglasses influence the experience of viewing part of the clock and part of the bottle, and hence, the view of some of the pills. </w:delText>
        </w:r>
      </w:del>
    </w:p>
    <w:p w14:paraId="36A80AC4" w14:textId="77777777" w:rsidR="007E564F" w:rsidRDefault="00454F10">
      <w:pPr>
        <w:rPr>
          <w:del w:id="138" w:author="Calendari" w:date="2026-09-25T20:00:00Z" w16du:dateUtc="2026-09-26T00:00:00Z"/>
        </w:rPr>
      </w:pPr>
      <w:del w:id="139" w:author="Calendari" w:date="2026-09-25T20:00:00Z" w16du:dateUtc="2026-09-26T00:00:00Z">
        <w:r>
          <w:delText>On a third level, the three objects prompt the viewer to contemplate the ways in which the objects function as metaphorical lenses.  Time, represented by the clock, has served as a lens shifting my own experience of disability and disablement as well as designating different focuses.  The disability studies perspective that nondisabled folks are "not presently disabled" draws on the lens of time to frame experience.  Moreover, by problematizing the nondisabled/disabled binary, disability studies theorists p</w:delText>
        </w:r>
        <w:r>
          <w:delText>oint out that someone can be concurrently disabled and (en)abled in various ways, proliferating the lenses of time in the present moment.  The other two items are also personally significant to me.  Moods, and thus mood stabilizing medication, serve as lenses that affect my experience of the world.  The third object, sunglasses, enables certain experiences of the world during migraines. Just as on the literal level the lenses interact with one another, on the metaphorical level, the lenses are experienced i</w:delText>
        </w:r>
        <w:r>
          <w:delText xml:space="preserve">n ways that interact.  For example, the experience of migraine can prompt shifts in mood and shifts in mood can influence the experience of migraine.  Both can influence one's experience of time.   </w:delText>
        </w:r>
      </w:del>
    </w:p>
    <w:p w14:paraId="67B1CAA1" w14:textId="77777777" w:rsidR="007E564F" w:rsidRDefault="00454F10">
      <w:pPr>
        <w:spacing w:after="0"/>
        <w:ind w:firstLine="0"/>
        <w:rPr>
          <w:del w:id="140" w:author="Calendari" w:date="2026-09-25T20:00:00Z" w16du:dateUtc="2026-09-26T00:00:00Z"/>
        </w:rPr>
      </w:pPr>
      <w:del w:id="141" w:author="Calendari" w:date="2026-09-25T20:00:00Z" w16du:dateUtc="2026-09-26T00:00:00Z">
        <w:r>
          <w:rPr>
            <w:highlight w:val="white"/>
          </w:rPr>
          <w:delText xml:space="preserve"> </w:delText>
        </w:r>
        <w:r>
          <w:rPr>
            <w:b/>
          </w:rPr>
          <w:delText>Dr. Kai Rands</w:delText>
        </w:r>
        <w:r>
          <w:delText xml:space="preserve"> is an independent scholar, artist, educator, and activist focusing on queer and trans studies and activism as well as disability studies and activism. </w:delText>
        </w:r>
      </w:del>
    </w:p>
    <w:p w14:paraId="2AB782FE" w14:textId="77777777" w:rsidR="007E564F" w:rsidRDefault="00454F10">
      <w:pPr>
        <w:spacing w:after="0"/>
        <w:ind w:firstLine="0"/>
        <w:rPr>
          <w:del w:id="142" w:author="Calendari" w:date="2026-09-25T20:00:00Z" w16du:dateUtc="2026-09-26T00:00:00Z"/>
        </w:rPr>
      </w:pPr>
      <w:del w:id="143" w:author="Calendari" w:date="2026-09-25T20:00:00Z" w16du:dateUtc="2026-09-26T00:00:00Z">
        <w:r>
          <w:rPr>
            <w:highlight w:val="white"/>
          </w:rPr>
          <w:delText xml:space="preserve"> </w:delText>
        </w:r>
      </w:del>
    </w:p>
    <w:p w14:paraId="5D291174" w14:textId="77777777" w:rsidR="007E564F" w:rsidRDefault="00454F10">
      <w:pPr>
        <w:pStyle w:val="Heading1"/>
        <w:contextualSpacing w:val="0"/>
        <w:rPr>
          <w:del w:id="144" w:author="Calendari" w:date="2026-09-25T20:00:00Z" w16du:dateUtc="2026-09-26T00:00:00Z"/>
        </w:rPr>
      </w:pPr>
      <w:bookmarkStart w:id="145" w:name="_boc40wkuaflj" w:colFirst="0" w:colLast="0"/>
      <w:bookmarkEnd w:id="145"/>
      <w:del w:id="146" w:author="Calendari" w:date="2026-09-25T20:00:00Z" w16du:dateUtc="2026-09-26T00:00:00Z">
        <w:r>
          <w:delText xml:space="preserve">Reference </w:delText>
        </w:r>
      </w:del>
    </w:p>
    <w:p w14:paraId="0B8F7E6A" w14:textId="77777777" w:rsidR="007E564F" w:rsidRDefault="00454F10">
      <w:pPr>
        <w:spacing w:after="0"/>
        <w:ind w:left="720" w:hanging="720"/>
        <w:rPr>
          <w:del w:id="147" w:author="Calendari" w:date="2026-09-25T20:00:00Z" w16du:dateUtc="2026-09-26T00:00:00Z"/>
        </w:rPr>
      </w:pPr>
      <w:del w:id="148" w:author="Calendari" w:date="2026-09-25T20:00:00Z" w16du:dateUtc="2026-09-26T00:00:00Z">
        <w:r>
          <w:rPr>
            <w:highlight w:val="white"/>
          </w:rPr>
          <w:delText xml:space="preserve">Linton, S. (1998). </w:delText>
        </w:r>
        <w:r>
          <w:rPr>
            <w:i/>
            <w:highlight w:val="white"/>
          </w:rPr>
          <w:delText xml:space="preserve">Claiming Disability: Knowledge and Identity. </w:delText>
        </w:r>
        <w:r>
          <w:rPr>
            <w:highlight w:val="white"/>
          </w:rPr>
          <w:delText xml:space="preserve">New York, NY: University Press. </w:delText>
        </w:r>
      </w:del>
    </w:p>
    <w:p w14:paraId="1AF151DF" w14:textId="77777777" w:rsidR="007E564F" w:rsidRDefault="00454F10">
      <w:pPr>
        <w:spacing w:after="0"/>
        <w:ind w:firstLine="0"/>
        <w:rPr>
          <w:del w:id="149" w:author="Calendari" w:date="2026-09-25T20:00:00Z" w16du:dateUtc="2026-09-26T00:00:00Z"/>
        </w:rPr>
      </w:pPr>
      <w:del w:id="150" w:author="Calendari" w:date="2026-09-25T20:00:00Z" w16du:dateUtc="2026-09-26T00:00:00Z">
        <w:r>
          <w:rPr>
            <w:highlight w:val="white"/>
          </w:rPr>
          <w:delText xml:space="preserve"> </w:delText>
        </w:r>
      </w:del>
    </w:p>
    <w:p w14:paraId="36DE95AE" w14:textId="77777777" w:rsidR="007E564F" w:rsidRPr="00B045F6" w:rsidRDefault="007E564F">
      <w:pPr>
        <w:rPr>
          <w:lang w:val="en-GB"/>
          <w:rPrChange w:id="151" w:author="Calendari" w:date="2026-09-25T20:00:00Z" w16du:dateUtc="2026-09-26T00:00:00Z">
            <w:rPr/>
          </w:rPrChange>
        </w:rPr>
      </w:pPr>
    </w:p>
    <w:sectPr w:rsidR="007E564F" w:rsidRPr="00B045F6">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708" w:footer="708" w:gutter="0"/>
      <w:pgNumType w:start="1"/>
      <w:cols w:space="708"/>
      <w:docGrid w:linePitch="360"/>
      <w:sectPrChange w:id="168" w:author="Calendari" w:date="2026-09-25T20:00:00Z" w16du:dateUtc="2026-09-26T00:00:00Z">
        <w:sectPr w:rsidR="007E564F" w:rsidRPr="00B045F6">
          <w:pgMar w:top="1417" w:right="1417" w:bottom="1417" w:left="1417" w:header="0" w:footer="720" w:gutter="0"/>
          <w:pgNumType w:start="1"/>
          <w:cols w:space="720"/>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E41F21" w14:textId="77777777" w:rsidR="00454F10" w:rsidRDefault="00454F10">
      <w:pPr>
        <w:spacing w:after="0" w:line="240" w:lineRule="auto"/>
      </w:pPr>
      <w:r>
        <w:separator/>
      </w:r>
    </w:p>
  </w:endnote>
  <w:endnote w:type="continuationSeparator" w:id="0">
    <w:p w14:paraId="497D7DF6" w14:textId="77777777" w:rsidR="00454F10" w:rsidRDefault="00454F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7E495F" w14:textId="77777777" w:rsidR="003B067C" w:rsidRDefault="003B067C">
    <w:pPr>
      <w:pStyle w:val="Header"/>
      <w:pPrChange w:id="160" w:author="Calendari" w:date="2026-09-25T20:00:00Z" w16du:dateUtc="2026-09-26T00:00: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E6A691" w14:textId="77777777" w:rsidR="007E564F" w:rsidRDefault="007E564F">
    <w:pPr>
      <w:tabs>
        <w:tab w:val="center" w:pos="4536"/>
        <w:tab w:val="right" w:pos="9072"/>
      </w:tabs>
      <w:spacing w:after="0" w:line="240" w:lineRule="auto"/>
      <w:ind w:right="360" w:firstLine="0"/>
      <w:rPr>
        <w:del w:id="161" w:author="Calendari" w:date="2026-09-25T20:00:00Z" w16du:dateUtc="2026-09-26T00:00:00Z"/>
      </w:rPr>
    </w:pPr>
  </w:p>
  <w:tbl>
    <w:tblPr>
      <w:tblStyle w:val="a0"/>
      <w:tblW w:w="11895" w:type="dxa"/>
      <w:jc w:val="center"/>
      <w:tblLayout w:type="fixed"/>
      <w:tblLook w:val="0600" w:firstRow="0" w:lastRow="0" w:firstColumn="0" w:lastColumn="0" w:noHBand="1" w:noVBand="1"/>
    </w:tblPr>
    <w:tblGrid>
      <w:gridCol w:w="11895"/>
    </w:tblGrid>
    <w:tr w:rsidR="007E564F" w14:paraId="20184198" w14:textId="77777777">
      <w:trPr>
        <w:trHeight w:val="500"/>
        <w:jc w:val="center"/>
        <w:del w:id="162" w:author="Calendari" w:date="2026-09-25T20:00:00Z" w16du:dateUtc="2026-09-26T00:00:00Z"/>
      </w:trPr>
      <w:tc>
        <w:tcPr>
          <w:tcW w:w="11895" w:type="dxa"/>
          <w:shd w:val="clear" w:color="auto" w:fill="400080"/>
          <w:tcMar>
            <w:left w:w="0" w:type="dxa"/>
            <w:right w:w="0" w:type="dxa"/>
          </w:tcMar>
          <w:vAlign w:val="center"/>
        </w:tcPr>
        <w:p w14:paraId="1090DA6D" w14:textId="77777777" w:rsidR="007E564F" w:rsidRDefault="00454F10">
          <w:pPr>
            <w:spacing w:after="0" w:line="240" w:lineRule="auto"/>
            <w:ind w:firstLine="0"/>
            <w:jc w:val="center"/>
            <w:rPr>
              <w:del w:id="163" w:author="Calendari" w:date="2026-09-25T20:00:00Z" w16du:dateUtc="2026-09-26T00:00:00Z"/>
            </w:rPr>
          </w:pPr>
          <w:del w:id="164" w:author="Calendari" w:date="2026-09-25T20:00:00Z" w16du:dateUtc="2026-09-26T00:00:00Z">
            <w:r>
              <w:rPr>
                <w:rFonts w:ascii="Arial" w:eastAsia="Arial" w:hAnsi="Arial" w:cs="Arial"/>
                <w:color w:val="FFFFFF"/>
              </w:rPr>
              <w:delText xml:space="preserve">Page </w:delText>
            </w:r>
            <w:r>
              <w:fldChar w:fldCharType="begin"/>
            </w:r>
            <w:r>
              <w:delInstrText>PAGE</w:delInstrText>
            </w:r>
            <w:r>
              <w:fldChar w:fldCharType="separate"/>
            </w:r>
            <w:r w:rsidR="003B067C">
              <w:rPr>
                <w:noProof/>
              </w:rPr>
              <w:delText>1</w:delText>
            </w:r>
            <w:r>
              <w:fldChar w:fldCharType="end"/>
            </w:r>
          </w:del>
        </w:p>
      </w:tc>
    </w:tr>
  </w:tbl>
  <w:p w14:paraId="5D992E52" w14:textId="77777777" w:rsidR="007E564F" w:rsidRDefault="007E564F">
    <w:pPr>
      <w:pStyle w:val="Header"/>
      <w:pPrChange w:id="165" w:author="Calendari" w:date="2026-09-25T20:00:00Z" w16du:dateUtc="2026-09-26T00:00:00Z">
        <w:pPr>
          <w:tabs>
            <w:tab w:val="center" w:pos="4536"/>
            <w:tab w:val="right" w:pos="9072"/>
          </w:tabs>
          <w:spacing w:after="0" w:line="240" w:lineRule="auto"/>
          <w:ind w:right="360" w:firstLine="0"/>
        </w:pPr>
      </w:pPrChan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D75674" w14:textId="77777777" w:rsidR="003B067C" w:rsidRDefault="003B067C">
    <w:pPr>
      <w:pStyle w:val="Header"/>
      <w:pPrChange w:id="167" w:author="Calendari" w:date="2026-09-25T20:00:00Z" w16du:dateUtc="2026-09-26T00:00: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606DF9" w14:textId="77777777" w:rsidR="00454F10" w:rsidRDefault="00454F10">
      <w:pPr>
        <w:spacing w:after="0" w:line="240" w:lineRule="auto"/>
      </w:pPr>
      <w:r>
        <w:separator/>
      </w:r>
    </w:p>
  </w:footnote>
  <w:footnote w:type="continuationSeparator" w:id="0">
    <w:p w14:paraId="68E72A57" w14:textId="77777777" w:rsidR="00454F10" w:rsidRDefault="00454F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20FA7F" w14:textId="77777777" w:rsidR="003B067C" w:rsidRDefault="003B067C">
    <w:pPr>
      <w:pStyle w:val="Header"/>
      <w:rPr>
        <w:del w:id="152" w:author="Calendari" w:date="2026-09-25T20:00:00Z" w16du:dateUtc="2026-09-26T00:00:00Z"/>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11389E" w14:textId="77777777" w:rsidR="007E564F" w:rsidRDefault="007E564F">
    <w:pPr>
      <w:spacing w:after="0"/>
      <w:rPr>
        <w:del w:id="153" w:author="Calendari" w:date="2026-09-25T20:00:00Z" w16du:dateUtc="2026-09-26T00:00:00Z"/>
      </w:rPr>
    </w:pPr>
  </w:p>
  <w:tbl>
    <w:tblPr>
      <w:tblStyle w:val="a"/>
      <w:tblW w:w="14145" w:type="dxa"/>
      <w:jc w:val="center"/>
      <w:tblLayout w:type="fixed"/>
      <w:tblLook w:val="0400" w:firstRow="0" w:lastRow="0" w:firstColumn="0" w:lastColumn="0" w:noHBand="0" w:noVBand="1"/>
    </w:tblPr>
    <w:tblGrid>
      <w:gridCol w:w="10320"/>
      <w:gridCol w:w="3825"/>
    </w:tblGrid>
    <w:tr w:rsidR="007E564F" w14:paraId="4FDB4C75" w14:textId="77777777">
      <w:trPr>
        <w:trHeight w:val="800"/>
        <w:jc w:val="center"/>
        <w:del w:id="154" w:author="Calendari" w:date="2026-09-25T20:00:00Z" w16du:dateUtc="2026-09-26T00:00:00Z"/>
      </w:trPr>
      <w:tc>
        <w:tcPr>
          <w:tcW w:w="10320" w:type="dxa"/>
          <w:shd w:val="clear" w:color="auto" w:fill="400080"/>
          <w:vAlign w:val="center"/>
        </w:tcPr>
        <w:p w14:paraId="61B5E4EE" w14:textId="77777777" w:rsidR="007E564F" w:rsidRDefault="00454F10">
          <w:pPr>
            <w:widowControl/>
            <w:tabs>
              <w:tab w:val="center" w:pos="4320"/>
              <w:tab w:val="right" w:pos="8640"/>
            </w:tabs>
            <w:spacing w:after="0" w:line="240" w:lineRule="auto"/>
            <w:jc w:val="right"/>
            <w:rPr>
              <w:del w:id="155" w:author="Calendari" w:date="2026-09-25T20:00:00Z" w16du:dateUtc="2026-09-26T00:00:00Z"/>
            </w:rPr>
          </w:pPr>
          <w:del w:id="156" w:author="Calendari" w:date="2026-09-25T20:00:00Z" w16du:dateUtc="2026-09-26T00:00:00Z">
            <w:r>
              <w:rPr>
                <w:rFonts w:ascii="Arial" w:eastAsia="Arial" w:hAnsi="Arial" w:cs="Arial"/>
                <w:b/>
                <w:smallCaps/>
                <w:color w:val="FFFFFF"/>
              </w:rPr>
              <w:delText>REVIEW OF DISABILITY STUDIES: AN INTERNATIONAL JOURNAL</w:delText>
            </w:r>
          </w:del>
        </w:p>
      </w:tc>
      <w:tc>
        <w:tcPr>
          <w:tcW w:w="3825" w:type="dxa"/>
          <w:shd w:val="clear" w:color="auto" w:fill="000000"/>
          <w:vAlign w:val="center"/>
        </w:tcPr>
        <w:p w14:paraId="1A1C6F02" w14:textId="77777777" w:rsidR="007E564F" w:rsidRDefault="00454F10">
          <w:pPr>
            <w:widowControl/>
            <w:tabs>
              <w:tab w:val="center" w:pos="4320"/>
              <w:tab w:val="right" w:pos="8640"/>
            </w:tabs>
            <w:spacing w:after="0" w:line="240" w:lineRule="auto"/>
            <w:ind w:left="405" w:hanging="187"/>
            <w:rPr>
              <w:del w:id="157" w:author="Calendari" w:date="2026-09-25T20:00:00Z" w16du:dateUtc="2026-09-26T00:00:00Z"/>
            </w:rPr>
          </w:pPr>
          <w:del w:id="158" w:author="Calendari" w:date="2026-09-25T20:00:00Z" w16du:dateUtc="2026-09-26T00:00:00Z">
            <w:r>
              <w:rPr>
                <w:rFonts w:ascii="Arial" w:eastAsia="Arial" w:hAnsi="Arial" w:cs="Arial"/>
                <w:b/>
                <w:color w:val="FFFFFF"/>
              </w:rPr>
              <w:delText>Volume 13</w:delText>
            </w:r>
            <w:r>
              <w:rPr>
                <w:rFonts w:ascii="Arial" w:eastAsia="Arial" w:hAnsi="Arial" w:cs="Arial"/>
                <w:b/>
                <w:color w:val="FFFFFF"/>
              </w:rPr>
              <w:br/>
              <w:delText xml:space="preserve"> Issue 1</w:delText>
            </w:r>
          </w:del>
        </w:p>
      </w:tc>
    </w:tr>
  </w:tbl>
  <w:p w14:paraId="2B110F34" w14:textId="77777777" w:rsidR="007E564F" w:rsidRDefault="007E564F">
    <w:pPr>
      <w:tabs>
        <w:tab w:val="center" w:pos="4320"/>
        <w:tab w:val="right" w:pos="8640"/>
      </w:tabs>
      <w:spacing w:after="0" w:line="240" w:lineRule="auto"/>
      <w:ind w:firstLine="0"/>
      <w:rPr>
        <w:del w:id="159" w:author="Calendari" w:date="2026-09-25T20:00:00Z" w16du:dateUtc="2026-09-26T00:00:00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657C9D" w14:textId="77777777" w:rsidR="003B067C" w:rsidRDefault="003B067C">
    <w:pPr>
      <w:pStyle w:val="Header"/>
      <w:rPr>
        <w:del w:id="166" w:author="Calendari" w:date="2026-09-25T20:00:00Z" w16du:dateUtc="2026-09-26T00:00:00Z"/>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C54CE4"/>
    <w:multiLevelType w:val="hybridMultilevel"/>
    <w:tmpl w:val="FB3A7ED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7EDA4C15"/>
    <w:multiLevelType w:val="hybridMultilevel"/>
    <w:tmpl w:val="200CC5E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32908606">
    <w:abstractNumId w:val="1"/>
  </w:num>
  <w:num w:numId="2" w16cid:durableId="817259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7E564F"/>
    <w:rsid w:val="00000A94"/>
    <w:rsid w:val="00100A8D"/>
    <w:rsid w:val="001401A9"/>
    <w:rsid w:val="00175DC0"/>
    <w:rsid w:val="001A79ED"/>
    <w:rsid w:val="00216F59"/>
    <w:rsid w:val="00284631"/>
    <w:rsid w:val="00325BEF"/>
    <w:rsid w:val="00331E9A"/>
    <w:rsid w:val="0035343F"/>
    <w:rsid w:val="00372D59"/>
    <w:rsid w:val="003B067C"/>
    <w:rsid w:val="00454F10"/>
    <w:rsid w:val="004C40CD"/>
    <w:rsid w:val="005E33BB"/>
    <w:rsid w:val="0070379C"/>
    <w:rsid w:val="00730986"/>
    <w:rsid w:val="00756CA9"/>
    <w:rsid w:val="007D29E3"/>
    <w:rsid w:val="007E564F"/>
    <w:rsid w:val="00824FE8"/>
    <w:rsid w:val="008B0A79"/>
    <w:rsid w:val="008D74AB"/>
    <w:rsid w:val="009D39D5"/>
    <w:rsid w:val="009D6A4B"/>
    <w:rsid w:val="00A07975"/>
    <w:rsid w:val="00A17907"/>
    <w:rsid w:val="00A530B2"/>
    <w:rsid w:val="00A54E43"/>
    <w:rsid w:val="00A66E22"/>
    <w:rsid w:val="00B045F6"/>
    <w:rsid w:val="00B24394"/>
    <w:rsid w:val="00B92029"/>
    <w:rsid w:val="00BA6640"/>
    <w:rsid w:val="00BD0D09"/>
    <w:rsid w:val="00CA2AC1"/>
    <w:rsid w:val="00CB0F18"/>
    <w:rsid w:val="00D13B18"/>
    <w:rsid w:val="00D16BAE"/>
    <w:rsid w:val="00DB5145"/>
    <w:rsid w:val="00DB732F"/>
    <w:rsid w:val="00DC5DAD"/>
    <w:rsid w:val="00DF2F54"/>
    <w:rsid w:val="00E20853"/>
    <w:rsid w:val="00E53F31"/>
    <w:rsid w:val="00E62B74"/>
    <w:rsid w:val="00E81A13"/>
    <w:rsid w:val="00EA4D26"/>
    <w:rsid w:val="00EB76A8"/>
    <w:rsid w:val="00F64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4F528D-A5F1-6049-BE78-B20F218D6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pPr>
        <w:widowControl w:val="0"/>
        <w:spacing w:after="200" w:line="276"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ind w:firstLine="23"/>
      <w:contextualSpacing/>
      <w:jc w:val="center"/>
      <w:outlineLvl w:val="0"/>
    </w:pPr>
    <w:rPr>
      <w:rFonts w:ascii="Arial" w:eastAsia="Arial" w:hAnsi="Arial" w:cs="Arial"/>
      <w:b/>
      <w:sz w:val="28"/>
      <w:szCs w:val="28"/>
    </w:rPr>
  </w:style>
  <w:style w:type="paragraph" w:styleId="Heading2">
    <w:name w:val="heading 2"/>
    <w:basedOn w:val="Normal"/>
    <w:next w:val="Normal"/>
    <w:uiPriority w:val="9"/>
    <w:semiHidden/>
    <w:unhideWhenUsed/>
    <w:qFormat/>
    <w:pPr>
      <w:spacing w:after="0"/>
      <w:ind w:firstLine="23"/>
      <w:contextualSpacing/>
      <w:outlineLvl w:val="1"/>
    </w:pPr>
    <w:rPr>
      <w:rFonts w:ascii="Arial" w:eastAsia="Arial" w:hAnsi="Arial" w:cs="Arial"/>
      <w:b/>
    </w:rPr>
  </w:style>
  <w:style w:type="paragraph" w:styleId="Heading3">
    <w:name w:val="heading 3"/>
    <w:basedOn w:val="Normal"/>
    <w:next w:val="Normal"/>
    <w:uiPriority w:val="9"/>
    <w:semiHidden/>
    <w:unhideWhenUsed/>
    <w:qFormat/>
    <w:pPr>
      <w:keepNext/>
      <w:keepLines/>
      <w:spacing w:after="0"/>
      <w:ind w:firstLine="0"/>
      <w:contextualSpacing/>
      <w:outlineLvl w:val="2"/>
    </w:pPr>
  </w:style>
  <w:style w:type="paragraph" w:styleId="Heading4">
    <w:name w:val="heading 4"/>
    <w:basedOn w:val="Normal"/>
    <w:next w:val="Normal"/>
    <w:uiPriority w:val="9"/>
    <w:semiHidden/>
    <w:unhideWhenUsed/>
    <w:qFormat/>
    <w:pPr>
      <w:keepNext/>
      <w:keepLines/>
      <w:spacing w:before="200"/>
      <w:ind w:left="851" w:firstLine="0"/>
      <w:contextualSpacing/>
      <w:outlineLvl w:val="3"/>
    </w:pPr>
  </w:style>
  <w:style w:type="paragraph" w:styleId="Heading5">
    <w:name w:val="heading 5"/>
    <w:basedOn w:val="Normal"/>
    <w:next w:val="Normal"/>
    <w:uiPriority w:val="9"/>
    <w:semiHidden/>
    <w:unhideWhenUsed/>
    <w:qFormat/>
    <w:pPr>
      <w:keepNext/>
      <w:keepLines/>
      <w:spacing w:before="220" w:after="40"/>
      <w:contextualSpacing/>
      <w:outlineLvl w:val="4"/>
    </w:pPr>
    <w:rPr>
      <w:b/>
      <w:sz w:val="22"/>
      <w:szCs w:val="22"/>
    </w:rPr>
  </w:style>
  <w:style w:type="paragraph" w:styleId="Heading6">
    <w:name w:val="heading 6"/>
    <w:basedOn w:val="Normal"/>
    <w:next w:val="Normal"/>
    <w:uiPriority w:val="9"/>
    <w:semiHidden/>
    <w:unhideWhenUsed/>
    <w:qFormat/>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0" w:line="240" w:lineRule="auto"/>
      <w:ind w:firstLine="30"/>
      <w:contextualSpacing/>
      <w:jc w:val="center"/>
    </w:pPr>
    <w:rPr>
      <w:rFonts w:ascii="Arial" w:eastAsia="Arial" w:hAnsi="Arial" w:cs="Arial"/>
      <w:b/>
      <w:sz w:val="28"/>
      <w:szCs w:val="28"/>
    </w:rPr>
  </w:style>
  <w:style w:type="paragraph" w:styleId="Subtitle">
    <w:name w:val="Subtitle"/>
    <w:basedOn w:val="Normal"/>
    <w:next w:val="Normal"/>
    <w:uiPriority w:val="11"/>
    <w:qFormat/>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paragraph" w:styleId="Header">
    <w:name w:val="header"/>
    <w:basedOn w:val="Normal"/>
    <w:link w:val="HeaderChar"/>
    <w:uiPriority w:val="99"/>
    <w:unhideWhenUsed/>
    <w:rsid w:val="003B06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067C"/>
  </w:style>
  <w:style w:type="paragraph" w:styleId="Footer">
    <w:name w:val="footer"/>
    <w:basedOn w:val="Normal"/>
    <w:link w:val="FooterChar"/>
    <w:uiPriority w:val="99"/>
    <w:unhideWhenUsed/>
    <w:rsid w:val="003B06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067C"/>
  </w:style>
  <w:style w:type="paragraph" w:styleId="ListParagraph">
    <w:name w:val="List Paragraph"/>
    <w:basedOn w:val="Normal"/>
    <w:uiPriority w:val="34"/>
    <w:qFormat/>
    <w:rsid w:val="00100A8D"/>
    <w:pPr>
      <w:widowControl/>
      <w:ind w:left="720" w:firstLine="0"/>
      <w:contextualSpacing/>
      <w:pPrChange w:id="0" w:author="Calendari" w:date="2026-09-25T20:00:00Z">
        <w:pPr>
          <w:spacing w:after="200" w:line="276" w:lineRule="auto"/>
          <w:ind w:left="720"/>
          <w:contextualSpacing/>
        </w:pPr>
      </w:pPrChange>
    </w:pPr>
    <w:rPr>
      <w:rFonts w:asciiTheme="minorHAnsi" w:eastAsiaTheme="minorHAnsi" w:hAnsiTheme="minorHAnsi" w:cstheme="minorBidi"/>
      <w:color w:val="auto"/>
      <w:sz w:val="22"/>
      <w:szCs w:val="22"/>
      <w:lang w:val="nl-NL"/>
      <w:rPrChange w:id="0" w:author="Calendari" w:date="2026-09-25T20:00:00Z">
        <w:rPr>
          <w:rFonts w:asciiTheme="minorHAnsi" w:eastAsiaTheme="minorHAnsi" w:hAnsiTheme="minorHAnsi" w:cstheme="minorBidi"/>
          <w:sz w:val="22"/>
          <w:szCs w:val="22"/>
          <w:lang w:val="nl-NL" w:eastAsia="en-US" w:bidi="ar-SA"/>
        </w:rPr>
      </w:rPrChange>
    </w:rPr>
  </w:style>
  <w:style w:type="character" w:styleId="Hyperlink">
    <w:name w:val="Hyperlink"/>
    <w:basedOn w:val="DefaultParagraphFont"/>
    <w:uiPriority w:val="99"/>
    <w:unhideWhenUsed/>
    <w:rsid w:val="00A54E4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825</Words>
  <Characters>4703</Characters>
  <Application>Microsoft Office Word</Application>
  <DocSecurity>0</DocSecurity>
  <Lines>39</Lines>
  <Paragraphs>11</Paragraphs>
  <ScaleCrop>false</ScaleCrop>
  <Company/>
  <LinksUpToDate>false</LinksUpToDate>
  <CharactersWithSpaces>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Arthur Souza Rodrigues</cp:lastModifiedBy>
  <cp:revision>1</cp:revision>
  <dcterms:created xsi:type="dcterms:W3CDTF">2026-09-26T00:00:00Z</dcterms:created>
  <dcterms:modified xsi:type="dcterms:W3CDTF">2026-09-26T00:00:00Z</dcterms:modified>
</cp:coreProperties>
</file>