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2DF3F" w14:textId="77777777" w:rsidR="00741C18" w:rsidRDefault="00741C18">
      <w:pPr>
        <w:rPr>
          <w:rFonts w:ascii="&quot;Calibri&quot;, Arial, sans-serif" w:hAnsi="&quot;Calibri&quot;, Arial, sans-serif"/>
          <w:rPrChange w:id="0" w:author="Arthur Souza Rodrigues" w:date="2026-09-26T15:00:00Z" w16du:dateUtc="2026-09-26T19:00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</w:pPr>
      <w:r>
        <w:rPr>
          <w:rFonts w:ascii="&quot;Calibri&quot;, Arial, sans-serif" w:hAnsi="&quot;Calibri&quot;, Arial, sans-serif"/>
          <w:rPrChange w:id="1" w:author="Arthur Souza Rodrigues" w:date="2026-09-26T15:00:00Z" w16du:dateUtc="2026-09-26T19:00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file_</w:t>
      </w:r>
      <w:ins w:id="2" w:author="Arthur Souza Rodrigues" w:date="2026-09-26T15:00:00Z" w16du:dateUtc="2026-09-26T19:00:00Z">
        <w:r w:rsidR="000C209D">
          <w:rPr>
            <w:rFonts w:ascii="&quot;Calibri&quot;, Arial, sans-serif" w:hAnsi="&quot;Calibri&quot;, Arial, sans-serif" w:cs="&quot;Calibri&quot;, Arial, sans-serif"/>
          </w:rPr>
          <w:t>95</w:t>
        </w:r>
      </w:ins>
      <w:del w:id="3" w:author="Arthur Souza Rodrigues" w:date="2026-09-26T15:00:00Z" w16du:dateUtc="2026-09-26T19:00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94</w:delText>
        </w:r>
      </w:del>
      <w:r>
        <w:rPr>
          <w:rFonts w:ascii="&quot;Calibri&quot;, Arial, sans-serif" w:hAnsi="&quot;Calibri&quot;, Arial, sans-serif"/>
          <w:rPrChange w:id="4" w:author="Arthur Souza Rodrigues" w:date="2026-09-26T15:00:00Z" w16du:dateUtc="2026-09-26T19:00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.docx</w:t>
      </w:r>
    </w:p>
    <w:p w14:paraId="71F281EC" w14:textId="59B35C90" w:rsidR="0068327F" w:rsidRDefault="00A23878">
      <w:ins w:id="5" w:author="Arthur Souza Rodrigues" w:date="2026-09-26T15:00:00Z" w16du:dateUtc="2026-09-26T19:00:00Z">
        <w:r>
          <w:rPr>
            <w:rFonts w:ascii="&quot;Calibri&quot;, Arial, sans-serif" w:hAnsi="&quot;Calibri&quot;, Arial, sans-serif" w:cs="&quot;Calibri&quot;, Arial, sans-serif"/>
          </w:rPr>
          <w:t>Calibri Font</w:t>
        </w:r>
      </w:ins>
      <w:del w:id="6" w:author="Arthur Souza Rodrigues" w:date="2026-09-26T15:00:00Z" w16du:dateUtc="2026-09-26T19:00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Heading 3 Center Italic</w:delText>
        </w:r>
      </w:del>
      <w:r>
        <w:rPr>
          <w:rFonts w:ascii="&quot;Calibri&quot;, Arial, sans-serif" w:hAnsi="&quot;Calibri&quot;, Arial, sans-serif"/>
          <w:rPrChange w:id="7" w:author="Arthur Souza Rodrigues" w:date="2026-09-26T15:00:00Z" w16du:dateUtc="2026-09-26T19:00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 Demo</w:t>
      </w:r>
    </w:p>
    <w:p w14:paraId="6034369D" w14:textId="77777777" w:rsidR="00D2317E" w:rsidRDefault="00A23878">
      <w:pPr>
        <w:rPr>
          <w:ins w:id="8" w:author="Arthur Souza Rodrigues" w:date="2026-09-26T15:00:00Z" w16du:dateUtc="2026-09-26T19:00:00Z"/>
        </w:rPr>
      </w:pPr>
      <w:ins w:id="9" w:author="Arthur Souza Rodrigues" w:date="2026-09-26T15:00:00Z" w16du:dateUtc="2026-09-26T19:00:00Z">
        <w:r>
          <w:rPr>
            <w:rFonts w:ascii="&quot;Calibri&quot;, Arial, sans-serif" w:hAnsi="&quot;Calibri&quot;, Arial, sans-serif" w:cs="&quot;Calibri&quot;, Arial, sans-serif"/>
          </w:rPr>
          <w:t>This document uses the Calibri font family.</w:t>
        </w:r>
      </w:ins>
    </w:p>
    <w:p w14:paraId="7F6F2FA8" w14:textId="77777777" w:rsidR="0068327F" w:rsidRDefault="00A23878">
      <w:pPr>
        <w:spacing w:before="320" w:after="80" w:line="240" w:lineRule="auto"/>
        <w:rPr>
          <w:del w:id="10" w:author="Arthur Souza Rodrigues" w:date="2026-09-26T15:00:00Z" w16du:dateUtc="2026-09-26T19:00:00Z"/>
        </w:rPr>
      </w:pPr>
      <w:ins w:id="11" w:author="Arthur Souza Rodrigues" w:date="2026-09-26T15:00:00Z" w16du:dateUtc="2026-09-26T19:00:00Z">
        <w:r>
          <w:rPr>
            <w:rFonts w:ascii="&quot;Calibri&quot;, Arial, sans-serif" w:hAnsi="&quot;Calibri&quot;, Arial, sans-serif" w:cs="&quot;Calibri&quot;, Arial, sans-serif"/>
          </w:rPr>
          <w:t>Calibri is the default font in Microsoft Office.</w:t>
        </w:r>
      </w:ins>
      <w:del w:id="12" w:author="Arthur Souza Rodrigues" w:date="2026-09-26T15:00:00Z" w16du:dateUtc="2026-09-26T19:00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Heading 3 with center alignment and italic formatting.</w:delText>
        </w:r>
      </w:del>
    </w:p>
    <w:p w14:paraId="67843E49" w14:textId="77777777" w:rsidR="0068327F" w:rsidRDefault="00A23878">
      <w:pPr>
        <w:pPrChange w:id="13" w:author="Arthur Souza Rodrigues" w:date="2026-09-26T15:00:00Z" w16du:dateUtc="2026-09-26T19:00:00Z">
          <w:pPr>
            <w:spacing w:before="320" w:after="80" w:line="240" w:lineRule="auto"/>
          </w:pPr>
        </w:pPrChange>
      </w:pPr>
      <w:del w:id="14" w:author="Arthur Souza Rodrigues" w:date="2026-09-26T15:00:00Z" w16du:dateUtc="2026-09-26T19:00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This combination works for stylized section subheadings.</w:delText>
        </w:r>
      </w:del>
    </w:p>
    <w:sectPr w:rsidR="006832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27F"/>
    <w:rsid w:val="000C209D"/>
    <w:rsid w:val="002F5B90"/>
    <w:rsid w:val="003A6A15"/>
    <w:rsid w:val="0068327F"/>
    <w:rsid w:val="00741C18"/>
    <w:rsid w:val="00CF0C58"/>
    <w:rsid w:val="00D2317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B544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2026-09-26T19:00:00Z</dcterms:modified>
</cp:coreProperties>
</file>