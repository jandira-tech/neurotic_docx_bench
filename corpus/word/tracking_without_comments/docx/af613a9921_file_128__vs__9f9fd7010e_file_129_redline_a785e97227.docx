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80EAEF" w14:textId="77777777" w:rsidR="00B9695B" w:rsidRDefault="00B9695B">
      <w:pPr>
        <w:rPr>
          <w:i/>
          <w:u w:val="single"/>
          <w:rPrChange w:id="0" w:author="Arthur Souza Rodrigues" w:date="2026-07-10T21:48:00Z" w16du:dateUtc="2026-07-11T01:48:00Z"/>
        </w:rPr>
      </w:pPr>
      <w:r>
        <w:rPr>
          <w:i/>
          <w:u w:val="single"/>
          <w:rPrChange w:id="1" w:author="Arthur Souza Rodrigues" w:date="2026-07-10T21:48:00Z" w16du:dateUtc="2026-07-11T01:48:00Z"/>
        </w:rPr>
        <w:t>file_</w:t>
      </w:r>
      <w:ins w:id="2" w:author="Arthur Souza Rodrigues" w:date="2026-07-10T21:48:00Z" w16du:dateUtc="2026-07-11T01:48:00Z">
        <w:r>
          <w:rPr>
            <w:i/>
            <w:iCs/>
            <w:u w:val="single"/>
          </w:rPr>
          <w:t>129</w:t>
        </w:r>
      </w:ins>
      <w:del w:id="3" w:author="Arthur Souza Rodrigues" w:date="2026-07-10T21:48:00Z" w16du:dateUtc="2026-07-11T01:48:00Z">
        <w:r>
          <w:delText>128</w:delText>
        </w:r>
      </w:del>
      <w:r>
        <w:rPr>
          <w:i/>
          <w:u w:val="single"/>
          <w:rPrChange w:id="4" w:author="Arthur Souza Rodrigues" w:date="2026-07-10T21:48:00Z" w16du:dateUtc="2026-07-11T01:48:00Z"/>
        </w:rPr>
        <w:t>.docx</w:t>
      </w:r>
    </w:p>
    <w:p w14:paraId="498B24B9" w14:textId="1667E635" w:rsidR="00810309" w:rsidRDefault="00C462DD">
      <w:pPr>
        <w:rPr>
          <w:ins w:id="5" w:author="Arthur Souza Rodrigues" w:date="2026-07-10T21:48:00Z" w16du:dateUtc="2026-07-11T01:48:00Z"/>
        </w:rPr>
      </w:pPr>
      <w:ins w:id="6" w:author="Arthur Souza Rodrigues" w:date="2026-07-10T21:48:00Z" w16du:dateUtc="2026-07-11T01:48:00Z">
        <w:r>
          <w:rPr>
            <w:i/>
            <w:iCs/>
            <w:u w:val="single"/>
          </w:rPr>
          <w:t>Italic Underline Combined Demo</w:t>
        </w:r>
      </w:ins>
    </w:p>
    <w:p w14:paraId="7A0CAA91" w14:textId="77777777" w:rsidR="00810309" w:rsidRDefault="00C462DD">
      <w:pPr>
        <w:rPr>
          <w:ins w:id="7" w:author="Arthur Souza Rodrigues" w:date="2026-07-10T21:48:00Z" w16du:dateUtc="2026-07-11T01:48:00Z"/>
        </w:rPr>
      </w:pPr>
      <w:ins w:id="8" w:author="Arthur Souza Rodrigues" w:date="2026-07-10T21:48:00Z" w16du:dateUtc="2026-07-11T01:48:00Z">
        <w:r>
          <w:rPr>
            <w:i/>
            <w:iCs/>
            <w:u w:val="single"/>
          </w:rPr>
          <w:t>This document combines italic and underline formatting.</w:t>
        </w:r>
      </w:ins>
    </w:p>
    <w:p w14:paraId="24B72895" w14:textId="63302178" w:rsidR="00F0645B" w:rsidRDefault="00C462DD">
      <w:pPr>
        <w:rPr>
          <w:del w:id="9" w:author="Arthur Souza Rodrigues" w:date="2026-07-10T21:48:00Z" w16du:dateUtc="2026-07-11T01:48:00Z"/>
        </w:rPr>
      </w:pPr>
      <w:ins w:id="10" w:author="Arthur Souza Rodrigues" w:date="2026-07-10T21:48:00Z" w16du:dateUtc="2026-07-11T01:48:00Z">
        <w:r>
          <w:rPr>
            <w:i/>
            <w:iCs/>
            <w:u w:val="single"/>
          </w:rPr>
          <w:t>Italic underlined text is often used for titles and citations.</w:t>
        </w:r>
      </w:ins>
      <w:del w:id="11" w:author="Arthur Souza Rodrigues" w:date="2026-07-10T21:48:00Z" w16du:dateUtc="2026-07-11T01:48:00Z">
        <w:r>
          <w:delText>Employee Review - John Smith</w:delText>
        </w:r>
      </w:del>
    </w:p>
    <w:p w14:paraId="219CA1AA" w14:textId="77777777" w:rsidR="00F0645B" w:rsidRDefault="00C462DD">
      <w:pPr>
        <w:rPr>
          <w:del w:id="12" w:author="Arthur Souza Rodrigues" w:date="2026-07-10T21:48:00Z" w16du:dateUtc="2026-07-11T01:48:00Z"/>
        </w:rPr>
      </w:pPr>
      <w:del w:id="13" w:author="Arthur Souza Rodrigues" w:date="2026-07-10T21:48:00Z" w16du:dateUtc="2026-07-11T01:48:00Z">
        <w:r>
          <w:delText>Department: Engineering</w:delText>
        </w:r>
      </w:del>
    </w:p>
    <w:p w14:paraId="10F2BFD1" w14:textId="77777777" w:rsidR="00F0645B" w:rsidRDefault="00C462DD">
      <w:pPr>
        <w:rPr>
          <w:del w:id="14" w:author="Arthur Souza Rodrigues" w:date="2026-07-10T21:48:00Z" w16du:dateUtc="2026-07-11T01:48:00Z"/>
        </w:rPr>
      </w:pPr>
      <w:del w:id="15" w:author="Arthur Souza Rodrigues" w:date="2026-07-10T21:48:00Z" w16du:dateUtc="2026-07-11T01:48:00Z">
        <w:r>
          <w:delText>Performance Rating: 4/5</w:delText>
        </w:r>
        <w:r>
          <w:delText xml:space="preserve"> and leadership</w:delText>
        </w:r>
      </w:del>
    </w:p>
    <w:p w14:paraId="4BB56C39" w14:textId="77777777" w:rsidR="00F0645B" w:rsidRDefault="00C462DD">
      <w:pPr>
        <w:rPr>
          <w:del w:id="16" w:author="Arthur Souza Rodrigues" w:date="2026-07-10T21:48:00Z" w16du:dateUtc="2026-07-11T01:48:00Z"/>
        </w:rPr>
      </w:pPr>
      <w:del w:id="17" w:author="Arthur Souza Rodrigues" w:date="2026-07-10T21:48:00Z" w16du:dateUtc="2026-07-11T01:48:00Z">
        <w:r>
          <w:delText>Strengths: Problem solving, teamwork</w:delText>
        </w:r>
      </w:del>
    </w:p>
    <w:p w14:paraId="0A05A27F" w14:textId="77777777" w:rsidR="00F0645B" w:rsidRDefault="00C462DD">
      <w:pPr>
        <w:rPr>
          <w:del w:id="18" w:author="Arthur Souza Rodrigues" w:date="2026-07-10T21:48:00Z" w16du:dateUtc="2026-07-11T01:48:00Z"/>
        </w:rPr>
      </w:pPr>
      <w:del w:id="19" w:author="Arthur Souza Rodrigues" w:date="2026-07-10T21:48:00Z" w16du:dateUtc="2026-07-11T01:48:00Z">
        <w:r>
          <w:delText>Areas for Improvement: Communication</w:delText>
        </w:r>
      </w:del>
    </w:p>
    <w:p w14:paraId="1537A92C" w14:textId="77777777" w:rsidR="00F0645B" w:rsidRDefault="00C462DD">
      <w:pPr>
        <w:pPrChange w:id="20" w:author="Arthur Souza Rodrigues" w:date="2026-07-10T21:48:00Z" w16du:dateUtc="2026-07-11T01:48:00Z">
          <w:pPr>
            <w:jc w:val="center"/>
          </w:pPr>
        </w:pPrChange>
      </w:pPr>
      <w:del w:id="21" w:author="Arthur Souza Rodrigues" w:date="2026-07-10T21:48:00Z" w16du:dateUtc="2026-07-11T01:48:00Z">
        <w:r>
          <w:delText>Recommendation: Promote to Senior Engineer</w:delText>
        </w:r>
      </w:del>
    </w:p>
    <w:sectPr w:rsidR="00F0645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645B"/>
    <w:rsid w:val="001D0F6E"/>
    <w:rsid w:val="00231648"/>
    <w:rsid w:val="00810309"/>
    <w:rsid w:val="00A67210"/>
    <w:rsid w:val="00B9695B"/>
    <w:rsid w:val="00D53FE7"/>
    <w:rsid w:val="00F0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03322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2026-07-11T01:48:00Z</dcterms:modified>
</cp:coreProperties>
</file>