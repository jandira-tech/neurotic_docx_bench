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7B513" w14:textId="77777777" w:rsidR="00DF3D36" w:rsidRDefault="00DF3D36">
      <w:pPr>
        <w:rPr>
          <w:rFonts w:ascii="&quot;Open Sans&quot;, sans-serif" w:hAnsi="&quot;Open Sans&quot;, sans-serif"/>
          <w:rPrChange w:id="0" w:author="Arthur Souza Rodrigues" w:date="2026-09-26T14:57:00Z" w16du:dateUtc="2026-09-26T18:57:00Z">
            <w:rPr/>
          </w:rPrChange>
        </w:rPr>
      </w:pPr>
      <w:r>
        <w:rPr>
          <w:rFonts w:ascii="&quot;Open Sans&quot;, sans-serif" w:hAnsi="&quot;Open Sans&quot;, sans-serif"/>
          <w:rPrChange w:id="1" w:author="Arthur Souza Rodrigues" w:date="2026-09-26T14:57:00Z" w16du:dateUtc="2026-09-26T18:57:00Z">
            <w:rPr/>
          </w:rPrChange>
        </w:rPr>
        <w:t>file_</w:t>
      </w:r>
      <w:ins w:id="2" w:author="Arthur Souza Rodrigues" w:date="2026-09-26T14:57:00Z" w16du:dateUtc="2026-09-26T18:57:00Z">
        <w:r w:rsidR="0079457A">
          <w:rPr>
            <w:rFonts w:ascii="&quot;Open Sans&quot;, sans-serif" w:hAnsi="&quot;Open Sans&quot;, sans-serif" w:cs="&quot;Open Sans&quot;, sans-serif"/>
          </w:rPr>
          <w:t>29</w:t>
        </w:r>
      </w:ins>
      <w:del w:id="3" w:author="Arthur Souza Rodrigues" w:date="2026-09-26T14:57:00Z" w16du:dateUtc="2026-09-26T18:57:00Z">
        <w:r>
          <w:delText>28</w:delText>
        </w:r>
      </w:del>
      <w:r>
        <w:rPr>
          <w:rFonts w:ascii="&quot;Open Sans&quot;, sans-serif" w:hAnsi="&quot;Open Sans&quot;, sans-serif"/>
          <w:rPrChange w:id="4" w:author="Arthur Souza Rodrigues" w:date="2026-09-26T14:57:00Z" w16du:dateUtc="2026-09-26T18:57:00Z">
            <w:rPr/>
          </w:rPrChange>
        </w:rPr>
        <w:t>.docx</w:t>
      </w:r>
    </w:p>
    <w:p w14:paraId="2D48A250" w14:textId="405AC939" w:rsidR="00221597" w:rsidRDefault="008C51AC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Open Sans Font Demo</w:t>
        </w:r>
      </w:ins>
    </w:p>
    <w:p w14:paraId="5687A3B7" w14:textId="77777777" w:rsidR="00221597" w:rsidRDefault="008C51AC">
      <w:pPr>
        <w:rPr>
          <w:ins w:id="7" w:author="Arthur Souza Rodrigues" w:date="2026-09-26T14:57:00Z" w16du:dateUtc="2026-09-26T18:57:00Z"/>
        </w:rPr>
      </w:pPr>
      <w:r>
        <w:rPr>
          <w:rFonts w:ascii="&quot;Open Sans&quot;, sans-serif" w:hAnsi="&quot;Open Sans&quot;, sans-serif"/>
          <w:rPrChange w:id="8" w:author="Arthur Souza Rodrigues" w:date="2026-09-26T14:57:00Z" w16du:dateUtc="2026-09-26T18:57:00Z">
            <w:rPr/>
          </w:rPrChange>
        </w:rPr>
        <w:t xml:space="preserve">This document demonstrates </w:t>
      </w:r>
      <w:ins w:id="9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the Open Sans font family.</w:t>
        </w:r>
      </w:ins>
    </w:p>
    <w:p w14:paraId="0C8D3015" w14:textId="6EB941A1" w:rsidR="001169CB" w:rsidRDefault="008C51AC">
      <w:pPr>
        <w:rPr>
          <w:del w:id="10" w:author="Arthur Souza Rodrigues" w:date="2026-09-26T14:57:00Z" w16du:dateUtc="2026-09-26T18:57:00Z"/>
        </w:rPr>
      </w:pPr>
      <w:ins w:id="11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Open Sans is a humanist sans-serif typeface</w:t>
        </w:r>
      </w:ins>
      <w:del w:id="12" w:author="Arthur Souza Rodrigues" w:date="2026-09-26T14:57:00Z" w16du:dateUtc="2026-09-26T18:57:00Z">
        <w:r>
          <w:delText>valid uses of mc:AlternateContent</w:delText>
        </w:r>
      </w:del>
      <w:r>
        <w:rPr>
          <w:rFonts w:ascii="&quot;Open Sans&quot;, sans-serif" w:hAnsi="&quot;Open Sans&quot;, sans-serif"/>
          <w:rPrChange w:id="13" w:author="Arthur Souza Rodrigues" w:date="2026-09-26T14:57:00Z" w16du:dateUtc="2026-09-26T18:57:00Z">
            <w:rPr/>
          </w:rPrChange>
        </w:rPr>
        <w:t xml:space="preserve"> for </w:t>
      </w:r>
      <w:ins w:id="14" w:author="Arthur Souza Rodrigues" w:date="2026-09-26T14:57:00Z" w16du:dateUtc="2026-09-26T18:57:00Z">
        <w:r>
          <w:rPr>
            <w:rFonts w:ascii="&quot;Open Sans&quot;, sans-serif" w:hAnsi="&quot;Open Sans&quot;, sans-serif" w:cs="&quot;Open Sans&quot;, sans-serif"/>
          </w:rPr>
          <w:t>digital use.</w:t>
        </w:r>
      </w:ins>
      <w:del w:id="15" w:author="Arthur Souza Rodrigues" w:date="2026-09-26T14:57:00Z" w16du:dateUtc="2026-09-26T18:57:00Z">
        <w:r>
          <w:delText>testing.</w:delText>
        </w:r>
      </w:del>
    </w:p>
    <w:p w14:paraId="1F7A40CA" w14:textId="77777777" w:rsidR="001169CB" w:rsidRDefault="008C51AC">
      <w:pPr>
        <w:rPr>
          <w:del w:id="16" w:author="Arthur Souza Rodrigues" w:date="2026-09-26T14:57:00Z" w16du:dateUtc="2026-09-26T18:57:00Z"/>
        </w:rPr>
      </w:pPr>
      <w:del w:id="17" w:author="Arthur Souza Rodrigues" w:date="2026-09-26T14:57:00Z" w16du:dateUtc="2026-09-26T18:57:00Z">
        <w:r>
          <w:delText xml:space="preserve">Run-level AlternateContent: </w:delText>
        </w:r>
        <w:r>
          <w:rPr>
            <w:b/>
            <w:color w:val="FF0000"/>
          </w:rPr>
          <w:delText>Choice run (bold red, Requires=w14)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9CB" w14:paraId="13D7FAA0" w14:textId="77777777">
        <w:trPr>
          <w:del w:id="18" w:author="Arthur Souza Rodrigues" w:date="2026-09-26T14:57:00Z" w16du:dateUtc="2026-09-26T18:57:00Z"/>
        </w:trPr>
        <w:tc>
          <w:tcPr>
            <w:tcW w:w="8640" w:type="dxa"/>
          </w:tcPr>
          <w:p w14:paraId="301450D6" w14:textId="77777777" w:rsidR="001169CB" w:rsidRDefault="008C51AC">
            <w:pPr>
              <w:rPr>
                <w:del w:id="19" w:author="Arthur Souza Rodrigues" w:date="2026-09-26T14:57:00Z" w16du:dateUtc="2026-09-26T18:57:00Z"/>
              </w:rPr>
            </w:pPr>
            <w:del w:id="20" w:author="Arthur Souza Rodrigues" w:date="2026-09-26T14:57:00Z" w16du:dateUtc="2026-09-26T18:57:00Z">
              <w:r>
                <w:delText>Cell-level AlternateContent follows:</w:delText>
              </w:r>
            </w:del>
          </w:p>
          <w:p w14:paraId="166DF836" w14:textId="77777777" w:rsidR="001169CB" w:rsidRDefault="008C51AC">
            <w:pPr>
              <w:rPr>
                <w:del w:id="21" w:author="Arthur Souza Rodrigues" w:date="2026-09-26T14:57:00Z" w16du:dateUtc="2026-09-26T18:57:00Z"/>
              </w:rPr>
            </w:pPr>
            <w:del w:id="22" w:author="Arthur Souza Rodrigues" w:date="2026-09-26T14:57:00Z" w16du:dateUtc="2026-09-26T18:57:00Z">
              <w:r>
                <w:delText>Choice paragraph inside table cell (Requires=w14)</w:delText>
              </w:r>
            </w:del>
          </w:p>
        </w:tc>
      </w:tr>
    </w:tbl>
    <w:p w14:paraId="5FB678C8" w14:textId="77777777" w:rsidR="001169CB" w:rsidRDefault="008C51AC">
      <w:pPr>
        <w:rPr>
          <w:del w:id="23" w:author="Arthur Souza Rodrigues" w:date="2026-09-26T14:57:00Z" w16du:dateUtc="2026-09-26T18:57:00Z"/>
        </w:rPr>
      </w:pPr>
      <w:del w:id="24" w:author="Arthur Souza Rodrigues" w:date="2026-09-26T14:57:00Z" w16du:dateUtc="2026-09-26T18:57:00Z">
        <w:r>
          <w:delText>Choice paragraph at body level (Requires=w14)</w:delText>
        </w:r>
      </w:del>
    </w:p>
    <w:p w14:paraId="76447462" w14:textId="77777777" w:rsidR="001169CB" w:rsidRDefault="008C51AC">
      <w:del w:id="25" w:author="Arthur Souza Rodrigues" w:date="2026-09-26T14:57:00Z" w16du:dateUtc="2026-09-26T18:57:00Z">
        <w:r>
          <w:delText>Choice A: Requires=w15</w:delText>
        </w:r>
      </w:del>
    </w:p>
    <w:sectPr w:rsidR="001169CB">
      <w:pgSz w:w="12240" w:h="15840"/>
      <w:pgMar w:top="1440" w:right="1440" w:bottom="1440" w:left="1440" w:header="720" w:footer="720" w:gutter="0"/>
      <w:cols w:space="720"/>
      <w:docGrid w:linePitch="0"/>
      <w:sectPrChange w:id="26" w:author="Arthur Souza Rodrigues" w:date="2026-09-26T14:57:00Z" w16du:dateUtc="2026-09-26T18:57:00Z">
        <w:sectPr w:rsidR="001169CB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3223">
    <w:abstractNumId w:val="8"/>
  </w:num>
  <w:num w:numId="2" w16cid:durableId="1177035588">
    <w:abstractNumId w:val="6"/>
  </w:num>
  <w:num w:numId="3" w16cid:durableId="7945542">
    <w:abstractNumId w:val="5"/>
  </w:num>
  <w:num w:numId="4" w16cid:durableId="1710765163">
    <w:abstractNumId w:val="4"/>
  </w:num>
  <w:num w:numId="5" w16cid:durableId="549464250">
    <w:abstractNumId w:val="7"/>
  </w:num>
  <w:num w:numId="6" w16cid:durableId="796918762">
    <w:abstractNumId w:val="3"/>
  </w:num>
  <w:num w:numId="7" w16cid:durableId="457144244">
    <w:abstractNumId w:val="2"/>
  </w:num>
  <w:num w:numId="8" w16cid:durableId="31541153">
    <w:abstractNumId w:val="1"/>
  </w:num>
  <w:num w:numId="9" w16cid:durableId="12523957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CB"/>
    <w:rsid w:val="0015074B"/>
    <w:rsid w:val="00221597"/>
    <w:rsid w:val="0029639D"/>
    <w:rsid w:val="002F5B90"/>
    <w:rsid w:val="00326F90"/>
    <w:rsid w:val="0079457A"/>
    <w:rsid w:val="00AA1D8D"/>
    <w:rsid w:val="00B47730"/>
    <w:rsid w:val="00C016B8"/>
    <w:rsid w:val="00C056E9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6618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2026-09-26T18:57:00Z</dcterms:modified>
  <cp:category/>
</cp:coreProperties>
</file>