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C36CB" w14:textId="77777777" w:rsidR="000E182C" w:rsidRDefault="00CE6079">
      <w:r>
        <w:rPr>
          <w:rPrChange w:id="0" w:author="Comparison" w:date="2026-07-05T01:07:00Z" w16du:dateUtc="2026-07-05T05:07:00Z">
            <w:rPr>
              <w:b/>
              <w:bCs/>
              <w:vertAlign w:val="superscript"/>
            </w:rPr>
          </w:rPrChange>
        </w:rPr>
        <w:t xml:space="preserve">Bold </w:t>
      </w:r>
      <w:ins w:id="1" w:author="Comparison" w:date="2026-07-05T01:07:00Z" w16du:dateUtc="2026-07-05T05:07:00Z">
        <w:r>
          <w:t>Text Formatting</w:t>
        </w:r>
      </w:ins>
      <w:del w:id="2" w:author="Comparison" w:date="2026-07-05T01:07:00Z" w16du:dateUtc="2026-07-05T05:07:00Z">
        <w:r>
          <w:rPr>
            <w:b/>
            <w:bCs/>
            <w:vertAlign w:val="superscript"/>
          </w:rPr>
          <w:delText>Superscript</w:delText>
        </w:r>
      </w:del>
      <w:r>
        <w:rPr>
          <w:rPrChange w:id="3" w:author="Comparison" w:date="2026-07-05T01:07:00Z" w16du:dateUtc="2026-07-05T05:07:00Z">
            <w:rPr>
              <w:b/>
              <w:bCs/>
              <w:vertAlign w:val="superscript"/>
            </w:rPr>
          </w:rPrChange>
        </w:rPr>
        <w:t xml:space="preserve"> Demo</w:t>
      </w:r>
    </w:p>
    <w:p w14:paraId="1A598763" w14:textId="77777777" w:rsidR="000E182C" w:rsidRDefault="00CE6079">
      <w:r>
        <w:rPr>
          <w:rPrChange w:id="4" w:author="Comparison" w:date="2026-07-05T01:07:00Z" w16du:dateUtc="2026-07-05T05:07:00Z">
            <w:rPr>
              <w:b/>
              <w:bCs/>
              <w:vertAlign w:val="superscript"/>
            </w:rPr>
          </w:rPrChange>
        </w:rPr>
        <w:t xml:space="preserve">This document </w:t>
      </w:r>
      <w:ins w:id="5" w:author="Comparison" w:date="2026-07-05T01:07:00Z" w16du:dateUtc="2026-07-05T05:07:00Z">
        <w:r>
          <w:t>demonstrates</w:t>
        </w:r>
      </w:ins>
      <w:del w:id="6" w:author="Comparison" w:date="2026-07-05T01:07:00Z" w16du:dateUtc="2026-07-05T05:07:00Z">
        <w:r>
          <w:rPr>
            <w:b/>
            <w:bCs/>
            <w:vertAlign w:val="superscript"/>
          </w:rPr>
          <w:delText>shows</w:delText>
        </w:r>
      </w:del>
      <w:r>
        <w:rPr>
          <w:rPrChange w:id="7" w:author="Comparison" w:date="2026-07-05T01:07:00Z" w16du:dateUtc="2026-07-05T05:07:00Z">
            <w:rPr>
              <w:b/>
              <w:bCs/>
              <w:vertAlign w:val="superscript"/>
            </w:rPr>
          </w:rPrChange>
        </w:rPr>
        <w:t xml:space="preserve"> bold </w:t>
      </w:r>
      <w:ins w:id="8" w:author="Comparison" w:date="2026-07-05T01:07:00Z" w16du:dateUtc="2026-07-05T05:07:00Z">
        <w:r>
          <w:t>text</w:t>
        </w:r>
      </w:ins>
      <w:del w:id="9" w:author="Comparison" w:date="2026-07-05T01:07:00Z" w16du:dateUtc="2026-07-05T05:07:00Z">
        <w:r>
          <w:rPr>
            <w:b/>
            <w:bCs/>
            <w:vertAlign w:val="superscript"/>
          </w:rPr>
          <w:delText>with superscript</w:delText>
        </w:r>
      </w:del>
      <w:r>
        <w:rPr>
          <w:rPrChange w:id="10" w:author="Comparison" w:date="2026-07-05T01:07:00Z" w16du:dateUtc="2026-07-05T05:07:00Z">
            <w:rPr>
              <w:b/>
              <w:bCs/>
              <w:vertAlign w:val="superscript"/>
            </w:rPr>
          </w:rPrChange>
        </w:rPr>
        <w:t xml:space="preserve"> formatting.</w:t>
      </w:r>
    </w:p>
    <w:p w14:paraId="262AF438" w14:textId="77777777" w:rsidR="000E182C" w:rsidRDefault="00CE6079">
      <w:ins w:id="11" w:author="Comparison" w:date="2026-07-05T01:07:00Z" w16du:dateUtc="2026-07-05T05:07:00Z">
        <w:r>
          <w:t>This text is bold.</w:t>
        </w:r>
      </w:ins>
      <w:del w:id="12" w:author="Comparison" w:date="2026-07-05T01:07:00Z" w16du:dateUtc="2026-07-05T05:07:00Z">
        <w:r>
          <w:rPr>
            <w:b/>
            <w:bCs/>
            <w:vertAlign w:val="superscript"/>
          </w:rPr>
          <w:delText>Bold superscript is used in mathematical and scientific notation.</w:delText>
        </w:r>
      </w:del>
    </w:p>
    <w:sectPr w:rsidR="000E182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82C"/>
    <w:rsid w:val="000152EE"/>
    <w:rsid w:val="000E182C"/>
    <w:rsid w:val="009E001B"/>
    <w:rsid w:val="00B37A4C"/>
    <w:rsid w:val="00CE6079"/>
    <w:rsid w:val="00EB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2026-07-05T05:07:00Z</dcterms:modified>
</cp:coreProperties>
</file>