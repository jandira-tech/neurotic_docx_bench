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B08C67" w14:textId="77777777" w:rsidR="001A08E6" w:rsidRDefault="006B1BBC" w:rsidP="00A3501D">
      <w:pPr>
        <w:spacing w:after="0" w:line="240" w:lineRule="auto"/>
        <w:ind w:right="4471"/>
        <w:jc w:val="both"/>
        <w:outlineLvl w:val="2"/>
        <w:rPr>
          <w:del w:id="0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ins w:id="1" w:author="Comparison" w:date="2026-09-22T12:15:00Z" w16du:dateUtc="2026-09-22T16:15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</w:t>
        </w:r>
        <w:r>
          <w:lastRenderedPageBreak/>
          <w:t>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64073E48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2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4ED3B75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3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C0EAF2E" w14:textId="77777777" w:rsidR="001A08E6" w:rsidRDefault="001A08E6" w:rsidP="00283A07">
      <w:pPr>
        <w:spacing w:after="0" w:line="240" w:lineRule="auto"/>
        <w:ind w:right="4471"/>
        <w:jc w:val="both"/>
        <w:outlineLvl w:val="2"/>
        <w:rPr>
          <w:del w:id="4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A63299C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5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6" w:author="Comparison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 внесении изменений в постановление администрации города Чебо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ксары </w:delText>
        </w:r>
        <w:r w:rsidR="004E38A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 29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.12.2021 № 24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57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«Об утверждении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Чебоксары»</w:delText>
        </w:r>
      </w:del>
    </w:p>
    <w:p w14:paraId="494044D3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7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19D35EF" w14:textId="77777777" w:rsidR="00A3501D" w:rsidRPr="00283A07" w:rsidRDefault="00A3501D" w:rsidP="00A3501D">
      <w:pPr>
        <w:spacing w:after="0" w:line="240" w:lineRule="auto"/>
        <w:ind w:right="4471"/>
        <w:jc w:val="both"/>
        <w:outlineLvl w:val="2"/>
        <w:rPr>
          <w:del w:id="8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2ADF26" w14:textId="77777777" w:rsidR="00283A07" w:rsidRDefault="009A39E4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9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0" w:author="Comparison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соответствии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приказом Мин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истерства 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фина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нсов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йской Федерации 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30.10.2020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D149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№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258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C122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 утверждении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»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и с целью приведения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муниципального правового акта города Чебоксары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соответствие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с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требованиями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действующ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его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законодательств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Российской Федерации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администрация города Чебоксары </w:delText>
        </w:r>
        <w:r w:rsidR="00283A07" w:rsidRPr="00283A07">
          <w:rPr>
            <w:rFonts w:ascii="Times New Roman" w:eastAsia="Times New Roman" w:hAnsi="Times New Roman" w:cs="Times New Roman"/>
            <w:bCs/>
            <w:spacing w:val="60"/>
            <w:sz w:val="28"/>
            <w:szCs w:val="28"/>
            <w:lang w:eastAsia="ru-RU"/>
          </w:rPr>
          <w:delText>постановляет: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</w:del>
    </w:p>
    <w:p w14:paraId="52BFA007" w14:textId="77777777" w:rsidR="009A39E4" w:rsidRDefault="003022CA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1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2" w:author="Comparison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1.1.</w:delText>
        </w:r>
        <w:r w:rsidRPr="003022CA"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Внести</w:delText>
        </w:r>
        <w:r w:rsidRPr="003022CA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delText>
        </w:r>
        <w:r w:rsidR="00001ACC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следующие изменения:</w:delText>
        </w:r>
      </w:del>
    </w:p>
    <w:p w14:paraId="1C6B039D" w14:textId="77777777"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3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4" w:author="Comparison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преамбулу изложит</w:delText>
        </w:r>
        <w:r w:rsidR="002F35E2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ь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следующей редакции:</w:delText>
        </w:r>
      </w:del>
    </w:p>
    <w:p w14:paraId="5076540F" w14:textId="77777777"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15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16" w:author="Comparison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«В соответствии со стать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ей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219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Бюджетного кодекса Российской Федерации администрация города Чебоксары постановляет:»</w:delText>
        </w:r>
      </w:del>
    </w:p>
    <w:p w14:paraId="66839BDD" w14:textId="77777777" w:rsidR="00283A07" w:rsidRDefault="00283A07" w:rsidP="001D72E4">
      <w:pPr>
        <w:spacing w:after="0" w:line="312" w:lineRule="auto"/>
        <w:ind w:firstLine="709"/>
        <w:jc w:val="both"/>
        <w:rPr>
          <w:del w:id="17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18" w:author="Comparison" w:date="2026-09-22T12:15:00Z" w16du:dateUtc="2026-09-22T16:15:00Z"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.2. В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Порядк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е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</w:delText>
        </w:r>
        <w:r w:rsidR="00DB095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(далее - Порядок)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61FF5403" w14:textId="77777777" w:rsidR="00D25FC9" w:rsidRPr="00D25FC9" w:rsidRDefault="00D25FC9" w:rsidP="00D25FC9">
      <w:pPr>
        <w:spacing w:after="0" w:line="312" w:lineRule="auto"/>
        <w:ind w:firstLine="709"/>
        <w:jc w:val="both"/>
        <w:rPr>
          <w:del w:id="19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0" w:author="Comparison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пункт 6 дополнить абзацем следующего содержания:</w:delText>
        </w:r>
      </w:del>
    </w:p>
    <w:p w14:paraId="1B46D20E" w14:textId="77777777" w:rsidR="0023433B" w:rsidRDefault="00D25FC9" w:rsidP="001D72E4">
      <w:pPr>
        <w:spacing w:after="0" w:line="312" w:lineRule="auto"/>
        <w:ind w:firstLine="709"/>
        <w:jc w:val="both"/>
        <w:rPr>
          <w:del w:id="21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2" w:author="Comparison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«Сведения о бюджетном обязательстве и Сведения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формир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уются</w:delText>
        </w:r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 использованием единой информац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ионной системы в сфере закупок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на основании документов-оснований, документов, подтверждающих возникновение денежного обязательства, предусмотренных пунктом 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Перечня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.»;</w:delText>
        </w:r>
      </w:del>
    </w:p>
    <w:p w14:paraId="06F52A32" w14:textId="77777777" w:rsidR="00364E9B" w:rsidRDefault="00364E9B" w:rsidP="001D72E4">
      <w:pPr>
        <w:spacing w:after="0" w:line="312" w:lineRule="auto"/>
        <w:ind w:firstLine="709"/>
        <w:jc w:val="both"/>
        <w:rPr>
          <w:del w:id="23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4" w:author="Comparison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12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содержания:</w:delText>
        </w:r>
      </w:del>
    </w:p>
    <w:p w14:paraId="0660821B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25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6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бюджетном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предусмотренная:</w:delText>
        </w:r>
      </w:del>
    </w:p>
    <w:p w14:paraId="3F6BF34A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27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28" w:author="Comparison" w:date="2026-09-22T12:15:00Z" w16du:dateUtc="2026-09-22T16:15:00Z"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абзацами третьим,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четвертым,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шестым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настоящего пункта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осуществляется в единой информационной системе</w:delText>
        </w:r>
        <w:r w:rsidR="00936F9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 </w:delText>
        </w:r>
        <w:r w:rsidR="000E305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автоматически.»;</w:delText>
        </w:r>
      </w:del>
    </w:p>
    <w:p w14:paraId="2B61418A" w14:textId="77777777" w:rsidR="00CA065F" w:rsidRDefault="00CA065F" w:rsidP="001D72E4">
      <w:pPr>
        <w:spacing w:after="0" w:line="312" w:lineRule="auto"/>
        <w:ind w:firstLine="709"/>
        <w:jc w:val="both"/>
        <w:rPr>
          <w:del w:id="29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0" w:author="Comparison" w:date="2026-09-22T12:15:00Z" w16du:dateUtc="2026-09-22T16:15:00Z"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24</w:delText>
        </w:r>
        <w:r w:rsidR="0070776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</w:delText>
        </w:r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4D1C14F0" w14:textId="77777777" w:rsidR="00364E9B" w:rsidRPr="00364E9B" w:rsidRDefault="00CA065F" w:rsidP="00364E9B">
      <w:pPr>
        <w:spacing w:after="0" w:line="312" w:lineRule="auto"/>
        <w:ind w:firstLine="709"/>
        <w:jc w:val="both"/>
        <w:rPr>
          <w:del w:id="31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2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bookmarkStart w:id="33" w:name="sub_1010"/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графы 2 Перечня, сформированного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 подписанного без использования единой информационной системы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delText>
        </w:r>
      </w:del>
    </w:p>
    <w:p w14:paraId="495C11CE" w14:textId="77777777" w:rsidR="00364E9B" w:rsidRDefault="00364E9B" w:rsidP="00364E9B">
      <w:pPr>
        <w:spacing w:after="0" w:line="312" w:lineRule="auto"/>
        <w:ind w:firstLine="709"/>
        <w:jc w:val="both"/>
        <w:rPr>
          <w:del w:id="34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5" w:author="Comparison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 настоящим пунктом, осуществляется автоматически.</w:delText>
        </w:r>
        <w:r w:rsidR="001128D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»;</w:delText>
        </w:r>
      </w:del>
    </w:p>
    <w:p w14:paraId="6C23E4C6" w14:textId="77777777" w:rsidR="004602ED" w:rsidRPr="00092F4B" w:rsidRDefault="004602ED" w:rsidP="004602ED">
      <w:pPr>
        <w:spacing w:after="0" w:line="312" w:lineRule="auto"/>
        <w:ind w:firstLine="142"/>
        <w:jc w:val="both"/>
        <w:rPr>
          <w:del w:id="36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7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в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>
          <w:fldChar w:fldCharType="begin"/>
        </w:r>
        <w:r>
          <w:delInstrText>HYPERLINK "garantF1://74934158.30000"</w:delInstrText>
        </w:r>
        <w:r>
          <w:fldChar w:fldCharType="separate"/>
        </w:r>
        <w:r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приложении №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 к Порядку</w:delText>
        </w:r>
        <w:r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380C7112" w14:textId="77777777" w:rsidR="004602ED" w:rsidRDefault="004602ED" w:rsidP="004602ED">
      <w:pPr>
        <w:spacing w:after="0" w:line="312" w:lineRule="auto"/>
        <w:jc w:val="both"/>
        <w:rPr>
          <w:del w:id="38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9" w:author="Comparison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>
          <w:fldChar w:fldCharType="begin"/>
        </w:r>
        <w:r>
          <w:delInstrText>HYPERLINK "garantF1://74934158.30004"</w:delInstrText>
        </w:r>
        <w:r>
          <w:fldChar w:fldCharType="separate"/>
        </w:r>
        <w:r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6.8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p w14:paraId="505AA404" w14:textId="77777777" w:rsidR="005A2382" w:rsidRPr="00092F4B" w:rsidRDefault="005A2382" w:rsidP="004602ED">
      <w:pPr>
        <w:spacing w:after="0" w:line="312" w:lineRule="auto"/>
        <w:jc w:val="both"/>
        <w:rPr>
          <w:del w:id="40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41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3"/>
        <w:gridCol w:w="4522"/>
      </w:tblGrid>
      <w:tr w:rsidR="004602ED" w14:paraId="53864C98" w14:textId="77777777" w:rsidTr="004602ED">
        <w:trPr>
          <w:del w:id="42" w:author="Comparison" w:date="2026-09-22T12:15:00Z" w16du:dateUtc="2026-09-22T16:15:00Z"/>
        </w:trPr>
        <w:tc>
          <w:tcPr>
            <w:tcW w:w="4672" w:type="dxa"/>
          </w:tcPr>
          <w:p w14:paraId="40531D8C" w14:textId="77777777" w:rsidR="004602ED" w:rsidRDefault="004602ED" w:rsidP="00364E9B">
            <w:pPr>
              <w:spacing w:line="312" w:lineRule="auto"/>
              <w:jc w:val="both"/>
              <w:rPr>
                <w:del w:id="43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del w:id="44" w:author="Comparison" w:date="2026-09-22T12:15:00Z" w16du:dateUtc="2026-09-22T16:15:00Z">
              <w:r w:rsidRPr="004602E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6.8. Идентификатор</w:delText>
              </w:r>
            </w:del>
          </w:p>
        </w:tc>
        <w:tc>
          <w:tcPr>
            <w:tcW w:w="4673" w:type="dxa"/>
          </w:tcPr>
          <w:p w14:paraId="4FA15382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45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46" w:author="Comparison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Указывается идентификатор документа-основания при заполнении "Да" в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пункте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(при наличии).</w:delText>
              </w:r>
            </w:del>
          </w:p>
          <w:p w14:paraId="7B0D7F49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47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48" w:author="Comparison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При незаполнении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пункта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идентификатор указывается при наличии.</w:delText>
              </w:r>
            </w:del>
          </w:p>
          <w:p w14:paraId="4FD90449" w14:textId="77777777" w:rsidR="004602ED" w:rsidRDefault="004602ED" w:rsidP="005A2382">
            <w:pPr>
              <w:autoSpaceDE w:val="0"/>
              <w:autoSpaceDN w:val="0"/>
              <w:adjustRightInd w:val="0"/>
              <w:ind w:firstLine="283"/>
              <w:jc w:val="both"/>
              <w:rPr>
                <w:del w:id="49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del w:id="50" w:author="Comparison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delText>
              </w:r>
            </w:del>
          </w:p>
        </w:tc>
      </w:tr>
    </w:tbl>
    <w:p w14:paraId="62354885" w14:textId="77777777" w:rsidR="004602ED" w:rsidRDefault="005A2382" w:rsidP="00364E9B">
      <w:pPr>
        <w:spacing w:after="0" w:line="312" w:lineRule="auto"/>
        <w:ind w:firstLine="709"/>
        <w:jc w:val="both"/>
        <w:rPr>
          <w:del w:id="51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52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»;</w:delText>
        </w:r>
      </w:del>
    </w:p>
    <w:p w14:paraId="312C0656" w14:textId="77777777" w:rsidR="00092F4B" w:rsidRPr="00092F4B" w:rsidRDefault="00DC6DD7" w:rsidP="00E510DF">
      <w:pPr>
        <w:spacing w:after="0" w:line="312" w:lineRule="auto"/>
        <w:ind w:firstLine="142"/>
        <w:jc w:val="both"/>
        <w:rPr>
          <w:del w:id="53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4" w:name="sub_10111"/>
      <w:bookmarkEnd w:id="33"/>
      <w:del w:id="55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</w:delText>
        </w:r>
        <w:bookmarkStart w:id="56" w:name="sub_1013"/>
        <w:bookmarkEnd w:id="54"/>
        <w:r w:rsidR="00B019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в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092F4B">
          <w:fldChar w:fldCharType="begin"/>
        </w:r>
        <w:r w:rsidR="00092F4B">
          <w:delInstrText>HYPERLINK "garantF1://74934158.30000"</w:delInstrText>
        </w:r>
        <w:r w:rsidR="00092F4B">
          <w:fldChar w:fldCharType="separate"/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приложении </w:delText>
        </w:r>
        <w:r w:rsidR="007B1B48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№</w:delText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 3</w:delText>
        </w:r>
        <w:r w:rsidR="00092F4B">
          <w:fldChar w:fldCharType="end"/>
        </w:r>
        <w:r w:rsidR="00E123B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к Порядку</w:delText>
        </w:r>
        <w:r w:rsidR="00092F4B"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00FBD9ED" w14:textId="77777777" w:rsidR="00092F4B" w:rsidRPr="00092F4B" w:rsidRDefault="00B019A1" w:rsidP="00B019A1">
      <w:pPr>
        <w:spacing w:after="0" w:line="312" w:lineRule="auto"/>
        <w:jc w:val="both"/>
        <w:rPr>
          <w:del w:id="57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8" w:name="sub_132"/>
      <w:bookmarkEnd w:id="56"/>
      <w:del w:id="59" w:author="Comparison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 w:rsidR="00092F4B">
          <w:fldChar w:fldCharType="begin"/>
        </w:r>
        <w:r w:rsidR="00092F4B">
          <w:delInstrText>HYPERLINK "garantF1://74934158.30004"</w:delInstrText>
        </w:r>
        <w:r w:rsidR="00092F4B">
          <w:fldChar w:fldCharType="separate"/>
        </w:r>
        <w:r w:rsidR="00092F4B"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 w:rsidR="00092F4B">
          <w:fldChar w:fldCharType="end"/>
        </w:r>
        <w:r w:rsidR="00E510DF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bookmarkEnd w:id="58"/>
    <w:p w14:paraId="58E413EA" w14:textId="77777777" w:rsidR="00092F4B" w:rsidRPr="00092F4B" w:rsidRDefault="00342829" w:rsidP="00D53245">
      <w:pPr>
        <w:spacing w:after="0" w:line="312" w:lineRule="auto"/>
        <w:jc w:val="both"/>
        <w:rPr>
          <w:del w:id="60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61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245"/>
      </w:tblGrid>
      <w:tr w:rsidR="00371747" w:rsidRPr="00092F4B" w14:paraId="09197339" w14:textId="77777777" w:rsidTr="008F6DB9">
        <w:trPr>
          <w:trHeight w:val="454"/>
          <w:del w:id="62" w:author="Comparison" w:date="2026-09-22T12:15:00Z" w16du:dateUtc="2026-09-22T16:15:00Z"/>
        </w:trPr>
        <w:tc>
          <w:tcPr>
            <w:tcW w:w="411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0DCE867" w14:textId="77777777" w:rsidR="00611147" w:rsidRPr="00092F4B" w:rsidRDefault="00E510DF" w:rsidP="00E510DF">
            <w:pPr>
              <w:spacing w:after="0" w:line="240" w:lineRule="auto"/>
              <w:jc w:val="both"/>
              <w:rPr>
                <w:del w:id="63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64" w:name="sub_30004"/>
            <w:del w:id="65" w:author="Comparison" w:date="2026-09-22T12:15:00Z" w16du:dateUtc="2026-09-22T16:15:00Z"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1</w:delText>
              </w:r>
              <w:r w:rsidR="00371747" w:rsidRPr="00092F4B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. </w:delText>
              </w:r>
              <w:bookmarkEnd w:id="64"/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Муниципальный</w:delText>
              </w:r>
              <w:r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 контракт (договор) на поставку товаров, выполнение работ, оказание услуг для обеспечения </w:delText>
              </w:r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муниципальных </w:delText>
              </w:r>
              <w:r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нужд, сведения о котором подлежат включению в реестр контрактов</w:delText>
              </w:r>
            </w:del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5CC880A" w14:textId="77777777" w:rsidR="00E510DF" w:rsidRDefault="00E510DF" w:rsidP="00E510DF">
            <w:pPr>
              <w:autoSpaceDE w:val="0"/>
              <w:autoSpaceDN w:val="0"/>
              <w:adjustRightInd w:val="0"/>
              <w:spacing w:after="0" w:line="240" w:lineRule="auto"/>
              <w:rPr>
                <w:del w:id="66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67" w:author="Comparison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Муниципальный контракт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(в случае осуществления авансовых платежей в соответствии с условиями м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униципальн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delText>
              </w:r>
            </w:del>
          </w:p>
          <w:p w14:paraId="428BD28E" w14:textId="77777777" w:rsidR="00371747" w:rsidRPr="00371747" w:rsidRDefault="00371747" w:rsidP="00371747">
            <w:pPr>
              <w:pStyle w:val="a1"/>
              <w:rPr>
                <w:del w:id="68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747" w:rsidRPr="00092F4B" w14:paraId="5D7111D1" w14:textId="77777777" w:rsidTr="008F6DB9">
        <w:trPr>
          <w:trHeight w:val="454"/>
          <w:del w:id="69" w:author="Comparison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3065F8D2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70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3076316" w14:textId="77777777" w:rsidR="00371747" w:rsidRPr="00371747" w:rsidRDefault="00E510DF" w:rsidP="00371747">
            <w:pPr>
              <w:pStyle w:val="a1"/>
              <w:rPr>
                <w:del w:id="71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72" w:author="Comparison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Документ о приемке поставленных товаров, выполненных работ (их результатов, в том числе этапов), оказанных услуг</w:delText>
              </w:r>
            </w:del>
          </w:p>
        </w:tc>
      </w:tr>
      <w:tr w:rsidR="00371747" w:rsidRPr="00092F4B" w14:paraId="62A625F4" w14:textId="77777777" w:rsidTr="008F6DB9">
        <w:trPr>
          <w:trHeight w:val="454"/>
          <w:del w:id="73" w:author="Comparison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55C55C10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74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F69A330" w14:textId="77777777" w:rsidR="00371747" w:rsidRPr="00371747" w:rsidRDefault="00E510DF" w:rsidP="00371747">
            <w:pPr>
              <w:pStyle w:val="a1"/>
              <w:rPr>
                <w:del w:id="75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76" w:author="Comparison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</w:delText>
              </w:r>
            </w:del>
          </w:p>
        </w:tc>
      </w:tr>
      <w:tr w:rsidR="00371747" w:rsidRPr="00092F4B" w14:paraId="3D0A9257" w14:textId="77777777" w:rsidTr="008F6DB9">
        <w:trPr>
          <w:trHeight w:val="454"/>
          <w:del w:id="77" w:author="Comparison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1B0AE05A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78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B4DA6F4" w14:textId="77777777" w:rsidR="00371747" w:rsidRPr="00371747" w:rsidRDefault="00E510DF" w:rsidP="00371747">
            <w:pPr>
              <w:pStyle w:val="a1"/>
              <w:rPr>
                <w:del w:id="79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80" w:author="Comparison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Счет-фактура</w:delText>
              </w:r>
            </w:del>
          </w:p>
        </w:tc>
      </w:tr>
      <w:tr w:rsidR="00371747" w:rsidRPr="00092F4B" w14:paraId="2A2876CC" w14:textId="77777777" w:rsidTr="008F6DB9">
        <w:trPr>
          <w:trHeight w:val="454"/>
          <w:del w:id="81" w:author="Comparison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599CFA2E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82" w:author="Comparison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636AA19" w14:textId="77777777" w:rsidR="00371747" w:rsidRPr="00371747" w:rsidRDefault="00E510DF" w:rsidP="00E510DF">
            <w:pPr>
              <w:pStyle w:val="a1"/>
              <w:rPr>
                <w:del w:id="83" w:author="Comparison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84" w:author="Comparison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контракта.</w:delText>
              </w:r>
            </w:del>
          </w:p>
        </w:tc>
      </w:tr>
    </w:tbl>
    <w:p w14:paraId="6D62315F" w14:textId="77777777" w:rsidR="00092F4B" w:rsidRPr="00092F4B" w:rsidRDefault="00D53245" w:rsidP="001D72E4">
      <w:pPr>
        <w:spacing w:after="0" w:line="312" w:lineRule="auto"/>
        <w:ind w:firstLine="709"/>
        <w:jc w:val="both"/>
        <w:rPr>
          <w:del w:id="85" w:author="Comparison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86" w:author="Comparison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</w:delText>
        </w:r>
        <w:r w:rsidR="00A6530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</w:delText>
        </w:r>
      </w:del>
    </w:p>
    <w:p w14:paraId="6B0CEB5E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87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88" w:author="Comparison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2. Настоящее постановление </w:delText>
        </w:r>
        <w:r w:rsidR="00E77ECF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ступает в силу со дня его официального опубликования.</w:delText>
        </w:r>
      </w:del>
    </w:p>
    <w:p w14:paraId="69AE5787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89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90" w:author="Comparison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  <w:delText>и финансам.</w:delText>
        </w:r>
      </w:del>
    </w:p>
    <w:p w14:paraId="6060C2EA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91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B2261EC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92" w:author="Comparison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93" w:author="Comparison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Временно исполняющий </w:delText>
        </w:r>
      </w:del>
    </w:p>
    <w:p w14:paraId="71138F8B" w14:textId="77777777" w:rsidR="00C66430" w:rsidRDefault="00237E94">
      <w:pPr>
        <w:pPrChange w:id="94" w:author="Comparison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jc w:val="both"/>
          </w:pPr>
        </w:pPrChange>
      </w:pPr>
      <w:del w:id="95" w:author="Comparison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полномочия главы города Чебоксары                                                Д.В. Спирин</w:delText>
        </w:r>
      </w:del>
    </w:p>
    <w:sectPr w:rsidR="00C66430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106" w:author="Comparison" w:date="2026-09-22T12:15:00Z" w16du:dateUtc="2026-09-22T16:15:00Z">
        <w:sectPr w:rsidR="00C66430">
          <w:pgSz w:w="11906" w:h="16838"/>
          <w:pgMar w:top="1134" w:right="850" w:bottom="1134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95EA03" w14:textId="77777777" w:rsidR="006B1BBC" w:rsidRDefault="006B1BBC" w:rsidP="00F124F3">
      <w:pPr>
        <w:spacing w:after="0" w:line="240" w:lineRule="auto"/>
      </w:pPr>
      <w:r>
        <w:separator/>
      </w:r>
    </w:p>
  </w:endnote>
  <w:endnote w:type="continuationSeparator" w:id="0">
    <w:p w14:paraId="5EA4CD16" w14:textId="77777777" w:rsidR="006B1BBC" w:rsidRDefault="006B1BBC" w:rsidP="00F12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FAA4F" w14:textId="77777777" w:rsidR="00F124F3" w:rsidRDefault="00F124F3">
    <w:pPr>
      <w:pStyle w:val="Hyperlink"/>
      <w:pPrChange w:id="105" w:author="Comparison" w:date="2026-09-22T12:15:00Z" w16du:dateUtc="2026-09-22T16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3F011" w14:textId="77777777" w:rsidR="006B1BBC" w:rsidRDefault="006B1BBC" w:rsidP="00F124F3">
      <w:pPr>
        <w:spacing w:after="0" w:line="240" w:lineRule="auto"/>
      </w:pPr>
      <w:r>
        <w:separator/>
      </w:r>
    </w:p>
  </w:footnote>
  <w:footnote w:type="continuationSeparator" w:id="0">
    <w:p w14:paraId="29FA51BC" w14:textId="77777777" w:rsidR="006B1BBC" w:rsidRDefault="006B1BBC" w:rsidP="00F12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7404A9" w14:paraId="4026AEED" w14:textId="77777777">
      <w:tblPrEx>
        <w:tblCellMar>
          <w:top w:w="0" w:type="dxa"/>
          <w:bottom w:w="0" w:type="dxa"/>
        </w:tblCellMar>
      </w:tblPrEx>
      <w:trPr>
        <w:ins w:id="96" w:author="Comparison" w:date="2026-09-22T12:15:00Z" w16du:dateUtc="2026-09-22T16:15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3380AEF" w14:textId="77777777" w:rsidR="007404A9" w:rsidRDefault="006B1BBC">
          <w:pPr>
            <w:rPr>
              <w:ins w:id="97" w:author="Comparison" w:date="2026-09-22T12:15:00Z" w16du:dateUtc="2026-09-22T16:15:00Z"/>
            </w:rPr>
          </w:pPr>
          <w:ins w:id="98" w:author="Comparison" w:date="2026-09-22T12:15:00Z" w16du:dateUtc="2026-09-22T16:15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0808440D" w14:textId="10D9E5BA" w:rsidR="007404A9" w:rsidRDefault="006B1BBC">
          <w:pPr>
            <w:jc w:val="center"/>
            <w:rPr>
              <w:ins w:id="99" w:author="Comparison" w:date="2026-09-22T12:15:00Z" w16du:dateUtc="2026-09-22T16:15:00Z"/>
            </w:rPr>
          </w:pPr>
          <w:ins w:id="100" w:author="Comparison" w:date="2026-09-22T12:15:00Z" w16du:dateUtc="2026-09-22T16:15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F124F3">
            <w:rPr>
              <w:noProof/>
              <w:color w:val="000000"/>
            </w:rPr>
            <w:t>1</w:t>
          </w:r>
          <w:ins w:id="101" w:author="Comparison" w:date="2026-09-22T12:15:00Z" w16du:dateUtc="2026-09-22T16:15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027564D" w14:textId="77777777" w:rsidR="007404A9" w:rsidRDefault="006B1BBC">
          <w:pPr>
            <w:jc w:val="right"/>
            <w:rPr>
              <w:ins w:id="102" w:author="Comparison" w:date="2026-09-22T12:15:00Z" w16du:dateUtc="2026-09-22T16:15:00Z"/>
            </w:rPr>
          </w:pPr>
          <w:ins w:id="103" w:author="Comparison" w:date="2026-09-22T12:15:00Z" w16du:dateUtc="2026-09-22T16:15:00Z">
            <w:r>
              <w:rPr>
                <w:color w:val="000000"/>
              </w:rPr>
              <w:t>07.12.2025</w:t>
            </w:r>
          </w:ins>
        </w:p>
      </w:tc>
    </w:tr>
  </w:tbl>
  <w:p w14:paraId="494BAB82" w14:textId="77777777" w:rsidR="00F124F3" w:rsidRDefault="00F124F3">
    <w:pPr>
      <w:pStyle w:val="Header"/>
      <w:rPr>
        <w:del w:id="104" w:author="Comparison" w:date="2026-09-22T12:15:00Z" w16du:dateUtc="2026-09-22T16:15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EB"/>
    <w:rsid w:val="00001ACC"/>
    <w:rsid w:val="00035EAA"/>
    <w:rsid w:val="00036E97"/>
    <w:rsid w:val="000662A4"/>
    <w:rsid w:val="00082C08"/>
    <w:rsid w:val="00092F4B"/>
    <w:rsid w:val="0009325F"/>
    <w:rsid w:val="000958BD"/>
    <w:rsid w:val="000A2771"/>
    <w:rsid w:val="000B58E0"/>
    <w:rsid w:val="000B708F"/>
    <w:rsid w:val="000C0E26"/>
    <w:rsid w:val="000E3056"/>
    <w:rsid w:val="000E661E"/>
    <w:rsid w:val="001128DA"/>
    <w:rsid w:val="001343C7"/>
    <w:rsid w:val="00136EE1"/>
    <w:rsid w:val="00171781"/>
    <w:rsid w:val="001752BE"/>
    <w:rsid w:val="001845B4"/>
    <w:rsid w:val="001A08E6"/>
    <w:rsid w:val="001B5184"/>
    <w:rsid w:val="001B5B30"/>
    <w:rsid w:val="001C1227"/>
    <w:rsid w:val="001D1498"/>
    <w:rsid w:val="001D438A"/>
    <w:rsid w:val="001D72E4"/>
    <w:rsid w:val="002223E4"/>
    <w:rsid w:val="00232D74"/>
    <w:rsid w:val="0023433B"/>
    <w:rsid w:val="00237E94"/>
    <w:rsid w:val="00283A07"/>
    <w:rsid w:val="002939A5"/>
    <w:rsid w:val="00296FB3"/>
    <w:rsid w:val="002A33A8"/>
    <w:rsid w:val="002B62D2"/>
    <w:rsid w:val="002C4EFB"/>
    <w:rsid w:val="002F35E2"/>
    <w:rsid w:val="003022CA"/>
    <w:rsid w:val="003235BC"/>
    <w:rsid w:val="00337259"/>
    <w:rsid w:val="00342829"/>
    <w:rsid w:val="003552AF"/>
    <w:rsid w:val="00355E40"/>
    <w:rsid w:val="00364E9B"/>
    <w:rsid w:val="00371747"/>
    <w:rsid w:val="0038633C"/>
    <w:rsid w:val="00391806"/>
    <w:rsid w:val="003C6CE3"/>
    <w:rsid w:val="003D40A6"/>
    <w:rsid w:val="003E09CD"/>
    <w:rsid w:val="003E3DC6"/>
    <w:rsid w:val="003E4B8C"/>
    <w:rsid w:val="00405768"/>
    <w:rsid w:val="00426DC9"/>
    <w:rsid w:val="00433895"/>
    <w:rsid w:val="004602ED"/>
    <w:rsid w:val="00483B04"/>
    <w:rsid w:val="0049449E"/>
    <w:rsid w:val="004B3738"/>
    <w:rsid w:val="004B7A0A"/>
    <w:rsid w:val="004C2A12"/>
    <w:rsid w:val="004E2B04"/>
    <w:rsid w:val="004E38A1"/>
    <w:rsid w:val="004E65A6"/>
    <w:rsid w:val="00501D8F"/>
    <w:rsid w:val="00503751"/>
    <w:rsid w:val="00504B8C"/>
    <w:rsid w:val="00517B7B"/>
    <w:rsid w:val="00520C2C"/>
    <w:rsid w:val="00527CBC"/>
    <w:rsid w:val="00544BBC"/>
    <w:rsid w:val="005850B6"/>
    <w:rsid w:val="00594D9A"/>
    <w:rsid w:val="005A2382"/>
    <w:rsid w:val="005C1F89"/>
    <w:rsid w:val="005D46EB"/>
    <w:rsid w:val="00604B9E"/>
    <w:rsid w:val="00611147"/>
    <w:rsid w:val="00615E33"/>
    <w:rsid w:val="006209CB"/>
    <w:rsid w:val="006B1BBC"/>
    <w:rsid w:val="006B47E7"/>
    <w:rsid w:val="006F5B9A"/>
    <w:rsid w:val="00707767"/>
    <w:rsid w:val="007404A9"/>
    <w:rsid w:val="00741BFA"/>
    <w:rsid w:val="00751814"/>
    <w:rsid w:val="00774609"/>
    <w:rsid w:val="007B003B"/>
    <w:rsid w:val="007B1B48"/>
    <w:rsid w:val="007B3168"/>
    <w:rsid w:val="007D0A1A"/>
    <w:rsid w:val="007D6295"/>
    <w:rsid w:val="007E272A"/>
    <w:rsid w:val="00811D61"/>
    <w:rsid w:val="00831EA8"/>
    <w:rsid w:val="00847130"/>
    <w:rsid w:val="00875E83"/>
    <w:rsid w:val="00882D51"/>
    <w:rsid w:val="0089053A"/>
    <w:rsid w:val="008B612B"/>
    <w:rsid w:val="008D1B73"/>
    <w:rsid w:val="008E11C9"/>
    <w:rsid w:val="008F0A0E"/>
    <w:rsid w:val="008F6DB9"/>
    <w:rsid w:val="00915049"/>
    <w:rsid w:val="00933363"/>
    <w:rsid w:val="00936F9D"/>
    <w:rsid w:val="009565D4"/>
    <w:rsid w:val="009653BA"/>
    <w:rsid w:val="00987AEA"/>
    <w:rsid w:val="009A39E4"/>
    <w:rsid w:val="009B15AC"/>
    <w:rsid w:val="009E68E4"/>
    <w:rsid w:val="00A3501D"/>
    <w:rsid w:val="00A644AF"/>
    <w:rsid w:val="00A65302"/>
    <w:rsid w:val="00A7560A"/>
    <w:rsid w:val="00A81577"/>
    <w:rsid w:val="00AA1AD6"/>
    <w:rsid w:val="00AC17FD"/>
    <w:rsid w:val="00AE641D"/>
    <w:rsid w:val="00B019A1"/>
    <w:rsid w:val="00B019C8"/>
    <w:rsid w:val="00B470B9"/>
    <w:rsid w:val="00B8724A"/>
    <w:rsid w:val="00BA0906"/>
    <w:rsid w:val="00BB5CF4"/>
    <w:rsid w:val="00BD14A3"/>
    <w:rsid w:val="00BE1A76"/>
    <w:rsid w:val="00C20CD4"/>
    <w:rsid w:val="00C23D6E"/>
    <w:rsid w:val="00C27664"/>
    <w:rsid w:val="00C31252"/>
    <w:rsid w:val="00C44C84"/>
    <w:rsid w:val="00C66430"/>
    <w:rsid w:val="00C83873"/>
    <w:rsid w:val="00C91401"/>
    <w:rsid w:val="00C94E58"/>
    <w:rsid w:val="00CA065F"/>
    <w:rsid w:val="00CA26C7"/>
    <w:rsid w:val="00CB7A31"/>
    <w:rsid w:val="00CC60CE"/>
    <w:rsid w:val="00D25D01"/>
    <w:rsid w:val="00D25FC9"/>
    <w:rsid w:val="00D26B8F"/>
    <w:rsid w:val="00D30B59"/>
    <w:rsid w:val="00D444F0"/>
    <w:rsid w:val="00D53245"/>
    <w:rsid w:val="00D554D3"/>
    <w:rsid w:val="00D6191A"/>
    <w:rsid w:val="00D638B3"/>
    <w:rsid w:val="00D6753F"/>
    <w:rsid w:val="00D74278"/>
    <w:rsid w:val="00D94EDA"/>
    <w:rsid w:val="00DB095D"/>
    <w:rsid w:val="00DC074E"/>
    <w:rsid w:val="00DC6DD7"/>
    <w:rsid w:val="00DE011F"/>
    <w:rsid w:val="00DE0350"/>
    <w:rsid w:val="00DE30F3"/>
    <w:rsid w:val="00DF0E66"/>
    <w:rsid w:val="00DF6A2F"/>
    <w:rsid w:val="00E123B9"/>
    <w:rsid w:val="00E37B41"/>
    <w:rsid w:val="00E41EA4"/>
    <w:rsid w:val="00E510DF"/>
    <w:rsid w:val="00E57A5E"/>
    <w:rsid w:val="00E74729"/>
    <w:rsid w:val="00E76CF0"/>
    <w:rsid w:val="00E77ECF"/>
    <w:rsid w:val="00EB093A"/>
    <w:rsid w:val="00EB58E1"/>
    <w:rsid w:val="00EC29E0"/>
    <w:rsid w:val="00EE2BFB"/>
    <w:rsid w:val="00F124F3"/>
    <w:rsid w:val="00F210C0"/>
    <w:rsid w:val="00F370DF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2C7C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F4B"/>
    <w:rPr>
      <w:color w:val="0563C1" w:themeColor="hyperlink"/>
      <w:u w:val="single"/>
    </w:rPr>
  </w:style>
  <w:style w:type="character" w:customStyle="1" w:styleId="a">
    <w:name w:val="Гипертекстовая ссылка"/>
    <w:basedOn w:val="DefaultParagraphFont"/>
    <w:uiPriority w:val="99"/>
    <w:rsid w:val="002223E4"/>
    <w:rPr>
      <w:color w:val="106BBE"/>
    </w:rPr>
  </w:style>
  <w:style w:type="paragraph" w:customStyle="1" w:styleId="a0">
    <w:name w:val="Прижатый влево"/>
    <w:basedOn w:val="Normal"/>
    <w:next w:val="Normal"/>
    <w:uiPriority w:val="99"/>
    <w:rsid w:val="002223E4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1">
    <w:name w:val="Нормальный (таблица)"/>
    <w:basedOn w:val="Normal"/>
    <w:next w:val="Normal"/>
    <w:uiPriority w:val="99"/>
    <w:rsid w:val="00371747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unhideWhenUsed/>
    <w:rsid w:val="00F124F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12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4F3"/>
  </w:style>
  <w:style w:type="paragraph" w:styleId="Footer">
    <w:name w:val="footer"/>
    <w:basedOn w:val="Normal"/>
    <w:link w:val="FooterChar"/>
    <w:uiPriority w:val="99"/>
    <w:unhideWhenUsed/>
    <w:rsid w:val="00F12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1506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Arthur Souza Rodrigues</cp:lastModifiedBy>
  <cp:revision>1</cp:revision>
  <cp:lastPrinted>2023-12-04T08:37:00Z</cp:lastPrinted>
  <dcterms:created xsi:type="dcterms:W3CDTF">2022-02-11T12:07:00Z</dcterms:created>
  <dcterms:modified xsi:type="dcterms:W3CDTF">2026-09-22T16:15:00Z</dcterms:modified>
</cp:coreProperties>
</file>