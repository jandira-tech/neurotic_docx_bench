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228B2C7" w14:textId="7F8A73A3" w:rsidR="003C58BC" w:rsidRDefault="00C80F43">
      <w:pPr>
        <w:pPrChange w:id="10" w:author="Nick Bernal" w:date="2026-09-26T15:08:00Z" w16du:dateUtc="2026-09-26T19:08:00Z">
          <w:pPr>
            <w:pStyle w:val="ListParagraph"/>
            <w:numPr>
              <w:numId w:val="2"/>
            </w:numPr>
            <w:ind w:hanging="360"/>
          </w:pPr>
        </w:pPrChange>
      </w:pPr>
      <w:ins w:id="11" w:author="Nick Bernal" w:date="2026-09-26T15:08:00Z" w16du:dateUtc="2026-09-26T19:08:00Z">
        <w:r>
          <w:t>Page</w:t>
        </w:r>
      </w:ins>
      <w:del w:id="12" w:author="Nick Bernal" w:date="2026-09-26T15:08:00Z" w16du:dateUtc="2026-09-26T19:08:00Z">
        <w:r w:rsidR="008B74BE">
          <w:delText>List item</w:delText>
        </w:r>
      </w:del>
      <w:r w:rsidR="008B74BE">
        <w:t xml:space="preserve"> 1</w:t>
      </w:r>
    </w:p>
    <w:p w14:paraId="363C6EBC" w14:textId="77777777" w:rsidR="00C80F43" w:rsidRDefault="00C80F43">
      <w:pPr>
        <w:rPr>
          <w:ins w:id="13" w:author="Nick Bernal" w:date="2026-09-26T15:08:00Z" w16du:dateUtc="2026-09-26T19:08:00Z"/>
        </w:rPr>
      </w:pPr>
      <w:ins w:id="14" w:author="Nick Bernal" w:date="2026-09-26T15:08:00Z" w16du:dateUtc="2026-09-26T19:08:00Z">
        <w:r>
          <w:br w:type="page"/>
        </w:r>
      </w:ins>
    </w:p>
    <w:p w14:paraId="2BAA33A0" w14:textId="73BF5DC6" w:rsidR="008B74BE" w:rsidRDefault="00C80F43" w:rsidP="008B74BE">
      <w:pPr>
        <w:pStyle w:val="ListParagraph"/>
        <w:numPr>
          <w:ilvl w:val="0"/>
          <w:numId w:val="2"/>
        </w:numPr>
        <w:rPr>
          <w:del w:id="15" w:author="Nick Bernal" w:date="2026-09-26T15:08:00Z" w16du:dateUtc="2026-09-26T19:08:00Z"/>
        </w:rPr>
      </w:pPr>
      <w:ins w:id="16" w:author="Nick Bernal" w:date="2026-09-26T15:08:00Z" w16du:dateUtc="2026-09-26T19:08:00Z">
        <w:r>
          <w:lastRenderedPageBreak/>
          <w:t>Page</w:t>
        </w:r>
      </w:ins>
      <w:del w:id="17" w:author="Nick Bernal" w:date="2026-09-26T15:08:00Z" w16du:dateUtc="2026-09-26T19:08:00Z">
        <w:r w:rsidR="008B74BE">
          <w:delText>List item</w:delText>
        </w:r>
      </w:del>
      <w:r w:rsidR="008B74BE">
        <w:t xml:space="preserve"> 2</w:t>
      </w:r>
    </w:p>
    <w:p w14:paraId="5879C853" w14:textId="4A026772" w:rsidR="008B74BE" w:rsidRDefault="008B74BE" w:rsidP="008B74BE">
      <w:pPr>
        <w:pStyle w:val="ListParagraph"/>
        <w:numPr>
          <w:ilvl w:val="1"/>
          <w:numId w:val="2"/>
        </w:numPr>
        <w:rPr>
          <w:del w:id="18" w:author="Nick Bernal" w:date="2026-09-26T15:08:00Z" w16du:dateUtc="2026-09-26T19:08:00Z"/>
        </w:rPr>
      </w:pPr>
      <w:del w:id="19" w:author="Nick Bernal" w:date="2026-09-26T15:08:00Z" w16du:dateUtc="2026-09-26T19:08:00Z">
        <w:r>
          <w:delText>Indentation 1</w:delText>
        </w:r>
      </w:del>
    </w:p>
    <w:p w14:paraId="20EB4676" w14:textId="00B19EE5" w:rsidR="008B74BE" w:rsidRDefault="008B74BE" w:rsidP="008B74BE">
      <w:pPr>
        <w:pStyle w:val="ListParagraph"/>
        <w:numPr>
          <w:ilvl w:val="0"/>
          <w:numId w:val="2"/>
        </w:numPr>
        <w:rPr>
          <w:del w:id="20" w:author="Nick Bernal" w:date="2026-09-26T15:08:00Z" w16du:dateUtc="2026-09-26T19:08:00Z"/>
        </w:rPr>
      </w:pPr>
      <w:del w:id="21" w:author="Nick Bernal" w:date="2026-09-26T15:08:00Z" w16du:dateUtc="2026-09-26T19:08:00Z">
        <w:r>
          <w:delText>Back</w:delText>
        </w:r>
      </w:del>
    </w:p>
    <w:p w14:paraId="17C8BA61" w14:textId="77777777" w:rsidR="003140C5" w:rsidRDefault="003140C5" w:rsidP="003140C5">
      <w:pPr>
        <w:rPr>
          <w:del w:id="22" w:author="Nick Bernal" w:date="2026-09-26T15:08:00Z" w16du:dateUtc="2026-09-26T19:08:00Z"/>
        </w:rPr>
      </w:pPr>
    </w:p>
    <w:p w14:paraId="565CC994" w14:textId="217988BF" w:rsidR="003140C5" w:rsidRDefault="003140C5" w:rsidP="003140C5">
      <w:pPr>
        <w:pStyle w:val="ListParagraph"/>
        <w:numPr>
          <w:ilvl w:val="0"/>
          <w:numId w:val="3"/>
        </w:numPr>
        <w:rPr>
          <w:del w:id="23" w:author="Nick Bernal" w:date="2026-09-26T15:08:00Z" w16du:dateUtc="2026-09-26T19:08:00Z"/>
        </w:rPr>
      </w:pPr>
      <w:del w:id="24" w:author="Nick Bernal" w:date="2026-09-26T15:08:00Z" w16du:dateUtc="2026-09-26T19:08:00Z">
        <w:r>
          <w:delText>Numbered 1</w:delText>
        </w:r>
      </w:del>
    </w:p>
    <w:p w14:paraId="14E00595" w14:textId="21B59F13" w:rsidR="003140C5" w:rsidRDefault="003140C5" w:rsidP="003140C5">
      <w:pPr>
        <w:pStyle w:val="ListParagraph"/>
        <w:numPr>
          <w:ilvl w:val="0"/>
          <w:numId w:val="3"/>
        </w:numPr>
        <w:rPr>
          <w:del w:id="25" w:author="Nick Bernal" w:date="2026-09-26T15:08:00Z" w16du:dateUtc="2026-09-26T19:08:00Z"/>
        </w:rPr>
      </w:pPr>
      <w:del w:id="26" w:author="Nick Bernal" w:date="2026-09-26T15:08:00Z" w16du:dateUtc="2026-09-26T19:08:00Z">
        <w:r>
          <w:delText>Num 2</w:delText>
        </w:r>
      </w:del>
    </w:p>
    <w:p w14:paraId="7200FA4E" w14:textId="6BE41188" w:rsidR="003140C5" w:rsidRDefault="003140C5" w:rsidP="003140C5">
      <w:pPr>
        <w:pStyle w:val="ListParagraph"/>
        <w:numPr>
          <w:ilvl w:val="1"/>
          <w:numId w:val="3"/>
        </w:numPr>
        <w:rPr>
          <w:del w:id="27" w:author="Nick Bernal" w:date="2026-09-26T15:08:00Z" w16du:dateUtc="2026-09-26T19:08:00Z"/>
        </w:rPr>
      </w:pPr>
      <w:del w:id="28" w:author="Nick Bernal" w:date="2026-09-26T15:08:00Z" w16du:dateUtc="2026-09-26T19:08:00Z">
        <w:r>
          <w:delText>With indend 1</w:delText>
        </w:r>
      </w:del>
    </w:p>
    <w:p w14:paraId="2BE4DAE9" w14:textId="0ADF5B03" w:rsidR="003140C5" w:rsidRDefault="003140C5">
      <w:pPr>
        <w:pPrChange w:id="29" w:author="Nick Bernal" w:date="2026-09-26T15:08:00Z" w16du:dateUtc="2026-09-26T19:08:00Z">
          <w:pPr>
            <w:pStyle w:val="ListParagraph"/>
            <w:numPr>
              <w:numId w:val="3"/>
            </w:numPr>
            <w:ind w:hanging="360"/>
          </w:pPr>
        </w:pPrChange>
      </w:pPr>
      <w:del w:id="30" w:author="Nick Bernal" w:date="2026-09-26T15:08:00Z" w16du:dateUtc="2026-09-26T19:08:00Z">
        <w:r>
          <w:delText>last</w:delText>
        </w:r>
      </w:del>
    </w:p>
    <w:sectPr w:rsidR="003140C5">
      <w:headerReference w:type="default" r:id="rId7"/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3ED724" w14:textId="77777777" w:rsidR="00925BF3" w:rsidRDefault="00925BF3" w:rsidP="00B81E0E">
      <w:r>
        <w:separator/>
      </w:r>
    </w:p>
  </w:endnote>
  <w:endnote w:type="continuationSeparator" w:id="0">
    <w:p w14:paraId="53B1C292" w14:textId="77777777" w:rsidR="00925BF3" w:rsidRDefault="00925BF3" w:rsidP="00B81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3E4DF3" w14:textId="76A9B8D9" w:rsidR="00C80F43" w:rsidRDefault="00C80F43" w:rsidP="00351B5C">
    <w:pPr>
      <w:pStyle w:val="Footer"/>
      <w:framePr w:wrap="none" w:vAnchor="text" w:hAnchor="margin" w:xAlign="right" w:y="1"/>
      <w:rPr>
        <w:rStyle w:val="PageNumber"/>
      </w:rPr>
    </w:pPr>
    <w:ins w:id="31" w:author="Nick Bernal" w:date="2026-09-26T15:08:00Z" w16du:dateUtc="2026-09-26T19:08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</w:rPr>
        <w:fldChar w:fldCharType="end"/>
      </w:r>
    </w:ins>
  </w:p>
  <w:p w14:paraId="741BE64A" w14:textId="77777777" w:rsidR="00B81E0E" w:rsidRDefault="00B81E0E" w:rsidP="00C80F43">
    <w:pPr>
      <w:pStyle w:val="Footer"/>
      <w:ind w:right="360"/>
      <w:pPrChange w:id="32" w:author="Nick Bernal" w:date="2026-09-26T15:08:00Z" w16du:dateUtc="2026-09-26T19:08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E31E8B" w14:textId="749260CE" w:rsidR="00C80F43" w:rsidRDefault="00C80F43" w:rsidP="00351B5C">
    <w:pPr>
      <w:pStyle w:val="Footer"/>
      <w:framePr w:wrap="none" w:vAnchor="text" w:hAnchor="margin" w:xAlign="right" w:y="1"/>
      <w:rPr>
        <w:ins w:id="33" w:author="Nick Bernal" w:date="2026-09-26T15:08:00Z" w16du:dateUtc="2026-09-26T19:08:00Z"/>
        <w:rStyle w:val="PageNumber"/>
      </w:rPr>
    </w:pPr>
    <w:ins w:id="34" w:author="Nick Bernal" w:date="2026-09-26T15:08:00Z" w16du:dateUtc="2026-09-26T19:08:00Z">
      <w:r>
        <w:rPr>
          <w:rStyle w:val="PageNumber"/>
        </w:rPr>
        <w:fldChar w:fldCharType="begin"/>
      </w:r>
      <w:r>
        <w:rPr>
          <w:rStyle w:val="PageNumber"/>
        </w:rPr>
        <w:instrText xml:space="preserve"> PAGE </w:instrText>
      </w:r>
      <w:r>
        <w:rPr>
          <w:rStyle w:val="PageNumber"/>
        </w:rPr>
        <w:fldChar w:fldCharType="separate"/>
      </w:r>
      <w:r>
        <w:rPr>
          <w:rStyle w:val="PageNumber"/>
          <w:noProof/>
        </w:rPr>
        <w:t>1</w:t>
      </w:r>
      <w:r>
        <w:rPr>
          <w:rStyle w:val="PageNumber"/>
        </w:rPr>
        <w:fldChar w:fldCharType="end"/>
      </w:r>
    </w:ins>
  </w:p>
  <w:p w14:paraId="74F1ACC6" w14:textId="77777777" w:rsidR="00B81E0E" w:rsidRDefault="00C80F43" w:rsidP="00C80F43">
    <w:pPr>
      <w:pStyle w:val="Footer"/>
      <w:ind w:right="360"/>
      <w:pPrChange w:id="35" w:author="Nick Bernal" w:date="2026-09-26T15:08:00Z" w16du:dateUtc="2026-09-26T19:08:00Z">
        <w:pPr>
          <w:pStyle w:val="Footer"/>
        </w:pPr>
      </w:pPrChange>
    </w:pPr>
    <w:ins w:id="36" w:author="Nick Bernal" w:date="2026-09-26T15:08:00Z" w16du:dateUtc="2026-09-26T19:08:00Z">
      <w:r>
        <w:t>Footer – right side page num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5AED76A" w14:textId="77777777" w:rsidR="00925BF3" w:rsidRDefault="00925BF3" w:rsidP="00B81E0E">
      <w:r>
        <w:separator/>
      </w:r>
    </w:p>
  </w:footnote>
  <w:footnote w:type="continuationSeparator" w:id="0">
    <w:p w14:paraId="5D461990" w14:textId="77777777" w:rsidR="00925BF3" w:rsidRDefault="00925BF3" w:rsidP="00B81E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4E24E8" w14:textId="77777777" w:rsidR="00B81E0E" w:rsidRDefault="00B81E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4"/>
    <w:rsid w:val="006B56F3"/>
    <w:rsid w:val="007E0713"/>
    <w:rsid w:val="008B74BE"/>
    <w:rsid w:val="00925BF3"/>
    <w:rsid w:val="00931F1A"/>
    <w:rsid w:val="00AF4127"/>
    <w:rsid w:val="00B33473"/>
    <w:rsid w:val="00B81E0E"/>
    <w:rsid w:val="00C27B17"/>
    <w:rsid w:val="00C80F43"/>
    <w:rsid w:val="00CF114A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F43"/>
    <w:pPr>
      <w:keepNext/>
      <w:keepLines/>
      <w:spacing w:before="160" w:after="80"/>
      <w:outlineLvl w:val="2"/>
      <w:pPrChange w:id="0" w:author="Nick Bernal" w:date="2026-09-26T15:08:00Z">
        <w:pPr>
          <w:keepNext/>
          <w:keepLines/>
          <w:spacing w:before="160" w:after="80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0" w:author="Nick Bernal" w:date="2026-09-26T15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F43"/>
    <w:pPr>
      <w:keepNext/>
      <w:keepLines/>
      <w:spacing w:before="80" w:after="40"/>
      <w:outlineLvl w:val="3"/>
      <w:pPrChange w:id="1" w:author="Nick Bernal" w:date="2026-09-26T15:08:00Z">
        <w:pPr>
          <w:keepNext/>
          <w:keepLines/>
          <w:spacing w:before="80" w:after="40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1" w:author="Nick Bernal" w:date="2026-09-26T15:08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F43"/>
    <w:pPr>
      <w:keepNext/>
      <w:keepLines/>
      <w:spacing w:before="80" w:after="40"/>
      <w:outlineLvl w:val="4"/>
      <w:pPrChange w:id="2" w:author="Nick Bernal" w:date="2026-09-26T15:08:00Z">
        <w:pPr>
          <w:keepNext/>
          <w:keepLines/>
          <w:spacing w:before="80" w:after="40"/>
          <w:outlineLvl w:val="4"/>
        </w:pPr>
      </w:pPrChange>
    </w:pPr>
    <w:rPr>
      <w:rFonts w:eastAsiaTheme="majorEastAsia" w:cstheme="majorBidi"/>
      <w:color w:val="0F4761" w:themeColor="accent1" w:themeShade="BF"/>
      <w:rPrChange w:id="2" w:author="Nick Bernal" w:date="2026-09-26T15:08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F43"/>
    <w:pPr>
      <w:keepNext/>
      <w:keepLines/>
      <w:spacing w:before="40"/>
      <w:outlineLvl w:val="5"/>
      <w:pPrChange w:id="3" w:author="Nick Bernal" w:date="2026-09-26T15:08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3" w:author="Nick Bernal" w:date="2026-09-26T15:08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F43"/>
    <w:pPr>
      <w:keepNext/>
      <w:keepLines/>
      <w:spacing w:before="40"/>
      <w:outlineLvl w:val="6"/>
      <w:pPrChange w:id="4" w:author="Nick Bernal" w:date="2026-09-26T15:08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4" w:author="Nick Bernal" w:date="2026-09-26T15:08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F43"/>
    <w:pPr>
      <w:keepNext/>
      <w:keepLines/>
      <w:outlineLvl w:val="7"/>
      <w:pPrChange w:id="5" w:author="Nick Bernal" w:date="2026-09-26T15:08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5" w:author="Nick Bernal" w:date="2026-09-26T15:08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F43"/>
    <w:pPr>
      <w:keepNext/>
      <w:keepLines/>
      <w:outlineLvl w:val="8"/>
      <w:pPrChange w:id="6" w:author="Nick Bernal" w:date="2026-09-26T15:08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6" w:author="Nick Bernal" w:date="2026-09-26T15:08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F43"/>
    <w:pPr>
      <w:numPr>
        <w:ilvl w:val="1"/>
      </w:numPr>
      <w:spacing w:after="160"/>
      <w:pPrChange w:id="7" w:author="Nick Bernal" w:date="2026-09-26T15:08:00Z">
        <w:pPr>
          <w:numPr>
            <w:ilvl w:val="1"/>
          </w:numPr>
          <w:spacing w:after="160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7" w:author="Nick Bernal" w:date="2026-09-26T15:08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0F43"/>
    <w:pPr>
      <w:tabs>
        <w:tab w:val="center" w:pos="4680"/>
        <w:tab w:val="right" w:pos="9360"/>
      </w:tabs>
      <w:pPrChange w:id="8" w:author="Nick Bernal" w:date="2026-09-26T15:08:00Z">
        <w:pPr>
          <w:tabs>
            <w:tab w:val="center" w:pos="4680"/>
            <w:tab w:val="right" w:pos="9360"/>
          </w:tabs>
        </w:pPr>
      </w:pPrChange>
    </w:pPr>
    <w:rPr>
      <w:rFonts w:ascii="Arial" w:hAnsi="Arial" w:cs="Times New Roman (Body CS)"/>
      <w:rPrChange w:id="8" w:author="Nick Bernal" w:date="2026-09-26T15:08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B81E0E"/>
    <w:rPr>
      <w:rFonts w:ascii="Arial" w:hAnsi="Arial" w:cs="Times New Roman (Body CS)"/>
    </w:rPr>
  </w:style>
  <w:style w:type="paragraph" w:styleId="Footer">
    <w:name w:val="footer"/>
    <w:basedOn w:val="Normal"/>
    <w:link w:val="FooterChar"/>
    <w:uiPriority w:val="99"/>
    <w:unhideWhenUsed/>
    <w:rsid w:val="00C80F43"/>
    <w:pPr>
      <w:tabs>
        <w:tab w:val="center" w:pos="4680"/>
        <w:tab w:val="right" w:pos="9360"/>
      </w:tabs>
      <w:pPrChange w:id="9" w:author="Nick Bernal" w:date="2026-09-26T15:08:00Z">
        <w:pPr>
          <w:tabs>
            <w:tab w:val="center" w:pos="4680"/>
            <w:tab w:val="right" w:pos="9360"/>
          </w:tabs>
        </w:pPr>
      </w:pPrChange>
    </w:pPr>
    <w:rPr>
      <w:rFonts w:ascii="Arial" w:hAnsi="Arial" w:cs="Times New Roman (Body CS)"/>
      <w:rPrChange w:id="9" w:author="Nick Bernal" w:date="2026-09-26T15:08:00Z">
        <w:rPr>
          <w:rFonts w:ascii="Arial" w:eastAsiaTheme="minorHAnsi" w:hAnsi="Arial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81E0E"/>
    <w:rPr>
      <w:rFonts w:ascii="Arial" w:hAnsi="Arial" w:cs="Times New Roman (Body CS)"/>
    </w:rPr>
  </w:style>
  <w:style w:type="character" w:styleId="PageNumber">
    <w:name w:val="page number"/>
    <w:basedOn w:val="DefaultParagraphFont"/>
    <w:uiPriority w:val="99"/>
    <w:semiHidden/>
    <w:unhideWhenUsed/>
    <w:rsid w:val="00B81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people" Target="people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2025-11-13T01:39:00Z</dcterms:created>
  <dcterms:modified xsi:type="dcterms:W3CDTF">2026-09-26T19:08:00Z</dcterms:modified>
</cp:coreProperties>
</file>