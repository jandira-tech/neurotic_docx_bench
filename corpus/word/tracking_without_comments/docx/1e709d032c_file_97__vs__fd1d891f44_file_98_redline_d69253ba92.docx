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55CEF" w14:textId="77777777" w:rsidR="00AB7C0F" w:rsidRDefault="00AB7C0F">
      <w:pPr>
        <w:rPr>
          <w:rPrChange w:id="0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file_</w:t>
      </w:r>
      <w:ins w:id="2" w:author="Arthur Souza Rodrigues" w:date="2026-07-10T21:46:00Z" w16du:dateUtc="2026-07-11T01:46:00Z">
        <w:r>
          <w:t>98</w:t>
        </w:r>
      </w:ins>
      <w:del w:id="3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97</w:delText>
        </w:r>
      </w:del>
      <w:r>
        <w:rPr>
          <w:rPrChange w:id="4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.docx</w:t>
      </w:r>
    </w:p>
    <w:p w14:paraId="6006F1A2" w14:textId="4F4BAC88" w:rsidR="00EF287F" w:rsidRDefault="00E341BE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t>Employee Directory</w:t>
        </w:r>
      </w:ins>
    </w:p>
    <w:p w14:paraId="0570AE4B" w14:textId="77777777" w:rsidR="00EF287F" w:rsidRDefault="00EF287F">
      <w:pPr>
        <w:rPr>
          <w:ins w:id="7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ins w:id="8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E341BE">
            <w:pPr>
              <w:rPr>
                <w:ins w:id="9" w:author="Arthur Souza Rodrigues" w:date="2026-07-10T21:46:00Z" w16du:dateUtc="2026-07-11T01:46:00Z"/>
              </w:rPr>
            </w:pPr>
            <w:ins w:id="10" w:author="Arthur Souza Rodrigues" w:date="2026-07-10T21:46:00Z" w16du:dateUtc="2026-07-11T01:46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E341BE">
            <w:pPr>
              <w:rPr>
                <w:ins w:id="11" w:author="Arthur Souza Rodrigues" w:date="2026-07-10T21:46:00Z" w16du:dateUtc="2026-07-11T01:46:00Z"/>
              </w:rPr>
            </w:pPr>
            <w:ins w:id="12" w:author="Arthur Souza Rodrigues" w:date="2026-07-10T21:46:00Z" w16du:dateUtc="2026-07-11T01:46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E341BE">
            <w:pPr>
              <w:rPr>
                <w:ins w:id="13" w:author="Arthur Souza Rodrigues" w:date="2026-07-10T21:46:00Z" w16du:dateUtc="2026-07-11T01:46:00Z"/>
              </w:rPr>
            </w:pPr>
            <w:ins w:id="14" w:author="Arthur Souza Rodrigues" w:date="2026-07-10T21:46:00Z" w16du:dateUtc="2026-07-11T01:46:00Z">
              <w:r>
                <w:t>Role</w:t>
              </w:r>
            </w:ins>
          </w:p>
        </w:tc>
      </w:tr>
      <w:tr w:rsidR="00EF287F" w14:paraId="00E58721" w14:textId="77777777">
        <w:trPr>
          <w:trHeight w:val="360"/>
          <w:ins w:id="15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E341BE">
            <w:pPr>
              <w:rPr>
                <w:ins w:id="16" w:author="Arthur Souza Rodrigues" w:date="2026-07-10T21:46:00Z" w16du:dateUtc="2026-07-11T01:46:00Z"/>
              </w:rPr>
            </w:pPr>
            <w:ins w:id="17" w:author="Arthur Souza Rodrigues" w:date="2026-07-10T21:46:00Z" w16du:dateUtc="2026-07-11T01:46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E341BE">
            <w:pPr>
              <w:rPr>
                <w:ins w:id="18" w:author="Arthur Souza Rodrigues" w:date="2026-07-10T21:46:00Z" w16du:dateUtc="2026-07-11T01:46:00Z"/>
              </w:rPr>
            </w:pPr>
            <w:ins w:id="19" w:author="Arthur Souza Rodrigues" w:date="2026-07-10T21:46:00Z" w16du:dateUtc="2026-07-11T01:46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E341BE">
            <w:pPr>
              <w:rPr>
                <w:ins w:id="20" w:author="Arthur Souza Rodrigues" w:date="2026-07-10T21:46:00Z" w16du:dateUtc="2026-07-11T01:46:00Z"/>
              </w:rPr>
            </w:pPr>
            <w:ins w:id="21" w:author="Arthur Souza Rodrigues" w:date="2026-07-10T21:46:00Z" w16du:dateUtc="2026-07-11T01:46:00Z">
              <w:r>
                <w:t>Senior Dev</w:t>
              </w:r>
            </w:ins>
          </w:p>
        </w:tc>
      </w:tr>
      <w:tr w:rsidR="00EF287F" w14:paraId="396B8E39" w14:textId="77777777">
        <w:trPr>
          <w:trHeight w:val="360"/>
          <w:ins w:id="22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E341BE">
            <w:pPr>
              <w:rPr>
                <w:ins w:id="23" w:author="Arthur Souza Rodrigues" w:date="2026-07-10T21:46:00Z" w16du:dateUtc="2026-07-11T01:46:00Z"/>
              </w:rPr>
            </w:pPr>
            <w:ins w:id="24" w:author="Arthur Souza Rodrigues" w:date="2026-07-10T21:46:00Z" w16du:dateUtc="2026-07-11T01:46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E341BE">
            <w:pPr>
              <w:rPr>
                <w:ins w:id="25" w:author="Arthur Souza Rodrigues" w:date="2026-07-10T21:46:00Z" w16du:dateUtc="2026-07-11T01:46:00Z"/>
              </w:rPr>
            </w:pPr>
            <w:ins w:id="26" w:author="Arthur Souza Rodrigues" w:date="2026-07-10T21:46:00Z" w16du:dateUtc="2026-07-11T01:46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E341BE">
            <w:pPr>
              <w:rPr>
                <w:ins w:id="27" w:author="Arthur Souza Rodrigues" w:date="2026-07-10T21:46:00Z" w16du:dateUtc="2026-07-11T01:46:00Z"/>
              </w:rPr>
            </w:pPr>
            <w:ins w:id="28" w:author="Arthur Souza Rodrigues" w:date="2026-07-10T21:46:00Z" w16du:dateUtc="2026-07-11T01:46:00Z">
              <w:r>
                <w:t>Manager</w:t>
              </w:r>
            </w:ins>
          </w:p>
        </w:tc>
      </w:tr>
    </w:tbl>
    <w:p w14:paraId="27A3BD3B" w14:textId="475510E1" w:rsidR="001B35BC" w:rsidRDefault="00E341BE">
      <w:pPr>
        <w:rPr>
          <w:del w:id="29" w:author="Arthur Souza Rodrigues" w:date="2026-07-10T21:46:00Z" w16du:dateUtc="2026-07-11T01:46:00Z"/>
        </w:rPr>
      </w:pPr>
      <w:del w:id="30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Demo</w:delText>
        </w:r>
      </w:del>
    </w:p>
    <w:p w14:paraId="4F9F4D62" w14:textId="77777777" w:rsidR="001B35BC" w:rsidRDefault="00E341BE">
      <w:pPr>
        <w:rPr>
          <w:del w:id="31" w:author="Arthur Souza Rodrigues" w:date="2026-07-10T21:46:00Z" w16du:dateUtc="2026-07-11T01:46:00Z"/>
        </w:rPr>
      </w:pPr>
      <w:del w:id="32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This document shows Open Sans font with bold and underline.</w:delText>
        </w:r>
      </w:del>
    </w:p>
    <w:p w14:paraId="2D689759" w14:textId="77777777" w:rsidR="001B35BC" w:rsidRDefault="00E341BE">
      <w:del w:id="33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creates a distinctive modern heading style.</w:delText>
        </w:r>
      </w:del>
    </w:p>
    <w:sectPr w:rsidR="001B35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5BC"/>
    <w:rsid w:val="001B35BC"/>
    <w:rsid w:val="001F352D"/>
    <w:rsid w:val="00AB7C0F"/>
    <w:rsid w:val="00D53FE7"/>
    <w:rsid w:val="00EF287F"/>
    <w:rsid w:val="00F35AC5"/>
    <w:rsid w:val="00FD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CFBE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2026-07-11T01:46:00Z</dcterms:modified>
</cp:coreProperties>
</file>