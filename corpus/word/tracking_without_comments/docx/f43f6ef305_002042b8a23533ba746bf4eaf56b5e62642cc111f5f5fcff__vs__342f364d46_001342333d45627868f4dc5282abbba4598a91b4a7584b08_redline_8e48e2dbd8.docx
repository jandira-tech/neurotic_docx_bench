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B1AC23" w14:textId="77777777" w:rsidR="000B1B58" w:rsidRPr="00854C26" w:rsidRDefault="00854C26" w:rsidP="0061350B">
      <w:pPr>
        <w:spacing w:before="360" w:after="240" w:line="240" w:lineRule="auto"/>
        <w:jc w:val="center"/>
        <w:rPr>
          <w:ins w:id="5" w:author="Pribil-Kövesdy Döníz" w:date="2026-09-22T12:22:00Z" w16du:dateUtc="2026-09-22T16:22:00Z"/>
          <w:rFonts w:cstheme="minorHAnsi"/>
          <w:b/>
          <w:smallCaps/>
          <w:sz w:val="32"/>
          <w:szCs w:val="32"/>
        </w:rPr>
      </w:pPr>
      <w:ins w:id="6" w:author="Pribil-Kövesdy Döníz" w:date="2026-09-22T12:22:00Z" w16du:dateUtc="2026-09-22T16:22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5F25C269" w14:textId="77777777" w:rsidR="00854C26" w:rsidRPr="00854C26" w:rsidRDefault="00854C26" w:rsidP="0061350B">
      <w:pPr>
        <w:spacing w:before="360" w:after="300" w:line="240" w:lineRule="auto"/>
        <w:rPr>
          <w:ins w:id="7" w:author="Pribil-Kövesdy Döníz" w:date="2026-09-22T12:22:00Z" w16du:dateUtc="2026-09-22T16:22:00Z"/>
          <w:sz w:val="28"/>
          <w:szCs w:val="28"/>
        </w:rPr>
      </w:pPr>
      <w:ins w:id="8" w:author="Pribil-Kövesdy Döníz" w:date="2026-09-22T12:22:00Z" w16du:dateUtc="2026-09-22T16:22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6203942E" w14:textId="77777777" w:rsidR="00722FDA" w:rsidRDefault="000B1B58">
      <w:pPr>
        <w:spacing w:line="240" w:lineRule="auto"/>
        <w:jc w:val="center"/>
        <w:rPr>
          <w:del w:id="9" w:author="Pribil-Kövesdy Döníz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10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Заявка (юридического лица)</w:delText>
        </w:r>
      </w:del>
    </w:p>
    <w:p w14:paraId="3E5893C9" w14:textId="77777777" w:rsidR="00722FDA" w:rsidRDefault="000B1B58">
      <w:pPr>
        <w:spacing w:line="240" w:lineRule="auto"/>
        <w:jc w:val="center"/>
        <w:rPr>
          <w:del w:id="11" w:author="Pribil-Kövesdy Döníz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12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на участие в благотворительном конкурсе</w:delText>
        </w:r>
      </w:del>
    </w:p>
    <w:p w14:paraId="672A4F26" w14:textId="77777777" w:rsidR="00722FDA" w:rsidRDefault="000B1B58">
      <w:pPr>
        <w:spacing w:after="0" w:line="240" w:lineRule="auto"/>
        <w:jc w:val="center"/>
        <w:rPr>
          <w:del w:id="13" w:author="Pribil-Kövesdy Döníz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14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социальных проектов «Преображая жизнь»</w:delText>
        </w:r>
      </w:del>
    </w:p>
    <w:p w14:paraId="5D2B496F" w14:textId="77777777" w:rsidR="00722FDA" w:rsidRDefault="00722FDA">
      <w:pPr>
        <w:spacing w:after="0" w:line="240" w:lineRule="auto"/>
        <w:jc w:val="center"/>
        <w:rPr>
          <w:del w:id="15" w:author="Pribil-Kövesdy Döníz" w:date="2026-09-22T12:22:00Z" w16du:dateUtc="2026-09-22T16:22:00Z"/>
          <w:rFonts w:ascii="Times New Roman" w:eastAsia="Times New Roman" w:hAnsi="Times New Roman" w:cs="Times New Roman"/>
          <w:bCs/>
          <w:sz w:val="16"/>
          <w:szCs w:val="16"/>
          <w:lang w:eastAsia="ru-RU"/>
        </w:rPr>
      </w:pPr>
    </w:p>
    <w:p w14:paraId="60ACFEFD" w14:textId="77777777" w:rsidR="00722FDA" w:rsidRDefault="000B1B58">
      <w:pPr>
        <w:numPr>
          <w:ilvl w:val="0"/>
          <w:numId w:val="6"/>
        </w:numPr>
        <w:spacing w:after="0" w:line="240" w:lineRule="auto"/>
        <w:contextualSpacing/>
        <w:jc w:val="center"/>
        <w:rPr>
          <w:del w:id="16" w:author="Pribil-Kövesdy Döníz" w:date="2026-09-22T12:22:00Z" w16du:dateUtc="2026-09-22T16:22:00Z"/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del w:id="17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ru-RU"/>
          </w:rPr>
          <w:delText>Общие данные о проекте</w:delText>
        </w:r>
      </w:del>
    </w:p>
    <w:p w14:paraId="67BF1DAE" w14:textId="77777777" w:rsidR="00722FDA" w:rsidRDefault="000B1B58">
      <w:pPr>
        <w:spacing w:before="60" w:after="0" w:line="240" w:lineRule="auto"/>
        <w:jc w:val="both"/>
        <w:rPr>
          <w:del w:id="18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9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Название проекта</w:delText>
        </w:r>
      </w:del>
    </w:p>
    <w:p w14:paraId="29E27A06" w14:textId="77777777" w:rsidR="00722FDA" w:rsidRDefault="000B1B58">
      <w:pPr>
        <w:spacing w:before="60" w:after="0" w:line="240" w:lineRule="auto"/>
        <w:jc w:val="both"/>
        <w:rPr>
          <w:del w:id="20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1" w:author="Pribil-Kövesdy Döníz" w:date="2026-09-22T12:22:00Z" w16du:dateUtc="2026-09-22T16:22:00Z">
        <w:r>
          <w:rPr>
            <w:rFonts w:ascii="Times New Roman" w:eastAsia="Calibri" w:hAnsi="Times New Roman" w:cs="Times New Roman"/>
            <w:i/>
            <w:sz w:val="24"/>
            <w:szCs w:val="24"/>
          </w:rPr>
          <w:delText>Название проекта пишется с прописной буквы в кавычках.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22" w:author="Pribil-Kövesdy Döníz" w:date="2026-09-22T12:22:00Z" w16du:dateUtc="2026-09-22T16:22:00Z">
          <w:tblPr>
            <w:tblW w:w="9464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23">
          <w:tblGrid>
            <w:gridCol w:w="2802"/>
            <w:gridCol w:w="1930"/>
            <w:gridCol w:w="4732"/>
            <w:gridCol w:w="4678"/>
          </w:tblGrid>
        </w:tblGridChange>
      </w:tblGrid>
      <w:tr w:rsidR="00722FDA" w14:paraId="1311C24A" w14:textId="276A6C5B" w:rsidTr="00AD06DF">
        <w:trPr>
          <w:trPrChange w:id="24" w:author="Pribil-Kövesdy Döníz" w:date="2026-09-22T12:22:00Z" w16du:dateUtc="2026-09-22T16:22:00Z">
            <w:trPr>
              <w:gridAfter w:val="1"/>
              <w:trHeight w:val="329"/>
            </w:trPr>
          </w:trPrChange>
        </w:trPr>
        <w:tc>
          <w:tcPr>
            <w:tcW w:w="2802" w:type="dxa"/>
            <w:tcPrChange w:id="25" w:author="Pribil-Kövesdy Döníz" w:date="2026-09-22T12:22:00Z" w16du:dateUtc="2026-09-22T16:22:00Z">
              <w:tcPr>
                <w:tcW w:w="946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06FFB8A" w14:textId="77777777" w:rsidR="00722FDA" w:rsidRDefault="00854C26" w:rsidP="00391C9E">
            <w:pPr>
              <w:rPr>
                <w:rPrChange w:id="26" w:author="Pribil-Kövesdy Döníz" w:date="2026-09-22T12:22:00Z" w16du:dateUtc="2026-09-22T16:22:00Z">
                  <w:rPr>
                    <w:rFonts w:ascii="Times New Roman" w:eastAsia="Calibri" w:hAnsi="Times New Roman" w:cs="Times New Roman"/>
                    <w:i/>
                    <w:sz w:val="24"/>
                    <w:szCs w:val="24"/>
                  </w:rPr>
                </w:rPrChange>
              </w:rPr>
              <w:pPrChange w:id="27" w:author="Pribil-Kövesdy Döníz" w:date="2026-09-22T12:22:00Z" w16du:dateUtc="2026-09-22T16:22:00Z">
                <w:pPr>
                  <w:widowControl w:val="0"/>
                  <w:spacing w:after="0" w:line="240" w:lineRule="auto"/>
                </w:pPr>
              </w:pPrChange>
            </w:pPr>
            <w:ins w:id="28" w:author="Pribil-Kövesdy Döníz" w:date="2026-09-22T12:22:00Z" w16du:dateUtc="2026-09-22T16:22:00Z">
              <w:r>
                <w:t>Név</w:t>
              </w:r>
            </w:ins>
          </w:p>
        </w:tc>
        <w:tc>
          <w:tcPr>
            <w:tcW w:w="11340" w:type="dxa"/>
            <w:tcPrChange w:id="29" w:author="Pribil-Kövesdy Döníz" w:date="2026-09-22T12:22:00Z" w16du:dateUtc="2026-09-22T16:22:00Z">
              <w:tcPr>
                <w:tcW w:w="11340" w:type="dxa"/>
              </w:tcPr>
            </w:tcPrChange>
          </w:tcPr>
          <w:p w14:paraId="054D0B54" w14:textId="77777777" w:rsidR="00854C26" w:rsidRDefault="00854C26" w:rsidP="00391C9E"/>
        </w:tc>
      </w:tr>
      <w:tr w:rsidR="00854C26" w14:paraId="1AF7CE7E" w14:textId="77777777" w:rsidTr="00AD06DF">
        <w:trPr>
          <w:ins w:id="30" w:author="Pribil-Kövesdy Döníz" w:date="2026-09-22T12:22:00Z" w16du:dateUtc="2026-09-22T16:22:00Z"/>
        </w:trPr>
        <w:tc>
          <w:tcPr>
            <w:tcW w:w="2802" w:type="dxa"/>
          </w:tcPr>
          <w:p w14:paraId="766DB02B" w14:textId="77777777" w:rsidR="00854C26" w:rsidRDefault="00F520F7" w:rsidP="00F520F7">
            <w:pPr>
              <w:rPr>
                <w:ins w:id="31" w:author="Pribil-Kövesdy Döníz" w:date="2026-09-22T12:22:00Z" w16du:dateUtc="2026-09-22T16:22:00Z"/>
              </w:rPr>
            </w:pPr>
            <w:ins w:id="32" w:author="Pribil-Kövesdy Döníz" w:date="2026-09-22T12:22:00Z" w16du:dateUtc="2026-09-22T16:22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90C6126" w14:textId="77777777" w:rsidR="00854C26" w:rsidRDefault="00854C26" w:rsidP="00391C9E">
            <w:pPr>
              <w:rPr>
                <w:ins w:id="33" w:author="Pribil-Kövesdy Döníz" w:date="2026-09-22T12:22:00Z" w16du:dateUtc="2026-09-22T16:22:00Z"/>
              </w:rPr>
            </w:pPr>
          </w:p>
        </w:tc>
      </w:tr>
    </w:tbl>
    <w:p w14:paraId="326E3405" w14:textId="77777777" w:rsidR="00854C26" w:rsidRPr="00854C26" w:rsidRDefault="00854C26" w:rsidP="0061350B">
      <w:pPr>
        <w:spacing w:before="360" w:line="240" w:lineRule="auto"/>
        <w:rPr>
          <w:ins w:id="34" w:author="Pribil-Kövesdy Döníz" w:date="2026-09-22T12:22:00Z" w16du:dateUtc="2026-09-22T16:22:00Z"/>
          <w:sz w:val="28"/>
          <w:szCs w:val="28"/>
        </w:rPr>
      </w:pPr>
      <w:ins w:id="35" w:author="Pribil-Kövesdy Döníz" w:date="2026-09-22T12:22:00Z" w16du:dateUtc="2026-09-22T16:2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2B574C9A" w14:textId="77777777" w:rsidR="00722FDA" w:rsidRDefault="00722FDA">
      <w:pPr>
        <w:spacing w:before="60" w:after="0" w:line="240" w:lineRule="auto"/>
        <w:jc w:val="both"/>
        <w:rPr>
          <w:del w:id="36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F2280DE" w14:textId="77777777" w:rsidR="00722FDA" w:rsidRDefault="000B1B58">
      <w:pPr>
        <w:spacing w:before="60" w:after="0" w:line="240" w:lineRule="auto"/>
        <w:jc w:val="both"/>
        <w:rPr>
          <w:del w:id="37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8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2.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Номинация</w:delTex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 (отметить знаком «Х»)</w:delText>
        </w:r>
      </w:del>
    </w:p>
    <w:p w14:paraId="79B6A514" w14:textId="77777777" w:rsidR="00722FDA" w:rsidRDefault="000B1B58">
      <w:pPr>
        <w:spacing w:before="60" w:after="0" w:line="240" w:lineRule="auto"/>
        <w:jc w:val="both"/>
        <w:rPr>
          <w:del w:id="39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40" w:author="Pribil-Kövesdy Döníz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3" behindDoc="0" locked="0" layoutInCell="0" allowOverlap="1" wp14:anchorId="68700116" wp14:editId="7ADE39CB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281940</wp:posOffset>
                  </wp:positionV>
                  <wp:extent cx="248920" cy="258445"/>
                  <wp:effectExtent l="1905" t="2540" r="1905" b="1270"/>
                  <wp:wrapSquare wrapText="bothSides"/>
                  <wp:docPr id="1" name="Прямоугольник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2" path="m0,0l-2147483645,0l-2147483645,-2147483646l0,-2147483646xe" stroked="t" o:allowincell="f" style="position:absolute;margin-left:3.45pt;margin-top:22.2pt;width:19.55pt;height:20.3pt;mso-wrap-style:none;v-text-anchor:middle" wp14:anchorId="68700116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Выберите все номинации, которые подходят к Вашему проекту</w:delText>
        </w:r>
      </w:del>
    </w:p>
    <w:p w14:paraId="6EE7E7B3" w14:textId="77777777" w:rsidR="00722FDA" w:rsidRDefault="000B1B58">
      <w:pPr>
        <w:spacing w:before="60" w:after="0" w:line="240" w:lineRule="auto"/>
        <w:ind w:left="705" w:hanging="705"/>
        <w:jc w:val="both"/>
        <w:rPr>
          <w:del w:id="41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42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социально-экологические и природоохранные инициативы </w:delText>
        </w:r>
      </w:del>
    </w:p>
    <w:p w14:paraId="51B0AC65" w14:textId="77777777" w:rsidR="00722FDA" w:rsidRDefault="000B1B58">
      <w:pPr>
        <w:spacing w:before="60" w:after="0" w:line="240" w:lineRule="auto"/>
        <w:ind w:left="705" w:hanging="705"/>
        <w:jc w:val="both"/>
        <w:rPr>
          <w:del w:id="43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44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2395" distR="130175" simplePos="0" relativeHeight="2" behindDoc="0" locked="0" layoutInCell="0" allowOverlap="1" wp14:anchorId="49DC0182" wp14:editId="3A5C2CCA">
                  <wp:simplePos x="0" y="0"/>
                  <wp:positionH relativeFrom="column">
                    <wp:posOffset>-384810</wp:posOffset>
                  </wp:positionH>
                  <wp:positionV relativeFrom="paragraph">
                    <wp:posOffset>238760</wp:posOffset>
                  </wp:positionV>
                  <wp:extent cx="248920" cy="258445"/>
                  <wp:effectExtent l="1905" t="2540" r="1905" b="1270"/>
                  <wp:wrapSquare wrapText="bothSides"/>
                  <wp:docPr id="2" name="Прямоугольник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3" path="m0,0l-2147483645,0l-2147483645,-2147483646l0,-2147483646xe" stroked="t" o:allowincell="f" style="position:absolute;margin-left:-30.3pt;margin-top:18.8pt;width:19.55pt;height:20.3pt;mso-wrap-style:none;v-text-anchor:middle" wp14:anchorId="49DC0182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01D28DF7" w14:textId="77777777" w:rsidR="00722FDA" w:rsidRDefault="000B1B58">
      <w:pPr>
        <w:spacing w:before="60" w:after="0" w:line="240" w:lineRule="auto"/>
        <w:jc w:val="both"/>
        <w:rPr>
          <w:del w:id="45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46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инициативы, направленные на сохранение жизни и здоровья людей</w:delText>
        </w:r>
      </w:del>
    </w:p>
    <w:p w14:paraId="059CE618" w14:textId="77777777" w:rsidR="00722FDA" w:rsidRDefault="00722FDA">
      <w:pPr>
        <w:spacing w:after="0" w:line="240" w:lineRule="auto"/>
        <w:jc w:val="both"/>
        <w:rPr>
          <w:del w:id="47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33E462" w14:textId="77777777" w:rsidR="00722FDA" w:rsidRDefault="000B1B58">
      <w:pPr>
        <w:spacing w:after="0" w:line="240" w:lineRule="auto"/>
        <w:jc w:val="both"/>
        <w:rPr>
          <w:del w:id="48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49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1125" distR="131445" simplePos="0" relativeHeight="4" behindDoc="0" locked="0" layoutInCell="0" allowOverlap="1" wp14:anchorId="6EDCE5B4" wp14:editId="7D2F0796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150495</wp:posOffset>
                  </wp:positionV>
                  <wp:extent cx="248920" cy="258445"/>
                  <wp:effectExtent l="1905" t="2540" r="1905" b="1270"/>
                  <wp:wrapSquare wrapText="bothSides"/>
                  <wp:docPr id="3" name="Прямоугольник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4" path="m0,0l-2147483645,0l-2147483645,-2147483646l0,-2147483646xe" stroked="t" o:allowincell="f" style="position:absolute;margin-left:3.45pt;margin-top:11.85pt;width:19.55pt;height:20.3pt;mso-wrap-style:none;v-text-anchor:middle" wp14:anchorId="6EDCE5B4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34CD873F" w14:textId="77777777" w:rsidR="00722FDA" w:rsidRDefault="000B1B58">
      <w:pPr>
        <w:spacing w:after="0" w:line="240" w:lineRule="auto"/>
        <w:jc w:val="both"/>
        <w:rPr>
          <w:del w:id="50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51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образовательные проекты и общественно-значимые культурно-просветительские инициативы</w:delText>
        </w:r>
      </w:del>
    </w:p>
    <w:p w14:paraId="4BCA53A1" w14:textId="77777777" w:rsidR="00722FDA" w:rsidRDefault="000B1B58">
      <w:pPr>
        <w:spacing w:after="0" w:line="240" w:lineRule="auto"/>
        <w:jc w:val="both"/>
        <w:rPr>
          <w:del w:id="52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53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noProof/>
            <w:sz w:val="24"/>
            <w:szCs w:val="24"/>
            <w:lang w:eastAsia="ru-RU"/>
          </w:rPr>
          <mc:AlternateContent>
            <mc:Choice Requires="wps">
              <w:drawing>
                <wp:anchor distT="0" distB="27305" distL="111125" distR="131445" simplePos="0" relativeHeight="5" behindDoc="0" locked="0" layoutInCell="0" allowOverlap="1" wp14:anchorId="60FDB389" wp14:editId="10430D44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161290</wp:posOffset>
                  </wp:positionV>
                  <wp:extent cx="248920" cy="258445"/>
                  <wp:effectExtent l="1905" t="2540" r="1905" b="1270"/>
                  <wp:wrapSquare wrapText="bothSides"/>
                  <wp:docPr id="4" name="Прямоугольник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6" path="m0,0l-2147483645,0l-2147483645,-2147483646l0,-2147483646xe" stroked="t" o:allowincell="f" style="position:absolute;margin-left:3.45pt;margin-top:12.7pt;width:19.55pt;height:20.3pt;mso-wrap-style:none;v-text-anchor:middle" wp14:anchorId="60FDB389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</w:del>
    </w:p>
    <w:p w14:paraId="2BF715DD" w14:textId="77777777" w:rsidR="00722FDA" w:rsidRDefault="000B1B58">
      <w:pPr>
        <w:spacing w:after="0" w:line="240" w:lineRule="auto"/>
        <w:jc w:val="both"/>
        <w:rPr>
          <w:del w:id="54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55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сохранение объектов культурного наследия</w:delText>
        </w:r>
      </w:del>
    </w:p>
    <w:p w14:paraId="410E98F9" w14:textId="77777777" w:rsidR="00722FDA" w:rsidRDefault="00722FDA">
      <w:pPr>
        <w:spacing w:after="0" w:line="240" w:lineRule="auto"/>
        <w:jc w:val="both"/>
        <w:rPr>
          <w:del w:id="56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0F728E" w14:textId="77777777" w:rsidR="00722FDA" w:rsidRDefault="000B1B58">
      <w:pPr>
        <w:spacing w:after="0" w:line="240" w:lineRule="auto"/>
        <w:jc w:val="both"/>
        <w:rPr>
          <w:del w:id="57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58" w:author="Pribil-Kövesdy Döníz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6" behindDoc="0" locked="0" layoutInCell="0" allowOverlap="1" wp14:anchorId="6F58B3EE" wp14:editId="7760A245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248920" cy="258445"/>
                  <wp:effectExtent l="1905" t="2540" r="1905" b="1270"/>
                  <wp:wrapSquare wrapText="bothSides"/>
                  <wp:docPr id="5" name="Прямоугольник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7" path="m0,0l-2147483645,0l-2147483645,-2147483646l0,-2147483646xe" stroked="t" o:allowincell="f" style="position:absolute;margin-left:3.45pt;margin-top:1pt;width:19.55pt;height:20.3pt;mso-wrap-style:none;v-text-anchor:middle" wp14:anchorId="6F58B3EE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популяризация здорового образа жизни, физической культуры, массового и любительского спорта</w:delText>
        </w:r>
      </w:del>
    </w:p>
    <w:p w14:paraId="33AA9338" w14:textId="77777777" w:rsidR="00722FDA" w:rsidRDefault="00722FDA">
      <w:pPr>
        <w:spacing w:after="0" w:line="240" w:lineRule="auto"/>
        <w:jc w:val="both"/>
        <w:rPr>
          <w:del w:id="59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1DE98D2" w14:textId="77777777" w:rsidR="00722FDA" w:rsidRDefault="000B1B58">
      <w:pPr>
        <w:spacing w:after="0" w:line="240" w:lineRule="auto"/>
        <w:jc w:val="both"/>
        <w:rPr>
          <w:del w:id="60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61" w:author="Pribil-Kövesdy Döníz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1125" distR="131445" simplePos="0" relativeHeight="8" behindDoc="0" locked="0" layoutInCell="0" allowOverlap="1" wp14:anchorId="2B5A12D1" wp14:editId="513E3697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41910</wp:posOffset>
                  </wp:positionV>
                  <wp:extent cx="248920" cy="258445"/>
                  <wp:effectExtent l="1905" t="2540" r="1905" b="1270"/>
                  <wp:wrapSquare wrapText="bothSides"/>
                  <wp:docPr id="6" name="Прямоугольник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9" path="m0,0l-2147483645,0l-2147483645,-2147483646l0,-2147483646xe" stroked="t" o:allowincell="f" style="position:absolute;margin-left:3.45pt;margin-top:3.3pt;width:19.55pt;height:20.3pt;mso-wrap-style:none;v-text-anchor:middle" wp14:anchorId="2B5A12D1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распространение духовно-нравственных ценностей и укрепление гражданской идентичности</w:delText>
        </w:r>
      </w:del>
    </w:p>
    <w:p w14:paraId="43998316" w14:textId="77777777" w:rsidR="00722FDA" w:rsidRDefault="00722FDA">
      <w:pPr>
        <w:spacing w:after="0" w:line="240" w:lineRule="auto"/>
        <w:jc w:val="both"/>
        <w:rPr>
          <w:del w:id="62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46B1D0" w14:textId="77777777" w:rsidR="00722FDA" w:rsidRDefault="000B1B58">
      <w:pPr>
        <w:spacing w:before="60" w:after="0" w:line="240" w:lineRule="auto"/>
        <w:jc w:val="both"/>
        <w:rPr>
          <w:del w:id="63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64" w:author="Pribil-Kövesdy Döníz" w:date="2026-09-22T12:22:00Z" w16du:dateUtc="2026-09-22T16:22:00Z">
        <w:r>
          <w:rPr>
            <w:noProof/>
          </w:rPr>
          <mc:AlternateContent>
            <mc:Choice Requires="wps">
              <w:drawing>
                <wp:anchor distT="0" distB="27305" distL="112395" distR="130175" simplePos="0" relativeHeight="7" behindDoc="0" locked="0" layoutInCell="0" allowOverlap="1" wp14:anchorId="7C66B6BB" wp14:editId="5AC10C8E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42545</wp:posOffset>
                  </wp:positionV>
                  <wp:extent cx="248920" cy="258445"/>
                  <wp:effectExtent l="1905" t="2540" r="1905" b="1270"/>
                  <wp:wrapSquare wrapText="bothSides"/>
                  <wp:docPr id="7" name="Прямоугольник 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48760" cy="25848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3A5F8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rect id="shape_0" ID="Прямоугольник 8" path="m0,0l-2147483645,0l-2147483645,-2147483646l0,-2147483646xe" stroked="t" o:allowincell="f" style="position:absolute;margin-left:3.75pt;margin-top:3.35pt;width:19.55pt;height:20.3pt;mso-wrap-style:none;v-text-anchor:middle" wp14:anchorId="7C66B6BB">
                  <v:fill o:detectmouseclick="t" on="false"/>
                  <v:stroke color="#3a5f8b" weight="3240" joinstyle="round" endcap="flat"/>
                  <w10:wrap type="square"/>
                </v:rect>
              </w:pict>
            </mc:Fallback>
          </mc:AlternateConten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поддержка системы воспитания молодёжи на основе традиционных для российской культуры духовных, нравственных и патриотических ценностей </w:delText>
        </w:r>
      </w:del>
    </w:p>
    <w:p w14:paraId="7A207C0F" w14:textId="77777777" w:rsidR="00722FDA" w:rsidRDefault="00722FDA">
      <w:pPr>
        <w:spacing w:before="60" w:after="0" w:line="240" w:lineRule="auto"/>
        <w:jc w:val="both"/>
        <w:rPr>
          <w:del w:id="65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B444342" w14:textId="77777777" w:rsidR="00722FDA" w:rsidRDefault="000B1B58">
      <w:pPr>
        <w:pStyle w:val="ListParagraph"/>
        <w:numPr>
          <w:ilvl w:val="0"/>
          <w:numId w:val="1"/>
        </w:numPr>
        <w:spacing w:before="60" w:after="0" w:line="240" w:lineRule="auto"/>
        <w:ind w:left="0" w:firstLine="0"/>
        <w:jc w:val="both"/>
        <w:rPr>
          <w:del w:id="66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67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i/>
            <w:sz w:val="24"/>
            <w:szCs w:val="24"/>
            <w:lang w:eastAsia="ru-RU"/>
          </w:rPr>
          <w:delText>Запрашиваемая сумма (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та сумма, на получение которой по гранту ГХК рассчитываете; цифрой. Детально, на что планируете потратить эту сумму, Вы распишете в бюджете проекта - ниже)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68" w:author="Pribil-Kövesdy Döníz" w:date="2026-09-22T12:22:00Z" w16du:dateUtc="2026-09-22T16:22:00Z">
          <w:tblPr>
            <w:tblStyle w:val="TableGrid"/>
            <w:tblW w:w="9464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69">
          <w:tblGrid>
            <w:gridCol w:w="2802"/>
            <w:gridCol w:w="1930"/>
            <w:gridCol w:w="4732"/>
            <w:gridCol w:w="4678"/>
          </w:tblGrid>
        </w:tblGridChange>
      </w:tblGrid>
      <w:tr w:rsidR="00722FDA" w14:paraId="501BCA1C" w14:textId="75DE83C2" w:rsidTr="0061350B">
        <w:trPr>
          <w:trHeight w:val="1168"/>
          <w:trPrChange w:id="70" w:author="Pribil-Kövesdy Döníz" w:date="2026-09-22T12:22:00Z" w16du:dateUtc="2026-09-22T16:22:00Z">
            <w:trPr>
              <w:gridAfter w:val="1"/>
            </w:trPr>
          </w:trPrChange>
        </w:trPr>
        <w:tc>
          <w:tcPr>
            <w:tcW w:w="2802" w:type="dxa"/>
            <w:tcPrChange w:id="71" w:author="Pribil-Kövesdy Döníz" w:date="2026-09-22T12:22:00Z" w16du:dateUtc="2026-09-22T16:22:00Z">
              <w:tcPr>
                <w:tcW w:w="9464" w:type="dxa"/>
                <w:gridSpan w:val="2"/>
              </w:tcPr>
            </w:tcPrChange>
          </w:tcPr>
          <w:p w14:paraId="48CE74D0" w14:textId="77777777" w:rsidR="00854C26" w:rsidRDefault="00A236F9" w:rsidP="00391C9E">
            <w:pPr>
              <w:rPr>
                <w:ins w:id="72" w:author="Pribil-Kövesdy Döníz" w:date="2026-09-22T12:22:00Z" w16du:dateUtc="2026-09-22T16:22:00Z"/>
              </w:rPr>
            </w:pPr>
            <w:ins w:id="73" w:author="Pribil-Kövesdy Döníz" w:date="2026-09-22T12:22:00Z" w16du:dateUtc="2026-09-22T16:22:00Z">
              <w:r>
                <w:t>Mobilitás típusa</w:t>
              </w:r>
            </w:ins>
          </w:p>
          <w:p w14:paraId="14D525E7" w14:textId="77777777" w:rsidR="00722FDA" w:rsidRDefault="00A236F9" w:rsidP="00391C9E">
            <w:pPr>
              <w:rPr>
                <w:rPrChange w:id="74" w:author="Pribil-Kövesdy Döníz" w:date="2026-09-22T12:22:00Z" w16du:dateUtc="2026-09-22T16:22:00Z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ru-RU"/>
                  </w:rPr>
                </w:rPrChange>
              </w:rPr>
              <w:pPrChange w:id="75" w:author="Pribil-Kövesdy Döníz" w:date="2026-09-22T12:22:00Z" w16du:dateUtc="2026-09-22T16:22:00Z">
                <w:pPr>
                  <w:widowControl w:val="0"/>
                  <w:spacing w:before="60" w:after="0" w:line="240" w:lineRule="auto"/>
                  <w:jc w:val="both"/>
                </w:pPr>
              </w:pPrChange>
            </w:pPr>
            <w:ins w:id="76" w:author="Pribil-Kövesdy Döníz" w:date="2026-09-22T12:22:00Z" w16du:dateUtc="2026-09-22T16:22:00Z">
              <w:r>
                <w:t>(nem helyes törlendő)</w:t>
              </w:r>
            </w:ins>
          </w:p>
        </w:tc>
        <w:tc>
          <w:tcPr>
            <w:tcW w:w="11340" w:type="dxa"/>
            <w:tcPrChange w:id="77" w:author="Pribil-Kövesdy Döníz" w:date="2026-09-22T12:22:00Z" w16du:dateUtc="2026-09-22T16:22:00Z">
              <w:tcPr>
                <w:tcW w:w="11340" w:type="dxa"/>
              </w:tcPr>
            </w:tcPrChange>
          </w:tcPr>
          <w:p w14:paraId="269D6EAF" w14:textId="77777777" w:rsidR="00854C26" w:rsidRDefault="00A236F9" w:rsidP="00391C9E">
            <w:pPr>
              <w:pStyle w:val="ListParagraph"/>
              <w:numPr>
                <w:ilvl w:val="0"/>
                <w:numId w:val="9"/>
              </w:numPr>
              <w:tabs>
                <w:tab w:val="num" w:pos="0"/>
              </w:tabs>
              <w:spacing w:after="140"/>
              <w:contextualSpacing w:val="0"/>
              <w:rPr>
                <w:ins w:id="78" w:author="Pribil-Kövesdy Döníz" w:date="2026-09-22T12:22:00Z" w16du:dateUtc="2026-09-22T16:22:00Z"/>
              </w:rPr>
            </w:pPr>
            <w:ins w:id="79" w:author="Pribil-Kövesdy Döníz" w:date="2026-09-22T12:22:00Z" w16du:dateUtc="2026-09-22T16:22:00Z">
              <w:r>
                <w:t>szakmai továbbképzés</w:t>
              </w:r>
            </w:ins>
          </w:p>
          <w:p w14:paraId="00ABF7F6" w14:textId="77777777" w:rsidR="00A236F9" w:rsidRDefault="00A236F9" w:rsidP="00391C9E">
            <w:pPr>
              <w:pStyle w:val="ListParagraph"/>
              <w:numPr>
                <w:ilvl w:val="0"/>
                <w:numId w:val="9"/>
              </w:numPr>
              <w:tabs>
                <w:tab w:val="num" w:pos="0"/>
              </w:tabs>
              <w:spacing w:after="140"/>
              <w:contextualSpacing w:val="0"/>
              <w:rPr>
                <w:ins w:id="80" w:author="Pribil-Kövesdy Döníz" w:date="2026-09-22T12:22:00Z" w16du:dateUtc="2026-09-22T16:22:00Z"/>
              </w:rPr>
            </w:pPr>
            <w:ins w:id="81" w:author="Pribil-Kövesdy Döníz" w:date="2026-09-22T12:22:00Z" w16du:dateUtc="2026-09-22T16:22:00Z">
              <w:r>
                <w:t>nyelvtanfolyam</w:t>
              </w:r>
            </w:ins>
          </w:p>
          <w:p w14:paraId="60543750" w14:textId="77777777" w:rsidR="00A236F9" w:rsidRDefault="00F520F7" w:rsidP="00391C9E">
            <w:pPr>
              <w:pStyle w:val="ListParagraph"/>
              <w:numPr>
                <w:ilvl w:val="0"/>
                <w:numId w:val="9"/>
              </w:numPr>
              <w:tabs>
                <w:tab w:val="num" w:pos="0"/>
              </w:tabs>
              <w:spacing w:after="140"/>
              <w:contextualSpacing w:val="0"/>
              <w:rPr>
                <w:ins w:id="82" w:author="Pribil-Kövesdy Döníz" w:date="2026-09-22T12:22:00Z" w16du:dateUtc="2026-09-22T16:22:00Z"/>
              </w:rPr>
            </w:pPr>
            <w:ins w:id="83" w:author="Pribil-Kövesdy Döníz" w:date="2026-09-22T12:22:00Z" w16du:dateUtc="2026-09-22T16:22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19DAD294" w14:textId="77777777" w:rsidR="00A236F9" w:rsidRDefault="00A236F9" w:rsidP="00391C9E">
            <w:pPr>
              <w:pStyle w:val="ListParagraph"/>
              <w:numPr>
                <w:ilvl w:val="0"/>
                <w:numId w:val="9"/>
              </w:numPr>
            </w:pPr>
            <w:ins w:id="84" w:author="Pribil-Kövesdy Döníz" w:date="2026-09-22T12:22:00Z" w16du:dateUtc="2026-09-22T16:22:00Z">
              <w:r>
                <w:t>oktatási tevékenység</w:t>
              </w:r>
            </w:ins>
          </w:p>
        </w:tc>
      </w:tr>
      <w:tr w:rsidR="00A236F9" w14:paraId="194FA7CB" w14:textId="77777777" w:rsidTr="00AD06DF">
        <w:trPr>
          <w:ins w:id="85" w:author="Pribil-Kövesdy Döníz" w:date="2026-09-22T12:22:00Z" w16du:dateUtc="2026-09-22T16:22:00Z"/>
        </w:trPr>
        <w:tc>
          <w:tcPr>
            <w:tcW w:w="2802" w:type="dxa"/>
          </w:tcPr>
          <w:p w14:paraId="16D52AA2" w14:textId="77777777" w:rsidR="00A236F9" w:rsidRDefault="00A236F9" w:rsidP="00391C9E">
            <w:pPr>
              <w:rPr>
                <w:ins w:id="86" w:author="Pribil-Kövesdy Döníz" w:date="2026-09-22T12:22:00Z" w16du:dateUtc="2026-09-22T16:22:00Z"/>
              </w:rPr>
            </w:pPr>
            <w:ins w:id="87" w:author="Pribil-Kövesdy Döníz" w:date="2026-09-22T12:22:00Z" w16du:dateUtc="2026-09-22T16:22:00Z">
              <w:r>
                <w:t>Továbbképzés címe</w:t>
              </w:r>
            </w:ins>
          </w:p>
          <w:p w14:paraId="0AD14D7D" w14:textId="77777777" w:rsidR="00A236F9" w:rsidRDefault="00A236F9" w:rsidP="00391C9E">
            <w:pPr>
              <w:rPr>
                <w:ins w:id="88" w:author="Pribil-Kövesdy Döníz" w:date="2026-09-22T12:22:00Z" w16du:dateUtc="2026-09-22T16:22:00Z"/>
              </w:rPr>
            </w:pPr>
            <w:ins w:id="89" w:author="Pribil-Kövesdy Döníz" w:date="2026-09-22T12:22:00Z" w16du:dateUtc="2026-09-22T16:22:00Z">
              <w:r>
                <w:t>(amennyiben releváns)</w:t>
              </w:r>
            </w:ins>
          </w:p>
        </w:tc>
        <w:tc>
          <w:tcPr>
            <w:tcW w:w="11340" w:type="dxa"/>
          </w:tcPr>
          <w:p w14:paraId="1A967693" w14:textId="77777777" w:rsidR="00A236F9" w:rsidRDefault="00A236F9" w:rsidP="00391C9E">
            <w:pPr>
              <w:rPr>
                <w:ins w:id="90" w:author="Pribil-Kövesdy Döníz" w:date="2026-09-22T12:22:00Z" w16du:dateUtc="2026-09-22T16:22:00Z"/>
              </w:rPr>
            </w:pPr>
          </w:p>
        </w:tc>
      </w:tr>
      <w:tr w:rsidR="00A236F9" w14:paraId="14101574" w14:textId="77777777" w:rsidTr="0061350B">
        <w:trPr>
          <w:trHeight w:val="428"/>
          <w:ins w:id="91" w:author="Pribil-Kövesdy Döníz" w:date="2026-09-22T12:22:00Z" w16du:dateUtc="2026-09-22T16:22:00Z"/>
        </w:trPr>
        <w:tc>
          <w:tcPr>
            <w:tcW w:w="2802" w:type="dxa"/>
          </w:tcPr>
          <w:p w14:paraId="3A788F75" w14:textId="77777777" w:rsidR="00A236F9" w:rsidRDefault="00A236F9" w:rsidP="00391C9E">
            <w:pPr>
              <w:rPr>
                <w:ins w:id="92" w:author="Pribil-Kövesdy Döníz" w:date="2026-09-22T12:22:00Z" w16du:dateUtc="2026-09-22T16:22:00Z"/>
              </w:rPr>
            </w:pPr>
            <w:ins w:id="93" w:author="Pribil-Kövesdy Döníz" w:date="2026-09-22T12:22:00Z" w16du:dateUtc="2026-09-22T16:22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3E245CFC" w14:textId="77777777" w:rsidR="005E7FFD" w:rsidRDefault="005E7FFD" w:rsidP="00391C9E">
            <w:pPr>
              <w:rPr>
                <w:ins w:id="94" w:author="Pribil-Kövesdy Döníz" w:date="2026-09-22T12:22:00Z" w16du:dateUtc="2026-09-22T16:22:00Z"/>
              </w:rPr>
            </w:pPr>
          </w:p>
        </w:tc>
      </w:tr>
      <w:tr w:rsidR="005E7FFD" w14:paraId="6C3F54C5" w14:textId="77777777" w:rsidTr="0061350B">
        <w:trPr>
          <w:trHeight w:val="703"/>
          <w:ins w:id="95" w:author="Pribil-Kövesdy Döníz" w:date="2026-09-22T12:22:00Z" w16du:dateUtc="2026-09-22T16:22:00Z"/>
        </w:trPr>
        <w:tc>
          <w:tcPr>
            <w:tcW w:w="2802" w:type="dxa"/>
          </w:tcPr>
          <w:p w14:paraId="25346BAA" w14:textId="77777777" w:rsidR="005E7FFD" w:rsidRDefault="005E7FFD" w:rsidP="00391C9E">
            <w:pPr>
              <w:rPr>
                <w:ins w:id="96" w:author="Pribil-Kövesdy Döníz" w:date="2026-09-22T12:22:00Z" w16du:dateUtc="2026-09-22T16:22:00Z"/>
              </w:rPr>
            </w:pPr>
            <w:ins w:id="97" w:author="Pribil-Kövesdy Döníz" w:date="2026-09-22T12:22:00Z" w16du:dateUtc="2026-09-22T16:22:00Z">
              <w:r>
                <w:t>Fogadó intézmény típusa</w:t>
              </w:r>
            </w:ins>
          </w:p>
          <w:p w14:paraId="67131C7E" w14:textId="77777777" w:rsidR="005E7FFD" w:rsidRDefault="005E7FFD" w:rsidP="00391C9E">
            <w:pPr>
              <w:rPr>
                <w:ins w:id="98" w:author="Pribil-Kövesdy Döníz" w:date="2026-09-22T12:22:00Z" w16du:dateUtc="2026-09-22T16:22:00Z"/>
              </w:rPr>
            </w:pPr>
            <w:ins w:id="99" w:author="Pribil-Kövesdy Döníz" w:date="2026-09-22T12:22:00Z" w16du:dateUtc="2026-09-22T16:22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338EF67" w14:textId="77777777" w:rsidR="005E7FFD" w:rsidRDefault="005E7FFD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ins w:id="100" w:author="Pribil-Kövesdy Döníz" w:date="2026-09-22T12:22:00Z" w16du:dateUtc="2026-09-22T16:22:00Z"/>
              </w:rPr>
            </w:pPr>
            <w:ins w:id="101" w:author="Pribil-Kövesdy Döníz" w:date="2026-09-22T12:22:00Z" w16du:dateUtc="2026-09-22T16:22:00Z">
              <w:r>
                <w:t>oktatási intézmény</w:t>
              </w:r>
            </w:ins>
          </w:p>
          <w:p w14:paraId="1A453642" w14:textId="77777777" w:rsidR="005E7FFD" w:rsidRDefault="005E7FFD" w:rsidP="00391C9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ins w:id="102" w:author="Pribil-Kövesdy Döníz" w:date="2026-09-22T12:22:00Z" w16du:dateUtc="2026-09-22T16:22:00Z"/>
              </w:rPr>
            </w:pPr>
            <w:ins w:id="103" w:author="Pribil-Kövesdy Döníz" w:date="2026-09-22T12:22:00Z" w16du:dateUtc="2026-09-22T16:22:00Z">
              <w:r>
                <w:t>továbbképző intézmény</w:t>
              </w:r>
            </w:ins>
          </w:p>
        </w:tc>
      </w:tr>
      <w:tr w:rsidR="00A236F9" w14:paraId="043CC6F4" w14:textId="77777777" w:rsidTr="00AD06DF">
        <w:trPr>
          <w:ins w:id="104" w:author="Pribil-Kövesdy Döníz" w:date="2026-09-22T12:22:00Z" w16du:dateUtc="2026-09-22T16:22:00Z"/>
        </w:trPr>
        <w:tc>
          <w:tcPr>
            <w:tcW w:w="2802" w:type="dxa"/>
          </w:tcPr>
          <w:p w14:paraId="22C9781B" w14:textId="77777777" w:rsidR="00A236F9" w:rsidRDefault="00A236F9" w:rsidP="00391C9E">
            <w:pPr>
              <w:rPr>
                <w:ins w:id="105" w:author="Pribil-Kövesdy Döníz" w:date="2026-09-22T12:22:00Z" w16du:dateUtc="2026-09-22T16:22:00Z"/>
              </w:rPr>
            </w:pPr>
            <w:ins w:id="106" w:author="Pribil-Kövesdy Döníz" w:date="2026-09-22T12:22:00Z" w16du:dateUtc="2026-09-22T16:22:00Z">
              <w:r>
                <w:t>Fogadó ország</w:t>
              </w:r>
            </w:ins>
          </w:p>
        </w:tc>
        <w:tc>
          <w:tcPr>
            <w:tcW w:w="11340" w:type="dxa"/>
          </w:tcPr>
          <w:p w14:paraId="2611642D" w14:textId="77777777" w:rsidR="00A236F9" w:rsidRDefault="00A236F9" w:rsidP="00391C9E">
            <w:pPr>
              <w:rPr>
                <w:ins w:id="107" w:author="Pribil-Kövesdy Döníz" w:date="2026-09-22T12:22:00Z" w16du:dateUtc="2026-09-22T16:22:00Z"/>
              </w:rPr>
            </w:pPr>
          </w:p>
        </w:tc>
      </w:tr>
      <w:tr w:rsidR="00A236F9" w14:paraId="157DD8AE" w14:textId="77777777" w:rsidTr="00AD06DF">
        <w:trPr>
          <w:ins w:id="108" w:author="Pribil-Kövesdy Döníz" w:date="2026-09-22T12:22:00Z" w16du:dateUtc="2026-09-22T16:22:00Z"/>
        </w:trPr>
        <w:tc>
          <w:tcPr>
            <w:tcW w:w="2802" w:type="dxa"/>
          </w:tcPr>
          <w:p w14:paraId="33D30E7D" w14:textId="77777777" w:rsidR="00A236F9" w:rsidRDefault="00A236F9" w:rsidP="00391C9E">
            <w:pPr>
              <w:rPr>
                <w:ins w:id="109" w:author="Pribil-Kövesdy Döníz" w:date="2026-09-22T12:22:00Z" w16du:dateUtc="2026-09-22T16:22:00Z"/>
              </w:rPr>
            </w:pPr>
            <w:ins w:id="110" w:author="Pribil-Kövesdy Döníz" w:date="2026-09-22T12:22:00Z" w16du:dateUtc="2026-09-22T16:22:00Z">
              <w:r>
                <w:lastRenderedPageBreak/>
                <w:t>Munkanyelv</w:t>
              </w:r>
            </w:ins>
          </w:p>
        </w:tc>
        <w:tc>
          <w:tcPr>
            <w:tcW w:w="11340" w:type="dxa"/>
          </w:tcPr>
          <w:p w14:paraId="42DF8F00" w14:textId="77777777" w:rsidR="00A236F9" w:rsidRDefault="00A236F9" w:rsidP="00391C9E">
            <w:pPr>
              <w:rPr>
                <w:ins w:id="111" w:author="Pribil-Kövesdy Döníz" w:date="2026-09-22T12:22:00Z" w16du:dateUtc="2026-09-22T16:22:00Z"/>
              </w:rPr>
            </w:pPr>
          </w:p>
        </w:tc>
      </w:tr>
      <w:tr w:rsidR="00A236F9" w14:paraId="21752098" w14:textId="77777777" w:rsidTr="00AD06DF">
        <w:trPr>
          <w:ins w:id="112" w:author="Pribil-Kövesdy Döníz" w:date="2026-09-22T12:22:00Z" w16du:dateUtc="2026-09-22T16:22:00Z"/>
        </w:trPr>
        <w:tc>
          <w:tcPr>
            <w:tcW w:w="2802" w:type="dxa"/>
          </w:tcPr>
          <w:p w14:paraId="02BE088F" w14:textId="77777777" w:rsidR="00A236F9" w:rsidRDefault="00A236F9" w:rsidP="00391C9E">
            <w:pPr>
              <w:rPr>
                <w:ins w:id="113" w:author="Pribil-Kövesdy Döníz" w:date="2026-09-22T12:22:00Z" w16du:dateUtc="2026-09-22T16:22:00Z"/>
              </w:rPr>
            </w:pPr>
            <w:ins w:id="114" w:author="Pribil-Kövesdy Döníz" w:date="2026-09-22T12:22:00Z" w16du:dateUtc="2026-09-22T16:22:00Z">
              <w:r>
                <w:t>Mobilitás időtartama</w:t>
              </w:r>
            </w:ins>
          </w:p>
          <w:p w14:paraId="4F5AFC50" w14:textId="77777777" w:rsidR="00A236F9" w:rsidRDefault="00A236F9" w:rsidP="00AD06DF">
            <w:pPr>
              <w:rPr>
                <w:ins w:id="115" w:author="Pribil-Kövesdy Döníz" w:date="2026-09-22T12:22:00Z" w16du:dateUtc="2026-09-22T16:22:00Z"/>
              </w:rPr>
            </w:pPr>
            <w:ins w:id="116" w:author="Pribil-Kövesdy Döníz" w:date="2026-09-22T12:22:00Z" w16du:dateUtc="2026-09-22T16:22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708E62E7" w14:textId="77777777" w:rsidR="00A236F9" w:rsidRDefault="00A236F9" w:rsidP="0061350B">
            <w:pPr>
              <w:ind w:firstLine="882"/>
              <w:rPr>
                <w:ins w:id="117" w:author="Pribil-Kövesdy Döníz" w:date="2026-09-22T12:22:00Z" w16du:dateUtc="2026-09-22T16:22:00Z"/>
              </w:rPr>
            </w:pPr>
            <w:ins w:id="118" w:author="Pribil-Kövesdy Döníz" w:date="2026-09-22T12:22:00Z" w16du:dateUtc="2026-09-22T16:22:00Z">
              <w:r>
                <w:t>nap</w:t>
              </w:r>
            </w:ins>
          </w:p>
        </w:tc>
      </w:tr>
    </w:tbl>
    <w:p w14:paraId="178A3B04" w14:textId="77777777" w:rsidR="0061350B" w:rsidRDefault="0061350B">
      <w:pPr>
        <w:rPr>
          <w:ins w:id="119" w:author="Pribil-Kövesdy Döníz" w:date="2026-09-22T12:22:00Z" w16du:dateUtc="2026-09-22T16:22:00Z"/>
          <w:sz w:val="28"/>
          <w:szCs w:val="28"/>
          <w:highlight w:val="lightGray"/>
        </w:rPr>
      </w:pPr>
      <w:ins w:id="120" w:author="Pribil-Kövesdy Döníz" w:date="2026-09-22T12:22:00Z" w16du:dateUtc="2026-09-22T16:22:00Z">
        <w:r>
          <w:rPr>
            <w:sz w:val="28"/>
            <w:szCs w:val="28"/>
            <w:highlight w:val="lightGray"/>
          </w:rPr>
          <w:br w:type="page"/>
        </w:r>
      </w:ins>
    </w:p>
    <w:p w14:paraId="2D06C12D" w14:textId="77777777" w:rsidR="007A6560" w:rsidRPr="007C10F6" w:rsidRDefault="007C10F6" w:rsidP="007C10F6">
      <w:pPr>
        <w:spacing w:line="240" w:lineRule="auto"/>
        <w:rPr>
          <w:ins w:id="121" w:author="Pribil-Kövesdy Döníz" w:date="2026-09-22T12:22:00Z" w16du:dateUtc="2026-09-22T16:22:00Z"/>
          <w:sz w:val="28"/>
          <w:szCs w:val="28"/>
        </w:rPr>
      </w:pPr>
      <w:ins w:id="122" w:author="Pribil-Kövesdy Döníz" w:date="2026-09-22T12:22:00Z" w16du:dateUtc="2026-09-22T16:22:00Z">
        <w:r>
          <w:rPr>
            <w:sz w:val="28"/>
            <w:szCs w:val="28"/>
            <w:highlight w:val="lightGray"/>
          </w:rPr>
          <w:t>Tanulási eredmények</w:t>
        </w:r>
      </w:ins>
    </w:p>
    <w:p w14:paraId="5525810B" w14:textId="77777777" w:rsidR="00722FDA" w:rsidRDefault="00722FDA">
      <w:pPr>
        <w:spacing w:before="60" w:after="0" w:line="240" w:lineRule="auto"/>
        <w:jc w:val="both"/>
        <w:rPr>
          <w:del w:id="123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D459EA" w14:textId="77777777" w:rsidR="00722FDA" w:rsidRDefault="000B1B58">
      <w:pPr>
        <w:pStyle w:val="ListParagraph"/>
        <w:numPr>
          <w:ilvl w:val="0"/>
          <w:numId w:val="1"/>
        </w:numPr>
        <w:spacing w:before="60" w:after="0" w:line="240" w:lineRule="auto"/>
        <w:ind w:left="0" w:firstLine="0"/>
        <w:jc w:val="both"/>
        <w:rPr>
          <w:del w:id="124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25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Территория реализации проекта</w:delText>
        </w:r>
      </w:del>
    </w:p>
    <w:p w14:paraId="5F8A3475" w14:textId="77777777" w:rsidR="00722FDA" w:rsidRDefault="000B1B58">
      <w:pPr>
        <w:spacing w:after="0" w:line="240" w:lineRule="auto"/>
        <w:rPr>
          <w:del w:id="126" w:author="Pribil-Kövesdy Döníz" w:date="2026-09-22T12:22:00Z" w16du:dateUtc="2026-09-22T16:22:00Z"/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</w:pPr>
      <w:del w:id="127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(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ЗАТО г. Железногорск, с. Сухобузимское и т.д., где будет реализован проект)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128" w:author="Pribil-Kövesdy Döníz" w:date="2026-09-22T12:22:00Z" w16du:dateUtc="2026-09-22T16:22:00Z">
          <w:tblPr>
            <w:tblW w:w="9464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4714"/>
        <w:gridCol w:w="4715"/>
        <w:gridCol w:w="4715"/>
        <w:tblGridChange w:id="129">
          <w:tblGrid>
            <w:gridCol w:w="34"/>
            <w:gridCol w:w="4680"/>
            <w:gridCol w:w="35"/>
            <w:gridCol w:w="4680"/>
            <w:gridCol w:w="35"/>
            <w:gridCol w:w="4680"/>
          </w:tblGrid>
        </w:tblGridChange>
      </w:tblGrid>
      <w:tr w:rsidR="00722FDA" w14:paraId="509C03DF" w14:textId="0B79BA2A" w:rsidTr="007A6560">
        <w:trPr>
          <w:trPrChange w:id="130" w:author="Pribil-Kövesdy Döníz" w:date="2026-09-22T12:22:00Z" w16du:dateUtc="2026-09-22T16:22:00Z">
            <w:trPr>
              <w:gridAfter w:val="1"/>
              <w:trHeight w:val="358"/>
            </w:trPr>
          </w:trPrChange>
        </w:trPr>
        <w:tc>
          <w:tcPr>
            <w:tcW w:w="4714" w:type="dxa"/>
            <w:tcPrChange w:id="131" w:author="Pribil-Kövesdy Döníz" w:date="2026-09-22T12:22:00Z" w16du:dateUtc="2026-09-22T16:22:00Z">
              <w:tcPr>
                <w:tcW w:w="946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72DA214" w14:textId="77777777" w:rsidR="007A6560" w:rsidRPr="004B3A33" w:rsidRDefault="007A6560" w:rsidP="007A6560">
            <w:pPr>
              <w:rPr>
                <w:ins w:id="132" w:author="Pribil-Kövesdy Döníz" w:date="2026-09-22T12:22:00Z" w16du:dateUtc="2026-09-22T16:22:00Z"/>
                <w:b/>
                <w:bCs/>
              </w:rPr>
            </w:pPr>
            <w:ins w:id="133" w:author="Pribil-Kövesdy Döníz" w:date="2026-09-22T12:22:00Z" w16du:dateUtc="2026-09-22T16:22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540B4D29" w14:textId="77777777" w:rsidR="00722FDA" w:rsidRPr="00AD06DF" w:rsidRDefault="007A6560" w:rsidP="007A6560">
            <w:pPr>
              <w:rPr>
                <w:rPrChange w:id="134" w:author="Pribil-Kövesdy Döníz" w:date="2026-09-22T12:22:00Z" w16du:dateUtc="2026-09-22T16:22:00Z">
                  <w:rPr>
                    <w:rFonts w:ascii="Times New Roman" w:eastAsia="Calibri" w:hAnsi="Times New Roman" w:cs="Times New Roman"/>
                    <w:sz w:val="24"/>
                    <w:szCs w:val="24"/>
                  </w:rPr>
                </w:rPrChange>
              </w:rPr>
              <w:pPrChange w:id="135" w:author="Pribil-Kövesdy Döníz" w:date="2026-09-22T12:22:00Z" w16du:dateUtc="2026-09-22T16:22:00Z">
                <w:pPr>
                  <w:widowControl w:val="0"/>
                  <w:spacing w:after="0" w:line="240" w:lineRule="auto"/>
                </w:pPr>
              </w:pPrChange>
            </w:pPr>
            <w:ins w:id="136" w:author="Pribil-Kövesdy Döníz" w:date="2026-09-22T12:22:00Z" w16du:dateUtc="2026-09-22T16:22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  <w:tcPrChange w:id="137" w:author="Pribil-Kövesdy Döníz" w:date="2026-09-22T12:22:00Z" w16du:dateUtc="2026-09-22T16:22:00Z">
              <w:tcPr>
                <w:tcW w:w="4715" w:type="dxa"/>
                <w:gridSpan w:val="2"/>
              </w:tcPr>
            </w:tcPrChange>
          </w:tcPr>
          <w:p w14:paraId="6E28C584" w14:textId="77777777" w:rsidR="007A6560" w:rsidRPr="004B3A33" w:rsidRDefault="007A6560" w:rsidP="007A6560">
            <w:pPr>
              <w:rPr>
                <w:ins w:id="138" w:author="Pribil-Kövesdy Döníz" w:date="2026-09-22T12:22:00Z" w16du:dateUtc="2026-09-22T16:22:00Z"/>
                <w:b/>
                <w:bCs/>
              </w:rPr>
            </w:pPr>
            <w:ins w:id="139" w:author="Pribil-Kövesdy Döníz" w:date="2026-09-22T12:22:00Z" w16du:dateUtc="2026-09-22T16:22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2D2E41B4" w14:textId="77777777" w:rsidR="007A6560" w:rsidRPr="004B3A33" w:rsidRDefault="007A6560" w:rsidP="007A6560">
            <w:pPr>
              <w:rPr>
                <w:b/>
                <w:bCs/>
              </w:rPr>
            </w:pPr>
            <w:ins w:id="140" w:author="Pribil-Kövesdy Döníz" w:date="2026-09-22T12:22:00Z" w16du:dateUtc="2026-09-22T16:22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  <w:tcPrChange w:id="141" w:author="Pribil-Kövesdy Döníz" w:date="2026-09-22T12:22:00Z" w16du:dateUtc="2026-09-22T16:22:00Z">
              <w:tcPr>
                <w:tcW w:w="4715" w:type="dxa"/>
                <w:gridSpan w:val="2"/>
              </w:tcPr>
            </w:tcPrChange>
          </w:tcPr>
          <w:p w14:paraId="629B6DAE" w14:textId="77777777" w:rsidR="004B3A33" w:rsidRDefault="007A6560" w:rsidP="007A6560">
            <w:pPr>
              <w:rPr>
                <w:ins w:id="142" w:author="Pribil-Kövesdy Döníz" w:date="2026-09-22T12:22:00Z" w16du:dateUtc="2026-09-22T16:22:00Z"/>
              </w:rPr>
            </w:pPr>
            <w:ins w:id="143" w:author="Pribil-Kövesdy Döníz" w:date="2026-09-22T12:22:00Z" w16du:dateUtc="2026-09-22T16:22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FCB9D80" w14:textId="77777777" w:rsidR="007A6560" w:rsidRPr="004B3A33" w:rsidRDefault="004B3A33" w:rsidP="007A6560">
            <w:pPr>
              <w:rPr>
                <w:b/>
                <w:bCs/>
              </w:rPr>
            </w:pPr>
            <w:ins w:id="144" w:author="Pribil-Kövesdy Döníz" w:date="2026-09-22T12:22:00Z" w16du:dateUtc="2026-09-22T16:22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2753F510" w14:textId="77777777" w:rsidTr="007C10F6">
        <w:trPr>
          <w:trHeight w:val="2994"/>
          <w:ins w:id="145" w:author="Pribil-Kövesdy Döníz" w:date="2026-09-22T12:22:00Z" w16du:dateUtc="2026-09-22T16:22:00Z"/>
        </w:trPr>
        <w:tc>
          <w:tcPr>
            <w:tcW w:w="4714" w:type="dxa"/>
          </w:tcPr>
          <w:p w14:paraId="6CE9E876" w14:textId="77777777" w:rsidR="007A6560" w:rsidRDefault="007A6560" w:rsidP="00391C9E">
            <w:pPr>
              <w:rPr>
                <w:ins w:id="146" w:author="Pribil-Kövesdy Döníz" w:date="2026-09-22T12:22:00Z" w16du:dateUtc="2026-09-22T16:22:00Z"/>
              </w:rPr>
            </w:pPr>
          </w:p>
        </w:tc>
        <w:tc>
          <w:tcPr>
            <w:tcW w:w="4715" w:type="dxa"/>
          </w:tcPr>
          <w:p w14:paraId="6487F0C6" w14:textId="77777777" w:rsidR="007A6560" w:rsidRDefault="007A6560" w:rsidP="00391C9E">
            <w:pPr>
              <w:rPr>
                <w:ins w:id="147" w:author="Pribil-Kövesdy Döníz" w:date="2026-09-22T12:22:00Z" w16du:dateUtc="2026-09-22T16:22:00Z"/>
              </w:rPr>
            </w:pPr>
          </w:p>
        </w:tc>
        <w:tc>
          <w:tcPr>
            <w:tcW w:w="4715" w:type="dxa"/>
          </w:tcPr>
          <w:p w14:paraId="4E2CCA26" w14:textId="77777777" w:rsidR="007A6560" w:rsidRDefault="007A6560" w:rsidP="00391C9E">
            <w:pPr>
              <w:rPr>
                <w:ins w:id="148" w:author="Pribil-Kövesdy Döníz" w:date="2026-09-22T12:22:00Z" w16du:dateUtc="2026-09-22T16:22:00Z"/>
              </w:rPr>
            </w:pPr>
          </w:p>
        </w:tc>
      </w:tr>
    </w:tbl>
    <w:p w14:paraId="0761571B" w14:textId="77777777" w:rsidR="00686BE4" w:rsidRPr="00AD06DF" w:rsidRDefault="004B3A33" w:rsidP="00391C9E">
      <w:pPr>
        <w:spacing w:line="240" w:lineRule="auto"/>
        <w:rPr>
          <w:ins w:id="149" w:author="Pribil-Kövesdy Döníz" w:date="2026-09-22T12:22:00Z" w16du:dateUtc="2026-09-22T16:22:00Z"/>
        </w:rPr>
      </w:pPr>
      <w:ins w:id="150" w:author="Pribil-Kövesdy Döníz" w:date="2026-09-22T12:22:00Z" w16du:dateUtc="2026-09-22T16:22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3C574934" w14:textId="77777777" w:rsidR="005E7FFD" w:rsidRDefault="005E7FFD" w:rsidP="00391C9E">
      <w:pPr>
        <w:spacing w:line="240" w:lineRule="auto"/>
        <w:rPr>
          <w:ins w:id="151" w:author="Pribil-Kövesdy Döníz" w:date="2026-09-22T12:22:00Z" w16du:dateUtc="2026-09-22T16:22:00Z"/>
        </w:rPr>
      </w:pPr>
      <w:ins w:id="152" w:author="Pribil-Kövesdy Döníz" w:date="2026-09-22T12:22:00Z" w16du:dateUtc="2026-09-22T16:2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p w14:paraId="0C4D6405" w14:textId="77777777" w:rsidR="00722FDA" w:rsidRDefault="00722FDA">
      <w:pPr>
        <w:pStyle w:val="ListParagraph"/>
        <w:spacing w:before="60" w:after="0" w:line="240" w:lineRule="auto"/>
        <w:ind w:left="0"/>
        <w:jc w:val="both"/>
        <w:rPr>
          <w:del w:id="153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002DDC6" w14:textId="77777777" w:rsidR="00722FDA" w:rsidRDefault="000B1B58">
      <w:pPr>
        <w:pStyle w:val="ListParagraph"/>
        <w:spacing w:before="60" w:after="0" w:line="240" w:lineRule="auto"/>
        <w:ind w:left="0"/>
        <w:jc w:val="both"/>
        <w:rPr>
          <w:del w:id="154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155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5.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Данные об организации - заявителе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156" w:author="Pribil-Kövesdy Döníz" w:date="2026-09-22T12:22:00Z" w16du:dateUtc="2026-09-22T16:22:00Z">
          <w:tblPr>
            <w:tblW w:w="9464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4142"/>
        <w:tblGridChange w:id="157">
          <w:tblGrid>
            <w:gridCol w:w="9464"/>
            <w:gridCol w:w="4678"/>
          </w:tblGrid>
        </w:tblGridChange>
      </w:tblGrid>
      <w:tr w:rsidR="00722FDA" w14:paraId="579E7CF5" w14:textId="77777777" w:rsidTr="0061350B">
        <w:trPr>
          <w:trHeight w:val="2835"/>
          <w:trPrChange w:id="158" w:author="Pribil-Kövesdy Döníz" w:date="2026-09-22T12:22:00Z" w16du:dateUtc="2026-09-22T16:22:00Z">
            <w:trPr>
              <w:gridAfter w:val="1"/>
            </w:trPr>
          </w:trPrChange>
        </w:trPr>
        <w:tc>
          <w:tcPr>
            <w:tcW w:w="14142" w:type="dxa"/>
            <w:tcPrChange w:id="159" w:author="Pribil-Kövesdy Döníz" w:date="2026-09-22T12:22:00Z" w16du:dateUtc="2026-09-22T16:22:00Z">
              <w:tcPr>
                <w:tcW w:w="946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902B31E" w14:textId="77777777" w:rsidR="00722FDA" w:rsidRDefault="000B1B58" w:rsidP="0061350B">
            <w:pPr>
              <w:rPr>
                <w:rPrChange w:id="160" w:author="Pribil-Kövesdy Döníz" w:date="2026-09-22T12:22:00Z" w16du:dateUtc="2026-09-22T16:22:00Z">
                  <w:rPr>
                    <w:rFonts w:ascii="Times New Roman" w:eastAsia="Calibri" w:hAnsi="Times New Roman" w:cs="Times New Roman"/>
                    <w:sz w:val="24"/>
                    <w:szCs w:val="24"/>
                  </w:rPr>
                </w:rPrChange>
              </w:rPr>
              <w:pPrChange w:id="161" w:author="Pribil-Kövesdy Döníz" w:date="2026-09-22T12:22:00Z" w16du:dateUtc="2026-09-22T16:22:00Z">
                <w:pPr>
                  <w:widowControl w:val="0"/>
                  <w:spacing w:after="0" w:line="240" w:lineRule="auto"/>
                </w:pPr>
              </w:pPrChange>
            </w:pPr>
            <w:del w:id="162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(наименование организации)</w:delText>
              </w:r>
            </w:del>
          </w:p>
        </w:tc>
      </w:tr>
    </w:tbl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722FDA" w14:paraId="1219F173" w14:textId="77777777">
        <w:trPr>
          <w:trHeight w:val="147"/>
          <w:del w:id="163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CB4E4" w14:textId="77777777" w:rsidR="00722FDA" w:rsidRDefault="000B1B58">
            <w:pPr>
              <w:widowControl w:val="0"/>
              <w:spacing w:before="60" w:after="0" w:line="240" w:lineRule="auto"/>
              <w:jc w:val="both"/>
              <w:rPr>
                <w:del w:id="164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65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ФИО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492A1" w14:textId="77777777" w:rsidR="00722FDA" w:rsidRDefault="00722FDA">
            <w:pPr>
              <w:widowControl w:val="0"/>
              <w:spacing w:after="0" w:line="240" w:lineRule="auto"/>
              <w:rPr>
                <w:del w:id="166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462DFE25" w14:textId="77777777">
        <w:trPr>
          <w:trHeight w:val="81"/>
          <w:del w:id="167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07CC8" w14:textId="77777777" w:rsidR="00722FDA" w:rsidRDefault="000B1B58">
            <w:pPr>
              <w:widowControl w:val="0"/>
              <w:spacing w:before="60" w:after="0" w:line="240" w:lineRule="auto"/>
              <w:jc w:val="both"/>
              <w:rPr>
                <w:del w:id="168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69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Должность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FBA62" w14:textId="77777777" w:rsidR="00722FDA" w:rsidRDefault="00722FDA">
            <w:pPr>
              <w:widowControl w:val="0"/>
              <w:spacing w:after="0" w:line="240" w:lineRule="auto"/>
              <w:rPr>
                <w:del w:id="170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1B188D87" w14:textId="77777777">
        <w:trPr>
          <w:trHeight w:val="64"/>
          <w:del w:id="171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BA249" w14:textId="77777777" w:rsidR="00722FDA" w:rsidRDefault="000B1B58">
            <w:pPr>
              <w:widowControl w:val="0"/>
              <w:spacing w:before="60" w:after="0" w:line="240" w:lineRule="auto"/>
              <w:jc w:val="both"/>
              <w:rPr>
                <w:del w:id="172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73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Контактный телефон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CA59" w14:textId="77777777" w:rsidR="00722FDA" w:rsidRDefault="000B1B58">
            <w:pPr>
              <w:widowControl w:val="0"/>
              <w:spacing w:after="0" w:line="240" w:lineRule="auto"/>
              <w:rPr>
                <w:del w:id="174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175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722FDA" w14:paraId="4DA309E3" w14:textId="77777777">
        <w:trPr>
          <w:trHeight w:val="258"/>
          <w:del w:id="176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A3BAD" w14:textId="77777777" w:rsidR="00722FDA" w:rsidRDefault="000B1B58">
            <w:pPr>
              <w:widowControl w:val="0"/>
              <w:spacing w:before="60" w:after="0" w:line="240" w:lineRule="auto"/>
              <w:jc w:val="both"/>
              <w:rPr>
                <w:del w:id="177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78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Электронная почта руководителя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02832" w14:textId="77777777" w:rsidR="00722FDA" w:rsidRDefault="00722FDA">
            <w:pPr>
              <w:widowControl w:val="0"/>
              <w:spacing w:after="0" w:line="240" w:lineRule="auto"/>
              <w:rPr>
                <w:del w:id="179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79D284F7" w14:textId="77777777">
        <w:trPr>
          <w:trHeight w:val="550"/>
          <w:del w:id="180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2FBF" w14:textId="77777777" w:rsidR="00722FDA" w:rsidRDefault="000B1B58">
            <w:pPr>
              <w:widowControl w:val="0"/>
              <w:spacing w:before="60" w:after="0" w:line="240" w:lineRule="auto"/>
              <w:rPr>
                <w:del w:id="181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82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ФИО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76389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183" w:author="Pribil-Kövesdy Döníz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722FDA" w14:paraId="44042AFD" w14:textId="77777777">
        <w:trPr>
          <w:trHeight w:val="418"/>
          <w:del w:id="184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3F4CA" w14:textId="77777777" w:rsidR="00722FDA" w:rsidRDefault="000B1B58">
            <w:pPr>
              <w:widowControl w:val="0"/>
              <w:spacing w:before="60" w:after="0" w:line="240" w:lineRule="auto"/>
              <w:jc w:val="both"/>
              <w:rPr>
                <w:del w:id="185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86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Должность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2A300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187" w:author="Pribil-Kövesdy Döníz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</w:p>
        </w:tc>
      </w:tr>
      <w:tr w:rsidR="00722FDA" w14:paraId="4BA7DE90" w14:textId="77777777">
        <w:trPr>
          <w:trHeight w:val="370"/>
          <w:del w:id="188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20CA4" w14:textId="77777777" w:rsidR="00722FDA" w:rsidRDefault="000B1B58">
            <w:pPr>
              <w:widowControl w:val="0"/>
              <w:spacing w:before="60" w:after="0" w:line="240" w:lineRule="auto"/>
              <w:jc w:val="both"/>
              <w:rPr>
                <w:del w:id="189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90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Контактный телефон ответственного за проект и подготовку отчетности по проекту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BDC86" w14:textId="77777777" w:rsidR="00722FDA" w:rsidRDefault="000B1B58">
            <w:pPr>
              <w:widowControl w:val="0"/>
              <w:spacing w:after="0" w:line="240" w:lineRule="auto"/>
              <w:jc w:val="both"/>
              <w:rPr>
                <w:del w:id="191" w:author="Pribil-Kövesdy Döníz" w:date="2026-09-22T12:22:00Z" w16du:dateUtc="2026-09-22T16:22:00Z"/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</w:pPr>
            <w:del w:id="192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722FDA" w14:paraId="7CE45325" w14:textId="77777777">
        <w:trPr>
          <w:trHeight w:val="307"/>
          <w:del w:id="193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22B02" w14:textId="77777777" w:rsidR="00722FDA" w:rsidRDefault="000B1B58">
            <w:pPr>
              <w:widowControl w:val="0"/>
              <w:spacing w:before="60" w:after="0" w:line="240" w:lineRule="auto"/>
              <w:jc w:val="both"/>
              <w:rPr>
                <w:del w:id="194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</w:rPr>
            </w:pPr>
            <w:del w:id="195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delText>Электронная почта ответственного за проект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8A666" w14:textId="77777777" w:rsidR="00722FDA" w:rsidRDefault="00722FDA">
            <w:pPr>
              <w:widowControl w:val="0"/>
              <w:spacing w:after="0" w:line="240" w:lineRule="auto"/>
              <w:rPr>
                <w:del w:id="196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89E98DF" w14:textId="77777777" w:rsidR="00391C9E" w:rsidRDefault="00646D28" w:rsidP="00391C9E">
      <w:pPr>
        <w:spacing w:before="120" w:after="0" w:line="240" w:lineRule="auto"/>
        <w:rPr>
          <w:ins w:id="197" w:author="Pribil-Kövesdy Döníz" w:date="2026-09-22T12:22:00Z" w16du:dateUtc="2026-09-22T16:22:00Z"/>
          <w:sz w:val="28"/>
          <w:szCs w:val="28"/>
          <w:highlight w:val="lightGray"/>
        </w:rPr>
      </w:pPr>
      <w:ins w:id="198" w:author="Pribil-Kövesdy Döníz" w:date="2026-09-22T12:22:00Z" w16du:dateUtc="2026-09-22T16:22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675B7308" w14:textId="77777777" w:rsidR="00391C9E" w:rsidRDefault="00391C9E" w:rsidP="00391C9E">
      <w:pPr>
        <w:spacing w:before="120" w:after="0" w:line="240" w:lineRule="auto"/>
        <w:rPr>
          <w:ins w:id="199" w:author="Pribil-Kövesdy Döníz" w:date="2026-09-22T12:22:00Z" w16du:dateUtc="2026-09-22T16:22:00Z"/>
        </w:rPr>
      </w:pPr>
      <w:ins w:id="200" w:author="Pribil-Kövesdy Döníz" w:date="2026-09-22T12:22:00Z" w16du:dateUtc="2026-09-22T16:22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p w14:paraId="5E56BD35" w14:textId="77777777" w:rsidR="00722FDA" w:rsidRDefault="00722FDA">
      <w:pPr>
        <w:spacing w:before="60" w:after="0" w:line="240" w:lineRule="auto"/>
        <w:ind w:left="284"/>
        <w:jc w:val="both"/>
        <w:rPr>
          <w:del w:id="201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0A58361" w14:textId="77777777" w:rsidR="00722FDA" w:rsidRDefault="000B1B58">
      <w:pPr>
        <w:spacing w:before="60" w:after="0" w:line="240" w:lineRule="auto"/>
        <w:jc w:val="both"/>
        <w:rPr>
          <w:del w:id="202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03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6.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Реквизиты организации - заявителя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  <w:tblPrChange w:id="204" w:author="Pribil-Kövesdy Döníz" w:date="2026-09-22T12:22:00Z" w16du:dateUtc="2026-09-22T16:22:00Z">
          <w:tblPr>
            <w:tblW w:w="9464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7508"/>
        <w:gridCol w:w="6712"/>
        <w:tblGridChange w:id="205">
          <w:tblGrid>
            <w:gridCol w:w="4783"/>
            <w:gridCol w:w="2725"/>
            <w:gridCol w:w="1956"/>
            <w:gridCol w:w="4756"/>
          </w:tblGrid>
        </w:tblGridChange>
      </w:tblGrid>
      <w:tr w:rsidR="00722FDA" w14:paraId="4CB3296F" w14:textId="77777777" w:rsidTr="003C2C83">
        <w:trPr>
          <w:trHeight w:val="1701"/>
          <w:trPrChange w:id="206" w:author="Pribil-Kövesdy Döníz" w:date="2026-09-22T12:22:00Z" w16du:dateUtc="2026-09-22T16:22:00Z">
            <w:trPr>
              <w:gridAfter w:val="1"/>
              <w:trHeight w:val="282"/>
            </w:trPr>
          </w:trPrChange>
        </w:trPr>
        <w:tc>
          <w:tcPr>
            <w:tcW w:w="14142" w:type="dxa"/>
            <w:tcPrChange w:id="207" w:author="Pribil-Kövesdy Döníz" w:date="2026-09-22T12:22:00Z" w16du:dateUtc="2026-09-22T16:22:00Z">
              <w:tcPr>
                <w:tcW w:w="478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28ADF403" w14:textId="77777777" w:rsidR="00722FDA" w:rsidRDefault="000B1B58" w:rsidP="0061350B">
            <w:pPr>
              <w:spacing w:before="120"/>
              <w:rPr>
                <w:rPrChange w:id="208" w:author="Pribil-Kövesdy Döníz" w:date="2026-09-22T12:22:00Z" w16du:dateUtc="2026-09-22T16:22:00Z">
                  <w:rPr>
                    <w:rFonts w:ascii="Times New Roman" w:eastAsia="Calibri" w:hAnsi="Times New Roman" w:cs="Times New Roman"/>
                    <w:sz w:val="24"/>
                    <w:szCs w:val="24"/>
                  </w:rPr>
                </w:rPrChange>
              </w:rPr>
              <w:pPrChange w:id="209" w:author="Pribil-Kövesdy Döníz" w:date="2026-09-22T12:22:00Z" w16du:dateUtc="2026-09-22T16:22:00Z">
                <w:pPr>
                  <w:widowControl w:val="0"/>
                  <w:spacing w:after="0" w:line="240" w:lineRule="auto"/>
                </w:pPr>
              </w:pPrChange>
            </w:pPr>
            <w:del w:id="210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Наименование банка</w:delText>
              </w:r>
            </w:del>
          </w:p>
        </w:tc>
        <w:tc>
          <w:tcPr>
            <w:tcW w:w="14142" w:type="dxa"/>
            <w:tcPrChange w:id="211" w:author="Pribil-Kövesdy Döníz" w:date="2026-09-22T12:22:00Z" w16du:dateUtc="2026-09-22T16:22:00Z">
              <w:tcPr>
                <w:tcW w:w="4681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3476CD6A" w14:textId="77777777" w:rsidR="00722FDA" w:rsidRDefault="00722F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783"/>
        <w:gridCol w:w="4681"/>
      </w:tblGrid>
      <w:tr w:rsidR="00722FDA" w14:paraId="6F4FFE19" w14:textId="77777777">
        <w:trPr>
          <w:trHeight w:val="291"/>
          <w:del w:id="212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95D92" w14:textId="77777777" w:rsidR="00722FDA" w:rsidRDefault="000B1B58">
            <w:pPr>
              <w:widowControl w:val="0"/>
              <w:spacing w:after="0" w:line="240" w:lineRule="auto"/>
              <w:rPr>
                <w:del w:id="213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14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Номер расчетного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76023" w14:textId="77777777" w:rsidR="00722FDA" w:rsidRDefault="00722FDA">
            <w:pPr>
              <w:widowControl w:val="0"/>
              <w:spacing w:after="0" w:line="240" w:lineRule="auto"/>
              <w:rPr>
                <w:del w:id="215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76053573" w14:textId="77777777">
        <w:trPr>
          <w:trHeight w:val="270"/>
          <w:del w:id="216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3E7AF" w14:textId="77777777" w:rsidR="00722FDA" w:rsidRDefault="000B1B58">
            <w:pPr>
              <w:widowControl w:val="0"/>
              <w:spacing w:after="0" w:line="240" w:lineRule="auto"/>
              <w:rPr>
                <w:del w:id="217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18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ИНН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C2646" w14:textId="77777777" w:rsidR="00722FDA" w:rsidRDefault="00722FDA">
            <w:pPr>
              <w:widowControl w:val="0"/>
              <w:spacing w:after="0" w:line="240" w:lineRule="auto"/>
              <w:rPr>
                <w:del w:id="219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65A789BE" w14:textId="77777777">
        <w:trPr>
          <w:trHeight w:val="234"/>
          <w:del w:id="220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07DCE" w14:textId="77777777" w:rsidR="00722FDA" w:rsidRDefault="000B1B58">
            <w:pPr>
              <w:widowControl w:val="0"/>
              <w:spacing w:after="0" w:line="240" w:lineRule="auto"/>
              <w:rPr>
                <w:del w:id="221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22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БИК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7196E" w14:textId="77777777" w:rsidR="00722FDA" w:rsidRDefault="00722FDA">
            <w:pPr>
              <w:widowControl w:val="0"/>
              <w:spacing w:after="0" w:line="240" w:lineRule="auto"/>
              <w:rPr>
                <w:del w:id="223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12F6DD5A" w14:textId="77777777">
        <w:trPr>
          <w:trHeight w:val="253"/>
          <w:del w:id="224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C36BB" w14:textId="77777777" w:rsidR="00722FDA" w:rsidRDefault="000B1B58">
            <w:pPr>
              <w:widowControl w:val="0"/>
              <w:tabs>
                <w:tab w:val="center" w:pos="1451"/>
              </w:tabs>
              <w:spacing w:after="0" w:line="240" w:lineRule="auto"/>
              <w:rPr>
                <w:del w:id="225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26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КПП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C95AC" w14:textId="77777777" w:rsidR="00722FDA" w:rsidRDefault="00722FDA">
            <w:pPr>
              <w:widowControl w:val="0"/>
              <w:spacing w:after="0" w:line="240" w:lineRule="auto"/>
              <w:rPr>
                <w:del w:id="227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08EE060F" w14:textId="77777777">
        <w:trPr>
          <w:trHeight w:val="232"/>
          <w:del w:id="228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66E75" w14:textId="77777777" w:rsidR="00722FDA" w:rsidRDefault="000B1B58">
            <w:pPr>
              <w:widowControl w:val="0"/>
              <w:spacing w:after="0" w:line="240" w:lineRule="auto"/>
              <w:rPr>
                <w:del w:id="229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30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ОГРН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85126" w14:textId="77777777" w:rsidR="00722FDA" w:rsidRDefault="00722FDA">
            <w:pPr>
              <w:widowControl w:val="0"/>
              <w:spacing w:after="0" w:line="240" w:lineRule="auto"/>
              <w:rPr>
                <w:del w:id="231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676F131E" w14:textId="77777777">
        <w:trPr>
          <w:trHeight w:val="252"/>
          <w:del w:id="232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B2C77" w14:textId="77777777" w:rsidR="00722FDA" w:rsidRDefault="000B1B58">
            <w:pPr>
              <w:widowControl w:val="0"/>
              <w:spacing w:after="0" w:line="240" w:lineRule="auto"/>
              <w:rPr>
                <w:del w:id="233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34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ОКПО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5A1DA" w14:textId="77777777" w:rsidR="00722FDA" w:rsidRDefault="00722FDA">
            <w:pPr>
              <w:widowControl w:val="0"/>
              <w:spacing w:after="0" w:line="240" w:lineRule="auto"/>
              <w:rPr>
                <w:del w:id="235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1E51BC02" w14:textId="77777777">
        <w:trPr>
          <w:trHeight w:val="229"/>
          <w:del w:id="236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D4775" w14:textId="77777777" w:rsidR="00722FDA" w:rsidRDefault="000B1B58">
            <w:pPr>
              <w:widowControl w:val="0"/>
              <w:spacing w:after="0" w:line="240" w:lineRule="auto"/>
              <w:rPr>
                <w:del w:id="237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38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Номер корреспондентского счета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B1A02" w14:textId="77777777" w:rsidR="00722FDA" w:rsidRDefault="00722FDA">
            <w:pPr>
              <w:widowControl w:val="0"/>
              <w:spacing w:after="0" w:line="240" w:lineRule="auto"/>
              <w:rPr>
                <w:del w:id="239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5079AE57" w14:textId="77777777">
        <w:trPr>
          <w:trHeight w:val="267"/>
          <w:del w:id="240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6672D" w14:textId="77777777" w:rsidR="00722FDA" w:rsidRDefault="000B1B58">
            <w:pPr>
              <w:widowControl w:val="0"/>
              <w:spacing w:after="0" w:line="240" w:lineRule="auto"/>
              <w:rPr>
                <w:del w:id="241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42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Юридический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10A01" w14:textId="77777777" w:rsidR="00722FDA" w:rsidRDefault="00722FDA">
            <w:pPr>
              <w:widowControl w:val="0"/>
              <w:spacing w:after="0" w:line="240" w:lineRule="auto"/>
              <w:rPr>
                <w:del w:id="243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266CC777" w14:textId="77777777">
        <w:trPr>
          <w:trHeight w:val="235"/>
          <w:del w:id="244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2219C" w14:textId="77777777" w:rsidR="00722FDA" w:rsidRDefault="000B1B58">
            <w:pPr>
              <w:widowControl w:val="0"/>
              <w:spacing w:after="0" w:line="240" w:lineRule="auto"/>
              <w:rPr>
                <w:del w:id="245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46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Фактический адрес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04DFE" w14:textId="77777777" w:rsidR="00722FDA" w:rsidRDefault="00722FDA">
            <w:pPr>
              <w:widowControl w:val="0"/>
              <w:spacing w:after="0" w:line="240" w:lineRule="auto"/>
              <w:rPr>
                <w:del w:id="247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73A3B858" w14:textId="77777777">
        <w:trPr>
          <w:trHeight w:val="246"/>
          <w:del w:id="248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CF0EE" w14:textId="77777777" w:rsidR="00722FDA" w:rsidRDefault="000B1B58">
            <w:pPr>
              <w:widowControl w:val="0"/>
              <w:spacing w:after="0" w:line="240" w:lineRule="auto"/>
              <w:rPr>
                <w:del w:id="249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50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Контактный телефон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3A5FC" w14:textId="77777777" w:rsidR="00722FDA" w:rsidRDefault="000B1B58">
            <w:pPr>
              <w:widowControl w:val="0"/>
              <w:spacing w:after="0" w:line="240" w:lineRule="auto"/>
              <w:rPr>
                <w:del w:id="251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52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+7(_ _ _) _ _ _ - _ _ - _ _</w:delText>
              </w:r>
            </w:del>
          </w:p>
        </w:tc>
      </w:tr>
      <w:tr w:rsidR="00722FDA" w14:paraId="046E16EC" w14:textId="77777777">
        <w:trPr>
          <w:trHeight w:val="229"/>
          <w:del w:id="253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F549" w14:textId="77777777" w:rsidR="00722FDA" w:rsidRDefault="000B1B58">
            <w:pPr>
              <w:widowControl w:val="0"/>
              <w:spacing w:after="0" w:line="240" w:lineRule="auto"/>
              <w:rPr>
                <w:del w:id="254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55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>Электронная почта организации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5F252" w14:textId="77777777" w:rsidR="00722FDA" w:rsidRDefault="00722FDA">
            <w:pPr>
              <w:widowControl w:val="0"/>
              <w:spacing w:after="0" w:line="240" w:lineRule="auto"/>
              <w:rPr>
                <w:del w:id="256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47A320E3" w14:textId="77777777">
        <w:trPr>
          <w:trHeight w:val="233"/>
          <w:del w:id="257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21B21" w14:textId="77777777" w:rsidR="00722FDA" w:rsidRDefault="000B1B58">
            <w:pPr>
              <w:widowControl w:val="0"/>
              <w:spacing w:after="0" w:line="240" w:lineRule="auto"/>
              <w:jc w:val="both"/>
              <w:rPr>
                <w:del w:id="258" w:author="Pribil-Kövesdy Döníz" w:date="2026-09-22T12:22:00Z" w16du:dateUtc="2026-09-22T16:22:00Z"/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del w:id="259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Cs/>
                  <w:sz w:val="24"/>
                  <w:szCs w:val="24"/>
                  <w:lang w:eastAsia="ru-RU"/>
                </w:rPr>
                <w:delText>ОКТМО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 xml:space="preserve"> 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767BA" w14:textId="77777777" w:rsidR="00722FDA" w:rsidRDefault="00722FDA">
            <w:pPr>
              <w:widowControl w:val="0"/>
              <w:spacing w:after="0" w:line="240" w:lineRule="auto"/>
              <w:rPr>
                <w:del w:id="260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04574020" w14:textId="77777777">
        <w:trPr>
          <w:trHeight w:val="267"/>
          <w:del w:id="261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187E5" w14:textId="77777777" w:rsidR="00722FDA" w:rsidRDefault="000B1B58">
            <w:pPr>
              <w:widowControl w:val="0"/>
              <w:spacing w:after="0" w:line="240" w:lineRule="auto"/>
              <w:rPr>
                <w:del w:id="262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63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 xml:space="preserve">КБК 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73773" w14:textId="77777777" w:rsidR="00722FDA" w:rsidRDefault="00722FDA">
            <w:pPr>
              <w:widowControl w:val="0"/>
              <w:spacing w:after="0" w:line="240" w:lineRule="auto"/>
              <w:rPr>
                <w:del w:id="264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22FDA" w14:paraId="245B0922" w14:textId="77777777">
        <w:trPr>
          <w:trHeight w:val="560"/>
          <w:del w:id="265" w:author="Pribil-Kövesdy Döníz" w:date="2026-09-22T12:22:00Z" w16du:dateUtc="2026-09-22T16:22:00Z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3BD28" w14:textId="77777777" w:rsidR="00722FDA" w:rsidRDefault="000B1B58">
            <w:pPr>
              <w:widowControl w:val="0"/>
              <w:spacing w:after="0" w:line="240" w:lineRule="auto"/>
              <w:rPr>
                <w:del w:id="266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  <w:del w:id="267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</w:rPr>
                <w:delText xml:space="preserve">Получатель денежных средств </w:delText>
              </w:r>
              <w:r>
                <w:rPr>
                  <w:rFonts w:ascii="Times New Roman" w:eastAsia="Times New Roman" w:hAnsi="Times New Roman" w:cs="Times New Roman"/>
                  <w:bCs/>
                  <w:i/>
                  <w:sz w:val="24"/>
                  <w:szCs w:val="24"/>
                  <w:lang w:eastAsia="ru-RU"/>
                </w:rPr>
                <w:delText>(для бюджетных организаций)</w:delText>
              </w:r>
            </w:del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C5D7B" w14:textId="77777777" w:rsidR="00722FDA" w:rsidRDefault="00722FDA">
            <w:pPr>
              <w:widowControl w:val="0"/>
              <w:spacing w:after="0" w:line="240" w:lineRule="auto"/>
              <w:rPr>
                <w:del w:id="268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421F14C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269" w:author="Pribil-Kövesdy Döníz" w:date="2026-09-22T12:22:00Z" w16du:dateUtc="2026-09-22T16:22:00Z"/>
          <w:sz w:val="28"/>
          <w:szCs w:val="28"/>
        </w:rPr>
      </w:pPr>
      <w:ins w:id="270" w:author="Pribil-Kövesdy Döníz" w:date="2026-09-22T12:22:00Z" w16du:dateUtc="2026-09-22T16:22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537A21D6" w14:textId="77777777" w:rsidR="00722FDA" w:rsidRDefault="003C2C83">
      <w:pPr>
        <w:spacing w:before="60" w:after="0" w:line="240" w:lineRule="auto"/>
        <w:jc w:val="both"/>
        <w:rPr>
          <w:del w:id="271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  <w:ins w:id="272" w:author="Pribil-Kövesdy Döníz" w:date="2026-09-22T12:22:00Z" w16du:dateUtc="2026-09-22T16:22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0F70E955" w14:textId="77777777" w:rsidR="00722FDA" w:rsidRDefault="000B1B58">
      <w:pPr>
        <w:spacing w:before="60" w:after="0" w:line="240" w:lineRule="auto"/>
        <w:jc w:val="both"/>
        <w:rPr>
          <w:del w:id="273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74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7.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Проблема, на решение которой направлен проект. Цель проекта, задачи, которые планируется решить в рамках проекта, актуальность проекта </w:delText>
        </w:r>
        <w:r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delText>(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не более 0,5 страницы).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Проект должен решать или способствовать снижению остроты социально значимой проблемы. Проблема должна быть реально решаемой! Цель должна логически вытекать из поставленной проблемы, а задачи направлены на достижение цели, и, в свою очередь, решаются в ходе выполнения конкретных мероприятий.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22FDA" w14:paraId="28E0509D" w14:textId="77777777">
        <w:trPr>
          <w:del w:id="275" w:author="Pribil-Kövesdy Döníz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42C81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276" w:author="Pribil-Kövesdy Döníz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101C4DC6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277" w:author="Pribil-Kövesdy Döníz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40816CE7" w14:textId="77777777" w:rsidR="00722FDA" w:rsidRDefault="00722FDA">
      <w:pPr>
        <w:spacing w:before="60" w:after="0" w:line="240" w:lineRule="auto"/>
        <w:jc w:val="both"/>
        <w:rPr>
          <w:del w:id="278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403BB9E7" w14:textId="77777777" w:rsidR="00722FDA" w:rsidRDefault="000B1B58">
      <w:pPr>
        <w:spacing w:before="60" w:after="0" w:line="240" w:lineRule="auto"/>
        <w:jc w:val="both"/>
        <w:rPr>
          <w:del w:id="279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80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8.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Ожидаемые качественные и количественные результаты от реализации проекта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0,5 страницы)</w:delText>
        </w:r>
      </w:del>
    </w:p>
    <w:p w14:paraId="4E57A08B" w14:textId="77777777" w:rsidR="00722FDA" w:rsidRDefault="000B1B58">
      <w:pPr>
        <w:spacing w:before="60" w:after="0" w:line="240" w:lineRule="auto"/>
        <w:jc w:val="both"/>
        <w:rPr>
          <w:del w:id="281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82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Качественные результаты связаны с целью проекта и решением социальной проблемы, лежащих в основе проекта. Здесь необходимо проанализировать, как проект поспособствует решению проблемы, какое благо получат благополучатели и целевая группа. Основные количественные показатели, которые должны быть достигнуты по результатам реализации проекта, должны быть выражены в цифрах (например охват мероприятиями проекта, планируемое число получателей помощи и т.д.</w:delText>
        </w:r>
        <w:r>
          <w:rPr>
            <w:rFonts w:ascii="Times New Roman" w:eastAsia="Times New Roman" w:hAnsi="Times New Roman" w:cs="Times New Roman"/>
            <w:bCs/>
            <w:i/>
            <w:sz w:val="24"/>
            <w:szCs w:val="24"/>
            <w:lang w:eastAsia="ru-RU"/>
          </w:rPr>
          <w:delText>). Обязательно должен быть указан эффект в СМИ и количество привлеченных СМИ к реализации проекта).</w:delText>
        </w:r>
      </w:del>
    </w:p>
    <w:p w14:paraId="12B6D53B" w14:textId="77777777" w:rsidR="00722FDA" w:rsidRDefault="00722FDA">
      <w:pPr>
        <w:spacing w:before="60" w:after="0" w:line="240" w:lineRule="auto"/>
        <w:jc w:val="both"/>
        <w:rPr>
          <w:del w:id="283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722FDA" w14:paraId="4D4145EF" w14:textId="77777777">
        <w:trPr>
          <w:del w:id="284" w:author="Pribil-Kövesdy Döníz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FF05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285" w:author="Pribil-Kövesdy Döníz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3F2A1A57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286" w:author="Pribil-Kövesdy Döníz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5C24C2DB" w14:textId="77777777" w:rsidR="00722FDA" w:rsidRDefault="000B1B58">
      <w:pPr>
        <w:spacing w:before="60" w:after="0" w:line="240" w:lineRule="auto"/>
        <w:jc w:val="both"/>
        <w:rPr>
          <w:del w:id="287" w:author="Pribil-Kövesdy Döníz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288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9.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Перспективы развития проекта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0,25 страницы)</w:delText>
        </w:r>
      </w:del>
    </w:p>
    <w:p w14:paraId="09542E05" w14:textId="77777777" w:rsidR="00722FDA" w:rsidRDefault="000B1B58">
      <w:pPr>
        <w:spacing w:before="60" w:after="0" w:line="240" w:lineRule="auto"/>
        <w:jc w:val="both"/>
        <w:rPr>
          <w:del w:id="289" w:author="Pribil-Kövesdy Döníz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290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Если вы планируете продолжать реализацию проекта после завершения грантовой поддержки нашего конкурса, укажите: в каком направлении будет развиваться проект (появление новых форм работы, изменение целевой группы, увеличение объема оказываемых услуг и т.п.) и за счет каких источников будет обеспечиваться финансовая стабильность проекта (участие в грантах, бюджетные субсидии, спонсорские пожертвования и 6 т.п.).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22FDA" w14:paraId="5863ADE9" w14:textId="77777777">
        <w:trPr>
          <w:del w:id="291" w:author="Pribil-Kövesdy Döníz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1CDA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292" w:author="Pribil-Kövesdy Döníz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373DC963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293" w:author="Pribil-Kövesdy Döníz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0313A069" w14:textId="77777777" w:rsidR="00722FDA" w:rsidRDefault="00722FDA">
      <w:pPr>
        <w:spacing w:before="60" w:after="0" w:line="240" w:lineRule="auto"/>
        <w:jc w:val="both"/>
        <w:rPr>
          <w:del w:id="294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2FD8AAD" w14:textId="77777777" w:rsidR="00722FDA" w:rsidRDefault="000B1B58">
      <w:pPr>
        <w:spacing w:before="60" w:after="0" w:line="240" w:lineRule="auto"/>
        <w:jc w:val="both"/>
        <w:rPr>
          <w:del w:id="295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296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10.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Является ли проект (тема, мероприятие) новым, инновационным для региона проведения? 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В чём именно инновационность?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22FDA" w14:paraId="1B280C9F" w14:textId="77777777">
        <w:trPr>
          <w:del w:id="297" w:author="Pribil-Kövesdy Döníz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DE0F8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298" w:author="Pribil-Kövesdy Döníz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  <w:p w14:paraId="566C7DEF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299" w:author="Pribil-Kövesdy Döníz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6A78FE96" w14:textId="77777777" w:rsidR="00722FDA" w:rsidRDefault="00722FDA">
      <w:pPr>
        <w:spacing w:before="60" w:after="0" w:line="240" w:lineRule="auto"/>
        <w:jc w:val="both"/>
        <w:rPr>
          <w:del w:id="300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ECB9DA1" w14:textId="77777777" w:rsidR="00722FDA" w:rsidRDefault="000B1B58">
      <w:pPr>
        <w:spacing w:before="60" w:after="0" w:line="240" w:lineRule="auto"/>
        <w:jc w:val="both"/>
        <w:rPr>
          <w:del w:id="301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02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Партнеры, при участии которых будет реализовываться проект, формы партнерства, ресурсы, 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val="ru-RU" w:eastAsia="ru-RU"/>
          </w:rPr>
          <w:delText>выраженные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 xml:space="preserve"> не в рублях.</w:delText>
        </w:r>
      </w:del>
    </w:p>
    <w:p w14:paraId="246AFADD" w14:textId="77777777" w:rsidR="00722FDA" w:rsidRDefault="000B1B58">
      <w:pPr>
        <w:spacing w:before="60" w:after="0" w:line="240" w:lineRule="auto"/>
        <w:jc w:val="both"/>
        <w:rPr>
          <w:del w:id="303" w:author="Pribil-Kövesdy Döníz" w:date="2026-09-22T12:22:00Z" w16du:dateUtc="2026-09-22T16:22:00Z"/>
        </w:rPr>
      </w:pPr>
      <w:del w:id="304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Организация-партнер – это не подрядная организация, которой вы оплачиваете услуги. Партнер – это организация, которая заявила о безвозмездном участии в проекте, по выполнению тех или иных работ или оказанию тех или иных услуг.</w:delText>
        </w:r>
      </w:del>
    </w:p>
    <w:p w14:paraId="3726ADCD" w14:textId="77777777" w:rsidR="00722FDA" w:rsidRDefault="00722FDA">
      <w:pPr>
        <w:spacing w:before="60" w:after="0" w:line="240" w:lineRule="auto"/>
        <w:jc w:val="both"/>
        <w:rPr>
          <w:del w:id="305" w:author="Pribil-Kövesdy Döníz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22FDA" w14:paraId="7189C194" w14:textId="77777777">
        <w:trPr>
          <w:trHeight w:val="351"/>
          <w:del w:id="306" w:author="Pribil-Kövesdy Döníz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702E" w14:textId="77777777" w:rsidR="00722FDA" w:rsidRDefault="00722FDA">
            <w:pPr>
              <w:widowControl w:val="0"/>
              <w:spacing w:after="0" w:line="240" w:lineRule="auto"/>
              <w:rPr>
                <w:del w:id="307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606A8554" w14:textId="77777777" w:rsidR="00722FDA" w:rsidRDefault="00722FDA">
            <w:pPr>
              <w:widowControl w:val="0"/>
              <w:spacing w:after="0" w:line="240" w:lineRule="auto"/>
              <w:rPr>
                <w:del w:id="308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4CD43158" w14:textId="77777777" w:rsidR="00722FDA" w:rsidRDefault="00722FDA">
      <w:pPr>
        <w:spacing w:before="60" w:after="0" w:line="240" w:lineRule="auto"/>
        <w:jc w:val="both"/>
        <w:rPr>
          <w:del w:id="309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375CA13" w14:textId="77777777" w:rsidR="00722FDA" w:rsidRDefault="000B1B58">
      <w:pPr>
        <w:spacing w:before="60" w:after="0" w:line="240" w:lineRule="auto"/>
        <w:jc w:val="both"/>
        <w:rPr>
          <w:del w:id="310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11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12.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Другие благотворители/грантодатели, которые предоставляют целевые средства (в рублях) организации на реализацию проекта:</w:delText>
        </w:r>
      </w:del>
    </w:p>
    <w:tbl>
      <w:tblPr>
        <w:tblW w:w="9384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625"/>
        <w:gridCol w:w="3232"/>
        <w:gridCol w:w="2977"/>
        <w:gridCol w:w="2550"/>
      </w:tblGrid>
      <w:tr w:rsidR="00722FDA" w14:paraId="16FD688D" w14:textId="77777777">
        <w:trPr>
          <w:del w:id="312" w:author="Pribil-Kövesdy Döníz" w:date="2026-09-22T12:22:00Z" w16du:dateUtc="2026-09-22T16:22:00Z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58D5EADB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13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14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US" w:eastAsia="ru-RU"/>
                </w:rPr>
                <w:delText>N</w:delText>
              </w:r>
            </w:del>
          </w:p>
        </w:tc>
        <w:tc>
          <w:tcPr>
            <w:tcW w:w="323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FB6FE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15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16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Наименование организации</w:delText>
              </w:r>
            </w:del>
          </w:p>
        </w:tc>
        <w:tc>
          <w:tcPr>
            <w:tcW w:w="2977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BE32D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17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18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На что пойдут предоставляемые средства</w:delText>
              </w:r>
            </w:del>
          </w:p>
        </w:tc>
        <w:tc>
          <w:tcPr>
            <w:tcW w:w="255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1F86F1F8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19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20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 xml:space="preserve">Объем </w:delText>
              </w:r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предоставляемых</w:delText>
              </w:r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 xml:space="preserve"> средств</w:delText>
              </w:r>
            </w:del>
          </w:p>
        </w:tc>
      </w:tr>
      <w:tr w:rsidR="00722FDA" w14:paraId="1EADC7B2" w14:textId="77777777">
        <w:trPr>
          <w:trHeight w:val="284"/>
          <w:del w:id="321" w:author="Pribil-Kövesdy Döníz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12A09835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22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323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1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BD876" w14:textId="77777777" w:rsidR="00722FDA" w:rsidRDefault="00722FDA">
            <w:pPr>
              <w:widowControl w:val="0"/>
              <w:spacing w:before="20" w:after="0" w:line="240" w:lineRule="auto"/>
              <w:jc w:val="both"/>
              <w:rPr>
                <w:del w:id="324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BEAFB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25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736256ED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26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2FDA" w14:paraId="5FA30AEC" w14:textId="77777777">
        <w:trPr>
          <w:trHeight w:val="247"/>
          <w:del w:id="327" w:author="Pribil-Kövesdy Döníz" w:date="2026-09-22T12:22:00Z" w16du:dateUtc="2026-09-22T16:22:00Z"/>
        </w:trPr>
        <w:tc>
          <w:tcPr>
            <w:tcW w:w="624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0BD2CC69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28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329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0F89C55" w14:textId="77777777" w:rsidR="00722FDA" w:rsidRDefault="00722FDA">
            <w:pPr>
              <w:widowControl w:val="0"/>
              <w:spacing w:after="0" w:line="240" w:lineRule="auto"/>
              <w:rPr>
                <w:del w:id="330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bottom"/>
          </w:tcPr>
          <w:p w14:paraId="4C922798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31" w:author="Pribil-Kövesdy Döníz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E05CD55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32" w:author="Pribil-Kövesdy Döníz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CE6DFCC" w14:textId="77777777" w:rsidR="00722FDA" w:rsidRDefault="00722FDA">
      <w:pPr>
        <w:spacing w:before="60" w:after="0" w:line="240" w:lineRule="auto"/>
        <w:jc w:val="both"/>
        <w:rPr>
          <w:del w:id="333" w:author="Pribil-Kövesdy Döníz" w:date="2026-09-22T12:22:00Z" w16du:dateUtc="2026-09-22T16:22:00Z"/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0244358" w14:textId="77777777" w:rsidR="00722FDA" w:rsidRDefault="000B1B58">
      <w:pPr>
        <w:spacing w:before="60" w:after="0" w:line="240" w:lineRule="auto"/>
        <w:jc w:val="both"/>
        <w:rPr>
          <w:del w:id="334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335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13.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>Сведения об участии в конкурсе «Преображая жизнь» ранее</w:delText>
        </w:r>
      </w:del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704"/>
        <w:gridCol w:w="4194"/>
        <w:gridCol w:w="3566"/>
      </w:tblGrid>
      <w:tr w:rsidR="00722FDA" w14:paraId="04ED0755" w14:textId="77777777">
        <w:trPr>
          <w:trHeight w:val="666"/>
          <w:del w:id="336" w:author="Pribil-Kövesdy Döníz" w:date="2026-09-22T12:22:00Z" w16du:dateUtc="2026-09-22T16:22:00Z"/>
        </w:trPr>
        <w:tc>
          <w:tcPr>
            <w:tcW w:w="1704" w:type="dxa"/>
          </w:tcPr>
          <w:p w14:paraId="5A383D37" w14:textId="77777777" w:rsidR="00722FDA" w:rsidRDefault="000B1B58">
            <w:pPr>
              <w:widowControl w:val="0"/>
              <w:spacing w:before="60" w:after="0" w:line="240" w:lineRule="auto"/>
              <w:jc w:val="both"/>
              <w:rPr>
                <w:del w:id="337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38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Год</w:delText>
              </w:r>
            </w:del>
          </w:p>
        </w:tc>
        <w:tc>
          <w:tcPr>
            <w:tcW w:w="4194" w:type="dxa"/>
          </w:tcPr>
          <w:p w14:paraId="3A91544D" w14:textId="77777777" w:rsidR="00722FDA" w:rsidRDefault="000B1B58">
            <w:pPr>
              <w:widowControl w:val="0"/>
              <w:spacing w:before="60" w:after="0" w:line="240" w:lineRule="auto"/>
              <w:jc w:val="both"/>
              <w:rPr>
                <w:del w:id="339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40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Название проекта</w:delText>
              </w:r>
            </w:del>
          </w:p>
        </w:tc>
        <w:tc>
          <w:tcPr>
            <w:tcW w:w="3566" w:type="dxa"/>
          </w:tcPr>
          <w:p w14:paraId="745BE855" w14:textId="77777777" w:rsidR="00722FDA" w:rsidRDefault="000B1B58">
            <w:pPr>
              <w:widowControl w:val="0"/>
              <w:spacing w:before="60" w:after="0" w:line="240" w:lineRule="auto"/>
              <w:jc w:val="both"/>
              <w:rPr>
                <w:del w:id="341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42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ru-RU" w:eastAsia="ru-RU"/>
                </w:rPr>
                <w:delText>Побеждал по квоте или по жребию</w:delText>
              </w:r>
            </w:del>
          </w:p>
        </w:tc>
      </w:tr>
      <w:tr w:rsidR="00722FDA" w14:paraId="7226751D" w14:textId="77777777">
        <w:trPr>
          <w:trHeight w:val="245"/>
          <w:del w:id="343" w:author="Pribil-Kövesdy Döníz" w:date="2026-09-22T12:22:00Z" w16du:dateUtc="2026-09-22T16:22:00Z"/>
        </w:trPr>
        <w:tc>
          <w:tcPr>
            <w:tcW w:w="1704" w:type="dxa"/>
          </w:tcPr>
          <w:p w14:paraId="143F0480" w14:textId="77777777" w:rsidR="00722FDA" w:rsidRDefault="00722FDA">
            <w:pPr>
              <w:widowControl w:val="0"/>
              <w:spacing w:before="60" w:after="0" w:line="240" w:lineRule="auto"/>
              <w:jc w:val="both"/>
              <w:rPr>
                <w:del w:id="344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509C53F4" w14:textId="77777777" w:rsidR="00722FDA" w:rsidRDefault="00722FDA">
            <w:pPr>
              <w:widowControl w:val="0"/>
              <w:spacing w:before="60" w:after="0" w:line="240" w:lineRule="auto"/>
              <w:jc w:val="both"/>
              <w:rPr>
                <w:del w:id="345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184D8CFD" w14:textId="77777777" w:rsidR="00722FDA" w:rsidRDefault="00722FDA">
            <w:pPr>
              <w:widowControl w:val="0"/>
              <w:spacing w:before="60" w:after="0" w:line="240" w:lineRule="auto"/>
              <w:jc w:val="both"/>
              <w:rPr>
                <w:del w:id="346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22FDA" w14:paraId="66EAB361" w14:textId="77777777">
        <w:trPr>
          <w:trHeight w:val="165"/>
          <w:del w:id="347" w:author="Pribil-Kövesdy Döníz" w:date="2026-09-22T12:22:00Z" w16du:dateUtc="2026-09-22T16:22:00Z"/>
        </w:trPr>
        <w:tc>
          <w:tcPr>
            <w:tcW w:w="1704" w:type="dxa"/>
          </w:tcPr>
          <w:p w14:paraId="4867C402" w14:textId="77777777" w:rsidR="00722FDA" w:rsidRDefault="00722FDA">
            <w:pPr>
              <w:widowControl w:val="0"/>
              <w:spacing w:before="60" w:after="0" w:line="240" w:lineRule="auto"/>
              <w:jc w:val="both"/>
              <w:rPr>
                <w:del w:id="348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4FD75EE9" w14:textId="77777777" w:rsidR="00722FDA" w:rsidRDefault="00722FDA">
            <w:pPr>
              <w:widowControl w:val="0"/>
              <w:spacing w:before="60" w:after="0" w:line="240" w:lineRule="auto"/>
              <w:jc w:val="both"/>
              <w:rPr>
                <w:del w:id="349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1460F6DA" w14:textId="77777777" w:rsidR="00722FDA" w:rsidRDefault="00722FDA">
            <w:pPr>
              <w:widowControl w:val="0"/>
              <w:spacing w:before="60" w:after="0" w:line="240" w:lineRule="auto"/>
              <w:jc w:val="both"/>
              <w:rPr>
                <w:del w:id="350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22FDA" w14:paraId="6D79395D" w14:textId="77777777">
        <w:trPr>
          <w:trHeight w:val="114"/>
          <w:del w:id="351" w:author="Pribil-Kövesdy Döníz" w:date="2026-09-22T12:22:00Z" w16du:dateUtc="2026-09-22T16:22:00Z"/>
        </w:trPr>
        <w:tc>
          <w:tcPr>
            <w:tcW w:w="1704" w:type="dxa"/>
          </w:tcPr>
          <w:p w14:paraId="54F07431" w14:textId="77777777" w:rsidR="00722FDA" w:rsidRDefault="00722FDA">
            <w:pPr>
              <w:widowControl w:val="0"/>
              <w:spacing w:before="60" w:after="0" w:line="240" w:lineRule="auto"/>
              <w:jc w:val="both"/>
              <w:rPr>
                <w:del w:id="352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194" w:type="dxa"/>
          </w:tcPr>
          <w:p w14:paraId="27A6617B" w14:textId="77777777" w:rsidR="00722FDA" w:rsidRDefault="00722FDA">
            <w:pPr>
              <w:widowControl w:val="0"/>
              <w:spacing w:before="60" w:after="0" w:line="240" w:lineRule="auto"/>
              <w:jc w:val="both"/>
              <w:rPr>
                <w:del w:id="353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66" w:type="dxa"/>
          </w:tcPr>
          <w:p w14:paraId="34F671D1" w14:textId="77777777" w:rsidR="00722FDA" w:rsidRDefault="00722FDA">
            <w:pPr>
              <w:widowControl w:val="0"/>
              <w:spacing w:before="60" w:after="0" w:line="240" w:lineRule="auto"/>
              <w:jc w:val="both"/>
              <w:rPr>
                <w:del w:id="354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5E9A87D7" w14:textId="77777777" w:rsidR="00722FDA" w:rsidRDefault="00722FDA">
      <w:pPr>
        <w:spacing w:after="0" w:line="240" w:lineRule="auto"/>
        <w:ind w:left="360"/>
        <w:jc w:val="center"/>
        <w:rPr>
          <w:del w:id="355" w:author="Pribil-Kövesdy Döníz" w:date="2026-09-22T12:22:00Z" w16du:dateUtc="2026-09-22T16:22:00Z"/>
          <w:rFonts w:ascii="Times New Roman" w:eastAsia="Calibri" w:hAnsi="Times New Roman" w:cs="Times New Roman"/>
          <w:sz w:val="16"/>
          <w:szCs w:val="16"/>
          <w:lang w:eastAsia="ru-RU"/>
        </w:rPr>
      </w:pPr>
    </w:p>
    <w:p w14:paraId="695A21E3" w14:textId="77777777" w:rsidR="00722FDA" w:rsidRDefault="000B1B58">
      <w:pPr>
        <w:pStyle w:val="ListParagraph"/>
        <w:numPr>
          <w:ilvl w:val="0"/>
          <w:numId w:val="7"/>
        </w:numPr>
        <w:spacing w:after="0" w:line="240" w:lineRule="auto"/>
        <w:jc w:val="center"/>
        <w:rPr>
          <w:del w:id="356" w:author="Pribil-Kövesdy Döníz" w:date="2026-09-22T12:22:00Z" w16du:dateUtc="2026-09-22T16:22:00Z"/>
          <w:rFonts w:ascii="Times New Roman" w:eastAsia="Calibri" w:hAnsi="Times New Roman" w:cs="Times New Roman"/>
          <w:b/>
          <w:sz w:val="24"/>
          <w:szCs w:val="24"/>
          <w:lang w:eastAsia="ru-RU"/>
        </w:rPr>
      </w:pPr>
      <w:del w:id="357" w:author="Pribil-Kövesdy Döníz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Бюджет проекта</w:delText>
        </w:r>
      </w:del>
    </w:p>
    <w:p w14:paraId="41D2F90D" w14:textId="77777777" w:rsidR="00722FDA" w:rsidRDefault="00722FDA">
      <w:pPr>
        <w:spacing w:after="0" w:line="240" w:lineRule="auto"/>
        <w:rPr>
          <w:del w:id="358" w:author="Pribil-Kövesdy Döníz" w:date="2026-09-22T12:22:00Z" w16du:dateUtc="2026-09-22T16:22:00Z"/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5A93DAA" w14:textId="77777777" w:rsidR="00722FDA" w:rsidRDefault="000B1B58">
      <w:pPr>
        <w:spacing w:after="0" w:line="240" w:lineRule="auto"/>
        <w:rPr>
          <w:del w:id="359" w:author="Pribil-Kövesdy Döníz" w:date="2026-09-22T12:22:00Z" w16du:dateUtc="2026-09-22T16:22:00Z"/>
          <w:rFonts w:ascii="Times New Roman" w:eastAsia="Calibri" w:hAnsi="Times New Roman" w:cs="Times New Roman"/>
          <w:b/>
          <w:sz w:val="24"/>
          <w:szCs w:val="24"/>
          <w:lang w:eastAsia="ru-RU"/>
        </w:rPr>
      </w:pPr>
      <w:del w:id="360" w:author="Pribil-Kövesdy Döníz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tab/>
          <w:delText>Заполните таблицу:</w:delText>
        </w:r>
      </w:del>
    </w:p>
    <w:tbl>
      <w:tblPr>
        <w:tblW w:w="9450" w:type="dxa"/>
        <w:jc w:val="center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67"/>
        <w:gridCol w:w="3521"/>
        <w:gridCol w:w="1630"/>
        <w:gridCol w:w="2030"/>
        <w:gridCol w:w="1702"/>
      </w:tblGrid>
      <w:tr w:rsidR="00722FDA" w14:paraId="5E386746" w14:textId="77777777">
        <w:trPr>
          <w:jc w:val="center"/>
          <w:del w:id="361" w:author="Pribil-Kövesdy Döníz" w:date="2026-09-22T12:22:00Z" w16du:dateUtc="2026-09-22T16:22:00Z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58AF89B5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62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63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val="en-US" w:eastAsia="ru-RU"/>
                </w:rPr>
                <w:delText>N</w:delText>
              </w:r>
            </w:del>
          </w:p>
        </w:tc>
        <w:tc>
          <w:tcPr>
            <w:tcW w:w="352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2D49F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64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65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Наименование статьи с детализацией</w:delText>
              </w:r>
            </w:del>
          </w:p>
        </w:tc>
        <w:tc>
          <w:tcPr>
            <w:tcW w:w="16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E3B8DE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66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67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Запрашиваемые средства, руб.</w:delText>
              </w:r>
            </w:del>
          </w:p>
        </w:tc>
        <w:tc>
          <w:tcPr>
            <w:tcW w:w="2030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80612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68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69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Имеющиеся средства, или сумма, которую предполагается получить из других источников, руб.</w:delText>
              </w:r>
            </w:del>
          </w:p>
        </w:tc>
        <w:tc>
          <w:tcPr>
            <w:tcW w:w="170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624DD02E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70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71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Всего</w:delText>
              </w:r>
            </w:del>
          </w:p>
        </w:tc>
      </w:tr>
      <w:tr w:rsidR="00722FDA" w14:paraId="7325F6FC" w14:textId="77777777">
        <w:trPr>
          <w:trHeight w:val="267"/>
          <w:jc w:val="center"/>
          <w:del w:id="372" w:author="Pribil-Kövesdy Döníz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34DEDE38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73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374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1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FD27F" w14:textId="77777777" w:rsidR="00722FDA" w:rsidRDefault="00722FDA">
            <w:pPr>
              <w:widowControl w:val="0"/>
              <w:spacing w:before="20" w:after="0" w:line="240" w:lineRule="auto"/>
              <w:jc w:val="both"/>
              <w:rPr>
                <w:del w:id="375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B4F44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76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CCA95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77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75D478AA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78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2FDA" w14:paraId="6FCC6BCF" w14:textId="77777777">
        <w:trPr>
          <w:trHeight w:val="228"/>
          <w:jc w:val="center"/>
          <w:del w:id="379" w:author="Pribil-Kövesdy Döníz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12810AAD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80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381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2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33C53" w14:textId="77777777" w:rsidR="00722FDA" w:rsidRDefault="00722FDA">
            <w:pPr>
              <w:widowControl w:val="0"/>
              <w:spacing w:before="20" w:after="0" w:line="240" w:lineRule="auto"/>
              <w:jc w:val="both"/>
              <w:rPr>
                <w:del w:id="382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AE462B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83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6CFCA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84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521E4F13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85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2FDA" w14:paraId="655AFBAE" w14:textId="77777777">
        <w:trPr>
          <w:trHeight w:val="205"/>
          <w:jc w:val="center"/>
          <w:del w:id="386" w:author="Pribil-Kövesdy Döníz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</w:tcPr>
          <w:p w14:paraId="1050D139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87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del w:id="388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73647" w14:textId="77777777" w:rsidR="00722FDA" w:rsidRDefault="00722FDA">
            <w:pPr>
              <w:widowControl w:val="0"/>
              <w:spacing w:after="0" w:line="240" w:lineRule="auto"/>
              <w:rPr>
                <w:del w:id="389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69E89C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90" w:author="Pribil-Kövesdy Döníz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10D5F99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91" w:author="Pribil-Kövesdy Döníz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bottom"/>
          </w:tcPr>
          <w:p w14:paraId="49192987" w14:textId="77777777" w:rsidR="00722FDA" w:rsidRDefault="00722FDA">
            <w:pPr>
              <w:widowControl w:val="0"/>
              <w:spacing w:after="0" w:line="240" w:lineRule="auto"/>
              <w:jc w:val="center"/>
              <w:rPr>
                <w:del w:id="392" w:author="Pribil-Kövesdy Döníz" w:date="2026-09-22T12:22:00Z" w16du:dateUtc="2026-09-22T16:22:00Z"/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722FDA" w14:paraId="7465634C" w14:textId="77777777">
        <w:trPr>
          <w:trHeight w:val="180"/>
          <w:jc w:val="center"/>
          <w:del w:id="393" w:author="Pribil-Kövesdy Döníz" w:date="2026-09-22T12:22:00Z" w16du:dateUtc="2026-09-22T16:22:00Z"/>
        </w:trPr>
        <w:tc>
          <w:tcPr>
            <w:tcW w:w="56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</w:tcPr>
          <w:p w14:paraId="6E7621AB" w14:textId="77777777" w:rsidR="00722FDA" w:rsidRDefault="00722FDA">
            <w:pPr>
              <w:widowControl w:val="0"/>
              <w:spacing w:before="20" w:after="0" w:line="240" w:lineRule="auto"/>
              <w:jc w:val="center"/>
              <w:rPr>
                <w:del w:id="394" w:author="Pribil-Kövesdy Döníz" w:date="2026-09-22T12:22:00Z" w16du:dateUtc="2026-09-22T16:22:00Z"/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1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4F686B2" w14:textId="77777777" w:rsidR="00722FDA" w:rsidRDefault="000B1B58">
            <w:pPr>
              <w:widowControl w:val="0"/>
              <w:spacing w:before="20" w:after="0" w:line="240" w:lineRule="auto"/>
              <w:jc w:val="both"/>
              <w:rPr>
                <w:del w:id="395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96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b/>
                  <w:sz w:val="24"/>
                  <w:szCs w:val="24"/>
                  <w:lang w:eastAsia="ru-RU"/>
                </w:rPr>
                <w:delText>Всего расходов по проекту</w:delText>
              </w:r>
            </w:del>
          </w:p>
        </w:tc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09A31F5" w14:textId="77777777" w:rsidR="00722FDA" w:rsidRDefault="000B1B58">
            <w:pPr>
              <w:widowControl w:val="0"/>
              <w:spacing w:after="0" w:line="240" w:lineRule="auto"/>
              <w:jc w:val="center"/>
              <w:rPr>
                <w:del w:id="397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398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>Цифра (1) в этой графе должна совпадать с цифрой в п.3 раздела I</w:delText>
              </w:r>
            </w:del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67B4EEE" w14:textId="77777777" w:rsidR="00722FDA" w:rsidRDefault="000B1B58">
            <w:pPr>
              <w:widowControl w:val="0"/>
              <w:spacing w:before="20" w:after="0" w:line="240" w:lineRule="auto"/>
              <w:jc w:val="center"/>
              <w:rPr>
                <w:del w:id="399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400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>Цифра (2) в этой графе должна совпадать с данными п.12 раздела I, если там указаны прямые средства в рублях)</w:delText>
              </w:r>
            </w:del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8FF2E0" w14:textId="77777777" w:rsidR="00722FDA" w:rsidRDefault="000B1B58">
            <w:pPr>
              <w:widowControl w:val="0"/>
              <w:spacing w:after="0" w:line="240" w:lineRule="auto"/>
              <w:jc w:val="center"/>
              <w:rPr>
                <w:del w:id="401" w:author="Pribil-Kövesdy Döníz" w:date="2026-09-22T12:22:00Z" w16du:dateUtc="2026-09-22T16:22:00Z"/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del w:id="402" w:author="Pribil-Kövesdy Döníz" w:date="2026-09-22T12:22:00Z" w16du:dateUtc="2026-09-22T16:22:00Z"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eastAsia="ru-RU"/>
                </w:rPr>
                <w:delText xml:space="preserve">Общая стоимость проекта: сумма </w:delText>
              </w:r>
              <w:r>
                <w:rPr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val="ru-RU" w:eastAsia="ru-RU"/>
                </w:rPr>
                <w:delText>цифр (1) и (2)</w:delText>
              </w:r>
            </w:del>
          </w:p>
        </w:tc>
      </w:tr>
    </w:tbl>
    <w:p w14:paraId="709F5869" w14:textId="77777777" w:rsidR="00722FDA" w:rsidRDefault="00722FDA">
      <w:pPr>
        <w:spacing w:after="0" w:line="240" w:lineRule="auto"/>
        <w:jc w:val="center"/>
        <w:rPr>
          <w:del w:id="403" w:author="Pribil-Kövesdy Döníz" w:date="2026-09-22T12:22:00Z" w16du:dateUtc="2026-09-22T16:22:00Z"/>
          <w:rFonts w:ascii="Times New Roman" w:eastAsia="Calibri" w:hAnsi="Times New Roman" w:cs="Times New Roman"/>
          <w:sz w:val="16"/>
          <w:szCs w:val="16"/>
          <w:lang w:eastAsia="ru-RU"/>
        </w:rPr>
      </w:pPr>
    </w:p>
    <w:p w14:paraId="2C0FB373" w14:textId="77777777" w:rsidR="00722FDA" w:rsidRDefault="000B1B58">
      <w:pPr>
        <w:spacing w:after="0" w:line="240" w:lineRule="auto"/>
        <w:rPr>
          <w:del w:id="404" w:author="Pribil-Kövesdy Döníz" w:date="2026-09-22T12:22:00Z" w16du:dateUtc="2026-09-22T16:22:00Z"/>
          <w:rFonts w:ascii="Times New Roman" w:eastAsia="Calibri" w:hAnsi="Times New Roman" w:cs="Times New Roman"/>
          <w:b/>
          <w:color w:val="000000"/>
          <w:sz w:val="24"/>
          <w:szCs w:val="24"/>
          <w:lang w:eastAsia="ru-RU"/>
        </w:rPr>
      </w:pPr>
      <w:del w:id="405" w:author="Pribil-Kövesdy Döníz" w:date="2026-09-22T12:22:00Z" w16du:dateUtc="2026-09-22T16:22:00Z"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delText>2.</w:delText>
        </w:r>
        <w:r>
          <w:rPr>
            <w:rFonts w:ascii="Times New Roman" w:eastAsia="Calibri" w:hAnsi="Times New Roman" w:cs="Times New Roman"/>
            <w:b/>
            <w:sz w:val="24"/>
            <w:szCs w:val="24"/>
            <w:lang w:eastAsia="ru-RU"/>
          </w:rPr>
          <w:tab/>
          <w:delText>Комментарий к бюджету</w:delText>
        </w:r>
        <w:r>
          <w:rPr>
            <w:rFonts w:ascii="Times New Roman" w:eastAsia="Calibri" w:hAnsi="Times New Roman" w:cs="Times New Roman"/>
            <w:b/>
            <w:color w:val="000000"/>
            <w:sz w:val="24"/>
            <w:szCs w:val="24"/>
            <w:lang w:eastAsia="ru-RU"/>
          </w:rPr>
          <w:delText xml:space="preserve">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(не более одной страницы)</w:delText>
        </w:r>
      </w:del>
    </w:p>
    <w:p w14:paraId="71640DA1" w14:textId="77777777" w:rsidR="00722FDA" w:rsidRDefault="000B1B58">
      <w:pPr>
        <w:spacing w:after="0" w:line="240" w:lineRule="auto"/>
        <w:jc w:val="both"/>
        <w:rPr>
          <w:del w:id="406" w:author="Pribil-Kövesdy Döníz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407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В комментарии приводится обоснование необходимости расходов, перечисленных в бюджете в привязке к выполнению основных целевых показателей проекта. Может быть приложено подтверждение стоимостной оценки расходов (коммерческие предложения, ссылки на информационные ресурсы в сети интернет с указанием цен), если планируется закупка оборудования - должны быть перечислены наименование каждой единицы, общее количество и предполагаемая стоимость. Если планируется возникновение сопутствующих расходов по статье (транс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 xml:space="preserve">портировка, наладка, монтаж и т.д.), они включаются в общую стоимость статьи, но при этом прописываются в статье для понимания общей оценки расходов. Для организационных мероприятий должно быть указано количество участников, транспортные расходы (с детализацией по отдельным трансферам). </w:delText>
        </w:r>
      </w:del>
    </w:p>
    <w:p w14:paraId="266BC4F0" w14:textId="77777777" w:rsidR="00722FDA" w:rsidRDefault="00722FDA">
      <w:pPr>
        <w:spacing w:after="0" w:line="240" w:lineRule="auto"/>
        <w:jc w:val="both"/>
        <w:rPr>
          <w:del w:id="408" w:author="Pribil-Kövesdy Döníz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tbl>
      <w:tblPr>
        <w:tblW w:w="9565" w:type="dxa"/>
        <w:tblLayout w:type="fixed"/>
        <w:tblLook w:val="04A0" w:firstRow="1" w:lastRow="0" w:firstColumn="1" w:lastColumn="0" w:noHBand="0" w:noVBand="1"/>
      </w:tblPr>
      <w:tblGrid>
        <w:gridCol w:w="9565"/>
      </w:tblGrid>
      <w:tr w:rsidR="00722FDA" w14:paraId="2E189222" w14:textId="77777777">
        <w:trPr>
          <w:del w:id="409" w:author="Pribil-Kövesdy Döníz" w:date="2026-09-22T12:22:00Z" w16du:dateUtc="2026-09-22T16:22:00Z"/>
        </w:trPr>
        <w:tc>
          <w:tcPr>
            <w:tcW w:w="9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EF0CD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10" w:author="Pribil-Kövesdy Döníz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</w:p>
        </w:tc>
      </w:tr>
    </w:tbl>
    <w:p w14:paraId="7FAAFBE3" w14:textId="77777777" w:rsidR="00722FDA" w:rsidRDefault="00722FDA">
      <w:pPr>
        <w:pStyle w:val="ListParagraph"/>
        <w:spacing w:after="0" w:line="240" w:lineRule="auto"/>
        <w:ind w:left="1800"/>
        <w:jc w:val="center"/>
        <w:rPr>
          <w:del w:id="411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D8E35FD" w14:textId="77777777" w:rsidR="00722FDA" w:rsidRDefault="000B1B58">
      <w:pPr>
        <w:pStyle w:val="ListParagraph"/>
        <w:numPr>
          <w:ilvl w:val="0"/>
          <w:numId w:val="8"/>
        </w:numPr>
        <w:spacing w:after="0" w:line="240" w:lineRule="auto"/>
        <w:jc w:val="center"/>
        <w:rPr>
          <w:del w:id="412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13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План реализации проекта</w:delText>
        </w:r>
      </w:del>
    </w:p>
    <w:p w14:paraId="33BA14C9" w14:textId="77777777" w:rsidR="00722FDA" w:rsidRDefault="00722FDA">
      <w:pPr>
        <w:pStyle w:val="ListParagraph"/>
        <w:spacing w:after="0" w:line="240" w:lineRule="auto"/>
        <w:ind w:left="1080"/>
        <w:rPr>
          <w:del w:id="414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4BC2FC0" w14:textId="77777777" w:rsidR="00722FDA" w:rsidRDefault="000B1B58">
      <w:pPr>
        <w:spacing w:after="0" w:line="240" w:lineRule="auto"/>
        <w:jc w:val="both"/>
        <w:rPr>
          <w:del w:id="415" w:author="Pribil-Kövesdy Döníz" w:date="2026-09-22T12:22:00Z" w16du:dateUtc="2026-09-22T16:22:00Z"/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del w:id="416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1.</w:delText>
        </w:r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ab/>
          <w:delText xml:space="preserve">Заполните таблицу.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Не забудьте проследить логику: цель – задачи – мероприятия.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>
          <w:rPr>
            <w:rFonts w:ascii="Times New Roman" w:eastAsia="Times New Roman" w:hAnsi="Times New Roman" w:cs="Times New Roman"/>
            <w:i/>
            <w:sz w:val="24"/>
            <w:szCs w:val="24"/>
            <w:lang w:eastAsia="ru-RU"/>
          </w:rPr>
          <w:delText>Мероприятие должно быть очевидным, локальным во времени и пространстве, и его результаты должны быть проверяемы. Мероприятия могут быть направлены на решение задачи текущей, организационной или информационной.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576"/>
        <w:gridCol w:w="3076"/>
        <w:gridCol w:w="1839"/>
        <w:gridCol w:w="1847"/>
        <w:gridCol w:w="2126"/>
      </w:tblGrid>
      <w:tr w:rsidR="00722FDA" w14:paraId="5EC45EB3" w14:textId="77777777">
        <w:trPr>
          <w:tblHeader/>
          <w:del w:id="417" w:author="Pribil-Kövesdy Döníz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8C3A" w14:textId="77777777" w:rsidR="00722FDA" w:rsidRDefault="000B1B58">
            <w:pPr>
              <w:widowControl w:val="0"/>
              <w:spacing w:after="0" w:line="240" w:lineRule="auto"/>
              <w:jc w:val="center"/>
              <w:rPr>
                <w:del w:id="418" w:author="Pribil-Kövesdy Döníz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419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№ п/п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05EBE" w14:textId="77777777" w:rsidR="00722FDA" w:rsidRDefault="000B1B58">
            <w:pPr>
              <w:widowControl w:val="0"/>
              <w:spacing w:after="0" w:line="240" w:lineRule="auto"/>
              <w:jc w:val="center"/>
              <w:rPr>
                <w:del w:id="420" w:author="Pribil-Kövesdy Döníz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421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Описание мероприятий</w:delText>
              </w:r>
            </w:del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786A" w14:textId="77777777" w:rsidR="00722FDA" w:rsidRDefault="000B1B58">
            <w:pPr>
              <w:widowControl w:val="0"/>
              <w:spacing w:after="0" w:line="240" w:lineRule="auto"/>
              <w:jc w:val="center"/>
              <w:rPr>
                <w:del w:id="422" w:author="Pribil-Kövesdy Döníz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423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Дата/период проведения</w:delText>
              </w:r>
            </w:del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48BB" w14:textId="77777777" w:rsidR="00722FDA" w:rsidRDefault="000B1B58">
            <w:pPr>
              <w:widowControl w:val="0"/>
              <w:spacing w:after="0" w:line="240" w:lineRule="auto"/>
              <w:jc w:val="center"/>
              <w:rPr>
                <w:del w:id="424" w:author="Pribil-Kövesdy Döníz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425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Ожидаемые итоги</w:delText>
              </w:r>
            </w:del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2200D" w14:textId="77777777" w:rsidR="00722FDA" w:rsidRDefault="000B1B58">
            <w:pPr>
              <w:widowControl w:val="0"/>
              <w:spacing w:after="0" w:line="240" w:lineRule="auto"/>
              <w:jc w:val="center"/>
              <w:rPr>
                <w:del w:id="426" w:author="Pribil-Kövesdy Döníz" w:date="2026-09-22T12:22:00Z" w16du:dateUtc="2026-09-22T16:22:00Z"/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del w:id="427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b/>
                  <w:sz w:val="24"/>
                  <w:szCs w:val="24"/>
                  <w:lang w:eastAsia="ru-RU"/>
                </w:rPr>
                <w:delText>Ожидаемые риски и пути их преодоления</w:delText>
              </w:r>
            </w:del>
          </w:p>
        </w:tc>
      </w:tr>
      <w:tr w:rsidR="00722FDA" w14:paraId="3A07C5BC" w14:textId="77777777">
        <w:trPr>
          <w:del w:id="428" w:author="Pribil-Kövesdy Döníz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1D9E9" w14:textId="77777777" w:rsidR="00722FDA" w:rsidRDefault="000B1B58">
            <w:pPr>
              <w:widowControl w:val="0"/>
              <w:spacing w:after="0" w:line="240" w:lineRule="auto"/>
              <w:jc w:val="both"/>
              <w:rPr>
                <w:del w:id="429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430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1.1.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19429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31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DE4E6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32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33D00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33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DCA0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34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2FDA" w14:paraId="371E4343" w14:textId="77777777">
        <w:trPr>
          <w:del w:id="435" w:author="Pribil-Kövesdy Döníz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8E71" w14:textId="77777777" w:rsidR="00722FDA" w:rsidRDefault="000B1B58">
            <w:pPr>
              <w:widowControl w:val="0"/>
              <w:spacing w:after="0" w:line="240" w:lineRule="auto"/>
              <w:jc w:val="both"/>
              <w:rPr>
                <w:del w:id="436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437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1.2.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7A63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38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1309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39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2FC3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40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63078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41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22FDA" w14:paraId="29C9A580" w14:textId="77777777">
        <w:trPr>
          <w:del w:id="442" w:author="Pribil-Kövesdy Döníz" w:date="2026-09-22T12:22:00Z" w16du:dateUtc="2026-09-22T16:22:00Z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728C0" w14:textId="77777777" w:rsidR="00722FDA" w:rsidRDefault="000B1B58">
            <w:pPr>
              <w:widowControl w:val="0"/>
              <w:spacing w:after="0" w:line="240" w:lineRule="auto"/>
              <w:jc w:val="both"/>
              <w:rPr>
                <w:del w:id="443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del w:id="444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sz w:val="24"/>
                  <w:szCs w:val="24"/>
                  <w:lang w:eastAsia="ru-RU"/>
                </w:rPr>
                <w:delText>…</w:delText>
              </w:r>
            </w:del>
          </w:p>
        </w:tc>
        <w:tc>
          <w:tcPr>
            <w:tcW w:w="3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0532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45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38E4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46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41B1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47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0C5A" w14:textId="77777777" w:rsidR="00722FDA" w:rsidRDefault="00722FDA">
            <w:pPr>
              <w:widowControl w:val="0"/>
              <w:spacing w:after="0" w:line="240" w:lineRule="auto"/>
              <w:jc w:val="both"/>
              <w:rPr>
                <w:del w:id="448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7DED9F2" w14:textId="77777777" w:rsidR="00722FDA" w:rsidRDefault="00722FDA">
      <w:pPr>
        <w:spacing w:before="60" w:after="0" w:line="240" w:lineRule="auto"/>
        <w:jc w:val="both"/>
        <w:rPr>
          <w:del w:id="449" w:author="Pribil-Kövesdy Döníz" w:date="2026-09-22T12:22:00Z" w16du:dateUtc="2026-09-22T16:22:00Z"/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B5BE676" w14:textId="77777777" w:rsidR="00722FDA" w:rsidRDefault="000B1B58">
      <w:pPr>
        <w:spacing w:before="60" w:after="0" w:line="240" w:lineRule="auto"/>
        <w:ind w:firstLine="567"/>
        <w:jc w:val="both"/>
        <w:rPr>
          <w:del w:id="450" w:author="Pribil-Kövesdy Döníz" w:date="2026-09-22T12:22:00Z" w16du:dateUtc="2026-09-22T16:22:00Z"/>
          <w:rFonts w:ascii="Times New Roman" w:eastAsia="Times New Roman" w:hAnsi="Times New Roman" w:cs="Times New Roman"/>
          <w:sz w:val="24"/>
          <w:szCs w:val="24"/>
          <w:lang w:eastAsia="ru-RU"/>
        </w:rPr>
      </w:pPr>
      <w:del w:id="451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delText xml:space="preserve">Достоверность сведений, указанных в заявке, подтверждаем. </w:delTex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 xml:space="preserve">С Положением о благотворительном конкурсе социальных проектов «Преображая жизнь» ознакомлены. Даем разрешение на обработку и передачу предоставляемых персональных данных в интересах Конкурса </w:delText>
        </w:r>
      </w:del>
    </w:p>
    <w:p w14:paraId="0FA53CFF" w14:textId="77777777" w:rsidR="00722FDA" w:rsidRDefault="00722FDA">
      <w:pPr>
        <w:spacing w:before="60" w:after="0" w:line="240" w:lineRule="auto"/>
        <w:jc w:val="both"/>
        <w:rPr>
          <w:del w:id="452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121CD57" w14:textId="77777777" w:rsidR="00722FDA" w:rsidRDefault="000B1B58">
      <w:pPr>
        <w:spacing w:before="60" w:after="0" w:line="240" w:lineRule="auto"/>
        <w:jc w:val="both"/>
        <w:rPr>
          <w:del w:id="453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54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Подпись руководителя организации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22FDA" w14:paraId="66A72CBF" w14:textId="77777777">
        <w:trPr>
          <w:trHeight w:val="418"/>
          <w:del w:id="455" w:author="Pribil-Kövesdy Döníz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601E" w14:textId="77777777" w:rsidR="00722FDA" w:rsidRDefault="00722FDA">
            <w:pPr>
              <w:widowControl w:val="0"/>
              <w:spacing w:after="0" w:line="240" w:lineRule="auto"/>
              <w:rPr>
                <w:del w:id="456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66C9106" w14:textId="77777777" w:rsidR="00722FDA" w:rsidRDefault="00722FDA">
      <w:pPr>
        <w:spacing w:before="60" w:after="0" w:line="240" w:lineRule="auto"/>
        <w:jc w:val="both"/>
        <w:rPr>
          <w:del w:id="457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E0473C2" w14:textId="77777777" w:rsidR="00722FDA" w:rsidRDefault="000B1B58">
      <w:pPr>
        <w:spacing w:before="60" w:after="0" w:line="240" w:lineRule="auto"/>
        <w:jc w:val="both"/>
        <w:rPr>
          <w:del w:id="458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59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Подпись руководителя проекта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22FDA" w14:paraId="404710F6" w14:textId="77777777">
        <w:trPr>
          <w:trHeight w:val="474"/>
          <w:del w:id="460" w:author="Pribil-Kövesdy Döníz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9DEDA" w14:textId="77777777" w:rsidR="00722FDA" w:rsidRDefault="00722FDA">
            <w:pPr>
              <w:widowControl w:val="0"/>
              <w:spacing w:after="0" w:line="240" w:lineRule="auto"/>
              <w:rPr>
                <w:del w:id="461" w:author="Pribil-Kövesdy Döníz" w:date="2026-09-22T12:22:00Z" w16du:dateUtc="2026-09-22T16:22:00Z"/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016276F3" w14:textId="77777777" w:rsidR="00722FDA" w:rsidRDefault="00722FDA">
      <w:pPr>
        <w:spacing w:before="60" w:after="0" w:line="240" w:lineRule="auto"/>
        <w:jc w:val="both"/>
        <w:rPr>
          <w:del w:id="462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97A09FD" w14:textId="77777777" w:rsidR="00722FDA" w:rsidRDefault="000B1B58">
      <w:pPr>
        <w:spacing w:before="60" w:after="0" w:line="240" w:lineRule="auto"/>
        <w:jc w:val="both"/>
        <w:rPr>
          <w:del w:id="463" w:author="Pribil-Kövesdy Döníz" w:date="2026-09-22T12:22:00Z" w16du:dateUtc="2026-09-22T16:22:00Z"/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del w:id="464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delText>Дата оформления</w:delText>
        </w:r>
      </w:del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22FDA" w14:paraId="77BA5719" w14:textId="77777777">
        <w:trPr>
          <w:trHeight w:val="447"/>
          <w:del w:id="465" w:author="Pribil-Kövesdy Döníz" w:date="2026-09-22T12:22:00Z" w16du:dateUtc="2026-09-22T16:22:00Z"/>
        </w:trPr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E1438" w14:textId="77777777" w:rsidR="00722FDA" w:rsidRDefault="000B1B58">
            <w:pPr>
              <w:widowControl w:val="0"/>
              <w:spacing w:after="0" w:line="240" w:lineRule="auto"/>
              <w:jc w:val="center"/>
              <w:rPr>
                <w:del w:id="466" w:author="Pribil-Kövesdy Döníz" w:date="2026-09-22T12:22:00Z" w16du:dateUtc="2026-09-22T16:22:00Z"/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del w:id="467" w:author="Pribil-Kövesdy Döníz" w:date="2026-09-22T12:22:00Z" w16du:dateUtc="2026-09-22T16:22:00Z">
              <w:r>
                <w:rPr>
                  <w:rFonts w:ascii="Times New Roman" w:eastAsia="Calibri" w:hAnsi="Times New Roman" w:cs="Times New Roman"/>
                  <w:bCs/>
                  <w:sz w:val="24"/>
                  <w:szCs w:val="24"/>
                </w:rPr>
                <w:delText>_ _._ _.20___г</w:delText>
              </w:r>
            </w:del>
          </w:p>
        </w:tc>
      </w:tr>
    </w:tbl>
    <w:p w14:paraId="42AC411C" w14:textId="77777777" w:rsidR="00722FDA" w:rsidRDefault="00722FDA">
      <w:pPr>
        <w:spacing w:after="0" w:line="240" w:lineRule="auto"/>
        <w:ind w:firstLine="708"/>
        <w:jc w:val="both"/>
        <w:rPr>
          <w:del w:id="468" w:author="Pribil-Kövesdy Döníz" w:date="2026-09-22T12:22:00Z" w16du:dateUtc="2026-09-22T16:22:00Z"/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654A9FB8" w14:textId="77777777" w:rsidR="00722FDA" w:rsidRPr="003C2C83" w:rsidRDefault="000B1B58" w:rsidP="003C2C83">
      <w:pPr>
        <w:tabs>
          <w:tab w:val="left" w:pos="11340"/>
        </w:tabs>
        <w:spacing w:after="0" w:line="240" w:lineRule="auto"/>
        <w:rPr>
          <w:sz w:val="28"/>
          <w:rPrChange w:id="469" w:author="Pribil-Kövesdy Döníz" w:date="2026-09-22T12:22:00Z" w16du:dateUtc="2026-09-22T16:22:00Z">
            <w:rPr>
              <w:rFonts w:ascii="Times New Roman" w:eastAsia="Times New Roman" w:hAnsi="Times New Roman" w:cs="Times New Roman"/>
              <w:color w:val="000000"/>
              <w:sz w:val="24"/>
              <w:szCs w:val="24"/>
              <w:lang w:eastAsia="ru-RU"/>
            </w:rPr>
          </w:rPrChange>
        </w:rPr>
        <w:pPrChange w:id="470" w:author="Pribil-Kövesdy Döníz" w:date="2026-09-22T12:22:00Z" w16du:dateUtc="2026-09-22T16:22:00Z">
          <w:pPr>
            <w:spacing w:after="0" w:line="240" w:lineRule="auto"/>
            <w:ind w:firstLine="708"/>
            <w:jc w:val="both"/>
          </w:pPr>
        </w:pPrChange>
      </w:pPr>
      <w:bookmarkStart w:id="471" w:name="_Toc478480108"/>
      <w:del w:id="472" w:author="Pribil-Kövesdy Döníz" w:date="2026-09-22T12:22:00Z" w16du:dateUtc="2026-09-22T16:22:00Z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delText>МП.</w:delText>
        </w:r>
      </w:del>
      <w:bookmarkEnd w:id="471"/>
    </w:p>
    <w:sectPr w:rsidR="00722FDA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formProt/>
      <w:docGrid w:linePitch="360" w:charSpace="0"/>
      <w:sectPrChange w:id="476" w:author="Pribil-Kövesdy Döníz" w:date="2026-09-22T12:22:00Z" w16du:dateUtc="2026-09-22T16:22:00Z">
        <w:sectPr w:rsidR="00722FDA" w:rsidRPr="003C2C83" w:rsidSect="00AD06DF">
          <w:pgSz w:w="11906" w:h="16838" w:orient="portrait"/>
          <w:pgMar w:top="709" w:right="850" w:bottom="709" w:left="1701" w:header="0" w:footer="0" w:gutter="0"/>
          <w:cols w:space="720"/>
          <w:formProt w:val="0"/>
          <w:docGrid w:charSpace="4096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95A87F" w14:textId="77777777" w:rsidR="000B1B58" w:rsidRDefault="000B1B58" w:rsidP="00642A0F">
      <w:pPr>
        <w:spacing w:after="0" w:line="240" w:lineRule="auto"/>
      </w:pPr>
      <w:r>
        <w:separator/>
      </w:r>
    </w:p>
  </w:endnote>
  <w:endnote w:type="continuationSeparator" w:id="0">
    <w:p w14:paraId="2B92EC84" w14:textId="77777777" w:rsidR="000B1B58" w:rsidRDefault="000B1B58" w:rsidP="00642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95636D" w14:textId="77777777" w:rsidR="00642A0F" w:rsidRDefault="00642A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2E95D2" w14:textId="77777777" w:rsidR="000B1B58" w:rsidRDefault="000B1B58" w:rsidP="00642A0F">
      <w:pPr>
        <w:spacing w:after="0" w:line="240" w:lineRule="auto"/>
      </w:pPr>
      <w:r>
        <w:separator/>
      </w:r>
    </w:p>
  </w:footnote>
  <w:footnote w:type="continuationSeparator" w:id="0">
    <w:p w14:paraId="4E533184" w14:textId="77777777" w:rsidR="000B1B58" w:rsidRDefault="000B1B58" w:rsidP="00642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47746" w14:textId="77777777" w:rsidR="00642A0F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473" w:author="Pribil-Kövesdy Döníz" w:date="2026-09-22T12:22:00Z" w16du:dateUtc="2026-09-22T16:22:00Z">
          <w:rPr/>
        </w:rPrChange>
      </w:rPr>
      <w:pPrChange w:id="474" w:author="Pribil-Kövesdy Döníz" w:date="2026-09-22T12:22:00Z" w16du:dateUtc="2026-09-22T16:22:00Z">
        <w:pPr>
          <w:pStyle w:val="Header"/>
        </w:pPr>
      </w:pPrChange>
    </w:pPr>
    <w:ins w:id="475" w:author="Pribil-Kövesdy Döníz" w:date="2026-09-22T12:22:00Z" w16du:dateUtc="2026-09-22T16:22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1251348849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A32BF2"/>
    <w:multiLevelType w:val="multilevel"/>
    <w:tmpl w:val="1BB8BA3A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02740D8"/>
    <w:multiLevelType w:val="multilevel"/>
    <w:tmpl w:val="DF321B56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54024A"/>
    <w:multiLevelType w:val="multilevel"/>
    <w:tmpl w:val="F54E5C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92E04A3"/>
    <w:multiLevelType w:val="multilevel"/>
    <w:tmpl w:val="04DA8278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BF646B5"/>
    <w:multiLevelType w:val="multilevel"/>
    <w:tmpl w:val="ADCE4EF2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579401">
    <w:abstractNumId w:val="5"/>
  </w:num>
  <w:num w:numId="2" w16cid:durableId="26178083">
    <w:abstractNumId w:val="0"/>
  </w:num>
  <w:num w:numId="3" w16cid:durableId="957680975">
    <w:abstractNumId w:val="1"/>
  </w:num>
  <w:num w:numId="4" w16cid:durableId="1061322718">
    <w:abstractNumId w:val="4"/>
  </w:num>
  <w:num w:numId="5" w16cid:durableId="1598171027">
    <w:abstractNumId w:val="3"/>
  </w:num>
  <w:num w:numId="6" w16cid:durableId="978414453">
    <w:abstractNumId w:val="0"/>
    <w:lvlOverride w:ilvl="0">
      <w:startOverride w:val="1"/>
    </w:lvlOverride>
  </w:num>
  <w:num w:numId="7" w16cid:durableId="583883668">
    <w:abstractNumId w:val="0"/>
  </w:num>
  <w:num w:numId="8" w16cid:durableId="1290429154">
    <w:abstractNumId w:val="0"/>
  </w:num>
  <w:num w:numId="9" w16cid:durableId="1410347700">
    <w:abstractNumId w:val="6"/>
  </w:num>
  <w:num w:numId="10" w16cid:durableId="1885560059">
    <w:abstractNumId w:val="7"/>
  </w:num>
  <w:num w:numId="11" w16cid:durableId="68894378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2FDA"/>
    <w:rsid w:val="000805F2"/>
    <w:rsid w:val="000B1B58"/>
    <w:rsid w:val="002E38FF"/>
    <w:rsid w:val="00391C9E"/>
    <w:rsid w:val="003C2C83"/>
    <w:rsid w:val="00440F44"/>
    <w:rsid w:val="004B3A33"/>
    <w:rsid w:val="005E7FFD"/>
    <w:rsid w:val="0061350B"/>
    <w:rsid w:val="00642A0F"/>
    <w:rsid w:val="00646D28"/>
    <w:rsid w:val="0067146E"/>
    <w:rsid w:val="00686BE4"/>
    <w:rsid w:val="00722FDA"/>
    <w:rsid w:val="0074549C"/>
    <w:rsid w:val="00745992"/>
    <w:rsid w:val="007A6560"/>
    <w:rsid w:val="007C10F6"/>
    <w:rsid w:val="00854C26"/>
    <w:rsid w:val="00866058"/>
    <w:rsid w:val="00875E83"/>
    <w:rsid w:val="008B7245"/>
    <w:rsid w:val="00A1440D"/>
    <w:rsid w:val="00A236F9"/>
    <w:rsid w:val="00AD06DF"/>
    <w:rsid w:val="00B9009F"/>
    <w:rsid w:val="00D12036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7789B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200" w:line="276" w:lineRule="auto"/>
      <w:pPrChange w:id="0" w:author="Pribil-Kövesdy Döníz" w:date="2026-09-22T12:22:00Z">
        <w:pPr>
          <w:suppressAutoHyphens/>
          <w:spacing w:after="200" w:line="276" w:lineRule="auto"/>
        </w:pPr>
      </w:pPrChange>
    </w:pPr>
    <w:rPr>
      <w:lang w:val="hu-HU"/>
      <w:rPrChange w:id="0" w:author="Pribil-Kövesdy Döníz" w:date="2026-09-22T12:22:00Z">
        <w:rPr>
          <w:rFonts w:asciiTheme="minorHAnsi" w:eastAsiaTheme="minorHAnsi" w:hAnsiTheme="minorHAnsi" w:cstheme="minorBidi"/>
          <w:sz w:val="22"/>
          <w:szCs w:val="22"/>
          <w:lang w:val="ru-RU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22:00Z">
        <w:pPr>
          <w:spacing w:after="200" w:line="276" w:lineRule="auto"/>
          <w:ind w:left="720"/>
          <w:contextualSpacing/>
        </w:pPr>
      </w:pPrChange>
    </w:pPr>
    <w:rPr>
      <w:rPrChange w:id="1" w:author="Pribil-Kövesdy Döníz" w:date="2026-09-22T12:2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table" w:styleId="TableGrid">
    <w:name w:val="Table Grid"/>
    <w:basedOn w:val="TableNormal"/>
    <w:uiPriority w:val="59"/>
    <w:rsid w:val="00215F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22:00Z">
        <w:pPr/>
      </w:pPrChange>
    </w:pPr>
    <w:rPr>
      <w:rFonts w:ascii="Tahoma" w:hAnsi="Tahoma" w:cs="Tahoma"/>
      <w:sz w:val="16"/>
      <w:szCs w:val="16"/>
      <w:rPrChange w:id="2" w:author="Pribil-Kövesdy Döníz" w:date="2026-09-22T12:22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A0F"/>
    <w:rPr>
      <w:rFonts w:ascii="Tahoma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642A0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22:00Z">
        <w:pPr>
          <w:tabs>
            <w:tab w:val="center" w:pos="4536"/>
            <w:tab w:val="right" w:pos="9072"/>
          </w:tabs>
        </w:pPr>
      </w:pPrChange>
    </w:pPr>
    <w:rPr>
      <w:rPrChange w:id="3" w:author="Pribil-Kövesdy Döníz" w:date="2026-09-22T12:2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42A0F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22:00Z">
        <w:pPr>
          <w:tabs>
            <w:tab w:val="center" w:pos="4536"/>
            <w:tab w:val="right" w:pos="9072"/>
          </w:tabs>
        </w:pPr>
      </w:pPrChange>
    </w:pPr>
    <w:rPr>
      <w:rPrChange w:id="4" w:author="Pribil-Kövesdy Döníz" w:date="2026-09-22T12:2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42A0F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Кислова Анна Владимировна</dc:creator>
  <dc:description/>
  <cp:lastModifiedBy>Arthur Souza Rodrigues</cp:lastModifiedBy>
  <cp:revision>1</cp:revision>
  <dcterms:created xsi:type="dcterms:W3CDTF">2020-03-03T09:10:00Z</dcterms:created>
  <dcterms:modified xsi:type="dcterms:W3CDTF">2026-09-22T16:22:00Z</dcterms:modified>
  <dc:language>ru-RU</dc:language>
</cp:coreProperties>
</file>