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774E6" w14:textId="77777777" w:rsidR="0059127D" w:rsidRPr="00A07409" w:rsidRDefault="0059127D" w:rsidP="003C2B44">
      <w:pPr>
        <w:pStyle w:val="headingfm1"/>
        <w:spacing w:line="360" w:lineRule="auto"/>
        <w:jc w:val="both"/>
        <w:rPr>
          <w:ins w:id="6" w:author="Charles Mann" w:date="2026-09-25T20:09:00Z" w16du:dateUtc="2026-09-26T00:09:00Z"/>
          <w:rFonts w:ascii="Times New Roman" w:hAnsi="Times New Roman"/>
          <w:b w:val="0"/>
          <w:caps/>
          <w:szCs w:val="28"/>
        </w:rPr>
      </w:pPr>
      <w:ins w:id="7" w:author="Charles Mann" w:date="2026-09-25T20:09:00Z" w16du:dateUtc="2026-09-26T00:09:00Z">
        <w:r w:rsidRPr="00A07409">
          <w:rPr>
            <w:rFonts w:ascii="Times New Roman" w:hAnsi="Times New Roman"/>
            <w:b w:val="0"/>
            <w:caps/>
            <w:szCs w:val="28"/>
          </w:rPr>
          <w:t xml:space="preserve">Developing Curricula for English for Occupational Purposes: a case study at a SOUTH AFRICAN University of Technology </w:t>
        </w:r>
      </w:ins>
    </w:p>
    <w:p w14:paraId="6C8C8C18" w14:textId="77777777" w:rsidR="00D369F3" w:rsidRPr="004A7020" w:rsidRDefault="00D369F3" w:rsidP="00D369F3">
      <w:pPr>
        <w:jc w:val="both"/>
        <w:rPr>
          <w:ins w:id="8" w:author="Charles Mann" w:date="2026-09-25T20:09:00Z" w16du:dateUtc="2026-09-26T00:09:00Z"/>
          <w:rFonts w:ascii="Times New Roman" w:hAnsi="Times New Roman" w:cs="Times New Roman"/>
          <w:b/>
          <w:sz w:val="28"/>
          <w:szCs w:val="28"/>
        </w:rPr>
      </w:pPr>
    </w:p>
    <w:p w14:paraId="66E76E2D" w14:textId="77777777" w:rsidR="00603426" w:rsidRDefault="0059127D" w:rsidP="00603426">
      <w:pPr>
        <w:rPr>
          <w:ins w:id="9" w:author="Charles Mann" w:date="2026-09-25T20:09:00Z" w16du:dateUtc="2026-09-26T00:09:00Z"/>
          <w:rFonts w:ascii="Times New Roman" w:hAnsi="Times New Roman" w:cs="Times New Roman"/>
          <w:sz w:val="24"/>
          <w:szCs w:val="24"/>
        </w:rPr>
      </w:pPr>
      <w:ins w:id="10" w:author="Charles Mann" w:date="2026-09-25T20:09:00Z" w16du:dateUtc="2026-09-26T00:09:00Z">
        <w:r>
          <w:rPr>
            <w:rFonts w:ascii="Times New Roman" w:hAnsi="Times New Roman" w:cs="Times New Roman"/>
            <w:sz w:val="24"/>
            <w:szCs w:val="24"/>
          </w:rPr>
          <w:t>E. Rautenbach</w:t>
        </w:r>
        <w:r w:rsidR="00603426">
          <w:rPr>
            <w:rFonts w:ascii="Times New Roman" w:hAnsi="Times New Roman" w:cs="Times New Roman"/>
            <w:sz w:val="24"/>
            <w:szCs w:val="24"/>
          </w:rPr>
          <w:t>*</w:t>
        </w:r>
      </w:ins>
    </w:p>
    <w:p w14:paraId="577A9F1F" w14:textId="77777777" w:rsidR="00603426" w:rsidRDefault="00603426" w:rsidP="00603426">
      <w:pPr>
        <w:rPr>
          <w:ins w:id="11" w:author="Charles Mann" w:date="2026-09-25T20:09:00Z" w16du:dateUtc="2026-09-26T00:09:00Z"/>
          <w:rFonts w:ascii="Times New Roman" w:hAnsi="Times New Roman" w:cs="Times New Roman"/>
          <w:sz w:val="24"/>
          <w:szCs w:val="24"/>
        </w:rPr>
      </w:pPr>
      <w:ins w:id="12" w:author="Charles Mann" w:date="2026-09-25T20:09:00Z" w16du:dateUtc="2026-09-26T00:09:00Z">
        <w:r>
          <w:rPr>
            <w:rFonts w:ascii="Times New Roman" w:hAnsi="Times New Roman" w:cs="Times New Roman"/>
            <w:sz w:val="24"/>
            <w:szCs w:val="24"/>
          </w:rPr>
          <w:t xml:space="preserve">e-mail: </w:t>
        </w:r>
        <w:r w:rsidR="0059127D">
          <w:fldChar w:fldCharType="begin"/>
        </w:r>
        <w:r w:rsidR="0059127D">
          <w:instrText>HYPERLINK "mailto:RautenbachE@tut.ac.za"</w:instrText>
        </w:r>
        <w:r w:rsidR="0059127D">
          <w:fldChar w:fldCharType="separate"/>
        </w:r>
        <w:r w:rsidR="0059127D" w:rsidRPr="00654347">
          <w:rPr>
            <w:rStyle w:val="Hyperlink"/>
            <w:rFonts w:ascii="Times New Roman" w:hAnsi="Times New Roman" w:cs="Times New Roman"/>
            <w:sz w:val="24"/>
            <w:szCs w:val="24"/>
          </w:rPr>
          <w:t>RautenbachE@tut.ac.za</w:t>
        </w:r>
        <w:r w:rsidR="0059127D">
          <w:fldChar w:fldCharType="end"/>
        </w:r>
      </w:ins>
    </w:p>
    <w:p w14:paraId="16373BE2" w14:textId="77777777" w:rsidR="00603426" w:rsidRDefault="00603426" w:rsidP="00603426">
      <w:pPr>
        <w:rPr>
          <w:ins w:id="13" w:author="Charles Mann" w:date="2026-09-25T20:09:00Z" w16du:dateUtc="2026-09-26T00:09:00Z"/>
          <w:rFonts w:ascii="Times New Roman" w:hAnsi="Times New Roman" w:cs="Times New Roman"/>
          <w:sz w:val="24"/>
          <w:szCs w:val="24"/>
        </w:rPr>
      </w:pPr>
    </w:p>
    <w:p w14:paraId="60011BD9" w14:textId="77777777" w:rsidR="00603426" w:rsidRDefault="00326E3B" w:rsidP="00603426">
      <w:pPr>
        <w:rPr>
          <w:ins w:id="14" w:author="Charles Mann" w:date="2026-09-25T20:09:00Z" w16du:dateUtc="2026-09-26T00:09:00Z"/>
          <w:rFonts w:ascii="Times New Roman" w:hAnsi="Times New Roman" w:cs="Times New Roman"/>
          <w:sz w:val="24"/>
          <w:szCs w:val="24"/>
        </w:rPr>
      </w:pPr>
      <w:ins w:id="15" w:author="Charles Mann" w:date="2026-09-25T20:09:00Z" w16du:dateUtc="2026-09-26T00:09:00Z">
        <w:r>
          <w:rPr>
            <w:rFonts w:ascii="Times New Roman" w:hAnsi="Times New Roman" w:cs="Times New Roman"/>
            <w:sz w:val="24"/>
            <w:szCs w:val="24"/>
          </w:rPr>
          <w:t xml:space="preserve">C.C. </w:t>
        </w:r>
        <w:r w:rsidR="00603426">
          <w:rPr>
            <w:rFonts w:ascii="Times New Roman" w:hAnsi="Times New Roman" w:cs="Times New Roman"/>
            <w:sz w:val="24"/>
            <w:szCs w:val="24"/>
          </w:rPr>
          <w:t>Mann*</w:t>
        </w:r>
      </w:ins>
    </w:p>
    <w:p w14:paraId="2596505D" w14:textId="77777777" w:rsidR="00603426" w:rsidRDefault="00603426" w:rsidP="00603426">
      <w:pPr>
        <w:rPr>
          <w:ins w:id="16" w:author="Charles Mann" w:date="2026-09-25T20:09:00Z" w16du:dateUtc="2026-09-26T00:09:00Z"/>
          <w:rFonts w:ascii="Times New Roman" w:hAnsi="Times New Roman" w:cs="Times New Roman"/>
          <w:sz w:val="24"/>
          <w:szCs w:val="24"/>
        </w:rPr>
      </w:pPr>
      <w:ins w:id="17" w:author="Charles Mann" w:date="2026-09-25T20:09:00Z" w16du:dateUtc="2026-09-26T00:09:00Z">
        <w:r>
          <w:rPr>
            <w:rFonts w:ascii="Times New Roman" w:hAnsi="Times New Roman" w:cs="Times New Roman"/>
            <w:sz w:val="24"/>
            <w:szCs w:val="24"/>
          </w:rPr>
          <w:t xml:space="preserve">e-mail: </w:t>
        </w:r>
        <w:r>
          <w:fldChar w:fldCharType="begin"/>
        </w:r>
        <w:r>
          <w:instrText>HYPERLINK "mailto:MannC@tut.ac.za"</w:instrText>
        </w:r>
        <w:r>
          <w:fldChar w:fldCharType="separate"/>
        </w:r>
        <w:r w:rsidRPr="0040045C">
          <w:rPr>
            <w:rStyle w:val="Hyperlink"/>
            <w:rFonts w:ascii="Times New Roman" w:hAnsi="Times New Roman" w:cs="Times New Roman"/>
            <w:sz w:val="24"/>
            <w:szCs w:val="24"/>
          </w:rPr>
          <w:t>MannC@tut.ac.za</w:t>
        </w:r>
        <w:r>
          <w:fldChar w:fldCharType="end"/>
        </w:r>
      </w:ins>
    </w:p>
    <w:p w14:paraId="1295D548" w14:textId="77777777" w:rsidR="00603426" w:rsidRDefault="00603426" w:rsidP="00603426">
      <w:pPr>
        <w:rPr>
          <w:ins w:id="18" w:author="Charles Mann" w:date="2026-09-25T20:09:00Z" w16du:dateUtc="2026-09-26T00:09:00Z"/>
          <w:rFonts w:ascii="Times New Roman" w:hAnsi="Times New Roman" w:cs="Times New Roman"/>
          <w:sz w:val="24"/>
          <w:szCs w:val="24"/>
        </w:rPr>
      </w:pPr>
    </w:p>
    <w:p w14:paraId="1923E84D" w14:textId="77777777" w:rsidR="00603426" w:rsidRDefault="00326E3B" w:rsidP="00603426">
      <w:pPr>
        <w:rPr>
          <w:ins w:id="19" w:author="Charles Mann" w:date="2026-09-25T20:09:00Z" w16du:dateUtc="2026-09-26T00:09:00Z"/>
          <w:rFonts w:ascii="Times New Roman" w:hAnsi="Times New Roman" w:cs="Times New Roman"/>
          <w:sz w:val="24"/>
          <w:szCs w:val="24"/>
        </w:rPr>
      </w:pPr>
      <w:ins w:id="20" w:author="Charles Mann" w:date="2026-09-25T20:09:00Z" w16du:dateUtc="2026-09-26T00:09:00Z">
        <w:r>
          <w:rPr>
            <w:rFonts w:ascii="Times New Roman" w:hAnsi="Times New Roman" w:cs="Times New Roman"/>
            <w:sz w:val="24"/>
            <w:szCs w:val="24"/>
          </w:rPr>
          <w:t xml:space="preserve">L. </w:t>
        </w:r>
        <w:r w:rsidR="00603426">
          <w:rPr>
            <w:rFonts w:ascii="Times New Roman" w:hAnsi="Times New Roman" w:cs="Times New Roman"/>
            <w:sz w:val="24"/>
            <w:szCs w:val="24"/>
          </w:rPr>
          <w:t>van Ryneveld</w:t>
        </w:r>
      </w:ins>
    </w:p>
    <w:p w14:paraId="11938DD8" w14:textId="77777777" w:rsidR="00603426" w:rsidRDefault="00603426" w:rsidP="00603426">
      <w:pPr>
        <w:rPr>
          <w:ins w:id="21" w:author="Charles Mann" w:date="2026-09-25T20:09:00Z" w16du:dateUtc="2026-09-26T00:09:00Z"/>
          <w:rFonts w:ascii="Times New Roman" w:hAnsi="Times New Roman" w:cs="Times New Roman"/>
          <w:sz w:val="24"/>
          <w:szCs w:val="24"/>
        </w:rPr>
      </w:pPr>
      <w:ins w:id="22" w:author="Charles Mann" w:date="2026-09-25T20:09:00Z" w16du:dateUtc="2026-09-26T00:09:00Z">
        <w:r>
          <w:rPr>
            <w:rFonts w:ascii="Times New Roman" w:hAnsi="Times New Roman" w:cs="Times New Roman"/>
            <w:sz w:val="24"/>
            <w:szCs w:val="24"/>
          </w:rPr>
          <w:t>Faculty of Veterinary Science</w:t>
        </w:r>
      </w:ins>
    </w:p>
    <w:p w14:paraId="64B54FF6" w14:textId="77777777" w:rsidR="00603426" w:rsidRDefault="00603426" w:rsidP="00603426">
      <w:pPr>
        <w:rPr>
          <w:ins w:id="23" w:author="Charles Mann" w:date="2026-09-25T20:09:00Z" w16du:dateUtc="2026-09-26T00:09:00Z"/>
          <w:rFonts w:ascii="Times New Roman" w:hAnsi="Times New Roman" w:cs="Times New Roman"/>
          <w:sz w:val="24"/>
          <w:szCs w:val="24"/>
        </w:rPr>
      </w:pPr>
      <w:ins w:id="24" w:author="Charles Mann" w:date="2026-09-25T20:09:00Z" w16du:dateUtc="2026-09-26T00:09:00Z">
        <w:r>
          <w:rPr>
            <w:rFonts w:ascii="Times New Roman" w:hAnsi="Times New Roman" w:cs="Times New Roman"/>
            <w:sz w:val="24"/>
            <w:szCs w:val="24"/>
          </w:rPr>
          <w:t>University of Pretoria, Pretoria</w:t>
        </w:r>
      </w:ins>
    </w:p>
    <w:p w14:paraId="1AC98EEC" w14:textId="77777777" w:rsidR="00603426" w:rsidRDefault="00603426" w:rsidP="00603426">
      <w:pPr>
        <w:rPr>
          <w:ins w:id="25" w:author="Charles Mann" w:date="2026-09-25T20:09:00Z" w16du:dateUtc="2026-09-26T00:09:00Z"/>
          <w:rFonts w:ascii="Times New Roman" w:hAnsi="Times New Roman" w:cs="Times New Roman"/>
          <w:sz w:val="24"/>
          <w:szCs w:val="24"/>
        </w:rPr>
      </w:pPr>
      <w:ins w:id="26" w:author="Charles Mann" w:date="2026-09-25T20:09:00Z" w16du:dateUtc="2026-09-26T00:09:00Z">
        <w:r>
          <w:rPr>
            <w:rFonts w:ascii="Times New Roman" w:hAnsi="Times New Roman" w:cs="Times New Roman"/>
            <w:sz w:val="24"/>
            <w:szCs w:val="24"/>
          </w:rPr>
          <w:t xml:space="preserve">e-mail: </w:t>
        </w:r>
        <w:r>
          <w:fldChar w:fldCharType="begin"/>
        </w:r>
        <w:r>
          <w:instrText>HYPERLINK "mailto:linda.vanryneveld@up.ac.za"</w:instrText>
        </w:r>
        <w:r>
          <w:fldChar w:fldCharType="separate"/>
        </w:r>
        <w:r w:rsidRPr="004B031E">
          <w:rPr>
            <w:rStyle w:val="Hyperlink"/>
            <w:rFonts w:ascii="Times New Roman" w:hAnsi="Times New Roman" w:cs="Times New Roman"/>
            <w:sz w:val="24"/>
            <w:szCs w:val="24"/>
          </w:rPr>
          <w:t>linda.vanryneveld@up.ac.za</w:t>
        </w:r>
        <w:r>
          <w:fldChar w:fldCharType="end"/>
        </w:r>
      </w:ins>
    </w:p>
    <w:p w14:paraId="417CC58E" w14:textId="77777777" w:rsidR="00D369F3" w:rsidRDefault="00D369F3" w:rsidP="00D369F3">
      <w:pPr>
        <w:jc w:val="both"/>
        <w:rPr>
          <w:ins w:id="27" w:author="Charles Mann" w:date="2026-09-25T20:09:00Z" w16du:dateUtc="2026-09-26T00:09:00Z"/>
          <w:rFonts w:ascii="Times New Roman" w:hAnsi="Times New Roman" w:cs="Times New Roman"/>
          <w:sz w:val="24"/>
          <w:szCs w:val="24"/>
        </w:rPr>
      </w:pPr>
    </w:p>
    <w:p w14:paraId="6AB3BFE9" w14:textId="77777777" w:rsidR="00DC70D8" w:rsidRDefault="00DC70D8" w:rsidP="00DC70D8">
      <w:pPr>
        <w:spacing w:line="360" w:lineRule="auto"/>
        <w:jc w:val="both"/>
        <w:rPr>
          <w:ins w:id="28" w:author="Charles Mann" w:date="2026-09-25T20:09:00Z" w16du:dateUtc="2026-09-26T00:09:00Z"/>
          <w:rFonts w:ascii="Times New Roman" w:hAnsi="Times New Roman" w:cs="Times New Roman"/>
          <w:b/>
          <w:sz w:val="24"/>
          <w:szCs w:val="24"/>
        </w:rPr>
      </w:pPr>
    </w:p>
    <w:p w14:paraId="0CD639FF" w14:textId="77777777" w:rsidR="0059127D" w:rsidRDefault="0059127D" w:rsidP="0059127D">
      <w:pPr>
        <w:autoSpaceDE w:val="0"/>
        <w:autoSpaceDN w:val="0"/>
        <w:adjustRightInd w:val="0"/>
        <w:spacing w:before="120" w:line="360" w:lineRule="auto"/>
        <w:jc w:val="both"/>
        <w:rPr>
          <w:ins w:id="29" w:author="Charles Mann" w:date="2026-09-25T20:09:00Z" w16du:dateUtc="2026-09-26T00:09:00Z"/>
          <w:rFonts w:ascii="Times New Roman" w:hAnsi="Times New Roman" w:cs="Times New Roman"/>
          <w:b/>
          <w:color w:val="000000"/>
          <w:sz w:val="24"/>
          <w:szCs w:val="24"/>
        </w:rPr>
      </w:pPr>
      <w:ins w:id="30" w:author="Charles Mann" w:date="2026-09-25T20:09:00Z" w16du:dateUtc="2026-09-26T00:09:00Z">
        <w:r>
          <w:rPr>
            <w:rFonts w:ascii="Times New Roman" w:hAnsi="Times New Roman" w:cs="Times New Roman"/>
            <w:b/>
            <w:color w:val="000000"/>
            <w:sz w:val="24"/>
            <w:szCs w:val="24"/>
          </w:rPr>
          <w:t>ACKNOWLEDGEMENTS</w:t>
        </w:r>
        <w:r>
          <w:rPr>
            <w:rFonts w:ascii="Times New Roman" w:hAnsi="Times New Roman" w:cs="Times New Roman"/>
            <w:b/>
            <w:color w:val="000000"/>
            <w:sz w:val="24"/>
            <w:szCs w:val="24"/>
          </w:rPr>
          <w:tab/>
        </w:r>
      </w:ins>
    </w:p>
    <w:p w14:paraId="117B91C7" w14:textId="77777777" w:rsidR="0059127D" w:rsidRPr="00C93282" w:rsidRDefault="0059127D" w:rsidP="0059127D">
      <w:pPr>
        <w:autoSpaceDE w:val="0"/>
        <w:autoSpaceDN w:val="0"/>
        <w:adjustRightInd w:val="0"/>
        <w:spacing w:before="120" w:line="360" w:lineRule="auto"/>
        <w:jc w:val="both"/>
        <w:rPr>
          <w:ins w:id="31" w:author="Charles Mann" w:date="2026-09-25T20:09:00Z" w16du:dateUtc="2026-09-26T00:09:00Z"/>
          <w:rFonts w:ascii="Times New Roman" w:hAnsi="Times New Roman" w:cs="Times New Roman"/>
          <w:color w:val="000000"/>
          <w:sz w:val="24"/>
          <w:szCs w:val="24"/>
        </w:rPr>
      </w:pPr>
      <w:ins w:id="32" w:author="Charles Mann" w:date="2026-09-25T20:09:00Z" w16du:dateUtc="2026-09-26T00:09:00Z">
        <w:r>
          <w:rPr>
            <w:rFonts w:ascii="Times New Roman" w:hAnsi="Times New Roman" w:cs="Times New Roman"/>
            <w:color w:val="000000"/>
            <w:sz w:val="24"/>
            <w:szCs w:val="24"/>
          </w:rPr>
          <w:t>We would like to express our appreciation to the Department of Applied Languages for according Eunice Rautenbach study leave to complete her doctoral research project, to the Department of Tourism Management for their cooperation and assistance, and to Tshwane University of Technology for their support throughout this study.</w:t>
        </w:r>
      </w:ins>
    </w:p>
    <w:p w14:paraId="4C94443A" w14:textId="77777777" w:rsidR="00DC70D8" w:rsidRDefault="00DC70D8" w:rsidP="00D369F3">
      <w:pPr>
        <w:jc w:val="both"/>
        <w:rPr>
          <w:ins w:id="33" w:author="Charles Mann" w:date="2026-09-25T20:09:00Z" w16du:dateUtc="2026-09-26T00:09:00Z"/>
          <w:rFonts w:ascii="Times New Roman" w:hAnsi="Times New Roman" w:cs="Times New Roman"/>
          <w:sz w:val="24"/>
          <w:szCs w:val="24"/>
        </w:rPr>
      </w:pPr>
    </w:p>
    <w:p w14:paraId="6F0A431A" w14:textId="77777777" w:rsidR="00DC70D8" w:rsidRDefault="00DC70D8" w:rsidP="00D369F3">
      <w:pPr>
        <w:jc w:val="both"/>
        <w:rPr>
          <w:ins w:id="34" w:author="Charles Mann" w:date="2026-09-25T20:09:00Z" w16du:dateUtc="2026-09-26T00:09:00Z"/>
          <w:rFonts w:ascii="Times New Roman" w:hAnsi="Times New Roman" w:cs="Times New Roman"/>
          <w:sz w:val="24"/>
          <w:szCs w:val="24"/>
        </w:rPr>
      </w:pPr>
    </w:p>
    <w:p w14:paraId="77BD3B12" w14:textId="77777777" w:rsidR="00D369F3" w:rsidRDefault="003C2B44" w:rsidP="00D369F3">
      <w:pPr>
        <w:jc w:val="both"/>
        <w:rPr>
          <w:ins w:id="35" w:author="Charles Mann" w:date="2026-09-25T20:09:00Z" w16du:dateUtc="2026-09-26T00:09:00Z"/>
          <w:rFonts w:ascii="Times New Roman" w:hAnsi="Times New Roman" w:cs="Times New Roman"/>
          <w:sz w:val="24"/>
          <w:szCs w:val="24"/>
        </w:rPr>
      </w:pPr>
      <w:ins w:id="36" w:author="Charles Mann" w:date="2026-09-25T20:09:00Z" w16du:dateUtc="2026-09-26T00:09:00Z">
        <w:r>
          <w:rPr>
            <w:rFonts w:ascii="Times New Roman" w:hAnsi="Times New Roman" w:cs="Times New Roman"/>
            <w:sz w:val="24"/>
            <w:szCs w:val="24"/>
          </w:rPr>
          <w:t>Dr Eunice Rautenbach</w:t>
        </w:r>
        <w:r w:rsidR="00D369F3">
          <w:rPr>
            <w:rFonts w:ascii="Times New Roman" w:hAnsi="Times New Roman" w:cs="Times New Roman"/>
            <w:sz w:val="24"/>
            <w:szCs w:val="24"/>
          </w:rPr>
          <w:t xml:space="preserve"> is a Lecturer in the Department of Applied Languages. Her teaching and research interests are in the </w:t>
        </w:r>
        <w:r>
          <w:rPr>
            <w:rFonts w:ascii="Times New Roman" w:hAnsi="Times New Roman" w:cs="Times New Roman"/>
            <w:sz w:val="24"/>
            <w:szCs w:val="24"/>
          </w:rPr>
          <w:t xml:space="preserve">areas of </w:t>
        </w:r>
        <w:r w:rsidR="00D369F3">
          <w:rPr>
            <w:rFonts w:ascii="Times New Roman" w:hAnsi="Times New Roman" w:cs="Times New Roman"/>
            <w:sz w:val="24"/>
            <w:szCs w:val="24"/>
          </w:rPr>
          <w:t>ESP</w:t>
        </w:r>
        <w:r>
          <w:rPr>
            <w:rFonts w:ascii="Times New Roman" w:hAnsi="Times New Roman" w:cs="Times New Roman"/>
            <w:sz w:val="24"/>
            <w:szCs w:val="24"/>
          </w:rPr>
          <w:t>/EOP</w:t>
        </w:r>
        <w:r w:rsidR="00D369F3">
          <w:rPr>
            <w:rFonts w:ascii="Times New Roman" w:hAnsi="Times New Roman" w:cs="Times New Roman"/>
            <w:sz w:val="24"/>
            <w:szCs w:val="24"/>
          </w:rPr>
          <w:t>.</w:t>
        </w:r>
      </w:ins>
    </w:p>
    <w:p w14:paraId="319020B2" w14:textId="77777777" w:rsidR="00D369F3" w:rsidRDefault="00D369F3" w:rsidP="00D369F3">
      <w:pPr>
        <w:jc w:val="both"/>
        <w:rPr>
          <w:ins w:id="37" w:author="Charles Mann" w:date="2026-09-25T20:09:00Z" w16du:dateUtc="2026-09-26T00:09:00Z"/>
          <w:rFonts w:ascii="Times New Roman" w:hAnsi="Times New Roman" w:cs="Times New Roman"/>
          <w:sz w:val="24"/>
          <w:szCs w:val="24"/>
        </w:rPr>
      </w:pPr>
      <w:ins w:id="38" w:author="Charles Mann" w:date="2026-09-25T20:09:00Z" w16du:dateUtc="2026-09-26T00:09:00Z">
        <w:r>
          <w:rPr>
            <w:rFonts w:ascii="Times New Roman" w:hAnsi="Times New Roman" w:cs="Times New Roman"/>
            <w:sz w:val="24"/>
            <w:szCs w:val="24"/>
          </w:rPr>
          <w:t xml:space="preserve">Address: Building 30-334, Tshwane University of Technology, Pretoria 0001, South Africa. </w:t>
        </w:r>
      </w:ins>
    </w:p>
    <w:p w14:paraId="01430996" w14:textId="77777777" w:rsidR="00D369F3" w:rsidRDefault="003C2B44" w:rsidP="00D369F3">
      <w:pPr>
        <w:jc w:val="both"/>
        <w:rPr>
          <w:ins w:id="39" w:author="Charles Mann" w:date="2026-09-25T20:09:00Z" w16du:dateUtc="2026-09-26T00:09:00Z"/>
          <w:rFonts w:ascii="Times New Roman" w:hAnsi="Times New Roman" w:cs="Times New Roman"/>
          <w:sz w:val="24"/>
          <w:szCs w:val="24"/>
        </w:rPr>
      </w:pPr>
      <w:ins w:id="40" w:author="Charles Mann" w:date="2026-09-25T20:09:00Z" w16du:dateUtc="2026-09-26T00:09:00Z">
        <w:r>
          <w:rPr>
            <w:rFonts w:ascii="Times New Roman" w:hAnsi="Times New Roman" w:cs="Times New Roman"/>
            <w:sz w:val="24"/>
            <w:szCs w:val="24"/>
          </w:rPr>
          <w:t>Tel.: +27123824114</w:t>
        </w:r>
      </w:ins>
    </w:p>
    <w:p w14:paraId="03D36675" w14:textId="77777777" w:rsidR="00D369F3" w:rsidRDefault="00D369F3" w:rsidP="00D369F3">
      <w:pPr>
        <w:jc w:val="both"/>
        <w:rPr>
          <w:ins w:id="41" w:author="Charles Mann" w:date="2026-09-25T20:09:00Z" w16du:dateUtc="2026-09-26T00:09:00Z"/>
          <w:rFonts w:ascii="Times New Roman" w:hAnsi="Times New Roman" w:cs="Times New Roman"/>
          <w:sz w:val="24"/>
          <w:szCs w:val="24"/>
        </w:rPr>
      </w:pPr>
      <w:ins w:id="42" w:author="Charles Mann" w:date="2026-09-25T20:09:00Z" w16du:dateUtc="2026-09-26T00:09:00Z">
        <w:r>
          <w:rPr>
            <w:rFonts w:ascii="Times New Roman" w:hAnsi="Times New Roman" w:cs="Times New Roman"/>
            <w:sz w:val="24"/>
            <w:szCs w:val="24"/>
          </w:rPr>
          <w:t xml:space="preserve">E-mail: </w:t>
        </w:r>
        <w:r w:rsidR="003C2B44">
          <w:fldChar w:fldCharType="begin"/>
        </w:r>
        <w:r w:rsidR="003C2B44">
          <w:instrText>HYPERLINK "mailto:RautenbachE@tut.ac.za"</w:instrText>
        </w:r>
        <w:r w:rsidR="003C2B44">
          <w:fldChar w:fldCharType="separate"/>
        </w:r>
        <w:r w:rsidR="003C2B44" w:rsidRPr="00654347">
          <w:rPr>
            <w:rStyle w:val="Hyperlink"/>
            <w:rFonts w:ascii="Times New Roman" w:hAnsi="Times New Roman" w:cs="Times New Roman"/>
            <w:sz w:val="24"/>
            <w:szCs w:val="24"/>
          </w:rPr>
          <w:t>RautenbachE@tut.ac.za</w:t>
        </w:r>
        <w:r w:rsidR="003C2B44">
          <w:fldChar w:fldCharType="end"/>
        </w:r>
        <w:r>
          <w:rPr>
            <w:rFonts w:ascii="Times New Roman" w:hAnsi="Times New Roman" w:cs="Times New Roman"/>
            <w:sz w:val="24"/>
            <w:szCs w:val="24"/>
          </w:rPr>
          <w:t xml:space="preserve"> </w:t>
        </w:r>
      </w:ins>
    </w:p>
    <w:p w14:paraId="600E5B5D" w14:textId="77777777" w:rsidR="00D369F3" w:rsidRDefault="00D369F3" w:rsidP="00D369F3">
      <w:pPr>
        <w:jc w:val="both"/>
        <w:rPr>
          <w:ins w:id="43" w:author="Charles Mann" w:date="2026-09-25T20:09:00Z" w16du:dateUtc="2026-09-26T00:09:00Z"/>
          <w:rFonts w:ascii="Times New Roman" w:hAnsi="Times New Roman" w:cs="Times New Roman"/>
          <w:sz w:val="24"/>
          <w:szCs w:val="24"/>
        </w:rPr>
      </w:pPr>
    </w:p>
    <w:p w14:paraId="21D3E15B" w14:textId="77777777" w:rsidR="00D369F3" w:rsidRDefault="00D369F3" w:rsidP="00D369F3">
      <w:pPr>
        <w:jc w:val="both"/>
        <w:rPr>
          <w:ins w:id="44" w:author="Charles Mann" w:date="2026-09-25T20:09:00Z" w16du:dateUtc="2026-09-26T00:09:00Z"/>
          <w:rFonts w:ascii="Times New Roman" w:hAnsi="Times New Roman" w:cs="Times New Roman"/>
          <w:sz w:val="24"/>
          <w:szCs w:val="24"/>
        </w:rPr>
      </w:pPr>
      <w:ins w:id="45" w:author="Charles Mann" w:date="2026-09-25T20:09:00Z" w16du:dateUtc="2026-09-26T00:09:00Z">
        <w:r>
          <w:rPr>
            <w:rFonts w:ascii="Times New Roman" w:hAnsi="Times New Roman" w:cs="Times New Roman"/>
            <w:sz w:val="24"/>
            <w:szCs w:val="24"/>
          </w:rPr>
          <w:t>Prof Charles C</w:t>
        </w:r>
        <w:r w:rsidRPr="00CF0B8C">
          <w:rPr>
            <w:rFonts w:ascii="Times New Roman" w:hAnsi="Times New Roman" w:cs="Times New Roman"/>
            <w:sz w:val="24"/>
            <w:szCs w:val="24"/>
          </w:rPr>
          <w:t xml:space="preserve"> Mann</w:t>
        </w:r>
        <w:r>
          <w:rPr>
            <w:rFonts w:ascii="Times New Roman" w:hAnsi="Times New Roman" w:cs="Times New Roman"/>
            <w:sz w:val="24"/>
            <w:szCs w:val="24"/>
          </w:rPr>
          <w:t xml:space="preserve"> is a Research Professor in the Department of Applied Languages. Address: Building 14-G38, Tshwane University of Technology, Soshanguve South, South Africa. </w:t>
        </w:r>
      </w:ins>
    </w:p>
    <w:p w14:paraId="587924C4" w14:textId="77777777" w:rsidR="00D369F3" w:rsidRDefault="00D369F3" w:rsidP="00D369F3">
      <w:pPr>
        <w:jc w:val="both"/>
        <w:rPr>
          <w:ins w:id="46" w:author="Charles Mann" w:date="2026-09-25T20:09:00Z" w16du:dateUtc="2026-09-26T00:09:00Z"/>
          <w:rFonts w:ascii="Times New Roman" w:hAnsi="Times New Roman" w:cs="Times New Roman"/>
          <w:sz w:val="24"/>
          <w:szCs w:val="24"/>
        </w:rPr>
      </w:pPr>
      <w:ins w:id="47" w:author="Charles Mann" w:date="2026-09-25T20:09:00Z" w16du:dateUtc="2026-09-26T00:09:00Z">
        <w:r>
          <w:rPr>
            <w:rFonts w:ascii="Times New Roman" w:hAnsi="Times New Roman" w:cs="Times New Roman"/>
            <w:sz w:val="24"/>
            <w:szCs w:val="24"/>
          </w:rPr>
          <w:t>Tel.: +27123829557</w:t>
        </w:r>
      </w:ins>
    </w:p>
    <w:p w14:paraId="3A8462B2" w14:textId="77777777" w:rsidR="00D369F3" w:rsidRDefault="00D369F3" w:rsidP="00D369F3">
      <w:pPr>
        <w:jc w:val="both"/>
        <w:rPr>
          <w:ins w:id="48" w:author="Charles Mann" w:date="2026-09-25T20:09:00Z" w16du:dateUtc="2026-09-26T00:09:00Z"/>
          <w:rFonts w:ascii="Times New Roman" w:hAnsi="Times New Roman" w:cs="Times New Roman"/>
          <w:sz w:val="24"/>
          <w:szCs w:val="24"/>
        </w:rPr>
      </w:pPr>
      <w:ins w:id="49" w:author="Charles Mann" w:date="2026-09-25T20:09:00Z" w16du:dateUtc="2026-09-26T00:09:00Z">
        <w:r>
          <w:rPr>
            <w:rFonts w:ascii="Times New Roman" w:hAnsi="Times New Roman" w:cs="Times New Roman"/>
            <w:sz w:val="24"/>
            <w:szCs w:val="24"/>
          </w:rPr>
          <w:t xml:space="preserve">E-mail: </w:t>
        </w:r>
        <w:r>
          <w:fldChar w:fldCharType="begin"/>
        </w:r>
        <w:r>
          <w:instrText>HYPERLINK "mailto:MannC@tut.ac.za"</w:instrText>
        </w:r>
        <w:r>
          <w:fldChar w:fldCharType="separate"/>
        </w:r>
        <w:r w:rsidRPr="004B031E">
          <w:rPr>
            <w:rStyle w:val="Hyperlink"/>
            <w:rFonts w:ascii="Times New Roman" w:hAnsi="Times New Roman" w:cs="Times New Roman"/>
            <w:sz w:val="24"/>
            <w:szCs w:val="24"/>
          </w:rPr>
          <w:t>MannC@tut.ac.za</w:t>
        </w:r>
        <w:r>
          <w:fldChar w:fldCharType="end"/>
        </w:r>
      </w:ins>
    </w:p>
    <w:p w14:paraId="03CB2B4C" w14:textId="77777777" w:rsidR="00603426" w:rsidRDefault="00603426" w:rsidP="00603426">
      <w:pPr>
        <w:jc w:val="both"/>
        <w:rPr>
          <w:ins w:id="50" w:author="Charles Mann" w:date="2026-09-25T20:09:00Z" w16du:dateUtc="2026-09-26T00:09:00Z"/>
          <w:rFonts w:ascii="Times New Roman" w:hAnsi="Times New Roman" w:cs="Times New Roman"/>
          <w:sz w:val="24"/>
          <w:szCs w:val="24"/>
        </w:rPr>
      </w:pPr>
    </w:p>
    <w:p w14:paraId="2448B3EA" w14:textId="77777777" w:rsidR="00D369F3" w:rsidRDefault="00D369F3" w:rsidP="00D369F3">
      <w:pPr>
        <w:rPr>
          <w:ins w:id="51" w:author="Charles Mann" w:date="2026-09-25T20:09:00Z" w16du:dateUtc="2026-09-26T00:09:00Z"/>
          <w:rFonts w:ascii="Times New Roman" w:hAnsi="Times New Roman" w:cs="Times New Roman"/>
          <w:sz w:val="24"/>
          <w:szCs w:val="24"/>
        </w:rPr>
      </w:pPr>
      <w:ins w:id="52" w:author="Charles Mann" w:date="2026-09-25T20:09:00Z" w16du:dateUtc="2026-09-26T00:09:00Z">
        <w:r w:rsidRPr="00CF0B8C">
          <w:rPr>
            <w:rFonts w:ascii="Times New Roman" w:hAnsi="Times New Roman" w:cs="Times New Roman"/>
            <w:sz w:val="24"/>
            <w:szCs w:val="24"/>
          </w:rPr>
          <w:t>Prof L van Ryneveld</w:t>
        </w:r>
        <w:r>
          <w:rPr>
            <w:rFonts w:ascii="Times New Roman" w:hAnsi="Times New Roman" w:cs="Times New Roman"/>
            <w:sz w:val="24"/>
            <w:szCs w:val="24"/>
          </w:rPr>
          <w:t xml:space="preserve"> is an Associate Professor and Director of Teaching and Learning.</w:t>
        </w:r>
      </w:ins>
    </w:p>
    <w:p w14:paraId="142ADF6B" w14:textId="77777777" w:rsidR="00D369F3" w:rsidRDefault="00D369F3" w:rsidP="00D369F3">
      <w:pPr>
        <w:rPr>
          <w:ins w:id="53" w:author="Charles Mann" w:date="2026-09-25T20:09:00Z" w16du:dateUtc="2026-09-26T00:09:00Z"/>
          <w:rFonts w:ascii="Times New Roman" w:hAnsi="Times New Roman" w:cs="Times New Roman"/>
          <w:sz w:val="24"/>
          <w:szCs w:val="24"/>
        </w:rPr>
      </w:pPr>
      <w:ins w:id="54" w:author="Charles Mann" w:date="2026-09-25T20:09:00Z" w16du:dateUtc="2026-09-26T00:09:00Z">
        <w:r>
          <w:rPr>
            <w:rFonts w:ascii="Times New Roman" w:hAnsi="Times New Roman" w:cs="Times New Roman"/>
            <w:sz w:val="24"/>
            <w:szCs w:val="24"/>
          </w:rPr>
          <w:t xml:space="preserve">Address: Faculty of Veterinary Science, University of Pretoria, Pretoria. </w:t>
        </w:r>
      </w:ins>
    </w:p>
    <w:p w14:paraId="4BC9C351" w14:textId="77777777" w:rsidR="00D369F3" w:rsidRDefault="00D369F3" w:rsidP="00D369F3">
      <w:pPr>
        <w:jc w:val="both"/>
        <w:rPr>
          <w:ins w:id="55" w:author="Charles Mann" w:date="2026-09-25T20:09:00Z" w16du:dateUtc="2026-09-26T00:09:00Z"/>
          <w:rFonts w:ascii="Times New Roman" w:hAnsi="Times New Roman" w:cs="Times New Roman"/>
          <w:sz w:val="24"/>
          <w:szCs w:val="24"/>
        </w:rPr>
      </w:pPr>
      <w:ins w:id="56" w:author="Charles Mann" w:date="2026-09-25T20:09:00Z" w16du:dateUtc="2026-09-26T00:09:00Z">
        <w:r>
          <w:rPr>
            <w:rFonts w:ascii="Times New Roman" w:hAnsi="Times New Roman" w:cs="Times New Roman"/>
            <w:sz w:val="24"/>
            <w:szCs w:val="24"/>
          </w:rPr>
          <w:t>Tel.: +27125298000</w:t>
        </w:r>
      </w:ins>
    </w:p>
    <w:p w14:paraId="1656E427" w14:textId="77777777" w:rsidR="00D369F3" w:rsidRDefault="00D369F3" w:rsidP="00D369F3">
      <w:pPr>
        <w:jc w:val="both"/>
        <w:rPr>
          <w:ins w:id="57" w:author="Charles Mann" w:date="2026-09-25T20:09:00Z" w16du:dateUtc="2026-09-26T00:09:00Z"/>
          <w:rFonts w:ascii="Times New Roman" w:hAnsi="Times New Roman" w:cs="Times New Roman"/>
          <w:sz w:val="24"/>
          <w:szCs w:val="24"/>
        </w:rPr>
      </w:pPr>
      <w:ins w:id="58" w:author="Charles Mann" w:date="2026-09-25T20:09:00Z" w16du:dateUtc="2026-09-26T00:09:00Z">
        <w:r>
          <w:rPr>
            <w:rFonts w:ascii="Times New Roman" w:hAnsi="Times New Roman" w:cs="Times New Roman"/>
            <w:sz w:val="24"/>
            <w:szCs w:val="24"/>
          </w:rPr>
          <w:t xml:space="preserve">E-mail: </w:t>
        </w:r>
        <w:r>
          <w:fldChar w:fldCharType="begin"/>
        </w:r>
        <w:r>
          <w:instrText>HYPERLINK "mailto:linda.vanryneveld@up.ac.za"</w:instrText>
        </w:r>
        <w:r>
          <w:fldChar w:fldCharType="separate"/>
        </w:r>
        <w:r w:rsidRPr="004B031E">
          <w:rPr>
            <w:rStyle w:val="Hyperlink"/>
            <w:rFonts w:ascii="Times New Roman" w:hAnsi="Times New Roman" w:cs="Times New Roman"/>
            <w:sz w:val="24"/>
            <w:szCs w:val="24"/>
          </w:rPr>
          <w:t>linda.vanryneveld@up.ac.za</w:t>
        </w:r>
        <w:r>
          <w:fldChar w:fldCharType="end"/>
        </w:r>
        <w:r>
          <w:rPr>
            <w:rFonts w:ascii="Times New Roman" w:hAnsi="Times New Roman" w:cs="Times New Roman"/>
            <w:sz w:val="24"/>
            <w:szCs w:val="24"/>
          </w:rPr>
          <w:t xml:space="preserve"> </w:t>
        </w:r>
      </w:ins>
    </w:p>
    <w:p w14:paraId="1E7B6AF6" w14:textId="77777777" w:rsidR="00703DD9" w:rsidRDefault="00703DD9" w:rsidP="00D369F3">
      <w:pPr>
        <w:jc w:val="both"/>
        <w:rPr>
          <w:ins w:id="59" w:author="Charles Mann" w:date="2026-09-25T20:09:00Z" w16du:dateUtc="2026-09-26T00:09:00Z"/>
          <w:rFonts w:ascii="Times New Roman" w:hAnsi="Times New Roman" w:cs="Times New Roman"/>
          <w:sz w:val="24"/>
          <w:szCs w:val="24"/>
        </w:rPr>
      </w:pPr>
    </w:p>
    <w:p w14:paraId="7FC31B15" w14:textId="77777777" w:rsidR="00703DD9" w:rsidRDefault="00D369F3" w:rsidP="00703DD9">
      <w:pPr>
        <w:jc w:val="both"/>
        <w:rPr>
          <w:ins w:id="60" w:author="Charles Mann" w:date="2026-09-25T20:09:00Z" w16du:dateUtc="2026-09-26T00:09:00Z"/>
          <w:rFonts w:ascii="Times New Roman" w:hAnsi="Times New Roman" w:cs="Times New Roman"/>
          <w:sz w:val="24"/>
          <w:szCs w:val="24"/>
        </w:rPr>
      </w:pPr>
      <w:ins w:id="61" w:author="Charles Mann" w:date="2026-09-25T20:09:00Z" w16du:dateUtc="2026-09-26T00:09:00Z">
        <w:r>
          <w:rPr>
            <w:rFonts w:ascii="Times New Roman" w:hAnsi="Times New Roman" w:cs="Times New Roman"/>
            <w:sz w:val="24"/>
            <w:szCs w:val="24"/>
          </w:rPr>
          <w:t>Corresponding author:</w:t>
        </w:r>
      </w:ins>
    </w:p>
    <w:p w14:paraId="7AF2EBE9" w14:textId="77777777" w:rsidR="00D369F3" w:rsidRPr="00B97F8C" w:rsidRDefault="00D369F3" w:rsidP="00D369F3">
      <w:pPr>
        <w:jc w:val="both"/>
        <w:rPr>
          <w:ins w:id="62" w:author="Charles Mann" w:date="2026-09-25T20:09:00Z" w16du:dateUtc="2026-09-26T00:09:00Z"/>
          <w:rFonts w:ascii="Times New Roman" w:hAnsi="Times New Roman" w:cs="Times New Roman"/>
          <w:sz w:val="24"/>
          <w:szCs w:val="24"/>
        </w:rPr>
      </w:pPr>
      <w:ins w:id="63" w:author="Charles Mann" w:date="2026-09-25T20:09:00Z" w16du:dateUtc="2026-09-26T00:09:00Z">
        <w:r>
          <w:rPr>
            <w:rFonts w:ascii="Times New Roman" w:hAnsi="Times New Roman" w:cs="Times New Roman"/>
            <w:sz w:val="24"/>
            <w:szCs w:val="24"/>
          </w:rPr>
          <w:t>Prof  Charles C Mann</w:t>
        </w:r>
      </w:ins>
    </w:p>
    <w:p w14:paraId="54515071" w14:textId="77777777" w:rsidR="00D369F3" w:rsidRPr="00405902" w:rsidRDefault="00D369F3" w:rsidP="00D369F3">
      <w:pPr>
        <w:rPr>
          <w:ins w:id="64" w:author="Charles Mann" w:date="2026-09-25T20:09:00Z" w16du:dateUtc="2026-09-26T00:09:00Z"/>
          <w:rFonts w:ascii="Times New Roman" w:hAnsi="Times New Roman" w:cs="Times New Roman"/>
          <w:sz w:val="24"/>
          <w:szCs w:val="24"/>
        </w:rPr>
      </w:pPr>
      <w:ins w:id="65" w:author="Charles Mann" w:date="2026-09-25T20:09:00Z" w16du:dateUtc="2026-09-26T00:09:00Z">
        <w:r w:rsidRPr="00CF0B8C">
          <w:rPr>
            <w:rFonts w:ascii="Times New Roman" w:hAnsi="Times New Roman" w:cs="Times New Roman"/>
            <w:sz w:val="24"/>
            <w:szCs w:val="24"/>
          </w:rPr>
          <w:t>Mailing address</w:t>
        </w:r>
        <w:r>
          <w:rPr>
            <w:rFonts w:ascii="Times New Roman" w:hAnsi="Times New Roman" w:cs="Times New Roman"/>
            <w:sz w:val="24"/>
            <w:szCs w:val="24"/>
          </w:rPr>
          <w:t xml:space="preserve">: Department of Applied Languages, Building 14-G38, Tshwane University of Technology, Soshanguve South Campus, </w:t>
        </w:r>
        <w:r w:rsidRPr="00405902">
          <w:rPr>
            <w:rFonts w:ascii="Times New Roman" w:hAnsi="Times New Roman" w:cs="Times New Roman"/>
            <w:color w:val="000000"/>
            <w:sz w:val="24"/>
            <w:szCs w:val="24"/>
          </w:rPr>
          <w:t xml:space="preserve">Private Bag X680 </w:t>
        </w:r>
        <w:r w:rsidRPr="00405902">
          <w:rPr>
            <w:rFonts w:ascii="Times New Roman" w:hAnsi="Times New Roman" w:cs="Times New Roman"/>
            <w:color w:val="000000"/>
            <w:sz w:val="24"/>
            <w:szCs w:val="24"/>
          </w:rPr>
          <w:br/>
        </w:r>
        <w:r w:rsidRPr="00405902">
          <w:rPr>
            <w:rFonts w:ascii="Times New Roman" w:hAnsi="Times New Roman" w:cs="Times New Roman"/>
            <w:color w:val="000000"/>
            <w:sz w:val="24"/>
            <w:szCs w:val="24"/>
          </w:rPr>
          <w:lastRenderedPageBreak/>
          <w:t>Pretoria 0001</w:t>
        </w:r>
        <w:r w:rsidRPr="00405902">
          <w:rPr>
            <w:rFonts w:ascii="Times New Roman" w:hAnsi="Times New Roman" w:cs="Times New Roman"/>
            <w:sz w:val="24"/>
            <w:szCs w:val="24"/>
          </w:rPr>
          <w:t>, South Africa</w:t>
        </w:r>
      </w:ins>
    </w:p>
    <w:p w14:paraId="4E87D033" w14:textId="77777777" w:rsidR="00D369F3" w:rsidRDefault="00D369F3" w:rsidP="00D369F3">
      <w:pPr>
        <w:jc w:val="both"/>
        <w:rPr>
          <w:ins w:id="66" w:author="Charles Mann" w:date="2026-09-25T20:09:00Z" w16du:dateUtc="2026-09-26T00:09:00Z"/>
          <w:rFonts w:ascii="Times New Roman" w:hAnsi="Times New Roman" w:cs="Times New Roman"/>
          <w:sz w:val="24"/>
          <w:szCs w:val="24"/>
        </w:rPr>
      </w:pPr>
      <w:ins w:id="67" w:author="Charles Mann" w:date="2026-09-25T20:09:00Z" w16du:dateUtc="2026-09-26T00:09:00Z">
        <w:r w:rsidRPr="00CF0B8C">
          <w:rPr>
            <w:rFonts w:ascii="Times New Roman" w:hAnsi="Times New Roman" w:cs="Times New Roman"/>
            <w:sz w:val="24"/>
            <w:szCs w:val="24"/>
          </w:rPr>
          <w:t>Telephone (work):</w:t>
        </w:r>
        <w:r>
          <w:rPr>
            <w:rFonts w:ascii="Times New Roman" w:hAnsi="Times New Roman" w:cs="Times New Roman"/>
            <w:sz w:val="24"/>
            <w:szCs w:val="24"/>
          </w:rPr>
          <w:t xml:space="preserve"> +27123829557</w:t>
        </w:r>
      </w:ins>
    </w:p>
    <w:p w14:paraId="4B4B0380" w14:textId="77777777" w:rsidR="00D369F3" w:rsidRDefault="00D369F3" w:rsidP="00D369F3">
      <w:pPr>
        <w:jc w:val="both"/>
        <w:rPr>
          <w:ins w:id="68" w:author="Charles Mann" w:date="2026-09-25T20:09:00Z" w16du:dateUtc="2026-09-26T00:09:00Z"/>
          <w:rFonts w:ascii="Times New Roman" w:hAnsi="Times New Roman" w:cs="Times New Roman"/>
          <w:sz w:val="24"/>
          <w:szCs w:val="24"/>
        </w:rPr>
      </w:pPr>
      <w:ins w:id="69" w:author="Charles Mann" w:date="2026-09-25T20:09:00Z" w16du:dateUtc="2026-09-26T00:09:00Z">
        <w:r w:rsidRPr="00CF0B8C">
          <w:rPr>
            <w:rFonts w:ascii="Times New Roman" w:hAnsi="Times New Roman" w:cs="Times New Roman"/>
            <w:sz w:val="24"/>
            <w:szCs w:val="24"/>
          </w:rPr>
          <w:t>Cellphone:</w:t>
        </w:r>
        <w:r>
          <w:rPr>
            <w:rFonts w:ascii="Times New Roman" w:hAnsi="Times New Roman" w:cs="Times New Roman"/>
            <w:sz w:val="24"/>
            <w:szCs w:val="24"/>
          </w:rPr>
          <w:t xml:space="preserve"> +27733515893</w:t>
        </w:r>
      </w:ins>
    </w:p>
    <w:p w14:paraId="17D23093" w14:textId="77777777" w:rsidR="00D369F3" w:rsidRDefault="00D369F3" w:rsidP="00D369F3">
      <w:pPr>
        <w:jc w:val="both"/>
        <w:rPr>
          <w:ins w:id="70" w:author="Charles Mann" w:date="2026-09-25T20:09:00Z" w16du:dateUtc="2026-09-26T00:09:00Z"/>
          <w:rFonts w:ascii="Times New Roman" w:hAnsi="Times New Roman" w:cs="Times New Roman"/>
          <w:sz w:val="24"/>
          <w:szCs w:val="24"/>
        </w:rPr>
      </w:pPr>
      <w:ins w:id="71" w:author="Charles Mann" w:date="2026-09-25T20:09:00Z" w16du:dateUtc="2026-09-26T00:09:00Z">
        <w:r w:rsidRPr="00CF0B8C">
          <w:rPr>
            <w:rFonts w:ascii="Times New Roman" w:hAnsi="Times New Roman" w:cs="Times New Roman"/>
            <w:sz w:val="24"/>
            <w:szCs w:val="24"/>
          </w:rPr>
          <w:t>E-mail:</w:t>
        </w:r>
        <w:r>
          <w:rPr>
            <w:rFonts w:ascii="Times New Roman" w:hAnsi="Times New Roman" w:cs="Times New Roman"/>
            <w:sz w:val="24"/>
            <w:szCs w:val="24"/>
          </w:rPr>
          <w:t xml:space="preserve"> </w:t>
        </w:r>
        <w:r>
          <w:fldChar w:fldCharType="begin"/>
        </w:r>
        <w:r>
          <w:instrText>HYPERLINK "mailto:ccpmann@yahoo.com"</w:instrText>
        </w:r>
        <w:r>
          <w:fldChar w:fldCharType="separate"/>
        </w:r>
        <w:r w:rsidRPr="008F5CB6">
          <w:rPr>
            <w:rStyle w:val="Hyperlink"/>
            <w:rFonts w:ascii="Times New Roman" w:hAnsi="Times New Roman" w:cs="Times New Roman"/>
            <w:sz w:val="24"/>
            <w:szCs w:val="24"/>
          </w:rPr>
          <w:t>ccpmann@yahoo.com</w:t>
        </w:r>
        <w:r>
          <w:fldChar w:fldCharType="end"/>
        </w:r>
      </w:ins>
    </w:p>
    <w:p w14:paraId="759E4088" w14:textId="77777777" w:rsidR="00D369F3" w:rsidRDefault="00D369F3" w:rsidP="00D369F3">
      <w:pPr>
        <w:rPr>
          <w:ins w:id="72" w:author="Charles Mann" w:date="2026-09-25T20:09:00Z" w16du:dateUtc="2026-09-26T00:09:00Z"/>
        </w:rPr>
      </w:pPr>
    </w:p>
    <w:p w14:paraId="560853BC" w14:textId="77777777" w:rsidR="009929B0" w:rsidRDefault="00076883" w:rsidP="00B52D13">
      <w:pPr>
        <w:pStyle w:val="Heading4"/>
        <w:snapToGrid w:val="0"/>
        <w:rPr>
          <w:del w:id="73" w:author="Charles Mann" w:date="2026-09-25T20:09:00Z" w16du:dateUtc="2026-09-26T00:09:00Z"/>
          <w:rFonts w:asciiTheme="minorHAnsi" w:hAnsiTheme="minorHAnsi" w:cstheme="minorHAnsi"/>
          <w:color w:val="auto"/>
          <w:sz w:val="32"/>
          <w:szCs w:val="32"/>
        </w:rPr>
      </w:pPr>
      <w:ins w:id="74" w:author="Charles Mann" w:date="2026-09-25T20:09:00Z" w16du:dateUtc="2026-09-26T00:09:00Z">
        <w:r>
          <w:rPr>
            <w:rFonts w:ascii="Times New Roman" w:hAnsi="Times New Roman" w:cs="Times New Roman"/>
            <w:sz w:val="24"/>
            <w:szCs w:val="24"/>
          </w:rPr>
          <w:t>Date of Submission: 03 April</w:t>
        </w:r>
        <w:r w:rsidR="003C2B44">
          <w:rPr>
            <w:rFonts w:ascii="Times New Roman" w:hAnsi="Times New Roman" w:cs="Times New Roman"/>
            <w:sz w:val="24"/>
            <w:szCs w:val="24"/>
          </w:rPr>
          <w:t xml:space="preserve"> 2017</w:t>
        </w:r>
      </w:ins>
      <w:del w:id="75" w:author="Charles Mann" w:date="2026-09-25T20:09:00Z" w16du:dateUtc="2026-09-26T00:09:00Z">
        <w:r w:rsidR="009929B0">
          <w:rPr>
            <w:rFonts w:asciiTheme="minorHAnsi" w:hAnsiTheme="minorHAnsi" w:cstheme="minorHAnsi"/>
            <w:color w:val="auto"/>
            <w:sz w:val="32"/>
            <w:szCs w:val="32"/>
          </w:rPr>
          <w:delText>4.3.5 Other Sharks</w:delText>
        </w:r>
      </w:del>
    </w:p>
    <w:p w14:paraId="18812BA4" w14:textId="77777777" w:rsidR="00B52D13" w:rsidRPr="0047656C" w:rsidRDefault="00C33ADE" w:rsidP="00B52D13">
      <w:pPr>
        <w:pStyle w:val="Heading4"/>
        <w:snapToGrid w:val="0"/>
        <w:rPr>
          <w:del w:id="76" w:author="Charles Mann" w:date="2026-09-25T20:09:00Z" w16du:dateUtc="2026-09-26T00:09:00Z"/>
          <w:rFonts w:asciiTheme="minorHAnsi" w:hAnsiTheme="minorHAnsi" w:cstheme="minorHAnsi"/>
          <w:color w:val="auto"/>
          <w:sz w:val="32"/>
          <w:szCs w:val="32"/>
        </w:rPr>
      </w:pPr>
      <w:del w:id="77" w:author="Charles Mann" w:date="2026-09-25T20:09:00Z" w16du:dateUtc="2026-09-26T00:09:00Z">
        <w:r>
          <w:rPr>
            <w:rFonts w:asciiTheme="minorHAnsi" w:hAnsiTheme="minorHAnsi" w:cstheme="minorHAnsi"/>
            <w:color w:val="auto"/>
            <w:sz w:val="32"/>
            <w:szCs w:val="32"/>
          </w:rPr>
          <w:delText>North Pacific Shortfin Mako</w:delText>
        </w:r>
        <w:r w:rsidR="006E7983">
          <w:rPr>
            <w:rFonts w:asciiTheme="minorHAnsi" w:hAnsiTheme="minorHAnsi" w:cstheme="minorHAnsi"/>
            <w:color w:val="auto"/>
            <w:sz w:val="32"/>
            <w:szCs w:val="32"/>
          </w:rPr>
          <w:delText xml:space="preserve"> Shark (</w:delText>
        </w:r>
        <w:r>
          <w:rPr>
            <w:rFonts w:asciiTheme="minorHAnsi" w:hAnsiTheme="minorHAnsi" w:cstheme="minorHAnsi"/>
            <w:color w:val="auto"/>
            <w:sz w:val="32"/>
            <w:szCs w:val="32"/>
          </w:rPr>
          <w:delText>Isurus oxyrinchus</w:delText>
        </w:r>
        <w:r w:rsidR="006E7983">
          <w:rPr>
            <w:rFonts w:asciiTheme="minorHAnsi" w:hAnsiTheme="minorHAnsi" w:cstheme="minorHAnsi"/>
            <w:color w:val="auto"/>
            <w:sz w:val="32"/>
            <w:szCs w:val="32"/>
          </w:rPr>
          <w:delText>)</w:delText>
        </w:r>
      </w:del>
    </w:p>
    <w:p w14:paraId="2E73EBF9" w14:textId="77777777" w:rsidR="00B52D13" w:rsidRPr="0047656C" w:rsidRDefault="00B52D13" w:rsidP="00B52D13">
      <w:pPr>
        <w:pStyle w:val="Heading4"/>
        <w:snapToGrid w:val="0"/>
        <w:rPr>
          <w:del w:id="78" w:author="Charles Mann" w:date="2026-09-25T20:09:00Z" w16du:dateUtc="2026-09-26T00:09:00Z"/>
          <w:rFonts w:asciiTheme="minorHAnsi" w:hAnsiTheme="minorHAnsi" w:cstheme="minorHAnsi"/>
          <w:color w:val="auto"/>
          <w:sz w:val="32"/>
          <w:szCs w:val="32"/>
        </w:rPr>
      </w:pPr>
      <w:del w:id="79" w:author="Charles Mann" w:date="2026-09-25T20:09:00Z" w16du:dateUtc="2026-09-26T00:09:00Z">
        <w:r w:rsidRPr="0047656C">
          <w:rPr>
            <w:rFonts w:asciiTheme="minorHAnsi" w:hAnsiTheme="minorHAnsi" w:cstheme="minorHAnsi"/>
            <w:color w:val="auto"/>
            <w:sz w:val="32"/>
            <w:szCs w:val="32"/>
          </w:rPr>
          <w:delText>Provision of scientific information</w:delText>
        </w:r>
      </w:del>
    </w:p>
    <w:p w14:paraId="30308E8B" w14:textId="77777777" w:rsidR="003B4FCB" w:rsidRDefault="003B4FCB" w:rsidP="00B52D13">
      <w:pPr>
        <w:pStyle w:val="Default"/>
        <w:snapToGrid w:val="0"/>
        <w:rPr>
          <w:del w:id="80" w:author="Charles Mann" w:date="2026-09-25T20:09:00Z" w16du:dateUtc="2026-09-26T00:09:00Z"/>
          <w:rFonts w:asciiTheme="minorHAnsi" w:hAnsiTheme="minorHAnsi" w:cstheme="minorHAnsi"/>
          <w:color w:val="auto"/>
          <w:sz w:val="22"/>
          <w:szCs w:val="22"/>
        </w:rPr>
      </w:pPr>
    </w:p>
    <w:p w14:paraId="51D9313A" w14:textId="77777777" w:rsidR="00B52D13" w:rsidRPr="00A27E65" w:rsidRDefault="00D40768" w:rsidP="00B52D13">
      <w:pPr>
        <w:pStyle w:val="Heading5"/>
        <w:snapToGrid w:val="0"/>
        <w:rPr>
          <w:del w:id="81" w:author="Charles Mann" w:date="2026-09-25T20:09:00Z" w16du:dateUtc="2026-09-26T00:09:00Z"/>
          <w:rFonts w:asciiTheme="minorHAnsi" w:hAnsiTheme="minorHAnsi" w:cstheme="minorHAnsi"/>
          <w:color w:val="auto"/>
          <w:sz w:val="32"/>
          <w:szCs w:val="32"/>
        </w:rPr>
      </w:pPr>
      <w:del w:id="82" w:author="Charles Mann" w:date="2026-09-25T20:09:00Z" w16du:dateUtc="2026-09-26T00:09:00Z">
        <w:r w:rsidRPr="00A27E65">
          <w:rPr>
            <w:rFonts w:asciiTheme="minorHAnsi" w:hAnsiTheme="minorHAnsi" w:cstheme="minorHAnsi"/>
            <w:color w:val="auto"/>
            <w:sz w:val="32"/>
            <w:szCs w:val="32"/>
          </w:rPr>
          <w:delText xml:space="preserve">Draft </w:delText>
        </w:r>
        <w:r w:rsidR="00B52D13" w:rsidRPr="00A27E65">
          <w:rPr>
            <w:rFonts w:asciiTheme="minorHAnsi" w:hAnsiTheme="minorHAnsi" w:cstheme="minorHAnsi"/>
            <w:color w:val="auto"/>
            <w:sz w:val="32"/>
            <w:szCs w:val="32"/>
          </w:rPr>
          <w:delText>Status and trends</w:delText>
        </w:r>
      </w:del>
    </w:p>
    <w:p w14:paraId="144269E5" w14:textId="77777777" w:rsidR="00B52D13" w:rsidRDefault="00B52D13" w:rsidP="00B52D13">
      <w:pPr>
        <w:pStyle w:val="PlainText"/>
        <w:adjustRightInd w:val="0"/>
        <w:snapToGrid w:val="0"/>
        <w:rPr>
          <w:del w:id="83" w:author="Charles Mann" w:date="2026-09-25T20:09:00Z" w16du:dateUtc="2026-09-26T00:09:00Z"/>
          <w:rFonts w:asciiTheme="minorHAnsi" w:hAnsiTheme="minorHAnsi" w:cstheme="minorHAnsi"/>
          <w:sz w:val="22"/>
          <w:szCs w:val="22"/>
        </w:rPr>
      </w:pPr>
    </w:p>
    <w:p w14:paraId="52E53847" w14:textId="77777777" w:rsidR="0016567F" w:rsidRDefault="0016567F" w:rsidP="00B52D13">
      <w:pPr>
        <w:pStyle w:val="PlainText"/>
        <w:adjustRightInd w:val="0"/>
        <w:snapToGrid w:val="0"/>
        <w:rPr>
          <w:del w:id="84" w:author="Charles Mann" w:date="2026-09-25T20:09:00Z" w16du:dateUtc="2026-09-26T00:09:00Z"/>
          <w:rFonts w:asciiTheme="minorHAnsi" w:hAnsiTheme="minorHAnsi" w:cstheme="minorHAnsi"/>
          <w:sz w:val="22"/>
          <w:szCs w:val="22"/>
        </w:rPr>
      </w:pPr>
    </w:p>
    <w:p w14:paraId="3EACDD93" w14:textId="77777777" w:rsidR="009929B0" w:rsidRPr="00C33ADE" w:rsidRDefault="009929B0" w:rsidP="00C33ADE">
      <w:pPr>
        <w:pStyle w:val="Default"/>
        <w:numPr>
          <w:ilvl w:val="0"/>
          <w:numId w:val="7"/>
        </w:numPr>
        <w:snapToGrid w:val="0"/>
        <w:spacing w:before="44" w:line="242" w:lineRule="auto"/>
        <w:ind w:right="103"/>
        <w:jc w:val="both"/>
        <w:rPr>
          <w:del w:id="85" w:author="Charles Mann" w:date="2026-09-25T20:09:00Z" w16du:dateUtc="2026-09-26T00:09:00Z"/>
          <w:rFonts w:asciiTheme="minorHAnsi" w:hAnsiTheme="minorHAnsi" w:cstheme="minorHAnsi"/>
        </w:rPr>
      </w:pPr>
      <w:del w:id="86" w:author="Charles Mann" w:date="2026-09-25T20:09:00Z" w16du:dateUtc="2026-09-26T00:09:00Z">
        <w:r>
          <w:rPr>
            <w:rFonts w:asciiTheme="minorHAnsi" w:hAnsiTheme="minorHAnsi" w:cstheme="minorHAnsi"/>
            <w:color w:val="auto"/>
          </w:rPr>
          <w:delText>SC12</w:delText>
        </w:r>
        <w:r w:rsidRPr="009929B0">
          <w:rPr>
            <w:rFonts w:asciiTheme="minorHAnsi" w:hAnsiTheme="minorHAnsi" w:cstheme="minorHAnsi"/>
            <w:color w:val="auto"/>
          </w:rPr>
          <w:delText xml:space="preserve"> noted that </w:delText>
        </w:r>
        <w:r w:rsidR="0063769E">
          <w:rPr>
            <w:rFonts w:asciiTheme="minorHAnsi" w:hAnsiTheme="minorHAnsi" w:cstheme="minorHAnsi"/>
            <w:color w:val="auto"/>
          </w:rPr>
          <w:delText xml:space="preserve">there is </w:delText>
        </w:r>
        <w:r w:rsidRPr="009929B0">
          <w:rPr>
            <w:rFonts w:asciiTheme="minorHAnsi" w:hAnsiTheme="minorHAnsi" w:cstheme="minorHAnsi"/>
            <w:color w:val="auto"/>
          </w:rPr>
          <w:delText xml:space="preserve">no </w:delText>
        </w:r>
        <w:r w:rsidR="0063769E">
          <w:rPr>
            <w:rFonts w:asciiTheme="minorHAnsi" w:hAnsiTheme="minorHAnsi" w:cstheme="minorHAnsi"/>
            <w:color w:val="auto"/>
          </w:rPr>
          <w:delText xml:space="preserve">existing </w:delText>
        </w:r>
        <w:r w:rsidRPr="009929B0">
          <w:rPr>
            <w:rFonts w:asciiTheme="minorHAnsi" w:hAnsiTheme="minorHAnsi" w:cstheme="minorHAnsi"/>
            <w:color w:val="auto"/>
          </w:rPr>
          <w:delText xml:space="preserve">stock assessment for </w:delText>
        </w:r>
        <w:r w:rsidR="00C33ADE">
          <w:rPr>
            <w:rFonts w:asciiTheme="minorHAnsi" w:hAnsiTheme="minorHAnsi" w:cstheme="minorHAnsi"/>
            <w:color w:val="auto"/>
          </w:rPr>
          <w:delText xml:space="preserve">North </w:delText>
        </w:r>
        <w:r w:rsidRPr="009929B0">
          <w:rPr>
            <w:rFonts w:asciiTheme="minorHAnsi" w:hAnsiTheme="minorHAnsi" w:cstheme="minorHAnsi"/>
            <w:color w:val="auto"/>
          </w:rPr>
          <w:delText xml:space="preserve">Pacific </w:delText>
        </w:r>
        <w:r w:rsidR="00C33ADE">
          <w:rPr>
            <w:rFonts w:asciiTheme="minorHAnsi" w:hAnsiTheme="minorHAnsi" w:cstheme="minorHAnsi"/>
            <w:color w:val="auto"/>
          </w:rPr>
          <w:delText>shortfin mako</w:delText>
        </w:r>
        <w:r>
          <w:rPr>
            <w:rFonts w:asciiTheme="minorHAnsi" w:hAnsiTheme="minorHAnsi" w:cstheme="minorHAnsi"/>
            <w:color w:val="auto"/>
          </w:rPr>
          <w:delText xml:space="preserve"> shark</w:delText>
        </w:r>
        <w:r w:rsidR="00C33ADE">
          <w:rPr>
            <w:rFonts w:asciiTheme="minorHAnsi" w:hAnsiTheme="minorHAnsi" w:cstheme="minorHAnsi"/>
            <w:color w:val="auto"/>
          </w:rPr>
          <w:delText>.</w:delText>
        </w:r>
      </w:del>
    </w:p>
    <w:p w14:paraId="08BD2BD2" w14:textId="77777777" w:rsidR="00C33ADE" w:rsidRPr="009929B0" w:rsidRDefault="00C33ADE" w:rsidP="00C33ADE">
      <w:pPr>
        <w:pStyle w:val="Default"/>
        <w:snapToGrid w:val="0"/>
        <w:spacing w:before="44" w:line="242" w:lineRule="auto"/>
        <w:ind w:left="821" w:right="103"/>
        <w:jc w:val="both"/>
        <w:rPr>
          <w:del w:id="87" w:author="Charles Mann" w:date="2026-09-25T20:09:00Z" w16du:dateUtc="2026-09-26T00:09:00Z"/>
          <w:rFonts w:asciiTheme="minorHAnsi" w:hAnsiTheme="minorHAnsi" w:cstheme="minorHAnsi"/>
        </w:rPr>
      </w:pPr>
    </w:p>
    <w:p w14:paraId="5C46BB7A" w14:textId="77777777" w:rsidR="004645E6" w:rsidRPr="004645E6" w:rsidRDefault="0047656C" w:rsidP="004645E6">
      <w:pPr>
        <w:pStyle w:val="Default"/>
        <w:snapToGrid w:val="0"/>
        <w:spacing w:before="44" w:line="242" w:lineRule="auto"/>
        <w:ind w:right="103"/>
        <w:jc w:val="both"/>
        <w:rPr>
          <w:del w:id="88" w:author="Charles Mann" w:date="2026-09-25T20:09:00Z" w16du:dateUtc="2026-09-26T00:09:00Z"/>
          <w:rFonts w:asciiTheme="minorHAnsi" w:hAnsiTheme="minorHAnsi" w:cstheme="minorHAnsi"/>
          <w:color w:val="auto"/>
          <w:sz w:val="32"/>
          <w:szCs w:val="32"/>
        </w:rPr>
      </w:pPr>
      <w:del w:id="89" w:author="Charles Mann" w:date="2026-09-25T20:09:00Z" w16du:dateUtc="2026-09-26T00:09:00Z">
        <w:r w:rsidRPr="00845F2F">
          <w:rPr>
            <w:rFonts w:asciiTheme="minorHAnsi" w:hAnsiTheme="minorHAnsi" w:cstheme="minorHAnsi"/>
            <w:color w:val="auto"/>
            <w:sz w:val="32"/>
            <w:szCs w:val="32"/>
          </w:rPr>
          <w:delText>Draft Management advice and implications</w:delText>
        </w:r>
      </w:del>
    </w:p>
    <w:p w14:paraId="20932D42" w14:textId="77777777" w:rsidR="0047656C" w:rsidRPr="0047656C" w:rsidRDefault="0047656C" w:rsidP="0047656C">
      <w:pPr>
        <w:pStyle w:val="Default"/>
        <w:snapToGrid w:val="0"/>
        <w:rPr>
          <w:del w:id="90" w:author="Charles Mann" w:date="2026-09-25T20:09:00Z" w16du:dateUtc="2026-09-26T00:09:00Z"/>
          <w:rFonts w:asciiTheme="minorHAnsi" w:hAnsiTheme="minorHAnsi" w:cstheme="minorHAnsi"/>
          <w:color w:val="auto"/>
          <w:sz w:val="22"/>
          <w:szCs w:val="22"/>
        </w:rPr>
      </w:pPr>
    </w:p>
    <w:p w14:paraId="493C1312" w14:textId="77777777" w:rsidR="002625B9" w:rsidRPr="002625B9" w:rsidRDefault="009929B0" w:rsidP="002625B9">
      <w:pPr>
        <w:pStyle w:val="ListParagraph"/>
        <w:numPr>
          <w:ilvl w:val="0"/>
          <w:numId w:val="11"/>
        </w:numPr>
        <w:rPr>
          <w:del w:id="91" w:author="Charles Mann" w:date="2026-09-25T20:09:00Z" w16du:dateUtc="2026-09-26T00:09:00Z"/>
          <w:rFonts w:eastAsiaTheme="minorEastAsia" w:cstheme="minorHAnsi"/>
          <w:sz w:val="24"/>
          <w:szCs w:val="24"/>
          <w:lang w:val="en-AU" w:eastAsia="en-NZ"/>
        </w:rPr>
      </w:pPr>
      <w:del w:id="92" w:author="Charles Mann" w:date="2026-09-25T20:09:00Z" w16du:dateUtc="2026-09-26T00:09:00Z">
        <w:r>
          <w:rPr>
            <w:rFonts w:eastAsiaTheme="minorEastAsia" w:cstheme="minorHAnsi"/>
            <w:sz w:val="24"/>
            <w:szCs w:val="24"/>
            <w:lang w:val="en-AU" w:eastAsia="en-NZ"/>
          </w:rPr>
          <w:delText>SC12</w:delText>
        </w:r>
        <w:r w:rsidR="002625B9" w:rsidRPr="002625B9">
          <w:rPr>
            <w:rFonts w:eastAsiaTheme="minorEastAsia" w:cstheme="minorHAnsi"/>
            <w:sz w:val="24"/>
            <w:szCs w:val="24"/>
            <w:lang w:val="en-AU" w:eastAsia="en-NZ"/>
          </w:rPr>
          <w:delText xml:space="preserve"> noted that no management advice has been provided for </w:delText>
        </w:r>
        <w:r w:rsidR="00C33ADE">
          <w:rPr>
            <w:rFonts w:eastAsiaTheme="minorEastAsia" w:cstheme="minorHAnsi"/>
            <w:sz w:val="24"/>
            <w:szCs w:val="24"/>
            <w:lang w:val="en-AU" w:eastAsia="en-NZ"/>
          </w:rPr>
          <w:delText xml:space="preserve">North </w:delText>
        </w:r>
        <w:r w:rsidR="002625B9" w:rsidRPr="002625B9">
          <w:rPr>
            <w:rFonts w:eastAsiaTheme="minorEastAsia" w:cstheme="minorHAnsi"/>
            <w:sz w:val="24"/>
            <w:szCs w:val="24"/>
            <w:lang w:val="en-AU" w:eastAsia="en-NZ"/>
          </w:rPr>
          <w:delText xml:space="preserve">Pacific </w:delText>
        </w:r>
        <w:r w:rsidR="00C33ADE">
          <w:rPr>
            <w:rFonts w:eastAsiaTheme="minorEastAsia" w:cstheme="minorHAnsi"/>
            <w:sz w:val="24"/>
            <w:szCs w:val="24"/>
            <w:lang w:val="en-AU" w:eastAsia="en-NZ"/>
          </w:rPr>
          <w:delText xml:space="preserve">shortfin mako </w:delText>
        </w:r>
        <w:r w:rsidR="002625B9" w:rsidRPr="002625B9">
          <w:rPr>
            <w:rFonts w:eastAsiaTheme="minorEastAsia" w:cstheme="minorHAnsi"/>
            <w:sz w:val="24"/>
            <w:szCs w:val="24"/>
            <w:lang w:val="en-AU" w:eastAsia="en-NZ"/>
          </w:rPr>
          <w:delText>shark.</w:delText>
        </w:r>
      </w:del>
    </w:p>
    <w:p w14:paraId="20B46811" w14:textId="77777777" w:rsidR="004645E6" w:rsidRPr="004645E6" w:rsidRDefault="004645E6" w:rsidP="004645E6">
      <w:pPr>
        <w:pStyle w:val="Default"/>
        <w:snapToGrid w:val="0"/>
        <w:ind w:left="720"/>
        <w:jc w:val="both"/>
        <w:rPr>
          <w:del w:id="93" w:author="Charles Mann" w:date="2026-09-25T20:09:00Z" w16du:dateUtc="2026-09-26T00:09:00Z"/>
          <w:rFonts w:asciiTheme="minorHAnsi" w:hAnsiTheme="minorHAnsi" w:cstheme="minorHAnsi"/>
          <w:b/>
        </w:rPr>
      </w:pPr>
    </w:p>
    <w:p w14:paraId="44091570" w14:textId="77777777" w:rsidR="004645E6" w:rsidRPr="00D369F3" w:rsidRDefault="002625B9">
      <w:pPr>
        <w:rPr>
          <w:rFonts w:ascii="Times New Roman" w:hAnsi="Times New Roman"/>
          <w:b/>
          <w:sz w:val="24"/>
          <w:rPrChange w:id="94" w:author="Charles Mann" w:date="2026-09-25T20:09:00Z" w16du:dateUtc="2026-09-26T00:09:00Z">
            <w:rPr>
              <w:rFonts w:asciiTheme="minorHAnsi" w:hAnsiTheme="minorHAnsi" w:cstheme="minorHAnsi"/>
              <w:b/>
            </w:rPr>
          </w:rPrChange>
        </w:rPr>
        <w:pPrChange w:id="95" w:author="Charles Mann" w:date="2026-09-25T20:09:00Z" w16du:dateUtc="2026-09-26T00:09:00Z">
          <w:pPr>
            <w:pStyle w:val="Default"/>
            <w:snapToGrid w:val="0"/>
            <w:jc w:val="both"/>
          </w:pPr>
        </w:pPrChange>
      </w:pPr>
      <w:del w:id="96" w:author="Charles Mann" w:date="2026-09-25T20:09:00Z" w16du:dateUtc="2026-09-26T00:09:00Z">
        <w:r>
          <w:rPr>
            <w:rFonts w:cstheme="minorHAnsi"/>
            <w:b/>
          </w:rPr>
          <w:delText xml:space="preserve"> </w:delText>
        </w:r>
      </w:del>
    </w:p>
    <w:sectPr w:rsidR="004645E6" w:rsidRPr="00D369F3" w:rsidSect="000D1B53">
      <w:headerReference w:type="default" r:id="rId8"/>
      <w:footerReference w:type="default" r:id="rId9"/>
      <w:pgSz w:w="11906" w:h="16838"/>
      <w:pgMar w:top="1440" w:right="1440" w:bottom="1440" w:left="1440" w:header="708" w:footer="708" w:gutter="0"/>
      <w:cols w:space="708"/>
      <w:docGrid w:linePitch="360"/>
      <w:sectPrChange w:id="105" w:author="Charles Mann" w:date="2026-09-25T20:09:00Z" w16du:dateUtc="2026-09-26T00:09:00Z">
        <w:sectPr w:rsidR="004645E6" w:rsidRPr="00D369F3" w:rsidSect="000D1B53">
          <w:pgSz w:w="11900" w:h="16840"/>
          <w:pgMar w:top="1600" w:right="1280" w:bottom="1880" w:left="1300" w:header="0" w:footer="1691"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68D70" w14:textId="77777777" w:rsidR="00AB53A6" w:rsidRDefault="00AB53A6" w:rsidP="00174424">
      <w:pPr>
        <w:pPrChange w:id="4" w:author="Charles Mann" w:date="2026-09-25T20:09:00Z" w16du:dateUtc="2026-09-26T00:09:00Z">
          <w:pPr/>
        </w:pPrChange>
      </w:pPr>
      <w:r>
        <w:separator/>
      </w:r>
    </w:p>
  </w:endnote>
  <w:endnote w:type="continuationSeparator" w:id="0">
    <w:p w14:paraId="3AE97976" w14:textId="77777777" w:rsidR="00AB53A6" w:rsidRDefault="00AB53A6" w:rsidP="00174424">
      <w:pPr>
        <w:pPrChange w:id="5" w:author="Charles Mann" w:date="2026-09-25T20:09:00Z" w16du:dateUtc="2026-09-26T00:0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20B0604020202020204"/>
    <w:charset w:val="00"/>
    <w:family w:val="roman"/>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37F2C" w14:textId="77777777" w:rsidR="00EA2A56" w:rsidRDefault="0079271F">
    <w:pPr>
      <w:pStyle w:val="Heading4Char"/>
      <w:rPr>
        <w:rPrChange w:id="98" w:author="Charles Mann" w:date="2026-09-25T20:09:00Z" w16du:dateUtc="2026-09-26T00:09:00Z">
          <w:rPr>
            <w:sz w:val="20"/>
            <w:szCs w:val="20"/>
          </w:rPr>
        </w:rPrChange>
      </w:rPr>
      <w:pPrChange w:id="99" w:author="Charles Mann" w:date="2026-09-25T20:09:00Z" w16du:dateUtc="2026-09-26T00:09:00Z">
        <w:pPr>
          <w:spacing w:line="14" w:lineRule="auto"/>
        </w:pPr>
      </w:pPrChange>
    </w:pPr>
    <w:del w:id="100" w:author="Charles Mann" w:date="2026-09-25T20:09:00Z" w16du:dateUtc="2026-09-26T00:09:00Z">
      <w:r>
        <w:rPr>
          <w:noProof/>
        </w:rPr>
        <mc:AlternateContent>
          <mc:Choice Requires="wps">
            <w:drawing>
              <wp:anchor distT="0" distB="0" distL="114300" distR="114300" simplePos="0" relativeHeight="251657728" behindDoc="1" locked="0" layoutInCell="1" allowOverlap="1">
                <wp:simplePos x="0" y="0"/>
                <wp:positionH relativeFrom="page">
                  <wp:posOffset>5253355</wp:posOffset>
                </wp:positionH>
                <wp:positionV relativeFrom="page">
                  <wp:posOffset>6800850</wp:posOffset>
                </wp:positionV>
                <wp:extent cx="190500" cy="161925"/>
                <wp:effectExtent l="0" t="0" r="444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84B8C" w14:textId="77777777" w:rsidR="00EA2A56" w:rsidRDefault="00C570B6">
                            <w:pPr>
                              <w:pStyle w:val="BodyText"/>
                              <w:spacing w:line="238" w:lineRule="exact"/>
                              <w:ind w:left="40"/>
                              <w:rPr>
                                <w:del w:id="101" w:author="Charles Mann" w:date="2026-09-25T20:09:00Z" w16du:dateUtc="2026-09-26T00:09:00Z"/>
                              </w:rPr>
                            </w:pPr>
                            <w:del w:id="102" w:author="Charles Mann" w:date="2026-09-25T20:09:00Z" w16du:dateUtc="2026-09-26T00:09:00Z">
                              <w:r>
                                <w:fldChar w:fldCharType="begin"/>
                              </w:r>
                              <w:r>
                                <w:rPr>
                                  <w:w w:val="102"/>
                                </w:rPr>
                                <w:delInstrText xml:space="preserve"> PAGE </w:delInstrText>
                              </w:r>
                              <w:r>
                                <w:fldChar w:fldCharType="separate"/>
                              </w:r>
                              <w:r w:rsidR="00BA72A9">
                                <w:rPr>
                                  <w:noProof/>
                                  <w:w w:val="102"/>
                                </w:rPr>
                                <w:delText>1</w:delText>
                              </w:r>
                              <w:r>
                                <w:fldChar w:fldCharType="end"/>
                              </w:r>
                            </w:del>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13.65pt;margin-top:535.5pt;width:15pt;height:12.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" filled="f" stroked="f">
                <v:textbox inset="0,0,0,0">
                  <w:txbxContent>
                    <w:p w14:paraId="2B884B8C" w14:textId="77777777" w:rsidR="00EA2A56" w:rsidRDefault="00C570B6">
                      <w:pPr>
                        <w:pStyle w:val="BodyText"/>
                        <w:spacing w:line="238" w:lineRule="exact"/>
                        <w:ind w:left="40"/>
                        <w:rPr>
                          <w:del w:id="103" w:author="Charles Mann" w:date="2026-09-25T20:09:00Z" w16du:dateUtc="2026-09-26T00:09:00Z"/>
                        </w:rPr>
                      </w:pPr>
                      <w:del w:id="104" w:author="Charles Mann" w:date="2026-09-25T20:09:00Z" w16du:dateUtc="2026-09-26T00:09:00Z">
                        <w:r>
                          <w:fldChar w:fldCharType="begin"/>
                        </w:r>
                        <w:r>
                          <w:rPr>
                            <w:w w:val="102"/>
                          </w:rPr>
                          <w:delInstrText xml:space="preserve"> PAGE </w:delInstrText>
                        </w:r>
                        <w:r>
                          <w:fldChar w:fldCharType="separate"/>
                        </w:r>
                        <w:r w:rsidR="00BA72A9">
                          <w:rPr>
                            <w:noProof/>
                            <w:w w:val="102"/>
                          </w:rPr>
                          <w:delText>1</w:delText>
                        </w:r>
                        <w:r>
                          <w:fldChar w:fldCharType="end"/>
                        </w:r>
                      </w:del>
                    </w:p>
                  </w:txbxContent>
                </v:textbox>
                <w10:wrap anchorx="page" anchory="page"/>
              </v:shape>
            </w:pict>
          </mc:Fallback>
        </mc:AlternateConten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68048A" w14:textId="77777777" w:rsidR="00AB53A6" w:rsidRDefault="00AB53A6" w:rsidP="00174424">
      <w:pPr>
        <w:pPrChange w:id="2" w:author="Charles Mann" w:date="2026-09-25T20:09:00Z" w16du:dateUtc="2026-09-26T00:09:00Z">
          <w:pPr/>
        </w:pPrChange>
      </w:pPr>
      <w:r>
        <w:separator/>
      </w:r>
    </w:p>
  </w:footnote>
  <w:footnote w:type="continuationSeparator" w:id="0">
    <w:p w14:paraId="56EC926C" w14:textId="77777777" w:rsidR="00AB53A6" w:rsidRDefault="00AB53A6" w:rsidP="00174424">
      <w:pPr>
        <w:pPrChange w:id="3" w:author="Charles Mann" w:date="2026-09-25T20:09:00Z" w16du:dateUtc="2026-09-26T00:0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EA576" w14:textId="77777777" w:rsidR="00E502DC" w:rsidRDefault="00E502DC">
    <w:pPr>
      <w:pStyle w:val="BalloonText"/>
      <w:pPrChange w:id="97" w:author="Charles Mann" w:date="2026-09-25T20:09:00Z" w16du:dateUtc="2026-09-26T00:0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D00232"/>
    <w:multiLevelType w:val="hybridMultilevel"/>
    <w:tmpl w:val="CDEA143E"/>
    <w:lvl w:ilvl="0" w:tplc="0409000F">
      <w:start w:val="1"/>
      <w:numFmt w:val="decimal"/>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25E86F69"/>
    <w:multiLevelType w:val="hybridMultilevel"/>
    <w:tmpl w:val="CB02B61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 w15:restartNumberingAfterBreak="0">
    <w:nsid w:val="35803EC1"/>
    <w:multiLevelType w:val="hybridMultilevel"/>
    <w:tmpl w:val="A5BEFCF4"/>
    <w:lvl w:ilvl="0" w:tplc="03041C4A">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B21B33"/>
    <w:multiLevelType w:val="hybridMultilevel"/>
    <w:tmpl w:val="E6E4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2403CB"/>
    <w:multiLevelType w:val="hybridMultilevel"/>
    <w:tmpl w:val="400440E8"/>
    <w:lvl w:ilvl="0" w:tplc="0409000F">
      <w:start w:val="1"/>
      <w:numFmt w:val="decimal"/>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5" w15:restartNumberingAfterBreak="0">
    <w:nsid w:val="48814AAC"/>
    <w:multiLevelType w:val="hybridMultilevel"/>
    <w:tmpl w:val="F922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02526D"/>
    <w:multiLevelType w:val="hybridMultilevel"/>
    <w:tmpl w:val="E4089AFE"/>
    <w:lvl w:ilvl="0" w:tplc="7138DFDC">
      <w:start w:val="1"/>
      <w:numFmt w:val="decimal"/>
      <w:lvlText w:val="%1."/>
      <w:lvlJc w:val="left"/>
      <w:pPr>
        <w:ind w:left="116" w:hanging="214"/>
        <w:jc w:val="left"/>
      </w:pPr>
      <w:rPr>
        <w:rFonts w:ascii="Calibri" w:eastAsia="Calibri" w:hAnsi="Calibri" w:hint="default"/>
        <w:spacing w:val="1"/>
        <w:w w:val="102"/>
        <w:sz w:val="21"/>
        <w:szCs w:val="21"/>
      </w:rPr>
    </w:lvl>
    <w:lvl w:ilvl="1" w:tplc="910E4268">
      <w:start w:val="1"/>
      <w:numFmt w:val="bullet"/>
      <w:lvlText w:val="•"/>
      <w:lvlJc w:val="left"/>
      <w:pPr>
        <w:ind w:left="1452" w:hanging="214"/>
      </w:pPr>
      <w:rPr>
        <w:rFonts w:hint="default"/>
      </w:rPr>
    </w:lvl>
    <w:lvl w:ilvl="2" w:tplc="1A3270B2">
      <w:start w:val="1"/>
      <w:numFmt w:val="bullet"/>
      <w:lvlText w:val="•"/>
      <w:lvlJc w:val="left"/>
      <w:pPr>
        <w:ind w:left="2784" w:hanging="214"/>
      </w:pPr>
      <w:rPr>
        <w:rFonts w:hint="default"/>
      </w:rPr>
    </w:lvl>
    <w:lvl w:ilvl="3" w:tplc="E8D6F8E0">
      <w:start w:val="1"/>
      <w:numFmt w:val="bullet"/>
      <w:lvlText w:val="•"/>
      <w:lvlJc w:val="left"/>
      <w:pPr>
        <w:ind w:left="4116" w:hanging="214"/>
      </w:pPr>
      <w:rPr>
        <w:rFonts w:hint="default"/>
      </w:rPr>
    </w:lvl>
    <w:lvl w:ilvl="4" w:tplc="6C382FE6">
      <w:start w:val="1"/>
      <w:numFmt w:val="bullet"/>
      <w:lvlText w:val="•"/>
      <w:lvlJc w:val="left"/>
      <w:pPr>
        <w:ind w:left="5448" w:hanging="214"/>
      </w:pPr>
      <w:rPr>
        <w:rFonts w:hint="default"/>
      </w:rPr>
    </w:lvl>
    <w:lvl w:ilvl="5" w:tplc="D74C247E">
      <w:start w:val="1"/>
      <w:numFmt w:val="bullet"/>
      <w:lvlText w:val="•"/>
      <w:lvlJc w:val="left"/>
      <w:pPr>
        <w:ind w:left="6780" w:hanging="214"/>
      </w:pPr>
      <w:rPr>
        <w:rFonts w:hint="default"/>
      </w:rPr>
    </w:lvl>
    <w:lvl w:ilvl="6" w:tplc="68641DC8">
      <w:start w:val="1"/>
      <w:numFmt w:val="bullet"/>
      <w:lvlText w:val="•"/>
      <w:lvlJc w:val="left"/>
      <w:pPr>
        <w:ind w:left="8112" w:hanging="214"/>
      </w:pPr>
      <w:rPr>
        <w:rFonts w:hint="default"/>
      </w:rPr>
    </w:lvl>
    <w:lvl w:ilvl="7" w:tplc="DEB693F6">
      <w:start w:val="1"/>
      <w:numFmt w:val="bullet"/>
      <w:lvlText w:val="•"/>
      <w:lvlJc w:val="left"/>
      <w:pPr>
        <w:ind w:left="9444" w:hanging="214"/>
      </w:pPr>
      <w:rPr>
        <w:rFonts w:hint="default"/>
      </w:rPr>
    </w:lvl>
    <w:lvl w:ilvl="8" w:tplc="D9B46A7E">
      <w:start w:val="1"/>
      <w:numFmt w:val="bullet"/>
      <w:lvlText w:val="•"/>
      <w:lvlJc w:val="left"/>
      <w:pPr>
        <w:ind w:left="10776" w:hanging="214"/>
      </w:pPr>
      <w:rPr>
        <w:rFonts w:hint="default"/>
      </w:rPr>
    </w:lvl>
  </w:abstractNum>
  <w:abstractNum w:abstractNumId="7" w15:restartNumberingAfterBreak="0">
    <w:nsid w:val="4D207FBD"/>
    <w:multiLevelType w:val="hybridMultilevel"/>
    <w:tmpl w:val="63AA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B84A6F"/>
    <w:multiLevelType w:val="hybridMultilevel"/>
    <w:tmpl w:val="9C5286C4"/>
    <w:lvl w:ilvl="0" w:tplc="BCD243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C0D20"/>
    <w:multiLevelType w:val="hybridMultilevel"/>
    <w:tmpl w:val="7DEC40BA"/>
    <w:lvl w:ilvl="0" w:tplc="1409000F">
      <w:start w:val="1"/>
      <w:numFmt w:val="decimal"/>
      <w:lvlText w:val="%1."/>
      <w:lvlJc w:val="left"/>
      <w:pPr>
        <w:ind w:left="36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838AA5F0">
      <w:start w:val="1"/>
      <w:numFmt w:val="lowerLetter"/>
      <w:lvlText w:val="%4)"/>
      <w:lvlJc w:val="left"/>
      <w:pPr>
        <w:ind w:left="2880" w:hanging="360"/>
      </w:pPr>
      <w:rPr>
        <w:rFonts w:eastAsiaTheme="minorEastAsia" w:hint="default"/>
      </w:r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7A671027"/>
    <w:multiLevelType w:val="hybridMultilevel"/>
    <w:tmpl w:val="CDA01BB6"/>
    <w:lvl w:ilvl="0" w:tplc="99526142">
      <w:start w:val="1"/>
      <w:numFmt w:val="bullet"/>
      <w:lvlText w:val=""/>
      <w:lvlJc w:val="left"/>
      <w:pPr>
        <w:ind w:left="802" w:hanging="351"/>
      </w:pPr>
      <w:rPr>
        <w:rFonts w:ascii="Symbol" w:eastAsia="Symbol" w:hAnsi="Symbol" w:hint="default"/>
        <w:w w:val="102"/>
        <w:sz w:val="21"/>
        <w:szCs w:val="21"/>
      </w:rPr>
    </w:lvl>
    <w:lvl w:ilvl="1" w:tplc="ACFA5EB8">
      <w:start w:val="1"/>
      <w:numFmt w:val="bullet"/>
      <w:lvlText w:val=""/>
      <w:lvlJc w:val="left"/>
      <w:pPr>
        <w:ind w:left="1156" w:hanging="351"/>
      </w:pPr>
      <w:rPr>
        <w:rFonts w:ascii="Symbol" w:eastAsia="Symbol" w:hAnsi="Symbol" w:hint="default"/>
        <w:w w:val="102"/>
        <w:sz w:val="21"/>
        <w:szCs w:val="21"/>
      </w:rPr>
    </w:lvl>
    <w:lvl w:ilvl="2" w:tplc="2EF0FDB6">
      <w:start w:val="1"/>
      <w:numFmt w:val="bullet"/>
      <w:lvlText w:val="•"/>
      <w:lvlJc w:val="left"/>
      <w:pPr>
        <w:ind w:left="2066" w:hanging="351"/>
      </w:pPr>
      <w:rPr>
        <w:rFonts w:hint="default"/>
      </w:rPr>
    </w:lvl>
    <w:lvl w:ilvl="3" w:tplc="F6441DB2">
      <w:start w:val="1"/>
      <w:numFmt w:val="bullet"/>
      <w:lvlText w:val="•"/>
      <w:lvlJc w:val="left"/>
      <w:pPr>
        <w:ind w:left="2973" w:hanging="351"/>
      </w:pPr>
      <w:rPr>
        <w:rFonts w:hint="default"/>
      </w:rPr>
    </w:lvl>
    <w:lvl w:ilvl="4" w:tplc="BB1E0050">
      <w:start w:val="1"/>
      <w:numFmt w:val="bullet"/>
      <w:lvlText w:val="•"/>
      <w:lvlJc w:val="left"/>
      <w:pPr>
        <w:ind w:left="3880" w:hanging="351"/>
      </w:pPr>
      <w:rPr>
        <w:rFonts w:hint="default"/>
      </w:rPr>
    </w:lvl>
    <w:lvl w:ilvl="5" w:tplc="748207C0">
      <w:start w:val="1"/>
      <w:numFmt w:val="bullet"/>
      <w:lvlText w:val="•"/>
      <w:lvlJc w:val="left"/>
      <w:pPr>
        <w:ind w:left="4786" w:hanging="351"/>
      </w:pPr>
      <w:rPr>
        <w:rFonts w:hint="default"/>
      </w:rPr>
    </w:lvl>
    <w:lvl w:ilvl="6" w:tplc="9A50878C">
      <w:start w:val="1"/>
      <w:numFmt w:val="bullet"/>
      <w:lvlText w:val="•"/>
      <w:lvlJc w:val="left"/>
      <w:pPr>
        <w:ind w:left="5693" w:hanging="351"/>
      </w:pPr>
      <w:rPr>
        <w:rFonts w:hint="default"/>
      </w:rPr>
    </w:lvl>
    <w:lvl w:ilvl="7" w:tplc="714C0CAA">
      <w:start w:val="1"/>
      <w:numFmt w:val="bullet"/>
      <w:lvlText w:val="•"/>
      <w:lvlJc w:val="left"/>
      <w:pPr>
        <w:ind w:left="6600" w:hanging="351"/>
      </w:pPr>
      <w:rPr>
        <w:rFonts w:hint="default"/>
      </w:rPr>
    </w:lvl>
    <w:lvl w:ilvl="8" w:tplc="2E54BA1E">
      <w:start w:val="1"/>
      <w:numFmt w:val="bullet"/>
      <w:lvlText w:val="•"/>
      <w:lvlJc w:val="left"/>
      <w:pPr>
        <w:ind w:left="7506" w:hanging="351"/>
      </w:pPr>
      <w:rPr>
        <w:rFonts w:hint="default"/>
      </w:rPr>
    </w:lvl>
  </w:abstractNum>
  <w:num w:numId="1" w16cid:durableId="1695689469">
    <w:abstractNumId w:val="6"/>
  </w:num>
  <w:num w:numId="2" w16cid:durableId="1101951109">
    <w:abstractNumId w:val="10"/>
  </w:num>
  <w:num w:numId="3" w16cid:durableId="259607630">
    <w:abstractNumId w:val="4"/>
  </w:num>
  <w:num w:numId="4" w16cid:durableId="1450706896">
    <w:abstractNumId w:val="0"/>
  </w:num>
  <w:num w:numId="5" w16cid:durableId="10029445">
    <w:abstractNumId w:val="9"/>
  </w:num>
  <w:num w:numId="6" w16cid:durableId="2009091426">
    <w:abstractNumId w:val="3"/>
  </w:num>
  <w:num w:numId="7" w16cid:durableId="257754339">
    <w:abstractNumId w:val="1"/>
  </w:num>
  <w:num w:numId="8" w16cid:durableId="1952928102">
    <w:abstractNumId w:val="7"/>
  </w:num>
  <w:num w:numId="9" w16cid:durableId="846823122">
    <w:abstractNumId w:val="8"/>
  </w:num>
  <w:num w:numId="10" w16cid:durableId="952713301">
    <w:abstractNumId w:val="2"/>
  </w:num>
  <w:num w:numId="11" w16cid:durableId="169811511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A56"/>
    <w:rsid w:val="000118C8"/>
    <w:rsid w:val="00027DE9"/>
    <w:rsid w:val="00032442"/>
    <w:rsid w:val="00076883"/>
    <w:rsid w:val="000D1B53"/>
    <w:rsid w:val="0016567F"/>
    <w:rsid w:val="00174424"/>
    <w:rsid w:val="001F570F"/>
    <w:rsid w:val="00200D18"/>
    <w:rsid w:val="00201018"/>
    <w:rsid w:val="002625B9"/>
    <w:rsid w:val="0027639E"/>
    <w:rsid w:val="002B510F"/>
    <w:rsid w:val="002F17EF"/>
    <w:rsid w:val="003035DC"/>
    <w:rsid w:val="00305246"/>
    <w:rsid w:val="00305DD9"/>
    <w:rsid w:val="00326E3B"/>
    <w:rsid w:val="0035743F"/>
    <w:rsid w:val="00391DA4"/>
    <w:rsid w:val="003B4FCB"/>
    <w:rsid w:val="003C1CA2"/>
    <w:rsid w:val="003C2B44"/>
    <w:rsid w:val="003C465A"/>
    <w:rsid w:val="00444F4F"/>
    <w:rsid w:val="004645E6"/>
    <w:rsid w:val="0047656C"/>
    <w:rsid w:val="004C7765"/>
    <w:rsid w:val="004D1DC1"/>
    <w:rsid w:val="004E594C"/>
    <w:rsid w:val="005567D3"/>
    <w:rsid w:val="005639AF"/>
    <w:rsid w:val="0059127D"/>
    <w:rsid w:val="005A6842"/>
    <w:rsid w:val="005E33BB"/>
    <w:rsid w:val="00603426"/>
    <w:rsid w:val="0063769E"/>
    <w:rsid w:val="006B2388"/>
    <w:rsid w:val="006C057D"/>
    <w:rsid w:val="006E74D9"/>
    <w:rsid w:val="006E7983"/>
    <w:rsid w:val="00703DD9"/>
    <w:rsid w:val="007425FA"/>
    <w:rsid w:val="00744742"/>
    <w:rsid w:val="00780F91"/>
    <w:rsid w:val="0079271F"/>
    <w:rsid w:val="007D128D"/>
    <w:rsid w:val="007F4712"/>
    <w:rsid w:val="00805567"/>
    <w:rsid w:val="00845F2F"/>
    <w:rsid w:val="00891CE7"/>
    <w:rsid w:val="008943E3"/>
    <w:rsid w:val="008A70E3"/>
    <w:rsid w:val="00901085"/>
    <w:rsid w:val="00920F33"/>
    <w:rsid w:val="00942AA5"/>
    <w:rsid w:val="00981003"/>
    <w:rsid w:val="0098655B"/>
    <w:rsid w:val="009929B0"/>
    <w:rsid w:val="009B1C50"/>
    <w:rsid w:val="009C0377"/>
    <w:rsid w:val="00A27E65"/>
    <w:rsid w:val="00A31ACF"/>
    <w:rsid w:val="00A46141"/>
    <w:rsid w:val="00AB53A6"/>
    <w:rsid w:val="00AE47BE"/>
    <w:rsid w:val="00AF352B"/>
    <w:rsid w:val="00AF65B5"/>
    <w:rsid w:val="00AF6D6F"/>
    <w:rsid w:val="00B1591F"/>
    <w:rsid w:val="00B3292E"/>
    <w:rsid w:val="00B52D13"/>
    <w:rsid w:val="00B57F61"/>
    <w:rsid w:val="00B709D6"/>
    <w:rsid w:val="00B86133"/>
    <w:rsid w:val="00B9536B"/>
    <w:rsid w:val="00B97550"/>
    <w:rsid w:val="00BA72A9"/>
    <w:rsid w:val="00BB294E"/>
    <w:rsid w:val="00BC46C8"/>
    <w:rsid w:val="00BF211F"/>
    <w:rsid w:val="00C04EFE"/>
    <w:rsid w:val="00C33ADE"/>
    <w:rsid w:val="00C43705"/>
    <w:rsid w:val="00C570B6"/>
    <w:rsid w:val="00C61CCB"/>
    <w:rsid w:val="00C715D7"/>
    <w:rsid w:val="00CE3AE7"/>
    <w:rsid w:val="00CF326D"/>
    <w:rsid w:val="00D30AAE"/>
    <w:rsid w:val="00D369F3"/>
    <w:rsid w:val="00D40768"/>
    <w:rsid w:val="00D444AD"/>
    <w:rsid w:val="00D5582A"/>
    <w:rsid w:val="00DA2BFA"/>
    <w:rsid w:val="00DC70D8"/>
    <w:rsid w:val="00DD7279"/>
    <w:rsid w:val="00E075F1"/>
    <w:rsid w:val="00E270A7"/>
    <w:rsid w:val="00E3204C"/>
    <w:rsid w:val="00E502DC"/>
    <w:rsid w:val="00E54603"/>
    <w:rsid w:val="00EA2A56"/>
    <w:rsid w:val="00EC7C14"/>
    <w:rsid w:val="00EE2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27D"/>
    <w:pPr>
      <w:keepNext/>
      <w:keepLines/>
      <w:widowControl/>
      <w:spacing w:before="480" w:line="276" w:lineRule="auto"/>
      <w:outlineLvl w:val="0"/>
      <w:pPrChange w:id="0" w:author="Charles Mann" w:date="2026-09-25T20:09:00Z">
        <w:pPr>
          <w:widowControl w:val="0"/>
          <w:ind w:left="101"/>
          <w:outlineLvl w:val="0"/>
        </w:pPr>
      </w:pPrChange>
    </w:pPr>
    <w:rPr>
      <w:rFonts w:asciiTheme="majorHAnsi" w:eastAsiaTheme="majorEastAsia" w:hAnsiTheme="majorHAnsi" w:cstheme="majorBidi"/>
      <w:b/>
      <w:bCs/>
      <w:color w:val="365F91" w:themeColor="accent1" w:themeShade="BF"/>
      <w:sz w:val="28"/>
      <w:szCs w:val="28"/>
      <w:lang w:val="en-ZA" w:eastAsia="en-ZA"/>
      <w:rPrChange w:id="0" w:author="Charles Mann" w:date="2026-09-25T20:09:00Z">
        <w:rPr>
          <w:rFonts w:ascii="Cambria" w:eastAsia="Cambria" w:hAnsi="Cambria" w:cstheme="minorBidi"/>
          <w:b/>
          <w:bCs/>
          <w:sz w:val="27"/>
          <w:szCs w:val="27"/>
          <w:lang w:val="en-US" w:eastAsia="en-US" w:bidi="ar-SA"/>
        </w:rPr>
      </w:rPrChange>
    </w:rPr>
  </w:style>
  <w:style w:type="paragraph" w:styleId="Heading2">
    <w:name w:val="heading 2"/>
    <w:basedOn w:val="Normal"/>
    <w:uiPriority w:val="1"/>
    <w:qFormat/>
    <w:pPr>
      <w:ind w:left="101"/>
      <w:outlineLvl w:val="1"/>
    </w:pPr>
    <w:rPr>
      <w:rFonts w:ascii="Cambria" w:eastAsia="Cambria" w:hAnsi="Cambria"/>
      <w:b/>
      <w:bCs/>
      <w:sz w:val="25"/>
      <w:szCs w:val="25"/>
    </w:rPr>
  </w:style>
  <w:style w:type="paragraph" w:styleId="Heading3">
    <w:name w:val="heading 3"/>
    <w:basedOn w:val="Normal"/>
    <w:uiPriority w:val="1"/>
    <w:qFormat/>
    <w:pPr>
      <w:spacing w:before="61"/>
      <w:ind w:left="101"/>
      <w:outlineLvl w:val="2"/>
    </w:pPr>
    <w:rPr>
      <w:rFonts w:ascii="Calibri" w:eastAsia="Calibri" w:hAnsi="Calibri"/>
      <w:b/>
      <w:bCs/>
      <w:sz w:val="21"/>
      <w:szCs w:val="21"/>
    </w:rPr>
  </w:style>
  <w:style w:type="paragraph" w:styleId="Heading4">
    <w:name w:val="heading 4"/>
    <w:basedOn w:val="Normal"/>
    <w:next w:val="Normal"/>
    <w:link w:val="Heading4Char"/>
    <w:uiPriority w:val="9"/>
    <w:semiHidden/>
    <w:unhideWhenUsed/>
    <w:qFormat/>
    <w:rsid w:val="00B52D1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52D1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pPr>
    <w:rPr>
      <w:rFonts w:ascii="Calibri" w:eastAsia="Calibri" w:hAnsi="Calibri"/>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43E3"/>
    <w:rPr>
      <w:rFonts w:ascii="Tahoma" w:hAnsi="Tahoma" w:cs="Tahoma"/>
      <w:sz w:val="16"/>
      <w:szCs w:val="16"/>
    </w:rPr>
  </w:style>
  <w:style w:type="character" w:customStyle="1" w:styleId="BalloonTextChar">
    <w:name w:val="Balloon Text Char"/>
    <w:basedOn w:val="DefaultParagraphFont"/>
    <w:link w:val="BalloonText"/>
    <w:uiPriority w:val="99"/>
    <w:semiHidden/>
    <w:rsid w:val="008943E3"/>
    <w:rPr>
      <w:rFonts w:ascii="Tahoma" w:hAnsi="Tahoma" w:cs="Tahoma"/>
      <w:sz w:val="16"/>
      <w:szCs w:val="16"/>
    </w:rPr>
  </w:style>
  <w:style w:type="character" w:customStyle="1" w:styleId="Heading4Char">
    <w:name w:val="Heading 4 Char"/>
    <w:basedOn w:val="DefaultParagraphFont"/>
    <w:link w:val="Heading4"/>
    <w:uiPriority w:val="9"/>
    <w:semiHidden/>
    <w:rsid w:val="00B52D1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52D13"/>
    <w:rPr>
      <w:rFonts w:asciiTheme="majorHAnsi" w:eastAsiaTheme="majorEastAsia" w:hAnsiTheme="majorHAnsi" w:cstheme="majorBidi"/>
      <w:color w:val="243F60" w:themeColor="accent1" w:themeShade="7F"/>
    </w:rPr>
  </w:style>
  <w:style w:type="paragraph" w:customStyle="1" w:styleId="Default">
    <w:name w:val="Default"/>
    <w:link w:val="DefaultChar"/>
    <w:rsid w:val="00B52D13"/>
    <w:pPr>
      <w:widowControl/>
      <w:autoSpaceDE w:val="0"/>
      <w:autoSpaceDN w:val="0"/>
      <w:adjustRightInd w:val="0"/>
    </w:pPr>
    <w:rPr>
      <w:rFonts w:ascii="Times New Roman" w:eastAsiaTheme="minorEastAsia" w:hAnsi="Times New Roman" w:cs="Times New Roman"/>
      <w:color w:val="000000"/>
      <w:sz w:val="24"/>
      <w:szCs w:val="24"/>
      <w:lang w:val="en-NZ" w:eastAsia="en-NZ"/>
    </w:rPr>
  </w:style>
  <w:style w:type="paragraph" w:styleId="PlainText">
    <w:name w:val="Plain Text"/>
    <w:basedOn w:val="Normal"/>
    <w:link w:val="PlainTextChar"/>
    <w:uiPriority w:val="99"/>
    <w:unhideWhenUsed/>
    <w:rsid w:val="00B52D13"/>
    <w:pPr>
      <w:widowControl/>
    </w:pPr>
    <w:rPr>
      <w:rFonts w:ascii="Consolas" w:eastAsiaTheme="minorEastAsia" w:hAnsi="Consolas"/>
      <w:sz w:val="21"/>
      <w:szCs w:val="21"/>
      <w:lang w:val="en-NZ" w:eastAsia="en-NZ"/>
    </w:rPr>
  </w:style>
  <w:style w:type="character" w:customStyle="1" w:styleId="PlainTextChar">
    <w:name w:val="Plain Text Char"/>
    <w:basedOn w:val="DefaultParagraphFont"/>
    <w:link w:val="PlainText"/>
    <w:uiPriority w:val="99"/>
    <w:rsid w:val="00B52D13"/>
    <w:rPr>
      <w:rFonts w:ascii="Consolas" w:eastAsiaTheme="minorEastAsia" w:hAnsi="Consolas"/>
      <w:sz w:val="21"/>
      <w:szCs w:val="21"/>
      <w:lang w:val="en-NZ" w:eastAsia="en-NZ"/>
    </w:rPr>
  </w:style>
  <w:style w:type="character" w:customStyle="1" w:styleId="DefaultChar">
    <w:name w:val="Default Char"/>
    <w:basedOn w:val="DefaultParagraphFont"/>
    <w:link w:val="Default"/>
    <w:locked/>
    <w:rsid w:val="00B52D13"/>
    <w:rPr>
      <w:rFonts w:ascii="Times New Roman" w:eastAsiaTheme="minorEastAsia" w:hAnsi="Times New Roman" w:cs="Times New Roman"/>
      <w:color w:val="000000"/>
      <w:sz w:val="24"/>
      <w:szCs w:val="24"/>
      <w:lang w:val="en-NZ" w:eastAsia="en-NZ"/>
    </w:rPr>
  </w:style>
  <w:style w:type="paragraph" w:styleId="Header">
    <w:name w:val="header"/>
    <w:basedOn w:val="Normal"/>
    <w:link w:val="HeaderChar"/>
    <w:uiPriority w:val="99"/>
    <w:unhideWhenUsed/>
    <w:rsid w:val="00744742"/>
    <w:pPr>
      <w:tabs>
        <w:tab w:val="center" w:pos="4680"/>
        <w:tab w:val="right" w:pos="9360"/>
      </w:tabs>
    </w:pPr>
  </w:style>
  <w:style w:type="character" w:customStyle="1" w:styleId="HeaderChar">
    <w:name w:val="Header Char"/>
    <w:basedOn w:val="DefaultParagraphFont"/>
    <w:link w:val="Header"/>
    <w:uiPriority w:val="99"/>
    <w:rsid w:val="00744742"/>
  </w:style>
  <w:style w:type="paragraph" w:styleId="Footer">
    <w:name w:val="footer"/>
    <w:basedOn w:val="Normal"/>
    <w:link w:val="FooterChar"/>
    <w:uiPriority w:val="99"/>
    <w:unhideWhenUsed/>
    <w:rsid w:val="00744742"/>
    <w:pPr>
      <w:tabs>
        <w:tab w:val="center" w:pos="4680"/>
        <w:tab w:val="right" w:pos="9360"/>
      </w:tabs>
    </w:pPr>
  </w:style>
  <w:style w:type="character" w:customStyle="1" w:styleId="FooterChar">
    <w:name w:val="Footer Char"/>
    <w:basedOn w:val="DefaultParagraphFont"/>
    <w:link w:val="Footer"/>
    <w:uiPriority w:val="99"/>
    <w:rsid w:val="00744742"/>
  </w:style>
  <w:style w:type="character" w:styleId="Hyperlink">
    <w:name w:val="Hyperlink"/>
    <w:basedOn w:val="DefaultParagraphFont"/>
    <w:uiPriority w:val="99"/>
    <w:unhideWhenUsed/>
    <w:rsid w:val="00E502DC"/>
    <w:rPr>
      <w:color w:val="0000FF" w:themeColor="hyperlink"/>
      <w:u w:val="single"/>
    </w:rPr>
  </w:style>
  <w:style w:type="paragraph" w:customStyle="1" w:styleId="headingfm1">
    <w:name w:val="heading fm1"/>
    <w:aliases w:val="hf1"/>
    <w:basedOn w:val="Heading1"/>
    <w:next w:val="Normal"/>
    <w:rsid w:val="0059127D"/>
    <w:pPr>
      <w:keepNext w:val="0"/>
      <w:overflowPunct w:val="0"/>
      <w:autoSpaceDE w:val="0"/>
      <w:autoSpaceDN w:val="0"/>
      <w:adjustRightInd w:val="0"/>
      <w:spacing w:before="0" w:line="480" w:lineRule="atLeast"/>
      <w:jc w:val="center"/>
      <w:textAlignment w:val="baseline"/>
      <w:outlineLvl w:val="9"/>
      <w:pPrChange w:id="1" w:author="Charles Mann" w:date="2026-09-25T20:09:00Z">
        <w:pPr>
          <w:keepNext/>
          <w:keepLines/>
          <w:overflowPunct w:val="0"/>
          <w:autoSpaceDE w:val="0"/>
          <w:autoSpaceDN w:val="0"/>
          <w:adjustRightInd w:val="0"/>
          <w:spacing w:before="480" w:line="480" w:lineRule="atLeast"/>
          <w:jc w:val="center"/>
          <w:textAlignment w:val="baseline"/>
        </w:pPr>
      </w:pPrChange>
    </w:pPr>
    <w:rPr>
      <w:rFonts w:ascii="Times" w:eastAsia="Times New Roman" w:hAnsi="Times" w:cs="Times New Roman"/>
      <w:bCs w:val="0"/>
      <w:color w:val="auto"/>
      <w:szCs w:val="20"/>
      <w:lang w:val="en-US"/>
      <w:rPrChange w:id="1" w:author="Charles Mann" w:date="2026-09-25T20:09:00Z">
        <w:rPr>
          <w:rFonts w:ascii="Times" w:hAnsi="Times"/>
          <w:b/>
          <w:color w:val="365F91" w:themeColor="accent1" w:themeShade="BF"/>
          <w:sz w:val="28"/>
          <w:lang w:val="en-ZA" w:eastAsia="en-ZA" w:bidi="ar-SA"/>
        </w:rPr>
      </w:rPrChange>
    </w:rPr>
  </w:style>
  <w:style w:type="character" w:customStyle="1" w:styleId="Heading1Char">
    <w:name w:val="Heading 1 Char"/>
    <w:basedOn w:val="DefaultParagraphFont"/>
    <w:link w:val="Heading1"/>
    <w:uiPriority w:val="9"/>
    <w:rsid w:val="00E502DC"/>
    <w:rPr>
      <w:rFonts w:asciiTheme="majorHAnsi" w:eastAsiaTheme="majorEastAsia" w:hAnsiTheme="majorHAnsi" w:cstheme="majorBidi"/>
      <w:b/>
      <w:bCs/>
      <w:color w:val="365F91" w:themeColor="accent1" w:themeShade="BF"/>
      <w:sz w:val="28"/>
      <w:szCs w:val="28"/>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8455D-3CE1-457B-B441-2DEBE7980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S12-SA-WP-06 SP Albacore trends paper - FINAL</vt:lpstr>
    </vt:vector>
  </TitlesOfParts>
  <Company>National Marine Fisheries Svc</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S12-SA-WP-06 SP Albacore trends paper - FINAL</dc:title>
  <dc:creator>grahamp</dc:creator>
  <cp:lastModifiedBy>Arthur Souza Rodrigues</cp:lastModifiedBy>
  <cp:revision>1</cp:revision>
  <dcterms:created xsi:type="dcterms:W3CDTF">2016-08-11T07:01:00Z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2016-07-12T00:00:00Z</vt:filetime>
  </property>
  <property fmtid="{D5CDD505-2E9C-101B-9397-08002B2CF9AE}" pid="3" name="Creator">
    <vt:lpwstr>PDFCreator 2.3.0.103</vt:lpwstr>
  </property>
  <property fmtid="{D5CDD505-2E9C-101B-9397-08002B2CF9AE}" pid="4" name="LastSaved">
    <vt:filetime>2016-08-05T00:00:00Z</vt:filetime>
  </property>
</Properties>
</file>