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DE5979" w14:textId="77777777" w:rsidR="007B2423" w:rsidRPr="007B2423" w:rsidRDefault="007B2423" w:rsidP="007B2423">
      <w:pPr>
        <w:rPr>
          <w:ins w:id="20" w:author="Rochelle Schlank" w:date="2026-09-25T20:04:00Z" w16du:dateUtc="2026-09-26T00:04:00Z"/>
          <w:rFonts w:cstheme="minorHAnsi"/>
          <w:b/>
          <w:bCs/>
          <w:sz w:val="32"/>
          <w:szCs w:val="32"/>
        </w:rPr>
      </w:pPr>
      <w:ins w:id="21" w:author="Rochelle Schlank" w:date="2026-09-25T20:04:00Z" w16du:dateUtc="2026-09-26T00:04:00Z">
        <w:r w:rsidRPr="007B2423">
          <w:rPr>
            <w:rFonts w:cstheme="minorHAnsi"/>
            <w:b/>
            <w:bCs/>
            <w:sz w:val="32"/>
            <w:szCs w:val="32"/>
          </w:rPr>
          <w:t>E2 Chemical Inventory</w:t>
        </w:r>
      </w:ins>
    </w:p>
    <w:p w14:paraId="690815BC" w14:textId="77777777" w:rsidR="000C0CD2" w:rsidRPr="00CA6D7B" w:rsidRDefault="000C0CD2">
      <w:pPr>
        <w:spacing w:before="120" w:after="240"/>
        <w:jc w:val="both"/>
        <w:rPr>
          <w:ins w:id="22" w:author="Rochelle Schlank" w:date="2026-09-25T20:04:00Z" w16du:dateUtc="2026-09-26T00:04:00Z"/>
          <w:b/>
          <w:bCs/>
        </w:rPr>
      </w:pPr>
      <w:ins w:id="23" w:author="Rochelle Schlank" w:date="2026-09-25T20:04:00Z" w16du:dateUtc="2026-09-26T00:04:00Z">
        <w:r w:rsidRPr="00CA6D7B">
          <w:rPr>
            <w:b/>
            <w:bCs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8AE526B" wp14:editId="629CA717">
                  <wp:simplePos x="0" y="0"/>
                  <wp:positionH relativeFrom="margin">
                    <wp:align>right</wp:align>
                  </wp:positionH>
                  <wp:positionV relativeFrom="paragraph">
                    <wp:posOffset>247650</wp:posOffset>
                  </wp:positionV>
                  <wp:extent cx="8839200" cy="0"/>
                  <wp:effectExtent l="0" t="0" r="19050" b="19050"/>
                  <wp:wrapNone/>
                  <wp:docPr id="14" name="Straight Connector 1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8839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4AC0A8A2" id="Straight Connector 14" o:spid="_x0000_s1026" style="position:absolute;z-index:251658253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644.8pt,19.5pt" to="1340.8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" strokecolor="black [3200]" strokeweight=".5pt">
                  <v:stroke joinstyle="miter"/>
                  <w10:wrap anchorx="margin"/>
                </v:line>
              </w:pict>
            </mc:Fallback>
          </mc:AlternateContent>
        </w:r>
        <w:r w:rsidRPr="00CA6D7B">
          <w:rPr>
            <w:b/>
            <w:bCs/>
          </w:rPr>
          <w:t xml:space="preserve">Business name: </w:t>
        </w:r>
      </w:ins>
    </w:p>
    <w:tbl>
      <w:tblPr>
        <w:tblStyle w:val="TableGrid"/>
        <w:tblW w:w="5012" w:type="pct"/>
        <w:jc w:val="center"/>
        <w:tblLayout w:type="fixed"/>
        <w:tblLook w:val="04A0" w:firstRow="1" w:lastRow="0" w:firstColumn="1" w:lastColumn="0" w:noHBand="0" w:noVBand="1"/>
      </w:tblPr>
      <w:tblGrid>
        <w:gridCol w:w="1128"/>
        <w:gridCol w:w="431"/>
        <w:gridCol w:w="1411"/>
        <w:gridCol w:w="2127"/>
        <w:gridCol w:w="2127"/>
        <w:gridCol w:w="464"/>
        <w:gridCol w:w="16"/>
        <w:gridCol w:w="512"/>
        <w:gridCol w:w="1134"/>
        <w:gridCol w:w="164"/>
        <w:gridCol w:w="1537"/>
        <w:gridCol w:w="1134"/>
        <w:gridCol w:w="1559"/>
        <w:gridCol w:w="1633"/>
        <w:gridCol w:w="38"/>
      </w:tblGrid>
      <w:tr w:rsidR="000C0CD2" w:rsidRPr="00F118A5" w14:paraId="352CFC47" w14:textId="77777777">
        <w:trPr>
          <w:gridAfter w:val="1"/>
          <w:wAfter w:w="38" w:type="dxa"/>
          <w:trHeight w:val="422"/>
          <w:jc w:val="center"/>
          <w:ins w:id="24" w:author="Rochelle Schlank" w:date="2026-09-25T20:04:00Z" w16du:dateUtc="2026-09-26T00:04:00Z"/>
        </w:trPr>
        <w:tc>
          <w:tcPr>
            <w:tcW w:w="112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36ACFA" w14:textId="77777777" w:rsidR="000C0CD2" w:rsidRPr="00F118A5" w:rsidRDefault="000C0CD2">
            <w:pPr>
              <w:spacing w:line="259" w:lineRule="auto"/>
              <w:jc w:val="center"/>
              <w:rPr>
                <w:ins w:id="25" w:author="Rochelle Schlank" w:date="2026-09-25T20:04:00Z" w16du:dateUtc="2026-09-26T00:04:00Z"/>
                <w:rFonts w:asciiTheme="minorHAnsi" w:hAnsiTheme="minorHAnsi"/>
                <w:b/>
                <w:sz w:val="22"/>
                <w:szCs w:val="22"/>
              </w:rPr>
            </w:pPr>
            <w:ins w:id="26" w:author="Rochelle Schlank" w:date="2026-09-25T20:04:00Z" w16du:dateUtc="2026-09-26T00:04:00Z">
              <w:r>
                <w:rPr>
                  <w:rFonts w:asciiTheme="minorHAnsi" w:hAnsiTheme="minorHAnsi"/>
                  <w:b/>
                  <w:sz w:val="22"/>
                  <w:szCs w:val="22"/>
                </w:rPr>
                <w:t>Date received</w:t>
              </w:r>
            </w:ins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96F14D" w14:textId="77777777" w:rsidR="000C0CD2" w:rsidRPr="00F118A5" w:rsidRDefault="000C0CD2">
            <w:pPr>
              <w:spacing w:line="259" w:lineRule="auto"/>
              <w:jc w:val="center"/>
              <w:rPr>
                <w:ins w:id="27" w:author="Rochelle Schlank" w:date="2026-09-25T20:04:00Z" w16du:dateUtc="2026-09-26T00:04:00Z"/>
                <w:rFonts w:asciiTheme="minorHAnsi" w:hAnsiTheme="minorHAnsi"/>
                <w:b/>
                <w:sz w:val="22"/>
                <w:szCs w:val="22"/>
              </w:rPr>
            </w:pPr>
            <w:ins w:id="28" w:author="Rochelle Schlank" w:date="2026-09-25T20:04:00Z" w16du:dateUtc="2026-09-26T00:04:00Z">
              <w:r>
                <w:rPr>
                  <w:rFonts w:asciiTheme="minorHAnsi" w:hAnsiTheme="minorHAnsi"/>
                  <w:b/>
                  <w:sz w:val="22"/>
                  <w:szCs w:val="22"/>
                </w:rPr>
                <w:t>Place of purchase</w:t>
              </w:r>
            </w:ins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B3E1D3" w14:textId="77777777" w:rsidR="000C0CD2" w:rsidRPr="00F118A5" w:rsidRDefault="000C0CD2">
            <w:pPr>
              <w:spacing w:line="259" w:lineRule="auto"/>
              <w:jc w:val="center"/>
              <w:rPr>
                <w:ins w:id="29" w:author="Rochelle Schlank" w:date="2026-09-25T20:04:00Z" w16du:dateUtc="2026-09-26T00:04:00Z"/>
                <w:rFonts w:asciiTheme="minorHAnsi" w:hAnsiTheme="minorHAnsi"/>
                <w:b/>
                <w:sz w:val="22"/>
                <w:szCs w:val="22"/>
              </w:rPr>
            </w:pPr>
            <w:ins w:id="30" w:author="Rochelle Schlank" w:date="2026-09-25T20:04:00Z" w16du:dateUtc="2026-09-26T00:04:00Z">
              <w:r w:rsidRPr="00F118A5">
                <w:rPr>
                  <w:rFonts w:asciiTheme="minorHAnsi" w:hAnsiTheme="minorHAnsi"/>
                  <w:b/>
                  <w:sz w:val="22"/>
                  <w:szCs w:val="22"/>
                </w:rPr>
                <w:t>Product</w:t>
              </w:r>
              <w:r>
                <w:rPr>
                  <w:rFonts w:asciiTheme="minorHAnsi" w:hAnsiTheme="minorHAnsi"/>
                  <w:b/>
                  <w:sz w:val="22"/>
                  <w:szCs w:val="22"/>
                </w:rPr>
                <w:t xml:space="preserve"> name</w:t>
              </w:r>
            </w:ins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EB471A" w14:textId="77777777" w:rsidR="000C0CD2" w:rsidRPr="003211FF" w:rsidRDefault="000C0CD2">
            <w:pPr>
              <w:spacing w:line="259" w:lineRule="auto"/>
              <w:jc w:val="center"/>
              <w:rPr>
                <w:ins w:id="31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  <w:ins w:id="32" w:author="Rochelle Schlank" w:date="2026-09-25T20:04:00Z" w16du:dateUtc="2026-09-26T00:04:00Z">
              <w:r w:rsidRPr="00F118A5">
                <w:rPr>
                  <w:rFonts w:asciiTheme="minorHAnsi" w:hAnsiTheme="minorHAnsi"/>
                  <w:b/>
                  <w:sz w:val="22"/>
                  <w:szCs w:val="22"/>
                </w:rPr>
                <w:t>Batch no.</w:t>
              </w:r>
              <w:r>
                <w:rPr>
                  <w:rFonts w:asciiTheme="minorHAnsi" w:hAnsiTheme="minorHAnsi"/>
                  <w:b/>
                  <w:sz w:val="22"/>
                  <w:szCs w:val="22"/>
                </w:rPr>
                <w:br/>
              </w:r>
              <w:r>
                <w:rPr>
                  <w:rFonts w:asciiTheme="minorHAnsi" w:hAnsiTheme="minorHAnsi"/>
                  <w:sz w:val="22"/>
                  <w:szCs w:val="22"/>
                </w:rPr>
                <w:t>(where available)</w:t>
              </w:r>
            </w:ins>
          </w:p>
        </w:tc>
        <w:tc>
          <w:tcPr>
            <w:tcW w:w="992" w:type="dxa"/>
            <w:gridSpan w:val="3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137634" w14:textId="7607FD5B" w:rsidR="000C0CD2" w:rsidRPr="00F118A5" w:rsidRDefault="000C0CD2">
            <w:pPr>
              <w:spacing w:line="259" w:lineRule="auto"/>
              <w:jc w:val="center"/>
              <w:rPr>
                <w:ins w:id="33" w:author="Rochelle Schlank" w:date="2026-09-25T20:04:00Z" w16du:dateUtc="2026-09-26T00:04:00Z"/>
                <w:rFonts w:asciiTheme="minorHAnsi" w:hAnsiTheme="minorHAnsi"/>
                <w:b/>
                <w:sz w:val="22"/>
                <w:szCs w:val="22"/>
              </w:rPr>
            </w:pPr>
            <w:ins w:id="34" w:author="Rochelle Schlank" w:date="2026-09-25T20:04:00Z" w16du:dateUtc="2026-09-26T00:04:00Z">
              <w:r>
                <w:rPr>
                  <w:rFonts w:asciiTheme="minorHAnsi" w:hAnsiTheme="minorHAnsi"/>
                  <w:b/>
                  <w:sz w:val="22"/>
                  <w:szCs w:val="22"/>
                </w:rPr>
                <w:t>Label expiry date</w:t>
              </w:r>
              <w:r w:rsidR="00981734">
                <w:rPr>
                  <w:rFonts w:asciiTheme="minorHAnsi" w:hAnsiTheme="minorHAnsi"/>
                  <w:b/>
                  <w:sz w:val="22"/>
                  <w:szCs w:val="22"/>
                </w:rPr>
                <w:t xml:space="preserve"> or</w:t>
              </w:r>
              <w:r>
                <w:rPr>
                  <w:rFonts w:asciiTheme="minorHAnsi" w:hAnsiTheme="minorHAnsi"/>
                  <w:b/>
                  <w:sz w:val="22"/>
                  <w:szCs w:val="22"/>
                </w:rPr>
                <w:br/>
                <w:t>DOM*</w:t>
              </w:r>
            </w:ins>
          </w:p>
        </w:tc>
        <w:tc>
          <w:tcPr>
            <w:tcW w:w="113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AA86D9" w14:textId="77777777" w:rsidR="000C0CD2" w:rsidRPr="00F118A5" w:rsidRDefault="000C0CD2">
            <w:pPr>
              <w:spacing w:line="259" w:lineRule="auto"/>
              <w:jc w:val="center"/>
              <w:rPr>
                <w:ins w:id="35" w:author="Rochelle Schlank" w:date="2026-09-25T20:04:00Z" w16du:dateUtc="2026-09-26T00:04:00Z"/>
                <w:rFonts w:asciiTheme="minorHAnsi" w:hAnsiTheme="minorHAnsi"/>
                <w:b/>
                <w:sz w:val="22"/>
                <w:szCs w:val="22"/>
              </w:rPr>
            </w:pPr>
            <w:ins w:id="36" w:author="Rochelle Schlank" w:date="2026-09-25T20:04:00Z" w16du:dateUtc="2026-09-26T00:04:00Z">
              <w:r>
                <w:rPr>
                  <w:rFonts w:asciiTheme="minorHAnsi" w:hAnsiTheme="minorHAnsi"/>
                  <w:b/>
                  <w:sz w:val="22"/>
                  <w:szCs w:val="22"/>
                </w:rPr>
                <w:t>Quantity</w:t>
              </w:r>
              <w:r>
                <w:rPr>
                  <w:rFonts w:asciiTheme="minorHAnsi" w:hAnsiTheme="minorHAnsi"/>
                  <w:b/>
                  <w:sz w:val="22"/>
                  <w:szCs w:val="22"/>
                </w:rPr>
                <w:br/>
              </w:r>
              <w:r w:rsidRPr="00FA3EDF">
                <w:rPr>
                  <w:rFonts w:asciiTheme="minorHAnsi" w:hAnsiTheme="minorHAnsi"/>
                  <w:sz w:val="22"/>
                  <w:szCs w:val="22"/>
                </w:rPr>
                <w:t>(including</w:t>
              </w:r>
              <w:r>
                <w:rPr>
                  <w:rFonts w:asciiTheme="minorHAnsi" w:hAnsiTheme="minorHAnsi"/>
                  <w:sz w:val="22"/>
                  <w:szCs w:val="22"/>
                </w:rPr>
                <w:t xml:space="preserve"> </w:t>
              </w:r>
              <w:r w:rsidRPr="00FA3EDF">
                <w:rPr>
                  <w:rFonts w:asciiTheme="minorHAnsi" w:hAnsiTheme="minorHAnsi"/>
                  <w:sz w:val="22"/>
                  <w:szCs w:val="22"/>
                </w:rPr>
                <w:t>container size)</w:t>
              </w:r>
            </w:ins>
          </w:p>
        </w:tc>
        <w:tc>
          <w:tcPr>
            <w:tcW w:w="1701" w:type="dxa"/>
            <w:gridSpan w:val="2"/>
            <w:vMerge w:val="restart"/>
            <w:tcBorders>
              <w:top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42A7E" w14:textId="77777777" w:rsidR="000C0CD2" w:rsidRPr="00F118A5" w:rsidRDefault="000C0CD2">
            <w:pPr>
              <w:spacing w:line="259" w:lineRule="auto"/>
              <w:jc w:val="center"/>
              <w:rPr>
                <w:ins w:id="37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  <w:ins w:id="38" w:author="Rochelle Schlank" w:date="2026-09-25T20:04:00Z" w16du:dateUtc="2026-09-26T00:04:00Z">
              <w:r>
                <w:rPr>
                  <w:rFonts w:asciiTheme="minorHAnsi" w:hAnsiTheme="minorHAnsi"/>
                  <w:b/>
                  <w:sz w:val="22"/>
                  <w:szCs w:val="22"/>
                </w:rPr>
                <w:t>Permit no. and permit expiry date</w:t>
              </w:r>
              <w:r>
                <w:rPr>
                  <w:rFonts w:asciiTheme="minorHAnsi" w:hAnsiTheme="minorHAnsi"/>
                  <w:b/>
                  <w:sz w:val="22"/>
                  <w:szCs w:val="22"/>
                </w:rPr>
                <w:br/>
              </w:r>
              <w:r>
                <w:rPr>
                  <w:rFonts w:asciiTheme="minorHAnsi" w:hAnsiTheme="minorHAnsi"/>
                  <w:sz w:val="22"/>
                  <w:szCs w:val="22"/>
                </w:rPr>
                <w:t>(if applicable)</w:t>
              </w:r>
            </w:ins>
          </w:p>
        </w:tc>
        <w:tc>
          <w:tcPr>
            <w:tcW w:w="4326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8D419" w14:textId="77777777" w:rsidR="000C0CD2" w:rsidRDefault="000C0CD2">
            <w:pPr>
              <w:spacing w:line="259" w:lineRule="auto"/>
              <w:jc w:val="center"/>
              <w:rPr>
                <w:ins w:id="39" w:author="Rochelle Schlank" w:date="2026-09-25T20:04:00Z" w16du:dateUtc="2026-09-26T00:04:00Z"/>
                <w:rFonts w:asciiTheme="minorHAnsi" w:hAnsiTheme="minorHAnsi"/>
                <w:b/>
                <w:sz w:val="22"/>
                <w:szCs w:val="22"/>
              </w:rPr>
            </w:pPr>
            <w:ins w:id="40" w:author="Rochelle Schlank" w:date="2026-09-25T20:04:00Z" w16du:dateUtc="2026-09-26T00:04:00Z">
              <w:r>
                <w:rPr>
                  <w:rFonts w:asciiTheme="minorHAnsi" w:hAnsiTheme="minorHAnsi"/>
                  <w:b/>
                  <w:sz w:val="22"/>
                  <w:szCs w:val="22"/>
                </w:rPr>
                <w:t>Disposal of chemical/container</w:t>
              </w:r>
            </w:ins>
          </w:p>
          <w:p w14:paraId="7BDF00C2" w14:textId="0D4272C6" w:rsidR="001569FE" w:rsidRPr="00F118A5" w:rsidRDefault="001569FE">
            <w:pPr>
              <w:spacing w:line="259" w:lineRule="auto"/>
              <w:jc w:val="center"/>
              <w:rPr>
                <w:ins w:id="41" w:author="Rochelle Schlank" w:date="2026-09-25T20:04:00Z" w16du:dateUtc="2026-09-26T00:04:00Z"/>
                <w:rFonts w:asciiTheme="minorHAnsi" w:hAnsiTheme="minorHAnsi"/>
                <w:b/>
                <w:sz w:val="22"/>
                <w:szCs w:val="22"/>
              </w:rPr>
            </w:pPr>
            <w:ins w:id="42" w:author="Rochelle Schlank" w:date="2026-09-25T20:04:00Z" w16du:dateUtc="2026-09-26T00:04:00Z">
              <w:r>
                <w:rPr>
                  <w:rFonts w:asciiTheme="minorHAnsi" w:hAnsiTheme="minorHAnsi"/>
                  <w:b/>
                  <w:sz w:val="22"/>
                  <w:szCs w:val="22"/>
                </w:rPr>
                <w:t>(Keep copies of disposal receipts)</w:t>
              </w:r>
            </w:ins>
          </w:p>
        </w:tc>
      </w:tr>
      <w:tr w:rsidR="000C0CD2" w:rsidRPr="00F118A5" w14:paraId="4D5727A9" w14:textId="77777777">
        <w:trPr>
          <w:gridAfter w:val="1"/>
          <w:wAfter w:w="38" w:type="dxa"/>
          <w:trHeight w:val="587"/>
          <w:jc w:val="center"/>
          <w:ins w:id="43" w:author="Rochelle Schlank" w:date="2026-09-25T20:04:00Z" w16du:dateUtc="2026-09-26T00:04:00Z"/>
        </w:trPr>
        <w:tc>
          <w:tcPr>
            <w:tcW w:w="1129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D6F58E" w14:textId="77777777" w:rsidR="000C0CD2" w:rsidRDefault="000C0CD2">
            <w:pPr>
              <w:spacing w:line="259" w:lineRule="auto"/>
              <w:jc w:val="center"/>
              <w:rPr>
                <w:ins w:id="44" w:author="Rochelle Schlank" w:date="2026-09-25T20:04:00Z" w16du:dateUtc="2026-09-26T00:04:00Z"/>
                <w:b/>
              </w:rPr>
            </w:pPr>
          </w:p>
        </w:tc>
        <w:tc>
          <w:tcPr>
            <w:tcW w:w="1842" w:type="dxa"/>
            <w:gridSpan w:val="2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97002E" w14:textId="77777777" w:rsidR="000C0CD2" w:rsidRDefault="000C0CD2">
            <w:pPr>
              <w:spacing w:line="259" w:lineRule="auto"/>
              <w:jc w:val="center"/>
              <w:rPr>
                <w:ins w:id="45" w:author="Rochelle Schlank" w:date="2026-09-25T20:04:00Z" w16du:dateUtc="2026-09-26T00:04:00Z"/>
                <w:b/>
              </w:rPr>
            </w:pPr>
          </w:p>
        </w:tc>
        <w:tc>
          <w:tcPr>
            <w:tcW w:w="2127" w:type="dxa"/>
            <w:vMerge/>
            <w:shd w:val="clear" w:color="auto" w:fill="D9D9D9" w:themeFill="background1" w:themeFillShade="D9"/>
            <w:vAlign w:val="center"/>
          </w:tcPr>
          <w:p w14:paraId="49EEDC5F" w14:textId="77777777" w:rsidR="000C0CD2" w:rsidRDefault="000C0CD2">
            <w:pPr>
              <w:spacing w:line="259" w:lineRule="auto"/>
              <w:jc w:val="center"/>
              <w:rPr>
                <w:ins w:id="46" w:author="Rochelle Schlank" w:date="2026-09-25T20:04:00Z" w16du:dateUtc="2026-09-26T00:04:00Z"/>
              </w:rPr>
            </w:pPr>
          </w:p>
        </w:tc>
        <w:tc>
          <w:tcPr>
            <w:tcW w:w="2127" w:type="dxa"/>
            <w:vMerge/>
            <w:shd w:val="clear" w:color="auto" w:fill="D9D9D9" w:themeFill="background1" w:themeFillShade="D9"/>
            <w:vAlign w:val="center"/>
          </w:tcPr>
          <w:p w14:paraId="6B89056C" w14:textId="77777777" w:rsidR="000C0CD2" w:rsidRDefault="000C0CD2">
            <w:pPr>
              <w:spacing w:line="259" w:lineRule="auto"/>
              <w:jc w:val="center"/>
              <w:rPr>
                <w:ins w:id="47" w:author="Rochelle Schlank" w:date="2026-09-25T20:04:00Z" w16du:dateUtc="2026-09-26T00:04:00Z"/>
              </w:rPr>
            </w:pPr>
          </w:p>
        </w:tc>
        <w:tc>
          <w:tcPr>
            <w:tcW w:w="992" w:type="dxa"/>
            <w:gridSpan w:val="3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A1E312" w14:textId="77777777" w:rsidR="000C0CD2" w:rsidRDefault="000C0CD2">
            <w:pPr>
              <w:spacing w:line="259" w:lineRule="auto"/>
              <w:jc w:val="center"/>
              <w:rPr>
                <w:ins w:id="48" w:author="Rochelle Schlank" w:date="2026-09-25T20:04:00Z" w16du:dateUtc="2026-09-26T00:04:00Z"/>
                <w:b/>
              </w:rPr>
            </w:pPr>
          </w:p>
        </w:tc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90CD22" w14:textId="77777777" w:rsidR="000C0CD2" w:rsidRDefault="000C0CD2">
            <w:pPr>
              <w:spacing w:line="259" w:lineRule="auto"/>
              <w:jc w:val="center"/>
              <w:rPr>
                <w:ins w:id="49" w:author="Rochelle Schlank" w:date="2026-09-25T20:04:00Z" w16du:dateUtc="2026-09-26T00:04:00Z"/>
                <w:b/>
              </w:rPr>
            </w:pPr>
          </w:p>
        </w:tc>
        <w:tc>
          <w:tcPr>
            <w:tcW w:w="1701" w:type="dxa"/>
            <w:gridSpan w:val="2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A4F8C" w14:textId="77777777" w:rsidR="000C0CD2" w:rsidRDefault="000C0CD2">
            <w:pPr>
              <w:spacing w:line="259" w:lineRule="auto"/>
              <w:jc w:val="center"/>
              <w:rPr>
                <w:ins w:id="50" w:author="Rochelle Schlank" w:date="2026-09-25T20:04:00Z" w16du:dateUtc="2026-09-26T00:04:00Z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6A6F32" w14:textId="77777777" w:rsidR="000C0CD2" w:rsidRPr="00F118A5" w:rsidRDefault="000C0CD2">
            <w:pPr>
              <w:spacing w:line="259" w:lineRule="auto"/>
              <w:jc w:val="center"/>
              <w:rPr>
                <w:ins w:id="51" w:author="Rochelle Schlank" w:date="2026-09-25T20:04:00Z" w16du:dateUtc="2026-09-26T00:04:00Z"/>
                <w:rFonts w:asciiTheme="minorHAnsi" w:hAnsiTheme="minorHAnsi"/>
                <w:b/>
                <w:sz w:val="22"/>
                <w:szCs w:val="22"/>
              </w:rPr>
            </w:pPr>
            <w:ins w:id="52" w:author="Rochelle Schlank" w:date="2026-09-25T20:04:00Z" w16du:dateUtc="2026-09-26T00:04:00Z">
              <w:r w:rsidRPr="00F118A5">
                <w:rPr>
                  <w:rFonts w:asciiTheme="minorHAnsi" w:hAnsiTheme="minorHAnsi"/>
                  <w:b/>
                  <w:sz w:val="22"/>
                  <w:szCs w:val="22"/>
                </w:rPr>
                <w:t>Date</w:t>
              </w:r>
            </w:ins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38B9FE" w14:textId="77777777" w:rsidR="000C0CD2" w:rsidRPr="00F118A5" w:rsidRDefault="000C0CD2">
            <w:pPr>
              <w:spacing w:line="259" w:lineRule="auto"/>
              <w:jc w:val="center"/>
              <w:rPr>
                <w:ins w:id="53" w:author="Rochelle Schlank" w:date="2026-09-25T20:04:00Z" w16du:dateUtc="2026-09-26T00:04:00Z"/>
                <w:rFonts w:asciiTheme="minorHAnsi" w:hAnsiTheme="minorHAnsi"/>
                <w:b/>
                <w:sz w:val="22"/>
                <w:szCs w:val="22"/>
              </w:rPr>
            </w:pPr>
            <w:ins w:id="54" w:author="Rochelle Schlank" w:date="2026-09-25T20:04:00Z" w16du:dateUtc="2026-09-26T00:04:00Z">
              <w:r w:rsidRPr="00F118A5">
                <w:rPr>
                  <w:rFonts w:asciiTheme="minorHAnsi" w:hAnsiTheme="minorHAnsi"/>
                  <w:b/>
                  <w:sz w:val="22"/>
                  <w:szCs w:val="22"/>
                </w:rPr>
                <w:t>Method</w:t>
              </w:r>
            </w:ins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43FD3E" w14:textId="77777777" w:rsidR="000C0CD2" w:rsidRPr="00F118A5" w:rsidRDefault="000C0CD2">
            <w:pPr>
              <w:spacing w:line="259" w:lineRule="auto"/>
              <w:jc w:val="center"/>
              <w:rPr>
                <w:ins w:id="55" w:author="Rochelle Schlank" w:date="2026-09-25T20:04:00Z" w16du:dateUtc="2026-09-26T00:04:00Z"/>
                <w:rFonts w:asciiTheme="minorHAnsi" w:hAnsiTheme="minorHAnsi"/>
                <w:b/>
                <w:sz w:val="22"/>
                <w:szCs w:val="22"/>
              </w:rPr>
            </w:pPr>
            <w:ins w:id="56" w:author="Rochelle Schlank" w:date="2026-09-25T20:04:00Z" w16du:dateUtc="2026-09-26T00:04:00Z">
              <w:r>
                <w:rPr>
                  <w:rFonts w:asciiTheme="minorHAnsi" w:hAnsiTheme="minorHAnsi"/>
                  <w:b/>
                  <w:sz w:val="22"/>
                  <w:szCs w:val="22"/>
                </w:rPr>
                <w:t>Name</w:t>
              </w:r>
              <w:r w:rsidRPr="00F118A5">
                <w:rPr>
                  <w:rFonts w:asciiTheme="minorHAnsi" w:hAnsiTheme="minorHAnsi"/>
                  <w:b/>
                  <w:sz w:val="22"/>
                  <w:szCs w:val="22"/>
                </w:rPr>
                <w:t xml:space="preserve"> of person responsible</w:t>
              </w:r>
            </w:ins>
          </w:p>
        </w:tc>
      </w:tr>
      <w:tr w:rsidR="000C0CD2" w:rsidRPr="00F118A5" w14:paraId="27125A10" w14:textId="77777777">
        <w:trPr>
          <w:gridAfter w:val="1"/>
          <w:wAfter w:w="38" w:type="dxa"/>
          <w:trHeight w:hRule="exact" w:val="680"/>
          <w:jc w:val="center"/>
          <w:ins w:id="57" w:author="Rochelle Schlank" w:date="2026-09-25T20:04:00Z" w16du:dateUtc="2026-09-26T00:04:00Z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23996D11" w14:textId="77777777" w:rsidR="000C0CD2" w:rsidRPr="00F118A5" w:rsidRDefault="000C0CD2">
            <w:pPr>
              <w:spacing w:line="259" w:lineRule="auto"/>
              <w:jc w:val="center"/>
              <w:rPr>
                <w:ins w:id="58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vAlign w:val="center"/>
          </w:tcPr>
          <w:p w14:paraId="4FF9E384" w14:textId="77777777" w:rsidR="000C0CD2" w:rsidRPr="00F118A5" w:rsidRDefault="000C0CD2">
            <w:pPr>
              <w:spacing w:line="259" w:lineRule="auto"/>
              <w:jc w:val="center"/>
              <w:rPr>
                <w:ins w:id="59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409A1D96" w14:textId="77777777" w:rsidR="000C0CD2" w:rsidRPr="00F118A5" w:rsidRDefault="000C0CD2">
            <w:pPr>
              <w:spacing w:line="259" w:lineRule="auto"/>
              <w:jc w:val="center"/>
              <w:rPr>
                <w:ins w:id="60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736DED23" w14:textId="77777777" w:rsidR="000C0CD2" w:rsidRPr="00F118A5" w:rsidRDefault="000C0CD2">
            <w:pPr>
              <w:spacing w:line="259" w:lineRule="auto"/>
              <w:jc w:val="center"/>
              <w:rPr>
                <w:ins w:id="61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vAlign w:val="center"/>
          </w:tcPr>
          <w:p w14:paraId="5B2F5C43" w14:textId="77777777" w:rsidR="000C0CD2" w:rsidRPr="00F118A5" w:rsidRDefault="000C0CD2">
            <w:pPr>
              <w:spacing w:line="259" w:lineRule="auto"/>
              <w:jc w:val="center"/>
              <w:rPr>
                <w:ins w:id="62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2F35C9E" w14:textId="77777777" w:rsidR="000C0CD2" w:rsidRPr="00F118A5" w:rsidRDefault="000C0CD2">
            <w:pPr>
              <w:spacing w:line="259" w:lineRule="auto"/>
              <w:jc w:val="center"/>
              <w:rPr>
                <w:ins w:id="63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0D34F0EB" w14:textId="77777777" w:rsidR="000C0CD2" w:rsidRPr="00F118A5" w:rsidRDefault="000C0CD2">
            <w:pPr>
              <w:spacing w:line="259" w:lineRule="auto"/>
              <w:jc w:val="center"/>
              <w:rPr>
                <w:ins w:id="64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430B20D7" w14:textId="77777777" w:rsidR="000C0CD2" w:rsidRPr="00F118A5" w:rsidRDefault="000C0CD2">
            <w:pPr>
              <w:spacing w:line="259" w:lineRule="auto"/>
              <w:jc w:val="center"/>
              <w:rPr>
                <w:ins w:id="65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1CF7BE29" w14:textId="77777777" w:rsidR="000C0CD2" w:rsidRPr="00F118A5" w:rsidRDefault="000C0CD2">
            <w:pPr>
              <w:spacing w:line="259" w:lineRule="auto"/>
              <w:jc w:val="center"/>
              <w:rPr>
                <w:ins w:id="66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746ED81" w14:textId="77777777" w:rsidR="000C0CD2" w:rsidRPr="00F118A5" w:rsidRDefault="000C0CD2">
            <w:pPr>
              <w:spacing w:line="259" w:lineRule="auto"/>
              <w:jc w:val="center"/>
              <w:rPr>
                <w:ins w:id="67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4F2D3EF8" w14:textId="77777777">
        <w:trPr>
          <w:gridAfter w:val="1"/>
          <w:wAfter w:w="38" w:type="dxa"/>
          <w:trHeight w:hRule="exact" w:val="680"/>
          <w:jc w:val="center"/>
          <w:ins w:id="68" w:author="Rochelle Schlank" w:date="2026-09-25T20:04:00Z" w16du:dateUtc="2026-09-26T00:04:00Z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0615D662" w14:textId="77777777" w:rsidR="000C0CD2" w:rsidRPr="00F118A5" w:rsidRDefault="000C0CD2">
            <w:pPr>
              <w:spacing w:line="259" w:lineRule="auto"/>
              <w:jc w:val="center"/>
              <w:rPr>
                <w:ins w:id="69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vAlign w:val="center"/>
          </w:tcPr>
          <w:p w14:paraId="0ECE146B" w14:textId="77777777" w:rsidR="000C0CD2" w:rsidRPr="00F118A5" w:rsidRDefault="000C0CD2">
            <w:pPr>
              <w:spacing w:line="259" w:lineRule="auto"/>
              <w:jc w:val="center"/>
              <w:rPr>
                <w:ins w:id="70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12F203CC" w14:textId="77777777" w:rsidR="000C0CD2" w:rsidRPr="00F118A5" w:rsidRDefault="000C0CD2">
            <w:pPr>
              <w:spacing w:line="259" w:lineRule="auto"/>
              <w:jc w:val="center"/>
              <w:rPr>
                <w:ins w:id="71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6988620D" w14:textId="77777777" w:rsidR="000C0CD2" w:rsidRPr="00F118A5" w:rsidRDefault="000C0CD2">
            <w:pPr>
              <w:spacing w:line="259" w:lineRule="auto"/>
              <w:jc w:val="center"/>
              <w:rPr>
                <w:ins w:id="72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vAlign w:val="center"/>
          </w:tcPr>
          <w:p w14:paraId="30268EB9" w14:textId="77777777" w:rsidR="000C0CD2" w:rsidRPr="00F118A5" w:rsidRDefault="000C0CD2">
            <w:pPr>
              <w:spacing w:line="259" w:lineRule="auto"/>
              <w:jc w:val="center"/>
              <w:rPr>
                <w:ins w:id="73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523E2EAA" w14:textId="77777777" w:rsidR="000C0CD2" w:rsidRPr="00F118A5" w:rsidRDefault="000C0CD2">
            <w:pPr>
              <w:spacing w:line="259" w:lineRule="auto"/>
              <w:jc w:val="center"/>
              <w:rPr>
                <w:ins w:id="74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36911955" w14:textId="77777777" w:rsidR="000C0CD2" w:rsidRPr="00F118A5" w:rsidRDefault="000C0CD2">
            <w:pPr>
              <w:spacing w:line="259" w:lineRule="auto"/>
              <w:jc w:val="center"/>
              <w:rPr>
                <w:ins w:id="75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7785A918" w14:textId="77777777" w:rsidR="000C0CD2" w:rsidRPr="00F118A5" w:rsidRDefault="000C0CD2">
            <w:pPr>
              <w:spacing w:line="259" w:lineRule="auto"/>
              <w:jc w:val="center"/>
              <w:rPr>
                <w:ins w:id="76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5DB4E80A" w14:textId="77777777" w:rsidR="000C0CD2" w:rsidRPr="00F118A5" w:rsidRDefault="000C0CD2">
            <w:pPr>
              <w:spacing w:line="259" w:lineRule="auto"/>
              <w:jc w:val="center"/>
              <w:rPr>
                <w:ins w:id="77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036BE40" w14:textId="77777777" w:rsidR="000C0CD2" w:rsidRPr="00F118A5" w:rsidRDefault="000C0CD2">
            <w:pPr>
              <w:spacing w:line="259" w:lineRule="auto"/>
              <w:jc w:val="center"/>
              <w:rPr>
                <w:ins w:id="78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673819E7" w14:textId="77777777">
        <w:trPr>
          <w:gridAfter w:val="1"/>
          <w:wAfter w:w="38" w:type="dxa"/>
          <w:trHeight w:hRule="exact" w:val="680"/>
          <w:jc w:val="center"/>
          <w:ins w:id="79" w:author="Rochelle Schlank" w:date="2026-09-25T20:04:00Z" w16du:dateUtc="2026-09-26T00:04:00Z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15D57FE6" w14:textId="77777777" w:rsidR="000C0CD2" w:rsidRPr="00F118A5" w:rsidRDefault="000C0CD2">
            <w:pPr>
              <w:spacing w:line="259" w:lineRule="auto"/>
              <w:jc w:val="center"/>
              <w:rPr>
                <w:ins w:id="80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vAlign w:val="center"/>
          </w:tcPr>
          <w:p w14:paraId="3A984736" w14:textId="77777777" w:rsidR="000C0CD2" w:rsidRPr="00F118A5" w:rsidRDefault="000C0CD2">
            <w:pPr>
              <w:spacing w:line="259" w:lineRule="auto"/>
              <w:jc w:val="center"/>
              <w:rPr>
                <w:ins w:id="81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7EF0C658" w14:textId="77777777" w:rsidR="000C0CD2" w:rsidRPr="00F118A5" w:rsidRDefault="000C0CD2">
            <w:pPr>
              <w:spacing w:line="259" w:lineRule="auto"/>
              <w:jc w:val="center"/>
              <w:rPr>
                <w:ins w:id="82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75F6151A" w14:textId="77777777" w:rsidR="000C0CD2" w:rsidRPr="00F118A5" w:rsidRDefault="000C0CD2">
            <w:pPr>
              <w:spacing w:line="259" w:lineRule="auto"/>
              <w:jc w:val="center"/>
              <w:rPr>
                <w:ins w:id="83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vAlign w:val="center"/>
          </w:tcPr>
          <w:p w14:paraId="7C947F73" w14:textId="77777777" w:rsidR="000C0CD2" w:rsidRPr="00F118A5" w:rsidRDefault="000C0CD2">
            <w:pPr>
              <w:spacing w:line="259" w:lineRule="auto"/>
              <w:jc w:val="center"/>
              <w:rPr>
                <w:ins w:id="84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67EA6C77" w14:textId="77777777" w:rsidR="000C0CD2" w:rsidRPr="00F118A5" w:rsidRDefault="000C0CD2">
            <w:pPr>
              <w:spacing w:line="259" w:lineRule="auto"/>
              <w:jc w:val="center"/>
              <w:rPr>
                <w:ins w:id="85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274FFDA7" w14:textId="77777777" w:rsidR="000C0CD2" w:rsidRPr="00F118A5" w:rsidRDefault="000C0CD2">
            <w:pPr>
              <w:spacing w:line="259" w:lineRule="auto"/>
              <w:jc w:val="center"/>
              <w:rPr>
                <w:ins w:id="86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42C2C323" w14:textId="77777777" w:rsidR="000C0CD2" w:rsidRPr="00F118A5" w:rsidRDefault="000C0CD2">
            <w:pPr>
              <w:spacing w:line="259" w:lineRule="auto"/>
              <w:jc w:val="center"/>
              <w:rPr>
                <w:ins w:id="87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44C4FCE4" w14:textId="77777777" w:rsidR="000C0CD2" w:rsidRPr="00F118A5" w:rsidRDefault="000C0CD2">
            <w:pPr>
              <w:spacing w:line="259" w:lineRule="auto"/>
              <w:jc w:val="center"/>
              <w:rPr>
                <w:ins w:id="88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426953D" w14:textId="77777777" w:rsidR="000C0CD2" w:rsidRPr="00F118A5" w:rsidRDefault="000C0CD2">
            <w:pPr>
              <w:spacing w:line="259" w:lineRule="auto"/>
              <w:jc w:val="center"/>
              <w:rPr>
                <w:ins w:id="89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0E769ABA" w14:textId="77777777">
        <w:trPr>
          <w:gridAfter w:val="1"/>
          <w:wAfter w:w="38" w:type="dxa"/>
          <w:trHeight w:hRule="exact" w:val="680"/>
          <w:jc w:val="center"/>
          <w:ins w:id="90" w:author="Rochelle Schlank" w:date="2026-09-25T20:04:00Z" w16du:dateUtc="2026-09-26T00:04:00Z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6E469D77" w14:textId="77777777" w:rsidR="000C0CD2" w:rsidRPr="00F118A5" w:rsidRDefault="000C0CD2">
            <w:pPr>
              <w:spacing w:line="259" w:lineRule="auto"/>
              <w:jc w:val="center"/>
              <w:rPr>
                <w:ins w:id="91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vAlign w:val="center"/>
          </w:tcPr>
          <w:p w14:paraId="2613C350" w14:textId="77777777" w:rsidR="000C0CD2" w:rsidRPr="00F118A5" w:rsidRDefault="000C0CD2">
            <w:pPr>
              <w:spacing w:line="259" w:lineRule="auto"/>
              <w:jc w:val="center"/>
              <w:rPr>
                <w:ins w:id="92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5F3888E3" w14:textId="77777777" w:rsidR="000C0CD2" w:rsidRPr="00F118A5" w:rsidRDefault="000C0CD2">
            <w:pPr>
              <w:spacing w:line="259" w:lineRule="auto"/>
              <w:jc w:val="center"/>
              <w:rPr>
                <w:ins w:id="93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16E8487B" w14:textId="77777777" w:rsidR="000C0CD2" w:rsidRPr="00F118A5" w:rsidRDefault="000C0CD2">
            <w:pPr>
              <w:spacing w:line="259" w:lineRule="auto"/>
              <w:jc w:val="center"/>
              <w:rPr>
                <w:ins w:id="94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vAlign w:val="center"/>
          </w:tcPr>
          <w:p w14:paraId="68314C41" w14:textId="77777777" w:rsidR="000C0CD2" w:rsidRPr="00F118A5" w:rsidRDefault="000C0CD2">
            <w:pPr>
              <w:spacing w:line="259" w:lineRule="auto"/>
              <w:jc w:val="center"/>
              <w:rPr>
                <w:ins w:id="95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64754F2" w14:textId="77777777" w:rsidR="000C0CD2" w:rsidRPr="00F118A5" w:rsidRDefault="000C0CD2">
            <w:pPr>
              <w:spacing w:line="259" w:lineRule="auto"/>
              <w:jc w:val="center"/>
              <w:rPr>
                <w:ins w:id="96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3992A101" w14:textId="77777777" w:rsidR="000C0CD2" w:rsidRPr="00F118A5" w:rsidRDefault="000C0CD2">
            <w:pPr>
              <w:spacing w:line="259" w:lineRule="auto"/>
              <w:jc w:val="center"/>
              <w:rPr>
                <w:ins w:id="97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49377C14" w14:textId="77777777" w:rsidR="000C0CD2" w:rsidRPr="00F118A5" w:rsidRDefault="000C0CD2">
            <w:pPr>
              <w:spacing w:line="259" w:lineRule="auto"/>
              <w:jc w:val="center"/>
              <w:rPr>
                <w:ins w:id="98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709FE780" w14:textId="77777777" w:rsidR="000C0CD2" w:rsidRPr="00F118A5" w:rsidRDefault="000C0CD2">
            <w:pPr>
              <w:spacing w:line="259" w:lineRule="auto"/>
              <w:jc w:val="center"/>
              <w:rPr>
                <w:ins w:id="99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1810A58" w14:textId="77777777" w:rsidR="000C0CD2" w:rsidRPr="00F118A5" w:rsidRDefault="000C0CD2">
            <w:pPr>
              <w:spacing w:line="259" w:lineRule="auto"/>
              <w:jc w:val="center"/>
              <w:rPr>
                <w:ins w:id="100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4D9A8EBB" w14:textId="77777777">
        <w:trPr>
          <w:gridAfter w:val="1"/>
          <w:wAfter w:w="38" w:type="dxa"/>
          <w:trHeight w:hRule="exact" w:val="680"/>
          <w:jc w:val="center"/>
          <w:ins w:id="101" w:author="Rochelle Schlank" w:date="2026-09-25T20:04:00Z" w16du:dateUtc="2026-09-26T00:04:00Z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771A935B" w14:textId="77777777" w:rsidR="000C0CD2" w:rsidRPr="00F118A5" w:rsidRDefault="000C0CD2">
            <w:pPr>
              <w:spacing w:line="259" w:lineRule="auto"/>
              <w:jc w:val="center"/>
              <w:rPr>
                <w:ins w:id="102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vAlign w:val="center"/>
          </w:tcPr>
          <w:p w14:paraId="5193F654" w14:textId="77777777" w:rsidR="000C0CD2" w:rsidRPr="00F118A5" w:rsidRDefault="000C0CD2">
            <w:pPr>
              <w:spacing w:line="259" w:lineRule="auto"/>
              <w:jc w:val="center"/>
              <w:rPr>
                <w:ins w:id="103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345DE07D" w14:textId="77777777" w:rsidR="000C0CD2" w:rsidRPr="00F118A5" w:rsidRDefault="000C0CD2">
            <w:pPr>
              <w:spacing w:line="259" w:lineRule="auto"/>
              <w:jc w:val="center"/>
              <w:rPr>
                <w:ins w:id="104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1079EB70" w14:textId="77777777" w:rsidR="000C0CD2" w:rsidRPr="00F118A5" w:rsidRDefault="000C0CD2">
            <w:pPr>
              <w:spacing w:line="259" w:lineRule="auto"/>
              <w:jc w:val="center"/>
              <w:rPr>
                <w:ins w:id="105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vAlign w:val="center"/>
          </w:tcPr>
          <w:p w14:paraId="3049DADD" w14:textId="77777777" w:rsidR="000C0CD2" w:rsidRPr="00F118A5" w:rsidRDefault="000C0CD2">
            <w:pPr>
              <w:spacing w:line="259" w:lineRule="auto"/>
              <w:jc w:val="center"/>
              <w:rPr>
                <w:ins w:id="106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C5E2C73" w14:textId="77777777" w:rsidR="000C0CD2" w:rsidRPr="00F118A5" w:rsidRDefault="000C0CD2">
            <w:pPr>
              <w:spacing w:line="259" w:lineRule="auto"/>
              <w:jc w:val="center"/>
              <w:rPr>
                <w:ins w:id="107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63DBFB49" w14:textId="77777777" w:rsidR="000C0CD2" w:rsidRPr="00F118A5" w:rsidRDefault="000C0CD2">
            <w:pPr>
              <w:spacing w:line="259" w:lineRule="auto"/>
              <w:jc w:val="center"/>
              <w:rPr>
                <w:ins w:id="108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0944129D" w14:textId="77777777" w:rsidR="000C0CD2" w:rsidRPr="00F118A5" w:rsidRDefault="000C0CD2">
            <w:pPr>
              <w:spacing w:line="259" w:lineRule="auto"/>
              <w:jc w:val="center"/>
              <w:rPr>
                <w:ins w:id="109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138AC484" w14:textId="77777777" w:rsidR="000C0CD2" w:rsidRPr="00F118A5" w:rsidRDefault="000C0CD2">
            <w:pPr>
              <w:spacing w:line="259" w:lineRule="auto"/>
              <w:jc w:val="center"/>
              <w:rPr>
                <w:ins w:id="110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DA1A743" w14:textId="77777777" w:rsidR="000C0CD2" w:rsidRPr="00F118A5" w:rsidRDefault="000C0CD2">
            <w:pPr>
              <w:spacing w:line="259" w:lineRule="auto"/>
              <w:jc w:val="center"/>
              <w:rPr>
                <w:ins w:id="111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41E8073E" w14:textId="77777777">
        <w:trPr>
          <w:gridAfter w:val="1"/>
          <w:wAfter w:w="38" w:type="dxa"/>
          <w:trHeight w:hRule="exact" w:val="680"/>
          <w:jc w:val="center"/>
          <w:ins w:id="112" w:author="Rochelle Schlank" w:date="2026-09-25T20:04:00Z" w16du:dateUtc="2026-09-26T00:04:00Z"/>
        </w:trPr>
        <w:tc>
          <w:tcPr>
            <w:tcW w:w="1129" w:type="dxa"/>
            <w:tcBorders>
              <w:right w:val="single" w:sz="4" w:space="0" w:color="auto"/>
            </w:tcBorders>
            <w:vAlign w:val="center"/>
          </w:tcPr>
          <w:p w14:paraId="3D626A29" w14:textId="77777777" w:rsidR="000C0CD2" w:rsidRPr="00F118A5" w:rsidRDefault="000C0CD2">
            <w:pPr>
              <w:spacing w:line="259" w:lineRule="auto"/>
              <w:jc w:val="center"/>
              <w:rPr>
                <w:ins w:id="113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right w:val="single" w:sz="4" w:space="0" w:color="auto"/>
            </w:tcBorders>
            <w:vAlign w:val="center"/>
          </w:tcPr>
          <w:p w14:paraId="038F72A7" w14:textId="77777777" w:rsidR="000C0CD2" w:rsidRPr="00F118A5" w:rsidRDefault="000C0CD2">
            <w:pPr>
              <w:spacing w:line="259" w:lineRule="auto"/>
              <w:jc w:val="center"/>
              <w:rPr>
                <w:ins w:id="114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312E1649" w14:textId="77777777" w:rsidR="000C0CD2" w:rsidRPr="00F118A5" w:rsidRDefault="000C0CD2">
            <w:pPr>
              <w:spacing w:line="259" w:lineRule="auto"/>
              <w:jc w:val="center"/>
              <w:rPr>
                <w:ins w:id="115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5019A90A" w14:textId="77777777" w:rsidR="000C0CD2" w:rsidRPr="00F118A5" w:rsidRDefault="000C0CD2">
            <w:pPr>
              <w:spacing w:line="259" w:lineRule="auto"/>
              <w:jc w:val="center"/>
              <w:rPr>
                <w:ins w:id="116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992" w:type="dxa"/>
            <w:gridSpan w:val="3"/>
            <w:tcBorders>
              <w:right w:val="single" w:sz="4" w:space="0" w:color="auto"/>
            </w:tcBorders>
            <w:vAlign w:val="center"/>
          </w:tcPr>
          <w:p w14:paraId="0376B928" w14:textId="77777777" w:rsidR="000C0CD2" w:rsidRPr="00F118A5" w:rsidRDefault="000C0CD2">
            <w:pPr>
              <w:spacing w:line="259" w:lineRule="auto"/>
              <w:jc w:val="center"/>
              <w:rPr>
                <w:ins w:id="117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CA9E2CF" w14:textId="77777777" w:rsidR="000C0CD2" w:rsidRPr="00F118A5" w:rsidRDefault="000C0CD2">
            <w:pPr>
              <w:spacing w:line="259" w:lineRule="auto"/>
              <w:jc w:val="center"/>
              <w:rPr>
                <w:ins w:id="118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right w:val="single" w:sz="12" w:space="0" w:color="auto"/>
            </w:tcBorders>
            <w:vAlign w:val="center"/>
          </w:tcPr>
          <w:p w14:paraId="1C6F10A5" w14:textId="77777777" w:rsidR="000C0CD2" w:rsidRPr="00F118A5" w:rsidRDefault="000C0CD2">
            <w:pPr>
              <w:spacing w:line="259" w:lineRule="auto"/>
              <w:jc w:val="center"/>
              <w:rPr>
                <w:ins w:id="119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vAlign w:val="center"/>
          </w:tcPr>
          <w:p w14:paraId="6BDE3DB7" w14:textId="77777777" w:rsidR="000C0CD2" w:rsidRPr="00F118A5" w:rsidRDefault="000C0CD2">
            <w:pPr>
              <w:spacing w:line="259" w:lineRule="auto"/>
              <w:jc w:val="center"/>
              <w:rPr>
                <w:ins w:id="120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47F28307" w14:textId="77777777" w:rsidR="000C0CD2" w:rsidRPr="00F118A5" w:rsidRDefault="000C0CD2">
            <w:pPr>
              <w:spacing w:line="259" w:lineRule="auto"/>
              <w:jc w:val="center"/>
              <w:rPr>
                <w:ins w:id="121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33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D996C99" w14:textId="77777777" w:rsidR="000C0CD2" w:rsidRPr="00F118A5" w:rsidRDefault="000C0CD2">
            <w:pPr>
              <w:spacing w:line="259" w:lineRule="auto"/>
              <w:jc w:val="center"/>
              <w:rPr>
                <w:ins w:id="122" w:author="Rochelle Schlank" w:date="2026-09-25T20:04:00Z" w16du:dateUtc="2026-09-26T00:04:00Z"/>
                <w:rFonts w:asciiTheme="minorHAnsi" w:hAnsiTheme="minorHAnsi"/>
                <w:sz w:val="22"/>
                <w:szCs w:val="22"/>
              </w:rPr>
            </w:pPr>
          </w:p>
        </w:tc>
      </w:tr>
      <w:tr w:rsidR="000C0CD2" w:rsidRPr="00F118A5" w14:paraId="42531FDE" w14:textId="77777777">
        <w:trPr>
          <w:gridAfter w:val="1"/>
          <w:wAfter w:w="38" w:type="dxa"/>
          <w:trHeight w:hRule="exact" w:val="680"/>
          <w:jc w:val="center"/>
          <w:ins w:id="123" w:author="Rochelle Schlank" w:date="2026-09-25T20:04:00Z" w16du:dateUtc="2026-09-26T00:04:00Z"/>
        </w:trPr>
        <w:tc>
          <w:tcPr>
            <w:tcW w:w="1129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D6AB14F" w14:textId="77777777" w:rsidR="000C0CD2" w:rsidRPr="00F118A5" w:rsidRDefault="000C0CD2">
            <w:pPr>
              <w:spacing w:line="259" w:lineRule="auto"/>
              <w:jc w:val="center"/>
              <w:rPr>
                <w:ins w:id="124" w:author="Rochelle Schlank" w:date="2026-09-25T20:04:00Z" w16du:dateUtc="2026-09-26T00:04:00Z"/>
              </w:rPr>
            </w:pPr>
          </w:p>
        </w:tc>
        <w:tc>
          <w:tcPr>
            <w:tcW w:w="1842" w:type="dxa"/>
            <w:gridSpan w:val="2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01211119" w14:textId="77777777" w:rsidR="000C0CD2" w:rsidRPr="00F118A5" w:rsidRDefault="000C0CD2">
            <w:pPr>
              <w:spacing w:line="259" w:lineRule="auto"/>
              <w:jc w:val="center"/>
              <w:rPr>
                <w:ins w:id="125" w:author="Rochelle Schlank" w:date="2026-09-25T20:04:00Z" w16du:dateUtc="2026-09-26T00:04:00Z"/>
              </w:rPr>
            </w:pPr>
          </w:p>
        </w:tc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6C99A70C" w14:textId="77777777" w:rsidR="000C0CD2" w:rsidRPr="00F118A5" w:rsidRDefault="000C0CD2">
            <w:pPr>
              <w:spacing w:line="259" w:lineRule="auto"/>
              <w:jc w:val="center"/>
              <w:rPr>
                <w:ins w:id="126" w:author="Rochelle Schlank" w:date="2026-09-25T20:04:00Z" w16du:dateUtc="2026-09-26T00:04:00Z"/>
              </w:rPr>
            </w:pPr>
          </w:p>
        </w:tc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5DAA75B0" w14:textId="77777777" w:rsidR="000C0CD2" w:rsidRPr="00F118A5" w:rsidRDefault="000C0CD2">
            <w:pPr>
              <w:spacing w:line="259" w:lineRule="auto"/>
              <w:jc w:val="center"/>
              <w:rPr>
                <w:ins w:id="127" w:author="Rochelle Schlank" w:date="2026-09-25T20:04:00Z" w16du:dateUtc="2026-09-26T00:04:00Z"/>
              </w:rPr>
            </w:pPr>
          </w:p>
        </w:tc>
        <w:tc>
          <w:tcPr>
            <w:tcW w:w="992" w:type="dxa"/>
            <w:gridSpan w:val="3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6F71CFC1" w14:textId="77777777" w:rsidR="000C0CD2" w:rsidRPr="00F118A5" w:rsidRDefault="000C0CD2">
            <w:pPr>
              <w:spacing w:line="259" w:lineRule="auto"/>
              <w:jc w:val="center"/>
              <w:rPr>
                <w:ins w:id="128" w:author="Rochelle Schlank" w:date="2026-09-25T20:04:00Z" w16du:dateUtc="2026-09-26T00:04:00Z"/>
              </w:rPr>
            </w:pP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C3C11C0" w14:textId="77777777" w:rsidR="000C0CD2" w:rsidRPr="00F118A5" w:rsidRDefault="000C0CD2">
            <w:pPr>
              <w:spacing w:line="259" w:lineRule="auto"/>
              <w:jc w:val="center"/>
              <w:rPr>
                <w:ins w:id="129" w:author="Rochelle Schlank" w:date="2026-09-25T20:04:00Z" w16du:dateUtc="2026-09-26T00:04:00Z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000000"/>
              <w:right w:val="single" w:sz="12" w:space="0" w:color="auto"/>
            </w:tcBorders>
            <w:vAlign w:val="center"/>
          </w:tcPr>
          <w:p w14:paraId="2781EFA8" w14:textId="77777777" w:rsidR="000C0CD2" w:rsidRPr="00F118A5" w:rsidRDefault="000C0CD2">
            <w:pPr>
              <w:spacing w:line="259" w:lineRule="auto"/>
              <w:jc w:val="center"/>
              <w:rPr>
                <w:ins w:id="130" w:author="Rochelle Schlank" w:date="2026-09-25T20:04:00Z" w16du:dateUtc="2026-09-26T00:04:00Z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000000"/>
            </w:tcBorders>
            <w:vAlign w:val="center"/>
          </w:tcPr>
          <w:p w14:paraId="3ED3D214" w14:textId="77777777" w:rsidR="000C0CD2" w:rsidRPr="00F118A5" w:rsidRDefault="000C0CD2">
            <w:pPr>
              <w:spacing w:line="259" w:lineRule="auto"/>
              <w:jc w:val="center"/>
              <w:rPr>
                <w:ins w:id="131" w:author="Rochelle Schlank" w:date="2026-09-25T20:04:00Z" w16du:dateUtc="2026-09-26T00:04:00Z"/>
              </w:rPr>
            </w:pPr>
          </w:p>
        </w:tc>
        <w:tc>
          <w:tcPr>
            <w:tcW w:w="1559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5F2F1F22" w14:textId="77777777" w:rsidR="000C0CD2" w:rsidRPr="00F118A5" w:rsidRDefault="000C0CD2">
            <w:pPr>
              <w:spacing w:line="259" w:lineRule="auto"/>
              <w:jc w:val="center"/>
              <w:rPr>
                <w:ins w:id="132" w:author="Rochelle Schlank" w:date="2026-09-25T20:04:00Z" w16du:dateUtc="2026-09-26T00:04:00Z"/>
              </w:rPr>
            </w:pPr>
          </w:p>
        </w:tc>
        <w:tc>
          <w:tcPr>
            <w:tcW w:w="1633" w:type="dxa"/>
            <w:tcBorders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DCA3B56" w14:textId="77777777" w:rsidR="000C0CD2" w:rsidRPr="00F118A5" w:rsidRDefault="000C0CD2">
            <w:pPr>
              <w:spacing w:line="259" w:lineRule="auto"/>
              <w:jc w:val="center"/>
              <w:rPr>
                <w:ins w:id="133" w:author="Rochelle Schlank" w:date="2026-09-25T20:04:00Z" w16du:dateUtc="2026-09-26T00:04:00Z"/>
              </w:rPr>
            </w:pPr>
          </w:p>
        </w:tc>
      </w:tr>
      <w:tr w:rsidR="000C0CD2" w:rsidRPr="00F118A5" w14:paraId="75D73ADF" w14:textId="77777777">
        <w:trPr>
          <w:gridAfter w:val="1"/>
          <w:wAfter w:w="38" w:type="dxa"/>
          <w:trHeight w:hRule="exact" w:val="680"/>
          <w:jc w:val="center"/>
          <w:ins w:id="134" w:author="Rochelle Schlank" w:date="2026-09-25T20:04:00Z" w16du:dateUtc="2026-09-26T00:04:00Z"/>
        </w:trPr>
        <w:tc>
          <w:tcPr>
            <w:tcW w:w="1129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09FA6862" w14:textId="77777777" w:rsidR="000C0CD2" w:rsidRPr="00F118A5" w:rsidRDefault="000C0CD2">
            <w:pPr>
              <w:spacing w:line="259" w:lineRule="auto"/>
              <w:jc w:val="center"/>
              <w:rPr>
                <w:ins w:id="135" w:author="Rochelle Schlank" w:date="2026-09-25T20:04:00Z" w16du:dateUtc="2026-09-26T00:04:00Z"/>
              </w:rPr>
            </w:pPr>
          </w:p>
        </w:tc>
        <w:tc>
          <w:tcPr>
            <w:tcW w:w="1842" w:type="dxa"/>
            <w:gridSpan w:val="2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66833E2F" w14:textId="77777777" w:rsidR="000C0CD2" w:rsidRPr="00F118A5" w:rsidRDefault="000C0CD2">
            <w:pPr>
              <w:spacing w:line="259" w:lineRule="auto"/>
              <w:jc w:val="center"/>
              <w:rPr>
                <w:ins w:id="136" w:author="Rochelle Schlank" w:date="2026-09-25T20:04:00Z" w16du:dateUtc="2026-09-26T00:04:00Z"/>
              </w:rPr>
            </w:pPr>
          </w:p>
        </w:tc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53F56EF5" w14:textId="77777777" w:rsidR="000C0CD2" w:rsidRPr="00F118A5" w:rsidRDefault="000C0CD2">
            <w:pPr>
              <w:spacing w:line="259" w:lineRule="auto"/>
              <w:jc w:val="center"/>
              <w:rPr>
                <w:ins w:id="137" w:author="Rochelle Schlank" w:date="2026-09-25T20:04:00Z" w16du:dateUtc="2026-09-26T00:04:00Z"/>
              </w:rPr>
            </w:pPr>
          </w:p>
        </w:tc>
        <w:tc>
          <w:tcPr>
            <w:tcW w:w="2127" w:type="dxa"/>
            <w:tcBorders>
              <w:bottom w:val="single" w:sz="4" w:space="0" w:color="000000"/>
            </w:tcBorders>
            <w:vAlign w:val="center"/>
          </w:tcPr>
          <w:p w14:paraId="09AE9DB3" w14:textId="77777777" w:rsidR="000C0CD2" w:rsidRPr="00F118A5" w:rsidRDefault="000C0CD2">
            <w:pPr>
              <w:spacing w:line="259" w:lineRule="auto"/>
              <w:jc w:val="center"/>
              <w:rPr>
                <w:ins w:id="138" w:author="Rochelle Schlank" w:date="2026-09-25T20:04:00Z" w16du:dateUtc="2026-09-26T00:04:00Z"/>
              </w:rPr>
            </w:pPr>
          </w:p>
        </w:tc>
        <w:tc>
          <w:tcPr>
            <w:tcW w:w="992" w:type="dxa"/>
            <w:gridSpan w:val="3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0AE496B3" w14:textId="77777777" w:rsidR="000C0CD2" w:rsidRPr="00F118A5" w:rsidRDefault="000C0CD2">
            <w:pPr>
              <w:spacing w:line="259" w:lineRule="auto"/>
              <w:jc w:val="center"/>
              <w:rPr>
                <w:ins w:id="139" w:author="Rochelle Schlank" w:date="2026-09-25T20:04:00Z" w16du:dateUtc="2026-09-26T00:04:00Z"/>
              </w:rPr>
            </w:pP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E760D1E" w14:textId="77777777" w:rsidR="000C0CD2" w:rsidRPr="00F118A5" w:rsidRDefault="000C0CD2">
            <w:pPr>
              <w:spacing w:line="259" w:lineRule="auto"/>
              <w:jc w:val="center"/>
              <w:rPr>
                <w:ins w:id="140" w:author="Rochelle Schlank" w:date="2026-09-25T20:04:00Z" w16du:dateUtc="2026-09-26T00:04:00Z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000000"/>
              <w:right w:val="single" w:sz="12" w:space="0" w:color="auto"/>
            </w:tcBorders>
            <w:vAlign w:val="center"/>
          </w:tcPr>
          <w:p w14:paraId="11E22BAA" w14:textId="77777777" w:rsidR="000C0CD2" w:rsidRPr="00F118A5" w:rsidRDefault="000C0CD2">
            <w:pPr>
              <w:spacing w:line="259" w:lineRule="auto"/>
              <w:jc w:val="center"/>
              <w:rPr>
                <w:ins w:id="141" w:author="Rochelle Schlank" w:date="2026-09-25T20:04:00Z" w16du:dateUtc="2026-09-26T00:04:00Z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000000"/>
            </w:tcBorders>
            <w:vAlign w:val="center"/>
          </w:tcPr>
          <w:p w14:paraId="2CB1E4A9" w14:textId="77777777" w:rsidR="000C0CD2" w:rsidRPr="00F118A5" w:rsidRDefault="000C0CD2">
            <w:pPr>
              <w:spacing w:line="259" w:lineRule="auto"/>
              <w:jc w:val="center"/>
              <w:rPr>
                <w:ins w:id="142" w:author="Rochelle Schlank" w:date="2026-09-25T20:04:00Z" w16du:dateUtc="2026-09-26T00:04:00Z"/>
              </w:rPr>
            </w:pPr>
          </w:p>
        </w:tc>
        <w:tc>
          <w:tcPr>
            <w:tcW w:w="1559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3F9E014F" w14:textId="77777777" w:rsidR="000C0CD2" w:rsidRPr="00F118A5" w:rsidRDefault="000C0CD2">
            <w:pPr>
              <w:spacing w:line="259" w:lineRule="auto"/>
              <w:jc w:val="center"/>
              <w:rPr>
                <w:ins w:id="143" w:author="Rochelle Schlank" w:date="2026-09-25T20:04:00Z" w16du:dateUtc="2026-09-26T00:04:00Z"/>
              </w:rPr>
            </w:pPr>
          </w:p>
        </w:tc>
        <w:tc>
          <w:tcPr>
            <w:tcW w:w="1633" w:type="dxa"/>
            <w:tcBorders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BA50C57" w14:textId="77777777" w:rsidR="000C0CD2" w:rsidRPr="00F118A5" w:rsidRDefault="000C0CD2">
            <w:pPr>
              <w:spacing w:line="259" w:lineRule="auto"/>
              <w:jc w:val="center"/>
              <w:rPr>
                <w:ins w:id="144" w:author="Rochelle Schlank" w:date="2026-09-25T20:04:00Z" w16du:dateUtc="2026-09-26T00:04:00Z"/>
              </w:rPr>
            </w:pPr>
          </w:p>
        </w:tc>
      </w:tr>
      <w:tr w:rsidR="000C0CD2" w:rsidRPr="00F118A5" w14:paraId="0EF34C21" w14:textId="77777777">
        <w:trPr>
          <w:gridAfter w:val="1"/>
          <w:wAfter w:w="38" w:type="dxa"/>
          <w:trHeight w:hRule="exact" w:val="170"/>
          <w:jc w:val="center"/>
          <w:ins w:id="145" w:author="Rochelle Schlank" w:date="2026-09-25T20:04:00Z" w16du:dateUtc="2026-09-26T00:04:00Z"/>
        </w:trPr>
        <w:tc>
          <w:tcPr>
            <w:tcW w:w="15378" w:type="dxa"/>
            <w:gridSpan w:val="1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CFA71F9" w14:textId="77777777" w:rsidR="000C0CD2" w:rsidRPr="00F118A5" w:rsidRDefault="000C0CD2">
            <w:pPr>
              <w:spacing w:line="259" w:lineRule="auto"/>
              <w:jc w:val="center"/>
              <w:rPr>
                <w:ins w:id="146" w:author="Rochelle Schlank" w:date="2026-09-25T20:04:00Z" w16du:dateUtc="2026-09-26T00:04:00Z"/>
              </w:rPr>
            </w:pPr>
          </w:p>
        </w:tc>
      </w:tr>
      <w:tr w:rsidR="000C0CD2" w:rsidRPr="0022497C" w14:paraId="76F9F343" w14:textId="77777777">
        <w:trPr>
          <w:gridAfter w:val="1"/>
          <w:wAfter w:w="38" w:type="dxa"/>
          <w:trHeight w:hRule="exact" w:val="1170"/>
          <w:jc w:val="center"/>
          <w:ins w:id="147" w:author="Rochelle Schlank" w:date="2026-09-25T20:04:00Z" w16du:dateUtc="2026-09-26T00:04:00Z"/>
        </w:trPr>
        <w:tc>
          <w:tcPr>
            <w:tcW w:w="768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C4C55" w14:textId="77777777" w:rsidR="000C0CD2" w:rsidRPr="00CE013E" w:rsidRDefault="000C0CD2">
            <w:pPr>
              <w:spacing w:before="120"/>
              <w:rPr>
                <w:ins w:id="148" w:author="Rochelle Schlank" w:date="2026-09-25T20:04:00Z" w16du:dateUtc="2026-09-26T00:04:00Z"/>
                <w:rFonts w:asciiTheme="minorHAnsi" w:hAnsiTheme="minorHAnsi" w:cstheme="minorHAnsi"/>
              </w:rPr>
            </w:pPr>
            <w:ins w:id="149" w:author="Rochelle Schlank" w:date="2026-09-25T20:04:00Z" w16du:dateUtc="2026-09-26T00:04:00Z">
              <w:r w:rsidRPr="00CE013E">
                <w:rPr>
                  <w:rFonts w:asciiTheme="minorHAnsi" w:hAnsiTheme="minorHAnsi" w:cstheme="minorHAnsi"/>
                </w:rPr>
                <w:t>*DOM = Date of Manufacture</w:t>
              </w:r>
            </w:ins>
          </w:p>
          <w:p w14:paraId="20C91127" w14:textId="77777777" w:rsidR="000C0CD2" w:rsidRPr="00CE013E" w:rsidRDefault="000C0CD2">
            <w:pPr>
              <w:jc w:val="right"/>
              <w:rPr>
                <w:ins w:id="150" w:author="Rochelle Schlank" w:date="2026-09-25T20:04:00Z" w16du:dateUtc="2026-09-26T00:04:00Z"/>
                <w:rFonts w:asciiTheme="minorHAnsi" w:hAnsiTheme="minorHAnsi" w:cstheme="minorHAnsi"/>
              </w:rPr>
            </w:pPr>
            <w:ins w:id="151" w:author="Rochelle Schlank" w:date="2026-09-25T20:04:00Z" w16du:dateUtc="2026-09-26T00:04:00Z">
              <w:r w:rsidRPr="00CE013E">
                <w:rPr>
                  <w:rFonts w:asciiTheme="minorHAnsi" w:hAnsiTheme="minorHAnsi" w:cstheme="minorHAnsi"/>
                  <w:b/>
                </w:rPr>
                <w:t>Stored chemicals are checked at least annually to identify and segregate chemicals for disposal that have:</w:t>
              </w:r>
              <w:r w:rsidRPr="00CE013E">
                <w:rPr>
                  <w:rFonts w:asciiTheme="minorHAnsi" w:hAnsiTheme="minorHAnsi" w:cstheme="minorHAnsi"/>
                </w:rPr>
                <w:t xml:space="preserve"> </w:t>
              </w:r>
            </w:ins>
          </w:p>
        </w:tc>
        <w:tc>
          <w:tcPr>
            <w:tcW w:w="7689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3C874" w14:textId="77777777" w:rsidR="000C0CD2" w:rsidRPr="00CE013E" w:rsidRDefault="000C0CD2" w:rsidP="00CD37AB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rPr>
                <w:ins w:id="152" w:author="Rochelle Schlank" w:date="2026-09-25T20:04:00Z" w16du:dateUtc="2026-09-26T00:04:00Z"/>
                <w:rFonts w:asciiTheme="minorHAnsi" w:hAnsiTheme="minorHAnsi" w:cstheme="minorHAnsi"/>
              </w:rPr>
            </w:pPr>
            <w:ins w:id="153" w:author="Rochelle Schlank" w:date="2026-09-25T20:04:00Z" w16du:dateUtc="2026-09-26T00:04:00Z">
              <w:r w:rsidRPr="00CE013E">
                <w:rPr>
                  <w:rFonts w:asciiTheme="minorHAnsi" w:hAnsiTheme="minorHAnsi" w:cstheme="minorHAnsi"/>
                </w:rPr>
                <w:t xml:space="preserve">exceeded the label expiry date </w:t>
              </w:r>
            </w:ins>
          </w:p>
          <w:p w14:paraId="124DE854" w14:textId="77777777" w:rsidR="000C0CD2" w:rsidRPr="00CE013E" w:rsidRDefault="000C0CD2" w:rsidP="00CD37AB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rPr>
                <w:ins w:id="154" w:author="Rochelle Schlank" w:date="2026-09-25T20:04:00Z" w16du:dateUtc="2026-09-26T00:04:00Z"/>
                <w:rFonts w:asciiTheme="minorHAnsi" w:hAnsiTheme="minorHAnsi" w:cstheme="minorHAnsi"/>
              </w:rPr>
            </w:pPr>
            <w:ins w:id="155" w:author="Rochelle Schlank" w:date="2026-09-25T20:04:00Z" w16du:dateUtc="2026-09-26T00:04:00Z">
              <w:r w:rsidRPr="00CE013E">
                <w:rPr>
                  <w:rFonts w:asciiTheme="minorHAnsi" w:hAnsiTheme="minorHAnsi" w:cstheme="minorHAnsi"/>
                </w:rPr>
                <w:t xml:space="preserve">exceeded the permit expiry date </w:t>
              </w:r>
            </w:ins>
          </w:p>
          <w:p w14:paraId="51D69E5B" w14:textId="77777777" w:rsidR="000C0CD2" w:rsidRPr="00CE013E" w:rsidRDefault="000C0CD2" w:rsidP="00CD37AB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rPr>
                <w:ins w:id="156" w:author="Rochelle Schlank" w:date="2026-09-25T20:04:00Z" w16du:dateUtc="2026-09-26T00:04:00Z"/>
                <w:rFonts w:asciiTheme="minorHAnsi" w:hAnsiTheme="minorHAnsi" w:cstheme="minorHAnsi"/>
              </w:rPr>
            </w:pPr>
            <w:ins w:id="157" w:author="Rochelle Schlank" w:date="2026-09-25T20:04:00Z" w16du:dateUtc="2026-09-26T00:04:00Z">
              <w:r w:rsidRPr="00CE013E">
                <w:rPr>
                  <w:rFonts w:asciiTheme="minorHAnsi" w:hAnsiTheme="minorHAnsi" w:cstheme="minorHAnsi"/>
                </w:rPr>
                <w:t xml:space="preserve">had their registration withdrawn </w:t>
              </w:r>
            </w:ins>
          </w:p>
          <w:p w14:paraId="3185D99C" w14:textId="77777777" w:rsidR="000C0CD2" w:rsidRPr="00CE013E" w:rsidRDefault="000C0CD2" w:rsidP="00CD37AB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rPr>
                <w:ins w:id="158" w:author="Rochelle Schlank" w:date="2026-09-25T20:04:00Z" w16du:dateUtc="2026-09-26T00:04:00Z"/>
                <w:rFonts w:asciiTheme="minorHAnsi" w:hAnsiTheme="minorHAnsi" w:cstheme="minorHAnsi"/>
              </w:rPr>
            </w:pPr>
            <w:ins w:id="159" w:author="Rochelle Schlank" w:date="2026-09-25T20:04:00Z" w16du:dateUtc="2026-09-26T00:04:00Z">
              <w:r w:rsidRPr="00CE013E">
                <w:rPr>
                  <w:rFonts w:asciiTheme="minorHAnsi" w:hAnsiTheme="minorHAnsi" w:cstheme="minorHAnsi"/>
                </w:rPr>
                <w:t>containers that are leaking, corroded or have illegible labels</w:t>
              </w:r>
            </w:ins>
          </w:p>
        </w:tc>
      </w:tr>
      <w:tr w:rsidR="000C0CD2" w:rsidRPr="0022497C" w14:paraId="4744B7A6" w14:textId="77777777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  <w:ins w:id="160" w:author="Rochelle Schlank" w:date="2026-09-25T20:04:00Z" w16du:dateUtc="2026-09-26T00:04:00Z"/>
        </w:trPr>
        <w:tc>
          <w:tcPr>
            <w:tcW w:w="1560" w:type="dxa"/>
            <w:gridSpan w:val="2"/>
            <w:vAlign w:val="bottom"/>
          </w:tcPr>
          <w:p w14:paraId="6DF63704" w14:textId="77777777" w:rsidR="000C0CD2" w:rsidRPr="0022497C" w:rsidRDefault="000C0CD2">
            <w:pPr>
              <w:tabs>
                <w:tab w:val="left" w:pos="7797"/>
              </w:tabs>
              <w:spacing w:before="120" w:after="120"/>
              <w:rPr>
                <w:ins w:id="161" w:author="Rochelle Schlank" w:date="2026-09-25T20:04:00Z" w16du:dateUtc="2026-09-26T00:04:00Z"/>
                <w:rFonts w:asciiTheme="minorHAnsi" w:hAnsiTheme="minorHAnsi"/>
                <w:bCs/>
                <w:sz w:val="22"/>
                <w:szCs w:val="22"/>
              </w:rPr>
            </w:pPr>
            <w:ins w:id="162" w:author="Rochelle Schlank" w:date="2026-09-25T20:04:00Z" w16du:dateUtc="2026-09-26T00:04:00Z">
              <w:r>
                <w:rPr>
                  <w:rFonts w:cs="Arial"/>
                </w:rPr>
                <w:t>C</w:t>
              </w:r>
              <w:r w:rsidRPr="0022497C">
                <w:rPr>
                  <w:rFonts w:asciiTheme="minorHAnsi" w:hAnsiTheme="minorHAnsi"/>
                  <w:bCs/>
                  <w:sz w:val="22"/>
                  <w:szCs w:val="22"/>
                </w:rPr>
                <w:t>hecked by:</w:t>
              </w:r>
            </w:ins>
          </w:p>
        </w:tc>
        <w:tc>
          <w:tcPr>
            <w:tcW w:w="6145" w:type="dxa"/>
            <w:gridSpan w:val="5"/>
            <w:tcBorders>
              <w:bottom w:val="single" w:sz="4" w:space="0" w:color="auto"/>
            </w:tcBorders>
            <w:vAlign w:val="bottom"/>
          </w:tcPr>
          <w:p w14:paraId="19A98107" w14:textId="77777777" w:rsidR="000C0CD2" w:rsidRPr="0022497C" w:rsidRDefault="000C0CD2">
            <w:pPr>
              <w:tabs>
                <w:tab w:val="left" w:pos="7797"/>
              </w:tabs>
              <w:spacing w:before="120" w:after="120"/>
              <w:rPr>
                <w:ins w:id="163" w:author="Rochelle Schlank" w:date="2026-09-25T20:04:00Z" w16du:dateUtc="2026-09-26T00:04:00Z"/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1810" w:type="dxa"/>
            <w:gridSpan w:val="3"/>
            <w:vAlign w:val="bottom"/>
          </w:tcPr>
          <w:p w14:paraId="16C7A4AA" w14:textId="77777777" w:rsidR="000C0CD2" w:rsidRPr="0022497C" w:rsidRDefault="000C0CD2">
            <w:pPr>
              <w:tabs>
                <w:tab w:val="left" w:pos="7797"/>
              </w:tabs>
              <w:spacing w:before="120" w:after="120"/>
              <w:rPr>
                <w:ins w:id="164" w:author="Rochelle Schlank" w:date="2026-09-25T20:04:00Z" w16du:dateUtc="2026-09-26T00:04:00Z"/>
                <w:rFonts w:asciiTheme="minorHAnsi" w:hAnsiTheme="minorHAnsi"/>
                <w:bCs/>
                <w:sz w:val="22"/>
                <w:szCs w:val="22"/>
              </w:rPr>
            </w:pPr>
            <w:ins w:id="165" w:author="Rochelle Schlank" w:date="2026-09-25T20:04:00Z" w16du:dateUtc="2026-09-26T00:04:00Z">
              <w:r w:rsidRPr="0022497C">
                <w:rPr>
                  <w:rFonts w:asciiTheme="minorHAnsi" w:hAnsiTheme="minorHAnsi"/>
                  <w:bCs/>
                  <w:sz w:val="22"/>
                  <w:szCs w:val="22"/>
                </w:rPr>
                <w:t>Date checked:</w:t>
              </w:r>
            </w:ins>
          </w:p>
        </w:tc>
        <w:tc>
          <w:tcPr>
            <w:tcW w:w="5901" w:type="dxa"/>
            <w:gridSpan w:val="5"/>
            <w:tcBorders>
              <w:bottom w:val="single" w:sz="4" w:space="0" w:color="auto"/>
            </w:tcBorders>
            <w:vAlign w:val="bottom"/>
          </w:tcPr>
          <w:p w14:paraId="0404CD4D" w14:textId="77777777" w:rsidR="000C0CD2" w:rsidRPr="0022497C" w:rsidRDefault="000C0CD2">
            <w:pPr>
              <w:tabs>
                <w:tab w:val="left" w:pos="7797"/>
              </w:tabs>
              <w:spacing w:before="120" w:after="120"/>
              <w:rPr>
                <w:ins w:id="166" w:author="Rochelle Schlank" w:date="2026-09-25T20:04:00Z" w16du:dateUtc="2026-09-26T00:04:00Z"/>
                <w:rFonts w:asciiTheme="minorHAnsi" w:hAnsiTheme="minorHAnsi"/>
                <w:bCs/>
                <w:sz w:val="22"/>
                <w:szCs w:val="22"/>
              </w:rPr>
            </w:pPr>
          </w:p>
        </w:tc>
      </w:tr>
    </w:tbl>
    <w:p w14:paraId="0E61977B" w14:textId="5BCCDFFE" w:rsidR="003E64FB" w:rsidRDefault="003E64FB" w:rsidP="00EB2E12">
      <w:pPr>
        <w:rPr>
          <w:ins w:id="167" w:author="Rochelle Schlank" w:date="2026-09-25T20:04:00Z" w16du:dateUtc="2026-09-26T00:04:00Z"/>
        </w:rPr>
        <w:sectPr w:rsidR="003E64FB" w:rsidSect="00E80BB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6838" w:h="11906" w:orient="landscape"/>
          <w:pgMar w:top="720" w:right="720" w:bottom="720" w:left="720" w:header="283" w:footer="283" w:gutter="0"/>
          <w:cols w:space="708"/>
          <w:docGrid w:linePitch="360"/>
        </w:sectPr>
      </w:pPr>
    </w:p>
    <w:p w14:paraId="2F2AE5A8" w14:textId="77777777" w:rsidR="0027542D" w:rsidRDefault="0027542D">
      <w:pPr>
        <w:rPr>
          <w:del w:id="168" w:author="Rochelle Schlank" w:date="2026-09-25T20:04:00Z" w16du:dateUtc="2026-09-26T00:04:00Z"/>
        </w:rPr>
      </w:pPr>
    </w:p>
    <w:p w14:paraId="21AA9D2A" w14:textId="77B3ACB2" w:rsidR="00863505" w:rsidRPr="00D00E1E" w:rsidRDefault="00177155">
      <w:pPr>
        <w:rPr>
          <w:del w:id="169" w:author="Rochelle Schlank" w:date="2026-09-25T20:04:00Z" w16du:dateUtc="2026-09-26T00:04:00Z"/>
          <w:b/>
          <w:bCs/>
          <w:sz w:val="24"/>
          <w:szCs w:val="24"/>
        </w:rPr>
      </w:pPr>
      <w:del w:id="170" w:author="Rochelle Schlank" w:date="2026-09-25T20:04:00Z" w16du:dateUtc="2026-09-26T00:04:00Z">
        <w:r w:rsidRPr="00D00E1E">
          <w:rPr>
            <w:b/>
            <w:bCs/>
            <w:sz w:val="24"/>
            <w:szCs w:val="24"/>
          </w:rPr>
          <w:delText>Job Opening</w:delText>
        </w:r>
      </w:del>
    </w:p>
    <w:p w14:paraId="5366F039" w14:textId="29863D3C" w:rsidR="00177155" w:rsidRPr="00D00E1E" w:rsidRDefault="00097B13">
      <w:pPr>
        <w:rPr>
          <w:del w:id="171" w:author="Rochelle Schlank" w:date="2026-09-25T20:04:00Z" w16du:dateUtc="2026-09-26T00:04:00Z"/>
          <w:sz w:val="24"/>
          <w:szCs w:val="24"/>
        </w:rPr>
      </w:pPr>
      <w:del w:id="172" w:author="Rochelle Schlank" w:date="2026-09-25T20:04:00Z" w16du:dateUtc="2026-09-26T00:04:00Z">
        <w:r w:rsidRPr="00D00E1E">
          <w:rPr>
            <w:sz w:val="24"/>
            <w:szCs w:val="24"/>
          </w:rPr>
          <w:delText xml:space="preserve">Position: </w:delText>
        </w:r>
        <w:r w:rsidR="00177155" w:rsidRPr="00D00E1E">
          <w:rPr>
            <w:sz w:val="24"/>
            <w:szCs w:val="24"/>
          </w:rPr>
          <w:delText>Executive Director</w:delText>
        </w:r>
      </w:del>
    </w:p>
    <w:p w14:paraId="74030360" w14:textId="551FEBE2" w:rsidR="00097B13" w:rsidRDefault="00097B13" w:rsidP="00097B13">
      <w:pPr>
        <w:spacing w:before="100" w:beforeAutospacing="1" w:after="100" w:afterAutospacing="1" w:line="240" w:lineRule="auto"/>
        <w:rPr>
          <w:del w:id="173" w:author="Rochelle Schlank" w:date="2026-09-25T20:04:00Z" w16du:dateUtc="2026-09-26T00:04:00Z"/>
          <w:sz w:val="24"/>
          <w:szCs w:val="24"/>
        </w:rPr>
      </w:pPr>
      <w:del w:id="174" w:author="Rochelle Schlank" w:date="2026-09-25T20:04:00Z" w16du:dateUtc="2026-09-26T00:04:00Z">
        <w:r w:rsidRPr="00097B13">
          <w:rPr>
            <w:sz w:val="24"/>
            <w:szCs w:val="24"/>
          </w:rPr>
          <w:delText>Institution: Stillwater History Museum at the Sheerar</w:delText>
        </w:r>
        <w:r w:rsidR="00BC1C4E">
          <w:rPr>
            <w:sz w:val="24"/>
            <w:szCs w:val="24"/>
          </w:rPr>
          <w:delText xml:space="preserve"> (Stillwater, OK)</w:delText>
        </w:r>
      </w:del>
    </w:p>
    <w:p w14:paraId="48F81158" w14:textId="1A541E8A" w:rsidR="00E10E1F" w:rsidRPr="00097B13" w:rsidRDefault="00BC1C4E" w:rsidP="00E10E1F">
      <w:pPr>
        <w:spacing w:before="100" w:beforeAutospacing="1" w:after="100" w:afterAutospacing="1" w:line="240" w:lineRule="auto"/>
        <w:rPr>
          <w:del w:id="175" w:author="Rochelle Schlank" w:date="2026-09-25T20:04:00Z" w16du:dateUtc="2026-09-26T00:04:00Z"/>
          <w:sz w:val="24"/>
          <w:szCs w:val="24"/>
        </w:rPr>
      </w:pPr>
      <w:del w:id="176" w:author="Rochelle Schlank" w:date="2026-09-25T20:04:00Z" w16du:dateUtc="2026-09-26T00:04:00Z">
        <w:r>
          <w:rPr>
            <w:sz w:val="24"/>
            <w:szCs w:val="24"/>
          </w:rPr>
          <w:delText>How to apply</w:delText>
        </w:r>
        <w:r w:rsidR="00E10E1F" w:rsidRPr="00097B13">
          <w:rPr>
            <w:sz w:val="24"/>
            <w:szCs w:val="24"/>
          </w:rPr>
          <w:delText xml:space="preserve">: </w:delText>
        </w:r>
        <w:r>
          <w:rPr>
            <w:sz w:val="24"/>
            <w:szCs w:val="24"/>
          </w:rPr>
          <w:delText xml:space="preserve">Please </w:delText>
        </w:r>
        <w:r w:rsidR="00E62BBE">
          <w:rPr>
            <w:sz w:val="24"/>
            <w:szCs w:val="24"/>
          </w:rPr>
          <w:delText xml:space="preserve">email </w:delText>
        </w:r>
        <w:r w:rsidR="00876912">
          <w:rPr>
            <w:sz w:val="24"/>
            <w:szCs w:val="24"/>
          </w:rPr>
          <w:delText>your</w:delText>
        </w:r>
        <w:r w:rsidR="00E62BBE">
          <w:rPr>
            <w:sz w:val="24"/>
            <w:szCs w:val="24"/>
          </w:rPr>
          <w:delText xml:space="preserve"> cover letter and resume to the Board Chair at </w:delText>
        </w:r>
        <w:r w:rsidR="00E62BBE">
          <w:fldChar w:fldCharType="begin"/>
        </w:r>
        <w:r w:rsidR="00E62BBE">
          <w:delInstrText>HYPERLINK "mailto:candace.robinson1@outlook.com"</w:delInstrText>
        </w:r>
        <w:r w:rsidR="00E62BBE">
          <w:fldChar w:fldCharType="separate"/>
        </w:r>
        <w:r w:rsidR="00E62BBE" w:rsidRPr="000770BF">
          <w:rPr>
            <w:rStyle w:val="Hyperlink"/>
            <w:sz w:val="24"/>
            <w:szCs w:val="24"/>
          </w:rPr>
          <w:delText>candace.robinson1@outlook.com</w:delText>
        </w:r>
        <w:r w:rsidR="00E62BBE">
          <w:fldChar w:fldCharType="end"/>
        </w:r>
        <w:r w:rsidR="00FD7959">
          <w:rPr>
            <w:sz w:val="24"/>
            <w:szCs w:val="24"/>
          </w:rPr>
          <w:delText xml:space="preserve">. Position open until filled. </w:delText>
        </w:r>
      </w:del>
    </w:p>
    <w:p w14:paraId="7CEED1D3" w14:textId="7FE81EAC" w:rsidR="00D85B64" w:rsidRPr="00D00E1E" w:rsidRDefault="00D85B64" w:rsidP="00D85B64">
      <w:pPr>
        <w:rPr>
          <w:del w:id="177" w:author="Rochelle Schlank" w:date="2026-09-25T20:04:00Z" w16du:dateUtc="2026-09-26T00:04:00Z"/>
          <w:sz w:val="24"/>
          <w:szCs w:val="24"/>
        </w:rPr>
      </w:pPr>
      <w:del w:id="178" w:author="Rochelle Schlank" w:date="2026-09-25T20:04:00Z" w16du:dateUtc="2026-09-26T00:04:00Z">
        <w:r w:rsidRPr="00410AF1">
          <w:rPr>
            <w:b/>
            <w:bCs/>
            <w:sz w:val="24"/>
            <w:szCs w:val="24"/>
          </w:rPr>
          <w:delText>About the Institution</w:delText>
        </w:r>
      </w:del>
    </w:p>
    <w:p w14:paraId="2D48C289" w14:textId="0242A10E" w:rsidR="0048509C" w:rsidRPr="00D00E1E" w:rsidRDefault="00D85B64" w:rsidP="00D85B64">
      <w:pPr>
        <w:rPr>
          <w:del w:id="179" w:author="Rochelle Schlank" w:date="2026-09-25T20:04:00Z" w16du:dateUtc="2026-09-26T00:04:00Z"/>
          <w:sz w:val="24"/>
          <w:szCs w:val="24"/>
        </w:rPr>
      </w:pPr>
      <w:del w:id="180" w:author="Rochelle Schlank" w:date="2026-09-25T20:04:00Z" w16du:dateUtc="2026-09-26T00:04:00Z">
        <w:r w:rsidRPr="00D00E1E">
          <w:rPr>
            <w:sz w:val="24"/>
            <w:szCs w:val="24"/>
          </w:rPr>
          <w:delText xml:space="preserve">The Stillwater History Museum at the Sheerar is a 501(c) (3) </w:delText>
        </w:r>
        <w:r w:rsidR="00277894">
          <w:rPr>
            <w:sz w:val="24"/>
            <w:szCs w:val="24"/>
          </w:rPr>
          <w:delText>n</w:delText>
        </w:r>
        <w:r w:rsidRPr="00D00E1E">
          <w:rPr>
            <w:sz w:val="24"/>
            <w:szCs w:val="24"/>
          </w:rPr>
          <w:delText>ot-for-</w:delText>
        </w:r>
        <w:r w:rsidR="00277894">
          <w:rPr>
            <w:sz w:val="24"/>
            <w:szCs w:val="24"/>
          </w:rPr>
          <w:delText>p</w:delText>
        </w:r>
        <w:r w:rsidRPr="00D00E1E">
          <w:rPr>
            <w:sz w:val="24"/>
            <w:szCs w:val="24"/>
          </w:rPr>
          <w:delText xml:space="preserve">rofit </w:delText>
        </w:r>
        <w:r w:rsidR="00277894">
          <w:rPr>
            <w:sz w:val="24"/>
            <w:szCs w:val="24"/>
          </w:rPr>
          <w:delText>c</w:delText>
        </w:r>
        <w:r w:rsidRPr="00D00E1E">
          <w:rPr>
            <w:sz w:val="24"/>
            <w:szCs w:val="24"/>
          </w:rPr>
          <w:delText>orporation established in 1974</w:delText>
        </w:r>
        <w:r w:rsidR="006C6BE7" w:rsidRPr="00D00E1E">
          <w:rPr>
            <w:sz w:val="24"/>
            <w:szCs w:val="24"/>
          </w:rPr>
          <w:delText xml:space="preserve"> with the mission to illuminate, preserve and celebrate the diverse collective history of greater Stillwater</w:delText>
        </w:r>
        <w:r w:rsidRPr="00D00E1E">
          <w:rPr>
            <w:sz w:val="24"/>
            <w:szCs w:val="24"/>
          </w:rPr>
          <w:delText xml:space="preserve">. It owns and operates a museum and </w:delText>
        </w:r>
        <w:r w:rsidR="00F5124F">
          <w:rPr>
            <w:sz w:val="24"/>
            <w:szCs w:val="24"/>
          </w:rPr>
          <w:delText>auditorium</w:delText>
        </w:r>
        <w:r w:rsidRPr="00D00E1E">
          <w:rPr>
            <w:sz w:val="24"/>
            <w:szCs w:val="24"/>
          </w:rPr>
          <w:delText xml:space="preserve"> in Stillwater, O</w:delText>
        </w:r>
        <w:r w:rsidR="00613D53">
          <w:rPr>
            <w:sz w:val="24"/>
            <w:szCs w:val="24"/>
          </w:rPr>
          <w:delText>kla.</w:delText>
        </w:r>
        <w:r w:rsidRPr="00D00E1E">
          <w:rPr>
            <w:sz w:val="24"/>
            <w:szCs w:val="24"/>
          </w:rPr>
          <w:delText xml:space="preserve">, which is the county seat of Payne County and home to Oklahoma State University, a major research university. </w:delText>
        </w:r>
        <w:r w:rsidR="00D05020" w:rsidRPr="00D00E1E">
          <w:rPr>
            <w:sz w:val="24"/>
            <w:szCs w:val="24"/>
          </w:rPr>
          <w:delText>The newly remodeled exhibit hall, collection spaces</w:delText>
        </w:r>
        <w:r w:rsidR="00277894">
          <w:rPr>
            <w:sz w:val="24"/>
            <w:szCs w:val="24"/>
          </w:rPr>
          <w:delText>,</w:delText>
        </w:r>
        <w:r w:rsidR="00D05020" w:rsidRPr="00D00E1E">
          <w:rPr>
            <w:sz w:val="24"/>
            <w:szCs w:val="24"/>
          </w:rPr>
          <w:delText xml:space="preserve"> and administrative offices </w:delText>
        </w:r>
        <w:r w:rsidR="00277894" w:rsidRPr="00D00E1E">
          <w:rPr>
            <w:sz w:val="24"/>
            <w:szCs w:val="24"/>
          </w:rPr>
          <w:delText xml:space="preserve">are </w:delText>
        </w:r>
        <w:r w:rsidR="00277894">
          <w:rPr>
            <w:sz w:val="24"/>
            <w:szCs w:val="24"/>
          </w:rPr>
          <w:delText>in</w:delText>
        </w:r>
        <w:r w:rsidR="00D05020" w:rsidRPr="00D00E1E">
          <w:rPr>
            <w:sz w:val="24"/>
            <w:szCs w:val="24"/>
          </w:rPr>
          <w:delText xml:space="preserve"> an historic building constructed in 1928 to house the First Church of Christ, Scientist</w:delText>
        </w:r>
        <w:r w:rsidR="00277894">
          <w:rPr>
            <w:sz w:val="24"/>
            <w:szCs w:val="24"/>
          </w:rPr>
          <w:delText xml:space="preserve"> — </w:delText>
        </w:r>
        <w:r w:rsidR="00D05020" w:rsidRPr="00D00E1E">
          <w:rPr>
            <w:sz w:val="24"/>
            <w:szCs w:val="24"/>
          </w:rPr>
          <w:delText xml:space="preserve">the first congregation west of the Mississippi River. </w:delText>
        </w:r>
        <w:r w:rsidR="00277894">
          <w:rPr>
            <w:sz w:val="24"/>
            <w:szCs w:val="24"/>
          </w:rPr>
          <w:delText>The M</w:delText>
        </w:r>
        <w:r w:rsidR="00D05020" w:rsidRPr="00D00E1E">
          <w:rPr>
            <w:sz w:val="24"/>
            <w:szCs w:val="24"/>
          </w:rPr>
          <w:delText>useum is open Tuesday – Saturday, 11 a.m. to 5 p.m.</w:delText>
        </w:r>
      </w:del>
    </w:p>
    <w:p w14:paraId="70F47406" w14:textId="38DDE0A4" w:rsidR="00D85B64" w:rsidRPr="00D00E1E" w:rsidRDefault="00D85B64" w:rsidP="00D85B64">
      <w:pPr>
        <w:rPr>
          <w:del w:id="181" w:author="Rochelle Schlank" w:date="2026-09-25T20:04:00Z" w16du:dateUtc="2026-09-26T00:04:00Z"/>
          <w:sz w:val="24"/>
          <w:szCs w:val="24"/>
        </w:rPr>
      </w:pPr>
      <w:del w:id="182" w:author="Rochelle Schlank" w:date="2026-09-25T20:04:00Z" w16du:dateUtc="2026-09-26T00:04:00Z">
        <w:r w:rsidRPr="00D00E1E">
          <w:rPr>
            <w:sz w:val="24"/>
            <w:szCs w:val="24"/>
          </w:rPr>
          <w:delText>S</w:delText>
        </w:r>
        <w:r w:rsidR="006C6BE7" w:rsidRPr="00D00E1E">
          <w:rPr>
            <w:sz w:val="24"/>
            <w:szCs w:val="24"/>
          </w:rPr>
          <w:delText xml:space="preserve">tillwater </w:delText>
        </w:r>
        <w:r w:rsidRPr="00D00E1E">
          <w:rPr>
            <w:sz w:val="24"/>
            <w:szCs w:val="24"/>
          </w:rPr>
          <w:delText>H</w:delText>
        </w:r>
        <w:r w:rsidR="006C6BE7" w:rsidRPr="00D00E1E">
          <w:rPr>
            <w:sz w:val="24"/>
            <w:szCs w:val="24"/>
          </w:rPr>
          <w:delText xml:space="preserve">istory </w:delText>
        </w:r>
        <w:r w:rsidRPr="00D00E1E">
          <w:rPr>
            <w:sz w:val="24"/>
            <w:szCs w:val="24"/>
          </w:rPr>
          <w:delText>M</w:delText>
        </w:r>
        <w:r w:rsidR="006C6BE7" w:rsidRPr="00D00E1E">
          <w:rPr>
            <w:sz w:val="24"/>
            <w:szCs w:val="24"/>
          </w:rPr>
          <w:delText>useum</w:delText>
        </w:r>
        <w:r w:rsidRPr="00D00E1E">
          <w:rPr>
            <w:sz w:val="24"/>
            <w:szCs w:val="24"/>
          </w:rPr>
          <w:delText xml:space="preserve"> operates on public donations, membership dollars, and public and private grants. </w:delText>
        </w:r>
      </w:del>
    </w:p>
    <w:p w14:paraId="5FF77A00" w14:textId="77777777" w:rsidR="00863505" w:rsidRDefault="00863505" w:rsidP="00863505">
      <w:pPr>
        <w:shd w:val="clear" w:color="auto" w:fill="FFFFFF"/>
        <w:spacing w:after="0" w:line="240" w:lineRule="auto"/>
        <w:textAlignment w:val="baseline"/>
        <w:rPr>
          <w:del w:id="183" w:author="Rochelle Schlank" w:date="2026-09-25T20:04:00Z" w16du:dateUtc="2026-09-26T00:04:00Z"/>
          <w:rFonts w:eastAsia="Times New Roman" w:cs="Poppins"/>
          <w:b/>
          <w:bCs/>
          <w:kern w:val="0"/>
          <w:sz w:val="24"/>
          <w:szCs w:val="24"/>
          <w:bdr w:val="none" w:sz="0" w:space="0" w:color="auto" w:frame="1"/>
          <w14:ligatures w14:val="none"/>
        </w:rPr>
      </w:pPr>
      <w:del w:id="184" w:author="Rochelle Schlank" w:date="2026-09-25T20:04:00Z" w16du:dateUtc="2026-09-26T00:04:00Z">
        <w:r w:rsidRPr="00D00E1E">
          <w:rPr>
            <w:rFonts w:eastAsia="Times New Roman" w:cs="Poppins"/>
            <w:b/>
            <w:bCs/>
            <w:kern w:val="0"/>
            <w:sz w:val="24"/>
            <w:szCs w:val="24"/>
            <w:bdr w:val="none" w:sz="0" w:space="0" w:color="auto" w:frame="1"/>
            <w14:ligatures w14:val="none"/>
          </w:rPr>
          <w:delText>Description</w:delText>
        </w:r>
      </w:del>
    </w:p>
    <w:p w14:paraId="1A6FB3EF" w14:textId="77777777" w:rsidR="00613D53" w:rsidRPr="00D00E1E" w:rsidRDefault="00613D53" w:rsidP="00863505">
      <w:pPr>
        <w:shd w:val="clear" w:color="auto" w:fill="FFFFFF"/>
        <w:spacing w:after="0" w:line="240" w:lineRule="auto"/>
        <w:textAlignment w:val="baseline"/>
        <w:rPr>
          <w:del w:id="185" w:author="Rochelle Schlank" w:date="2026-09-25T20:04:00Z" w16du:dateUtc="2026-09-26T00:04:00Z"/>
          <w:rFonts w:eastAsia="Times New Roman" w:cs="Poppins"/>
          <w:b/>
          <w:bCs/>
          <w:kern w:val="0"/>
          <w:sz w:val="24"/>
          <w:szCs w:val="24"/>
          <w:bdr w:val="none" w:sz="0" w:space="0" w:color="auto" w:frame="1"/>
          <w14:ligatures w14:val="none"/>
        </w:rPr>
      </w:pPr>
    </w:p>
    <w:p w14:paraId="3289C509" w14:textId="0051518D" w:rsidR="00FD53A5" w:rsidRPr="00D00E1E" w:rsidRDefault="00FD53A5" w:rsidP="00863505">
      <w:pPr>
        <w:shd w:val="clear" w:color="auto" w:fill="FFFFFF"/>
        <w:spacing w:after="0" w:line="240" w:lineRule="auto"/>
        <w:textAlignment w:val="baseline"/>
        <w:rPr>
          <w:del w:id="186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187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The Stillwater History Museum is seeking a new Executive Director to </w:delText>
        </w:r>
        <w:r w:rsidR="00141D58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lead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</w:delText>
        </w:r>
        <w:r w:rsidR="00141D58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the museum </w:delText>
        </w:r>
        <w:r w:rsidR="000D72B1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into the next </w:delText>
        </w:r>
        <w:r w:rsidR="00613D53">
          <w:rPr>
            <w:rFonts w:eastAsia="Times New Roman" w:cs="Poppins"/>
            <w:kern w:val="0"/>
            <w:sz w:val="24"/>
            <w:szCs w:val="24"/>
            <w14:ligatures w14:val="none"/>
          </w:rPr>
          <w:delText>50</w:delText>
        </w:r>
        <w:r w:rsidR="000D72B1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years</w:delText>
        </w:r>
        <w:r w:rsidR="00B5342C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!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The Executive Director is the principle administrative officer of the </w:delText>
        </w:r>
        <w:r w:rsidR="00613D53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museum 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and reports to the Chair of the Board of Trustees and </w:delText>
        </w:r>
        <w:r w:rsidR="00277894">
          <w:rPr>
            <w:rFonts w:eastAsia="Times New Roman" w:cs="Poppins"/>
            <w:kern w:val="0"/>
            <w:sz w:val="24"/>
            <w:szCs w:val="24"/>
            <w14:ligatures w14:val="none"/>
          </w:rPr>
          <w:delText>monthly to</w:delText>
        </w:r>
        <w:r w:rsidR="007644D9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the Board of Trustees.</w:delText>
        </w:r>
        <w:r w:rsidR="00A44390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The Executive Director </w:delText>
        </w:r>
        <w:r w:rsidR="005D4647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position </w:delText>
        </w:r>
        <w:r w:rsidR="00FB2132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is an</w:delText>
        </w:r>
        <w:r w:rsidR="005D4647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in-person, full-time</w:delText>
        </w:r>
        <w:r w:rsidR="00FB2132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pos</w:delText>
        </w:r>
        <w:r w:rsidR="00882246">
          <w:rPr>
            <w:rFonts w:eastAsia="Times New Roman" w:cs="Poppins"/>
            <w:kern w:val="0"/>
            <w:sz w:val="24"/>
            <w:szCs w:val="24"/>
            <w14:ligatures w14:val="none"/>
          </w:rPr>
          <w:delText>i</w:delText>
        </w:r>
        <w:r w:rsidR="00FB2132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tion. </w:delText>
        </w:r>
      </w:del>
    </w:p>
    <w:p w14:paraId="2A0E3A7F" w14:textId="77777777" w:rsidR="000A2353" w:rsidRPr="00D00E1E" w:rsidRDefault="000A2353" w:rsidP="00863505">
      <w:pPr>
        <w:shd w:val="clear" w:color="auto" w:fill="FFFFFF"/>
        <w:spacing w:after="75" w:line="240" w:lineRule="auto"/>
        <w:textAlignment w:val="baseline"/>
        <w:rPr>
          <w:del w:id="188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</w:p>
    <w:p w14:paraId="340C326E" w14:textId="6D678DF6" w:rsidR="00863505" w:rsidRPr="00D00E1E" w:rsidRDefault="00863505" w:rsidP="00863505">
      <w:pPr>
        <w:shd w:val="clear" w:color="auto" w:fill="FFFFFF"/>
        <w:spacing w:after="0" w:line="240" w:lineRule="auto"/>
        <w:textAlignment w:val="baseline"/>
        <w:rPr>
          <w:del w:id="189" w:author="Rochelle Schlank" w:date="2026-09-25T20:04:00Z" w16du:dateUtc="2026-09-26T00:04:00Z"/>
          <w:rFonts w:eastAsia="Times New Roman" w:cs="Poppins"/>
          <w:b/>
          <w:bCs/>
          <w:kern w:val="0"/>
          <w:sz w:val="24"/>
          <w:szCs w:val="24"/>
          <w:u w:val="single"/>
          <w:bdr w:val="none" w:sz="0" w:space="0" w:color="auto" w:frame="1"/>
          <w14:ligatures w14:val="none"/>
        </w:rPr>
      </w:pPr>
      <w:del w:id="190" w:author="Rochelle Schlank" w:date="2026-09-25T20:04:00Z" w16du:dateUtc="2026-09-26T00:04:00Z">
        <w:r w:rsidRPr="00D00E1E">
          <w:rPr>
            <w:rFonts w:eastAsia="Times New Roman" w:cs="Poppins"/>
            <w:b/>
            <w:bCs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delText>Primary Responsibilities</w:delText>
        </w:r>
      </w:del>
    </w:p>
    <w:p w14:paraId="55E81A1A" w14:textId="0FDDC174" w:rsidR="007A7309" w:rsidRPr="00D00E1E" w:rsidRDefault="00AB5532" w:rsidP="00863505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del w:id="191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192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Serve as the </w:delText>
        </w:r>
        <w:r w:rsidR="00210C67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M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useum’s chief visionary,</w:delText>
        </w:r>
        <w:r w:rsidR="0017715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spokesperson,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</w:delText>
        </w:r>
        <w:r w:rsidR="007A7309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advocate</w:delText>
        </w:r>
        <w:r w:rsidR="00816E54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,</w:delText>
        </w:r>
        <w:r w:rsidR="000327F3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</w:delText>
        </w:r>
        <w:r w:rsidR="00210C67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innovator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,</w:delText>
        </w:r>
        <w:r w:rsidR="00AB4FA0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and sustainer</w:delText>
        </w:r>
        <w:r w:rsidR="00816E54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.</w:delText>
        </w:r>
      </w:del>
    </w:p>
    <w:p w14:paraId="5144FB01" w14:textId="4953408E" w:rsidR="00CE7CC6" w:rsidRPr="00D00E1E" w:rsidRDefault="000F31F1" w:rsidP="000F31F1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del w:id="193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194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Develop and implement a promotional strategy that includes </w:delText>
        </w:r>
        <w:r w:rsidR="008B52FF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media relations, </w:delText>
        </w:r>
        <w:r w:rsidR="004A1C3E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digital</w:delText>
        </w:r>
        <w:r w:rsidR="00C95D82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communications</w:delText>
        </w:r>
        <w:r w:rsidR="00CE7CC6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, periodic newsletters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,</w:delText>
        </w:r>
        <w:r w:rsidR="008B52FF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and community outreach 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to </w:delText>
        </w:r>
        <w:r w:rsidR="00CE7CC6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promote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Museum programming</w:delText>
        </w:r>
        <w:r w:rsidR="00CE7CC6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and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initiatives</w:delText>
        </w:r>
        <w:r w:rsidR="00CE7CC6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.</w:delText>
        </w:r>
      </w:del>
    </w:p>
    <w:p w14:paraId="34B9E3FE" w14:textId="182BB7F7" w:rsidR="00962B2A" w:rsidRPr="00D00E1E" w:rsidRDefault="00962B2A" w:rsidP="00962B2A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del w:id="195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196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Foster and maintain relationships with the City of Stillwater,</w:delText>
        </w:r>
        <w:r w:rsidR="00DE214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including 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the</w:delText>
        </w:r>
        <w:r w:rsidR="00DE214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C</w:delText>
        </w:r>
        <w:r w:rsidR="00DE214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ommunity 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C</w:delText>
        </w:r>
        <w:r w:rsidR="00DE214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enter and 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P</w:delText>
        </w:r>
        <w:r w:rsidR="00DE214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ublic 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L</w:delText>
        </w:r>
        <w:r w:rsidR="00DE214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ibrary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, 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the 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Oklahoma State University Department of History, </w:delText>
        </w:r>
        <w:r w:rsidR="0017715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key donors</w:delText>
        </w:r>
        <w:r w:rsidR="0050513C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, local news outlets</w:delText>
        </w:r>
        <w:r w:rsidR="0017715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and 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other community organizations to advance the mission of the Museum.</w:delText>
        </w:r>
      </w:del>
    </w:p>
    <w:p w14:paraId="0690C01F" w14:textId="19E05105" w:rsidR="007A7309" w:rsidRPr="00D00E1E" w:rsidRDefault="00863505" w:rsidP="00863505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del w:id="197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198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Plan and implement</w:delText>
        </w:r>
        <w:r w:rsidR="00AB5532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exhibits,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programs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,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and events</w:delText>
        </w:r>
        <w:r w:rsidR="00962B2A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—</w:delText>
        </w:r>
        <w:r w:rsidR="00962B2A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including </w:delText>
        </w:r>
        <w:r w:rsidR="00DE214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those hosted at off-site</w:delText>
        </w:r>
        <w:r w:rsidR="00962B2A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locations 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—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that engage visitors in the historical </w:delText>
        </w:r>
        <w:r w:rsidR="007A7309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interpretation of the community.</w:delText>
        </w:r>
      </w:del>
    </w:p>
    <w:p w14:paraId="717BCC40" w14:textId="4D90E097" w:rsidR="00876A2F" w:rsidRPr="00D00E1E" w:rsidRDefault="00177155" w:rsidP="00177155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del w:id="199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00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Coordinate with the board of directors, staff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,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and volunteers to </w:delText>
        </w:r>
        <w:r w:rsidR="00DE214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set and attain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Museum objectives</w:delText>
        </w:r>
        <w:r w:rsidR="00876A2F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.</w:delText>
        </w:r>
      </w:del>
    </w:p>
    <w:p w14:paraId="4B1DBCFB" w14:textId="047E5D9E" w:rsidR="00177155" w:rsidRPr="00D00E1E" w:rsidRDefault="00876A2F" w:rsidP="00506778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del w:id="201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02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Oversee fundraising, grant writing, and donor relations activities. </w:delText>
        </w:r>
        <w:r w:rsidR="0017715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Oversee the annual operating budget preparation 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for</w:delText>
        </w:r>
        <w:r w:rsidR="0017715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Board approval. Ensure 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that </w:delText>
        </w:r>
        <w:r w:rsidR="0017715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appropriate financial controls and reporting systems are in place. </w:delText>
        </w:r>
      </w:del>
    </w:p>
    <w:p w14:paraId="2263DF50" w14:textId="4A04EE66" w:rsidR="008B52FF" w:rsidRPr="00D00E1E" w:rsidRDefault="008B52FF" w:rsidP="00863505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del w:id="203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04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Oversee the collections</w:delText>
        </w:r>
        <w:r w:rsidR="0017715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of historically significant artifacts and 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archives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, including </w:delText>
        </w:r>
        <w:r w:rsidR="0017715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accession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ing</w:delText>
        </w:r>
        <w:r w:rsidR="0017715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, deaccession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ing</w:delText>
        </w:r>
        <w:r w:rsidR="0017715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, 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maintenance</w:delText>
        </w:r>
        <w:r w:rsidR="0017715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,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inventory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,</w:delText>
        </w:r>
        <w:r w:rsidR="0017715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and security.</w:delText>
        </w:r>
      </w:del>
    </w:p>
    <w:p w14:paraId="3D5DA89F" w14:textId="23E618BE" w:rsidR="00AB4FA0" w:rsidRPr="00D00E1E" w:rsidRDefault="00AB4FA0" w:rsidP="008B52FF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del w:id="205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06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Provide leadership for the management of Museum infrastructure maintenance and enhancements. Ensure that the facilities </w:delText>
        </w:r>
        <w:r w:rsidR="0017715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are open at scheduled hours</w:delText>
        </w:r>
        <w:r w:rsidR="00DE214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(currently </w:delText>
        </w:r>
        <w:r w:rsidR="0050513C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30 hours a week from </w:delText>
        </w:r>
        <w:r w:rsidR="00DE214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11 a.m. to 5 p.m. Tuesday through Saturday)</w:delText>
        </w:r>
        <w:r w:rsidR="0017715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and </w:delText>
        </w:r>
        <w:r w:rsidR="00DE214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the building and 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grounds are kept at the highest standards.</w:delText>
        </w:r>
      </w:del>
    </w:p>
    <w:p w14:paraId="461AED1C" w14:textId="0F3CF668" w:rsidR="00EC17C7" w:rsidRPr="00D00E1E" w:rsidRDefault="00EC17C7" w:rsidP="008B52FF">
      <w:pPr>
        <w:numPr>
          <w:ilvl w:val="0"/>
          <w:numId w:val="1"/>
        </w:numPr>
        <w:shd w:val="clear" w:color="auto" w:fill="FFFFFF"/>
        <w:spacing w:before="60" w:after="0" w:line="240" w:lineRule="auto"/>
        <w:ind w:left="990" w:hanging="180"/>
        <w:textAlignment w:val="baseline"/>
        <w:rPr>
          <w:del w:id="207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08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Other duties and responsibilities as </w:delText>
        </w:r>
        <w:r w:rsidR="00355124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may be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necessary to insure the safe and responsible operation and management of the museum, its staff, and assets.</w:delText>
        </w:r>
      </w:del>
    </w:p>
    <w:p w14:paraId="5EEFBA3B" w14:textId="2117DF5A" w:rsidR="00863505" w:rsidRPr="00D00E1E" w:rsidRDefault="00863505" w:rsidP="00863505">
      <w:pPr>
        <w:shd w:val="clear" w:color="auto" w:fill="FFFFFF"/>
        <w:spacing w:after="0" w:line="240" w:lineRule="auto"/>
        <w:textAlignment w:val="baseline"/>
        <w:rPr>
          <w:del w:id="209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</w:p>
    <w:p w14:paraId="771A227A" w14:textId="77777777" w:rsidR="00863505" w:rsidRPr="00D00E1E" w:rsidRDefault="00863505" w:rsidP="00863505">
      <w:pPr>
        <w:shd w:val="clear" w:color="auto" w:fill="FFFFFF"/>
        <w:spacing w:after="0" w:line="240" w:lineRule="auto"/>
        <w:textAlignment w:val="baseline"/>
        <w:rPr>
          <w:del w:id="210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11" w:author="Rochelle Schlank" w:date="2026-09-25T20:04:00Z" w16du:dateUtc="2026-09-26T00:04:00Z">
        <w:r w:rsidRPr="00D00E1E">
          <w:rPr>
            <w:rFonts w:eastAsia="Times New Roman" w:cs="Poppins"/>
            <w:b/>
            <w:bCs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delText>Qualifications</w:delText>
        </w:r>
      </w:del>
    </w:p>
    <w:p w14:paraId="40A9A1C6" w14:textId="04B2ACDD" w:rsidR="00863505" w:rsidRPr="00D00E1E" w:rsidRDefault="00863505" w:rsidP="0086350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80"/>
        <w:textAlignment w:val="baseline"/>
        <w:rPr>
          <w:del w:id="212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13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Educational background and experience in museum </w:delText>
        </w:r>
        <w:r w:rsidR="001E7E42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operations </w:delText>
        </w:r>
        <w:r w:rsidR="00816E54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or nonprofit 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management</w:delText>
        </w:r>
      </w:del>
    </w:p>
    <w:p w14:paraId="693ED30C" w14:textId="673A02FC" w:rsidR="00863505" w:rsidRPr="00D00E1E" w:rsidRDefault="00DE2145" w:rsidP="0086350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80"/>
        <w:textAlignment w:val="baseline"/>
        <w:rPr>
          <w:del w:id="214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15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A passion for community history, </w:delText>
        </w:r>
        <w:r w:rsidR="0086350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historic preservation</w:delText>
        </w:r>
        <w:r w:rsidR="00816E54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and 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partnerships that share those </w:delText>
        </w:r>
        <w:r w:rsidR="00355124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goals</w:delText>
        </w:r>
      </w:del>
    </w:p>
    <w:p w14:paraId="0FF9CE9D" w14:textId="77777777" w:rsidR="00863505" w:rsidRPr="00D00E1E" w:rsidRDefault="00863505" w:rsidP="0086350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80"/>
        <w:textAlignment w:val="baseline"/>
        <w:rPr>
          <w:del w:id="216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17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Practice of managing complex relationships</w:delText>
        </w:r>
      </w:del>
    </w:p>
    <w:p w14:paraId="7D780D5C" w14:textId="77777777" w:rsidR="00863505" w:rsidRPr="00D00E1E" w:rsidRDefault="00863505" w:rsidP="0086350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80"/>
        <w:textAlignment w:val="baseline"/>
        <w:rPr>
          <w:del w:id="218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19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Excellent ability with organizational, written, and speaking skills</w:delText>
        </w:r>
      </w:del>
    </w:p>
    <w:p w14:paraId="01A588B3" w14:textId="77777777" w:rsidR="00863505" w:rsidRPr="00D00E1E" w:rsidRDefault="00863505" w:rsidP="00863505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80"/>
        <w:textAlignment w:val="baseline"/>
        <w:rPr>
          <w:del w:id="220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21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Ability to interact successfully as part of a small team</w:delText>
        </w:r>
      </w:del>
    </w:p>
    <w:p w14:paraId="4679DB52" w14:textId="3CDE8DB1" w:rsidR="00863505" w:rsidRPr="00D00E1E" w:rsidRDefault="00863505" w:rsidP="00E14309">
      <w:pPr>
        <w:numPr>
          <w:ilvl w:val="0"/>
          <w:numId w:val="2"/>
        </w:numPr>
        <w:shd w:val="clear" w:color="auto" w:fill="FFFFFF"/>
        <w:spacing w:before="60" w:after="0" w:line="240" w:lineRule="auto"/>
        <w:ind w:left="1080"/>
        <w:textAlignment w:val="baseline"/>
        <w:rPr>
          <w:del w:id="222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23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Ability to be flexible, solve problems, and operate independently</w:delText>
        </w:r>
      </w:del>
    </w:p>
    <w:p w14:paraId="49979812" w14:textId="77777777" w:rsidR="00177155" w:rsidRPr="00D00E1E" w:rsidRDefault="00177155" w:rsidP="00177155">
      <w:pPr>
        <w:shd w:val="clear" w:color="auto" w:fill="FFFFFF"/>
        <w:spacing w:before="60" w:after="0" w:line="240" w:lineRule="auto"/>
        <w:textAlignment w:val="baseline"/>
        <w:rPr>
          <w:del w:id="224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</w:p>
    <w:p w14:paraId="591EA065" w14:textId="77777777" w:rsidR="00C84321" w:rsidRPr="00D00E1E" w:rsidRDefault="00C84321" w:rsidP="00C84321">
      <w:pPr>
        <w:shd w:val="clear" w:color="auto" w:fill="FFFFFF"/>
        <w:spacing w:before="60" w:after="0" w:line="240" w:lineRule="auto"/>
        <w:textAlignment w:val="baseline"/>
        <w:rPr>
          <w:del w:id="225" w:author="Rochelle Schlank" w:date="2026-09-25T20:04:00Z" w16du:dateUtc="2026-09-26T00:04:00Z"/>
          <w:rFonts w:eastAsia="Times New Roman" w:cs="Poppins"/>
          <w:b/>
          <w:bCs/>
          <w:kern w:val="0"/>
          <w:sz w:val="24"/>
          <w:szCs w:val="24"/>
          <w:u w:val="single"/>
          <w14:ligatures w14:val="none"/>
        </w:rPr>
      </w:pPr>
      <w:del w:id="226" w:author="Rochelle Schlank" w:date="2026-09-25T20:04:00Z" w16du:dateUtc="2026-09-26T00:04:00Z">
        <w:r w:rsidRPr="00D00E1E">
          <w:rPr>
            <w:rFonts w:eastAsia="Times New Roman" w:cs="Poppins"/>
            <w:b/>
            <w:bCs/>
            <w:kern w:val="0"/>
            <w:sz w:val="24"/>
            <w:szCs w:val="24"/>
            <w:u w:val="single"/>
            <w14:ligatures w14:val="none"/>
          </w:rPr>
          <w:delText>Supervisor</w:delText>
        </w:r>
      </w:del>
    </w:p>
    <w:p w14:paraId="06FC2A79" w14:textId="77777777" w:rsidR="00C84321" w:rsidRPr="00D00E1E" w:rsidRDefault="00C84321" w:rsidP="00C84321">
      <w:pPr>
        <w:pStyle w:val="ListParagraph"/>
        <w:numPr>
          <w:ilvl w:val="0"/>
          <w:numId w:val="3"/>
        </w:numPr>
        <w:shd w:val="clear" w:color="auto" w:fill="FFFFFF"/>
        <w:spacing w:after="75" w:line="240" w:lineRule="auto"/>
        <w:textAlignment w:val="baseline"/>
        <w:rPr>
          <w:del w:id="227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28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Board of Trustees with regular communication with its Chair.</w:delText>
        </w:r>
      </w:del>
    </w:p>
    <w:p w14:paraId="75B8AA41" w14:textId="77777777" w:rsidR="00816E54" w:rsidRPr="00D00E1E" w:rsidRDefault="00816E54" w:rsidP="00863505">
      <w:pPr>
        <w:shd w:val="clear" w:color="auto" w:fill="FFFFFF"/>
        <w:spacing w:after="0" w:line="240" w:lineRule="auto"/>
        <w:textAlignment w:val="baseline"/>
        <w:rPr>
          <w:del w:id="229" w:author="Rochelle Schlank" w:date="2026-09-25T20:04:00Z" w16du:dateUtc="2026-09-26T00:04:00Z"/>
          <w:rFonts w:eastAsia="Times New Roman" w:cs="Poppins"/>
          <w:b/>
          <w:bCs/>
          <w:kern w:val="0"/>
          <w:sz w:val="24"/>
          <w:szCs w:val="24"/>
          <w:u w:val="single"/>
          <w:bdr w:val="none" w:sz="0" w:space="0" w:color="auto" w:frame="1"/>
          <w14:ligatures w14:val="none"/>
        </w:rPr>
      </w:pPr>
    </w:p>
    <w:p w14:paraId="41DC51CC" w14:textId="0AC3927D" w:rsidR="00177155" w:rsidRPr="00D00E1E" w:rsidRDefault="00177155" w:rsidP="00863505">
      <w:pPr>
        <w:shd w:val="clear" w:color="auto" w:fill="FFFFFF"/>
        <w:spacing w:after="0" w:line="240" w:lineRule="auto"/>
        <w:textAlignment w:val="baseline"/>
        <w:rPr>
          <w:del w:id="230" w:author="Rochelle Schlank" w:date="2026-09-25T20:04:00Z" w16du:dateUtc="2026-09-26T00:04:00Z"/>
          <w:rFonts w:eastAsia="Times New Roman" w:cs="Poppins"/>
          <w:b/>
          <w:bCs/>
          <w:kern w:val="0"/>
          <w:sz w:val="24"/>
          <w:szCs w:val="24"/>
          <w:u w:val="single"/>
          <w:bdr w:val="none" w:sz="0" w:space="0" w:color="auto" w:frame="1"/>
          <w14:ligatures w14:val="none"/>
        </w:rPr>
      </w:pPr>
      <w:del w:id="231" w:author="Rochelle Schlank" w:date="2026-09-25T20:04:00Z" w16du:dateUtc="2026-09-26T00:04:00Z">
        <w:r w:rsidRPr="00D00E1E">
          <w:rPr>
            <w:rFonts w:eastAsia="Times New Roman" w:cs="Poppins"/>
            <w:b/>
            <w:bCs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delText>Staff Support</w:delText>
        </w:r>
      </w:del>
    </w:p>
    <w:p w14:paraId="7F00A610" w14:textId="53B160F4" w:rsidR="00DE2145" w:rsidRPr="00D00E1E" w:rsidRDefault="00DE2145" w:rsidP="00CD37A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del w:id="232" w:author="Rochelle Schlank" w:date="2026-09-25T20:04:00Z" w16du:dateUtc="2026-09-26T00:04:00Z"/>
          <w:rFonts w:eastAsia="Times New Roman" w:cs="Poppins"/>
          <w:b/>
          <w:bCs/>
          <w:kern w:val="0"/>
          <w:sz w:val="24"/>
          <w:szCs w:val="24"/>
          <w:bdr w:val="none" w:sz="0" w:space="0" w:color="auto" w:frame="1"/>
          <w14:ligatures w14:val="none"/>
        </w:rPr>
      </w:pPr>
      <w:del w:id="233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:bdr w:val="none" w:sz="0" w:space="0" w:color="auto" w:frame="1"/>
            <w14:ligatures w14:val="none"/>
          </w:rPr>
          <w:delText xml:space="preserve">The </w:delText>
        </w:r>
        <w:r w:rsidR="00355124">
          <w:rPr>
            <w:rFonts w:eastAsia="Times New Roman" w:cs="Poppins"/>
            <w:kern w:val="0"/>
            <w:sz w:val="24"/>
            <w:szCs w:val="24"/>
            <w:bdr w:val="none" w:sz="0" w:space="0" w:color="auto" w:frame="1"/>
            <w14:ligatures w14:val="none"/>
          </w:rPr>
          <w:delText xml:space="preserve">Executive </w:delText>
        </w:r>
        <w:r w:rsidRPr="00D00E1E">
          <w:rPr>
            <w:rFonts w:eastAsia="Times New Roman" w:cs="Poppins"/>
            <w:kern w:val="0"/>
            <w:sz w:val="24"/>
            <w:szCs w:val="24"/>
            <w:bdr w:val="none" w:sz="0" w:space="0" w:color="auto" w:frame="1"/>
            <w14:ligatures w14:val="none"/>
          </w:rPr>
          <w:delText>Director</w:delText>
        </w:r>
        <w:r w:rsidR="00E23584" w:rsidRPr="00D00E1E">
          <w:rPr>
            <w:rFonts w:eastAsia="Times New Roman" w:cs="Poppins"/>
            <w:kern w:val="0"/>
            <w:sz w:val="24"/>
            <w:szCs w:val="24"/>
            <w:bdr w:val="none" w:sz="0" w:space="0" w:color="auto" w:frame="1"/>
            <w14:ligatures w14:val="none"/>
          </w:rPr>
          <w:delText xml:space="preserve"> (a full-time manager with an estimated 40 hour</w:delText>
        </w:r>
        <w:r w:rsidR="00355124">
          <w:rPr>
            <w:rFonts w:eastAsia="Times New Roman" w:cs="Poppins"/>
            <w:kern w:val="0"/>
            <w:sz w:val="24"/>
            <w:szCs w:val="24"/>
            <w:bdr w:val="none" w:sz="0" w:space="0" w:color="auto" w:frame="1"/>
            <w14:ligatures w14:val="none"/>
          </w:rPr>
          <w:delText xml:space="preserve"> work</w:delText>
        </w:r>
        <w:r w:rsidR="00E23584" w:rsidRPr="00D00E1E">
          <w:rPr>
            <w:rFonts w:eastAsia="Times New Roman" w:cs="Poppins"/>
            <w:kern w:val="0"/>
            <w:sz w:val="24"/>
            <w:szCs w:val="24"/>
            <w:bdr w:val="none" w:sz="0" w:space="0" w:color="auto" w:frame="1"/>
            <w14:ligatures w14:val="none"/>
          </w:rPr>
          <w:delText xml:space="preserve"> week)</w:delText>
        </w:r>
        <w:r w:rsidRPr="00D00E1E">
          <w:rPr>
            <w:rFonts w:eastAsia="Times New Roman" w:cs="Poppins"/>
            <w:kern w:val="0"/>
            <w:sz w:val="24"/>
            <w:szCs w:val="24"/>
            <w:bdr w:val="none" w:sz="0" w:space="0" w:color="auto" w:frame="1"/>
            <w14:ligatures w14:val="none"/>
          </w:rPr>
          <w:delText xml:space="preserve"> will have support of a part-time Programs Director, temporary </w:delText>
        </w:r>
        <w:r w:rsidR="00355124">
          <w:rPr>
            <w:rFonts w:eastAsia="Times New Roman" w:cs="Poppins"/>
            <w:kern w:val="0"/>
            <w:sz w:val="24"/>
            <w:szCs w:val="24"/>
            <w:bdr w:val="none" w:sz="0" w:space="0" w:color="auto" w:frame="1"/>
            <w14:ligatures w14:val="none"/>
          </w:rPr>
          <w:delText>W</w:delText>
        </w:r>
        <w:r w:rsidRPr="00D00E1E">
          <w:rPr>
            <w:rFonts w:eastAsia="Times New Roman" w:cs="Poppins"/>
            <w:kern w:val="0"/>
            <w:sz w:val="24"/>
            <w:szCs w:val="24"/>
            <w:bdr w:val="none" w:sz="0" w:space="0" w:color="auto" w:frame="1"/>
            <w14:ligatures w14:val="none"/>
          </w:rPr>
          <w:delText>ork-</w:delText>
        </w:r>
        <w:r w:rsidR="00355124">
          <w:rPr>
            <w:rFonts w:eastAsia="Times New Roman" w:cs="Poppins"/>
            <w:kern w:val="0"/>
            <w:sz w:val="24"/>
            <w:szCs w:val="24"/>
            <w:bdr w:val="none" w:sz="0" w:space="0" w:color="auto" w:frame="1"/>
            <w14:ligatures w14:val="none"/>
          </w:rPr>
          <w:delText>S</w:delText>
        </w:r>
        <w:r w:rsidRPr="00D00E1E">
          <w:rPr>
            <w:rFonts w:eastAsia="Times New Roman" w:cs="Poppins"/>
            <w:kern w:val="0"/>
            <w:sz w:val="24"/>
            <w:szCs w:val="24"/>
            <w:bdr w:val="none" w:sz="0" w:space="0" w:color="auto" w:frame="1"/>
            <w14:ligatures w14:val="none"/>
          </w:rPr>
          <w:delText xml:space="preserve">tudy students, </w:delText>
        </w:r>
        <w:r w:rsidR="00355124">
          <w:rPr>
            <w:rFonts w:eastAsia="Times New Roman" w:cs="Poppins"/>
            <w:kern w:val="0"/>
            <w:sz w:val="24"/>
            <w:szCs w:val="24"/>
            <w:bdr w:val="none" w:sz="0" w:space="0" w:color="auto" w:frame="1"/>
            <w14:ligatures w14:val="none"/>
          </w:rPr>
          <w:delText xml:space="preserve">interns, </w:delText>
        </w:r>
        <w:r w:rsidRPr="00D00E1E">
          <w:rPr>
            <w:rFonts w:eastAsia="Times New Roman" w:cs="Poppins"/>
            <w:kern w:val="0"/>
            <w:sz w:val="24"/>
            <w:szCs w:val="24"/>
            <w:bdr w:val="none" w:sz="0" w:space="0" w:color="auto" w:frame="1"/>
            <w14:ligatures w14:val="none"/>
          </w:rPr>
          <w:delText>and volunteers.</w:delText>
        </w:r>
      </w:del>
    </w:p>
    <w:p w14:paraId="4366FFF5" w14:textId="77777777" w:rsidR="00DE2145" w:rsidRPr="00D00E1E" w:rsidRDefault="00DE2145" w:rsidP="00863505">
      <w:pPr>
        <w:shd w:val="clear" w:color="auto" w:fill="FFFFFF"/>
        <w:spacing w:after="0" w:line="240" w:lineRule="auto"/>
        <w:textAlignment w:val="baseline"/>
        <w:rPr>
          <w:del w:id="234" w:author="Rochelle Schlank" w:date="2026-09-25T20:04:00Z" w16du:dateUtc="2026-09-26T00:04:00Z"/>
          <w:rFonts w:eastAsia="Times New Roman" w:cs="Poppins"/>
          <w:b/>
          <w:bCs/>
          <w:kern w:val="0"/>
          <w:sz w:val="24"/>
          <w:szCs w:val="24"/>
          <w:u w:val="single"/>
          <w:bdr w:val="none" w:sz="0" w:space="0" w:color="auto" w:frame="1"/>
          <w14:ligatures w14:val="none"/>
        </w:rPr>
      </w:pPr>
    </w:p>
    <w:p w14:paraId="28B3D7D3" w14:textId="56EFAA59" w:rsidR="00863505" w:rsidRPr="00D00E1E" w:rsidRDefault="00863505" w:rsidP="00863505">
      <w:pPr>
        <w:shd w:val="clear" w:color="auto" w:fill="FFFFFF"/>
        <w:spacing w:after="0" w:line="240" w:lineRule="auto"/>
        <w:textAlignment w:val="baseline"/>
        <w:rPr>
          <w:del w:id="235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36" w:author="Rochelle Schlank" w:date="2026-09-25T20:04:00Z" w16du:dateUtc="2026-09-26T00:04:00Z">
        <w:r w:rsidRPr="00D00E1E">
          <w:rPr>
            <w:rFonts w:eastAsia="Times New Roman" w:cs="Poppins"/>
            <w:b/>
            <w:bCs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delText>Compensation</w:delText>
        </w:r>
      </w:del>
    </w:p>
    <w:p w14:paraId="17AF8707" w14:textId="2D27D930" w:rsidR="00816E54" w:rsidRPr="00D00E1E" w:rsidRDefault="00863505" w:rsidP="00863505">
      <w:pPr>
        <w:numPr>
          <w:ilvl w:val="0"/>
          <w:numId w:val="3"/>
        </w:numPr>
        <w:shd w:val="clear" w:color="auto" w:fill="FFFFFF"/>
        <w:spacing w:before="60" w:after="0" w:line="240" w:lineRule="auto"/>
        <w:ind w:left="1080"/>
        <w:textAlignment w:val="baseline"/>
        <w:rPr>
          <w:del w:id="237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38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Salary: $</w:delText>
        </w:r>
        <w:r w:rsidR="00816E54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4</w:delText>
        </w:r>
        <w:r w:rsidR="00DE2145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8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,000 </w:delText>
        </w:r>
        <w:r w:rsidR="00B46A3F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annually 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plus health insurance.</w:delText>
        </w:r>
      </w:del>
    </w:p>
    <w:p w14:paraId="4CA925C1" w14:textId="6B886E72" w:rsidR="00816E54" w:rsidRPr="00D00E1E" w:rsidRDefault="00DE2145" w:rsidP="003855F0">
      <w:pPr>
        <w:numPr>
          <w:ilvl w:val="0"/>
          <w:numId w:val="3"/>
        </w:numPr>
        <w:shd w:val="clear" w:color="auto" w:fill="FFFFFF"/>
        <w:spacing w:before="60" w:after="0" w:line="240" w:lineRule="auto"/>
        <w:ind w:left="1080"/>
        <w:textAlignment w:val="baseline"/>
        <w:rPr>
          <w:del w:id="239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40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15 </w:delText>
        </w:r>
        <w:r w:rsidR="00E23584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paid days off, plus 5 holidays 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on</w:delText>
        </w:r>
        <w:r w:rsidR="0050513C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 which 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the </w:delText>
        </w:r>
        <w:r w:rsidR="0050513C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museum is closed</w:delText>
        </w:r>
        <w:r w:rsidR="00854441"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. </w:delText>
        </w:r>
      </w:del>
    </w:p>
    <w:p w14:paraId="66F8F7BD" w14:textId="19BF8D02" w:rsidR="00EC17C7" w:rsidRPr="00D00E1E" w:rsidRDefault="00EC17C7" w:rsidP="003855F0">
      <w:pPr>
        <w:numPr>
          <w:ilvl w:val="0"/>
          <w:numId w:val="3"/>
        </w:numPr>
        <w:shd w:val="clear" w:color="auto" w:fill="FFFFFF"/>
        <w:spacing w:before="60" w:after="0" w:line="240" w:lineRule="auto"/>
        <w:ind w:left="1080"/>
        <w:textAlignment w:val="baseline"/>
        <w:rPr>
          <w:del w:id="241" w:author="Rochelle Schlank" w:date="2026-09-25T20:04:00Z" w16du:dateUtc="2026-09-26T00:04:00Z"/>
          <w:rFonts w:eastAsia="Times New Roman" w:cs="Poppins"/>
          <w:kern w:val="0"/>
          <w:sz w:val="24"/>
          <w:szCs w:val="24"/>
          <w14:ligatures w14:val="none"/>
        </w:rPr>
      </w:pPr>
      <w:del w:id="242" w:author="Rochelle Schlank" w:date="2026-09-25T20:04:00Z" w16du:dateUtc="2026-09-26T00:04:00Z"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Salary 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t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 xml:space="preserve">ype: 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e</w:delText>
        </w:r>
        <w:r w:rsidRPr="00D00E1E">
          <w:rPr>
            <w:rFonts w:eastAsia="Times New Roman" w:cs="Poppins"/>
            <w:kern w:val="0"/>
            <w:sz w:val="24"/>
            <w:szCs w:val="24"/>
            <w14:ligatures w14:val="none"/>
          </w:rPr>
          <w:delText>xemp</w:delText>
        </w:r>
        <w:r w:rsidR="00355124">
          <w:rPr>
            <w:rFonts w:eastAsia="Times New Roman" w:cs="Poppins"/>
            <w:kern w:val="0"/>
            <w:sz w:val="24"/>
            <w:szCs w:val="24"/>
            <w14:ligatures w14:val="none"/>
          </w:rPr>
          <w:delText>t</w:delText>
        </w:r>
      </w:del>
    </w:p>
    <w:p w14:paraId="14D8F769" w14:textId="1F0B2DD5" w:rsidR="00B45C49" w:rsidRPr="00C6371D" w:rsidRDefault="00B45C49" w:rsidP="00EB2E12">
      <w:pPr>
        <w:pStyle w:val="Heading1"/>
        <w:rPr>
          <w:sz w:val="2"/>
          <w:rPrChange w:id="243" w:author="Rochelle Schlank" w:date="2026-09-25T20:04:00Z" w16du:dateUtc="2026-09-26T00:04:00Z">
            <w:rPr>
              <w:rFonts w:eastAsia="Times New Roman" w:cs="Poppins"/>
              <w:color w:val="535353"/>
              <w:kern w:val="0"/>
              <w:sz w:val="24"/>
              <w:szCs w:val="24"/>
              <w14:ligatures w14:val="none"/>
            </w:rPr>
          </w:rPrChange>
        </w:rPr>
        <w:pPrChange w:id="244" w:author="Rochelle Schlank" w:date="2026-09-25T20:04:00Z" w16du:dateUtc="2026-09-26T00:04:00Z">
          <w:pPr>
            <w:shd w:val="clear" w:color="auto" w:fill="FFFFFF"/>
            <w:spacing w:before="60" w:after="0" w:line="240" w:lineRule="auto"/>
            <w:textAlignment w:val="baseline"/>
          </w:pPr>
        </w:pPrChange>
      </w:pPr>
    </w:p>
    <w:sectPr w:rsidR="00B45C49" w:rsidRPr="00C6371D" w:rsidSect="00E80BB5">
      <w:footerReference w:type="default" r:id="rId17"/>
      <w:type w:val="continuous"/>
      <w:pgSz w:w="16838" w:h="11906" w:orient="landscape"/>
      <w:pgMar w:top="720" w:right="720" w:bottom="720" w:left="720" w:header="283" w:footer="283" w:gutter="0"/>
      <w:cols w:space="708"/>
      <w:docGrid w:linePitch="360"/>
      <w:sectPrChange w:id="250" w:author="Rochelle Schlank" w:date="2026-09-25T20:04:00Z" w16du:dateUtc="2026-09-26T00:04:00Z">
        <w:sectPr w:rsidR="00B45C49" w:rsidRPr="00C6371D" w:rsidSect="00E80BB5">
          <w:type w:val="nextPage"/>
          <w:pgSz w:w="12240" w:h="15840" w:orient="portrait"/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EAFEF8" w14:textId="77777777" w:rsidR="00CD37AB" w:rsidRDefault="00CD37AB" w:rsidP="0071477C">
      <w:pPr>
        <w:spacing w:after="0" w:line="240" w:lineRule="auto"/>
      </w:pPr>
      <w:r>
        <w:separator/>
      </w:r>
    </w:p>
  </w:endnote>
  <w:endnote w:type="continuationSeparator" w:id="0">
    <w:p w14:paraId="38226CFC" w14:textId="77777777" w:rsidR="00CD37AB" w:rsidRDefault="00CD37AB" w:rsidP="0071477C">
      <w:pPr>
        <w:spacing w:after="0" w:line="240" w:lineRule="auto"/>
      </w:pPr>
      <w:r>
        <w:continuationSeparator/>
      </w:r>
    </w:p>
  </w:endnote>
  <w:endnote w:type="continuationNotice" w:id="1">
    <w:p w14:paraId="10617EB6" w14:textId="77777777" w:rsidR="00CD37AB" w:rsidRDefault="00CD37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G Times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0987D6" w14:textId="77777777" w:rsidR="00635E88" w:rsidRDefault="00635E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2D7320" w14:textId="022AC906" w:rsidR="00065569" w:rsidRDefault="00065569" w:rsidP="00065569">
    <w:pPr>
      <w:pStyle w:val="Footer"/>
      <w:tabs>
        <w:tab w:val="clear" w:pos="4513"/>
        <w:tab w:val="clear" w:pos="9026"/>
      </w:tabs>
    </w:pPr>
    <w:r>
      <w:rPr>
        <w:rFonts w:asciiTheme="majorHAnsi" w:hAnsiTheme="majorHAnsi" w:cstheme="majorHAnsi"/>
        <w:sz w:val="16"/>
        <w:szCs w:val="16"/>
      </w:rPr>
      <w:t>FRESHCARE AWISSP – WIN</w:t>
    </w:r>
    <w:r w:rsidRPr="00AF759C">
      <w:rPr>
        <w:rFonts w:asciiTheme="majorHAnsi" w:hAnsiTheme="majorHAnsi" w:cstheme="majorHAnsi"/>
        <w:sz w:val="16"/>
        <w:szCs w:val="16"/>
      </w:rPr>
      <w:t>1</w:t>
    </w:r>
    <w:r w:rsidR="00243269">
      <w:rPr>
        <w:rFonts w:asciiTheme="majorHAnsi" w:hAnsiTheme="majorHAnsi" w:cstheme="majorHAnsi"/>
        <w:sz w:val="16"/>
        <w:szCs w:val="16"/>
      </w:rPr>
      <w:ptab w:relativeTo="margin" w:alignment="center" w:leader="none"/>
    </w:r>
    <w:r>
      <w:rPr>
        <w:rFonts w:asciiTheme="majorHAnsi" w:hAnsiTheme="majorHAnsi" w:cstheme="majorHAnsi"/>
        <w:sz w:val="16"/>
        <w:szCs w:val="16"/>
      </w:rPr>
      <w:t xml:space="preserve">FORM – </w:t>
    </w:r>
    <w:r w:rsidRPr="00065569">
      <w:rPr>
        <w:rFonts w:asciiTheme="majorHAnsi" w:hAnsiTheme="majorHAnsi" w:cstheme="majorHAnsi"/>
        <w:sz w:val="16"/>
        <w:szCs w:val="16"/>
      </w:rPr>
      <w:t>E2 CHEMICAL INVENTORY</w:t>
    </w:r>
    <w:r w:rsidR="00635E88">
      <w:rPr>
        <w:rFonts w:asciiTheme="majorHAnsi" w:hAnsiTheme="majorHAnsi" w:cstheme="majorHAnsi"/>
        <w:sz w:val="16"/>
        <w:szCs w:val="16"/>
      </w:rPr>
      <w:tab/>
    </w:r>
    <w:r w:rsidR="00635E88">
      <w:rPr>
        <w:rFonts w:asciiTheme="majorHAnsi" w:hAnsiTheme="majorHAnsi" w:cstheme="majorHAnsi"/>
        <w:sz w:val="16"/>
        <w:szCs w:val="16"/>
      </w:rPr>
      <w:tab/>
      <w:t>Ref – 1.1</w:t>
    </w:r>
    <w:r w:rsidR="00243269">
      <w:rPr>
        <w:rFonts w:asciiTheme="majorHAnsi" w:hAnsiTheme="majorHAnsi" w:cstheme="majorHAnsi"/>
        <w:sz w:val="16"/>
        <w:szCs w:val="16"/>
      </w:rPr>
      <w:ptab w:relativeTo="margin" w:alignment="right" w:leader="none"/>
    </w:r>
    <w:r w:rsidRPr="00AF759C">
      <w:rPr>
        <w:rFonts w:asciiTheme="majorHAnsi" w:hAnsiTheme="majorHAnsi" w:cstheme="majorHAnsi"/>
        <w:sz w:val="16"/>
        <w:szCs w:val="16"/>
      </w:rPr>
      <w:t xml:space="preserve">PAGE 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begin"/>
    </w:r>
    <w:r w:rsidRPr="00AF759C">
      <w:rPr>
        <w:rFonts w:asciiTheme="majorHAnsi" w:hAnsiTheme="majorHAnsi" w:cstheme="majorHAnsi"/>
        <w:b/>
        <w:bCs/>
        <w:sz w:val="16"/>
        <w:szCs w:val="16"/>
      </w:rPr>
      <w:instrText xml:space="preserve"> PAGE  \* Arabic  \* MERGEFORMAT </w:instrTex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separate"/>
    </w:r>
    <w:r>
      <w:rPr>
        <w:rFonts w:asciiTheme="majorHAnsi" w:hAnsiTheme="majorHAnsi" w:cstheme="majorHAnsi"/>
        <w:b/>
        <w:bCs/>
        <w:sz w:val="16"/>
        <w:szCs w:val="16"/>
      </w:rPr>
      <w:t>1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end"/>
    </w:r>
    <w:r w:rsidRPr="00AF759C">
      <w:rPr>
        <w:rFonts w:asciiTheme="majorHAnsi" w:hAnsiTheme="majorHAnsi" w:cstheme="majorHAnsi"/>
        <w:sz w:val="16"/>
        <w:szCs w:val="16"/>
      </w:rPr>
      <w:t xml:space="preserve"> OF 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begin"/>
    </w:r>
    <w:r w:rsidRPr="00AF759C">
      <w:rPr>
        <w:rFonts w:asciiTheme="majorHAnsi" w:hAnsiTheme="majorHAnsi" w:cstheme="majorHAnsi"/>
        <w:b/>
        <w:bCs/>
        <w:sz w:val="16"/>
        <w:szCs w:val="16"/>
      </w:rPr>
      <w:instrText xml:space="preserve"> NUMPAGES  \* Arabic  \* MERGEFORMAT </w:instrTex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separate"/>
    </w:r>
    <w:r>
      <w:rPr>
        <w:rFonts w:asciiTheme="majorHAnsi" w:hAnsiTheme="majorHAnsi" w:cstheme="majorHAnsi"/>
        <w:b/>
        <w:bCs/>
        <w:sz w:val="16"/>
        <w:szCs w:val="16"/>
      </w:rPr>
      <w:t>101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EE61CE" w14:textId="77777777" w:rsidR="00635E88" w:rsidRDefault="00635E8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D09BFA" w14:textId="77777777" w:rsidR="0071477C" w:rsidRPr="00406D23" w:rsidRDefault="0071477C" w:rsidP="00065569">
    <w:pPr>
      <w:pStyle w:val="Footer"/>
      <w:tabs>
        <w:tab w:val="clear" w:pos="4513"/>
        <w:tab w:val="clear" w:pos="9026"/>
      </w:tabs>
      <w:rPr>
        <w:rFonts w:asciiTheme="majorHAnsi" w:hAnsiTheme="majorHAnsi"/>
        <w:rPrChange w:id="245" w:author="Rochelle Schlank" w:date="2026-09-25T20:04:00Z" w16du:dateUtc="2026-09-26T00:04:00Z">
          <w:rPr/>
        </w:rPrChange>
      </w:rPr>
    </w:pPr>
    <w:r>
      <w:rPr>
        <w:rFonts w:asciiTheme="majorHAnsi" w:hAnsiTheme="majorHAnsi" w:cstheme="majorHAnsi"/>
        <w:sz w:val="16"/>
        <w:szCs w:val="16"/>
      </w:rPr>
      <w:t>FRESHCARE AWISSP – WIN</w:t>
    </w:r>
    <w:r w:rsidRPr="00AF759C">
      <w:rPr>
        <w:rFonts w:asciiTheme="majorHAnsi" w:hAnsiTheme="majorHAnsi" w:cstheme="majorHAnsi"/>
        <w:sz w:val="16"/>
        <w:szCs w:val="16"/>
      </w:rPr>
      <w:t>1</w:t>
    </w:r>
    <w:r>
      <w:rPr>
        <w:rFonts w:asciiTheme="majorHAnsi" w:hAnsiTheme="majorHAnsi" w:cstheme="majorHAnsi"/>
        <w:sz w:val="16"/>
        <w:szCs w:val="16"/>
      </w:rPr>
      <w:ptab w:relativeTo="margin" w:alignment="center" w:leader="none"/>
    </w:r>
    <w:r>
      <w:rPr>
        <w:rFonts w:asciiTheme="majorHAnsi" w:hAnsiTheme="majorHAnsi" w:cstheme="majorHAnsi"/>
        <w:sz w:val="16"/>
        <w:szCs w:val="16"/>
      </w:rPr>
      <w:t xml:space="preserve">FORM – </w:t>
    </w:r>
    <w:ins w:id="246" w:author="Rochelle Schlank" w:date="2026-09-25T20:04:00Z" w16du:dateUtc="2026-09-26T00:04:00Z">
      <w:r w:rsidR="00506E53" w:rsidRPr="00506E53">
        <w:rPr>
          <w:rFonts w:asciiTheme="majorHAnsi" w:hAnsiTheme="majorHAnsi" w:cstheme="majorHAnsi"/>
          <w:sz w:val="16"/>
          <w:szCs w:val="16"/>
        </w:rPr>
        <w:t>M8 TRADE LEVEL RECALL/WITHDRAWAL FORM</w:t>
      </w:r>
      <w:r w:rsidR="004F792E">
        <w:rPr>
          <w:rFonts w:asciiTheme="majorHAnsi" w:hAnsiTheme="majorHAnsi" w:cstheme="majorHAnsi"/>
          <w:sz w:val="16"/>
          <w:szCs w:val="16"/>
        </w:rPr>
        <w:ptab w:relativeTo="margin" w:alignment="right" w:leader="none"/>
      </w:r>
      <w:r w:rsidR="00506E53" w:rsidRPr="00AF759C">
        <w:rPr>
          <w:rFonts w:asciiTheme="majorHAnsi" w:hAnsiTheme="majorHAnsi" w:cstheme="majorHAnsi"/>
          <w:sz w:val="16"/>
          <w:szCs w:val="16"/>
        </w:rPr>
        <w:t>PAGE</w:t>
      </w:r>
    </w:ins>
    <w:del w:id="247" w:author="Rochelle Schlank" w:date="2026-09-25T20:04:00Z" w16du:dateUtc="2026-09-26T00:04:00Z">
      <w:r w:rsidRPr="00065569">
        <w:rPr>
          <w:rFonts w:asciiTheme="majorHAnsi" w:hAnsiTheme="majorHAnsi" w:cstheme="majorHAnsi"/>
          <w:sz w:val="16"/>
          <w:szCs w:val="16"/>
        </w:rPr>
        <w:delText>E2 CHEMICAL INVENTORY</w:delText>
      </w:r>
      <w:r>
        <w:rPr>
          <w:rFonts w:asciiTheme="majorHAnsi" w:hAnsiTheme="majorHAnsi" w:cstheme="majorHAnsi"/>
          <w:sz w:val="16"/>
          <w:szCs w:val="16"/>
        </w:rPr>
        <w:tab/>
      </w:r>
      <w:r>
        <w:rPr>
          <w:rFonts w:asciiTheme="majorHAnsi" w:hAnsiTheme="majorHAnsi" w:cstheme="majorHAnsi"/>
          <w:sz w:val="16"/>
          <w:szCs w:val="16"/>
        </w:rPr>
        <w:tab/>
        <w:delText>Ref – 1.1</w:delText>
      </w:r>
      <w:r>
        <w:rPr>
          <w:rFonts w:asciiTheme="majorHAnsi" w:hAnsiTheme="majorHAnsi" w:cstheme="majorHAnsi"/>
          <w:sz w:val="16"/>
          <w:szCs w:val="16"/>
        </w:rPr>
        <w:ptab w:relativeTo="margin" w:alignment="right" w:leader="none"/>
      </w:r>
      <w:r w:rsidRPr="00AF759C">
        <w:rPr>
          <w:rFonts w:asciiTheme="majorHAnsi" w:hAnsiTheme="majorHAnsi" w:cstheme="majorHAnsi"/>
          <w:sz w:val="16"/>
          <w:szCs w:val="16"/>
        </w:rPr>
        <w:delText>PAGE</w:delText>
      </w:r>
    </w:del>
    <w:r w:rsidRPr="00AF759C">
      <w:rPr>
        <w:rFonts w:asciiTheme="majorHAnsi" w:hAnsiTheme="majorHAnsi" w:cstheme="majorHAnsi"/>
        <w:sz w:val="16"/>
        <w:szCs w:val="16"/>
      </w:rPr>
      <w:t xml:space="preserve"> 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begin"/>
    </w:r>
    <w:r w:rsidRPr="00AF759C">
      <w:rPr>
        <w:rFonts w:asciiTheme="majorHAnsi" w:hAnsiTheme="majorHAnsi" w:cstheme="majorHAnsi"/>
        <w:b/>
        <w:bCs/>
        <w:sz w:val="16"/>
        <w:szCs w:val="16"/>
      </w:rPr>
      <w:instrText xml:space="preserve"> PAGE  \* Arabic  \* MERGEFORMAT </w:instrTex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separate"/>
    </w:r>
    <w:r>
      <w:rPr>
        <w:rFonts w:asciiTheme="majorHAnsi" w:hAnsiTheme="majorHAnsi" w:cstheme="majorHAnsi"/>
        <w:b/>
        <w:bCs/>
        <w:sz w:val="16"/>
        <w:szCs w:val="16"/>
      </w:rPr>
      <w:t>1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end"/>
    </w:r>
    <w:r w:rsidRPr="00AF759C">
      <w:rPr>
        <w:rFonts w:asciiTheme="majorHAnsi" w:hAnsiTheme="majorHAnsi" w:cstheme="majorHAnsi"/>
        <w:sz w:val="16"/>
        <w:szCs w:val="16"/>
      </w:rPr>
      <w:t xml:space="preserve"> OF </w: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begin"/>
    </w:r>
    <w:r w:rsidRPr="00AF759C">
      <w:rPr>
        <w:rFonts w:asciiTheme="majorHAnsi" w:hAnsiTheme="majorHAnsi" w:cstheme="majorHAnsi"/>
        <w:b/>
        <w:bCs/>
        <w:sz w:val="16"/>
        <w:szCs w:val="16"/>
      </w:rPr>
      <w:instrText xml:space="preserve"> NUMPAGES  \* Arabic  \* MERGEFORMAT </w:instrText>
    </w:r>
    <w:r w:rsidRPr="00AF759C">
      <w:rPr>
        <w:rFonts w:asciiTheme="majorHAnsi" w:hAnsiTheme="majorHAnsi" w:cstheme="majorHAnsi"/>
        <w:b/>
        <w:bCs/>
        <w:sz w:val="16"/>
        <w:szCs w:val="16"/>
      </w:rPr>
      <w:fldChar w:fldCharType="separate"/>
    </w:r>
    <w:ins w:id="248" w:author="Rochelle Schlank" w:date="2026-09-25T20:04:00Z" w16du:dateUtc="2026-09-26T00:04:00Z">
      <w:r w:rsidR="00506E53">
        <w:rPr>
          <w:rFonts w:asciiTheme="majorHAnsi" w:hAnsiTheme="majorHAnsi" w:cstheme="majorHAnsi"/>
          <w:b/>
          <w:bCs/>
          <w:sz w:val="16"/>
          <w:szCs w:val="16"/>
        </w:rPr>
        <w:t>102</w:t>
      </w:r>
    </w:ins>
    <w:del w:id="249" w:author="Rochelle Schlank" w:date="2026-09-25T20:04:00Z" w16du:dateUtc="2026-09-26T00:04:00Z">
      <w:r>
        <w:rPr>
          <w:rFonts w:asciiTheme="majorHAnsi" w:hAnsiTheme="majorHAnsi" w:cstheme="majorHAnsi"/>
          <w:b/>
          <w:bCs/>
          <w:sz w:val="16"/>
          <w:szCs w:val="16"/>
        </w:rPr>
        <w:delText>101</w:delText>
      </w:r>
    </w:del>
    <w:r w:rsidRPr="00AF759C">
      <w:rPr>
        <w:rFonts w:asciiTheme="majorHAnsi" w:hAnsiTheme="majorHAnsi" w:cstheme="majorHAnsi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862B38" w14:textId="77777777" w:rsidR="00CD37AB" w:rsidRDefault="00CD37AB" w:rsidP="0071477C">
      <w:pPr>
        <w:spacing w:after="0" w:line="240" w:lineRule="auto"/>
      </w:pPr>
      <w:r>
        <w:separator/>
      </w:r>
    </w:p>
  </w:footnote>
  <w:footnote w:type="continuationSeparator" w:id="0">
    <w:p w14:paraId="2B43F82B" w14:textId="77777777" w:rsidR="00CD37AB" w:rsidRDefault="00CD37AB" w:rsidP="0071477C">
      <w:pPr>
        <w:spacing w:after="0" w:line="240" w:lineRule="auto"/>
      </w:pPr>
      <w:r>
        <w:continuationSeparator/>
      </w:r>
    </w:p>
  </w:footnote>
  <w:footnote w:type="continuationNotice" w:id="1">
    <w:p w14:paraId="7B0F0AAD" w14:textId="77777777" w:rsidR="00CD37AB" w:rsidRDefault="00CD37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E413DD" w14:textId="77777777" w:rsidR="00635E88" w:rsidRDefault="00635E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B73FE9" w14:textId="77777777" w:rsidR="00635E88" w:rsidRDefault="00635E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CACE5A" w14:textId="77777777" w:rsidR="00635E88" w:rsidRDefault="00635E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D1732E"/>
    <w:multiLevelType w:val="multilevel"/>
    <w:tmpl w:val="F04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47E98"/>
    <w:multiLevelType w:val="hybridMultilevel"/>
    <w:tmpl w:val="ACD026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B7F6B"/>
    <w:multiLevelType w:val="hybridMultilevel"/>
    <w:tmpl w:val="F446E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5D53FD"/>
    <w:multiLevelType w:val="multilevel"/>
    <w:tmpl w:val="AA9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113CB"/>
    <w:multiLevelType w:val="multilevel"/>
    <w:tmpl w:val="EAF6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522121">
    <w:abstractNumId w:val="4"/>
  </w:num>
  <w:num w:numId="2" w16cid:durableId="1463812879">
    <w:abstractNumId w:val="0"/>
  </w:num>
  <w:num w:numId="3" w16cid:durableId="94401396">
    <w:abstractNumId w:val="3"/>
  </w:num>
  <w:num w:numId="4" w16cid:durableId="1513835539">
    <w:abstractNumId w:val="2"/>
  </w:num>
  <w:num w:numId="5" w16cid:durableId="1327710327">
    <w:abstractNumId w:val="1"/>
  </w:num>
  <w:numIdMacAtCleanup w:val="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05"/>
    <w:rsid w:val="000019F4"/>
    <w:rsid w:val="000035AA"/>
    <w:rsid w:val="00005D6D"/>
    <w:rsid w:val="000123D7"/>
    <w:rsid w:val="000327F3"/>
    <w:rsid w:val="00033078"/>
    <w:rsid w:val="00034FED"/>
    <w:rsid w:val="0003575C"/>
    <w:rsid w:val="000377D3"/>
    <w:rsid w:val="00040CE9"/>
    <w:rsid w:val="00044182"/>
    <w:rsid w:val="00065569"/>
    <w:rsid w:val="00067F72"/>
    <w:rsid w:val="0007185E"/>
    <w:rsid w:val="0007237B"/>
    <w:rsid w:val="000754FF"/>
    <w:rsid w:val="00083252"/>
    <w:rsid w:val="000841E6"/>
    <w:rsid w:val="000852AB"/>
    <w:rsid w:val="00094586"/>
    <w:rsid w:val="00097B13"/>
    <w:rsid w:val="000A2353"/>
    <w:rsid w:val="000B4C7A"/>
    <w:rsid w:val="000C072A"/>
    <w:rsid w:val="000C0CD2"/>
    <w:rsid w:val="000C1C9F"/>
    <w:rsid w:val="000C3A16"/>
    <w:rsid w:val="000C783C"/>
    <w:rsid w:val="000D2679"/>
    <w:rsid w:val="000D72B1"/>
    <w:rsid w:val="000E268B"/>
    <w:rsid w:val="000E2E58"/>
    <w:rsid w:val="000E579D"/>
    <w:rsid w:val="000E6DED"/>
    <w:rsid w:val="000F31F1"/>
    <w:rsid w:val="00104883"/>
    <w:rsid w:val="0010787B"/>
    <w:rsid w:val="00127DAD"/>
    <w:rsid w:val="00136AEA"/>
    <w:rsid w:val="00136CF8"/>
    <w:rsid w:val="00141D58"/>
    <w:rsid w:val="0014431F"/>
    <w:rsid w:val="00155290"/>
    <w:rsid w:val="001569FE"/>
    <w:rsid w:val="001618E8"/>
    <w:rsid w:val="00165D83"/>
    <w:rsid w:val="001754CB"/>
    <w:rsid w:val="00177155"/>
    <w:rsid w:val="00177F95"/>
    <w:rsid w:val="00193661"/>
    <w:rsid w:val="001C245A"/>
    <w:rsid w:val="001C5009"/>
    <w:rsid w:val="001D599A"/>
    <w:rsid w:val="001E7E42"/>
    <w:rsid w:val="001F5A68"/>
    <w:rsid w:val="00210C67"/>
    <w:rsid w:val="00226443"/>
    <w:rsid w:val="0022756D"/>
    <w:rsid w:val="00243269"/>
    <w:rsid w:val="0025124F"/>
    <w:rsid w:val="00260176"/>
    <w:rsid w:val="002621F2"/>
    <w:rsid w:val="002743F3"/>
    <w:rsid w:val="0027542D"/>
    <w:rsid w:val="00275967"/>
    <w:rsid w:val="00277894"/>
    <w:rsid w:val="002A1762"/>
    <w:rsid w:val="002A3717"/>
    <w:rsid w:val="002A5759"/>
    <w:rsid w:val="002B182C"/>
    <w:rsid w:val="002B384C"/>
    <w:rsid w:val="002B6637"/>
    <w:rsid w:val="002C176B"/>
    <w:rsid w:val="002D3626"/>
    <w:rsid w:val="002D6780"/>
    <w:rsid w:val="002E05F3"/>
    <w:rsid w:val="002E6476"/>
    <w:rsid w:val="002F5533"/>
    <w:rsid w:val="002F5945"/>
    <w:rsid w:val="00323320"/>
    <w:rsid w:val="0032660A"/>
    <w:rsid w:val="00352651"/>
    <w:rsid w:val="00355124"/>
    <w:rsid w:val="00377A20"/>
    <w:rsid w:val="003853D6"/>
    <w:rsid w:val="00385D39"/>
    <w:rsid w:val="003924AC"/>
    <w:rsid w:val="003936C8"/>
    <w:rsid w:val="00393DE8"/>
    <w:rsid w:val="00394142"/>
    <w:rsid w:val="003970C7"/>
    <w:rsid w:val="00397CDD"/>
    <w:rsid w:val="003A0325"/>
    <w:rsid w:val="003A2A30"/>
    <w:rsid w:val="003B4D83"/>
    <w:rsid w:val="003B5CF3"/>
    <w:rsid w:val="003D2609"/>
    <w:rsid w:val="003E5764"/>
    <w:rsid w:val="003E64FB"/>
    <w:rsid w:val="003F049D"/>
    <w:rsid w:val="003F77A5"/>
    <w:rsid w:val="00403B67"/>
    <w:rsid w:val="00410AF1"/>
    <w:rsid w:val="0041220F"/>
    <w:rsid w:val="00430577"/>
    <w:rsid w:val="004305BF"/>
    <w:rsid w:val="004434F4"/>
    <w:rsid w:val="00444C4A"/>
    <w:rsid w:val="00452E01"/>
    <w:rsid w:val="00454AE7"/>
    <w:rsid w:val="0046252B"/>
    <w:rsid w:val="0048509C"/>
    <w:rsid w:val="00497551"/>
    <w:rsid w:val="004A1C3E"/>
    <w:rsid w:val="004D13FF"/>
    <w:rsid w:val="004E0548"/>
    <w:rsid w:val="004F0C35"/>
    <w:rsid w:val="004F792E"/>
    <w:rsid w:val="0050513C"/>
    <w:rsid w:val="00506E53"/>
    <w:rsid w:val="00531A51"/>
    <w:rsid w:val="0053478E"/>
    <w:rsid w:val="0053498C"/>
    <w:rsid w:val="00542ACC"/>
    <w:rsid w:val="00542F1E"/>
    <w:rsid w:val="00551825"/>
    <w:rsid w:val="00557E32"/>
    <w:rsid w:val="00560F48"/>
    <w:rsid w:val="0056759F"/>
    <w:rsid w:val="005677B1"/>
    <w:rsid w:val="00581944"/>
    <w:rsid w:val="00584C89"/>
    <w:rsid w:val="00585FED"/>
    <w:rsid w:val="0059366D"/>
    <w:rsid w:val="00595B84"/>
    <w:rsid w:val="00597008"/>
    <w:rsid w:val="005C425F"/>
    <w:rsid w:val="005C5B43"/>
    <w:rsid w:val="005C5D1B"/>
    <w:rsid w:val="005D066A"/>
    <w:rsid w:val="005D10B5"/>
    <w:rsid w:val="005D4647"/>
    <w:rsid w:val="005D7CDA"/>
    <w:rsid w:val="005E33BB"/>
    <w:rsid w:val="0060369D"/>
    <w:rsid w:val="006103D1"/>
    <w:rsid w:val="006123AD"/>
    <w:rsid w:val="00613336"/>
    <w:rsid w:val="00613D53"/>
    <w:rsid w:val="00615CE8"/>
    <w:rsid w:val="006314C1"/>
    <w:rsid w:val="0063224D"/>
    <w:rsid w:val="00635E88"/>
    <w:rsid w:val="00636E29"/>
    <w:rsid w:val="00645C06"/>
    <w:rsid w:val="00645CB1"/>
    <w:rsid w:val="00654216"/>
    <w:rsid w:val="0066099C"/>
    <w:rsid w:val="006803CB"/>
    <w:rsid w:val="006818ED"/>
    <w:rsid w:val="0069020A"/>
    <w:rsid w:val="006946F9"/>
    <w:rsid w:val="006A6093"/>
    <w:rsid w:val="006B1A9E"/>
    <w:rsid w:val="006B5166"/>
    <w:rsid w:val="006C6BE7"/>
    <w:rsid w:val="006C76B1"/>
    <w:rsid w:val="006D3B2D"/>
    <w:rsid w:val="006E37E3"/>
    <w:rsid w:val="006E4514"/>
    <w:rsid w:val="006E64F6"/>
    <w:rsid w:val="006E687D"/>
    <w:rsid w:val="006F6761"/>
    <w:rsid w:val="007050BA"/>
    <w:rsid w:val="00706484"/>
    <w:rsid w:val="0071477C"/>
    <w:rsid w:val="00720C54"/>
    <w:rsid w:val="00721451"/>
    <w:rsid w:val="0072214D"/>
    <w:rsid w:val="00741612"/>
    <w:rsid w:val="00744EE3"/>
    <w:rsid w:val="007450AA"/>
    <w:rsid w:val="007575D4"/>
    <w:rsid w:val="007644D9"/>
    <w:rsid w:val="00767331"/>
    <w:rsid w:val="007732AE"/>
    <w:rsid w:val="0077416B"/>
    <w:rsid w:val="00781AF7"/>
    <w:rsid w:val="007903A1"/>
    <w:rsid w:val="0079266B"/>
    <w:rsid w:val="0079631B"/>
    <w:rsid w:val="007A7309"/>
    <w:rsid w:val="007B2423"/>
    <w:rsid w:val="007B4A99"/>
    <w:rsid w:val="007E1FE4"/>
    <w:rsid w:val="007F77A5"/>
    <w:rsid w:val="00803B5A"/>
    <w:rsid w:val="008052D3"/>
    <w:rsid w:val="00805881"/>
    <w:rsid w:val="0080748B"/>
    <w:rsid w:val="0081086A"/>
    <w:rsid w:val="00816E54"/>
    <w:rsid w:val="008211DD"/>
    <w:rsid w:val="0082427A"/>
    <w:rsid w:val="00824993"/>
    <w:rsid w:val="0082704A"/>
    <w:rsid w:val="008271FB"/>
    <w:rsid w:val="0082756F"/>
    <w:rsid w:val="00844010"/>
    <w:rsid w:val="00854441"/>
    <w:rsid w:val="00860B75"/>
    <w:rsid w:val="00863505"/>
    <w:rsid w:val="00865721"/>
    <w:rsid w:val="00876177"/>
    <w:rsid w:val="00876912"/>
    <w:rsid w:val="00876A2F"/>
    <w:rsid w:val="00877DFE"/>
    <w:rsid w:val="00880008"/>
    <w:rsid w:val="008811DF"/>
    <w:rsid w:val="00882246"/>
    <w:rsid w:val="00886243"/>
    <w:rsid w:val="00892803"/>
    <w:rsid w:val="00894B50"/>
    <w:rsid w:val="0089783A"/>
    <w:rsid w:val="008A60AC"/>
    <w:rsid w:val="008A7B28"/>
    <w:rsid w:val="008B52FF"/>
    <w:rsid w:val="008C231C"/>
    <w:rsid w:val="008C4BC6"/>
    <w:rsid w:val="008D1EB4"/>
    <w:rsid w:val="008D49BB"/>
    <w:rsid w:val="008E2713"/>
    <w:rsid w:val="008E757B"/>
    <w:rsid w:val="008F4B83"/>
    <w:rsid w:val="008F72DA"/>
    <w:rsid w:val="00901518"/>
    <w:rsid w:val="00901AE9"/>
    <w:rsid w:val="00903A94"/>
    <w:rsid w:val="009103E9"/>
    <w:rsid w:val="00912AAA"/>
    <w:rsid w:val="00926784"/>
    <w:rsid w:val="0093052A"/>
    <w:rsid w:val="00930F73"/>
    <w:rsid w:val="00941D1E"/>
    <w:rsid w:val="0094541C"/>
    <w:rsid w:val="00947C73"/>
    <w:rsid w:val="009536EC"/>
    <w:rsid w:val="00954A68"/>
    <w:rsid w:val="0095569D"/>
    <w:rsid w:val="00962B2A"/>
    <w:rsid w:val="00964034"/>
    <w:rsid w:val="009745E3"/>
    <w:rsid w:val="00980D3B"/>
    <w:rsid w:val="00981734"/>
    <w:rsid w:val="00993803"/>
    <w:rsid w:val="009951FC"/>
    <w:rsid w:val="009A3C7A"/>
    <w:rsid w:val="009A6EFA"/>
    <w:rsid w:val="009A753F"/>
    <w:rsid w:val="009B1EE7"/>
    <w:rsid w:val="009B6BEB"/>
    <w:rsid w:val="009C299C"/>
    <w:rsid w:val="009C3C70"/>
    <w:rsid w:val="009C42EA"/>
    <w:rsid w:val="009D31B5"/>
    <w:rsid w:val="009D4A8B"/>
    <w:rsid w:val="009D63B2"/>
    <w:rsid w:val="009E1EC0"/>
    <w:rsid w:val="009F35DD"/>
    <w:rsid w:val="00A05FE6"/>
    <w:rsid w:val="00A12803"/>
    <w:rsid w:val="00A17206"/>
    <w:rsid w:val="00A17D7C"/>
    <w:rsid w:val="00A2286C"/>
    <w:rsid w:val="00A348A7"/>
    <w:rsid w:val="00A35B09"/>
    <w:rsid w:val="00A42A68"/>
    <w:rsid w:val="00A44390"/>
    <w:rsid w:val="00A60A0D"/>
    <w:rsid w:val="00A6260A"/>
    <w:rsid w:val="00A6684D"/>
    <w:rsid w:val="00A754CE"/>
    <w:rsid w:val="00A8623C"/>
    <w:rsid w:val="00A9086D"/>
    <w:rsid w:val="00A91F03"/>
    <w:rsid w:val="00A931F7"/>
    <w:rsid w:val="00A9737F"/>
    <w:rsid w:val="00AA06CE"/>
    <w:rsid w:val="00AA40C3"/>
    <w:rsid w:val="00AA6B48"/>
    <w:rsid w:val="00AB3281"/>
    <w:rsid w:val="00AB4FA0"/>
    <w:rsid w:val="00AB5532"/>
    <w:rsid w:val="00AC3250"/>
    <w:rsid w:val="00AC5DB6"/>
    <w:rsid w:val="00AD4447"/>
    <w:rsid w:val="00AE5979"/>
    <w:rsid w:val="00AE5CAA"/>
    <w:rsid w:val="00AF200A"/>
    <w:rsid w:val="00AF2666"/>
    <w:rsid w:val="00B05AB4"/>
    <w:rsid w:val="00B107AE"/>
    <w:rsid w:val="00B1246C"/>
    <w:rsid w:val="00B23F63"/>
    <w:rsid w:val="00B2444A"/>
    <w:rsid w:val="00B24C93"/>
    <w:rsid w:val="00B31D62"/>
    <w:rsid w:val="00B45C49"/>
    <w:rsid w:val="00B46578"/>
    <w:rsid w:val="00B46A3F"/>
    <w:rsid w:val="00B50FC7"/>
    <w:rsid w:val="00B5342C"/>
    <w:rsid w:val="00B60E7F"/>
    <w:rsid w:val="00B66C67"/>
    <w:rsid w:val="00B77CAE"/>
    <w:rsid w:val="00B84257"/>
    <w:rsid w:val="00B91D9E"/>
    <w:rsid w:val="00B96851"/>
    <w:rsid w:val="00BA1634"/>
    <w:rsid w:val="00BA19AF"/>
    <w:rsid w:val="00BB6AC2"/>
    <w:rsid w:val="00BC02B1"/>
    <w:rsid w:val="00BC1C4E"/>
    <w:rsid w:val="00BC24C9"/>
    <w:rsid w:val="00BD2FD0"/>
    <w:rsid w:val="00BD4C28"/>
    <w:rsid w:val="00C02032"/>
    <w:rsid w:val="00C15659"/>
    <w:rsid w:val="00C2262D"/>
    <w:rsid w:val="00C23F15"/>
    <w:rsid w:val="00C24703"/>
    <w:rsid w:val="00C43AD9"/>
    <w:rsid w:val="00C50538"/>
    <w:rsid w:val="00C578B0"/>
    <w:rsid w:val="00C6371D"/>
    <w:rsid w:val="00C739B8"/>
    <w:rsid w:val="00C73D89"/>
    <w:rsid w:val="00C7484C"/>
    <w:rsid w:val="00C813ED"/>
    <w:rsid w:val="00C84321"/>
    <w:rsid w:val="00C91688"/>
    <w:rsid w:val="00C95D82"/>
    <w:rsid w:val="00CA5015"/>
    <w:rsid w:val="00CA6E0F"/>
    <w:rsid w:val="00CB4018"/>
    <w:rsid w:val="00CB6456"/>
    <w:rsid w:val="00CC4029"/>
    <w:rsid w:val="00CC441E"/>
    <w:rsid w:val="00CC72E8"/>
    <w:rsid w:val="00CD2FE3"/>
    <w:rsid w:val="00CD37AB"/>
    <w:rsid w:val="00CD6A4D"/>
    <w:rsid w:val="00CE2AC8"/>
    <w:rsid w:val="00CE5D24"/>
    <w:rsid w:val="00CE706D"/>
    <w:rsid w:val="00CE710D"/>
    <w:rsid w:val="00CE754E"/>
    <w:rsid w:val="00CE7CC6"/>
    <w:rsid w:val="00CF7D34"/>
    <w:rsid w:val="00D00E1E"/>
    <w:rsid w:val="00D04A8C"/>
    <w:rsid w:val="00D05020"/>
    <w:rsid w:val="00D06674"/>
    <w:rsid w:val="00D14721"/>
    <w:rsid w:val="00D1560A"/>
    <w:rsid w:val="00D2160E"/>
    <w:rsid w:val="00D2234F"/>
    <w:rsid w:val="00D30985"/>
    <w:rsid w:val="00D3219A"/>
    <w:rsid w:val="00D32461"/>
    <w:rsid w:val="00D3369A"/>
    <w:rsid w:val="00D43844"/>
    <w:rsid w:val="00D4497F"/>
    <w:rsid w:val="00D46C86"/>
    <w:rsid w:val="00D46F31"/>
    <w:rsid w:val="00D61639"/>
    <w:rsid w:val="00D64A51"/>
    <w:rsid w:val="00D760FB"/>
    <w:rsid w:val="00D80823"/>
    <w:rsid w:val="00D84A3E"/>
    <w:rsid w:val="00D85B64"/>
    <w:rsid w:val="00D86361"/>
    <w:rsid w:val="00D9027B"/>
    <w:rsid w:val="00DA190D"/>
    <w:rsid w:val="00DA1A7F"/>
    <w:rsid w:val="00DA752F"/>
    <w:rsid w:val="00DB0B7B"/>
    <w:rsid w:val="00DB2669"/>
    <w:rsid w:val="00DB4715"/>
    <w:rsid w:val="00DC1F1E"/>
    <w:rsid w:val="00DC3A15"/>
    <w:rsid w:val="00DC3DDD"/>
    <w:rsid w:val="00DD3A11"/>
    <w:rsid w:val="00DE12F2"/>
    <w:rsid w:val="00DE2145"/>
    <w:rsid w:val="00DE43E3"/>
    <w:rsid w:val="00DE5F6F"/>
    <w:rsid w:val="00DE7F78"/>
    <w:rsid w:val="00DF3A72"/>
    <w:rsid w:val="00E10E1F"/>
    <w:rsid w:val="00E11A99"/>
    <w:rsid w:val="00E23584"/>
    <w:rsid w:val="00E26DFD"/>
    <w:rsid w:val="00E27BDC"/>
    <w:rsid w:val="00E440C7"/>
    <w:rsid w:val="00E45764"/>
    <w:rsid w:val="00E46C07"/>
    <w:rsid w:val="00E62BBE"/>
    <w:rsid w:val="00E808B8"/>
    <w:rsid w:val="00E80BB5"/>
    <w:rsid w:val="00EA28A3"/>
    <w:rsid w:val="00EA5438"/>
    <w:rsid w:val="00EA6EDC"/>
    <w:rsid w:val="00EB2E12"/>
    <w:rsid w:val="00EB5CB4"/>
    <w:rsid w:val="00EC17C7"/>
    <w:rsid w:val="00EC2244"/>
    <w:rsid w:val="00EC3F37"/>
    <w:rsid w:val="00EC7E0E"/>
    <w:rsid w:val="00EE0210"/>
    <w:rsid w:val="00EE2E22"/>
    <w:rsid w:val="00EF2EBE"/>
    <w:rsid w:val="00EF69A0"/>
    <w:rsid w:val="00F0202E"/>
    <w:rsid w:val="00F05EEE"/>
    <w:rsid w:val="00F21DEE"/>
    <w:rsid w:val="00F32348"/>
    <w:rsid w:val="00F3305F"/>
    <w:rsid w:val="00F36CF1"/>
    <w:rsid w:val="00F473A0"/>
    <w:rsid w:val="00F47891"/>
    <w:rsid w:val="00F47CB2"/>
    <w:rsid w:val="00F5124F"/>
    <w:rsid w:val="00F64B7F"/>
    <w:rsid w:val="00F70D88"/>
    <w:rsid w:val="00F86FE8"/>
    <w:rsid w:val="00FA75A9"/>
    <w:rsid w:val="00FB2132"/>
    <w:rsid w:val="00FB4199"/>
    <w:rsid w:val="00FD1E5F"/>
    <w:rsid w:val="00FD4802"/>
    <w:rsid w:val="00FD53A5"/>
    <w:rsid w:val="00FD5EBC"/>
    <w:rsid w:val="00FD7959"/>
    <w:rsid w:val="00FE5DD9"/>
    <w:rsid w:val="00FE66D9"/>
    <w:rsid w:val="00FF0251"/>
    <w:rsid w:val="00FF0FD4"/>
    <w:rsid w:val="00FF10A2"/>
    <w:rsid w:val="00FF355F"/>
    <w:rsid w:val="00FF5274"/>
    <w:rsid w:val="00FF537F"/>
    <w:rsid w:val="00FF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5E51"/>
  <w15:chartTrackingRefBased/>
  <w15:docId w15:val="{9056CAC9-8F60-41A3-BD54-E3C2B9F1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23F63"/>
    <w:pPr>
      <w:outlineLvl w:val="0"/>
      <w:pPrChange w:id="0" w:author="Rochelle Schlank" w:date="2026-09-25T20:04:00Z">
        <w:pPr>
          <w:keepNext/>
          <w:keepLines/>
          <w:spacing w:before="360" w:after="80" w:line="259" w:lineRule="auto"/>
          <w:outlineLvl w:val="0"/>
        </w:pPr>
      </w:pPrChange>
    </w:pPr>
    <w:rPr>
      <w:rFonts w:cstheme="minorHAnsi"/>
      <w:b/>
      <w:bCs/>
      <w:kern w:val="0"/>
      <w:sz w:val="32"/>
      <w:szCs w:val="32"/>
      <w:lang w:val="en-AU"/>
      <w14:ligatures w14:val="none"/>
      <w:rPrChange w:id="0" w:author="Rochelle Schlank" w:date="2026-09-25T20:0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Heading5"/>
    <w:next w:val="Normal"/>
    <w:link w:val="Heading4Char"/>
    <w:qFormat/>
    <w:rsid w:val="00DD3A11"/>
    <w:pPr>
      <w:keepNext w:val="0"/>
      <w:keepLines w:val="0"/>
      <w:spacing w:before="0"/>
      <w:jc w:val="both"/>
      <w:outlineLvl w:val="3"/>
      <w:pPrChange w:id="1" w:author="Rochelle Schlank" w:date="2026-09-25T20:04:00Z">
        <w:pPr>
          <w:keepNext/>
          <w:keepLines/>
          <w:spacing w:before="80" w:after="40" w:line="259" w:lineRule="auto"/>
          <w:outlineLvl w:val="3"/>
        </w:pPr>
      </w:pPrChange>
    </w:pPr>
    <w:rPr>
      <w:rFonts w:ascii="Arial" w:eastAsia="Times New Roman" w:hAnsi="Arial" w:cs="Arial"/>
      <w:b/>
      <w:color w:val="auto"/>
      <w:lang w:val="en-AU"/>
      <w:rPrChange w:id="1" w:author="Rochelle Schlank" w:date="2026-09-25T20:04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11"/>
    <w:pPr>
      <w:keepNext/>
      <w:keepLines/>
      <w:spacing w:before="40" w:after="0" w:line="240" w:lineRule="auto"/>
      <w:outlineLvl w:val="4"/>
      <w:pPrChange w:id="2" w:author="Rochelle Schlank" w:date="2026-09-25T20:04:00Z">
        <w:pPr>
          <w:keepNext/>
          <w:keepLines/>
          <w:spacing w:before="80" w:after="40" w:line="259" w:lineRule="auto"/>
          <w:outlineLvl w:val="4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0"/>
      <w14:ligatures w14:val="none"/>
      <w:rPrChange w:id="2" w:author="Rochelle Schlank" w:date="2026-09-25T20:0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63505"/>
    <w:rPr>
      <w:rFonts w:cstheme="minorHAnsi"/>
      <w:b/>
      <w:bCs/>
      <w:kern w:val="0"/>
      <w:sz w:val="32"/>
      <w:szCs w:val="32"/>
      <w:lang w:val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863505"/>
    <w:rPr>
      <w:rFonts w:ascii="Arial" w:eastAsia="Times New Roman" w:hAnsi="Arial" w:cs="Arial"/>
      <w:b/>
      <w:kern w:val="0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505"/>
    <w:rPr>
      <w:rFonts w:asciiTheme="majorHAnsi" w:eastAsiaTheme="majorEastAsia" w:hAnsiTheme="majorHAnsi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qFormat/>
    <w:rsid w:val="00DD3A11"/>
    <w:pPr>
      <w:spacing w:after="0" w:line="240" w:lineRule="auto"/>
      <w:pPrChange w:id="3" w:author="Rochelle Schlank" w:date="2026-09-25T20:04:00Z">
        <w:pPr>
          <w:numPr>
            <w:ilvl w:val="1"/>
          </w:numPr>
          <w:spacing w:after="160" w:line="259" w:lineRule="auto"/>
        </w:pPr>
      </w:pPrChange>
    </w:pPr>
    <w:rPr>
      <w:rFonts w:ascii="Times New Roman" w:eastAsia="Times New Roman" w:hAnsi="Times New Roman" w:cs="Times New Roman"/>
      <w:b/>
      <w:kern w:val="0"/>
      <w:sz w:val="28"/>
      <w:szCs w:val="20"/>
      <w:lang w:val="en-AU"/>
      <w14:ligatures w14:val="none"/>
      <w:rPrChange w:id="3" w:author="Rochelle Schlank" w:date="2026-09-25T20:0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rsid w:val="00863505"/>
    <w:rPr>
      <w:rFonts w:ascii="Times New Roman" w:eastAsia="Times New Roman" w:hAnsi="Times New Roman" w:cs="Times New Roman"/>
      <w:b/>
      <w:kern w:val="0"/>
      <w:sz w:val="28"/>
      <w:szCs w:val="20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6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50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99"/>
    <w:qFormat/>
    <w:rsid w:val="00863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5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36E29"/>
    <w:pPr>
      <w:spacing w:before="100" w:beforeAutospacing="1" w:after="100" w:afterAutospacing="1" w:line="240" w:lineRule="auto"/>
      <w:pPrChange w:id="4" w:author="Rochelle Schlank" w:date="2026-09-25T20:04:00Z">
        <w:pPr>
          <w:spacing w:before="100" w:beforeAutospacing="1" w:after="100" w:afterAutospacing="1"/>
        </w:pPr>
      </w:pPrChange>
    </w:pPr>
    <w:rPr>
      <w:rFonts w:ascii="Times New Roman" w:eastAsiaTheme="minorEastAsia" w:hAnsi="Times New Roman" w:cs="Times New Roman"/>
      <w:kern w:val="0"/>
      <w:sz w:val="24"/>
      <w:szCs w:val="24"/>
      <w:lang w:val="en-AU" w:eastAsia="en-AU"/>
      <w14:ligatures w14:val="none"/>
      <w:rPrChange w:id="4" w:author="Rochelle Schlank" w:date="2026-09-25T20:04:00Z">
        <w:rPr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Strong">
    <w:name w:val="Strong"/>
    <w:basedOn w:val="DefaultParagraphFont"/>
    <w:uiPriority w:val="22"/>
    <w:qFormat/>
    <w:rsid w:val="00863505"/>
    <w:rPr>
      <w:b/>
      <w:bCs/>
    </w:rPr>
  </w:style>
  <w:style w:type="character" w:styleId="Hyperlink">
    <w:name w:val="Hyperlink"/>
    <w:basedOn w:val="DefaultParagraphFont"/>
    <w:uiPriority w:val="99"/>
    <w:unhideWhenUsed/>
    <w:rsid w:val="00E62B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BB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7B28"/>
    <w:pPr>
      <w:tabs>
        <w:tab w:val="center" w:pos="4513"/>
        <w:tab w:val="right" w:pos="9026"/>
      </w:tabs>
      <w:spacing w:after="0" w:line="240" w:lineRule="auto"/>
      <w:pPrChange w:id="5" w:author="Rochelle Schlank" w:date="2026-09-25T20:04:00Z">
        <w:pPr>
          <w:tabs>
            <w:tab w:val="center" w:pos="4513"/>
            <w:tab w:val="right" w:pos="9026"/>
          </w:tabs>
        </w:pPr>
      </w:pPrChange>
    </w:pPr>
    <w:rPr>
      <w:kern w:val="0"/>
      <w:lang w:val="en-AU"/>
      <w14:ligatures w14:val="none"/>
      <w:rPrChange w:id="5" w:author="Rochelle Schlank" w:date="2026-09-25T20:04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1477C"/>
    <w:rPr>
      <w:kern w:val="0"/>
      <w:lang w:val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A7B28"/>
    <w:pPr>
      <w:tabs>
        <w:tab w:val="center" w:pos="4513"/>
        <w:tab w:val="right" w:pos="9026"/>
      </w:tabs>
      <w:spacing w:after="0" w:line="240" w:lineRule="auto"/>
      <w:pPrChange w:id="6" w:author="Rochelle Schlank" w:date="2026-09-25T20:04:00Z">
        <w:pPr>
          <w:tabs>
            <w:tab w:val="center" w:pos="4513"/>
            <w:tab w:val="right" w:pos="9026"/>
          </w:tabs>
        </w:pPr>
      </w:pPrChange>
    </w:pPr>
    <w:rPr>
      <w:kern w:val="0"/>
      <w:lang w:val="en-AU"/>
      <w14:ligatures w14:val="none"/>
      <w:rPrChange w:id="6" w:author="Rochelle Schlank" w:date="2026-09-25T20:04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1477C"/>
    <w:rPr>
      <w:kern w:val="0"/>
      <w:lang w:val="en-AU"/>
      <w14:ligatures w14:val="none"/>
    </w:rPr>
  </w:style>
  <w:style w:type="table" w:styleId="TableGrid">
    <w:name w:val="Table Grid"/>
    <w:basedOn w:val="TableNormal"/>
    <w:uiPriority w:val="39"/>
    <w:rsid w:val="0071477C"/>
    <w:pPr>
      <w:spacing w:after="0" w:line="240" w:lineRule="auto"/>
    </w:pPr>
    <w:rPr>
      <w:rFonts w:ascii="Arial" w:eastAsia="SimSun" w:hAnsi="Arial" w:cs="Times New Roman"/>
      <w:kern w:val="0"/>
      <w:sz w:val="20"/>
      <w:szCs w:val="20"/>
      <w:lang w:val="en-AU" w:eastAsia="en-A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gnature">
    <w:name w:val="Signature"/>
    <w:basedOn w:val="Normal"/>
    <w:link w:val="SignatureChar"/>
    <w:rsid w:val="00615CE8"/>
    <w:pPr>
      <w:keepNext/>
      <w:spacing w:after="0" w:line="240" w:lineRule="auto"/>
      <w:pPrChange w:id="7" w:author="Rochelle Schlank" w:date="2026-09-25T20:04:00Z">
        <w:pPr>
          <w:keepNext/>
        </w:pPr>
      </w:pPrChange>
    </w:pPr>
    <w:rPr>
      <w:rFonts w:ascii="CG Times" w:eastAsia="Times New Roman" w:hAnsi="CG Times" w:cs="Times New Roman"/>
      <w:kern w:val="0"/>
      <w:sz w:val="24"/>
      <w:szCs w:val="20"/>
      <w:lang w:val="en-AU" w:eastAsia="en-AU"/>
      <w14:ligatures w14:val="none"/>
      <w:rPrChange w:id="7" w:author="Rochelle Schlank" w:date="2026-09-25T20:04:00Z">
        <w:rPr>
          <w:rFonts w:ascii="CG Times" w:hAnsi="CG Times"/>
          <w:sz w:val="24"/>
          <w:lang w:val="en-AU" w:eastAsia="en-AU" w:bidi="ar-SA"/>
        </w:rPr>
      </w:rPrChange>
    </w:rPr>
  </w:style>
  <w:style w:type="character" w:customStyle="1" w:styleId="SignatureChar">
    <w:name w:val="Signature Char"/>
    <w:basedOn w:val="DefaultParagraphFont"/>
    <w:link w:val="Signature"/>
    <w:rsid w:val="0071477C"/>
    <w:rPr>
      <w:rFonts w:ascii="CG Times" w:eastAsia="Times New Roman" w:hAnsi="CG Times" w:cs="Times New Roman"/>
      <w:kern w:val="0"/>
      <w:sz w:val="24"/>
      <w:szCs w:val="20"/>
      <w:lang w:val="en-AU" w:eastAsia="en-AU"/>
      <w14:ligatures w14:val="none"/>
    </w:rPr>
  </w:style>
  <w:style w:type="paragraph" w:customStyle="1" w:styleId="Subheading">
    <w:name w:val="Subheading"/>
    <w:basedOn w:val="Normal"/>
    <w:link w:val="SubheadingChar"/>
    <w:qFormat/>
    <w:rsid w:val="00636E29"/>
    <w:pPr>
      <w:spacing w:before="60" w:after="120" w:line="240" w:lineRule="auto"/>
      <w:pPrChange w:id="8" w:author="Rochelle Schlank" w:date="2026-09-25T20:04:00Z">
        <w:pPr>
          <w:spacing w:before="60" w:after="120"/>
        </w:pPr>
      </w:pPrChange>
    </w:pPr>
    <w:rPr>
      <w:rFonts w:eastAsia="SimSun" w:cs="Arial"/>
      <w:b/>
      <w:kern w:val="0"/>
      <w:lang w:eastAsia="zh-CN"/>
      <w14:ligatures w14:val="none"/>
      <w:rPrChange w:id="8" w:author="Rochelle Schlank" w:date="2026-09-25T20:04:00Z">
        <w:rPr>
          <w:rFonts w:asciiTheme="minorHAnsi" w:eastAsia="SimSun" w:hAnsiTheme="minorHAnsi" w:cs="Arial"/>
          <w:b/>
          <w:sz w:val="22"/>
          <w:szCs w:val="22"/>
          <w:lang w:val="en-US" w:eastAsia="zh-CN" w:bidi="ar-SA"/>
        </w:rPr>
      </w:rPrChange>
    </w:rPr>
  </w:style>
  <w:style w:type="character" w:customStyle="1" w:styleId="SubheadingChar">
    <w:name w:val="Subheading Char"/>
    <w:basedOn w:val="DefaultParagraphFont"/>
    <w:link w:val="Subheading"/>
    <w:rsid w:val="0071477C"/>
    <w:rPr>
      <w:rFonts w:eastAsia="SimSun" w:cs="Arial"/>
      <w:b/>
      <w:kern w:val="0"/>
      <w:lang w:eastAsia="zh-CN"/>
      <w14:ligatures w14:val="none"/>
    </w:rPr>
  </w:style>
  <w:style w:type="paragraph" w:customStyle="1" w:styleId="Default">
    <w:name w:val="Default"/>
    <w:rsid w:val="00903A94"/>
    <w:pPr>
      <w:autoSpaceDE w:val="0"/>
      <w:autoSpaceDN w:val="0"/>
      <w:adjustRightInd w:val="0"/>
      <w:spacing w:after="0" w:line="240" w:lineRule="auto"/>
      <w:pPrChange w:id="9" w:author="Rochelle Schlank" w:date="2026-09-25T20:04:00Z">
        <w:pPr>
          <w:autoSpaceDE w:val="0"/>
          <w:autoSpaceDN w:val="0"/>
          <w:adjustRightInd w:val="0"/>
        </w:pPr>
      </w:pPrChange>
    </w:pPr>
    <w:rPr>
      <w:rFonts w:ascii="Calibri" w:hAnsi="Calibri" w:cs="Calibri"/>
      <w:color w:val="000000"/>
      <w:kern w:val="0"/>
      <w:sz w:val="24"/>
      <w:szCs w:val="24"/>
      <w14:ligatures w14:val="none"/>
      <w:rPrChange w:id="9" w:author="Rochelle Schlank" w:date="2026-09-25T20:04:00Z">
        <w:rPr>
          <w:rFonts w:ascii="Calibri" w:eastAsiaTheme="minorHAnsi" w:hAnsi="Calibri" w:cs="Calibri"/>
          <w:color w:val="000000"/>
          <w:sz w:val="24"/>
          <w:szCs w:val="24"/>
          <w:lang w:val="en-US" w:eastAsia="en-US" w:bidi="ar-SA"/>
        </w:rPr>
      </w:rPrChange>
    </w:rPr>
  </w:style>
  <w:style w:type="paragraph" w:styleId="NoSpacing">
    <w:name w:val="No Spacing"/>
    <w:uiPriority w:val="1"/>
    <w:qFormat/>
    <w:rsid w:val="00903A94"/>
    <w:pPr>
      <w:spacing w:after="0" w:line="240" w:lineRule="auto"/>
      <w:pPrChange w:id="10" w:author="Rochelle Schlank" w:date="2026-09-25T20:04:00Z">
        <w:pPr/>
      </w:pPrChange>
    </w:pPr>
    <w:rPr>
      <w:rFonts w:ascii="Times New Roman" w:eastAsia="Times New Roman" w:hAnsi="Times New Roman" w:cs="Times New Roman"/>
      <w:kern w:val="0"/>
      <w:sz w:val="24"/>
      <w:szCs w:val="24"/>
      <w:lang w:val="en-AU"/>
      <w14:ligatures w14:val="none"/>
      <w:rPrChange w:id="10" w:author="Rochelle Schlank" w:date="2026-09-25T20:04:00Z">
        <w:rPr>
          <w:sz w:val="24"/>
          <w:szCs w:val="24"/>
          <w:lang w:val="en-AU" w:eastAsia="en-US" w:bidi="ar-SA"/>
        </w:rPr>
      </w:rPrChange>
    </w:rPr>
  </w:style>
  <w:style w:type="paragraph" w:customStyle="1" w:styleId="Subtitle1">
    <w:name w:val="Subtitle1"/>
    <w:basedOn w:val="Normal"/>
    <w:next w:val="NormalIndent"/>
    <w:rsid w:val="00903A94"/>
    <w:pPr>
      <w:tabs>
        <w:tab w:val="left" w:pos="900"/>
      </w:tabs>
      <w:spacing w:after="0" w:line="240" w:lineRule="auto"/>
      <w:jc w:val="both"/>
      <w:pPrChange w:id="11" w:author="Rochelle Schlank" w:date="2026-09-25T20:04:00Z">
        <w:pPr>
          <w:tabs>
            <w:tab w:val="left" w:pos="900"/>
          </w:tabs>
          <w:jc w:val="both"/>
        </w:pPr>
      </w:pPrChange>
    </w:pPr>
    <w:rPr>
      <w:rFonts w:ascii="Arial Narrow" w:eastAsia="Times New Roman" w:hAnsi="Arial Narrow" w:cs="Times New Roman"/>
      <w:b/>
      <w:caps/>
      <w:kern w:val="0"/>
      <w:sz w:val="24"/>
      <w:szCs w:val="20"/>
      <w:lang w:val="en-GB" w:eastAsia="en-AU"/>
      <w14:ligatures w14:val="none"/>
      <w:rPrChange w:id="11" w:author="Rochelle Schlank" w:date="2026-09-25T20:04:00Z">
        <w:rPr>
          <w:rFonts w:ascii="Arial Narrow" w:hAnsi="Arial Narrow"/>
          <w:b/>
          <w:caps/>
          <w:sz w:val="24"/>
          <w:lang w:val="en-GB" w:eastAsia="en-AU" w:bidi="ar-SA"/>
        </w:rPr>
      </w:rPrChange>
    </w:rPr>
  </w:style>
  <w:style w:type="paragraph" w:customStyle="1" w:styleId="trt0xe">
    <w:name w:val="trt0xe"/>
    <w:basedOn w:val="Normal"/>
    <w:rsid w:val="00903A94"/>
    <w:pPr>
      <w:spacing w:before="100" w:beforeAutospacing="1" w:after="100" w:afterAutospacing="1" w:line="240" w:lineRule="auto"/>
      <w:pPrChange w:id="12" w:author="Rochelle Schlank" w:date="2026-09-25T20:04:00Z">
        <w:pPr>
          <w:spacing w:before="100" w:beforeAutospacing="1" w:after="100" w:afterAutospacing="1"/>
        </w:pPr>
      </w:pPrChange>
    </w:pPr>
    <w:rPr>
      <w:rFonts w:ascii="Times New Roman" w:eastAsia="Times New Roman" w:hAnsi="Times New Roman" w:cs="Times New Roman"/>
      <w:kern w:val="0"/>
      <w:sz w:val="24"/>
      <w:szCs w:val="24"/>
      <w:lang w:val="en-AU" w:eastAsia="en-AU"/>
      <w14:ligatures w14:val="none"/>
      <w:rPrChange w:id="12" w:author="Rochelle Schlank" w:date="2026-09-25T20:04:00Z">
        <w:rPr>
          <w:sz w:val="24"/>
          <w:szCs w:val="24"/>
          <w:lang w:val="en-AU" w:eastAsia="en-AU" w:bidi="ar-SA"/>
        </w:rPr>
      </w:rPrChange>
    </w:rPr>
  </w:style>
  <w:style w:type="character" w:customStyle="1" w:styleId="ListParagraphChar">
    <w:name w:val="List Paragraph Char"/>
    <w:basedOn w:val="DefaultParagraphFont"/>
    <w:link w:val="ListParagraph"/>
    <w:uiPriority w:val="99"/>
    <w:rsid w:val="0071477C"/>
  </w:style>
  <w:style w:type="paragraph" w:styleId="NormalIndent">
    <w:name w:val="Normal Indent"/>
    <w:basedOn w:val="Normal"/>
    <w:uiPriority w:val="99"/>
    <w:semiHidden/>
    <w:unhideWhenUsed/>
    <w:rsid w:val="00903A94"/>
    <w:pPr>
      <w:ind w:left="720"/>
      <w:pPrChange w:id="13" w:author="Rochelle Schlank" w:date="2026-09-25T20:04:00Z">
        <w:pPr>
          <w:spacing w:after="160" w:line="259" w:lineRule="auto"/>
          <w:ind w:left="720"/>
        </w:pPr>
      </w:pPrChange>
    </w:pPr>
    <w:rPr>
      <w:kern w:val="0"/>
      <w:lang w:val="en-AU"/>
      <w14:ligatures w14:val="none"/>
      <w:rPrChange w:id="13" w:author="Rochelle Schlank" w:date="2026-09-25T20:04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styleId="CommentReference">
    <w:name w:val="annotation reference"/>
    <w:basedOn w:val="DefaultParagraphFont"/>
    <w:semiHidden/>
    <w:unhideWhenUsed/>
    <w:rsid w:val="0071477C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54AE7"/>
    <w:pPr>
      <w:spacing w:line="240" w:lineRule="auto"/>
      <w:pPrChange w:id="14" w:author="Rochelle Schlank" w:date="2026-09-25T20:04:00Z">
        <w:pPr>
          <w:spacing w:after="160"/>
        </w:pPr>
      </w:pPrChange>
    </w:pPr>
    <w:rPr>
      <w:kern w:val="0"/>
      <w:sz w:val="20"/>
      <w:szCs w:val="20"/>
      <w:lang w:val="en-AU"/>
      <w14:ligatures w14:val="none"/>
      <w:rPrChange w:id="14" w:author="Rochelle Schlank" w:date="2026-09-25T20:04:00Z">
        <w:rPr>
          <w:rFonts w:asciiTheme="minorHAnsi" w:eastAsiaTheme="minorHAnsi" w:hAnsiTheme="minorHAnsi" w:cstheme="minorBidi"/>
          <w:lang w:val="en-AU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rsid w:val="0071477C"/>
    <w:rPr>
      <w:kern w:val="0"/>
      <w:sz w:val="20"/>
      <w:szCs w:val="20"/>
      <w:lang w:val="en-A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47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477C"/>
    <w:rPr>
      <w:b/>
      <w:bCs/>
      <w:kern w:val="0"/>
      <w:sz w:val="20"/>
      <w:szCs w:val="20"/>
      <w:lang w:val="en-A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A11"/>
    <w:pPr>
      <w:spacing w:after="0" w:line="240" w:lineRule="auto"/>
      <w:pPrChange w:id="15" w:author="Rochelle Schlank" w:date="2026-09-25T20:04:00Z">
        <w:pPr/>
      </w:pPrChange>
    </w:pPr>
    <w:rPr>
      <w:rFonts w:ascii="Segoe UI" w:eastAsia="SimSun" w:hAnsi="Segoe UI" w:cs="Segoe UI"/>
      <w:kern w:val="0"/>
      <w:sz w:val="18"/>
      <w:szCs w:val="18"/>
      <w:lang w:val="en-AU" w:eastAsia="zh-CN"/>
      <w14:ligatures w14:val="none"/>
      <w:rPrChange w:id="15" w:author="Rochelle Schlank" w:date="2026-09-25T20:04:00Z">
        <w:rPr>
          <w:rFonts w:ascii="Segoe UI" w:eastAsia="SimSun" w:hAnsi="Segoe UI" w:cs="Segoe UI"/>
          <w:sz w:val="18"/>
          <w:szCs w:val="18"/>
          <w:lang w:val="en-AU" w:eastAsia="zh-CN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77C"/>
    <w:rPr>
      <w:rFonts w:ascii="Segoe UI" w:eastAsia="SimSun" w:hAnsi="Segoe UI" w:cs="Segoe UI"/>
      <w:kern w:val="0"/>
      <w:sz w:val="18"/>
      <w:szCs w:val="18"/>
      <w:lang w:val="en-AU" w:eastAsia="zh-CN"/>
      <w14:ligatures w14:val="none"/>
    </w:rPr>
  </w:style>
  <w:style w:type="paragraph" w:styleId="BodyText2">
    <w:name w:val="Body Text 2"/>
    <w:basedOn w:val="Normal"/>
    <w:link w:val="BodyText2Char"/>
    <w:semiHidden/>
    <w:rsid w:val="00DD3A11"/>
    <w:pPr>
      <w:tabs>
        <w:tab w:val="left" w:pos="-720"/>
      </w:tabs>
      <w:suppressAutoHyphens/>
      <w:spacing w:after="0" w:line="204" w:lineRule="auto"/>
      <w:pPrChange w:id="16" w:author="Rochelle Schlank" w:date="2026-09-25T20:04:00Z">
        <w:pPr>
          <w:tabs>
            <w:tab w:val="left" w:pos="-720"/>
          </w:tabs>
          <w:suppressAutoHyphens/>
          <w:spacing w:line="204" w:lineRule="auto"/>
        </w:pPr>
      </w:pPrChange>
    </w:pPr>
    <w:rPr>
      <w:rFonts w:ascii="Arial" w:eastAsia="Times New Roman" w:hAnsi="Arial" w:cs="Times New Roman"/>
      <w:spacing w:val="-2"/>
      <w:kern w:val="0"/>
      <w:szCs w:val="20"/>
      <w:lang w:val="en-AU"/>
      <w14:ligatures w14:val="none"/>
      <w:rPrChange w:id="16" w:author="Rochelle Schlank" w:date="2026-09-25T20:04:00Z">
        <w:rPr>
          <w:rFonts w:ascii="Arial" w:hAnsi="Arial"/>
          <w:spacing w:val="-2"/>
          <w:sz w:val="22"/>
          <w:lang w:val="en-AU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71477C"/>
    <w:rPr>
      <w:rFonts w:ascii="Arial" w:eastAsia="Times New Roman" w:hAnsi="Arial" w:cs="Times New Roman"/>
      <w:spacing w:val="-2"/>
      <w:kern w:val="0"/>
      <w:szCs w:val="20"/>
      <w:lang w:val="en-AU"/>
      <w14:ligatures w14:val="none"/>
    </w:rPr>
  </w:style>
  <w:style w:type="paragraph" w:styleId="Revision">
    <w:name w:val="Revision"/>
    <w:hidden/>
    <w:uiPriority w:val="99"/>
    <w:semiHidden/>
    <w:rsid w:val="00DD3A11"/>
    <w:pPr>
      <w:spacing w:after="0" w:line="240" w:lineRule="auto"/>
      <w:pPrChange w:id="17" w:author="Rochelle Schlank" w:date="2026-09-25T20:04:00Z">
        <w:pPr/>
      </w:pPrChange>
    </w:pPr>
    <w:rPr>
      <w:kern w:val="0"/>
      <w14:ligatures w14:val="none"/>
      <w:rPrChange w:id="17" w:author="Rochelle Schlank" w:date="2026-09-25T20:04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customStyle="1" w:styleId="TableParagraph">
    <w:name w:val="Table Paragraph"/>
    <w:basedOn w:val="Normal"/>
    <w:uiPriority w:val="1"/>
    <w:qFormat/>
    <w:rsid w:val="00C73D89"/>
    <w:pPr>
      <w:widowControl w:val="0"/>
      <w:autoSpaceDE w:val="0"/>
      <w:autoSpaceDN w:val="0"/>
      <w:spacing w:after="0" w:line="240" w:lineRule="auto"/>
      <w:ind w:left="103"/>
      <w:pPrChange w:id="18" w:author="Rochelle Schlank" w:date="2026-09-25T20:04:00Z">
        <w:pPr>
          <w:widowControl w:val="0"/>
          <w:autoSpaceDE w:val="0"/>
          <w:autoSpaceDN w:val="0"/>
          <w:ind w:left="103"/>
        </w:pPr>
      </w:pPrChange>
    </w:pPr>
    <w:rPr>
      <w:rFonts w:ascii="Calibri" w:eastAsia="Calibri" w:hAnsi="Calibri" w:cs="Calibri"/>
      <w:kern w:val="0"/>
      <w14:ligatures w14:val="none"/>
      <w:rPrChange w:id="18" w:author="Rochelle Schlank" w:date="2026-09-25T20:04:00Z">
        <w:rPr>
          <w:rFonts w:ascii="Calibri" w:eastAsia="Calibri" w:hAnsi="Calibri" w:cs="Calibri"/>
          <w:sz w:val="22"/>
          <w:szCs w:val="22"/>
          <w:lang w:val="en-US" w:eastAsia="en-US" w:bidi="ar-SA"/>
        </w:rPr>
      </w:rPrChange>
    </w:rPr>
  </w:style>
  <w:style w:type="paragraph" w:styleId="TOC1">
    <w:name w:val="toc 1"/>
    <w:basedOn w:val="Normal"/>
    <w:next w:val="Normal"/>
    <w:autoRedefine/>
    <w:uiPriority w:val="39"/>
    <w:unhideWhenUsed/>
    <w:rsid w:val="00497551"/>
    <w:pPr>
      <w:tabs>
        <w:tab w:val="right" w:leader="dot" w:pos="15388"/>
      </w:tabs>
      <w:spacing w:after="100"/>
      <w:pPrChange w:id="19" w:author="Rochelle Schlank" w:date="2026-09-25T20:04:00Z">
        <w:pPr>
          <w:tabs>
            <w:tab w:val="right" w:leader="dot" w:pos="15388"/>
          </w:tabs>
          <w:spacing w:after="100" w:line="259" w:lineRule="auto"/>
        </w:pPr>
      </w:pPrChange>
    </w:pPr>
    <w:rPr>
      <w:kern w:val="0"/>
      <w:lang w:val="en-AU"/>
      <w14:ligatures w14:val="none"/>
      <w:rPrChange w:id="19" w:author="Rochelle Schlank" w:date="2026-09-25T20:04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styleId="Mention">
    <w:name w:val="Mention"/>
    <w:basedOn w:val="DefaultParagraphFont"/>
    <w:uiPriority w:val="99"/>
    <w:unhideWhenUsed/>
    <w:rsid w:val="0071477C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95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32f105-7698-4a9e-8b42-7de86bfcb2ad" xsi:nil="true"/>
    <lcf76f155ced4ddcb4097134ff3c332f xmlns="20d71383-da5b-476c-b0a8-300e6ee9ab7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03FA64F36A6E489418B74E733FCF4C" ma:contentTypeVersion="18" ma:contentTypeDescription="Create a new document." ma:contentTypeScope="" ma:versionID="76bb77d8f5cad64e6b36e7ad43128c76">
  <xsd:schema xmlns:xsd="http://www.w3.org/2001/XMLSchema" xmlns:xs="http://www.w3.org/2001/XMLSchema" xmlns:p="http://schemas.microsoft.com/office/2006/metadata/properties" xmlns:ns2="20d71383-da5b-476c-b0a8-300e6ee9ab73" xmlns:ns3="1cdbfd6a-5ce7-4e69-afbb-faaa555e4ca1" xmlns:ns4="3432f105-7698-4a9e-8b42-7de86bfcb2ad" targetNamespace="http://schemas.microsoft.com/office/2006/metadata/properties" ma:root="true" ma:fieldsID="089f710da2021632b66bc307a999dd6f" ns2:_="" ns3:_="" ns4:_="">
    <xsd:import namespace="20d71383-da5b-476c-b0a8-300e6ee9ab73"/>
    <xsd:import namespace="1cdbfd6a-5ce7-4e69-afbb-faaa555e4ca1"/>
    <xsd:import namespace="3432f105-7698-4a9e-8b42-7de86bfcb2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71383-da5b-476c-b0a8-300e6ee9ab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37b940e-992c-4879-80c8-4ee9dafbb1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bfd6a-5ce7-4e69-afbb-faaa555e4ca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2f105-7698-4a9e-8b42-7de86bfcb2a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ea1bf51-fd23-4d0d-9d03-8f412196aac2}" ma:internalName="TaxCatchAll" ma:showField="CatchAllData" ma:web="3432f105-7698-4a9e-8b42-7de86bfcb2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41237F-837F-475E-B481-AE15D1E30A32}">
  <ds:schemaRefs>
    <ds:schemaRef ds:uri="http://schemas.microsoft.com/office/2006/metadata/properties"/>
    <ds:schemaRef ds:uri="http://schemas.microsoft.com/office/infopath/2007/PartnerControls"/>
    <ds:schemaRef ds:uri="3432f105-7698-4a9e-8b42-7de86bfcb2ad"/>
    <ds:schemaRef ds:uri="20d71383-da5b-476c-b0a8-300e6ee9ab73"/>
  </ds:schemaRefs>
</ds:datastoreItem>
</file>

<file path=customXml/itemProps2.xml><?xml version="1.0" encoding="utf-8"?>
<ds:datastoreItem xmlns:ds="http://schemas.openxmlformats.org/officeDocument/2006/customXml" ds:itemID="{C81EF653-C677-41DC-9737-E83ADBE15D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71383-da5b-476c-b0a8-300e6ee9ab73"/>
    <ds:schemaRef ds:uri="1cdbfd6a-5ce7-4e69-afbb-faaa555e4ca1"/>
    <ds:schemaRef ds:uri="3432f105-7698-4a9e-8b42-7de86bfcb2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CB2401-B9D9-4206-958E-EFA22135D6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F20A5AC-7032-9242-BB44-557C1103A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Ingram</dc:creator>
  <cp:keywords/>
  <dc:description/>
  <cp:lastModifiedBy>Arthur Souza Rodrigues</cp:lastModifiedBy>
  <cp:revision>1</cp:revision>
  <cp:lastPrinted>2024-01-31T17:03:00Z</cp:lastPrinted>
  <dcterms:created xsi:type="dcterms:W3CDTF">2024-03-15T13:47:00Z</dcterms:created>
  <dcterms:modified xsi:type="dcterms:W3CDTF">2026-09-26T00:04:00Z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0x010100EA03FA64F36A6E489418B74E733FCF4C</vt:lpwstr>
  </property>
  <property fmtid="{D5CDD505-2E9C-101B-9397-08002B2CF9AE}" pid="3" name="MediaServiceImageTags">
    <vt:lpwstr/>
  </property>
</Properties>
</file>