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CEF1D9" w14:textId="77777777" w:rsidR="00686C3F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17:00Z" w16du:dateUtc="2026-09-22T16:17:00Z"/>
          <w:rFonts w:cstheme="minorHAnsi"/>
          <w:b/>
          <w:smallCaps/>
          <w:sz w:val="32"/>
          <w:szCs w:val="32"/>
        </w:rPr>
      </w:pPr>
      <w:ins w:id="4" w:author="Pribil-Kövesdy Döníz" w:date="2026-09-22T12:17:00Z" w16du:dateUtc="2026-09-22T16:1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4210EAA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17:00Z" w16du:dateUtc="2026-09-22T16:17:00Z"/>
          <w:sz w:val="28"/>
          <w:szCs w:val="28"/>
        </w:rPr>
      </w:pPr>
      <w:ins w:id="6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45EA84A7" w14:textId="77777777" w:rsidTr="00AD06DF">
        <w:trPr>
          <w:ins w:id="7" w:author="Pribil-Kövesdy Döníz" w:date="2026-09-22T12:17:00Z" w16du:dateUtc="2026-09-22T16:17:00Z"/>
        </w:trPr>
        <w:tc>
          <w:tcPr>
            <w:tcW w:w="2802" w:type="dxa"/>
          </w:tcPr>
          <w:p w14:paraId="533C5AC3" w14:textId="77777777" w:rsidR="00854C26" w:rsidRDefault="00854C26" w:rsidP="00391C9E">
            <w:pPr>
              <w:rPr>
                <w:ins w:id="8" w:author="Pribil-Kövesdy Döníz" w:date="2026-09-22T12:17:00Z" w16du:dateUtc="2026-09-22T16:17:00Z"/>
              </w:rPr>
            </w:pPr>
            <w:ins w:id="9" w:author="Pribil-Kövesdy Döníz" w:date="2026-09-22T12:17:00Z" w16du:dateUtc="2026-09-22T16:17:00Z">
              <w:r>
                <w:t>Név</w:t>
              </w:r>
            </w:ins>
          </w:p>
        </w:tc>
        <w:tc>
          <w:tcPr>
            <w:tcW w:w="11340" w:type="dxa"/>
          </w:tcPr>
          <w:p w14:paraId="4D72BDDC" w14:textId="77777777" w:rsidR="00854C26" w:rsidRDefault="00854C26" w:rsidP="00391C9E">
            <w:pPr>
              <w:rPr>
                <w:ins w:id="10" w:author="Pribil-Kövesdy Döníz" w:date="2026-09-22T12:17:00Z" w16du:dateUtc="2026-09-22T16:17:00Z"/>
              </w:rPr>
            </w:pPr>
          </w:p>
        </w:tc>
      </w:tr>
      <w:tr w:rsidR="00854C26" w14:paraId="69BC542C" w14:textId="77777777" w:rsidTr="00AD06DF">
        <w:trPr>
          <w:ins w:id="11" w:author="Pribil-Kövesdy Döníz" w:date="2026-09-22T12:17:00Z" w16du:dateUtc="2026-09-22T16:17:00Z"/>
        </w:trPr>
        <w:tc>
          <w:tcPr>
            <w:tcW w:w="2802" w:type="dxa"/>
          </w:tcPr>
          <w:p w14:paraId="50EFCB71" w14:textId="77777777" w:rsidR="00854C26" w:rsidRDefault="00F520F7" w:rsidP="00F520F7">
            <w:pPr>
              <w:rPr>
                <w:ins w:id="12" w:author="Pribil-Kövesdy Döníz" w:date="2026-09-22T12:17:00Z" w16du:dateUtc="2026-09-22T16:17:00Z"/>
              </w:rPr>
            </w:pPr>
            <w:ins w:id="13" w:author="Pribil-Kövesdy Döníz" w:date="2026-09-22T12:17:00Z" w16du:dateUtc="2026-09-22T16:17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1A5C808D" w14:textId="77777777" w:rsidR="00854C26" w:rsidRDefault="00854C26" w:rsidP="00391C9E">
            <w:pPr>
              <w:rPr>
                <w:ins w:id="14" w:author="Pribil-Kövesdy Döníz" w:date="2026-09-22T12:17:00Z" w16du:dateUtc="2026-09-22T16:17:00Z"/>
              </w:rPr>
            </w:pPr>
          </w:p>
        </w:tc>
      </w:tr>
    </w:tbl>
    <w:p w14:paraId="78F6099A" w14:textId="77777777" w:rsidR="00854C26" w:rsidRPr="00854C26" w:rsidRDefault="00854C26" w:rsidP="0061350B">
      <w:pPr>
        <w:spacing w:before="360" w:line="240" w:lineRule="auto"/>
        <w:rPr>
          <w:ins w:id="15" w:author="Pribil-Kövesdy Döníz" w:date="2026-09-22T12:17:00Z" w16du:dateUtc="2026-09-22T16:17:00Z"/>
          <w:sz w:val="28"/>
          <w:szCs w:val="28"/>
        </w:rPr>
      </w:pPr>
      <w:ins w:id="16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49A3C86A" w14:textId="77777777" w:rsidTr="0061350B">
        <w:trPr>
          <w:trHeight w:val="1168"/>
          <w:ins w:id="17" w:author="Pribil-Kövesdy Döníz" w:date="2026-09-22T12:17:00Z" w16du:dateUtc="2026-09-22T16:17:00Z"/>
        </w:trPr>
        <w:tc>
          <w:tcPr>
            <w:tcW w:w="2802" w:type="dxa"/>
          </w:tcPr>
          <w:p w14:paraId="11DB4F2F" w14:textId="77777777" w:rsidR="00854C26" w:rsidRDefault="00A236F9" w:rsidP="00391C9E">
            <w:pPr>
              <w:rPr>
                <w:ins w:id="18" w:author="Pribil-Kövesdy Döníz" w:date="2026-09-22T12:17:00Z" w16du:dateUtc="2026-09-22T16:17:00Z"/>
              </w:rPr>
            </w:pPr>
            <w:ins w:id="19" w:author="Pribil-Kövesdy Döníz" w:date="2026-09-22T12:17:00Z" w16du:dateUtc="2026-09-22T16:17:00Z">
              <w:r>
                <w:t>Mobilitás típusa</w:t>
              </w:r>
            </w:ins>
          </w:p>
          <w:p w14:paraId="257989AE" w14:textId="77777777" w:rsidR="00A236F9" w:rsidRDefault="00A236F9" w:rsidP="00391C9E">
            <w:pPr>
              <w:rPr>
                <w:ins w:id="20" w:author="Pribil-Kövesdy Döníz" w:date="2026-09-22T12:17:00Z" w16du:dateUtc="2026-09-22T16:17:00Z"/>
              </w:rPr>
            </w:pPr>
            <w:ins w:id="21" w:author="Pribil-Kövesdy Döníz" w:date="2026-09-22T12:17:00Z" w16du:dateUtc="2026-09-22T16:1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2A39640" w14:textId="77777777" w:rsidR="00854C26" w:rsidRDefault="00A236F9" w:rsidP="00391C9E">
            <w:pPr>
              <w:pStyle w:val="ListParagraph"/>
              <w:numPr>
                <w:ilvl w:val="0"/>
                <w:numId w:val="3"/>
              </w:numPr>
              <w:rPr>
                <w:ins w:id="22" w:author="Pribil-Kövesdy Döníz" w:date="2026-09-22T12:17:00Z" w16du:dateUtc="2026-09-22T16:17:00Z"/>
              </w:rPr>
            </w:pPr>
            <w:ins w:id="23" w:author="Pribil-Kövesdy Döníz" w:date="2026-09-22T12:17:00Z" w16du:dateUtc="2026-09-22T16:17:00Z">
              <w:r>
                <w:t>szakmai továbbképzés</w:t>
              </w:r>
            </w:ins>
          </w:p>
          <w:p w14:paraId="18C7FE61" w14:textId="77777777" w:rsidR="00A236F9" w:rsidRDefault="00A236F9" w:rsidP="00391C9E">
            <w:pPr>
              <w:pStyle w:val="ListParagraph"/>
              <w:numPr>
                <w:ilvl w:val="0"/>
                <w:numId w:val="3"/>
              </w:numPr>
              <w:rPr>
                <w:ins w:id="24" w:author="Pribil-Kövesdy Döníz" w:date="2026-09-22T12:17:00Z" w16du:dateUtc="2026-09-22T16:17:00Z"/>
              </w:rPr>
            </w:pPr>
            <w:ins w:id="25" w:author="Pribil-Kövesdy Döníz" w:date="2026-09-22T12:17:00Z" w16du:dateUtc="2026-09-22T16:17:00Z">
              <w:r>
                <w:t>nyelvtanfolyam</w:t>
              </w:r>
            </w:ins>
          </w:p>
          <w:p w14:paraId="4B767CA5" w14:textId="77777777" w:rsidR="00A236F9" w:rsidRDefault="00F520F7" w:rsidP="00391C9E">
            <w:pPr>
              <w:pStyle w:val="ListParagraph"/>
              <w:numPr>
                <w:ilvl w:val="0"/>
                <w:numId w:val="3"/>
              </w:numPr>
              <w:rPr>
                <w:ins w:id="26" w:author="Pribil-Kövesdy Döníz" w:date="2026-09-22T12:17:00Z" w16du:dateUtc="2026-09-22T16:17:00Z"/>
              </w:rPr>
            </w:pPr>
            <w:ins w:id="27" w:author="Pribil-Kövesdy Döníz" w:date="2026-09-22T12:17:00Z" w16du:dateUtc="2026-09-22T16:1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B98A2A1" w14:textId="77777777" w:rsidR="00A236F9" w:rsidRDefault="00A236F9" w:rsidP="00391C9E">
            <w:pPr>
              <w:pStyle w:val="ListParagraph"/>
              <w:numPr>
                <w:ilvl w:val="0"/>
                <w:numId w:val="3"/>
              </w:numPr>
              <w:rPr>
                <w:ins w:id="28" w:author="Pribil-Kövesdy Döníz" w:date="2026-09-22T12:17:00Z" w16du:dateUtc="2026-09-22T16:17:00Z"/>
              </w:rPr>
            </w:pPr>
            <w:ins w:id="29" w:author="Pribil-Kövesdy Döníz" w:date="2026-09-22T12:17:00Z" w16du:dateUtc="2026-09-22T16:17:00Z">
              <w:r>
                <w:t>oktatási tevékenység</w:t>
              </w:r>
            </w:ins>
          </w:p>
        </w:tc>
      </w:tr>
      <w:tr w:rsidR="00A236F9" w14:paraId="201CAF9C" w14:textId="77777777" w:rsidTr="00AD06DF">
        <w:trPr>
          <w:ins w:id="30" w:author="Pribil-Kövesdy Döníz" w:date="2026-09-22T12:17:00Z" w16du:dateUtc="2026-09-22T16:17:00Z"/>
        </w:trPr>
        <w:tc>
          <w:tcPr>
            <w:tcW w:w="2802" w:type="dxa"/>
          </w:tcPr>
          <w:p w14:paraId="2B4C60C0" w14:textId="77777777" w:rsidR="00A236F9" w:rsidRDefault="00A236F9" w:rsidP="00391C9E">
            <w:pPr>
              <w:rPr>
                <w:ins w:id="31" w:author="Pribil-Kövesdy Döníz" w:date="2026-09-22T12:17:00Z" w16du:dateUtc="2026-09-22T16:17:00Z"/>
              </w:rPr>
            </w:pPr>
            <w:ins w:id="32" w:author="Pribil-Kövesdy Döníz" w:date="2026-09-22T12:17:00Z" w16du:dateUtc="2026-09-22T16:17:00Z">
              <w:r>
                <w:t>Továbbképzés címe</w:t>
              </w:r>
            </w:ins>
          </w:p>
          <w:p w14:paraId="2C288237" w14:textId="77777777" w:rsidR="00A236F9" w:rsidRDefault="00A236F9" w:rsidP="00391C9E">
            <w:pPr>
              <w:rPr>
                <w:ins w:id="33" w:author="Pribil-Kövesdy Döníz" w:date="2026-09-22T12:17:00Z" w16du:dateUtc="2026-09-22T16:17:00Z"/>
              </w:rPr>
            </w:pPr>
            <w:ins w:id="34" w:author="Pribil-Kövesdy Döníz" w:date="2026-09-22T12:17:00Z" w16du:dateUtc="2026-09-22T16:17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9183101" w14:textId="77777777" w:rsidR="00A236F9" w:rsidRDefault="00A236F9" w:rsidP="00391C9E">
            <w:pPr>
              <w:rPr>
                <w:ins w:id="35" w:author="Pribil-Kövesdy Döníz" w:date="2026-09-22T12:17:00Z" w16du:dateUtc="2026-09-22T16:17:00Z"/>
              </w:rPr>
            </w:pPr>
          </w:p>
        </w:tc>
      </w:tr>
      <w:tr w:rsidR="00A236F9" w14:paraId="722A1D85" w14:textId="77777777" w:rsidTr="0061350B">
        <w:trPr>
          <w:trHeight w:val="428"/>
          <w:ins w:id="36" w:author="Pribil-Kövesdy Döníz" w:date="2026-09-22T12:17:00Z" w16du:dateUtc="2026-09-22T16:17:00Z"/>
        </w:trPr>
        <w:tc>
          <w:tcPr>
            <w:tcW w:w="2802" w:type="dxa"/>
          </w:tcPr>
          <w:p w14:paraId="0789A8A6" w14:textId="77777777" w:rsidR="00A236F9" w:rsidRDefault="00A236F9" w:rsidP="00391C9E">
            <w:pPr>
              <w:rPr>
                <w:ins w:id="37" w:author="Pribil-Kövesdy Döníz" w:date="2026-09-22T12:17:00Z" w16du:dateUtc="2026-09-22T16:17:00Z"/>
              </w:rPr>
            </w:pPr>
            <w:ins w:id="38" w:author="Pribil-Kövesdy Döníz" w:date="2026-09-22T12:17:00Z" w16du:dateUtc="2026-09-22T16:17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717ABE4" w14:textId="77777777" w:rsidR="005E7FFD" w:rsidRDefault="005E7FFD" w:rsidP="00391C9E">
            <w:pPr>
              <w:rPr>
                <w:ins w:id="39" w:author="Pribil-Kövesdy Döníz" w:date="2026-09-22T12:17:00Z" w16du:dateUtc="2026-09-22T16:17:00Z"/>
              </w:rPr>
            </w:pPr>
          </w:p>
        </w:tc>
      </w:tr>
      <w:tr w:rsidR="005E7FFD" w14:paraId="79091FFB" w14:textId="77777777" w:rsidTr="0061350B">
        <w:trPr>
          <w:trHeight w:val="703"/>
          <w:ins w:id="40" w:author="Pribil-Kövesdy Döníz" w:date="2026-09-22T12:17:00Z" w16du:dateUtc="2026-09-22T16:17:00Z"/>
        </w:trPr>
        <w:tc>
          <w:tcPr>
            <w:tcW w:w="2802" w:type="dxa"/>
          </w:tcPr>
          <w:p w14:paraId="54BB7366" w14:textId="77777777" w:rsidR="005E7FFD" w:rsidRDefault="005E7FFD" w:rsidP="00391C9E">
            <w:pPr>
              <w:rPr>
                <w:ins w:id="41" w:author="Pribil-Kövesdy Döníz" w:date="2026-09-22T12:17:00Z" w16du:dateUtc="2026-09-22T16:17:00Z"/>
              </w:rPr>
            </w:pPr>
            <w:ins w:id="42" w:author="Pribil-Kövesdy Döníz" w:date="2026-09-22T12:17:00Z" w16du:dateUtc="2026-09-22T16:17:00Z">
              <w:r>
                <w:t>Fogadó intézmény típusa</w:t>
              </w:r>
            </w:ins>
          </w:p>
          <w:p w14:paraId="3646E21A" w14:textId="77777777" w:rsidR="005E7FFD" w:rsidRDefault="005E7FFD" w:rsidP="00391C9E">
            <w:pPr>
              <w:rPr>
                <w:ins w:id="43" w:author="Pribil-Kövesdy Döníz" w:date="2026-09-22T12:17:00Z" w16du:dateUtc="2026-09-22T16:17:00Z"/>
              </w:rPr>
            </w:pPr>
            <w:ins w:id="44" w:author="Pribil-Kövesdy Döníz" w:date="2026-09-22T12:17:00Z" w16du:dateUtc="2026-09-22T16:1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85CD550" w14:textId="77777777" w:rsidR="005E7FFD" w:rsidRDefault="005E7FFD" w:rsidP="00391C9E">
            <w:pPr>
              <w:pStyle w:val="ListParagraph"/>
              <w:numPr>
                <w:ilvl w:val="0"/>
                <w:numId w:val="4"/>
              </w:numPr>
              <w:rPr>
                <w:ins w:id="45" w:author="Pribil-Kövesdy Döníz" w:date="2026-09-22T12:17:00Z" w16du:dateUtc="2026-09-22T16:17:00Z"/>
              </w:rPr>
            </w:pPr>
            <w:ins w:id="46" w:author="Pribil-Kövesdy Döníz" w:date="2026-09-22T12:17:00Z" w16du:dateUtc="2026-09-22T16:17:00Z">
              <w:r>
                <w:t>oktatási intézmény</w:t>
              </w:r>
            </w:ins>
          </w:p>
          <w:p w14:paraId="7C703E0B" w14:textId="77777777" w:rsidR="005E7FFD" w:rsidRDefault="005E7FFD" w:rsidP="00391C9E">
            <w:pPr>
              <w:pStyle w:val="ListParagraph"/>
              <w:numPr>
                <w:ilvl w:val="0"/>
                <w:numId w:val="4"/>
              </w:numPr>
              <w:rPr>
                <w:ins w:id="47" w:author="Pribil-Kövesdy Döníz" w:date="2026-09-22T12:17:00Z" w16du:dateUtc="2026-09-22T16:17:00Z"/>
              </w:rPr>
            </w:pPr>
            <w:ins w:id="48" w:author="Pribil-Kövesdy Döníz" w:date="2026-09-22T12:17:00Z" w16du:dateUtc="2026-09-22T16:17:00Z">
              <w:r>
                <w:t>továbbképző intézmény</w:t>
              </w:r>
            </w:ins>
          </w:p>
        </w:tc>
      </w:tr>
      <w:tr w:rsidR="00A236F9" w14:paraId="1657BF7E" w14:textId="77777777" w:rsidTr="00AD06DF">
        <w:trPr>
          <w:ins w:id="49" w:author="Pribil-Kövesdy Döníz" w:date="2026-09-22T12:17:00Z" w16du:dateUtc="2026-09-22T16:17:00Z"/>
        </w:trPr>
        <w:tc>
          <w:tcPr>
            <w:tcW w:w="2802" w:type="dxa"/>
          </w:tcPr>
          <w:p w14:paraId="6E1CE747" w14:textId="77777777" w:rsidR="00A236F9" w:rsidRDefault="00A236F9" w:rsidP="00391C9E">
            <w:pPr>
              <w:rPr>
                <w:ins w:id="50" w:author="Pribil-Kövesdy Döníz" w:date="2026-09-22T12:17:00Z" w16du:dateUtc="2026-09-22T16:17:00Z"/>
              </w:rPr>
            </w:pPr>
            <w:ins w:id="51" w:author="Pribil-Kövesdy Döníz" w:date="2026-09-22T12:17:00Z" w16du:dateUtc="2026-09-22T16:17:00Z">
              <w:r>
                <w:t>Fogadó ország</w:t>
              </w:r>
            </w:ins>
          </w:p>
        </w:tc>
        <w:tc>
          <w:tcPr>
            <w:tcW w:w="11340" w:type="dxa"/>
          </w:tcPr>
          <w:p w14:paraId="65E17BD0" w14:textId="77777777" w:rsidR="00A236F9" w:rsidRDefault="00A236F9" w:rsidP="00391C9E">
            <w:pPr>
              <w:rPr>
                <w:ins w:id="52" w:author="Pribil-Kövesdy Döníz" w:date="2026-09-22T12:17:00Z" w16du:dateUtc="2026-09-22T16:17:00Z"/>
              </w:rPr>
            </w:pPr>
          </w:p>
        </w:tc>
      </w:tr>
      <w:tr w:rsidR="00A236F9" w14:paraId="37D7979F" w14:textId="77777777" w:rsidTr="00AD06DF">
        <w:trPr>
          <w:ins w:id="53" w:author="Pribil-Kövesdy Döníz" w:date="2026-09-22T12:17:00Z" w16du:dateUtc="2026-09-22T16:17:00Z"/>
        </w:trPr>
        <w:tc>
          <w:tcPr>
            <w:tcW w:w="2802" w:type="dxa"/>
          </w:tcPr>
          <w:p w14:paraId="3F5A11F3" w14:textId="77777777" w:rsidR="00A236F9" w:rsidRDefault="00A236F9" w:rsidP="00391C9E">
            <w:pPr>
              <w:rPr>
                <w:ins w:id="54" w:author="Pribil-Kövesdy Döníz" w:date="2026-09-22T12:17:00Z" w16du:dateUtc="2026-09-22T16:17:00Z"/>
              </w:rPr>
            </w:pPr>
            <w:ins w:id="55" w:author="Pribil-Kövesdy Döníz" w:date="2026-09-22T12:17:00Z" w16du:dateUtc="2026-09-22T16:17:00Z">
              <w:r>
                <w:t>Munkanyelv</w:t>
              </w:r>
            </w:ins>
          </w:p>
        </w:tc>
        <w:tc>
          <w:tcPr>
            <w:tcW w:w="11340" w:type="dxa"/>
          </w:tcPr>
          <w:p w14:paraId="7D6F748F" w14:textId="77777777" w:rsidR="00A236F9" w:rsidRDefault="00A236F9" w:rsidP="00391C9E">
            <w:pPr>
              <w:rPr>
                <w:ins w:id="56" w:author="Pribil-Kövesdy Döníz" w:date="2026-09-22T12:17:00Z" w16du:dateUtc="2026-09-22T16:17:00Z"/>
              </w:rPr>
            </w:pPr>
          </w:p>
        </w:tc>
      </w:tr>
      <w:tr w:rsidR="00A236F9" w14:paraId="575DBB79" w14:textId="77777777" w:rsidTr="00AD06DF">
        <w:trPr>
          <w:ins w:id="57" w:author="Pribil-Kövesdy Döníz" w:date="2026-09-22T12:17:00Z" w16du:dateUtc="2026-09-22T16:17:00Z"/>
        </w:trPr>
        <w:tc>
          <w:tcPr>
            <w:tcW w:w="2802" w:type="dxa"/>
          </w:tcPr>
          <w:p w14:paraId="64E08A66" w14:textId="77777777" w:rsidR="00A236F9" w:rsidRDefault="00A236F9" w:rsidP="00391C9E">
            <w:pPr>
              <w:rPr>
                <w:ins w:id="58" w:author="Pribil-Kövesdy Döníz" w:date="2026-09-22T12:17:00Z" w16du:dateUtc="2026-09-22T16:17:00Z"/>
              </w:rPr>
            </w:pPr>
            <w:ins w:id="59" w:author="Pribil-Kövesdy Döníz" w:date="2026-09-22T12:17:00Z" w16du:dateUtc="2026-09-22T16:17:00Z">
              <w:r>
                <w:t>Mobilitás időtartama</w:t>
              </w:r>
            </w:ins>
          </w:p>
          <w:p w14:paraId="152A4A84" w14:textId="77777777" w:rsidR="00A236F9" w:rsidRDefault="00A236F9" w:rsidP="00AD06DF">
            <w:pPr>
              <w:rPr>
                <w:ins w:id="60" w:author="Pribil-Kövesdy Döníz" w:date="2026-09-22T12:17:00Z" w16du:dateUtc="2026-09-22T16:17:00Z"/>
              </w:rPr>
            </w:pPr>
            <w:ins w:id="61" w:author="Pribil-Kövesdy Döníz" w:date="2026-09-22T12:17:00Z" w16du:dateUtc="2026-09-22T16:1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2796D2B" w14:textId="77777777" w:rsidR="00A236F9" w:rsidRDefault="00A236F9" w:rsidP="0061350B">
            <w:pPr>
              <w:ind w:firstLine="882"/>
              <w:rPr>
                <w:ins w:id="62" w:author="Pribil-Kövesdy Döníz" w:date="2026-09-22T12:17:00Z" w16du:dateUtc="2026-09-22T16:17:00Z"/>
              </w:rPr>
            </w:pPr>
            <w:ins w:id="63" w:author="Pribil-Kövesdy Döníz" w:date="2026-09-22T12:17:00Z" w16du:dateUtc="2026-09-22T16:17:00Z">
              <w:r>
                <w:t>nap</w:t>
              </w:r>
            </w:ins>
          </w:p>
        </w:tc>
      </w:tr>
    </w:tbl>
    <w:p w14:paraId="41EDFB48" w14:textId="77777777" w:rsidR="0061350B" w:rsidRDefault="0061350B">
      <w:pPr>
        <w:rPr>
          <w:ins w:id="64" w:author="Pribil-Kövesdy Döníz" w:date="2026-09-22T12:17:00Z" w16du:dateUtc="2026-09-22T16:17:00Z"/>
          <w:sz w:val="28"/>
          <w:szCs w:val="28"/>
          <w:highlight w:val="lightGray"/>
        </w:rPr>
      </w:pPr>
      <w:ins w:id="65" w:author="Pribil-Kövesdy Döníz" w:date="2026-09-22T12:17:00Z" w16du:dateUtc="2026-09-22T16:17:00Z">
        <w:r>
          <w:rPr>
            <w:sz w:val="28"/>
            <w:szCs w:val="28"/>
            <w:highlight w:val="lightGray"/>
          </w:rPr>
          <w:br w:type="page"/>
        </w:r>
      </w:ins>
    </w:p>
    <w:p w14:paraId="61CDC954" w14:textId="77777777" w:rsidR="007A6560" w:rsidRPr="007C10F6" w:rsidRDefault="007C10F6" w:rsidP="007C10F6">
      <w:pPr>
        <w:spacing w:line="240" w:lineRule="auto"/>
        <w:rPr>
          <w:ins w:id="66" w:author="Pribil-Kövesdy Döníz" w:date="2026-09-22T12:17:00Z" w16du:dateUtc="2026-09-22T16:17:00Z"/>
          <w:sz w:val="28"/>
          <w:szCs w:val="28"/>
        </w:rPr>
      </w:pPr>
      <w:ins w:id="67" w:author="Pribil-Kövesdy Döníz" w:date="2026-09-22T12:17:00Z" w16du:dateUtc="2026-09-22T16:17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6AD55A72" w14:textId="77777777" w:rsidTr="007A6560">
        <w:trPr>
          <w:ins w:id="68" w:author="Pribil-Kövesdy Döníz" w:date="2026-09-22T12:17:00Z" w16du:dateUtc="2026-09-22T16:17:00Z"/>
        </w:trPr>
        <w:tc>
          <w:tcPr>
            <w:tcW w:w="4714" w:type="dxa"/>
          </w:tcPr>
          <w:p w14:paraId="2EB182FE" w14:textId="77777777" w:rsidR="007A6560" w:rsidRPr="004B3A33" w:rsidRDefault="007A6560" w:rsidP="007A6560">
            <w:pPr>
              <w:rPr>
                <w:ins w:id="69" w:author="Pribil-Kövesdy Döníz" w:date="2026-09-22T12:17:00Z" w16du:dateUtc="2026-09-22T16:17:00Z"/>
                <w:b/>
                <w:bCs/>
              </w:rPr>
            </w:pPr>
            <w:ins w:id="70" w:author="Pribil-Kövesdy Döníz" w:date="2026-09-22T12:17:00Z" w16du:dateUtc="2026-09-22T16:1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AFB1E31" w14:textId="77777777" w:rsidR="007A6560" w:rsidRPr="00AD06DF" w:rsidRDefault="007A6560" w:rsidP="007A6560">
            <w:pPr>
              <w:rPr>
                <w:ins w:id="71" w:author="Pribil-Kövesdy Döníz" w:date="2026-09-22T12:17:00Z" w16du:dateUtc="2026-09-22T16:17:00Z"/>
              </w:rPr>
            </w:pPr>
            <w:ins w:id="72" w:author="Pribil-Kövesdy Döníz" w:date="2026-09-22T12:17:00Z" w16du:dateUtc="2026-09-22T16:1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3EC2286D" w14:textId="77777777" w:rsidR="007A6560" w:rsidRPr="004B3A33" w:rsidRDefault="007A6560" w:rsidP="007A6560">
            <w:pPr>
              <w:rPr>
                <w:ins w:id="73" w:author="Pribil-Kövesdy Döníz" w:date="2026-09-22T12:17:00Z" w16du:dateUtc="2026-09-22T16:17:00Z"/>
                <w:b/>
                <w:bCs/>
              </w:rPr>
            </w:pPr>
            <w:ins w:id="74" w:author="Pribil-Kövesdy Döníz" w:date="2026-09-22T12:17:00Z" w16du:dateUtc="2026-09-22T16:1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995A35B" w14:textId="77777777" w:rsidR="007A6560" w:rsidRPr="00AD06DF" w:rsidRDefault="007A6560" w:rsidP="004B3A33">
            <w:pPr>
              <w:rPr>
                <w:ins w:id="75" w:author="Pribil-Kövesdy Döníz" w:date="2026-09-22T12:17:00Z" w16du:dateUtc="2026-09-22T16:17:00Z"/>
              </w:rPr>
            </w:pPr>
            <w:ins w:id="76" w:author="Pribil-Kövesdy Döníz" w:date="2026-09-22T12:17:00Z" w16du:dateUtc="2026-09-22T16:1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3CA8B805" w14:textId="77777777" w:rsidR="004B3A33" w:rsidRDefault="007A6560" w:rsidP="007A6560">
            <w:pPr>
              <w:rPr>
                <w:ins w:id="77" w:author="Pribil-Kövesdy Döníz" w:date="2026-09-22T12:17:00Z" w16du:dateUtc="2026-09-22T16:17:00Z"/>
              </w:rPr>
            </w:pPr>
            <w:ins w:id="78" w:author="Pribil-Kövesdy Döníz" w:date="2026-09-22T12:17:00Z" w16du:dateUtc="2026-09-22T16:1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FA8691D" w14:textId="77777777" w:rsidR="007A6560" w:rsidRPr="00AD06DF" w:rsidRDefault="004B3A33" w:rsidP="007A6560">
            <w:pPr>
              <w:rPr>
                <w:ins w:id="79" w:author="Pribil-Kövesdy Döníz" w:date="2026-09-22T12:17:00Z" w16du:dateUtc="2026-09-22T16:17:00Z"/>
              </w:rPr>
            </w:pPr>
            <w:ins w:id="80" w:author="Pribil-Kövesdy Döníz" w:date="2026-09-22T12:17:00Z" w16du:dateUtc="2026-09-22T16:1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48B12C18" w14:textId="77777777" w:rsidTr="007C10F6">
        <w:trPr>
          <w:trHeight w:val="2994"/>
          <w:ins w:id="81" w:author="Pribil-Kövesdy Döníz" w:date="2026-09-22T12:17:00Z" w16du:dateUtc="2026-09-22T16:17:00Z"/>
        </w:trPr>
        <w:tc>
          <w:tcPr>
            <w:tcW w:w="4714" w:type="dxa"/>
          </w:tcPr>
          <w:p w14:paraId="15FBAA3F" w14:textId="77777777" w:rsidR="007A6560" w:rsidRDefault="007A6560" w:rsidP="00391C9E">
            <w:pPr>
              <w:rPr>
                <w:ins w:id="82" w:author="Pribil-Kövesdy Döníz" w:date="2026-09-22T12:17:00Z" w16du:dateUtc="2026-09-22T16:17:00Z"/>
              </w:rPr>
            </w:pPr>
          </w:p>
        </w:tc>
        <w:tc>
          <w:tcPr>
            <w:tcW w:w="4715" w:type="dxa"/>
          </w:tcPr>
          <w:p w14:paraId="72BEFCD7" w14:textId="77777777" w:rsidR="007A6560" w:rsidRDefault="007A6560" w:rsidP="00391C9E">
            <w:pPr>
              <w:rPr>
                <w:ins w:id="83" w:author="Pribil-Kövesdy Döníz" w:date="2026-09-22T12:17:00Z" w16du:dateUtc="2026-09-22T16:17:00Z"/>
              </w:rPr>
            </w:pPr>
          </w:p>
        </w:tc>
        <w:tc>
          <w:tcPr>
            <w:tcW w:w="4715" w:type="dxa"/>
          </w:tcPr>
          <w:p w14:paraId="23F6A8A9" w14:textId="77777777" w:rsidR="007A6560" w:rsidRDefault="007A6560" w:rsidP="00391C9E">
            <w:pPr>
              <w:rPr>
                <w:ins w:id="84" w:author="Pribil-Kövesdy Döníz" w:date="2026-09-22T12:17:00Z" w16du:dateUtc="2026-09-22T16:17:00Z"/>
              </w:rPr>
            </w:pPr>
          </w:p>
        </w:tc>
      </w:tr>
    </w:tbl>
    <w:p w14:paraId="4FF5603F" w14:textId="77777777" w:rsidR="00686BE4" w:rsidRPr="00AD06DF" w:rsidRDefault="004B3A33" w:rsidP="00391C9E">
      <w:pPr>
        <w:spacing w:line="240" w:lineRule="auto"/>
        <w:rPr>
          <w:ins w:id="85" w:author="Pribil-Kövesdy Döníz" w:date="2026-09-22T12:17:00Z" w16du:dateUtc="2026-09-22T16:17:00Z"/>
        </w:rPr>
      </w:pPr>
      <w:ins w:id="86" w:author="Pribil-Kövesdy Döníz" w:date="2026-09-22T12:17:00Z" w16du:dateUtc="2026-09-22T16:1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37A2E53" w14:textId="77777777" w:rsidR="005E7FFD" w:rsidRDefault="005E7FFD" w:rsidP="00391C9E">
      <w:pPr>
        <w:spacing w:line="240" w:lineRule="auto"/>
        <w:rPr>
          <w:ins w:id="87" w:author="Pribil-Kövesdy Döníz" w:date="2026-09-22T12:17:00Z" w16du:dateUtc="2026-09-22T16:17:00Z"/>
        </w:rPr>
      </w:pPr>
      <w:ins w:id="88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024545AB" w14:textId="77777777" w:rsidTr="0061350B">
        <w:trPr>
          <w:trHeight w:val="2835"/>
          <w:ins w:id="89" w:author="Pribil-Kövesdy Döníz" w:date="2026-09-22T12:17:00Z" w16du:dateUtc="2026-09-22T16:17:00Z"/>
        </w:trPr>
        <w:tc>
          <w:tcPr>
            <w:tcW w:w="14142" w:type="dxa"/>
          </w:tcPr>
          <w:p w14:paraId="514FED09" w14:textId="77777777" w:rsidR="005E7FFD" w:rsidRDefault="005E7FFD" w:rsidP="0061350B">
            <w:pPr>
              <w:rPr>
                <w:ins w:id="90" w:author="Pribil-Kövesdy Döníz" w:date="2026-09-22T12:17:00Z" w16du:dateUtc="2026-09-22T16:17:00Z"/>
              </w:rPr>
            </w:pPr>
          </w:p>
        </w:tc>
      </w:tr>
    </w:tbl>
    <w:p w14:paraId="368E6AF7" w14:textId="77777777" w:rsidR="00391C9E" w:rsidRDefault="00646D28" w:rsidP="00391C9E">
      <w:pPr>
        <w:spacing w:before="120" w:after="0" w:line="240" w:lineRule="auto"/>
        <w:rPr>
          <w:ins w:id="91" w:author="Pribil-Kövesdy Döníz" w:date="2026-09-22T12:17:00Z" w16du:dateUtc="2026-09-22T16:17:00Z"/>
          <w:sz w:val="28"/>
          <w:szCs w:val="28"/>
          <w:highlight w:val="lightGray"/>
        </w:rPr>
      </w:pPr>
      <w:ins w:id="92" w:author="Pribil-Kövesdy Döníz" w:date="2026-09-22T12:17:00Z" w16du:dateUtc="2026-09-22T16:1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10AA6844" w14:textId="77777777" w:rsidR="00391C9E" w:rsidRDefault="00391C9E" w:rsidP="00391C9E">
      <w:pPr>
        <w:spacing w:before="120" w:after="0" w:line="240" w:lineRule="auto"/>
        <w:rPr>
          <w:ins w:id="93" w:author="Pribil-Kövesdy Döníz" w:date="2026-09-22T12:17:00Z" w16du:dateUtc="2026-09-22T16:17:00Z"/>
        </w:rPr>
      </w:pPr>
      <w:ins w:id="94" w:author="Pribil-Kövesdy Döníz" w:date="2026-09-22T12:17:00Z" w16du:dateUtc="2026-09-22T16:1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5770D41F" w14:textId="77777777" w:rsidTr="003C2C83">
        <w:trPr>
          <w:trHeight w:val="1701"/>
          <w:ins w:id="95" w:author="Pribil-Kövesdy Döníz" w:date="2026-09-22T12:17:00Z" w16du:dateUtc="2026-09-22T16:17:00Z"/>
        </w:trPr>
        <w:tc>
          <w:tcPr>
            <w:tcW w:w="14142" w:type="dxa"/>
          </w:tcPr>
          <w:p w14:paraId="746EBDB6" w14:textId="77777777" w:rsidR="00391C9E" w:rsidRDefault="00391C9E" w:rsidP="0061350B">
            <w:pPr>
              <w:spacing w:before="120"/>
              <w:rPr>
                <w:ins w:id="96" w:author="Pribil-Kövesdy Döníz" w:date="2026-09-22T12:17:00Z" w16du:dateUtc="2026-09-22T16:17:00Z"/>
              </w:rPr>
            </w:pPr>
          </w:p>
        </w:tc>
      </w:tr>
    </w:tbl>
    <w:p w14:paraId="1E867D69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7" w:author="Pribil-Kövesdy Döníz" w:date="2026-09-22T12:17:00Z" w16du:dateUtc="2026-09-22T16:17:00Z"/>
          <w:sz w:val="28"/>
          <w:szCs w:val="28"/>
        </w:rPr>
      </w:pPr>
      <w:ins w:id="98" w:author="Pribil-Kövesdy Döníz" w:date="2026-09-22T12:17:00Z" w16du:dateUtc="2026-09-22T16:1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A96A217" w14:textId="77777777" w:rsidR="00576E26" w:rsidRDefault="003C2C83" w:rsidP="00576E26">
      <w:pPr>
        <w:rPr>
          <w:del w:id="99" w:author="Pribil-Kövesdy Döníz" w:date="2026-09-22T12:17:00Z" w16du:dateUtc="2026-09-22T16:17:00Z"/>
          <w:b/>
        </w:rPr>
      </w:pPr>
      <w:ins w:id="100" w:author="Pribil-Kövesdy Döníz" w:date="2026-09-22T12:17:00Z" w16du:dateUtc="2026-09-22T16:17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1" w:author="Pribil-Kövesdy Döníz" w:date="2026-09-22T12:17:00Z" w16du:dateUtc="2026-09-22T16:17:00Z">
        <w:r w:rsidR="00576E26" w:rsidRPr="00845D5E">
          <w:rPr>
            <w:b/>
          </w:rPr>
          <w:delText xml:space="preserve">Okresnímu </w:delText>
        </w:r>
        <w:r w:rsidR="00576E26" w:rsidRPr="00766AC7">
          <w:rPr>
            <w:b/>
          </w:rPr>
          <w:delText>soudu v Trutnově</w:delText>
        </w:r>
      </w:del>
    </w:p>
    <w:p w14:paraId="1FD50C32" w14:textId="77777777" w:rsidR="00576E26" w:rsidRDefault="00576E26" w:rsidP="00576E26">
      <w:pPr>
        <w:rPr>
          <w:del w:id="102" w:author="Pribil-Kövesdy Döníz" w:date="2026-09-22T12:17:00Z" w16du:dateUtc="2026-09-22T16:17:00Z"/>
          <w:b/>
          <w:i/>
        </w:rPr>
      </w:pPr>
      <w:del w:id="103" w:author="Pribil-Kövesdy Döníz" w:date="2026-09-22T12:17:00Z" w16du:dateUtc="2026-09-22T16:17:00Z">
        <w:r w:rsidRPr="00FE58C4">
          <w:rPr>
            <w:b/>
            <w:i/>
          </w:rPr>
          <w:delText xml:space="preserve">Návrh na úpravu styku </w:delText>
        </w:r>
      </w:del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del w:id="104" w:author="Pribil-Kövesdy Döníz" w:date="2026-09-22T12:17:00Z" w16du:dateUtc="2026-09-22T16:17:00Z"/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spacing w:after="0" w:line="240" w:lineRule="auto"/>
        <w:rPr>
          <w:del w:id="105" w:author="Pribil-Kövesdy Döníz" w:date="2026-09-22T12:17:00Z" w16du:dateUtc="2026-09-22T16:17:00Z"/>
          <w:b/>
          <w:i/>
        </w:rPr>
      </w:pPr>
      <w:del w:id="106" w:author="Pribil-Kövesdy Döníz" w:date="2026-09-22T12:17:00Z" w16du:dateUtc="2026-09-22T16:17:00Z">
        <w:r>
          <w:rPr>
            <w:b/>
            <w:i/>
          </w:rPr>
          <w:delText>Nezl. dítě/děti:</w:delText>
        </w:r>
      </w:del>
    </w:p>
    <w:p w14:paraId="55F35437" w14:textId="77777777" w:rsidR="00482A46" w:rsidRDefault="00482A46" w:rsidP="00482A46">
      <w:pPr>
        <w:spacing w:after="0" w:line="240" w:lineRule="auto"/>
        <w:jc w:val="center"/>
        <w:rPr>
          <w:del w:id="107" w:author="Pribil-Kövesdy Döníz" w:date="2026-09-22T12:17:00Z" w16du:dateUtc="2026-09-22T16:17:00Z"/>
          <w:sz w:val="20"/>
          <w:szCs w:val="20"/>
        </w:rPr>
      </w:pPr>
      <w:del w:id="108" w:author="Pribil-Kövesdy Döníz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2F2AE79" w14:textId="77777777" w:rsidR="00482A46" w:rsidRDefault="00482A46" w:rsidP="00482A46">
      <w:pPr>
        <w:spacing w:before="240" w:after="0" w:line="240" w:lineRule="auto"/>
        <w:rPr>
          <w:del w:id="109" w:author="Pribil-Kövesdy Döníz" w:date="2026-09-22T12:17:00Z" w16du:dateUtc="2026-09-22T16:17:00Z"/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110" w:author="Pribil-Kövesdy Döníz" w:date="2026-09-22T12:17:00Z" w16du:dateUtc="2026-09-22T16:17:00Z"/>
          <w:sz w:val="20"/>
          <w:szCs w:val="20"/>
        </w:rPr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111" w:author="Pribil-Kövesdy Döníz" w:date="2026-09-22T12:17:00Z" w16du:dateUtc="2026-09-22T16:17:00Z"/>
          <w:sz w:val="20"/>
          <w:szCs w:val="20"/>
        </w:rPr>
      </w:pPr>
    </w:p>
    <w:p w14:paraId="19F93910" w14:textId="77777777" w:rsidR="00482A46" w:rsidRDefault="00482A46" w:rsidP="00482A46">
      <w:pPr>
        <w:spacing w:after="0" w:line="240" w:lineRule="auto"/>
        <w:jc w:val="center"/>
        <w:rPr>
          <w:del w:id="112" w:author="Pribil-Kövesdy Döníz" w:date="2026-09-22T12:17:00Z" w16du:dateUtc="2026-09-22T16:17:00Z"/>
          <w:sz w:val="20"/>
          <w:szCs w:val="20"/>
        </w:rPr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del w:id="113" w:author="Pribil-Kövesdy Döníz" w:date="2026-09-22T12:17:00Z" w16du:dateUtc="2026-09-22T16:17:00Z"/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del w:id="114" w:author="Pribil-Kövesdy Döníz" w:date="2026-09-22T12:17:00Z" w16du:dateUtc="2026-09-22T16:17:00Z"/>
          <w:b/>
          <w:i/>
        </w:rPr>
      </w:pPr>
      <w:del w:id="115" w:author="Pribil-Kövesdy Döníz" w:date="2026-09-22T12:17:00Z" w16du:dateUtc="2026-09-22T16:17:00Z">
        <w:r w:rsidRPr="00845D5E">
          <w:rPr>
            <w:b/>
            <w:i/>
          </w:rPr>
          <w:delText>Matka:</w:delText>
        </w:r>
      </w:del>
    </w:p>
    <w:p w14:paraId="0E089D96" w14:textId="77777777" w:rsidR="00576E26" w:rsidRDefault="00576E26" w:rsidP="00576E26">
      <w:pPr>
        <w:jc w:val="center"/>
        <w:rPr>
          <w:del w:id="116" w:author="Pribil-Kövesdy Döníz" w:date="2026-09-22T12:17:00Z" w16du:dateUtc="2026-09-22T16:17:00Z"/>
          <w:sz w:val="20"/>
          <w:szCs w:val="20"/>
        </w:rPr>
      </w:pPr>
      <w:del w:id="117" w:author="Pribil-Kövesdy Döníz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B923863" w14:textId="77777777" w:rsidR="00576E26" w:rsidRDefault="00576E26" w:rsidP="00576E26">
      <w:pPr>
        <w:rPr>
          <w:del w:id="118" w:author="Pribil-Kövesdy Döníz" w:date="2026-09-22T12:17:00Z" w16du:dateUtc="2026-09-22T16:17:00Z"/>
        </w:rPr>
      </w:pPr>
      <w:del w:id="119" w:author="Pribil-Kövesdy Döníz" w:date="2026-09-22T12:17:00Z" w16du:dateUtc="2026-09-22T16:17:00Z">
        <w:r>
          <w:delText>adresa trvalého pobytu:</w:delText>
        </w:r>
        <w:r>
          <w:tab/>
          <w:delText>________________________________________________________</w:delText>
        </w:r>
      </w:del>
    </w:p>
    <w:p w14:paraId="338A374F" w14:textId="77777777" w:rsidR="00576E26" w:rsidRDefault="00576E26" w:rsidP="00576E26">
      <w:pPr>
        <w:rPr>
          <w:del w:id="120" w:author="Pribil-Kövesdy Döníz" w:date="2026-09-22T12:17:00Z" w16du:dateUtc="2026-09-22T16:17:00Z"/>
        </w:rPr>
      </w:pPr>
      <w:del w:id="121" w:author="Pribil-Kövesdy Döníz" w:date="2026-09-22T12:17:00Z" w16du:dateUtc="2026-09-22T16:17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5878A997" w14:textId="77777777" w:rsidR="00576E26" w:rsidRDefault="00576E26" w:rsidP="00576E26">
      <w:pPr>
        <w:rPr>
          <w:del w:id="122" w:author="Pribil-Kövesdy Döníz" w:date="2026-09-22T12:17:00Z" w16du:dateUtc="2026-09-22T16:17:00Z"/>
        </w:rPr>
      </w:pPr>
      <w:del w:id="123" w:author="Pribil-Kövesdy Döníz" w:date="2026-09-22T12:17:00Z" w16du:dateUtc="2026-09-22T16:17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80EE22B" w14:textId="77777777" w:rsidR="00576E26" w:rsidRDefault="00576E26" w:rsidP="00576E26">
      <w:pPr>
        <w:rPr>
          <w:del w:id="124" w:author="Pribil-Kövesdy Döníz" w:date="2026-09-22T12:17:00Z" w16du:dateUtc="2026-09-22T16:17:00Z"/>
        </w:rPr>
      </w:pPr>
      <w:del w:id="125" w:author="Pribil-Kövesdy Döníz" w:date="2026-09-22T12:17:00Z" w16du:dateUtc="2026-09-22T16:17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5E075D11" w14:textId="77777777" w:rsidR="00576E26" w:rsidRDefault="00576E26" w:rsidP="00576E26">
      <w:pPr>
        <w:rPr>
          <w:del w:id="126" w:author="Pribil-Kövesdy Döníz" w:date="2026-09-22T12:17:00Z" w16du:dateUtc="2026-09-22T16:17:00Z"/>
        </w:rPr>
      </w:pPr>
      <w:del w:id="127" w:author="Pribil-Kövesdy Döníz" w:date="2026-09-22T12:17:00Z" w16du:dateUtc="2026-09-22T16:17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4F8AB13" w14:textId="77777777" w:rsidR="005B584C" w:rsidRDefault="005B584C" w:rsidP="005B584C">
      <w:pPr>
        <w:rPr>
          <w:del w:id="128" w:author="Pribil-Kövesdy Döníz" w:date="2026-09-22T12:17:00Z" w16du:dateUtc="2026-09-22T16:17:00Z"/>
          <w:sz w:val="18"/>
          <w:szCs w:val="18"/>
        </w:rPr>
      </w:pPr>
      <w:del w:id="129" w:author="Pribil-Kövesdy Döníz" w:date="2026-09-22T12:17:00Z" w16du:dateUtc="2026-09-22T16:17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5B8A4006" w14:textId="77777777" w:rsidR="00576E26" w:rsidRDefault="00576E26" w:rsidP="00576E26">
      <w:pPr>
        <w:ind w:firstLine="851"/>
        <w:rPr>
          <w:del w:id="130" w:author="Pribil-Kövesdy Döníz" w:date="2026-09-22T12:17:00Z" w16du:dateUtc="2026-09-22T16:17:00Z"/>
        </w:rPr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del w:id="131" w:author="Pribil-Kövesdy Döníz" w:date="2026-09-22T12:17:00Z" w16du:dateUtc="2026-09-22T16:17:00Z"/>
          <w:b/>
          <w:i/>
        </w:rPr>
      </w:pPr>
      <w:del w:id="132" w:author="Pribil-Kövesdy Döníz" w:date="2026-09-22T12:17:00Z" w16du:dateUtc="2026-09-22T16:17:00Z">
        <w:r>
          <w:rPr>
            <w:b/>
            <w:i/>
          </w:rPr>
          <w:delText>Otec</w:delText>
        </w:r>
        <w:r w:rsidRPr="00845D5E">
          <w:rPr>
            <w:b/>
            <w:i/>
          </w:rPr>
          <w:delText>:</w:delText>
        </w:r>
      </w:del>
    </w:p>
    <w:p w14:paraId="2A755032" w14:textId="77777777" w:rsidR="00576E26" w:rsidRDefault="00576E26" w:rsidP="00576E26">
      <w:pPr>
        <w:jc w:val="center"/>
        <w:rPr>
          <w:del w:id="133" w:author="Pribil-Kövesdy Döníz" w:date="2026-09-22T12:17:00Z" w16du:dateUtc="2026-09-22T16:17:00Z"/>
          <w:sz w:val="20"/>
          <w:szCs w:val="20"/>
        </w:rPr>
      </w:pPr>
      <w:del w:id="134" w:author="Pribil-Kövesdy Döníz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19264B4" w14:textId="77777777" w:rsidR="00576E26" w:rsidRDefault="00576E26" w:rsidP="00576E26">
      <w:pPr>
        <w:rPr>
          <w:del w:id="135" w:author="Pribil-Kövesdy Döníz" w:date="2026-09-22T12:17:00Z" w16du:dateUtc="2026-09-22T16:17:00Z"/>
        </w:rPr>
      </w:pPr>
      <w:del w:id="136" w:author="Pribil-Kövesdy Döníz" w:date="2026-09-22T12:17:00Z" w16du:dateUtc="2026-09-22T16:17:00Z">
        <w:r>
          <w:delText>adresa trvalého pobytu:</w:delText>
        </w:r>
        <w:r>
          <w:tab/>
          <w:delText>________________________________________________________</w:delText>
        </w:r>
      </w:del>
    </w:p>
    <w:p w14:paraId="182E45BA" w14:textId="77777777" w:rsidR="00576E26" w:rsidRDefault="00576E26" w:rsidP="00576E26">
      <w:pPr>
        <w:rPr>
          <w:del w:id="137" w:author="Pribil-Kövesdy Döníz" w:date="2026-09-22T12:17:00Z" w16du:dateUtc="2026-09-22T16:17:00Z"/>
        </w:rPr>
      </w:pPr>
      <w:del w:id="138" w:author="Pribil-Kövesdy Döníz" w:date="2026-09-22T12:17:00Z" w16du:dateUtc="2026-09-22T16:17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4235BF9F" w14:textId="77777777" w:rsidR="00576E26" w:rsidRDefault="00576E26" w:rsidP="00576E26">
      <w:pPr>
        <w:rPr>
          <w:del w:id="139" w:author="Pribil-Kövesdy Döníz" w:date="2026-09-22T12:17:00Z" w16du:dateUtc="2026-09-22T16:17:00Z"/>
        </w:rPr>
      </w:pPr>
      <w:del w:id="140" w:author="Pribil-Kövesdy Döníz" w:date="2026-09-22T12:17:00Z" w16du:dateUtc="2026-09-22T16:17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3050271" w14:textId="77777777" w:rsidR="00576E26" w:rsidRDefault="00576E26" w:rsidP="00576E26">
      <w:pPr>
        <w:rPr>
          <w:del w:id="141" w:author="Pribil-Kövesdy Döníz" w:date="2026-09-22T12:17:00Z" w16du:dateUtc="2026-09-22T16:17:00Z"/>
        </w:rPr>
      </w:pPr>
      <w:del w:id="142" w:author="Pribil-Kövesdy Döníz" w:date="2026-09-22T12:17:00Z" w16du:dateUtc="2026-09-22T16:17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23B6E10" w14:textId="77777777" w:rsidR="00576E26" w:rsidRDefault="00576E26" w:rsidP="00576E26">
      <w:pPr>
        <w:pStyle w:val="ListParagraph"/>
        <w:ind w:left="0"/>
        <w:jc w:val="both"/>
        <w:rPr>
          <w:del w:id="143" w:author="Pribil-Kövesdy Döníz" w:date="2026-09-22T12:17:00Z" w16du:dateUtc="2026-09-22T16:17:00Z"/>
        </w:rPr>
      </w:pPr>
      <w:del w:id="144" w:author="Pribil-Kövesdy Döníz" w:date="2026-09-22T12:17:00Z" w16du:dateUtc="2026-09-22T16:17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03854A69" w14:textId="77777777" w:rsidR="005B584C" w:rsidRDefault="005B584C" w:rsidP="005B584C">
      <w:pPr>
        <w:rPr>
          <w:del w:id="145" w:author="Pribil-Kövesdy Döníz" w:date="2026-09-22T12:17:00Z" w16du:dateUtc="2026-09-22T16:17:00Z"/>
          <w:sz w:val="18"/>
          <w:szCs w:val="18"/>
        </w:rPr>
      </w:pPr>
      <w:del w:id="146" w:author="Pribil-Kövesdy Döníz" w:date="2026-09-22T12:17:00Z" w16du:dateUtc="2026-09-22T16:17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47A9863E" w14:textId="77777777" w:rsidR="005B584C" w:rsidRDefault="005B584C" w:rsidP="00576E26">
      <w:pPr>
        <w:pStyle w:val="ListParagraph"/>
        <w:ind w:left="0"/>
        <w:jc w:val="both"/>
        <w:rPr>
          <w:del w:id="147" w:author="Pribil-Kövesdy Döníz" w:date="2026-09-22T12:17:00Z" w16du:dateUtc="2026-09-22T16:17:00Z"/>
        </w:rPr>
      </w:pPr>
    </w:p>
    <w:p w14:paraId="0CFA1A75" w14:textId="77777777" w:rsidR="00576E26" w:rsidRDefault="000360D1" w:rsidP="00576E26">
      <w:pPr>
        <w:rPr>
          <w:del w:id="148" w:author="Pribil-Kövesdy Döníz" w:date="2026-09-22T12:17:00Z" w16du:dateUtc="2026-09-22T16:17:00Z"/>
        </w:rPr>
      </w:pPr>
      <w:del w:id="149" w:author="Pribil-Kövesdy Döníz" w:date="2026-09-22T12:17:00Z" w16du:dateUtc="2026-09-22T16:17:00Z">
        <w:r>
          <w:rPr>
            <w:sz w:val="20"/>
          </w:rPr>
          <w:delText>*) nepovinný údaj</w:delText>
        </w:r>
        <w:r w:rsidR="00576E26">
          <w:br w:type="page"/>
        </w:r>
      </w:del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jc w:val="both"/>
        <w:rPr>
          <w:del w:id="150" w:author="Pribil-Kövesdy Döníz" w:date="2026-09-22T12:17:00Z" w16du:dateUtc="2026-09-22T16:17:00Z"/>
        </w:rPr>
      </w:pPr>
      <w:del w:id="151" w:author="Pribil-Kövesdy Döníz" w:date="2026-09-22T12:17:00Z" w16du:dateUtc="2026-09-22T16:17:00Z">
        <w:r>
          <w:delText>Rozsudkem Okresního soudu v _____________</w:delText>
        </w:r>
        <w:r w:rsidR="00DC6CEE">
          <w:delText>___</w:delText>
        </w:r>
        <w:r>
          <w:delText xml:space="preserve">___ číslo jednací ________________ ze dne __________________ bylo nezl. dítě/byly nezl. děti svěřeno/svěřeny </w:delText>
        </w:r>
        <w:r w:rsidRPr="003A45CC">
          <w:delText>do péče ____________________ a matce/otci byla uložena vyživovací povinnost.</w:delText>
        </w:r>
      </w:del>
    </w:p>
    <w:p w14:paraId="2CA5D1B0" w14:textId="77777777" w:rsidR="00576E26" w:rsidRPr="009D1F69" w:rsidRDefault="00576E26" w:rsidP="00576E26">
      <w:pPr>
        <w:jc w:val="both"/>
        <w:rPr>
          <w:del w:id="152" w:author="Pribil-Kövesdy Döníz" w:date="2026-09-22T12:17:00Z" w16du:dateUtc="2026-09-22T16:17:00Z"/>
          <w:i/>
        </w:rPr>
      </w:pPr>
      <w:del w:id="153" w:author="Pribil-Kövesdy Döníz" w:date="2026-09-22T12:17:00Z" w16du:dateUtc="2026-09-22T16:17:00Z">
        <w:r w:rsidRPr="003A45CC">
          <w:delText xml:space="preserve">Důkaz: výše citovaným rozsudkem </w:delText>
        </w:r>
        <w:r w:rsidR="009D1F69">
          <w:delText>(</w:delText>
        </w:r>
        <w:r w:rsidR="009D1F69">
          <w:rPr>
            <w:i/>
          </w:rPr>
          <w:delText xml:space="preserve">přiložte kopii, pokud nerozhodoval zdejší soud) </w:delText>
        </w:r>
      </w:del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jc w:val="both"/>
        <w:rPr>
          <w:del w:id="154" w:author="Pribil-Kövesdy Döníz" w:date="2026-09-22T12:17:00Z" w16du:dateUtc="2026-09-22T16:17:00Z"/>
        </w:rPr>
      </w:pPr>
      <w:del w:id="155" w:author="Pribil-Kövesdy Döníz" w:date="2026-09-22T12:17:00Z" w16du:dateUtc="2026-09-22T16:17:00Z">
        <w:r w:rsidRPr="003A45CC">
          <w:delText xml:space="preserve">K podání návrhu mne vedou tyto důvody: </w:delText>
        </w:r>
        <w:r w:rsidRPr="003A45CC">
          <w:rPr>
            <w:i/>
          </w:rPr>
          <w:delText>(Popište současnou rodinnou situaci, zejména proč styk s nezl. dítětem neprobíhá)</w:delText>
        </w:r>
        <w:r w:rsidRPr="003A45CC">
          <w:delText xml:space="preserve"> </w:delText>
        </w:r>
      </w:del>
    </w:p>
    <w:p w14:paraId="2E84A9D6" w14:textId="77777777" w:rsidR="00576E26" w:rsidRPr="003A45CC" w:rsidRDefault="00576E26" w:rsidP="00576E26">
      <w:pPr>
        <w:pStyle w:val="ListParagraph"/>
        <w:ind w:left="1080"/>
        <w:jc w:val="both"/>
        <w:rPr>
          <w:del w:id="156" w:author="Pribil-Kövesdy Döníz" w:date="2026-09-22T12:17:00Z" w16du:dateUtc="2026-09-22T16:17:00Z"/>
        </w:rPr>
      </w:pPr>
    </w:p>
    <w:p w14:paraId="32743981" w14:textId="77777777" w:rsidR="00576E26" w:rsidRDefault="00576E26" w:rsidP="00576E26">
      <w:pPr>
        <w:jc w:val="both"/>
        <w:rPr>
          <w:del w:id="157" w:author="Pribil-Kövesdy Döníz" w:date="2026-09-22T12:17:00Z" w16du:dateUtc="2026-09-22T16:17:00Z"/>
        </w:rPr>
      </w:pPr>
    </w:p>
    <w:p w14:paraId="2FCEDDA2" w14:textId="77777777" w:rsidR="00576E26" w:rsidRDefault="00576E26" w:rsidP="00576E26">
      <w:pPr>
        <w:jc w:val="both"/>
        <w:rPr>
          <w:del w:id="158" w:author="Pribil-Kövesdy Döníz" w:date="2026-09-22T12:17:00Z" w16du:dateUtc="2026-09-22T16:17:00Z"/>
        </w:rPr>
      </w:pPr>
    </w:p>
    <w:p w14:paraId="2E196C8A" w14:textId="77777777" w:rsidR="00576E26" w:rsidRDefault="00576E26" w:rsidP="00576E26">
      <w:pPr>
        <w:jc w:val="both"/>
        <w:rPr>
          <w:del w:id="159" w:author="Pribil-Kövesdy Döníz" w:date="2026-09-22T12:17:00Z" w16du:dateUtc="2026-09-22T16:17:00Z"/>
        </w:rPr>
      </w:pPr>
    </w:p>
    <w:p w14:paraId="2065B80F" w14:textId="77777777" w:rsidR="0098510F" w:rsidRDefault="0098510F" w:rsidP="00576E26">
      <w:pPr>
        <w:jc w:val="both"/>
        <w:rPr>
          <w:del w:id="160" w:author="Pribil-Kövesdy Döníz" w:date="2026-09-22T12:17:00Z" w16du:dateUtc="2026-09-22T16:17:00Z"/>
        </w:rPr>
      </w:pPr>
    </w:p>
    <w:p w14:paraId="7952EDB0" w14:textId="77777777" w:rsidR="0098510F" w:rsidRDefault="0098510F" w:rsidP="00576E26">
      <w:pPr>
        <w:jc w:val="both"/>
        <w:rPr>
          <w:del w:id="161" w:author="Pribil-Kövesdy Döníz" w:date="2026-09-22T12:17:00Z" w16du:dateUtc="2026-09-22T16:17:00Z"/>
        </w:rPr>
      </w:pPr>
    </w:p>
    <w:p w14:paraId="7D757BC2" w14:textId="77777777" w:rsidR="00576E26" w:rsidRDefault="00576E26" w:rsidP="00576E26">
      <w:pPr>
        <w:jc w:val="both"/>
        <w:rPr>
          <w:del w:id="162" w:author="Pribil-Kövesdy Döníz" w:date="2026-09-22T12:17:00Z" w16du:dateUtc="2026-09-22T16:17:00Z"/>
        </w:rPr>
      </w:pPr>
    </w:p>
    <w:p w14:paraId="1F19C760" w14:textId="77777777" w:rsidR="00576E26" w:rsidRDefault="00576E26" w:rsidP="00576E26">
      <w:pPr>
        <w:jc w:val="both"/>
        <w:rPr>
          <w:del w:id="163" w:author="Pribil-Kövesdy Döníz" w:date="2026-09-22T12:17:00Z" w16du:dateUtc="2026-09-22T16:17:00Z"/>
        </w:rPr>
      </w:pPr>
      <w:del w:id="164" w:author="Pribil-Kövesdy Döníz" w:date="2026-09-22T12:17:00Z" w16du:dateUtc="2026-09-22T16:17:00Z">
        <w:r>
          <w:delText>Důkaz: výslechem rodičů</w:delText>
        </w:r>
      </w:del>
    </w:p>
    <w:p w14:paraId="3B027821" w14:textId="77777777" w:rsidR="00576E26" w:rsidRDefault="00576E26" w:rsidP="00576E26">
      <w:pPr>
        <w:pStyle w:val="ListParagraph"/>
        <w:ind w:left="1080"/>
        <w:rPr>
          <w:del w:id="165" w:author="Pribil-Kövesdy Döníz" w:date="2026-09-22T12:17:00Z" w16du:dateUtc="2026-09-22T16:17:00Z"/>
        </w:rPr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  <w:rPr>
          <w:del w:id="166" w:author="Pribil-Kövesdy Döníz" w:date="2026-09-22T12:17:00Z" w16du:dateUtc="2026-09-22T16:17:00Z"/>
        </w:rPr>
      </w:pPr>
      <w:del w:id="167" w:author="Pribil-Kövesdy Döníz" w:date="2026-09-22T12:17:00Z" w16du:dateUtc="2026-09-22T16:17:00Z">
        <w:r>
          <w:delText xml:space="preserve">S ohledem na výše uvedené žádám soud, aby vydal </w:delText>
        </w:r>
        <w:r w:rsidRPr="009B34B7">
          <w:rPr>
            <w:b/>
          </w:rPr>
          <w:delText>tento rozsudek</w:delText>
        </w:r>
        <w:r>
          <w:delText>:</w:delText>
        </w:r>
      </w:del>
    </w:p>
    <w:p w14:paraId="44562D4D" w14:textId="77777777" w:rsidR="00576E26" w:rsidRDefault="00576E26" w:rsidP="00576E26">
      <w:pPr>
        <w:pStyle w:val="ListParagraph"/>
        <w:ind w:left="1080"/>
        <w:rPr>
          <w:del w:id="168" w:author="Pribil-Kövesdy Döníz" w:date="2026-09-22T12:17:00Z" w16du:dateUtc="2026-09-22T16:17:00Z"/>
        </w:rPr>
      </w:pPr>
    </w:p>
    <w:p w14:paraId="3914B000" w14:textId="77777777" w:rsidR="00576E26" w:rsidRDefault="00576E26" w:rsidP="00576E26">
      <w:pPr>
        <w:pStyle w:val="ListParagraph"/>
        <w:ind w:left="1080"/>
        <w:jc w:val="both"/>
        <w:rPr>
          <w:del w:id="169" w:author="Pribil-Kövesdy Döníz" w:date="2026-09-22T12:17:00Z" w16du:dateUtc="2026-09-22T16:17:00Z"/>
        </w:rPr>
      </w:pPr>
      <w:del w:id="170" w:author="Pribil-Kövesdy Döníz" w:date="2026-09-22T12:17:00Z" w16du:dateUtc="2026-09-22T16:17:00Z">
        <w:r>
          <w:delText>Otec/matka je oprávněn/oprávněna stýkat se s nezl. dítětem/nezl. dětmi</w:delText>
        </w:r>
        <w:r w:rsidR="0098510F">
          <w:delText> </w:delText>
        </w:r>
        <w:r>
          <w:delText>___________________________________________________________________ takto:</w:delText>
        </w:r>
      </w:del>
    </w:p>
    <w:p w14:paraId="69B0BF59" w14:textId="77777777" w:rsidR="00576E26" w:rsidRDefault="00576E26" w:rsidP="00576E26">
      <w:pPr>
        <w:pStyle w:val="ListParagraph"/>
        <w:ind w:left="1080"/>
        <w:jc w:val="both"/>
        <w:rPr>
          <w:del w:id="171" w:author="Pribil-Kövesdy Döníz" w:date="2026-09-22T12:17:00Z" w16du:dateUtc="2026-09-22T16:17:00Z"/>
        </w:rPr>
      </w:pPr>
    </w:p>
    <w:p w14:paraId="3CA9A0E2" w14:textId="77777777" w:rsidR="00576E26" w:rsidRDefault="00576E26" w:rsidP="00576E26">
      <w:pPr>
        <w:pStyle w:val="ListParagraph"/>
        <w:ind w:left="1080"/>
        <w:jc w:val="both"/>
        <w:rPr>
          <w:del w:id="172" w:author="Pribil-Kövesdy Döníz" w:date="2026-09-22T12:17:00Z" w16du:dateUtc="2026-09-22T16:17:00Z"/>
        </w:rPr>
      </w:pPr>
    </w:p>
    <w:p w14:paraId="528DD8FD" w14:textId="77777777" w:rsidR="0098510F" w:rsidRDefault="0098510F" w:rsidP="00576E26">
      <w:pPr>
        <w:pStyle w:val="ListParagraph"/>
        <w:ind w:left="1080"/>
        <w:jc w:val="both"/>
        <w:rPr>
          <w:del w:id="173" w:author="Pribil-Kövesdy Döníz" w:date="2026-09-22T12:17:00Z" w16du:dateUtc="2026-09-22T16:17:00Z"/>
        </w:rPr>
      </w:pPr>
    </w:p>
    <w:p w14:paraId="26CA486A" w14:textId="77777777" w:rsidR="0098510F" w:rsidRDefault="0098510F" w:rsidP="00576E26">
      <w:pPr>
        <w:pStyle w:val="ListParagraph"/>
        <w:ind w:left="1080"/>
        <w:jc w:val="both"/>
        <w:rPr>
          <w:del w:id="174" w:author="Pribil-Kövesdy Döníz" w:date="2026-09-22T12:17:00Z" w16du:dateUtc="2026-09-22T16:17:00Z"/>
        </w:rPr>
      </w:pPr>
    </w:p>
    <w:p w14:paraId="3948D091" w14:textId="77777777" w:rsidR="00576E26" w:rsidRDefault="00576E26" w:rsidP="00576E26">
      <w:pPr>
        <w:pStyle w:val="ListParagraph"/>
        <w:ind w:left="1080"/>
        <w:jc w:val="both"/>
        <w:rPr>
          <w:del w:id="175" w:author="Pribil-Kövesdy Döníz" w:date="2026-09-22T12:17:00Z" w16du:dateUtc="2026-09-22T16:17:00Z"/>
        </w:rPr>
      </w:pPr>
    </w:p>
    <w:p w14:paraId="39761E26" w14:textId="77777777" w:rsidR="00576E26" w:rsidRDefault="00576E26" w:rsidP="00576E26">
      <w:pPr>
        <w:pStyle w:val="ListParagraph"/>
        <w:ind w:left="1080"/>
        <w:jc w:val="both"/>
        <w:rPr>
          <w:del w:id="176" w:author="Pribil-Kövesdy Döníz" w:date="2026-09-22T12:17:00Z" w16du:dateUtc="2026-09-22T16:17:00Z"/>
        </w:rPr>
      </w:pPr>
    </w:p>
    <w:p w14:paraId="036F589F" w14:textId="77777777" w:rsidR="00576E26" w:rsidRDefault="00576E26" w:rsidP="00576E26">
      <w:pPr>
        <w:pStyle w:val="ListParagraph"/>
        <w:ind w:left="1080"/>
        <w:jc w:val="both"/>
        <w:rPr>
          <w:del w:id="177" w:author="Pribil-Kövesdy Döníz" w:date="2026-09-22T12:17:00Z" w16du:dateUtc="2026-09-22T16:17:00Z"/>
        </w:rPr>
      </w:pPr>
    </w:p>
    <w:p w14:paraId="61A783CE" w14:textId="77777777" w:rsidR="00576E26" w:rsidRDefault="00576E26" w:rsidP="00576E26">
      <w:pPr>
        <w:pStyle w:val="ListParagraph"/>
        <w:ind w:left="1080"/>
        <w:rPr>
          <w:del w:id="178" w:author="Pribil-Kövesdy Döníz" w:date="2026-09-22T12:17:00Z" w16du:dateUtc="2026-09-22T16:17:00Z"/>
        </w:rPr>
      </w:pPr>
      <w:del w:id="179" w:author="Pribil-Kövesdy Döníz" w:date="2026-09-22T12:17:00Z" w16du:dateUtc="2026-09-22T16:17:00Z">
        <w:r>
          <w:delText>Otec/matka převezme nezl. dítě/nezl. děti před bydlištěm matky/otce a tamtéž ho/je matce/otci předá.</w:delText>
        </w:r>
      </w:del>
    </w:p>
    <w:p w14:paraId="727870F1" w14:textId="77777777" w:rsidR="00576E26" w:rsidRDefault="00576E26" w:rsidP="00576E26">
      <w:pPr>
        <w:pStyle w:val="ListParagraph"/>
        <w:ind w:left="1080"/>
        <w:rPr>
          <w:del w:id="180" w:author="Pribil-Kövesdy Döníz" w:date="2026-09-22T12:17:00Z" w16du:dateUtc="2026-09-22T16:17:00Z"/>
        </w:rPr>
      </w:pPr>
    </w:p>
    <w:p w14:paraId="1191B81A" w14:textId="77777777" w:rsidR="00576E26" w:rsidRDefault="00576E26" w:rsidP="00576E26">
      <w:pPr>
        <w:rPr>
          <w:del w:id="181" w:author="Pribil-Kövesdy Döníz" w:date="2026-09-22T12:17:00Z" w16du:dateUtc="2026-09-22T16:17:00Z"/>
        </w:rPr>
      </w:pPr>
      <w:del w:id="182" w:author="Pribil-Kövesdy Döníz" w:date="2026-09-22T12:17:00Z" w16du:dateUtc="2026-09-22T16:17:00Z">
        <w:r>
          <w:delText>V ____________________________________ dne _______________________</w:delText>
        </w:r>
      </w:del>
    </w:p>
    <w:p w14:paraId="1E507C50" w14:textId="77777777" w:rsidR="00C57A7D" w:rsidRDefault="00C57A7D" w:rsidP="00576E26">
      <w:pPr>
        <w:spacing w:after="0" w:line="240" w:lineRule="auto"/>
        <w:rPr>
          <w:del w:id="183" w:author="Pribil-Kövesdy Döníz" w:date="2026-09-22T12:17:00Z" w16du:dateUtc="2026-09-22T16:17:00Z"/>
        </w:rPr>
      </w:pPr>
    </w:p>
    <w:p w14:paraId="10BDCBC0" w14:textId="77777777" w:rsidR="00576E26" w:rsidRDefault="00576E26" w:rsidP="00576E26">
      <w:pPr>
        <w:spacing w:after="0" w:line="240" w:lineRule="auto"/>
        <w:rPr>
          <w:del w:id="184" w:author="Pribil-Kövesdy Döníz" w:date="2026-09-22T12:17:00Z" w16du:dateUtc="2026-09-22T16:17:00Z"/>
        </w:rPr>
      </w:pPr>
      <w:del w:id="185" w:author="Pribil-Kövesdy Döníz" w:date="2026-09-22T12:17:00Z" w16du:dateUtc="2026-09-22T16:17:00Z">
        <w:r>
          <w:delText>________________________________________________________________</w:delText>
        </w:r>
      </w:del>
    </w:p>
    <w:p w14:paraId="5C3E518D" w14:textId="77777777" w:rsidR="00576E26" w:rsidRPr="0074637F" w:rsidRDefault="00576E26" w:rsidP="00576E26">
      <w:pPr>
        <w:spacing w:after="0" w:line="240" w:lineRule="auto"/>
        <w:rPr>
          <w:del w:id="186" w:author="Pribil-Kövesdy Döníz" w:date="2026-09-22T12:17:00Z" w16du:dateUtc="2026-09-22T16:17:00Z"/>
          <w:sz w:val="20"/>
          <w:szCs w:val="20"/>
        </w:rPr>
      </w:pPr>
      <w:del w:id="187" w:author="Pribil-Kövesdy Döníz" w:date="2026-09-22T12:17:00Z" w16du:dateUtc="2026-09-22T16:17:00Z">
        <w:r w:rsidRPr="0074637F">
          <w:rPr>
            <w:sz w:val="20"/>
            <w:szCs w:val="20"/>
          </w:rPr>
          <w:delText xml:space="preserve">Jméno a příjmení </w:delText>
        </w:r>
        <w:r>
          <w:rPr>
            <w:sz w:val="20"/>
            <w:szCs w:val="20"/>
          </w:rPr>
          <w:delText>toho, kdo návrh podává</w:delText>
        </w:r>
        <w:r w:rsidRPr="0074637F">
          <w:rPr>
            <w:sz w:val="20"/>
            <w:szCs w:val="20"/>
          </w:rPr>
          <w:delText xml:space="preserve"> (tiskacím písmem) a </w:delText>
        </w:r>
        <w:r>
          <w:rPr>
            <w:sz w:val="20"/>
            <w:szCs w:val="20"/>
          </w:rPr>
          <w:delText xml:space="preserve">jeho </w:delText>
        </w:r>
        <w:r w:rsidRPr="0074637F">
          <w:rPr>
            <w:sz w:val="20"/>
            <w:szCs w:val="20"/>
          </w:rPr>
          <w:delText>vlastnoruční podpis</w:delText>
        </w:r>
      </w:del>
    </w:p>
    <w:p w14:paraId="5DCB6F07" w14:textId="77777777" w:rsidR="00576E26" w:rsidRDefault="00576E26" w:rsidP="00576E26">
      <w:pPr>
        <w:rPr>
          <w:del w:id="188" w:author="Pribil-Kövesdy Döníz" w:date="2026-09-22T12:17:00Z" w16du:dateUtc="2026-09-22T16:17:00Z"/>
        </w:rPr>
      </w:pPr>
    </w:p>
    <w:p w14:paraId="606F5375" w14:textId="77777777" w:rsidR="00FB3F0E" w:rsidRPr="003C2C83" w:rsidRDefault="00576E26" w:rsidP="003C2C83">
      <w:pPr>
        <w:tabs>
          <w:tab w:val="left" w:pos="11340"/>
        </w:tabs>
        <w:spacing w:after="0" w:line="240" w:lineRule="auto"/>
        <w:rPr>
          <w:sz w:val="28"/>
          <w:rPrChange w:id="189" w:author="Pribil-Kövesdy Döníz" w:date="2026-09-22T12:17:00Z" w16du:dateUtc="2026-09-22T16:17:00Z">
            <w:rPr/>
          </w:rPrChange>
        </w:rPr>
        <w:pPrChange w:id="190" w:author="Pribil-Kövesdy Döníz" w:date="2026-09-22T12:17:00Z" w16du:dateUtc="2026-09-22T16:17:00Z">
          <w:pPr/>
        </w:pPrChange>
      </w:pPr>
      <w:del w:id="191" w:author="Pribil-Kövesdy Döníz" w:date="2026-09-22T12:17:00Z" w16du:dateUtc="2026-09-22T16:17:00Z">
        <w:r>
          <w:delText>Adresa pro doručování________________________________________________________________</w:delText>
        </w:r>
      </w:del>
    </w:p>
    <w:sectPr w:rsidR="00FB3F0E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95" w:author="Pribil-Kövesdy Döníz" w:date="2026-09-22T12:17:00Z" w16du:dateUtc="2026-09-22T16:17:00Z">
        <w:sectPr w:rsidR="00FB3F0E" w:rsidRPr="003C2C83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86D9EE" w14:textId="77777777" w:rsidR="00686C3F" w:rsidRDefault="00686C3F" w:rsidP="00B60E00">
      <w:pPr>
        <w:spacing w:after="0" w:line="240" w:lineRule="auto"/>
      </w:pPr>
      <w:r>
        <w:separator/>
      </w:r>
    </w:p>
  </w:endnote>
  <w:endnote w:type="continuationSeparator" w:id="0">
    <w:p w14:paraId="5FCA209B" w14:textId="77777777" w:rsidR="00686C3F" w:rsidRDefault="00686C3F" w:rsidP="00B60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0B20E1" w14:textId="77777777" w:rsidR="00B60E00" w:rsidRDefault="00B60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87D1CC" w14:textId="77777777" w:rsidR="00686C3F" w:rsidRDefault="00686C3F" w:rsidP="00B60E00">
      <w:pPr>
        <w:spacing w:after="0" w:line="240" w:lineRule="auto"/>
      </w:pPr>
      <w:r>
        <w:separator/>
      </w:r>
    </w:p>
  </w:footnote>
  <w:footnote w:type="continuationSeparator" w:id="0">
    <w:p w14:paraId="273A7F7A" w14:textId="77777777" w:rsidR="00686C3F" w:rsidRDefault="00686C3F" w:rsidP="00B60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9EF898" w14:textId="77777777" w:rsidR="00B60E00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92" w:author="Pribil-Kövesdy Döníz" w:date="2026-09-22T12:17:00Z" w16du:dateUtc="2026-09-22T16:17:00Z">
          <w:rPr/>
        </w:rPrChange>
      </w:rPr>
      <w:pPrChange w:id="193" w:author="Pribil-Kövesdy Döníz" w:date="2026-09-22T12:17:00Z" w16du:dateUtc="2026-09-22T16:17:00Z">
        <w:pPr>
          <w:pStyle w:val="Header"/>
        </w:pPr>
      </w:pPrChange>
    </w:pPr>
    <w:ins w:id="194" w:author="Pribil-Kövesdy Döníz" w:date="2026-09-22T12:17:00Z" w16du:dateUtc="2026-09-22T16:1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257336">
    <w:abstractNumId w:val="2"/>
  </w:num>
  <w:num w:numId="2" w16cid:durableId="276524685">
    <w:abstractNumId w:val="0"/>
  </w:num>
  <w:num w:numId="3" w16cid:durableId="637615609">
    <w:abstractNumId w:val="3"/>
  </w:num>
  <w:num w:numId="4" w16cid:durableId="1771731849">
    <w:abstractNumId w:val="4"/>
  </w:num>
  <w:num w:numId="5" w16cid:durableId="10192398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360D1"/>
    <w:rsid w:val="001B3C21"/>
    <w:rsid w:val="002C5A84"/>
    <w:rsid w:val="002E38FF"/>
    <w:rsid w:val="00391C9E"/>
    <w:rsid w:val="003A2E8D"/>
    <w:rsid w:val="003A45CC"/>
    <w:rsid w:val="003C2C83"/>
    <w:rsid w:val="003D11C2"/>
    <w:rsid w:val="003E7874"/>
    <w:rsid w:val="00440F44"/>
    <w:rsid w:val="00482A46"/>
    <w:rsid w:val="004B3A33"/>
    <w:rsid w:val="005168D4"/>
    <w:rsid w:val="00576E26"/>
    <w:rsid w:val="005B584C"/>
    <w:rsid w:val="005E64D7"/>
    <w:rsid w:val="005E7FFD"/>
    <w:rsid w:val="0060602A"/>
    <w:rsid w:val="0061350B"/>
    <w:rsid w:val="00646D28"/>
    <w:rsid w:val="0067146E"/>
    <w:rsid w:val="00686BE4"/>
    <w:rsid w:val="00686C3F"/>
    <w:rsid w:val="0074549C"/>
    <w:rsid w:val="00745992"/>
    <w:rsid w:val="007A6560"/>
    <w:rsid w:val="007C10F6"/>
    <w:rsid w:val="00854C26"/>
    <w:rsid w:val="00866058"/>
    <w:rsid w:val="00875E83"/>
    <w:rsid w:val="008B7245"/>
    <w:rsid w:val="0098510F"/>
    <w:rsid w:val="009D1F69"/>
    <w:rsid w:val="00A1440D"/>
    <w:rsid w:val="00A236F9"/>
    <w:rsid w:val="00AD06DF"/>
    <w:rsid w:val="00B60E00"/>
    <w:rsid w:val="00B72360"/>
    <w:rsid w:val="00C57A7D"/>
    <w:rsid w:val="00CA7AAB"/>
    <w:rsid w:val="00D12036"/>
    <w:rsid w:val="00D21537"/>
    <w:rsid w:val="00DC6CEE"/>
    <w:rsid w:val="00E2462B"/>
    <w:rsid w:val="00E314B3"/>
    <w:rsid w:val="00F520F7"/>
    <w:rsid w:val="00F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Pribil-Kövesdy Döníz" w:date="2026-09-22T12:17:00Z">
        <w:pPr>
          <w:spacing w:after="200" w:line="276" w:lineRule="auto"/>
        </w:pPr>
      </w:pPrChange>
    </w:pPr>
    <w:rPr>
      <w:lang w:val="hu-HU"/>
      <w:rPrChange w:id="0" w:author="Pribil-Kövesdy Döníz" w:date="2026-09-22T12:17:00Z">
        <w:rPr>
          <w:rFonts w:asciiTheme="minorHAnsi" w:eastAsiaTheme="minorEastAsia" w:hAnsiTheme="minorHAnsi" w:cstheme="minorBidi"/>
          <w:sz w:val="2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uiPriority w:val="34"/>
    <w:qFormat/>
    <w:rsid w:val="00576E26"/>
    <w:pPr>
      <w:ind w:left="720"/>
      <w:contextualSpacing/>
    </w:pPr>
  </w:style>
  <w:style w:type="table" w:styleId="TableGrid">
    <w:name w:val="Table Grid"/>
    <w:basedOn w:val="TableNormal"/>
    <w:uiPriority w:val="59"/>
    <w:rsid w:val="00B60E00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E00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B60E0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17:00Z">
        <w:pPr>
          <w:tabs>
            <w:tab w:val="center" w:pos="4536"/>
            <w:tab w:val="right" w:pos="9072"/>
          </w:tabs>
        </w:pPr>
      </w:pPrChange>
    </w:pPr>
    <w:rPr>
      <w:rPrChange w:id="1" w:author="Pribil-Kövesdy Döníz" w:date="2026-09-22T12:1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60E00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17:00Z">
        <w:pPr>
          <w:tabs>
            <w:tab w:val="center" w:pos="4536"/>
            <w:tab w:val="right" w:pos="9072"/>
          </w:tabs>
        </w:pPr>
      </w:pPrChange>
    </w:pPr>
    <w:rPr>
      <w:rPrChange w:id="2" w:author="Pribil-Kövesdy Döníz" w:date="2026-09-22T12:1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60E00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3090</Characters>
  <Application>Microsoft Office Word</Application>
  <DocSecurity>0</DocSecurity>
  <Lines>25</Lines>
  <Paragraphs>7</Paragraphs>
  <ScaleCrop>false</ScaleCrop>
  <Company>Hewlett-Packard Company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1</cp:revision>
  <dcterms:created xsi:type="dcterms:W3CDTF">2025-01-20T14:19:00Z</dcterms:created>
  <dcterms:modified xsi:type="dcterms:W3CDTF">2026-09-22T16:17:00Z</dcterms:modified>
</cp:coreProperties>
</file>