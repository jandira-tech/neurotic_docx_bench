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E3FD4" w14:textId="6E126C29" w:rsidR="006F6621" w:rsidRDefault="006F6621" w:rsidP="008A74B7">
      <w:pPr>
        <w:spacing w:before="153"/>
        <w:ind w:right="491"/>
        <w:rPr>
          <w:ins w:id="10" w:author="Zeal Harizulhaq" w:date="2026-09-25T21:07:00Z" w16du:dateUtc="2026-09-26T01:07:00Z"/>
          <w:i/>
          <w:sz w:val="18"/>
        </w:rPr>
      </w:pPr>
    </w:p>
    <w:p w14:paraId="39422549" w14:textId="77777777" w:rsidR="007328FB" w:rsidRPr="00BB1BA1" w:rsidRDefault="007328FB" w:rsidP="007328FB">
      <w:pPr>
        <w:jc w:val="center"/>
        <w:rPr>
          <w:ins w:id="11" w:author="Zeal Harizulhaq" w:date="2026-09-25T21:07:00Z" w16du:dateUtc="2026-09-26T01:07:00Z"/>
          <w:rFonts w:ascii="Garamond" w:hAnsi="Garamond" w:cs="Arial"/>
          <w:b/>
          <w:sz w:val="32"/>
        </w:rPr>
      </w:pPr>
      <w:ins w:id="12" w:author="Zeal Harizulhaq" w:date="2026-09-25T21:07:00Z" w16du:dateUtc="2026-09-26T01:07:00Z">
        <w:r w:rsidRPr="00BB1BA1">
          <w:rPr>
            <w:rFonts w:ascii="Garamond" w:hAnsi="Garamond" w:cs="Arial"/>
            <w:b/>
            <w:sz w:val="32"/>
          </w:rPr>
          <w:t>Type the Title of Your Manuscript</w:t>
        </w:r>
      </w:ins>
    </w:p>
    <w:p w14:paraId="399D34EA" w14:textId="77777777" w:rsidR="007328FB" w:rsidRPr="00BB1BA1" w:rsidRDefault="007328FB" w:rsidP="007328FB">
      <w:pPr>
        <w:jc w:val="center"/>
        <w:rPr>
          <w:ins w:id="13" w:author="Zeal Harizulhaq" w:date="2026-09-25T21:07:00Z" w16du:dateUtc="2026-09-26T01:07:00Z"/>
          <w:rFonts w:ascii="Garamond" w:hAnsi="Garamond" w:cs="Arial"/>
          <w:b/>
        </w:rPr>
      </w:pPr>
      <w:ins w:id="14" w:author="Zeal Harizulhaq" w:date="2026-09-25T21:07:00Z" w16du:dateUtc="2026-09-26T01:07:00Z">
        <w:r w:rsidRPr="00BB1BA1">
          <w:rPr>
            <w:rFonts w:ascii="Garamond" w:hAnsi="Garamond" w:cs="Arial"/>
            <w:b/>
          </w:rPr>
          <w:t>[Centre, Bold, Arial 16px, and should be no more than 15 words]</w:t>
        </w:r>
      </w:ins>
    </w:p>
    <w:p w14:paraId="3448206D" w14:textId="77777777" w:rsidR="007328FB" w:rsidRDefault="007328FB" w:rsidP="00170FAB">
      <w:pPr>
        <w:pStyle w:val="BodyText"/>
        <w:jc w:val="center"/>
        <w:rPr>
          <w:ins w:id="15" w:author="Zeal Harizulhaq" w:date="2026-09-25T21:07:00Z" w16du:dateUtc="2026-09-26T01:07:00Z"/>
        </w:rPr>
      </w:pPr>
    </w:p>
    <w:p w14:paraId="667156D0" w14:textId="77777777" w:rsidR="007328FB" w:rsidRDefault="007328FB" w:rsidP="007328FB">
      <w:pPr>
        <w:jc w:val="center"/>
        <w:rPr>
          <w:ins w:id="16" w:author="Zeal Harizulhaq" w:date="2026-09-25T21:07:00Z" w16du:dateUtc="2026-09-26T01:07:00Z"/>
          <w:rFonts w:ascii="Garamond" w:hAnsi="Garamond" w:cs="Arial"/>
          <w:b/>
        </w:rPr>
      </w:pPr>
    </w:p>
    <w:p w14:paraId="2364D401" w14:textId="5A76EFEC" w:rsidR="007328FB" w:rsidRDefault="007328FB" w:rsidP="007328FB">
      <w:pPr>
        <w:jc w:val="center"/>
        <w:rPr>
          <w:ins w:id="17" w:author="Zeal Harizulhaq" w:date="2026-09-25T21:07:00Z" w16du:dateUtc="2026-09-26T01:07:00Z"/>
          <w:rFonts w:ascii="Garamond" w:hAnsi="Garamond" w:cs="Arial"/>
          <w:b/>
          <w:vertAlign w:val="superscript"/>
        </w:rPr>
      </w:pPr>
      <w:ins w:id="18" w:author="Zeal Harizulhaq" w:date="2026-09-25T21:07:00Z" w16du:dateUtc="2026-09-26T01:07:00Z">
        <w:r w:rsidRPr="00BB1BA1">
          <w:rPr>
            <w:rFonts w:ascii="Garamond" w:hAnsi="Garamond" w:cs="Arial"/>
            <w:b/>
          </w:rPr>
          <w:t>First Author</w:t>
        </w:r>
        <w:r w:rsidRPr="00DD0FEC">
          <w:rPr>
            <w:rFonts w:ascii="Garamond" w:hAnsi="Garamond" w:cs="Arial"/>
            <w:b/>
            <w:vertAlign w:val="superscript"/>
          </w:rPr>
          <w:t>1</w:t>
        </w:r>
        <w:r>
          <w:rPr>
            <w:rFonts w:ascii="Garamond" w:hAnsi="Garamond" w:cs="Arial"/>
            <w:b/>
          </w:rPr>
          <w:t>, Second Author</w:t>
        </w:r>
        <w:r w:rsidRPr="00DD0FEC">
          <w:rPr>
            <w:rFonts w:ascii="Garamond" w:hAnsi="Garamond" w:cs="Arial"/>
            <w:b/>
            <w:vertAlign w:val="superscript"/>
          </w:rPr>
          <w:t>2</w:t>
        </w:r>
        <w:r>
          <w:rPr>
            <w:rFonts w:ascii="Garamond" w:hAnsi="Garamond" w:cs="Arial"/>
            <w:b/>
          </w:rPr>
          <w:t xml:space="preserve">, </w:t>
        </w:r>
        <w:r w:rsidRPr="00DD0FEC">
          <w:rPr>
            <w:rFonts w:ascii="Garamond" w:hAnsi="Garamond" w:cs="Arial"/>
          </w:rPr>
          <w:t>and</w:t>
        </w:r>
        <w:r>
          <w:rPr>
            <w:rFonts w:ascii="Garamond" w:hAnsi="Garamond" w:cs="Arial"/>
            <w:b/>
          </w:rPr>
          <w:t xml:space="preserve"> Third Author</w:t>
        </w:r>
        <w:r w:rsidRPr="00724D95">
          <w:rPr>
            <w:rFonts w:ascii="Garamond" w:hAnsi="Garamond" w:cs="Arial"/>
            <w:b/>
            <w:vertAlign w:val="superscript"/>
          </w:rPr>
          <w:t>3</w:t>
        </w:r>
      </w:ins>
    </w:p>
    <w:p w14:paraId="1FDF15AA" w14:textId="050FCB8A" w:rsidR="007328FB" w:rsidRDefault="00620C62" w:rsidP="007328FB">
      <w:pPr>
        <w:jc w:val="center"/>
        <w:rPr>
          <w:ins w:id="19" w:author="Zeal Harizulhaq" w:date="2026-09-25T21:07:00Z" w16du:dateUtc="2026-09-26T01:07:00Z"/>
          <w:rFonts w:ascii="Garamond" w:hAnsi="Garamond" w:cs="Arial"/>
          <w:b/>
        </w:rPr>
      </w:pPr>
      <w:ins w:id="20" w:author="Zeal Harizulhaq" w:date="2026-09-25T21:07:00Z" w16du:dateUtc="2026-09-26T01:07:00Z">
        <w:r>
          <w:rPr>
            <w:rFonts w:ascii="Garamond" w:hAnsi="Garamond" w:cs="Arial"/>
            <w:b/>
          </w:rPr>
          <w:t>Affiliation, C</w:t>
        </w:r>
        <w:r w:rsidR="007328FB">
          <w:rPr>
            <w:rFonts w:ascii="Garamond" w:hAnsi="Garamond" w:cs="Arial"/>
            <w:b/>
          </w:rPr>
          <w:t>o</w:t>
        </w:r>
        <w:r w:rsidR="00472175">
          <w:rPr>
            <w:rFonts w:ascii="Garamond" w:hAnsi="Garamond" w:cs="Arial"/>
            <w:b/>
          </w:rPr>
          <w:t>u</w:t>
        </w:r>
        <w:r w:rsidR="007328FB">
          <w:rPr>
            <w:rFonts w:ascii="Garamond" w:hAnsi="Garamond" w:cs="Arial"/>
            <w:b/>
          </w:rPr>
          <w:t>ntry</w:t>
        </w:r>
      </w:ins>
    </w:p>
    <w:p w14:paraId="70885E94" w14:textId="100A31B3" w:rsidR="007328FB" w:rsidRDefault="007328FB" w:rsidP="007328FB">
      <w:pPr>
        <w:jc w:val="center"/>
        <w:rPr>
          <w:ins w:id="21" w:author="Zeal Harizulhaq" w:date="2026-09-25T21:07:00Z" w16du:dateUtc="2026-09-26T01:07:00Z"/>
          <w:rFonts w:ascii="Garamond" w:hAnsi="Garamond" w:cs="Arial"/>
          <w:b/>
          <w:color w:val="FF0000"/>
        </w:rPr>
      </w:pPr>
      <w:ins w:id="22" w:author="Zeal Harizulhaq" w:date="2026-09-25T21:07:00Z" w16du:dateUtc="2026-09-26T01:07:00Z">
        <w:r>
          <w:rPr>
            <w:rFonts w:ascii="Garamond" w:hAnsi="Garamond" w:cs="Arial"/>
            <w:b/>
          </w:rPr>
          <w:t>Email</w:t>
        </w:r>
        <w:r w:rsidR="00D12986">
          <w:rPr>
            <w:rFonts w:ascii="Garamond" w:hAnsi="Garamond" w:cs="Arial"/>
            <w:b/>
          </w:rPr>
          <w:t xml:space="preserve"> (</w:t>
        </w:r>
        <w:r w:rsidR="00D12986" w:rsidRPr="001423B9">
          <w:rPr>
            <w:rFonts w:ascii="Garamond" w:hAnsi="Garamond" w:cs="Arial"/>
            <w:b/>
            <w:color w:val="8496B0" w:themeColor="text2" w:themeTint="99"/>
          </w:rPr>
          <w:t>c</w:t>
        </w:r>
        <w:r w:rsidRPr="001423B9">
          <w:rPr>
            <w:rFonts w:ascii="Garamond" w:hAnsi="Garamond" w:cs="Arial"/>
            <w:b/>
            <w:color w:val="8496B0" w:themeColor="text2" w:themeTint="99"/>
          </w:rPr>
          <w:t>ontact</w:t>
        </w:r>
        <w:r w:rsidR="00620C62" w:rsidRPr="001423B9">
          <w:rPr>
            <w:rFonts w:ascii="Garamond" w:hAnsi="Garamond" w:cs="Arial"/>
            <w:b/>
            <w:color w:val="8496B0" w:themeColor="text2" w:themeTint="99"/>
          </w:rPr>
          <w:t xml:space="preserve"> </w:t>
        </w:r>
        <w:r w:rsidR="00D12986" w:rsidRPr="001423B9">
          <w:rPr>
            <w:rFonts w:ascii="Garamond" w:hAnsi="Garamond" w:cs="Arial"/>
            <w:b/>
            <w:color w:val="8496B0" w:themeColor="text2" w:themeTint="99"/>
          </w:rPr>
          <w:t>no)</w:t>
        </w:r>
      </w:ins>
    </w:p>
    <w:p w14:paraId="72215BAB" w14:textId="77777777" w:rsidR="00D12986" w:rsidRPr="007328FB" w:rsidRDefault="00D12986" w:rsidP="007328FB">
      <w:pPr>
        <w:jc w:val="center"/>
        <w:rPr>
          <w:ins w:id="23" w:author="Zeal Harizulhaq" w:date="2026-09-25T21:07:00Z" w16du:dateUtc="2026-09-26T01:07:00Z"/>
          <w:rFonts w:ascii="Garamond" w:hAnsi="Garamond" w:cs="Arial"/>
          <w:b/>
        </w:rPr>
      </w:pPr>
    </w:p>
    <w:p w14:paraId="4A272302" w14:textId="77777777" w:rsidR="006F6621" w:rsidRDefault="006F6621">
      <w:pPr>
        <w:rPr>
          <w:ins w:id="24" w:author="Zeal Harizulhaq" w:date="2026-09-25T21:07:00Z" w16du:dateUtc="2026-09-26T01:07:00Z"/>
          <w:sz w:val="28"/>
        </w:rPr>
      </w:pPr>
    </w:p>
    <w:p w14:paraId="46438A31" w14:textId="463FE3A2" w:rsidR="006F6621" w:rsidRPr="00D83D7D" w:rsidRDefault="008D2BB7">
      <w:pPr>
        <w:ind w:left="727" w:right="5" w:firstLine="271"/>
        <w:jc w:val="both"/>
        <w:rPr>
          <w:ins w:id="25" w:author="Zeal Harizulhaq" w:date="2026-09-25T21:07:00Z" w16du:dateUtc="2026-09-26T01:07:00Z"/>
          <w:b/>
          <w:sz w:val="24"/>
          <w:szCs w:val="24"/>
        </w:rPr>
      </w:pPr>
      <w:ins w:id="26" w:author="Zeal Harizulhaq" w:date="2026-09-25T21:07:00Z" w16du:dateUtc="2026-09-26T01:07:00Z">
        <w:r w:rsidRPr="00D83D7D">
          <w:rPr>
            <w:b/>
            <w:i/>
            <w:sz w:val="24"/>
            <w:szCs w:val="24"/>
          </w:rPr>
          <w:t>Abstract</w:t>
        </w:r>
        <w:r w:rsidRPr="00D83D7D">
          <w:rPr>
            <w:b/>
            <w:i/>
            <w:spacing w:val="1"/>
            <w:sz w:val="24"/>
            <w:szCs w:val="24"/>
          </w:rPr>
          <w:t xml:space="preserve"> </w:t>
        </w:r>
        <w:r w:rsidRPr="00D83D7D">
          <w:rPr>
            <w:b/>
            <w:i/>
            <w:sz w:val="24"/>
            <w:szCs w:val="24"/>
          </w:rPr>
          <w:t>–</w:t>
        </w:r>
        <w:r w:rsidRPr="00D83D7D">
          <w:rPr>
            <w:b/>
            <w:i/>
            <w:spacing w:val="1"/>
            <w:sz w:val="24"/>
            <w:szCs w:val="24"/>
          </w:rPr>
          <w:t xml:space="preserve"> </w:t>
        </w:r>
        <w:r w:rsidR="00170FAB" w:rsidRPr="00D83D7D">
          <w:rPr>
            <w:b/>
            <w:sz w:val="24"/>
            <w:szCs w:val="24"/>
          </w:rPr>
          <w:t xml:space="preserve"> </w:t>
        </w:r>
      </w:ins>
    </w:p>
    <w:p w14:paraId="125DB17B" w14:textId="68ED76D8" w:rsidR="005141B3" w:rsidRPr="00D83D7D" w:rsidRDefault="005141B3" w:rsidP="006D72C5">
      <w:pPr>
        <w:tabs>
          <w:tab w:val="left" w:pos="9639"/>
        </w:tabs>
        <w:ind w:left="993" w:right="387"/>
        <w:jc w:val="both"/>
        <w:rPr>
          <w:ins w:id="27" w:author="Zeal Harizulhaq" w:date="2026-09-25T21:07:00Z" w16du:dateUtc="2026-09-26T01:07:00Z"/>
          <w:i/>
          <w:color w:val="000000"/>
          <w:sz w:val="24"/>
          <w:szCs w:val="24"/>
        </w:rPr>
      </w:pPr>
      <w:ins w:id="28" w:author="Zeal Harizulhaq" w:date="2026-09-25T21:07:00Z" w16du:dateUtc="2026-09-26T01:07:00Z">
        <w:r w:rsidRPr="00D83D7D">
          <w:rPr>
            <w:i/>
            <w:color w:val="000000"/>
            <w:sz w:val="24"/>
            <w:szCs w:val="24"/>
          </w:rPr>
          <w:t>The abstract must clearly describe the topic discussed in the article. State the problem and define the article's research question in one sentence. Summarize the novelties of this article. Give an outline of the research methods and data used in the study. Present empirical findings and write down the discussion in one or two sentences. P</w:t>
        </w:r>
        <w:r w:rsidR="00620C62">
          <w:rPr>
            <w:i/>
            <w:color w:val="000000"/>
            <w:sz w:val="24"/>
            <w:szCs w:val="24"/>
          </w:rPr>
          <w:t>rovide conclusions, implication,</w:t>
        </w:r>
        <w:r w:rsidRPr="00D83D7D">
          <w:rPr>
            <w:i/>
            <w:color w:val="000000"/>
            <w:sz w:val="24"/>
            <w:szCs w:val="24"/>
          </w:rPr>
          <w:t xml:space="preserve"> and contribution of your research. </w:t>
        </w:r>
      </w:ins>
    </w:p>
    <w:p w14:paraId="28195C09" w14:textId="77777777" w:rsidR="006F6621" w:rsidRPr="00D83D7D" w:rsidRDefault="006F6621" w:rsidP="006D72C5">
      <w:pPr>
        <w:pStyle w:val="BodyText"/>
        <w:tabs>
          <w:tab w:val="left" w:pos="9781"/>
        </w:tabs>
        <w:spacing w:before="5"/>
        <w:rPr>
          <w:ins w:id="29" w:author="Zeal Harizulhaq" w:date="2026-09-25T21:07:00Z" w16du:dateUtc="2026-09-26T01:07:00Z"/>
          <w:b/>
          <w:sz w:val="24"/>
          <w:szCs w:val="24"/>
        </w:rPr>
      </w:pPr>
    </w:p>
    <w:p w14:paraId="5EA1A064" w14:textId="0D187006" w:rsidR="006F6621" w:rsidRDefault="008D2BB7" w:rsidP="006D72C5">
      <w:pPr>
        <w:tabs>
          <w:tab w:val="left" w:pos="9781"/>
        </w:tabs>
        <w:ind w:left="727" w:right="3" w:firstLine="273"/>
        <w:jc w:val="both"/>
        <w:rPr>
          <w:ins w:id="30" w:author="Zeal Harizulhaq" w:date="2026-09-25T21:07:00Z" w16du:dateUtc="2026-09-26T01:07:00Z"/>
          <w:b/>
          <w:i/>
          <w:sz w:val="24"/>
          <w:szCs w:val="24"/>
        </w:rPr>
      </w:pPr>
      <w:ins w:id="31" w:author="Zeal Harizulhaq" w:date="2026-09-25T21:07:00Z" w16du:dateUtc="2026-09-26T01:07:00Z">
        <w:r w:rsidRPr="00D83D7D">
          <w:rPr>
            <w:b/>
            <w:i/>
            <w:sz w:val="24"/>
            <w:szCs w:val="24"/>
          </w:rPr>
          <w:t>Keywords</w:t>
        </w:r>
        <w:r w:rsidR="008A74B7">
          <w:rPr>
            <w:b/>
            <w:i/>
            <w:spacing w:val="1"/>
            <w:sz w:val="24"/>
            <w:szCs w:val="24"/>
          </w:rPr>
          <w:t xml:space="preserve">: </w:t>
        </w:r>
        <w:r w:rsidR="008A74B7" w:rsidRPr="008A74B7">
          <w:rPr>
            <w:bCs/>
            <w:i/>
            <w:spacing w:val="1"/>
            <w:sz w:val="24"/>
            <w:szCs w:val="24"/>
          </w:rPr>
          <w:t xml:space="preserve"> keyword</w:t>
        </w:r>
        <w:r w:rsidR="00620C62">
          <w:rPr>
            <w:bCs/>
            <w:i/>
            <w:spacing w:val="1"/>
            <w:sz w:val="24"/>
            <w:szCs w:val="24"/>
          </w:rPr>
          <w:t>,</w:t>
        </w:r>
        <w:r w:rsidR="008A74B7" w:rsidRPr="008A74B7">
          <w:rPr>
            <w:bCs/>
            <w:i/>
            <w:spacing w:val="1"/>
            <w:sz w:val="24"/>
            <w:szCs w:val="24"/>
          </w:rPr>
          <w:t xml:space="preserve"> keyword</w:t>
        </w:r>
        <w:r w:rsidR="00620C62">
          <w:rPr>
            <w:bCs/>
            <w:i/>
            <w:spacing w:val="1"/>
            <w:sz w:val="24"/>
            <w:szCs w:val="24"/>
          </w:rPr>
          <w:t>,</w:t>
        </w:r>
        <w:r w:rsidR="008A74B7" w:rsidRPr="008A74B7">
          <w:rPr>
            <w:bCs/>
            <w:i/>
            <w:spacing w:val="1"/>
            <w:sz w:val="24"/>
            <w:szCs w:val="24"/>
          </w:rPr>
          <w:t xml:space="preserve"> keyword</w:t>
        </w:r>
      </w:ins>
    </w:p>
    <w:p w14:paraId="10A5DBA0" w14:textId="45E74465" w:rsidR="00D83D7D" w:rsidRDefault="00D83D7D" w:rsidP="006D72C5">
      <w:pPr>
        <w:tabs>
          <w:tab w:val="left" w:pos="9781"/>
        </w:tabs>
        <w:ind w:left="727" w:right="3" w:firstLine="273"/>
        <w:jc w:val="both"/>
        <w:rPr>
          <w:ins w:id="32" w:author="Zeal Harizulhaq" w:date="2026-09-25T21:07:00Z" w16du:dateUtc="2026-09-26T01:07:00Z"/>
          <w:b/>
          <w:i/>
          <w:sz w:val="24"/>
          <w:szCs w:val="24"/>
        </w:rPr>
      </w:pPr>
    </w:p>
    <w:p w14:paraId="192755D9" w14:textId="77777777" w:rsidR="00D83D7D" w:rsidRPr="008C783B" w:rsidRDefault="00D83D7D" w:rsidP="006D72C5">
      <w:pPr>
        <w:tabs>
          <w:tab w:val="left" w:pos="9781"/>
        </w:tabs>
        <w:ind w:left="727" w:right="3" w:firstLine="273"/>
        <w:jc w:val="both"/>
        <w:rPr>
          <w:ins w:id="33" w:author="Zeal Harizulhaq" w:date="2026-09-25T21:07:00Z" w16du:dateUtc="2026-09-26T01:07:00Z"/>
          <w:b/>
          <w:i/>
          <w:sz w:val="6"/>
          <w:szCs w:val="6"/>
        </w:rPr>
      </w:pPr>
    </w:p>
    <w:p w14:paraId="66A46AE5" w14:textId="1D06463E" w:rsidR="00D83D7D" w:rsidRDefault="008D2BB7" w:rsidP="006D72C5">
      <w:pPr>
        <w:pStyle w:val="ListParagraph"/>
        <w:numPr>
          <w:ilvl w:val="0"/>
          <w:numId w:val="1"/>
        </w:numPr>
        <w:tabs>
          <w:tab w:val="left" w:pos="2742"/>
          <w:tab w:val="left" w:pos="9781"/>
        </w:tabs>
        <w:ind w:left="1276" w:hanging="283"/>
        <w:jc w:val="left"/>
        <w:rPr>
          <w:ins w:id="34" w:author="Zeal Harizulhaq" w:date="2026-09-25T21:07:00Z" w16du:dateUtc="2026-09-26T01:07:00Z"/>
          <w:b/>
          <w:bCs/>
          <w:sz w:val="24"/>
          <w:szCs w:val="24"/>
        </w:rPr>
      </w:pPr>
      <w:ins w:id="35" w:author="Zeal Harizulhaq" w:date="2026-09-25T21:07:00Z" w16du:dateUtc="2026-09-26T01:07:00Z">
        <w:r w:rsidRPr="00D83D7D">
          <w:rPr>
            <w:b/>
            <w:bCs/>
            <w:sz w:val="24"/>
            <w:szCs w:val="24"/>
          </w:rPr>
          <w:t>INTRODUCTION</w:t>
        </w:r>
      </w:ins>
    </w:p>
    <w:p w14:paraId="14C16F4D" w14:textId="77777777" w:rsidR="008A74B7" w:rsidRPr="008A74B7" w:rsidRDefault="008A74B7" w:rsidP="006D72C5">
      <w:pPr>
        <w:pStyle w:val="ListParagraph"/>
        <w:tabs>
          <w:tab w:val="left" w:pos="2742"/>
          <w:tab w:val="left" w:pos="9781"/>
        </w:tabs>
        <w:ind w:left="1276" w:firstLine="0"/>
        <w:jc w:val="left"/>
        <w:rPr>
          <w:ins w:id="36" w:author="Zeal Harizulhaq" w:date="2026-09-25T21:07:00Z" w16du:dateUtc="2026-09-26T01:07:00Z"/>
          <w:b/>
          <w:bCs/>
          <w:sz w:val="24"/>
          <w:szCs w:val="24"/>
        </w:rPr>
      </w:pPr>
    </w:p>
    <w:p w14:paraId="75C1A704" w14:textId="53720EC5" w:rsidR="008C783B" w:rsidRDefault="00620C62" w:rsidP="006D72C5">
      <w:pPr>
        <w:pStyle w:val="Heading1"/>
        <w:tabs>
          <w:tab w:val="left" w:pos="9214"/>
        </w:tabs>
        <w:spacing w:before="0" w:line="360" w:lineRule="auto"/>
        <w:ind w:left="993" w:right="387"/>
        <w:jc w:val="both"/>
        <w:rPr>
          <w:ins w:id="37" w:author="Zeal Harizulhaq" w:date="2026-09-25T21:07:00Z" w16du:dateUtc="2026-09-26T01:07:00Z"/>
          <w:iCs/>
          <w:sz w:val="24"/>
          <w:szCs w:val="24"/>
          <w:lang w:bidi="en-US"/>
        </w:rPr>
      </w:pPr>
      <w:ins w:id="38" w:author="Zeal Harizulhaq" w:date="2026-09-25T21:07:00Z" w16du:dateUtc="2026-09-26T01:07:00Z">
        <w:r w:rsidRPr="00620C62">
          <w:rPr>
            <w:iCs/>
            <w:sz w:val="24"/>
            <w:szCs w:val="24"/>
            <w:lang w:bidi="en-US"/>
          </w:rPr>
          <w:t>The introduction gives the reader a glimpse of what will be presented. It is to grab the reader's attention by stimulating attention, interest, desire, and action. In other words, the introduction must effectively "sell" the manuscript. The introduction generally consists of a broad statement about the theme or topic of research, a summary of the available literature, and citations of the most important studies relevant to the current research; statements about controversies, gaps, and inconsistencies in the literature that will be discussed by this research; a statement about the problem/question to be discussed in the research, or research objectives. In the end, you can also state the outline of the structure of the article. (Times New Roman, 12 pt, space 1.5).</w:t>
        </w:r>
      </w:ins>
    </w:p>
    <w:p w14:paraId="59AD6B5D" w14:textId="77777777" w:rsidR="00620C62" w:rsidRDefault="00620C62" w:rsidP="00D83D7D">
      <w:pPr>
        <w:pStyle w:val="Heading1"/>
        <w:spacing w:before="0" w:line="360" w:lineRule="auto"/>
        <w:ind w:left="993" w:right="912"/>
        <w:jc w:val="both"/>
        <w:rPr>
          <w:ins w:id="39" w:author="Zeal Harizulhaq" w:date="2026-09-25T21:07:00Z" w16du:dateUtc="2026-09-26T01:07:00Z"/>
          <w:sz w:val="24"/>
          <w:szCs w:val="24"/>
          <w:lang w:bidi="en-US"/>
        </w:rPr>
      </w:pPr>
    </w:p>
    <w:p w14:paraId="6BCC2FB2" w14:textId="201F6BD5" w:rsidR="008C783B" w:rsidRPr="00D83D7D" w:rsidRDefault="008C783B" w:rsidP="008C783B">
      <w:pPr>
        <w:pStyle w:val="Heading1"/>
        <w:numPr>
          <w:ilvl w:val="0"/>
          <w:numId w:val="1"/>
        </w:numPr>
        <w:spacing w:before="0" w:after="240" w:line="360" w:lineRule="auto"/>
        <w:ind w:left="1276" w:right="-171" w:hanging="283"/>
        <w:jc w:val="left"/>
        <w:rPr>
          <w:ins w:id="40" w:author="Zeal Harizulhaq" w:date="2026-09-25T21:07:00Z" w16du:dateUtc="2026-09-26T01:07:00Z"/>
          <w:b/>
          <w:bCs/>
          <w:sz w:val="24"/>
          <w:szCs w:val="24"/>
        </w:rPr>
      </w:pPr>
      <w:ins w:id="41" w:author="Zeal Harizulhaq" w:date="2026-09-25T21:07:00Z" w16du:dateUtc="2026-09-26T01:07:00Z">
        <w:r w:rsidRPr="00D83D7D">
          <w:rPr>
            <w:b/>
            <w:bCs/>
            <w:sz w:val="24"/>
            <w:szCs w:val="24"/>
          </w:rPr>
          <w:t>THEORY, LITERATURE REVIEW</w:t>
        </w:r>
        <w:r w:rsidR="00620C62">
          <w:rPr>
            <w:b/>
            <w:bCs/>
            <w:sz w:val="24"/>
            <w:szCs w:val="24"/>
          </w:rPr>
          <w:t>,</w:t>
        </w:r>
        <w:r w:rsidRPr="00D83D7D">
          <w:rPr>
            <w:b/>
            <w:bCs/>
            <w:sz w:val="24"/>
            <w:szCs w:val="24"/>
          </w:rPr>
          <w:t xml:space="preserve"> AND HYPOTHESIS</w:t>
        </w:r>
      </w:ins>
    </w:p>
    <w:p w14:paraId="139A0CBE" w14:textId="77777777" w:rsidR="00556FDA" w:rsidRDefault="00620C62" w:rsidP="00556FDA">
      <w:pPr>
        <w:pStyle w:val="Heading1"/>
        <w:spacing w:before="0" w:line="360" w:lineRule="auto"/>
        <w:ind w:left="993" w:right="387"/>
        <w:jc w:val="both"/>
        <w:rPr>
          <w:ins w:id="42" w:author="Zeal Harizulhaq" w:date="2026-09-25T21:07:00Z" w16du:dateUtc="2026-09-26T01:07:00Z"/>
          <w:color w:val="000000" w:themeColor="text1"/>
          <w:sz w:val="24"/>
          <w:szCs w:val="24"/>
          <w:lang w:bidi="en-US"/>
        </w:rPr>
      </w:pPr>
      <w:ins w:id="43" w:author="Zeal Harizulhaq" w:date="2026-09-25T21:07:00Z" w16du:dateUtc="2026-09-26T01:07:00Z">
        <w:r w:rsidRPr="00620C62">
          <w:rPr>
            <w:color w:val="000000" w:themeColor="text1"/>
            <w:sz w:val="24"/>
            <w:szCs w:val="24"/>
            <w:lang w:bidi="en-US"/>
          </w:rPr>
          <w:t xml:space="preserve">To present a relevant theory for research purposes, a literature review presents gaps that will be exposed and solved and represent the theoretical core of an article. In this section, we will discuss the purpose of the literature review. We will also consider how one should search for appropriate literature on which to base a </w:t>
        </w:r>
        <w:r w:rsidRPr="00620C62">
          <w:rPr>
            <w:color w:val="000000" w:themeColor="text1"/>
            <w:sz w:val="24"/>
            <w:szCs w:val="24"/>
            <w:lang w:bidi="en-US"/>
          </w:rPr>
          <w:lastRenderedPageBreak/>
          <w:t>literature review and how this information should be managed. Finally, we will answer questions that researchers often face when compiling a literature review. The hypothesis contains answers obtained during research and is developed based on the theory used and previous literature used. Also, present a research framework that describes the research model.</w:t>
        </w:r>
      </w:ins>
    </w:p>
    <w:p w14:paraId="29411E9A" w14:textId="77777777" w:rsidR="00556FDA" w:rsidRDefault="00556FDA" w:rsidP="00556FDA">
      <w:pPr>
        <w:pStyle w:val="Heading1"/>
        <w:spacing w:before="0" w:line="360" w:lineRule="auto"/>
        <w:ind w:left="993" w:right="387"/>
        <w:jc w:val="both"/>
        <w:rPr>
          <w:ins w:id="44" w:author="Zeal Harizulhaq" w:date="2026-09-25T21:07:00Z" w16du:dateUtc="2026-09-26T01:07:00Z"/>
          <w:color w:val="000000" w:themeColor="text1"/>
          <w:sz w:val="24"/>
          <w:szCs w:val="24"/>
          <w:lang w:bidi="en-US"/>
        </w:rPr>
      </w:pPr>
    </w:p>
    <w:p w14:paraId="53A336CE" w14:textId="1ED6E82E" w:rsidR="00A71B46" w:rsidRPr="00D83D7D" w:rsidRDefault="00A71B46" w:rsidP="00556FDA">
      <w:pPr>
        <w:pStyle w:val="Heading1"/>
        <w:numPr>
          <w:ilvl w:val="0"/>
          <w:numId w:val="1"/>
        </w:numPr>
        <w:spacing w:before="0" w:line="360" w:lineRule="auto"/>
        <w:ind w:left="1276" w:right="387"/>
        <w:jc w:val="both"/>
        <w:rPr>
          <w:ins w:id="45" w:author="Zeal Harizulhaq" w:date="2026-09-25T21:07:00Z" w16du:dateUtc="2026-09-26T01:07:00Z"/>
          <w:b/>
          <w:bCs/>
          <w:sz w:val="24"/>
          <w:szCs w:val="24"/>
        </w:rPr>
      </w:pPr>
      <w:ins w:id="46" w:author="Zeal Harizulhaq" w:date="2026-09-25T21:07:00Z" w16du:dateUtc="2026-09-26T01:07:00Z">
        <w:r w:rsidRPr="00D83D7D">
          <w:rPr>
            <w:b/>
            <w:bCs/>
            <w:sz w:val="24"/>
            <w:szCs w:val="24"/>
          </w:rPr>
          <w:t>RESEARCH METHODS</w:t>
        </w:r>
      </w:ins>
    </w:p>
    <w:p w14:paraId="52FEA257" w14:textId="18D91DE1" w:rsidR="006F6621" w:rsidRDefault="00571CB8" w:rsidP="006D72C5">
      <w:pPr>
        <w:spacing w:line="360" w:lineRule="auto"/>
        <w:ind w:left="993" w:right="387"/>
        <w:jc w:val="both"/>
        <w:rPr>
          <w:ins w:id="47" w:author="Zeal Harizulhaq" w:date="2026-09-25T21:07:00Z" w16du:dateUtc="2026-09-26T01:07:00Z"/>
          <w:sz w:val="24"/>
          <w:szCs w:val="24"/>
        </w:rPr>
      </w:pPr>
      <w:ins w:id="48" w:author="Zeal Harizulhaq" w:date="2026-09-25T21:07:00Z" w16du:dateUtc="2026-09-26T01:07:00Z">
        <w:r w:rsidRPr="00571CB8">
          <w:rPr>
            <w:sz w:val="24"/>
            <w:szCs w:val="24"/>
          </w:rPr>
          <w:t>Research methods are designed to describe the nature of the data. Methods should be well elaborated and improved, including models, approaches to analysis, and steps taken. Equations should be numbered as pictured. This section usually has the following sub-sections: Sampling (description of the target population, research context, and unit of analysis; sample; and profile of respondents); data collection; and size (or, alternatively, measurement). The research method should include the following: A brief description of the prevalence of this research method; the reasons for choosing a particular method are well explained; the accuracy of the research design is appropriate; the research sample is suitable; the data collection process is carried out correctly; and the relevance of data analysis methods is demonstrated.</w:t>
        </w:r>
      </w:ins>
    </w:p>
    <w:p w14:paraId="5C5C0FA3" w14:textId="77777777" w:rsidR="00571CB8" w:rsidRDefault="00571CB8" w:rsidP="00A71B46">
      <w:pPr>
        <w:spacing w:line="228" w:lineRule="auto"/>
        <w:ind w:left="426"/>
        <w:jc w:val="both"/>
        <w:rPr>
          <w:ins w:id="49" w:author="Zeal Harizulhaq" w:date="2026-09-25T21:07:00Z" w16du:dateUtc="2026-09-26T01:07:00Z"/>
        </w:rPr>
      </w:pPr>
    </w:p>
    <w:p w14:paraId="0DA6CF22" w14:textId="77777777" w:rsidR="003C4EC8" w:rsidRPr="00D83D7D" w:rsidRDefault="003C4EC8" w:rsidP="003C4EC8">
      <w:pPr>
        <w:pStyle w:val="Heading1"/>
        <w:numPr>
          <w:ilvl w:val="0"/>
          <w:numId w:val="1"/>
        </w:numPr>
        <w:spacing w:before="0" w:after="240" w:line="360" w:lineRule="auto"/>
        <w:ind w:left="1418" w:right="-171" w:hanging="425"/>
        <w:jc w:val="left"/>
        <w:rPr>
          <w:ins w:id="50" w:author="Zeal Harizulhaq" w:date="2026-09-25T21:07:00Z" w16du:dateUtc="2026-09-26T01:07:00Z"/>
          <w:b/>
          <w:bCs/>
          <w:sz w:val="24"/>
          <w:szCs w:val="24"/>
        </w:rPr>
      </w:pPr>
      <w:ins w:id="51" w:author="Zeal Harizulhaq" w:date="2026-09-25T21:07:00Z" w16du:dateUtc="2026-09-26T01:07:00Z">
        <w:r w:rsidRPr="00D83D7D">
          <w:rPr>
            <w:b/>
            <w:bCs/>
            <w:sz w:val="24"/>
            <w:szCs w:val="24"/>
          </w:rPr>
          <w:t>RESULTS AND DISCUSSION</w:t>
        </w:r>
      </w:ins>
    </w:p>
    <w:p w14:paraId="5BB35F70" w14:textId="48AC51B1" w:rsidR="001423B9" w:rsidRDefault="008D2825" w:rsidP="001423B9">
      <w:pPr>
        <w:spacing w:line="360" w:lineRule="auto"/>
        <w:ind w:left="992" w:right="387"/>
        <w:jc w:val="both"/>
        <w:rPr>
          <w:ins w:id="52" w:author="Zeal Harizulhaq" w:date="2026-09-25T21:07:00Z" w16du:dateUtc="2026-09-26T01:07:00Z"/>
          <w:sz w:val="24"/>
          <w:szCs w:val="24"/>
        </w:rPr>
      </w:pPr>
      <w:ins w:id="53" w:author="Zeal Harizulhaq" w:date="2026-09-25T21:07:00Z" w16du:dateUtc="2026-09-26T01:07:00Z">
        <w:r w:rsidRPr="008D2825">
          <w:rPr>
            <w:sz w:val="24"/>
            <w:szCs w:val="24"/>
            <w:lang w:val="zh-CN"/>
          </w:rPr>
          <w:t>To support their c</w:t>
        </w:r>
        <w:r>
          <w:rPr>
            <w:sz w:val="24"/>
            <w:szCs w:val="24"/>
          </w:rPr>
          <w:t>onclusion</w:t>
        </w:r>
        <w:r w:rsidRPr="008D2825">
          <w:rPr>
            <w:sz w:val="24"/>
            <w:szCs w:val="24"/>
            <w:lang w:val="zh-CN"/>
          </w:rPr>
          <w:t xml:space="preserve">, authors must provide readers with enough information on the study </w:t>
        </w:r>
        <w:r w:rsidR="00FB2149">
          <w:rPr>
            <w:sz w:val="24"/>
            <w:szCs w:val="24"/>
          </w:rPr>
          <w:t>results</w:t>
        </w:r>
        <w:r w:rsidRPr="008D2825">
          <w:rPr>
            <w:sz w:val="24"/>
            <w:szCs w:val="24"/>
            <w:lang w:val="zh-CN"/>
          </w:rPr>
          <w:t xml:space="preserve"> and the stat</w:t>
        </w:r>
        <w:r>
          <w:rPr>
            <w:sz w:val="24"/>
            <w:szCs w:val="24"/>
            <w:lang w:val="zh-CN"/>
          </w:rPr>
          <w:t>istical analyses that were used.</w:t>
        </w:r>
        <w:r w:rsidR="00FB2149">
          <w:rPr>
            <w:rFonts w:eastAsia="SimSun"/>
            <w:sz w:val="24"/>
            <w:szCs w:val="24"/>
            <w:lang w:eastAsia="zh-CN"/>
          </w:rPr>
          <w:t xml:space="preserve"> </w:t>
        </w:r>
        <w:r w:rsidR="00FB2149">
          <w:rPr>
            <w:sz w:val="24"/>
            <w:szCs w:val="24"/>
          </w:rPr>
          <w:t xml:space="preserve">Furthermore, </w:t>
        </w:r>
        <w:r w:rsidR="00620C62" w:rsidRPr="00620C62">
          <w:rPr>
            <w:sz w:val="24"/>
            <w:szCs w:val="24"/>
          </w:rPr>
          <w:t xml:space="preserve">In the </w:t>
        </w:r>
        <w:r w:rsidR="00FB2149">
          <w:rPr>
            <w:sz w:val="24"/>
            <w:szCs w:val="24"/>
          </w:rPr>
          <w:t>Discussion</w:t>
        </w:r>
        <w:r w:rsidR="00620C62" w:rsidRPr="00620C62">
          <w:rPr>
            <w:sz w:val="24"/>
            <w:szCs w:val="24"/>
          </w:rPr>
          <w:t xml:space="preserve"> section, highlight the reasons for answering the question, "Why are the results like that?" It explains the theory and provides evidence of results. This section not only explains the numbers but also provides an in-depth analysis of the gaps it is trying to close.</w:t>
        </w:r>
        <w:r w:rsidR="00571CB8">
          <w:rPr>
            <w:sz w:val="24"/>
            <w:szCs w:val="24"/>
          </w:rPr>
          <w:t xml:space="preserve"> </w:t>
        </w:r>
        <w:r w:rsidR="00620C62" w:rsidRPr="00620C62">
          <w:rPr>
            <w:sz w:val="24"/>
            <w:szCs w:val="24"/>
          </w:rPr>
          <w:t>All figures and tables must be cited in the main text, such as Figure 1, Table 1, etc. Figures and tables are numbered sequentially with table titles and numbers above the tables/figures. The table must be centered in a column or on the page. Tables must be followed by a space. Table elements must be single-spaced, but double-spacing can be used to indicate grouping data or to separate sections in a table. Tables are referred to in the text by table numbers. for example, in Table 1. Do not display vertical lines in the table. There are only horizontal lines displayed in the table.</w:t>
        </w:r>
      </w:ins>
    </w:p>
    <w:p w14:paraId="15C6C8A6" w14:textId="77777777" w:rsidR="001423B9" w:rsidRDefault="001423B9" w:rsidP="001423B9">
      <w:pPr>
        <w:spacing w:line="360" w:lineRule="auto"/>
        <w:ind w:left="992" w:right="387"/>
        <w:jc w:val="both"/>
        <w:rPr>
          <w:ins w:id="54" w:author="Zeal Harizulhaq" w:date="2026-09-25T21:07:00Z" w16du:dateUtc="2026-09-26T01:07:00Z"/>
          <w:sz w:val="24"/>
          <w:szCs w:val="24"/>
        </w:rPr>
      </w:pPr>
    </w:p>
    <w:p w14:paraId="0B613C62" w14:textId="77777777" w:rsidR="001423B9" w:rsidRPr="008A74B7" w:rsidRDefault="001423B9" w:rsidP="00667ABA">
      <w:pPr>
        <w:widowControl/>
        <w:autoSpaceDE/>
        <w:autoSpaceDN/>
        <w:spacing w:after="200" w:line="360" w:lineRule="auto"/>
        <w:ind w:left="1843" w:right="61" w:hanging="850"/>
        <w:contextualSpacing/>
        <w:rPr>
          <w:ins w:id="55" w:author="Zeal Harizulhaq" w:date="2026-09-25T21:07:00Z" w16du:dateUtc="2026-09-26T01:07:00Z"/>
          <w:b/>
          <w:bCs/>
          <w:sz w:val="24"/>
          <w:szCs w:val="24"/>
          <w:lang w:val="zh-CN"/>
        </w:rPr>
      </w:pPr>
      <w:ins w:id="56" w:author="Zeal Harizulhaq" w:date="2026-09-25T21:07:00Z" w16du:dateUtc="2026-09-26T01:07:00Z">
        <w:r>
          <w:rPr>
            <w:b/>
            <w:bCs/>
            <w:sz w:val="24"/>
            <w:szCs w:val="24"/>
          </w:rPr>
          <w:t xml:space="preserve">V.  </w:t>
        </w:r>
        <w:r w:rsidRPr="008A74B7">
          <w:rPr>
            <w:b/>
            <w:bCs/>
            <w:sz w:val="24"/>
            <w:szCs w:val="24"/>
          </w:rPr>
          <w:t>FINDINGS</w:t>
        </w:r>
        <w:r w:rsidRPr="008A74B7">
          <w:rPr>
            <w:b/>
            <w:bCs/>
            <w:sz w:val="24"/>
            <w:szCs w:val="24"/>
            <w:lang w:val="zh-CN"/>
          </w:rPr>
          <w:t xml:space="preserve"> </w:t>
        </w:r>
        <w:r w:rsidRPr="008A74B7">
          <w:rPr>
            <w:b/>
            <w:bCs/>
            <w:sz w:val="24"/>
            <w:szCs w:val="24"/>
          </w:rPr>
          <w:t xml:space="preserve"> AND </w:t>
        </w:r>
        <w:r w:rsidRPr="008A74B7">
          <w:rPr>
            <w:b/>
            <w:bCs/>
            <w:sz w:val="24"/>
            <w:szCs w:val="24"/>
            <w:lang w:val="zh-CN"/>
          </w:rPr>
          <w:t>CONCLUSION</w:t>
        </w:r>
      </w:ins>
    </w:p>
    <w:p w14:paraId="7695B6CE" w14:textId="3595DC37" w:rsidR="001423B9" w:rsidRPr="00556FDA" w:rsidRDefault="001423B9" w:rsidP="00556FDA">
      <w:pPr>
        <w:spacing w:line="360" w:lineRule="auto"/>
        <w:ind w:left="993" w:right="345"/>
        <w:jc w:val="both"/>
        <w:rPr>
          <w:ins w:id="57" w:author="Zeal Harizulhaq" w:date="2026-09-25T21:07:00Z" w16du:dateUtc="2026-09-26T01:07:00Z"/>
          <w:sz w:val="24"/>
          <w:szCs w:val="24"/>
          <w:lang w:val="zh-CN" w:eastAsia="zh-CN"/>
        </w:rPr>
      </w:pPr>
      <w:ins w:id="58" w:author="Zeal Harizulhaq" w:date="2026-09-25T21:07:00Z" w16du:dateUtc="2026-09-26T01:07:00Z">
        <w:r w:rsidRPr="00571CB8">
          <w:rPr>
            <w:sz w:val="24"/>
            <w:szCs w:val="24"/>
            <w:lang w:val="zh-CN"/>
          </w:rPr>
          <w:t>In this section, the authors present a brief conclusion of the research results with suggestions for advanced researchers or general readers. A conclusion may cover the main points of the article , but don't replicate the abstract in the conclusion. Researchers must explain the empirical and theoretical benefits, the economic benefits, and the existence of any new findings. This section should not merely restate the findings reported in the result section or report aditional findings that have not been discussed earlier in the article.</w:t>
        </w:r>
      </w:ins>
    </w:p>
    <w:p w14:paraId="026CD787" w14:textId="77777777" w:rsidR="001423B9" w:rsidRPr="003C4EC8" w:rsidRDefault="001423B9" w:rsidP="00667ABA">
      <w:pPr>
        <w:spacing w:line="360" w:lineRule="auto"/>
        <w:ind w:left="993" w:right="345"/>
        <w:jc w:val="both"/>
        <w:rPr>
          <w:ins w:id="59" w:author="Zeal Harizulhaq" w:date="2026-09-25T21:07:00Z" w16du:dateUtc="2026-09-26T01:07:00Z"/>
          <w:sz w:val="8"/>
          <w:szCs w:val="8"/>
          <w:lang w:val="zh-CN" w:eastAsia="zh-CN"/>
        </w:rPr>
      </w:pPr>
      <w:ins w:id="60" w:author="Zeal Harizulhaq" w:date="2026-09-25T21:07:00Z" w16du:dateUtc="2026-09-26T01:07:00Z">
        <w:r w:rsidRPr="00571CB8">
          <w:rPr>
            <w:bCs/>
            <w:iCs/>
            <w:sz w:val="24"/>
            <w:szCs w:val="24"/>
            <w:lang w:val="id-ID"/>
          </w:rPr>
          <w:t>You may assume that the reader has a working knowledge of basic statistics (i.e., typically the contents covered in a first statistics course). It is, therefore, not necessary to discuss basic statistical procedures in detail. You may, however, have to explain advanced multivariate statistical methods (e.g., repeated-measures ANOVA, two- or three-way ANOVA, multiple regression analysis, and factor analysis) in non-technical terms. Figures and tables (detached from the main body of the manuscript) often allow one to present findings in a clear and concise manner.</w:t>
        </w:r>
      </w:ins>
    </w:p>
    <w:p w14:paraId="2494FD15" w14:textId="77777777" w:rsidR="001423B9" w:rsidRDefault="001423B9" w:rsidP="001423B9">
      <w:pPr>
        <w:jc w:val="both"/>
        <w:rPr>
          <w:ins w:id="61" w:author="Zeal Harizulhaq" w:date="2026-09-25T21:07:00Z" w16du:dateUtc="2026-09-26T01:07:00Z"/>
          <w:rFonts w:ascii="Garamond" w:hAnsi="Garamond" w:cs="Arial"/>
          <w:bCs/>
          <w:iCs/>
        </w:rPr>
      </w:pPr>
      <w:ins w:id="62" w:author="Zeal Harizulhaq" w:date="2026-09-25T21:07:00Z" w16du:dateUtc="2026-09-26T01:07:00Z">
        <w:r>
          <w:rPr>
            <w:rFonts w:ascii="Garamond" w:hAnsi="Garamond" w:cs="Arial"/>
            <w:bCs/>
            <w:iCs/>
          </w:rPr>
          <w:t xml:space="preserve">                  </w:t>
        </w:r>
        <w:r w:rsidRPr="00BB1BA1">
          <w:rPr>
            <w:rFonts w:ascii="Garamond" w:hAnsi="Garamond" w:cs="Arial"/>
            <w:bCs/>
            <w:iCs/>
            <w:lang w:val="id-ID"/>
          </w:rPr>
          <w:t xml:space="preserve">Example: </w:t>
        </w:r>
        <w:r>
          <w:rPr>
            <w:rFonts w:ascii="Garamond" w:hAnsi="Garamond" w:cs="Arial"/>
            <w:bCs/>
            <w:iCs/>
          </w:rPr>
          <w:t xml:space="preserve">  </w:t>
        </w:r>
      </w:ins>
    </w:p>
    <w:p w14:paraId="02BDDA76" w14:textId="77777777" w:rsidR="001423B9" w:rsidRDefault="001423B9" w:rsidP="001423B9">
      <w:pPr>
        <w:jc w:val="both"/>
        <w:rPr>
          <w:ins w:id="63" w:author="Zeal Harizulhaq" w:date="2026-09-25T21:07:00Z" w16du:dateUtc="2026-09-26T01:07:00Z"/>
          <w:rFonts w:ascii="Garamond" w:hAnsi="Garamond" w:cs="Arial"/>
          <w:bCs/>
          <w:iCs/>
        </w:rPr>
      </w:pPr>
      <w:ins w:id="64" w:author="Zeal Harizulhaq" w:date="2026-09-25T21:07:00Z" w16du:dateUtc="2026-09-26T01:07:00Z">
        <w:r>
          <w:rPr>
            <w:rFonts w:ascii="Garamond" w:hAnsi="Garamond" w:cs="Arial"/>
            <w:bCs/>
            <w:iCs/>
          </w:rPr>
          <w:t xml:space="preserve">                  </w:t>
        </w:r>
        <w:r w:rsidRPr="00BB1BA1">
          <w:rPr>
            <w:rFonts w:ascii="Garamond" w:hAnsi="Garamond" w:cs="Arial"/>
            <w:bCs/>
            <w:iCs/>
            <w:lang w:val="id-ID"/>
          </w:rPr>
          <w:t>Table 1.</w:t>
        </w:r>
      </w:ins>
    </w:p>
    <w:p w14:paraId="4872A474" w14:textId="77777777" w:rsidR="001423B9" w:rsidRPr="008C783B" w:rsidRDefault="001423B9" w:rsidP="001423B9">
      <w:pPr>
        <w:rPr>
          <w:ins w:id="65" w:author="Zeal Harizulhaq" w:date="2026-09-25T21:07:00Z" w16du:dateUtc="2026-09-26T01:07:00Z"/>
          <w:rFonts w:ascii="Garamond" w:hAnsi="Garamond" w:cs="Arial"/>
          <w:bCs/>
          <w:iCs/>
          <w:lang w:val="id-ID"/>
        </w:rPr>
      </w:pPr>
      <w:ins w:id="66" w:author="Zeal Harizulhaq" w:date="2026-09-25T21:07:00Z" w16du:dateUtc="2026-09-26T01:07:00Z">
        <w:r>
          <w:rPr>
            <w:rFonts w:ascii="Garamond" w:hAnsi="Garamond" w:cs="Arial"/>
            <w:b/>
            <w:bCs/>
            <w:iCs/>
          </w:rPr>
          <w:t xml:space="preserve">                  </w:t>
        </w:r>
        <w:r w:rsidRPr="00DC395E">
          <w:rPr>
            <w:rFonts w:ascii="Garamond" w:hAnsi="Garamond" w:cs="Arial"/>
            <w:b/>
            <w:bCs/>
            <w:iCs/>
            <w:lang w:val="id-ID"/>
          </w:rPr>
          <w:t>Title...................</w:t>
        </w:r>
      </w:ins>
    </w:p>
    <w:tbl>
      <w:tblPr>
        <w:tblW w:w="15200" w:type="dxa"/>
        <w:tblLook w:val="04A0" w:firstRow="1" w:lastRow="0" w:firstColumn="1" w:lastColumn="0" w:noHBand="0" w:noVBand="1"/>
      </w:tblPr>
      <w:tblGrid>
        <w:gridCol w:w="1668"/>
        <w:gridCol w:w="587"/>
        <w:gridCol w:w="11745"/>
        <w:gridCol w:w="1200"/>
      </w:tblGrid>
      <w:tr w:rsidR="00622BE4" w14:paraId="4B1AA8BE" w14:textId="77777777">
        <w:trPr>
          <w:trHeight w:val="65"/>
          <w:tblHeader/>
          <w:del w:id="67" w:author="Zeal Harizulhaq" w:date="2026-09-25T21:07:00Z" w16du:dateUtc="2026-09-26T01:07:00Z"/>
        </w:trPr>
        <w:tc>
          <w:tcPr>
            <w:tcW w:w="1668" w:type="dxa"/>
            <w:tcBorders>
              <w:top w:val="double" w:sz="4" w:space="0" w:color="000000"/>
              <w:left w:val="single" w:sz="4" w:space="0" w:color="000000"/>
              <w:bottom w:val="double" w:sz="2" w:space="0" w:color="FFFFCC"/>
              <w:right w:val="single" w:sz="4" w:space="0" w:color="000000"/>
            </w:tcBorders>
            <w:shd w:val="clear" w:color="auto" w:fill="63639A"/>
            <w:vAlign w:val="center"/>
          </w:tcPr>
          <w:p w14:paraId="5E6D5609" w14:textId="77777777" w:rsidR="00622BE4" w:rsidRDefault="007319DD">
            <w:pPr>
              <w:pStyle w:val="Default"/>
              <w:rPr>
                <w:del w:id="68" w:author="Zeal Harizulhaq" w:date="2026-09-25T21:07:00Z" w16du:dateUtc="2026-09-26T01:07:00Z"/>
                <w:rFonts w:ascii="Arial" w:hAnsi="Arial" w:cs="Arial"/>
                <w:color w:val="FFFFFF"/>
                <w:sz w:val="18"/>
                <w:szCs w:val="18"/>
              </w:rPr>
            </w:pPr>
            <w:del w:id="69" w:author="Zeal Harizulhaq" w:date="2026-09-25T21:07:00Z" w16du:dateUtc="2026-09-26T01:07:00Z">
              <w:r>
                <w:rPr>
                  <w:rFonts w:ascii="Arial" w:hAnsi="Arial" w:cs="Arial"/>
                  <w:b/>
                  <w:bCs/>
                  <w:color w:val="FFFFFF"/>
                  <w:sz w:val="18"/>
                  <w:szCs w:val="18"/>
                </w:rPr>
                <w:delText xml:space="preserve">Section and Topic </w:delText>
              </w:r>
            </w:del>
          </w:p>
        </w:tc>
        <w:tc>
          <w:tcPr>
            <w:tcW w:w="587" w:type="dxa"/>
            <w:tcBorders>
              <w:top w:val="double" w:sz="4" w:space="0" w:color="000000"/>
              <w:left w:val="single" w:sz="4" w:space="0" w:color="000000"/>
              <w:bottom w:val="double" w:sz="2" w:space="0" w:color="FFFFCC"/>
              <w:right w:val="single" w:sz="4" w:space="0" w:color="000000"/>
            </w:tcBorders>
            <w:shd w:val="clear" w:color="auto" w:fill="63639A"/>
            <w:vAlign w:val="center"/>
          </w:tcPr>
          <w:p w14:paraId="238A917B" w14:textId="77777777" w:rsidR="00622BE4" w:rsidRDefault="007319DD">
            <w:pPr>
              <w:pStyle w:val="Default"/>
              <w:rPr>
                <w:del w:id="70" w:author="Zeal Harizulhaq" w:date="2026-09-25T21:07:00Z" w16du:dateUtc="2026-09-26T01:07:00Z"/>
                <w:rFonts w:ascii="Arial" w:hAnsi="Arial" w:cs="Arial"/>
                <w:b/>
                <w:bCs/>
                <w:color w:val="FFFFFF"/>
                <w:sz w:val="18"/>
                <w:szCs w:val="18"/>
              </w:rPr>
            </w:pPr>
            <w:del w:id="71" w:author="Zeal Harizulhaq" w:date="2026-09-25T21:07:00Z" w16du:dateUtc="2026-09-26T01:07:00Z">
              <w:r>
                <w:rPr>
                  <w:rFonts w:ascii="Arial" w:hAnsi="Arial" w:cs="Arial"/>
                  <w:b/>
                  <w:bCs/>
                  <w:color w:val="FFFFFF"/>
                  <w:sz w:val="18"/>
                  <w:szCs w:val="18"/>
                </w:rPr>
                <w:delText>Item #</w:delText>
              </w:r>
            </w:del>
          </w:p>
        </w:tc>
        <w:tc>
          <w:tcPr>
            <w:tcW w:w="11745" w:type="dxa"/>
            <w:tcBorders>
              <w:top w:val="double" w:sz="4" w:space="0" w:color="000000"/>
              <w:left w:val="single" w:sz="4" w:space="0" w:color="000000"/>
              <w:bottom w:val="double" w:sz="4" w:space="0" w:color="000000"/>
              <w:right w:val="single" w:sz="4" w:space="0" w:color="000000"/>
            </w:tcBorders>
            <w:shd w:val="clear" w:color="auto" w:fill="63639A"/>
            <w:vAlign w:val="center"/>
          </w:tcPr>
          <w:p w14:paraId="15FBD8FA" w14:textId="77777777" w:rsidR="00622BE4" w:rsidRDefault="007319DD">
            <w:pPr>
              <w:pStyle w:val="Default"/>
              <w:rPr>
                <w:del w:id="72" w:author="Zeal Harizulhaq" w:date="2026-09-25T21:07:00Z" w16du:dateUtc="2026-09-26T01:07:00Z"/>
                <w:rFonts w:ascii="Arial" w:hAnsi="Arial" w:cs="Arial"/>
                <w:color w:val="FFFFFF"/>
                <w:sz w:val="18"/>
                <w:szCs w:val="18"/>
              </w:rPr>
            </w:pPr>
            <w:del w:id="73" w:author="Zeal Harizulhaq" w:date="2026-09-25T21:07:00Z" w16du:dateUtc="2026-09-26T01:07:00Z">
              <w:r>
                <w:rPr>
                  <w:rFonts w:ascii="Arial" w:hAnsi="Arial" w:cs="Arial"/>
                  <w:b/>
                  <w:bCs/>
                  <w:color w:val="FFFFFF"/>
                  <w:sz w:val="18"/>
                  <w:szCs w:val="18"/>
                </w:rPr>
                <w:delText xml:space="preserve">Checklist item </w:delText>
              </w:r>
            </w:del>
          </w:p>
        </w:tc>
        <w:tc>
          <w:tcPr>
            <w:tcW w:w="1200" w:type="dxa"/>
            <w:tcBorders>
              <w:top w:val="double" w:sz="4" w:space="0" w:color="000000"/>
              <w:left w:val="single" w:sz="4" w:space="0" w:color="000000"/>
              <w:bottom w:val="double" w:sz="4" w:space="0" w:color="000000"/>
              <w:right w:val="single" w:sz="4" w:space="0" w:color="000000"/>
            </w:tcBorders>
            <w:shd w:val="clear" w:color="auto" w:fill="63639A"/>
            <w:vAlign w:val="center"/>
          </w:tcPr>
          <w:p w14:paraId="79BFB89F" w14:textId="77777777" w:rsidR="00622BE4" w:rsidRDefault="007319DD">
            <w:pPr>
              <w:pStyle w:val="Default"/>
              <w:rPr>
                <w:del w:id="74" w:author="Zeal Harizulhaq" w:date="2026-09-25T21:07:00Z" w16du:dateUtc="2026-09-26T01:07:00Z"/>
                <w:rFonts w:ascii="Arial" w:hAnsi="Arial" w:cs="Arial"/>
                <w:color w:val="FFFFFF"/>
                <w:sz w:val="18"/>
                <w:szCs w:val="18"/>
              </w:rPr>
            </w:pPr>
            <w:del w:id="75" w:author="Zeal Harizulhaq" w:date="2026-09-25T21:07:00Z" w16du:dateUtc="2026-09-26T01:07:00Z">
              <w:r>
                <w:rPr>
                  <w:rFonts w:ascii="Arial" w:hAnsi="Arial" w:cs="Arial"/>
                  <w:b/>
                  <w:bCs/>
                  <w:color w:val="FFFFFF"/>
                  <w:sz w:val="18"/>
                  <w:szCs w:val="18"/>
                </w:rPr>
                <w:delText xml:space="preserve">Location where item is reported </w:delText>
              </w:r>
            </w:del>
          </w:p>
        </w:tc>
      </w:tr>
      <w:tr w:rsidR="00622BE4" w14:paraId="66CF16B4" w14:textId="77777777">
        <w:trPr>
          <w:trHeight w:val="24"/>
          <w:del w:id="76" w:author="Zeal Harizulhaq" w:date="2026-09-25T21:07:00Z" w16du:dateUtc="2026-09-26T01:07:00Z"/>
        </w:trPr>
        <w:tc>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p w14:paraId="58C859F6" w14:textId="77777777" w:rsidR="00622BE4" w:rsidRDefault="007319DD">
            <w:pPr>
              <w:pStyle w:val="Default"/>
              <w:rPr>
                <w:del w:id="77" w:author="Zeal Harizulhaq" w:date="2026-09-25T21:07:00Z" w16du:dateUtc="2026-09-26T01:07:00Z"/>
                <w:rFonts w:ascii="Arial" w:hAnsi="Arial" w:cs="Arial"/>
                <w:sz w:val="18"/>
                <w:szCs w:val="18"/>
              </w:rPr>
            </w:pPr>
            <w:del w:id="78" w:author="Zeal Harizulhaq" w:date="2026-09-25T21:07:00Z" w16du:dateUtc="2026-09-26T01:07:00Z">
              <w:r>
                <w:rPr>
                  <w:rFonts w:ascii="Arial" w:hAnsi="Arial" w:cs="Arial"/>
                  <w:b/>
                  <w:bCs/>
                  <w:sz w:val="18"/>
                  <w:szCs w:val="18"/>
                </w:rPr>
                <w:delText xml:space="preserve">TITLE </w:delText>
              </w:r>
            </w:del>
          </w:p>
        </w:tc>
        <w:tc>
          <w:tcPr>
            <w:tcW w:w="1200" w:type="dxa"/>
            <w:tcBorders>
              <w:top w:val="double" w:sz="4" w:space="0" w:color="000000"/>
              <w:left w:val="single" w:sz="4" w:space="0" w:color="000000"/>
              <w:bottom w:val="single" w:sz="4" w:space="0" w:color="000000"/>
              <w:right w:val="single" w:sz="4" w:space="0" w:color="000000"/>
            </w:tcBorders>
            <w:shd w:val="clear" w:color="auto" w:fill="FFFFCC"/>
          </w:tcPr>
          <w:p w14:paraId="19302383" w14:textId="77777777" w:rsidR="00622BE4" w:rsidRDefault="00622BE4">
            <w:pPr>
              <w:pStyle w:val="Default"/>
              <w:jc w:val="right"/>
              <w:rPr>
                <w:del w:id="79" w:author="Zeal Harizulhaq" w:date="2026-09-25T21:07:00Z" w16du:dateUtc="2026-09-26T01:07:00Z"/>
                <w:rFonts w:ascii="Arial" w:hAnsi="Arial" w:cs="Arial"/>
                <w:color w:val="auto"/>
                <w:sz w:val="18"/>
                <w:szCs w:val="18"/>
              </w:rPr>
            </w:pPr>
          </w:p>
        </w:tc>
      </w:tr>
      <w:tr w:rsidR="00622BE4" w14:paraId="45337933" w14:textId="77777777">
        <w:trPr>
          <w:trHeight w:val="48"/>
          <w:del w:id="80" w:author="Zeal Harizulhaq" w:date="2026-09-25T21:07:00Z" w16du:dateUtc="2026-09-26T01:07:00Z"/>
        </w:trPr>
        <w:tc>
          <w:tcPr>
            <w:tcW w:w="1668" w:type="dxa"/>
            <w:tcBorders>
              <w:top w:val="single" w:sz="4" w:space="0" w:color="000000"/>
              <w:left w:val="single" w:sz="4" w:space="0" w:color="000000"/>
              <w:bottom w:val="double" w:sz="2" w:space="0" w:color="FFFFCC"/>
              <w:right w:val="single" w:sz="4" w:space="0" w:color="000000"/>
            </w:tcBorders>
          </w:tcPr>
          <w:p w14:paraId="31A6E77C" w14:textId="77777777" w:rsidR="00622BE4" w:rsidRDefault="007319DD">
            <w:pPr>
              <w:pStyle w:val="Default"/>
              <w:spacing w:before="40" w:after="40"/>
              <w:rPr>
                <w:del w:id="81" w:author="Zeal Harizulhaq" w:date="2026-09-25T21:07:00Z" w16du:dateUtc="2026-09-26T01:07:00Z"/>
                <w:rFonts w:ascii="Arial" w:hAnsi="Arial" w:cs="Arial"/>
                <w:sz w:val="18"/>
                <w:szCs w:val="18"/>
              </w:rPr>
            </w:pPr>
            <w:del w:id="82" w:author="Zeal Harizulhaq" w:date="2026-09-25T21:07:00Z" w16du:dateUtc="2026-09-26T01:07:00Z">
              <w:r>
                <w:rPr>
                  <w:rFonts w:ascii="Arial" w:hAnsi="Arial" w:cs="Arial"/>
                  <w:sz w:val="18"/>
                  <w:szCs w:val="18"/>
                </w:rPr>
                <w:delText xml:space="preserve">Title </w:delText>
              </w:r>
            </w:del>
          </w:p>
        </w:tc>
        <w:tc>
          <w:tcPr>
            <w:tcW w:w="587" w:type="dxa"/>
            <w:tcBorders>
              <w:top w:val="single" w:sz="4" w:space="0" w:color="000000"/>
              <w:left w:val="single" w:sz="4" w:space="0" w:color="000000"/>
              <w:bottom w:val="double" w:sz="2" w:space="0" w:color="FFFFCC"/>
              <w:right w:val="single" w:sz="4" w:space="0" w:color="000000"/>
            </w:tcBorders>
          </w:tcPr>
          <w:p w14:paraId="6B0B4FB1" w14:textId="77777777" w:rsidR="00622BE4" w:rsidRDefault="007319DD">
            <w:pPr>
              <w:pStyle w:val="Default"/>
              <w:spacing w:before="40" w:after="40"/>
              <w:jc w:val="right"/>
              <w:rPr>
                <w:del w:id="83" w:author="Zeal Harizulhaq" w:date="2026-09-25T21:07:00Z" w16du:dateUtc="2026-09-26T01:07:00Z"/>
                <w:rFonts w:ascii="Arial" w:hAnsi="Arial" w:cs="Arial"/>
                <w:sz w:val="18"/>
                <w:szCs w:val="18"/>
              </w:rPr>
            </w:pPr>
            <w:del w:id="84" w:author="Zeal Harizulhaq" w:date="2026-09-25T21:07:00Z" w16du:dateUtc="2026-09-26T01:07:00Z">
              <w:r>
                <w:rPr>
                  <w:rFonts w:ascii="Arial" w:hAnsi="Arial" w:cs="Arial"/>
                  <w:sz w:val="18"/>
                  <w:szCs w:val="18"/>
                </w:rPr>
                <w:delText>1</w:delText>
              </w:r>
            </w:del>
          </w:p>
        </w:tc>
        <w:tc>
          <w:tcPr>
            <w:tcW w:w="11745" w:type="dxa"/>
            <w:tcBorders>
              <w:top w:val="single" w:sz="4" w:space="0" w:color="000000"/>
              <w:left w:val="single" w:sz="4" w:space="0" w:color="000000"/>
              <w:bottom w:val="double" w:sz="4" w:space="0" w:color="000000"/>
              <w:right w:val="single" w:sz="4" w:space="0" w:color="000000"/>
            </w:tcBorders>
          </w:tcPr>
          <w:p w14:paraId="2BFD3CBA" w14:textId="77777777" w:rsidR="00622BE4" w:rsidRDefault="007319DD">
            <w:pPr>
              <w:pStyle w:val="Default"/>
              <w:spacing w:before="40" w:after="40"/>
              <w:rPr>
                <w:del w:id="85" w:author="Zeal Harizulhaq" w:date="2026-09-25T21:07:00Z" w16du:dateUtc="2026-09-26T01:07:00Z"/>
                <w:rFonts w:ascii="Arial" w:hAnsi="Arial" w:cs="Arial"/>
                <w:sz w:val="18"/>
                <w:szCs w:val="18"/>
              </w:rPr>
            </w:pPr>
            <w:del w:id="86" w:author="Zeal Harizulhaq" w:date="2026-09-25T21:07:00Z" w16du:dateUtc="2026-09-26T01:07:00Z">
              <w:r>
                <w:rPr>
                  <w:rFonts w:ascii="Arial" w:hAnsi="Arial" w:cs="Arial"/>
                  <w:sz w:val="18"/>
                  <w:szCs w:val="18"/>
                </w:rPr>
                <w:delText>Identify the report as a systematic review.</w:delText>
              </w:r>
            </w:del>
          </w:p>
        </w:tc>
        <w:tc>
          <w:tcPr>
            <w:tcW w:w="1200" w:type="dxa"/>
            <w:tcBorders>
              <w:top w:val="single" w:sz="4" w:space="0" w:color="000000"/>
              <w:left w:val="single" w:sz="4" w:space="0" w:color="000000"/>
              <w:bottom w:val="double" w:sz="4" w:space="0" w:color="000000"/>
              <w:right w:val="single" w:sz="4" w:space="0" w:color="000000"/>
            </w:tcBorders>
          </w:tcPr>
          <w:p w14:paraId="2D0F7620" w14:textId="77777777" w:rsidR="00622BE4" w:rsidRDefault="007319DD">
            <w:pPr>
              <w:pStyle w:val="Default"/>
              <w:spacing w:before="40" w:after="40"/>
              <w:rPr>
                <w:del w:id="87" w:author="Zeal Harizulhaq" w:date="2026-09-25T21:07:00Z" w16du:dateUtc="2026-09-26T01:07:00Z"/>
                <w:rFonts w:ascii="Arial" w:hAnsi="Arial" w:cs="Arial"/>
                <w:color w:val="auto"/>
                <w:sz w:val="18"/>
                <w:szCs w:val="18"/>
                <w:lang w:eastAsia="zh-CN"/>
              </w:rPr>
            </w:pPr>
            <w:del w:id="88" w:author="Zeal Harizulhaq" w:date="2026-09-25T21:07:00Z" w16du:dateUtc="2026-09-26T01:07:00Z">
              <w:r>
                <w:rPr>
                  <w:rFonts w:ascii="Arial" w:hAnsi="Arial" w:cs="Arial" w:hint="eastAsia"/>
                  <w:color w:val="auto"/>
                  <w:sz w:val="18"/>
                  <w:szCs w:val="18"/>
                  <w:lang w:eastAsia="zh-CN"/>
                </w:rPr>
                <w:delText>T</w:delText>
              </w:r>
              <w:r>
                <w:rPr>
                  <w:rFonts w:ascii="Arial" w:hAnsi="Arial" w:cs="Arial"/>
                  <w:color w:val="auto"/>
                  <w:sz w:val="18"/>
                  <w:szCs w:val="18"/>
                  <w:lang w:eastAsia="zh-CN"/>
                </w:rPr>
                <w:delText>itle page</w:delText>
              </w:r>
            </w:del>
          </w:p>
        </w:tc>
      </w:tr>
      <w:tr w:rsidR="00622BE4" w14:paraId="1A21D926" w14:textId="77777777">
        <w:trPr>
          <w:trHeight w:val="24"/>
          <w:del w:id="89" w:author="Zeal Harizulhaq" w:date="2026-09-25T21:07:00Z" w16du:dateUtc="2026-09-26T01:07:00Z"/>
        </w:trPr>
        <w:tc>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p w14:paraId="62BD6F9E" w14:textId="77777777" w:rsidR="00622BE4" w:rsidRDefault="007319DD">
            <w:pPr>
              <w:pStyle w:val="Default"/>
              <w:rPr>
                <w:del w:id="90" w:author="Zeal Harizulhaq" w:date="2026-09-25T21:07:00Z" w16du:dateUtc="2026-09-26T01:07:00Z"/>
                <w:rFonts w:ascii="Arial" w:hAnsi="Arial" w:cs="Arial"/>
                <w:sz w:val="18"/>
                <w:szCs w:val="18"/>
              </w:rPr>
            </w:pPr>
            <w:del w:id="91" w:author="Zeal Harizulhaq" w:date="2026-09-25T21:07:00Z" w16du:dateUtc="2026-09-26T01:07:00Z">
              <w:r>
                <w:rPr>
                  <w:rFonts w:ascii="Arial" w:hAnsi="Arial" w:cs="Arial"/>
                  <w:b/>
                  <w:bCs/>
                  <w:sz w:val="18"/>
                  <w:szCs w:val="18"/>
                </w:rPr>
                <w:delText xml:space="preserve">ABSTRACT </w:delText>
              </w:r>
            </w:del>
          </w:p>
        </w:tc>
        <w:tc>
          <w:tcPr>
            <w:tcW w:w="1200" w:type="dxa"/>
            <w:tcBorders>
              <w:top w:val="double" w:sz="4" w:space="0" w:color="000000"/>
              <w:left w:val="single" w:sz="4" w:space="0" w:color="000000"/>
              <w:bottom w:val="single" w:sz="4" w:space="0" w:color="000000"/>
              <w:right w:val="single" w:sz="4" w:space="0" w:color="000000"/>
            </w:tcBorders>
            <w:shd w:val="clear" w:color="auto" w:fill="FFFFCC"/>
          </w:tcPr>
          <w:p w14:paraId="186FF54A" w14:textId="77777777" w:rsidR="00622BE4" w:rsidRDefault="00622BE4">
            <w:pPr>
              <w:pStyle w:val="Default"/>
              <w:jc w:val="right"/>
              <w:rPr>
                <w:del w:id="92" w:author="Zeal Harizulhaq" w:date="2026-09-25T21:07:00Z" w16du:dateUtc="2026-09-26T01:07:00Z"/>
                <w:rFonts w:ascii="Arial" w:hAnsi="Arial" w:cs="Arial"/>
                <w:color w:val="auto"/>
                <w:sz w:val="18"/>
                <w:szCs w:val="18"/>
              </w:rPr>
            </w:pPr>
          </w:p>
        </w:tc>
      </w:tr>
    </w:tbl>
    <w:tbl>
      <w:tblPr>
        <w:tblStyle w:val="TableGrid"/>
        <w:tblpPr w:leftFromText="180" w:rightFromText="180" w:vertAnchor="text" w:horzAnchor="margin" w:tblpXSpec="center"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93" w:author="Zeal Harizulhaq" w:date="2026-09-25T21:07:00Z" w16du:dateUtc="2026-09-26T01:07:00Z">
          <w:tblPr>
            <w:tblW w:w="15200" w:type="dxa"/>
            <w:tblLook w:val="04A0" w:firstRow="1" w:lastRow="0" w:firstColumn="1" w:lastColumn="0" w:noHBand="0" w:noVBand="1"/>
          </w:tblPr>
        </w:tblPrChange>
      </w:tblPr>
      <w:tblGrid>
        <w:gridCol w:w="1657"/>
        <w:gridCol w:w="587"/>
        <w:gridCol w:w="11369"/>
        <w:gridCol w:w="396"/>
        <w:gridCol w:w="794"/>
        <w:gridCol w:w="397"/>
        <w:tblGridChange w:id="94">
          <w:tblGrid>
            <w:gridCol w:w="1657"/>
            <w:gridCol w:w="587"/>
            <w:gridCol w:w="11369"/>
            <w:gridCol w:w="396"/>
            <w:gridCol w:w="794"/>
            <w:gridCol w:w="397"/>
          </w:tblGrid>
        </w:tblGridChange>
      </w:tblGrid>
      <w:tr w:rsidR="00622BE4" w14:paraId="7E04DFF5" w14:textId="77777777" w:rsidTr="00556FDA">
        <w:trPr>
          <w:trHeight w:val="275"/>
          <w:trPrChange w:id="95" w:author="Zeal Harizulhaq" w:date="2026-09-25T21:07:00Z" w16du:dateUtc="2026-09-26T01:07:00Z">
            <w:trPr>
              <w:trHeight w:val="48"/>
            </w:trPr>
          </w:trPrChange>
        </w:trPr>
        <w:tc>
          <w:tcPr>
            <w:tcW w:w="1848" w:type="dxa"/>
            <w:tcBorders>
              <w:top w:val="single" w:sz="4" w:space="0" w:color="auto"/>
              <w:bottom w:val="single" w:sz="4" w:space="0" w:color="auto"/>
            </w:tcBorders>
            <w:tcPrChange w:id="96" w:author="Zeal Harizulhaq" w:date="2026-09-25T21:07:00Z" w16du:dateUtc="2026-09-26T01:07:00Z">
              <w:tcPr>
                <w:tcW w:w="1668" w:type="dxa"/>
                <w:tcBorders>
                  <w:top w:val="single" w:sz="4" w:space="0" w:color="000000"/>
                  <w:left w:val="single" w:sz="4" w:space="0" w:color="000000"/>
                  <w:bottom w:val="double" w:sz="2" w:space="0" w:color="FFFFCC"/>
                  <w:right w:val="single" w:sz="4" w:space="0" w:color="000000"/>
                </w:tcBorders>
              </w:tcPr>
            </w:tcPrChange>
          </w:tcPr>
          <w:p w14:paraId="1F94424D" w14:textId="77777777" w:rsidR="00622BE4" w:rsidRPr="00DC395E" w:rsidRDefault="001423B9" w:rsidP="000B48D4">
            <w:pPr>
              <w:jc w:val="both"/>
              <w:rPr>
                <w:rFonts w:ascii="Garamond" w:hAnsi="Garamond"/>
                <w:b/>
                <w:lang w:val="id-ID"/>
                <w:rPrChange w:id="97" w:author="Zeal Harizulhaq" w:date="2026-09-25T21:07:00Z" w16du:dateUtc="2026-09-26T01:07:00Z">
                  <w:rPr>
                    <w:rFonts w:ascii="Arial" w:hAnsi="Arial" w:cs="Arial"/>
                    <w:sz w:val="18"/>
                    <w:szCs w:val="18"/>
                  </w:rPr>
                </w:rPrChange>
              </w:rPr>
              <w:pPrChange w:id="98" w:author="Zeal Harizulhaq" w:date="2026-09-25T21:07:00Z" w16du:dateUtc="2026-09-26T01:07:00Z">
                <w:pPr>
                  <w:pStyle w:val="Default"/>
                  <w:spacing w:before="40" w:after="40"/>
                </w:pPr>
              </w:pPrChange>
            </w:pPr>
            <w:ins w:id="99" w:author="Zeal Harizulhaq" w:date="2026-09-25T21:07:00Z" w16du:dateUtc="2026-09-26T01:07:00Z">
              <w:r w:rsidRPr="00DC395E">
                <w:rPr>
                  <w:rFonts w:ascii="Garamond" w:hAnsi="Garamond" w:cs="Arial"/>
                  <w:b/>
                  <w:bCs/>
                  <w:iCs/>
                  <w:lang w:val="id-ID"/>
                </w:rPr>
                <w:t>Column 1</w:t>
              </w:r>
            </w:ins>
            <w:del w:id="100" w:author="Zeal Harizulhaq" w:date="2026-09-25T21:07:00Z" w16du:dateUtc="2026-09-26T01:07:00Z">
              <w:r w:rsidR="007319DD" w:rsidRPr="00D83D7D">
                <w:rPr>
                  <w:b/>
                  <w:i/>
                  <w:sz w:val="24"/>
                  <w:rPrChange w:id="101" w:author="Zeal Harizulhaq" w:date="2026-09-25T21:07:00Z" w16du:dateUtc="2026-09-26T01:07:00Z">
                    <w:rPr>
                      <w:rFonts w:ascii="Arial" w:hAnsi="Arial" w:cs="Arial"/>
                      <w:sz w:val="18"/>
                      <w:szCs w:val="18"/>
                    </w:rPr>
                  </w:rPrChange>
                </w:rPr>
                <w:delText>Abstract</w:delText>
              </w:r>
              <w:r w:rsidR="007319DD" w:rsidRPr="00D83D7D">
                <w:rPr>
                  <w:b/>
                  <w:i/>
                  <w:spacing w:val="1"/>
                  <w:sz w:val="24"/>
                  <w:rPrChange w:id="102" w:author="Zeal Harizulhaq" w:date="2026-09-25T21:07:00Z" w16du:dateUtc="2026-09-26T01:07:00Z">
                    <w:rPr>
                      <w:rFonts w:ascii="Arial" w:hAnsi="Arial" w:cs="Arial"/>
                      <w:sz w:val="18"/>
                      <w:szCs w:val="18"/>
                    </w:rPr>
                  </w:rPrChange>
                </w:rPr>
                <w:delText xml:space="preserve"> </w:delText>
              </w:r>
            </w:del>
          </w:p>
        </w:tc>
        <w:tc>
          <w:tcPr>
            <w:tcW w:w="1848" w:type="dxa"/>
            <w:tcBorders>
              <w:top w:val="single" w:sz="4" w:space="0" w:color="auto"/>
              <w:bottom w:val="single" w:sz="4" w:space="0" w:color="auto"/>
            </w:tcBorders>
            <w:tcPrChange w:id="103" w:author="Zeal Harizulhaq" w:date="2026-09-25T21:07:00Z" w16du:dateUtc="2026-09-26T01:07:00Z">
              <w:tcPr>
                <w:tcW w:w="587" w:type="dxa"/>
                <w:tcBorders>
                  <w:top w:val="single" w:sz="4" w:space="0" w:color="000000"/>
                  <w:left w:val="single" w:sz="4" w:space="0" w:color="000000"/>
                  <w:bottom w:val="double" w:sz="2" w:space="0" w:color="FFFFCC"/>
                  <w:right w:val="single" w:sz="4" w:space="0" w:color="000000"/>
                </w:tcBorders>
              </w:tcPr>
            </w:tcPrChange>
          </w:tcPr>
          <w:p w14:paraId="15C03FFE" w14:textId="77777777" w:rsidR="00622BE4" w:rsidRPr="00DC395E" w:rsidRDefault="001423B9" w:rsidP="000B48D4">
            <w:pPr>
              <w:jc w:val="both"/>
              <w:rPr>
                <w:rFonts w:ascii="Garamond" w:hAnsi="Garamond"/>
                <w:b/>
                <w:lang w:val="id-ID"/>
                <w:rPrChange w:id="104" w:author="Zeal Harizulhaq" w:date="2026-09-25T21:07:00Z" w16du:dateUtc="2026-09-26T01:07:00Z">
                  <w:rPr>
                    <w:rFonts w:ascii="Arial" w:hAnsi="Arial" w:cs="Arial"/>
                    <w:sz w:val="18"/>
                    <w:szCs w:val="18"/>
                  </w:rPr>
                </w:rPrChange>
              </w:rPr>
              <w:pPrChange w:id="105" w:author="Zeal Harizulhaq" w:date="2026-09-25T21:07:00Z" w16du:dateUtc="2026-09-26T01:07:00Z">
                <w:pPr>
                  <w:pStyle w:val="Default"/>
                  <w:spacing w:before="40" w:after="40"/>
                  <w:jc w:val="right"/>
                </w:pPr>
              </w:pPrChange>
            </w:pPr>
            <w:ins w:id="106" w:author="Zeal Harizulhaq" w:date="2026-09-25T21:07:00Z" w16du:dateUtc="2026-09-26T01:07:00Z">
              <w:r w:rsidRPr="00DC395E">
                <w:rPr>
                  <w:rFonts w:ascii="Garamond" w:hAnsi="Garamond" w:cs="Arial"/>
                  <w:b/>
                  <w:bCs/>
                  <w:iCs/>
                  <w:lang w:val="id-ID"/>
                </w:rPr>
                <w:t xml:space="preserve">Column </w:t>
              </w:r>
            </w:ins>
            <w:r w:rsidR="007319DD" w:rsidRPr="00DC395E">
              <w:rPr>
                <w:rFonts w:ascii="Garamond" w:hAnsi="Garamond"/>
                <w:b/>
                <w:lang w:val="id-ID"/>
                <w:rPrChange w:id="107" w:author="Zeal Harizulhaq" w:date="2026-09-25T21:07:00Z" w16du:dateUtc="2026-09-26T01:07:00Z">
                  <w:rPr>
                    <w:rFonts w:ascii="Arial" w:hAnsi="Arial" w:cs="Arial"/>
                    <w:sz w:val="18"/>
                    <w:szCs w:val="18"/>
                  </w:rPr>
                </w:rPrChange>
              </w:rPr>
              <w:t>2</w:t>
            </w:r>
          </w:p>
        </w:tc>
        <w:tc>
          <w:tcPr>
            <w:tcW w:w="1849" w:type="dxa"/>
            <w:tcBorders>
              <w:top w:val="single" w:sz="4" w:space="0" w:color="auto"/>
              <w:bottom w:val="single" w:sz="4" w:space="0" w:color="auto"/>
            </w:tcBorders>
            <w:tcPrChange w:id="108" w:author="Zeal Harizulhaq" w:date="2026-09-25T21:07:00Z" w16du:dateUtc="2026-09-26T01:07:00Z">
              <w:tcPr>
                <w:tcW w:w="11745" w:type="dxa"/>
                <w:tcBorders>
                  <w:top w:val="single" w:sz="4" w:space="0" w:color="000000"/>
                  <w:left w:val="single" w:sz="4" w:space="0" w:color="000000"/>
                  <w:bottom w:val="double" w:sz="4" w:space="0" w:color="000000"/>
                  <w:right w:val="single" w:sz="4" w:space="0" w:color="000000"/>
                </w:tcBorders>
              </w:tcPr>
            </w:tcPrChange>
          </w:tcPr>
          <w:p w14:paraId="0B63B9B6" w14:textId="77777777" w:rsidR="00622BE4" w:rsidRPr="00DC395E" w:rsidRDefault="001423B9" w:rsidP="000B48D4">
            <w:pPr>
              <w:jc w:val="both"/>
              <w:rPr>
                <w:rFonts w:ascii="Garamond" w:hAnsi="Garamond"/>
                <w:b/>
                <w:lang w:val="id-ID"/>
                <w:rPrChange w:id="109" w:author="Zeal Harizulhaq" w:date="2026-09-25T21:07:00Z" w16du:dateUtc="2026-09-26T01:07:00Z">
                  <w:rPr>
                    <w:rFonts w:ascii="Arial" w:hAnsi="Arial" w:cs="Arial"/>
                    <w:sz w:val="18"/>
                    <w:szCs w:val="18"/>
                  </w:rPr>
                </w:rPrChange>
              </w:rPr>
              <w:pPrChange w:id="110" w:author="Zeal Harizulhaq" w:date="2026-09-25T21:07:00Z" w16du:dateUtc="2026-09-26T01:07:00Z">
                <w:pPr>
                  <w:pStyle w:val="Default"/>
                  <w:spacing w:before="40" w:after="40"/>
                </w:pPr>
              </w:pPrChange>
            </w:pPr>
            <w:ins w:id="111" w:author="Zeal Harizulhaq" w:date="2026-09-25T21:07:00Z" w16du:dateUtc="2026-09-26T01:07:00Z">
              <w:r w:rsidRPr="00DC395E">
                <w:rPr>
                  <w:rFonts w:ascii="Garamond" w:hAnsi="Garamond" w:cs="Arial"/>
                  <w:b/>
                  <w:bCs/>
                  <w:iCs/>
                  <w:lang w:val="id-ID"/>
                </w:rPr>
                <w:t>Column 2</w:t>
              </w:r>
            </w:ins>
            <w:del w:id="112" w:author="Zeal Harizulhaq" w:date="2026-09-25T21:07:00Z" w16du:dateUtc="2026-09-26T01:07:00Z">
              <w:r w:rsidR="007319DD">
                <w:rPr>
                  <w:rFonts w:ascii="Arial" w:hAnsi="Arial" w:cs="Arial"/>
                  <w:sz w:val="18"/>
                  <w:szCs w:val="18"/>
                </w:rPr>
                <w:delText>See the PRISMA 2020 for Abstracts checklist.</w:delText>
              </w:r>
            </w:del>
          </w:p>
        </w:tc>
        <w:tc>
          <w:tcPr>
            <w:tcW w:w="1849" w:type="dxa"/>
            <w:gridSpan w:val="3"/>
            <w:tcBorders>
              <w:top w:val="single" w:sz="4" w:space="0" w:color="auto"/>
              <w:bottom w:val="single" w:sz="4" w:space="0" w:color="auto"/>
            </w:tcBorders>
            <w:tcPrChange w:id="113" w:author="Zeal Harizulhaq" w:date="2026-09-25T21:07:00Z" w16du:dateUtc="2026-09-26T01:07:00Z">
              <w:tcPr>
                <w:tcW w:w="1200" w:type="dxa"/>
                <w:gridSpan w:val="3"/>
                <w:tcBorders>
                  <w:top w:val="single" w:sz="4" w:space="0" w:color="000000"/>
                  <w:left w:val="single" w:sz="4" w:space="0" w:color="000000"/>
                  <w:bottom w:val="double" w:sz="4" w:space="0" w:color="000000"/>
                  <w:right w:val="single" w:sz="4" w:space="0" w:color="000000"/>
                </w:tcBorders>
              </w:tcPr>
            </w:tcPrChange>
          </w:tcPr>
          <w:p w14:paraId="0BD824B5" w14:textId="77777777" w:rsidR="00622BE4" w:rsidRPr="00DC395E" w:rsidRDefault="001423B9" w:rsidP="000B48D4">
            <w:pPr>
              <w:jc w:val="both"/>
              <w:rPr>
                <w:rFonts w:ascii="Garamond" w:hAnsi="Garamond"/>
                <w:b/>
                <w:lang w:val="id-ID"/>
                <w:rPrChange w:id="114" w:author="Zeal Harizulhaq" w:date="2026-09-25T21:07:00Z" w16du:dateUtc="2026-09-26T01:07:00Z">
                  <w:rPr>
                    <w:rFonts w:ascii="Arial" w:hAnsi="Arial" w:cs="Arial"/>
                    <w:color w:val="auto"/>
                    <w:sz w:val="18"/>
                    <w:szCs w:val="18"/>
                    <w:lang w:val="en-US" w:eastAsia="zh-CN"/>
                  </w:rPr>
                </w:rPrChange>
              </w:rPr>
              <w:pPrChange w:id="115" w:author="Zeal Harizulhaq" w:date="2026-09-25T21:07:00Z" w16du:dateUtc="2026-09-26T01:07:00Z">
                <w:pPr>
                  <w:pStyle w:val="Default"/>
                  <w:spacing w:before="40" w:after="40"/>
                </w:pPr>
              </w:pPrChange>
            </w:pPr>
            <w:ins w:id="116" w:author="Zeal Harizulhaq" w:date="2026-09-25T21:07:00Z" w16du:dateUtc="2026-09-26T01:07:00Z">
              <w:r w:rsidRPr="00DC395E">
                <w:rPr>
                  <w:rFonts w:ascii="Garamond" w:hAnsi="Garamond" w:cs="Arial"/>
                  <w:b/>
                  <w:bCs/>
                  <w:iCs/>
                  <w:lang w:val="id-ID"/>
                </w:rPr>
                <w:t>Column</w:t>
              </w:r>
            </w:ins>
            <w:del w:id="117" w:author="Zeal Harizulhaq" w:date="2026-09-25T21:07:00Z" w16du:dateUtc="2026-09-26T01:07:00Z">
              <w:r w:rsidR="007319DD">
                <w:rPr>
                  <w:rFonts w:ascii="Arial" w:hAnsi="Arial" w:cs="Arial" w:hint="eastAsia"/>
                  <w:sz w:val="18"/>
                  <w:szCs w:val="18"/>
                  <w:lang w:eastAsia="zh-CN"/>
                </w:rPr>
                <w:delText>Page</w:delText>
              </w:r>
            </w:del>
            <w:r w:rsidR="007319DD" w:rsidRPr="00DC395E">
              <w:rPr>
                <w:rFonts w:ascii="Garamond" w:hAnsi="Garamond" w:hint="eastAsia"/>
                <w:b/>
                <w:lang w:val="id-ID"/>
                <w:rPrChange w:id="118" w:author="Zeal Harizulhaq" w:date="2026-09-25T21:07:00Z" w16du:dateUtc="2026-09-26T01:07:00Z">
                  <w:rPr>
                    <w:rFonts w:ascii="Arial" w:hAnsi="Arial" w:cs="Arial" w:hint="eastAsia"/>
                    <w:color w:val="auto"/>
                    <w:sz w:val="18"/>
                    <w:szCs w:val="18"/>
                    <w:lang w:val="en-US" w:eastAsia="zh-CN"/>
                  </w:rPr>
                </w:rPrChange>
              </w:rPr>
              <w:t xml:space="preserve"> 2</w:t>
            </w:r>
          </w:p>
        </w:tc>
      </w:tr>
      <w:tr w:rsidR="00622BE4" w14:paraId="3AA553F5" w14:textId="5266DEDE" w:rsidTr="00556FDA">
        <w:trPr>
          <w:trHeight w:val="275"/>
          <w:trPrChange w:id="119" w:author="Zeal Harizulhaq" w:date="2026-09-25T21:07:00Z" w16du:dateUtc="2026-09-26T01:07:00Z">
            <w:trPr>
              <w:trHeight w:val="24"/>
            </w:trPr>
          </w:trPrChange>
        </w:trPr>
        <w:tc>
          <w:tcPr>
            <w:tcW w:w="1848" w:type="dxa"/>
            <w:gridSpan w:val="3"/>
            <w:tcBorders>
              <w:top w:val="single" w:sz="4" w:space="0" w:color="auto"/>
            </w:tcBorders>
            <w:tcPrChange w:id="120" w:author="Zeal Harizulhaq" w:date="2026-09-25T21:07:00Z" w16du:dateUtc="2026-09-26T01:07:00Z">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tcPrChange>
          </w:tcPr>
          <w:p w14:paraId="1C10C0A7" w14:textId="77777777" w:rsidR="00622BE4" w:rsidRPr="00DC395E" w:rsidRDefault="001423B9" w:rsidP="000B48D4">
            <w:pPr>
              <w:jc w:val="both"/>
              <w:rPr>
                <w:rFonts w:ascii="Garamond" w:hAnsi="Garamond"/>
                <w:lang w:val="id-ID"/>
                <w:rPrChange w:id="121" w:author="Zeal Harizulhaq" w:date="2026-09-25T21:07:00Z" w16du:dateUtc="2026-09-26T01:07:00Z">
                  <w:rPr>
                    <w:rFonts w:ascii="Arial" w:hAnsi="Arial" w:cs="Arial"/>
                    <w:sz w:val="18"/>
                    <w:szCs w:val="18"/>
                  </w:rPr>
                </w:rPrChange>
              </w:rPr>
              <w:pPrChange w:id="122" w:author="Zeal Harizulhaq" w:date="2026-09-25T21:07:00Z" w16du:dateUtc="2026-09-26T01:07:00Z">
                <w:pPr>
                  <w:pStyle w:val="Default"/>
                </w:pPr>
              </w:pPrChange>
            </w:pPr>
            <w:ins w:id="123" w:author="Zeal Harizulhaq" w:date="2026-09-25T21:07:00Z" w16du:dateUtc="2026-09-26T01:07:00Z">
              <w:r>
                <w:rPr>
                  <w:rFonts w:ascii="Garamond" w:hAnsi="Garamond" w:cs="Arial"/>
                  <w:bCs/>
                  <w:iCs/>
                  <w:lang w:val="id-ID"/>
                </w:rPr>
                <w:t>Font size: 11px</w:t>
              </w:r>
            </w:ins>
            <w:del w:id="124" w:author="Zeal Harizulhaq" w:date="2026-09-25T21:07:00Z" w16du:dateUtc="2026-09-26T01:07:00Z">
              <w:r w:rsidR="007319DD" w:rsidRPr="00D83D7D">
                <w:rPr>
                  <w:b/>
                  <w:sz w:val="24"/>
                  <w:rPrChange w:id="125" w:author="Zeal Harizulhaq" w:date="2026-09-25T21:07:00Z" w16du:dateUtc="2026-09-26T01:07:00Z">
                    <w:rPr>
                      <w:rFonts w:ascii="Arial" w:hAnsi="Arial" w:cs="Arial"/>
                      <w:b/>
                      <w:bCs/>
                      <w:sz w:val="18"/>
                      <w:szCs w:val="18"/>
                    </w:rPr>
                  </w:rPrChange>
                </w:rPr>
                <w:delText>INTRODUCTION</w:delText>
              </w:r>
              <w:r w:rsidR="007319DD">
                <w:rPr>
                  <w:rFonts w:ascii="Arial" w:hAnsi="Arial" w:cs="Arial"/>
                  <w:b/>
                  <w:bCs/>
                  <w:sz w:val="18"/>
                  <w:szCs w:val="18"/>
                </w:rPr>
                <w:delText xml:space="preserve"> </w:delText>
              </w:r>
            </w:del>
          </w:p>
        </w:tc>
        <w:tc>
          <w:tcPr>
            <w:tcW w:w="1848" w:type="dxa"/>
            <w:tcBorders>
              <w:top w:val="single" w:sz="4" w:space="0" w:color="auto"/>
            </w:tcBorders>
            <w:tcPrChange w:id="126" w:author="Zeal Harizulhaq" w:date="2026-09-25T21:07:00Z" w16du:dateUtc="2026-09-26T01:07:00Z">
              <w:tcPr>
                <w:tcW w:w="1200" w:type="dxa"/>
                <w:tcBorders>
                  <w:top w:val="double" w:sz="4" w:space="0" w:color="000000"/>
                  <w:left w:val="single" w:sz="4" w:space="0" w:color="000000"/>
                  <w:bottom w:val="single" w:sz="4" w:space="0" w:color="000000"/>
                  <w:right w:val="single" w:sz="4" w:space="0" w:color="000000"/>
                </w:tcBorders>
                <w:shd w:val="clear" w:color="auto" w:fill="FFFFCC"/>
              </w:tcPr>
            </w:tcPrChange>
          </w:tcPr>
          <w:p w14:paraId="49BB89E1" w14:textId="77777777" w:rsidR="00622BE4" w:rsidRPr="00DC395E" w:rsidRDefault="001423B9" w:rsidP="000B48D4">
            <w:pPr>
              <w:jc w:val="both"/>
              <w:rPr>
                <w:rFonts w:ascii="Garamond" w:hAnsi="Garamond"/>
                <w:lang w:val="id-ID"/>
                <w:rPrChange w:id="127" w:author="Zeal Harizulhaq" w:date="2026-09-25T21:07:00Z" w16du:dateUtc="2026-09-26T01:07:00Z">
                  <w:rPr>
                    <w:rFonts w:ascii="Arial" w:hAnsi="Arial" w:cs="Arial"/>
                    <w:color w:val="auto"/>
                    <w:sz w:val="18"/>
                    <w:szCs w:val="18"/>
                  </w:rPr>
                </w:rPrChange>
              </w:rPr>
              <w:pPrChange w:id="128" w:author="Zeal Harizulhaq" w:date="2026-09-25T21:07:00Z" w16du:dateUtc="2026-09-26T01:07:00Z">
                <w:pPr>
                  <w:pStyle w:val="Default"/>
                  <w:jc w:val="right"/>
                </w:pPr>
              </w:pPrChange>
            </w:pPr>
            <w:ins w:id="129" w:author="Zeal Harizulhaq" w:date="2026-09-25T21:07:00Z" w16du:dateUtc="2026-09-26T01:07:00Z">
              <w:r w:rsidRPr="00DC395E">
                <w:rPr>
                  <w:rFonts w:ascii="Garamond" w:hAnsi="Garamond" w:cs="Arial"/>
                  <w:bCs/>
                  <w:iCs/>
                  <w:lang w:val="id-ID"/>
                </w:rPr>
                <w:t>0.xxx</w:t>
              </w:r>
            </w:ins>
          </w:p>
        </w:tc>
        <w:tc>
          <w:tcPr>
            <w:tcW w:w="1849" w:type="dxa"/>
            <w:tcBorders>
              <w:top w:val="single" w:sz="4" w:space="0" w:color="auto"/>
            </w:tcBorders>
            <w:tcPrChange w:id="130" w:author="Zeal Harizulhaq" w:date="2026-09-25T21:07:00Z" w16du:dateUtc="2026-09-26T01:07:00Z">
              <w:tcPr>
                <w:tcW w:w="1849" w:type="dxa"/>
                <w:tcBorders>
                  <w:top w:val="single" w:sz="4" w:space="0" w:color="auto"/>
                </w:tcBorders>
              </w:tcPr>
            </w:tcPrChange>
          </w:tcPr>
          <w:p w14:paraId="44C860C6" w14:textId="77777777" w:rsidR="001423B9" w:rsidRPr="00DC395E" w:rsidRDefault="001423B9" w:rsidP="000B48D4">
            <w:pPr>
              <w:jc w:val="both"/>
              <w:rPr>
                <w:rFonts w:ascii="Garamond" w:hAnsi="Garamond" w:cs="Arial"/>
                <w:bCs/>
                <w:iCs/>
                <w:lang w:val="id-ID"/>
              </w:rPr>
            </w:pPr>
            <w:ins w:id="131" w:author="Zeal Harizulhaq" w:date="2026-09-25T21:07:00Z" w16du:dateUtc="2026-09-26T01:07:00Z">
              <w:r w:rsidRPr="00DC395E">
                <w:rPr>
                  <w:rFonts w:ascii="Garamond" w:hAnsi="Garamond" w:cs="Arial"/>
                  <w:bCs/>
                  <w:iCs/>
                  <w:lang w:val="id-ID"/>
                </w:rPr>
                <w:t>0.xxx1</w:t>
              </w:r>
            </w:ins>
          </w:p>
        </w:tc>
        <w:tc>
          <w:tcPr>
            <w:tcW w:w="1849" w:type="dxa"/>
            <w:tcBorders>
              <w:top w:val="single" w:sz="4" w:space="0" w:color="auto"/>
            </w:tcBorders>
            <w:tcPrChange w:id="132" w:author="Zeal Harizulhaq" w:date="2026-09-25T21:07:00Z" w16du:dateUtc="2026-09-26T01:07:00Z">
              <w:tcPr>
                <w:tcW w:w="1849" w:type="dxa"/>
                <w:tcBorders>
                  <w:top w:val="single" w:sz="4" w:space="0" w:color="auto"/>
                </w:tcBorders>
              </w:tcPr>
            </w:tcPrChange>
          </w:tcPr>
          <w:p w14:paraId="56355FEC" w14:textId="77777777" w:rsidR="001423B9" w:rsidRPr="00DC395E" w:rsidRDefault="001423B9" w:rsidP="000B48D4">
            <w:pPr>
              <w:jc w:val="both"/>
              <w:rPr>
                <w:rFonts w:ascii="Garamond" w:hAnsi="Garamond" w:cs="Arial"/>
                <w:bCs/>
                <w:iCs/>
                <w:lang w:val="id-ID"/>
              </w:rPr>
            </w:pPr>
            <w:ins w:id="133" w:author="Zeal Harizulhaq" w:date="2026-09-25T21:07:00Z" w16du:dateUtc="2026-09-26T01:07:00Z">
              <w:r w:rsidRPr="00DC395E">
                <w:rPr>
                  <w:rFonts w:ascii="Garamond" w:hAnsi="Garamond" w:cs="Arial"/>
                  <w:bCs/>
                  <w:iCs/>
                  <w:lang w:val="id-ID"/>
                </w:rPr>
                <w:t>0.xxx2</w:t>
              </w:r>
            </w:ins>
          </w:p>
        </w:tc>
      </w:tr>
      <w:tr w:rsidR="00622BE4" w14:paraId="772B7A39" w14:textId="77777777" w:rsidTr="00556FDA">
        <w:trPr>
          <w:trHeight w:val="275"/>
          <w:trPrChange w:id="134" w:author="Zeal Harizulhaq" w:date="2026-09-25T21:07:00Z" w16du:dateUtc="2026-09-26T01:07:00Z">
            <w:trPr>
              <w:trHeight w:val="48"/>
            </w:trPr>
          </w:trPrChange>
        </w:trPr>
        <w:tc>
          <w:tcPr>
            <w:tcW w:w="1848" w:type="dxa"/>
            <w:tcPrChange w:id="135" w:author="Zeal Harizulhaq" w:date="2026-09-25T21:07:00Z" w16du:dateUtc="2026-09-26T01:07:00Z">
              <w:tcPr>
                <w:tcW w:w="1668" w:type="dxa"/>
                <w:tcBorders>
                  <w:top w:val="single" w:sz="4" w:space="0" w:color="000000"/>
                  <w:left w:val="single" w:sz="4" w:space="0" w:color="000000"/>
                  <w:bottom w:val="single" w:sz="4" w:space="0" w:color="000000"/>
                  <w:right w:val="single" w:sz="4" w:space="0" w:color="000000"/>
                </w:tcBorders>
              </w:tcPr>
            </w:tcPrChange>
          </w:tcPr>
          <w:p w14:paraId="7392A1F6" w14:textId="77777777" w:rsidR="00622BE4" w:rsidRPr="00DC395E" w:rsidRDefault="001423B9" w:rsidP="000B48D4">
            <w:pPr>
              <w:jc w:val="both"/>
              <w:rPr>
                <w:rFonts w:ascii="Garamond" w:hAnsi="Garamond"/>
                <w:lang w:val="id-ID"/>
                <w:rPrChange w:id="136" w:author="Zeal Harizulhaq" w:date="2026-09-25T21:07:00Z" w16du:dateUtc="2026-09-26T01:07:00Z">
                  <w:rPr>
                    <w:rFonts w:ascii="Arial" w:hAnsi="Arial" w:cs="Arial"/>
                    <w:sz w:val="18"/>
                    <w:szCs w:val="18"/>
                  </w:rPr>
                </w:rPrChange>
              </w:rPr>
              <w:pPrChange w:id="137" w:author="Zeal Harizulhaq" w:date="2026-09-25T21:07:00Z" w16du:dateUtc="2026-09-26T01:07:00Z">
                <w:pPr>
                  <w:pStyle w:val="Default"/>
                  <w:spacing w:before="40" w:after="40"/>
                </w:pPr>
              </w:pPrChange>
            </w:pPr>
            <w:ins w:id="138" w:author="Zeal Harizulhaq" w:date="2026-09-25T21:07:00Z" w16du:dateUtc="2026-09-26T01:07:00Z">
              <w:r w:rsidRPr="00DC395E">
                <w:rPr>
                  <w:rFonts w:ascii="Garamond" w:hAnsi="Garamond" w:cs="Arial"/>
                  <w:bCs/>
                  <w:iCs/>
                  <w:lang w:val="id-ID"/>
                </w:rPr>
                <w:t>Abcde2</w:t>
              </w:r>
            </w:ins>
            <w:del w:id="139" w:author="Zeal Harizulhaq" w:date="2026-09-25T21:07:00Z" w16du:dateUtc="2026-09-26T01:07:00Z">
              <w:r w:rsidR="007319DD">
                <w:rPr>
                  <w:rFonts w:ascii="Arial" w:hAnsi="Arial" w:cs="Arial"/>
                  <w:sz w:val="18"/>
                  <w:szCs w:val="18"/>
                </w:rPr>
                <w:delText xml:space="preserve">Rationale </w:delText>
              </w:r>
            </w:del>
          </w:p>
        </w:tc>
        <w:tc>
          <w:tcPr>
            <w:tcW w:w="1848" w:type="dxa"/>
            <w:tcPrChange w:id="140" w:author="Zeal Harizulhaq" w:date="2026-09-25T21:07:00Z" w16du:dateUtc="2026-09-26T01:07:00Z">
              <w:tcPr>
                <w:tcW w:w="587" w:type="dxa"/>
                <w:tcBorders>
                  <w:top w:val="single" w:sz="4" w:space="0" w:color="000000"/>
                  <w:left w:val="single" w:sz="4" w:space="0" w:color="000000"/>
                  <w:bottom w:val="single" w:sz="4" w:space="0" w:color="000000"/>
                  <w:right w:val="single" w:sz="4" w:space="0" w:color="000000"/>
                </w:tcBorders>
              </w:tcPr>
            </w:tcPrChange>
          </w:tcPr>
          <w:p w14:paraId="5B5C50E7" w14:textId="77777777" w:rsidR="00622BE4" w:rsidRPr="00DC395E" w:rsidRDefault="001423B9" w:rsidP="000B48D4">
            <w:pPr>
              <w:jc w:val="both"/>
              <w:rPr>
                <w:rFonts w:ascii="Garamond" w:hAnsi="Garamond"/>
                <w:lang w:val="id-ID"/>
                <w:rPrChange w:id="141" w:author="Zeal Harizulhaq" w:date="2026-09-25T21:07:00Z" w16du:dateUtc="2026-09-26T01:07:00Z">
                  <w:rPr>
                    <w:rFonts w:ascii="Arial" w:hAnsi="Arial" w:cs="Arial"/>
                    <w:sz w:val="18"/>
                    <w:szCs w:val="18"/>
                  </w:rPr>
                </w:rPrChange>
              </w:rPr>
              <w:pPrChange w:id="142" w:author="Zeal Harizulhaq" w:date="2026-09-25T21:07:00Z" w16du:dateUtc="2026-09-26T01:07:00Z">
                <w:pPr>
                  <w:pStyle w:val="Default"/>
                  <w:spacing w:before="40" w:after="40"/>
                  <w:jc w:val="right"/>
                </w:pPr>
              </w:pPrChange>
            </w:pPr>
            <w:ins w:id="143" w:author="Zeal Harizulhaq" w:date="2026-09-25T21:07:00Z" w16du:dateUtc="2026-09-26T01:07:00Z">
              <w:r w:rsidRPr="00DC395E">
                <w:rPr>
                  <w:rFonts w:ascii="Garamond" w:hAnsi="Garamond" w:cs="Arial"/>
                  <w:bCs/>
                  <w:iCs/>
                  <w:lang w:val="id-ID"/>
                </w:rPr>
                <w:t>0.yyyy</w:t>
              </w:r>
            </w:ins>
            <w:del w:id="144" w:author="Zeal Harizulhaq" w:date="2026-09-25T21:07:00Z" w16du:dateUtc="2026-09-26T01:07:00Z">
              <w:r w:rsidR="007319DD">
                <w:rPr>
                  <w:rFonts w:ascii="Arial" w:hAnsi="Arial" w:cs="Arial"/>
                  <w:sz w:val="18"/>
                  <w:szCs w:val="18"/>
                </w:rPr>
                <w:delText>3</w:delText>
              </w:r>
            </w:del>
          </w:p>
        </w:tc>
        <w:tc>
          <w:tcPr>
            <w:tcW w:w="1849" w:type="dxa"/>
            <w:tcPrChange w:id="145" w:author="Zeal Harizulhaq" w:date="2026-09-25T21:07:00Z" w16du:dateUtc="2026-09-26T01:07:00Z">
              <w:tcPr>
                <w:tcW w:w="11745" w:type="dxa"/>
                <w:tcBorders>
                  <w:top w:val="single" w:sz="4" w:space="0" w:color="000000"/>
                  <w:left w:val="single" w:sz="4" w:space="0" w:color="000000"/>
                  <w:bottom w:val="single" w:sz="4" w:space="0" w:color="000000"/>
                  <w:right w:val="single" w:sz="4" w:space="0" w:color="000000"/>
                </w:tcBorders>
              </w:tcPr>
            </w:tcPrChange>
          </w:tcPr>
          <w:p w14:paraId="7F98958A" w14:textId="77777777" w:rsidR="00622BE4" w:rsidRPr="00DC395E" w:rsidRDefault="001423B9" w:rsidP="000B48D4">
            <w:pPr>
              <w:jc w:val="both"/>
              <w:rPr>
                <w:rFonts w:ascii="Garamond" w:hAnsi="Garamond"/>
                <w:lang w:val="id-ID"/>
                <w:rPrChange w:id="146" w:author="Zeal Harizulhaq" w:date="2026-09-25T21:07:00Z" w16du:dateUtc="2026-09-26T01:07:00Z">
                  <w:rPr>
                    <w:rFonts w:ascii="Arial" w:hAnsi="Arial" w:cs="Arial"/>
                    <w:sz w:val="18"/>
                    <w:szCs w:val="18"/>
                  </w:rPr>
                </w:rPrChange>
              </w:rPr>
              <w:pPrChange w:id="147" w:author="Zeal Harizulhaq" w:date="2026-09-25T21:07:00Z" w16du:dateUtc="2026-09-26T01:07:00Z">
                <w:pPr>
                  <w:pStyle w:val="Default"/>
                  <w:spacing w:before="40" w:after="40"/>
                </w:pPr>
              </w:pPrChange>
            </w:pPr>
            <w:ins w:id="148" w:author="Zeal Harizulhaq" w:date="2026-09-25T21:07:00Z" w16du:dateUtc="2026-09-26T01:07:00Z">
              <w:r w:rsidRPr="00DC395E">
                <w:rPr>
                  <w:rFonts w:ascii="Garamond" w:hAnsi="Garamond" w:cs="Arial"/>
                  <w:bCs/>
                  <w:iCs/>
                  <w:lang w:val="id-ID"/>
                </w:rPr>
                <w:t>0.yyyy1</w:t>
              </w:r>
            </w:ins>
            <w:del w:id="149" w:author="Zeal Harizulhaq" w:date="2026-09-25T21:07:00Z" w16du:dateUtc="2026-09-26T01:07:00Z">
              <w:r w:rsidR="007319DD">
                <w:rPr>
                  <w:rFonts w:ascii="Arial" w:hAnsi="Arial" w:cs="Arial"/>
                  <w:sz w:val="18"/>
                  <w:szCs w:val="18"/>
                </w:rPr>
                <w:delText>Describe the rationale for the review in the context of existing knowledge.</w:delText>
              </w:r>
            </w:del>
          </w:p>
        </w:tc>
        <w:tc>
          <w:tcPr>
            <w:tcW w:w="1849" w:type="dxa"/>
            <w:gridSpan w:val="3"/>
            <w:tcPrChange w:id="150" w:author="Zeal Harizulhaq" w:date="2026-09-25T21:07:00Z" w16du:dateUtc="2026-09-26T01:07:00Z">
              <w:tcPr>
                <w:tcW w:w="1200" w:type="dxa"/>
                <w:gridSpan w:val="3"/>
                <w:tcBorders>
                  <w:top w:val="single" w:sz="4" w:space="0" w:color="000000"/>
                  <w:left w:val="single" w:sz="4" w:space="0" w:color="000000"/>
                  <w:bottom w:val="single" w:sz="4" w:space="0" w:color="000000"/>
                  <w:right w:val="single" w:sz="4" w:space="0" w:color="000000"/>
                </w:tcBorders>
              </w:tcPr>
            </w:tcPrChange>
          </w:tcPr>
          <w:p w14:paraId="1BADD75B" w14:textId="77777777" w:rsidR="00622BE4" w:rsidRPr="00DC395E" w:rsidRDefault="001423B9" w:rsidP="000B48D4">
            <w:pPr>
              <w:jc w:val="both"/>
              <w:rPr>
                <w:rFonts w:ascii="Garamond" w:hAnsi="Garamond"/>
                <w:lang w:val="id-ID"/>
                <w:rPrChange w:id="151" w:author="Zeal Harizulhaq" w:date="2026-09-25T21:07:00Z" w16du:dateUtc="2026-09-26T01:07:00Z">
                  <w:rPr>
                    <w:rFonts w:ascii="Arial" w:hAnsi="Arial" w:cs="Arial"/>
                    <w:color w:val="auto"/>
                    <w:sz w:val="18"/>
                    <w:szCs w:val="18"/>
                    <w:lang w:val="en-US" w:eastAsia="zh-CN"/>
                  </w:rPr>
                </w:rPrChange>
              </w:rPr>
              <w:pPrChange w:id="152" w:author="Zeal Harizulhaq" w:date="2026-09-25T21:07:00Z" w16du:dateUtc="2026-09-26T01:07:00Z">
                <w:pPr>
                  <w:pStyle w:val="Default"/>
                  <w:tabs>
                    <w:tab w:val="center" w:pos="685"/>
                  </w:tabs>
                  <w:spacing w:before="40" w:after="40"/>
                </w:pPr>
              </w:pPrChange>
            </w:pPr>
            <w:ins w:id="153" w:author="Zeal Harizulhaq" w:date="2026-09-25T21:07:00Z" w16du:dateUtc="2026-09-26T01:07:00Z">
              <w:r w:rsidRPr="00DC395E">
                <w:rPr>
                  <w:rFonts w:ascii="Garamond" w:hAnsi="Garamond" w:cs="Arial"/>
                  <w:bCs/>
                  <w:iCs/>
                  <w:lang w:val="id-ID"/>
                </w:rPr>
                <w:t>0.yyyy2</w:t>
              </w:r>
            </w:ins>
            <w:del w:id="154" w:author="Zeal Harizulhaq" w:date="2026-09-25T21:07:00Z" w16du:dateUtc="2026-09-26T01:07:00Z">
              <w:r w:rsidR="007319DD">
                <w:rPr>
                  <w:rFonts w:ascii="Arial" w:hAnsi="Arial" w:cs="Arial" w:hint="eastAsia"/>
                  <w:sz w:val="18"/>
                  <w:szCs w:val="18"/>
                  <w:lang w:eastAsia="zh-CN"/>
                </w:rPr>
                <w:delText>Page 3</w:delText>
              </w:r>
            </w:del>
          </w:p>
        </w:tc>
      </w:tr>
      <w:tr w:rsidR="00622BE4" w14:paraId="61019E63" w14:textId="77777777" w:rsidTr="00556FDA">
        <w:trPr>
          <w:trHeight w:val="275"/>
          <w:trPrChange w:id="155" w:author="Zeal Harizulhaq" w:date="2026-09-25T21:07:00Z" w16du:dateUtc="2026-09-26T01:07:00Z">
            <w:trPr>
              <w:trHeight w:val="48"/>
            </w:trPr>
          </w:trPrChange>
        </w:trPr>
        <w:tc>
          <w:tcPr>
            <w:tcW w:w="1848" w:type="dxa"/>
            <w:tcPrChange w:id="156" w:author="Zeal Harizulhaq" w:date="2026-09-25T21:07:00Z" w16du:dateUtc="2026-09-26T01:07:00Z">
              <w:tcPr>
                <w:tcW w:w="1668" w:type="dxa"/>
                <w:tcBorders>
                  <w:top w:val="single" w:sz="4" w:space="0" w:color="000000"/>
                  <w:left w:val="single" w:sz="4" w:space="0" w:color="000000"/>
                  <w:bottom w:val="double" w:sz="2" w:space="0" w:color="FFFFCC"/>
                  <w:right w:val="single" w:sz="4" w:space="0" w:color="000000"/>
                </w:tcBorders>
              </w:tcPr>
            </w:tcPrChange>
          </w:tcPr>
          <w:p w14:paraId="59FCD770" w14:textId="77777777" w:rsidR="00622BE4" w:rsidRPr="00DC395E" w:rsidRDefault="001423B9" w:rsidP="000B48D4">
            <w:pPr>
              <w:jc w:val="both"/>
              <w:rPr>
                <w:rFonts w:ascii="Garamond" w:hAnsi="Garamond"/>
                <w:lang w:val="id-ID"/>
                <w:rPrChange w:id="157" w:author="Zeal Harizulhaq" w:date="2026-09-25T21:07:00Z" w16du:dateUtc="2026-09-26T01:07:00Z">
                  <w:rPr>
                    <w:rFonts w:ascii="Arial" w:hAnsi="Arial" w:cs="Arial"/>
                    <w:sz w:val="18"/>
                    <w:szCs w:val="18"/>
                  </w:rPr>
                </w:rPrChange>
              </w:rPr>
              <w:pPrChange w:id="158" w:author="Zeal Harizulhaq" w:date="2026-09-25T21:07:00Z" w16du:dateUtc="2026-09-26T01:07:00Z">
                <w:pPr>
                  <w:pStyle w:val="Default"/>
                  <w:spacing w:before="40" w:after="40"/>
                </w:pPr>
              </w:pPrChange>
            </w:pPr>
            <w:ins w:id="159" w:author="Zeal Harizulhaq" w:date="2026-09-25T21:07:00Z" w16du:dateUtc="2026-09-26T01:07:00Z">
              <w:r w:rsidRPr="00DC395E">
                <w:rPr>
                  <w:rFonts w:ascii="Garamond" w:hAnsi="Garamond" w:cs="Arial"/>
                  <w:bCs/>
                  <w:iCs/>
                  <w:lang w:val="id-ID"/>
                </w:rPr>
                <w:t>Abcde3</w:t>
              </w:r>
            </w:ins>
            <w:del w:id="160" w:author="Zeal Harizulhaq" w:date="2026-09-25T21:07:00Z" w16du:dateUtc="2026-09-26T01:07:00Z">
              <w:r w:rsidR="007319DD">
                <w:rPr>
                  <w:rFonts w:ascii="Arial" w:hAnsi="Arial" w:cs="Arial"/>
                  <w:sz w:val="18"/>
                  <w:szCs w:val="18"/>
                </w:rPr>
                <w:delText xml:space="preserve">Objectives </w:delText>
              </w:r>
            </w:del>
          </w:p>
        </w:tc>
        <w:tc>
          <w:tcPr>
            <w:tcW w:w="1848" w:type="dxa"/>
            <w:tcPrChange w:id="161" w:author="Zeal Harizulhaq" w:date="2026-09-25T21:07:00Z" w16du:dateUtc="2026-09-26T01:07:00Z">
              <w:tcPr>
                <w:tcW w:w="587" w:type="dxa"/>
                <w:tcBorders>
                  <w:top w:val="single" w:sz="4" w:space="0" w:color="000000"/>
                  <w:left w:val="single" w:sz="4" w:space="0" w:color="000000"/>
                  <w:bottom w:val="double" w:sz="2" w:space="0" w:color="FFFFCC"/>
                  <w:right w:val="single" w:sz="4" w:space="0" w:color="000000"/>
                </w:tcBorders>
              </w:tcPr>
            </w:tcPrChange>
          </w:tcPr>
          <w:p w14:paraId="53E1D1E8" w14:textId="77777777" w:rsidR="00622BE4" w:rsidRPr="00DC395E" w:rsidRDefault="001423B9" w:rsidP="000B48D4">
            <w:pPr>
              <w:jc w:val="both"/>
              <w:rPr>
                <w:rFonts w:ascii="Garamond" w:hAnsi="Garamond"/>
                <w:lang w:val="id-ID"/>
                <w:rPrChange w:id="162" w:author="Zeal Harizulhaq" w:date="2026-09-25T21:07:00Z" w16du:dateUtc="2026-09-26T01:07:00Z">
                  <w:rPr>
                    <w:rFonts w:ascii="Arial" w:hAnsi="Arial" w:cs="Arial"/>
                    <w:sz w:val="18"/>
                    <w:szCs w:val="18"/>
                  </w:rPr>
                </w:rPrChange>
              </w:rPr>
              <w:pPrChange w:id="163" w:author="Zeal Harizulhaq" w:date="2026-09-25T21:07:00Z" w16du:dateUtc="2026-09-26T01:07:00Z">
                <w:pPr>
                  <w:pStyle w:val="Default"/>
                  <w:spacing w:before="40" w:after="40"/>
                  <w:jc w:val="right"/>
                </w:pPr>
              </w:pPrChange>
            </w:pPr>
            <w:ins w:id="164" w:author="Zeal Harizulhaq" w:date="2026-09-25T21:07:00Z" w16du:dateUtc="2026-09-26T01:07:00Z">
              <w:r w:rsidRPr="00DC395E">
                <w:rPr>
                  <w:rFonts w:ascii="Garamond" w:hAnsi="Garamond" w:cs="Arial"/>
                  <w:bCs/>
                  <w:iCs/>
                  <w:lang w:val="id-ID"/>
                </w:rPr>
                <w:t>0.zzz</w:t>
              </w:r>
            </w:ins>
            <w:del w:id="165" w:author="Zeal Harizulhaq" w:date="2026-09-25T21:07:00Z" w16du:dateUtc="2026-09-26T01:07:00Z">
              <w:r w:rsidR="007319DD">
                <w:rPr>
                  <w:rFonts w:ascii="Arial" w:hAnsi="Arial" w:cs="Arial"/>
                  <w:sz w:val="18"/>
                  <w:szCs w:val="18"/>
                </w:rPr>
                <w:delText>4</w:delText>
              </w:r>
            </w:del>
          </w:p>
        </w:tc>
        <w:tc>
          <w:tcPr>
            <w:tcW w:w="1849" w:type="dxa"/>
            <w:tcPrChange w:id="166" w:author="Zeal Harizulhaq" w:date="2026-09-25T21:07:00Z" w16du:dateUtc="2026-09-26T01:07:00Z">
              <w:tcPr>
                <w:tcW w:w="11745" w:type="dxa"/>
                <w:tcBorders>
                  <w:top w:val="single" w:sz="4" w:space="0" w:color="000000"/>
                  <w:left w:val="single" w:sz="4" w:space="0" w:color="000000"/>
                  <w:bottom w:val="double" w:sz="4" w:space="0" w:color="000000"/>
                  <w:right w:val="single" w:sz="4" w:space="0" w:color="000000"/>
                </w:tcBorders>
              </w:tcPr>
            </w:tcPrChange>
          </w:tcPr>
          <w:p w14:paraId="193E928A" w14:textId="77777777" w:rsidR="00622BE4" w:rsidRPr="00DC395E" w:rsidRDefault="001423B9" w:rsidP="000B48D4">
            <w:pPr>
              <w:jc w:val="both"/>
              <w:rPr>
                <w:rFonts w:ascii="Garamond" w:hAnsi="Garamond"/>
                <w:lang w:val="id-ID"/>
                <w:rPrChange w:id="167" w:author="Zeal Harizulhaq" w:date="2026-09-25T21:07:00Z" w16du:dateUtc="2026-09-26T01:07:00Z">
                  <w:rPr>
                    <w:rFonts w:ascii="Arial" w:hAnsi="Arial" w:cs="Arial"/>
                    <w:sz w:val="18"/>
                    <w:szCs w:val="18"/>
                  </w:rPr>
                </w:rPrChange>
              </w:rPr>
              <w:pPrChange w:id="168" w:author="Zeal Harizulhaq" w:date="2026-09-25T21:07:00Z" w16du:dateUtc="2026-09-26T01:07:00Z">
                <w:pPr>
                  <w:pStyle w:val="Default"/>
                  <w:spacing w:before="40" w:after="40"/>
                </w:pPr>
              </w:pPrChange>
            </w:pPr>
            <w:ins w:id="169" w:author="Zeal Harizulhaq" w:date="2026-09-25T21:07:00Z" w16du:dateUtc="2026-09-26T01:07:00Z">
              <w:r w:rsidRPr="00DC395E">
                <w:rPr>
                  <w:rFonts w:ascii="Garamond" w:hAnsi="Garamond" w:cs="Arial"/>
                  <w:bCs/>
                  <w:iCs/>
                  <w:lang w:val="id-ID"/>
                </w:rPr>
                <w:t>0.zzz1</w:t>
              </w:r>
            </w:ins>
            <w:del w:id="170" w:author="Zeal Harizulhaq" w:date="2026-09-25T21:07:00Z" w16du:dateUtc="2026-09-26T01:07:00Z">
              <w:r w:rsidR="007319DD">
                <w:rPr>
                  <w:rFonts w:ascii="Arial" w:hAnsi="Arial" w:cs="Arial"/>
                  <w:sz w:val="18"/>
                  <w:szCs w:val="18"/>
                </w:rPr>
                <w:delText>Provide an explicit statement of the objective(s) or question(s) the review addresses.</w:delText>
              </w:r>
            </w:del>
          </w:p>
        </w:tc>
        <w:tc>
          <w:tcPr>
            <w:tcW w:w="1849" w:type="dxa"/>
            <w:gridSpan w:val="3"/>
            <w:tcPrChange w:id="171" w:author="Zeal Harizulhaq" w:date="2026-09-25T21:07:00Z" w16du:dateUtc="2026-09-26T01:07:00Z">
              <w:tcPr>
                <w:tcW w:w="1200" w:type="dxa"/>
                <w:gridSpan w:val="3"/>
                <w:tcBorders>
                  <w:top w:val="single" w:sz="4" w:space="0" w:color="000000"/>
                  <w:left w:val="single" w:sz="4" w:space="0" w:color="000000"/>
                  <w:bottom w:val="double" w:sz="4" w:space="0" w:color="000000"/>
                  <w:right w:val="single" w:sz="4" w:space="0" w:color="000000"/>
                </w:tcBorders>
              </w:tcPr>
            </w:tcPrChange>
          </w:tcPr>
          <w:p w14:paraId="10888922" w14:textId="77777777" w:rsidR="00622BE4" w:rsidRPr="00DC395E" w:rsidRDefault="001423B9" w:rsidP="000B48D4">
            <w:pPr>
              <w:jc w:val="both"/>
              <w:rPr>
                <w:rFonts w:ascii="Garamond" w:hAnsi="Garamond"/>
                <w:lang w:val="id-ID"/>
                <w:rPrChange w:id="172" w:author="Zeal Harizulhaq" w:date="2026-09-25T21:07:00Z" w16du:dateUtc="2026-09-26T01:07:00Z">
                  <w:rPr>
                    <w:rFonts w:ascii="Arial" w:hAnsi="Arial" w:cs="Arial"/>
                    <w:color w:val="auto"/>
                    <w:sz w:val="18"/>
                    <w:szCs w:val="18"/>
                    <w:lang w:val="en-US" w:eastAsia="zh-CN"/>
                  </w:rPr>
                </w:rPrChange>
              </w:rPr>
              <w:pPrChange w:id="173" w:author="Zeal Harizulhaq" w:date="2026-09-25T21:07:00Z" w16du:dateUtc="2026-09-26T01:07:00Z">
                <w:pPr>
                  <w:pStyle w:val="Default"/>
                  <w:spacing w:before="40" w:after="40"/>
                </w:pPr>
              </w:pPrChange>
            </w:pPr>
            <w:ins w:id="174" w:author="Zeal Harizulhaq" w:date="2026-09-25T21:07:00Z" w16du:dateUtc="2026-09-26T01:07:00Z">
              <w:r w:rsidRPr="00DC395E">
                <w:rPr>
                  <w:rFonts w:ascii="Garamond" w:hAnsi="Garamond" w:cs="Arial"/>
                  <w:bCs/>
                  <w:iCs/>
                  <w:lang w:val="id-ID"/>
                </w:rPr>
                <w:t>0.zzz2</w:t>
              </w:r>
            </w:ins>
            <w:del w:id="175" w:author="Zeal Harizulhaq" w:date="2026-09-25T21:07:00Z" w16du:dateUtc="2026-09-26T01:07:00Z">
              <w:r w:rsidR="007319DD">
                <w:rPr>
                  <w:rFonts w:ascii="Arial" w:hAnsi="Arial" w:cs="Arial" w:hint="eastAsia"/>
                  <w:sz w:val="18"/>
                  <w:szCs w:val="18"/>
                  <w:lang w:eastAsia="zh-CN"/>
                </w:rPr>
                <w:delText>Page 3</w:delText>
              </w:r>
            </w:del>
          </w:p>
        </w:tc>
      </w:tr>
      <w:tr w:rsidR="00622BE4" w14:paraId="180B6472" w14:textId="2BAE7E0D" w:rsidTr="00556FDA">
        <w:trPr>
          <w:trHeight w:val="275"/>
          <w:trPrChange w:id="176" w:author="Zeal Harizulhaq" w:date="2026-09-25T21:07:00Z" w16du:dateUtc="2026-09-26T01:07:00Z">
            <w:trPr>
              <w:trHeight w:val="24"/>
            </w:trPr>
          </w:trPrChange>
        </w:trPr>
        <w:tc>
          <w:tcPr>
            <w:tcW w:w="1848" w:type="dxa"/>
            <w:gridSpan w:val="3"/>
            <w:tcBorders>
              <w:bottom w:val="single" w:sz="4" w:space="0" w:color="auto"/>
            </w:tcBorders>
            <w:tcPrChange w:id="177" w:author="Zeal Harizulhaq" w:date="2026-09-25T21:07:00Z" w16du:dateUtc="2026-09-26T01:07:00Z">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tcPrChange>
          </w:tcPr>
          <w:p w14:paraId="16262F48" w14:textId="77777777" w:rsidR="00622BE4" w:rsidRPr="00DC395E" w:rsidRDefault="001423B9" w:rsidP="000B48D4">
            <w:pPr>
              <w:jc w:val="both"/>
              <w:rPr>
                <w:rFonts w:ascii="Garamond" w:hAnsi="Garamond"/>
                <w:lang w:val="id-ID"/>
                <w:rPrChange w:id="178" w:author="Zeal Harizulhaq" w:date="2026-09-25T21:07:00Z" w16du:dateUtc="2026-09-26T01:07:00Z">
                  <w:rPr>
                    <w:rFonts w:ascii="Arial" w:hAnsi="Arial" w:cs="Arial"/>
                    <w:sz w:val="18"/>
                    <w:szCs w:val="18"/>
                  </w:rPr>
                </w:rPrChange>
              </w:rPr>
              <w:pPrChange w:id="179" w:author="Zeal Harizulhaq" w:date="2026-09-25T21:07:00Z" w16du:dateUtc="2026-09-26T01:07:00Z">
                <w:pPr>
                  <w:pStyle w:val="Default"/>
                </w:pPr>
              </w:pPrChange>
            </w:pPr>
            <w:ins w:id="180" w:author="Zeal Harizulhaq" w:date="2026-09-25T21:07:00Z" w16du:dateUtc="2026-09-26T01:07:00Z">
              <w:r w:rsidRPr="00DC395E">
                <w:rPr>
                  <w:rFonts w:ascii="Garamond" w:hAnsi="Garamond" w:cs="Arial"/>
                  <w:bCs/>
                  <w:iCs/>
                  <w:lang w:val="id-ID"/>
                </w:rPr>
                <w:t>Abcde4</w:t>
              </w:r>
            </w:ins>
            <w:del w:id="181" w:author="Zeal Harizulhaq" w:date="2026-09-25T21:07:00Z" w16du:dateUtc="2026-09-26T01:07:00Z">
              <w:r w:rsidR="007319DD" w:rsidRPr="00D83D7D">
                <w:rPr>
                  <w:b/>
                  <w:sz w:val="24"/>
                  <w:rPrChange w:id="182" w:author="Zeal Harizulhaq" w:date="2026-09-25T21:07:00Z" w16du:dateUtc="2026-09-26T01:07:00Z">
                    <w:rPr>
                      <w:rFonts w:ascii="Arial" w:hAnsi="Arial" w:cs="Arial"/>
                      <w:b/>
                      <w:bCs/>
                      <w:sz w:val="18"/>
                      <w:szCs w:val="18"/>
                    </w:rPr>
                  </w:rPrChange>
                </w:rPr>
                <w:delText>METHODS</w:delText>
              </w:r>
              <w:r w:rsidR="007319DD">
                <w:rPr>
                  <w:rFonts w:ascii="Arial" w:hAnsi="Arial" w:cs="Arial"/>
                  <w:b/>
                  <w:bCs/>
                  <w:sz w:val="18"/>
                  <w:szCs w:val="18"/>
                </w:rPr>
                <w:delText xml:space="preserve"> </w:delText>
              </w:r>
            </w:del>
          </w:p>
        </w:tc>
        <w:tc>
          <w:tcPr>
            <w:tcW w:w="1848" w:type="dxa"/>
            <w:tcBorders>
              <w:bottom w:val="single" w:sz="4" w:space="0" w:color="auto"/>
            </w:tcBorders>
            <w:tcPrChange w:id="183" w:author="Zeal Harizulhaq" w:date="2026-09-25T21:07:00Z" w16du:dateUtc="2026-09-26T01:07:00Z">
              <w:tcPr>
                <w:tcW w:w="1200" w:type="dxa"/>
                <w:tcBorders>
                  <w:top w:val="double" w:sz="4" w:space="0" w:color="000000"/>
                  <w:left w:val="single" w:sz="4" w:space="0" w:color="000000"/>
                  <w:bottom w:val="single" w:sz="4" w:space="0" w:color="000000"/>
                  <w:right w:val="single" w:sz="4" w:space="0" w:color="000000"/>
                </w:tcBorders>
                <w:shd w:val="clear" w:color="auto" w:fill="FFFFCC"/>
              </w:tcPr>
            </w:tcPrChange>
          </w:tcPr>
          <w:p w14:paraId="51F0A589" w14:textId="77777777" w:rsidR="00622BE4" w:rsidRPr="00DC395E" w:rsidRDefault="001423B9" w:rsidP="000B48D4">
            <w:pPr>
              <w:jc w:val="both"/>
              <w:rPr>
                <w:rFonts w:ascii="Garamond" w:hAnsi="Garamond"/>
                <w:lang w:val="id-ID"/>
                <w:rPrChange w:id="184" w:author="Zeal Harizulhaq" w:date="2026-09-25T21:07:00Z" w16du:dateUtc="2026-09-26T01:07:00Z">
                  <w:rPr>
                    <w:rFonts w:ascii="Arial" w:hAnsi="Arial" w:cs="Arial"/>
                    <w:color w:val="auto"/>
                    <w:sz w:val="18"/>
                    <w:szCs w:val="18"/>
                  </w:rPr>
                </w:rPrChange>
              </w:rPr>
              <w:pPrChange w:id="185" w:author="Zeal Harizulhaq" w:date="2026-09-25T21:07:00Z" w16du:dateUtc="2026-09-26T01:07:00Z">
                <w:pPr>
                  <w:pStyle w:val="Default"/>
                  <w:jc w:val="right"/>
                </w:pPr>
              </w:pPrChange>
            </w:pPr>
            <w:ins w:id="186" w:author="Zeal Harizulhaq" w:date="2026-09-25T21:07:00Z" w16du:dateUtc="2026-09-26T01:07:00Z">
              <w:r w:rsidRPr="00DC395E">
                <w:rPr>
                  <w:rFonts w:ascii="Garamond" w:hAnsi="Garamond" w:cs="Arial"/>
                  <w:bCs/>
                  <w:iCs/>
                  <w:lang w:val="id-ID"/>
                </w:rPr>
                <w:t>0.aaaa</w:t>
              </w:r>
            </w:ins>
          </w:p>
        </w:tc>
        <w:tc>
          <w:tcPr>
            <w:tcW w:w="1849" w:type="dxa"/>
            <w:tcBorders>
              <w:bottom w:val="single" w:sz="4" w:space="0" w:color="auto"/>
            </w:tcBorders>
            <w:tcPrChange w:id="187" w:author="Zeal Harizulhaq" w:date="2026-09-25T21:07:00Z" w16du:dateUtc="2026-09-26T01:07:00Z">
              <w:tcPr>
                <w:tcW w:w="1849" w:type="dxa"/>
                <w:tcBorders>
                  <w:bottom w:val="single" w:sz="4" w:space="0" w:color="auto"/>
                </w:tcBorders>
              </w:tcPr>
            </w:tcPrChange>
          </w:tcPr>
          <w:p w14:paraId="7B884E6D" w14:textId="77777777" w:rsidR="001423B9" w:rsidRPr="00DC395E" w:rsidRDefault="001423B9" w:rsidP="000B48D4">
            <w:pPr>
              <w:jc w:val="both"/>
              <w:rPr>
                <w:rFonts w:ascii="Garamond" w:hAnsi="Garamond" w:cs="Arial"/>
                <w:bCs/>
                <w:iCs/>
                <w:lang w:val="id-ID"/>
              </w:rPr>
            </w:pPr>
            <w:ins w:id="188" w:author="Zeal Harizulhaq" w:date="2026-09-25T21:07:00Z" w16du:dateUtc="2026-09-26T01:07:00Z">
              <w:r w:rsidRPr="00DC395E">
                <w:rPr>
                  <w:rFonts w:ascii="Garamond" w:hAnsi="Garamond" w:cs="Arial"/>
                  <w:bCs/>
                  <w:iCs/>
                  <w:lang w:val="id-ID"/>
                </w:rPr>
                <w:t>0.aaaa1</w:t>
              </w:r>
            </w:ins>
          </w:p>
        </w:tc>
        <w:tc>
          <w:tcPr>
            <w:tcW w:w="1849" w:type="dxa"/>
            <w:tcBorders>
              <w:bottom w:val="single" w:sz="4" w:space="0" w:color="auto"/>
            </w:tcBorders>
            <w:tcPrChange w:id="189" w:author="Zeal Harizulhaq" w:date="2026-09-25T21:07:00Z" w16du:dateUtc="2026-09-26T01:07:00Z">
              <w:tcPr>
                <w:tcW w:w="1849" w:type="dxa"/>
                <w:tcBorders>
                  <w:bottom w:val="single" w:sz="4" w:space="0" w:color="auto"/>
                </w:tcBorders>
              </w:tcPr>
            </w:tcPrChange>
          </w:tcPr>
          <w:p w14:paraId="3735B83D" w14:textId="77777777" w:rsidR="001423B9" w:rsidRPr="00DC395E" w:rsidRDefault="001423B9" w:rsidP="000B48D4">
            <w:pPr>
              <w:jc w:val="both"/>
              <w:rPr>
                <w:rFonts w:ascii="Garamond" w:hAnsi="Garamond" w:cs="Arial"/>
                <w:bCs/>
                <w:iCs/>
                <w:lang w:val="id-ID"/>
              </w:rPr>
            </w:pPr>
            <w:ins w:id="190" w:author="Zeal Harizulhaq" w:date="2026-09-25T21:07:00Z" w16du:dateUtc="2026-09-26T01:07:00Z">
              <w:r w:rsidRPr="00DC395E">
                <w:rPr>
                  <w:rFonts w:ascii="Garamond" w:hAnsi="Garamond" w:cs="Arial"/>
                  <w:bCs/>
                  <w:iCs/>
                  <w:lang w:val="id-ID"/>
                </w:rPr>
                <w:t>0.aaaa2</w:t>
              </w:r>
            </w:ins>
          </w:p>
        </w:tc>
      </w:tr>
    </w:tbl>
    <w:tbl>
      <w:tblPr>
        <w:tblW w:w="15200" w:type="dxa"/>
        <w:tblLook w:val="04A0" w:firstRow="1" w:lastRow="0" w:firstColumn="1" w:lastColumn="0" w:noHBand="0" w:noVBand="1"/>
      </w:tblPr>
      <w:tblGrid>
        <w:gridCol w:w="1657"/>
        <w:gridCol w:w="587"/>
        <w:gridCol w:w="11369"/>
        <w:gridCol w:w="1587"/>
      </w:tblGrid>
      <w:tr w:rsidR="00622BE4" w14:paraId="019C332A" w14:textId="77777777">
        <w:trPr>
          <w:trHeight w:val="48"/>
          <w:del w:id="191"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08191D91" w14:textId="77777777" w:rsidR="00622BE4" w:rsidRDefault="007319DD">
            <w:pPr>
              <w:pStyle w:val="Default"/>
              <w:spacing w:before="40" w:after="40"/>
              <w:rPr>
                <w:del w:id="192" w:author="Zeal Harizulhaq" w:date="2026-09-25T21:07:00Z" w16du:dateUtc="2026-09-26T01:07:00Z"/>
                <w:rFonts w:ascii="Arial" w:hAnsi="Arial" w:cs="Arial"/>
                <w:sz w:val="18"/>
                <w:szCs w:val="18"/>
              </w:rPr>
            </w:pPr>
            <w:del w:id="193" w:author="Zeal Harizulhaq" w:date="2026-09-25T21:07:00Z" w16du:dateUtc="2026-09-26T01:07:00Z">
              <w:r>
                <w:rPr>
                  <w:rFonts w:ascii="Arial" w:hAnsi="Arial" w:cs="Arial"/>
                  <w:sz w:val="18"/>
                  <w:szCs w:val="18"/>
                </w:rPr>
                <w:delText xml:space="preserve">Eligibility criteria </w:delText>
              </w:r>
            </w:del>
          </w:p>
        </w:tc>
        <w:tc>
          <w:tcPr>
            <w:tcW w:w="587" w:type="dxa"/>
            <w:tcBorders>
              <w:top w:val="single" w:sz="4" w:space="0" w:color="000000"/>
              <w:left w:val="single" w:sz="4" w:space="0" w:color="000000"/>
              <w:bottom w:val="single" w:sz="4" w:space="0" w:color="000000"/>
              <w:right w:val="single" w:sz="4" w:space="0" w:color="000000"/>
            </w:tcBorders>
          </w:tcPr>
          <w:p w14:paraId="46900756" w14:textId="77777777" w:rsidR="00622BE4" w:rsidRDefault="007319DD">
            <w:pPr>
              <w:pStyle w:val="Default"/>
              <w:spacing w:before="40" w:after="40"/>
              <w:jc w:val="right"/>
              <w:rPr>
                <w:del w:id="194" w:author="Zeal Harizulhaq" w:date="2026-09-25T21:07:00Z" w16du:dateUtc="2026-09-26T01:07:00Z"/>
                <w:rFonts w:ascii="Arial" w:hAnsi="Arial" w:cs="Arial"/>
                <w:sz w:val="18"/>
                <w:szCs w:val="18"/>
              </w:rPr>
            </w:pPr>
            <w:del w:id="195" w:author="Zeal Harizulhaq" w:date="2026-09-25T21:07:00Z" w16du:dateUtc="2026-09-26T01:07:00Z">
              <w:r>
                <w:rPr>
                  <w:rFonts w:ascii="Arial" w:hAnsi="Arial" w:cs="Arial"/>
                  <w:sz w:val="18"/>
                  <w:szCs w:val="18"/>
                </w:rPr>
                <w:delText>5</w:delText>
              </w:r>
            </w:del>
          </w:p>
        </w:tc>
        <w:tc>
          <w:tcPr>
            <w:tcW w:w="11745" w:type="dxa"/>
            <w:tcBorders>
              <w:top w:val="single" w:sz="4" w:space="0" w:color="000000"/>
              <w:left w:val="single" w:sz="4" w:space="0" w:color="000000"/>
              <w:bottom w:val="single" w:sz="4" w:space="0" w:color="000000"/>
              <w:right w:val="single" w:sz="4" w:space="0" w:color="000000"/>
            </w:tcBorders>
          </w:tcPr>
          <w:p w14:paraId="1E7648E8" w14:textId="77777777" w:rsidR="00622BE4" w:rsidRDefault="007319DD">
            <w:pPr>
              <w:pStyle w:val="Default"/>
              <w:spacing w:before="40" w:after="40"/>
              <w:rPr>
                <w:del w:id="196" w:author="Zeal Harizulhaq" w:date="2026-09-25T21:07:00Z" w16du:dateUtc="2026-09-26T01:07:00Z"/>
                <w:rFonts w:ascii="Arial" w:hAnsi="Arial" w:cs="Arial"/>
                <w:sz w:val="18"/>
                <w:szCs w:val="18"/>
              </w:rPr>
            </w:pPr>
            <w:del w:id="197" w:author="Zeal Harizulhaq" w:date="2026-09-25T21:07:00Z" w16du:dateUtc="2026-09-26T01:07:00Z">
              <w:r>
                <w:rPr>
                  <w:rFonts w:ascii="Arial" w:hAnsi="Arial" w:cs="Arial"/>
                  <w:sz w:val="18"/>
                  <w:szCs w:val="18"/>
                </w:rPr>
                <w:delText>Specify the inclusion and exclusion criteria for the review and how studies were grouped for the syntheses.</w:delText>
              </w:r>
            </w:del>
          </w:p>
        </w:tc>
        <w:tc>
          <w:tcPr>
            <w:tcW w:w="1200" w:type="dxa"/>
            <w:tcBorders>
              <w:top w:val="single" w:sz="4" w:space="0" w:color="000000"/>
              <w:left w:val="single" w:sz="4" w:space="0" w:color="000000"/>
              <w:bottom w:val="single" w:sz="4" w:space="0" w:color="000000"/>
              <w:right w:val="single" w:sz="4" w:space="0" w:color="000000"/>
            </w:tcBorders>
          </w:tcPr>
          <w:p w14:paraId="3AD7BDE1" w14:textId="77777777" w:rsidR="00622BE4" w:rsidRDefault="007319DD">
            <w:pPr>
              <w:pStyle w:val="Default"/>
              <w:spacing w:before="40" w:after="40"/>
              <w:rPr>
                <w:del w:id="198" w:author="Zeal Harizulhaq" w:date="2026-09-25T21:07:00Z" w16du:dateUtc="2026-09-26T01:07:00Z"/>
                <w:rFonts w:ascii="Arial" w:hAnsi="Arial" w:cs="Arial"/>
                <w:color w:val="auto"/>
                <w:sz w:val="18"/>
                <w:szCs w:val="18"/>
                <w:lang w:val="en-US" w:eastAsia="zh-CN"/>
              </w:rPr>
            </w:pPr>
            <w:del w:id="199" w:author="Zeal Harizulhaq" w:date="2026-09-25T21:07:00Z" w16du:dateUtc="2026-09-26T01:07:00Z">
              <w:r>
                <w:rPr>
                  <w:rFonts w:ascii="Arial" w:hAnsi="Arial" w:cs="Arial" w:hint="eastAsia"/>
                  <w:color w:val="auto"/>
                  <w:sz w:val="18"/>
                  <w:szCs w:val="18"/>
                  <w:lang w:val="en-US" w:eastAsia="zh-CN"/>
                </w:rPr>
                <w:delText>Page 3-4</w:delText>
              </w:r>
            </w:del>
          </w:p>
        </w:tc>
      </w:tr>
      <w:tr w:rsidR="00622BE4" w14:paraId="6324498D" w14:textId="77777777">
        <w:trPr>
          <w:trHeight w:val="191"/>
          <w:del w:id="200"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60637E3D" w14:textId="77777777" w:rsidR="00622BE4" w:rsidRDefault="007319DD">
            <w:pPr>
              <w:pStyle w:val="Default"/>
              <w:spacing w:before="40" w:after="40"/>
              <w:rPr>
                <w:del w:id="201" w:author="Zeal Harizulhaq" w:date="2026-09-25T21:07:00Z" w16du:dateUtc="2026-09-26T01:07:00Z"/>
                <w:rFonts w:ascii="Arial" w:hAnsi="Arial" w:cs="Arial"/>
                <w:sz w:val="18"/>
                <w:szCs w:val="18"/>
              </w:rPr>
            </w:pPr>
            <w:del w:id="202" w:author="Zeal Harizulhaq" w:date="2026-09-25T21:07:00Z" w16du:dateUtc="2026-09-26T01:07:00Z">
              <w:r>
                <w:rPr>
                  <w:rFonts w:ascii="Arial" w:hAnsi="Arial" w:cs="Arial"/>
                  <w:sz w:val="18"/>
                  <w:szCs w:val="18"/>
                </w:rPr>
                <w:delText xml:space="preserve">Information sources </w:delText>
              </w:r>
            </w:del>
          </w:p>
        </w:tc>
        <w:tc>
          <w:tcPr>
            <w:tcW w:w="587" w:type="dxa"/>
            <w:tcBorders>
              <w:top w:val="single" w:sz="4" w:space="0" w:color="000000"/>
              <w:left w:val="single" w:sz="4" w:space="0" w:color="000000"/>
              <w:bottom w:val="single" w:sz="4" w:space="0" w:color="000000"/>
              <w:right w:val="single" w:sz="4" w:space="0" w:color="000000"/>
            </w:tcBorders>
          </w:tcPr>
          <w:p w14:paraId="63EEDBE7" w14:textId="77777777" w:rsidR="00622BE4" w:rsidRDefault="007319DD">
            <w:pPr>
              <w:pStyle w:val="Default"/>
              <w:spacing w:before="40" w:after="40"/>
              <w:jc w:val="right"/>
              <w:rPr>
                <w:del w:id="203" w:author="Zeal Harizulhaq" w:date="2026-09-25T21:07:00Z" w16du:dateUtc="2026-09-26T01:07:00Z"/>
                <w:rFonts w:ascii="Arial" w:hAnsi="Arial" w:cs="Arial"/>
                <w:sz w:val="18"/>
                <w:szCs w:val="18"/>
              </w:rPr>
            </w:pPr>
            <w:del w:id="204" w:author="Zeal Harizulhaq" w:date="2026-09-25T21:07:00Z" w16du:dateUtc="2026-09-26T01:07:00Z">
              <w:r>
                <w:rPr>
                  <w:rFonts w:ascii="Arial" w:hAnsi="Arial" w:cs="Arial"/>
                  <w:sz w:val="18"/>
                  <w:szCs w:val="18"/>
                </w:rPr>
                <w:delText>6</w:delText>
              </w:r>
            </w:del>
          </w:p>
        </w:tc>
        <w:tc>
          <w:tcPr>
            <w:tcW w:w="11745" w:type="dxa"/>
            <w:tcBorders>
              <w:top w:val="single" w:sz="4" w:space="0" w:color="000000"/>
              <w:left w:val="single" w:sz="4" w:space="0" w:color="000000"/>
              <w:bottom w:val="single" w:sz="4" w:space="0" w:color="000000"/>
              <w:right w:val="single" w:sz="4" w:space="0" w:color="000000"/>
            </w:tcBorders>
          </w:tcPr>
          <w:p w14:paraId="5D7707E1" w14:textId="77777777" w:rsidR="00622BE4" w:rsidRDefault="007319DD">
            <w:pPr>
              <w:pStyle w:val="Default"/>
              <w:spacing w:before="40" w:after="40"/>
              <w:rPr>
                <w:del w:id="205" w:author="Zeal Harizulhaq" w:date="2026-09-25T21:07:00Z" w16du:dateUtc="2026-09-26T01:07:00Z"/>
                <w:rFonts w:ascii="Arial" w:hAnsi="Arial" w:cs="Arial"/>
                <w:sz w:val="18"/>
                <w:szCs w:val="18"/>
              </w:rPr>
            </w:pPr>
            <w:del w:id="206" w:author="Zeal Harizulhaq" w:date="2026-09-25T21:07:00Z" w16du:dateUtc="2026-09-26T01:07:00Z">
              <w:r>
                <w:rPr>
                  <w:rFonts w:ascii="Arial" w:hAnsi="Arial" w:cs="Arial"/>
                  <w:sz w:val="18"/>
                  <w:szCs w:val="18"/>
                </w:rPr>
                <w:delText>Specify all databases, registers, websites, organisations, reference lists and other sources searched or consulted to identify studies. Specify the date when each source was last searched or consulted.</w:delText>
              </w:r>
            </w:del>
          </w:p>
        </w:tc>
        <w:tc>
          <w:tcPr>
            <w:tcW w:w="1200" w:type="dxa"/>
            <w:tcBorders>
              <w:top w:val="single" w:sz="4" w:space="0" w:color="000000"/>
              <w:left w:val="single" w:sz="4" w:space="0" w:color="000000"/>
              <w:bottom w:val="single" w:sz="4" w:space="0" w:color="000000"/>
              <w:right w:val="single" w:sz="4" w:space="0" w:color="000000"/>
            </w:tcBorders>
          </w:tcPr>
          <w:p w14:paraId="3A763036" w14:textId="77777777" w:rsidR="00622BE4" w:rsidRDefault="007319DD">
            <w:pPr>
              <w:pStyle w:val="Default"/>
              <w:spacing w:before="40" w:after="40"/>
              <w:rPr>
                <w:del w:id="207" w:author="Zeal Harizulhaq" w:date="2026-09-25T21:07:00Z" w16du:dateUtc="2026-09-26T01:07:00Z"/>
                <w:rFonts w:ascii="Arial" w:hAnsi="Arial" w:cs="Arial"/>
                <w:color w:val="auto"/>
                <w:sz w:val="18"/>
                <w:szCs w:val="18"/>
                <w:lang w:val="en-US"/>
              </w:rPr>
            </w:pPr>
            <w:del w:id="208" w:author="Zeal Harizulhaq" w:date="2026-09-25T21:07:00Z" w16du:dateUtc="2026-09-26T01:07:00Z">
              <w:r>
                <w:rPr>
                  <w:rFonts w:ascii="Arial" w:hAnsi="Arial" w:cs="Arial" w:hint="eastAsia"/>
                  <w:color w:val="auto"/>
                  <w:sz w:val="18"/>
                  <w:szCs w:val="18"/>
                  <w:lang w:val="en-US" w:eastAsia="zh-CN"/>
                </w:rPr>
                <w:delText>Page 3-4</w:delText>
              </w:r>
            </w:del>
          </w:p>
        </w:tc>
      </w:tr>
      <w:tr w:rsidR="00622BE4" w14:paraId="1C273377" w14:textId="77777777">
        <w:trPr>
          <w:trHeight w:val="48"/>
          <w:del w:id="209"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0226A06F" w14:textId="77777777" w:rsidR="00622BE4" w:rsidRDefault="007319DD">
            <w:pPr>
              <w:pStyle w:val="Default"/>
              <w:spacing w:before="40" w:after="40"/>
              <w:rPr>
                <w:del w:id="210" w:author="Zeal Harizulhaq" w:date="2026-09-25T21:07:00Z" w16du:dateUtc="2026-09-26T01:07:00Z"/>
                <w:rFonts w:ascii="Arial" w:hAnsi="Arial" w:cs="Arial"/>
                <w:sz w:val="18"/>
                <w:szCs w:val="18"/>
              </w:rPr>
            </w:pPr>
            <w:del w:id="211" w:author="Zeal Harizulhaq" w:date="2026-09-25T21:07:00Z" w16du:dateUtc="2026-09-26T01:07:00Z">
              <w:r>
                <w:rPr>
                  <w:rFonts w:ascii="Arial" w:hAnsi="Arial" w:cs="Arial"/>
                  <w:sz w:val="18"/>
                  <w:szCs w:val="18"/>
                </w:rPr>
                <w:delText>Search strategy</w:delText>
              </w:r>
            </w:del>
          </w:p>
        </w:tc>
        <w:tc>
          <w:tcPr>
            <w:tcW w:w="587" w:type="dxa"/>
            <w:tcBorders>
              <w:top w:val="single" w:sz="4" w:space="0" w:color="000000"/>
              <w:left w:val="single" w:sz="4" w:space="0" w:color="000000"/>
              <w:bottom w:val="single" w:sz="4" w:space="0" w:color="000000"/>
              <w:right w:val="single" w:sz="4" w:space="0" w:color="000000"/>
            </w:tcBorders>
          </w:tcPr>
          <w:p w14:paraId="1EE57F9E" w14:textId="77777777" w:rsidR="00622BE4" w:rsidRDefault="007319DD">
            <w:pPr>
              <w:pStyle w:val="Default"/>
              <w:spacing w:before="40" w:after="40"/>
              <w:jc w:val="right"/>
              <w:rPr>
                <w:del w:id="212" w:author="Zeal Harizulhaq" w:date="2026-09-25T21:07:00Z" w16du:dateUtc="2026-09-26T01:07:00Z"/>
                <w:rFonts w:ascii="Arial" w:hAnsi="Arial" w:cs="Arial"/>
                <w:sz w:val="18"/>
                <w:szCs w:val="18"/>
              </w:rPr>
            </w:pPr>
            <w:del w:id="213" w:author="Zeal Harizulhaq" w:date="2026-09-25T21:07:00Z" w16du:dateUtc="2026-09-26T01:07:00Z">
              <w:r>
                <w:rPr>
                  <w:rFonts w:ascii="Arial" w:hAnsi="Arial" w:cs="Arial"/>
                  <w:sz w:val="18"/>
                  <w:szCs w:val="18"/>
                </w:rPr>
                <w:delText>7</w:delText>
              </w:r>
            </w:del>
          </w:p>
        </w:tc>
        <w:tc>
          <w:tcPr>
            <w:tcW w:w="11745" w:type="dxa"/>
            <w:tcBorders>
              <w:top w:val="single" w:sz="4" w:space="0" w:color="000000"/>
              <w:left w:val="single" w:sz="4" w:space="0" w:color="000000"/>
              <w:bottom w:val="single" w:sz="4" w:space="0" w:color="000000"/>
              <w:right w:val="single" w:sz="4" w:space="0" w:color="000000"/>
            </w:tcBorders>
          </w:tcPr>
          <w:p w14:paraId="655D9A34" w14:textId="77777777" w:rsidR="00622BE4" w:rsidRDefault="007319DD">
            <w:pPr>
              <w:pStyle w:val="Default"/>
              <w:spacing w:before="40" w:after="40"/>
              <w:rPr>
                <w:del w:id="214" w:author="Zeal Harizulhaq" w:date="2026-09-25T21:07:00Z" w16du:dateUtc="2026-09-26T01:07:00Z"/>
                <w:rFonts w:ascii="Arial" w:hAnsi="Arial" w:cs="Arial"/>
                <w:sz w:val="18"/>
                <w:szCs w:val="18"/>
              </w:rPr>
            </w:pPr>
            <w:del w:id="215" w:author="Zeal Harizulhaq" w:date="2026-09-25T21:07:00Z" w16du:dateUtc="2026-09-26T01:07:00Z">
              <w:r>
                <w:rPr>
                  <w:rFonts w:ascii="Arial" w:hAnsi="Arial" w:cs="Arial"/>
                  <w:sz w:val="18"/>
                  <w:szCs w:val="18"/>
                </w:rPr>
                <w:delText>Present the full search strategies for all databases, registers and websites, including any filters and limits used.</w:delText>
              </w:r>
            </w:del>
          </w:p>
        </w:tc>
        <w:tc>
          <w:tcPr>
            <w:tcW w:w="1200" w:type="dxa"/>
            <w:tcBorders>
              <w:top w:val="single" w:sz="4" w:space="0" w:color="000000"/>
              <w:left w:val="single" w:sz="4" w:space="0" w:color="000000"/>
              <w:bottom w:val="single" w:sz="4" w:space="0" w:color="000000"/>
              <w:right w:val="single" w:sz="4" w:space="0" w:color="000000"/>
            </w:tcBorders>
          </w:tcPr>
          <w:p w14:paraId="52F1AA83" w14:textId="77777777" w:rsidR="00622BE4" w:rsidRDefault="007319DD">
            <w:pPr>
              <w:pStyle w:val="Default"/>
              <w:spacing w:before="40" w:after="40"/>
              <w:rPr>
                <w:del w:id="216" w:author="Zeal Harizulhaq" w:date="2026-09-25T21:07:00Z" w16du:dateUtc="2026-09-26T01:07:00Z"/>
                <w:rFonts w:ascii="Arial" w:hAnsi="Arial" w:cs="Arial"/>
                <w:color w:val="auto"/>
                <w:sz w:val="18"/>
                <w:szCs w:val="18"/>
                <w:lang w:val="en-US"/>
              </w:rPr>
            </w:pPr>
            <w:del w:id="217" w:author="Zeal Harizulhaq" w:date="2026-09-25T21:07:00Z" w16du:dateUtc="2026-09-26T01:07:00Z">
              <w:r>
                <w:rPr>
                  <w:rFonts w:ascii="Arial" w:hAnsi="Arial" w:cs="Arial" w:hint="eastAsia"/>
                  <w:color w:val="auto"/>
                  <w:sz w:val="18"/>
                  <w:szCs w:val="18"/>
                  <w:lang w:val="en-US" w:eastAsia="zh-CN"/>
                </w:rPr>
                <w:delText>Page 3-4</w:delText>
              </w:r>
            </w:del>
          </w:p>
        </w:tc>
      </w:tr>
      <w:tr w:rsidR="00622BE4" w14:paraId="506FD949" w14:textId="77777777">
        <w:trPr>
          <w:trHeight w:val="48"/>
          <w:del w:id="218"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26EE27D6" w14:textId="77777777" w:rsidR="00622BE4" w:rsidRDefault="007319DD">
            <w:pPr>
              <w:pStyle w:val="Default"/>
              <w:spacing w:before="40" w:after="40"/>
              <w:rPr>
                <w:del w:id="219" w:author="Zeal Harizulhaq" w:date="2026-09-25T21:07:00Z" w16du:dateUtc="2026-09-26T01:07:00Z"/>
                <w:rFonts w:ascii="Arial" w:hAnsi="Arial" w:cs="Arial"/>
                <w:sz w:val="18"/>
                <w:szCs w:val="18"/>
              </w:rPr>
            </w:pPr>
            <w:del w:id="220" w:author="Zeal Harizulhaq" w:date="2026-09-25T21:07:00Z" w16du:dateUtc="2026-09-26T01:07:00Z">
              <w:r>
                <w:rPr>
                  <w:rFonts w:ascii="Arial" w:hAnsi="Arial" w:cs="Arial"/>
                  <w:sz w:val="18"/>
                  <w:szCs w:val="18"/>
                </w:rPr>
                <w:delText>Selection process</w:delText>
              </w:r>
            </w:del>
          </w:p>
        </w:tc>
        <w:tc>
          <w:tcPr>
            <w:tcW w:w="587" w:type="dxa"/>
            <w:tcBorders>
              <w:top w:val="single" w:sz="4" w:space="0" w:color="000000"/>
              <w:left w:val="single" w:sz="4" w:space="0" w:color="000000"/>
              <w:bottom w:val="single" w:sz="4" w:space="0" w:color="000000"/>
              <w:right w:val="single" w:sz="4" w:space="0" w:color="000000"/>
            </w:tcBorders>
          </w:tcPr>
          <w:p w14:paraId="197AFAC9" w14:textId="77777777" w:rsidR="00622BE4" w:rsidRDefault="007319DD">
            <w:pPr>
              <w:pStyle w:val="Default"/>
              <w:spacing w:before="40" w:after="40"/>
              <w:jc w:val="right"/>
              <w:rPr>
                <w:del w:id="221" w:author="Zeal Harizulhaq" w:date="2026-09-25T21:07:00Z" w16du:dateUtc="2026-09-26T01:07:00Z"/>
                <w:rFonts w:ascii="Arial" w:hAnsi="Arial" w:cs="Arial"/>
                <w:sz w:val="18"/>
                <w:szCs w:val="18"/>
              </w:rPr>
            </w:pPr>
            <w:del w:id="222" w:author="Zeal Harizulhaq" w:date="2026-09-25T21:07:00Z" w16du:dateUtc="2026-09-26T01:07:00Z">
              <w:r>
                <w:rPr>
                  <w:rFonts w:ascii="Arial" w:hAnsi="Arial" w:cs="Arial"/>
                  <w:sz w:val="18"/>
                  <w:szCs w:val="18"/>
                </w:rPr>
                <w:delText>8</w:delText>
              </w:r>
            </w:del>
          </w:p>
        </w:tc>
        <w:tc>
          <w:tcPr>
            <w:tcW w:w="11745" w:type="dxa"/>
            <w:tcBorders>
              <w:top w:val="single" w:sz="4" w:space="0" w:color="000000"/>
              <w:left w:val="single" w:sz="4" w:space="0" w:color="000000"/>
              <w:bottom w:val="single" w:sz="4" w:space="0" w:color="000000"/>
              <w:right w:val="single" w:sz="4" w:space="0" w:color="000000"/>
            </w:tcBorders>
          </w:tcPr>
          <w:p w14:paraId="1DF3B3C8" w14:textId="77777777" w:rsidR="00622BE4" w:rsidRDefault="007319DD">
            <w:pPr>
              <w:pStyle w:val="Default"/>
              <w:spacing w:before="40" w:after="40"/>
              <w:rPr>
                <w:del w:id="223" w:author="Zeal Harizulhaq" w:date="2026-09-25T21:07:00Z" w16du:dateUtc="2026-09-26T01:07:00Z"/>
                <w:rFonts w:ascii="Arial" w:hAnsi="Arial" w:cs="Arial"/>
                <w:sz w:val="18"/>
                <w:szCs w:val="18"/>
              </w:rPr>
            </w:pPr>
            <w:del w:id="224" w:author="Zeal Harizulhaq" w:date="2026-09-25T21:07:00Z" w16du:dateUtc="2026-09-26T01:07:00Z">
              <w:r>
                <w:rPr>
                  <w:rFonts w:ascii="Arial" w:hAnsi="Arial" w:cs="Arial"/>
                  <w:sz w:val="18"/>
                  <w:szCs w:val="18"/>
                </w:rPr>
                <w:delText>Specify the methods used to decide whether a study met the inclusion criteria of the review, including how many reviewers screened each record and each report retrieved, whether they worked independently, and if applicable, details of automation tools used in the process.</w:delText>
              </w:r>
            </w:del>
          </w:p>
        </w:tc>
        <w:tc>
          <w:tcPr>
            <w:tcW w:w="1200" w:type="dxa"/>
            <w:tcBorders>
              <w:top w:val="single" w:sz="4" w:space="0" w:color="000000"/>
              <w:left w:val="single" w:sz="4" w:space="0" w:color="000000"/>
              <w:bottom w:val="single" w:sz="4" w:space="0" w:color="000000"/>
              <w:right w:val="single" w:sz="4" w:space="0" w:color="000000"/>
            </w:tcBorders>
          </w:tcPr>
          <w:p w14:paraId="2944D36E" w14:textId="77777777" w:rsidR="00622BE4" w:rsidRDefault="007319DD">
            <w:pPr>
              <w:pStyle w:val="Default"/>
              <w:spacing w:before="40" w:after="40"/>
              <w:rPr>
                <w:del w:id="225" w:author="Zeal Harizulhaq" w:date="2026-09-25T21:07:00Z" w16du:dateUtc="2026-09-26T01:07:00Z"/>
                <w:rFonts w:ascii="Arial" w:hAnsi="Arial" w:cs="Arial"/>
                <w:color w:val="auto"/>
                <w:sz w:val="18"/>
                <w:szCs w:val="18"/>
                <w:lang w:val="en-US"/>
              </w:rPr>
            </w:pPr>
            <w:del w:id="226" w:author="Zeal Harizulhaq" w:date="2026-09-25T21:07:00Z" w16du:dateUtc="2026-09-26T01:07:00Z">
              <w:r>
                <w:rPr>
                  <w:rFonts w:ascii="Arial" w:hAnsi="Arial" w:cs="Arial" w:hint="eastAsia"/>
                  <w:color w:val="auto"/>
                  <w:sz w:val="18"/>
                  <w:szCs w:val="18"/>
                  <w:lang w:val="en-US" w:eastAsia="zh-CN"/>
                </w:rPr>
                <w:delText>Page 3-5</w:delText>
              </w:r>
            </w:del>
          </w:p>
        </w:tc>
      </w:tr>
      <w:tr w:rsidR="00622BE4" w14:paraId="53F41307" w14:textId="77777777">
        <w:trPr>
          <w:trHeight w:val="152"/>
          <w:del w:id="227"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6DEF9371" w14:textId="77777777" w:rsidR="00622BE4" w:rsidRDefault="007319DD">
            <w:pPr>
              <w:pStyle w:val="Default"/>
              <w:spacing w:before="40" w:after="40"/>
              <w:rPr>
                <w:del w:id="228" w:author="Zeal Harizulhaq" w:date="2026-09-25T21:07:00Z" w16du:dateUtc="2026-09-26T01:07:00Z"/>
                <w:rFonts w:ascii="Arial" w:hAnsi="Arial" w:cs="Arial"/>
                <w:sz w:val="18"/>
                <w:szCs w:val="18"/>
              </w:rPr>
            </w:pPr>
            <w:del w:id="229" w:author="Zeal Harizulhaq" w:date="2026-09-25T21:07:00Z" w16du:dateUtc="2026-09-26T01:07:00Z">
              <w:r>
                <w:rPr>
                  <w:rFonts w:ascii="Arial" w:hAnsi="Arial" w:cs="Arial"/>
                  <w:sz w:val="18"/>
                  <w:szCs w:val="18"/>
                </w:rPr>
                <w:delText xml:space="preserve">Data collection process </w:delText>
              </w:r>
            </w:del>
          </w:p>
        </w:tc>
        <w:tc>
          <w:tcPr>
            <w:tcW w:w="587" w:type="dxa"/>
            <w:tcBorders>
              <w:top w:val="single" w:sz="4" w:space="0" w:color="000000"/>
              <w:left w:val="single" w:sz="4" w:space="0" w:color="000000"/>
              <w:bottom w:val="single" w:sz="4" w:space="0" w:color="000000"/>
              <w:right w:val="single" w:sz="4" w:space="0" w:color="000000"/>
            </w:tcBorders>
          </w:tcPr>
          <w:p w14:paraId="1AF852A9" w14:textId="77777777" w:rsidR="00622BE4" w:rsidRDefault="007319DD">
            <w:pPr>
              <w:pStyle w:val="Default"/>
              <w:spacing w:before="40" w:after="40"/>
              <w:jc w:val="right"/>
              <w:rPr>
                <w:del w:id="230" w:author="Zeal Harizulhaq" w:date="2026-09-25T21:07:00Z" w16du:dateUtc="2026-09-26T01:07:00Z"/>
                <w:rFonts w:ascii="Arial" w:hAnsi="Arial" w:cs="Arial"/>
                <w:sz w:val="18"/>
                <w:szCs w:val="18"/>
              </w:rPr>
            </w:pPr>
            <w:del w:id="231" w:author="Zeal Harizulhaq" w:date="2026-09-25T21:07:00Z" w16du:dateUtc="2026-09-26T01:07:00Z">
              <w:r>
                <w:rPr>
                  <w:rFonts w:ascii="Arial" w:hAnsi="Arial" w:cs="Arial"/>
                  <w:sz w:val="18"/>
                  <w:szCs w:val="18"/>
                </w:rPr>
                <w:delText>9</w:delText>
              </w:r>
            </w:del>
          </w:p>
        </w:tc>
        <w:tc>
          <w:tcPr>
            <w:tcW w:w="11745" w:type="dxa"/>
            <w:tcBorders>
              <w:top w:val="single" w:sz="4" w:space="0" w:color="000000"/>
              <w:left w:val="single" w:sz="4" w:space="0" w:color="000000"/>
              <w:bottom w:val="single" w:sz="4" w:space="0" w:color="000000"/>
              <w:right w:val="single" w:sz="4" w:space="0" w:color="000000"/>
            </w:tcBorders>
          </w:tcPr>
          <w:p w14:paraId="4387D391" w14:textId="77777777" w:rsidR="00622BE4" w:rsidRDefault="007319DD">
            <w:pPr>
              <w:pStyle w:val="Default"/>
              <w:spacing w:before="40" w:after="40"/>
              <w:rPr>
                <w:del w:id="232" w:author="Zeal Harizulhaq" w:date="2026-09-25T21:07:00Z" w16du:dateUtc="2026-09-26T01:07:00Z"/>
                <w:rFonts w:ascii="Arial" w:hAnsi="Arial" w:cs="Arial"/>
                <w:sz w:val="18"/>
                <w:szCs w:val="18"/>
              </w:rPr>
            </w:pPr>
            <w:del w:id="233" w:author="Zeal Harizulhaq" w:date="2026-09-25T21:07:00Z" w16du:dateUtc="2026-09-26T01:07:00Z">
              <w:r>
                <w:rPr>
                  <w:rFonts w:ascii="Arial" w:hAnsi="Arial" w:cs="Arial"/>
                  <w:sz w:val="18"/>
                  <w:szCs w:val="18"/>
                </w:rPr>
                <w:delTex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delText>
              </w:r>
            </w:del>
          </w:p>
        </w:tc>
        <w:tc>
          <w:tcPr>
            <w:tcW w:w="1200" w:type="dxa"/>
            <w:tcBorders>
              <w:top w:val="single" w:sz="4" w:space="0" w:color="000000"/>
              <w:left w:val="single" w:sz="4" w:space="0" w:color="000000"/>
              <w:bottom w:val="single" w:sz="4" w:space="0" w:color="000000"/>
              <w:right w:val="single" w:sz="4" w:space="0" w:color="000000"/>
            </w:tcBorders>
          </w:tcPr>
          <w:p w14:paraId="4CCC4807" w14:textId="77777777" w:rsidR="00622BE4" w:rsidRDefault="007319DD">
            <w:pPr>
              <w:pStyle w:val="Default"/>
              <w:spacing w:before="40" w:after="40"/>
              <w:rPr>
                <w:del w:id="234" w:author="Zeal Harizulhaq" w:date="2026-09-25T21:07:00Z" w16du:dateUtc="2026-09-26T01:07:00Z"/>
                <w:rFonts w:ascii="Arial" w:hAnsi="Arial" w:cs="Arial"/>
                <w:color w:val="auto"/>
                <w:sz w:val="18"/>
                <w:szCs w:val="18"/>
                <w:lang w:val="en-US"/>
              </w:rPr>
            </w:pPr>
            <w:del w:id="235" w:author="Zeal Harizulhaq" w:date="2026-09-25T21:07:00Z" w16du:dateUtc="2026-09-26T01:07:00Z">
              <w:r>
                <w:rPr>
                  <w:rFonts w:ascii="Arial" w:hAnsi="Arial" w:cs="Arial" w:hint="eastAsia"/>
                  <w:color w:val="auto"/>
                  <w:sz w:val="18"/>
                  <w:szCs w:val="18"/>
                  <w:lang w:val="en-US" w:eastAsia="zh-CN"/>
                </w:rPr>
                <w:delText>Page 3-5</w:delText>
              </w:r>
            </w:del>
          </w:p>
        </w:tc>
      </w:tr>
      <w:tr w:rsidR="00622BE4" w14:paraId="023D71EF" w14:textId="77777777">
        <w:trPr>
          <w:trHeight w:val="48"/>
          <w:del w:id="236" w:author="Zeal Harizulhaq" w:date="2026-09-25T21:07:00Z" w16du:dateUtc="2026-09-26T01:07:00Z"/>
        </w:trPr>
        <w:tc>
          <w:tcPr>
            <w:tcW w:w="1668" w:type="dxa"/>
            <w:vMerge w:val="restart"/>
            <w:tcBorders>
              <w:top w:val="single" w:sz="4" w:space="0" w:color="000000"/>
              <w:left w:val="single" w:sz="4" w:space="0" w:color="000000"/>
              <w:right w:val="single" w:sz="4" w:space="0" w:color="000000"/>
            </w:tcBorders>
          </w:tcPr>
          <w:p w14:paraId="558ACF41" w14:textId="77777777" w:rsidR="00622BE4" w:rsidRDefault="007319DD">
            <w:pPr>
              <w:pStyle w:val="Default"/>
              <w:spacing w:before="40" w:after="40"/>
              <w:rPr>
                <w:del w:id="237" w:author="Zeal Harizulhaq" w:date="2026-09-25T21:07:00Z" w16du:dateUtc="2026-09-26T01:07:00Z"/>
                <w:rFonts w:ascii="Arial" w:hAnsi="Arial" w:cs="Arial"/>
                <w:sz w:val="18"/>
                <w:szCs w:val="18"/>
              </w:rPr>
            </w:pPr>
            <w:del w:id="238" w:author="Zeal Harizulhaq" w:date="2026-09-25T21:07:00Z" w16du:dateUtc="2026-09-26T01:07:00Z">
              <w:r>
                <w:rPr>
                  <w:rFonts w:ascii="Arial" w:hAnsi="Arial" w:cs="Arial"/>
                  <w:sz w:val="18"/>
                  <w:szCs w:val="18"/>
                </w:rPr>
                <w:delText xml:space="preserve">Data items </w:delText>
              </w:r>
            </w:del>
          </w:p>
        </w:tc>
        <w:tc>
          <w:tcPr>
            <w:tcW w:w="587" w:type="dxa"/>
            <w:tcBorders>
              <w:top w:val="single" w:sz="4" w:space="0" w:color="000000"/>
              <w:left w:val="single" w:sz="4" w:space="0" w:color="000000"/>
              <w:bottom w:val="single" w:sz="4" w:space="0" w:color="000000"/>
              <w:right w:val="single" w:sz="4" w:space="0" w:color="000000"/>
            </w:tcBorders>
          </w:tcPr>
          <w:p w14:paraId="493DD70A" w14:textId="77777777" w:rsidR="00622BE4" w:rsidRDefault="007319DD">
            <w:pPr>
              <w:pStyle w:val="Default"/>
              <w:spacing w:before="40" w:after="40"/>
              <w:jc w:val="right"/>
              <w:rPr>
                <w:del w:id="239" w:author="Zeal Harizulhaq" w:date="2026-09-25T21:07:00Z" w16du:dateUtc="2026-09-26T01:07:00Z"/>
                <w:rFonts w:ascii="Arial" w:hAnsi="Arial" w:cs="Arial"/>
                <w:sz w:val="18"/>
                <w:szCs w:val="18"/>
              </w:rPr>
            </w:pPr>
            <w:del w:id="240" w:author="Zeal Harizulhaq" w:date="2026-09-25T21:07:00Z" w16du:dateUtc="2026-09-26T01:07:00Z">
              <w:r>
                <w:rPr>
                  <w:rFonts w:ascii="Arial" w:hAnsi="Arial" w:cs="Arial"/>
                  <w:sz w:val="18"/>
                  <w:szCs w:val="18"/>
                </w:rPr>
                <w:delText>10a</w:delText>
              </w:r>
            </w:del>
          </w:p>
        </w:tc>
        <w:tc>
          <w:tcPr>
            <w:tcW w:w="11745" w:type="dxa"/>
            <w:tcBorders>
              <w:top w:val="single" w:sz="4" w:space="0" w:color="000000"/>
              <w:left w:val="single" w:sz="4" w:space="0" w:color="000000"/>
              <w:bottom w:val="single" w:sz="4" w:space="0" w:color="000000"/>
              <w:right w:val="single" w:sz="4" w:space="0" w:color="000000"/>
            </w:tcBorders>
          </w:tcPr>
          <w:p w14:paraId="646F8015" w14:textId="77777777" w:rsidR="00622BE4" w:rsidRDefault="007319DD">
            <w:pPr>
              <w:pStyle w:val="Default"/>
              <w:spacing w:before="40" w:after="40"/>
              <w:rPr>
                <w:del w:id="241" w:author="Zeal Harizulhaq" w:date="2026-09-25T21:07:00Z" w16du:dateUtc="2026-09-26T01:07:00Z"/>
                <w:rFonts w:ascii="Arial" w:hAnsi="Arial" w:cs="Arial"/>
                <w:sz w:val="18"/>
                <w:szCs w:val="18"/>
              </w:rPr>
            </w:pPr>
            <w:del w:id="242" w:author="Zeal Harizulhaq" w:date="2026-09-25T21:07:00Z" w16du:dateUtc="2026-09-26T01:07:00Z">
              <w:r>
                <w:rPr>
                  <w:rFonts w:ascii="Arial" w:hAnsi="Arial" w:cs="Arial"/>
                  <w:sz w:val="18"/>
                  <w:szCs w:val="18"/>
                </w:rPr>
                <w:delText>List and define all outcomes for which data were sought. Specify whether all results that were compatible with each outcome domain in each study were sought (e.g. for all measures, time points, analyses), and if not, the methods used to decide which results to collect.</w:delText>
              </w:r>
            </w:del>
          </w:p>
        </w:tc>
        <w:tc>
          <w:tcPr>
            <w:tcW w:w="1200" w:type="dxa"/>
            <w:tcBorders>
              <w:top w:val="single" w:sz="4" w:space="0" w:color="000000"/>
              <w:left w:val="single" w:sz="4" w:space="0" w:color="000000"/>
              <w:bottom w:val="single" w:sz="4" w:space="0" w:color="000000"/>
              <w:right w:val="single" w:sz="4" w:space="0" w:color="000000"/>
            </w:tcBorders>
          </w:tcPr>
          <w:p w14:paraId="2491A396" w14:textId="77777777" w:rsidR="00622BE4" w:rsidRDefault="007319DD">
            <w:pPr>
              <w:pStyle w:val="Default"/>
              <w:spacing w:before="40" w:after="40"/>
              <w:rPr>
                <w:del w:id="243" w:author="Zeal Harizulhaq" w:date="2026-09-25T21:07:00Z" w16du:dateUtc="2026-09-26T01:07:00Z"/>
                <w:rFonts w:ascii="Arial" w:hAnsi="Arial" w:cs="Arial"/>
                <w:color w:val="auto"/>
                <w:sz w:val="18"/>
                <w:szCs w:val="18"/>
                <w:lang w:val="en-US"/>
              </w:rPr>
            </w:pPr>
            <w:del w:id="244" w:author="Zeal Harizulhaq" w:date="2026-09-25T21:07:00Z" w16du:dateUtc="2026-09-26T01:07:00Z">
              <w:r>
                <w:rPr>
                  <w:rFonts w:ascii="Arial" w:hAnsi="Arial" w:cs="Arial" w:hint="eastAsia"/>
                  <w:color w:val="auto"/>
                  <w:sz w:val="18"/>
                  <w:szCs w:val="18"/>
                  <w:lang w:val="en-US" w:eastAsia="zh-CN"/>
                </w:rPr>
                <w:delText>Page 5-6</w:delText>
              </w:r>
            </w:del>
          </w:p>
        </w:tc>
      </w:tr>
      <w:tr w:rsidR="00622BE4" w14:paraId="3CAC50A2" w14:textId="77777777">
        <w:trPr>
          <w:trHeight w:val="48"/>
          <w:del w:id="245" w:author="Zeal Harizulhaq" w:date="2026-09-25T21:07:00Z" w16du:dateUtc="2026-09-26T01:07:00Z"/>
        </w:trPr>
        <w:tc>
          <w:tcPr>
            <w:tcW w:w="1668" w:type="dxa"/>
            <w:vMerge/>
            <w:tcBorders>
              <w:left w:val="single" w:sz="4" w:space="0" w:color="000000"/>
              <w:bottom w:val="single" w:sz="4" w:space="0" w:color="000000"/>
              <w:right w:val="single" w:sz="4" w:space="0" w:color="000000"/>
            </w:tcBorders>
          </w:tcPr>
          <w:p w14:paraId="0A489965" w14:textId="77777777" w:rsidR="00622BE4" w:rsidRDefault="00622BE4">
            <w:pPr>
              <w:pStyle w:val="Default"/>
              <w:spacing w:before="40" w:after="40"/>
              <w:rPr>
                <w:del w:id="246"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1E317AAF" w14:textId="77777777" w:rsidR="00622BE4" w:rsidRDefault="007319DD">
            <w:pPr>
              <w:pStyle w:val="Default"/>
              <w:spacing w:before="40" w:after="40"/>
              <w:jc w:val="right"/>
              <w:rPr>
                <w:del w:id="247" w:author="Zeal Harizulhaq" w:date="2026-09-25T21:07:00Z" w16du:dateUtc="2026-09-26T01:07:00Z"/>
                <w:rFonts w:ascii="Arial" w:hAnsi="Arial" w:cs="Arial"/>
                <w:sz w:val="18"/>
                <w:szCs w:val="18"/>
              </w:rPr>
            </w:pPr>
            <w:del w:id="248" w:author="Zeal Harizulhaq" w:date="2026-09-25T21:07:00Z" w16du:dateUtc="2026-09-26T01:07:00Z">
              <w:r>
                <w:rPr>
                  <w:rFonts w:ascii="Arial" w:hAnsi="Arial" w:cs="Arial"/>
                  <w:sz w:val="18"/>
                  <w:szCs w:val="18"/>
                </w:rPr>
                <w:delText>10b</w:delText>
              </w:r>
            </w:del>
          </w:p>
        </w:tc>
        <w:tc>
          <w:tcPr>
            <w:tcW w:w="11745" w:type="dxa"/>
            <w:tcBorders>
              <w:top w:val="single" w:sz="4" w:space="0" w:color="000000"/>
              <w:left w:val="single" w:sz="4" w:space="0" w:color="000000"/>
              <w:bottom w:val="single" w:sz="4" w:space="0" w:color="000000"/>
              <w:right w:val="single" w:sz="4" w:space="0" w:color="000000"/>
            </w:tcBorders>
          </w:tcPr>
          <w:p w14:paraId="6B3C3E84" w14:textId="77777777" w:rsidR="00622BE4" w:rsidRDefault="007319DD">
            <w:pPr>
              <w:pStyle w:val="Default"/>
              <w:spacing w:before="40" w:after="40"/>
              <w:rPr>
                <w:del w:id="249" w:author="Zeal Harizulhaq" w:date="2026-09-25T21:07:00Z" w16du:dateUtc="2026-09-26T01:07:00Z"/>
                <w:rFonts w:ascii="Arial" w:hAnsi="Arial" w:cs="Arial"/>
                <w:sz w:val="18"/>
                <w:szCs w:val="18"/>
              </w:rPr>
            </w:pPr>
            <w:del w:id="250" w:author="Zeal Harizulhaq" w:date="2026-09-25T21:07:00Z" w16du:dateUtc="2026-09-26T01:07:00Z">
              <w:r>
                <w:rPr>
                  <w:rFonts w:ascii="Arial" w:hAnsi="Arial" w:cs="Arial"/>
                  <w:sz w:val="18"/>
                  <w:szCs w:val="18"/>
                </w:rPr>
                <w:delText>List and define all other variables for which data were sought (e.g. participant and intervention characteristics, funding sources). Describe any assumptions made about any missing or unclear information.</w:delText>
              </w:r>
            </w:del>
          </w:p>
        </w:tc>
        <w:tc>
          <w:tcPr>
            <w:tcW w:w="1200" w:type="dxa"/>
            <w:tcBorders>
              <w:top w:val="single" w:sz="4" w:space="0" w:color="000000"/>
              <w:left w:val="single" w:sz="4" w:space="0" w:color="000000"/>
              <w:bottom w:val="single" w:sz="4" w:space="0" w:color="000000"/>
              <w:right w:val="single" w:sz="4" w:space="0" w:color="000000"/>
            </w:tcBorders>
          </w:tcPr>
          <w:p w14:paraId="01372C54" w14:textId="77777777" w:rsidR="00622BE4" w:rsidRDefault="007319DD">
            <w:pPr>
              <w:pStyle w:val="Default"/>
              <w:spacing w:before="40" w:after="40"/>
              <w:rPr>
                <w:del w:id="251" w:author="Zeal Harizulhaq" w:date="2026-09-25T21:07:00Z" w16du:dateUtc="2026-09-26T01:07:00Z"/>
                <w:rFonts w:ascii="Arial" w:hAnsi="Arial" w:cs="Arial"/>
                <w:color w:val="auto"/>
                <w:sz w:val="18"/>
                <w:szCs w:val="18"/>
                <w:lang w:val="en-US"/>
              </w:rPr>
            </w:pPr>
            <w:del w:id="252" w:author="Zeal Harizulhaq" w:date="2026-09-25T21:07:00Z" w16du:dateUtc="2026-09-26T01:07:00Z">
              <w:r>
                <w:rPr>
                  <w:rFonts w:ascii="Arial" w:hAnsi="Arial" w:cs="Arial" w:hint="eastAsia"/>
                  <w:color w:val="auto"/>
                  <w:sz w:val="18"/>
                  <w:szCs w:val="18"/>
                  <w:lang w:val="en-US" w:eastAsia="zh-CN"/>
                </w:rPr>
                <w:delText>Page 5-6</w:delText>
              </w:r>
            </w:del>
          </w:p>
        </w:tc>
      </w:tr>
      <w:tr w:rsidR="00622BE4" w14:paraId="3E386BE3" w14:textId="77777777">
        <w:trPr>
          <w:trHeight w:val="48"/>
          <w:del w:id="253"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399E2095" w14:textId="77777777" w:rsidR="00622BE4" w:rsidRDefault="007319DD">
            <w:pPr>
              <w:pStyle w:val="Default"/>
              <w:spacing w:before="40" w:after="40"/>
              <w:rPr>
                <w:del w:id="254" w:author="Zeal Harizulhaq" w:date="2026-09-25T21:07:00Z" w16du:dateUtc="2026-09-26T01:07:00Z"/>
                <w:rFonts w:ascii="Arial" w:hAnsi="Arial" w:cs="Arial"/>
                <w:sz w:val="18"/>
                <w:szCs w:val="18"/>
              </w:rPr>
            </w:pPr>
            <w:del w:id="255" w:author="Zeal Harizulhaq" w:date="2026-09-25T21:07:00Z" w16du:dateUtc="2026-09-26T01:07:00Z">
              <w:r>
                <w:rPr>
                  <w:rFonts w:ascii="Arial" w:hAnsi="Arial" w:cs="Arial"/>
                  <w:sz w:val="18"/>
                  <w:szCs w:val="18"/>
                </w:rPr>
                <w:delText>Study risk of bias assessment</w:delText>
              </w:r>
            </w:del>
          </w:p>
        </w:tc>
        <w:tc>
          <w:tcPr>
            <w:tcW w:w="587" w:type="dxa"/>
            <w:tcBorders>
              <w:top w:val="single" w:sz="4" w:space="0" w:color="000000"/>
              <w:left w:val="single" w:sz="4" w:space="0" w:color="000000"/>
              <w:bottom w:val="single" w:sz="4" w:space="0" w:color="000000"/>
              <w:right w:val="single" w:sz="4" w:space="0" w:color="000000"/>
            </w:tcBorders>
          </w:tcPr>
          <w:p w14:paraId="0254CF3F" w14:textId="77777777" w:rsidR="00622BE4" w:rsidRDefault="007319DD">
            <w:pPr>
              <w:pStyle w:val="Default"/>
              <w:spacing w:before="40" w:after="40"/>
              <w:jc w:val="right"/>
              <w:rPr>
                <w:del w:id="256" w:author="Zeal Harizulhaq" w:date="2026-09-25T21:07:00Z" w16du:dateUtc="2026-09-26T01:07:00Z"/>
                <w:rFonts w:ascii="Arial" w:hAnsi="Arial" w:cs="Arial"/>
                <w:sz w:val="18"/>
                <w:szCs w:val="18"/>
              </w:rPr>
            </w:pPr>
            <w:del w:id="257" w:author="Zeal Harizulhaq" w:date="2026-09-25T21:07:00Z" w16du:dateUtc="2026-09-26T01:07:00Z">
              <w:r>
                <w:rPr>
                  <w:rFonts w:ascii="Arial" w:hAnsi="Arial" w:cs="Arial"/>
                  <w:sz w:val="18"/>
                  <w:szCs w:val="18"/>
                </w:rPr>
                <w:delText>11</w:delText>
              </w:r>
            </w:del>
          </w:p>
        </w:tc>
        <w:tc>
          <w:tcPr>
            <w:tcW w:w="11745" w:type="dxa"/>
            <w:tcBorders>
              <w:top w:val="single" w:sz="4" w:space="0" w:color="000000"/>
              <w:left w:val="single" w:sz="4" w:space="0" w:color="000000"/>
              <w:bottom w:val="single" w:sz="4" w:space="0" w:color="000000"/>
              <w:right w:val="single" w:sz="4" w:space="0" w:color="000000"/>
            </w:tcBorders>
          </w:tcPr>
          <w:p w14:paraId="0A9F5292" w14:textId="77777777" w:rsidR="00622BE4" w:rsidRDefault="007319DD">
            <w:pPr>
              <w:pStyle w:val="Default"/>
              <w:spacing w:before="40" w:after="40"/>
              <w:rPr>
                <w:del w:id="258" w:author="Zeal Harizulhaq" w:date="2026-09-25T21:07:00Z" w16du:dateUtc="2026-09-26T01:07:00Z"/>
                <w:rFonts w:ascii="Arial" w:hAnsi="Arial" w:cs="Arial"/>
                <w:sz w:val="18"/>
                <w:szCs w:val="18"/>
              </w:rPr>
            </w:pPr>
            <w:del w:id="259" w:author="Zeal Harizulhaq" w:date="2026-09-25T21:07:00Z" w16du:dateUtc="2026-09-26T01:07:00Z">
              <w:r>
                <w:rPr>
                  <w:rFonts w:ascii="Arial" w:hAnsi="Arial" w:cs="Arial"/>
                  <w:sz w:val="18"/>
                  <w:szCs w:val="18"/>
                </w:rPr>
                <w:delText>Specify the methods used to assess risk of bias in the included studies, including details of the tool(s) used, how many reviewers assessed each study and whether they worked independently, and if applicable, details of automation tools used in the process.</w:delText>
              </w:r>
            </w:del>
          </w:p>
        </w:tc>
        <w:tc>
          <w:tcPr>
            <w:tcW w:w="1200" w:type="dxa"/>
            <w:tcBorders>
              <w:top w:val="single" w:sz="4" w:space="0" w:color="000000"/>
              <w:left w:val="single" w:sz="4" w:space="0" w:color="000000"/>
              <w:bottom w:val="single" w:sz="4" w:space="0" w:color="000000"/>
              <w:right w:val="single" w:sz="4" w:space="0" w:color="000000"/>
            </w:tcBorders>
          </w:tcPr>
          <w:p w14:paraId="1D2F64BD" w14:textId="77777777" w:rsidR="00622BE4" w:rsidRDefault="007319DD">
            <w:pPr>
              <w:pStyle w:val="Default"/>
              <w:spacing w:before="40" w:after="40"/>
              <w:rPr>
                <w:del w:id="260" w:author="Zeal Harizulhaq" w:date="2026-09-25T21:07:00Z" w16du:dateUtc="2026-09-26T01:07:00Z"/>
                <w:rFonts w:ascii="Arial" w:hAnsi="Arial" w:cs="Arial"/>
                <w:color w:val="auto"/>
                <w:sz w:val="18"/>
                <w:szCs w:val="18"/>
                <w:lang w:val="en-US"/>
              </w:rPr>
            </w:pPr>
            <w:del w:id="261" w:author="Zeal Harizulhaq" w:date="2026-09-25T21:07:00Z" w16du:dateUtc="2026-09-26T01:07:00Z">
              <w:r>
                <w:rPr>
                  <w:rFonts w:ascii="Arial" w:hAnsi="Arial" w:cs="Arial" w:hint="eastAsia"/>
                  <w:color w:val="auto"/>
                  <w:sz w:val="18"/>
                  <w:szCs w:val="18"/>
                  <w:lang w:val="en-US" w:eastAsia="zh-CN"/>
                </w:rPr>
                <w:delText>Page 6</w:delText>
              </w:r>
            </w:del>
          </w:p>
        </w:tc>
      </w:tr>
      <w:tr w:rsidR="00622BE4" w14:paraId="7D5036B0" w14:textId="77777777">
        <w:trPr>
          <w:trHeight w:val="48"/>
          <w:del w:id="262"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158FA7C4" w14:textId="77777777" w:rsidR="00622BE4" w:rsidRDefault="007319DD">
            <w:pPr>
              <w:pStyle w:val="Default"/>
              <w:spacing w:before="40" w:after="40"/>
              <w:rPr>
                <w:del w:id="263" w:author="Zeal Harizulhaq" w:date="2026-09-25T21:07:00Z" w16du:dateUtc="2026-09-26T01:07:00Z"/>
                <w:rFonts w:ascii="Arial" w:hAnsi="Arial" w:cs="Arial"/>
                <w:sz w:val="18"/>
                <w:szCs w:val="18"/>
              </w:rPr>
            </w:pPr>
            <w:del w:id="264" w:author="Zeal Harizulhaq" w:date="2026-09-25T21:07:00Z" w16du:dateUtc="2026-09-26T01:07:00Z">
              <w:r>
                <w:rPr>
                  <w:rFonts w:ascii="Arial" w:hAnsi="Arial" w:cs="Arial"/>
                  <w:sz w:val="18"/>
                  <w:szCs w:val="18"/>
                </w:rPr>
                <w:delText xml:space="preserve">Effect measures </w:delText>
              </w:r>
            </w:del>
          </w:p>
        </w:tc>
        <w:tc>
          <w:tcPr>
            <w:tcW w:w="587" w:type="dxa"/>
            <w:tcBorders>
              <w:top w:val="single" w:sz="4" w:space="0" w:color="000000"/>
              <w:left w:val="single" w:sz="4" w:space="0" w:color="000000"/>
              <w:bottom w:val="single" w:sz="4" w:space="0" w:color="000000"/>
              <w:right w:val="single" w:sz="4" w:space="0" w:color="000000"/>
            </w:tcBorders>
          </w:tcPr>
          <w:p w14:paraId="4323C027" w14:textId="77777777" w:rsidR="00622BE4" w:rsidRDefault="007319DD">
            <w:pPr>
              <w:pStyle w:val="Default"/>
              <w:spacing w:before="40" w:after="40"/>
              <w:jc w:val="right"/>
              <w:rPr>
                <w:del w:id="265" w:author="Zeal Harizulhaq" w:date="2026-09-25T21:07:00Z" w16du:dateUtc="2026-09-26T01:07:00Z"/>
                <w:rFonts w:ascii="Arial" w:hAnsi="Arial" w:cs="Arial"/>
                <w:sz w:val="18"/>
                <w:szCs w:val="18"/>
              </w:rPr>
            </w:pPr>
            <w:del w:id="266" w:author="Zeal Harizulhaq" w:date="2026-09-25T21:07:00Z" w16du:dateUtc="2026-09-26T01:07:00Z">
              <w:r>
                <w:rPr>
                  <w:rFonts w:ascii="Arial" w:hAnsi="Arial" w:cs="Arial"/>
                  <w:sz w:val="18"/>
                  <w:szCs w:val="18"/>
                </w:rPr>
                <w:delText>12</w:delText>
              </w:r>
            </w:del>
          </w:p>
        </w:tc>
        <w:tc>
          <w:tcPr>
            <w:tcW w:w="11745" w:type="dxa"/>
            <w:tcBorders>
              <w:top w:val="single" w:sz="4" w:space="0" w:color="000000"/>
              <w:left w:val="single" w:sz="4" w:space="0" w:color="000000"/>
              <w:bottom w:val="single" w:sz="4" w:space="0" w:color="000000"/>
              <w:right w:val="single" w:sz="4" w:space="0" w:color="000000"/>
            </w:tcBorders>
          </w:tcPr>
          <w:p w14:paraId="4D8F699D" w14:textId="77777777" w:rsidR="00622BE4" w:rsidRDefault="007319DD">
            <w:pPr>
              <w:pStyle w:val="Default"/>
              <w:spacing w:before="40" w:after="40"/>
              <w:rPr>
                <w:del w:id="267" w:author="Zeal Harizulhaq" w:date="2026-09-25T21:07:00Z" w16du:dateUtc="2026-09-26T01:07:00Z"/>
                <w:rFonts w:ascii="Arial" w:hAnsi="Arial" w:cs="Arial"/>
                <w:sz w:val="18"/>
                <w:szCs w:val="18"/>
              </w:rPr>
            </w:pPr>
            <w:del w:id="268" w:author="Zeal Harizulhaq" w:date="2026-09-25T21:07:00Z" w16du:dateUtc="2026-09-26T01:07:00Z">
              <w:r>
                <w:rPr>
                  <w:rFonts w:ascii="Arial" w:hAnsi="Arial" w:cs="Arial"/>
                  <w:sz w:val="18"/>
                  <w:szCs w:val="18"/>
                </w:rPr>
                <w:delText>Specify for each outcome the effect measure(s) (e.g. risk ratio, mean difference) used in the synthesis or presentation of results.</w:delText>
              </w:r>
            </w:del>
          </w:p>
        </w:tc>
        <w:tc>
          <w:tcPr>
            <w:tcW w:w="1200" w:type="dxa"/>
            <w:tcBorders>
              <w:top w:val="single" w:sz="4" w:space="0" w:color="000000"/>
              <w:left w:val="single" w:sz="4" w:space="0" w:color="000000"/>
              <w:bottom w:val="single" w:sz="4" w:space="0" w:color="000000"/>
              <w:right w:val="single" w:sz="4" w:space="0" w:color="000000"/>
            </w:tcBorders>
          </w:tcPr>
          <w:p w14:paraId="11D396E3" w14:textId="77777777" w:rsidR="00622BE4" w:rsidRDefault="007319DD">
            <w:pPr>
              <w:pStyle w:val="Default"/>
              <w:spacing w:before="40" w:after="40"/>
              <w:rPr>
                <w:del w:id="269" w:author="Zeal Harizulhaq" w:date="2026-09-25T21:07:00Z" w16du:dateUtc="2026-09-26T01:07:00Z"/>
                <w:rFonts w:ascii="Arial" w:hAnsi="Arial" w:cs="Arial"/>
                <w:color w:val="auto"/>
                <w:sz w:val="18"/>
                <w:szCs w:val="18"/>
                <w:lang w:val="en-US"/>
              </w:rPr>
            </w:pPr>
            <w:del w:id="270" w:author="Zeal Harizulhaq" w:date="2026-09-25T21:07:00Z" w16du:dateUtc="2026-09-26T01:07:00Z">
              <w:r>
                <w:rPr>
                  <w:rFonts w:ascii="Arial" w:hAnsi="Arial" w:cs="Arial" w:hint="eastAsia"/>
                  <w:color w:val="auto"/>
                  <w:sz w:val="18"/>
                  <w:szCs w:val="18"/>
                  <w:lang w:val="en-US" w:eastAsia="zh-CN"/>
                </w:rPr>
                <w:delText>Page 5-6</w:delText>
              </w:r>
            </w:del>
          </w:p>
        </w:tc>
      </w:tr>
      <w:tr w:rsidR="00622BE4" w14:paraId="77077E2E" w14:textId="77777777">
        <w:trPr>
          <w:trHeight w:val="48"/>
          <w:del w:id="271" w:author="Zeal Harizulhaq" w:date="2026-09-25T21:07:00Z" w16du:dateUtc="2026-09-26T01:07:00Z"/>
        </w:trPr>
        <w:tc>
          <w:tcPr>
            <w:tcW w:w="1668" w:type="dxa"/>
            <w:vMerge w:val="restart"/>
            <w:tcBorders>
              <w:top w:val="single" w:sz="4" w:space="0" w:color="000000"/>
              <w:left w:val="single" w:sz="4" w:space="0" w:color="000000"/>
              <w:right w:val="single" w:sz="4" w:space="0" w:color="000000"/>
            </w:tcBorders>
          </w:tcPr>
          <w:p w14:paraId="094EEEEF" w14:textId="77777777" w:rsidR="00622BE4" w:rsidRDefault="007319DD">
            <w:pPr>
              <w:pStyle w:val="Default"/>
              <w:spacing w:before="40" w:after="40"/>
              <w:rPr>
                <w:del w:id="272" w:author="Zeal Harizulhaq" w:date="2026-09-25T21:07:00Z" w16du:dateUtc="2026-09-26T01:07:00Z"/>
                <w:rFonts w:ascii="Arial" w:hAnsi="Arial" w:cs="Arial"/>
                <w:sz w:val="18"/>
                <w:szCs w:val="18"/>
              </w:rPr>
            </w:pPr>
            <w:del w:id="273" w:author="Zeal Harizulhaq" w:date="2026-09-25T21:07:00Z" w16du:dateUtc="2026-09-26T01:07:00Z">
              <w:r>
                <w:rPr>
                  <w:rFonts w:ascii="Arial" w:hAnsi="Arial" w:cs="Arial"/>
                  <w:sz w:val="18"/>
                  <w:szCs w:val="18"/>
                </w:rPr>
                <w:delText>Synthesis methods</w:delText>
              </w:r>
            </w:del>
          </w:p>
        </w:tc>
        <w:tc>
          <w:tcPr>
            <w:tcW w:w="587" w:type="dxa"/>
            <w:tcBorders>
              <w:top w:val="single" w:sz="4" w:space="0" w:color="000000"/>
              <w:left w:val="single" w:sz="4" w:space="0" w:color="000000"/>
              <w:bottom w:val="single" w:sz="4" w:space="0" w:color="000000"/>
              <w:right w:val="single" w:sz="4" w:space="0" w:color="000000"/>
            </w:tcBorders>
          </w:tcPr>
          <w:p w14:paraId="3430F701" w14:textId="77777777" w:rsidR="00622BE4" w:rsidRDefault="007319DD">
            <w:pPr>
              <w:pStyle w:val="Default"/>
              <w:spacing w:before="40" w:after="40"/>
              <w:jc w:val="right"/>
              <w:rPr>
                <w:del w:id="274" w:author="Zeal Harizulhaq" w:date="2026-09-25T21:07:00Z" w16du:dateUtc="2026-09-26T01:07:00Z"/>
                <w:rFonts w:ascii="Arial" w:hAnsi="Arial" w:cs="Arial"/>
                <w:sz w:val="18"/>
                <w:szCs w:val="18"/>
              </w:rPr>
            </w:pPr>
            <w:del w:id="275" w:author="Zeal Harizulhaq" w:date="2026-09-25T21:07:00Z" w16du:dateUtc="2026-09-26T01:07:00Z">
              <w:r>
                <w:rPr>
                  <w:rFonts w:ascii="Arial" w:hAnsi="Arial" w:cs="Arial"/>
                  <w:sz w:val="18"/>
                  <w:szCs w:val="18"/>
                </w:rPr>
                <w:delText>13a</w:delText>
              </w:r>
            </w:del>
          </w:p>
        </w:tc>
        <w:tc>
          <w:tcPr>
            <w:tcW w:w="11745" w:type="dxa"/>
            <w:tcBorders>
              <w:top w:val="single" w:sz="4" w:space="0" w:color="000000"/>
              <w:left w:val="single" w:sz="4" w:space="0" w:color="000000"/>
              <w:bottom w:val="single" w:sz="4" w:space="0" w:color="000000"/>
              <w:right w:val="single" w:sz="4" w:space="0" w:color="000000"/>
            </w:tcBorders>
          </w:tcPr>
          <w:p w14:paraId="5580B355" w14:textId="77777777" w:rsidR="00622BE4" w:rsidRDefault="007319DD">
            <w:pPr>
              <w:pStyle w:val="Default"/>
              <w:spacing w:before="40" w:after="40"/>
              <w:rPr>
                <w:del w:id="276" w:author="Zeal Harizulhaq" w:date="2026-09-25T21:07:00Z" w16du:dateUtc="2026-09-26T01:07:00Z"/>
                <w:rFonts w:ascii="Arial" w:hAnsi="Arial" w:cs="Arial"/>
                <w:sz w:val="18"/>
                <w:szCs w:val="18"/>
              </w:rPr>
            </w:pPr>
            <w:del w:id="277" w:author="Zeal Harizulhaq" w:date="2026-09-25T21:07:00Z" w16du:dateUtc="2026-09-26T01:07:00Z">
              <w:r>
                <w:rPr>
                  <w:rFonts w:ascii="Arial" w:hAnsi="Arial" w:cs="Arial"/>
                  <w:sz w:val="18"/>
                  <w:szCs w:val="18"/>
                </w:rPr>
                <w:delText>Describe the processes used to decide which studies were eligible for each synthesis (e.g. tabulating the study intervention characteristics and comparing against the planned groups for each synthesis (item #5)).</w:delText>
              </w:r>
            </w:del>
          </w:p>
        </w:tc>
        <w:tc>
          <w:tcPr>
            <w:tcW w:w="1200" w:type="dxa"/>
            <w:tcBorders>
              <w:top w:val="single" w:sz="4" w:space="0" w:color="000000"/>
              <w:left w:val="single" w:sz="4" w:space="0" w:color="000000"/>
              <w:bottom w:val="single" w:sz="4" w:space="0" w:color="000000"/>
              <w:right w:val="single" w:sz="4" w:space="0" w:color="000000"/>
            </w:tcBorders>
          </w:tcPr>
          <w:p w14:paraId="456CB924" w14:textId="77777777" w:rsidR="00622BE4" w:rsidRDefault="007319DD">
            <w:pPr>
              <w:pStyle w:val="Default"/>
              <w:spacing w:before="40" w:after="40"/>
              <w:rPr>
                <w:del w:id="278" w:author="Zeal Harizulhaq" w:date="2026-09-25T21:07:00Z" w16du:dateUtc="2026-09-26T01:07:00Z"/>
                <w:rFonts w:ascii="Arial" w:hAnsi="Arial" w:cs="Arial"/>
                <w:color w:val="auto"/>
                <w:sz w:val="18"/>
                <w:szCs w:val="18"/>
                <w:lang w:val="en-US"/>
              </w:rPr>
            </w:pPr>
            <w:del w:id="279" w:author="Zeal Harizulhaq" w:date="2026-09-25T21:07:00Z" w16du:dateUtc="2026-09-26T01:07:00Z">
              <w:r>
                <w:rPr>
                  <w:rFonts w:ascii="Arial" w:hAnsi="Arial" w:cs="Arial" w:hint="eastAsia"/>
                  <w:color w:val="auto"/>
                  <w:sz w:val="18"/>
                  <w:szCs w:val="18"/>
                  <w:lang w:val="en-US" w:eastAsia="zh-CN"/>
                </w:rPr>
                <w:delText>Page 5-6</w:delText>
              </w:r>
            </w:del>
          </w:p>
        </w:tc>
      </w:tr>
      <w:tr w:rsidR="00622BE4" w14:paraId="2D6961D7" w14:textId="77777777">
        <w:trPr>
          <w:trHeight w:val="48"/>
          <w:del w:id="280" w:author="Zeal Harizulhaq" w:date="2026-09-25T21:07:00Z" w16du:dateUtc="2026-09-26T01:07:00Z"/>
        </w:trPr>
        <w:tc>
          <w:tcPr>
            <w:tcW w:w="1668" w:type="dxa"/>
            <w:vMerge/>
            <w:tcBorders>
              <w:left w:val="single" w:sz="4" w:space="0" w:color="000000"/>
              <w:right w:val="single" w:sz="4" w:space="0" w:color="000000"/>
            </w:tcBorders>
          </w:tcPr>
          <w:p w14:paraId="75809E53" w14:textId="77777777" w:rsidR="00622BE4" w:rsidRDefault="00622BE4">
            <w:pPr>
              <w:pStyle w:val="Default"/>
              <w:spacing w:before="40" w:after="40"/>
              <w:rPr>
                <w:del w:id="281"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6246BA7B" w14:textId="77777777" w:rsidR="00622BE4" w:rsidRDefault="007319DD">
            <w:pPr>
              <w:pStyle w:val="Default"/>
              <w:spacing w:before="40" w:after="40"/>
              <w:jc w:val="right"/>
              <w:rPr>
                <w:del w:id="282" w:author="Zeal Harizulhaq" w:date="2026-09-25T21:07:00Z" w16du:dateUtc="2026-09-26T01:07:00Z"/>
                <w:rFonts w:ascii="Arial" w:hAnsi="Arial" w:cs="Arial"/>
                <w:sz w:val="18"/>
                <w:szCs w:val="18"/>
              </w:rPr>
            </w:pPr>
            <w:del w:id="283" w:author="Zeal Harizulhaq" w:date="2026-09-25T21:07:00Z" w16du:dateUtc="2026-09-26T01:07:00Z">
              <w:r>
                <w:rPr>
                  <w:rFonts w:ascii="Arial" w:hAnsi="Arial" w:cs="Arial"/>
                  <w:sz w:val="18"/>
                  <w:szCs w:val="18"/>
                </w:rPr>
                <w:delText>13b</w:delText>
              </w:r>
            </w:del>
          </w:p>
        </w:tc>
        <w:tc>
          <w:tcPr>
            <w:tcW w:w="11745" w:type="dxa"/>
            <w:tcBorders>
              <w:top w:val="single" w:sz="4" w:space="0" w:color="000000"/>
              <w:left w:val="single" w:sz="4" w:space="0" w:color="000000"/>
              <w:bottom w:val="single" w:sz="4" w:space="0" w:color="000000"/>
              <w:right w:val="single" w:sz="4" w:space="0" w:color="000000"/>
            </w:tcBorders>
          </w:tcPr>
          <w:p w14:paraId="4E6CE2EA" w14:textId="77777777" w:rsidR="00622BE4" w:rsidRDefault="007319DD">
            <w:pPr>
              <w:pStyle w:val="Default"/>
              <w:spacing w:before="40" w:after="40"/>
              <w:rPr>
                <w:del w:id="284" w:author="Zeal Harizulhaq" w:date="2026-09-25T21:07:00Z" w16du:dateUtc="2026-09-26T01:07:00Z"/>
                <w:rFonts w:ascii="Arial" w:hAnsi="Arial" w:cs="Arial"/>
                <w:sz w:val="18"/>
                <w:szCs w:val="18"/>
              </w:rPr>
            </w:pPr>
            <w:del w:id="285" w:author="Zeal Harizulhaq" w:date="2026-09-25T21:07:00Z" w16du:dateUtc="2026-09-26T01:07:00Z">
              <w:r>
                <w:rPr>
                  <w:rFonts w:ascii="Arial" w:hAnsi="Arial" w:cs="Arial"/>
                  <w:sz w:val="18"/>
                  <w:szCs w:val="18"/>
                </w:rPr>
                <w:delText>Describe any methods required to prepare the data for presentation or synthesis, such as handling of missing summary statistics, or data conversions.</w:delText>
              </w:r>
            </w:del>
          </w:p>
        </w:tc>
        <w:tc>
          <w:tcPr>
            <w:tcW w:w="1200" w:type="dxa"/>
            <w:tcBorders>
              <w:top w:val="single" w:sz="4" w:space="0" w:color="000000"/>
              <w:left w:val="single" w:sz="4" w:space="0" w:color="000000"/>
              <w:bottom w:val="single" w:sz="4" w:space="0" w:color="000000"/>
              <w:right w:val="single" w:sz="4" w:space="0" w:color="000000"/>
            </w:tcBorders>
          </w:tcPr>
          <w:p w14:paraId="424A09DE" w14:textId="77777777" w:rsidR="00622BE4" w:rsidRDefault="007319DD">
            <w:pPr>
              <w:pStyle w:val="Default"/>
              <w:spacing w:before="40" w:after="40"/>
              <w:rPr>
                <w:del w:id="286" w:author="Zeal Harizulhaq" w:date="2026-09-25T21:07:00Z" w16du:dateUtc="2026-09-26T01:07:00Z"/>
                <w:rFonts w:ascii="Arial" w:hAnsi="Arial" w:cs="Arial"/>
                <w:color w:val="auto"/>
                <w:sz w:val="18"/>
                <w:szCs w:val="18"/>
                <w:lang w:val="en-US"/>
              </w:rPr>
            </w:pPr>
            <w:del w:id="287" w:author="Zeal Harizulhaq" w:date="2026-09-25T21:07:00Z" w16du:dateUtc="2026-09-26T01:07:00Z">
              <w:r>
                <w:rPr>
                  <w:rFonts w:ascii="Arial" w:hAnsi="Arial" w:cs="Arial" w:hint="eastAsia"/>
                  <w:color w:val="auto"/>
                  <w:sz w:val="18"/>
                  <w:szCs w:val="18"/>
                  <w:lang w:val="en-US" w:eastAsia="zh-CN"/>
                </w:rPr>
                <w:delText>Page 5-7</w:delText>
              </w:r>
            </w:del>
          </w:p>
        </w:tc>
      </w:tr>
      <w:tr w:rsidR="00622BE4" w14:paraId="702EDB86" w14:textId="77777777">
        <w:trPr>
          <w:trHeight w:val="48"/>
          <w:del w:id="288" w:author="Zeal Harizulhaq" w:date="2026-09-25T21:07:00Z" w16du:dateUtc="2026-09-26T01:07:00Z"/>
        </w:trPr>
        <w:tc>
          <w:tcPr>
            <w:tcW w:w="1668" w:type="dxa"/>
            <w:vMerge/>
            <w:tcBorders>
              <w:left w:val="single" w:sz="4" w:space="0" w:color="000000"/>
              <w:right w:val="single" w:sz="4" w:space="0" w:color="000000"/>
            </w:tcBorders>
          </w:tcPr>
          <w:p w14:paraId="3EDB46ED" w14:textId="77777777" w:rsidR="00622BE4" w:rsidRDefault="00622BE4">
            <w:pPr>
              <w:pStyle w:val="Default"/>
              <w:spacing w:before="40" w:after="40"/>
              <w:rPr>
                <w:del w:id="289"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7D3CD96C" w14:textId="77777777" w:rsidR="00622BE4" w:rsidRDefault="007319DD">
            <w:pPr>
              <w:pStyle w:val="Default"/>
              <w:spacing w:before="40" w:after="40"/>
              <w:jc w:val="right"/>
              <w:rPr>
                <w:del w:id="290" w:author="Zeal Harizulhaq" w:date="2026-09-25T21:07:00Z" w16du:dateUtc="2026-09-26T01:07:00Z"/>
                <w:rFonts w:ascii="Arial" w:hAnsi="Arial" w:cs="Arial"/>
                <w:sz w:val="18"/>
                <w:szCs w:val="18"/>
              </w:rPr>
            </w:pPr>
            <w:del w:id="291" w:author="Zeal Harizulhaq" w:date="2026-09-25T21:07:00Z" w16du:dateUtc="2026-09-26T01:07:00Z">
              <w:r>
                <w:rPr>
                  <w:rFonts w:ascii="Arial" w:hAnsi="Arial" w:cs="Arial"/>
                  <w:sz w:val="18"/>
                  <w:szCs w:val="18"/>
                </w:rPr>
                <w:delText>13c</w:delText>
              </w:r>
            </w:del>
          </w:p>
        </w:tc>
        <w:tc>
          <w:tcPr>
            <w:tcW w:w="11745" w:type="dxa"/>
            <w:tcBorders>
              <w:top w:val="single" w:sz="4" w:space="0" w:color="000000"/>
              <w:left w:val="single" w:sz="4" w:space="0" w:color="000000"/>
              <w:bottom w:val="single" w:sz="4" w:space="0" w:color="000000"/>
              <w:right w:val="single" w:sz="4" w:space="0" w:color="000000"/>
            </w:tcBorders>
          </w:tcPr>
          <w:p w14:paraId="226DF095" w14:textId="77777777" w:rsidR="00622BE4" w:rsidRDefault="007319DD">
            <w:pPr>
              <w:pStyle w:val="Default"/>
              <w:spacing w:before="40" w:after="40"/>
              <w:rPr>
                <w:del w:id="292" w:author="Zeal Harizulhaq" w:date="2026-09-25T21:07:00Z" w16du:dateUtc="2026-09-26T01:07:00Z"/>
                <w:rFonts w:ascii="Arial" w:hAnsi="Arial" w:cs="Arial"/>
                <w:sz w:val="18"/>
                <w:szCs w:val="18"/>
              </w:rPr>
            </w:pPr>
            <w:del w:id="293" w:author="Zeal Harizulhaq" w:date="2026-09-25T21:07:00Z" w16du:dateUtc="2026-09-26T01:07:00Z">
              <w:r>
                <w:rPr>
                  <w:rFonts w:ascii="Arial" w:hAnsi="Arial" w:cs="Arial"/>
                  <w:sz w:val="18"/>
                  <w:szCs w:val="18"/>
                </w:rPr>
                <w:delText>Describe any methods used to tabulate or visually display results of individual studies and syntheses.</w:delText>
              </w:r>
            </w:del>
          </w:p>
        </w:tc>
        <w:tc>
          <w:tcPr>
            <w:tcW w:w="1200" w:type="dxa"/>
            <w:tcBorders>
              <w:top w:val="single" w:sz="4" w:space="0" w:color="000000"/>
              <w:left w:val="single" w:sz="4" w:space="0" w:color="000000"/>
              <w:bottom w:val="single" w:sz="4" w:space="0" w:color="000000"/>
              <w:right w:val="single" w:sz="4" w:space="0" w:color="000000"/>
            </w:tcBorders>
          </w:tcPr>
          <w:p w14:paraId="6EB350C7" w14:textId="77777777" w:rsidR="00622BE4" w:rsidRDefault="007319DD">
            <w:pPr>
              <w:pStyle w:val="Default"/>
              <w:spacing w:before="40" w:after="40"/>
              <w:rPr>
                <w:del w:id="294" w:author="Zeal Harizulhaq" w:date="2026-09-25T21:07:00Z" w16du:dateUtc="2026-09-26T01:07:00Z"/>
                <w:rFonts w:ascii="Arial" w:hAnsi="Arial" w:cs="Arial"/>
                <w:color w:val="auto"/>
                <w:sz w:val="18"/>
                <w:szCs w:val="18"/>
                <w:lang w:val="en-US"/>
              </w:rPr>
            </w:pPr>
            <w:del w:id="295" w:author="Zeal Harizulhaq" w:date="2026-09-25T21:07:00Z" w16du:dateUtc="2026-09-26T01:07:00Z">
              <w:r>
                <w:rPr>
                  <w:rFonts w:ascii="Arial" w:hAnsi="Arial" w:cs="Arial" w:hint="eastAsia"/>
                  <w:color w:val="auto"/>
                  <w:sz w:val="18"/>
                  <w:szCs w:val="18"/>
                  <w:lang w:val="en-US" w:eastAsia="zh-CN"/>
                </w:rPr>
                <w:delText>Page 5-7</w:delText>
              </w:r>
            </w:del>
          </w:p>
        </w:tc>
      </w:tr>
      <w:tr w:rsidR="00622BE4" w14:paraId="1BD8590A" w14:textId="77777777">
        <w:trPr>
          <w:trHeight w:val="48"/>
          <w:del w:id="296" w:author="Zeal Harizulhaq" w:date="2026-09-25T21:07:00Z" w16du:dateUtc="2026-09-26T01:07:00Z"/>
        </w:trPr>
        <w:tc>
          <w:tcPr>
            <w:tcW w:w="1668" w:type="dxa"/>
            <w:vMerge/>
            <w:tcBorders>
              <w:left w:val="single" w:sz="4" w:space="0" w:color="000000"/>
              <w:right w:val="single" w:sz="4" w:space="0" w:color="000000"/>
            </w:tcBorders>
          </w:tcPr>
          <w:p w14:paraId="50A89FFC" w14:textId="77777777" w:rsidR="00622BE4" w:rsidRDefault="00622BE4">
            <w:pPr>
              <w:pStyle w:val="Default"/>
              <w:spacing w:before="40" w:after="40"/>
              <w:rPr>
                <w:del w:id="297"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700E6D92" w14:textId="77777777" w:rsidR="00622BE4" w:rsidRDefault="007319DD">
            <w:pPr>
              <w:pStyle w:val="Default"/>
              <w:spacing w:before="40" w:after="40"/>
              <w:jc w:val="right"/>
              <w:rPr>
                <w:del w:id="298" w:author="Zeal Harizulhaq" w:date="2026-09-25T21:07:00Z" w16du:dateUtc="2026-09-26T01:07:00Z"/>
                <w:rFonts w:ascii="Arial" w:hAnsi="Arial" w:cs="Arial"/>
                <w:sz w:val="18"/>
                <w:szCs w:val="18"/>
              </w:rPr>
            </w:pPr>
            <w:del w:id="299" w:author="Zeal Harizulhaq" w:date="2026-09-25T21:07:00Z" w16du:dateUtc="2026-09-26T01:07:00Z">
              <w:r>
                <w:rPr>
                  <w:rFonts w:ascii="Arial" w:hAnsi="Arial" w:cs="Arial"/>
                  <w:sz w:val="18"/>
                  <w:szCs w:val="18"/>
                </w:rPr>
                <w:delText>13d</w:delText>
              </w:r>
            </w:del>
          </w:p>
        </w:tc>
        <w:tc>
          <w:tcPr>
            <w:tcW w:w="11745" w:type="dxa"/>
            <w:tcBorders>
              <w:top w:val="single" w:sz="4" w:space="0" w:color="000000"/>
              <w:left w:val="single" w:sz="4" w:space="0" w:color="000000"/>
              <w:bottom w:val="single" w:sz="4" w:space="0" w:color="000000"/>
              <w:right w:val="single" w:sz="4" w:space="0" w:color="000000"/>
            </w:tcBorders>
          </w:tcPr>
          <w:p w14:paraId="748E70DF" w14:textId="77777777" w:rsidR="00622BE4" w:rsidRDefault="007319DD">
            <w:pPr>
              <w:pStyle w:val="Default"/>
              <w:spacing w:before="40" w:after="40"/>
              <w:rPr>
                <w:del w:id="300" w:author="Zeal Harizulhaq" w:date="2026-09-25T21:07:00Z" w16du:dateUtc="2026-09-26T01:07:00Z"/>
                <w:rFonts w:ascii="Arial" w:hAnsi="Arial" w:cs="Arial"/>
                <w:sz w:val="18"/>
                <w:szCs w:val="18"/>
              </w:rPr>
            </w:pPr>
            <w:del w:id="301" w:author="Zeal Harizulhaq" w:date="2026-09-25T21:07:00Z" w16du:dateUtc="2026-09-26T01:07:00Z">
              <w:r>
                <w:rPr>
                  <w:rFonts w:ascii="Arial" w:hAnsi="Arial" w:cs="Arial"/>
                  <w:sz w:val="18"/>
                  <w:szCs w:val="18"/>
                </w:rPr>
                <w:delText>Describe any methods used to synthesize results and provide a rationale for the choice(s). If meta-analysis was performed, describe the model(s), method(s) to identify the presence and extent of statistical heterogeneity, and software package(s) used.</w:delText>
              </w:r>
            </w:del>
          </w:p>
        </w:tc>
        <w:tc>
          <w:tcPr>
            <w:tcW w:w="1200" w:type="dxa"/>
            <w:tcBorders>
              <w:top w:val="single" w:sz="4" w:space="0" w:color="000000"/>
              <w:left w:val="single" w:sz="4" w:space="0" w:color="000000"/>
              <w:bottom w:val="single" w:sz="4" w:space="0" w:color="000000"/>
              <w:right w:val="single" w:sz="4" w:space="0" w:color="000000"/>
            </w:tcBorders>
          </w:tcPr>
          <w:p w14:paraId="178D1E83" w14:textId="77777777" w:rsidR="00622BE4" w:rsidRDefault="007319DD">
            <w:pPr>
              <w:pStyle w:val="Default"/>
              <w:spacing w:before="40" w:after="40"/>
              <w:rPr>
                <w:del w:id="302" w:author="Zeal Harizulhaq" w:date="2026-09-25T21:07:00Z" w16du:dateUtc="2026-09-26T01:07:00Z"/>
                <w:rFonts w:ascii="Arial" w:hAnsi="Arial" w:cs="Arial"/>
                <w:color w:val="auto"/>
                <w:sz w:val="18"/>
                <w:szCs w:val="18"/>
                <w:lang w:val="en-US"/>
              </w:rPr>
            </w:pPr>
            <w:del w:id="303" w:author="Zeal Harizulhaq" w:date="2026-09-25T21:07:00Z" w16du:dateUtc="2026-09-26T01:07:00Z">
              <w:r>
                <w:rPr>
                  <w:rFonts w:ascii="Arial" w:hAnsi="Arial" w:cs="Arial" w:hint="eastAsia"/>
                  <w:color w:val="auto"/>
                  <w:sz w:val="18"/>
                  <w:szCs w:val="18"/>
                  <w:lang w:val="en-US" w:eastAsia="zh-CN"/>
                </w:rPr>
                <w:delText>Page 6-7</w:delText>
              </w:r>
            </w:del>
          </w:p>
        </w:tc>
      </w:tr>
      <w:tr w:rsidR="00622BE4" w14:paraId="0641AA66" w14:textId="77777777">
        <w:trPr>
          <w:trHeight w:val="48"/>
          <w:del w:id="304" w:author="Zeal Harizulhaq" w:date="2026-09-25T21:07:00Z" w16du:dateUtc="2026-09-26T01:07:00Z"/>
        </w:trPr>
        <w:tc>
          <w:tcPr>
            <w:tcW w:w="1668" w:type="dxa"/>
            <w:vMerge/>
            <w:tcBorders>
              <w:left w:val="single" w:sz="4" w:space="0" w:color="000000"/>
              <w:right w:val="single" w:sz="4" w:space="0" w:color="000000"/>
            </w:tcBorders>
          </w:tcPr>
          <w:p w14:paraId="55DC991E" w14:textId="77777777" w:rsidR="00622BE4" w:rsidRDefault="00622BE4">
            <w:pPr>
              <w:pStyle w:val="Default"/>
              <w:spacing w:before="40" w:after="40"/>
              <w:rPr>
                <w:del w:id="305"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0AEAEE7E" w14:textId="77777777" w:rsidR="00622BE4" w:rsidRDefault="007319DD">
            <w:pPr>
              <w:pStyle w:val="Default"/>
              <w:spacing w:before="40" w:after="40"/>
              <w:jc w:val="right"/>
              <w:rPr>
                <w:del w:id="306" w:author="Zeal Harizulhaq" w:date="2026-09-25T21:07:00Z" w16du:dateUtc="2026-09-26T01:07:00Z"/>
                <w:rFonts w:ascii="Arial" w:hAnsi="Arial" w:cs="Arial"/>
                <w:sz w:val="18"/>
                <w:szCs w:val="18"/>
              </w:rPr>
            </w:pPr>
            <w:del w:id="307" w:author="Zeal Harizulhaq" w:date="2026-09-25T21:07:00Z" w16du:dateUtc="2026-09-26T01:07:00Z">
              <w:r>
                <w:rPr>
                  <w:rFonts w:ascii="Arial" w:hAnsi="Arial" w:cs="Arial"/>
                  <w:sz w:val="18"/>
                  <w:szCs w:val="18"/>
                </w:rPr>
                <w:delText>13e</w:delText>
              </w:r>
            </w:del>
          </w:p>
        </w:tc>
        <w:tc>
          <w:tcPr>
            <w:tcW w:w="11745" w:type="dxa"/>
            <w:tcBorders>
              <w:top w:val="single" w:sz="4" w:space="0" w:color="000000"/>
              <w:left w:val="single" w:sz="4" w:space="0" w:color="000000"/>
              <w:bottom w:val="single" w:sz="4" w:space="0" w:color="000000"/>
              <w:right w:val="single" w:sz="4" w:space="0" w:color="000000"/>
            </w:tcBorders>
          </w:tcPr>
          <w:p w14:paraId="71CBFC09" w14:textId="77777777" w:rsidR="00622BE4" w:rsidRDefault="007319DD">
            <w:pPr>
              <w:pStyle w:val="Default"/>
              <w:spacing w:before="40" w:after="40"/>
              <w:rPr>
                <w:del w:id="308" w:author="Zeal Harizulhaq" w:date="2026-09-25T21:07:00Z" w16du:dateUtc="2026-09-26T01:07:00Z"/>
                <w:rFonts w:ascii="Arial" w:hAnsi="Arial" w:cs="Arial"/>
                <w:sz w:val="18"/>
                <w:szCs w:val="18"/>
              </w:rPr>
            </w:pPr>
            <w:del w:id="309" w:author="Zeal Harizulhaq" w:date="2026-09-25T21:07:00Z" w16du:dateUtc="2026-09-26T01:07:00Z">
              <w:r>
                <w:rPr>
                  <w:rFonts w:ascii="Arial" w:hAnsi="Arial" w:cs="Arial"/>
                  <w:sz w:val="18"/>
                  <w:szCs w:val="18"/>
                </w:rPr>
                <w:delText>Describe any methods used to explore possible causes of heterogeneity among study results (e.g. subgroup analysis, meta-regression).</w:delText>
              </w:r>
            </w:del>
          </w:p>
        </w:tc>
        <w:tc>
          <w:tcPr>
            <w:tcW w:w="1200" w:type="dxa"/>
            <w:tcBorders>
              <w:top w:val="single" w:sz="4" w:space="0" w:color="000000"/>
              <w:left w:val="single" w:sz="4" w:space="0" w:color="000000"/>
              <w:bottom w:val="single" w:sz="4" w:space="0" w:color="000000"/>
              <w:right w:val="single" w:sz="4" w:space="0" w:color="000000"/>
            </w:tcBorders>
          </w:tcPr>
          <w:p w14:paraId="3990E22D" w14:textId="77777777" w:rsidR="00622BE4" w:rsidRDefault="007319DD">
            <w:pPr>
              <w:pStyle w:val="Default"/>
              <w:spacing w:before="40" w:after="40"/>
              <w:rPr>
                <w:del w:id="310" w:author="Zeal Harizulhaq" w:date="2026-09-25T21:07:00Z" w16du:dateUtc="2026-09-26T01:07:00Z"/>
                <w:rFonts w:ascii="Arial" w:hAnsi="Arial" w:cs="Arial"/>
                <w:color w:val="auto"/>
                <w:sz w:val="18"/>
                <w:szCs w:val="18"/>
                <w:lang w:val="en-US"/>
              </w:rPr>
            </w:pPr>
            <w:del w:id="311" w:author="Zeal Harizulhaq" w:date="2026-09-25T21:07:00Z" w16du:dateUtc="2026-09-26T01:07:00Z">
              <w:r>
                <w:rPr>
                  <w:rFonts w:ascii="Arial" w:hAnsi="Arial" w:cs="Arial" w:hint="eastAsia"/>
                  <w:color w:val="auto"/>
                  <w:sz w:val="18"/>
                  <w:szCs w:val="18"/>
                  <w:lang w:val="en-US" w:eastAsia="zh-CN"/>
                </w:rPr>
                <w:delText>Page 6-7</w:delText>
              </w:r>
            </w:del>
          </w:p>
        </w:tc>
      </w:tr>
      <w:tr w:rsidR="00622BE4" w14:paraId="4A1DFD2C" w14:textId="77777777">
        <w:trPr>
          <w:trHeight w:val="50"/>
          <w:del w:id="312" w:author="Zeal Harizulhaq" w:date="2026-09-25T21:07:00Z" w16du:dateUtc="2026-09-26T01:07:00Z"/>
        </w:trPr>
        <w:tc>
          <w:tcPr>
            <w:tcW w:w="1668" w:type="dxa"/>
            <w:vMerge/>
            <w:tcBorders>
              <w:left w:val="single" w:sz="4" w:space="0" w:color="000000"/>
              <w:bottom w:val="single" w:sz="4" w:space="0" w:color="000000"/>
              <w:right w:val="single" w:sz="4" w:space="0" w:color="000000"/>
            </w:tcBorders>
          </w:tcPr>
          <w:p w14:paraId="2032BA90" w14:textId="77777777" w:rsidR="00622BE4" w:rsidRDefault="00622BE4">
            <w:pPr>
              <w:pStyle w:val="Default"/>
              <w:spacing w:before="40" w:after="40"/>
              <w:rPr>
                <w:del w:id="313"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552BDFEE" w14:textId="77777777" w:rsidR="00622BE4" w:rsidRDefault="007319DD">
            <w:pPr>
              <w:pStyle w:val="Default"/>
              <w:spacing w:before="40" w:after="40"/>
              <w:jc w:val="right"/>
              <w:rPr>
                <w:del w:id="314" w:author="Zeal Harizulhaq" w:date="2026-09-25T21:07:00Z" w16du:dateUtc="2026-09-26T01:07:00Z"/>
                <w:rFonts w:ascii="Arial" w:hAnsi="Arial" w:cs="Arial"/>
                <w:sz w:val="18"/>
                <w:szCs w:val="18"/>
              </w:rPr>
            </w:pPr>
            <w:del w:id="315" w:author="Zeal Harizulhaq" w:date="2026-09-25T21:07:00Z" w16du:dateUtc="2026-09-26T01:07:00Z">
              <w:r>
                <w:rPr>
                  <w:rFonts w:ascii="Arial" w:hAnsi="Arial" w:cs="Arial"/>
                  <w:sz w:val="18"/>
                  <w:szCs w:val="18"/>
                </w:rPr>
                <w:delText>13f</w:delText>
              </w:r>
            </w:del>
          </w:p>
        </w:tc>
        <w:tc>
          <w:tcPr>
            <w:tcW w:w="11745" w:type="dxa"/>
            <w:tcBorders>
              <w:top w:val="single" w:sz="4" w:space="0" w:color="000000"/>
              <w:left w:val="single" w:sz="4" w:space="0" w:color="000000"/>
              <w:bottom w:val="single" w:sz="4" w:space="0" w:color="000000"/>
              <w:right w:val="single" w:sz="4" w:space="0" w:color="000000"/>
            </w:tcBorders>
          </w:tcPr>
          <w:p w14:paraId="0F3AA174" w14:textId="77777777" w:rsidR="00622BE4" w:rsidRDefault="007319DD">
            <w:pPr>
              <w:pStyle w:val="Default"/>
              <w:spacing w:before="40" w:after="40"/>
              <w:rPr>
                <w:del w:id="316" w:author="Zeal Harizulhaq" w:date="2026-09-25T21:07:00Z" w16du:dateUtc="2026-09-26T01:07:00Z"/>
                <w:rFonts w:ascii="Arial" w:hAnsi="Arial" w:cs="Arial"/>
                <w:sz w:val="18"/>
                <w:szCs w:val="18"/>
              </w:rPr>
            </w:pPr>
            <w:del w:id="317" w:author="Zeal Harizulhaq" w:date="2026-09-25T21:07:00Z" w16du:dateUtc="2026-09-26T01:07:00Z">
              <w:r>
                <w:rPr>
                  <w:rFonts w:ascii="Arial" w:hAnsi="Arial" w:cs="Arial"/>
                  <w:sz w:val="18"/>
                  <w:szCs w:val="18"/>
                </w:rPr>
                <w:delText>Describe any sensitivity analyses conducted to assess robustness of the synthesized results.</w:delText>
              </w:r>
            </w:del>
          </w:p>
        </w:tc>
        <w:tc>
          <w:tcPr>
            <w:tcW w:w="1200" w:type="dxa"/>
            <w:tcBorders>
              <w:top w:val="single" w:sz="4" w:space="0" w:color="000000"/>
              <w:left w:val="single" w:sz="4" w:space="0" w:color="000000"/>
              <w:bottom w:val="single" w:sz="4" w:space="0" w:color="000000"/>
              <w:right w:val="single" w:sz="4" w:space="0" w:color="000000"/>
            </w:tcBorders>
          </w:tcPr>
          <w:p w14:paraId="57509982" w14:textId="77777777" w:rsidR="00622BE4" w:rsidRDefault="007319DD">
            <w:pPr>
              <w:pStyle w:val="Default"/>
              <w:spacing w:before="40" w:after="40"/>
              <w:rPr>
                <w:del w:id="318" w:author="Zeal Harizulhaq" w:date="2026-09-25T21:07:00Z" w16du:dateUtc="2026-09-26T01:07:00Z"/>
                <w:rFonts w:ascii="Arial" w:hAnsi="Arial" w:cs="Arial"/>
                <w:color w:val="auto"/>
                <w:sz w:val="18"/>
                <w:szCs w:val="18"/>
                <w:lang w:val="en-US"/>
              </w:rPr>
            </w:pPr>
            <w:del w:id="319" w:author="Zeal Harizulhaq" w:date="2026-09-25T21:07:00Z" w16du:dateUtc="2026-09-26T01:07:00Z">
              <w:r>
                <w:rPr>
                  <w:rFonts w:ascii="Arial" w:hAnsi="Arial" w:cs="Arial" w:hint="eastAsia"/>
                  <w:color w:val="auto"/>
                  <w:sz w:val="18"/>
                  <w:szCs w:val="18"/>
                  <w:lang w:val="en-US" w:eastAsia="zh-CN"/>
                </w:rPr>
                <w:delText>Page 17-18</w:delText>
              </w:r>
            </w:del>
          </w:p>
        </w:tc>
      </w:tr>
      <w:tr w:rsidR="00622BE4" w14:paraId="795FA7C1" w14:textId="77777777">
        <w:trPr>
          <w:trHeight w:val="48"/>
          <w:del w:id="320"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7B865EDE" w14:textId="77777777" w:rsidR="00622BE4" w:rsidRDefault="007319DD">
            <w:pPr>
              <w:pStyle w:val="Default"/>
              <w:spacing w:before="40" w:after="40"/>
              <w:rPr>
                <w:del w:id="321" w:author="Zeal Harizulhaq" w:date="2026-09-25T21:07:00Z" w16du:dateUtc="2026-09-26T01:07:00Z"/>
                <w:rFonts w:ascii="Arial" w:hAnsi="Arial" w:cs="Arial"/>
                <w:sz w:val="18"/>
                <w:szCs w:val="18"/>
              </w:rPr>
            </w:pPr>
            <w:del w:id="322" w:author="Zeal Harizulhaq" w:date="2026-09-25T21:07:00Z" w16du:dateUtc="2026-09-26T01:07:00Z">
              <w:r>
                <w:rPr>
                  <w:rFonts w:ascii="Arial" w:hAnsi="Arial" w:cs="Arial"/>
                  <w:sz w:val="18"/>
                  <w:szCs w:val="18"/>
                </w:rPr>
                <w:delText>Reporting bias assessment</w:delText>
              </w:r>
            </w:del>
          </w:p>
        </w:tc>
        <w:tc>
          <w:tcPr>
            <w:tcW w:w="587" w:type="dxa"/>
            <w:tcBorders>
              <w:top w:val="single" w:sz="4" w:space="0" w:color="000000"/>
              <w:left w:val="single" w:sz="4" w:space="0" w:color="000000"/>
              <w:bottom w:val="single" w:sz="4" w:space="0" w:color="000000"/>
              <w:right w:val="single" w:sz="4" w:space="0" w:color="000000"/>
            </w:tcBorders>
          </w:tcPr>
          <w:p w14:paraId="6CF25B57" w14:textId="77777777" w:rsidR="00622BE4" w:rsidRDefault="007319DD">
            <w:pPr>
              <w:pStyle w:val="Default"/>
              <w:spacing w:before="40" w:after="40"/>
              <w:jc w:val="right"/>
              <w:rPr>
                <w:del w:id="323" w:author="Zeal Harizulhaq" w:date="2026-09-25T21:07:00Z" w16du:dateUtc="2026-09-26T01:07:00Z"/>
                <w:rFonts w:ascii="Arial" w:hAnsi="Arial" w:cs="Arial"/>
                <w:sz w:val="18"/>
                <w:szCs w:val="18"/>
              </w:rPr>
            </w:pPr>
            <w:del w:id="324" w:author="Zeal Harizulhaq" w:date="2026-09-25T21:07:00Z" w16du:dateUtc="2026-09-26T01:07:00Z">
              <w:r>
                <w:rPr>
                  <w:rFonts w:ascii="Arial" w:hAnsi="Arial" w:cs="Arial"/>
                  <w:sz w:val="18"/>
                  <w:szCs w:val="18"/>
                </w:rPr>
                <w:delText>14</w:delText>
              </w:r>
            </w:del>
          </w:p>
        </w:tc>
        <w:tc>
          <w:tcPr>
            <w:tcW w:w="11745" w:type="dxa"/>
            <w:tcBorders>
              <w:top w:val="single" w:sz="4" w:space="0" w:color="000000"/>
              <w:left w:val="single" w:sz="4" w:space="0" w:color="000000"/>
              <w:bottom w:val="single" w:sz="4" w:space="0" w:color="000000"/>
              <w:right w:val="single" w:sz="4" w:space="0" w:color="000000"/>
            </w:tcBorders>
          </w:tcPr>
          <w:p w14:paraId="28A6F9A4" w14:textId="77777777" w:rsidR="00622BE4" w:rsidRDefault="007319DD">
            <w:pPr>
              <w:pStyle w:val="Default"/>
              <w:spacing w:before="40" w:after="40"/>
              <w:rPr>
                <w:del w:id="325" w:author="Zeal Harizulhaq" w:date="2026-09-25T21:07:00Z" w16du:dateUtc="2026-09-26T01:07:00Z"/>
                <w:rFonts w:ascii="Arial" w:hAnsi="Arial" w:cs="Arial"/>
                <w:sz w:val="18"/>
                <w:szCs w:val="18"/>
              </w:rPr>
            </w:pPr>
            <w:del w:id="326" w:author="Zeal Harizulhaq" w:date="2026-09-25T21:07:00Z" w16du:dateUtc="2026-09-26T01:07:00Z">
              <w:r>
                <w:rPr>
                  <w:rFonts w:ascii="Arial" w:hAnsi="Arial" w:cs="Arial"/>
                  <w:sz w:val="18"/>
                  <w:szCs w:val="18"/>
                </w:rPr>
                <w:delText>Describe any methods used to assess risk of bias due to missing results in a synthesis (arising from reporting biases).</w:delText>
              </w:r>
            </w:del>
          </w:p>
        </w:tc>
        <w:tc>
          <w:tcPr>
            <w:tcW w:w="1200" w:type="dxa"/>
            <w:tcBorders>
              <w:top w:val="single" w:sz="4" w:space="0" w:color="000000"/>
              <w:left w:val="single" w:sz="4" w:space="0" w:color="000000"/>
              <w:bottom w:val="single" w:sz="4" w:space="0" w:color="000000"/>
              <w:right w:val="single" w:sz="4" w:space="0" w:color="000000"/>
            </w:tcBorders>
          </w:tcPr>
          <w:p w14:paraId="28C3C4BF" w14:textId="77777777" w:rsidR="00622BE4" w:rsidRDefault="007319DD">
            <w:pPr>
              <w:pStyle w:val="Default"/>
              <w:spacing w:before="40" w:after="40"/>
              <w:rPr>
                <w:del w:id="327" w:author="Zeal Harizulhaq" w:date="2026-09-25T21:07:00Z" w16du:dateUtc="2026-09-26T01:07:00Z"/>
                <w:rFonts w:ascii="Arial" w:hAnsi="Arial" w:cs="Arial"/>
                <w:color w:val="auto"/>
                <w:sz w:val="18"/>
                <w:szCs w:val="18"/>
                <w:lang w:val="en-US"/>
              </w:rPr>
            </w:pPr>
            <w:del w:id="328" w:author="Zeal Harizulhaq" w:date="2026-09-25T21:07:00Z" w16du:dateUtc="2026-09-26T01:07:00Z">
              <w:r>
                <w:rPr>
                  <w:rFonts w:ascii="Arial" w:hAnsi="Arial" w:cs="Arial" w:hint="eastAsia"/>
                  <w:color w:val="auto"/>
                  <w:sz w:val="18"/>
                  <w:szCs w:val="18"/>
                  <w:lang w:val="en-US" w:eastAsia="zh-CN"/>
                </w:rPr>
                <w:delText>Page 12</w:delText>
              </w:r>
            </w:del>
          </w:p>
        </w:tc>
      </w:tr>
      <w:tr w:rsidR="00622BE4" w14:paraId="53B527BC" w14:textId="77777777">
        <w:trPr>
          <w:trHeight w:val="48"/>
          <w:del w:id="329"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65B3852E" w14:textId="77777777" w:rsidR="00622BE4" w:rsidRDefault="007319DD">
            <w:pPr>
              <w:pStyle w:val="Default"/>
              <w:spacing w:before="40" w:after="40"/>
              <w:rPr>
                <w:del w:id="330" w:author="Zeal Harizulhaq" w:date="2026-09-25T21:07:00Z" w16du:dateUtc="2026-09-26T01:07:00Z"/>
                <w:rFonts w:ascii="Arial" w:hAnsi="Arial" w:cs="Arial"/>
                <w:sz w:val="18"/>
                <w:szCs w:val="18"/>
              </w:rPr>
            </w:pPr>
            <w:del w:id="331" w:author="Zeal Harizulhaq" w:date="2026-09-25T21:07:00Z" w16du:dateUtc="2026-09-26T01:07:00Z">
              <w:r>
                <w:rPr>
                  <w:rFonts w:ascii="Arial" w:hAnsi="Arial" w:cs="Arial"/>
                  <w:sz w:val="18"/>
                  <w:szCs w:val="18"/>
                </w:rPr>
                <w:delText>Certainty assessment</w:delText>
              </w:r>
            </w:del>
          </w:p>
        </w:tc>
        <w:tc>
          <w:tcPr>
            <w:tcW w:w="587" w:type="dxa"/>
            <w:tcBorders>
              <w:top w:val="single" w:sz="4" w:space="0" w:color="000000"/>
              <w:left w:val="single" w:sz="4" w:space="0" w:color="000000"/>
              <w:bottom w:val="single" w:sz="4" w:space="0" w:color="000000"/>
              <w:right w:val="single" w:sz="4" w:space="0" w:color="000000"/>
            </w:tcBorders>
          </w:tcPr>
          <w:p w14:paraId="33092F78" w14:textId="77777777" w:rsidR="00622BE4" w:rsidRDefault="007319DD">
            <w:pPr>
              <w:pStyle w:val="Default"/>
              <w:spacing w:before="40" w:after="40"/>
              <w:jc w:val="right"/>
              <w:rPr>
                <w:del w:id="332" w:author="Zeal Harizulhaq" w:date="2026-09-25T21:07:00Z" w16du:dateUtc="2026-09-26T01:07:00Z"/>
                <w:rFonts w:ascii="Arial" w:hAnsi="Arial" w:cs="Arial"/>
                <w:sz w:val="18"/>
                <w:szCs w:val="18"/>
              </w:rPr>
            </w:pPr>
            <w:del w:id="333" w:author="Zeal Harizulhaq" w:date="2026-09-25T21:07:00Z" w16du:dateUtc="2026-09-26T01:07:00Z">
              <w:r>
                <w:rPr>
                  <w:rFonts w:ascii="Arial" w:hAnsi="Arial" w:cs="Arial"/>
                  <w:sz w:val="18"/>
                  <w:szCs w:val="18"/>
                </w:rPr>
                <w:delText>15</w:delText>
              </w:r>
            </w:del>
          </w:p>
        </w:tc>
        <w:tc>
          <w:tcPr>
            <w:tcW w:w="11745" w:type="dxa"/>
            <w:tcBorders>
              <w:top w:val="single" w:sz="4" w:space="0" w:color="000000"/>
              <w:left w:val="single" w:sz="4" w:space="0" w:color="000000"/>
              <w:bottom w:val="single" w:sz="4" w:space="0" w:color="000000"/>
              <w:right w:val="single" w:sz="4" w:space="0" w:color="000000"/>
            </w:tcBorders>
          </w:tcPr>
          <w:p w14:paraId="026EEECE" w14:textId="77777777" w:rsidR="00622BE4" w:rsidRDefault="007319DD">
            <w:pPr>
              <w:pStyle w:val="Default"/>
              <w:spacing w:before="40" w:after="40"/>
              <w:rPr>
                <w:del w:id="334" w:author="Zeal Harizulhaq" w:date="2026-09-25T21:07:00Z" w16du:dateUtc="2026-09-26T01:07:00Z"/>
                <w:rFonts w:ascii="Arial" w:hAnsi="Arial" w:cs="Arial"/>
                <w:sz w:val="18"/>
                <w:szCs w:val="18"/>
              </w:rPr>
            </w:pPr>
            <w:del w:id="335" w:author="Zeal Harizulhaq" w:date="2026-09-25T21:07:00Z" w16du:dateUtc="2026-09-26T01:07:00Z">
              <w:r>
                <w:rPr>
                  <w:rFonts w:ascii="Arial" w:hAnsi="Arial" w:cs="Arial"/>
                  <w:sz w:val="18"/>
                  <w:szCs w:val="18"/>
                </w:rPr>
                <w:delText>Describe any methods used to assess certainty (or confidence) in the body of evidence for an outcome.</w:delText>
              </w:r>
            </w:del>
          </w:p>
        </w:tc>
        <w:tc>
          <w:tcPr>
            <w:tcW w:w="1200" w:type="dxa"/>
            <w:tcBorders>
              <w:top w:val="single" w:sz="4" w:space="0" w:color="000000"/>
              <w:left w:val="single" w:sz="4" w:space="0" w:color="000000"/>
              <w:bottom w:val="single" w:sz="4" w:space="0" w:color="000000"/>
              <w:right w:val="single" w:sz="4" w:space="0" w:color="000000"/>
            </w:tcBorders>
          </w:tcPr>
          <w:p w14:paraId="74CC1100" w14:textId="77777777" w:rsidR="00622BE4" w:rsidRDefault="007319DD">
            <w:pPr>
              <w:pStyle w:val="Default"/>
              <w:spacing w:before="40" w:after="40"/>
              <w:rPr>
                <w:del w:id="336" w:author="Zeal Harizulhaq" w:date="2026-09-25T21:07:00Z" w16du:dateUtc="2026-09-26T01:07:00Z"/>
                <w:rFonts w:ascii="Arial" w:hAnsi="Arial" w:cs="Arial"/>
                <w:color w:val="auto"/>
                <w:sz w:val="18"/>
                <w:szCs w:val="18"/>
                <w:lang w:val="en-US"/>
              </w:rPr>
            </w:pPr>
            <w:del w:id="337" w:author="Zeal Harizulhaq" w:date="2026-09-25T21:07:00Z" w16du:dateUtc="2026-09-26T01:07:00Z">
              <w:r>
                <w:rPr>
                  <w:rFonts w:ascii="Arial" w:hAnsi="Arial" w:cs="Arial" w:hint="eastAsia"/>
                  <w:color w:val="auto"/>
                  <w:sz w:val="18"/>
                  <w:szCs w:val="18"/>
                  <w:lang w:val="en-US" w:eastAsia="zh-CN"/>
                </w:rPr>
                <w:delText>Page 17-18</w:delText>
              </w:r>
            </w:del>
          </w:p>
        </w:tc>
      </w:tr>
      <w:tr w:rsidR="00622BE4" w14:paraId="71D84523" w14:textId="77777777">
        <w:trPr>
          <w:trHeight w:val="24"/>
          <w:del w:id="338" w:author="Zeal Harizulhaq" w:date="2026-09-25T21:07:00Z" w16du:dateUtc="2026-09-26T01:07:00Z"/>
        </w:trPr>
        <w:tc>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p w14:paraId="67C23614" w14:textId="77777777" w:rsidR="00622BE4" w:rsidRDefault="007319DD">
            <w:pPr>
              <w:pStyle w:val="Default"/>
              <w:rPr>
                <w:del w:id="339" w:author="Zeal Harizulhaq" w:date="2026-09-25T21:07:00Z" w16du:dateUtc="2026-09-26T01:07:00Z"/>
                <w:rFonts w:ascii="Arial" w:hAnsi="Arial" w:cs="Arial"/>
                <w:sz w:val="18"/>
                <w:szCs w:val="18"/>
              </w:rPr>
            </w:pPr>
            <w:del w:id="340" w:author="Zeal Harizulhaq" w:date="2026-09-25T21:07:00Z" w16du:dateUtc="2026-09-26T01:07:00Z">
              <w:r>
                <w:rPr>
                  <w:rFonts w:ascii="Arial" w:hAnsi="Arial" w:cs="Arial"/>
                  <w:b/>
                  <w:bCs/>
                  <w:sz w:val="18"/>
                  <w:szCs w:val="18"/>
                </w:rPr>
                <w:delText xml:space="preserve">RESULTS </w:delText>
              </w:r>
            </w:del>
          </w:p>
        </w:tc>
        <w:tc>
          <w:tcPr>
            <w:tcW w:w="1200" w:type="dxa"/>
            <w:tcBorders>
              <w:top w:val="double" w:sz="4" w:space="0" w:color="000000"/>
              <w:left w:val="single" w:sz="4" w:space="0" w:color="000000"/>
              <w:bottom w:val="single" w:sz="4" w:space="0" w:color="000000"/>
              <w:right w:val="single" w:sz="4" w:space="0" w:color="000000"/>
            </w:tcBorders>
            <w:shd w:val="clear" w:color="auto" w:fill="FFFFCC"/>
          </w:tcPr>
          <w:p w14:paraId="20A194DA" w14:textId="77777777" w:rsidR="00622BE4" w:rsidRDefault="00622BE4">
            <w:pPr>
              <w:pStyle w:val="Default"/>
              <w:jc w:val="center"/>
              <w:rPr>
                <w:del w:id="341" w:author="Zeal Harizulhaq" w:date="2026-09-25T21:07:00Z" w16du:dateUtc="2026-09-26T01:07:00Z"/>
                <w:rFonts w:ascii="Arial" w:hAnsi="Arial" w:cs="Arial"/>
                <w:color w:val="auto"/>
                <w:sz w:val="18"/>
                <w:szCs w:val="18"/>
              </w:rPr>
            </w:pPr>
          </w:p>
        </w:tc>
      </w:tr>
      <w:tr w:rsidR="00622BE4" w14:paraId="572B37AE" w14:textId="77777777">
        <w:trPr>
          <w:trHeight w:val="48"/>
          <w:del w:id="342" w:author="Zeal Harizulhaq" w:date="2026-09-25T21:07:00Z" w16du:dateUtc="2026-09-26T01:07:00Z"/>
        </w:trPr>
        <w:tc>
          <w:tcPr>
            <w:tcW w:w="1668" w:type="dxa"/>
            <w:vMerge w:val="restart"/>
            <w:tcBorders>
              <w:top w:val="single" w:sz="4" w:space="0" w:color="000000"/>
              <w:left w:val="single" w:sz="4" w:space="0" w:color="000000"/>
              <w:right w:val="single" w:sz="4" w:space="0" w:color="000000"/>
            </w:tcBorders>
          </w:tcPr>
          <w:p w14:paraId="10E136AB" w14:textId="77777777" w:rsidR="00622BE4" w:rsidRDefault="007319DD">
            <w:pPr>
              <w:pStyle w:val="Default"/>
              <w:spacing w:before="40" w:after="40"/>
              <w:rPr>
                <w:del w:id="343" w:author="Zeal Harizulhaq" w:date="2026-09-25T21:07:00Z" w16du:dateUtc="2026-09-26T01:07:00Z"/>
                <w:rFonts w:ascii="Arial" w:hAnsi="Arial" w:cs="Arial"/>
                <w:sz w:val="18"/>
                <w:szCs w:val="18"/>
              </w:rPr>
            </w:pPr>
            <w:del w:id="344" w:author="Zeal Harizulhaq" w:date="2026-09-25T21:07:00Z" w16du:dateUtc="2026-09-26T01:07:00Z">
              <w:r>
                <w:rPr>
                  <w:rFonts w:ascii="Arial" w:hAnsi="Arial" w:cs="Arial"/>
                  <w:sz w:val="18"/>
                  <w:szCs w:val="18"/>
                </w:rPr>
                <w:delText xml:space="preserve">Study selection </w:delText>
              </w:r>
            </w:del>
          </w:p>
        </w:tc>
        <w:tc>
          <w:tcPr>
            <w:tcW w:w="587" w:type="dxa"/>
            <w:tcBorders>
              <w:top w:val="single" w:sz="4" w:space="0" w:color="000000"/>
              <w:left w:val="single" w:sz="4" w:space="0" w:color="000000"/>
              <w:bottom w:val="single" w:sz="4" w:space="0" w:color="000000"/>
              <w:right w:val="single" w:sz="4" w:space="0" w:color="000000"/>
            </w:tcBorders>
          </w:tcPr>
          <w:p w14:paraId="2AFB07C7" w14:textId="77777777" w:rsidR="00622BE4" w:rsidRDefault="007319DD">
            <w:pPr>
              <w:pStyle w:val="Default"/>
              <w:spacing w:before="40" w:after="40"/>
              <w:jc w:val="right"/>
              <w:rPr>
                <w:del w:id="345" w:author="Zeal Harizulhaq" w:date="2026-09-25T21:07:00Z" w16du:dateUtc="2026-09-26T01:07:00Z"/>
                <w:rFonts w:ascii="Arial" w:hAnsi="Arial" w:cs="Arial"/>
                <w:sz w:val="18"/>
                <w:szCs w:val="18"/>
              </w:rPr>
            </w:pPr>
            <w:del w:id="346" w:author="Zeal Harizulhaq" w:date="2026-09-25T21:07:00Z" w16du:dateUtc="2026-09-26T01:07:00Z">
              <w:r>
                <w:rPr>
                  <w:rFonts w:ascii="Arial" w:hAnsi="Arial" w:cs="Arial"/>
                  <w:sz w:val="18"/>
                  <w:szCs w:val="18"/>
                </w:rPr>
                <w:delText>16a</w:delText>
              </w:r>
            </w:del>
          </w:p>
        </w:tc>
        <w:tc>
          <w:tcPr>
            <w:tcW w:w="11745" w:type="dxa"/>
            <w:tcBorders>
              <w:top w:val="single" w:sz="4" w:space="0" w:color="000000"/>
              <w:left w:val="single" w:sz="4" w:space="0" w:color="000000"/>
              <w:bottom w:val="single" w:sz="4" w:space="0" w:color="000000"/>
              <w:right w:val="single" w:sz="4" w:space="0" w:color="000000"/>
            </w:tcBorders>
          </w:tcPr>
          <w:p w14:paraId="7B6625F8" w14:textId="77777777" w:rsidR="00622BE4" w:rsidRDefault="007319DD">
            <w:pPr>
              <w:pStyle w:val="Default"/>
              <w:spacing w:before="40" w:after="40"/>
              <w:rPr>
                <w:del w:id="347" w:author="Zeal Harizulhaq" w:date="2026-09-25T21:07:00Z" w16du:dateUtc="2026-09-26T01:07:00Z"/>
                <w:rFonts w:ascii="Arial" w:hAnsi="Arial" w:cs="Arial"/>
                <w:sz w:val="18"/>
                <w:szCs w:val="18"/>
              </w:rPr>
            </w:pPr>
            <w:del w:id="348" w:author="Zeal Harizulhaq" w:date="2026-09-25T21:07:00Z" w16du:dateUtc="2026-09-26T01:07:00Z">
              <w:r>
                <w:rPr>
                  <w:rFonts w:ascii="Arial" w:hAnsi="Arial" w:cs="Arial"/>
                  <w:sz w:val="18"/>
                  <w:szCs w:val="18"/>
                </w:rPr>
                <w:delText>Describe the results of the search and selection process, from the number of records identified in the search to the number of studies included in the review, ideally using a flow diagram.</w:delText>
              </w:r>
            </w:del>
          </w:p>
        </w:tc>
        <w:tc>
          <w:tcPr>
            <w:tcW w:w="1200" w:type="dxa"/>
            <w:tcBorders>
              <w:top w:val="single" w:sz="4" w:space="0" w:color="000000"/>
              <w:left w:val="single" w:sz="4" w:space="0" w:color="000000"/>
              <w:bottom w:val="single" w:sz="4" w:space="0" w:color="000000"/>
              <w:right w:val="single" w:sz="4" w:space="0" w:color="000000"/>
            </w:tcBorders>
          </w:tcPr>
          <w:p w14:paraId="18CBA2A4" w14:textId="77777777" w:rsidR="00622BE4" w:rsidRDefault="007319DD">
            <w:pPr>
              <w:pStyle w:val="Default"/>
              <w:spacing w:before="40" w:after="40"/>
              <w:rPr>
                <w:del w:id="349" w:author="Zeal Harizulhaq" w:date="2026-09-25T21:07:00Z" w16du:dateUtc="2026-09-26T01:07:00Z"/>
                <w:rFonts w:ascii="Arial" w:hAnsi="Arial" w:cs="Arial"/>
                <w:color w:val="auto"/>
                <w:sz w:val="18"/>
                <w:szCs w:val="18"/>
                <w:lang w:val="en-US"/>
              </w:rPr>
            </w:pPr>
            <w:del w:id="350" w:author="Zeal Harizulhaq" w:date="2026-09-25T21:07:00Z" w16du:dateUtc="2026-09-26T01:07:00Z">
              <w:r>
                <w:rPr>
                  <w:rFonts w:ascii="Arial" w:hAnsi="Arial" w:cs="Arial" w:hint="eastAsia"/>
                  <w:color w:val="auto"/>
                  <w:sz w:val="18"/>
                  <w:szCs w:val="18"/>
                  <w:lang w:val="en-US" w:eastAsia="zh-CN"/>
                </w:rPr>
                <w:delText>Page 7-8</w:delText>
              </w:r>
            </w:del>
          </w:p>
        </w:tc>
      </w:tr>
      <w:tr w:rsidR="00622BE4" w14:paraId="2AB6C4B6" w14:textId="77777777">
        <w:trPr>
          <w:trHeight w:val="48"/>
          <w:del w:id="351" w:author="Zeal Harizulhaq" w:date="2026-09-25T21:07:00Z" w16du:dateUtc="2026-09-26T01:07:00Z"/>
        </w:trPr>
        <w:tc>
          <w:tcPr>
            <w:tcW w:w="1668" w:type="dxa"/>
            <w:vMerge/>
            <w:tcBorders>
              <w:left w:val="single" w:sz="4" w:space="0" w:color="000000"/>
              <w:bottom w:val="single" w:sz="4" w:space="0" w:color="000000"/>
              <w:right w:val="single" w:sz="4" w:space="0" w:color="000000"/>
            </w:tcBorders>
          </w:tcPr>
          <w:p w14:paraId="300400B4" w14:textId="77777777" w:rsidR="00622BE4" w:rsidRDefault="00622BE4">
            <w:pPr>
              <w:pStyle w:val="Default"/>
              <w:spacing w:before="40" w:after="40"/>
              <w:rPr>
                <w:del w:id="352"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249BC1D9" w14:textId="77777777" w:rsidR="00622BE4" w:rsidRDefault="007319DD">
            <w:pPr>
              <w:pStyle w:val="Default"/>
              <w:spacing w:before="40" w:after="40"/>
              <w:jc w:val="right"/>
              <w:rPr>
                <w:del w:id="353" w:author="Zeal Harizulhaq" w:date="2026-09-25T21:07:00Z" w16du:dateUtc="2026-09-26T01:07:00Z"/>
                <w:rFonts w:ascii="Arial" w:hAnsi="Arial" w:cs="Arial"/>
                <w:sz w:val="18"/>
                <w:szCs w:val="18"/>
              </w:rPr>
            </w:pPr>
            <w:del w:id="354" w:author="Zeal Harizulhaq" w:date="2026-09-25T21:07:00Z" w16du:dateUtc="2026-09-26T01:07:00Z">
              <w:r>
                <w:rPr>
                  <w:rFonts w:ascii="Arial" w:hAnsi="Arial" w:cs="Arial"/>
                  <w:sz w:val="18"/>
                  <w:szCs w:val="18"/>
                </w:rPr>
                <w:delText>16b</w:delText>
              </w:r>
            </w:del>
          </w:p>
        </w:tc>
        <w:tc>
          <w:tcPr>
            <w:tcW w:w="11745" w:type="dxa"/>
            <w:tcBorders>
              <w:top w:val="single" w:sz="4" w:space="0" w:color="000000"/>
              <w:left w:val="single" w:sz="4" w:space="0" w:color="000000"/>
              <w:bottom w:val="single" w:sz="4" w:space="0" w:color="000000"/>
              <w:right w:val="single" w:sz="4" w:space="0" w:color="000000"/>
            </w:tcBorders>
          </w:tcPr>
          <w:p w14:paraId="06686E1D" w14:textId="77777777" w:rsidR="00622BE4" w:rsidRDefault="007319DD">
            <w:pPr>
              <w:pStyle w:val="Default"/>
              <w:spacing w:before="40" w:after="40"/>
              <w:rPr>
                <w:del w:id="355" w:author="Zeal Harizulhaq" w:date="2026-09-25T21:07:00Z" w16du:dateUtc="2026-09-26T01:07:00Z"/>
                <w:rFonts w:ascii="Arial" w:hAnsi="Arial" w:cs="Arial"/>
                <w:sz w:val="18"/>
                <w:szCs w:val="18"/>
              </w:rPr>
            </w:pPr>
            <w:del w:id="356" w:author="Zeal Harizulhaq" w:date="2026-09-25T21:07:00Z" w16du:dateUtc="2026-09-26T01:07:00Z">
              <w:r>
                <w:rPr>
                  <w:rFonts w:ascii="Arial" w:hAnsi="Arial" w:cs="Arial"/>
                  <w:sz w:val="18"/>
                  <w:szCs w:val="18"/>
                </w:rPr>
                <w:delText>Cite studies that might appear to meet the inclusion criteria, but which were excluded, and explain why they were excluded.</w:delText>
              </w:r>
            </w:del>
          </w:p>
        </w:tc>
        <w:tc>
          <w:tcPr>
            <w:tcW w:w="1200" w:type="dxa"/>
            <w:tcBorders>
              <w:top w:val="single" w:sz="4" w:space="0" w:color="000000"/>
              <w:left w:val="single" w:sz="4" w:space="0" w:color="000000"/>
              <w:bottom w:val="single" w:sz="4" w:space="0" w:color="000000"/>
              <w:right w:val="single" w:sz="4" w:space="0" w:color="000000"/>
            </w:tcBorders>
          </w:tcPr>
          <w:p w14:paraId="6F54FE90" w14:textId="77777777" w:rsidR="00622BE4" w:rsidRDefault="007319DD">
            <w:pPr>
              <w:pStyle w:val="Default"/>
              <w:spacing w:before="40" w:after="40"/>
              <w:rPr>
                <w:del w:id="357" w:author="Zeal Harizulhaq" w:date="2026-09-25T21:07:00Z" w16du:dateUtc="2026-09-26T01:07:00Z"/>
                <w:rFonts w:ascii="Arial" w:hAnsi="Arial" w:cs="Arial"/>
                <w:color w:val="auto"/>
                <w:sz w:val="18"/>
                <w:szCs w:val="18"/>
                <w:lang w:val="en-US"/>
              </w:rPr>
            </w:pPr>
            <w:del w:id="358" w:author="Zeal Harizulhaq" w:date="2026-09-25T21:07:00Z" w16du:dateUtc="2026-09-26T01:07:00Z">
              <w:r>
                <w:rPr>
                  <w:rFonts w:ascii="Arial" w:hAnsi="Arial" w:cs="Arial" w:hint="eastAsia"/>
                  <w:color w:val="auto"/>
                  <w:sz w:val="18"/>
                  <w:szCs w:val="18"/>
                  <w:lang w:val="en-US" w:eastAsia="zh-CN"/>
                </w:rPr>
                <w:delText>Page 7-8</w:delText>
              </w:r>
            </w:del>
          </w:p>
        </w:tc>
      </w:tr>
      <w:tr w:rsidR="00622BE4" w14:paraId="6E97236E" w14:textId="77777777">
        <w:trPr>
          <w:trHeight w:val="103"/>
          <w:del w:id="359"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40A55142" w14:textId="77777777" w:rsidR="00622BE4" w:rsidRDefault="007319DD">
            <w:pPr>
              <w:pStyle w:val="Default"/>
              <w:spacing w:before="40" w:after="40"/>
              <w:rPr>
                <w:del w:id="360" w:author="Zeal Harizulhaq" w:date="2026-09-25T21:07:00Z" w16du:dateUtc="2026-09-26T01:07:00Z"/>
                <w:rFonts w:ascii="Arial" w:hAnsi="Arial" w:cs="Arial"/>
                <w:sz w:val="18"/>
                <w:szCs w:val="18"/>
              </w:rPr>
            </w:pPr>
            <w:del w:id="361" w:author="Zeal Harizulhaq" w:date="2026-09-25T21:07:00Z" w16du:dateUtc="2026-09-26T01:07:00Z">
              <w:r>
                <w:rPr>
                  <w:rFonts w:ascii="Arial" w:hAnsi="Arial" w:cs="Arial"/>
                  <w:sz w:val="18"/>
                  <w:szCs w:val="18"/>
                </w:rPr>
                <w:delText xml:space="preserve">Study characteristics </w:delText>
              </w:r>
            </w:del>
          </w:p>
        </w:tc>
        <w:tc>
          <w:tcPr>
            <w:tcW w:w="587" w:type="dxa"/>
            <w:tcBorders>
              <w:top w:val="single" w:sz="4" w:space="0" w:color="000000"/>
              <w:left w:val="single" w:sz="4" w:space="0" w:color="000000"/>
              <w:bottom w:val="single" w:sz="4" w:space="0" w:color="000000"/>
              <w:right w:val="single" w:sz="4" w:space="0" w:color="000000"/>
            </w:tcBorders>
          </w:tcPr>
          <w:p w14:paraId="212B3455" w14:textId="77777777" w:rsidR="00622BE4" w:rsidRDefault="007319DD">
            <w:pPr>
              <w:pStyle w:val="Default"/>
              <w:spacing w:before="40" w:after="40"/>
              <w:jc w:val="right"/>
              <w:rPr>
                <w:del w:id="362" w:author="Zeal Harizulhaq" w:date="2026-09-25T21:07:00Z" w16du:dateUtc="2026-09-26T01:07:00Z"/>
                <w:rFonts w:ascii="Arial" w:hAnsi="Arial" w:cs="Arial"/>
                <w:sz w:val="18"/>
                <w:szCs w:val="18"/>
              </w:rPr>
            </w:pPr>
            <w:del w:id="363" w:author="Zeal Harizulhaq" w:date="2026-09-25T21:07:00Z" w16du:dateUtc="2026-09-26T01:07:00Z">
              <w:r>
                <w:rPr>
                  <w:rFonts w:ascii="Arial" w:hAnsi="Arial" w:cs="Arial"/>
                  <w:sz w:val="18"/>
                  <w:szCs w:val="18"/>
                </w:rPr>
                <w:delText>17</w:delText>
              </w:r>
            </w:del>
          </w:p>
        </w:tc>
        <w:tc>
          <w:tcPr>
            <w:tcW w:w="11745" w:type="dxa"/>
            <w:tcBorders>
              <w:top w:val="single" w:sz="4" w:space="0" w:color="000000"/>
              <w:left w:val="single" w:sz="4" w:space="0" w:color="000000"/>
              <w:bottom w:val="single" w:sz="4" w:space="0" w:color="000000"/>
              <w:right w:val="single" w:sz="4" w:space="0" w:color="000000"/>
            </w:tcBorders>
          </w:tcPr>
          <w:p w14:paraId="1183752D" w14:textId="77777777" w:rsidR="00622BE4" w:rsidRDefault="007319DD">
            <w:pPr>
              <w:pStyle w:val="Default"/>
              <w:spacing w:before="40" w:after="40"/>
              <w:rPr>
                <w:del w:id="364" w:author="Zeal Harizulhaq" w:date="2026-09-25T21:07:00Z" w16du:dateUtc="2026-09-26T01:07:00Z"/>
                <w:rFonts w:ascii="Arial" w:hAnsi="Arial" w:cs="Arial"/>
                <w:sz w:val="18"/>
                <w:szCs w:val="18"/>
              </w:rPr>
            </w:pPr>
            <w:del w:id="365" w:author="Zeal Harizulhaq" w:date="2026-09-25T21:07:00Z" w16du:dateUtc="2026-09-26T01:07:00Z">
              <w:r>
                <w:rPr>
                  <w:rFonts w:ascii="Arial" w:hAnsi="Arial" w:cs="Arial"/>
                  <w:sz w:val="18"/>
                  <w:szCs w:val="18"/>
                </w:rPr>
                <w:delText>Cite each included study and present its characteristics.</w:delText>
              </w:r>
            </w:del>
          </w:p>
        </w:tc>
        <w:tc>
          <w:tcPr>
            <w:tcW w:w="1200" w:type="dxa"/>
            <w:tcBorders>
              <w:top w:val="single" w:sz="4" w:space="0" w:color="000000"/>
              <w:left w:val="single" w:sz="4" w:space="0" w:color="000000"/>
              <w:bottom w:val="single" w:sz="4" w:space="0" w:color="000000"/>
              <w:right w:val="single" w:sz="4" w:space="0" w:color="000000"/>
            </w:tcBorders>
          </w:tcPr>
          <w:p w14:paraId="7B330015" w14:textId="77777777" w:rsidR="00622BE4" w:rsidRDefault="007319DD">
            <w:pPr>
              <w:pStyle w:val="Default"/>
              <w:spacing w:before="40" w:after="40"/>
              <w:rPr>
                <w:del w:id="366" w:author="Zeal Harizulhaq" w:date="2026-09-25T21:07:00Z" w16du:dateUtc="2026-09-26T01:07:00Z"/>
                <w:rFonts w:ascii="Arial" w:hAnsi="Arial" w:cs="Arial"/>
                <w:color w:val="auto"/>
                <w:sz w:val="18"/>
                <w:szCs w:val="18"/>
                <w:lang w:val="en-US" w:eastAsia="zh-CN"/>
              </w:rPr>
            </w:pPr>
            <w:del w:id="367" w:author="Zeal Harizulhaq" w:date="2026-09-25T21:07:00Z" w16du:dateUtc="2026-09-26T01:07:00Z">
              <w:r>
                <w:rPr>
                  <w:rFonts w:ascii="Arial" w:hAnsi="Arial" w:cs="Arial" w:hint="eastAsia"/>
                  <w:color w:val="auto"/>
                  <w:sz w:val="18"/>
                  <w:szCs w:val="18"/>
                  <w:lang w:val="en-US" w:eastAsia="zh-CN"/>
                </w:rPr>
                <w:delText>Table 1</w:delText>
              </w:r>
            </w:del>
          </w:p>
        </w:tc>
      </w:tr>
      <w:tr w:rsidR="00622BE4" w14:paraId="07FD31C4" w14:textId="77777777">
        <w:trPr>
          <w:trHeight w:val="48"/>
          <w:del w:id="368"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37373244" w14:textId="77777777" w:rsidR="00622BE4" w:rsidRDefault="007319DD">
            <w:pPr>
              <w:pStyle w:val="Default"/>
              <w:spacing w:before="40" w:after="40"/>
              <w:rPr>
                <w:del w:id="369" w:author="Zeal Harizulhaq" w:date="2026-09-25T21:07:00Z" w16du:dateUtc="2026-09-26T01:07:00Z"/>
                <w:rFonts w:ascii="Arial" w:hAnsi="Arial" w:cs="Arial"/>
                <w:sz w:val="18"/>
                <w:szCs w:val="18"/>
              </w:rPr>
            </w:pPr>
            <w:del w:id="370" w:author="Zeal Harizulhaq" w:date="2026-09-25T21:07:00Z" w16du:dateUtc="2026-09-26T01:07:00Z">
              <w:r>
                <w:rPr>
                  <w:rFonts w:ascii="Arial" w:hAnsi="Arial" w:cs="Arial"/>
                  <w:sz w:val="18"/>
                  <w:szCs w:val="18"/>
                </w:rPr>
                <w:delText xml:space="preserve">Risk of bias in studies </w:delText>
              </w:r>
            </w:del>
          </w:p>
        </w:tc>
        <w:tc>
          <w:tcPr>
            <w:tcW w:w="587" w:type="dxa"/>
            <w:tcBorders>
              <w:top w:val="single" w:sz="4" w:space="0" w:color="000000"/>
              <w:left w:val="single" w:sz="4" w:space="0" w:color="000000"/>
              <w:bottom w:val="single" w:sz="4" w:space="0" w:color="000000"/>
              <w:right w:val="single" w:sz="4" w:space="0" w:color="000000"/>
            </w:tcBorders>
          </w:tcPr>
          <w:p w14:paraId="5B90258E" w14:textId="77777777" w:rsidR="00622BE4" w:rsidRDefault="007319DD">
            <w:pPr>
              <w:pStyle w:val="Default"/>
              <w:spacing w:before="40" w:after="40"/>
              <w:jc w:val="right"/>
              <w:rPr>
                <w:del w:id="371" w:author="Zeal Harizulhaq" w:date="2026-09-25T21:07:00Z" w16du:dateUtc="2026-09-26T01:07:00Z"/>
                <w:rFonts w:ascii="Arial" w:hAnsi="Arial" w:cs="Arial"/>
                <w:sz w:val="18"/>
                <w:szCs w:val="18"/>
              </w:rPr>
            </w:pPr>
            <w:del w:id="372" w:author="Zeal Harizulhaq" w:date="2026-09-25T21:07:00Z" w16du:dateUtc="2026-09-26T01:07:00Z">
              <w:r>
                <w:rPr>
                  <w:rFonts w:ascii="Arial" w:hAnsi="Arial" w:cs="Arial"/>
                  <w:sz w:val="18"/>
                  <w:szCs w:val="18"/>
                </w:rPr>
                <w:delText>18</w:delText>
              </w:r>
            </w:del>
          </w:p>
        </w:tc>
        <w:tc>
          <w:tcPr>
            <w:tcW w:w="11745" w:type="dxa"/>
            <w:tcBorders>
              <w:top w:val="single" w:sz="4" w:space="0" w:color="000000"/>
              <w:left w:val="single" w:sz="4" w:space="0" w:color="000000"/>
              <w:bottom w:val="single" w:sz="4" w:space="0" w:color="000000"/>
              <w:right w:val="single" w:sz="4" w:space="0" w:color="000000"/>
            </w:tcBorders>
          </w:tcPr>
          <w:p w14:paraId="43FDA408" w14:textId="77777777" w:rsidR="00622BE4" w:rsidRDefault="007319DD">
            <w:pPr>
              <w:pStyle w:val="Default"/>
              <w:spacing w:before="40" w:after="40"/>
              <w:rPr>
                <w:del w:id="373" w:author="Zeal Harizulhaq" w:date="2026-09-25T21:07:00Z" w16du:dateUtc="2026-09-26T01:07:00Z"/>
                <w:rFonts w:ascii="Arial" w:hAnsi="Arial" w:cs="Arial"/>
                <w:sz w:val="18"/>
                <w:szCs w:val="18"/>
              </w:rPr>
            </w:pPr>
            <w:del w:id="374" w:author="Zeal Harizulhaq" w:date="2026-09-25T21:07:00Z" w16du:dateUtc="2026-09-26T01:07:00Z">
              <w:r>
                <w:rPr>
                  <w:rFonts w:ascii="Arial" w:hAnsi="Arial" w:cs="Arial"/>
                  <w:sz w:val="18"/>
                  <w:szCs w:val="18"/>
                </w:rPr>
                <w:delText>Present assessments of risk of bias for each included study.</w:delText>
              </w:r>
            </w:del>
          </w:p>
        </w:tc>
        <w:tc>
          <w:tcPr>
            <w:tcW w:w="1200" w:type="dxa"/>
            <w:tcBorders>
              <w:top w:val="single" w:sz="4" w:space="0" w:color="000000"/>
              <w:left w:val="single" w:sz="4" w:space="0" w:color="000000"/>
              <w:bottom w:val="single" w:sz="4" w:space="0" w:color="000000"/>
              <w:right w:val="single" w:sz="4" w:space="0" w:color="000000"/>
            </w:tcBorders>
          </w:tcPr>
          <w:p w14:paraId="748AB2E0" w14:textId="77777777" w:rsidR="00622BE4" w:rsidRDefault="007319DD">
            <w:pPr>
              <w:pStyle w:val="Default"/>
              <w:spacing w:before="40" w:after="40"/>
              <w:rPr>
                <w:del w:id="375" w:author="Zeal Harizulhaq" w:date="2026-09-25T21:07:00Z" w16du:dateUtc="2026-09-26T01:07:00Z"/>
                <w:rFonts w:ascii="Arial" w:hAnsi="Arial" w:cs="Arial"/>
                <w:color w:val="auto"/>
                <w:sz w:val="18"/>
                <w:szCs w:val="18"/>
                <w:lang w:val="en-US"/>
              </w:rPr>
            </w:pPr>
            <w:del w:id="376" w:author="Zeal Harizulhaq" w:date="2026-09-25T21:07:00Z" w16du:dateUtc="2026-09-26T01:07:00Z">
              <w:r>
                <w:rPr>
                  <w:rFonts w:ascii="Arial" w:hAnsi="Arial" w:cs="Arial" w:hint="eastAsia"/>
                  <w:color w:val="auto"/>
                  <w:sz w:val="18"/>
                  <w:szCs w:val="18"/>
                  <w:lang w:val="en-US" w:eastAsia="zh-CN"/>
                </w:rPr>
                <w:delText>Table 3</w:delText>
              </w:r>
            </w:del>
          </w:p>
        </w:tc>
      </w:tr>
      <w:tr w:rsidR="00622BE4" w14:paraId="0A822F5C" w14:textId="77777777">
        <w:trPr>
          <w:trHeight w:val="48"/>
          <w:del w:id="377"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176ADF62" w14:textId="77777777" w:rsidR="00622BE4" w:rsidRDefault="007319DD">
            <w:pPr>
              <w:pStyle w:val="Default"/>
              <w:spacing w:before="40" w:after="40"/>
              <w:rPr>
                <w:del w:id="378" w:author="Zeal Harizulhaq" w:date="2026-09-25T21:07:00Z" w16du:dateUtc="2026-09-26T01:07:00Z"/>
                <w:rFonts w:ascii="Arial" w:hAnsi="Arial" w:cs="Arial"/>
                <w:sz w:val="18"/>
                <w:szCs w:val="18"/>
              </w:rPr>
            </w:pPr>
            <w:del w:id="379" w:author="Zeal Harizulhaq" w:date="2026-09-25T21:07:00Z" w16du:dateUtc="2026-09-26T01:07:00Z">
              <w:r>
                <w:rPr>
                  <w:rFonts w:ascii="Arial" w:hAnsi="Arial" w:cs="Arial"/>
                  <w:sz w:val="18"/>
                  <w:szCs w:val="18"/>
                </w:rPr>
                <w:delText xml:space="preserve">Results of individual studies </w:delText>
              </w:r>
            </w:del>
          </w:p>
        </w:tc>
        <w:tc>
          <w:tcPr>
            <w:tcW w:w="587" w:type="dxa"/>
            <w:tcBorders>
              <w:top w:val="single" w:sz="4" w:space="0" w:color="000000"/>
              <w:left w:val="single" w:sz="4" w:space="0" w:color="000000"/>
              <w:bottom w:val="single" w:sz="4" w:space="0" w:color="000000"/>
              <w:right w:val="single" w:sz="4" w:space="0" w:color="000000"/>
            </w:tcBorders>
          </w:tcPr>
          <w:p w14:paraId="7A086866" w14:textId="77777777" w:rsidR="00622BE4" w:rsidRDefault="007319DD">
            <w:pPr>
              <w:pStyle w:val="Default"/>
              <w:spacing w:before="40" w:after="40"/>
              <w:jc w:val="right"/>
              <w:rPr>
                <w:del w:id="380" w:author="Zeal Harizulhaq" w:date="2026-09-25T21:07:00Z" w16du:dateUtc="2026-09-26T01:07:00Z"/>
                <w:rFonts w:ascii="Arial" w:hAnsi="Arial" w:cs="Arial"/>
                <w:sz w:val="18"/>
                <w:szCs w:val="18"/>
              </w:rPr>
            </w:pPr>
            <w:del w:id="381" w:author="Zeal Harizulhaq" w:date="2026-09-25T21:07:00Z" w16du:dateUtc="2026-09-26T01:07:00Z">
              <w:r>
                <w:rPr>
                  <w:rFonts w:ascii="Arial" w:hAnsi="Arial" w:cs="Arial"/>
                  <w:sz w:val="18"/>
                  <w:szCs w:val="18"/>
                </w:rPr>
                <w:delText>19</w:delText>
              </w:r>
            </w:del>
          </w:p>
        </w:tc>
        <w:tc>
          <w:tcPr>
            <w:tcW w:w="11745" w:type="dxa"/>
            <w:tcBorders>
              <w:top w:val="single" w:sz="4" w:space="0" w:color="000000"/>
              <w:left w:val="single" w:sz="4" w:space="0" w:color="000000"/>
              <w:bottom w:val="single" w:sz="4" w:space="0" w:color="000000"/>
              <w:right w:val="single" w:sz="4" w:space="0" w:color="000000"/>
            </w:tcBorders>
          </w:tcPr>
          <w:p w14:paraId="2F99FAEE" w14:textId="77777777" w:rsidR="00622BE4" w:rsidRDefault="007319DD">
            <w:pPr>
              <w:pStyle w:val="Default"/>
              <w:spacing w:before="40" w:after="40"/>
              <w:rPr>
                <w:del w:id="382" w:author="Zeal Harizulhaq" w:date="2026-09-25T21:07:00Z" w16du:dateUtc="2026-09-26T01:07:00Z"/>
                <w:rFonts w:ascii="Arial" w:hAnsi="Arial" w:cs="Arial"/>
                <w:sz w:val="18"/>
                <w:szCs w:val="18"/>
              </w:rPr>
            </w:pPr>
            <w:del w:id="383" w:author="Zeal Harizulhaq" w:date="2026-09-25T21:07:00Z" w16du:dateUtc="2026-09-26T01:07:00Z">
              <w:r>
                <w:rPr>
                  <w:rFonts w:ascii="Arial" w:hAnsi="Arial" w:cs="Arial"/>
                  <w:sz w:val="18"/>
                  <w:szCs w:val="18"/>
                </w:rPr>
                <w:delText>For all outcomes, present, for each study: (a) summary statistics for each group (where appropriate) and (b) an effect estimate and its precision (e.g. confidence/credible interval), ideally using structured tables or plots.</w:delText>
              </w:r>
            </w:del>
          </w:p>
        </w:tc>
        <w:tc>
          <w:tcPr>
            <w:tcW w:w="1200" w:type="dxa"/>
            <w:tcBorders>
              <w:top w:val="single" w:sz="4" w:space="0" w:color="000000"/>
              <w:left w:val="single" w:sz="4" w:space="0" w:color="000000"/>
              <w:bottom w:val="single" w:sz="4" w:space="0" w:color="000000"/>
              <w:right w:val="single" w:sz="4" w:space="0" w:color="000000"/>
            </w:tcBorders>
          </w:tcPr>
          <w:p w14:paraId="413C4943" w14:textId="77777777" w:rsidR="00622BE4" w:rsidRDefault="007319DD">
            <w:pPr>
              <w:pStyle w:val="Default"/>
              <w:spacing w:before="40" w:after="40"/>
              <w:rPr>
                <w:del w:id="384" w:author="Zeal Harizulhaq" w:date="2026-09-25T21:07:00Z" w16du:dateUtc="2026-09-26T01:07:00Z"/>
                <w:rFonts w:ascii="Arial" w:hAnsi="Arial" w:cs="Arial"/>
                <w:color w:val="auto"/>
                <w:sz w:val="18"/>
                <w:szCs w:val="18"/>
                <w:lang w:val="en-US" w:eastAsia="zh-CN"/>
              </w:rPr>
            </w:pPr>
            <w:del w:id="385" w:author="Zeal Harizulhaq" w:date="2026-09-25T21:07:00Z" w16du:dateUtc="2026-09-26T01:07:00Z">
              <w:r>
                <w:rPr>
                  <w:rFonts w:ascii="Arial" w:hAnsi="Arial" w:cs="Arial" w:hint="eastAsia"/>
                  <w:color w:val="auto"/>
                  <w:sz w:val="18"/>
                  <w:szCs w:val="18"/>
                  <w:lang w:val="en-US" w:eastAsia="zh-CN"/>
                </w:rPr>
                <w:delText>Page 13-17</w:delText>
              </w:r>
            </w:del>
          </w:p>
          <w:p w14:paraId="40D37026" w14:textId="77777777" w:rsidR="00622BE4" w:rsidRDefault="007319DD">
            <w:pPr>
              <w:pStyle w:val="Default"/>
              <w:spacing w:before="40" w:after="40"/>
              <w:rPr>
                <w:del w:id="386" w:author="Zeal Harizulhaq" w:date="2026-09-25T21:07:00Z" w16du:dateUtc="2026-09-26T01:07:00Z"/>
                <w:rFonts w:ascii="Arial" w:hAnsi="Arial" w:cs="Arial"/>
                <w:color w:val="auto"/>
                <w:sz w:val="18"/>
                <w:szCs w:val="18"/>
                <w:lang w:val="en-US" w:eastAsia="zh-CN"/>
              </w:rPr>
            </w:pPr>
            <w:del w:id="387" w:author="Zeal Harizulhaq" w:date="2026-09-25T21:07:00Z" w16du:dateUtc="2026-09-26T01:07:00Z">
              <w:r>
                <w:rPr>
                  <w:rFonts w:ascii="Arial" w:hAnsi="Arial" w:cs="Arial" w:hint="eastAsia"/>
                  <w:color w:val="auto"/>
                  <w:sz w:val="18"/>
                  <w:szCs w:val="18"/>
                  <w:lang w:val="en-US" w:eastAsia="zh-CN"/>
                </w:rPr>
                <w:delText>Table 1</w:delText>
              </w:r>
            </w:del>
          </w:p>
        </w:tc>
      </w:tr>
      <w:tr w:rsidR="00622BE4" w14:paraId="495D7C1A" w14:textId="77777777">
        <w:trPr>
          <w:trHeight w:val="48"/>
          <w:del w:id="388" w:author="Zeal Harizulhaq" w:date="2026-09-25T21:07:00Z" w16du:dateUtc="2026-09-26T01:07:00Z"/>
        </w:trPr>
        <w:tc>
          <w:tcPr>
            <w:tcW w:w="1668" w:type="dxa"/>
            <w:vMerge w:val="restart"/>
            <w:tcBorders>
              <w:top w:val="single" w:sz="4" w:space="0" w:color="000000"/>
              <w:left w:val="single" w:sz="4" w:space="0" w:color="000000"/>
              <w:right w:val="single" w:sz="4" w:space="0" w:color="000000"/>
            </w:tcBorders>
          </w:tcPr>
          <w:p w14:paraId="3F5F8FD3" w14:textId="77777777" w:rsidR="00622BE4" w:rsidRDefault="007319DD">
            <w:pPr>
              <w:pStyle w:val="Default"/>
              <w:spacing w:before="40" w:after="40"/>
              <w:rPr>
                <w:del w:id="389" w:author="Zeal Harizulhaq" w:date="2026-09-25T21:07:00Z" w16du:dateUtc="2026-09-26T01:07:00Z"/>
                <w:rFonts w:ascii="Arial" w:hAnsi="Arial" w:cs="Arial"/>
                <w:sz w:val="18"/>
                <w:szCs w:val="18"/>
              </w:rPr>
            </w:pPr>
            <w:del w:id="390" w:author="Zeal Harizulhaq" w:date="2026-09-25T21:07:00Z" w16du:dateUtc="2026-09-26T01:07:00Z">
              <w:r>
                <w:rPr>
                  <w:rFonts w:ascii="Arial" w:hAnsi="Arial" w:cs="Arial"/>
                  <w:sz w:val="18"/>
                  <w:szCs w:val="18"/>
                </w:rPr>
                <w:delText>Results of syntheses</w:delText>
              </w:r>
            </w:del>
          </w:p>
        </w:tc>
        <w:tc>
          <w:tcPr>
            <w:tcW w:w="587" w:type="dxa"/>
            <w:tcBorders>
              <w:top w:val="single" w:sz="4" w:space="0" w:color="000000"/>
              <w:left w:val="single" w:sz="4" w:space="0" w:color="000000"/>
              <w:bottom w:val="single" w:sz="4" w:space="0" w:color="000000"/>
              <w:right w:val="single" w:sz="4" w:space="0" w:color="000000"/>
            </w:tcBorders>
          </w:tcPr>
          <w:p w14:paraId="501D5C5B" w14:textId="77777777" w:rsidR="00622BE4" w:rsidRDefault="007319DD">
            <w:pPr>
              <w:pStyle w:val="Default"/>
              <w:spacing w:before="40" w:after="40"/>
              <w:jc w:val="right"/>
              <w:rPr>
                <w:del w:id="391" w:author="Zeal Harizulhaq" w:date="2026-09-25T21:07:00Z" w16du:dateUtc="2026-09-26T01:07:00Z"/>
                <w:rFonts w:ascii="Arial" w:hAnsi="Arial" w:cs="Arial"/>
                <w:sz w:val="18"/>
                <w:szCs w:val="18"/>
              </w:rPr>
            </w:pPr>
            <w:del w:id="392" w:author="Zeal Harizulhaq" w:date="2026-09-25T21:07:00Z" w16du:dateUtc="2026-09-26T01:07:00Z">
              <w:r>
                <w:rPr>
                  <w:rFonts w:ascii="Arial" w:hAnsi="Arial" w:cs="Arial"/>
                  <w:sz w:val="18"/>
                  <w:szCs w:val="18"/>
                </w:rPr>
                <w:delText>20a</w:delText>
              </w:r>
            </w:del>
          </w:p>
        </w:tc>
        <w:tc>
          <w:tcPr>
            <w:tcW w:w="11745" w:type="dxa"/>
            <w:tcBorders>
              <w:top w:val="single" w:sz="4" w:space="0" w:color="000000"/>
              <w:left w:val="single" w:sz="4" w:space="0" w:color="000000"/>
              <w:bottom w:val="single" w:sz="4" w:space="0" w:color="000000"/>
              <w:right w:val="single" w:sz="4" w:space="0" w:color="000000"/>
            </w:tcBorders>
          </w:tcPr>
          <w:p w14:paraId="116CEC93" w14:textId="77777777" w:rsidR="00622BE4" w:rsidRDefault="007319DD">
            <w:pPr>
              <w:pStyle w:val="Default"/>
              <w:spacing w:before="40" w:after="40"/>
              <w:rPr>
                <w:del w:id="393" w:author="Zeal Harizulhaq" w:date="2026-09-25T21:07:00Z" w16du:dateUtc="2026-09-26T01:07:00Z"/>
                <w:rFonts w:ascii="Arial" w:hAnsi="Arial" w:cs="Arial"/>
                <w:sz w:val="18"/>
                <w:szCs w:val="18"/>
              </w:rPr>
            </w:pPr>
            <w:del w:id="394" w:author="Zeal Harizulhaq" w:date="2026-09-25T21:07:00Z" w16du:dateUtc="2026-09-26T01:07:00Z">
              <w:r>
                <w:rPr>
                  <w:rFonts w:ascii="Arial" w:hAnsi="Arial" w:cs="Arial"/>
                  <w:sz w:val="18"/>
                  <w:szCs w:val="18"/>
                </w:rPr>
                <w:delText>For each synthesis, briefly summarise the characteristics and risk of bias among contributing studies.</w:delText>
              </w:r>
            </w:del>
          </w:p>
        </w:tc>
        <w:tc>
          <w:tcPr>
            <w:tcW w:w="1200" w:type="dxa"/>
            <w:tcBorders>
              <w:top w:val="single" w:sz="4" w:space="0" w:color="000000"/>
              <w:left w:val="single" w:sz="4" w:space="0" w:color="000000"/>
              <w:bottom w:val="single" w:sz="4" w:space="0" w:color="000000"/>
              <w:right w:val="single" w:sz="4" w:space="0" w:color="000000"/>
            </w:tcBorders>
          </w:tcPr>
          <w:p w14:paraId="1ABC6AE4" w14:textId="77777777" w:rsidR="00622BE4" w:rsidRDefault="007319DD">
            <w:pPr>
              <w:pStyle w:val="Default"/>
              <w:spacing w:before="40" w:after="40"/>
              <w:rPr>
                <w:del w:id="395" w:author="Zeal Harizulhaq" w:date="2026-09-25T21:07:00Z" w16du:dateUtc="2026-09-26T01:07:00Z"/>
                <w:rFonts w:ascii="Arial" w:hAnsi="Arial" w:cs="Arial"/>
                <w:color w:val="auto"/>
                <w:sz w:val="18"/>
                <w:szCs w:val="18"/>
              </w:rPr>
            </w:pPr>
            <w:del w:id="396" w:author="Zeal Harizulhaq" w:date="2026-09-25T21:07:00Z" w16du:dateUtc="2026-09-26T01:07:00Z">
              <w:r>
                <w:rPr>
                  <w:rFonts w:ascii="Arial" w:hAnsi="Arial" w:cs="Arial" w:hint="eastAsia"/>
                  <w:color w:val="auto"/>
                  <w:sz w:val="18"/>
                  <w:szCs w:val="18"/>
                  <w:lang w:val="en-US" w:eastAsia="zh-CN"/>
                </w:rPr>
                <w:delText>Page 13-17</w:delText>
              </w:r>
            </w:del>
          </w:p>
        </w:tc>
      </w:tr>
      <w:tr w:rsidR="00622BE4" w14:paraId="0ABE5B82" w14:textId="77777777">
        <w:trPr>
          <w:trHeight w:val="203"/>
          <w:del w:id="397" w:author="Zeal Harizulhaq" w:date="2026-09-25T21:07:00Z" w16du:dateUtc="2026-09-26T01:07:00Z"/>
        </w:trPr>
        <w:tc>
          <w:tcPr>
            <w:tcW w:w="1668" w:type="dxa"/>
            <w:vMerge/>
            <w:tcBorders>
              <w:left w:val="single" w:sz="4" w:space="0" w:color="000000"/>
              <w:right w:val="single" w:sz="4" w:space="0" w:color="000000"/>
            </w:tcBorders>
          </w:tcPr>
          <w:p w14:paraId="226ED208" w14:textId="77777777" w:rsidR="00622BE4" w:rsidRDefault="00622BE4">
            <w:pPr>
              <w:pStyle w:val="Default"/>
              <w:spacing w:before="40" w:after="40"/>
              <w:rPr>
                <w:del w:id="398"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107C358E" w14:textId="77777777" w:rsidR="00622BE4" w:rsidRDefault="007319DD">
            <w:pPr>
              <w:pStyle w:val="Default"/>
              <w:spacing w:before="40" w:after="40"/>
              <w:jc w:val="right"/>
              <w:rPr>
                <w:del w:id="399" w:author="Zeal Harizulhaq" w:date="2026-09-25T21:07:00Z" w16du:dateUtc="2026-09-26T01:07:00Z"/>
                <w:rFonts w:ascii="Arial" w:hAnsi="Arial" w:cs="Arial"/>
                <w:sz w:val="18"/>
                <w:szCs w:val="18"/>
              </w:rPr>
            </w:pPr>
            <w:del w:id="400" w:author="Zeal Harizulhaq" w:date="2026-09-25T21:07:00Z" w16du:dateUtc="2026-09-26T01:07:00Z">
              <w:r>
                <w:rPr>
                  <w:rFonts w:ascii="Arial" w:hAnsi="Arial" w:cs="Arial"/>
                  <w:sz w:val="18"/>
                  <w:szCs w:val="18"/>
                </w:rPr>
                <w:delText>20b</w:delText>
              </w:r>
            </w:del>
          </w:p>
        </w:tc>
        <w:tc>
          <w:tcPr>
            <w:tcW w:w="11745" w:type="dxa"/>
            <w:tcBorders>
              <w:top w:val="single" w:sz="4" w:space="0" w:color="000000"/>
              <w:left w:val="single" w:sz="4" w:space="0" w:color="000000"/>
              <w:bottom w:val="single" w:sz="4" w:space="0" w:color="000000"/>
              <w:right w:val="single" w:sz="4" w:space="0" w:color="000000"/>
            </w:tcBorders>
          </w:tcPr>
          <w:p w14:paraId="081F485B" w14:textId="77777777" w:rsidR="00622BE4" w:rsidRDefault="007319DD">
            <w:pPr>
              <w:pStyle w:val="Default"/>
              <w:spacing w:before="40" w:after="40"/>
              <w:rPr>
                <w:del w:id="401" w:author="Zeal Harizulhaq" w:date="2026-09-25T21:07:00Z" w16du:dateUtc="2026-09-26T01:07:00Z"/>
                <w:rFonts w:ascii="Arial" w:hAnsi="Arial" w:cs="Arial"/>
                <w:sz w:val="18"/>
                <w:szCs w:val="18"/>
              </w:rPr>
            </w:pPr>
            <w:del w:id="402" w:author="Zeal Harizulhaq" w:date="2026-09-25T21:07:00Z" w16du:dateUtc="2026-09-26T01:07:00Z">
              <w:r>
                <w:rPr>
                  <w:rFonts w:ascii="Arial" w:hAnsi="Arial" w:cs="Arial"/>
                  <w:sz w:val="18"/>
                  <w:szCs w:val="18"/>
                </w:rPr>
                <w:delText>Present results of all statistical syntheses conducted. If meta-analysis was done, present for each the summary estimate and its precision (e.g. confidence/credible interval) and measures of statistical heterogeneity. If comparing groups, describe the direction of the effect.</w:delText>
              </w:r>
            </w:del>
          </w:p>
        </w:tc>
        <w:tc>
          <w:tcPr>
            <w:tcW w:w="1200" w:type="dxa"/>
            <w:tcBorders>
              <w:top w:val="single" w:sz="4" w:space="0" w:color="000000"/>
              <w:left w:val="single" w:sz="4" w:space="0" w:color="000000"/>
              <w:bottom w:val="single" w:sz="4" w:space="0" w:color="000000"/>
              <w:right w:val="single" w:sz="4" w:space="0" w:color="000000"/>
            </w:tcBorders>
          </w:tcPr>
          <w:p w14:paraId="33276E47" w14:textId="77777777" w:rsidR="00622BE4" w:rsidRDefault="007319DD">
            <w:pPr>
              <w:pStyle w:val="Default"/>
              <w:spacing w:before="40" w:after="40"/>
              <w:rPr>
                <w:del w:id="403" w:author="Zeal Harizulhaq" w:date="2026-09-25T21:07:00Z" w16du:dateUtc="2026-09-26T01:07:00Z"/>
                <w:rFonts w:ascii="Arial" w:hAnsi="Arial" w:cs="Arial"/>
                <w:color w:val="auto"/>
                <w:sz w:val="18"/>
                <w:szCs w:val="18"/>
              </w:rPr>
            </w:pPr>
            <w:del w:id="404" w:author="Zeal Harizulhaq" w:date="2026-09-25T21:07:00Z" w16du:dateUtc="2026-09-26T01:07:00Z">
              <w:r>
                <w:rPr>
                  <w:rFonts w:ascii="Arial" w:hAnsi="Arial" w:cs="Arial" w:hint="eastAsia"/>
                  <w:color w:val="auto"/>
                  <w:sz w:val="18"/>
                  <w:szCs w:val="18"/>
                  <w:lang w:val="en-US" w:eastAsia="zh-CN"/>
                </w:rPr>
                <w:delText>Page 13-17</w:delText>
              </w:r>
            </w:del>
          </w:p>
        </w:tc>
      </w:tr>
      <w:tr w:rsidR="00622BE4" w14:paraId="5613D21B" w14:textId="77777777">
        <w:trPr>
          <w:trHeight w:val="48"/>
          <w:del w:id="405" w:author="Zeal Harizulhaq" w:date="2026-09-25T21:07:00Z" w16du:dateUtc="2026-09-26T01:07:00Z"/>
        </w:trPr>
        <w:tc>
          <w:tcPr>
            <w:tcW w:w="1668" w:type="dxa"/>
            <w:vMerge/>
            <w:tcBorders>
              <w:left w:val="single" w:sz="4" w:space="0" w:color="000000"/>
              <w:right w:val="single" w:sz="4" w:space="0" w:color="000000"/>
            </w:tcBorders>
          </w:tcPr>
          <w:p w14:paraId="43C9492B" w14:textId="77777777" w:rsidR="00622BE4" w:rsidRDefault="00622BE4">
            <w:pPr>
              <w:pStyle w:val="Default"/>
              <w:spacing w:before="40" w:after="40"/>
              <w:rPr>
                <w:del w:id="406"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1C08C047" w14:textId="77777777" w:rsidR="00622BE4" w:rsidRDefault="007319DD">
            <w:pPr>
              <w:pStyle w:val="Default"/>
              <w:spacing w:before="40" w:after="40"/>
              <w:jc w:val="right"/>
              <w:rPr>
                <w:del w:id="407" w:author="Zeal Harizulhaq" w:date="2026-09-25T21:07:00Z" w16du:dateUtc="2026-09-26T01:07:00Z"/>
                <w:rFonts w:ascii="Arial" w:hAnsi="Arial" w:cs="Arial"/>
                <w:sz w:val="18"/>
                <w:szCs w:val="18"/>
              </w:rPr>
            </w:pPr>
            <w:del w:id="408" w:author="Zeal Harizulhaq" w:date="2026-09-25T21:07:00Z" w16du:dateUtc="2026-09-26T01:07:00Z">
              <w:r>
                <w:rPr>
                  <w:rFonts w:ascii="Arial" w:hAnsi="Arial" w:cs="Arial"/>
                  <w:sz w:val="18"/>
                  <w:szCs w:val="18"/>
                </w:rPr>
                <w:delText>20c</w:delText>
              </w:r>
            </w:del>
          </w:p>
        </w:tc>
        <w:tc>
          <w:tcPr>
            <w:tcW w:w="11745" w:type="dxa"/>
            <w:tcBorders>
              <w:top w:val="single" w:sz="4" w:space="0" w:color="000000"/>
              <w:left w:val="single" w:sz="4" w:space="0" w:color="000000"/>
              <w:bottom w:val="single" w:sz="4" w:space="0" w:color="000000"/>
              <w:right w:val="single" w:sz="4" w:space="0" w:color="000000"/>
            </w:tcBorders>
          </w:tcPr>
          <w:p w14:paraId="16C52C7A" w14:textId="77777777" w:rsidR="00622BE4" w:rsidRDefault="007319DD">
            <w:pPr>
              <w:pStyle w:val="Default"/>
              <w:spacing w:before="40" w:after="40"/>
              <w:rPr>
                <w:del w:id="409" w:author="Zeal Harizulhaq" w:date="2026-09-25T21:07:00Z" w16du:dateUtc="2026-09-26T01:07:00Z"/>
                <w:rFonts w:ascii="Arial" w:hAnsi="Arial" w:cs="Arial"/>
                <w:sz w:val="18"/>
                <w:szCs w:val="18"/>
              </w:rPr>
            </w:pPr>
            <w:del w:id="410" w:author="Zeal Harizulhaq" w:date="2026-09-25T21:07:00Z" w16du:dateUtc="2026-09-26T01:07:00Z">
              <w:r>
                <w:rPr>
                  <w:rFonts w:ascii="Arial" w:hAnsi="Arial" w:cs="Arial"/>
                  <w:sz w:val="18"/>
                  <w:szCs w:val="18"/>
                </w:rPr>
                <w:delText>Present results of all investigations of possible causes of heterogeneity among study results.</w:delText>
              </w:r>
            </w:del>
          </w:p>
        </w:tc>
        <w:tc>
          <w:tcPr>
            <w:tcW w:w="1200" w:type="dxa"/>
            <w:tcBorders>
              <w:top w:val="single" w:sz="4" w:space="0" w:color="000000"/>
              <w:left w:val="single" w:sz="4" w:space="0" w:color="000000"/>
              <w:bottom w:val="single" w:sz="4" w:space="0" w:color="000000"/>
              <w:right w:val="single" w:sz="4" w:space="0" w:color="000000"/>
            </w:tcBorders>
          </w:tcPr>
          <w:p w14:paraId="2547FF24" w14:textId="77777777" w:rsidR="00622BE4" w:rsidRDefault="007319DD">
            <w:pPr>
              <w:pStyle w:val="Default"/>
              <w:spacing w:before="40" w:after="40"/>
              <w:rPr>
                <w:del w:id="411" w:author="Zeal Harizulhaq" w:date="2026-09-25T21:07:00Z" w16du:dateUtc="2026-09-26T01:07:00Z"/>
                <w:rFonts w:ascii="Arial" w:hAnsi="Arial" w:cs="Arial"/>
                <w:color w:val="auto"/>
                <w:sz w:val="18"/>
                <w:szCs w:val="18"/>
              </w:rPr>
            </w:pPr>
            <w:del w:id="412" w:author="Zeal Harizulhaq" w:date="2026-09-25T21:07:00Z" w16du:dateUtc="2026-09-26T01:07:00Z">
              <w:r>
                <w:rPr>
                  <w:rFonts w:ascii="Arial" w:hAnsi="Arial" w:cs="Arial" w:hint="eastAsia"/>
                  <w:color w:val="auto"/>
                  <w:sz w:val="18"/>
                  <w:szCs w:val="18"/>
                  <w:lang w:val="en-US" w:eastAsia="zh-CN"/>
                </w:rPr>
                <w:delText>Page 13-17</w:delText>
              </w:r>
            </w:del>
          </w:p>
        </w:tc>
      </w:tr>
      <w:tr w:rsidR="00622BE4" w14:paraId="341D8A4E" w14:textId="77777777">
        <w:trPr>
          <w:trHeight w:val="48"/>
          <w:del w:id="413" w:author="Zeal Harizulhaq" w:date="2026-09-25T21:07:00Z" w16du:dateUtc="2026-09-26T01:07:00Z"/>
        </w:trPr>
        <w:tc>
          <w:tcPr>
            <w:tcW w:w="1668" w:type="dxa"/>
            <w:vMerge/>
            <w:tcBorders>
              <w:left w:val="single" w:sz="4" w:space="0" w:color="000000"/>
              <w:bottom w:val="single" w:sz="4" w:space="0" w:color="000000"/>
              <w:right w:val="single" w:sz="4" w:space="0" w:color="000000"/>
            </w:tcBorders>
          </w:tcPr>
          <w:p w14:paraId="51704154" w14:textId="77777777" w:rsidR="00622BE4" w:rsidRDefault="00622BE4">
            <w:pPr>
              <w:pStyle w:val="Default"/>
              <w:spacing w:before="40" w:after="40"/>
              <w:rPr>
                <w:del w:id="414"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5A872674" w14:textId="77777777" w:rsidR="00622BE4" w:rsidRDefault="007319DD">
            <w:pPr>
              <w:pStyle w:val="Default"/>
              <w:spacing w:before="40" w:after="40"/>
              <w:jc w:val="right"/>
              <w:rPr>
                <w:del w:id="415" w:author="Zeal Harizulhaq" w:date="2026-09-25T21:07:00Z" w16du:dateUtc="2026-09-26T01:07:00Z"/>
                <w:rFonts w:ascii="Arial" w:hAnsi="Arial" w:cs="Arial"/>
                <w:sz w:val="18"/>
                <w:szCs w:val="18"/>
              </w:rPr>
            </w:pPr>
            <w:del w:id="416" w:author="Zeal Harizulhaq" w:date="2026-09-25T21:07:00Z" w16du:dateUtc="2026-09-26T01:07:00Z">
              <w:r>
                <w:rPr>
                  <w:rFonts w:ascii="Arial" w:hAnsi="Arial" w:cs="Arial"/>
                  <w:sz w:val="18"/>
                  <w:szCs w:val="18"/>
                </w:rPr>
                <w:delText>20d</w:delText>
              </w:r>
            </w:del>
          </w:p>
        </w:tc>
        <w:tc>
          <w:tcPr>
            <w:tcW w:w="11745" w:type="dxa"/>
            <w:tcBorders>
              <w:top w:val="single" w:sz="4" w:space="0" w:color="000000"/>
              <w:left w:val="single" w:sz="4" w:space="0" w:color="000000"/>
              <w:bottom w:val="single" w:sz="4" w:space="0" w:color="000000"/>
              <w:right w:val="single" w:sz="4" w:space="0" w:color="000000"/>
            </w:tcBorders>
          </w:tcPr>
          <w:p w14:paraId="0DDB2269" w14:textId="77777777" w:rsidR="00622BE4" w:rsidRDefault="007319DD">
            <w:pPr>
              <w:pStyle w:val="Default"/>
              <w:spacing w:before="40" w:after="40"/>
              <w:rPr>
                <w:del w:id="417" w:author="Zeal Harizulhaq" w:date="2026-09-25T21:07:00Z" w16du:dateUtc="2026-09-26T01:07:00Z"/>
                <w:rFonts w:ascii="Arial" w:hAnsi="Arial" w:cs="Arial"/>
                <w:sz w:val="18"/>
                <w:szCs w:val="18"/>
              </w:rPr>
            </w:pPr>
            <w:del w:id="418" w:author="Zeal Harizulhaq" w:date="2026-09-25T21:07:00Z" w16du:dateUtc="2026-09-26T01:07:00Z">
              <w:r>
                <w:rPr>
                  <w:rFonts w:ascii="Arial" w:hAnsi="Arial" w:cs="Arial"/>
                  <w:sz w:val="18"/>
                  <w:szCs w:val="18"/>
                </w:rPr>
                <w:delText>Present results of all sensitivity analyses conducted to assess the robustness of the synthesized results.</w:delText>
              </w:r>
            </w:del>
          </w:p>
        </w:tc>
        <w:tc>
          <w:tcPr>
            <w:tcW w:w="1200" w:type="dxa"/>
            <w:tcBorders>
              <w:top w:val="single" w:sz="4" w:space="0" w:color="000000"/>
              <w:left w:val="single" w:sz="4" w:space="0" w:color="000000"/>
              <w:bottom w:val="single" w:sz="4" w:space="0" w:color="000000"/>
              <w:right w:val="single" w:sz="4" w:space="0" w:color="000000"/>
            </w:tcBorders>
          </w:tcPr>
          <w:p w14:paraId="2AC3C9B2" w14:textId="77777777" w:rsidR="00622BE4" w:rsidRDefault="007319DD">
            <w:pPr>
              <w:pStyle w:val="Default"/>
              <w:spacing w:before="40" w:after="40"/>
              <w:rPr>
                <w:del w:id="419" w:author="Zeal Harizulhaq" w:date="2026-09-25T21:07:00Z" w16du:dateUtc="2026-09-26T01:07:00Z"/>
                <w:rFonts w:ascii="Arial" w:hAnsi="Arial" w:cs="Arial"/>
                <w:color w:val="auto"/>
                <w:sz w:val="18"/>
                <w:szCs w:val="18"/>
              </w:rPr>
            </w:pPr>
            <w:del w:id="420" w:author="Zeal Harizulhaq" w:date="2026-09-25T21:07:00Z" w16du:dateUtc="2026-09-26T01:07:00Z">
              <w:r>
                <w:rPr>
                  <w:rFonts w:ascii="Arial" w:hAnsi="Arial" w:cs="Arial" w:hint="eastAsia"/>
                  <w:color w:val="auto"/>
                  <w:sz w:val="18"/>
                  <w:szCs w:val="18"/>
                  <w:lang w:val="en-US" w:eastAsia="zh-CN"/>
                </w:rPr>
                <w:delText>Page 13-17</w:delText>
              </w:r>
            </w:del>
          </w:p>
        </w:tc>
      </w:tr>
      <w:tr w:rsidR="00622BE4" w14:paraId="49B912D1" w14:textId="77777777">
        <w:trPr>
          <w:trHeight w:val="48"/>
          <w:del w:id="421"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6C4FA79A" w14:textId="77777777" w:rsidR="00622BE4" w:rsidRDefault="007319DD">
            <w:pPr>
              <w:pStyle w:val="Default"/>
              <w:spacing w:before="40" w:after="40"/>
              <w:rPr>
                <w:del w:id="422" w:author="Zeal Harizulhaq" w:date="2026-09-25T21:07:00Z" w16du:dateUtc="2026-09-26T01:07:00Z"/>
                <w:rFonts w:ascii="Arial" w:hAnsi="Arial" w:cs="Arial"/>
                <w:sz w:val="18"/>
                <w:szCs w:val="18"/>
              </w:rPr>
            </w:pPr>
            <w:del w:id="423" w:author="Zeal Harizulhaq" w:date="2026-09-25T21:07:00Z" w16du:dateUtc="2026-09-26T01:07:00Z">
              <w:r>
                <w:rPr>
                  <w:rFonts w:ascii="Arial" w:hAnsi="Arial" w:cs="Arial"/>
                  <w:sz w:val="18"/>
                  <w:szCs w:val="18"/>
                </w:rPr>
                <w:delText>Reporting biases</w:delText>
              </w:r>
            </w:del>
          </w:p>
        </w:tc>
        <w:tc>
          <w:tcPr>
            <w:tcW w:w="587" w:type="dxa"/>
            <w:tcBorders>
              <w:top w:val="single" w:sz="4" w:space="0" w:color="000000"/>
              <w:left w:val="single" w:sz="4" w:space="0" w:color="000000"/>
              <w:bottom w:val="single" w:sz="4" w:space="0" w:color="000000"/>
              <w:right w:val="single" w:sz="4" w:space="0" w:color="000000"/>
            </w:tcBorders>
          </w:tcPr>
          <w:p w14:paraId="46DDB3E9" w14:textId="77777777" w:rsidR="00622BE4" w:rsidRDefault="007319DD">
            <w:pPr>
              <w:pStyle w:val="Default"/>
              <w:spacing w:before="40" w:after="40"/>
              <w:jc w:val="right"/>
              <w:rPr>
                <w:del w:id="424" w:author="Zeal Harizulhaq" w:date="2026-09-25T21:07:00Z" w16du:dateUtc="2026-09-26T01:07:00Z"/>
                <w:rFonts w:ascii="Arial" w:hAnsi="Arial" w:cs="Arial"/>
                <w:sz w:val="18"/>
                <w:szCs w:val="18"/>
              </w:rPr>
            </w:pPr>
            <w:del w:id="425" w:author="Zeal Harizulhaq" w:date="2026-09-25T21:07:00Z" w16du:dateUtc="2026-09-26T01:07:00Z">
              <w:r>
                <w:rPr>
                  <w:rFonts w:ascii="Arial" w:hAnsi="Arial" w:cs="Arial"/>
                  <w:sz w:val="18"/>
                  <w:szCs w:val="18"/>
                </w:rPr>
                <w:delText>21</w:delText>
              </w:r>
            </w:del>
          </w:p>
        </w:tc>
        <w:tc>
          <w:tcPr>
            <w:tcW w:w="11745" w:type="dxa"/>
            <w:tcBorders>
              <w:top w:val="single" w:sz="4" w:space="0" w:color="000000"/>
              <w:left w:val="single" w:sz="4" w:space="0" w:color="000000"/>
              <w:bottom w:val="single" w:sz="4" w:space="0" w:color="000000"/>
              <w:right w:val="single" w:sz="4" w:space="0" w:color="000000"/>
            </w:tcBorders>
          </w:tcPr>
          <w:p w14:paraId="424BB9F3" w14:textId="77777777" w:rsidR="00622BE4" w:rsidRDefault="007319DD">
            <w:pPr>
              <w:pStyle w:val="Default"/>
              <w:spacing w:before="40" w:after="40"/>
              <w:rPr>
                <w:del w:id="426" w:author="Zeal Harizulhaq" w:date="2026-09-25T21:07:00Z" w16du:dateUtc="2026-09-26T01:07:00Z"/>
                <w:rFonts w:ascii="Arial" w:hAnsi="Arial" w:cs="Arial"/>
                <w:sz w:val="18"/>
                <w:szCs w:val="18"/>
              </w:rPr>
            </w:pPr>
            <w:del w:id="427" w:author="Zeal Harizulhaq" w:date="2026-09-25T21:07:00Z" w16du:dateUtc="2026-09-26T01:07:00Z">
              <w:r>
                <w:rPr>
                  <w:rFonts w:ascii="Arial" w:hAnsi="Arial" w:cs="Arial"/>
                  <w:sz w:val="18"/>
                  <w:szCs w:val="18"/>
                </w:rPr>
                <w:delText>Present assessments of risk of bias due to missing results (arising from reporting biases) for each synthesis assessed.</w:delText>
              </w:r>
            </w:del>
          </w:p>
        </w:tc>
        <w:tc>
          <w:tcPr>
            <w:tcW w:w="1200" w:type="dxa"/>
            <w:tcBorders>
              <w:top w:val="single" w:sz="4" w:space="0" w:color="000000"/>
              <w:left w:val="single" w:sz="4" w:space="0" w:color="000000"/>
              <w:bottom w:val="single" w:sz="4" w:space="0" w:color="000000"/>
              <w:right w:val="single" w:sz="4" w:space="0" w:color="000000"/>
            </w:tcBorders>
          </w:tcPr>
          <w:p w14:paraId="6E2983FA" w14:textId="77777777" w:rsidR="00622BE4" w:rsidRDefault="007319DD">
            <w:pPr>
              <w:pStyle w:val="Default"/>
              <w:spacing w:before="40" w:after="40"/>
              <w:rPr>
                <w:del w:id="428" w:author="Zeal Harizulhaq" w:date="2026-09-25T21:07:00Z" w16du:dateUtc="2026-09-26T01:07:00Z"/>
                <w:rFonts w:ascii="Arial" w:hAnsi="Arial" w:cs="Arial"/>
                <w:color w:val="auto"/>
                <w:sz w:val="18"/>
                <w:szCs w:val="18"/>
                <w:lang w:val="en-US"/>
              </w:rPr>
            </w:pPr>
            <w:del w:id="429" w:author="Zeal Harizulhaq" w:date="2026-09-25T21:07:00Z" w16du:dateUtc="2026-09-26T01:07:00Z">
              <w:r>
                <w:rPr>
                  <w:rFonts w:ascii="Arial" w:hAnsi="Arial" w:cs="Arial" w:hint="eastAsia"/>
                  <w:color w:val="auto"/>
                  <w:sz w:val="18"/>
                  <w:szCs w:val="18"/>
                  <w:lang w:val="en-US" w:eastAsia="zh-CN"/>
                </w:rPr>
                <w:delText>Page 18-19</w:delText>
              </w:r>
            </w:del>
          </w:p>
        </w:tc>
      </w:tr>
      <w:tr w:rsidR="00622BE4" w14:paraId="3242C9E3" w14:textId="77777777">
        <w:trPr>
          <w:trHeight w:val="48"/>
          <w:del w:id="430"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5C13C5A6" w14:textId="77777777" w:rsidR="00622BE4" w:rsidRDefault="007319DD">
            <w:pPr>
              <w:pStyle w:val="Default"/>
              <w:spacing w:before="40" w:after="40"/>
              <w:rPr>
                <w:del w:id="431" w:author="Zeal Harizulhaq" w:date="2026-09-25T21:07:00Z" w16du:dateUtc="2026-09-26T01:07:00Z"/>
                <w:rFonts w:ascii="Arial" w:hAnsi="Arial" w:cs="Arial"/>
                <w:sz w:val="18"/>
                <w:szCs w:val="18"/>
              </w:rPr>
            </w:pPr>
            <w:del w:id="432" w:author="Zeal Harizulhaq" w:date="2026-09-25T21:07:00Z" w16du:dateUtc="2026-09-26T01:07:00Z">
              <w:r>
                <w:rPr>
                  <w:rFonts w:ascii="Arial" w:hAnsi="Arial" w:cs="Arial"/>
                  <w:sz w:val="18"/>
                  <w:szCs w:val="18"/>
                </w:rPr>
                <w:delText xml:space="preserve">Certainty of evidence </w:delText>
              </w:r>
            </w:del>
          </w:p>
        </w:tc>
        <w:tc>
          <w:tcPr>
            <w:tcW w:w="587" w:type="dxa"/>
            <w:tcBorders>
              <w:top w:val="single" w:sz="4" w:space="0" w:color="000000"/>
              <w:left w:val="single" w:sz="4" w:space="0" w:color="000000"/>
              <w:bottom w:val="single" w:sz="4" w:space="0" w:color="000000"/>
              <w:right w:val="single" w:sz="4" w:space="0" w:color="000000"/>
            </w:tcBorders>
          </w:tcPr>
          <w:p w14:paraId="7D925674" w14:textId="77777777" w:rsidR="00622BE4" w:rsidRDefault="007319DD">
            <w:pPr>
              <w:pStyle w:val="Default"/>
              <w:spacing w:before="40" w:after="40"/>
              <w:jc w:val="right"/>
              <w:rPr>
                <w:del w:id="433" w:author="Zeal Harizulhaq" w:date="2026-09-25T21:07:00Z" w16du:dateUtc="2026-09-26T01:07:00Z"/>
                <w:rFonts w:ascii="Arial" w:hAnsi="Arial" w:cs="Arial"/>
                <w:sz w:val="18"/>
                <w:szCs w:val="18"/>
              </w:rPr>
            </w:pPr>
            <w:del w:id="434" w:author="Zeal Harizulhaq" w:date="2026-09-25T21:07:00Z" w16du:dateUtc="2026-09-26T01:07:00Z">
              <w:r>
                <w:rPr>
                  <w:rFonts w:ascii="Arial" w:hAnsi="Arial" w:cs="Arial"/>
                  <w:sz w:val="18"/>
                  <w:szCs w:val="18"/>
                </w:rPr>
                <w:delText>22</w:delText>
              </w:r>
            </w:del>
          </w:p>
        </w:tc>
        <w:tc>
          <w:tcPr>
            <w:tcW w:w="11745" w:type="dxa"/>
            <w:tcBorders>
              <w:top w:val="single" w:sz="4" w:space="0" w:color="000000"/>
              <w:left w:val="single" w:sz="4" w:space="0" w:color="000000"/>
              <w:bottom w:val="single" w:sz="4" w:space="0" w:color="000000"/>
              <w:right w:val="single" w:sz="4" w:space="0" w:color="000000"/>
            </w:tcBorders>
          </w:tcPr>
          <w:p w14:paraId="720BA895" w14:textId="77777777" w:rsidR="00622BE4" w:rsidRDefault="007319DD">
            <w:pPr>
              <w:pStyle w:val="Default"/>
              <w:spacing w:before="40" w:after="40"/>
              <w:rPr>
                <w:del w:id="435" w:author="Zeal Harizulhaq" w:date="2026-09-25T21:07:00Z" w16du:dateUtc="2026-09-26T01:07:00Z"/>
                <w:rFonts w:ascii="Arial" w:hAnsi="Arial" w:cs="Arial"/>
                <w:sz w:val="18"/>
                <w:szCs w:val="18"/>
              </w:rPr>
            </w:pPr>
            <w:del w:id="436" w:author="Zeal Harizulhaq" w:date="2026-09-25T21:07:00Z" w16du:dateUtc="2026-09-26T01:07:00Z">
              <w:r>
                <w:rPr>
                  <w:rFonts w:ascii="Arial" w:hAnsi="Arial" w:cs="Arial"/>
                  <w:sz w:val="18"/>
                  <w:szCs w:val="18"/>
                </w:rPr>
                <w:delText>Present assessments of certainty (or confidence) in the body of evidence for each outcome assessed.</w:delText>
              </w:r>
            </w:del>
          </w:p>
        </w:tc>
        <w:tc>
          <w:tcPr>
            <w:tcW w:w="1200" w:type="dxa"/>
            <w:tcBorders>
              <w:top w:val="single" w:sz="4" w:space="0" w:color="000000"/>
              <w:left w:val="single" w:sz="4" w:space="0" w:color="000000"/>
              <w:bottom w:val="single" w:sz="4" w:space="0" w:color="000000"/>
              <w:right w:val="single" w:sz="4" w:space="0" w:color="000000"/>
            </w:tcBorders>
          </w:tcPr>
          <w:p w14:paraId="444F537D" w14:textId="77777777" w:rsidR="00622BE4" w:rsidRDefault="007319DD">
            <w:pPr>
              <w:pStyle w:val="Default"/>
              <w:spacing w:before="40" w:after="40"/>
              <w:rPr>
                <w:del w:id="437" w:author="Zeal Harizulhaq" w:date="2026-09-25T21:07:00Z" w16du:dateUtc="2026-09-26T01:07:00Z"/>
                <w:rFonts w:ascii="Arial" w:hAnsi="Arial" w:cs="Arial"/>
                <w:color w:val="auto"/>
                <w:sz w:val="18"/>
                <w:szCs w:val="18"/>
                <w:lang w:val="en-US"/>
              </w:rPr>
            </w:pPr>
            <w:del w:id="438" w:author="Zeal Harizulhaq" w:date="2026-09-25T21:07:00Z" w16du:dateUtc="2026-09-26T01:07:00Z">
              <w:r>
                <w:rPr>
                  <w:rFonts w:ascii="Arial" w:hAnsi="Arial" w:cs="Arial" w:hint="eastAsia"/>
                  <w:color w:val="auto"/>
                  <w:sz w:val="18"/>
                  <w:szCs w:val="18"/>
                  <w:lang w:val="en-US" w:eastAsia="zh-CN"/>
                </w:rPr>
                <w:delText>Page 11-14</w:delText>
              </w:r>
            </w:del>
          </w:p>
        </w:tc>
      </w:tr>
      <w:tr w:rsidR="00622BE4" w14:paraId="758DEDC0" w14:textId="77777777">
        <w:trPr>
          <w:trHeight w:val="24"/>
          <w:del w:id="439" w:author="Zeal Harizulhaq" w:date="2026-09-25T21:07:00Z" w16du:dateUtc="2026-09-26T01:07:00Z"/>
        </w:trPr>
        <w:tc>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p w14:paraId="4747DD62" w14:textId="77777777" w:rsidR="00622BE4" w:rsidRDefault="007319DD">
            <w:pPr>
              <w:pStyle w:val="Default"/>
              <w:rPr>
                <w:del w:id="440" w:author="Zeal Harizulhaq" w:date="2026-09-25T21:07:00Z" w16du:dateUtc="2026-09-26T01:07:00Z"/>
                <w:rFonts w:ascii="Arial" w:hAnsi="Arial" w:cs="Arial"/>
                <w:sz w:val="18"/>
                <w:szCs w:val="18"/>
              </w:rPr>
            </w:pPr>
            <w:del w:id="441" w:author="Zeal Harizulhaq" w:date="2026-09-25T21:07:00Z" w16du:dateUtc="2026-09-26T01:07:00Z">
              <w:r>
                <w:rPr>
                  <w:rFonts w:ascii="Arial" w:hAnsi="Arial" w:cs="Arial"/>
                  <w:b/>
                  <w:bCs/>
                  <w:sz w:val="18"/>
                  <w:szCs w:val="18"/>
                </w:rPr>
                <w:delText xml:space="preserve">DISCUSSION </w:delText>
              </w:r>
            </w:del>
          </w:p>
        </w:tc>
        <w:tc>
          <w:tcPr>
            <w:tcW w:w="1200" w:type="dxa"/>
            <w:tcBorders>
              <w:top w:val="double" w:sz="4" w:space="0" w:color="000000"/>
              <w:left w:val="single" w:sz="4" w:space="0" w:color="000000"/>
              <w:bottom w:val="single" w:sz="4" w:space="0" w:color="000000"/>
              <w:right w:val="single" w:sz="4" w:space="0" w:color="000000"/>
            </w:tcBorders>
            <w:shd w:val="clear" w:color="auto" w:fill="FFFFCC"/>
          </w:tcPr>
          <w:p w14:paraId="2B04E33A" w14:textId="77777777" w:rsidR="00622BE4" w:rsidRDefault="00622BE4">
            <w:pPr>
              <w:pStyle w:val="Default"/>
              <w:jc w:val="center"/>
              <w:rPr>
                <w:del w:id="442" w:author="Zeal Harizulhaq" w:date="2026-09-25T21:07:00Z" w16du:dateUtc="2026-09-26T01:07:00Z"/>
                <w:rFonts w:ascii="Arial" w:hAnsi="Arial" w:cs="Arial"/>
                <w:color w:val="auto"/>
                <w:sz w:val="18"/>
                <w:szCs w:val="18"/>
              </w:rPr>
            </w:pPr>
          </w:p>
        </w:tc>
      </w:tr>
      <w:tr w:rsidR="00622BE4" w14:paraId="6070D815" w14:textId="77777777">
        <w:trPr>
          <w:trHeight w:val="48"/>
          <w:del w:id="443" w:author="Zeal Harizulhaq" w:date="2026-09-25T21:07:00Z" w16du:dateUtc="2026-09-26T01:07:00Z"/>
        </w:trPr>
        <w:tc>
          <w:tcPr>
            <w:tcW w:w="1668" w:type="dxa"/>
            <w:vMerge w:val="restart"/>
            <w:tcBorders>
              <w:top w:val="single" w:sz="4" w:space="0" w:color="000000"/>
              <w:left w:val="single" w:sz="4" w:space="0" w:color="000000"/>
              <w:right w:val="single" w:sz="4" w:space="0" w:color="000000"/>
            </w:tcBorders>
          </w:tcPr>
          <w:p w14:paraId="60E6DC1A" w14:textId="77777777" w:rsidR="00622BE4" w:rsidRDefault="007319DD">
            <w:pPr>
              <w:pStyle w:val="Default"/>
              <w:spacing w:before="40" w:after="40"/>
              <w:rPr>
                <w:del w:id="444" w:author="Zeal Harizulhaq" w:date="2026-09-25T21:07:00Z" w16du:dateUtc="2026-09-26T01:07:00Z"/>
                <w:rFonts w:ascii="Arial" w:hAnsi="Arial" w:cs="Arial"/>
                <w:sz w:val="18"/>
                <w:szCs w:val="18"/>
              </w:rPr>
            </w:pPr>
            <w:del w:id="445" w:author="Zeal Harizulhaq" w:date="2026-09-25T21:07:00Z" w16du:dateUtc="2026-09-26T01:07:00Z">
              <w:r>
                <w:rPr>
                  <w:rFonts w:ascii="Arial" w:hAnsi="Arial" w:cs="Arial"/>
                  <w:sz w:val="18"/>
                  <w:szCs w:val="18"/>
                </w:rPr>
                <w:delText xml:space="preserve">Discussion </w:delText>
              </w:r>
            </w:del>
          </w:p>
        </w:tc>
        <w:tc>
          <w:tcPr>
            <w:tcW w:w="587" w:type="dxa"/>
            <w:tcBorders>
              <w:top w:val="single" w:sz="4" w:space="0" w:color="000000"/>
              <w:left w:val="single" w:sz="4" w:space="0" w:color="000000"/>
              <w:bottom w:val="single" w:sz="4" w:space="0" w:color="000000"/>
              <w:right w:val="single" w:sz="4" w:space="0" w:color="000000"/>
            </w:tcBorders>
          </w:tcPr>
          <w:p w14:paraId="1396CD4E" w14:textId="77777777" w:rsidR="00622BE4" w:rsidRDefault="007319DD">
            <w:pPr>
              <w:pStyle w:val="Default"/>
              <w:spacing w:before="40" w:after="40"/>
              <w:jc w:val="right"/>
              <w:rPr>
                <w:del w:id="446" w:author="Zeal Harizulhaq" w:date="2026-09-25T21:07:00Z" w16du:dateUtc="2026-09-26T01:07:00Z"/>
                <w:rFonts w:ascii="Arial" w:hAnsi="Arial" w:cs="Arial"/>
                <w:sz w:val="18"/>
                <w:szCs w:val="18"/>
              </w:rPr>
            </w:pPr>
            <w:del w:id="447" w:author="Zeal Harizulhaq" w:date="2026-09-25T21:07:00Z" w16du:dateUtc="2026-09-26T01:07:00Z">
              <w:r>
                <w:rPr>
                  <w:rFonts w:ascii="Arial" w:hAnsi="Arial" w:cs="Arial"/>
                  <w:sz w:val="18"/>
                  <w:szCs w:val="18"/>
                </w:rPr>
                <w:delText>23a</w:delText>
              </w:r>
            </w:del>
          </w:p>
        </w:tc>
        <w:tc>
          <w:tcPr>
            <w:tcW w:w="11745" w:type="dxa"/>
            <w:tcBorders>
              <w:top w:val="single" w:sz="4" w:space="0" w:color="000000"/>
              <w:left w:val="single" w:sz="4" w:space="0" w:color="000000"/>
              <w:bottom w:val="single" w:sz="4" w:space="0" w:color="000000"/>
              <w:right w:val="single" w:sz="4" w:space="0" w:color="000000"/>
            </w:tcBorders>
          </w:tcPr>
          <w:p w14:paraId="1B4EE67B" w14:textId="77777777" w:rsidR="00622BE4" w:rsidRDefault="007319DD">
            <w:pPr>
              <w:pStyle w:val="Default"/>
              <w:spacing w:before="40" w:after="40"/>
              <w:rPr>
                <w:del w:id="448" w:author="Zeal Harizulhaq" w:date="2026-09-25T21:07:00Z" w16du:dateUtc="2026-09-26T01:07:00Z"/>
                <w:rFonts w:ascii="Arial" w:hAnsi="Arial" w:cs="Arial"/>
                <w:sz w:val="18"/>
                <w:szCs w:val="18"/>
              </w:rPr>
            </w:pPr>
            <w:del w:id="449" w:author="Zeal Harizulhaq" w:date="2026-09-25T21:07:00Z" w16du:dateUtc="2026-09-26T01:07:00Z">
              <w:r>
                <w:rPr>
                  <w:rFonts w:ascii="Arial" w:hAnsi="Arial" w:cs="Arial"/>
                  <w:sz w:val="18"/>
                  <w:szCs w:val="18"/>
                </w:rPr>
                <w:delText>Provide a general interpretation of the results in the context of other evidence.</w:delText>
              </w:r>
            </w:del>
          </w:p>
        </w:tc>
        <w:tc>
          <w:tcPr>
            <w:tcW w:w="1200" w:type="dxa"/>
            <w:tcBorders>
              <w:top w:val="single" w:sz="4" w:space="0" w:color="000000"/>
              <w:left w:val="single" w:sz="4" w:space="0" w:color="000000"/>
              <w:bottom w:val="single" w:sz="4" w:space="0" w:color="000000"/>
              <w:right w:val="single" w:sz="4" w:space="0" w:color="000000"/>
            </w:tcBorders>
          </w:tcPr>
          <w:p w14:paraId="3CECB88D" w14:textId="77777777" w:rsidR="00622BE4" w:rsidRDefault="007319DD">
            <w:pPr>
              <w:pStyle w:val="Default"/>
              <w:spacing w:before="40" w:after="40"/>
              <w:rPr>
                <w:del w:id="450" w:author="Zeal Harizulhaq" w:date="2026-09-25T21:07:00Z" w16du:dateUtc="2026-09-26T01:07:00Z"/>
                <w:rFonts w:ascii="Arial" w:hAnsi="Arial" w:cs="Arial"/>
                <w:color w:val="auto"/>
                <w:sz w:val="18"/>
                <w:szCs w:val="18"/>
                <w:lang w:val="en-US"/>
              </w:rPr>
            </w:pPr>
            <w:del w:id="451" w:author="Zeal Harizulhaq" w:date="2026-09-25T21:07:00Z" w16du:dateUtc="2026-09-26T01:07:00Z">
              <w:r>
                <w:rPr>
                  <w:rFonts w:ascii="Arial" w:hAnsi="Arial" w:cs="Arial" w:hint="eastAsia"/>
                  <w:color w:val="auto"/>
                  <w:sz w:val="18"/>
                  <w:szCs w:val="18"/>
                  <w:lang w:val="en-US" w:eastAsia="zh-CN"/>
                </w:rPr>
                <w:delText>Page 21-24</w:delText>
              </w:r>
            </w:del>
          </w:p>
        </w:tc>
      </w:tr>
      <w:tr w:rsidR="00622BE4" w14:paraId="78757D7E" w14:textId="77777777">
        <w:trPr>
          <w:trHeight w:val="48"/>
          <w:del w:id="452" w:author="Zeal Harizulhaq" w:date="2026-09-25T21:07:00Z" w16du:dateUtc="2026-09-26T01:07:00Z"/>
        </w:trPr>
        <w:tc>
          <w:tcPr>
            <w:tcW w:w="1668" w:type="dxa"/>
            <w:vMerge/>
            <w:tcBorders>
              <w:left w:val="single" w:sz="4" w:space="0" w:color="000000"/>
              <w:right w:val="single" w:sz="4" w:space="0" w:color="000000"/>
            </w:tcBorders>
          </w:tcPr>
          <w:p w14:paraId="641E75D1" w14:textId="77777777" w:rsidR="00622BE4" w:rsidRDefault="00622BE4">
            <w:pPr>
              <w:pStyle w:val="Default"/>
              <w:spacing w:before="40" w:after="40"/>
              <w:rPr>
                <w:del w:id="453"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7F9ACB1B" w14:textId="77777777" w:rsidR="00622BE4" w:rsidRDefault="007319DD">
            <w:pPr>
              <w:pStyle w:val="Default"/>
              <w:spacing w:before="40" w:after="40"/>
              <w:jc w:val="right"/>
              <w:rPr>
                <w:del w:id="454" w:author="Zeal Harizulhaq" w:date="2026-09-25T21:07:00Z" w16du:dateUtc="2026-09-26T01:07:00Z"/>
                <w:rFonts w:ascii="Arial" w:hAnsi="Arial" w:cs="Arial"/>
                <w:sz w:val="18"/>
                <w:szCs w:val="18"/>
              </w:rPr>
            </w:pPr>
            <w:del w:id="455" w:author="Zeal Harizulhaq" w:date="2026-09-25T21:07:00Z" w16du:dateUtc="2026-09-26T01:07:00Z">
              <w:r>
                <w:rPr>
                  <w:rFonts w:ascii="Arial" w:hAnsi="Arial" w:cs="Arial"/>
                  <w:sz w:val="18"/>
                  <w:szCs w:val="18"/>
                </w:rPr>
                <w:delText>23b</w:delText>
              </w:r>
            </w:del>
          </w:p>
        </w:tc>
        <w:tc>
          <w:tcPr>
            <w:tcW w:w="11745" w:type="dxa"/>
            <w:tcBorders>
              <w:top w:val="single" w:sz="4" w:space="0" w:color="000000"/>
              <w:left w:val="single" w:sz="4" w:space="0" w:color="000000"/>
              <w:bottom w:val="single" w:sz="4" w:space="0" w:color="000000"/>
              <w:right w:val="single" w:sz="4" w:space="0" w:color="000000"/>
            </w:tcBorders>
          </w:tcPr>
          <w:p w14:paraId="706ED87F" w14:textId="77777777" w:rsidR="00622BE4" w:rsidRDefault="007319DD">
            <w:pPr>
              <w:pStyle w:val="Default"/>
              <w:spacing w:before="40" w:after="40"/>
              <w:rPr>
                <w:del w:id="456" w:author="Zeal Harizulhaq" w:date="2026-09-25T21:07:00Z" w16du:dateUtc="2026-09-26T01:07:00Z"/>
                <w:rFonts w:ascii="Arial" w:hAnsi="Arial" w:cs="Arial"/>
                <w:sz w:val="18"/>
                <w:szCs w:val="18"/>
              </w:rPr>
            </w:pPr>
            <w:del w:id="457" w:author="Zeal Harizulhaq" w:date="2026-09-25T21:07:00Z" w16du:dateUtc="2026-09-26T01:07:00Z">
              <w:r>
                <w:rPr>
                  <w:rFonts w:ascii="Arial" w:hAnsi="Arial" w:cs="Arial"/>
                  <w:sz w:val="18"/>
                  <w:szCs w:val="18"/>
                </w:rPr>
                <w:delText>Discuss any limitations of the evidence included in the review.</w:delText>
              </w:r>
            </w:del>
          </w:p>
        </w:tc>
        <w:tc>
          <w:tcPr>
            <w:tcW w:w="1200" w:type="dxa"/>
            <w:tcBorders>
              <w:top w:val="single" w:sz="4" w:space="0" w:color="000000"/>
              <w:left w:val="single" w:sz="4" w:space="0" w:color="000000"/>
              <w:bottom w:val="single" w:sz="4" w:space="0" w:color="000000"/>
              <w:right w:val="single" w:sz="4" w:space="0" w:color="000000"/>
            </w:tcBorders>
          </w:tcPr>
          <w:p w14:paraId="67746C8E" w14:textId="77777777" w:rsidR="00622BE4" w:rsidRDefault="007319DD">
            <w:pPr>
              <w:pStyle w:val="Default"/>
              <w:spacing w:before="40" w:after="40"/>
              <w:rPr>
                <w:del w:id="458" w:author="Zeal Harizulhaq" w:date="2026-09-25T21:07:00Z" w16du:dateUtc="2026-09-26T01:07:00Z"/>
                <w:rFonts w:ascii="Arial" w:hAnsi="Arial" w:cs="Arial"/>
                <w:color w:val="auto"/>
                <w:sz w:val="18"/>
                <w:szCs w:val="18"/>
              </w:rPr>
            </w:pPr>
            <w:del w:id="459" w:author="Zeal Harizulhaq" w:date="2026-09-25T21:07:00Z" w16du:dateUtc="2026-09-26T01:07:00Z">
              <w:r>
                <w:rPr>
                  <w:rFonts w:ascii="Arial" w:hAnsi="Arial" w:cs="Arial" w:hint="eastAsia"/>
                  <w:color w:val="auto"/>
                  <w:sz w:val="18"/>
                  <w:szCs w:val="18"/>
                  <w:lang w:val="en-US" w:eastAsia="zh-CN"/>
                </w:rPr>
                <w:delText>Page 21-24</w:delText>
              </w:r>
            </w:del>
          </w:p>
        </w:tc>
      </w:tr>
      <w:tr w:rsidR="00622BE4" w14:paraId="5145FB47" w14:textId="77777777">
        <w:trPr>
          <w:trHeight w:val="48"/>
          <w:del w:id="460" w:author="Zeal Harizulhaq" w:date="2026-09-25T21:07:00Z" w16du:dateUtc="2026-09-26T01:07:00Z"/>
        </w:trPr>
        <w:tc>
          <w:tcPr>
            <w:tcW w:w="1668" w:type="dxa"/>
            <w:vMerge/>
            <w:tcBorders>
              <w:left w:val="single" w:sz="4" w:space="0" w:color="000000"/>
              <w:right w:val="single" w:sz="4" w:space="0" w:color="000000"/>
            </w:tcBorders>
          </w:tcPr>
          <w:p w14:paraId="4E5C38EB" w14:textId="77777777" w:rsidR="00622BE4" w:rsidRDefault="00622BE4">
            <w:pPr>
              <w:pStyle w:val="Default"/>
              <w:spacing w:before="40" w:after="40"/>
              <w:rPr>
                <w:del w:id="461"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auto"/>
              <w:right w:val="single" w:sz="4" w:space="0" w:color="000000"/>
            </w:tcBorders>
          </w:tcPr>
          <w:p w14:paraId="430069CF" w14:textId="77777777" w:rsidR="00622BE4" w:rsidRDefault="007319DD">
            <w:pPr>
              <w:pStyle w:val="Default"/>
              <w:spacing w:before="40" w:after="40"/>
              <w:jc w:val="right"/>
              <w:rPr>
                <w:del w:id="462" w:author="Zeal Harizulhaq" w:date="2026-09-25T21:07:00Z" w16du:dateUtc="2026-09-26T01:07:00Z"/>
                <w:rFonts w:ascii="Arial" w:hAnsi="Arial" w:cs="Arial"/>
                <w:sz w:val="18"/>
                <w:szCs w:val="18"/>
              </w:rPr>
            </w:pPr>
            <w:del w:id="463" w:author="Zeal Harizulhaq" w:date="2026-09-25T21:07:00Z" w16du:dateUtc="2026-09-26T01:07:00Z">
              <w:r>
                <w:rPr>
                  <w:rFonts w:ascii="Arial" w:hAnsi="Arial" w:cs="Arial"/>
                  <w:sz w:val="18"/>
                  <w:szCs w:val="18"/>
                </w:rPr>
                <w:delText>23c</w:delText>
              </w:r>
            </w:del>
          </w:p>
        </w:tc>
        <w:tc>
          <w:tcPr>
            <w:tcW w:w="11745" w:type="dxa"/>
            <w:tcBorders>
              <w:top w:val="single" w:sz="4" w:space="0" w:color="000000"/>
              <w:left w:val="single" w:sz="4" w:space="0" w:color="000000"/>
              <w:bottom w:val="single" w:sz="4" w:space="0" w:color="000000"/>
              <w:right w:val="single" w:sz="4" w:space="0" w:color="000000"/>
            </w:tcBorders>
          </w:tcPr>
          <w:p w14:paraId="01E80D42" w14:textId="77777777" w:rsidR="00622BE4" w:rsidRDefault="007319DD">
            <w:pPr>
              <w:pStyle w:val="Default"/>
              <w:spacing w:before="40" w:after="40"/>
              <w:rPr>
                <w:del w:id="464" w:author="Zeal Harizulhaq" w:date="2026-09-25T21:07:00Z" w16du:dateUtc="2026-09-26T01:07:00Z"/>
                <w:rFonts w:ascii="Arial" w:hAnsi="Arial" w:cs="Arial"/>
                <w:sz w:val="18"/>
                <w:szCs w:val="18"/>
              </w:rPr>
            </w:pPr>
            <w:del w:id="465" w:author="Zeal Harizulhaq" w:date="2026-09-25T21:07:00Z" w16du:dateUtc="2026-09-26T01:07:00Z">
              <w:r>
                <w:rPr>
                  <w:rFonts w:ascii="Arial" w:hAnsi="Arial" w:cs="Arial"/>
                  <w:sz w:val="18"/>
                  <w:szCs w:val="18"/>
                </w:rPr>
                <w:delText>Discuss any limitations of the review processes used.</w:delText>
              </w:r>
            </w:del>
          </w:p>
        </w:tc>
        <w:tc>
          <w:tcPr>
            <w:tcW w:w="1200" w:type="dxa"/>
            <w:tcBorders>
              <w:top w:val="single" w:sz="4" w:space="0" w:color="000000"/>
              <w:left w:val="single" w:sz="4" w:space="0" w:color="000000"/>
              <w:bottom w:val="single" w:sz="4" w:space="0" w:color="000000"/>
              <w:right w:val="single" w:sz="4" w:space="0" w:color="000000"/>
            </w:tcBorders>
          </w:tcPr>
          <w:p w14:paraId="3E515566" w14:textId="77777777" w:rsidR="00622BE4" w:rsidRDefault="007319DD">
            <w:pPr>
              <w:pStyle w:val="Default"/>
              <w:spacing w:before="40" w:after="40"/>
              <w:rPr>
                <w:del w:id="466" w:author="Zeal Harizulhaq" w:date="2026-09-25T21:07:00Z" w16du:dateUtc="2026-09-26T01:07:00Z"/>
                <w:rFonts w:ascii="Arial" w:hAnsi="Arial" w:cs="Arial"/>
                <w:color w:val="auto"/>
                <w:sz w:val="18"/>
                <w:szCs w:val="18"/>
              </w:rPr>
            </w:pPr>
            <w:del w:id="467" w:author="Zeal Harizulhaq" w:date="2026-09-25T21:07:00Z" w16du:dateUtc="2026-09-26T01:07:00Z">
              <w:r>
                <w:rPr>
                  <w:rFonts w:ascii="Arial" w:hAnsi="Arial" w:cs="Arial" w:hint="eastAsia"/>
                  <w:color w:val="auto"/>
                  <w:sz w:val="18"/>
                  <w:szCs w:val="18"/>
                  <w:lang w:val="en-US" w:eastAsia="zh-CN"/>
                </w:rPr>
                <w:delText>Page 21-24</w:delText>
              </w:r>
            </w:del>
          </w:p>
        </w:tc>
      </w:tr>
      <w:tr w:rsidR="00622BE4" w14:paraId="3DA1F40D" w14:textId="77777777">
        <w:trPr>
          <w:trHeight w:val="48"/>
          <w:del w:id="468" w:author="Zeal Harizulhaq" w:date="2026-09-25T21:07:00Z" w16du:dateUtc="2026-09-26T01:07:00Z"/>
        </w:trPr>
        <w:tc>
          <w:tcPr>
            <w:tcW w:w="1668" w:type="dxa"/>
            <w:vMerge/>
            <w:tcBorders>
              <w:left w:val="single" w:sz="4" w:space="0" w:color="000000"/>
              <w:bottom w:val="single" w:sz="4" w:space="0" w:color="auto"/>
              <w:right w:val="single" w:sz="4" w:space="0" w:color="000000"/>
            </w:tcBorders>
          </w:tcPr>
          <w:p w14:paraId="04C5BFBE" w14:textId="77777777" w:rsidR="00622BE4" w:rsidRDefault="00622BE4">
            <w:pPr>
              <w:pStyle w:val="Default"/>
              <w:spacing w:before="40" w:after="40"/>
              <w:rPr>
                <w:del w:id="469" w:author="Zeal Harizulhaq" w:date="2026-09-25T21:07:00Z" w16du:dateUtc="2026-09-26T01:07:00Z"/>
                <w:rFonts w:ascii="Arial" w:hAnsi="Arial" w:cs="Arial"/>
                <w:sz w:val="18"/>
                <w:szCs w:val="18"/>
              </w:rPr>
            </w:pPr>
          </w:p>
        </w:tc>
        <w:tc>
          <w:tcPr>
            <w:tcW w:w="587" w:type="dxa"/>
            <w:tcBorders>
              <w:top w:val="single" w:sz="4" w:space="0" w:color="auto"/>
              <w:left w:val="single" w:sz="4" w:space="0" w:color="000000"/>
              <w:bottom w:val="single" w:sz="4" w:space="0" w:color="auto"/>
              <w:right w:val="single" w:sz="4" w:space="0" w:color="auto"/>
            </w:tcBorders>
          </w:tcPr>
          <w:p w14:paraId="3159938C" w14:textId="77777777" w:rsidR="00622BE4" w:rsidRDefault="007319DD">
            <w:pPr>
              <w:pStyle w:val="Default"/>
              <w:spacing w:before="40" w:after="40"/>
              <w:jc w:val="right"/>
              <w:rPr>
                <w:del w:id="470" w:author="Zeal Harizulhaq" w:date="2026-09-25T21:07:00Z" w16du:dateUtc="2026-09-26T01:07:00Z"/>
                <w:rFonts w:ascii="Arial" w:hAnsi="Arial" w:cs="Arial"/>
                <w:sz w:val="18"/>
                <w:szCs w:val="18"/>
              </w:rPr>
            </w:pPr>
            <w:del w:id="471" w:author="Zeal Harizulhaq" w:date="2026-09-25T21:07:00Z" w16du:dateUtc="2026-09-26T01:07:00Z">
              <w:r>
                <w:rPr>
                  <w:rFonts w:ascii="Arial" w:hAnsi="Arial" w:cs="Arial"/>
                  <w:sz w:val="18"/>
                  <w:szCs w:val="18"/>
                </w:rPr>
                <w:delText>23d</w:delText>
              </w:r>
            </w:del>
          </w:p>
        </w:tc>
        <w:tc>
          <w:tcPr>
            <w:tcW w:w="11745" w:type="dxa"/>
            <w:tcBorders>
              <w:top w:val="single" w:sz="4" w:space="0" w:color="000000"/>
              <w:left w:val="single" w:sz="4" w:space="0" w:color="auto"/>
              <w:bottom w:val="double" w:sz="4" w:space="0" w:color="000000"/>
              <w:right w:val="single" w:sz="4" w:space="0" w:color="000000"/>
            </w:tcBorders>
          </w:tcPr>
          <w:p w14:paraId="547E2C30" w14:textId="77777777" w:rsidR="00622BE4" w:rsidRDefault="007319DD">
            <w:pPr>
              <w:pStyle w:val="Default"/>
              <w:spacing w:before="40" w:after="40"/>
              <w:rPr>
                <w:del w:id="472" w:author="Zeal Harizulhaq" w:date="2026-09-25T21:07:00Z" w16du:dateUtc="2026-09-26T01:07:00Z"/>
                <w:rFonts w:ascii="Arial" w:hAnsi="Arial" w:cs="Arial"/>
                <w:sz w:val="18"/>
                <w:szCs w:val="18"/>
              </w:rPr>
            </w:pPr>
            <w:del w:id="473" w:author="Zeal Harizulhaq" w:date="2026-09-25T21:07:00Z" w16du:dateUtc="2026-09-26T01:07:00Z">
              <w:r>
                <w:rPr>
                  <w:rFonts w:ascii="Arial" w:hAnsi="Arial" w:cs="Arial"/>
                  <w:sz w:val="18"/>
                  <w:szCs w:val="18"/>
                </w:rPr>
                <w:delText>Discuss implications of the results for practice, policy, and future research.</w:delText>
              </w:r>
            </w:del>
          </w:p>
        </w:tc>
        <w:tc>
          <w:tcPr>
            <w:tcW w:w="1200" w:type="dxa"/>
            <w:tcBorders>
              <w:top w:val="single" w:sz="4" w:space="0" w:color="000000"/>
              <w:left w:val="single" w:sz="4" w:space="0" w:color="000000"/>
              <w:bottom w:val="double" w:sz="4" w:space="0" w:color="000000"/>
              <w:right w:val="single" w:sz="4" w:space="0" w:color="000000"/>
            </w:tcBorders>
          </w:tcPr>
          <w:p w14:paraId="07720E79" w14:textId="77777777" w:rsidR="00622BE4" w:rsidRDefault="007319DD">
            <w:pPr>
              <w:pStyle w:val="Default"/>
              <w:spacing w:before="40" w:after="40"/>
              <w:rPr>
                <w:del w:id="474" w:author="Zeal Harizulhaq" w:date="2026-09-25T21:07:00Z" w16du:dateUtc="2026-09-26T01:07:00Z"/>
                <w:rFonts w:ascii="Arial" w:hAnsi="Arial" w:cs="Arial"/>
                <w:color w:val="auto"/>
                <w:sz w:val="18"/>
                <w:szCs w:val="18"/>
              </w:rPr>
            </w:pPr>
            <w:del w:id="475" w:author="Zeal Harizulhaq" w:date="2026-09-25T21:07:00Z" w16du:dateUtc="2026-09-26T01:07:00Z">
              <w:r>
                <w:rPr>
                  <w:rFonts w:ascii="Arial" w:hAnsi="Arial" w:cs="Arial" w:hint="eastAsia"/>
                  <w:color w:val="auto"/>
                  <w:sz w:val="18"/>
                  <w:szCs w:val="18"/>
                  <w:lang w:val="en-US" w:eastAsia="zh-CN"/>
                </w:rPr>
                <w:delText>Page 21-24</w:delText>
              </w:r>
            </w:del>
          </w:p>
        </w:tc>
      </w:tr>
      <w:tr w:rsidR="00622BE4" w14:paraId="460A9416" w14:textId="77777777">
        <w:trPr>
          <w:trHeight w:val="24"/>
          <w:del w:id="476" w:author="Zeal Harizulhaq" w:date="2026-09-25T21:07:00Z" w16du:dateUtc="2026-09-26T01:07:00Z"/>
        </w:trPr>
        <w:tc>
          <w:tcPr>
            <w:tcW w:w="14000" w:type="dxa"/>
            <w:gridSpan w:val="3"/>
            <w:tcBorders>
              <w:top w:val="double" w:sz="4" w:space="0" w:color="000000"/>
              <w:left w:val="single" w:sz="4" w:space="0" w:color="000000"/>
              <w:bottom w:val="single" w:sz="4" w:space="0" w:color="000000"/>
              <w:right w:val="single" w:sz="4" w:space="0" w:color="000000"/>
            </w:tcBorders>
            <w:shd w:val="clear" w:color="auto" w:fill="FFFFCC"/>
            <w:vAlign w:val="center"/>
          </w:tcPr>
          <w:p w14:paraId="091C6421" w14:textId="77777777" w:rsidR="00622BE4" w:rsidRDefault="007319DD">
            <w:pPr>
              <w:pStyle w:val="Default"/>
              <w:rPr>
                <w:del w:id="477" w:author="Zeal Harizulhaq" w:date="2026-09-25T21:07:00Z" w16du:dateUtc="2026-09-26T01:07:00Z"/>
                <w:rFonts w:ascii="Arial" w:hAnsi="Arial" w:cs="Arial"/>
                <w:sz w:val="18"/>
                <w:szCs w:val="18"/>
              </w:rPr>
            </w:pPr>
            <w:del w:id="478" w:author="Zeal Harizulhaq" w:date="2026-09-25T21:07:00Z" w16du:dateUtc="2026-09-26T01:07:00Z">
              <w:r>
                <w:rPr>
                  <w:rFonts w:ascii="Arial" w:hAnsi="Arial" w:cs="Arial"/>
                  <w:b/>
                  <w:bCs/>
                  <w:sz w:val="18"/>
                  <w:szCs w:val="18"/>
                </w:rPr>
                <w:delText>OTHER INFORMATION</w:delText>
              </w:r>
            </w:del>
          </w:p>
        </w:tc>
        <w:tc>
          <w:tcPr>
            <w:tcW w:w="1200" w:type="dxa"/>
            <w:tcBorders>
              <w:top w:val="double" w:sz="4" w:space="0" w:color="000000"/>
              <w:left w:val="single" w:sz="4" w:space="0" w:color="000000"/>
              <w:bottom w:val="single" w:sz="4" w:space="0" w:color="000000"/>
              <w:right w:val="single" w:sz="4" w:space="0" w:color="000000"/>
            </w:tcBorders>
            <w:shd w:val="clear" w:color="auto" w:fill="FFFFCC"/>
          </w:tcPr>
          <w:p w14:paraId="2139EB74" w14:textId="77777777" w:rsidR="00622BE4" w:rsidRDefault="00622BE4">
            <w:pPr>
              <w:pStyle w:val="Default"/>
              <w:jc w:val="center"/>
              <w:rPr>
                <w:del w:id="479" w:author="Zeal Harizulhaq" w:date="2026-09-25T21:07:00Z" w16du:dateUtc="2026-09-26T01:07:00Z"/>
                <w:rFonts w:ascii="Arial" w:hAnsi="Arial" w:cs="Arial"/>
                <w:color w:val="auto"/>
                <w:sz w:val="18"/>
                <w:szCs w:val="18"/>
              </w:rPr>
            </w:pPr>
          </w:p>
        </w:tc>
      </w:tr>
      <w:tr w:rsidR="00622BE4" w14:paraId="0BD7B7FD" w14:textId="77777777">
        <w:trPr>
          <w:trHeight w:val="48"/>
          <w:del w:id="480" w:author="Zeal Harizulhaq" w:date="2026-09-25T21:07:00Z" w16du:dateUtc="2026-09-26T01:07:00Z"/>
        </w:trPr>
        <w:tc>
          <w:tcPr>
            <w:tcW w:w="1668" w:type="dxa"/>
            <w:vMerge w:val="restart"/>
            <w:tcBorders>
              <w:top w:val="single" w:sz="4" w:space="0" w:color="000000"/>
              <w:left w:val="single" w:sz="4" w:space="0" w:color="000000"/>
              <w:right w:val="single" w:sz="4" w:space="0" w:color="000000"/>
            </w:tcBorders>
          </w:tcPr>
          <w:p w14:paraId="1EDFECC1" w14:textId="77777777" w:rsidR="00622BE4" w:rsidRDefault="007319DD">
            <w:pPr>
              <w:pStyle w:val="Default"/>
              <w:spacing w:before="40" w:after="40"/>
              <w:rPr>
                <w:del w:id="481" w:author="Zeal Harizulhaq" w:date="2026-09-25T21:07:00Z" w16du:dateUtc="2026-09-26T01:07:00Z"/>
                <w:rFonts w:ascii="Arial" w:hAnsi="Arial" w:cs="Arial"/>
                <w:sz w:val="18"/>
                <w:szCs w:val="18"/>
              </w:rPr>
            </w:pPr>
            <w:del w:id="482" w:author="Zeal Harizulhaq" w:date="2026-09-25T21:07:00Z" w16du:dateUtc="2026-09-26T01:07:00Z">
              <w:r>
                <w:rPr>
                  <w:rFonts w:ascii="Arial" w:hAnsi="Arial" w:cs="Arial"/>
                  <w:sz w:val="18"/>
                  <w:szCs w:val="18"/>
                </w:rPr>
                <w:delText>Registration and protocol</w:delText>
              </w:r>
            </w:del>
          </w:p>
        </w:tc>
        <w:tc>
          <w:tcPr>
            <w:tcW w:w="587" w:type="dxa"/>
            <w:tcBorders>
              <w:top w:val="single" w:sz="4" w:space="0" w:color="000000"/>
              <w:left w:val="single" w:sz="4" w:space="0" w:color="000000"/>
              <w:bottom w:val="single" w:sz="4" w:space="0" w:color="000000"/>
              <w:right w:val="single" w:sz="4" w:space="0" w:color="000000"/>
            </w:tcBorders>
          </w:tcPr>
          <w:p w14:paraId="0F8A7D03" w14:textId="77777777" w:rsidR="00622BE4" w:rsidRDefault="007319DD">
            <w:pPr>
              <w:pStyle w:val="Default"/>
              <w:spacing w:before="40" w:after="40"/>
              <w:jc w:val="right"/>
              <w:rPr>
                <w:del w:id="483" w:author="Zeal Harizulhaq" w:date="2026-09-25T21:07:00Z" w16du:dateUtc="2026-09-26T01:07:00Z"/>
                <w:rFonts w:ascii="Arial" w:hAnsi="Arial" w:cs="Arial"/>
                <w:sz w:val="18"/>
                <w:szCs w:val="18"/>
              </w:rPr>
            </w:pPr>
            <w:del w:id="484" w:author="Zeal Harizulhaq" w:date="2026-09-25T21:07:00Z" w16du:dateUtc="2026-09-26T01:07:00Z">
              <w:r>
                <w:rPr>
                  <w:rFonts w:ascii="Arial" w:hAnsi="Arial" w:cs="Arial"/>
                  <w:sz w:val="18"/>
                  <w:szCs w:val="18"/>
                </w:rPr>
                <w:delText>24a</w:delText>
              </w:r>
            </w:del>
          </w:p>
        </w:tc>
        <w:tc>
          <w:tcPr>
            <w:tcW w:w="11745" w:type="dxa"/>
            <w:tcBorders>
              <w:top w:val="single" w:sz="4" w:space="0" w:color="000000"/>
              <w:left w:val="single" w:sz="4" w:space="0" w:color="000000"/>
              <w:bottom w:val="single" w:sz="4" w:space="0" w:color="000000"/>
              <w:right w:val="single" w:sz="4" w:space="0" w:color="000000"/>
            </w:tcBorders>
          </w:tcPr>
          <w:p w14:paraId="4EEA87D9" w14:textId="77777777" w:rsidR="00622BE4" w:rsidRDefault="007319DD">
            <w:pPr>
              <w:pStyle w:val="Default"/>
              <w:spacing w:before="40" w:after="40"/>
              <w:rPr>
                <w:del w:id="485" w:author="Zeal Harizulhaq" w:date="2026-09-25T21:07:00Z" w16du:dateUtc="2026-09-26T01:07:00Z"/>
                <w:rFonts w:ascii="Arial" w:hAnsi="Arial" w:cs="Arial"/>
                <w:sz w:val="18"/>
                <w:szCs w:val="18"/>
              </w:rPr>
            </w:pPr>
            <w:del w:id="486" w:author="Zeal Harizulhaq" w:date="2026-09-25T21:07:00Z" w16du:dateUtc="2026-09-26T01:07:00Z">
              <w:r>
                <w:rPr>
                  <w:rFonts w:ascii="Arial" w:hAnsi="Arial" w:cs="Arial"/>
                  <w:sz w:val="18"/>
                  <w:szCs w:val="18"/>
                </w:rPr>
                <w:delText>Provide registration information for the review, including register name and registration number, or state that the review was not registered.</w:delText>
              </w:r>
            </w:del>
          </w:p>
        </w:tc>
        <w:tc>
          <w:tcPr>
            <w:tcW w:w="1200" w:type="dxa"/>
            <w:tcBorders>
              <w:top w:val="single" w:sz="4" w:space="0" w:color="000000"/>
              <w:left w:val="single" w:sz="4" w:space="0" w:color="000000"/>
              <w:bottom w:val="single" w:sz="4" w:space="0" w:color="000000"/>
              <w:right w:val="single" w:sz="4" w:space="0" w:color="000000"/>
            </w:tcBorders>
          </w:tcPr>
          <w:p w14:paraId="166A6CAC" w14:textId="77777777" w:rsidR="00622BE4" w:rsidRDefault="007319DD">
            <w:pPr>
              <w:pStyle w:val="Default"/>
              <w:spacing w:before="40" w:after="40"/>
              <w:rPr>
                <w:del w:id="487" w:author="Zeal Harizulhaq" w:date="2026-09-25T21:07:00Z" w16du:dateUtc="2026-09-26T01:07:00Z"/>
                <w:rFonts w:ascii="Arial" w:hAnsi="Arial" w:cs="Arial"/>
                <w:color w:val="auto"/>
                <w:sz w:val="18"/>
                <w:szCs w:val="18"/>
                <w:lang w:val="en-US"/>
              </w:rPr>
            </w:pPr>
            <w:del w:id="488" w:author="Zeal Harizulhaq" w:date="2026-09-25T21:07:00Z" w16du:dateUtc="2026-09-26T01:07:00Z">
              <w:r>
                <w:rPr>
                  <w:rFonts w:ascii="Arial" w:hAnsi="Arial" w:cs="Arial" w:hint="eastAsia"/>
                  <w:color w:val="auto"/>
                  <w:sz w:val="18"/>
                  <w:szCs w:val="18"/>
                  <w:lang w:val="en-US" w:eastAsia="zh-CN"/>
                </w:rPr>
                <w:delText>Page 3</w:delText>
              </w:r>
            </w:del>
          </w:p>
        </w:tc>
      </w:tr>
      <w:tr w:rsidR="00622BE4" w14:paraId="03AD2060" w14:textId="77777777">
        <w:trPr>
          <w:trHeight w:val="57"/>
          <w:del w:id="489" w:author="Zeal Harizulhaq" w:date="2026-09-25T21:07:00Z" w16du:dateUtc="2026-09-26T01:07:00Z"/>
        </w:trPr>
        <w:tc>
          <w:tcPr>
            <w:tcW w:w="1668" w:type="dxa"/>
            <w:vMerge/>
            <w:tcBorders>
              <w:left w:val="single" w:sz="4" w:space="0" w:color="000000"/>
              <w:right w:val="single" w:sz="4" w:space="0" w:color="000000"/>
            </w:tcBorders>
          </w:tcPr>
          <w:p w14:paraId="6DBA0C8B" w14:textId="77777777" w:rsidR="00622BE4" w:rsidRDefault="00622BE4">
            <w:pPr>
              <w:pStyle w:val="Default"/>
              <w:spacing w:before="40" w:after="40"/>
              <w:rPr>
                <w:del w:id="490"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15803413" w14:textId="77777777" w:rsidR="00622BE4" w:rsidRDefault="007319DD">
            <w:pPr>
              <w:pStyle w:val="Default"/>
              <w:spacing w:before="40" w:after="40"/>
              <w:jc w:val="right"/>
              <w:rPr>
                <w:del w:id="491" w:author="Zeal Harizulhaq" w:date="2026-09-25T21:07:00Z" w16du:dateUtc="2026-09-26T01:07:00Z"/>
                <w:rFonts w:ascii="Arial" w:hAnsi="Arial" w:cs="Arial"/>
                <w:sz w:val="18"/>
                <w:szCs w:val="18"/>
              </w:rPr>
            </w:pPr>
            <w:del w:id="492" w:author="Zeal Harizulhaq" w:date="2026-09-25T21:07:00Z" w16du:dateUtc="2026-09-26T01:07:00Z">
              <w:r>
                <w:rPr>
                  <w:rFonts w:ascii="Arial" w:hAnsi="Arial" w:cs="Arial"/>
                  <w:sz w:val="18"/>
                  <w:szCs w:val="18"/>
                </w:rPr>
                <w:delText>24b</w:delText>
              </w:r>
            </w:del>
          </w:p>
        </w:tc>
        <w:tc>
          <w:tcPr>
            <w:tcW w:w="11745" w:type="dxa"/>
            <w:tcBorders>
              <w:top w:val="single" w:sz="4" w:space="0" w:color="000000"/>
              <w:left w:val="single" w:sz="4" w:space="0" w:color="000000"/>
              <w:bottom w:val="single" w:sz="4" w:space="0" w:color="000000"/>
              <w:right w:val="single" w:sz="4" w:space="0" w:color="000000"/>
            </w:tcBorders>
          </w:tcPr>
          <w:p w14:paraId="725A6EE0" w14:textId="77777777" w:rsidR="00622BE4" w:rsidRDefault="007319DD">
            <w:pPr>
              <w:pStyle w:val="Default"/>
              <w:spacing w:before="40" w:after="40"/>
              <w:rPr>
                <w:del w:id="493" w:author="Zeal Harizulhaq" w:date="2026-09-25T21:07:00Z" w16du:dateUtc="2026-09-26T01:07:00Z"/>
                <w:rFonts w:ascii="Arial" w:hAnsi="Arial" w:cs="Arial"/>
                <w:sz w:val="18"/>
                <w:szCs w:val="18"/>
              </w:rPr>
            </w:pPr>
            <w:del w:id="494" w:author="Zeal Harizulhaq" w:date="2026-09-25T21:07:00Z" w16du:dateUtc="2026-09-26T01:07:00Z">
              <w:r>
                <w:rPr>
                  <w:rFonts w:ascii="Arial" w:hAnsi="Arial" w:cs="Arial"/>
                  <w:sz w:val="18"/>
                  <w:szCs w:val="18"/>
                </w:rPr>
                <w:delText>Indicate where the review protocol can be accessed, or state that a protocol was not prepared.</w:delText>
              </w:r>
            </w:del>
          </w:p>
        </w:tc>
        <w:tc>
          <w:tcPr>
            <w:tcW w:w="1200" w:type="dxa"/>
            <w:tcBorders>
              <w:top w:val="single" w:sz="4" w:space="0" w:color="000000"/>
              <w:left w:val="single" w:sz="4" w:space="0" w:color="000000"/>
              <w:bottom w:val="single" w:sz="4" w:space="0" w:color="000000"/>
              <w:right w:val="single" w:sz="4" w:space="0" w:color="000000"/>
            </w:tcBorders>
          </w:tcPr>
          <w:p w14:paraId="125C8D80" w14:textId="77777777" w:rsidR="00622BE4" w:rsidRDefault="007319DD">
            <w:pPr>
              <w:pStyle w:val="Default"/>
              <w:spacing w:before="40" w:after="40"/>
              <w:rPr>
                <w:del w:id="495" w:author="Zeal Harizulhaq" w:date="2026-09-25T21:07:00Z" w16du:dateUtc="2026-09-26T01:07:00Z"/>
                <w:rFonts w:ascii="Arial" w:hAnsi="Arial" w:cs="Arial"/>
                <w:color w:val="auto"/>
                <w:sz w:val="18"/>
                <w:szCs w:val="18"/>
              </w:rPr>
            </w:pPr>
            <w:del w:id="496" w:author="Zeal Harizulhaq" w:date="2026-09-25T21:07:00Z" w16du:dateUtc="2026-09-26T01:07:00Z">
              <w:r>
                <w:rPr>
                  <w:rFonts w:ascii="Arial" w:hAnsi="Arial" w:cs="Arial" w:hint="eastAsia"/>
                  <w:color w:val="auto"/>
                  <w:sz w:val="18"/>
                  <w:szCs w:val="18"/>
                  <w:lang w:val="en-US" w:eastAsia="zh-CN"/>
                </w:rPr>
                <w:delText>Page 3</w:delText>
              </w:r>
            </w:del>
          </w:p>
        </w:tc>
      </w:tr>
      <w:tr w:rsidR="00622BE4" w14:paraId="111C57B8" w14:textId="77777777">
        <w:trPr>
          <w:trHeight w:val="48"/>
          <w:del w:id="497" w:author="Zeal Harizulhaq" w:date="2026-09-25T21:07:00Z" w16du:dateUtc="2026-09-26T01:07:00Z"/>
        </w:trPr>
        <w:tc>
          <w:tcPr>
            <w:tcW w:w="1668" w:type="dxa"/>
            <w:vMerge/>
            <w:tcBorders>
              <w:left w:val="single" w:sz="4" w:space="0" w:color="000000"/>
              <w:bottom w:val="single" w:sz="4" w:space="0" w:color="000000"/>
              <w:right w:val="single" w:sz="4" w:space="0" w:color="000000"/>
            </w:tcBorders>
          </w:tcPr>
          <w:p w14:paraId="23BFB12F" w14:textId="77777777" w:rsidR="00622BE4" w:rsidRDefault="00622BE4">
            <w:pPr>
              <w:pStyle w:val="Default"/>
              <w:spacing w:before="40" w:after="40"/>
              <w:rPr>
                <w:del w:id="498" w:author="Zeal Harizulhaq" w:date="2026-09-25T21:07:00Z" w16du:dateUtc="2026-09-26T01:07:00Z"/>
                <w:rFonts w:ascii="Arial" w:hAnsi="Arial" w:cs="Arial"/>
                <w:sz w:val="18"/>
                <w:szCs w:val="18"/>
              </w:rPr>
            </w:pPr>
          </w:p>
        </w:tc>
        <w:tc>
          <w:tcPr>
            <w:tcW w:w="587" w:type="dxa"/>
            <w:tcBorders>
              <w:top w:val="single" w:sz="4" w:space="0" w:color="000000"/>
              <w:left w:val="single" w:sz="4" w:space="0" w:color="000000"/>
              <w:bottom w:val="single" w:sz="4" w:space="0" w:color="000000"/>
              <w:right w:val="single" w:sz="4" w:space="0" w:color="000000"/>
            </w:tcBorders>
          </w:tcPr>
          <w:p w14:paraId="0BFD154B" w14:textId="77777777" w:rsidR="00622BE4" w:rsidRDefault="007319DD">
            <w:pPr>
              <w:pStyle w:val="Default"/>
              <w:spacing w:before="40" w:after="40"/>
              <w:jc w:val="right"/>
              <w:rPr>
                <w:del w:id="499" w:author="Zeal Harizulhaq" w:date="2026-09-25T21:07:00Z" w16du:dateUtc="2026-09-26T01:07:00Z"/>
                <w:rFonts w:ascii="Arial" w:hAnsi="Arial" w:cs="Arial"/>
                <w:sz w:val="18"/>
                <w:szCs w:val="18"/>
              </w:rPr>
            </w:pPr>
            <w:del w:id="500" w:author="Zeal Harizulhaq" w:date="2026-09-25T21:07:00Z" w16du:dateUtc="2026-09-26T01:07:00Z">
              <w:r>
                <w:rPr>
                  <w:rFonts w:ascii="Arial" w:hAnsi="Arial" w:cs="Arial"/>
                  <w:sz w:val="18"/>
                  <w:szCs w:val="18"/>
                </w:rPr>
                <w:delText>24c</w:delText>
              </w:r>
            </w:del>
          </w:p>
        </w:tc>
        <w:tc>
          <w:tcPr>
            <w:tcW w:w="11745" w:type="dxa"/>
            <w:tcBorders>
              <w:top w:val="single" w:sz="4" w:space="0" w:color="000000"/>
              <w:left w:val="single" w:sz="4" w:space="0" w:color="000000"/>
              <w:bottom w:val="single" w:sz="4" w:space="0" w:color="000000"/>
              <w:right w:val="single" w:sz="4" w:space="0" w:color="000000"/>
            </w:tcBorders>
          </w:tcPr>
          <w:p w14:paraId="0726A116" w14:textId="77777777" w:rsidR="00622BE4" w:rsidRDefault="007319DD">
            <w:pPr>
              <w:pStyle w:val="Default"/>
              <w:spacing w:before="40" w:after="40"/>
              <w:rPr>
                <w:del w:id="501" w:author="Zeal Harizulhaq" w:date="2026-09-25T21:07:00Z" w16du:dateUtc="2026-09-26T01:07:00Z"/>
                <w:rFonts w:ascii="Arial" w:hAnsi="Arial" w:cs="Arial"/>
                <w:sz w:val="18"/>
                <w:szCs w:val="18"/>
              </w:rPr>
            </w:pPr>
            <w:del w:id="502" w:author="Zeal Harizulhaq" w:date="2026-09-25T21:07:00Z" w16du:dateUtc="2026-09-26T01:07:00Z">
              <w:r>
                <w:rPr>
                  <w:rFonts w:ascii="Arial" w:hAnsi="Arial" w:cs="Arial"/>
                  <w:sz w:val="18"/>
                  <w:szCs w:val="18"/>
                </w:rPr>
                <w:delText>Describe and explain any amendments to information provided at registration or in the protocol.</w:delText>
              </w:r>
            </w:del>
          </w:p>
        </w:tc>
        <w:tc>
          <w:tcPr>
            <w:tcW w:w="1200" w:type="dxa"/>
            <w:tcBorders>
              <w:top w:val="single" w:sz="4" w:space="0" w:color="000000"/>
              <w:left w:val="single" w:sz="4" w:space="0" w:color="000000"/>
              <w:bottom w:val="single" w:sz="4" w:space="0" w:color="000000"/>
              <w:right w:val="single" w:sz="4" w:space="0" w:color="000000"/>
            </w:tcBorders>
          </w:tcPr>
          <w:p w14:paraId="6FFE7D5D" w14:textId="77777777" w:rsidR="00622BE4" w:rsidRDefault="007319DD">
            <w:pPr>
              <w:pStyle w:val="Default"/>
              <w:spacing w:before="40" w:after="40"/>
              <w:rPr>
                <w:del w:id="503" w:author="Zeal Harizulhaq" w:date="2026-09-25T21:07:00Z" w16du:dateUtc="2026-09-26T01:07:00Z"/>
                <w:rFonts w:ascii="Arial" w:hAnsi="Arial" w:cs="Arial"/>
                <w:color w:val="auto"/>
                <w:sz w:val="18"/>
                <w:szCs w:val="18"/>
                <w:lang w:eastAsia="zh-CN"/>
              </w:rPr>
            </w:pPr>
            <w:del w:id="504" w:author="Zeal Harizulhaq" w:date="2026-09-25T21:07:00Z" w16du:dateUtc="2026-09-26T01:07:00Z">
              <w:r>
                <w:rPr>
                  <w:rFonts w:ascii="Arial" w:hAnsi="Arial" w:cs="Arial" w:hint="eastAsia"/>
                  <w:color w:val="auto"/>
                  <w:sz w:val="18"/>
                  <w:szCs w:val="18"/>
                  <w:lang w:eastAsia="zh-CN"/>
                </w:rPr>
                <w:delText>/</w:delText>
              </w:r>
            </w:del>
          </w:p>
        </w:tc>
      </w:tr>
      <w:tr w:rsidR="00622BE4" w14:paraId="7D61608D" w14:textId="77777777">
        <w:trPr>
          <w:trHeight w:val="48"/>
          <w:del w:id="505"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075DD5EF" w14:textId="77777777" w:rsidR="00622BE4" w:rsidRDefault="007319DD">
            <w:pPr>
              <w:pStyle w:val="Default"/>
              <w:spacing w:before="40" w:after="40"/>
              <w:rPr>
                <w:del w:id="506" w:author="Zeal Harizulhaq" w:date="2026-09-25T21:07:00Z" w16du:dateUtc="2026-09-26T01:07:00Z"/>
                <w:rFonts w:ascii="Arial" w:hAnsi="Arial" w:cs="Arial"/>
                <w:sz w:val="18"/>
                <w:szCs w:val="18"/>
              </w:rPr>
            </w:pPr>
            <w:del w:id="507" w:author="Zeal Harizulhaq" w:date="2026-09-25T21:07:00Z" w16du:dateUtc="2026-09-26T01:07:00Z">
              <w:r>
                <w:rPr>
                  <w:rFonts w:ascii="Arial" w:hAnsi="Arial" w:cs="Arial"/>
                  <w:sz w:val="18"/>
                  <w:szCs w:val="18"/>
                </w:rPr>
                <w:delText>Support</w:delText>
              </w:r>
            </w:del>
          </w:p>
        </w:tc>
        <w:tc>
          <w:tcPr>
            <w:tcW w:w="587" w:type="dxa"/>
            <w:tcBorders>
              <w:top w:val="single" w:sz="4" w:space="0" w:color="000000"/>
              <w:left w:val="single" w:sz="4" w:space="0" w:color="000000"/>
              <w:bottom w:val="single" w:sz="4" w:space="0" w:color="000000"/>
              <w:right w:val="single" w:sz="4" w:space="0" w:color="000000"/>
            </w:tcBorders>
          </w:tcPr>
          <w:p w14:paraId="35E4EC1F" w14:textId="77777777" w:rsidR="00622BE4" w:rsidRDefault="007319DD">
            <w:pPr>
              <w:pStyle w:val="Default"/>
              <w:spacing w:before="40" w:after="40"/>
              <w:jc w:val="right"/>
              <w:rPr>
                <w:del w:id="508" w:author="Zeal Harizulhaq" w:date="2026-09-25T21:07:00Z" w16du:dateUtc="2026-09-26T01:07:00Z"/>
                <w:rFonts w:ascii="Arial" w:hAnsi="Arial" w:cs="Arial"/>
                <w:sz w:val="18"/>
                <w:szCs w:val="18"/>
              </w:rPr>
            </w:pPr>
            <w:del w:id="509" w:author="Zeal Harizulhaq" w:date="2026-09-25T21:07:00Z" w16du:dateUtc="2026-09-26T01:07:00Z">
              <w:r>
                <w:rPr>
                  <w:rFonts w:ascii="Arial" w:hAnsi="Arial" w:cs="Arial"/>
                  <w:sz w:val="18"/>
                  <w:szCs w:val="18"/>
                </w:rPr>
                <w:delText>25</w:delText>
              </w:r>
            </w:del>
          </w:p>
        </w:tc>
        <w:tc>
          <w:tcPr>
            <w:tcW w:w="11745" w:type="dxa"/>
            <w:tcBorders>
              <w:top w:val="single" w:sz="4" w:space="0" w:color="000000"/>
              <w:left w:val="single" w:sz="4" w:space="0" w:color="000000"/>
              <w:bottom w:val="single" w:sz="4" w:space="0" w:color="000000"/>
              <w:right w:val="single" w:sz="4" w:space="0" w:color="000000"/>
            </w:tcBorders>
          </w:tcPr>
          <w:p w14:paraId="2A4320E1" w14:textId="77777777" w:rsidR="00622BE4" w:rsidRDefault="007319DD">
            <w:pPr>
              <w:pStyle w:val="Default"/>
              <w:spacing w:before="40" w:after="40"/>
              <w:rPr>
                <w:del w:id="510" w:author="Zeal Harizulhaq" w:date="2026-09-25T21:07:00Z" w16du:dateUtc="2026-09-26T01:07:00Z"/>
                <w:rFonts w:ascii="Arial" w:hAnsi="Arial" w:cs="Arial"/>
                <w:sz w:val="18"/>
                <w:szCs w:val="18"/>
              </w:rPr>
            </w:pPr>
            <w:del w:id="511" w:author="Zeal Harizulhaq" w:date="2026-09-25T21:07:00Z" w16du:dateUtc="2026-09-26T01:07:00Z">
              <w:r>
                <w:rPr>
                  <w:rFonts w:ascii="Arial" w:hAnsi="Arial" w:cs="Arial"/>
                  <w:sz w:val="18"/>
                  <w:szCs w:val="18"/>
                </w:rPr>
                <w:delText>Describe sources of financial or non-financial support for the review, and the role of the funders or sponsors in the review.</w:delText>
              </w:r>
            </w:del>
          </w:p>
        </w:tc>
        <w:tc>
          <w:tcPr>
            <w:tcW w:w="1200" w:type="dxa"/>
            <w:tcBorders>
              <w:top w:val="single" w:sz="4" w:space="0" w:color="000000"/>
              <w:left w:val="single" w:sz="4" w:space="0" w:color="000000"/>
              <w:bottom w:val="single" w:sz="4" w:space="0" w:color="000000"/>
              <w:right w:val="single" w:sz="4" w:space="0" w:color="000000"/>
            </w:tcBorders>
          </w:tcPr>
          <w:p w14:paraId="6C511361" w14:textId="77777777" w:rsidR="00622BE4" w:rsidRDefault="007319DD">
            <w:pPr>
              <w:pStyle w:val="Default"/>
              <w:spacing w:before="40" w:after="40"/>
              <w:rPr>
                <w:del w:id="512" w:author="Zeal Harizulhaq" w:date="2026-09-25T21:07:00Z" w16du:dateUtc="2026-09-26T01:07:00Z"/>
                <w:rFonts w:ascii="Arial" w:hAnsi="Arial" w:cs="Arial"/>
                <w:color w:val="auto"/>
                <w:sz w:val="18"/>
                <w:szCs w:val="18"/>
                <w:lang w:eastAsia="zh-CN"/>
              </w:rPr>
            </w:pPr>
            <w:del w:id="513" w:author="Zeal Harizulhaq" w:date="2026-09-25T21:07:00Z" w16du:dateUtc="2026-09-26T01:07:00Z">
              <w:r>
                <w:rPr>
                  <w:rFonts w:ascii="Arial" w:hAnsi="Arial" w:cs="Arial"/>
                  <w:color w:val="auto"/>
                  <w:sz w:val="18"/>
                  <w:szCs w:val="18"/>
                  <w:lang w:eastAsia="zh-CN"/>
                </w:rPr>
                <w:delText>Acknowledgment</w:delText>
              </w:r>
            </w:del>
          </w:p>
        </w:tc>
      </w:tr>
      <w:tr w:rsidR="00622BE4" w14:paraId="323588C4" w14:textId="77777777">
        <w:trPr>
          <w:trHeight w:val="48"/>
          <w:del w:id="514" w:author="Zeal Harizulhaq" w:date="2026-09-25T21:07:00Z" w16du:dateUtc="2026-09-26T01:07:00Z"/>
        </w:trPr>
        <w:tc>
          <w:tcPr>
            <w:tcW w:w="1668" w:type="dxa"/>
            <w:tcBorders>
              <w:top w:val="single" w:sz="4" w:space="0" w:color="000000"/>
              <w:left w:val="single" w:sz="4" w:space="0" w:color="000000"/>
              <w:bottom w:val="single" w:sz="4" w:space="0" w:color="000000"/>
              <w:right w:val="single" w:sz="4" w:space="0" w:color="000000"/>
            </w:tcBorders>
          </w:tcPr>
          <w:p w14:paraId="1BC20C38" w14:textId="77777777" w:rsidR="00622BE4" w:rsidRDefault="007319DD">
            <w:pPr>
              <w:pStyle w:val="Default"/>
              <w:spacing w:before="40" w:after="40"/>
              <w:rPr>
                <w:del w:id="515" w:author="Zeal Harizulhaq" w:date="2026-09-25T21:07:00Z" w16du:dateUtc="2026-09-26T01:07:00Z"/>
                <w:rFonts w:ascii="Arial" w:hAnsi="Arial" w:cs="Arial"/>
                <w:sz w:val="18"/>
                <w:szCs w:val="18"/>
              </w:rPr>
            </w:pPr>
            <w:del w:id="516" w:author="Zeal Harizulhaq" w:date="2026-09-25T21:07:00Z" w16du:dateUtc="2026-09-26T01:07:00Z">
              <w:r>
                <w:rPr>
                  <w:rFonts w:ascii="Arial" w:hAnsi="Arial" w:cs="Arial"/>
                  <w:sz w:val="18"/>
                  <w:szCs w:val="18"/>
                </w:rPr>
                <w:delText>Competing interests</w:delText>
              </w:r>
            </w:del>
          </w:p>
        </w:tc>
        <w:tc>
          <w:tcPr>
            <w:tcW w:w="587" w:type="dxa"/>
            <w:tcBorders>
              <w:top w:val="single" w:sz="4" w:space="0" w:color="000000"/>
              <w:left w:val="single" w:sz="4" w:space="0" w:color="000000"/>
              <w:bottom w:val="single" w:sz="4" w:space="0" w:color="000000"/>
              <w:right w:val="single" w:sz="4" w:space="0" w:color="000000"/>
            </w:tcBorders>
          </w:tcPr>
          <w:p w14:paraId="7E5B71B8" w14:textId="77777777" w:rsidR="00622BE4" w:rsidRDefault="007319DD">
            <w:pPr>
              <w:pStyle w:val="Default"/>
              <w:spacing w:before="40" w:after="40"/>
              <w:jc w:val="right"/>
              <w:rPr>
                <w:del w:id="517" w:author="Zeal Harizulhaq" w:date="2026-09-25T21:07:00Z" w16du:dateUtc="2026-09-26T01:07:00Z"/>
                <w:rFonts w:ascii="Arial" w:hAnsi="Arial" w:cs="Arial"/>
                <w:sz w:val="18"/>
                <w:szCs w:val="18"/>
              </w:rPr>
            </w:pPr>
            <w:del w:id="518" w:author="Zeal Harizulhaq" w:date="2026-09-25T21:07:00Z" w16du:dateUtc="2026-09-26T01:07:00Z">
              <w:r>
                <w:rPr>
                  <w:rFonts w:ascii="Arial" w:hAnsi="Arial" w:cs="Arial"/>
                  <w:sz w:val="18"/>
                  <w:szCs w:val="18"/>
                </w:rPr>
                <w:delText>26</w:delText>
              </w:r>
            </w:del>
          </w:p>
        </w:tc>
        <w:tc>
          <w:tcPr>
            <w:tcW w:w="11745" w:type="dxa"/>
            <w:tcBorders>
              <w:top w:val="single" w:sz="4" w:space="0" w:color="000000"/>
              <w:left w:val="single" w:sz="4" w:space="0" w:color="000000"/>
              <w:bottom w:val="single" w:sz="4" w:space="0" w:color="000000"/>
              <w:right w:val="single" w:sz="4" w:space="0" w:color="000000"/>
            </w:tcBorders>
          </w:tcPr>
          <w:p w14:paraId="15269496" w14:textId="77777777" w:rsidR="00622BE4" w:rsidRDefault="007319DD">
            <w:pPr>
              <w:pStyle w:val="Default"/>
              <w:spacing w:before="40" w:after="40"/>
              <w:rPr>
                <w:del w:id="519" w:author="Zeal Harizulhaq" w:date="2026-09-25T21:07:00Z" w16du:dateUtc="2026-09-26T01:07:00Z"/>
                <w:rFonts w:ascii="Arial" w:hAnsi="Arial" w:cs="Arial"/>
                <w:sz w:val="18"/>
                <w:szCs w:val="18"/>
              </w:rPr>
            </w:pPr>
            <w:del w:id="520" w:author="Zeal Harizulhaq" w:date="2026-09-25T21:07:00Z" w16du:dateUtc="2026-09-26T01:07:00Z">
              <w:r>
                <w:rPr>
                  <w:rFonts w:ascii="Arial" w:hAnsi="Arial" w:cs="Arial"/>
                  <w:sz w:val="18"/>
                  <w:szCs w:val="18"/>
                </w:rPr>
                <w:delText>Declare any competing interests of review authors.</w:delText>
              </w:r>
            </w:del>
          </w:p>
        </w:tc>
        <w:tc>
          <w:tcPr>
            <w:tcW w:w="1200" w:type="dxa"/>
            <w:tcBorders>
              <w:top w:val="single" w:sz="4" w:space="0" w:color="000000"/>
              <w:left w:val="single" w:sz="4" w:space="0" w:color="000000"/>
              <w:bottom w:val="single" w:sz="4" w:space="0" w:color="000000"/>
              <w:right w:val="single" w:sz="4" w:space="0" w:color="000000"/>
            </w:tcBorders>
          </w:tcPr>
          <w:p w14:paraId="041EF1F9" w14:textId="77777777" w:rsidR="00622BE4" w:rsidRDefault="007319DD">
            <w:pPr>
              <w:pStyle w:val="Default"/>
              <w:spacing w:before="40" w:after="40"/>
              <w:rPr>
                <w:del w:id="521" w:author="Zeal Harizulhaq" w:date="2026-09-25T21:07:00Z" w16du:dateUtc="2026-09-26T01:07:00Z"/>
                <w:rFonts w:ascii="Arial" w:hAnsi="Arial" w:cs="Arial"/>
                <w:color w:val="auto"/>
                <w:sz w:val="18"/>
                <w:szCs w:val="18"/>
              </w:rPr>
            </w:pPr>
            <w:del w:id="522" w:author="Zeal Harizulhaq" w:date="2026-09-25T21:07:00Z" w16du:dateUtc="2026-09-26T01:07:00Z">
              <w:r>
                <w:rPr>
                  <w:rFonts w:ascii="Arial" w:hAnsi="Arial" w:cs="Arial"/>
                  <w:color w:val="auto"/>
                  <w:sz w:val="18"/>
                  <w:szCs w:val="18"/>
                  <w:lang w:eastAsia="zh-CN"/>
                </w:rPr>
                <w:delText>Acknowledgment</w:delText>
              </w:r>
            </w:del>
          </w:p>
        </w:tc>
      </w:tr>
      <w:tr w:rsidR="00622BE4" w14:paraId="0D4A299E" w14:textId="77777777">
        <w:trPr>
          <w:trHeight w:val="219"/>
          <w:del w:id="523" w:author="Zeal Harizulhaq" w:date="2026-09-25T21:07:00Z" w16du:dateUtc="2026-09-26T01:07:00Z"/>
        </w:trPr>
        <w:tc>
          <w:tcPr>
            <w:tcW w:w="1668" w:type="dxa"/>
            <w:tcBorders>
              <w:top w:val="single" w:sz="4" w:space="0" w:color="000000"/>
              <w:left w:val="single" w:sz="4" w:space="0" w:color="000000"/>
              <w:bottom w:val="double" w:sz="4" w:space="0" w:color="000000"/>
              <w:right w:val="single" w:sz="4" w:space="0" w:color="000000"/>
            </w:tcBorders>
          </w:tcPr>
          <w:p w14:paraId="4ACCA098" w14:textId="77777777" w:rsidR="00622BE4" w:rsidRDefault="007319DD">
            <w:pPr>
              <w:pStyle w:val="Default"/>
              <w:spacing w:before="40" w:after="40"/>
              <w:rPr>
                <w:del w:id="524" w:author="Zeal Harizulhaq" w:date="2026-09-25T21:07:00Z" w16du:dateUtc="2026-09-26T01:07:00Z"/>
                <w:rFonts w:ascii="Arial" w:hAnsi="Arial" w:cs="Arial"/>
                <w:sz w:val="18"/>
                <w:szCs w:val="18"/>
              </w:rPr>
            </w:pPr>
            <w:del w:id="525" w:author="Zeal Harizulhaq" w:date="2026-09-25T21:07:00Z" w16du:dateUtc="2026-09-26T01:07:00Z">
              <w:r>
                <w:rPr>
                  <w:rFonts w:ascii="Arial" w:hAnsi="Arial" w:cs="Arial"/>
                  <w:sz w:val="18"/>
                  <w:szCs w:val="18"/>
                </w:rPr>
                <w:delText>Availability of data, code and other materials</w:delText>
              </w:r>
            </w:del>
          </w:p>
        </w:tc>
        <w:tc>
          <w:tcPr>
            <w:tcW w:w="587" w:type="dxa"/>
            <w:tcBorders>
              <w:top w:val="single" w:sz="4" w:space="0" w:color="000000"/>
              <w:left w:val="single" w:sz="4" w:space="0" w:color="000000"/>
              <w:bottom w:val="double" w:sz="4" w:space="0" w:color="000000"/>
              <w:right w:val="single" w:sz="4" w:space="0" w:color="000000"/>
            </w:tcBorders>
          </w:tcPr>
          <w:p w14:paraId="2739B572" w14:textId="77777777" w:rsidR="00622BE4" w:rsidRDefault="007319DD">
            <w:pPr>
              <w:pStyle w:val="Default"/>
              <w:spacing w:before="40" w:after="40"/>
              <w:jc w:val="right"/>
              <w:rPr>
                <w:del w:id="526" w:author="Zeal Harizulhaq" w:date="2026-09-25T21:07:00Z" w16du:dateUtc="2026-09-26T01:07:00Z"/>
                <w:rFonts w:ascii="Arial" w:hAnsi="Arial" w:cs="Arial"/>
                <w:sz w:val="18"/>
                <w:szCs w:val="18"/>
              </w:rPr>
            </w:pPr>
            <w:del w:id="527" w:author="Zeal Harizulhaq" w:date="2026-09-25T21:07:00Z" w16du:dateUtc="2026-09-26T01:07:00Z">
              <w:r>
                <w:rPr>
                  <w:rFonts w:ascii="Arial" w:hAnsi="Arial" w:cs="Arial"/>
                  <w:sz w:val="18"/>
                  <w:szCs w:val="18"/>
                </w:rPr>
                <w:delText>27</w:delText>
              </w:r>
            </w:del>
          </w:p>
        </w:tc>
        <w:tc>
          <w:tcPr>
            <w:tcW w:w="11745" w:type="dxa"/>
            <w:tcBorders>
              <w:top w:val="single" w:sz="4" w:space="0" w:color="000000"/>
              <w:left w:val="single" w:sz="4" w:space="0" w:color="000000"/>
              <w:bottom w:val="double" w:sz="4" w:space="0" w:color="000000"/>
              <w:right w:val="single" w:sz="4" w:space="0" w:color="000000"/>
            </w:tcBorders>
          </w:tcPr>
          <w:p w14:paraId="6BF2A22A" w14:textId="77777777" w:rsidR="00622BE4" w:rsidRDefault="007319DD">
            <w:pPr>
              <w:pStyle w:val="Default"/>
              <w:spacing w:before="40" w:after="40"/>
              <w:rPr>
                <w:del w:id="528" w:author="Zeal Harizulhaq" w:date="2026-09-25T21:07:00Z" w16du:dateUtc="2026-09-26T01:07:00Z"/>
                <w:rFonts w:ascii="Arial" w:hAnsi="Arial" w:cs="Arial"/>
                <w:sz w:val="18"/>
                <w:szCs w:val="18"/>
              </w:rPr>
            </w:pPr>
            <w:del w:id="529" w:author="Zeal Harizulhaq" w:date="2026-09-25T21:07:00Z" w16du:dateUtc="2026-09-26T01:07:00Z">
              <w:r>
                <w:rPr>
                  <w:rFonts w:ascii="Arial" w:hAnsi="Arial" w:cs="Arial"/>
                  <w:sz w:val="18"/>
                  <w:szCs w:val="18"/>
                </w:rPr>
                <w:delText>Report which of the following are publicly available and where they can be found: template data collection forms; data extracted from included studies; data used for all analyses; analytic code; any other materials used in the review.</w:delText>
              </w:r>
            </w:del>
          </w:p>
        </w:tc>
        <w:tc>
          <w:tcPr>
            <w:tcW w:w="1200" w:type="dxa"/>
            <w:tcBorders>
              <w:top w:val="single" w:sz="4" w:space="0" w:color="000000"/>
              <w:left w:val="single" w:sz="4" w:space="0" w:color="000000"/>
              <w:bottom w:val="double" w:sz="4" w:space="0" w:color="000000"/>
              <w:right w:val="single" w:sz="4" w:space="0" w:color="000000"/>
            </w:tcBorders>
          </w:tcPr>
          <w:p w14:paraId="56441799" w14:textId="77777777" w:rsidR="00622BE4" w:rsidRDefault="007319DD">
            <w:pPr>
              <w:pStyle w:val="Default"/>
              <w:spacing w:before="40" w:after="40"/>
              <w:rPr>
                <w:del w:id="530" w:author="Zeal Harizulhaq" w:date="2026-09-25T21:07:00Z" w16du:dateUtc="2026-09-26T01:07:00Z"/>
                <w:rFonts w:ascii="Arial" w:hAnsi="Arial" w:cs="Arial"/>
                <w:color w:val="auto"/>
                <w:sz w:val="18"/>
                <w:szCs w:val="18"/>
              </w:rPr>
            </w:pPr>
            <w:del w:id="531" w:author="Zeal Harizulhaq" w:date="2026-09-25T21:07:00Z" w16du:dateUtc="2026-09-26T01:07:00Z">
              <w:r>
                <w:rPr>
                  <w:rFonts w:ascii="Arial" w:hAnsi="Arial" w:cs="Arial"/>
                  <w:color w:val="auto"/>
                  <w:sz w:val="18"/>
                  <w:szCs w:val="18"/>
                  <w:lang w:eastAsia="zh-CN"/>
                </w:rPr>
                <w:delText>Acknowledgment</w:delText>
              </w:r>
            </w:del>
          </w:p>
        </w:tc>
      </w:tr>
    </w:tbl>
    <w:p w14:paraId="712B4E7D" w14:textId="77777777" w:rsidR="00622BE4" w:rsidRDefault="00622BE4" w:rsidP="001423B9">
      <w:pPr>
        <w:jc w:val="both"/>
        <w:rPr>
          <w:rFonts w:ascii="Garamond" w:hAnsi="Garamond"/>
          <w:lang w:val="id-ID"/>
          <w:rPrChange w:id="532" w:author="Zeal Harizulhaq" w:date="2026-09-25T21:07:00Z" w16du:dateUtc="2026-09-26T01:07:00Z">
            <w:rPr>
              <w:rFonts w:ascii="Arial" w:hAnsi="Arial" w:cs="Arial"/>
              <w:color w:val="auto"/>
            </w:rPr>
          </w:rPrChange>
        </w:rPr>
        <w:pPrChange w:id="533" w:author="Zeal Harizulhaq" w:date="2026-09-25T21:07:00Z" w16du:dateUtc="2026-09-26T01:07:00Z">
          <w:pPr>
            <w:pStyle w:val="Default"/>
          </w:pPr>
        </w:pPrChange>
      </w:pPr>
    </w:p>
    <w:p w14:paraId="202B2A28" w14:textId="77777777" w:rsidR="001423B9" w:rsidRDefault="001423B9" w:rsidP="001423B9">
      <w:pPr>
        <w:jc w:val="both"/>
        <w:rPr>
          <w:ins w:id="534" w:author="Zeal Harizulhaq" w:date="2026-09-25T21:07:00Z" w16du:dateUtc="2026-09-26T01:07:00Z"/>
          <w:rFonts w:ascii="Garamond" w:hAnsi="Garamond" w:cs="Arial"/>
          <w:bCs/>
          <w:iCs/>
          <w:lang w:val="id-ID"/>
        </w:rPr>
      </w:pPr>
    </w:p>
    <w:p w14:paraId="32FD0398" w14:textId="77777777" w:rsidR="001423B9" w:rsidRDefault="001423B9" w:rsidP="001423B9">
      <w:pPr>
        <w:ind w:left="1134"/>
        <w:jc w:val="both"/>
        <w:rPr>
          <w:ins w:id="535" w:author="Zeal Harizulhaq" w:date="2026-09-25T21:07:00Z" w16du:dateUtc="2026-09-26T01:07:00Z"/>
          <w:rFonts w:ascii="Garamond" w:hAnsi="Garamond" w:cs="Arial"/>
          <w:bCs/>
          <w:iCs/>
          <w:lang w:val="id-ID"/>
        </w:rPr>
      </w:pPr>
    </w:p>
    <w:p w14:paraId="2F7FA780" w14:textId="77777777" w:rsidR="001423B9" w:rsidRDefault="001423B9" w:rsidP="001423B9">
      <w:pPr>
        <w:rPr>
          <w:ins w:id="536" w:author="Zeal Harizulhaq" w:date="2026-09-25T21:07:00Z" w16du:dateUtc="2026-09-26T01:07:00Z"/>
          <w:rFonts w:ascii="Garamond" w:hAnsi="Garamond" w:cs="Arial"/>
          <w:bCs/>
          <w:iCs/>
          <w:lang w:val="id-ID"/>
        </w:rPr>
      </w:pPr>
    </w:p>
    <w:p w14:paraId="4F49A5B4" w14:textId="77777777" w:rsidR="001423B9" w:rsidRPr="008C783B" w:rsidRDefault="001423B9" w:rsidP="001423B9">
      <w:pPr>
        <w:rPr>
          <w:ins w:id="537" w:author="Zeal Harizulhaq" w:date="2026-09-25T21:07:00Z" w16du:dateUtc="2026-09-26T01:07:00Z"/>
          <w:rFonts w:ascii="Garamond" w:hAnsi="Garamond" w:cs="Arial"/>
          <w:lang w:val="id-ID"/>
        </w:rPr>
      </w:pPr>
    </w:p>
    <w:p w14:paraId="5766B9D0" w14:textId="77777777" w:rsidR="001423B9" w:rsidRPr="008C783B" w:rsidRDefault="001423B9" w:rsidP="001423B9">
      <w:pPr>
        <w:rPr>
          <w:ins w:id="538" w:author="Zeal Harizulhaq" w:date="2026-09-25T21:07:00Z" w16du:dateUtc="2026-09-26T01:07:00Z"/>
          <w:rFonts w:ascii="Garamond" w:hAnsi="Garamond" w:cs="Arial"/>
          <w:lang w:val="id-ID"/>
        </w:rPr>
      </w:pPr>
    </w:p>
    <w:p w14:paraId="032DAF66" w14:textId="77777777" w:rsidR="001423B9" w:rsidRDefault="001423B9" w:rsidP="001423B9">
      <w:pPr>
        <w:rPr>
          <w:ins w:id="539" w:author="Zeal Harizulhaq" w:date="2026-09-25T21:07:00Z" w16du:dateUtc="2026-09-26T01:07:00Z"/>
          <w:rFonts w:ascii="Garamond" w:hAnsi="Garamond" w:cs="Arial"/>
          <w:lang w:val="id-ID"/>
        </w:rPr>
      </w:pPr>
    </w:p>
    <w:p w14:paraId="0AAE9C92" w14:textId="77777777" w:rsidR="001423B9" w:rsidRPr="008C783B" w:rsidRDefault="001423B9" w:rsidP="001423B9">
      <w:pPr>
        <w:rPr>
          <w:ins w:id="540" w:author="Zeal Harizulhaq" w:date="2026-09-25T21:07:00Z" w16du:dateUtc="2026-09-26T01:07:00Z"/>
          <w:rFonts w:ascii="Garamond" w:hAnsi="Garamond" w:cs="Arial"/>
          <w:lang w:val="id-ID"/>
        </w:rPr>
      </w:pPr>
      <w:ins w:id="541" w:author="Zeal Harizulhaq" w:date="2026-09-25T21:07:00Z" w16du:dateUtc="2026-09-26T01:07:00Z">
        <w:r w:rsidRPr="00BB1BA1">
          <w:rPr>
            <w:rFonts w:ascii="Garamond" w:hAnsi="Garamond" w:cs="Arial"/>
            <w:b/>
            <w:noProof/>
          </w:rPr>
          <mc:AlternateContent>
            <mc:Choice Requires="wps">
              <w:drawing>
                <wp:anchor distT="0" distB="0" distL="114300" distR="114300" simplePos="0" relativeHeight="251659264" behindDoc="0" locked="0" layoutInCell="1" allowOverlap="1" wp14:anchorId="652D8AA8" wp14:editId="1F2D3F20">
                  <wp:simplePos x="0" y="0"/>
                  <wp:positionH relativeFrom="column">
                    <wp:posOffset>844369</wp:posOffset>
                  </wp:positionH>
                  <wp:positionV relativeFrom="paragraph">
                    <wp:posOffset>90533</wp:posOffset>
                  </wp:positionV>
                  <wp:extent cx="4841693" cy="1863634"/>
                  <wp:effectExtent l="0" t="0" r="10160" b="16510"/>
                  <wp:wrapNone/>
                  <wp:docPr id="2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1693" cy="186363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51996" id="Rectangle 3" o:spid="_x0000_s1026" style="position:absolute;margin-left:66.5pt;margin-top:7.15pt;width:381.25pt;height:14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"/>
              </w:pict>
            </mc:Fallback>
          </mc:AlternateContent>
        </w:r>
      </w:ins>
    </w:p>
    <w:p w14:paraId="67B94F93" w14:textId="77777777" w:rsidR="001423B9" w:rsidRPr="008C783B" w:rsidRDefault="001423B9" w:rsidP="001423B9">
      <w:pPr>
        <w:rPr>
          <w:ins w:id="542" w:author="Zeal Harizulhaq" w:date="2026-09-25T21:07:00Z" w16du:dateUtc="2026-09-26T01:07:00Z"/>
          <w:rFonts w:ascii="Garamond" w:hAnsi="Garamond" w:cs="Arial"/>
          <w:lang w:val="id-ID"/>
        </w:rPr>
      </w:pPr>
    </w:p>
    <w:p w14:paraId="4B2EB6A0" w14:textId="77777777" w:rsidR="001423B9" w:rsidRPr="008C783B" w:rsidRDefault="001423B9" w:rsidP="001423B9">
      <w:pPr>
        <w:rPr>
          <w:ins w:id="543" w:author="Zeal Harizulhaq" w:date="2026-09-25T21:07:00Z" w16du:dateUtc="2026-09-26T01:07:00Z"/>
          <w:rFonts w:ascii="Garamond" w:hAnsi="Garamond" w:cs="Arial"/>
          <w:lang w:val="id-ID"/>
        </w:rPr>
      </w:pPr>
    </w:p>
    <w:p w14:paraId="5A20E8D2" w14:textId="77777777" w:rsidR="001423B9" w:rsidRPr="008C783B" w:rsidRDefault="001423B9" w:rsidP="001423B9">
      <w:pPr>
        <w:rPr>
          <w:ins w:id="544" w:author="Zeal Harizulhaq" w:date="2026-09-25T21:07:00Z" w16du:dateUtc="2026-09-26T01:07:00Z"/>
          <w:rFonts w:ascii="Garamond" w:hAnsi="Garamond" w:cs="Arial"/>
          <w:lang w:val="id-ID"/>
        </w:rPr>
      </w:pPr>
    </w:p>
    <w:p w14:paraId="3B90B22E" w14:textId="77777777" w:rsidR="001423B9" w:rsidRPr="008C783B" w:rsidRDefault="001423B9" w:rsidP="001423B9">
      <w:pPr>
        <w:rPr>
          <w:ins w:id="545" w:author="Zeal Harizulhaq" w:date="2026-09-25T21:07:00Z" w16du:dateUtc="2026-09-26T01:07:00Z"/>
          <w:rFonts w:ascii="Garamond" w:hAnsi="Garamond" w:cs="Arial"/>
          <w:lang w:val="id-ID"/>
        </w:rPr>
      </w:pPr>
    </w:p>
    <w:p w14:paraId="39106C26" w14:textId="77777777" w:rsidR="001423B9" w:rsidRPr="008C783B" w:rsidRDefault="001423B9" w:rsidP="001423B9">
      <w:pPr>
        <w:rPr>
          <w:ins w:id="546" w:author="Zeal Harizulhaq" w:date="2026-09-25T21:07:00Z" w16du:dateUtc="2026-09-26T01:07:00Z"/>
          <w:rFonts w:ascii="Garamond" w:hAnsi="Garamond" w:cs="Arial"/>
          <w:lang w:val="id-ID"/>
        </w:rPr>
      </w:pPr>
    </w:p>
    <w:p w14:paraId="4611B4B0" w14:textId="77777777" w:rsidR="001423B9" w:rsidRPr="008C783B" w:rsidRDefault="001423B9" w:rsidP="001423B9">
      <w:pPr>
        <w:rPr>
          <w:ins w:id="547" w:author="Zeal Harizulhaq" w:date="2026-09-25T21:07:00Z" w16du:dateUtc="2026-09-26T01:07:00Z"/>
          <w:rFonts w:ascii="Garamond" w:hAnsi="Garamond" w:cs="Arial"/>
          <w:lang w:val="id-ID"/>
        </w:rPr>
      </w:pPr>
    </w:p>
    <w:p w14:paraId="304D9755" w14:textId="77777777" w:rsidR="001423B9" w:rsidRPr="008C783B" w:rsidRDefault="001423B9" w:rsidP="001423B9">
      <w:pPr>
        <w:rPr>
          <w:ins w:id="548" w:author="Zeal Harizulhaq" w:date="2026-09-25T21:07:00Z" w16du:dateUtc="2026-09-26T01:07:00Z"/>
          <w:rFonts w:ascii="Garamond" w:hAnsi="Garamond" w:cs="Arial"/>
          <w:lang w:val="id-ID"/>
        </w:rPr>
      </w:pPr>
    </w:p>
    <w:p w14:paraId="2BB37817" w14:textId="77777777" w:rsidR="001423B9" w:rsidRDefault="001423B9" w:rsidP="001423B9">
      <w:pPr>
        <w:ind w:left="1276"/>
        <w:rPr>
          <w:ins w:id="549" w:author="Zeal Harizulhaq" w:date="2026-09-25T21:07:00Z" w16du:dateUtc="2026-09-26T01:07:00Z"/>
          <w:rFonts w:ascii="Garamond" w:hAnsi="Garamond" w:cs="Arial"/>
          <w:bCs/>
          <w:iCs/>
        </w:rPr>
      </w:pPr>
    </w:p>
    <w:p w14:paraId="1F12C686" w14:textId="77777777" w:rsidR="001423B9" w:rsidRDefault="001423B9" w:rsidP="001423B9">
      <w:pPr>
        <w:ind w:left="1276"/>
        <w:rPr>
          <w:ins w:id="550" w:author="Zeal Harizulhaq" w:date="2026-09-25T21:07:00Z" w16du:dateUtc="2026-09-26T01:07:00Z"/>
          <w:rFonts w:ascii="Garamond" w:hAnsi="Garamond" w:cs="Arial"/>
          <w:bCs/>
          <w:iCs/>
        </w:rPr>
      </w:pPr>
    </w:p>
    <w:p w14:paraId="2E56D70D" w14:textId="77777777" w:rsidR="001423B9" w:rsidRDefault="001423B9" w:rsidP="001423B9">
      <w:pPr>
        <w:ind w:left="1276"/>
        <w:rPr>
          <w:ins w:id="551" w:author="Zeal Harizulhaq" w:date="2026-09-25T21:07:00Z" w16du:dateUtc="2026-09-26T01:07:00Z"/>
          <w:rFonts w:ascii="Garamond" w:hAnsi="Garamond" w:cs="Arial"/>
          <w:bCs/>
          <w:iCs/>
        </w:rPr>
      </w:pPr>
    </w:p>
    <w:p w14:paraId="5484D56E" w14:textId="77777777" w:rsidR="001423B9" w:rsidRDefault="001423B9" w:rsidP="001423B9">
      <w:pPr>
        <w:ind w:left="1276"/>
        <w:rPr>
          <w:ins w:id="552" w:author="Zeal Harizulhaq" w:date="2026-09-25T21:07:00Z" w16du:dateUtc="2026-09-26T01:07:00Z"/>
          <w:rFonts w:ascii="Garamond" w:hAnsi="Garamond" w:cs="Arial"/>
          <w:bCs/>
          <w:iCs/>
        </w:rPr>
      </w:pPr>
    </w:p>
    <w:p w14:paraId="06FCB049" w14:textId="77777777" w:rsidR="001423B9" w:rsidRDefault="001423B9" w:rsidP="001423B9">
      <w:pPr>
        <w:ind w:left="1276"/>
        <w:rPr>
          <w:ins w:id="553" w:author="Zeal Harizulhaq" w:date="2026-09-25T21:07:00Z" w16du:dateUtc="2026-09-26T01:07:00Z"/>
          <w:rFonts w:ascii="Garamond" w:hAnsi="Garamond" w:cs="Arial"/>
          <w:bCs/>
          <w:iCs/>
        </w:rPr>
      </w:pPr>
    </w:p>
    <w:p w14:paraId="27039366" w14:textId="77777777" w:rsidR="001423B9" w:rsidRDefault="001423B9" w:rsidP="001423B9">
      <w:pPr>
        <w:ind w:left="1276"/>
        <w:rPr>
          <w:ins w:id="554" w:author="Zeal Harizulhaq" w:date="2026-09-25T21:07:00Z" w16du:dateUtc="2026-09-26T01:07:00Z"/>
          <w:rFonts w:ascii="Garamond" w:hAnsi="Garamond" w:cs="Arial"/>
          <w:bCs/>
          <w:iCs/>
        </w:rPr>
      </w:pPr>
      <w:ins w:id="555" w:author="Zeal Harizulhaq" w:date="2026-09-25T21:07:00Z" w16du:dateUtc="2026-09-26T01:07:00Z">
        <w:r>
          <w:rPr>
            <w:rFonts w:ascii="Garamond" w:hAnsi="Garamond" w:cs="Arial"/>
            <w:bCs/>
            <w:iCs/>
          </w:rPr>
          <w:t>Figure 1, Title ………….</w:t>
        </w:r>
      </w:ins>
    </w:p>
    <w:p w14:paraId="5E139C62" w14:textId="77777777" w:rsidR="001423B9" w:rsidRPr="008A74B7" w:rsidRDefault="001423B9" w:rsidP="001423B9">
      <w:pPr>
        <w:pStyle w:val="ListParagraph"/>
        <w:widowControl/>
        <w:numPr>
          <w:ilvl w:val="0"/>
          <w:numId w:val="7"/>
        </w:numPr>
        <w:tabs>
          <w:tab w:val="left" w:pos="1560"/>
        </w:tabs>
        <w:autoSpaceDE/>
        <w:autoSpaceDN/>
        <w:spacing w:after="200" w:line="360" w:lineRule="auto"/>
        <w:ind w:left="1276" w:right="912" w:hanging="425"/>
        <w:contextualSpacing/>
        <w:rPr>
          <w:ins w:id="556" w:author="Zeal Harizulhaq" w:date="2026-09-25T21:07:00Z" w16du:dateUtc="2026-09-26T01:07:00Z"/>
          <w:b/>
          <w:bCs/>
          <w:sz w:val="24"/>
          <w:szCs w:val="24"/>
          <w:lang w:bidi="en-US"/>
        </w:rPr>
      </w:pPr>
      <w:ins w:id="557" w:author="Zeal Harizulhaq" w:date="2026-09-25T21:07:00Z" w16du:dateUtc="2026-09-26T01:07:00Z">
        <w:r w:rsidRPr="008A74B7">
          <w:rPr>
            <w:b/>
            <w:bCs/>
            <w:sz w:val="24"/>
            <w:szCs w:val="24"/>
            <w:lang w:bidi="en-US"/>
          </w:rPr>
          <w:t>IMPLICATIONS, LIMITATIONS AND SUGGESTIONS</w:t>
        </w:r>
      </w:ins>
    </w:p>
    <w:p w14:paraId="31634361" w14:textId="77777777" w:rsidR="001423B9" w:rsidRDefault="001423B9" w:rsidP="00667ABA">
      <w:pPr>
        <w:spacing w:line="360" w:lineRule="auto"/>
        <w:ind w:left="851" w:right="61"/>
        <w:jc w:val="both"/>
        <w:rPr>
          <w:ins w:id="558" w:author="Zeal Harizulhaq" w:date="2026-09-25T21:07:00Z" w16du:dateUtc="2026-09-26T01:07:00Z"/>
        </w:rPr>
      </w:pPr>
      <w:ins w:id="559" w:author="Zeal Harizulhaq" w:date="2026-09-25T21:07:00Z" w16du:dateUtc="2026-09-26T01:07:00Z">
        <w:r w:rsidRPr="009C0159">
          <w:rPr>
            <w:sz w:val="24"/>
            <w:szCs w:val="24"/>
            <w:lang w:bidi="en-US"/>
          </w:rPr>
          <w:t>The author must present the main deficiencies and limitations of the study, which may reduce the validity of the paper, thereby raising questions from the reader about whether or in what way the limitations of the study may have influenced the results and conclusions. Limitations require critical assessment and interpretation of their research impact. The author must provide an answer to the question: Is this a problem caused by an error or in the chosen method, validity, or something else?</w:t>
        </w:r>
      </w:ins>
    </w:p>
    <w:p w14:paraId="481CA9AB" w14:textId="77777777" w:rsidR="001423B9" w:rsidRDefault="001423B9" w:rsidP="001423B9">
      <w:pPr>
        <w:pStyle w:val="BodyText"/>
        <w:spacing w:line="360" w:lineRule="auto"/>
        <w:ind w:left="851"/>
        <w:rPr>
          <w:ins w:id="560" w:author="Zeal Harizulhaq" w:date="2026-09-25T21:07:00Z" w16du:dateUtc="2026-09-26T01:07:00Z"/>
        </w:rPr>
        <w:sectPr w:rsidR="001423B9" w:rsidSect="00556FDA">
          <w:headerReference w:type="default" r:id="rId7"/>
          <w:footerReference w:type="default" r:id="rId8"/>
          <w:type w:val="continuous"/>
          <w:pgSz w:w="12240" w:h="15840"/>
          <w:pgMar w:top="1701" w:right="1134" w:bottom="1134" w:left="1701" w:header="720" w:footer="720" w:gutter="0"/>
          <w:cols w:space="720"/>
        </w:sectPr>
      </w:pPr>
    </w:p>
    <w:p w14:paraId="3848ACD8" w14:textId="77777777" w:rsidR="00556FDA" w:rsidRDefault="00556FDA" w:rsidP="001423B9">
      <w:pPr>
        <w:spacing w:line="228" w:lineRule="auto"/>
        <w:ind w:left="851" w:right="912"/>
        <w:jc w:val="both"/>
        <w:rPr>
          <w:ins w:id="561" w:author="Zeal Harizulhaq" w:date="2026-09-25T21:07:00Z" w16du:dateUtc="2026-09-26T01:07:00Z"/>
          <w:b/>
          <w:bCs/>
          <w:sz w:val="24"/>
          <w:szCs w:val="24"/>
        </w:rPr>
      </w:pPr>
    </w:p>
    <w:p w14:paraId="0C72D486" w14:textId="013A6531" w:rsidR="001423B9" w:rsidRPr="008A74B7" w:rsidRDefault="001423B9" w:rsidP="001423B9">
      <w:pPr>
        <w:spacing w:line="228" w:lineRule="auto"/>
        <w:ind w:left="851" w:right="912"/>
        <w:jc w:val="both"/>
        <w:rPr>
          <w:ins w:id="562" w:author="Zeal Harizulhaq" w:date="2026-09-25T21:07:00Z" w16du:dateUtc="2026-09-26T01:07:00Z"/>
          <w:b/>
          <w:bCs/>
          <w:sz w:val="24"/>
          <w:szCs w:val="24"/>
        </w:rPr>
      </w:pPr>
      <w:ins w:id="563" w:author="Zeal Harizulhaq" w:date="2026-09-25T21:07:00Z" w16du:dateUtc="2026-09-26T01:07:00Z">
        <w:r w:rsidRPr="008A74B7">
          <w:rPr>
            <w:b/>
            <w:bCs/>
            <w:sz w:val="24"/>
            <w:szCs w:val="24"/>
          </w:rPr>
          <w:t>Reference</w:t>
        </w:r>
      </w:ins>
    </w:p>
    <w:p w14:paraId="56B7AD02" w14:textId="77777777" w:rsidR="001423B9" w:rsidRPr="00D83D7D" w:rsidRDefault="001423B9" w:rsidP="00667ABA">
      <w:pPr>
        <w:pStyle w:val="NormalWeb"/>
        <w:spacing w:before="0" w:beforeAutospacing="0" w:after="200" w:afterAutospacing="0"/>
        <w:ind w:left="851" w:right="61"/>
        <w:jc w:val="both"/>
        <w:rPr>
          <w:ins w:id="564" w:author="Zeal Harizulhaq" w:date="2026-09-25T21:07:00Z" w16du:dateUtc="2026-09-26T01:07:00Z"/>
        </w:rPr>
      </w:pPr>
      <w:ins w:id="565" w:author="Zeal Harizulhaq" w:date="2026-09-25T21:07:00Z" w16du:dateUtc="2026-09-26T01:07:00Z">
        <w:r w:rsidRPr="00D83D7D">
          <w:rPr>
            <w:color w:val="000000"/>
          </w:rPr>
          <w:t xml:space="preserve">In writing the reference refers to the output of the APA Style. This web link </w:t>
        </w:r>
        <w:r>
          <w:fldChar w:fldCharType="begin"/>
        </w:r>
        <w:r>
          <w:instrText>HYPERLINK "https://bowvalleycollege.libguides.com/apa-style/article-nodoi"</w:instrText>
        </w:r>
        <w:r>
          <w:fldChar w:fldCharType="separate"/>
        </w:r>
        <w:r w:rsidRPr="00D83D7D">
          <w:rPr>
            <w:color w:val="0000FF"/>
            <w:u w:val="single"/>
          </w:rPr>
          <w:t xml:space="preserve">https://bowvalleycollege.libguides.com/apa-style/article-nodoi </w:t>
        </w:r>
        <w:r>
          <w:fldChar w:fldCharType="end"/>
        </w:r>
        <w:r w:rsidRPr="00D83D7D">
          <w:rPr>
            <w:color w:val="000000"/>
          </w:rPr>
          <w:t xml:space="preserve">, which describes APA citations can be useful. Please use the Reference Application Managers like EndNote , Mendeley , Zotero , etc ¬¬. The use of DOI is highly recommended. The reference style used by the journal will be applied to articles received by the Editor at the proofing stage. Note that missing data will be highlighted at the proof stage for the authors to correct. Please make sure that any references cited in the text are also in the list of references (and vice versa). Unpublished results and private communications are not recommended in reference lists, but may be mentioned in the text. Use other published articles in the same journal as the model. All publications cited in the text must be included as a reference list. The reference list is listed alphabetically. Please make sure that any references cited in the text are also in the list of references (and vice versa). </w:t>
        </w:r>
        <w:r w:rsidRPr="00D83D7D">
          <w:rPr>
            <w:i/>
            <w:iCs/>
            <w:color w:val="000000"/>
          </w:rPr>
          <w:t>For any questions, please contact the journal's editorial office, and see the examples below.</w:t>
        </w:r>
      </w:ins>
    </w:p>
    <w:p w14:paraId="5F75125F" w14:textId="77777777" w:rsidR="001423B9" w:rsidRPr="00D83D7D" w:rsidRDefault="001423B9" w:rsidP="00667ABA">
      <w:pPr>
        <w:widowControl/>
        <w:autoSpaceDE/>
        <w:autoSpaceDN/>
        <w:ind w:left="851" w:right="61"/>
        <w:jc w:val="both"/>
        <w:rPr>
          <w:ins w:id="566" w:author="Zeal Harizulhaq" w:date="2026-09-25T21:07:00Z" w16du:dateUtc="2026-09-26T01:07:00Z"/>
          <w:sz w:val="24"/>
          <w:szCs w:val="24"/>
          <w:lang w:val="en-ID" w:eastAsia="en-GB"/>
        </w:rPr>
      </w:pPr>
      <w:ins w:id="567" w:author="Zeal Harizulhaq" w:date="2026-09-25T21:07:00Z" w16du:dateUtc="2026-09-26T01:07:00Z">
        <w:r w:rsidRPr="00D83D7D">
          <w:rPr>
            <w:b/>
            <w:bCs/>
            <w:color w:val="000000"/>
            <w:sz w:val="24"/>
            <w:szCs w:val="24"/>
            <w:lang w:val="en-ID" w:eastAsia="en-GB"/>
          </w:rPr>
          <w:t>Books With One Author :</w:t>
        </w:r>
      </w:ins>
    </w:p>
    <w:p w14:paraId="294EAEE3" w14:textId="77777777" w:rsidR="001423B9" w:rsidRDefault="001423B9" w:rsidP="00667ABA">
      <w:pPr>
        <w:widowControl/>
        <w:autoSpaceDE/>
        <w:autoSpaceDN/>
        <w:ind w:left="851" w:right="61"/>
        <w:jc w:val="both"/>
        <w:rPr>
          <w:ins w:id="568" w:author="Zeal Harizulhaq" w:date="2026-09-25T21:07:00Z" w16du:dateUtc="2026-09-26T01:07:00Z"/>
          <w:color w:val="000000"/>
          <w:sz w:val="24"/>
          <w:szCs w:val="24"/>
          <w:lang w:val="en-ID" w:eastAsia="en-GB"/>
        </w:rPr>
      </w:pPr>
      <w:ins w:id="569" w:author="Zeal Harizulhaq" w:date="2026-09-25T21:07:00Z" w16du:dateUtc="2026-09-26T01:07:00Z">
        <w:r w:rsidRPr="00D83D7D">
          <w:rPr>
            <w:color w:val="000000"/>
            <w:sz w:val="24"/>
            <w:szCs w:val="24"/>
            <w:lang w:val="en-ID" w:eastAsia="en-GB"/>
          </w:rPr>
          <w:t xml:space="preserve">author . (20 17 ). </w:t>
        </w:r>
        <w:r w:rsidRPr="00D83D7D">
          <w:rPr>
            <w:i/>
            <w:iCs/>
            <w:color w:val="000000"/>
            <w:sz w:val="24"/>
            <w:szCs w:val="24"/>
            <w:lang w:val="en-ID" w:eastAsia="en-GB"/>
          </w:rPr>
          <w:t xml:space="preserve">Title of work </w:t>
        </w:r>
        <w:r w:rsidRPr="00D83D7D">
          <w:rPr>
            <w:color w:val="000000"/>
            <w:sz w:val="24"/>
            <w:szCs w:val="24"/>
            <w:lang w:val="en-ID" w:eastAsia="en-GB"/>
          </w:rPr>
          <w:t>. Location/City, State: Publisher.</w:t>
        </w:r>
      </w:ins>
    </w:p>
    <w:p w14:paraId="4A981547" w14:textId="77777777" w:rsidR="001423B9" w:rsidRPr="00D83D7D" w:rsidRDefault="001423B9" w:rsidP="00667ABA">
      <w:pPr>
        <w:widowControl/>
        <w:autoSpaceDE/>
        <w:autoSpaceDN/>
        <w:ind w:left="851" w:right="61"/>
        <w:jc w:val="both"/>
        <w:rPr>
          <w:ins w:id="570" w:author="Zeal Harizulhaq" w:date="2026-09-25T21:07:00Z" w16du:dateUtc="2026-09-26T01:07:00Z"/>
          <w:color w:val="000000"/>
          <w:sz w:val="6"/>
          <w:szCs w:val="6"/>
          <w:lang w:val="en-ID" w:eastAsia="en-GB"/>
        </w:rPr>
      </w:pPr>
    </w:p>
    <w:p w14:paraId="47752454" w14:textId="77777777" w:rsidR="001423B9" w:rsidRPr="00D83D7D" w:rsidRDefault="001423B9" w:rsidP="00667ABA">
      <w:pPr>
        <w:widowControl/>
        <w:autoSpaceDE/>
        <w:autoSpaceDN/>
        <w:ind w:left="851" w:right="61"/>
        <w:jc w:val="both"/>
        <w:rPr>
          <w:ins w:id="571" w:author="Zeal Harizulhaq" w:date="2026-09-25T21:07:00Z" w16du:dateUtc="2026-09-26T01:07:00Z"/>
          <w:sz w:val="24"/>
          <w:szCs w:val="24"/>
          <w:lang w:val="en-ID" w:eastAsia="en-GB"/>
        </w:rPr>
      </w:pPr>
      <w:ins w:id="572" w:author="Zeal Harizulhaq" w:date="2026-09-25T21:07:00Z" w16du:dateUtc="2026-09-26T01:07:00Z">
        <w:r w:rsidRPr="00D83D7D">
          <w:rPr>
            <w:b/>
            <w:bCs/>
            <w:color w:val="000000"/>
            <w:sz w:val="24"/>
            <w:szCs w:val="24"/>
            <w:lang w:val="en-ID" w:eastAsia="en-GB"/>
          </w:rPr>
          <w:t>Books With Two Authors :</w:t>
        </w:r>
      </w:ins>
    </w:p>
    <w:p w14:paraId="73FF74B1" w14:textId="77777777" w:rsidR="001423B9" w:rsidRDefault="001423B9" w:rsidP="00667ABA">
      <w:pPr>
        <w:widowControl/>
        <w:autoSpaceDE/>
        <w:autoSpaceDN/>
        <w:ind w:left="851" w:right="61"/>
        <w:jc w:val="both"/>
        <w:rPr>
          <w:ins w:id="573" w:author="Zeal Harizulhaq" w:date="2026-09-25T21:07:00Z" w16du:dateUtc="2026-09-26T01:07:00Z"/>
          <w:color w:val="000000"/>
          <w:sz w:val="24"/>
          <w:szCs w:val="24"/>
          <w:lang w:val="en-ID" w:eastAsia="en-GB"/>
        </w:rPr>
      </w:pPr>
      <w:ins w:id="574" w:author="Zeal Harizulhaq" w:date="2026-09-25T21:07:00Z" w16du:dateUtc="2026-09-26T01:07:00Z">
        <w:r w:rsidRPr="00D83D7D">
          <w:rPr>
            <w:color w:val="000000"/>
            <w:sz w:val="24"/>
            <w:szCs w:val="24"/>
            <w:lang w:val="en-ID" w:eastAsia="en-GB"/>
          </w:rPr>
          <w:t xml:space="preserve">First Author &amp; Second Author. (20 17 ). </w:t>
        </w:r>
        <w:r w:rsidRPr="00D83D7D">
          <w:rPr>
            <w:i/>
            <w:iCs/>
            <w:color w:val="000000"/>
            <w:sz w:val="24"/>
            <w:szCs w:val="24"/>
            <w:lang w:val="en-ID" w:eastAsia="en-GB"/>
          </w:rPr>
          <w:t xml:space="preserve">Title of work </w:t>
        </w:r>
        <w:r w:rsidRPr="00D83D7D">
          <w:rPr>
            <w:color w:val="000000"/>
            <w:sz w:val="24"/>
            <w:szCs w:val="24"/>
            <w:lang w:val="en-ID" w:eastAsia="en-GB"/>
          </w:rPr>
          <w:t>. Location/City, State: Publisher.</w:t>
        </w:r>
      </w:ins>
    </w:p>
    <w:p w14:paraId="2A2CA3C3" w14:textId="77777777" w:rsidR="001423B9" w:rsidRPr="00D83D7D" w:rsidRDefault="001423B9" w:rsidP="00667ABA">
      <w:pPr>
        <w:widowControl/>
        <w:autoSpaceDE/>
        <w:autoSpaceDN/>
        <w:ind w:left="851" w:right="61"/>
        <w:jc w:val="both"/>
        <w:rPr>
          <w:ins w:id="575" w:author="Zeal Harizulhaq" w:date="2026-09-25T21:07:00Z" w16du:dateUtc="2026-09-26T01:07:00Z"/>
          <w:sz w:val="2"/>
          <w:szCs w:val="2"/>
          <w:lang w:val="en-ID" w:eastAsia="en-GB"/>
        </w:rPr>
      </w:pPr>
    </w:p>
    <w:p w14:paraId="0D933441" w14:textId="77777777" w:rsidR="001423B9" w:rsidRPr="003C4EC8" w:rsidRDefault="001423B9" w:rsidP="00667ABA">
      <w:pPr>
        <w:widowControl/>
        <w:autoSpaceDE/>
        <w:autoSpaceDN/>
        <w:ind w:right="61"/>
        <w:jc w:val="both"/>
        <w:rPr>
          <w:ins w:id="576" w:author="Zeal Harizulhaq" w:date="2026-09-25T21:07:00Z" w16du:dateUtc="2026-09-26T01:07:00Z"/>
          <w:b/>
          <w:bCs/>
          <w:color w:val="000000"/>
          <w:sz w:val="2"/>
          <w:szCs w:val="2"/>
          <w:lang w:val="en-ID" w:eastAsia="en-GB"/>
        </w:rPr>
      </w:pPr>
    </w:p>
    <w:p w14:paraId="63484EDE" w14:textId="77777777" w:rsidR="001423B9" w:rsidRPr="00D83D7D" w:rsidRDefault="001423B9" w:rsidP="00667ABA">
      <w:pPr>
        <w:widowControl/>
        <w:autoSpaceDE/>
        <w:autoSpaceDN/>
        <w:ind w:left="851" w:right="61"/>
        <w:jc w:val="both"/>
        <w:rPr>
          <w:ins w:id="577" w:author="Zeal Harizulhaq" w:date="2026-09-25T21:07:00Z" w16du:dateUtc="2026-09-26T01:07:00Z"/>
          <w:sz w:val="24"/>
          <w:szCs w:val="24"/>
          <w:lang w:val="en-ID" w:eastAsia="en-GB"/>
        </w:rPr>
      </w:pPr>
      <w:ins w:id="578" w:author="Zeal Harizulhaq" w:date="2026-09-25T21:07:00Z" w16du:dateUtc="2026-09-26T01:07:00Z">
        <w:r w:rsidRPr="00D83D7D">
          <w:rPr>
            <w:b/>
            <w:bCs/>
            <w:color w:val="000000"/>
            <w:sz w:val="24"/>
            <w:szCs w:val="24"/>
            <w:lang w:val="en-ID" w:eastAsia="en-GB"/>
          </w:rPr>
          <w:t>Books With More Than Two Authors :</w:t>
        </w:r>
      </w:ins>
    </w:p>
    <w:p w14:paraId="68068FC2" w14:textId="77777777" w:rsidR="001423B9" w:rsidRPr="00D83D7D" w:rsidRDefault="001423B9" w:rsidP="00667ABA">
      <w:pPr>
        <w:widowControl/>
        <w:autoSpaceDE/>
        <w:autoSpaceDN/>
        <w:ind w:left="851" w:right="61"/>
        <w:jc w:val="both"/>
        <w:rPr>
          <w:ins w:id="579" w:author="Zeal Harizulhaq" w:date="2026-09-25T21:07:00Z" w16du:dateUtc="2026-09-26T01:07:00Z"/>
          <w:sz w:val="24"/>
          <w:szCs w:val="24"/>
          <w:lang w:val="en-ID" w:eastAsia="en-GB"/>
        </w:rPr>
      </w:pPr>
      <w:ins w:id="580" w:author="Zeal Harizulhaq" w:date="2026-09-25T21:07:00Z" w16du:dateUtc="2026-09-26T01:07:00Z">
        <w:r w:rsidRPr="00D83D7D">
          <w:rPr>
            <w:color w:val="000000"/>
            <w:sz w:val="24"/>
            <w:szCs w:val="24"/>
            <w:lang w:val="en-ID" w:eastAsia="en-GB"/>
          </w:rPr>
          <w:t xml:space="preserve">First Author., Second Author, &amp; three Authors. (2005). </w:t>
        </w:r>
        <w:r w:rsidRPr="00D83D7D">
          <w:rPr>
            <w:i/>
            <w:iCs/>
            <w:color w:val="000000"/>
            <w:sz w:val="24"/>
            <w:szCs w:val="24"/>
            <w:lang w:val="en-ID" w:eastAsia="en-GB"/>
          </w:rPr>
          <w:t xml:space="preserve">Title of work </w:t>
        </w:r>
        <w:r w:rsidRPr="00D83D7D">
          <w:rPr>
            <w:color w:val="000000"/>
            <w:sz w:val="24"/>
            <w:szCs w:val="24"/>
            <w:lang w:val="en-ID" w:eastAsia="en-GB"/>
          </w:rPr>
          <w:t>. Location/City, State: Publisher</w:t>
        </w:r>
      </w:ins>
    </w:p>
    <w:p w14:paraId="5EC60201" w14:textId="77777777" w:rsidR="001423B9" w:rsidRPr="00D83D7D" w:rsidRDefault="001423B9" w:rsidP="00667ABA">
      <w:pPr>
        <w:widowControl/>
        <w:autoSpaceDE/>
        <w:autoSpaceDN/>
        <w:ind w:left="851" w:right="61"/>
        <w:rPr>
          <w:ins w:id="581" w:author="Zeal Harizulhaq" w:date="2026-09-25T21:07:00Z" w16du:dateUtc="2026-09-26T01:07:00Z"/>
          <w:sz w:val="13"/>
          <w:szCs w:val="13"/>
          <w:lang w:val="en-ID" w:eastAsia="en-GB"/>
        </w:rPr>
      </w:pPr>
    </w:p>
    <w:p w14:paraId="6D47DC38" w14:textId="77777777" w:rsidR="001423B9" w:rsidRPr="00D83D7D" w:rsidRDefault="001423B9" w:rsidP="00667ABA">
      <w:pPr>
        <w:widowControl/>
        <w:autoSpaceDE/>
        <w:autoSpaceDN/>
        <w:ind w:left="851" w:right="61"/>
        <w:jc w:val="both"/>
        <w:rPr>
          <w:ins w:id="582" w:author="Zeal Harizulhaq" w:date="2026-09-25T21:07:00Z" w16du:dateUtc="2026-09-26T01:07:00Z"/>
          <w:sz w:val="24"/>
          <w:szCs w:val="24"/>
          <w:lang w:val="en-ID" w:eastAsia="en-GB"/>
        </w:rPr>
      </w:pPr>
      <w:ins w:id="583" w:author="Zeal Harizulhaq" w:date="2026-09-25T21:07:00Z" w16du:dateUtc="2026-09-26T01:07:00Z">
        <w:r w:rsidRPr="00D83D7D">
          <w:rPr>
            <w:b/>
            <w:bCs/>
            <w:color w:val="000000"/>
            <w:sz w:val="24"/>
            <w:szCs w:val="24"/>
            <w:lang w:val="en-ID" w:eastAsia="en-GB"/>
          </w:rPr>
          <w:t>Articles in the Journal :</w:t>
        </w:r>
      </w:ins>
    </w:p>
    <w:p w14:paraId="78D833D8" w14:textId="77777777" w:rsidR="001423B9" w:rsidRDefault="001423B9" w:rsidP="00667ABA">
      <w:pPr>
        <w:widowControl/>
        <w:autoSpaceDE/>
        <w:autoSpaceDN/>
        <w:ind w:left="1560" w:right="61" w:hanging="709"/>
        <w:jc w:val="both"/>
        <w:rPr>
          <w:ins w:id="584" w:author="Zeal Harizulhaq" w:date="2026-09-25T21:07:00Z" w16du:dateUtc="2026-09-26T01:07:00Z"/>
          <w:sz w:val="24"/>
          <w:szCs w:val="24"/>
          <w:lang w:val="en-ID" w:eastAsia="en-GB"/>
        </w:rPr>
      </w:pPr>
      <w:ins w:id="585" w:author="Zeal Harizulhaq" w:date="2026-09-25T21:07:00Z" w16du:dateUtc="2026-09-26T01:07:00Z">
        <w:r w:rsidRPr="00D83D7D">
          <w:rPr>
            <w:color w:val="000000"/>
            <w:sz w:val="24"/>
            <w:szCs w:val="24"/>
            <w:lang w:val="en-ID" w:eastAsia="en-GB"/>
          </w:rPr>
          <w:t xml:space="preserve">Patatoukas . P , &amp; Thomas , Jacob . (201 1 ). More Evidence Of Bias In The Differential Timesline measures Of Conditionals Conservatism . </w:t>
        </w:r>
        <w:r w:rsidRPr="00D83D7D">
          <w:rPr>
            <w:i/>
            <w:iCs/>
            <w:color w:val="000000"/>
            <w:sz w:val="24"/>
            <w:szCs w:val="24"/>
            <w:lang w:val="en-ID" w:eastAsia="en-GB"/>
          </w:rPr>
          <w:t xml:space="preserve">The Accounting Reviews </w:t>
        </w:r>
        <w:r w:rsidRPr="00D83D7D">
          <w:rPr>
            <w:color w:val="000000"/>
            <w:sz w:val="24"/>
            <w:szCs w:val="24"/>
            <w:lang w:val="en-ID" w:eastAsia="en-GB"/>
          </w:rPr>
          <w:t xml:space="preserve">, </w:t>
        </w:r>
        <w:r w:rsidRPr="00D83D7D">
          <w:rPr>
            <w:i/>
            <w:iCs/>
            <w:color w:val="000000"/>
            <w:sz w:val="24"/>
            <w:szCs w:val="24"/>
            <w:lang w:val="en-ID" w:eastAsia="en-GB"/>
          </w:rPr>
          <w:t xml:space="preserve">86 </w:t>
        </w:r>
        <w:r w:rsidRPr="00D83D7D">
          <w:rPr>
            <w:color w:val="000000"/>
            <w:sz w:val="24"/>
            <w:szCs w:val="24"/>
            <w:lang w:val="en-ID" w:eastAsia="en-GB"/>
          </w:rPr>
          <w:t>( 5 ) , 1765-1793 . _</w:t>
        </w:r>
      </w:ins>
    </w:p>
    <w:p w14:paraId="1949EE11" w14:textId="77777777" w:rsidR="001423B9" w:rsidRPr="003C4EC8" w:rsidRDefault="001423B9" w:rsidP="00667ABA">
      <w:pPr>
        <w:widowControl/>
        <w:autoSpaceDE/>
        <w:autoSpaceDN/>
        <w:ind w:left="1560" w:right="61" w:hanging="709"/>
        <w:jc w:val="both"/>
        <w:rPr>
          <w:ins w:id="586" w:author="Zeal Harizulhaq" w:date="2026-09-25T21:07:00Z" w16du:dateUtc="2026-09-26T01:07:00Z"/>
          <w:sz w:val="6"/>
          <w:szCs w:val="6"/>
          <w:lang w:val="en-ID" w:eastAsia="en-GB"/>
        </w:rPr>
      </w:pPr>
    </w:p>
    <w:p w14:paraId="443EBABF" w14:textId="77777777" w:rsidR="001423B9" w:rsidRPr="00D83D7D" w:rsidRDefault="001423B9" w:rsidP="00667ABA">
      <w:pPr>
        <w:widowControl/>
        <w:autoSpaceDE/>
        <w:autoSpaceDN/>
        <w:ind w:left="851" w:right="61"/>
        <w:jc w:val="both"/>
        <w:rPr>
          <w:ins w:id="587" w:author="Zeal Harizulhaq" w:date="2026-09-25T21:07:00Z" w16du:dateUtc="2026-09-26T01:07:00Z"/>
          <w:sz w:val="24"/>
          <w:szCs w:val="24"/>
          <w:lang w:val="en-ID" w:eastAsia="en-GB"/>
        </w:rPr>
      </w:pPr>
      <w:ins w:id="588" w:author="Zeal Harizulhaq" w:date="2026-09-25T21:07:00Z" w16du:dateUtc="2026-09-26T01:07:00Z">
        <w:r w:rsidRPr="00D83D7D">
          <w:rPr>
            <w:b/>
            <w:bCs/>
            <w:color w:val="000000"/>
            <w:sz w:val="24"/>
            <w:szCs w:val="24"/>
            <w:lang w:val="en-ID" w:eastAsia="en-GB"/>
          </w:rPr>
          <w:t>Books :</w:t>
        </w:r>
      </w:ins>
    </w:p>
    <w:p w14:paraId="358F108C" w14:textId="77777777" w:rsidR="001423B9" w:rsidRDefault="001423B9" w:rsidP="00667ABA">
      <w:pPr>
        <w:widowControl/>
        <w:autoSpaceDE/>
        <w:autoSpaceDN/>
        <w:ind w:left="851" w:right="61"/>
        <w:jc w:val="both"/>
        <w:rPr>
          <w:ins w:id="589" w:author="Zeal Harizulhaq" w:date="2026-09-25T21:07:00Z" w16du:dateUtc="2026-09-26T01:07:00Z"/>
          <w:color w:val="000000"/>
          <w:sz w:val="24"/>
          <w:szCs w:val="24"/>
          <w:lang w:val="en-ID" w:eastAsia="en-GB"/>
        </w:rPr>
      </w:pPr>
      <w:ins w:id="590" w:author="Zeal Harizulhaq" w:date="2026-09-25T21:07:00Z" w16du:dateUtc="2026-09-26T01:07:00Z">
        <w:r w:rsidRPr="00D83D7D">
          <w:rPr>
            <w:color w:val="000000"/>
            <w:sz w:val="24"/>
            <w:szCs w:val="24"/>
            <w:lang w:val="en-ID" w:eastAsia="en-GB"/>
          </w:rPr>
          <w:t xml:space="preserve">Hartono, Jogiyanto . (200 8 ). Portfolio Theory </w:t>
        </w:r>
        <w:r w:rsidRPr="00D83D7D">
          <w:rPr>
            <w:i/>
            <w:iCs/>
            <w:color w:val="000000"/>
            <w:sz w:val="24"/>
            <w:szCs w:val="24"/>
            <w:lang w:val="en-ID" w:eastAsia="en-GB"/>
          </w:rPr>
          <w:t xml:space="preserve">and Investment Analysis </w:t>
        </w:r>
        <w:r w:rsidRPr="00D83D7D">
          <w:rPr>
            <w:color w:val="000000"/>
            <w:sz w:val="24"/>
            <w:szCs w:val="24"/>
            <w:lang w:val="en-ID" w:eastAsia="en-GB"/>
          </w:rPr>
          <w:t>10th Edition . BPFE: Yogyakarta.</w:t>
        </w:r>
      </w:ins>
    </w:p>
    <w:p w14:paraId="4C7A988F" w14:textId="77777777" w:rsidR="001423B9" w:rsidRPr="003C4EC8" w:rsidRDefault="001423B9" w:rsidP="00667ABA">
      <w:pPr>
        <w:widowControl/>
        <w:autoSpaceDE/>
        <w:autoSpaceDN/>
        <w:ind w:left="851" w:right="61"/>
        <w:jc w:val="both"/>
        <w:rPr>
          <w:ins w:id="591" w:author="Zeal Harizulhaq" w:date="2026-09-25T21:07:00Z" w16du:dateUtc="2026-09-26T01:07:00Z"/>
          <w:sz w:val="2"/>
          <w:szCs w:val="2"/>
          <w:lang w:val="en-ID" w:eastAsia="en-GB"/>
        </w:rPr>
      </w:pPr>
    </w:p>
    <w:p w14:paraId="163B8DA7" w14:textId="77777777" w:rsidR="001423B9" w:rsidRPr="003C4EC8" w:rsidRDefault="001423B9" w:rsidP="00667ABA">
      <w:pPr>
        <w:widowControl/>
        <w:autoSpaceDE/>
        <w:autoSpaceDN/>
        <w:ind w:left="851" w:right="61"/>
        <w:jc w:val="both"/>
        <w:rPr>
          <w:ins w:id="592" w:author="Zeal Harizulhaq" w:date="2026-09-25T21:07:00Z" w16du:dateUtc="2026-09-26T01:07:00Z"/>
          <w:sz w:val="8"/>
          <w:szCs w:val="8"/>
          <w:lang w:val="en-ID" w:eastAsia="en-GB"/>
        </w:rPr>
      </w:pPr>
    </w:p>
    <w:p w14:paraId="2CF50750" w14:textId="77777777" w:rsidR="00E646FC" w:rsidRDefault="00E646FC" w:rsidP="00667ABA">
      <w:pPr>
        <w:widowControl/>
        <w:autoSpaceDE/>
        <w:autoSpaceDN/>
        <w:ind w:left="851" w:right="61"/>
        <w:jc w:val="both"/>
        <w:rPr>
          <w:ins w:id="593" w:author="Zeal Harizulhaq" w:date="2026-09-25T21:07:00Z" w16du:dateUtc="2026-09-26T01:07:00Z"/>
          <w:b/>
          <w:bCs/>
          <w:color w:val="000000"/>
          <w:sz w:val="24"/>
          <w:szCs w:val="24"/>
          <w:lang w:val="en-ID" w:eastAsia="en-GB"/>
        </w:rPr>
      </w:pPr>
    </w:p>
    <w:p w14:paraId="099025C1" w14:textId="77777777" w:rsidR="00E646FC" w:rsidRDefault="00E646FC" w:rsidP="00667ABA">
      <w:pPr>
        <w:widowControl/>
        <w:autoSpaceDE/>
        <w:autoSpaceDN/>
        <w:ind w:left="851" w:right="61"/>
        <w:jc w:val="both"/>
        <w:rPr>
          <w:ins w:id="594" w:author="Zeal Harizulhaq" w:date="2026-09-25T21:07:00Z" w16du:dateUtc="2026-09-26T01:07:00Z"/>
          <w:b/>
          <w:bCs/>
          <w:color w:val="000000"/>
          <w:sz w:val="24"/>
          <w:szCs w:val="24"/>
          <w:lang w:val="en-ID" w:eastAsia="en-GB"/>
        </w:rPr>
      </w:pPr>
    </w:p>
    <w:p w14:paraId="320C237E" w14:textId="77777777" w:rsidR="00E646FC" w:rsidRDefault="00E646FC" w:rsidP="00667ABA">
      <w:pPr>
        <w:widowControl/>
        <w:autoSpaceDE/>
        <w:autoSpaceDN/>
        <w:ind w:left="851" w:right="61"/>
        <w:jc w:val="both"/>
        <w:rPr>
          <w:ins w:id="595" w:author="Zeal Harizulhaq" w:date="2026-09-25T21:07:00Z" w16du:dateUtc="2026-09-26T01:07:00Z"/>
          <w:b/>
          <w:bCs/>
          <w:color w:val="000000"/>
          <w:sz w:val="24"/>
          <w:szCs w:val="24"/>
          <w:lang w:val="en-ID" w:eastAsia="en-GB"/>
        </w:rPr>
      </w:pPr>
    </w:p>
    <w:p w14:paraId="054276F5" w14:textId="77777777" w:rsidR="00E646FC" w:rsidRDefault="00E646FC" w:rsidP="00667ABA">
      <w:pPr>
        <w:widowControl/>
        <w:autoSpaceDE/>
        <w:autoSpaceDN/>
        <w:ind w:left="851" w:right="61"/>
        <w:jc w:val="both"/>
        <w:rPr>
          <w:ins w:id="596" w:author="Zeal Harizulhaq" w:date="2026-09-25T21:07:00Z" w16du:dateUtc="2026-09-26T01:07:00Z"/>
          <w:b/>
          <w:bCs/>
          <w:color w:val="000000"/>
          <w:sz w:val="24"/>
          <w:szCs w:val="24"/>
          <w:lang w:val="en-ID" w:eastAsia="en-GB"/>
        </w:rPr>
      </w:pPr>
    </w:p>
    <w:p w14:paraId="05B60222" w14:textId="16BA5458" w:rsidR="001423B9" w:rsidRPr="00D83D7D" w:rsidRDefault="001423B9" w:rsidP="00667ABA">
      <w:pPr>
        <w:widowControl/>
        <w:autoSpaceDE/>
        <w:autoSpaceDN/>
        <w:ind w:left="851" w:right="61"/>
        <w:jc w:val="both"/>
        <w:rPr>
          <w:ins w:id="597" w:author="Zeal Harizulhaq" w:date="2026-09-25T21:07:00Z" w16du:dateUtc="2026-09-26T01:07:00Z"/>
          <w:sz w:val="24"/>
          <w:szCs w:val="24"/>
          <w:lang w:val="en-ID" w:eastAsia="en-GB"/>
        </w:rPr>
      </w:pPr>
      <w:ins w:id="598" w:author="Zeal Harizulhaq" w:date="2026-09-25T21:07:00Z" w16du:dateUtc="2026-09-26T01:07:00Z">
        <w:r w:rsidRPr="00D83D7D">
          <w:rPr>
            <w:b/>
            <w:bCs/>
            <w:color w:val="000000"/>
            <w:sz w:val="24"/>
            <w:szCs w:val="24"/>
            <w:lang w:val="en-ID" w:eastAsia="en-GB"/>
          </w:rPr>
          <w:t>Websites:</w:t>
        </w:r>
      </w:ins>
    </w:p>
    <w:p w14:paraId="7D677F8B" w14:textId="59379632" w:rsidR="001423B9" w:rsidRPr="001423B9" w:rsidRDefault="001423B9" w:rsidP="00667ABA">
      <w:pPr>
        <w:widowControl/>
        <w:autoSpaceDE/>
        <w:autoSpaceDN/>
        <w:ind w:left="1560" w:right="61" w:hanging="709"/>
        <w:jc w:val="both"/>
        <w:rPr>
          <w:ins w:id="599" w:author="Zeal Harizulhaq" w:date="2026-09-25T21:07:00Z" w16du:dateUtc="2026-09-26T01:07:00Z"/>
          <w:sz w:val="24"/>
          <w:szCs w:val="24"/>
          <w:lang w:val="en-ID" w:eastAsia="en-GB"/>
        </w:rPr>
      </w:pPr>
      <w:ins w:id="600" w:author="Zeal Harizulhaq" w:date="2026-09-25T21:07:00Z" w16du:dateUtc="2026-09-26T01:07:00Z">
        <w:r w:rsidRPr="00D83D7D">
          <w:rPr>
            <w:color w:val="000000"/>
            <w:sz w:val="24"/>
            <w:szCs w:val="24"/>
            <w:lang w:val="en-ID" w:eastAsia="en-GB"/>
          </w:rPr>
          <w:t xml:space="preserve">Jasman., &amp; Amin, MN (2017). Internal audit role on information asymmetry and real earnings management. </w:t>
        </w:r>
        <w:r w:rsidRPr="00D83D7D">
          <w:rPr>
            <w:i/>
            <w:iCs/>
            <w:color w:val="000000"/>
            <w:sz w:val="24"/>
            <w:szCs w:val="24"/>
            <w:lang w:val="en-ID" w:eastAsia="en-GB"/>
          </w:rPr>
          <w:t xml:space="preserve">Accounting journal and Auditing Indonesia </w:t>
        </w:r>
        <w:r w:rsidRPr="00D83D7D">
          <w:rPr>
            <w:color w:val="000000"/>
            <w:sz w:val="24"/>
            <w:szCs w:val="24"/>
            <w:lang w:val="en-ID" w:eastAsia="en-GB"/>
          </w:rPr>
          <w:t xml:space="preserve">, </w:t>
        </w:r>
        <w:r w:rsidRPr="00D83D7D">
          <w:rPr>
            <w:i/>
            <w:iCs/>
            <w:color w:val="000000"/>
            <w:sz w:val="24"/>
            <w:szCs w:val="24"/>
            <w:lang w:val="en-ID" w:eastAsia="en-GB"/>
          </w:rPr>
          <w:t xml:space="preserve">21 </w:t>
        </w:r>
        <w:r w:rsidRPr="00D83D7D">
          <w:rPr>
            <w:color w:val="000000"/>
            <w:sz w:val="24"/>
            <w:szCs w:val="24"/>
            <w:lang w:val="en-ID" w:eastAsia="en-GB"/>
          </w:rPr>
          <w:t xml:space="preserve">(2), 95-104. Retrieved December 23, 2017, from </w:t>
        </w:r>
        <w:r>
          <w:fldChar w:fldCharType="begin"/>
        </w:r>
        <w:r>
          <w:instrText>HYPERLINK "http://journal.aa.ac.id/JAAI/article/view/9527"</w:instrText>
        </w:r>
        <w:r>
          <w:fldChar w:fldCharType="separate"/>
        </w:r>
        <w:r w:rsidRPr="00D83D7D">
          <w:rPr>
            <w:color w:val="0000FF"/>
            <w:sz w:val="24"/>
            <w:szCs w:val="24"/>
            <w:u w:val="single"/>
            <w:lang w:val="en-ID" w:eastAsia="en-GB"/>
          </w:rPr>
          <w:t xml:space="preserve">http://journal.AA.ac.id/JAAI/article/view/9527 </w:t>
        </w:r>
        <w:r>
          <w:fldChar w:fldCharType="end"/>
        </w:r>
      </w:ins>
    </w:p>
    <w:p w14:paraId="0694F5C1" w14:textId="77777777" w:rsidR="001423B9" w:rsidRDefault="001423B9" w:rsidP="00667ABA">
      <w:pPr>
        <w:widowControl/>
        <w:autoSpaceDE/>
        <w:autoSpaceDN/>
        <w:ind w:left="851" w:right="61"/>
        <w:jc w:val="both"/>
        <w:rPr>
          <w:ins w:id="601" w:author="Zeal Harizulhaq" w:date="2026-09-25T21:07:00Z" w16du:dateUtc="2026-09-26T01:07:00Z"/>
          <w:b/>
          <w:bCs/>
          <w:color w:val="000000"/>
          <w:sz w:val="24"/>
          <w:szCs w:val="24"/>
          <w:lang w:val="en-ID" w:eastAsia="en-GB"/>
        </w:rPr>
      </w:pPr>
    </w:p>
    <w:p w14:paraId="1BA4A324" w14:textId="77777777" w:rsidR="001423B9" w:rsidRPr="00D83D7D" w:rsidRDefault="001423B9" w:rsidP="00667ABA">
      <w:pPr>
        <w:widowControl/>
        <w:autoSpaceDE/>
        <w:autoSpaceDN/>
        <w:ind w:left="851" w:right="61"/>
        <w:jc w:val="both"/>
        <w:rPr>
          <w:ins w:id="602" w:author="Zeal Harizulhaq" w:date="2026-09-25T21:07:00Z" w16du:dateUtc="2026-09-26T01:07:00Z"/>
          <w:sz w:val="24"/>
          <w:szCs w:val="24"/>
          <w:lang w:val="en-ID" w:eastAsia="en-GB"/>
        </w:rPr>
      </w:pPr>
      <w:ins w:id="603" w:author="Zeal Harizulhaq" w:date="2026-09-25T21:07:00Z" w16du:dateUtc="2026-09-26T01:07:00Z">
        <w:r w:rsidRPr="00D83D7D">
          <w:rPr>
            <w:b/>
            <w:bCs/>
            <w:color w:val="000000"/>
            <w:sz w:val="24"/>
            <w:szCs w:val="24"/>
            <w:lang w:val="en-ID" w:eastAsia="en-GB"/>
          </w:rPr>
          <w:t xml:space="preserve">For </w:t>
        </w:r>
        <w:r w:rsidRPr="00D83D7D">
          <w:rPr>
            <w:b/>
            <w:bCs/>
            <w:i/>
            <w:iCs/>
            <w:color w:val="000000"/>
            <w:sz w:val="24"/>
            <w:szCs w:val="24"/>
            <w:lang w:val="en-ID" w:eastAsia="en-GB"/>
          </w:rPr>
          <w:t xml:space="preserve">ebook </w:t>
        </w:r>
        <w:r w:rsidRPr="00D83D7D">
          <w:rPr>
            <w:b/>
            <w:bCs/>
            <w:color w:val="000000"/>
            <w:sz w:val="24"/>
            <w:szCs w:val="24"/>
            <w:lang w:val="en-ID" w:eastAsia="en-GB"/>
          </w:rPr>
          <w:t>:</w:t>
        </w:r>
      </w:ins>
    </w:p>
    <w:p w14:paraId="16134E22" w14:textId="77777777" w:rsidR="001423B9" w:rsidRDefault="001423B9" w:rsidP="00667ABA">
      <w:pPr>
        <w:widowControl/>
        <w:autoSpaceDE/>
        <w:autoSpaceDN/>
        <w:ind w:left="1560" w:right="61" w:hanging="709"/>
        <w:jc w:val="both"/>
        <w:rPr>
          <w:ins w:id="604" w:author="Zeal Harizulhaq" w:date="2026-09-25T21:07:00Z" w16du:dateUtc="2026-09-26T01:07:00Z"/>
          <w:color w:val="000000"/>
          <w:sz w:val="24"/>
          <w:szCs w:val="24"/>
          <w:lang w:val="en-ID" w:eastAsia="en-GB"/>
        </w:rPr>
      </w:pPr>
      <w:ins w:id="605" w:author="Zeal Harizulhaq" w:date="2026-09-25T21:07:00Z" w16du:dateUtc="2026-09-26T01:07:00Z">
        <w:r w:rsidRPr="00D83D7D">
          <w:rPr>
            <w:color w:val="000000"/>
            <w:sz w:val="24"/>
            <w:szCs w:val="24"/>
            <w:lang w:val="en-ID" w:eastAsia="en-GB"/>
          </w:rPr>
          <w:t xml:space="preserve">Author, AA, &amp; Author, BB (Year of Publication). Title of chapter in sentence case. In A. Editor &amp; B. Editor (Eds.), </w:t>
        </w:r>
        <w:r w:rsidRPr="00D83D7D">
          <w:rPr>
            <w:i/>
            <w:iCs/>
            <w:color w:val="000000"/>
            <w:sz w:val="24"/>
            <w:szCs w:val="24"/>
            <w:lang w:val="en-ID" w:eastAsia="en-GB"/>
          </w:rPr>
          <w:t xml:space="preserve">Title of book in sentence case and italics </w:t>
        </w:r>
        <w:r w:rsidRPr="00D83D7D">
          <w:rPr>
            <w:color w:val="000000"/>
            <w:sz w:val="24"/>
            <w:szCs w:val="24"/>
            <w:lang w:val="en-ID" w:eastAsia="en-GB"/>
          </w:rPr>
          <w:t>(first page-last page of chapter). Retrieved from Name database.</w:t>
        </w:r>
      </w:ins>
    </w:p>
    <w:p w14:paraId="7DA92EB6" w14:textId="77777777" w:rsidR="001423B9" w:rsidRPr="00D83D7D" w:rsidRDefault="001423B9" w:rsidP="00667ABA">
      <w:pPr>
        <w:widowControl/>
        <w:autoSpaceDE/>
        <w:autoSpaceDN/>
        <w:ind w:left="1560" w:right="61" w:hanging="709"/>
        <w:jc w:val="both"/>
        <w:rPr>
          <w:ins w:id="606" w:author="Zeal Harizulhaq" w:date="2026-09-25T21:07:00Z" w16du:dateUtc="2026-09-26T01:07:00Z"/>
          <w:sz w:val="10"/>
          <w:szCs w:val="10"/>
          <w:lang w:val="en-ID" w:eastAsia="en-GB"/>
        </w:rPr>
      </w:pPr>
    </w:p>
    <w:p w14:paraId="5E71FD71" w14:textId="77777777" w:rsidR="001423B9" w:rsidRPr="00D83D7D" w:rsidRDefault="001423B9" w:rsidP="00667ABA">
      <w:pPr>
        <w:widowControl/>
        <w:autoSpaceDE/>
        <w:autoSpaceDN/>
        <w:ind w:left="851" w:right="61" w:hanging="450"/>
        <w:jc w:val="both"/>
        <w:rPr>
          <w:ins w:id="607" w:author="Zeal Harizulhaq" w:date="2026-09-25T21:07:00Z" w16du:dateUtc="2026-09-26T01:07:00Z"/>
          <w:sz w:val="24"/>
          <w:szCs w:val="24"/>
          <w:lang w:val="en-ID" w:eastAsia="en-GB"/>
        </w:rPr>
      </w:pPr>
      <w:ins w:id="608" w:author="Zeal Harizulhaq" w:date="2026-09-25T21:07:00Z" w16du:dateUtc="2026-09-26T01:07:00Z">
        <w:r>
          <w:rPr>
            <w:b/>
            <w:bCs/>
            <w:color w:val="000000"/>
            <w:sz w:val="24"/>
            <w:szCs w:val="24"/>
            <w:lang w:val="en-ID" w:eastAsia="en-GB"/>
          </w:rPr>
          <w:t xml:space="preserve">       </w:t>
        </w:r>
        <w:r w:rsidRPr="00D83D7D">
          <w:rPr>
            <w:b/>
            <w:bCs/>
            <w:color w:val="000000"/>
            <w:sz w:val="24"/>
            <w:szCs w:val="24"/>
            <w:lang w:val="en-ID" w:eastAsia="en-GB"/>
          </w:rPr>
          <w:t>For report or document organization or government without author :</w:t>
        </w:r>
      </w:ins>
    </w:p>
    <w:p w14:paraId="515E853A" w14:textId="77777777" w:rsidR="00667ABA" w:rsidRDefault="001423B9" w:rsidP="00667ABA">
      <w:pPr>
        <w:widowControl/>
        <w:autoSpaceDE/>
        <w:autoSpaceDN/>
        <w:ind w:left="1560" w:right="61" w:hanging="709"/>
        <w:jc w:val="both"/>
        <w:rPr>
          <w:ins w:id="609" w:author="Zeal Harizulhaq" w:date="2026-09-25T21:07:00Z" w16du:dateUtc="2026-09-26T01:07:00Z"/>
          <w:color w:val="000000"/>
          <w:sz w:val="24"/>
          <w:szCs w:val="24"/>
          <w:lang w:val="en-ID" w:eastAsia="en-GB"/>
        </w:rPr>
      </w:pPr>
      <w:ins w:id="610" w:author="Zeal Harizulhaq" w:date="2026-09-25T21:07:00Z" w16du:dateUtc="2026-09-26T01:07:00Z">
        <w:r w:rsidRPr="00D83D7D">
          <w:rPr>
            <w:color w:val="000000"/>
            <w:sz w:val="24"/>
            <w:szCs w:val="24"/>
            <w:lang w:val="en-ID" w:eastAsia="en-GB"/>
          </w:rPr>
          <w:t>Name of Organization or Government Agency. (Year of Publication). Document title in capitals and italics: Capitalize the first word of the subtitle. Retrieved from database Name</w:t>
        </w:r>
        <w:r>
          <w:rPr>
            <w:color w:val="000000"/>
            <w:sz w:val="24"/>
            <w:szCs w:val="24"/>
            <w:lang w:val="en-ID" w:eastAsia="en-GB"/>
          </w:rPr>
          <w:t>.</w:t>
        </w:r>
      </w:ins>
    </w:p>
    <w:p w14:paraId="3447DD62" w14:textId="77777777" w:rsidR="00667ABA" w:rsidRDefault="00667ABA" w:rsidP="00667ABA">
      <w:pPr>
        <w:widowControl/>
        <w:autoSpaceDE/>
        <w:autoSpaceDN/>
        <w:ind w:left="1560" w:right="61" w:hanging="709"/>
        <w:jc w:val="both"/>
        <w:rPr>
          <w:ins w:id="611" w:author="Zeal Harizulhaq" w:date="2026-09-25T21:07:00Z" w16du:dateUtc="2026-09-26T01:07:00Z"/>
          <w:color w:val="000000"/>
          <w:sz w:val="24"/>
          <w:szCs w:val="24"/>
          <w:lang w:val="en-ID" w:eastAsia="en-GB"/>
        </w:rPr>
        <w:sectPr w:rsidR="00667ABA" w:rsidSect="00556FDA">
          <w:headerReference w:type="default" r:id="rId9"/>
          <w:footerReference w:type="default" r:id="rId10"/>
          <w:type w:val="continuous"/>
          <w:pgSz w:w="12240" w:h="15840"/>
          <w:pgMar w:top="1701" w:right="1134" w:bottom="1134" w:left="1701" w:header="720" w:footer="720" w:gutter="0"/>
          <w:cols w:space="720"/>
        </w:sectPr>
      </w:pPr>
    </w:p>
    <w:p w14:paraId="0CA6B725" w14:textId="77777777" w:rsidR="00667ABA" w:rsidRDefault="00667ABA" w:rsidP="00667ABA">
      <w:pPr>
        <w:widowControl/>
        <w:autoSpaceDE/>
        <w:autoSpaceDN/>
        <w:ind w:left="1560" w:right="61" w:hanging="709"/>
        <w:jc w:val="both"/>
        <w:rPr>
          <w:ins w:id="622" w:author="Zeal Harizulhaq" w:date="2026-09-25T21:07:00Z" w16du:dateUtc="2026-09-26T01:07:00Z"/>
          <w:color w:val="000000"/>
          <w:sz w:val="24"/>
          <w:szCs w:val="24"/>
          <w:lang w:val="en-ID" w:eastAsia="en-GB"/>
        </w:rPr>
      </w:pPr>
    </w:p>
    <w:p w14:paraId="34586EC9" w14:textId="77777777" w:rsidR="00667ABA" w:rsidRDefault="00667ABA" w:rsidP="00667ABA">
      <w:pPr>
        <w:widowControl/>
        <w:autoSpaceDE/>
        <w:autoSpaceDN/>
        <w:ind w:left="1560" w:right="61" w:hanging="709"/>
        <w:jc w:val="both"/>
        <w:rPr>
          <w:ins w:id="623" w:author="Zeal Harizulhaq" w:date="2026-09-25T21:07:00Z" w16du:dateUtc="2026-09-26T01:07:00Z"/>
          <w:color w:val="000000"/>
          <w:sz w:val="24"/>
          <w:szCs w:val="24"/>
          <w:lang w:val="en-ID" w:eastAsia="en-GB"/>
        </w:rPr>
      </w:pPr>
    </w:p>
    <w:p w14:paraId="4B4A6D1E" w14:textId="77777777" w:rsidR="00667ABA" w:rsidRDefault="00667ABA" w:rsidP="00667ABA">
      <w:pPr>
        <w:widowControl/>
        <w:autoSpaceDE/>
        <w:autoSpaceDN/>
        <w:ind w:left="1560" w:right="61" w:hanging="709"/>
        <w:jc w:val="both"/>
        <w:rPr>
          <w:ins w:id="624" w:author="Zeal Harizulhaq" w:date="2026-09-25T21:07:00Z" w16du:dateUtc="2026-09-26T01:07:00Z"/>
          <w:color w:val="000000"/>
          <w:sz w:val="24"/>
          <w:szCs w:val="24"/>
          <w:lang w:val="en-ID" w:eastAsia="en-GB"/>
        </w:rPr>
      </w:pPr>
    </w:p>
    <w:p w14:paraId="65497E85" w14:textId="77777777" w:rsidR="00667ABA" w:rsidRDefault="00667ABA" w:rsidP="00667ABA">
      <w:pPr>
        <w:widowControl/>
        <w:autoSpaceDE/>
        <w:autoSpaceDN/>
        <w:ind w:left="1560" w:right="61" w:hanging="709"/>
        <w:jc w:val="both"/>
        <w:rPr>
          <w:ins w:id="625" w:author="Zeal Harizulhaq" w:date="2026-09-25T21:07:00Z" w16du:dateUtc="2026-09-26T01:07:00Z"/>
          <w:color w:val="000000"/>
          <w:sz w:val="24"/>
          <w:szCs w:val="24"/>
          <w:lang w:val="en-ID" w:eastAsia="en-GB"/>
        </w:rPr>
      </w:pPr>
    </w:p>
    <w:p w14:paraId="23D4B313" w14:textId="77777777" w:rsidR="00667ABA" w:rsidRDefault="00667ABA" w:rsidP="00667ABA">
      <w:pPr>
        <w:widowControl/>
        <w:autoSpaceDE/>
        <w:autoSpaceDN/>
        <w:ind w:left="1560" w:right="61" w:hanging="709"/>
        <w:jc w:val="both"/>
        <w:rPr>
          <w:ins w:id="626" w:author="Zeal Harizulhaq" w:date="2026-09-25T21:07:00Z" w16du:dateUtc="2026-09-26T01:07:00Z"/>
          <w:color w:val="000000"/>
          <w:sz w:val="24"/>
          <w:szCs w:val="24"/>
          <w:lang w:val="en-ID" w:eastAsia="en-GB"/>
        </w:rPr>
      </w:pPr>
    </w:p>
    <w:p w14:paraId="7A372DCA" w14:textId="77777777" w:rsidR="00667ABA" w:rsidRDefault="00667ABA" w:rsidP="00667ABA">
      <w:pPr>
        <w:widowControl/>
        <w:autoSpaceDE/>
        <w:autoSpaceDN/>
        <w:ind w:left="1560" w:right="61" w:hanging="709"/>
        <w:jc w:val="both"/>
        <w:rPr>
          <w:ins w:id="627" w:author="Zeal Harizulhaq" w:date="2026-09-25T21:07:00Z" w16du:dateUtc="2026-09-26T01:07:00Z"/>
          <w:color w:val="000000"/>
          <w:sz w:val="24"/>
          <w:szCs w:val="24"/>
          <w:lang w:val="en-ID" w:eastAsia="en-GB"/>
        </w:rPr>
      </w:pPr>
    </w:p>
    <w:p w14:paraId="28E72636" w14:textId="77777777" w:rsidR="00667ABA" w:rsidRDefault="00667ABA" w:rsidP="00667ABA">
      <w:pPr>
        <w:widowControl/>
        <w:autoSpaceDE/>
        <w:autoSpaceDN/>
        <w:ind w:left="1560" w:right="61" w:hanging="709"/>
        <w:jc w:val="both"/>
        <w:rPr>
          <w:ins w:id="628" w:author="Zeal Harizulhaq" w:date="2026-09-25T21:07:00Z" w16du:dateUtc="2026-09-26T01:07:00Z"/>
          <w:color w:val="000000"/>
          <w:sz w:val="24"/>
          <w:szCs w:val="24"/>
          <w:lang w:val="en-ID" w:eastAsia="en-GB"/>
        </w:rPr>
      </w:pPr>
    </w:p>
    <w:p w14:paraId="29F6F51A" w14:textId="77777777" w:rsidR="00667ABA" w:rsidRDefault="00667ABA" w:rsidP="00667ABA">
      <w:pPr>
        <w:widowControl/>
        <w:autoSpaceDE/>
        <w:autoSpaceDN/>
        <w:ind w:left="1560" w:right="61" w:hanging="709"/>
        <w:jc w:val="both"/>
        <w:rPr>
          <w:ins w:id="629" w:author="Zeal Harizulhaq" w:date="2026-09-25T21:07:00Z" w16du:dateUtc="2026-09-26T01:07:00Z"/>
          <w:color w:val="000000"/>
          <w:sz w:val="24"/>
          <w:szCs w:val="24"/>
          <w:lang w:val="en-ID" w:eastAsia="en-GB"/>
        </w:rPr>
      </w:pPr>
    </w:p>
    <w:p w14:paraId="256F052D" w14:textId="77777777" w:rsidR="00622BE4" w:rsidRDefault="007319DD">
      <w:pPr>
        <w:pStyle w:val="Default"/>
        <w:spacing w:line="183" w:lineRule="atLeast"/>
        <w:jc w:val="both"/>
        <w:rPr>
          <w:del w:id="630" w:author="Zeal Harizulhaq" w:date="2026-09-25T21:07:00Z" w16du:dateUtc="2026-09-26T01:07:00Z"/>
          <w:rFonts w:ascii="Arial" w:hAnsi="Arial" w:cs="Arial"/>
          <w:color w:val="auto"/>
          <w:sz w:val="16"/>
          <w:szCs w:val="16"/>
          <w:lang w:val="da-DK"/>
        </w:rPr>
      </w:pPr>
      <w:del w:id="631" w:author="Zeal Harizulhaq" w:date="2026-09-25T21:07:00Z" w16du:dateUtc="2026-09-26T01:07:00Z">
        <w:r>
          <w:rPr>
            <w:rFonts w:ascii="Arial" w:hAnsi="Arial" w:cs="Arial"/>
            <w:i/>
            <w:iCs/>
            <w:color w:val="auto"/>
            <w:sz w:val="16"/>
            <w:szCs w:val="16"/>
          </w:rPr>
          <w:delText xml:space="preserve">From: </w:delText>
        </w:r>
        <w:r>
          <w:rPr>
            <w:rFonts w:ascii="Arial" w:hAnsi="Arial" w:cs="Arial"/>
            <w:color w:val="auto"/>
            <w:sz w:val="16"/>
            <w:szCs w:val="16"/>
          </w:rPr>
          <w:delText xml:space="preserve"> Page MJ, McKenzie JE, Bossuyt PM, Boutron</w:delText>
        </w:r>
        <w:r>
          <w:rPr>
            <w:rFonts w:ascii="Arial" w:hAnsi="Arial" w:cs="Arial"/>
            <w:color w:val="auto"/>
            <w:sz w:val="16"/>
            <w:szCs w:val="16"/>
          </w:rPr>
          <w:delText xml:space="preserve"> I, Hoffmann TC, Mulrow CD, et al. The PRISMA 2020 statement: an updated guideline for reporting systematic reviews. BMJ 2021;372:n71. doi: 10.1136/bmj.n71</w:delText>
        </w:r>
      </w:del>
    </w:p>
    <w:p w14:paraId="2F265B40" w14:textId="4436AE8C" w:rsidR="00622BE4" w:rsidRPr="00D83D7D" w:rsidRDefault="007319DD" w:rsidP="00667ABA">
      <w:pPr>
        <w:tabs>
          <w:tab w:val="left" w:pos="676"/>
        </w:tabs>
        <w:spacing w:before="50" w:line="235" w:lineRule="auto"/>
        <w:ind w:right="101"/>
        <w:rPr>
          <w:sz w:val="16"/>
          <w:rPrChange w:id="632" w:author="Zeal Harizulhaq" w:date="2026-09-25T21:07:00Z" w16du:dateUtc="2026-09-26T01:07:00Z">
            <w:rPr>
              <w:rFonts w:ascii="Arial" w:hAnsi="Arial" w:cs="Arial"/>
            </w:rPr>
          </w:rPrChange>
        </w:rPr>
        <w:pPrChange w:id="633" w:author="Zeal Harizulhaq" w:date="2026-09-25T21:07:00Z" w16du:dateUtc="2026-09-26T01:07:00Z">
          <w:pPr>
            <w:pStyle w:val="CM1"/>
            <w:spacing w:after="130"/>
            <w:jc w:val="center"/>
          </w:pPr>
        </w:pPrChange>
      </w:pPr>
      <w:del w:id="634" w:author="Zeal Harizulhaq" w:date="2026-09-25T21:07:00Z" w16du:dateUtc="2026-09-26T01:07:00Z">
        <w:r>
          <w:rPr>
            <w:rFonts w:ascii="Arial" w:hAnsi="Arial" w:cs="Arial"/>
            <w:color w:val="333399"/>
            <w:sz w:val="18"/>
            <w:szCs w:val="18"/>
          </w:rPr>
          <w:delText>For more information, visit:</w:delText>
        </w:r>
        <w:r>
          <w:rPr>
            <w:rFonts w:ascii="Arial" w:hAnsi="Arial" w:cs="Arial"/>
            <w:color w:val="000000"/>
            <w:sz w:val="18"/>
            <w:szCs w:val="18"/>
            <w:lang w:val="da-DK"/>
          </w:rPr>
          <w:delText xml:space="preserve"> </w:delText>
        </w:r>
        <w:r w:rsidRPr="00D64678">
          <w:rPr>
            <w:rFonts w:ascii="Arial" w:hAnsi="Arial" w:cs="Arial"/>
            <w:sz w:val="18"/>
            <w:szCs w:val="18"/>
            <w:lang w:val="da-DK"/>
          </w:rPr>
          <w:delText>http://www.prisma-statement.org/</w:delText>
        </w:r>
        <w:r>
          <w:rPr>
            <w:rFonts w:ascii="Arial" w:hAnsi="Arial" w:cs="Arial"/>
            <w:color w:val="000000"/>
            <w:sz w:val="16"/>
            <w:szCs w:val="16"/>
            <w:lang w:val="da-DK"/>
          </w:rPr>
          <w:delText xml:space="preserve"> </w:delText>
        </w:r>
      </w:del>
    </w:p>
    <w:sectPr w:rsidR="00622BE4" w:rsidRPr="00D83D7D" w:rsidSect="00556FDA">
      <w:headerReference w:type="default" r:id="rId11"/>
      <w:type w:val="continuous"/>
      <w:pgSz w:w="12240" w:h="15840" w:orient="portrait"/>
      <w:pgMar w:top="1701" w:right="1134" w:bottom="1134" w:left="1701" w:header="720" w:footer="720" w:gutter="0"/>
      <w:cols w:num="2" w:space="720" w:equalWidth="0">
        <w:col w:w="4245" w:space="40"/>
        <w:col w:w="5120"/>
      </w:cols>
      <w:sectPrChange w:id="638" w:author="Zeal Harizulhaq" w:date="2026-09-25T21:07:00Z" w16du:dateUtc="2026-09-26T01:07:00Z">
        <w:sectPr w:rsidR="00622BE4" w:rsidRPr="00D83D7D" w:rsidSect="00556FDA">
          <w:type w:val="nextPage"/>
          <w:pgSz w:w="15840" w:h="12240" w:orient="landscape"/>
          <w:pgMar w:top="432" w:right="432" w:bottom="432" w:left="432" w:header="720" w:footer="720" w:gutter="0"/>
          <w:cols w:num="1" w:equalWidth="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305A28" w14:textId="77777777" w:rsidR="007319DD" w:rsidRDefault="007319DD">
      <w:r>
        <w:separator/>
      </w:r>
    </w:p>
  </w:endnote>
  <w:endnote w:type="continuationSeparator" w:id="0">
    <w:p w14:paraId="2DC577B0" w14:textId="77777777" w:rsidR="007319DD" w:rsidRDefault="00731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ACB49" w14:textId="77777777" w:rsidR="00815B66" w:rsidRDefault="0081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D05A7" w14:textId="77777777" w:rsidR="006F6621" w:rsidRDefault="00170FAB">
    <w:pPr>
      <w:pStyle w:val="BodyText"/>
      <w:spacing w:line="14" w:lineRule="auto"/>
    </w:pPr>
    <w:ins w:id="612" w:author="Zeal Harizulhaq" w:date="2026-09-25T21:07:00Z" w16du:dateUtc="2026-09-26T01:07:00Z">
      <w:r>
        <w:rPr>
          <w:noProof/>
        </w:rPr>
        <mc:AlternateContent>
          <mc:Choice Requires="wps">
            <w:drawing>
              <wp:anchor distT="0" distB="0" distL="114300" distR="114300" simplePos="0" relativeHeight="251663360" behindDoc="1" locked="0" layoutInCell="1" allowOverlap="1" wp14:anchorId="2E1234E5" wp14:editId="0B840179">
                <wp:simplePos x="0" y="0"/>
                <wp:positionH relativeFrom="page">
                  <wp:posOffset>6969760</wp:posOffset>
                </wp:positionH>
                <wp:positionV relativeFrom="page">
                  <wp:posOffset>9738995</wp:posOffset>
                </wp:positionV>
                <wp:extent cx="228600" cy="138430"/>
                <wp:effectExtent l="0" t="0" r="0" b="1270"/>
                <wp:wrapNone/>
                <wp:docPr id="2727902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600"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0FFE9" w14:textId="77777777" w:rsidR="006F6621" w:rsidRDefault="008D2BB7">
                            <w:pPr>
                              <w:spacing w:before="13"/>
                              <w:ind w:left="60"/>
                              <w:rPr>
                                <w:ins w:id="613" w:author="Zeal Harizulhaq" w:date="2026-09-25T21:07:00Z" w16du:dateUtc="2026-09-26T01:07:00Z"/>
                                <w:sz w:val="16"/>
                              </w:rPr>
                            </w:pPr>
                            <w:ins w:id="614" w:author="Zeal Harizulhaq" w:date="2026-09-25T21:07:00Z" w16du:dateUtc="2026-09-26T01:07:00Z">
                              <w:r>
                                <w:fldChar w:fldCharType="begin"/>
                              </w:r>
                              <w:r>
                                <w:rPr>
                                  <w:sz w:val="16"/>
                                </w:rPr>
                                <w:instrText xml:space="preserve"> PAGE </w:instrText>
                              </w:r>
                              <w:r>
                                <w:fldChar w:fldCharType="separate"/>
                              </w:r>
                              <w:r w:rsidR="00442288">
                                <w:rPr>
                                  <w:noProof/>
                                  <w:sz w:val="16"/>
                                </w:rPr>
                                <w:t>6</w:t>
                              </w:r>
                              <w:r>
                                <w:fldChar w:fldCharType="end"/>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1234E5" id="_x0000_t202" coordsize="21600,21600" o:spt="202" path="m,l,21600r21600,l21600,xe">
                <v:stroke joinstyle="miter"/>
                <v:path gradientshapeok="t" o:connecttype="rect"/>
              </v:shapetype>
              <v:shape id="Text Box 1" o:spid="_x0000_s1026" type="#_x0000_t202" style="position:absolute;margin-left:548.8pt;margin-top:766.85pt;width:18pt;height:10.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" filled="f" stroked="f">
                <v:path arrowok="t"/>
                <v:textbox inset="0,0,0,0">
                  <w:txbxContent>
                    <w:p w14:paraId="3830FFE9" w14:textId="77777777" w:rsidR="006F6621" w:rsidRDefault="008D2BB7">
                      <w:pPr>
                        <w:spacing w:before="13"/>
                        <w:ind w:left="60"/>
                        <w:rPr>
                          <w:ins w:id="615" w:author="Zeal Harizulhaq" w:date="2026-09-25T21:07:00Z" w16du:dateUtc="2026-09-26T01:07:00Z"/>
                          <w:sz w:val="16"/>
                        </w:rPr>
                      </w:pPr>
                      <w:ins w:id="616" w:author="Zeal Harizulhaq" w:date="2026-09-25T21:07:00Z" w16du:dateUtc="2026-09-26T01:07:00Z">
                        <w:r>
                          <w:fldChar w:fldCharType="begin"/>
                        </w:r>
                        <w:r>
                          <w:rPr>
                            <w:sz w:val="16"/>
                          </w:rPr>
                          <w:instrText xml:space="preserve"> PAGE </w:instrText>
                        </w:r>
                        <w:r>
                          <w:fldChar w:fldCharType="separate"/>
                        </w:r>
                        <w:r w:rsidR="00442288">
                          <w:rPr>
                            <w:noProof/>
                            <w:sz w:val="16"/>
                          </w:rPr>
                          <w:t>6</w:t>
                        </w:r>
                        <w:r>
                          <w:fldChar w:fldCharType="end"/>
                        </w:r>
                      </w:ins>
                    </w:p>
                  </w:txbxContent>
                </v:textbox>
                <w10:wrap anchorx="page" anchory="page"/>
              </v:shape>
            </w:pict>
          </mc:Fallback>
        </mc:AlternateContent>
      </w:r>
    </w:ins>
    <w:del w:id="617" w:author="Zeal Harizulhaq" w:date="2026-09-25T21:07:00Z" w16du:dateUtc="2026-09-26T01:07:00Z">
      <w:r>
        <w:rPr>
          <w:noProof/>
        </w:rPr>
        <mc:AlternateContent>
          <mc:Choice Requires="wps">
            <w:drawing>
              <wp:anchor distT="0" distB="0" distL="114300" distR="114300" simplePos="0" relativeHeight="251661312" behindDoc="1" locked="0" layoutInCell="1" allowOverlap="1" wp14:anchorId="2E1234E5" wp14:editId="0B840179">
                <wp:simplePos x="0" y="0"/>
                <wp:positionH relativeFrom="page">
                  <wp:posOffset>6969760</wp:posOffset>
                </wp:positionH>
                <wp:positionV relativeFrom="page">
                  <wp:posOffset>9738995</wp:posOffset>
                </wp:positionV>
                <wp:extent cx="228600" cy="138430"/>
                <wp:effectExtent l="0" t="0" r="0" b="1270"/>
                <wp:wrapNone/>
                <wp:docPr id="2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600"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2472E" w14:textId="77777777" w:rsidR="006F6621" w:rsidRDefault="008D2BB7">
                            <w:pPr>
                              <w:spacing w:before="13"/>
                              <w:ind w:left="60"/>
                              <w:rPr>
                                <w:del w:id="618" w:author="Zeal Harizulhaq" w:date="2026-09-25T21:07:00Z" w16du:dateUtc="2026-09-26T01:07:00Z"/>
                                <w:sz w:val="16"/>
                              </w:rPr>
                            </w:pPr>
                            <w:del w:id="619" w:author="Zeal Harizulhaq" w:date="2026-09-25T21:07:00Z" w16du:dateUtc="2026-09-26T01:07:00Z">
                              <w:r>
                                <w:fldChar w:fldCharType="begin"/>
                              </w:r>
                              <w:r>
                                <w:rPr>
                                  <w:sz w:val="16"/>
                                </w:rPr>
                                <w:delInstrText xml:space="preserve"> PAGE </w:delInstrText>
                              </w:r>
                              <w:r>
                                <w:fldChar w:fldCharType="separate"/>
                              </w:r>
                              <w:r w:rsidR="00442288">
                                <w:rPr>
                                  <w:noProof/>
                                  <w:sz w:val="16"/>
                                </w:rPr>
                                <w:delText>6</w:delText>
                              </w:r>
                              <w:r>
                                <w:fldChar w:fldCharType="end"/>
                              </w:r>
                            </w:del>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234E5" id="_x0000_s1027" type="#_x0000_t202" style="position:absolute;margin-left:548.8pt;margin-top:766.85pt;width:18pt;height:10.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" filled="f" stroked="f">
                <v:path arrowok="t"/>
                <v:textbox inset="0,0,0,0">
                  <w:txbxContent>
                    <w:p w14:paraId="0BC2472E" w14:textId="77777777" w:rsidR="006F6621" w:rsidRDefault="008D2BB7">
                      <w:pPr>
                        <w:spacing w:before="13"/>
                        <w:ind w:left="60"/>
                        <w:rPr>
                          <w:del w:id="620" w:author="Zeal Harizulhaq" w:date="2026-09-25T21:07:00Z" w16du:dateUtc="2026-09-26T01:07:00Z"/>
                          <w:sz w:val="16"/>
                        </w:rPr>
                      </w:pPr>
                      <w:del w:id="621" w:author="Zeal Harizulhaq" w:date="2026-09-25T21:07:00Z" w16du:dateUtc="2026-09-26T01:07:00Z">
                        <w:r>
                          <w:fldChar w:fldCharType="begin"/>
                        </w:r>
                        <w:r>
                          <w:rPr>
                            <w:sz w:val="16"/>
                          </w:rPr>
                          <w:delInstrText xml:space="preserve"> PAGE </w:delInstrText>
                        </w:r>
                        <w:r>
                          <w:fldChar w:fldCharType="separate"/>
                        </w:r>
                        <w:r w:rsidR="00442288">
                          <w:rPr>
                            <w:noProof/>
                            <w:sz w:val="16"/>
                          </w:rPr>
                          <w:delText>6</w:delText>
                        </w:r>
                        <w:r>
                          <w:fldChar w:fldCharType="end"/>
                        </w:r>
                      </w:del>
                    </w:p>
                  </w:txbxContent>
                </v:textbox>
                <w10:wrap anchorx="page" anchory="page"/>
              </v:shape>
            </w:pict>
          </mc:Fallback>
        </mc:AlternateConten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6EE67D" w14:textId="77777777" w:rsidR="007319DD" w:rsidRDefault="007319DD">
      <w:r>
        <w:separator/>
      </w:r>
    </w:p>
  </w:footnote>
  <w:footnote w:type="continuationSeparator" w:id="0">
    <w:p w14:paraId="7D1D826F" w14:textId="77777777" w:rsidR="007319DD" w:rsidRDefault="00731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AF152" w14:textId="77777777" w:rsidR="00815B66" w:rsidRDefault="00815B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44852" w14:textId="259EEE25" w:rsidR="006F6621" w:rsidRDefault="006F6621">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93871" w14:textId="77777777" w:rsidR="00622BE4" w:rsidRDefault="007319DD">
    <w:pPr>
      <w:pStyle w:val="BodyText"/>
      <w:spacing w:line="14" w:lineRule="auto"/>
      <w:rPr>
        <w:rPrChange w:id="635" w:author="Zeal Harizulhaq" w:date="2026-09-25T21:07:00Z" w16du:dateUtc="2026-09-26T01:07:00Z">
          <w:rPr>
            <w:rFonts w:ascii="Lucida Sans" w:hAnsi="Lucida Sans"/>
            <w:sz w:val="20"/>
            <w:szCs w:val="20"/>
          </w:rPr>
        </w:rPrChange>
      </w:rPr>
      <w:pPrChange w:id="636" w:author="Zeal Harizulhaq" w:date="2026-09-25T21:07:00Z" w16du:dateUtc="2026-09-26T01:07:00Z">
        <w:pPr>
          <w:pStyle w:val="CM2"/>
          <w:ind w:left="1080"/>
        </w:pPr>
      </w:pPrChange>
    </w:pPr>
    <w:del w:id="637" w:author="Zeal Harizulhaq" w:date="2026-09-25T21:07:00Z" w16du:dateUtc="2026-09-26T01:07:00Z">
      <w:r>
        <w:rPr>
          <w:rFonts w:ascii="Lucida Sans" w:hAnsi="Lucida Sans"/>
          <w:noProof/>
        </w:rPr>
        <w:drawing>
          <wp:anchor distT="0" distB="0" distL="114300" distR="114300" simplePos="0" relativeHeight="251659264" behindDoc="0" locked="0" layoutInCell="1" allowOverlap="1" wp14:anchorId="739716B3" wp14:editId="064EC026">
            <wp:simplePos x="0" y="0"/>
            <wp:positionH relativeFrom="column">
              <wp:posOffset>-32385</wp:posOffset>
            </wp:positionH>
            <wp:positionV relativeFrom="paragraph">
              <wp:posOffset>-111760</wp:posOffset>
            </wp:positionV>
            <wp:extent cx="457200" cy="41910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19100"/>
                    </a:xfrm>
                    <a:prstGeom prst="rect">
                      <a:avLst/>
                    </a:prstGeom>
                    <a:noFill/>
                  </pic:spPr>
                </pic:pic>
              </a:graphicData>
            </a:graphic>
          </wp:anchor>
        </w:drawing>
      </w:r>
      <w:r>
        <w:rPr>
          <w:rFonts w:ascii="Lucida Sans" w:hAnsi="Lucida Sans"/>
          <w:b/>
          <w:bCs/>
        </w:rPr>
        <w:delText>PRISMA 2020 Checklist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AD3A1F"/>
    <w:multiLevelType w:val="hybridMultilevel"/>
    <w:tmpl w:val="5A04D770"/>
    <w:lvl w:ilvl="0" w:tplc="C5DC29F8">
      <w:start w:val="6"/>
      <w:numFmt w:val="upperRoman"/>
      <w:lvlText w:val="%1."/>
      <w:lvlJc w:val="left"/>
      <w:pPr>
        <w:ind w:left="3461" w:hanging="720"/>
      </w:pPr>
      <w:rPr>
        <w:rFonts w:hint="default"/>
      </w:rPr>
    </w:lvl>
    <w:lvl w:ilvl="1" w:tplc="08090019" w:tentative="1">
      <w:start w:val="1"/>
      <w:numFmt w:val="lowerLetter"/>
      <w:lvlText w:val="%2."/>
      <w:lvlJc w:val="left"/>
      <w:pPr>
        <w:ind w:left="3821" w:hanging="360"/>
      </w:pPr>
    </w:lvl>
    <w:lvl w:ilvl="2" w:tplc="0809001B" w:tentative="1">
      <w:start w:val="1"/>
      <w:numFmt w:val="lowerRoman"/>
      <w:lvlText w:val="%3."/>
      <w:lvlJc w:val="right"/>
      <w:pPr>
        <w:ind w:left="4541" w:hanging="180"/>
      </w:pPr>
    </w:lvl>
    <w:lvl w:ilvl="3" w:tplc="0809000F" w:tentative="1">
      <w:start w:val="1"/>
      <w:numFmt w:val="decimal"/>
      <w:lvlText w:val="%4."/>
      <w:lvlJc w:val="left"/>
      <w:pPr>
        <w:ind w:left="5261" w:hanging="360"/>
      </w:pPr>
    </w:lvl>
    <w:lvl w:ilvl="4" w:tplc="08090019" w:tentative="1">
      <w:start w:val="1"/>
      <w:numFmt w:val="lowerLetter"/>
      <w:lvlText w:val="%5."/>
      <w:lvlJc w:val="left"/>
      <w:pPr>
        <w:ind w:left="5981" w:hanging="360"/>
      </w:pPr>
    </w:lvl>
    <w:lvl w:ilvl="5" w:tplc="0809001B" w:tentative="1">
      <w:start w:val="1"/>
      <w:numFmt w:val="lowerRoman"/>
      <w:lvlText w:val="%6."/>
      <w:lvlJc w:val="right"/>
      <w:pPr>
        <w:ind w:left="6701" w:hanging="180"/>
      </w:pPr>
    </w:lvl>
    <w:lvl w:ilvl="6" w:tplc="0809000F" w:tentative="1">
      <w:start w:val="1"/>
      <w:numFmt w:val="decimal"/>
      <w:lvlText w:val="%7."/>
      <w:lvlJc w:val="left"/>
      <w:pPr>
        <w:ind w:left="7421" w:hanging="360"/>
      </w:pPr>
    </w:lvl>
    <w:lvl w:ilvl="7" w:tplc="08090019" w:tentative="1">
      <w:start w:val="1"/>
      <w:numFmt w:val="lowerLetter"/>
      <w:lvlText w:val="%8."/>
      <w:lvlJc w:val="left"/>
      <w:pPr>
        <w:ind w:left="8141" w:hanging="360"/>
      </w:pPr>
    </w:lvl>
    <w:lvl w:ilvl="8" w:tplc="0809001B" w:tentative="1">
      <w:start w:val="1"/>
      <w:numFmt w:val="lowerRoman"/>
      <w:lvlText w:val="%9."/>
      <w:lvlJc w:val="right"/>
      <w:pPr>
        <w:ind w:left="8861" w:hanging="180"/>
      </w:pPr>
    </w:lvl>
  </w:abstractNum>
  <w:abstractNum w:abstractNumId="1" w15:restartNumberingAfterBreak="0">
    <w:nsid w:val="1897065F"/>
    <w:multiLevelType w:val="multilevel"/>
    <w:tmpl w:val="1897065F"/>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4A0D08"/>
    <w:multiLevelType w:val="hybridMultilevel"/>
    <w:tmpl w:val="1CC4EA44"/>
    <w:lvl w:ilvl="0" w:tplc="C4CE8DF6">
      <w:start w:val="3"/>
      <w:numFmt w:val="lowerLetter"/>
      <w:lvlText w:val="%1"/>
      <w:lvlJc w:val="left"/>
      <w:pPr>
        <w:ind w:left="573" w:hanging="255"/>
      </w:pPr>
      <w:rPr>
        <w:rFonts w:hint="default"/>
        <w:lang w:val="en-US" w:eastAsia="en-US" w:bidi="ar-SA"/>
      </w:rPr>
    </w:lvl>
    <w:lvl w:ilvl="1" w:tplc="A1F2455E">
      <w:start w:val="1"/>
      <w:numFmt w:val="decimal"/>
      <w:lvlText w:val="[%2]"/>
      <w:lvlJc w:val="left"/>
      <w:pPr>
        <w:ind w:left="1080" w:hanging="361"/>
        <w:jc w:val="right"/>
      </w:pPr>
      <w:rPr>
        <w:rFonts w:ascii="Times New Roman" w:eastAsia="Times New Roman" w:hAnsi="Times New Roman" w:cs="Times New Roman" w:hint="default"/>
        <w:spacing w:val="-2"/>
        <w:w w:val="100"/>
        <w:sz w:val="16"/>
        <w:szCs w:val="16"/>
        <w:lang w:val="en-US" w:eastAsia="en-US" w:bidi="ar-SA"/>
      </w:rPr>
    </w:lvl>
    <w:lvl w:ilvl="2" w:tplc="9F42463E">
      <w:numFmt w:val="bullet"/>
      <w:lvlText w:val="•"/>
      <w:lvlJc w:val="left"/>
      <w:pPr>
        <w:ind w:left="955" w:hanging="361"/>
      </w:pPr>
      <w:rPr>
        <w:rFonts w:hint="default"/>
        <w:lang w:val="en-US" w:eastAsia="en-US" w:bidi="ar-SA"/>
      </w:rPr>
    </w:lvl>
    <w:lvl w:ilvl="3" w:tplc="49BC2F88">
      <w:numFmt w:val="bullet"/>
      <w:lvlText w:val="•"/>
      <w:lvlJc w:val="left"/>
      <w:pPr>
        <w:ind w:left="831" w:hanging="361"/>
      </w:pPr>
      <w:rPr>
        <w:rFonts w:hint="default"/>
        <w:lang w:val="en-US" w:eastAsia="en-US" w:bidi="ar-SA"/>
      </w:rPr>
    </w:lvl>
    <w:lvl w:ilvl="4" w:tplc="FBA6B28C">
      <w:numFmt w:val="bullet"/>
      <w:lvlText w:val="•"/>
      <w:lvlJc w:val="left"/>
      <w:pPr>
        <w:ind w:left="707" w:hanging="361"/>
      </w:pPr>
      <w:rPr>
        <w:rFonts w:hint="default"/>
        <w:lang w:val="en-US" w:eastAsia="en-US" w:bidi="ar-SA"/>
      </w:rPr>
    </w:lvl>
    <w:lvl w:ilvl="5" w:tplc="422AAC38">
      <w:numFmt w:val="bullet"/>
      <w:lvlText w:val="•"/>
      <w:lvlJc w:val="left"/>
      <w:pPr>
        <w:ind w:left="583" w:hanging="361"/>
      </w:pPr>
      <w:rPr>
        <w:rFonts w:hint="default"/>
        <w:lang w:val="en-US" w:eastAsia="en-US" w:bidi="ar-SA"/>
      </w:rPr>
    </w:lvl>
    <w:lvl w:ilvl="6" w:tplc="6C06A03C">
      <w:numFmt w:val="bullet"/>
      <w:lvlText w:val="•"/>
      <w:lvlJc w:val="left"/>
      <w:pPr>
        <w:ind w:left="459" w:hanging="361"/>
      </w:pPr>
      <w:rPr>
        <w:rFonts w:hint="default"/>
        <w:lang w:val="en-US" w:eastAsia="en-US" w:bidi="ar-SA"/>
      </w:rPr>
    </w:lvl>
    <w:lvl w:ilvl="7" w:tplc="AF4CA0EC">
      <w:numFmt w:val="bullet"/>
      <w:lvlText w:val="•"/>
      <w:lvlJc w:val="left"/>
      <w:pPr>
        <w:ind w:left="335" w:hanging="361"/>
      </w:pPr>
      <w:rPr>
        <w:rFonts w:hint="default"/>
        <w:lang w:val="en-US" w:eastAsia="en-US" w:bidi="ar-SA"/>
      </w:rPr>
    </w:lvl>
    <w:lvl w:ilvl="8" w:tplc="06A42CFA">
      <w:numFmt w:val="bullet"/>
      <w:lvlText w:val="•"/>
      <w:lvlJc w:val="left"/>
      <w:pPr>
        <w:ind w:left="211" w:hanging="361"/>
      </w:pPr>
      <w:rPr>
        <w:rFonts w:hint="default"/>
        <w:lang w:val="en-US" w:eastAsia="en-US" w:bidi="ar-SA"/>
      </w:rPr>
    </w:lvl>
  </w:abstractNum>
  <w:abstractNum w:abstractNumId="3" w15:restartNumberingAfterBreak="0">
    <w:nsid w:val="484A157C"/>
    <w:multiLevelType w:val="hybridMultilevel"/>
    <w:tmpl w:val="3830E540"/>
    <w:lvl w:ilvl="0" w:tplc="FFFFFFFF">
      <w:start w:val="1"/>
      <w:numFmt w:val="upperRoman"/>
      <w:lvlText w:val="%1."/>
      <w:lvlJc w:val="left"/>
      <w:pPr>
        <w:ind w:left="2741" w:hanging="274"/>
        <w:jc w:val="right"/>
      </w:pPr>
      <w:rPr>
        <w:rFonts w:ascii="Times New Roman" w:eastAsia="Times New Roman" w:hAnsi="Times New Roman" w:cs="Times New Roman" w:hint="default"/>
        <w:w w:val="99"/>
        <w:sz w:val="20"/>
        <w:szCs w:val="20"/>
        <w:lang w:val="en-US" w:eastAsia="en-US" w:bidi="ar-SA"/>
      </w:rPr>
    </w:lvl>
    <w:lvl w:ilvl="1" w:tplc="FFFFFFFF">
      <w:numFmt w:val="bullet"/>
      <w:lvlText w:val="•"/>
      <w:lvlJc w:val="left"/>
      <w:pPr>
        <w:ind w:left="3042" w:hanging="274"/>
      </w:pPr>
      <w:rPr>
        <w:rFonts w:hint="default"/>
        <w:lang w:val="en-US" w:eastAsia="en-US" w:bidi="ar-SA"/>
      </w:rPr>
    </w:lvl>
    <w:lvl w:ilvl="2" w:tplc="FFFFFFFF">
      <w:numFmt w:val="bullet"/>
      <w:lvlText w:val="•"/>
      <w:lvlJc w:val="left"/>
      <w:pPr>
        <w:ind w:left="3345" w:hanging="274"/>
      </w:pPr>
      <w:rPr>
        <w:rFonts w:hint="default"/>
        <w:lang w:val="en-US" w:eastAsia="en-US" w:bidi="ar-SA"/>
      </w:rPr>
    </w:lvl>
    <w:lvl w:ilvl="3" w:tplc="FFFFFFFF">
      <w:numFmt w:val="bullet"/>
      <w:lvlText w:val="•"/>
      <w:lvlJc w:val="left"/>
      <w:pPr>
        <w:ind w:left="3647" w:hanging="274"/>
      </w:pPr>
      <w:rPr>
        <w:rFonts w:hint="default"/>
        <w:lang w:val="en-US" w:eastAsia="en-US" w:bidi="ar-SA"/>
      </w:rPr>
    </w:lvl>
    <w:lvl w:ilvl="4" w:tplc="FFFFFFFF">
      <w:numFmt w:val="bullet"/>
      <w:lvlText w:val="•"/>
      <w:lvlJc w:val="left"/>
      <w:pPr>
        <w:ind w:left="3950" w:hanging="274"/>
      </w:pPr>
      <w:rPr>
        <w:rFonts w:hint="default"/>
        <w:lang w:val="en-US" w:eastAsia="en-US" w:bidi="ar-SA"/>
      </w:rPr>
    </w:lvl>
    <w:lvl w:ilvl="5" w:tplc="FFFFFFFF">
      <w:numFmt w:val="bullet"/>
      <w:lvlText w:val="•"/>
      <w:lvlJc w:val="left"/>
      <w:pPr>
        <w:ind w:left="4252" w:hanging="274"/>
      </w:pPr>
      <w:rPr>
        <w:rFonts w:hint="default"/>
        <w:lang w:val="en-US" w:eastAsia="en-US" w:bidi="ar-SA"/>
      </w:rPr>
    </w:lvl>
    <w:lvl w:ilvl="6" w:tplc="FFFFFFFF">
      <w:numFmt w:val="bullet"/>
      <w:lvlText w:val="•"/>
      <w:lvlJc w:val="left"/>
      <w:pPr>
        <w:ind w:left="4555" w:hanging="274"/>
      </w:pPr>
      <w:rPr>
        <w:rFonts w:hint="default"/>
        <w:lang w:val="en-US" w:eastAsia="en-US" w:bidi="ar-SA"/>
      </w:rPr>
    </w:lvl>
    <w:lvl w:ilvl="7" w:tplc="FFFFFFFF">
      <w:numFmt w:val="bullet"/>
      <w:lvlText w:val="•"/>
      <w:lvlJc w:val="left"/>
      <w:pPr>
        <w:ind w:left="4857" w:hanging="274"/>
      </w:pPr>
      <w:rPr>
        <w:rFonts w:hint="default"/>
        <w:lang w:val="en-US" w:eastAsia="en-US" w:bidi="ar-SA"/>
      </w:rPr>
    </w:lvl>
    <w:lvl w:ilvl="8" w:tplc="FFFFFFFF">
      <w:numFmt w:val="bullet"/>
      <w:lvlText w:val="•"/>
      <w:lvlJc w:val="left"/>
      <w:pPr>
        <w:ind w:left="5160" w:hanging="274"/>
      </w:pPr>
      <w:rPr>
        <w:rFonts w:hint="default"/>
        <w:lang w:val="en-US" w:eastAsia="en-US" w:bidi="ar-SA"/>
      </w:rPr>
    </w:lvl>
  </w:abstractNum>
  <w:abstractNum w:abstractNumId="4" w15:restartNumberingAfterBreak="0">
    <w:nsid w:val="4CC73E31"/>
    <w:multiLevelType w:val="hybridMultilevel"/>
    <w:tmpl w:val="0418876E"/>
    <w:lvl w:ilvl="0" w:tplc="38B8720E">
      <w:start w:val="3"/>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16D26F5"/>
    <w:multiLevelType w:val="hybridMultilevel"/>
    <w:tmpl w:val="2D3A888E"/>
    <w:lvl w:ilvl="0" w:tplc="0809000F">
      <w:start w:val="2"/>
      <w:numFmt w:val="decimal"/>
      <w:lvlText w:val="%1."/>
      <w:lvlJc w:val="left"/>
      <w:pPr>
        <w:ind w:left="1353" w:hanging="360"/>
      </w:pPr>
      <w:rPr>
        <w:rFonts w:hint="default"/>
      </w:rPr>
    </w:lvl>
    <w:lvl w:ilvl="1" w:tplc="08090019" w:tentative="1">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6" w15:restartNumberingAfterBreak="0">
    <w:nsid w:val="75F62778"/>
    <w:multiLevelType w:val="hybridMultilevel"/>
    <w:tmpl w:val="CBE833C8"/>
    <w:lvl w:ilvl="0" w:tplc="C7A0D4C4">
      <w:start w:val="1"/>
      <w:numFmt w:val="upperLetter"/>
      <w:lvlText w:val="%1."/>
      <w:lvlJc w:val="left"/>
      <w:pPr>
        <w:ind w:left="604" w:hanging="288"/>
      </w:pPr>
      <w:rPr>
        <w:rFonts w:ascii="Times New Roman" w:eastAsia="Times New Roman" w:hAnsi="Times New Roman" w:cs="Times New Roman" w:hint="default"/>
        <w:i/>
        <w:iCs/>
        <w:w w:val="99"/>
        <w:sz w:val="20"/>
        <w:szCs w:val="20"/>
        <w:lang w:val="en-US" w:eastAsia="en-US" w:bidi="ar-SA"/>
      </w:rPr>
    </w:lvl>
    <w:lvl w:ilvl="1" w:tplc="0C2C3EEA">
      <w:start w:val="1"/>
      <w:numFmt w:val="decimal"/>
      <w:lvlText w:val="%2."/>
      <w:lvlJc w:val="left"/>
      <w:pPr>
        <w:ind w:left="319" w:hanging="433"/>
      </w:pPr>
      <w:rPr>
        <w:rFonts w:ascii="Times New Roman" w:eastAsia="Times New Roman" w:hAnsi="Times New Roman" w:cs="Times New Roman" w:hint="default"/>
        <w:spacing w:val="0"/>
        <w:w w:val="99"/>
        <w:sz w:val="20"/>
        <w:szCs w:val="20"/>
        <w:lang w:val="en-US" w:eastAsia="en-US" w:bidi="ar-SA"/>
      </w:rPr>
    </w:lvl>
    <w:lvl w:ilvl="2" w:tplc="0D2EEA4A">
      <w:numFmt w:val="bullet"/>
      <w:lvlText w:val="•"/>
      <w:lvlJc w:val="left"/>
      <w:pPr>
        <w:ind w:left="1139" w:hanging="433"/>
      </w:pPr>
      <w:rPr>
        <w:rFonts w:hint="default"/>
        <w:lang w:val="en-US" w:eastAsia="en-US" w:bidi="ar-SA"/>
      </w:rPr>
    </w:lvl>
    <w:lvl w:ilvl="3" w:tplc="995E1146">
      <w:numFmt w:val="bullet"/>
      <w:lvlText w:val="•"/>
      <w:lvlJc w:val="left"/>
      <w:pPr>
        <w:ind w:left="1678" w:hanging="433"/>
      </w:pPr>
      <w:rPr>
        <w:rFonts w:hint="default"/>
        <w:lang w:val="en-US" w:eastAsia="en-US" w:bidi="ar-SA"/>
      </w:rPr>
    </w:lvl>
    <w:lvl w:ilvl="4" w:tplc="2050F85A">
      <w:numFmt w:val="bullet"/>
      <w:lvlText w:val="•"/>
      <w:lvlJc w:val="left"/>
      <w:pPr>
        <w:ind w:left="2218" w:hanging="433"/>
      </w:pPr>
      <w:rPr>
        <w:rFonts w:hint="default"/>
        <w:lang w:val="en-US" w:eastAsia="en-US" w:bidi="ar-SA"/>
      </w:rPr>
    </w:lvl>
    <w:lvl w:ilvl="5" w:tplc="3452772C">
      <w:numFmt w:val="bullet"/>
      <w:lvlText w:val="•"/>
      <w:lvlJc w:val="left"/>
      <w:pPr>
        <w:ind w:left="2757" w:hanging="433"/>
      </w:pPr>
      <w:rPr>
        <w:rFonts w:hint="default"/>
        <w:lang w:val="en-US" w:eastAsia="en-US" w:bidi="ar-SA"/>
      </w:rPr>
    </w:lvl>
    <w:lvl w:ilvl="6" w:tplc="32287FCE">
      <w:numFmt w:val="bullet"/>
      <w:lvlText w:val="•"/>
      <w:lvlJc w:val="left"/>
      <w:pPr>
        <w:ind w:left="3297" w:hanging="433"/>
      </w:pPr>
      <w:rPr>
        <w:rFonts w:hint="default"/>
        <w:lang w:val="en-US" w:eastAsia="en-US" w:bidi="ar-SA"/>
      </w:rPr>
    </w:lvl>
    <w:lvl w:ilvl="7" w:tplc="A5F642BC">
      <w:numFmt w:val="bullet"/>
      <w:lvlText w:val="•"/>
      <w:lvlJc w:val="left"/>
      <w:pPr>
        <w:ind w:left="3836" w:hanging="433"/>
      </w:pPr>
      <w:rPr>
        <w:rFonts w:hint="default"/>
        <w:lang w:val="en-US" w:eastAsia="en-US" w:bidi="ar-SA"/>
      </w:rPr>
    </w:lvl>
    <w:lvl w:ilvl="8" w:tplc="A1105CD8">
      <w:numFmt w:val="bullet"/>
      <w:lvlText w:val="•"/>
      <w:lvlJc w:val="left"/>
      <w:pPr>
        <w:ind w:left="4376" w:hanging="433"/>
      </w:pPr>
      <w:rPr>
        <w:rFonts w:hint="default"/>
        <w:lang w:val="en-US" w:eastAsia="en-US" w:bidi="ar-SA"/>
      </w:rPr>
    </w:lvl>
  </w:abstractNum>
  <w:abstractNum w:abstractNumId="7" w15:restartNumberingAfterBreak="0">
    <w:nsid w:val="7C1451F3"/>
    <w:multiLevelType w:val="hybridMultilevel"/>
    <w:tmpl w:val="3830E540"/>
    <w:lvl w:ilvl="0" w:tplc="6B7AC918">
      <w:start w:val="1"/>
      <w:numFmt w:val="upperRoman"/>
      <w:lvlText w:val="%1."/>
      <w:lvlJc w:val="left"/>
      <w:pPr>
        <w:ind w:left="2741" w:hanging="274"/>
        <w:jc w:val="right"/>
      </w:pPr>
      <w:rPr>
        <w:rFonts w:ascii="Times New Roman" w:eastAsia="Times New Roman" w:hAnsi="Times New Roman" w:cs="Times New Roman" w:hint="default"/>
        <w:w w:val="99"/>
        <w:sz w:val="20"/>
        <w:szCs w:val="20"/>
        <w:lang w:val="en-US" w:eastAsia="en-US" w:bidi="ar-SA"/>
      </w:rPr>
    </w:lvl>
    <w:lvl w:ilvl="1" w:tplc="32D22994">
      <w:numFmt w:val="bullet"/>
      <w:lvlText w:val="•"/>
      <w:lvlJc w:val="left"/>
      <w:pPr>
        <w:ind w:left="3042" w:hanging="274"/>
      </w:pPr>
      <w:rPr>
        <w:rFonts w:hint="default"/>
        <w:lang w:val="en-US" w:eastAsia="en-US" w:bidi="ar-SA"/>
      </w:rPr>
    </w:lvl>
    <w:lvl w:ilvl="2" w:tplc="73B44B54">
      <w:numFmt w:val="bullet"/>
      <w:lvlText w:val="•"/>
      <w:lvlJc w:val="left"/>
      <w:pPr>
        <w:ind w:left="3345" w:hanging="274"/>
      </w:pPr>
      <w:rPr>
        <w:rFonts w:hint="default"/>
        <w:lang w:val="en-US" w:eastAsia="en-US" w:bidi="ar-SA"/>
      </w:rPr>
    </w:lvl>
    <w:lvl w:ilvl="3" w:tplc="4118980E">
      <w:numFmt w:val="bullet"/>
      <w:lvlText w:val="•"/>
      <w:lvlJc w:val="left"/>
      <w:pPr>
        <w:ind w:left="3647" w:hanging="274"/>
      </w:pPr>
      <w:rPr>
        <w:rFonts w:hint="default"/>
        <w:lang w:val="en-US" w:eastAsia="en-US" w:bidi="ar-SA"/>
      </w:rPr>
    </w:lvl>
    <w:lvl w:ilvl="4" w:tplc="FE746BBC">
      <w:numFmt w:val="bullet"/>
      <w:lvlText w:val="•"/>
      <w:lvlJc w:val="left"/>
      <w:pPr>
        <w:ind w:left="3950" w:hanging="274"/>
      </w:pPr>
      <w:rPr>
        <w:rFonts w:hint="default"/>
        <w:lang w:val="en-US" w:eastAsia="en-US" w:bidi="ar-SA"/>
      </w:rPr>
    </w:lvl>
    <w:lvl w:ilvl="5" w:tplc="688E6A98">
      <w:numFmt w:val="bullet"/>
      <w:lvlText w:val="•"/>
      <w:lvlJc w:val="left"/>
      <w:pPr>
        <w:ind w:left="4252" w:hanging="274"/>
      </w:pPr>
      <w:rPr>
        <w:rFonts w:hint="default"/>
        <w:lang w:val="en-US" w:eastAsia="en-US" w:bidi="ar-SA"/>
      </w:rPr>
    </w:lvl>
    <w:lvl w:ilvl="6" w:tplc="C012EFEE">
      <w:numFmt w:val="bullet"/>
      <w:lvlText w:val="•"/>
      <w:lvlJc w:val="left"/>
      <w:pPr>
        <w:ind w:left="4555" w:hanging="274"/>
      </w:pPr>
      <w:rPr>
        <w:rFonts w:hint="default"/>
        <w:lang w:val="en-US" w:eastAsia="en-US" w:bidi="ar-SA"/>
      </w:rPr>
    </w:lvl>
    <w:lvl w:ilvl="7" w:tplc="2390A89E">
      <w:numFmt w:val="bullet"/>
      <w:lvlText w:val="•"/>
      <w:lvlJc w:val="left"/>
      <w:pPr>
        <w:ind w:left="4857" w:hanging="274"/>
      </w:pPr>
      <w:rPr>
        <w:rFonts w:hint="default"/>
        <w:lang w:val="en-US" w:eastAsia="en-US" w:bidi="ar-SA"/>
      </w:rPr>
    </w:lvl>
    <w:lvl w:ilvl="8" w:tplc="40D6A66C">
      <w:numFmt w:val="bullet"/>
      <w:lvlText w:val="•"/>
      <w:lvlJc w:val="left"/>
      <w:pPr>
        <w:ind w:left="5160" w:hanging="274"/>
      </w:pPr>
      <w:rPr>
        <w:rFonts w:hint="default"/>
        <w:lang w:val="en-US" w:eastAsia="en-US" w:bidi="ar-SA"/>
      </w:rPr>
    </w:lvl>
  </w:abstractNum>
  <w:num w:numId="1" w16cid:durableId="568460858">
    <w:abstractNumId w:val="7"/>
  </w:num>
  <w:num w:numId="2" w16cid:durableId="250892535">
    <w:abstractNumId w:val="2"/>
  </w:num>
  <w:num w:numId="3" w16cid:durableId="342365931">
    <w:abstractNumId w:val="6"/>
  </w:num>
  <w:num w:numId="4" w16cid:durableId="1631203238">
    <w:abstractNumId w:val="1"/>
  </w:num>
  <w:num w:numId="5" w16cid:durableId="1535192745">
    <w:abstractNumId w:val="5"/>
  </w:num>
  <w:num w:numId="6" w16cid:durableId="1421295201">
    <w:abstractNumId w:val="4"/>
  </w:num>
  <w:num w:numId="7" w16cid:durableId="328287390">
    <w:abstractNumId w:val="0"/>
  </w:num>
  <w:num w:numId="8" w16cid:durableId="40738605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YxZWYyMTc0ZmM2MDI0NmJmMmQ4NmUyYzFmYTI3OWQifQ=="/>
  </w:docVars>
  <w:rsids>
    <w:rsidRoot w:val="00256BAF"/>
    <w:rsid w:val="00077B44"/>
    <w:rsid w:val="001423B9"/>
    <w:rsid w:val="00152CDB"/>
    <w:rsid w:val="00170FAB"/>
    <w:rsid w:val="0018323E"/>
    <w:rsid w:val="00190C83"/>
    <w:rsid w:val="00246C93"/>
    <w:rsid w:val="00256BAF"/>
    <w:rsid w:val="002A2A06"/>
    <w:rsid w:val="003103C2"/>
    <w:rsid w:val="003516AD"/>
    <w:rsid w:val="00363B8D"/>
    <w:rsid w:val="003760FB"/>
    <w:rsid w:val="003B209B"/>
    <w:rsid w:val="003B79FF"/>
    <w:rsid w:val="003C4EC8"/>
    <w:rsid w:val="00400A0B"/>
    <w:rsid w:val="00442288"/>
    <w:rsid w:val="00443C1D"/>
    <w:rsid w:val="00461576"/>
    <w:rsid w:val="00472175"/>
    <w:rsid w:val="004C1685"/>
    <w:rsid w:val="005078EE"/>
    <w:rsid w:val="005141B3"/>
    <w:rsid w:val="00550BF1"/>
    <w:rsid w:val="00556FDA"/>
    <w:rsid w:val="00571CB8"/>
    <w:rsid w:val="0059028D"/>
    <w:rsid w:val="005979B8"/>
    <w:rsid w:val="005A7A90"/>
    <w:rsid w:val="00607924"/>
    <w:rsid w:val="00611DCA"/>
    <w:rsid w:val="00620C62"/>
    <w:rsid w:val="00622BE4"/>
    <w:rsid w:val="00667ABA"/>
    <w:rsid w:val="006D72C5"/>
    <w:rsid w:val="006E5FE2"/>
    <w:rsid w:val="006F2FA7"/>
    <w:rsid w:val="006F3BA6"/>
    <w:rsid w:val="006F6621"/>
    <w:rsid w:val="00726794"/>
    <w:rsid w:val="007319DD"/>
    <w:rsid w:val="007328FB"/>
    <w:rsid w:val="0077253C"/>
    <w:rsid w:val="007E54CB"/>
    <w:rsid w:val="00815B66"/>
    <w:rsid w:val="00816E4D"/>
    <w:rsid w:val="008412D5"/>
    <w:rsid w:val="008A3EAE"/>
    <w:rsid w:val="008A74B7"/>
    <w:rsid w:val="008C783B"/>
    <w:rsid w:val="008D2825"/>
    <w:rsid w:val="008D2BB7"/>
    <w:rsid w:val="008E2C91"/>
    <w:rsid w:val="009240AF"/>
    <w:rsid w:val="00930A31"/>
    <w:rsid w:val="00947707"/>
    <w:rsid w:val="009827E5"/>
    <w:rsid w:val="00991DF4"/>
    <w:rsid w:val="009C0159"/>
    <w:rsid w:val="00A215D2"/>
    <w:rsid w:val="00A41E3B"/>
    <w:rsid w:val="00A71B46"/>
    <w:rsid w:val="00A86593"/>
    <w:rsid w:val="00AB79CE"/>
    <w:rsid w:val="00AE4BBD"/>
    <w:rsid w:val="00B51910"/>
    <w:rsid w:val="00C22710"/>
    <w:rsid w:val="00C855F9"/>
    <w:rsid w:val="00CA010C"/>
    <w:rsid w:val="00CF12BC"/>
    <w:rsid w:val="00D12986"/>
    <w:rsid w:val="00D64678"/>
    <w:rsid w:val="00D83D7D"/>
    <w:rsid w:val="00D95D84"/>
    <w:rsid w:val="00DC4F19"/>
    <w:rsid w:val="00E24675"/>
    <w:rsid w:val="00E324A8"/>
    <w:rsid w:val="00E646FC"/>
    <w:rsid w:val="00E66E3A"/>
    <w:rsid w:val="00E83FFB"/>
    <w:rsid w:val="00EB610E"/>
    <w:rsid w:val="00EC6110"/>
    <w:rsid w:val="00F67C14"/>
    <w:rsid w:val="00FB2149"/>
    <w:rsid w:val="00FB3483"/>
    <w:rsid w:val="16FC7BE7"/>
    <w:rsid w:val="23FF3C2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80F400"/>
  <w14:defaultImageDpi w14:val="300"/>
  <w15:docId w15:val="{F10B5304-363C-4BF0-AF1F-00000CBE8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uiPriority="10"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Change w:id="0" w:author="Zeal Harizulhaq" w:date="2026-09-25T21:07:00Z">
        <w:pPr/>
      </w:pPrChange>
    </w:pPr>
    <w:rPr>
      <w:rFonts w:eastAsia="Times New Roman"/>
      <w:sz w:val="22"/>
      <w:szCs w:val="22"/>
      <w:lang w:eastAsia="en-US"/>
      <w:rPrChange w:id="0" w:author="Zeal Harizulhaq" w:date="2026-09-25T21:07:00Z">
        <w:rPr>
          <w:rFonts w:eastAsiaTheme="minorEastAsia"/>
          <w:sz w:val="24"/>
          <w:szCs w:val="24"/>
          <w:lang w:val="en-CA" w:eastAsia="en-CA" w:bidi="ar-SA"/>
        </w:rPr>
      </w:rPrChange>
    </w:rPr>
  </w:style>
  <w:style w:type="paragraph" w:styleId="Heading1">
    <w:name w:val="heading 1"/>
    <w:basedOn w:val="Normal"/>
    <w:link w:val="Heading1Char"/>
    <w:uiPriority w:val="9"/>
    <w:qFormat/>
    <w:pPr>
      <w:spacing w:before="91" w:line="252" w:lineRule="exact"/>
      <w:ind w:left="2342"/>
      <w:outlineLvl w:val="0"/>
      <w:pPrChange w:id="1" w:author="Zeal Harizulhaq" w:date="2026-09-25T21:07:00Z">
        <w:pPr>
          <w:widowControl w:val="0"/>
          <w:autoSpaceDE w:val="0"/>
          <w:autoSpaceDN w:val="0"/>
          <w:spacing w:before="91" w:line="252" w:lineRule="exact"/>
          <w:ind w:left="2342"/>
          <w:outlineLvl w:val="0"/>
        </w:pPr>
      </w:pPrChange>
    </w:pPr>
    <w:rPr>
      <w:rPrChange w:id="1" w:author="Zeal Harizulhaq" w:date="2026-09-25T21:07:00Z">
        <w:rPr>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3D7D"/>
    <w:pPr>
      <w:tabs>
        <w:tab w:val="center" w:pos="4513"/>
        <w:tab w:val="right" w:pos="9026"/>
      </w:tabs>
      <w:pPrChange w:id="2" w:author="Zeal Harizulhaq" w:date="2026-09-25T21:07:00Z">
        <w:pPr>
          <w:widowControl w:val="0"/>
          <w:tabs>
            <w:tab w:val="center" w:pos="4320"/>
            <w:tab w:val="right" w:pos="8640"/>
          </w:tabs>
          <w:autoSpaceDE w:val="0"/>
          <w:autoSpaceDN w:val="0"/>
        </w:pPr>
      </w:pPrChange>
    </w:pPr>
    <w:rPr>
      <w:rPrChange w:id="2" w:author="Zeal Harizulhaq" w:date="2026-09-25T21:07:00Z">
        <w:rPr>
          <w:sz w:val="22"/>
          <w:szCs w:val="22"/>
          <w:lang w:val="en-US" w:eastAsia="en-US" w:bidi="ar-SA"/>
        </w:rPr>
      </w:rPrChange>
    </w:rPr>
  </w:style>
  <w:style w:type="paragraph" w:styleId="Header">
    <w:name w:val="header"/>
    <w:basedOn w:val="Normal"/>
    <w:link w:val="HeaderChar"/>
    <w:uiPriority w:val="99"/>
    <w:unhideWhenUsed/>
    <w:rsid w:val="00D83D7D"/>
    <w:pPr>
      <w:tabs>
        <w:tab w:val="center" w:pos="4513"/>
        <w:tab w:val="right" w:pos="9026"/>
      </w:tabs>
      <w:pPrChange w:id="3" w:author="Zeal Harizulhaq" w:date="2026-09-25T21:07:00Z">
        <w:pPr>
          <w:widowControl w:val="0"/>
          <w:tabs>
            <w:tab w:val="center" w:pos="4320"/>
            <w:tab w:val="right" w:pos="8640"/>
          </w:tabs>
          <w:autoSpaceDE w:val="0"/>
          <w:autoSpaceDN w:val="0"/>
        </w:pPr>
      </w:pPrChange>
    </w:pPr>
    <w:rPr>
      <w:rPrChange w:id="3" w:author="Zeal Harizulhaq" w:date="2026-09-25T21:07:00Z">
        <w:rPr>
          <w:sz w:val="22"/>
          <w:szCs w:val="22"/>
          <w:lang w:val="en-US" w:eastAsia="en-US" w:bidi="ar-SA"/>
        </w:rPr>
      </w:rPrChange>
    </w:rPr>
  </w:style>
  <w:style w:type="character" w:styleId="Hyperlink">
    <w:name w:val="Hyperlink"/>
    <w:basedOn w:val="DefaultParagraphFont"/>
    <w:uiPriority w:val="99"/>
    <w:semiHidden/>
    <w:unhideWhenUsed/>
    <w:rsid w:val="00D83D7D"/>
    <w:rPr>
      <w:color w:val="0000FF"/>
      <w:u w:val="single"/>
      <w:rPrChange w:id="4" w:author="Zeal Harizulhaq" w:date="2026-09-25T21:07:00Z">
        <w:rPr>
          <w:color w:val="0563C1"/>
          <w:u w:val="single"/>
        </w:rPr>
      </w:rPrChange>
    </w:rPr>
  </w:style>
  <w:style w:type="paragraph" w:customStyle="1" w:styleId="Default">
    <w:name w:val="Default"/>
    <w:autoRedefine/>
    <w:qForma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autoRedefine/>
    <w:qFormat/>
    <w:rPr>
      <w:rFonts w:cs="Times New Roman"/>
      <w:color w:val="auto"/>
    </w:rPr>
  </w:style>
  <w:style w:type="paragraph" w:customStyle="1" w:styleId="CM2">
    <w:name w:val="CM2"/>
    <w:basedOn w:val="Default"/>
    <w:next w:val="Default"/>
    <w:autoRedefine/>
    <w:qFormat/>
    <w:pPr>
      <w:spacing w:after="373"/>
    </w:pPr>
    <w:rPr>
      <w:rFonts w:cs="Times New Roman"/>
      <w:color w:val="auto"/>
    </w:rPr>
  </w:style>
  <w:style w:type="character" w:customStyle="1" w:styleId="Heading1Char">
    <w:name w:val="Heading 1 Char"/>
    <w:basedOn w:val="DefaultParagraphFont"/>
    <w:link w:val="Heading1"/>
    <w:uiPriority w:val="9"/>
    <w:rsid w:val="00815B66"/>
    <w:rPr>
      <w:rFonts w:eastAsia="Times New Roman"/>
      <w:sz w:val="22"/>
      <w:szCs w:val="22"/>
      <w:lang w:eastAsia="en-US"/>
    </w:rPr>
  </w:style>
  <w:style w:type="paragraph" w:styleId="BodyText">
    <w:name w:val="Body Text"/>
    <w:basedOn w:val="Normal"/>
    <w:link w:val="BodyTextChar"/>
    <w:uiPriority w:val="1"/>
    <w:qFormat/>
    <w:pPr>
      <w:pPrChange w:id="5" w:author="Zeal Harizulhaq" w:date="2026-09-25T21:07:00Z">
        <w:pPr>
          <w:widowControl w:val="0"/>
          <w:autoSpaceDE w:val="0"/>
          <w:autoSpaceDN w:val="0"/>
        </w:pPr>
      </w:pPrChange>
    </w:pPr>
    <w:rPr>
      <w:sz w:val="20"/>
      <w:szCs w:val="20"/>
      <w:rPrChange w:id="5" w:author="Zeal Harizulhaq" w:date="2026-09-25T21:07:00Z">
        <w:rPr>
          <w:lang w:val="en-US" w:eastAsia="en-US" w:bidi="ar-SA"/>
        </w:rPr>
      </w:rPrChange>
    </w:rPr>
  </w:style>
  <w:style w:type="character" w:customStyle="1" w:styleId="BodyTextChar">
    <w:name w:val="Body Text Char"/>
    <w:basedOn w:val="DefaultParagraphFont"/>
    <w:link w:val="BodyText"/>
    <w:uiPriority w:val="1"/>
    <w:rsid w:val="00815B66"/>
    <w:rPr>
      <w:rFonts w:eastAsia="Times New Roman"/>
      <w:lang w:eastAsia="en-US"/>
    </w:rPr>
  </w:style>
  <w:style w:type="paragraph" w:styleId="Title">
    <w:name w:val="Title"/>
    <w:basedOn w:val="Normal"/>
    <w:link w:val="TitleChar"/>
    <w:uiPriority w:val="10"/>
    <w:qFormat/>
    <w:pPr>
      <w:spacing w:before="54"/>
      <w:ind w:left="1112" w:right="491"/>
      <w:jc w:val="center"/>
      <w:pPrChange w:id="6" w:author="Zeal Harizulhaq" w:date="2026-09-25T21:07:00Z">
        <w:pPr>
          <w:widowControl w:val="0"/>
          <w:autoSpaceDE w:val="0"/>
          <w:autoSpaceDN w:val="0"/>
          <w:spacing w:before="54"/>
          <w:ind w:left="1112" w:right="491"/>
          <w:jc w:val="center"/>
        </w:pPr>
      </w:pPrChange>
    </w:pPr>
    <w:rPr>
      <w:sz w:val="48"/>
      <w:szCs w:val="48"/>
      <w:rPrChange w:id="6" w:author="Zeal Harizulhaq" w:date="2026-09-25T21:07:00Z">
        <w:rPr>
          <w:sz w:val="48"/>
          <w:szCs w:val="48"/>
          <w:lang w:val="en-US" w:eastAsia="en-US" w:bidi="ar-SA"/>
        </w:rPr>
      </w:rPrChange>
    </w:rPr>
  </w:style>
  <w:style w:type="character" w:customStyle="1" w:styleId="TitleChar">
    <w:name w:val="Title Char"/>
    <w:basedOn w:val="DefaultParagraphFont"/>
    <w:link w:val="Title"/>
    <w:uiPriority w:val="10"/>
    <w:rsid w:val="00815B66"/>
    <w:rPr>
      <w:rFonts w:eastAsia="Times New Roman"/>
      <w:sz w:val="48"/>
      <w:szCs w:val="48"/>
      <w:lang w:eastAsia="en-US"/>
    </w:rPr>
  </w:style>
  <w:style w:type="paragraph" w:styleId="ListParagraph">
    <w:name w:val="List Paragraph"/>
    <w:basedOn w:val="Normal"/>
    <w:uiPriority w:val="34"/>
    <w:qFormat/>
    <w:pPr>
      <w:ind w:left="668" w:hanging="353"/>
      <w:jc w:val="both"/>
      <w:pPrChange w:id="7" w:author="Zeal Harizulhaq" w:date="2026-09-25T21:07:00Z">
        <w:pPr>
          <w:widowControl w:val="0"/>
          <w:autoSpaceDE w:val="0"/>
          <w:autoSpaceDN w:val="0"/>
          <w:ind w:left="668" w:hanging="353"/>
          <w:jc w:val="both"/>
        </w:pPr>
      </w:pPrChange>
    </w:pPr>
    <w:rPr>
      <w:rPrChange w:id="7" w:author="Zeal Harizulhaq" w:date="2026-09-25T21:07:00Z">
        <w:rPr>
          <w:sz w:val="22"/>
          <w:szCs w:val="22"/>
          <w:lang w:val="en-US" w:eastAsia="en-US" w:bidi="ar-SA"/>
        </w:rPr>
      </w:rPrChange>
    </w:rPr>
  </w:style>
  <w:style w:type="paragraph" w:customStyle="1" w:styleId="TableParagraph">
    <w:name w:val="Table Paragraph"/>
    <w:basedOn w:val="Normal"/>
    <w:uiPriority w:val="1"/>
    <w:qFormat/>
    <w:pPr>
      <w:pPrChange w:id="8" w:author="Zeal Harizulhaq" w:date="2026-09-25T21:07:00Z">
        <w:pPr>
          <w:widowControl w:val="0"/>
          <w:autoSpaceDE w:val="0"/>
          <w:autoSpaceDN w:val="0"/>
        </w:pPr>
      </w:pPrChange>
    </w:pPr>
    <w:rPr>
      <w:rPrChange w:id="8" w:author="Zeal Harizulhaq" w:date="2026-09-25T21:07:00Z">
        <w:rPr>
          <w:sz w:val="22"/>
          <w:szCs w:val="22"/>
          <w:lang w:val="en-US" w:eastAsia="en-US" w:bidi="ar-SA"/>
        </w:rPr>
      </w:rPrChange>
    </w:rPr>
  </w:style>
  <w:style w:type="paragraph" w:styleId="NormalWeb">
    <w:name w:val="Normal (Web)"/>
    <w:basedOn w:val="Normal"/>
    <w:uiPriority w:val="99"/>
    <w:semiHidden/>
    <w:unhideWhenUsed/>
    <w:rsid w:val="00D83D7D"/>
    <w:pPr>
      <w:widowControl/>
      <w:autoSpaceDE/>
      <w:autoSpaceDN/>
      <w:spacing w:before="100" w:beforeAutospacing="1" w:after="100" w:afterAutospacing="1"/>
      <w:pPrChange w:id="9" w:author="Zeal Harizulhaq" w:date="2026-09-25T21:07:00Z">
        <w:pPr>
          <w:widowControl w:val="0"/>
          <w:autoSpaceDE w:val="0"/>
          <w:autoSpaceDN w:val="0"/>
          <w:spacing w:before="100" w:beforeAutospacing="1" w:after="100" w:afterAutospacing="1"/>
        </w:pPr>
      </w:pPrChange>
    </w:pPr>
    <w:rPr>
      <w:sz w:val="24"/>
      <w:szCs w:val="24"/>
      <w:lang w:val="en-ID" w:eastAsia="en-GB"/>
      <w:rPrChange w:id="9" w:author="Zeal Harizulhaq" w:date="2026-09-25T21:07:00Z">
        <w:rPr>
          <w:sz w:val="22"/>
          <w:szCs w:val="22"/>
          <w:lang w:val="en-ID" w:eastAsia="en-GB" w:bidi="ar-SA"/>
        </w:rPr>
      </w:rPrChange>
    </w:rPr>
  </w:style>
  <w:style w:type="character" w:customStyle="1" w:styleId="HeaderChar">
    <w:name w:val="Header Char"/>
    <w:basedOn w:val="DefaultParagraphFont"/>
    <w:link w:val="Header"/>
    <w:uiPriority w:val="99"/>
    <w:rsid w:val="00815B66"/>
    <w:rPr>
      <w:rFonts w:eastAsia="Times New Roman"/>
      <w:sz w:val="22"/>
      <w:szCs w:val="22"/>
      <w:lang w:eastAsia="en-US"/>
    </w:rPr>
  </w:style>
  <w:style w:type="character" w:customStyle="1" w:styleId="FooterChar">
    <w:name w:val="Footer Char"/>
    <w:basedOn w:val="DefaultParagraphFont"/>
    <w:link w:val="Footer"/>
    <w:uiPriority w:val="99"/>
    <w:rsid w:val="00815B66"/>
    <w:rPr>
      <w:rFonts w:eastAsia="Times New Roman"/>
      <w:sz w:val="22"/>
      <w:szCs w:val="22"/>
      <w:lang w:eastAsia="en-US"/>
    </w:rPr>
  </w:style>
  <w:style w:type="table" w:styleId="TableGrid">
    <w:name w:val="Table Grid"/>
    <w:basedOn w:val="TableNormal"/>
    <w:uiPriority w:val="59"/>
    <w:rsid w:val="00815B66"/>
    <w:rPr>
      <w:rFonts w:ascii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3934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2402</Words>
  <Characters>13697</Characters>
  <Application>Microsoft Office Word</Application>
  <DocSecurity>0</DocSecurity>
  <Lines>114</Lines>
  <Paragraphs>32</Paragraphs>
  <ScaleCrop>false</ScaleCrop>
  <Company>Grizli777</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creator>mocampo</dc:creator>
  <cp:lastModifiedBy>Arthur Souza Rodrigues</cp:lastModifiedBy>
  <cp:revision>1</cp:revision>
  <cp:lastPrinted>2020-11-24T03:02:00Z</cp:lastPrinted>
  <dcterms:created xsi:type="dcterms:W3CDTF">2024-02-03T07:29:00Z</dcterms:created>
  <dcterms:modified xsi:type="dcterms:W3CDTF">2026-09-26T01:07:00Z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c3e45a14e85dc19bb515f9d093e6b02d3103a1f1221b13ffa8f0acbea2a3591a</vt:lpwstr>
  </property>
  <property fmtid="{D5CDD505-2E9C-101B-9397-08002B2CF9AE}" pid="3" name="KSOProductBuildVer">
    <vt:lpwstr>2052-12.1.0.16399</vt:lpwstr>
  </property>
  <property fmtid="{D5CDD505-2E9C-101B-9397-08002B2CF9AE}" pid="4" name="ICV">
    <vt:lpwstr>F70AB411EA4845349AA124352A44167B_12</vt:lpwstr>
  </property>
  <property fmtid="{D5CDD505-2E9C-101B-9397-08002B2CF9AE}" pid="5" name="Created">
    <vt:filetime>2018-12-24T00:00:00Z</vt:filetime>
  </property>
  <property fmtid="{D5CDD505-2E9C-101B-9397-08002B2CF9AE}" pid="6" name="Creator">
    <vt:lpwstr>Microsoft® Office Word 2007</vt:lpwstr>
  </property>
  <property fmtid="{D5CDD505-2E9C-101B-9397-08002B2CF9AE}" pid="7" name="LastSaved">
    <vt:filetime>2023-03-28T00:00:00Z</vt:filetime>
  </property>
</Properties>
</file>