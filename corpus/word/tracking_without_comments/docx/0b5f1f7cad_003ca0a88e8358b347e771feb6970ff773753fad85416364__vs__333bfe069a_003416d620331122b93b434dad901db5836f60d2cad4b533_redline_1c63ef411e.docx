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D7342E" w14:textId="77777777" w:rsidR="00BC32DD" w:rsidRPr="001A2552" w:rsidRDefault="00BC32DD" w:rsidP="00BC32DD">
      <w:pPr>
        <w:jc w:val="center"/>
        <w:rPr>
          <w:ins w:id="8" w:author="Author"/>
          <w:sz w:val="16"/>
          <w:szCs w:val="16"/>
        </w:rPr>
      </w:pPr>
      <w:ins w:id="9" w:author="Author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0FF98B40" w14:textId="77777777" w:rsidR="00BC32DD" w:rsidRPr="001A2552" w:rsidRDefault="00BC32DD" w:rsidP="00BC32DD">
      <w:pPr>
        <w:jc w:val="center"/>
        <w:rPr>
          <w:ins w:id="10" w:author="Author"/>
          <w:b/>
          <w:sz w:val="16"/>
          <w:szCs w:val="16"/>
        </w:rPr>
      </w:pPr>
      <w:ins w:id="11" w:author="Author">
        <w:r w:rsidRPr="001A2552">
          <w:rPr>
            <w:b/>
            <w:sz w:val="16"/>
            <w:szCs w:val="16"/>
          </w:rPr>
          <w:t>Açık Ders Malzemeleri</w:t>
        </w:r>
      </w:ins>
    </w:p>
    <w:p w14:paraId="735FD51D" w14:textId="77777777" w:rsidR="00BC32DD" w:rsidRDefault="00BC32DD" w:rsidP="00BC32DD">
      <w:pPr>
        <w:pStyle w:val="Basliklar"/>
        <w:jc w:val="center"/>
        <w:rPr>
          <w:ins w:id="12" w:author="Author"/>
          <w:sz w:val="16"/>
          <w:szCs w:val="16"/>
        </w:rPr>
      </w:pPr>
    </w:p>
    <w:p w14:paraId="3E7FA296" w14:textId="77777777" w:rsidR="00BC32DD" w:rsidRPr="001A2552" w:rsidRDefault="00BC32DD" w:rsidP="00BC32DD">
      <w:pPr>
        <w:pStyle w:val="Basliklar"/>
        <w:jc w:val="center"/>
        <w:rPr>
          <w:ins w:id="13" w:author="Author"/>
          <w:sz w:val="16"/>
          <w:szCs w:val="16"/>
        </w:rPr>
      </w:pPr>
      <w:ins w:id="14" w:author="Author">
        <w:r>
          <w:rPr>
            <w:sz w:val="16"/>
            <w:szCs w:val="16"/>
          </w:rPr>
          <w:t>Ders izlence Formu</w:t>
        </w:r>
      </w:ins>
    </w:p>
    <w:p w14:paraId="418D214B" w14:textId="77777777" w:rsidR="00BC32DD" w:rsidRPr="001A2552" w:rsidRDefault="00BC32DD" w:rsidP="00BC32DD">
      <w:pPr>
        <w:rPr>
          <w:ins w:id="15" w:author="Author"/>
          <w:sz w:val="16"/>
          <w:szCs w:val="16"/>
        </w:rPr>
      </w:pPr>
    </w:p>
    <w:p w14:paraId="405B8320" w14:textId="0BE4D70D" w:rsidR="00213933" w:rsidRDefault="00024F20" w:rsidP="0005546D">
      <w:pPr>
        <w:pStyle w:val="Table"/>
        <w:spacing w:line="276" w:lineRule="auto"/>
        <w:ind w:left="794" w:hanging="794"/>
        <w:rPr>
          <w:del w:id="16" w:author="Author"/>
        </w:rPr>
      </w:pPr>
      <w:del w:id="17" w:author="Author">
        <w:r>
          <w:rPr>
            <w:sz w:val="20"/>
          </w:rPr>
          <w:delText xml:space="preserve">Table 5. </w:delText>
        </w:r>
        <w:r w:rsidR="00377143">
          <w:rPr>
            <w:rFonts w:ascii="OpenSans" w:hAnsi="OpenSans"/>
            <w:sz w:val="20"/>
            <w:szCs w:val="20"/>
            <w:shd w:val="clear" w:color="auto" w:fill="FAFAF8"/>
          </w:rPr>
          <w:delText>The list of endangered wild plants in forest wetlands of Korea.</w:delText>
        </w:r>
      </w:del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  <w:tblPrChange w:id="18" w:author="Author">
          <w:tblPr>
            <w:tblOverlap w:val="never"/>
            <w:tblW w:w="8350" w:type="dxa"/>
            <w:tblInd w:w="102" w:type="dxa"/>
            <w:tblBorders>
              <w:top w:val="none" w:sz="3" w:space="0" w:color="000000"/>
              <w:left w:val="none" w:sz="3" w:space="0" w:color="000000"/>
              <w:bottom w:val="none" w:sz="3" w:space="0" w:color="000000"/>
              <w:right w:val="none" w:sz="3" w:space="0" w:color="000000"/>
            </w:tblBorders>
            <w:tblLayout w:type="fixed"/>
            <w:tblCellMar>
              <w:top w:w="28" w:type="dxa"/>
              <w:left w:w="102" w:type="dxa"/>
              <w:bottom w:w="28" w:type="dxa"/>
              <w:right w:w="102" w:type="dxa"/>
            </w:tblCellMar>
            <w:tblLook w:val="0000" w:firstRow="0" w:lastRow="0" w:firstColumn="0" w:lastColumn="0" w:noHBand="0" w:noVBand="0"/>
          </w:tblPr>
        </w:tblPrChange>
      </w:tblPr>
      <w:tblGrid>
        <w:gridCol w:w="2641"/>
        <w:gridCol w:w="2954"/>
        <w:gridCol w:w="1628"/>
        <w:gridCol w:w="1839"/>
        <w:tblGridChange w:id="19">
          <w:tblGrid>
            <w:gridCol w:w="97"/>
            <w:gridCol w:w="1182"/>
            <w:gridCol w:w="1362"/>
            <w:gridCol w:w="2954"/>
            <w:gridCol w:w="158"/>
            <w:gridCol w:w="1040"/>
            <w:gridCol w:w="430"/>
            <w:gridCol w:w="1224"/>
            <w:gridCol w:w="615"/>
          </w:tblGrid>
        </w:tblGridChange>
      </w:tblGrid>
      <w:tr w:rsidR="00213933" w14:paraId="21C76BF4" w14:textId="77777777" w:rsidTr="0005546D">
        <w:trPr>
          <w:jc w:val="center"/>
          <w:trPrChange w:id="20" w:author="Author">
            <w:trPr>
              <w:gridBefore w:val="1"/>
              <w:gridAfter w:val="1"/>
              <w:trHeight w:val="306"/>
            </w:trPr>
          </w:trPrChange>
        </w:trPr>
        <w:tc>
          <w:tcPr>
            <w:tcW w:w="2745" w:type="dxa"/>
            <w:vAlign w:val="center"/>
            <w:tcPrChange w:id="21" w:author="Author">
              <w:tcPr>
                <w:tcW w:w="1182" w:type="dxa"/>
                <w:tcBorders>
                  <w:top w:val="single" w:sz="2" w:space="0" w:color="000000"/>
                  <w:left w:val="none" w:sz="2" w:space="0" w:color="FFFFFF"/>
                  <w:bottom w:val="double" w:sz="4" w:space="0" w:color="000000"/>
                  <w:right w:val="none" w:sz="2" w:space="0" w:color="FFFFFF"/>
                </w:tcBorders>
                <w:vAlign w:val="center"/>
              </w:tcPr>
            </w:tcPrChange>
          </w:tcPr>
          <w:p w14:paraId="11C234F9" w14:textId="77777777" w:rsidR="00213933" w:rsidRDefault="00BC32DD" w:rsidP="0005546D">
            <w:pPr>
              <w:pStyle w:val="DersBasliklar"/>
              <w:pPrChange w:id="22" w:author="Author">
                <w:pPr>
                  <w:pStyle w:val="Table-"/>
                </w:pPr>
              </w:pPrChange>
            </w:pPr>
            <w:ins w:id="23" w:author="Author">
              <w:r w:rsidRPr="001A2552">
                <w:rPr>
                  <w:szCs w:val="16"/>
                </w:rPr>
                <w:t>Dersin Kodu ve İsmi</w:t>
              </w:r>
            </w:ins>
            <w:del w:id="24" w:author="Author">
              <w:r w:rsidR="00024F20">
                <w:rPr>
                  <w:sz w:val="18"/>
                </w:rPr>
                <w:delText>Family name</w:delText>
              </w:r>
            </w:del>
          </w:p>
        </w:tc>
        <w:tc>
          <w:tcPr>
            <w:tcW w:w="6068" w:type="dxa"/>
            <w:tcPrChange w:id="25" w:author="Author">
              <w:tcPr>
                <w:tcW w:w="4474" w:type="dxa"/>
                <w:gridSpan w:val="3"/>
                <w:tcBorders>
                  <w:top w:val="single" w:sz="2" w:space="0" w:color="000000"/>
                  <w:left w:val="none" w:sz="2" w:space="0" w:color="FFFFFF"/>
                  <w:bottom w:val="double" w:sz="4" w:space="0" w:color="000000"/>
                  <w:right w:val="none" w:sz="2" w:space="0" w:color="FFFFFF"/>
                </w:tcBorders>
                <w:vAlign w:val="center"/>
              </w:tcPr>
            </w:tcPrChange>
          </w:tcPr>
          <w:p w14:paraId="6276FFD5" w14:textId="77777777" w:rsidR="00213933" w:rsidRDefault="00CC0B85" w:rsidP="0005546D">
            <w:pPr>
              <w:pStyle w:val="DersBilgileri"/>
              <w:pPrChange w:id="26" w:author="Author">
                <w:pPr>
                  <w:pStyle w:val="Table-"/>
                </w:pPr>
              </w:pPrChange>
            </w:pPr>
            <w:ins w:id="27" w:author="Author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  <w:del w:id="28" w:author="Author">
              <w:r w:rsidR="00024F20">
                <w:rPr>
                  <w:b/>
                  <w:sz w:val="18"/>
                </w:rPr>
                <w:delText>Scientific name / Korean name</w:delText>
              </w:r>
            </w:del>
          </w:p>
        </w:tc>
        <w:tc>
          <w:tcPr>
            <w:tcW w:w="6068" w:type="dxa"/>
            <w:tcPrChange w:id="29" w:author="Author">
              <w:tcPr>
                <w:tcW w:w="1040" w:type="dxa"/>
                <w:tcBorders>
                  <w:top w:val="single" w:sz="2" w:space="0" w:color="000000"/>
                  <w:left w:val="none" w:sz="2" w:space="0" w:color="FFFFFF"/>
                  <w:bottom w:val="double" w:sz="4" w:space="0" w:color="000000"/>
                  <w:right w:val="none" w:sz="2" w:space="0" w:color="FFFFFF"/>
                </w:tcBorders>
                <w:vAlign w:val="center"/>
              </w:tcPr>
            </w:tcPrChange>
          </w:tcPr>
          <w:p w14:paraId="0A41843F" w14:textId="77777777" w:rsidR="00213933" w:rsidRDefault="00024F20">
            <w:pPr>
              <w:pStyle w:val="Table-"/>
            </w:pPr>
            <w:del w:id="30" w:author="Author">
              <w:r>
                <w:rPr>
                  <w:b/>
                  <w:sz w:val="18"/>
                </w:rPr>
                <w:delText>Region</w:delText>
              </w:r>
            </w:del>
          </w:p>
        </w:tc>
        <w:tc>
          <w:tcPr>
            <w:tcW w:w="6068" w:type="dxa"/>
            <w:tcPrChange w:id="31" w:author="Author">
              <w:tcPr>
                <w:tcW w:w="1654" w:type="dxa"/>
                <w:gridSpan w:val="2"/>
                <w:tcBorders>
                  <w:top w:val="single" w:sz="2" w:space="0" w:color="000000"/>
                  <w:left w:val="none" w:sz="2" w:space="0" w:color="FFFFFF"/>
                  <w:bottom w:val="double" w:sz="4" w:space="0" w:color="000000"/>
                  <w:right w:val="none" w:sz="2" w:space="0" w:color="FFFFFF"/>
                </w:tcBorders>
                <w:vAlign w:val="center"/>
              </w:tcPr>
            </w:tcPrChange>
          </w:tcPr>
          <w:p w14:paraId="0E7B0DA7" w14:textId="77777777" w:rsidR="00213933" w:rsidRDefault="00024F20">
            <w:pPr>
              <w:pStyle w:val="Table-"/>
            </w:pPr>
            <w:del w:id="32" w:author="Author">
              <w:r>
                <w:rPr>
                  <w:b/>
                  <w:sz w:val="18"/>
                </w:rPr>
                <w:delText>Site (Frequency)</w:delText>
              </w:r>
            </w:del>
          </w:p>
        </w:tc>
      </w:tr>
      <w:tr w:rsidR="00BC32DD" w:rsidRPr="001A2552" w14:paraId="0D289767" w14:textId="77777777" w:rsidTr="00832AEF">
        <w:trPr>
          <w:jc w:val="center"/>
          <w:ins w:id="33" w:author="Author"/>
        </w:trPr>
        <w:tc>
          <w:tcPr>
            <w:tcW w:w="2745" w:type="dxa"/>
            <w:vAlign w:val="center"/>
          </w:tcPr>
          <w:p w14:paraId="1023B23E" w14:textId="77777777" w:rsidR="00BC32DD" w:rsidRPr="001A2552" w:rsidRDefault="00BC32DD" w:rsidP="00832AEF">
            <w:pPr>
              <w:pStyle w:val="DersBasliklar"/>
              <w:rPr>
                <w:ins w:id="34" w:author="Author"/>
                <w:szCs w:val="16"/>
              </w:rPr>
            </w:pPr>
            <w:ins w:id="35" w:author="Author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  <w:gridSpan w:val="3"/>
          </w:tcPr>
          <w:p w14:paraId="4479BBDB" w14:textId="77777777" w:rsidR="00BC32DD" w:rsidRPr="00B00DF3" w:rsidRDefault="00F911A6" w:rsidP="00832AEF">
            <w:pPr>
              <w:pStyle w:val="DersBilgileri"/>
              <w:rPr>
                <w:ins w:id="36" w:author="Author"/>
                <w:szCs w:val="16"/>
              </w:rPr>
            </w:pPr>
            <w:ins w:id="37" w:author="Author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75603272" w14:textId="77777777" w:rsidTr="00832AEF">
        <w:trPr>
          <w:jc w:val="center"/>
          <w:ins w:id="38" w:author="Author"/>
        </w:trPr>
        <w:tc>
          <w:tcPr>
            <w:tcW w:w="2745" w:type="dxa"/>
            <w:vAlign w:val="center"/>
          </w:tcPr>
          <w:p w14:paraId="3CE79C13" w14:textId="77777777" w:rsidR="00BC32DD" w:rsidRPr="001A2552" w:rsidRDefault="00BC32DD" w:rsidP="00832AEF">
            <w:pPr>
              <w:pStyle w:val="DersBasliklar"/>
              <w:rPr>
                <w:ins w:id="39" w:author="Author"/>
                <w:szCs w:val="16"/>
              </w:rPr>
            </w:pPr>
            <w:ins w:id="40" w:author="Author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  <w:gridSpan w:val="3"/>
          </w:tcPr>
          <w:p w14:paraId="1C5B4B30" w14:textId="77777777" w:rsidR="00BC32DD" w:rsidRPr="00B00DF3" w:rsidRDefault="00F911A6" w:rsidP="00832AEF">
            <w:pPr>
              <w:pStyle w:val="DersBilgileri"/>
              <w:rPr>
                <w:ins w:id="41" w:author="Author"/>
                <w:szCs w:val="16"/>
              </w:rPr>
            </w:pPr>
            <w:ins w:id="42" w:author="Author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7AE351F3" w14:textId="77777777" w:rsidTr="00832AEF">
        <w:trPr>
          <w:jc w:val="center"/>
          <w:ins w:id="43" w:author="Author"/>
        </w:trPr>
        <w:tc>
          <w:tcPr>
            <w:tcW w:w="2745" w:type="dxa"/>
            <w:vAlign w:val="center"/>
          </w:tcPr>
          <w:p w14:paraId="11EAF6B6" w14:textId="77777777" w:rsidR="00BC32DD" w:rsidRPr="001A2552" w:rsidRDefault="00BC32DD" w:rsidP="00832AEF">
            <w:pPr>
              <w:pStyle w:val="DersBasliklar"/>
              <w:rPr>
                <w:ins w:id="44" w:author="Author"/>
                <w:szCs w:val="16"/>
              </w:rPr>
            </w:pPr>
            <w:ins w:id="45" w:author="Author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  <w:gridSpan w:val="3"/>
          </w:tcPr>
          <w:p w14:paraId="7E0758B7" w14:textId="77777777" w:rsidR="00BC32DD" w:rsidRPr="00B00DF3" w:rsidRDefault="00F911A6" w:rsidP="00832AEF">
            <w:pPr>
              <w:pStyle w:val="DersBilgileri"/>
              <w:rPr>
                <w:ins w:id="46" w:author="Author"/>
                <w:szCs w:val="16"/>
              </w:rPr>
            </w:pPr>
            <w:ins w:id="47" w:author="Author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69741E2E" w14:textId="77777777" w:rsidTr="00832AEF">
        <w:trPr>
          <w:jc w:val="center"/>
          <w:ins w:id="48" w:author="Author"/>
        </w:trPr>
        <w:tc>
          <w:tcPr>
            <w:tcW w:w="2745" w:type="dxa"/>
            <w:vAlign w:val="center"/>
          </w:tcPr>
          <w:p w14:paraId="5B9F079C" w14:textId="77777777" w:rsidR="00BC32DD" w:rsidRPr="001A2552" w:rsidRDefault="00BC32DD" w:rsidP="00832AEF">
            <w:pPr>
              <w:pStyle w:val="DersBasliklar"/>
              <w:rPr>
                <w:ins w:id="49" w:author="Author"/>
                <w:szCs w:val="16"/>
              </w:rPr>
            </w:pPr>
            <w:ins w:id="50" w:author="Author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  <w:gridSpan w:val="3"/>
          </w:tcPr>
          <w:p w14:paraId="7EF3C907" w14:textId="77777777" w:rsidR="00BC32DD" w:rsidRPr="00B00DF3" w:rsidRDefault="00F8234C" w:rsidP="00832AEF">
            <w:pPr>
              <w:pStyle w:val="DersBilgileri"/>
              <w:rPr>
                <w:ins w:id="51" w:author="Author"/>
                <w:szCs w:val="16"/>
              </w:rPr>
            </w:pPr>
            <w:ins w:id="52" w:author="Author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62D2E08E" w14:textId="77777777" w:rsidTr="00832AEF">
        <w:trPr>
          <w:jc w:val="center"/>
          <w:ins w:id="53" w:author="Author"/>
        </w:trPr>
        <w:tc>
          <w:tcPr>
            <w:tcW w:w="2745" w:type="dxa"/>
            <w:vAlign w:val="center"/>
          </w:tcPr>
          <w:p w14:paraId="7C573DE4" w14:textId="77777777" w:rsidR="00BC32DD" w:rsidRPr="001A2552" w:rsidRDefault="00BC32DD" w:rsidP="00832AEF">
            <w:pPr>
              <w:pStyle w:val="DersBasliklar"/>
              <w:rPr>
                <w:ins w:id="54" w:author="Author"/>
                <w:szCs w:val="16"/>
              </w:rPr>
            </w:pPr>
            <w:ins w:id="55" w:author="Author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  <w:gridSpan w:val="3"/>
          </w:tcPr>
          <w:p w14:paraId="39EE50CF" w14:textId="77777777" w:rsidR="00F911A6" w:rsidRPr="00B00DF3" w:rsidRDefault="00F911A6" w:rsidP="00F911A6">
            <w:pPr>
              <w:rPr>
                <w:ins w:id="56" w:author="Author"/>
                <w:sz w:val="16"/>
                <w:szCs w:val="16"/>
              </w:rPr>
            </w:pPr>
          </w:p>
          <w:p w14:paraId="069EEE25" w14:textId="77777777" w:rsidR="00F95BE5" w:rsidRPr="00F8234C" w:rsidRDefault="00F95BE5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57" w:author="Author"/>
                <w:sz w:val="16"/>
                <w:szCs w:val="16"/>
              </w:rPr>
            </w:pPr>
            <w:ins w:id="58" w:author="Author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1A22A5DC" w14:textId="77777777" w:rsidR="00F95BE5" w:rsidRPr="00F8234C" w:rsidRDefault="00F95BE5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59" w:author="Author"/>
                <w:sz w:val="16"/>
                <w:szCs w:val="16"/>
              </w:rPr>
            </w:pPr>
            <w:ins w:id="60" w:author="Author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3E41A70A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1" w:author="Author"/>
                <w:sz w:val="16"/>
                <w:szCs w:val="16"/>
              </w:rPr>
            </w:pPr>
            <w:ins w:id="62" w:author="Author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77B1F45C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3" w:author="Author"/>
                <w:sz w:val="16"/>
                <w:szCs w:val="16"/>
              </w:rPr>
            </w:pPr>
            <w:ins w:id="64" w:author="Author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00F86370" w14:textId="77777777" w:rsidR="00F95BE5" w:rsidRPr="00F8234C" w:rsidRDefault="00B90493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jc w:val="left"/>
              <w:rPr>
                <w:ins w:id="65" w:author="Author"/>
                <w:sz w:val="16"/>
                <w:szCs w:val="16"/>
              </w:rPr>
            </w:pPr>
            <w:ins w:id="66" w:author="Author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40B7676" w14:textId="77777777" w:rsidR="00F911A6" w:rsidRPr="00F8234C" w:rsidRDefault="00F911A6" w:rsidP="00F95BE5">
            <w:pPr>
              <w:numPr>
                <w:ilvl w:val="0"/>
                <w:numId w:val="9"/>
              </w:numPr>
              <w:autoSpaceDE w:val="0"/>
              <w:autoSpaceDN w:val="0"/>
              <w:adjustRightInd w:val="0"/>
              <w:rPr>
                <w:ins w:id="67" w:author="Author"/>
                <w:sz w:val="16"/>
                <w:szCs w:val="16"/>
              </w:rPr>
            </w:pPr>
            <w:ins w:id="68" w:author="Author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56CC5E3D" w14:textId="77777777" w:rsidR="00B00DF3" w:rsidRPr="00F8234C" w:rsidRDefault="00B90493" w:rsidP="00F95BE5">
            <w:pPr>
              <w:numPr>
                <w:ilvl w:val="0"/>
                <w:numId w:val="9"/>
              </w:numPr>
              <w:tabs>
                <w:tab w:val="left" w:pos="9640"/>
              </w:tabs>
              <w:jc w:val="left"/>
              <w:rPr>
                <w:ins w:id="69" w:author="Author"/>
                <w:sz w:val="16"/>
                <w:szCs w:val="16"/>
              </w:rPr>
            </w:pPr>
            <w:ins w:id="70" w:author="Author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9483980" w14:textId="77777777" w:rsidR="00BC32DD" w:rsidRPr="00B00DF3" w:rsidRDefault="00F911A6" w:rsidP="009D5F97">
            <w:pPr>
              <w:numPr>
                <w:ilvl w:val="0"/>
                <w:numId w:val="9"/>
              </w:numPr>
              <w:tabs>
                <w:tab w:val="left" w:pos="9640"/>
              </w:tabs>
              <w:jc w:val="left"/>
              <w:rPr>
                <w:ins w:id="71" w:author="Author"/>
                <w:szCs w:val="16"/>
              </w:rPr>
            </w:pPr>
            <w:ins w:id="72" w:author="Author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4AB5B9AC" w14:textId="77777777" w:rsidTr="00832AEF">
        <w:trPr>
          <w:jc w:val="center"/>
          <w:ins w:id="73" w:author="Author"/>
        </w:trPr>
        <w:tc>
          <w:tcPr>
            <w:tcW w:w="2745" w:type="dxa"/>
            <w:vAlign w:val="center"/>
          </w:tcPr>
          <w:p w14:paraId="1A414735" w14:textId="77777777" w:rsidR="00BC32DD" w:rsidRPr="001A2552" w:rsidRDefault="00BC32DD" w:rsidP="00832AEF">
            <w:pPr>
              <w:pStyle w:val="DersBasliklar"/>
              <w:rPr>
                <w:ins w:id="74" w:author="Author"/>
                <w:szCs w:val="16"/>
              </w:rPr>
            </w:pPr>
            <w:ins w:id="75" w:author="Author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  <w:gridSpan w:val="3"/>
          </w:tcPr>
          <w:p w14:paraId="55557FB1" w14:textId="77777777" w:rsidR="009D5F97" w:rsidRPr="009D5F97" w:rsidRDefault="009D5F97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76" w:author="Author"/>
                <w:sz w:val="16"/>
                <w:szCs w:val="16"/>
              </w:rPr>
            </w:pPr>
            <w:ins w:id="77" w:author="Author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4C107CB7" w14:textId="77777777" w:rsidR="00CC0B85" w:rsidRDefault="00CC0B85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78" w:author="Author"/>
                <w:sz w:val="16"/>
                <w:szCs w:val="16"/>
              </w:rPr>
            </w:pPr>
            <w:ins w:id="79" w:author="Author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F8D50D2" w14:textId="77777777" w:rsidR="00CC0B85" w:rsidRDefault="00B90493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0" w:author="Author"/>
                <w:sz w:val="16"/>
                <w:szCs w:val="16"/>
              </w:rPr>
            </w:pPr>
            <w:ins w:id="81" w:author="Author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5B62680C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2" w:author="Author"/>
                <w:sz w:val="16"/>
                <w:szCs w:val="16"/>
              </w:rPr>
            </w:pPr>
            <w:ins w:id="83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693E7371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4" w:author="Author"/>
                <w:sz w:val="16"/>
                <w:szCs w:val="16"/>
              </w:rPr>
            </w:pPr>
            <w:ins w:id="85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1BDFA326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6" w:author="Author"/>
                <w:sz w:val="16"/>
                <w:szCs w:val="16"/>
              </w:rPr>
            </w:pPr>
            <w:ins w:id="87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6D82AE43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88" w:author="Author"/>
                <w:sz w:val="16"/>
                <w:szCs w:val="16"/>
              </w:rPr>
            </w:pPr>
            <w:ins w:id="89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496428CA" w14:textId="77777777" w:rsidR="00F911A6" w:rsidRPr="009D5F97" w:rsidRDefault="00F911A6" w:rsidP="009D5F97">
            <w:pPr>
              <w:pStyle w:val="ListParagraph"/>
              <w:numPr>
                <w:ilvl w:val="0"/>
                <w:numId w:val="14"/>
              </w:numPr>
              <w:autoSpaceDE w:val="0"/>
              <w:autoSpaceDN w:val="0"/>
              <w:adjustRightInd w:val="0"/>
              <w:jc w:val="left"/>
              <w:rPr>
                <w:ins w:id="90" w:author="Author"/>
                <w:sz w:val="16"/>
                <w:szCs w:val="16"/>
              </w:rPr>
            </w:pPr>
            <w:ins w:id="91" w:author="Author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227DAF2B" w14:textId="77777777" w:rsidR="00BC32DD" w:rsidRPr="00B00DF3" w:rsidRDefault="00BC32DD" w:rsidP="00832AEF">
            <w:pPr>
              <w:pStyle w:val="DersBilgileri"/>
              <w:rPr>
                <w:ins w:id="92" w:author="Author"/>
                <w:szCs w:val="16"/>
              </w:rPr>
            </w:pPr>
          </w:p>
        </w:tc>
      </w:tr>
      <w:tr w:rsidR="00BC32DD" w:rsidRPr="001A2552" w14:paraId="233F6938" w14:textId="77777777" w:rsidTr="00832AEF">
        <w:trPr>
          <w:jc w:val="center"/>
          <w:ins w:id="93" w:author="Author"/>
        </w:trPr>
        <w:tc>
          <w:tcPr>
            <w:tcW w:w="2745" w:type="dxa"/>
            <w:vAlign w:val="center"/>
          </w:tcPr>
          <w:p w14:paraId="71306F95" w14:textId="77777777" w:rsidR="00BC32DD" w:rsidRPr="001A2552" w:rsidRDefault="00BC32DD" w:rsidP="00832AEF">
            <w:pPr>
              <w:pStyle w:val="DersBasliklar"/>
              <w:rPr>
                <w:ins w:id="94" w:author="Author"/>
                <w:szCs w:val="16"/>
              </w:rPr>
            </w:pPr>
            <w:ins w:id="95" w:author="Author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  <w:gridSpan w:val="3"/>
          </w:tcPr>
          <w:p w14:paraId="6A358BC1" w14:textId="77777777" w:rsidR="00BC32DD" w:rsidRPr="00B00DF3" w:rsidRDefault="00F8234C" w:rsidP="00832AEF">
            <w:pPr>
              <w:pStyle w:val="DersBilgileri"/>
              <w:rPr>
                <w:ins w:id="96" w:author="Author"/>
                <w:szCs w:val="16"/>
              </w:rPr>
            </w:pPr>
            <w:ins w:id="97" w:author="Author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28FBEBC6" w14:textId="77777777" w:rsidTr="00832AEF">
        <w:trPr>
          <w:jc w:val="center"/>
          <w:ins w:id="98" w:author="Author"/>
        </w:trPr>
        <w:tc>
          <w:tcPr>
            <w:tcW w:w="2745" w:type="dxa"/>
            <w:vAlign w:val="center"/>
          </w:tcPr>
          <w:p w14:paraId="741E91F0" w14:textId="77777777" w:rsidR="00BC32DD" w:rsidRPr="001A2552" w:rsidRDefault="00BC32DD" w:rsidP="00832AEF">
            <w:pPr>
              <w:pStyle w:val="DersBasliklar"/>
              <w:rPr>
                <w:ins w:id="99" w:author="Author"/>
                <w:szCs w:val="16"/>
              </w:rPr>
            </w:pPr>
            <w:ins w:id="100" w:author="Author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  <w:gridSpan w:val="3"/>
          </w:tcPr>
          <w:p w14:paraId="53D18C30" w14:textId="77777777" w:rsidR="00BC32DD" w:rsidRPr="00B00DF3" w:rsidRDefault="00B00DF3" w:rsidP="00832AEF">
            <w:pPr>
              <w:pStyle w:val="DersBilgileri"/>
              <w:rPr>
                <w:ins w:id="101" w:author="Author"/>
                <w:szCs w:val="16"/>
              </w:rPr>
            </w:pPr>
            <w:ins w:id="102" w:author="Author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552ABAD2" w14:textId="77777777" w:rsidTr="00832AEF">
        <w:trPr>
          <w:jc w:val="center"/>
          <w:ins w:id="103" w:author="Author"/>
        </w:trPr>
        <w:tc>
          <w:tcPr>
            <w:tcW w:w="2745" w:type="dxa"/>
            <w:vAlign w:val="center"/>
          </w:tcPr>
          <w:p w14:paraId="6D805595" w14:textId="77777777" w:rsidR="00BC32DD" w:rsidRPr="001A2552" w:rsidRDefault="00BC32DD" w:rsidP="00832AEF">
            <w:pPr>
              <w:pStyle w:val="DersBasliklar"/>
              <w:rPr>
                <w:ins w:id="104" w:author="Author"/>
                <w:szCs w:val="16"/>
              </w:rPr>
            </w:pPr>
            <w:ins w:id="105" w:author="Author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  <w:gridSpan w:val="3"/>
          </w:tcPr>
          <w:p w14:paraId="6F601C4D" w14:textId="77777777" w:rsidR="00BC32DD" w:rsidRPr="00B00DF3" w:rsidRDefault="00BC32DD" w:rsidP="00832AEF">
            <w:pPr>
              <w:pStyle w:val="DersBilgileri"/>
              <w:rPr>
                <w:ins w:id="106" w:author="Author"/>
                <w:szCs w:val="16"/>
              </w:rPr>
            </w:pPr>
          </w:p>
        </w:tc>
      </w:tr>
      <w:tr w:rsidR="00213933" w14:paraId="2F98983C" w14:textId="77777777" w:rsidTr="0005546D">
        <w:trPr>
          <w:jc w:val="center"/>
          <w:trPrChange w:id="107" w:author="Author">
            <w:trPr>
              <w:gridBefore w:val="1"/>
              <w:gridAfter w:val="1"/>
              <w:trHeight w:val="343"/>
            </w:trPr>
          </w:trPrChange>
        </w:trPr>
        <w:tc>
          <w:tcPr>
            <w:tcW w:w="2745" w:type="dxa"/>
            <w:vAlign w:val="center"/>
            <w:tcPrChange w:id="108" w:author="Author">
              <w:tcPr>
                <w:tcW w:w="1182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7A853086" w14:textId="77777777" w:rsidR="00213933" w:rsidRDefault="00BC32DD" w:rsidP="0005546D">
            <w:pPr>
              <w:pStyle w:val="DersBasliklar"/>
              <w:pPrChange w:id="109" w:author="Author">
                <w:pPr>
                  <w:pStyle w:val="Table-"/>
                </w:pPr>
              </w:pPrChange>
            </w:pPr>
            <w:ins w:id="110" w:author="Author">
              <w:r w:rsidRPr="001A2552">
                <w:rPr>
                  <w:szCs w:val="16"/>
                </w:rPr>
                <w:t>Önerilen Kaynaklar</w:t>
              </w:r>
            </w:ins>
            <w:del w:id="111" w:author="Author">
              <w:r w:rsidR="00024F20">
                <w:rPr>
                  <w:spacing w:val="-18"/>
                  <w:sz w:val="18"/>
                </w:rPr>
                <w:delText>Ophioglossaceae</w:delText>
              </w:r>
            </w:del>
          </w:p>
        </w:tc>
        <w:tc>
          <w:tcPr>
            <w:tcW w:w="6068" w:type="dxa"/>
            <w:tcPrChange w:id="112" w:author="Author">
              <w:tcPr>
                <w:tcW w:w="4474" w:type="dxa"/>
                <w:gridSpan w:val="3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134E9587" w14:textId="77777777" w:rsidR="00B00DF3" w:rsidRPr="00B00DF3" w:rsidRDefault="00B00DF3" w:rsidP="00B00DF3">
            <w:pPr>
              <w:rPr>
                <w:ins w:id="113" w:author="Author"/>
                <w:sz w:val="16"/>
                <w:szCs w:val="16"/>
              </w:rPr>
            </w:pPr>
            <w:ins w:id="114" w:author="Author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48CB1B5B" w14:textId="77777777" w:rsidR="00B00DF3" w:rsidRPr="00B00DF3" w:rsidRDefault="00B00DF3" w:rsidP="00B00DF3">
            <w:pPr>
              <w:rPr>
                <w:ins w:id="115" w:author="Author"/>
                <w:sz w:val="16"/>
                <w:szCs w:val="16"/>
              </w:rPr>
            </w:pPr>
            <w:ins w:id="116" w:author="Author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32E55E8E" w14:textId="77777777" w:rsidR="00B00DF3" w:rsidRPr="00B00DF3" w:rsidRDefault="00B00DF3" w:rsidP="00B00DF3">
            <w:pPr>
              <w:rPr>
                <w:ins w:id="117" w:author="Author"/>
                <w:sz w:val="16"/>
                <w:szCs w:val="16"/>
              </w:rPr>
            </w:pPr>
            <w:ins w:id="118" w:author="Author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24694807" w14:textId="77777777" w:rsidR="00B00DF3" w:rsidRPr="00B00DF3" w:rsidRDefault="00B00DF3" w:rsidP="00B00DF3">
            <w:pPr>
              <w:pStyle w:val="BodyText2"/>
              <w:jc w:val="both"/>
              <w:rPr>
                <w:ins w:id="119" w:author="Author"/>
                <w:rFonts w:ascii="Verdana" w:hAnsi="Verdana"/>
                <w:sz w:val="16"/>
                <w:szCs w:val="16"/>
              </w:rPr>
            </w:pPr>
            <w:ins w:id="120" w:author="Author">
              <w:r w:rsidRPr="00B00DF3">
                <w:rPr>
                  <w:rFonts w:ascii="Verdana" w:hAnsi="Verdana"/>
                  <w:sz w:val="16"/>
                  <w:szCs w:val="16"/>
                </w:rPr>
                <w:t xml:space="preserve">-Gemalmaz, M.S. (2002) Ulusal Üstü İnsan Hakları Hukukunun </w:t>
              </w:r>
              <w:r w:rsidRPr="00B00DF3">
                <w:rPr>
                  <w:rFonts w:ascii="Verdana" w:hAnsi="Verdana"/>
                  <w:sz w:val="16"/>
                  <w:szCs w:val="16"/>
                </w:rPr>
                <w:lastRenderedPageBreak/>
                <w:t>Genel Teorisine Giriş. İstanbul: Beta Yayıncılık.</w:t>
              </w:r>
            </w:ins>
          </w:p>
          <w:p w14:paraId="75FCF13B" w14:textId="77777777" w:rsidR="00B00DF3" w:rsidRPr="00B00DF3" w:rsidRDefault="00B00DF3" w:rsidP="00B00DF3">
            <w:pPr>
              <w:rPr>
                <w:ins w:id="121" w:author="Author"/>
                <w:sz w:val="16"/>
                <w:szCs w:val="16"/>
              </w:rPr>
            </w:pPr>
            <w:ins w:id="122" w:author="Author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03BF6996" w14:textId="77777777" w:rsidR="00B00DF3" w:rsidRPr="00B00DF3" w:rsidRDefault="00B00DF3" w:rsidP="00B00DF3">
            <w:pPr>
              <w:rPr>
                <w:ins w:id="123" w:author="Author"/>
                <w:sz w:val="16"/>
                <w:szCs w:val="16"/>
              </w:rPr>
            </w:pPr>
            <w:ins w:id="124" w:author="Author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61424A6D" w14:textId="77777777" w:rsidR="00B00DF3" w:rsidRPr="00B00DF3" w:rsidRDefault="00B00DF3" w:rsidP="00B00DF3">
            <w:pPr>
              <w:rPr>
                <w:ins w:id="125" w:author="Author"/>
                <w:sz w:val="16"/>
                <w:szCs w:val="16"/>
              </w:rPr>
            </w:pPr>
            <w:ins w:id="126" w:author="Author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472E1482" w14:textId="77777777" w:rsidR="00B00DF3" w:rsidRPr="00B00DF3" w:rsidRDefault="00B00DF3" w:rsidP="00B00DF3">
            <w:pPr>
              <w:rPr>
                <w:ins w:id="127" w:author="Author"/>
                <w:sz w:val="16"/>
                <w:szCs w:val="16"/>
              </w:rPr>
            </w:pPr>
            <w:ins w:id="128" w:author="Author">
              <w:r w:rsidRPr="00B00DF3">
                <w:rPr>
                  <w:sz w:val="16"/>
                  <w:szCs w:val="16"/>
                </w:rPr>
                <w:t>-Reisoğlu, S. (2001) Uluslar arası Boyutlarıyla İnsan Hakları. İstanbul: Beta Yayıncılık.</w:t>
              </w:r>
            </w:ins>
          </w:p>
          <w:p w14:paraId="4DD5A20E" w14:textId="77777777" w:rsidR="00B00DF3" w:rsidRPr="00B00DF3" w:rsidRDefault="00B00DF3" w:rsidP="00B00DF3">
            <w:pPr>
              <w:rPr>
                <w:ins w:id="129" w:author="Author"/>
                <w:sz w:val="16"/>
                <w:szCs w:val="16"/>
              </w:rPr>
            </w:pPr>
            <w:ins w:id="130" w:author="Author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62A3906B" w14:textId="33B09A82" w:rsidR="00213933" w:rsidRDefault="00024F20" w:rsidP="0005546D">
            <w:pPr>
              <w:pStyle w:val="Table-"/>
              <w:rPr>
                <w:del w:id="131" w:author="Author"/>
              </w:rPr>
            </w:pPr>
            <w:del w:id="132" w:author="Author">
              <w:r>
                <w:rPr>
                  <w:i/>
                  <w:sz w:val="18"/>
                </w:rPr>
                <w:delText>Mankyua chejuense</w:delText>
              </w:r>
              <w:r>
                <w:rPr>
                  <w:sz w:val="18"/>
                </w:rPr>
                <w:delText xml:space="preserve"> B.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Y.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Sun, M.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Kim &amp; C.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H.</w:delText>
              </w:r>
              <w:r w:rsidR="00AD27B5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Kim </w:delText>
              </w:r>
            </w:del>
          </w:p>
          <w:p w14:paraId="37E84FEF" w14:textId="77777777" w:rsidR="00213933" w:rsidRPr="0005546D" w:rsidRDefault="00024F20" w:rsidP="0005546D">
            <w:pPr>
              <w:pStyle w:val="Kaynakca"/>
              <w:rPr>
                <w:lang w:val="tr-TR"/>
                <w:rPrChange w:id="133" w:author="Author">
                  <w:rPr/>
                </w:rPrChange>
              </w:rPr>
              <w:pPrChange w:id="134" w:author="Author">
                <w:pPr>
                  <w:pStyle w:val="Table-"/>
                </w:pPr>
              </w:pPrChange>
            </w:pPr>
            <w:del w:id="135" w:author="Author">
              <w:r>
                <w:rPr>
                  <w:sz w:val="18"/>
                </w:rPr>
                <w:delText>제주고사리삼</w:delText>
              </w:r>
            </w:del>
          </w:p>
        </w:tc>
        <w:tc>
          <w:tcPr>
            <w:tcW w:w="6068" w:type="dxa"/>
            <w:tcPrChange w:id="136" w:author="Author">
              <w:tcPr>
                <w:tcW w:w="1040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664F4F5A" w14:textId="77777777" w:rsidR="00213933" w:rsidRDefault="00024F20">
            <w:pPr>
              <w:pStyle w:val="Table-"/>
            </w:pPr>
            <w:del w:id="137" w:author="Author">
              <w:r>
                <w:rPr>
                  <w:sz w:val="18"/>
                </w:rPr>
                <w:lastRenderedPageBreak/>
                <w:delText>Jeju</w:delText>
              </w:r>
            </w:del>
          </w:p>
        </w:tc>
        <w:tc>
          <w:tcPr>
            <w:tcW w:w="6068" w:type="dxa"/>
            <w:tcPrChange w:id="138" w:author="Author">
              <w:tcPr>
                <w:tcW w:w="1654" w:type="dxa"/>
                <w:gridSpan w:val="2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0BA40D22" w14:textId="77777777" w:rsidR="00213933" w:rsidRDefault="00024F20">
            <w:pPr>
              <w:pStyle w:val="Table-"/>
            </w:pPr>
            <w:del w:id="139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35C6A907" w14:textId="77777777" w:rsidTr="0005546D">
        <w:trPr>
          <w:jc w:val="center"/>
          <w:trPrChange w:id="140" w:author="Author">
            <w:trPr>
              <w:gridBefore w:val="1"/>
              <w:gridAfter w:val="1"/>
              <w:trHeight w:val="216"/>
            </w:trPr>
          </w:trPrChange>
        </w:trPr>
        <w:tc>
          <w:tcPr>
            <w:tcW w:w="2745" w:type="dxa"/>
            <w:vAlign w:val="center"/>
            <w:tcPrChange w:id="141" w:author="Author">
              <w:tcPr>
                <w:tcW w:w="1182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0C150932" w14:textId="77777777" w:rsidR="00213933" w:rsidRDefault="00BC32DD" w:rsidP="0005546D">
            <w:pPr>
              <w:pStyle w:val="DersBasliklar"/>
              <w:pPrChange w:id="142" w:author="Author">
                <w:pPr>
                  <w:pStyle w:val="Table-"/>
                </w:pPr>
              </w:pPrChange>
            </w:pPr>
            <w:ins w:id="143" w:author="Author">
              <w:r>
                <w:rPr>
                  <w:szCs w:val="16"/>
                </w:rPr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  <w:del w:id="144" w:author="Author">
              <w:r w:rsidR="00024F20">
                <w:rPr>
                  <w:sz w:val="18"/>
                </w:rPr>
                <w:delText>Apiaceae</w:delText>
              </w:r>
            </w:del>
          </w:p>
        </w:tc>
        <w:tc>
          <w:tcPr>
            <w:tcW w:w="6068" w:type="dxa"/>
            <w:vAlign w:val="center"/>
            <w:tcPrChange w:id="145" w:author="Author">
              <w:tcPr>
                <w:tcW w:w="4474" w:type="dxa"/>
                <w:gridSpan w:val="3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1E0E7D03" w14:textId="77777777" w:rsidR="00213933" w:rsidRDefault="00B00DF3" w:rsidP="0005546D">
            <w:pPr>
              <w:pStyle w:val="Table-"/>
              <w:rPr>
                <w:del w:id="146" w:author="Author"/>
              </w:rPr>
            </w:pPr>
            <w:ins w:id="147" w:author="Author">
              <w:r>
                <w:rPr>
                  <w:szCs w:val="16"/>
                </w:rPr>
                <w:t>8</w:t>
              </w:r>
            </w:ins>
            <w:del w:id="148" w:author="Author">
              <w:r w:rsidR="00024F20">
                <w:rPr>
                  <w:i/>
                  <w:sz w:val="18"/>
                </w:rPr>
                <w:delText>Cicuta virosa</w:delText>
              </w:r>
              <w:r w:rsidR="00024F20">
                <w:rPr>
                  <w:sz w:val="18"/>
                </w:rPr>
                <w:delText xml:space="preserve"> L. </w:delText>
              </w:r>
            </w:del>
          </w:p>
          <w:p w14:paraId="2CDE9842" w14:textId="77777777" w:rsidR="00213933" w:rsidRDefault="00024F20" w:rsidP="0005546D">
            <w:pPr>
              <w:pStyle w:val="DersBilgileri"/>
              <w:pPrChange w:id="149" w:author="Author">
                <w:pPr>
                  <w:pStyle w:val="Table-"/>
                </w:pPr>
              </w:pPrChange>
            </w:pPr>
            <w:del w:id="150" w:author="Author">
              <w:r>
                <w:rPr>
                  <w:sz w:val="18"/>
                </w:rPr>
                <w:delText>독미나리</w:delText>
              </w:r>
            </w:del>
          </w:p>
        </w:tc>
        <w:tc>
          <w:tcPr>
            <w:tcW w:w="6068" w:type="dxa"/>
            <w:vAlign w:val="center"/>
            <w:tcPrChange w:id="151" w:author="Author">
              <w:tcPr>
                <w:tcW w:w="1040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7283F058" w14:textId="77777777" w:rsidR="00213933" w:rsidRDefault="00024F20">
            <w:pPr>
              <w:pStyle w:val="Table-"/>
            </w:pPr>
            <w:del w:id="152" w:author="Author">
              <w:r>
                <w:rPr>
                  <w:sz w:val="18"/>
                </w:rPr>
                <w:delText xml:space="preserve">Gangwon </w:delText>
              </w:r>
            </w:del>
          </w:p>
        </w:tc>
        <w:tc>
          <w:tcPr>
            <w:tcW w:w="6068" w:type="dxa"/>
            <w:vAlign w:val="center"/>
            <w:tcPrChange w:id="153" w:author="Author">
              <w:tcPr>
                <w:tcW w:w="1654" w:type="dxa"/>
                <w:gridSpan w:val="2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4AA84E0A" w14:textId="77777777" w:rsidR="00213933" w:rsidRDefault="00024F20">
            <w:pPr>
              <w:pStyle w:val="Table-"/>
            </w:pPr>
            <w:del w:id="154" w:author="Author">
              <w:r>
                <w:rPr>
                  <w:sz w:val="18"/>
                </w:rPr>
                <w:delText>Yangyang-gun (2)</w:delText>
              </w:r>
            </w:del>
          </w:p>
        </w:tc>
      </w:tr>
      <w:tr w:rsidR="00213933" w14:paraId="3A1289D0" w14:textId="77777777" w:rsidTr="0005546D">
        <w:trPr>
          <w:jc w:val="center"/>
          <w:trPrChange w:id="155" w:author="Author">
            <w:trPr>
              <w:gridBefore w:val="1"/>
              <w:gridAfter w:val="1"/>
              <w:trHeight w:val="216"/>
            </w:trPr>
          </w:trPrChange>
        </w:trPr>
        <w:tc>
          <w:tcPr>
            <w:tcW w:w="2745" w:type="dxa"/>
            <w:vAlign w:val="center"/>
            <w:tcPrChange w:id="156" w:author="Author">
              <w:tcPr>
                <w:tcW w:w="1182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</w:tcPr>
            </w:tcPrChange>
          </w:tcPr>
          <w:p w14:paraId="214F51C1" w14:textId="77777777" w:rsidR="00213933" w:rsidRDefault="00BC32DD" w:rsidP="0005546D">
            <w:pPr>
              <w:pStyle w:val="DersBasliklar"/>
              <w:pPrChange w:id="157" w:author="Author">
                <w:pPr>
                  <w:pStyle w:val="a"/>
                </w:pPr>
              </w:pPrChange>
            </w:pPr>
            <w:ins w:id="158" w:author="Author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  <w:tcPrChange w:id="159" w:author="Author">
              <w:tcPr>
                <w:tcW w:w="4474" w:type="dxa"/>
                <w:gridSpan w:val="3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</w:tcPr>
            </w:tcPrChange>
          </w:tcPr>
          <w:p w14:paraId="7B001547" w14:textId="77777777" w:rsidR="00213933" w:rsidRDefault="00213933" w:rsidP="0005546D">
            <w:pPr>
              <w:pStyle w:val="DersBilgileri"/>
              <w:pPrChange w:id="160" w:author="Author">
                <w:pPr>
                  <w:pStyle w:val="a"/>
                </w:pPr>
              </w:pPrChange>
            </w:pPr>
          </w:p>
        </w:tc>
        <w:tc>
          <w:tcPr>
            <w:tcW w:w="6068" w:type="dxa"/>
            <w:vAlign w:val="center"/>
            <w:tcPrChange w:id="161" w:author="Author">
              <w:tcPr>
                <w:tcW w:w="1040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</w:tcPr>
            </w:tcPrChange>
          </w:tcPr>
          <w:p w14:paraId="4D3D3F86" w14:textId="77777777" w:rsidR="00213933" w:rsidRDefault="00213933">
            <w:pPr>
              <w:pStyle w:val="a"/>
            </w:pPr>
          </w:p>
        </w:tc>
        <w:tc>
          <w:tcPr>
            <w:tcW w:w="6068" w:type="dxa"/>
            <w:vAlign w:val="center"/>
            <w:tcPrChange w:id="162" w:author="Author">
              <w:tcPr>
                <w:tcW w:w="1654" w:type="dxa"/>
                <w:gridSpan w:val="2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41BAE5E6" w14:textId="77777777" w:rsidR="00213933" w:rsidRDefault="00024F20">
            <w:pPr>
              <w:pStyle w:val="Table-"/>
            </w:pPr>
            <w:del w:id="163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7D72C6A1" w14:textId="77777777" w:rsidTr="0005546D">
        <w:trPr>
          <w:jc w:val="center"/>
          <w:trPrChange w:id="164" w:author="Author">
            <w:trPr>
              <w:gridBefore w:val="1"/>
              <w:gridAfter w:val="1"/>
              <w:trHeight w:val="216"/>
            </w:trPr>
          </w:trPrChange>
        </w:trPr>
        <w:tc>
          <w:tcPr>
            <w:tcW w:w="2745" w:type="dxa"/>
            <w:vAlign w:val="center"/>
            <w:tcPrChange w:id="165" w:author="Author">
              <w:tcPr>
                <w:tcW w:w="1182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</w:tcPr>
            </w:tcPrChange>
          </w:tcPr>
          <w:p w14:paraId="743DC18F" w14:textId="77777777" w:rsidR="00213933" w:rsidRDefault="00BC32DD" w:rsidP="0005546D">
            <w:pPr>
              <w:pStyle w:val="DersBasliklar"/>
              <w:pPrChange w:id="166" w:author="Author">
                <w:pPr>
                  <w:pStyle w:val="a"/>
                </w:pPr>
              </w:pPrChange>
            </w:pPr>
            <w:ins w:id="167" w:author="Author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  <w:tcPrChange w:id="168" w:author="Author">
              <w:tcPr>
                <w:tcW w:w="4474" w:type="dxa"/>
                <w:gridSpan w:val="3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</w:tcPr>
            </w:tcPrChange>
          </w:tcPr>
          <w:p w14:paraId="0037725B" w14:textId="77777777" w:rsidR="00213933" w:rsidRDefault="00213933" w:rsidP="0005546D">
            <w:pPr>
              <w:pStyle w:val="DersBilgileri"/>
              <w:pPrChange w:id="169" w:author="Author">
                <w:pPr>
                  <w:pStyle w:val="a"/>
                </w:pPr>
              </w:pPrChange>
            </w:pPr>
          </w:p>
        </w:tc>
        <w:tc>
          <w:tcPr>
            <w:tcW w:w="6068" w:type="dxa"/>
            <w:vAlign w:val="center"/>
            <w:tcPrChange w:id="170" w:author="Author">
              <w:tcPr>
                <w:tcW w:w="1040" w:type="dxa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</w:tcPr>
            </w:tcPrChange>
          </w:tcPr>
          <w:p w14:paraId="6A2AB3A5" w14:textId="77777777" w:rsidR="00213933" w:rsidRDefault="00213933">
            <w:pPr>
              <w:pStyle w:val="a"/>
            </w:pPr>
          </w:p>
        </w:tc>
        <w:tc>
          <w:tcPr>
            <w:tcW w:w="6068" w:type="dxa"/>
            <w:vAlign w:val="center"/>
            <w:tcPrChange w:id="171" w:author="Author">
              <w:tcPr>
                <w:tcW w:w="1654" w:type="dxa"/>
                <w:gridSpan w:val="2"/>
                <w:tcBorders>
                  <w:top w:val="none" w:sz="2" w:space="0" w:color="FFFFFF"/>
                  <w:left w:val="none" w:sz="2" w:space="0" w:color="FFFFFF"/>
                  <w:bottom w:val="none" w:sz="2" w:space="0" w:color="FFFFFF"/>
                  <w:right w:val="none" w:sz="2" w:space="0" w:color="FFFFFF"/>
                </w:tcBorders>
                <w:vAlign w:val="center"/>
              </w:tcPr>
            </w:tcPrChange>
          </w:tcPr>
          <w:p w14:paraId="033AAFB1" w14:textId="77777777" w:rsidR="00213933" w:rsidRDefault="00024F20">
            <w:pPr>
              <w:pStyle w:val="Table-"/>
            </w:pPr>
            <w:del w:id="172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</w:tbl>
    <w:tbl>
      <w:tblPr>
        <w:tblOverlap w:val="never"/>
        <w:tblW w:w="8350" w:type="dxa"/>
        <w:tblInd w:w="102" w:type="dxa"/>
        <w:tblBorders>
          <w:top w:val="none" w:sz="3" w:space="0" w:color="000000"/>
          <w:left w:val="none" w:sz="3" w:space="0" w:color="000000"/>
          <w:bottom w:val="none" w:sz="3" w:space="0" w:color="000000"/>
          <w:right w:val="non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182"/>
        <w:gridCol w:w="4474"/>
        <w:gridCol w:w="1040"/>
        <w:gridCol w:w="1654"/>
      </w:tblGrid>
      <w:tr w:rsidR="00213933" w14:paraId="13381C99" w14:textId="77777777" w:rsidTr="00527A9B">
        <w:trPr>
          <w:trHeight w:val="216"/>
          <w:del w:id="173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73B0A93" w14:textId="77777777" w:rsidR="00213933" w:rsidRDefault="00024F20">
            <w:pPr>
              <w:pStyle w:val="Table-"/>
              <w:rPr>
                <w:del w:id="174" w:author="Author"/>
              </w:rPr>
            </w:pPr>
            <w:del w:id="175" w:author="Author">
              <w:r>
                <w:rPr>
                  <w:spacing w:val="-18"/>
                  <w:sz w:val="18"/>
                </w:rPr>
                <w:delText>Lentibulariaceae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F116C29" w14:textId="77777777" w:rsidR="00213933" w:rsidRDefault="00024F20">
            <w:pPr>
              <w:pStyle w:val="Table-"/>
              <w:rPr>
                <w:del w:id="176" w:author="Author"/>
              </w:rPr>
            </w:pPr>
            <w:del w:id="177" w:author="Author">
              <w:r>
                <w:rPr>
                  <w:i/>
                  <w:sz w:val="18"/>
                </w:rPr>
                <w:delText>Utricularia uliginosa</w:delText>
              </w:r>
              <w:r>
                <w:rPr>
                  <w:sz w:val="18"/>
                </w:rPr>
                <w:delText xml:space="preserve"> Vahl </w:delText>
              </w:r>
            </w:del>
          </w:p>
          <w:p w14:paraId="0A6F5B08" w14:textId="77777777" w:rsidR="00213933" w:rsidRDefault="00024F20">
            <w:pPr>
              <w:pStyle w:val="Table-"/>
              <w:rPr>
                <w:del w:id="178" w:author="Author"/>
              </w:rPr>
            </w:pPr>
            <w:del w:id="179" w:author="Author">
              <w:r>
                <w:rPr>
                  <w:sz w:val="18"/>
                </w:rPr>
                <w:delText>자주땅귀개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D03F860" w14:textId="77777777" w:rsidR="00213933" w:rsidRDefault="00024F20">
            <w:pPr>
              <w:pStyle w:val="Table-"/>
              <w:rPr>
                <w:del w:id="180" w:author="Author"/>
              </w:rPr>
            </w:pPr>
            <w:del w:id="181" w:author="Author">
              <w:r>
                <w:rPr>
                  <w:sz w:val="18"/>
                </w:rPr>
                <w:delText>Busan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C5C7D1A" w14:textId="77777777" w:rsidR="00213933" w:rsidRDefault="00024F20">
            <w:pPr>
              <w:pStyle w:val="Table-"/>
              <w:rPr>
                <w:del w:id="182" w:author="Author"/>
              </w:rPr>
            </w:pPr>
            <w:del w:id="183" w:author="Author">
              <w:r>
                <w:rPr>
                  <w:sz w:val="18"/>
                </w:rPr>
                <w:delText>Gijang-gun (1)</w:delText>
              </w:r>
            </w:del>
          </w:p>
        </w:tc>
      </w:tr>
      <w:tr w:rsidR="00213933" w14:paraId="323C172F" w14:textId="77777777" w:rsidTr="00527A9B">
        <w:trPr>
          <w:trHeight w:val="216"/>
          <w:del w:id="184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AADDE5D" w14:textId="77777777" w:rsidR="00213933" w:rsidRDefault="00213933">
            <w:pPr>
              <w:pStyle w:val="a"/>
              <w:rPr>
                <w:del w:id="185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B388C40" w14:textId="77777777" w:rsidR="00213933" w:rsidRDefault="00213933">
            <w:pPr>
              <w:pStyle w:val="a"/>
              <w:rPr>
                <w:del w:id="186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3692D65" w14:textId="77777777" w:rsidR="00213933" w:rsidRDefault="00024F20">
            <w:pPr>
              <w:pStyle w:val="Table-"/>
              <w:rPr>
                <w:del w:id="187" w:author="Author"/>
              </w:rPr>
            </w:pPr>
            <w:del w:id="188" w:author="Author">
              <w:r>
                <w:rPr>
                  <w:sz w:val="18"/>
                </w:rPr>
                <w:delText>Ulsan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4FF53BB" w14:textId="77777777" w:rsidR="00213933" w:rsidRDefault="00024F20">
            <w:pPr>
              <w:pStyle w:val="Table-"/>
              <w:rPr>
                <w:del w:id="189" w:author="Author"/>
              </w:rPr>
            </w:pPr>
            <w:del w:id="190" w:author="Author">
              <w:r>
                <w:rPr>
                  <w:sz w:val="18"/>
                </w:rPr>
                <w:delText>Buk-gu (1)</w:delText>
              </w:r>
            </w:del>
          </w:p>
        </w:tc>
      </w:tr>
      <w:tr w:rsidR="00213933" w14:paraId="43F6DED2" w14:textId="77777777" w:rsidTr="00527A9B">
        <w:trPr>
          <w:trHeight w:val="216"/>
          <w:del w:id="191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6522F47" w14:textId="77777777" w:rsidR="00213933" w:rsidRDefault="00213933">
            <w:pPr>
              <w:pStyle w:val="a"/>
              <w:rPr>
                <w:del w:id="192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59ECA264" w14:textId="77777777" w:rsidR="00213933" w:rsidRDefault="00213933">
            <w:pPr>
              <w:pStyle w:val="a"/>
              <w:rPr>
                <w:del w:id="193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661EA9DF" w14:textId="77777777" w:rsidR="00213933" w:rsidRDefault="00024F20">
            <w:pPr>
              <w:pStyle w:val="Table-"/>
              <w:rPr>
                <w:del w:id="194" w:author="Author"/>
              </w:rPr>
            </w:pPr>
            <w:del w:id="195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167BE28" w14:textId="77777777" w:rsidR="00213933" w:rsidRDefault="00024F20">
            <w:pPr>
              <w:pStyle w:val="Table-"/>
              <w:rPr>
                <w:del w:id="196" w:author="Author"/>
              </w:rPr>
            </w:pPr>
            <w:del w:id="197" w:author="Author">
              <w:r>
                <w:rPr>
                  <w:sz w:val="18"/>
                </w:rPr>
                <w:delText>Goheung-gun (2)</w:delText>
              </w:r>
            </w:del>
          </w:p>
        </w:tc>
      </w:tr>
      <w:tr w:rsidR="00213933" w14:paraId="78739248" w14:textId="77777777" w:rsidTr="00527A9B">
        <w:trPr>
          <w:trHeight w:val="216"/>
          <w:del w:id="198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70CEF368" w14:textId="77777777" w:rsidR="00213933" w:rsidRDefault="00213933">
            <w:pPr>
              <w:pStyle w:val="a"/>
              <w:rPr>
                <w:del w:id="199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4E5CC3CF" w14:textId="77777777" w:rsidR="00213933" w:rsidRDefault="00213933">
            <w:pPr>
              <w:pStyle w:val="a"/>
              <w:rPr>
                <w:del w:id="200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7D0ACBF" w14:textId="77777777" w:rsidR="00213933" w:rsidRDefault="00024F20">
            <w:pPr>
              <w:pStyle w:val="Table-"/>
              <w:rPr>
                <w:del w:id="201" w:author="Author"/>
              </w:rPr>
            </w:pPr>
            <w:del w:id="202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B7FFF56" w14:textId="77777777" w:rsidR="00213933" w:rsidRDefault="00024F20">
            <w:pPr>
              <w:pStyle w:val="Table-"/>
              <w:rPr>
                <w:del w:id="203" w:author="Author"/>
              </w:rPr>
            </w:pPr>
            <w:del w:id="204" w:author="Author">
              <w:r>
                <w:rPr>
                  <w:sz w:val="18"/>
                </w:rPr>
                <w:delText>Jeju-si (2)</w:delText>
              </w:r>
            </w:del>
          </w:p>
        </w:tc>
      </w:tr>
      <w:tr w:rsidR="00213933" w14:paraId="43677C0F" w14:textId="77777777" w:rsidTr="00527A9B">
        <w:trPr>
          <w:trHeight w:val="343"/>
          <w:del w:id="205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BFC0BB" w14:textId="77777777" w:rsidR="00213933" w:rsidRDefault="00024F20">
            <w:pPr>
              <w:pStyle w:val="Table-"/>
              <w:rPr>
                <w:del w:id="206" w:author="Author"/>
              </w:rPr>
            </w:pPr>
            <w:del w:id="207" w:author="Author">
              <w:r>
                <w:rPr>
                  <w:sz w:val="18"/>
                </w:rPr>
                <w:delText>Orchidaceae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B51810D" w14:textId="77777777" w:rsidR="00213933" w:rsidRDefault="00024F20">
            <w:pPr>
              <w:pStyle w:val="Table-"/>
              <w:rPr>
                <w:del w:id="208" w:author="Author"/>
              </w:rPr>
            </w:pPr>
            <w:del w:id="209" w:author="Author">
              <w:r>
                <w:rPr>
                  <w:i/>
                  <w:sz w:val="18"/>
                </w:rPr>
                <w:delText xml:space="preserve">Habenaria radiata </w:delText>
              </w:r>
              <w:r>
                <w:rPr>
                  <w:sz w:val="18"/>
                </w:rPr>
                <w:delText xml:space="preserve">(Thunb.) Spreng. </w:delText>
              </w:r>
            </w:del>
          </w:p>
          <w:p w14:paraId="10D0B5A1" w14:textId="77777777" w:rsidR="00213933" w:rsidRDefault="00024F20">
            <w:pPr>
              <w:pStyle w:val="Table-"/>
              <w:rPr>
                <w:del w:id="210" w:author="Author"/>
              </w:rPr>
            </w:pPr>
            <w:del w:id="211" w:author="Author">
              <w:r>
                <w:rPr>
                  <w:sz w:val="18"/>
                </w:rPr>
                <w:delText>해오라비난초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1D4962A" w14:textId="77777777" w:rsidR="00213933" w:rsidRDefault="00024F20">
            <w:pPr>
              <w:pStyle w:val="Table-"/>
              <w:rPr>
                <w:del w:id="212" w:author="Author"/>
              </w:rPr>
            </w:pPr>
            <w:del w:id="213" w:author="Author">
              <w:r>
                <w:rPr>
                  <w:sz w:val="18"/>
                </w:rPr>
                <w:delText>Jeonnam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3919755" w14:textId="77777777" w:rsidR="00213933" w:rsidRDefault="00024F20">
            <w:pPr>
              <w:pStyle w:val="Table-"/>
              <w:rPr>
                <w:del w:id="214" w:author="Author"/>
              </w:rPr>
            </w:pPr>
            <w:del w:id="215" w:author="Author">
              <w:r>
                <w:rPr>
                  <w:sz w:val="18"/>
                </w:rPr>
                <w:delText>Goheung-gun (1)</w:delText>
              </w:r>
            </w:del>
          </w:p>
        </w:tc>
      </w:tr>
      <w:tr w:rsidR="00213933" w14:paraId="61D90107" w14:textId="77777777" w:rsidTr="00527A9B">
        <w:trPr>
          <w:trHeight w:val="343"/>
          <w:del w:id="216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40F1FAA" w14:textId="77777777" w:rsidR="00213933" w:rsidRDefault="00024F20">
            <w:pPr>
              <w:pStyle w:val="Table-"/>
              <w:rPr>
                <w:del w:id="217" w:author="Author"/>
              </w:rPr>
            </w:pPr>
            <w:del w:id="218" w:author="Author">
              <w:r>
                <w:rPr>
                  <w:sz w:val="18"/>
                </w:rPr>
                <w:delText>Primulaceae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33EC342" w14:textId="77777777" w:rsidR="00213933" w:rsidRDefault="00024F20">
            <w:pPr>
              <w:pStyle w:val="Table-"/>
              <w:rPr>
                <w:del w:id="219" w:author="Author"/>
              </w:rPr>
            </w:pPr>
            <w:del w:id="220" w:author="Author">
              <w:r>
                <w:rPr>
                  <w:i/>
                  <w:sz w:val="18"/>
                </w:rPr>
                <w:delText>Trientalis europaea</w:delText>
              </w:r>
              <w:r>
                <w:rPr>
                  <w:sz w:val="18"/>
                </w:rPr>
                <w:delText xml:space="preserve"> L. var. </w:delText>
              </w:r>
              <w:r>
                <w:rPr>
                  <w:i/>
                  <w:sz w:val="18"/>
                </w:rPr>
                <w:delText>arctica</w:delText>
              </w:r>
              <w:r>
                <w:rPr>
                  <w:sz w:val="18"/>
                </w:rPr>
                <w:delText xml:space="preserve"> </w:delText>
              </w:r>
              <w:r>
                <w:rPr>
                  <w:spacing w:val="-17"/>
                  <w:sz w:val="18"/>
                </w:rPr>
                <w:delText xml:space="preserve">(Fisch. ex Hook.) Ledeb. </w:delText>
              </w:r>
            </w:del>
          </w:p>
          <w:p w14:paraId="19D57041" w14:textId="77777777" w:rsidR="00213933" w:rsidRDefault="00024F20">
            <w:pPr>
              <w:pStyle w:val="Table-"/>
              <w:rPr>
                <w:del w:id="221" w:author="Author"/>
              </w:rPr>
            </w:pPr>
            <w:del w:id="222" w:author="Author">
              <w:r>
                <w:rPr>
                  <w:sz w:val="18"/>
                </w:rPr>
                <w:delText>기생꽃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2C4026B6" w14:textId="77777777" w:rsidR="00213933" w:rsidRDefault="00024F20">
            <w:pPr>
              <w:pStyle w:val="Table-"/>
              <w:rPr>
                <w:del w:id="223" w:author="Author"/>
              </w:rPr>
            </w:pPr>
            <w:del w:id="224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419EE55" w14:textId="77777777" w:rsidR="00213933" w:rsidRDefault="00024F20">
            <w:pPr>
              <w:pStyle w:val="Table-"/>
              <w:rPr>
                <w:del w:id="225" w:author="Author"/>
              </w:rPr>
            </w:pPr>
            <w:del w:id="226" w:author="Author">
              <w:r>
                <w:rPr>
                  <w:spacing w:val="-8"/>
                  <w:sz w:val="18"/>
                </w:rPr>
                <w:delText>Pyeongchang-gun (1)</w:delText>
              </w:r>
            </w:del>
          </w:p>
        </w:tc>
      </w:tr>
      <w:tr w:rsidR="00213933" w14:paraId="4F4DAE45" w14:textId="77777777" w:rsidTr="00527A9B">
        <w:trPr>
          <w:trHeight w:val="343"/>
          <w:del w:id="227" w:author="Author"/>
        </w:trPr>
        <w:tc>
          <w:tcPr>
            <w:tcW w:w="1182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D0954B0" w14:textId="77777777" w:rsidR="00213933" w:rsidRDefault="00024F20">
            <w:pPr>
              <w:pStyle w:val="Table-"/>
              <w:rPr>
                <w:del w:id="228" w:author="Author"/>
              </w:rPr>
            </w:pPr>
            <w:del w:id="229" w:author="Author">
              <w:r>
                <w:rPr>
                  <w:spacing w:val="-13"/>
                  <w:sz w:val="18"/>
                </w:rPr>
                <w:delText>Menyanthaceae</w:delText>
              </w:r>
            </w:del>
          </w:p>
        </w:tc>
        <w:tc>
          <w:tcPr>
            <w:tcW w:w="447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A02DA66" w14:textId="77777777" w:rsidR="00213933" w:rsidRDefault="00024F20">
            <w:pPr>
              <w:pStyle w:val="Table-"/>
              <w:rPr>
                <w:del w:id="230" w:author="Author"/>
              </w:rPr>
            </w:pPr>
            <w:del w:id="231" w:author="Author">
              <w:r>
                <w:rPr>
                  <w:i/>
                  <w:sz w:val="18"/>
                </w:rPr>
                <w:delText>Menyanthes trifoliata</w:delText>
              </w:r>
              <w:r>
                <w:rPr>
                  <w:sz w:val="18"/>
                </w:rPr>
                <w:delText xml:space="preserve"> L. </w:delText>
              </w:r>
            </w:del>
          </w:p>
          <w:p w14:paraId="6A815B8F" w14:textId="77777777" w:rsidR="00213933" w:rsidRDefault="00024F20">
            <w:pPr>
              <w:pStyle w:val="Table-"/>
              <w:rPr>
                <w:del w:id="232" w:author="Author"/>
              </w:rPr>
            </w:pPr>
            <w:del w:id="233" w:author="Author">
              <w:r>
                <w:rPr>
                  <w:sz w:val="18"/>
                </w:rPr>
                <w:delText>조름나물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FA27B5A" w14:textId="77777777" w:rsidR="00213933" w:rsidRDefault="00024F20">
            <w:pPr>
              <w:pStyle w:val="Table-"/>
              <w:rPr>
                <w:del w:id="234" w:author="Author"/>
              </w:rPr>
            </w:pPr>
            <w:del w:id="235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176315F2" w14:textId="77777777" w:rsidR="00213933" w:rsidRDefault="00024F20">
            <w:pPr>
              <w:pStyle w:val="Table-"/>
              <w:rPr>
                <w:del w:id="236" w:author="Author"/>
              </w:rPr>
            </w:pPr>
            <w:del w:id="237" w:author="Author">
              <w:r>
                <w:rPr>
                  <w:sz w:val="18"/>
                </w:rPr>
                <w:delText>Taebaek-si (2)</w:delText>
              </w:r>
            </w:del>
          </w:p>
        </w:tc>
      </w:tr>
      <w:tr w:rsidR="00213933" w14:paraId="3923A751" w14:textId="77777777" w:rsidTr="00527A9B">
        <w:trPr>
          <w:trHeight w:val="216"/>
          <w:del w:id="238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223603C" w14:textId="77777777" w:rsidR="00213933" w:rsidRDefault="00024F20">
            <w:pPr>
              <w:pStyle w:val="Table-"/>
              <w:rPr>
                <w:del w:id="239" w:author="Author"/>
              </w:rPr>
            </w:pPr>
            <w:del w:id="240" w:author="Author">
              <w:r>
                <w:rPr>
                  <w:sz w:val="18"/>
                </w:rPr>
                <w:delText>Cabombaceae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522FCF76" w14:textId="2236C023" w:rsidR="00213933" w:rsidRDefault="00024F20">
            <w:pPr>
              <w:pStyle w:val="Table-"/>
              <w:rPr>
                <w:del w:id="241" w:author="Author"/>
              </w:rPr>
            </w:pPr>
            <w:del w:id="242" w:author="Author">
              <w:r>
                <w:rPr>
                  <w:i/>
                  <w:sz w:val="18"/>
                </w:rPr>
                <w:delText>Brasenia schreberi</w:delText>
              </w:r>
              <w:r>
                <w:rPr>
                  <w:sz w:val="18"/>
                </w:rPr>
                <w:delText xml:space="preserve"> J.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>F.</w:delText>
              </w:r>
              <w:r w:rsidR="001C6EC9">
                <w:rPr>
                  <w:sz w:val="18"/>
                </w:rPr>
                <w:delText xml:space="preserve"> </w:delText>
              </w:r>
              <w:r>
                <w:rPr>
                  <w:sz w:val="18"/>
                </w:rPr>
                <w:delText xml:space="preserve">Gmel. </w:delText>
              </w:r>
            </w:del>
          </w:p>
          <w:p w14:paraId="0F36D0D7" w14:textId="77777777" w:rsidR="00213933" w:rsidRDefault="00024F20">
            <w:pPr>
              <w:pStyle w:val="Table-"/>
              <w:rPr>
                <w:del w:id="243" w:author="Author"/>
              </w:rPr>
            </w:pPr>
            <w:del w:id="244" w:author="Author">
              <w:r>
                <w:rPr>
                  <w:sz w:val="18"/>
                </w:rPr>
                <w:delText>순채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4F67BF5" w14:textId="77777777" w:rsidR="00213933" w:rsidRDefault="00024F20">
            <w:pPr>
              <w:pStyle w:val="Table-"/>
              <w:rPr>
                <w:del w:id="245" w:author="Author"/>
              </w:rPr>
            </w:pPr>
            <w:del w:id="246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EFE3428" w14:textId="77777777" w:rsidR="00213933" w:rsidRDefault="00024F20">
            <w:pPr>
              <w:pStyle w:val="Table-"/>
              <w:rPr>
                <w:del w:id="247" w:author="Author"/>
              </w:rPr>
            </w:pPr>
            <w:del w:id="248" w:author="Author">
              <w:r>
                <w:rPr>
                  <w:sz w:val="18"/>
                </w:rPr>
                <w:delText>Samcheok-si (1)</w:delText>
              </w:r>
            </w:del>
          </w:p>
        </w:tc>
      </w:tr>
      <w:tr w:rsidR="00213933" w14:paraId="311C8C31" w14:textId="77777777" w:rsidTr="00527A9B">
        <w:trPr>
          <w:trHeight w:val="216"/>
          <w:del w:id="249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27D69E87" w14:textId="77777777" w:rsidR="00213933" w:rsidRDefault="00213933">
            <w:pPr>
              <w:pStyle w:val="a"/>
              <w:rPr>
                <w:del w:id="250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</w:tcPr>
          <w:p w14:paraId="6F8C5B2F" w14:textId="77777777" w:rsidR="00213933" w:rsidRDefault="00213933">
            <w:pPr>
              <w:pStyle w:val="a"/>
              <w:rPr>
                <w:del w:id="251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7693187A" w14:textId="77777777" w:rsidR="00213933" w:rsidRDefault="00024F20">
            <w:pPr>
              <w:pStyle w:val="Table-"/>
              <w:rPr>
                <w:del w:id="252" w:author="Author"/>
              </w:rPr>
            </w:pPr>
            <w:del w:id="253" w:author="Author">
              <w:r>
                <w:rPr>
                  <w:sz w:val="18"/>
                </w:rPr>
                <w:delText>Jeju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041EEAA6" w14:textId="77777777" w:rsidR="00213933" w:rsidRDefault="00024F20">
            <w:pPr>
              <w:pStyle w:val="Table-"/>
              <w:rPr>
                <w:del w:id="254" w:author="Author"/>
              </w:rPr>
            </w:pPr>
            <w:del w:id="255" w:author="Author">
              <w:r>
                <w:rPr>
                  <w:sz w:val="18"/>
                </w:rPr>
                <w:delText>Jeju-si (7)</w:delText>
              </w:r>
            </w:del>
          </w:p>
        </w:tc>
      </w:tr>
      <w:tr w:rsidR="00213933" w14:paraId="57D81501" w14:textId="77777777" w:rsidTr="00527A9B">
        <w:trPr>
          <w:trHeight w:val="216"/>
          <w:del w:id="256" w:author="Author"/>
        </w:trPr>
        <w:tc>
          <w:tcPr>
            <w:tcW w:w="1182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2F3AFBE2" w14:textId="77777777" w:rsidR="00213933" w:rsidRDefault="00024F20">
            <w:pPr>
              <w:pStyle w:val="Table-"/>
              <w:rPr>
                <w:del w:id="257" w:author="Author"/>
              </w:rPr>
            </w:pPr>
            <w:del w:id="258" w:author="Author">
              <w:r>
                <w:rPr>
                  <w:sz w:val="18"/>
                </w:rPr>
                <w:delText>Araliaceae</w:delText>
              </w:r>
            </w:del>
          </w:p>
        </w:tc>
        <w:tc>
          <w:tcPr>
            <w:tcW w:w="4474" w:type="dxa"/>
            <w:vMerge w:val="restart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4DDDCE7" w14:textId="77777777" w:rsidR="00213933" w:rsidRDefault="00024F20">
            <w:pPr>
              <w:pStyle w:val="Table-"/>
              <w:rPr>
                <w:del w:id="259" w:author="Author"/>
              </w:rPr>
            </w:pPr>
            <w:del w:id="260" w:author="Author">
              <w:r>
                <w:rPr>
                  <w:i/>
                  <w:sz w:val="18"/>
                </w:rPr>
                <w:delText>Eleutherococcus senticosus</w:delText>
              </w:r>
              <w:r>
                <w:rPr>
                  <w:sz w:val="18"/>
                </w:rPr>
                <w:delText xml:space="preserve"> (Rupr. &amp; Maxim.) Maxim. </w:delText>
              </w:r>
            </w:del>
          </w:p>
          <w:p w14:paraId="4E704E8D" w14:textId="77777777" w:rsidR="00213933" w:rsidRDefault="00024F20">
            <w:pPr>
              <w:pStyle w:val="Table-"/>
              <w:rPr>
                <w:del w:id="261" w:author="Author"/>
              </w:rPr>
            </w:pPr>
            <w:del w:id="262" w:author="Author">
              <w:r>
                <w:rPr>
                  <w:sz w:val="18"/>
                </w:rPr>
                <w:delText>가시오갈피</w:delText>
              </w:r>
            </w:del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45825FBF" w14:textId="77777777" w:rsidR="00213933" w:rsidRDefault="00024F20">
            <w:pPr>
              <w:pStyle w:val="Table-"/>
              <w:rPr>
                <w:del w:id="263" w:author="Author"/>
              </w:rPr>
            </w:pPr>
            <w:del w:id="264" w:author="Author">
              <w:r>
                <w:rPr>
                  <w:sz w:val="18"/>
                </w:rPr>
                <w:delText>Gangwon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none" w:sz="2" w:space="0" w:color="FFFFFF"/>
              <w:right w:val="none" w:sz="2" w:space="0" w:color="FFFFFF"/>
            </w:tcBorders>
            <w:vAlign w:val="center"/>
          </w:tcPr>
          <w:p w14:paraId="35A00B23" w14:textId="77777777" w:rsidR="00213933" w:rsidRDefault="00024F20">
            <w:pPr>
              <w:pStyle w:val="Table-"/>
              <w:rPr>
                <w:del w:id="265" w:author="Author"/>
              </w:rPr>
            </w:pPr>
            <w:del w:id="266" w:author="Author">
              <w:r>
                <w:rPr>
                  <w:sz w:val="18"/>
                </w:rPr>
                <w:delText>Taebaek-si (1)</w:delText>
              </w:r>
            </w:del>
          </w:p>
        </w:tc>
      </w:tr>
      <w:tr w:rsidR="00213933" w14:paraId="54A528A6" w14:textId="77777777" w:rsidTr="00527A9B">
        <w:trPr>
          <w:trHeight w:val="216"/>
          <w:del w:id="267" w:author="Author"/>
        </w:trPr>
        <w:tc>
          <w:tcPr>
            <w:tcW w:w="1182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17AAB8A8" w14:textId="77777777" w:rsidR="00213933" w:rsidRDefault="00213933">
            <w:pPr>
              <w:pStyle w:val="a"/>
              <w:rPr>
                <w:del w:id="268" w:author="Author"/>
              </w:rPr>
            </w:pPr>
          </w:p>
        </w:tc>
        <w:tc>
          <w:tcPr>
            <w:tcW w:w="4474" w:type="dxa"/>
            <w:vMerge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</w:tcPr>
          <w:p w14:paraId="0B7AD116" w14:textId="77777777" w:rsidR="00213933" w:rsidRDefault="00213933">
            <w:pPr>
              <w:pStyle w:val="a"/>
              <w:rPr>
                <w:del w:id="269" w:author="Author"/>
              </w:rPr>
            </w:pPr>
          </w:p>
        </w:tc>
        <w:tc>
          <w:tcPr>
            <w:tcW w:w="1040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01B3FA7C" w14:textId="77777777" w:rsidR="00213933" w:rsidRDefault="00024F20">
            <w:pPr>
              <w:pStyle w:val="Table-"/>
              <w:rPr>
                <w:del w:id="270" w:author="Author"/>
              </w:rPr>
            </w:pPr>
            <w:del w:id="271" w:author="Author">
              <w:r>
                <w:rPr>
                  <w:spacing w:val="-4"/>
                  <w:sz w:val="18"/>
                </w:rPr>
                <w:delText>Gyeongnam</w:delText>
              </w:r>
            </w:del>
          </w:p>
        </w:tc>
        <w:tc>
          <w:tcPr>
            <w:tcW w:w="1654" w:type="dxa"/>
            <w:tcBorders>
              <w:top w:val="none" w:sz="2" w:space="0" w:color="FFFFFF"/>
              <w:left w:val="none" w:sz="2" w:space="0" w:color="FFFFFF"/>
              <w:bottom w:val="single" w:sz="2" w:space="0" w:color="000000"/>
              <w:right w:val="none" w:sz="2" w:space="0" w:color="FFFFFF"/>
            </w:tcBorders>
            <w:vAlign w:val="center"/>
          </w:tcPr>
          <w:p w14:paraId="709D1114" w14:textId="77777777" w:rsidR="00213933" w:rsidRDefault="00024F20">
            <w:pPr>
              <w:pStyle w:val="Table-"/>
              <w:rPr>
                <w:del w:id="272" w:author="Author"/>
              </w:rPr>
            </w:pPr>
            <w:del w:id="273" w:author="Author">
              <w:r>
                <w:rPr>
                  <w:sz w:val="18"/>
                </w:rPr>
                <w:delText>Goseong-gun (1)</w:delText>
              </w:r>
            </w:del>
          </w:p>
        </w:tc>
      </w:tr>
    </w:tbl>
    <w:p w14:paraId="72E2D269" w14:textId="77777777" w:rsidR="00BC32DD" w:rsidRPr="001A2552" w:rsidRDefault="00BC32DD" w:rsidP="00BC32DD">
      <w:pPr>
        <w:rPr>
          <w:ins w:id="274" w:author="Author"/>
          <w:sz w:val="16"/>
          <w:szCs w:val="16"/>
        </w:rPr>
      </w:pPr>
    </w:p>
    <w:p w14:paraId="02AF0035" w14:textId="77777777" w:rsidR="00BC32DD" w:rsidRPr="001A2552" w:rsidRDefault="00BC32DD" w:rsidP="00BC32DD">
      <w:pPr>
        <w:rPr>
          <w:ins w:id="275" w:author="Author"/>
          <w:sz w:val="16"/>
          <w:szCs w:val="16"/>
        </w:rPr>
      </w:pPr>
    </w:p>
    <w:p w14:paraId="0EA7A0B0" w14:textId="77777777" w:rsidR="00BC32DD" w:rsidRPr="001A2552" w:rsidRDefault="00BC32DD" w:rsidP="00BC32DD">
      <w:pPr>
        <w:rPr>
          <w:ins w:id="276" w:author="Author"/>
          <w:sz w:val="16"/>
          <w:szCs w:val="16"/>
        </w:rPr>
      </w:pPr>
    </w:p>
    <w:p w14:paraId="539045ED" w14:textId="77777777" w:rsidR="00213933" w:rsidRPr="0005546D" w:rsidRDefault="00213933" w:rsidP="0005546D">
      <w:pPr>
        <w:rPr>
          <w:rPrChange w:id="277" w:author="Author">
            <w:rPr>
              <w:lang w:val="en-US"/>
            </w:rPr>
          </w:rPrChange>
        </w:rPr>
        <w:pPrChange w:id="278" w:author="Author">
          <w:pPr>
            <w:pStyle w:val="a"/>
          </w:pPr>
        </w:pPrChange>
      </w:pPr>
    </w:p>
    <w:p w14:paraId="3F81E151" w14:textId="3F1AE2B0" w:rsidR="00213933" w:rsidRDefault="00213933" w:rsidP="00016344"/>
    <w:sectPr w:rsidR="00213933" w:rsidSect="0005546D">
      <w:headerReference w:type="default" r:id="rId8"/>
      <w:footerReference w:type="default" r:id="rId9"/>
      <w:endnotePr>
        <w:numFmt w:val="lowerRoman"/>
      </w:endnotePr>
      <w:type w:val="nextPage"/>
      <w:pgSz w:w="11906" w:h="16838"/>
      <w:pgMar w:top="1417" w:right="1417" w:bottom="1417" w:left="1417" w:header="708" w:footer="708" w:gutter="0"/>
      <w:cols w:space="708"/>
      <w:docGrid w:linePitch="360"/>
      <w:sectPrChange w:id="281" w:author="Author">
        <w:sectPr w:rsidR="00213933" w:rsidSect="0005546D">
          <w:endnotePr>
            <w:numFmt w:val="decimal"/>
          </w:endnotePr>
          <w:type w:val="continuous"/>
          <w:pgMar w:top="1984" w:right="1701" w:bottom="1701" w:left="1701" w:header="1134" w:footer="850" w:gutter="0"/>
          <w:cols w:space="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702A1FC" w14:textId="77777777" w:rsidR="00A035D6" w:rsidRDefault="00A035D6" w:rsidP="0039303E">
      <w:r>
        <w:separator/>
      </w:r>
    </w:p>
  </w:endnote>
  <w:endnote w:type="continuationSeparator" w:id="0">
    <w:p w14:paraId="3DCEBB43" w14:textId="77777777" w:rsidR="00A035D6" w:rsidRDefault="00A035D6" w:rsidP="003930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함초롬바탕">
    <w:altName w:val="Batang"/>
    <w:panose1 w:val="020B0604020202020204"/>
    <w:charset w:val="81"/>
    <w:family w:val="roman"/>
    <w:pitch w:val="variable"/>
    <w:sig w:usb0="F7002EFF" w:usb1="19DFFFFF" w:usb2="001BFDD7" w:usb3="00000000" w:csb0="001F01FF" w:csb1="00000000"/>
  </w:font>
  <w:font w:name="함초롬돋움">
    <w:altName w:val="Batang"/>
    <w:panose1 w:val="020B0604020202020204"/>
    <w:charset w:val="81"/>
    <w:family w:val="modern"/>
    <w:pitch w:val="variable"/>
    <w:sig w:usb0="F7002EFF" w:usb1="19DFFFFF" w:usb2="001BFDD7" w:usb3="00000000" w:csb0="001F01FF" w:csb1="00000000"/>
  </w:font>
  <w:font w:name="휴먼명조">
    <w:altName w:val="Yu Gothic"/>
    <w:panose1 w:val="020B0604020202020204"/>
    <w:charset w:val="81"/>
    <w:family w:val="auto"/>
    <w:pitch w:val="variable"/>
    <w:sig w:usb0="800002A7" w:usb1="19D77CFB" w:usb2="00000010" w:usb3="00000000" w:csb0="00080000" w:csb1="00000000"/>
  </w:font>
  <w:font w:name="한양신명조">
    <w:altName w:val="바탕"/>
    <w:panose1 w:val="020B0604020202020204"/>
    <w:charset w:val="81"/>
    <w:family w:val="roman"/>
    <w:notTrueType/>
    <w:pitch w:val="default"/>
    <w:sig w:usb0="00000001" w:usb1="09060000" w:usb2="00000010" w:usb3="00000000" w:csb0="00080000" w:csb1="00000000"/>
  </w:font>
  <w:font w:name="-윤고딕130">
    <w:altName w:val="바탕"/>
    <w:panose1 w:val="020B0604020202020204"/>
    <w:charset w:val="81"/>
    <w:family w:val="roman"/>
    <w:notTrueType/>
    <w:pitch w:val="default"/>
  </w:font>
  <w:font w:name="한양중고딕">
    <w:altName w:val="Malgun Gothic"/>
    <w:panose1 w:val="020B0604020202020204"/>
    <w:charset w:val="81"/>
    <w:family w:val="roman"/>
    <w:notTrueType/>
    <w:pitch w:val="default"/>
  </w:font>
  <w:font w:name="-윤명조120">
    <w:altName w:val="Batang"/>
    <w:panose1 w:val="020B0604020202020204"/>
    <w:charset w:val="81"/>
    <w:family w:val="roman"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OpenSans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34C2061" w14:textId="77777777" w:rsidR="0005546D" w:rsidRDefault="0005546D" w:rsidP="0005546D">
    <w:pPr>
      <w:pStyle w:val="a1"/>
      <w:pPrChange w:id="280" w:author="Author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C6C8BEC" w14:textId="77777777" w:rsidR="00A035D6" w:rsidRDefault="00A035D6" w:rsidP="0039303E">
      <w:r>
        <w:separator/>
      </w:r>
    </w:p>
  </w:footnote>
  <w:footnote w:type="continuationSeparator" w:id="0">
    <w:p w14:paraId="39DD3747" w14:textId="77777777" w:rsidR="00A035D6" w:rsidRDefault="00A035D6" w:rsidP="0039303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7A832C8" w14:textId="77777777" w:rsidR="0005546D" w:rsidRDefault="0005546D" w:rsidP="0005546D">
    <w:pPr>
      <w:pStyle w:val="7"/>
      <w:pPrChange w:id="279" w:author="Author">
        <w:pPr>
          <w:pStyle w:val="Header"/>
        </w:pPr>
      </w:pPrChange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B5700BD"/>
    <w:multiLevelType w:val="multilevel"/>
    <w:tmpl w:val="10608102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9652686"/>
    <w:multiLevelType w:val="multilevel"/>
    <w:tmpl w:val="4B5EC66C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F3B7769"/>
    <w:multiLevelType w:val="multilevel"/>
    <w:tmpl w:val="737E1D5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127D2B"/>
    <w:multiLevelType w:val="hybridMultilevel"/>
    <w:tmpl w:val="D862AC8E"/>
    <w:lvl w:ilvl="0" w:tplc="D4DEC24E">
      <w:start w:val="3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DAA4584"/>
    <w:multiLevelType w:val="multilevel"/>
    <w:tmpl w:val="4DF0583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6CC20A0"/>
    <w:multiLevelType w:val="multilevel"/>
    <w:tmpl w:val="B00A204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9" w15:restartNumberingAfterBreak="0">
    <w:nsid w:val="5C0F006C"/>
    <w:multiLevelType w:val="multilevel"/>
    <w:tmpl w:val="B8B6A9D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23731E"/>
    <w:multiLevelType w:val="multilevel"/>
    <w:tmpl w:val="325A274A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82893772">
    <w:abstractNumId w:val="12"/>
  </w:num>
  <w:num w:numId="2" w16cid:durableId="1549879754">
    <w:abstractNumId w:val="6"/>
  </w:num>
  <w:num w:numId="3" w16cid:durableId="1422145364">
    <w:abstractNumId w:val="1"/>
  </w:num>
  <w:num w:numId="4" w16cid:durableId="2043364959">
    <w:abstractNumId w:val="9"/>
  </w:num>
  <w:num w:numId="5" w16cid:durableId="744760805">
    <w:abstractNumId w:val="4"/>
  </w:num>
  <w:num w:numId="6" w16cid:durableId="637422763">
    <w:abstractNumId w:val="3"/>
  </w:num>
  <w:num w:numId="7" w16cid:durableId="1039671783">
    <w:abstractNumId w:val="7"/>
  </w:num>
  <w:num w:numId="8" w16cid:durableId="193810697">
    <w:abstractNumId w:val="5"/>
  </w:num>
  <w:num w:numId="9" w16cid:durableId="830948769">
    <w:abstractNumId w:val="0"/>
  </w:num>
  <w:num w:numId="10" w16cid:durableId="800074246">
    <w:abstractNumId w:val="2"/>
  </w:num>
  <w:num w:numId="11" w16cid:durableId="1381520375">
    <w:abstractNumId w:val="13"/>
  </w:num>
  <w:num w:numId="12" w16cid:durableId="1048140107">
    <w:abstractNumId w:val="10"/>
  </w:num>
  <w:num w:numId="13" w16cid:durableId="1530028201">
    <w:abstractNumId w:val="11"/>
  </w:num>
  <w:num w:numId="14" w16cid:durableId="476073403">
    <w:abstractNumId w:val="8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removePersonalInformation/>
  <w:removeDateAndTime/>
  <w:bordersDoNotSurroundHeader/>
  <w:bordersDoNotSurroundFooter/>
  <w:hideSpellingErrors/>
  <w:hideGrammaticalErrors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933"/>
    <w:rsid w:val="00012EBA"/>
    <w:rsid w:val="00014E6E"/>
    <w:rsid w:val="000153BA"/>
    <w:rsid w:val="00016344"/>
    <w:rsid w:val="00017274"/>
    <w:rsid w:val="000173E9"/>
    <w:rsid w:val="00024F20"/>
    <w:rsid w:val="0004098E"/>
    <w:rsid w:val="000432A1"/>
    <w:rsid w:val="00043548"/>
    <w:rsid w:val="00043991"/>
    <w:rsid w:val="000470EC"/>
    <w:rsid w:val="000504CB"/>
    <w:rsid w:val="0005546D"/>
    <w:rsid w:val="000667AC"/>
    <w:rsid w:val="000727DC"/>
    <w:rsid w:val="00076172"/>
    <w:rsid w:val="00086DE0"/>
    <w:rsid w:val="00092CDF"/>
    <w:rsid w:val="000A48ED"/>
    <w:rsid w:val="000A55A4"/>
    <w:rsid w:val="000C545A"/>
    <w:rsid w:val="000C5660"/>
    <w:rsid w:val="000C69BB"/>
    <w:rsid w:val="000F2F1E"/>
    <w:rsid w:val="000F676B"/>
    <w:rsid w:val="00105B8C"/>
    <w:rsid w:val="00112173"/>
    <w:rsid w:val="00125CCB"/>
    <w:rsid w:val="0013300C"/>
    <w:rsid w:val="0013659F"/>
    <w:rsid w:val="00141FEF"/>
    <w:rsid w:val="0014399D"/>
    <w:rsid w:val="00145651"/>
    <w:rsid w:val="001532A7"/>
    <w:rsid w:val="00154027"/>
    <w:rsid w:val="001674EB"/>
    <w:rsid w:val="00170E6D"/>
    <w:rsid w:val="00192608"/>
    <w:rsid w:val="00192B67"/>
    <w:rsid w:val="001A0E60"/>
    <w:rsid w:val="001A2345"/>
    <w:rsid w:val="001B30A0"/>
    <w:rsid w:val="001C186D"/>
    <w:rsid w:val="001C201F"/>
    <w:rsid w:val="001C6EC9"/>
    <w:rsid w:val="001C7798"/>
    <w:rsid w:val="001D2493"/>
    <w:rsid w:val="001D2A02"/>
    <w:rsid w:val="001D5830"/>
    <w:rsid w:val="001D5EAC"/>
    <w:rsid w:val="001E55AC"/>
    <w:rsid w:val="001F0AEE"/>
    <w:rsid w:val="001F0EC9"/>
    <w:rsid w:val="002022FE"/>
    <w:rsid w:val="002035EF"/>
    <w:rsid w:val="002036DC"/>
    <w:rsid w:val="002124F0"/>
    <w:rsid w:val="00213933"/>
    <w:rsid w:val="0021517C"/>
    <w:rsid w:val="00223219"/>
    <w:rsid w:val="00224BC7"/>
    <w:rsid w:val="002263EB"/>
    <w:rsid w:val="00237A02"/>
    <w:rsid w:val="00246A23"/>
    <w:rsid w:val="002547C6"/>
    <w:rsid w:val="00273760"/>
    <w:rsid w:val="00275178"/>
    <w:rsid w:val="00280473"/>
    <w:rsid w:val="00281599"/>
    <w:rsid w:val="00292906"/>
    <w:rsid w:val="002931FA"/>
    <w:rsid w:val="00296422"/>
    <w:rsid w:val="00297BC0"/>
    <w:rsid w:val="002A0C54"/>
    <w:rsid w:val="002B526A"/>
    <w:rsid w:val="002B5DC1"/>
    <w:rsid w:val="002B6AE4"/>
    <w:rsid w:val="002D010E"/>
    <w:rsid w:val="002D3222"/>
    <w:rsid w:val="002D577D"/>
    <w:rsid w:val="002E5C4E"/>
    <w:rsid w:val="002F4788"/>
    <w:rsid w:val="002F4BB7"/>
    <w:rsid w:val="00300082"/>
    <w:rsid w:val="00304647"/>
    <w:rsid w:val="003072D9"/>
    <w:rsid w:val="00310A1B"/>
    <w:rsid w:val="0031595B"/>
    <w:rsid w:val="00332E43"/>
    <w:rsid w:val="003335C4"/>
    <w:rsid w:val="00334276"/>
    <w:rsid w:val="003432BA"/>
    <w:rsid w:val="003472F1"/>
    <w:rsid w:val="00351C14"/>
    <w:rsid w:val="0035730C"/>
    <w:rsid w:val="00357CA8"/>
    <w:rsid w:val="00360C8B"/>
    <w:rsid w:val="00363001"/>
    <w:rsid w:val="00376A4F"/>
    <w:rsid w:val="00377143"/>
    <w:rsid w:val="0038060D"/>
    <w:rsid w:val="00383728"/>
    <w:rsid w:val="00385C00"/>
    <w:rsid w:val="00385E59"/>
    <w:rsid w:val="0039303E"/>
    <w:rsid w:val="00395600"/>
    <w:rsid w:val="003B3645"/>
    <w:rsid w:val="003B5854"/>
    <w:rsid w:val="003C2725"/>
    <w:rsid w:val="003E3FE5"/>
    <w:rsid w:val="003E41D1"/>
    <w:rsid w:val="003E5145"/>
    <w:rsid w:val="003E5435"/>
    <w:rsid w:val="003E6EE7"/>
    <w:rsid w:val="003E7445"/>
    <w:rsid w:val="003F1D4E"/>
    <w:rsid w:val="003F2156"/>
    <w:rsid w:val="003F607B"/>
    <w:rsid w:val="004008D1"/>
    <w:rsid w:val="0040119A"/>
    <w:rsid w:val="004051C8"/>
    <w:rsid w:val="00411019"/>
    <w:rsid w:val="00412B6B"/>
    <w:rsid w:val="004307E6"/>
    <w:rsid w:val="004342FC"/>
    <w:rsid w:val="00446208"/>
    <w:rsid w:val="0045598F"/>
    <w:rsid w:val="004569A5"/>
    <w:rsid w:val="00461C3E"/>
    <w:rsid w:val="00470751"/>
    <w:rsid w:val="0047169D"/>
    <w:rsid w:val="00473A97"/>
    <w:rsid w:val="00487C2D"/>
    <w:rsid w:val="004901C1"/>
    <w:rsid w:val="0049522B"/>
    <w:rsid w:val="004A3D7D"/>
    <w:rsid w:val="004C0C6E"/>
    <w:rsid w:val="004C19FF"/>
    <w:rsid w:val="004C286E"/>
    <w:rsid w:val="004C3360"/>
    <w:rsid w:val="004C5B3F"/>
    <w:rsid w:val="004C610C"/>
    <w:rsid w:val="004D3B81"/>
    <w:rsid w:val="004D633C"/>
    <w:rsid w:val="004E0DFA"/>
    <w:rsid w:val="004E20AC"/>
    <w:rsid w:val="004E3629"/>
    <w:rsid w:val="004E4432"/>
    <w:rsid w:val="004E68BF"/>
    <w:rsid w:val="004F04E7"/>
    <w:rsid w:val="004F0F56"/>
    <w:rsid w:val="00516279"/>
    <w:rsid w:val="00521403"/>
    <w:rsid w:val="00522CC9"/>
    <w:rsid w:val="00527A9B"/>
    <w:rsid w:val="00533AC1"/>
    <w:rsid w:val="00534989"/>
    <w:rsid w:val="005354B6"/>
    <w:rsid w:val="0053577E"/>
    <w:rsid w:val="005367EB"/>
    <w:rsid w:val="00543F40"/>
    <w:rsid w:val="00545906"/>
    <w:rsid w:val="00561158"/>
    <w:rsid w:val="00564908"/>
    <w:rsid w:val="00564F9F"/>
    <w:rsid w:val="005773D1"/>
    <w:rsid w:val="00580E8B"/>
    <w:rsid w:val="0058214B"/>
    <w:rsid w:val="005838B4"/>
    <w:rsid w:val="005909DD"/>
    <w:rsid w:val="005928E8"/>
    <w:rsid w:val="00596C1C"/>
    <w:rsid w:val="005A50E4"/>
    <w:rsid w:val="005A6C09"/>
    <w:rsid w:val="005B35F2"/>
    <w:rsid w:val="005B4933"/>
    <w:rsid w:val="005B5E8E"/>
    <w:rsid w:val="005B6518"/>
    <w:rsid w:val="005C042B"/>
    <w:rsid w:val="005C6205"/>
    <w:rsid w:val="005D5600"/>
    <w:rsid w:val="005D6030"/>
    <w:rsid w:val="005E3559"/>
    <w:rsid w:val="005E6702"/>
    <w:rsid w:val="005E7DAA"/>
    <w:rsid w:val="005F2093"/>
    <w:rsid w:val="005F246F"/>
    <w:rsid w:val="005F263F"/>
    <w:rsid w:val="005F7685"/>
    <w:rsid w:val="005F76AA"/>
    <w:rsid w:val="00602494"/>
    <w:rsid w:val="006025B4"/>
    <w:rsid w:val="00604213"/>
    <w:rsid w:val="00605B1F"/>
    <w:rsid w:val="00610733"/>
    <w:rsid w:val="006121E5"/>
    <w:rsid w:val="00615CB3"/>
    <w:rsid w:val="006209FA"/>
    <w:rsid w:val="0062141D"/>
    <w:rsid w:val="0062205F"/>
    <w:rsid w:val="006270A5"/>
    <w:rsid w:val="00633C30"/>
    <w:rsid w:val="006369E9"/>
    <w:rsid w:val="00637DF1"/>
    <w:rsid w:val="00640DCF"/>
    <w:rsid w:val="00642E07"/>
    <w:rsid w:val="006514E9"/>
    <w:rsid w:val="0065738C"/>
    <w:rsid w:val="0065775A"/>
    <w:rsid w:val="00660063"/>
    <w:rsid w:val="0066630B"/>
    <w:rsid w:val="00667BF6"/>
    <w:rsid w:val="006706DE"/>
    <w:rsid w:val="00671C05"/>
    <w:rsid w:val="006770A9"/>
    <w:rsid w:val="006778AD"/>
    <w:rsid w:val="0068201B"/>
    <w:rsid w:val="006838DF"/>
    <w:rsid w:val="0068601B"/>
    <w:rsid w:val="00692F71"/>
    <w:rsid w:val="00693122"/>
    <w:rsid w:val="0069464C"/>
    <w:rsid w:val="006B0BA1"/>
    <w:rsid w:val="006B6BD3"/>
    <w:rsid w:val="006C3F32"/>
    <w:rsid w:val="006C6AE6"/>
    <w:rsid w:val="006C7F2D"/>
    <w:rsid w:val="006D5FC9"/>
    <w:rsid w:val="006D690D"/>
    <w:rsid w:val="006F0E34"/>
    <w:rsid w:val="006F41C7"/>
    <w:rsid w:val="00701EC3"/>
    <w:rsid w:val="00705066"/>
    <w:rsid w:val="00710300"/>
    <w:rsid w:val="00721373"/>
    <w:rsid w:val="007228A0"/>
    <w:rsid w:val="00726D08"/>
    <w:rsid w:val="00731743"/>
    <w:rsid w:val="00733459"/>
    <w:rsid w:val="00736D95"/>
    <w:rsid w:val="0073770B"/>
    <w:rsid w:val="00740732"/>
    <w:rsid w:val="00740F37"/>
    <w:rsid w:val="00742B0B"/>
    <w:rsid w:val="007513A3"/>
    <w:rsid w:val="00756774"/>
    <w:rsid w:val="007629FC"/>
    <w:rsid w:val="00766B10"/>
    <w:rsid w:val="00774311"/>
    <w:rsid w:val="007744FE"/>
    <w:rsid w:val="00774BBE"/>
    <w:rsid w:val="00793337"/>
    <w:rsid w:val="00794A75"/>
    <w:rsid w:val="007A07D4"/>
    <w:rsid w:val="007A14AF"/>
    <w:rsid w:val="007A57EE"/>
    <w:rsid w:val="007B1341"/>
    <w:rsid w:val="007B275B"/>
    <w:rsid w:val="007C3C13"/>
    <w:rsid w:val="007C467D"/>
    <w:rsid w:val="007C4D0E"/>
    <w:rsid w:val="007D2E06"/>
    <w:rsid w:val="007D535E"/>
    <w:rsid w:val="007D5901"/>
    <w:rsid w:val="007D75A9"/>
    <w:rsid w:val="007E15DC"/>
    <w:rsid w:val="007E1C8F"/>
    <w:rsid w:val="007F2057"/>
    <w:rsid w:val="007F5673"/>
    <w:rsid w:val="008076D3"/>
    <w:rsid w:val="008168CC"/>
    <w:rsid w:val="00816A09"/>
    <w:rsid w:val="0081700F"/>
    <w:rsid w:val="008312D5"/>
    <w:rsid w:val="00832AAB"/>
    <w:rsid w:val="00832BE3"/>
    <w:rsid w:val="00841684"/>
    <w:rsid w:val="008424B8"/>
    <w:rsid w:val="00845B51"/>
    <w:rsid w:val="00851DD0"/>
    <w:rsid w:val="0085460A"/>
    <w:rsid w:val="00863F4D"/>
    <w:rsid w:val="00871E21"/>
    <w:rsid w:val="008737D6"/>
    <w:rsid w:val="00875E83"/>
    <w:rsid w:val="00875FD0"/>
    <w:rsid w:val="00876EB5"/>
    <w:rsid w:val="0088244A"/>
    <w:rsid w:val="0088368E"/>
    <w:rsid w:val="008846DC"/>
    <w:rsid w:val="008869BF"/>
    <w:rsid w:val="00887FAF"/>
    <w:rsid w:val="0089374D"/>
    <w:rsid w:val="00893BC0"/>
    <w:rsid w:val="008A6F92"/>
    <w:rsid w:val="008A7135"/>
    <w:rsid w:val="008A745C"/>
    <w:rsid w:val="008B3300"/>
    <w:rsid w:val="008B359B"/>
    <w:rsid w:val="008C245F"/>
    <w:rsid w:val="008C29A7"/>
    <w:rsid w:val="008C398E"/>
    <w:rsid w:val="008D4E48"/>
    <w:rsid w:val="008D6E05"/>
    <w:rsid w:val="008E5190"/>
    <w:rsid w:val="008F0A17"/>
    <w:rsid w:val="008F27BB"/>
    <w:rsid w:val="008F4D88"/>
    <w:rsid w:val="008F675A"/>
    <w:rsid w:val="00901AB2"/>
    <w:rsid w:val="00902CA6"/>
    <w:rsid w:val="00905D81"/>
    <w:rsid w:val="0090690A"/>
    <w:rsid w:val="0091217E"/>
    <w:rsid w:val="00914012"/>
    <w:rsid w:val="00915DA8"/>
    <w:rsid w:val="0092147B"/>
    <w:rsid w:val="00921D2C"/>
    <w:rsid w:val="00926F18"/>
    <w:rsid w:val="00932D53"/>
    <w:rsid w:val="00936496"/>
    <w:rsid w:val="00936911"/>
    <w:rsid w:val="00945315"/>
    <w:rsid w:val="00946906"/>
    <w:rsid w:val="00951282"/>
    <w:rsid w:val="00954784"/>
    <w:rsid w:val="00955BEC"/>
    <w:rsid w:val="009577CE"/>
    <w:rsid w:val="009577F9"/>
    <w:rsid w:val="00960533"/>
    <w:rsid w:val="00961CF4"/>
    <w:rsid w:val="00966306"/>
    <w:rsid w:val="00966AA0"/>
    <w:rsid w:val="009766EA"/>
    <w:rsid w:val="00982692"/>
    <w:rsid w:val="00983234"/>
    <w:rsid w:val="00983C41"/>
    <w:rsid w:val="009859CF"/>
    <w:rsid w:val="009860F0"/>
    <w:rsid w:val="00992656"/>
    <w:rsid w:val="00992A79"/>
    <w:rsid w:val="009A16B8"/>
    <w:rsid w:val="009A4734"/>
    <w:rsid w:val="009A57A3"/>
    <w:rsid w:val="009A6458"/>
    <w:rsid w:val="009A6EFB"/>
    <w:rsid w:val="009C4232"/>
    <w:rsid w:val="009C577F"/>
    <w:rsid w:val="009C7523"/>
    <w:rsid w:val="009D5F97"/>
    <w:rsid w:val="009E1B17"/>
    <w:rsid w:val="009E1EF6"/>
    <w:rsid w:val="009E3EEB"/>
    <w:rsid w:val="009E7CC6"/>
    <w:rsid w:val="009F5579"/>
    <w:rsid w:val="009F6E0D"/>
    <w:rsid w:val="009F7627"/>
    <w:rsid w:val="009F7C10"/>
    <w:rsid w:val="00A035D6"/>
    <w:rsid w:val="00A04AE3"/>
    <w:rsid w:val="00A12310"/>
    <w:rsid w:val="00A138B5"/>
    <w:rsid w:val="00A17EE9"/>
    <w:rsid w:val="00A202ED"/>
    <w:rsid w:val="00A20B77"/>
    <w:rsid w:val="00A2301D"/>
    <w:rsid w:val="00A26350"/>
    <w:rsid w:val="00A2732F"/>
    <w:rsid w:val="00A30303"/>
    <w:rsid w:val="00A344F5"/>
    <w:rsid w:val="00A3508B"/>
    <w:rsid w:val="00A43621"/>
    <w:rsid w:val="00A44827"/>
    <w:rsid w:val="00A45C7A"/>
    <w:rsid w:val="00A574F7"/>
    <w:rsid w:val="00A632E7"/>
    <w:rsid w:val="00A65976"/>
    <w:rsid w:val="00A7012B"/>
    <w:rsid w:val="00A77345"/>
    <w:rsid w:val="00A77CFB"/>
    <w:rsid w:val="00A9043E"/>
    <w:rsid w:val="00A96758"/>
    <w:rsid w:val="00A96EC0"/>
    <w:rsid w:val="00AA4C5D"/>
    <w:rsid w:val="00AB3A95"/>
    <w:rsid w:val="00AB5A0F"/>
    <w:rsid w:val="00AC0652"/>
    <w:rsid w:val="00AC2775"/>
    <w:rsid w:val="00AC60FE"/>
    <w:rsid w:val="00AC6C06"/>
    <w:rsid w:val="00AD0BBA"/>
    <w:rsid w:val="00AD27B5"/>
    <w:rsid w:val="00AD2B23"/>
    <w:rsid w:val="00AD485C"/>
    <w:rsid w:val="00AE0E51"/>
    <w:rsid w:val="00B00DF3"/>
    <w:rsid w:val="00B01E38"/>
    <w:rsid w:val="00B07040"/>
    <w:rsid w:val="00B1303A"/>
    <w:rsid w:val="00B205BB"/>
    <w:rsid w:val="00B31064"/>
    <w:rsid w:val="00B32D48"/>
    <w:rsid w:val="00B41F2C"/>
    <w:rsid w:val="00B47720"/>
    <w:rsid w:val="00B55502"/>
    <w:rsid w:val="00B65CC2"/>
    <w:rsid w:val="00B72DF9"/>
    <w:rsid w:val="00B81295"/>
    <w:rsid w:val="00B84BA3"/>
    <w:rsid w:val="00B85875"/>
    <w:rsid w:val="00B85E8B"/>
    <w:rsid w:val="00B90493"/>
    <w:rsid w:val="00B954B6"/>
    <w:rsid w:val="00B967EE"/>
    <w:rsid w:val="00BA0CFD"/>
    <w:rsid w:val="00BA4215"/>
    <w:rsid w:val="00BB2F86"/>
    <w:rsid w:val="00BB3AD7"/>
    <w:rsid w:val="00BB5001"/>
    <w:rsid w:val="00BC32DD"/>
    <w:rsid w:val="00BD4852"/>
    <w:rsid w:val="00BD65E8"/>
    <w:rsid w:val="00BE1CE0"/>
    <w:rsid w:val="00BE1ED8"/>
    <w:rsid w:val="00BE2B76"/>
    <w:rsid w:val="00BF42CA"/>
    <w:rsid w:val="00BF7528"/>
    <w:rsid w:val="00BF7658"/>
    <w:rsid w:val="00C049D0"/>
    <w:rsid w:val="00C07533"/>
    <w:rsid w:val="00C10137"/>
    <w:rsid w:val="00C1477C"/>
    <w:rsid w:val="00C22F01"/>
    <w:rsid w:val="00C23556"/>
    <w:rsid w:val="00C373E9"/>
    <w:rsid w:val="00C402A7"/>
    <w:rsid w:val="00C52856"/>
    <w:rsid w:val="00C61AFE"/>
    <w:rsid w:val="00C63270"/>
    <w:rsid w:val="00C679DE"/>
    <w:rsid w:val="00C80CFC"/>
    <w:rsid w:val="00C82CD0"/>
    <w:rsid w:val="00C8458C"/>
    <w:rsid w:val="00C85E27"/>
    <w:rsid w:val="00C93BE9"/>
    <w:rsid w:val="00CA1C91"/>
    <w:rsid w:val="00CA1F98"/>
    <w:rsid w:val="00CA4A53"/>
    <w:rsid w:val="00CB0BD9"/>
    <w:rsid w:val="00CB3E1F"/>
    <w:rsid w:val="00CB533B"/>
    <w:rsid w:val="00CC0B85"/>
    <w:rsid w:val="00CC2247"/>
    <w:rsid w:val="00CC4A0F"/>
    <w:rsid w:val="00CD038D"/>
    <w:rsid w:val="00CD116A"/>
    <w:rsid w:val="00CE4461"/>
    <w:rsid w:val="00CE49FF"/>
    <w:rsid w:val="00CF04CD"/>
    <w:rsid w:val="00CF1FC1"/>
    <w:rsid w:val="00CF4759"/>
    <w:rsid w:val="00CF6AA8"/>
    <w:rsid w:val="00D17D1A"/>
    <w:rsid w:val="00D2324E"/>
    <w:rsid w:val="00D25850"/>
    <w:rsid w:val="00D31546"/>
    <w:rsid w:val="00D334A3"/>
    <w:rsid w:val="00D33FCD"/>
    <w:rsid w:val="00D35F43"/>
    <w:rsid w:val="00D415B2"/>
    <w:rsid w:val="00D4495D"/>
    <w:rsid w:val="00D5151E"/>
    <w:rsid w:val="00D55CCB"/>
    <w:rsid w:val="00D6103C"/>
    <w:rsid w:val="00D63BE7"/>
    <w:rsid w:val="00D7185F"/>
    <w:rsid w:val="00D71B29"/>
    <w:rsid w:val="00D71E75"/>
    <w:rsid w:val="00D726AD"/>
    <w:rsid w:val="00D85922"/>
    <w:rsid w:val="00D91F8A"/>
    <w:rsid w:val="00D9240E"/>
    <w:rsid w:val="00D95B9A"/>
    <w:rsid w:val="00DA21CC"/>
    <w:rsid w:val="00DB6467"/>
    <w:rsid w:val="00DC0A0F"/>
    <w:rsid w:val="00DC4905"/>
    <w:rsid w:val="00DC7884"/>
    <w:rsid w:val="00DD1879"/>
    <w:rsid w:val="00DD1AA9"/>
    <w:rsid w:val="00DD30E6"/>
    <w:rsid w:val="00DD3EC4"/>
    <w:rsid w:val="00DD5402"/>
    <w:rsid w:val="00DD5749"/>
    <w:rsid w:val="00DD6CE7"/>
    <w:rsid w:val="00DE3729"/>
    <w:rsid w:val="00DF2655"/>
    <w:rsid w:val="00DF3079"/>
    <w:rsid w:val="00DF5836"/>
    <w:rsid w:val="00E0433E"/>
    <w:rsid w:val="00E0604B"/>
    <w:rsid w:val="00E111AC"/>
    <w:rsid w:val="00E14165"/>
    <w:rsid w:val="00E145C5"/>
    <w:rsid w:val="00E20E75"/>
    <w:rsid w:val="00E24598"/>
    <w:rsid w:val="00E31A35"/>
    <w:rsid w:val="00E323F8"/>
    <w:rsid w:val="00E362FF"/>
    <w:rsid w:val="00E37957"/>
    <w:rsid w:val="00E4073A"/>
    <w:rsid w:val="00E40D59"/>
    <w:rsid w:val="00E43826"/>
    <w:rsid w:val="00E44D8C"/>
    <w:rsid w:val="00E46378"/>
    <w:rsid w:val="00E51BBF"/>
    <w:rsid w:val="00E5377C"/>
    <w:rsid w:val="00E60516"/>
    <w:rsid w:val="00E61968"/>
    <w:rsid w:val="00E61F60"/>
    <w:rsid w:val="00E71543"/>
    <w:rsid w:val="00E7181F"/>
    <w:rsid w:val="00E750D6"/>
    <w:rsid w:val="00E75141"/>
    <w:rsid w:val="00E76EBF"/>
    <w:rsid w:val="00E8035A"/>
    <w:rsid w:val="00E82F8D"/>
    <w:rsid w:val="00E83F67"/>
    <w:rsid w:val="00E87AF9"/>
    <w:rsid w:val="00E92940"/>
    <w:rsid w:val="00E93A1E"/>
    <w:rsid w:val="00EA6721"/>
    <w:rsid w:val="00EB6710"/>
    <w:rsid w:val="00EC1BA1"/>
    <w:rsid w:val="00EC7069"/>
    <w:rsid w:val="00ED3296"/>
    <w:rsid w:val="00EE2DDC"/>
    <w:rsid w:val="00EE35BB"/>
    <w:rsid w:val="00EF561C"/>
    <w:rsid w:val="00EF5D16"/>
    <w:rsid w:val="00F104B3"/>
    <w:rsid w:val="00F109F5"/>
    <w:rsid w:val="00F205F6"/>
    <w:rsid w:val="00F22BE2"/>
    <w:rsid w:val="00F23332"/>
    <w:rsid w:val="00F24071"/>
    <w:rsid w:val="00F24D5A"/>
    <w:rsid w:val="00F265E1"/>
    <w:rsid w:val="00F353C2"/>
    <w:rsid w:val="00F35D7D"/>
    <w:rsid w:val="00F43325"/>
    <w:rsid w:val="00F435CC"/>
    <w:rsid w:val="00F50F4A"/>
    <w:rsid w:val="00F52BB7"/>
    <w:rsid w:val="00F53F0C"/>
    <w:rsid w:val="00F548DC"/>
    <w:rsid w:val="00F570CE"/>
    <w:rsid w:val="00F57E2C"/>
    <w:rsid w:val="00F60E11"/>
    <w:rsid w:val="00F66ABD"/>
    <w:rsid w:val="00F71716"/>
    <w:rsid w:val="00F71827"/>
    <w:rsid w:val="00F73AB2"/>
    <w:rsid w:val="00F778AE"/>
    <w:rsid w:val="00F8234C"/>
    <w:rsid w:val="00F83D35"/>
    <w:rsid w:val="00F911A6"/>
    <w:rsid w:val="00F95BE5"/>
    <w:rsid w:val="00F968F0"/>
    <w:rsid w:val="00FA7E70"/>
    <w:rsid w:val="00FB43F5"/>
    <w:rsid w:val="00FC1AE2"/>
    <w:rsid w:val="00FC20EA"/>
    <w:rsid w:val="00FC50FB"/>
    <w:rsid w:val="00FC5B79"/>
    <w:rsid w:val="00FD2594"/>
    <w:rsid w:val="00FD6C75"/>
    <w:rsid w:val="00FE7CC4"/>
    <w:rsid w:val="00FF0283"/>
    <w:rsid w:val="00FF14BE"/>
    <w:rsid w:val="00FF2A5C"/>
    <w:rsid w:val="00FF37F3"/>
    <w:rsid w:val="00FF4350"/>
    <w:rsid w:val="00FF50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391A3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U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jc w:val="both"/>
      <w:pPrChange w:id="0" w:author="Author">
        <w:pPr/>
      </w:pPrChange>
    </w:pPr>
    <w:rPr>
      <w:rFonts w:ascii="Verdana" w:eastAsia="Times New Roman" w:hAnsi="Verdana" w:cs="Times New Roman"/>
      <w:sz w:val="20"/>
      <w:lang w:val="tr-TR" w:eastAsia="tr-TR"/>
      <w:rPrChange w:id="0" w:author="Author">
        <w:rPr>
          <w:rFonts w:asciiTheme="minorHAnsi" w:eastAsiaTheme="minorEastAsia" w:hAnsiTheme="minorHAnsi" w:cstheme="minorBidi"/>
          <w:sz w:val="24"/>
          <w:szCs w:val="24"/>
          <w:lang w:val="en-AU" w:eastAsia="ko-KR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Author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Author">
        <w:rPr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0">
    <w:name w:val="본문1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1">
    <w:name w:val="개요 1"/>
    <w:uiPriority w:val="2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1077"/>
      </w:tabs>
      <w:wordWrap w:val="0"/>
      <w:autoSpaceDE w:val="0"/>
      <w:autoSpaceDN w:val="0"/>
      <w:spacing w:line="384" w:lineRule="auto"/>
      <w:ind w:left="200" w:hanging="283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2880"/>
      </w:tabs>
      <w:wordWrap w:val="0"/>
      <w:autoSpaceDE w:val="0"/>
      <w:autoSpaceDN w:val="0"/>
      <w:spacing w:line="384" w:lineRule="auto"/>
      <w:ind w:left="800" w:hanging="36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000" w:hanging="36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200" w:hanging="18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000000" w:fill="auto"/>
    </w:rPr>
  </w:style>
  <w:style w:type="paragraph" w:customStyle="1" w:styleId="a0">
    <w:name w:val="쪽 번호"/>
    <w:uiPriority w:val="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1">
    <w:name w:val="머리말"/>
    <w:uiPriority w:val="1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2">
    <w:name w:val="각주"/>
    <w:uiPriority w:val="1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3">
    <w:name w:val="미주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4">
    <w:name w:val="메모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5">
    <w:name w:val="표내용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line="384" w:lineRule="auto"/>
      <w:ind w:left="20" w:right="20"/>
      <w:jc w:val="center"/>
      <w:textAlignment w:val="baseline"/>
    </w:pPr>
    <w:rPr>
      <w:rFonts w:ascii="휴먼명조" w:eastAsia="휴먼명조"/>
      <w:color w:val="000000"/>
      <w:w w:val="95"/>
      <w:sz w:val="22"/>
      <w:shd w:val="clear" w:color="000000" w:fill="auto"/>
    </w:rPr>
  </w:style>
  <w:style w:type="paragraph" w:customStyle="1" w:styleId="xl4003">
    <w:name w:val="xl4003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3997">
    <w:name w:val="xl3997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4002">
    <w:name w:val="xl4002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5">
    <w:name w:val="xl65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hd w:val="clear" w:color="000000" w:fill="A5A5A5"/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xl66">
    <w:name w:val="xl66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i/>
      <w:color w:val="000000"/>
      <w:sz w:val="22"/>
    </w:rPr>
  </w:style>
  <w:style w:type="paragraph" w:customStyle="1" w:styleId="xl67">
    <w:name w:val="xl67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a6">
    <w:name w:val="표제목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84" w:lineRule="auto"/>
      <w:jc w:val="both"/>
      <w:textAlignment w:val="baseline"/>
    </w:pPr>
    <w:rPr>
      <w:rFonts w:ascii="함초롬돋움" w:eastAsia="함초롬돋움"/>
      <w:b/>
      <w:color w:val="000000"/>
      <w:sz w:val="20"/>
      <w:shd w:val="clear" w:color="000000" w:fill="auto"/>
    </w:rPr>
  </w:style>
  <w:style w:type="paragraph" w:customStyle="1" w:styleId="xl3996">
    <w:name w:val="xl3996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Figure">
    <w:name w:val="Figure 제목"/>
    <w:uiPriority w:val="2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76" w:lineRule="auto"/>
      <w:jc w:val="both"/>
      <w:textAlignment w:val="baseline"/>
    </w:pPr>
    <w:rPr>
      <w:rFonts w:ascii="Times New Roman" w:eastAsia="한양신명조"/>
      <w:color w:val="000000"/>
      <w:position w:val="2"/>
      <w:sz w:val="20"/>
    </w:rPr>
  </w:style>
  <w:style w:type="paragraph" w:customStyle="1" w:styleId="a7">
    <w:name w:val="한글 제목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before="260" w:line="312" w:lineRule="auto"/>
      <w:jc w:val="center"/>
      <w:textAlignment w:val="baseline"/>
    </w:pPr>
    <w:rPr>
      <w:rFonts w:ascii="-윤고딕130" w:eastAsia="-윤고딕130"/>
      <w:color w:val="000000"/>
      <w:spacing w:val="-17"/>
      <w:w w:val="95"/>
      <w:sz w:val="34"/>
    </w:rPr>
  </w:style>
  <w:style w:type="paragraph" w:customStyle="1" w:styleId="Table">
    <w:name w:val="Table 제목"/>
    <w:uiPriority w:val="2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napToGrid w:val="0"/>
      <w:spacing w:before="20" w:line="210" w:lineRule="exact"/>
      <w:jc w:val="both"/>
      <w:textAlignment w:val="baseline"/>
    </w:pPr>
    <w:rPr>
      <w:rFonts w:ascii="Times New Roman" w:eastAsia="한양중고딕"/>
      <w:color w:val="000000"/>
      <w:sz w:val="22"/>
    </w:rPr>
  </w:style>
  <w:style w:type="paragraph" w:customStyle="1" w:styleId="td">
    <w:name w:val="td"/>
    <w:uiPriority w:val="2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both"/>
      <w:textAlignment w:val="center"/>
    </w:pPr>
    <w:rPr>
      <w:rFonts w:ascii="Malgun Gothic" w:eastAsia="Malgun Gothic"/>
      <w:color w:val="000000"/>
      <w:sz w:val="22"/>
    </w:rPr>
  </w:style>
  <w:style w:type="paragraph" w:customStyle="1" w:styleId="Table-">
    <w:name w:val="Table-내용"/>
    <w:uiPriority w:val="2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line="288" w:lineRule="auto"/>
      <w:jc w:val="center"/>
      <w:textAlignment w:val="baseline"/>
    </w:pPr>
    <w:rPr>
      <w:rFonts w:ascii="Times New Roman" w:eastAsia="-윤명조120"/>
      <w:color w:val="000000"/>
      <w:spacing w:val="-5"/>
      <w:w w:val="95"/>
      <w:sz w:val="20"/>
    </w:rPr>
  </w:style>
  <w:style w:type="paragraph" w:customStyle="1" w:styleId="xl69">
    <w:name w:val="xl69"/>
    <w:uiPriority w:val="2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top"/>
    </w:pPr>
    <w:rPr>
      <w:rFonts w:ascii="Malgun Gothic" w:eastAsia="Malgun Gothic"/>
      <w:color w:val="000000"/>
      <w:sz w:val="22"/>
    </w:rPr>
  </w:style>
  <w:style w:type="paragraph" w:customStyle="1" w:styleId="xl68">
    <w:name w:val="xl68"/>
    <w:uiPriority w:val="2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textAlignment w:val="center"/>
    </w:pPr>
    <w:rPr>
      <w:rFonts w:ascii="Malgun Gothic" w:eastAsia="Malgun Gothic"/>
      <w:color w:val="000000"/>
      <w:sz w:val="18"/>
    </w:rPr>
  </w:style>
  <w:style w:type="paragraph" w:customStyle="1" w:styleId="xl70">
    <w:name w:val="xl70"/>
    <w:uiPriority w:val="3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jc w:val="center"/>
      <w:textAlignment w:val="center"/>
    </w:pPr>
    <w:rPr>
      <w:rFonts w:ascii="Malgun Gothic" w:eastAsia="Malgun Gothic"/>
      <w:b/>
      <w:color w:val="000000"/>
      <w:sz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CF6AA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F6AA8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F6AA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F6AA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F6AA8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75141"/>
  </w:style>
  <w:style w:type="character" w:styleId="Hyperlink">
    <w:name w:val="Hyperlink"/>
    <w:basedOn w:val="DefaultParagraphFont"/>
    <w:uiPriority w:val="99"/>
    <w:unhideWhenUsed/>
    <w:rsid w:val="00CF47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475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9303E"/>
  </w:style>
  <w:style w:type="paragraph" w:styleId="Footer">
    <w:name w:val="footer"/>
    <w:basedOn w:val="Normal"/>
    <w:link w:val="FooterChar"/>
    <w:uiPriority w:val="99"/>
    <w:unhideWhenUsed/>
    <w:rsid w:val="0039303E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9303E"/>
  </w:style>
  <w:style w:type="paragraph" w:styleId="BalloonText">
    <w:name w:val="Balloon Text"/>
    <w:basedOn w:val="Normal"/>
    <w:link w:val="BalloonTextChar"/>
    <w:uiPriority w:val="99"/>
    <w:semiHidden/>
    <w:unhideWhenUsed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049D0"/>
    <w:rPr>
      <w:rFonts w:asciiTheme="majorHAnsi" w:eastAsiaTheme="majorEastAsia" w:hAnsiTheme="majorHAnsi" w:cstheme="majorBidi"/>
      <w:sz w:val="18"/>
      <w:szCs w:val="18"/>
    </w:rPr>
  </w:style>
  <w:style w:type="character" w:styleId="HTMLCite">
    <w:name w:val="HTML Cite"/>
    <w:basedOn w:val="DefaultParagraphFont"/>
    <w:uiPriority w:val="99"/>
    <w:semiHidden/>
    <w:unhideWhenUsed/>
    <w:rsid w:val="00377143"/>
    <w:rPr>
      <w:i/>
      <w:iCs/>
    </w:rPr>
  </w:style>
  <w:style w:type="character" w:customStyle="1" w:styleId="Heading7Char">
    <w:name w:val="Heading 7 Char"/>
    <w:basedOn w:val="DefaultParagraphFont"/>
    <w:link w:val="Heading7"/>
    <w:rsid w:val="0005546D"/>
    <w:rPr>
      <w:rFonts w:ascii="Times New Roman" w:eastAsia="Times New Roman" w:hAnsi="Times New Roman" w:cs="Times New Roman"/>
      <w:szCs w:val="20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2" w:author="Author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2" w:author="Author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3" w:author="Author">
        <w:pPr>
          <w:spacing w:before="80" w:after="80"/>
          <w:ind w:left="144" w:right="144"/>
          <w:jc w:val="both"/>
        </w:pPr>
      </w:pPrChange>
    </w:pPr>
    <w:rPr>
      <w:sz w:val="16"/>
      <w:rPrChange w:id="3" w:author="Author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4" w:author="Author">
        <w:pPr>
          <w:keepNext/>
          <w:spacing w:before="240" w:after="120"/>
          <w:jc w:val="both"/>
        </w:pPr>
      </w:pPrChange>
    </w:pPr>
    <w:rPr>
      <w:b/>
      <w:rPrChange w:id="4" w:author="Author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5" w:author="Author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5" w:author="Author">
        <w:rPr>
          <w:rFonts w:ascii="Verdana" w:hAnsi="Verdana"/>
          <w:sz w:val="16"/>
          <w:lang w:val="en-US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6" w:author="Author">
        <w:pPr>
          <w:jc w:val="both"/>
        </w:pPr>
      </w:pPrChange>
    </w:pPr>
    <w:rPr>
      <w:rFonts w:ascii="Times New Roman" w:hAnsi="Times New Roman"/>
      <w:sz w:val="22"/>
      <w:szCs w:val="20"/>
      <w:rPrChange w:id="6" w:author="Author">
        <w:rPr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05546D"/>
    <w:rPr>
      <w:rFonts w:ascii="Times New Roman" w:eastAsia="Times New Roman" w:hAnsi="Times New Roman" w:cs="Times New Roman"/>
      <w:sz w:val="22"/>
      <w:szCs w:val="20"/>
      <w:lang w:val="tr-TR" w:eastAsia="tr-TR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7" w:author="Author">
        <w:pPr>
          <w:ind w:left="720"/>
          <w:contextualSpacing/>
          <w:jc w:val="both"/>
        </w:pPr>
      </w:pPrChange>
    </w:pPr>
    <w:rPr>
      <w:rPrChange w:id="7" w:author="Author">
        <w:rPr>
          <w:rFonts w:ascii="Verdana" w:hAnsi="Verdana"/>
          <w:szCs w:val="24"/>
          <w:lang w:val="tr-TR" w:eastAsia="tr-TR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248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308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31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19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30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61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23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9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745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67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91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4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15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371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3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94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8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329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76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15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471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8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00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24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30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2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925644">
          <w:marLeft w:val="0"/>
          <w:marRight w:val="0"/>
          <w:marTop w:val="0"/>
          <w:marBottom w:val="0"/>
          <w:divBdr>
            <w:top w:val="single" w:sz="6" w:space="8" w:color="E2E2DC"/>
            <w:left w:val="single" w:sz="6" w:space="8" w:color="E2E2DC"/>
            <w:bottom w:val="single" w:sz="6" w:space="8" w:color="E2E2DC"/>
            <w:right w:val="single" w:sz="6" w:space="8" w:color="E2E2DC"/>
          </w:divBdr>
          <w:divsChild>
            <w:div w:id="19261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676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719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00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9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84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24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1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09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8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1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9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48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088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891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4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36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25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00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59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65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27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45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6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96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9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80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23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424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260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6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74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48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7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64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27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0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0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75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3436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10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8648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73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35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30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65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081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1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7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94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90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2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9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665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5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30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2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6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B4CF50-328C-4660-BFFA-BF53B993DF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529</Words>
  <Characters>3017</Characters>
  <Application>Microsoft Office Word</Application>
  <DocSecurity>0</DocSecurity>
  <Lines>25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>1</cp:revision>
  <dcterms:created xsi:type="dcterms:W3CDTF">2022-03-29T00:59:00Z</dcterms:created>
  <dcterms:modified xsi:type="dcterms:W3CDTF">2026-09-22T16:28:00Z</dcterms:modified>
</cp:coreProperties>
</file>