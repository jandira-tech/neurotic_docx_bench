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47135" w14:textId="77777777" w:rsidR="00327AC2" w:rsidRDefault="00C92E11">
      <w:pPr>
        <w:pStyle w:val="Heading1"/>
        <w:rPr>
          <w:ins w:id="3" w:author="Comparison" w:date="2026-09-25T21:13:00Z" w16du:dateUtc="2026-09-26T01:13:00Z"/>
        </w:rPr>
      </w:pPr>
      <w:bookmarkStart w:id="4" w:name="_Toc1"/>
      <w:ins w:id="5" w:author="Comparison" w:date="2026-09-25T21:13:00Z" w16du:dateUtc="2026-09-26T01:13:00Z">
        <w:r>
          <w:t>Article information:</w:t>
        </w:r>
        <w:bookmarkEnd w:id="4"/>
      </w:ins>
    </w:p>
    <w:p w14:paraId="0007EFB3" w14:textId="77777777" w:rsidR="00327AC2" w:rsidRDefault="00C92E11">
      <w:pPr>
        <w:rPr>
          <w:ins w:id="6" w:author="Comparison" w:date="2026-09-25T21:13:00Z" w16du:dateUtc="2026-09-26T01:13:00Z"/>
        </w:rPr>
      </w:pPr>
      <w:ins w:id="7" w:author="Comparison" w:date="2026-09-25T21:13:00Z" w16du:dateUtc="2026-09-26T01:13:00Z">
        <w:r>
          <w:t>Livelihood strategies of women entrepreneurs in Indonesia: Heliyon</w:t>
        </w:r>
        <w:r>
          <w:br/>
        </w:r>
        <w:r>
          <w:fldChar w:fldCharType="begin"/>
        </w:r>
        <w:r>
          <w:instrText>HYPERLINK "https://www.cell.com/heliyon/fulltext/S2405-8440(22)01808-4?_returnURL=https%3A%2F%2Flinkinghub.elsevier.com%2Fretrieve%2Fpii%2FS2405844022018084%3Fshowall%3Dtrue"</w:instrText>
        </w:r>
        <w:r>
          <w:fldChar w:fldCharType="separate"/>
        </w:r>
        <w:r>
          <w:rPr>
            <w:color w:val="2980B9"/>
            <w:u w:val="single"/>
          </w:rPr>
          <w:t>https://www.cell.com/heliyon/fulltext/S2405-8440(22)01808-4?_returnURL=https%3A%2F%2Flinkinghub.elsevier.com%2Fretrieve%2Fpii%2FS2405844022018084%3Fshowall%3Dtrue</w:t>
        </w:r>
        <w:r>
          <w:fldChar w:fldCharType="end"/>
        </w:r>
      </w:ins>
    </w:p>
    <w:p w14:paraId="428AE123" w14:textId="77777777" w:rsidR="004B04FF" w:rsidRDefault="00C92E11" w:rsidP="00CF1E31">
      <w:pPr>
        <w:jc w:val="center"/>
        <w:rPr>
          <w:del w:id="8" w:author="Comparison" w:date="2026-09-25T21:13:00Z" w16du:dateUtc="2026-09-26T01:13:00Z"/>
        </w:rPr>
      </w:pPr>
      <w:bookmarkStart w:id="9" w:name="_Toc2"/>
      <w:ins w:id="10" w:author="Comparison" w:date="2026-09-25T21:13:00Z" w16du:dateUtc="2026-09-26T01:13:00Z">
        <w:r>
          <w:t>Article</w:t>
        </w:r>
      </w:ins>
      <w:del w:id="11" w:author="Comparison" w:date="2026-09-25T21:13:00Z" w16du:dateUtc="2026-09-26T01:13:00Z">
        <w:r w:rsidR="000502D5">
          <w:rPr>
            <w:noProof/>
          </w:rPr>
          <w:drawing>
            <wp:inline distT="0" distB="0" distL="0" distR="0" wp14:anchorId="38E13CC4" wp14:editId="33E50EB5">
              <wp:extent cx="3233437" cy="2568272"/>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4206" cy="2568883"/>
                      </a:xfrm>
                      <a:prstGeom prst="rect">
                        <a:avLst/>
                      </a:prstGeom>
                      <a:solidFill>
                        <a:srgbClr val="FFFFFF"/>
                      </a:solidFill>
                      <a:ln>
                        <a:noFill/>
                      </a:ln>
                    </pic:spPr>
                  </pic:pic>
                </a:graphicData>
              </a:graphic>
            </wp:inline>
          </w:drawing>
        </w:r>
      </w:del>
    </w:p>
    <w:p w14:paraId="64EBD361" w14:textId="77777777" w:rsidR="001C5D2E" w:rsidRPr="00E04C11" w:rsidRDefault="001C5D2E" w:rsidP="00E04C11">
      <w:pPr>
        <w:rPr>
          <w:del w:id="12" w:author="Comparison" w:date="2026-09-25T21:13:00Z" w16du:dateUtc="2026-09-26T01:13:00Z"/>
        </w:rPr>
      </w:pPr>
    </w:p>
    <w:p w14:paraId="5A0A4C87" w14:textId="77777777" w:rsidR="00E14DC5" w:rsidRDefault="00E14DC5" w:rsidP="000502D5">
      <w:pPr>
        <w:pStyle w:val="Title"/>
        <w:rPr>
          <w:del w:id="13" w:author="Comparison" w:date="2026-09-25T21:13:00Z" w16du:dateUtc="2026-09-26T01:13:00Z"/>
          <w:i w:val="0"/>
        </w:rPr>
      </w:pPr>
      <w:del w:id="14" w:author="Comparison" w:date="2026-09-25T21:13:00Z" w16du:dateUtc="2026-09-26T01:13:00Z">
        <w:r>
          <w:rPr>
            <w:i w:val="0"/>
          </w:rPr>
          <w:delText xml:space="preserve">Core services performance </w:delText>
        </w:r>
      </w:del>
    </w:p>
    <w:p w14:paraId="46191E02" w14:textId="5826C82F" w:rsidR="000502D5" w:rsidRPr="00E04C11" w:rsidRDefault="00E14DC5" w:rsidP="000502D5">
      <w:pPr>
        <w:pStyle w:val="Title"/>
        <w:rPr>
          <w:del w:id="15" w:author="Comparison" w:date="2026-09-25T21:13:00Z" w16du:dateUtc="2026-09-26T01:13:00Z"/>
          <w:i w:val="0"/>
        </w:rPr>
      </w:pPr>
      <w:del w:id="16" w:author="Comparison" w:date="2026-09-25T21:13:00Z" w16du:dateUtc="2026-09-26T01:13:00Z">
        <w:r>
          <w:rPr>
            <w:i w:val="0"/>
          </w:rPr>
          <w:delText>May 2015-Oct 2015</w:delText>
        </w:r>
      </w:del>
    </w:p>
    <w:p w14:paraId="4CA11089" w14:textId="77777777" w:rsidR="006669E7" w:rsidRDefault="006669E7" w:rsidP="006669E7">
      <w:pPr>
        <w:rPr>
          <w:del w:id="17" w:author="Comparison" w:date="2026-09-25T21:13:00Z" w16du:dateUtc="2026-09-26T01:13:00Z"/>
        </w:rPr>
      </w:pPr>
    </w:p>
    <w:p w14:paraId="5A04417E" w14:textId="77777777" w:rsidR="00D859A3" w:rsidRPr="006669E7" w:rsidRDefault="00D859A3" w:rsidP="006669E7">
      <w:pPr>
        <w:rPr>
          <w:del w:id="18" w:author="Comparison" w:date="2026-09-25T21:13:00Z" w16du:dateUtc="2026-09-26T01:13:00Z"/>
        </w:rPr>
      </w:pPr>
    </w:p>
    <w:tbl>
      <w:tblPr>
        <w:tblW w:w="0" w:type="auto"/>
        <w:jc w:val="center"/>
        <w:tblLayout w:type="fixed"/>
        <w:tblCellMar>
          <w:left w:w="70" w:type="dxa"/>
          <w:right w:w="70" w:type="dxa"/>
        </w:tblCellMar>
        <w:tblLook w:val="0000" w:firstRow="0" w:lastRow="0" w:firstColumn="0" w:lastColumn="0" w:noHBand="0" w:noVBand="0"/>
      </w:tblPr>
      <w:tblGrid>
        <w:gridCol w:w="2645"/>
        <w:gridCol w:w="3968"/>
      </w:tblGrid>
      <w:tr w:rsidR="00D859A3" w:rsidRPr="007255C2" w14:paraId="4DCA7EB5" w14:textId="77777777" w:rsidTr="00EC2937">
        <w:trPr>
          <w:cantSplit/>
          <w:trHeight w:val="526"/>
          <w:jc w:val="center"/>
          <w:del w:id="19" w:author="Comparison" w:date="2026-09-25T21:13:00Z" w16du:dateUtc="2026-09-26T01:13:00Z"/>
        </w:trPr>
        <w:tc>
          <w:tcPr>
            <w:tcW w:w="2645" w:type="dxa"/>
            <w:tcBorders>
              <w:top w:val="single" w:sz="20" w:space="0" w:color="000080"/>
            </w:tcBorders>
            <w:vAlign w:val="center"/>
          </w:tcPr>
          <w:p w14:paraId="705163ED" w14:textId="62DA978D" w:rsidR="00D859A3" w:rsidRPr="007255C2" w:rsidRDefault="00D859A3" w:rsidP="00EC2937">
            <w:pPr>
              <w:snapToGrid w:val="0"/>
              <w:spacing w:before="120"/>
              <w:rPr>
                <w:del w:id="20" w:author="Comparison" w:date="2026-09-25T21:13:00Z" w16du:dateUtc="2026-09-26T01:13:00Z"/>
                <w:rFonts w:cs="Open Sans"/>
                <w:b/>
              </w:rPr>
            </w:pPr>
            <w:del w:id="21" w:author="Comparison" w:date="2026-09-25T21:13:00Z" w16du:dateUtc="2026-09-26T01:13:00Z">
              <w:r>
                <w:rPr>
                  <w:rFonts w:cs="Open Sans"/>
                  <w:b/>
                </w:rPr>
                <w:delText>Author:</w:delText>
              </w:r>
              <w:r w:rsidR="00E14DC5">
                <w:rPr>
                  <w:rFonts w:cs="Open Sans"/>
                  <w:b/>
                </w:rPr>
                <w:delText xml:space="preserve"> Peter Solagna</w:delText>
              </w:r>
            </w:del>
          </w:p>
        </w:tc>
        <w:tc>
          <w:tcPr>
            <w:tcW w:w="3968" w:type="dxa"/>
            <w:tcBorders>
              <w:top w:val="single" w:sz="20" w:space="0" w:color="000080"/>
            </w:tcBorders>
            <w:vAlign w:val="center"/>
          </w:tcPr>
          <w:p w14:paraId="7D735D2D" w14:textId="77777777" w:rsidR="00D859A3" w:rsidRPr="007255C2" w:rsidRDefault="00D859A3" w:rsidP="00EC2937">
            <w:pPr>
              <w:snapToGrid w:val="0"/>
              <w:spacing w:before="120"/>
              <w:rPr>
                <w:del w:id="22" w:author="Comparison" w:date="2026-09-25T21:13:00Z" w16du:dateUtc="2026-09-26T01:13:00Z"/>
                <w:rFonts w:cs="Open Sans"/>
              </w:rPr>
            </w:pPr>
          </w:p>
        </w:tc>
      </w:tr>
      <w:tr w:rsidR="00D859A3" w:rsidRPr="007255C2" w14:paraId="53587B51" w14:textId="77777777" w:rsidTr="00EC2937">
        <w:trPr>
          <w:cantSplit/>
          <w:trHeight w:val="508"/>
          <w:jc w:val="center"/>
          <w:del w:id="23" w:author="Comparison" w:date="2026-09-25T21:13:00Z" w16du:dateUtc="2026-09-26T01:13:00Z"/>
        </w:trPr>
        <w:tc>
          <w:tcPr>
            <w:tcW w:w="2645" w:type="dxa"/>
            <w:vAlign w:val="center"/>
          </w:tcPr>
          <w:p w14:paraId="6C6BCD3A" w14:textId="76F4EC50" w:rsidR="00D859A3" w:rsidRPr="007255C2" w:rsidRDefault="00D859A3" w:rsidP="00EC2937">
            <w:pPr>
              <w:snapToGrid w:val="0"/>
              <w:spacing w:before="120"/>
              <w:rPr>
                <w:del w:id="24" w:author="Comparison" w:date="2026-09-25T21:13:00Z" w16du:dateUtc="2026-09-26T01:13:00Z"/>
                <w:rFonts w:cs="Open Sans"/>
                <w:b/>
              </w:rPr>
            </w:pPr>
            <w:del w:id="25" w:author="Comparison" w:date="2026-09-25T21:13:00Z" w16du:dateUtc="2026-09-26T01:13:00Z">
              <w:r w:rsidRPr="007255C2">
                <w:rPr>
                  <w:rFonts w:cs="Open Sans"/>
                  <w:b/>
                </w:rPr>
                <w:delText>Version</w:delText>
              </w:r>
              <w:r>
                <w:rPr>
                  <w:rFonts w:cs="Open Sans"/>
                  <w:b/>
                </w:rPr>
                <w:delText>:</w:delText>
              </w:r>
              <w:r w:rsidR="00E14DC5">
                <w:rPr>
                  <w:rFonts w:cs="Open Sans"/>
                  <w:b/>
                </w:rPr>
                <w:delText xml:space="preserve"> 1</w:delText>
              </w:r>
            </w:del>
          </w:p>
        </w:tc>
        <w:tc>
          <w:tcPr>
            <w:tcW w:w="3968" w:type="dxa"/>
            <w:vAlign w:val="center"/>
          </w:tcPr>
          <w:p w14:paraId="7EAD245A" w14:textId="77777777" w:rsidR="00D859A3" w:rsidRPr="007255C2" w:rsidRDefault="00D859A3" w:rsidP="00EC2937">
            <w:pPr>
              <w:pStyle w:val="DocDate"/>
              <w:snapToGrid w:val="0"/>
              <w:rPr>
                <w:del w:id="26" w:author="Comparison" w:date="2026-09-25T21:13:00Z" w16du:dateUtc="2026-09-26T01:13:00Z"/>
                <w:rFonts w:ascii="Calibri" w:hAnsi="Calibri" w:cs="Open Sans"/>
                <w:b w:val="0"/>
                <w:highlight w:val="yellow"/>
              </w:rPr>
            </w:pPr>
          </w:p>
        </w:tc>
      </w:tr>
      <w:tr w:rsidR="00D859A3" w:rsidRPr="007255C2" w14:paraId="1619EF97" w14:textId="77777777" w:rsidTr="00EC2937">
        <w:trPr>
          <w:cantSplit/>
          <w:trHeight w:val="526"/>
          <w:jc w:val="center"/>
          <w:del w:id="27" w:author="Comparison" w:date="2026-09-25T21:13:00Z" w16du:dateUtc="2026-09-26T01:13:00Z"/>
        </w:trPr>
        <w:tc>
          <w:tcPr>
            <w:tcW w:w="2645" w:type="dxa"/>
            <w:tcBorders>
              <w:bottom w:val="single" w:sz="20" w:space="0" w:color="000080"/>
            </w:tcBorders>
            <w:vAlign w:val="center"/>
          </w:tcPr>
          <w:p w14:paraId="047FBE8D" w14:textId="77777777" w:rsidR="00D859A3" w:rsidRPr="007255C2" w:rsidRDefault="00D859A3" w:rsidP="00EC2937">
            <w:pPr>
              <w:pStyle w:val="Header"/>
              <w:snapToGrid w:val="0"/>
              <w:spacing w:before="120" w:after="120"/>
              <w:rPr>
                <w:del w:id="28" w:author="Comparison" w:date="2026-09-25T21:13:00Z" w16du:dateUtc="2026-09-26T01:13:00Z"/>
                <w:rFonts w:cs="Open Sans"/>
                <w:b/>
              </w:rPr>
            </w:pPr>
            <w:del w:id="29" w:author="Comparison" w:date="2026-09-25T21:13:00Z" w16du:dateUtc="2026-09-26T01:13:00Z">
              <w:r w:rsidRPr="007255C2">
                <w:rPr>
                  <w:rFonts w:cs="Open Sans"/>
                  <w:b/>
                </w:rPr>
                <w:delText>Document Link:</w:delText>
              </w:r>
            </w:del>
          </w:p>
        </w:tc>
        <w:tc>
          <w:tcPr>
            <w:tcW w:w="3968" w:type="dxa"/>
            <w:tcBorders>
              <w:bottom w:val="single" w:sz="20" w:space="0" w:color="000080"/>
            </w:tcBorders>
            <w:vAlign w:val="center"/>
          </w:tcPr>
          <w:p w14:paraId="33BDDED2" w14:textId="77777777" w:rsidR="00D859A3" w:rsidRPr="007255C2" w:rsidRDefault="00D859A3" w:rsidP="00EC2937">
            <w:pPr>
              <w:snapToGrid w:val="0"/>
              <w:spacing w:before="120"/>
              <w:rPr>
                <w:del w:id="30" w:author="Comparison" w:date="2026-09-25T21:13:00Z" w16du:dateUtc="2026-09-26T01:13:00Z"/>
                <w:rFonts w:cs="Open Sans"/>
                <w:highlight w:val="yellow"/>
              </w:rPr>
            </w:pPr>
          </w:p>
        </w:tc>
      </w:tr>
    </w:tbl>
    <w:p w14:paraId="7C092A66" w14:textId="77777777" w:rsidR="00835E24" w:rsidRDefault="00835E24" w:rsidP="00835E24">
      <w:pPr>
        <w:rPr>
          <w:del w:id="31" w:author="Comparison" w:date="2026-09-25T21:13:00Z" w16du:dateUtc="2026-09-26T01:13:00Z"/>
        </w:rPr>
      </w:pPr>
    </w:p>
    <w:p w14:paraId="06AC9441" w14:textId="77777777" w:rsidR="00835E24" w:rsidRDefault="00835E24">
      <w:pPr>
        <w:spacing w:after="200"/>
        <w:rPr>
          <w:del w:id="32" w:author="Comparison" w:date="2026-09-25T21:13:00Z" w16du:dateUtc="2026-09-26T01:13:00Z"/>
        </w:rPr>
      </w:pPr>
      <w:del w:id="33" w:author="Comparison" w:date="2026-09-25T21:13:00Z" w16du:dateUtc="2026-09-26T01:13:00Z">
        <w:r>
          <w:br w:type="page"/>
        </w:r>
      </w:del>
    </w:p>
    <w:p w14:paraId="25C02535" w14:textId="77777777" w:rsidR="00EC504F" w:rsidRPr="00E04C11" w:rsidRDefault="00EC504F" w:rsidP="00EC504F">
      <w:pPr>
        <w:rPr>
          <w:del w:id="34" w:author="Comparison" w:date="2026-09-25T21:13:00Z" w16du:dateUtc="2026-09-26T01:13:00Z"/>
          <w:b/>
          <w:color w:val="4F81BD" w:themeColor="accent1"/>
        </w:rPr>
      </w:pPr>
      <w:del w:id="35" w:author="Comparison" w:date="2026-09-25T21:13:00Z" w16du:dateUtc="2026-09-26T01:13:00Z">
        <w:r w:rsidRPr="00E04C11">
          <w:rPr>
            <w:b/>
            <w:color w:val="4F81BD" w:themeColor="accent1"/>
          </w:rPr>
          <w:lastRenderedPageBreak/>
          <w:delText>DOCUMENT LOG</w:delText>
        </w:r>
      </w:del>
    </w:p>
    <w:tbl>
      <w:tblPr>
        <w:tblStyle w:val="TableGrid"/>
        <w:tblW w:w="0" w:type="auto"/>
        <w:tblLook w:val="04A0" w:firstRow="1" w:lastRow="0" w:firstColumn="1" w:lastColumn="0" w:noHBand="0" w:noVBand="1"/>
      </w:tblPr>
      <w:tblGrid>
        <w:gridCol w:w="817"/>
        <w:gridCol w:w="1418"/>
        <w:gridCol w:w="5527"/>
        <w:gridCol w:w="1479"/>
      </w:tblGrid>
      <w:tr w:rsidR="00EC504F" w:rsidRPr="002E5F1F" w14:paraId="6F3C9721" w14:textId="77777777" w:rsidTr="00EC2937">
        <w:trPr>
          <w:del w:id="36" w:author="Comparison" w:date="2026-09-25T21:13:00Z" w16du:dateUtc="2026-09-26T01:13:00Z"/>
        </w:trPr>
        <w:tc>
          <w:tcPr>
            <w:tcW w:w="817" w:type="dxa"/>
            <w:shd w:val="clear" w:color="auto" w:fill="B8CCE4" w:themeFill="accent1" w:themeFillTint="66"/>
          </w:tcPr>
          <w:p w14:paraId="57602071" w14:textId="77777777" w:rsidR="00EC504F" w:rsidRPr="002E5F1F" w:rsidRDefault="00EC504F" w:rsidP="00EC2937">
            <w:pPr>
              <w:pStyle w:val="NoSpacing"/>
              <w:rPr>
                <w:del w:id="37" w:author="Comparison" w:date="2026-09-25T21:13:00Z" w16du:dateUtc="2026-09-26T01:13:00Z"/>
                <w:b/>
                <w:i/>
              </w:rPr>
            </w:pPr>
            <w:del w:id="38" w:author="Comparison" w:date="2026-09-25T21:13:00Z" w16du:dateUtc="2026-09-26T01:13:00Z">
              <w:r w:rsidRPr="002E5F1F">
                <w:rPr>
                  <w:b/>
                  <w:i/>
                </w:rPr>
                <w:delText>Issue</w:delText>
              </w:r>
            </w:del>
          </w:p>
        </w:tc>
        <w:tc>
          <w:tcPr>
            <w:tcW w:w="1418" w:type="dxa"/>
            <w:shd w:val="clear" w:color="auto" w:fill="B8CCE4" w:themeFill="accent1" w:themeFillTint="66"/>
          </w:tcPr>
          <w:p w14:paraId="1DC9861D" w14:textId="77777777" w:rsidR="00EC504F" w:rsidRPr="002E5F1F" w:rsidRDefault="00EC504F" w:rsidP="00EC2937">
            <w:pPr>
              <w:pStyle w:val="NoSpacing"/>
              <w:rPr>
                <w:del w:id="39" w:author="Comparison" w:date="2026-09-25T21:13:00Z" w16du:dateUtc="2026-09-26T01:13:00Z"/>
                <w:b/>
                <w:i/>
              </w:rPr>
            </w:pPr>
            <w:del w:id="40" w:author="Comparison" w:date="2026-09-25T21:13:00Z" w16du:dateUtc="2026-09-26T01:13:00Z">
              <w:r>
                <w:rPr>
                  <w:b/>
                  <w:i/>
                </w:rPr>
                <w:delText>Date</w:delText>
              </w:r>
            </w:del>
          </w:p>
        </w:tc>
        <w:tc>
          <w:tcPr>
            <w:tcW w:w="5528" w:type="dxa"/>
            <w:shd w:val="clear" w:color="auto" w:fill="B8CCE4" w:themeFill="accent1" w:themeFillTint="66"/>
          </w:tcPr>
          <w:p w14:paraId="572AD210" w14:textId="77777777" w:rsidR="00EC504F" w:rsidRPr="002E5F1F" w:rsidRDefault="00EC504F" w:rsidP="00EC2937">
            <w:pPr>
              <w:pStyle w:val="NoSpacing"/>
              <w:rPr>
                <w:del w:id="41" w:author="Comparison" w:date="2026-09-25T21:13:00Z" w16du:dateUtc="2026-09-26T01:13:00Z"/>
                <w:b/>
                <w:i/>
              </w:rPr>
            </w:pPr>
            <w:del w:id="42" w:author="Comparison" w:date="2026-09-25T21:13:00Z" w16du:dateUtc="2026-09-26T01:13:00Z">
              <w:r>
                <w:rPr>
                  <w:b/>
                  <w:i/>
                </w:rPr>
                <w:delText>Comment</w:delText>
              </w:r>
            </w:del>
          </w:p>
        </w:tc>
        <w:tc>
          <w:tcPr>
            <w:tcW w:w="1479" w:type="dxa"/>
            <w:shd w:val="clear" w:color="auto" w:fill="B8CCE4" w:themeFill="accent1" w:themeFillTint="66"/>
          </w:tcPr>
          <w:p w14:paraId="20C98D40" w14:textId="77777777" w:rsidR="00EC504F" w:rsidRPr="002E5F1F" w:rsidRDefault="00C63D9F" w:rsidP="00C63D9F">
            <w:pPr>
              <w:pStyle w:val="NoSpacing"/>
              <w:rPr>
                <w:del w:id="43" w:author="Comparison" w:date="2026-09-25T21:13:00Z" w16du:dateUtc="2026-09-26T01:13:00Z"/>
                <w:b/>
                <w:i/>
              </w:rPr>
            </w:pPr>
            <w:del w:id="44" w:author="Comparison" w:date="2026-09-25T21:13:00Z" w16du:dateUtc="2026-09-26T01:13:00Z">
              <w:r>
                <w:rPr>
                  <w:b/>
                  <w:i/>
                </w:rPr>
                <w:delText>Author</w:delText>
              </w:r>
            </w:del>
          </w:p>
        </w:tc>
      </w:tr>
      <w:tr w:rsidR="00EC504F" w14:paraId="51BEF978" w14:textId="77777777" w:rsidTr="00EC2937">
        <w:trPr>
          <w:del w:id="45" w:author="Comparison" w:date="2026-09-25T21:13:00Z" w16du:dateUtc="2026-09-26T01:13:00Z"/>
        </w:trPr>
        <w:tc>
          <w:tcPr>
            <w:tcW w:w="817" w:type="dxa"/>
          </w:tcPr>
          <w:p w14:paraId="027EC6C0" w14:textId="77777777" w:rsidR="00EC504F" w:rsidRPr="002E5F1F" w:rsidRDefault="00EC504F" w:rsidP="00EC2937">
            <w:pPr>
              <w:pStyle w:val="NoSpacing"/>
              <w:rPr>
                <w:del w:id="46" w:author="Comparison" w:date="2026-09-25T21:13:00Z" w16du:dateUtc="2026-09-26T01:13:00Z"/>
                <w:b/>
              </w:rPr>
            </w:pPr>
            <w:del w:id="47" w:author="Comparison" w:date="2026-09-25T21:13:00Z" w16du:dateUtc="2026-09-26T01:13:00Z">
              <w:r>
                <w:rPr>
                  <w:b/>
                </w:rPr>
                <w:delText>v.1</w:delText>
              </w:r>
            </w:del>
          </w:p>
        </w:tc>
        <w:tc>
          <w:tcPr>
            <w:tcW w:w="1418" w:type="dxa"/>
          </w:tcPr>
          <w:p w14:paraId="549B6DAB" w14:textId="77777777" w:rsidR="00EC504F" w:rsidRDefault="00EC504F" w:rsidP="00EC2937">
            <w:pPr>
              <w:pStyle w:val="NoSpacing"/>
              <w:rPr>
                <w:del w:id="48" w:author="Comparison" w:date="2026-09-25T21:13:00Z" w16du:dateUtc="2026-09-26T01:13:00Z"/>
              </w:rPr>
            </w:pPr>
          </w:p>
        </w:tc>
        <w:tc>
          <w:tcPr>
            <w:tcW w:w="5528" w:type="dxa"/>
          </w:tcPr>
          <w:p w14:paraId="69CB229F" w14:textId="77777777" w:rsidR="00EC504F" w:rsidRDefault="00EC504F" w:rsidP="00EC2937">
            <w:pPr>
              <w:pStyle w:val="NoSpacing"/>
              <w:rPr>
                <w:del w:id="49" w:author="Comparison" w:date="2026-09-25T21:13:00Z" w16du:dateUtc="2026-09-26T01:13:00Z"/>
              </w:rPr>
            </w:pPr>
          </w:p>
        </w:tc>
        <w:tc>
          <w:tcPr>
            <w:tcW w:w="1479" w:type="dxa"/>
          </w:tcPr>
          <w:p w14:paraId="30FC1504" w14:textId="77777777" w:rsidR="00EC504F" w:rsidRDefault="00EC504F" w:rsidP="00EC2937">
            <w:pPr>
              <w:pStyle w:val="NoSpacing"/>
              <w:rPr>
                <w:del w:id="50" w:author="Comparison" w:date="2026-09-25T21:13:00Z" w16du:dateUtc="2026-09-26T01:13:00Z"/>
              </w:rPr>
            </w:pPr>
          </w:p>
        </w:tc>
      </w:tr>
      <w:tr w:rsidR="00EC504F" w14:paraId="752701AC" w14:textId="77777777" w:rsidTr="00EC2937">
        <w:trPr>
          <w:del w:id="51" w:author="Comparison" w:date="2026-09-25T21:13:00Z" w16du:dateUtc="2026-09-26T01:13:00Z"/>
        </w:trPr>
        <w:tc>
          <w:tcPr>
            <w:tcW w:w="817" w:type="dxa"/>
          </w:tcPr>
          <w:p w14:paraId="26754138" w14:textId="77777777" w:rsidR="00EC504F" w:rsidRPr="002E5F1F" w:rsidRDefault="00EC504F" w:rsidP="00EC2937">
            <w:pPr>
              <w:pStyle w:val="NoSpacing"/>
              <w:rPr>
                <w:del w:id="52" w:author="Comparison" w:date="2026-09-25T21:13:00Z" w16du:dateUtc="2026-09-26T01:13:00Z"/>
                <w:b/>
              </w:rPr>
            </w:pPr>
            <w:del w:id="53" w:author="Comparison" w:date="2026-09-25T21:13:00Z" w16du:dateUtc="2026-09-26T01:13:00Z">
              <w:r>
                <w:rPr>
                  <w:b/>
                </w:rPr>
                <w:delText>...</w:delText>
              </w:r>
            </w:del>
          </w:p>
        </w:tc>
        <w:tc>
          <w:tcPr>
            <w:tcW w:w="1418" w:type="dxa"/>
          </w:tcPr>
          <w:p w14:paraId="7B53C5E6" w14:textId="77777777" w:rsidR="00EC504F" w:rsidRDefault="00EC504F" w:rsidP="00EC2937">
            <w:pPr>
              <w:pStyle w:val="NoSpacing"/>
              <w:rPr>
                <w:del w:id="54" w:author="Comparison" w:date="2026-09-25T21:13:00Z" w16du:dateUtc="2026-09-26T01:13:00Z"/>
              </w:rPr>
            </w:pPr>
          </w:p>
        </w:tc>
        <w:tc>
          <w:tcPr>
            <w:tcW w:w="5528" w:type="dxa"/>
          </w:tcPr>
          <w:p w14:paraId="57DC1079" w14:textId="77777777" w:rsidR="00EC504F" w:rsidRDefault="00EC504F" w:rsidP="00EC2937">
            <w:pPr>
              <w:pStyle w:val="NoSpacing"/>
              <w:rPr>
                <w:del w:id="55" w:author="Comparison" w:date="2026-09-25T21:13:00Z" w16du:dateUtc="2026-09-26T01:13:00Z"/>
              </w:rPr>
            </w:pPr>
          </w:p>
        </w:tc>
        <w:tc>
          <w:tcPr>
            <w:tcW w:w="1479" w:type="dxa"/>
          </w:tcPr>
          <w:p w14:paraId="3070DEFB" w14:textId="77777777" w:rsidR="00EC504F" w:rsidRDefault="00EC504F" w:rsidP="00EC2937">
            <w:pPr>
              <w:pStyle w:val="NoSpacing"/>
              <w:rPr>
                <w:del w:id="56" w:author="Comparison" w:date="2026-09-25T21:13:00Z" w16du:dateUtc="2026-09-26T01:13:00Z"/>
              </w:rPr>
            </w:pPr>
          </w:p>
        </w:tc>
      </w:tr>
      <w:tr w:rsidR="00EC504F" w14:paraId="03BB90CE" w14:textId="77777777" w:rsidTr="00EC2937">
        <w:trPr>
          <w:del w:id="57" w:author="Comparison" w:date="2026-09-25T21:13:00Z" w16du:dateUtc="2026-09-26T01:13:00Z"/>
        </w:trPr>
        <w:tc>
          <w:tcPr>
            <w:tcW w:w="817" w:type="dxa"/>
          </w:tcPr>
          <w:p w14:paraId="7478100D" w14:textId="77777777" w:rsidR="00EC504F" w:rsidRPr="002E5F1F" w:rsidRDefault="00EC504F" w:rsidP="00EC2937">
            <w:pPr>
              <w:pStyle w:val="NoSpacing"/>
              <w:rPr>
                <w:del w:id="58" w:author="Comparison" w:date="2026-09-25T21:13:00Z" w16du:dateUtc="2026-09-26T01:13:00Z"/>
                <w:b/>
              </w:rPr>
            </w:pPr>
            <w:del w:id="59" w:author="Comparison" w:date="2026-09-25T21:13:00Z" w16du:dateUtc="2026-09-26T01:13:00Z">
              <w:r>
                <w:rPr>
                  <w:b/>
                </w:rPr>
                <w:delText>...</w:delText>
              </w:r>
            </w:del>
          </w:p>
        </w:tc>
        <w:tc>
          <w:tcPr>
            <w:tcW w:w="1418" w:type="dxa"/>
          </w:tcPr>
          <w:p w14:paraId="3D0CCA91" w14:textId="77777777" w:rsidR="00EC504F" w:rsidRDefault="00EC504F" w:rsidP="00EC2937">
            <w:pPr>
              <w:pStyle w:val="NoSpacing"/>
              <w:rPr>
                <w:del w:id="60" w:author="Comparison" w:date="2026-09-25T21:13:00Z" w16du:dateUtc="2026-09-26T01:13:00Z"/>
              </w:rPr>
            </w:pPr>
          </w:p>
        </w:tc>
        <w:tc>
          <w:tcPr>
            <w:tcW w:w="5528" w:type="dxa"/>
          </w:tcPr>
          <w:p w14:paraId="2EC402A8" w14:textId="77777777" w:rsidR="00EC504F" w:rsidRDefault="00EC504F" w:rsidP="00EC2937">
            <w:pPr>
              <w:pStyle w:val="NoSpacing"/>
              <w:rPr>
                <w:del w:id="61" w:author="Comparison" w:date="2026-09-25T21:13:00Z" w16du:dateUtc="2026-09-26T01:13:00Z"/>
              </w:rPr>
            </w:pPr>
          </w:p>
        </w:tc>
        <w:tc>
          <w:tcPr>
            <w:tcW w:w="1479" w:type="dxa"/>
          </w:tcPr>
          <w:p w14:paraId="30A6A2AD" w14:textId="77777777" w:rsidR="00EC504F" w:rsidRDefault="00EC504F" w:rsidP="00EC2937">
            <w:pPr>
              <w:pStyle w:val="NoSpacing"/>
              <w:rPr>
                <w:del w:id="62" w:author="Comparison" w:date="2026-09-25T21:13:00Z" w16du:dateUtc="2026-09-26T01:13:00Z"/>
              </w:rPr>
            </w:pPr>
          </w:p>
        </w:tc>
      </w:tr>
      <w:tr w:rsidR="00EC504F" w14:paraId="0F018FDB" w14:textId="77777777" w:rsidTr="00EC2937">
        <w:trPr>
          <w:del w:id="63" w:author="Comparison" w:date="2026-09-25T21:13:00Z" w16du:dateUtc="2026-09-26T01:13:00Z"/>
        </w:trPr>
        <w:tc>
          <w:tcPr>
            <w:tcW w:w="817" w:type="dxa"/>
          </w:tcPr>
          <w:p w14:paraId="4DAEED07" w14:textId="77777777" w:rsidR="00EC504F" w:rsidRPr="002E5F1F" w:rsidRDefault="00EC504F" w:rsidP="00EC2937">
            <w:pPr>
              <w:pStyle w:val="NoSpacing"/>
              <w:rPr>
                <w:del w:id="64" w:author="Comparison" w:date="2026-09-25T21:13:00Z" w16du:dateUtc="2026-09-26T01:13:00Z"/>
                <w:b/>
              </w:rPr>
            </w:pPr>
            <w:del w:id="65" w:author="Comparison" w:date="2026-09-25T21:13:00Z" w16du:dateUtc="2026-09-26T01:13:00Z">
              <w:r>
                <w:rPr>
                  <w:b/>
                </w:rPr>
                <w:delText>v.n</w:delText>
              </w:r>
            </w:del>
          </w:p>
        </w:tc>
        <w:tc>
          <w:tcPr>
            <w:tcW w:w="1418" w:type="dxa"/>
          </w:tcPr>
          <w:p w14:paraId="4AC7F63E" w14:textId="77777777" w:rsidR="00EC504F" w:rsidRDefault="00EC504F" w:rsidP="00EC2937">
            <w:pPr>
              <w:pStyle w:val="NoSpacing"/>
              <w:rPr>
                <w:del w:id="66" w:author="Comparison" w:date="2026-09-25T21:13:00Z" w16du:dateUtc="2026-09-26T01:13:00Z"/>
              </w:rPr>
            </w:pPr>
          </w:p>
        </w:tc>
        <w:tc>
          <w:tcPr>
            <w:tcW w:w="5528" w:type="dxa"/>
          </w:tcPr>
          <w:p w14:paraId="743E740C" w14:textId="77777777" w:rsidR="00EC504F" w:rsidRDefault="00EC504F" w:rsidP="00EC2937">
            <w:pPr>
              <w:pStyle w:val="NoSpacing"/>
              <w:rPr>
                <w:del w:id="67" w:author="Comparison" w:date="2026-09-25T21:13:00Z" w16du:dateUtc="2026-09-26T01:13:00Z"/>
              </w:rPr>
            </w:pPr>
          </w:p>
        </w:tc>
        <w:tc>
          <w:tcPr>
            <w:tcW w:w="1479" w:type="dxa"/>
          </w:tcPr>
          <w:p w14:paraId="1AF6F429" w14:textId="77777777" w:rsidR="00EC504F" w:rsidRDefault="00EC504F" w:rsidP="00EC2937">
            <w:pPr>
              <w:pStyle w:val="NoSpacing"/>
              <w:rPr>
                <w:del w:id="68" w:author="Comparison" w:date="2026-09-25T21:13:00Z" w16du:dateUtc="2026-09-26T01:13:00Z"/>
              </w:rPr>
            </w:pPr>
          </w:p>
        </w:tc>
      </w:tr>
    </w:tbl>
    <w:p w14:paraId="49F8788F" w14:textId="77777777" w:rsidR="00EC504F" w:rsidRDefault="00EC504F" w:rsidP="00EC504F">
      <w:pPr>
        <w:rPr>
          <w:del w:id="69" w:author="Comparison" w:date="2026-09-25T21:13:00Z" w16du:dateUtc="2026-09-26T01:13:00Z"/>
        </w:rPr>
      </w:pPr>
    </w:p>
    <w:p w14:paraId="5C35E209" w14:textId="77777777" w:rsidR="00EC504F" w:rsidRPr="005D14DF" w:rsidRDefault="00EC504F" w:rsidP="00EC504F">
      <w:pPr>
        <w:rPr>
          <w:del w:id="70" w:author="Comparison" w:date="2026-09-25T21:13:00Z" w16du:dateUtc="2026-09-26T01:13:00Z"/>
          <w:b/>
          <w:color w:val="4F81BD" w:themeColor="accent1"/>
        </w:rPr>
      </w:pPr>
      <w:del w:id="71" w:author="Comparison" w:date="2026-09-25T21:13:00Z" w16du:dateUtc="2026-09-26T01:13:00Z">
        <w:r w:rsidRPr="005D14DF">
          <w:rPr>
            <w:b/>
            <w:color w:val="4F81BD" w:themeColor="accent1"/>
          </w:rPr>
          <w:delText>TERMINOLOGY</w:delText>
        </w:r>
      </w:del>
    </w:p>
    <w:p w14:paraId="584FCD32" w14:textId="73BB5331" w:rsidR="00EC504F" w:rsidRDefault="00873234" w:rsidP="00EC504F">
      <w:pPr>
        <w:rPr>
          <w:del w:id="72" w:author="Comparison" w:date="2026-09-25T21:13:00Z" w16du:dateUtc="2026-09-26T01:13:00Z"/>
        </w:rPr>
      </w:pPr>
      <w:del w:id="73" w:author="Comparison" w:date="2026-09-25T21:13:00Z" w16du:dateUtc="2026-09-26T01:13:00Z">
        <w:r>
          <w:delText xml:space="preserve">The EGI </w:delText>
        </w:r>
        <w:r w:rsidR="00EC504F">
          <w:delText xml:space="preserve">glossary </w:delText>
        </w:r>
        <w:r>
          <w:delText>of terms is</w:delText>
        </w:r>
        <w:r w:rsidR="00EC504F">
          <w:delText xml:space="preserve"> </w:delText>
        </w:r>
        <w:r>
          <w:delText xml:space="preserve">available </w:delText>
        </w:r>
        <w:r w:rsidR="00EC504F">
          <w:delText xml:space="preserve">at: </w:delText>
        </w:r>
        <w:r w:rsidR="00B964AE">
          <w:fldChar w:fldCharType="begin"/>
        </w:r>
        <w:r w:rsidR="00B964AE">
          <w:delInstrText>HYPERLINK "https://wiki.egi.eu/wiki/Glossary%20"</w:delInstrText>
        </w:r>
        <w:r w:rsidR="00B964AE">
          <w:fldChar w:fldCharType="separate"/>
        </w:r>
        <w:r w:rsidR="00B964AE" w:rsidRPr="00B964AE">
          <w:rPr>
            <w:rStyle w:val="Hyperlink"/>
          </w:rPr>
          <w:delText xml:space="preserve">https://wiki.egi.eu/wiki/Glossary </w:delText>
        </w:r>
        <w:r w:rsidR="00B964AE">
          <w:fldChar w:fldCharType="end"/>
        </w:r>
        <w:r w:rsidR="00EC504F">
          <w:br w:type="page"/>
        </w:r>
      </w:del>
    </w:p>
    <w:sdt>
      <w:sdtPr>
        <w:rPr>
          <w:b/>
          <w:color w:val="0067B1"/>
          <w:sz w:val="40"/>
        </w:rPr>
        <w:id w:val="-1545511109"/>
        <w:docPartObj>
          <w:docPartGallery w:val="Table of Contents"/>
          <w:docPartUnique/>
        </w:docPartObj>
      </w:sdtPr>
      <w:sdtEndPr>
        <w:rPr>
          <w:bCs/>
          <w:noProof/>
          <w:color w:val="auto"/>
          <w:sz w:val="24"/>
        </w:rPr>
      </w:sdtEndPr>
      <w:sdtContent>
        <w:p w14:paraId="087FD0A2" w14:textId="77777777" w:rsidR="00227F47" w:rsidRPr="00227F47" w:rsidRDefault="00227F47" w:rsidP="00227F47">
          <w:pPr>
            <w:rPr>
              <w:del w:id="74" w:author="Comparison" w:date="2026-09-25T21:13:00Z" w16du:dateUtc="2026-09-26T01:13:00Z"/>
              <w:b/>
              <w:color w:val="0067B1"/>
              <w:sz w:val="40"/>
            </w:rPr>
          </w:pPr>
          <w:del w:id="75" w:author="Comparison" w:date="2026-09-25T21:13:00Z" w16du:dateUtc="2026-09-26T01:13:00Z">
            <w:r w:rsidRPr="00227F47">
              <w:rPr>
                <w:b/>
                <w:color w:val="0067B1"/>
                <w:sz w:val="40"/>
              </w:rPr>
              <w:delText>Contents</w:delText>
            </w:r>
          </w:del>
        </w:p>
        <w:p w14:paraId="2A7385AF" w14:textId="77777777" w:rsidR="00D859A3" w:rsidRDefault="00227F47">
          <w:pPr>
            <w:pStyle w:val="TOC1"/>
            <w:tabs>
              <w:tab w:val="left" w:pos="400"/>
              <w:tab w:val="right" w:leader="dot" w:pos="9016"/>
            </w:tabs>
            <w:rPr>
              <w:del w:id="76" w:author="Comparison" w:date="2026-09-25T21:13:00Z" w16du:dateUtc="2026-09-26T01:13:00Z"/>
              <w:rFonts w:asciiTheme="minorHAnsi" w:eastAsiaTheme="minorEastAsia" w:hAnsiTheme="minorHAnsi"/>
              <w:noProof/>
              <w:lang w:eastAsia="en-GB"/>
            </w:rPr>
          </w:pPr>
          <w:del w:id="77" w:author="Comparison" w:date="2026-09-25T21:13:00Z" w16du:dateUtc="2026-09-26T01:13:00Z">
            <w:r>
              <w:fldChar w:fldCharType="begin"/>
            </w:r>
            <w:r>
              <w:delInstrText xml:space="preserve"> TOC \o "1-3" \h \z \u </w:delInstrText>
            </w:r>
            <w:r>
              <w:fldChar w:fldCharType="separate"/>
            </w:r>
            <w:r w:rsidR="00D859A3">
              <w:fldChar w:fldCharType="begin"/>
            </w:r>
            <w:r w:rsidR="00D859A3">
              <w:delInstrText>HYPERLINK \l "_Toc426969024"</w:delInstrText>
            </w:r>
            <w:r w:rsidR="00D859A3">
              <w:fldChar w:fldCharType="separate"/>
            </w:r>
            <w:r w:rsidR="00D859A3" w:rsidRPr="00770206">
              <w:rPr>
                <w:rStyle w:val="Hyperlink"/>
                <w:noProof/>
              </w:rPr>
              <w:delText>1</w:delText>
            </w:r>
            <w:r w:rsidR="00D859A3">
              <w:rPr>
                <w:rFonts w:asciiTheme="minorHAnsi" w:eastAsiaTheme="minorEastAsia" w:hAnsiTheme="minorHAnsi"/>
                <w:noProof/>
                <w:lang w:eastAsia="en-GB"/>
              </w:rPr>
              <w:tab/>
            </w:r>
            <w:r w:rsidR="00D859A3" w:rsidRPr="00770206">
              <w:rPr>
                <w:rStyle w:val="Hyperlink"/>
                <w:noProof/>
              </w:rPr>
              <w:delText>Example of heading 1</w:delText>
            </w:r>
            <w:r w:rsidR="00D859A3">
              <w:rPr>
                <w:noProof/>
                <w:webHidden/>
              </w:rPr>
              <w:tab/>
            </w:r>
            <w:r w:rsidR="00D859A3">
              <w:rPr>
                <w:noProof/>
                <w:webHidden/>
              </w:rPr>
              <w:fldChar w:fldCharType="begin"/>
            </w:r>
            <w:r w:rsidR="00D859A3">
              <w:rPr>
                <w:noProof/>
                <w:webHidden/>
              </w:rPr>
              <w:delInstrText xml:space="preserve"> PAGEREF _Toc426969024 \h </w:delInstrText>
            </w:r>
            <w:r w:rsidR="00D859A3">
              <w:rPr>
                <w:noProof/>
                <w:webHidden/>
              </w:rPr>
            </w:r>
            <w:r w:rsidR="00D859A3">
              <w:rPr>
                <w:noProof/>
                <w:webHidden/>
              </w:rPr>
              <w:fldChar w:fldCharType="separate"/>
            </w:r>
            <w:r w:rsidR="00D859A3">
              <w:rPr>
                <w:noProof/>
                <w:webHidden/>
              </w:rPr>
              <w:delText>3</w:delText>
            </w:r>
            <w:r w:rsidR="00D859A3">
              <w:rPr>
                <w:noProof/>
                <w:webHidden/>
              </w:rPr>
              <w:fldChar w:fldCharType="end"/>
            </w:r>
            <w:r w:rsidR="00D859A3">
              <w:fldChar w:fldCharType="end"/>
            </w:r>
          </w:del>
        </w:p>
        <w:p w14:paraId="2CDC5235" w14:textId="77777777" w:rsidR="00D859A3" w:rsidRDefault="00D859A3">
          <w:pPr>
            <w:pStyle w:val="TOC2"/>
            <w:tabs>
              <w:tab w:val="left" w:pos="880"/>
              <w:tab w:val="right" w:leader="dot" w:pos="9016"/>
            </w:tabs>
            <w:rPr>
              <w:del w:id="78" w:author="Comparison" w:date="2026-09-25T21:13:00Z" w16du:dateUtc="2026-09-26T01:13:00Z"/>
              <w:rFonts w:asciiTheme="minorHAnsi" w:eastAsiaTheme="minorEastAsia" w:hAnsiTheme="minorHAnsi"/>
              <w:noProof/>
              <w:lang w:eastAsia="en-GB"/>
            </w:rPr>
          </w:pPr>
          <w:del w:id="79" w:author="Comparison" w:date="2026-09-25T21:13:00Z" w16du:dateUtc="2026-09-26T01:13:00Z">
            <w:r>
              <w:fldChar w:fldCharType="begin"/>
            </w:r>
            <w:r>
              <w:delInstrText>HYPERLINK \l "_Toc426969025"</w:delInstrText>
            </w:r>
            <w:r>
              <w:fldChar w:fldCharType="separate"/>
            </w:r>
            <w:r w:rsidRPr="00770206">
              <w:rPr>
                <w:rStyle w:val="Hyperlink"/>
                <w:noProof/>
              </w:rPr>
              <w:delText>1.1</w:delText>
            </w:r>
            <w:r>
              <w:rPr>
                <w:rFonts w:asciiTheme="minorHAnsi" w:eastAsiaTheme="minorEastAsia" w:hAnsiTheme="minorHAnsi"/>
                <w:noProof/>
                <w:lang w:eastAsia="en-GB"/>
              </w:rPr>
              <w:tab/>
            </w:r>
            <w:r w:rsidRPr="00770206">
              <w:rPr>
                <w:rStyle w:val="Hyperlink"/>
                <w:noProof/>
              </w:rPr>
              <w:delText>Heading 2</w:delText>
            </w:r>
            <w:r>
              <w:rPr>
                <w:noProof/>
                <w:webHidden/>
              </w:rPr>
              <w:tab/>
            </w:r>
            <w:r>
              <w:rPr>
                <w:noProof/>
                <w:webHidden/>
              </w:rPr>
              <w:fldChar w:fldCharType="begin"/>
            </w:r>
            <w:r>
              <w:rPr>
                <w:noProof/>
                <w:webHidden/>
              </w:rPr>
              <w:delInstrText xml:space="preserve"> PAGEREF _Toc426969025 \h </w:delInstrText>
            </w:r>
            <w:r>
              <w:rPr>
                <w:noProof/>
                <w:webHidden/>
              </w:rPr>
            </w:r>
            <w:r>
              <w:rPr>
                <w:noProof/>
                <w:webHidden/>
              </w:rPr>
              <w:fldChar w:fldCharType="separate"/>
            </w:r>
            <w:r>
              <w:rPr>
                <w:noProof/>
                <w:webHidden/>
              </w:rPr>
              <w:delText>3</w:delText>
            </w:r>
            <w:r>
              <w:rPr>
                <w:noProof/>
                <w:webHidden/>
              </w:rPr>
              <w:fldChar w:fldCharType="end"/>
            </w:r>
            <w:r>
              <w:fldChar w:fldCharType="end"/>
            </w:r>
          </w:del>
        </w:p>
        <w:p w14:paraId="1B4A879C" w14:textId="77777777" w:rsidR="00D859A3" w:rsidRDefault="00D859A3">
          <w:pPr>
            <w:pStyle w:val="TOC3"/>
            <w:tabs>
              <w:tab w:val="left" w:pos="1100"/>
              <w:tab w:val="right" w:leader="dot" w:pos="9016"/>
            </w:tabs>
            <w:rPr>
              <w:del w:id="80" w:author="Comparison" w:date="2026-09-25T21:13:00Z" w16du:dateUtc="2026-09-26T01:13:00Z"/>
              <w:rFonts w:asciiTheme="minorHAnsi" w:eastAsiaTheme="minorEastAsia" w:hAnsiTheme="minorHAnsi"/>
              <w:noProof/>
              <w:lang w:eastAsia="en-GB"/>
            </w:rPr>
          </w:pPr>
          <w:del w:id="81" w:author="Comparison" w:date="2026-09-25T21:13:00Z" w16du:dateUtc="2026-09-26T01:13:00Z">
            <w:r>
              <w:fldChar w:fldCharType="begin"/>
            </w:r>
            <w:r>
              <w:delInstrText>HYPERLINK \l "_Toc426969026"</w:delInstrText>
            </w:r>
            <w:r>
              <w:fldChar w:fldCharType="separate"/>
            </w:r>
            <w:r w:rsidRPr="00770206">
              <w:rPr>
                <w:rStyle w:val="Hyperlink"/>
                <w:noProof/>
              </w:rPr>
              <w:delText>1.1.1</w:delText>
            </w:r>
            <w:r>
              <w:rPr>
                <w:rFonts w:asciiTheme="minorHAnsi" w:eastAsiaTheme="minorEastAsia" w:hAnsiTheme="minorHAnsi"/>
                <w:noProof/>
                <w:lang w:eastAsia="en-GB"/>
              </w:rPr>
              <w:tab/>
            </w:r>
            <w:r w:rsidRPr="00770206">
              <w:rPr>
                <w:rStyle w:val="Hyperlink"/>
                <w:noProof/>
              </w:rPr>
              <w:delText>Heading 3</w:delText>
            </w:r>
            <w:r>
              <w:rPr>
                <w:noProof/>
                <w:webHidden/>
              </w:rPr>
              <w:tab/>
            </w:r>
            <w:r>
              <w:rPr>
                <w:noProof/>
                <w:webHidden/>
              </w:rPr>
              <w:fldChar w:fldCharType="begin"/>
            </w:r>
            <w:r>
              <w:rPr>
                <w:noProof/>
                <w:webHidden/>
              </w:rPr>
              <w:delInstrText xml:space="preserve"> PAGEREF _Toc426969026 \h </w:delInstrText>
            </w:r>
            <w:r>
              <w:rPr>
                <w:noProof/>
                <w:webHidden/>
              </w:rPr>
            </w:r>
            <w:r>
              <w:rPr>
                <w:noProof/>
                <w:webHidden/>
              </w:rPr>
              <w:fldChar w:fldCharType="separate"/>
            </w:r>
            <w:r>
              <w:rPr>
                <w:noProof/>
                <w:webHidden/>
              </w:rPr>
              <w:delText>3</w:delText>
            </w:r>
            <w:r>
              <w:rPr>
                <w:noProof/>
                <w:webHidden/>
              </w:rPr>
              <w:fldChar w:fldCharType="end"/>
            </w:r>
            <w:r>
              <w:fldChar w:fldCharType="end"/>
            </w:r>
          </w:del>
        </w:p>
        <w:p w14:paraId="154122AC" w14:textId="77777777" w:rsidR="00D859A3" w:rsidRDefault="00D859A3">
          <w:pPr>
            <w:pStyle w:val="TOC1"/>
            <w:tabs>
              <w:tab w:val="left" w:pos="400"/>
              <w:tab w:val="right" w:leader="dot" w:pos="9016"/>
            </w:tabs>
            <w:rPr>
              <w:del w:id="82" w:author="Comparison" w:date="2026-09-25T21:13:00Z" w16du:dateUtc="2026-09-26T01:13:00Z"/>
              <w:rFonts w:asciiTheme="minorHAnsi" w:eastAsiaTheme="minorEastAsia" w:hAnsiTheme="minorHAnsi"/>
              <w:noProof/>
              <w:lang w:eastAsia="en-GB"/>
            </w:rPr>
          </w:pPr>
          <w:del w:id="83" w:author="Comparison" w:date="2026-09-25T21:13:00Z" w16du:dateUtc="2026-09-26T01:13:00Z">
            <w:r>
              <w:fldChar w:fldCharType="begin"/>
            </w:r>
            <w:r>
              <w:delInstrText>HYPERLINK \l "_Toc426969027"</w:delInstrText>
            </w:r>
            <w:r>
              <w:fldChar w:fldCharType="separate"/>
            </w:r>
            <w:r w:rsidRPr="00770206">
              <w:rPr>
                <w:rStyle w:val="Hyperlink"/>
                <w:noProof/>
              </w:rPr>
              <w:delText>2</w:delText>
            </w:r>
            <w:r>
              <w:rPr>
                <w:rFonts w:asciiTheme="minorHAnsi" w:eastAsiaTheme="minorEastAsia" w:hAnsiTheme="minorHAnsi"/>
                <w:noProof/>
                <w:lang w:eastAsia="en-GB"/>
              </w:rPr>
              <w:tab/>
            </w:r>
            <w:r w:rsidRPr="00770206">
              <w:rPr>
                <w:rStyle w:val="Hyperlink"/>
                <w:noProof/>
              </w:rPr>
              <w:delText>Another example of heading 1</w:delText>
            </w:r>
            <w:r>
              <w:rPr>
                <w:noProof/>
                <w:webHidden/>
              </w:rPr>
              <w:tab/>
            </w:r>
            <w:r>
              <w:rPr>
                <w:noProof/>
                <w:webHidden/>
              </w:rPr>
              <w:fldChar w:fldCharType="begin"/>
            </w:r>
            <w:r>
              <w:rPr>
                <w:noProof/>
                <w:webHidden/>
              </w:rPr>
              <w:delInstrText xml:space="preserve"> PAGEREF _Toc426969027 \h </w:delInstrText>
            </w:r>
            <w:r>
              <w:rPr>
                <w:noProof/>
                <w:webHidden/>
              </w:rPr>
            </w:r>
            <w:r>
              <w:rPr>
                <w:noProof/>
                <w:webHidden/>
              </w:rPr>
              <w:fldChar w:fldCharType="separate"/>
            </w:r>
            <w:r>
              <w:rPr>
                <w:noProof/>
                <w:webHidden/>
              </w:rPr>
              <w:delText>4</w:delText>
            </w:r>
            <w:r>
              <w:rPr>
                <w:noProof/>
                <w:webHidden/>
              </w:rPr>
              <w:fldChar w:fldCharType="end"/>
            </w:r>
            <w:r>
              <w:fldChar w:fldCharType="end"/>
            </w:r>
          </w:del>
        </w:p>
        <w:p w14:paraId="7EDBE065" w14:textId="77777777" w:rsidR="00D859A3" w:rsidRDefault="00D859A3">
          <w:pPr>
            <w:pStyle w:val="TOC2"/>
            <w:tabs>
              <w:tab w:val="left" w:pos="880"/>
              <w:tab w:val="right" w:leader="dot" w:pos="9016"/>
            </w:tabs>
            <w:rPr>
              <w:del w:id="84" w:author="Comparison" w:date="2026-09-25T21:13:00Z" w16du:dateUtc="2026-09-26T01:13:00Z"/>
              <w:rFonts w:asciiTheme="minorHAnsi" w:eastAsiaTheme="minorEastAsia" w:hAnsiTheme="minorHAnsi"/>
              <w:noProof/>
              <w:lang w:eastAsia="en-GB"/>
            </w:rPr>
          </w:pPr>
          <w:del w:id="85" w:author="Comparison" w:date="2026-09-25T21:13:00Z" w16du:dateUtc="2026-09-26T01:13:00Z">
            <w:r>
              <w:fldChar w:fldCharType="begin"/>
            </w:r>
            <w:r>
              <w:delInstrText>HYPERLINK \l "_Toc426969028"</w:delInstrText>
            </w:r>
            <w:r>
              <w:fldChar w:fldCharType="separate"/>
            </w:r>
            <w:r w:rsidRPr="00770206">
              <w:rPr>
                <w:rStyle w:val="Hyperlink"/>
                <w:noProof/>
              </w:rPr>
              <w:delText>2.1</w:delText>
            </w:r>
            <w:r>
              <w:rPr>
                <w:rFonts w:asciiTheme="minorHAnsi" w:eastAsiaTheme="minorEastAsia" w:hAnsiTheme="minorHAnsi"/>
                <w:noProof/>
                <w:lang w:eastAsia="en-GB"/>
              </w:rPr>
              <w:tab/>
            </w:r>
            <w:r w:rsidRPr="00770206">
              <w:rPr>
                <w:rStyle w:val="Hyperlink"/>
                <w:noProof/>
              </w:rPr>
              <w:delText>Heading 2</w:delText>
            </w:r>
            <w:r>
              <w:rPr>
                <w:noProof/>
                <w:webHidden/>
              </w:rPr>
              <w:tab/>
            </w:r>
            <w:r>
              <w:rPr>
                <w:noProof/>
                <w:webHidden/>
              </w:rPr>
              <w:fldChar w:fldCharType="begin"/>
            </w:r>
            <w:r>
              <w:rPr>
                <w:noProof/>
                <w:webHidden/>
              </w:rPr>
              <w:delInstrText xml:space="preserve"> PAGEREF _Toc426969028 \h </w:delInstrText>
            </w:r>
            <w:r>
              <w:rPr>
                <w:noProof/>
                <w:webHidden/>
              </w:rPr>
            </w:r>
            <w:r>
              <w:rPr>
                <w:noProof/>
                <w:webHidden/>
              </w:rPr>
              <w:fldChar w:fldCharType="separate"/>
            </w:r>
            <w:r>
              <w:rPr>
                <w:noProof/>
                <w:webHidden/>
              </w:rPr>
              <w:delText>4</w:delText>
            </w:r>
            <w:r>
              <w:rPr>
                <w:noProof/>
                <w:webHidden/>
              </w:rPr>
              <w:fldChar w:fldCharType="end"/>
            </w:r>
            <w:r>
              <w:fldChar w:fldCharType="end"/>
            </w:r>
          </w:del>
        </w:p>
        <w:p w14:paraId="543C8092" w14:textId="77777777" w:rsidR="00D859A3" w:rsidRDefault="00D859A3">
          <w:pPr>
            <w:pStyle w:val="TOC3"/>
            <w:tabs>
              <w:tab w:val="left" w:pos="1100"/>
              <w:tab w:val="right" w:leader="dot" w:pos="9016"/>
            </w:tabs>
            <w:rPr>
              <w:del w:id="86" w:author="Comparison" w:date="2026-09-25T21:13:00Z" w16du:dateUtc="2026-09-26T01:13:00Z"/>
              <w:rFonts w:asciiTheme="minorHAnsi" w:eastAsiaTheme="minorEastAsia" w:hAnsiTheme="minorHAnsi"/>
              <w:noProof/>
              <w:lang w:eastAsia="en-GB"/>
            </w:rPr>
          </w:pPr>
          <w:del w:id="87" w:author="Comparison" w:date="2026-09-25T21:13:00Z" w16du:dateUtc="2026-09-26T01:13:00Z">
            <w:r>
              <w:fldChar w:fldCharType="begin"/>
            </w:r>
            <w:r>
              <w:delInstrText>HYPERLINK \l "_Toc426969029"</w:delInstrText>
            </w:r>
            <w:r>
              <w:fldChar w:fldCharType="separate"/>
            </w:r>
            <w:r w:rsidRPr="00770206">
              <w:rPr>
                <w:rStyle w:val="Hyperlink"/>
                <w:noProof/>
              </w:rPr>
              <w:delText>2.1.1</w:delText>
            </w:r>
            <w:r>
              <w:rPr>
                <w:rFonts w:asciiTheme="minorHAnsi" w:eastAsiaTheme="minorEastAsia" w:hAnsiTheme="minorHAnsi"/>
                <w:noProof/>
                <w:lang w:eastAsia="en-GB"/>
              </w:rPr>
              <w:tab/>
            </w:r>
            <w:r w:rsidRPr="00770206">
              <w:rPr>
                <w:rStyle w:val="Hyperlink"/>
                <w:noProof/>
              </w:rPr>
              <w:delText>Heading 3</w:delText>
            </w:r>
            <w:r>
              <w:rPr>
                <w:noProof/>
                <w:webHidden/>
              </w:rPr>
              <w:tab/>
            </w:r>
            <w:r>
              <w:rPr>
                <w:noProof/>
                <w:webHidden/>
              </w:rPr>
              <w:fldChar w:fldCharType="begin"/>
            </w:r>
            <w:r>
              <w:rPr>
                <w:noProof/>
                <w:webHidden/>
              </w:rPr>
              <w:delInstrText xml:space="preserve"> PAGEREF _Toc426969029 \h </w:delInstrText>
            </w:r>
            <w:r>
              <w:rPr>
                <w:noProof/>
                <w:webHidden/>
              </w:rPr>
            </w:r>
            <w:r>
              <w:rPr>
                <w:noProof/>
                <w:webHidden/>
              </w:rPr>
              <w:fldChar w:fldCharType="separate"/>
            </w:r>
            <w:r>
              <w:rPr>
                <w:noProof/>
                <w:webHidden/>
              </w:rPr>
              <w:delText>4</w:delText>
            </w:r>
            <w:r>
              <w:rPr>
                <w:noProof/>
                <w:webHidden/>
              </w:rPr>
              <w:fldChar w:fldCharType="end"/>
            </w:r>
            <w:r>
              <w:fldChar w:fldCharType="end"/>
            </w:r>
          </w:del>
        </w:p>
        <w:p w14:paraId="301D40E0" w14:textId="77777777" w:rsidR="00D859A3" w:rsidRDefault="00D859A3">
          <w:pPr>
            <w:pStyle w:val="TOC1"/>
            <w:tabs>
              <w:tab w:val="left" w:pos="400"/>
              <w:tab w:val="right" w:leader="dot" w:pos="9016"/>
            </w:tabs>
            <w:rPr>
              <w:del w:id="88" w:author="Comparison" w:date="2026-09-25T21:13:00Z" w16du:dateUtc="2026-09-26T01:13:00Z"/>
              <w:rFonts w:asciiTheme="minorHAnsi" w:eastAsiaTheme="minorEastAsia" w:hAnsiTheme="minorHAnsi"/>
              <w:noProof/>
              <w:lang w:eastAsia="en-GB"/>
            </w:rPr>
          </w:pPr>
          <w:del w:id="89" w:author="Comparison" w:date="2026-09-25T21:13:00Z" w16du:dateUtc="2026-09-26T01:13:00Z">
            <w:r>
              <w:fldChar w:fldCharType="begin"/>
            </w:r>
            <w:r>
              <w:delInstrText>HYPERLINK \l "_Toc426969030"</w:delInstrText>
            </w:r>
            <w:r>
              <w:fldChar w:fldCharType="separate"/>
            </w:r>
            <w:r w:rsidRPr="00770206">
              <w:rPr>
                <w:rStyle w:val="Hyperlink"/>
                <w:noProof/>
              </w:rPr>
              <w:delText>3</w:delText>
            </w:r>
            <w:r>
              <w:rPr>
                <w:rFonts w:asciiTheme="minorHAnsi" w:eastAsiaTheme="minorEastAsia" w:hAnsiTheme="minorHAnsi"/>
                <w:noProof/>
                <w:lang w:eastAsia="en-GB"/>
              </w:rPr>
              <w:tab/>
            </w:r>
            <w:r w:rsidRPr="00770206">
              <w:rPr>
                <w:rStyle w:val="Hyperlink"/>
                <w:noProof/>
              </w:rPr>
              <w:delText>Now for the lists and etc.</w:delText>
            </w:r>
            <w:r>
              <w:rPr>
                <w:noProof/>
                <w:webHidden/>
              </w:rPr>
              <w:tab/>
            </w:r>
            <w:r>
              <w:rPr>
                <w:noProof/>
                <w:webHidden/>
              </w:rPr>
              <w:fldChar w:fldCharType="begin"/>
            </w:r>
            <w:r>
              <w:rPr>
                <w:noProof/>
                <w:webHidden/>
              </w:rPr>
              <w:delInstrText xml:space="preserve"> PAGEREF _Toc426969030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6D4E9110" w14:textId="77777777" w:rsidR="00D859A3" w:rsidRDefault="00D859A3">
          <w:pPr>
            <w:pStyle w:val="TOC2"/>
            <w:tabs>
              <w:tab w:val="left" w:pos="880"/>
              <w:tab w:val="right" w:leader="dot" w:pos="9016"/>
            </w:tabs>
            <w:rPr>
              <w:del w:id="90" w:author="Comparison" w:date="2026-09-25T21:13:00Z" w16du:dateUtc="2026-09-26T01:13:00Z"/>
              <w:rFonts w:asciiTheme="minorHAnsi" w:eastAsiaTheme="minorEastAsia" w:hAnsiTheme="minorHAnsi"/>
              <w:noProof/>
              <w:lang w:eastAsia="en-GB"/>
            </w:rPr>
          </w:pPr>
          <w:del w:id="91" w:author="Comparison" w:date="2026-09-25T21:13:00Z" w16du:dateUtc="2026-09-26T01:13:00Z">
            <w:r>
              <w:fldChar w:fldCharType="begin"/>
            </w:r>
            <w:r>
              <w:delInstrText>HYPERLINK \l "_Toc426969031"</w:delInstrText>
            </w:r>
            <w:r>
              <w:fldChar w:fldCharType="separate"/>
            </w:r>
            <w:r w:rsidRPr="00770206">
              <w:rPr>
                <w:rStyle w:val="Hyperlink"/>
                <w:noProof/>
              </w:rPr>
              <w:delText>3.1</w:delText>
            </w:r>
            <w:r>
              <w:rPr>
                <w:rFonts w:asciiTheme="minorHAnsi" w:eastAsiaTheme="minorEastAsia" w:hAnsiTheme="minorHAnsi"/>
                <w:noProof/>
                <w:lang w:eastAsia="en-GB"/>
              </w:rPr>
              <w:tab/>
            </w:r>
            <w:r w:rsidRPr="00770206">
              <w:rPr>
                <w:rStyle w:val="Hyperlink"/>
                <w:noProof/>
              </w:rPr>
              <w:delText>Bullet lists</w:delText>
            </w:r>
            <w:r>
              <w:rPr>
                <w:noProof/>
                <w:webHidden/>
              </w:rPr>
              <w:tab/>
            </w:r>
            <w:r>
              <w:rPr>
                <w:noProof/>
                <w:webHidden/>
              </w:rPr>
              <w:fldChar w:fldCharType="begin"/>
            </w:r>
            <w:r>
              <w:rPr>
                <w:noProof/>
                <w:webHidden/>
              </w:rPr>
              <w:delInstrText xml:space="preserve"> PAGEREF _Toc426969031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7A1FFBC9" w14:textId="77777777" w:rsidR="00D859A3" w:rsidRDefault="00D859A3">
          <w:pPr>
            <w:pStyle w:val="TOC2"/>
            <w:tabs>
              <w:tab w:val="left" w:pos="880"/>
              <w:tab w:val="right" w:leader="dot" w:pos="9016"/>
            </w:tabs>
            <w:rPr>
              <w:del w:id="92" w:author="Comparison" w:date="2026-09-25T21:13:00Z" w16du:dateUtc="2026-09-26T01:13:00Z"/>
              <w:rFonts w:asciiTheme="minorHAnsi" w:eastAsiaTheme="minorEastAsia" w:hAnsiTheme="minorHAnsi"/>
              <w:noProof/>
              <w:lang w:eastAsia="en-GB"/>
            </w:rPr>
          </w:pPr>
          <w:del w:id="93" w:author="Comparison" w:date="2026-09-25T21:13:00Z" w16du:dateUtc="2026-09-26T01:13:00Z">
            <w:r>
              <w:fldChar w:fldCharType="begin"/>
            </w:r>
            <w:r>
              <w:delInstrText>HYPERLINK \l "_Toc426969032"</w:delInstrText>
            </w:r>
            <w:r>
              <w:fldChar w:fldCharType="separate"/>
            </w:r>
            <w:r w:rsidRPr="00770206">
              <w:rPr>
                <w:rStyle w:val="Hyperlink"/>
                <w:noProof/>
              </w:rPr>
              <w:delText>3.2</w:delText>
            </w:r>
            <w:r>
              <w:rPr>
                <w:rFonts w:asciiTheme="minorHAnsi" w:eastAsiaTheme="minorEastAsia" w:hAnsiTheme="minorHAnsi"/>
                <w:noProof/>
                <w:lang w:eastAsia="en-GB"/>
              </w:rPr>
              <w:tab/>
            </w:r>
            <w:r w:rsidRPr="00770206">
              <w:rPr>
                <w:rStyle w:val="Hyperlink"/>
                <w:noProof/>
              </w:rPr>
              <w:delText>Numbered lists</w:delText>
            </w:r>
            <w:r>
              <w:rPr>
                <w:noProof/>
                <w:webHidden/>
              </w:rPr>
              <w:tab/>
            </w:r>
            <w:r>
              <w:rPr>
                <w:noProof/>
                <w:webHidden/>
              </w:rPr>
              <w:fldChar w:fldCharType="begin"/>
            </w:r>
            <w:r>
              <w:rPr>
                <w:noProof/>
                <w:webHidden/>
              </w:rPr>
              <w:delInstrText xml:space="preserve"> PAGEREF _Toc426969032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380B3A4B" w14:textId="77777777" w:rsidR="00D859A3" w:rsidRDefault="00D859A3">
          <w:pPr>
            <w:pStyle w:val="TOC1"/>
            <w:tabs>
              <w:tab w:val="left" w:pos="400"/>
              <w:tab w:val="right" w:leader="dot" w:pos="9016"/>
            </w:tabs>
            <w:rPr>
              <w:del w:id="94" w:author="Comparison" w:date="2026-09-25T21:13:00Z" w16du:dateUtc="2026-09-26T01:13:00Z"/>
              <w:rFonts w:asciiTheme="minorHAnsi" w:eastAsiaTheme="minorEastAsia" w:hAnsiTheme="minorHAnsi"/>
              <w:noProof/>
              <w:lang w:eastAsia="en-GB"/>
            </w:rPr>
          </w:pPr>
          <w:del w:id="95" w:author="Comparison" w:date="2026-09-25T21:13:00Z" w16du:dateUtc="2026-09-26T01:13:00Z">
            <w:r>
              <w:fldChar w:fldCharType="begin"/>
            </w:r>
            <w:r>
              <w:delInstrText>HYPERLINK \l "_Toc426969033"</w:delInstrText>
            </w:r>
            <w:r>
              <w:fldChar w:fldCharType="separate"/>
            </w:r>
            <w:r w:rsidRPr="00770206">
              <w:rPr>
                <w:rStyle w:val="Hyperlink"/>
                <w:noProof/>
              </w:rPr>
              <w:delText>4</w:delText>
            </w:r>
            <w:r>
              <w:rPr>
                <w:rFonts w:asciiTheme="minorHAnsi" w:eastAsiaTheme="minorEastAsia" w:hAnsiTheme="minorHAnsi"/>
                <w:noProof/>
                <w:lang w:eastAsia="en-GB"/>
              </w:rPr>
              <w:tab/>
            </w:r>
            <w:r w:rsidRPr="00770206">
              <w:rPr>
                <w:rStyle w:val="Hyperlink"/>
                <w:noProof/>
              </w:rPr>
              <w:delText>Figures and captions</w:delText>
            </w:r>
            <w:r>
              <w:rPr>
                <w:noProof/>
                <w:webHidden/>
              </w:rPr>
              <w:tab/>
            </w:r>
            <w:r>
              <w:rPr>
                <w:noProof/>
                <w:webHidden/>
              </w:rPr>
              <w:fldChar w:fldCharType="begin"/>
            </w:r>
            <w:r>
              <w:rPr>
                <w:noProof/>
                <w:webHidden/>
              </w:rPr>
              <w:delInstrText xml:space="preserve"> PAGEREF _Toc426969033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21C814DB" w14:textId="77777777" w:rsidR="00D859A3" w:rsidRDefault="00D859A3">
          <w:pPr>
            <w:pStyle w:val="TOC2"/>
            <w:tabs>
              <w:tab w:val="left" w:pos="880"/>
              <w:tab w:val="right" w:leader="dot" w:pos="9016"/>
            </w:tabs>
            <w:rPr>
              <w:del w:id="96" w:author="Comparison" w:date="2026-09-25T21:13:00Z" w16du:dateUtc="2026-09-26T01:13:00Z"/>
              <w:rFonts w:asciiTheme="minorHAnsi" w:eastAsiaTheme="minorEastAsia" w:hAnsiTheme="minorHAnsi"/>
              <w:noProof/>
              <w:lang w:eastAsia="en-GB"/>
            </w:rPr>
          </w:pPr>
          <w:del w:id="97" w:author="Comparison" w:date="2026-09-25T21:13:00Z" w16du:dateUtc="2026-09-26T01:13:00Z">
            <w:r>
              <w:fldChar w:fldCharType="begin"/>
            </w:r>
            <w:r>
              <w:delInstrText>HYPERLINK \l "_Toc426969034"</w:delInstrText>
            </w:r>
            <w:r>
              <w:fldChar w:fldCharType="separate"/>
            </w:r>
            <w:r w:rsidRPr="00770206">
              <w:rPr>
                <w:rStyle w:val="Hyperlink"/>
                <w:noProof/>
              </w:rPr>
              <w:delText>4.1</w:delText>
            </w:r>
            <w:r>
              <w:rPr>
                <w:rFonts w:asciiTheme="minorHAnsi" w:eastAsiaTheme="minorEastAsia" w:hAnsiTheme="minorHAnsi"/>
                <w:noProof/>
                <w:lang w:eastAsia="en-GB"/>
              </w:rPr>
              <w:tab/>
            </w:r>
            <w:r w:rsidRPr="00770206">
              <w:rPr>
                <w:rStyle w:val="Hyperlink"/>
                <w:noProof/>
              </w:rPr>
              <w:delText>Pictures</w:delText>
            </w:r>
            <w:r>
              <w:rPr>
                <w:noProof/>
                <w:webHidden/>
              </w:rPr>
              <w:tab/>
            </w:r>
            <w:r>
              <w:rPr>
                <w:noProof/>
                <w:webHidden/>
              </w:rPr>
              <w:fldChar w:fldCharType="begin"/>
            </w:r>
            <w:r>
              <w:rPr>
                <w:noProof/>
                <w:webHidden/>
              </w:rPr>
              <w:delInstrText xml:space="preserve"> PAGEREF _Toc426969034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13D4E596" w14:textId="77777777" w:rsidR="00D859A3" w:rsidRDefault="00D859A3">
          <w:pPr>
            <w:pStyle w:val="TOC2"/>
            <w:tabs>
              <w:tab w:val="left" w:pos="880"/>
              <w:tab w:val="right" w:leader="dot" w:pos="9016"/>
            </w:tabs>
            <w:rPr>
              <w:del w:id="98" w:author="Comparison" w:date="2026-09-25T21:13:00Z" w16du:dateUtc="2026-09-26T01:13:00Z"/>
              <w:rFonts w:asciiTheme="minorHAnsi" w:eastAsiaTheme="minorEastAsia" w:hAnsiTheme="minorHAnsi"/>
              <w:noProof/>
              <w:lang w:eastAsia="en-GB"/>
            </w:rPr>
          </w:pPr>
          <w:del w:id="99" w:author="Comparison" w:date="2026-09-25T21:13:00Z" w16du:dateUtc="2026-09-26T01:13:00Z">
            <w:r>
              <w:fldChar w:fldCharType="begin"/>
            </w:r>
            <w:r>
              <w:delInstrText>HYPERLINK \l "_Toc426969035"</w:delInstrText>
            </w:r>
            <w:r>
              <w:fldChar w:fldCharType="separate"/>
            </w:r>
            <w:r w:rsidRPr="00770206">
              <w:rPr>
                <w:rStyle w:val="Hyperlink"/>
                <w:noProof/>
              </w:rPr>
              <w:delText>4.2</w:delText>
            </w:r>
            <w:r>
              <w:rPr>
                <w:rFonts w:asciiTheme="minorHAnsi" w:eastAsiaTheme="minorEastAsia" w:hAnsiTheme="minorHAnsi"/>
                <w:noProof/>
                <w:lang w:eastAsia="en-GB"/>
              </w:rPr>
              <w:tab/>
            </w:r>
            <w:r w:rsidRPr="00770206">
              <w:rPr>
                <w:rStyle w:val="Hyperlink"/>
                <w:noProof/>
              </w:rPr>
              <w:delText>Tables</w:delText>
            </w:r>
            <w:r>
              <w:rPr>
                <w:noProof/>
                <w:webHidden/>
              </w:rPr>
              <w:tab/>
            </w:r>
            <w:r>
              <w:rPr>
                <w:noProof/>
                <w:webHidden/>
              </w:rPr>
              <w:fldChar w:fldCharType="begin"/>
            </w:r>
            <w:r>
              <w:rPr>
                <w:noProof/>
                <w:webHidden/>
              </w:rPr>
              <w:delInstrText xml:space="preserve"> PAGEREF _Toc426969035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69785EAA" w14:textId="77777777" w:rsidR="00D859A3" w:rsidRDefault="00D859A3">
          <w:pPr>
            <w:pStyle w:val="TOC1"/>
            <w:tabs>
              <w:tab w:val="left" w:pos="400"/>
              <w:tab w:val="right" w:leader="dot" w:pos="9016"/>
            </w:tabs>
            <w:rPr>
              <w:del w:id="100" w:author="Comparison" w:date="2026-09-25T21:13:00Z" w16du:dateUtc="2026-09-26T01:13:00Z"/>
              <w:rFonts w:asciiTheme="minorHAnsi" w:eastAsiaTheme="minorEastAsia" w:hAnsiTheme="minorHAnsi"/>
              <w:noProof/>
              <w:lang w:eastAsia="en-GB"/>
            </w:rPr>
          </w:pPr>
          <w:del w:id="101" w:author="Comparison" w:date="2026-09-25T21:13:00Z" w16du:dateUtc="2026-09-26T01:13:00Z">
            <w:r>
              <w:fldChar w:fldCharType="begin"/>
            </w:r>
            <w:r>
              <w:delInstrText>HYPERLINK \l "_Toc426969036"</w:delInstrText>
            </w:r>
            <w:r>
              <w:fldChar w:fldCharType="separate"/>
            </w:r>
            <w:r w:rsidRPr="00770206">
              <w:rPr>
                <w:rStyle w:val="Hyperlink"/>
                <w:noProof/>
              </w:rPr>
              <w:delText>5</w:delText>
            </w:r>
            <w:r>
              <w:rPr>
                <w:rFonts w:asciiTheme="minorHAnsi" w:eastAsiaTheme="minorEastAsia" w:hAnsiTheme="minorHAnsi"/>
                <w:noProof/>
                <w:lang w:eastAsia="en-GB"/>
              </w:rPr>
              <w:tab/>
            </w:r>
            <w:r w:rsidRPr="00770206">
              <w:rPr>
                <w:rStyle w:val="Hyperlink"/>
                <w:noProof/>
              </w:rPr>
              <w:delText>References</w:delText>
            </w:r>
            <w:r>
              <w:rPr>
                <w:noProof/>
                <w:webHidden/>
              </w:rPr>
              <w:tab/>
            </w:r>
            <w:r>
              <w:rPr>
                <w:noProof/>
                <w:webHidden/>
              </w:rPr>
              <w:fldChar w:fldCharType="begin"/>
            </w:r>
            <w:r>
              <w:rPr>
                <w:noProof/>
                <w:webHidden/>
              </w:rPr>
              <w:delInstrText xml:space="preserve"> PAGEREF _Toc426969036 \h </w:delInstrText>
            </w:r>
            <w:r>
              <w:rPr>
                <w:noProof/>
                <w:webHidden/>
              </w:rPr>
            </w:r>
            <w:r>
              <w:rPr>
                <w:noProof/>
                <w:webHidden/>
              </w:rPr>
              <w:fldChar w:fldCharType="separate"/>
            </w:r>
            <w:r>
              <w:rPr>
                <w:noProof/>
                <w:webHidden/>
              </w:rPr>
              <w:delText>9</w:delText>
            </w:r>
            <w:r>
              <w:rPr>
                <w:noProof/>
                <w:webHidden/>
              </w:rPr>
              <w:fldChar w:fldCharType="end"/>
            </w:r>
            <w:r>
              <w:fldChar w:fldCharType="end"/>
            </w:r>
          </w:del>
        </w:p>
        <w:p w14:paraId="49D4A248" w14:textId="77777777" w:rsidR="00D859A3" w:rsidRDefault="00D859A3">
          <w:pPr>
            <w:pStyle w:val="TOC1"/>
            <w:tabs>
              <w:tab w:val="left" w:pos="1320"/>
              <w:tab w:val="right" w:leader="dot" w:pos="9016"/>
            </w:tabs>
            <w:rPr>
              <w:del w:id="102" w:author="Comparison" w:date="2026-09-25T21:13:00Z" w16du:dateUtc="2026-09-26T01:13:00Z"/>
              <w:rFonts w:asciiTheme="minorHAnsi" w:eastAsiaTheme="minorEastAsia" w:hAnsiTheme="minorHAnsi"/>
              <w:noProof/>
              <w:lang w:eastAsia="en-GB"/>
            </w:rPr>
          </w:pPr>
          <w:del w:id="103" w:author="Comparison" w:date="2026-09-25T21:13:00Z" w16du:dateUtc="2026-09-26T01:13:00Z">
            <w:r>
              <w:fldChar w:fldCharType="begin"/>
            </w:r>
            <w:r>
              <w:delInstrText>HYPERLINK \l "_Toc426969037"</w:delInstrText>
            </w:r>
            <w:r>
              <w:fldChar w:fldCharType="separate"/>
            </w:r>
            <w:r w:rsidRPr="00770206">
              <w:rPr>
                <w:rStyle w:val="Hyperlink"/>
                <w:noProof/>
              </w:rPr>
              <w:delText>Appendix I.</w:delText>
            </w:r>
            <w:r>
              <w:rPr>
                <w:rFonts w:asciiTheme="minorHAnsi" w:eastAsiaTheme="minorEastAsia" w:hAnsiTheme="minorHAnsi"/>
                <w:noProof/>
                <w:lang w:eastAsia="en-GB"/>
              </w:rPr>
              <w:tab/>
            </w:r>
            <w:r w:rsidRPr="00770206">
              <w:rPr>
                <w:rStyle w:val="Hyperlink"/>
                <w:noProof/>
              </w:rPr>
              <w:delText>Appendix example</w:delText>
            </w:r>
            <w:r>
              <w:rPr>
                <w:noProof/>
                <w:webHidden/>
              </w:rPr>
              <w:tab/>
            </w:r>
            <w:r>
              <w:rPr>
                <w:noProof/>
                <w:webHidden/>
              </w:rPr>
              <w:fldChar w:fldCharType="begin"/>
            </w:r>
            <w:r>
              <w:rPr>
                <w:noProof/>
                <w:webHidden/>
              </w:rPr>
              <w:delInstrText xml:space="preserve"> PAGEREF _Toc426969037 \h </w:delInstrText>
            </w:r>
            <w:r>
              <w:rPr>
                <w:noProof/>
                <w:webHidden/>
              </w:rPr>
            </w:r>
            <w:r>
              <w:rPr>
                <w:noProof/>
                <w:webHidden/>
              </w:rPr>
              <w:fldChar w:fldCharType="separate"/>
            </w:r>
            <w:r>
              <w:rPr>
                <w:noProof/>
                <w:webHidden/>
              </w:rPr>
              <w:delText>10</w:delText>
            </w:r>
            <w:r>
              <w:rPr>
                <w:noProof/>
                <w:webHidden/>
              </w:rPr>
              <w:fldChar w:fldCharType="end"/>
            </w:r>
            <w:r>
              <w:fldChar w:fldCharType="end"/>
            </w:r>
          </w:del>
        </w:p>
        <w:p w14:paraId="7D628E07" w14:textId="77777777" w:rsidR="00227F47" w:rsidRDefault="00227F47">
          <w:pPr>
            <w:rPr>
              <w:del w:id="104" w:author="Comparison" w:date="2026-09-25T21:13:00Z" w16du:dateUtc="2026-09-26T01:13:00Z"/>
            </w:rPr>
          </w:pPr>
          <w:del w:id="105" w:author="Comparison" w:date="2026-09-25T21:13:00Z" w16du:dateUtc="2026-09-26T01:13:00Z">
            <w:r>
              <w:rPr>
                <w:b/>
                <w:bCs/>
                <w:noProof/>
              </w:rPr>
              <w:fldChar w:fldCharType="end"/>
            </w:r>
          </w:del>
        </w:p>
      </w:sdtContent>
    </w:sdt>
    <w:p w14:paraId="48EF95A2" w14:textId="77777777" w:rsidR="002539A4" w:rsidRDefault="002539A4" w:rsidP="000502D5">
      <w:pPr>
        <w:rPr>
          <w:del w:id="106" w:author="Comparison" w:date="2026-09-25T21:13:00Z" w16du:dateUtc="2026-09-26T01:13:00Z"/>
        </w:rPr>
      </w:pPr>
    </w:p>
    <w:p w14:paraId="2A4C41B1" w14:textId="77777777" w:rsidR="002539A4" w:rsidRDefault="002539A4" w:rsidP="000502D5">
      <w:pPr>
        <w:rPr>
          <w:del w:id="107" w:author="Comparison" w:date="2026-09-25T21:13:00Z" w16du:dateUtc="2026-09-26T01:13:00Z"/>
        </w:rPr>
      </w:pPr>
    </w:p>
    <w:p w14:paraId="4A80F4F9" w14:textId="77777777" w:rsidR="00227F47" w:rsidRDefault="00227F47" w:rsidP="000502D5">
      <w:pPr>
        <w:rPr>
          <w:del w:id="108" w:author="Comparison" w:date="2026-09-25T21:13:00Z" w16du:dateUtc="2026-09-26T01:13:00Z"/>
        </w:rPr>
      </w:pPr>
    </w:p>
    <w:p w14:paraId="5042CDD9" w14:textId="77777777" w:rsidR="00227F47" w:rsidRDefault="00227F47" w:rsidP="000502D5">
      <w:pPr>
        <w:rPr>
          <w:del w:id="109" w:author="Comparison" w:date="2026-09-25T21:13:00Z" w16du:dateUtc="2026-09-26T01:13:00Z"/>
        </w:rPr>
      </w:pPr>
      <w:del w:id="110" w:author="Comparison" w:date="2026-09-25T21:13:00Z" w16du:dateUtc="2026-09-26T01:13:00Z">
        <w:r>
          <w:br w:type="page"/>
        </w:r>
      </w:del>
    </w:p>
    <w:p w14:paraId="2DDFCC0F" w14:textId="693F334F" w:rsidR="00227F47" w:rsidRDefault="00EC2937" w:rsidP="004D249B">
      <w:pPr>
        <w:pStyle w:val="Heading1"/>
      </w:pPr>
      <w:del w:id="111" w:author="Comparison" w:date="2026-09-25T21:13:00Z" w16du:dateUtc="2026-09-26T01:13:00Z">
        <w:r>
          <w:delText>Executive</w:delText>
        </w:r>
      </w:del>
      <w:r>
        <w:t xml:space="preserve"> summary</w:t>
      </w:r>
      <w:ins w:id="112" w:author="Comparison" w:date="2026-09-25T21:13:00Z" w16du:dateUtc="2026-09-26T01:13:00Z">
        <w:r w:rsidR="00C92E11">
          <w:t>:</w:t>
        </w:r>
      </w:ins>
      <w:bookmarkEnd w:id="9"/>
    </w:p>
    <w:p w14:paraId="09133B48" w14:textId="77777777" w:rsidR="00327AC2" w:rsidRDefault="00C92E11">
      <w:pPr>
        <w:jc w:val="both"/>
        <w:rPr>
          <w:ins w:id="113" w:author="Comparison" w:date="2026-09-25T21:13:00Z" w16du:dateUtc="2026-09-26T01:13:00Z"/>
        </w:rPr>
      </w:pPr>
      <w:ins w:id="114" w:author="Comparison" w:date="2026-09-25T21:13:00Z" w16du:dateUtc="2026-09-26T01:13:00Z">
        <w:r>
          <w:t>1. Women entrepreneurs in Indonesia face significant challenges in growing and extending their businesses to become large corporations.</w:t>
        </w:r>
      </w:ins>
    </w:p>
    <w:p w14:paraId="41D5F194" w14:textId="77777777" w:rsidR="00327AC2" w:rsidRDefault="00C92E11">
      <w:pPr>
        <w:jc w:val="both"/>
        <w:rPr>
          <w:ins w:id="115" w:author="Comparison" w:date="2026-09-25T21:13:00Z" w16du:dateUtc="2026-09-26T01:13:00Z"/>
        </w:rPr>
      </w:pPr>
      <w:ins w:id="116" w:author="Comparison" w:date="2026-09-25T21:13:00Z" w16du:dateUtc="2026-09-26T01:13:00Z">
        <w:r>
          <w:t>2. The COVID-19 pandemic has had a significant impact on women entrepreneurs, with many struggling to maintain their businesses.</w:t>
        </w:r>
      </w:ins>
    </w:p>
    <w:p w14:paraId="6DF19DCA" w14:textId="795C4E50" w:rsidR="00EC2937" w:rsidRDefault="00C92E11" w:rsidP="00EC2937">
      <w:pPr>
        <w:rPr>
          <w:del w:id="117" w:author="Comparison" w:date="2026-09-25T21:13:00Z" w16du:dateUtc="2026-09-26T01:13:00Z"/>
        </w:rPr>
      </w:pPr>
      <w:ins w:id="118" w:author="Comparison" w:date="2026-09-25T21:13:00Z" w16du:dateUtc="2026-09-26T01:13:00Z">
        <w:r>
          <w:t xml:space="preserve">3. An integrative model of sustainable livelihood for women entrepreneurs </w:t>
        </w:r>
      </w:ins>
      <w:del w:id="119" w:author="Comparison" w:date="2026-09-25T21:13:00Z" w16du:dateUtc="2026-09-26T01:13:00Z">
        <w:r w:rsidR="00EC2937">
          <w:delText xml:space="preserve">This document is a summary report on the core activities performances in the period May-Oct 2015. </w:delText>
        </w:r>
      </w:del>
    </w:p>
    <w:p w14:paraId="47A18BFD" w14:textId="77777777" w:rsidR="00327AC2" w:rsidRDefault="00EC2937">
      <w:pPr>
        <w:jc w:val="both"/>
        <w:rPr>
          <w:ins w:id="120" w:author="Comparison" w:date="2026-09-25T21:13:00Z" w16du:dateUtc="2026-09-26T01:13:00Z"/>
        </w:rPr>
      </w:pPr>
      <w:del w:id="121" w:author="Comparison" w:date="2026-09-25T21:13:00Z" w16du:dateUtc="2026-09-26T01:13:00Z">
        <w:r>
          <w:delText xml:space="preserve">The reports are </w:delText>
        </w:r>
      </w:del>
      <w:r>
        <w:t xml:space="preserve">based on the </w:t>
      </w:r>
      <w:ins w:id="122" w:author="Comparison" w:date="2026-09-25T21:13:00Z" w16du:dateUtc="2026-09-26T01:13:00Z">
        <w:r w:rsidR="00C92E11">
          <w:t>VUCA can be applied as a survival strategy in dealing with various uncertainties.</w:t>
        </w:r>
      </w:ins>
    </w:p>
    <w:p w14:paraId="1B843EDB" w14:textId="77777777" w:rsidR="00327AC2" w:rsidRDefault="00C92E11">
      <w:pPr>
        <w:pStyle w:val="Heading1"/>
        <w:rPr>
          <w:ins w:id="123" w:author="Comparison" w:date="2026-09-25T21:13:00Z" w16du:dateUtc="2026-09-26T01:13:00Z"/>
        </w:rPr>
      </w:pPr>
      <w:bookmarkStart w:id="124" w:name="_Toc3"/>
      <w:ins w:id="125" w:author="Comparison" w:date="2026-09-25T21:13:00Z" w16du:dateUtc="2026-09-26T01:13:00Z">
        <w:r>
          <w:t>Article rating:</w:t>
        </w:r>
        <w:bookmarkEnd w:id="124"/>
      </w:ins>
    </w:p>
    <w:p w14:paraId="3B6C1826" w14:textId="77777777" w:rsidR="00327AC2" w:rsidRDefault="00C92E11">
      <w:pPr>
        <w:jc w:val="both"/>
        <w:rPr>
          <w:ins w:id="126" w:author="Comparison" w:date="2026-09-25T21:13:00Z" w16du:dateUtc="2026-09-26T01:13:00Z"/>
        </w:rPr>
      </w:pPr>
      <w:ins w:id="127" w:author="Comparison" w:date="2026-09-25T21:13:00Z" w16du:dateUtc="2026-09-26T01:13:00Z">
        <w:r>
          <w:t>May be slightly imbalanced: The article presents the information in a generally reliable way, but there are minor points of consideration that could be explored further or claims that are not fully backed by appropriate evidence. Some perspectives may also be omitted, and you are encouraged to use the research topics section to explore the topic further.</w:t>
        </w:r>
      </w:ins>
    </w:p>
    <w:p w14:paraId="3CE7334F" w14:textId="77777777" w:rsidR="00327AC2" w:rsidRDefault="00C92E11">
      <w:pPr>
        <w:pStyle w:val="Heading1"/>
        <w:rPr>
          <w:ins w:id="128" w:author="Comparison" w:date="2026-09-25T21:13:00Z" w16du:dateUtc="2026-09-26T01:13:00Z"/>
        </w:rPr>
      </w:pPr>
      <w:bookmarkStart w:id="129" w:name="_Toc4"/>
      <w:ins w:id="130" w:author="Comparison" w:date="2026-09-25T21:13:00Z" w16du:dateUtc="2026-09-26T01:13:00Z">
        <w:r>
          <w:t>Article analysis:</w:t>
        </w:r>
        <w:bookmarkEnd w:id="129"/>
      </w:ins>
    </w:p>
    <w:p w14:paraId="0CA83ECF" w14:textId="77777777" w:rsidR="00327AC2" w:rsidRDefault="00C92E11">
      <w:pPr>
        <w:jc w:val="both"/>
        <w:rPr>
          <w:ins w:id="131" w:author="Comparison" w:date="2026-09-25T21:13:00Z" w16du:dateUtc="2026-09-26T01:13:00Z"/>
        </w:rPr>
      </w:pPr>
      <w:ins w:id="132" w:author="Comparison" w:date="2026-09-25T21:13:00Z" w16du:dateUtc="2026-09-26T01:13:00Z">
        <w:r>
          <w:t>The article "Livelihood strategies of women entrepreneurs in Indonesia" presents a study that aims to identify</w:t>
        </w:r>
      </w:ins>
      <w:del w:id="133" w:author="Comparison" w:date="2026-09-25T21:13:00Z" w16du:dateUtc="2026-09-26T01:13:00Z">
        <w:r w:rsidR="00EC2937">
          <w:delText>service providers reports submitted</w:delText>
        </w:r>
        <w:r w:rsidR="00FB5FDD">
          <w:delText xml:space="preserve"> in November 2015</w:delText>
        </w:r>
        <w:r w:rsidR="00FB5FDD">
          <w:rPr>
            <w:rStyle w:val="FootnoteReference"/>
          </w:rPr>
          <w:footnoteReference w:id="1"/>
        </w:r>
        <w:r w:rsidR="00FB5FDD">
          <w:delText>,</w:delText>
        </w:r>
      </w:del>
      <w:r w:rsidR="00FB5FDD">
        <w:t xml:space="preserve"> the </w:t>
      </w:r>
      <w:ins w:id="135" w:author="Comparison" w:date="2026-09-25T21:13:00Z" w16du:dateUtc="2026-09-26T01:13:00Z">
        <w:r>
          <w:t>relationship between five variables of pentagon assets in Sustainable Livelihoods</w:t>
        </w:r>
      </w:ins>
      <w:del w:id="136" w:author="Comparison" w:date="2026-09-25T21:13:00Z" w16du:dateUtc="2026-09-26T01:13:00Z">
        <w:r w:rsidR="00FB5FDD">
          <w:delText>A/R</w:delText>
        </w:r>
      </w:del>
      <w:r w:rsidR="00FB5FDD">
        <w:t xml:space="preserve"> and </w:t>
      </w:r>
      <w:ins w:id="137" w:author="Comparison" w:date="2026-09-25T21:13:00Z" w16du:dateUtc="2026-09-26T01:13:00Z">
        <w:r>
          <w:t>investigate the survival strategy of women entrepreneurs during COVID-19 in Indonesia. The study uses a mixed-method approach, combining Partial Least Square (PLS) and Group Discussion Forum (FGD), to examine the relationship element of women entrepreneurs to build a business strategy and support the Livelihoods strategies Model.</w:t>
        </w:r>
      </w:ins>
    </w:p>
    <w:p w14:paraId="2D7E4E43" w14:textId="77777777" w:rsidR="00327AC2" w:rsidRDefault="00327AC2">
      <w:pPr>
        <w:jc w:val="both"/>
        <w:rPr>
          <w:ins w:id="138" w:author="Comparison" w:date="2026-09-25T21:13:00Z" w16du:dateUtc="2026-09-26T01:13:00Z"/>
        </w:rPr>
      </w:pPr>
    </w:p>
    <w:p w14:paraId="618D299E" w14:textId="77777777" w:rsidR="00327AC2" w:rsidRDefault="00C92E11">
      <w:pPr>
        <w:jc w:val="both"/>
        <w:rPr>
          <w:ins w:id="139" w:author="Comparison" w:date="2026-09-25T21:13:00Z" w16du:dateUtc="2026-09-26T01:13:00Z"/>
        </w:rPr>
      </w:pPr>
      <w:ins w:id="140" w:author="Comparison" w:date="2026-09-25T21:13:00Z" w16du:dateUtc="2026-09-26T01:13:00Z">
        <w:r>
          <w:t>The article provides valuable insights into the challenges faced by women entrepreneurs in Indonesia, who account for 60% of small and medium businesses. However, there are some potential biases and limitations in the study that need to be considered. Firstly, the sample size is relatively small, with only 155 women entrepreneurs participating in PLS and 14 participants in FGD. This may limit the generalizability of the findings to other contexts.</w:t>
        </w:r>
      </w:ins>
    </w:p>
    <w:p w14:paraId="7F8284F6" w14:textId="77777777" w:rsidR="00327AC2" w:rsidRDefault="00327AC2">
      <w:pPr>
        <w:jc w:val="both"/>
        <w:rPr>
          <w:ins w:id="141" w:author="Comparison" w:date="2026-09-25T21:13:00Z" w16du:dateUtc="2026-09-26T01:13:00Z"/>
        </w:rPr>
      </w:pPr>
    </w:p>
    <w:p w14:paraId="4D33C727" w14:textId="77777777" w:rsidR="00327AC2" w:rsidRDefault="00C92E11">
      <w:pPr>
        <w:jc w:val="both"/>
        <w:rPr>
          <w:ins w:id="142" w:author="Comparison" w:date="2026-09-25T21:13:00Z" w16du:dateUtc="2026-09-26T01:13:00Z"/>
        </w:rPr>
      </w:pPr>
      <w:ins w:id="143" w:author="Comparison" w:date="2026-09-25T21:13:00Z" w16du:dateUtc="2026-09-26T01:13:00Z">
        <w:r>
          <w:t>Secondly, while the article highlights the importance of sustainable livelihoods for women entrepreneurs, it does not explore how gender inequality affects their access to resources such as finance, education, and networks. Women entrepreneurs face significant barriers due to cultural norms that limit their mobility and participation in public life. These factors can affect their ability to access capital or training programs that could help them grow their businesses.</w:t>
        </w:r>
      </w:ins>
    </w:p>
    <w:p w14:paraId="566C11B0" w14:textId="77777777" w:rsidR="00327AC2" w:rsidRDefault="00327AC2">
      <w:pPr>
        <w:jc w:val="both"/>
        <w:rPr>
          <w:ins w:id="144" w:author="Comparison" w:date="2026-09-25T21:13:00Z" w16du:dateUtc="2026-09-26T01:13:00Z"/>
        </w:rPr>
      </w:pPr>
    </w:p>
    <w:p w14:paraId="38A05150" w14:textId="40EB5EDB" w:rsidR="00EC2937" w:rsidRDefault="00C92E11">
      <w:pPr>
        <w:jc w:val="both"/>
        <w:pPrChange w:id="145" w:author="Comparison" w:date="2026-09-25T21:13:00Z" w16du:dateUtc="2026-09-26T01:13:00Z">
          <w:pPr/>
        </w:pPrChange>
      </w:pPr>
      <w:ins w:id="146" w:author="Comparison" w:date="2026-09-25T21:13:00Z" w16du:dateUtc="2026-09-26T01:13:00Z">
        <w:r>
          <w:t>Thirdly, while VUCA is an important concept for understanding how businesses can adapt to changing environments, it is not clear how this framework applies specifically to women entrepreneurs. The article suggests that an integrative model</w:t>
        </w:r>
      </w:ins>
      <w:del w:id="147" w:author="Comparison" w:date="2026-09-25T21:13:00Z" w16du:dateUtc="2026-09-26T01:13:00Z">
        <w:r w:rsidR="00FB5FDD">
          <w:delText>performance report automatically generated monthly,</w:delText>
        </w:r>
      </w:del>
      <w:r w:rsidR="00FB5FDD">
        <w:t xml:space="preserve"> based on </w:t>
      </w:r>
      <w:ins w:id="148" w:author="Comparison" w:date="2026-09-25T21:13:00Z" w16du:dateUtc="2026-09-26T01:13:00Z">
        <w:r>
          <w:t>livelihood strategies and VUCA can be applied as a survival strategy for women entrepreneurs dealing with various uncertainties. However, it does not provide concrete examples or evidence of how this model</w:t>
        </w:r>
      </w:ins>
      <w:del w:id="149" w:author="Comparison" w:date="2026-09-25T21:13:00Z" w16du:dateUtc="2026-09-26T01:13:00Z">
        <w:r w:rsidR="00FB5FDD">
          <w:delText>the monitoring of the IT services (where applicable). Analysis</w:delText>
        </w:r>
      </w:del>
      <w:r w:rsidR="00FB5FDD">
        <w:t xml:space="preserve"> has been </w:t>
      </w:r>
      <w:ins w:id="150" w:author="Comparison" w:date="2026-09-25T21:13:00Z" w16du:dateUtc="2026-09-26T01:13:00Z">
        <w:r>
          <w:t>implemented successfully.</w:t>
        </w:r>
      </w:ins>
      <w:del w:id="151" w:author="Comparison" w:date="2026-09-25T21:13:00Z" w16du:dateUtc="2026-09-26T01:13:00Z">
        <w:r w:rsidR="00FB5FDD">
          <w:delText>done versus the targets agreed in the EGI.eu OLA</w:delText>
        </w:r>
        <w:r w:rsidR="00FB5FDD">
          <w:rPr>
            <w:rStyle w:val="FootnoteReference"/>
          </w:rPr>
          <w:footnoteReference w:id="2"/>
        </w:r>
      </w:del>
    </w:p>
    <w:p w14:paraId="1CD0D745" w14:textId="77777777" w:rsidR="00327AC2" w:rsidRDefault="00327AC2">
      <w:pPr>
        <w:jc w:val="both"/>
        <w:rPr>
          <w:ins w:id="153" w:author="Comparison" w:date="2026-09-25T21:13:00Z" w16du:dateUtc="2026-09-26T01:13:00Z"/>
        </w:rPr>
      </w:pPr>
    </w:p>
    <w:p w14:paraId="12DF349B" w14:textId="77777777" w:rsidR="00327AC2" w:rsidRDefault="00C92E11">
      <w:pPr>
        <w:jc w:val="both"/>
        <w:rPr>
          <w:ins w:id="154" w:author="Comparison" w:date="2026-09-25T21:13:00Z" w16du:dateUtc="2026-09-26T01:13:00Z"/>
        </w:rPr>
      </w:pPr>
      <w:ins w:id="155" w:author="Comparison" w:date="2026-09-25T21:13:00Z" w16du:dateUtc="2026-09-26T01:13:00Z">
        <w:r>
          <w:t>Finally, there is a lack of discussion around potential risks associated with promoting entrepreneurship as a solution for economic growth and development. While entrepreneurship can create jobs and generate income, it also comes with risks such as financial instability or failure. Women entrepreneurs may be particularly vulnerable to these risks due to their limited access to resources and support networks.</w:t>
        </w:r>
      </w:ins>
    </w:p>
    <w:p w14:paraId="17F1DD2D" w14:textId="77777777" w:rsidR="00327AC2" w:rsidRDefault="00327AC2">
      <w:pPr>
        <w:jc w:val="both"/>
        <w:rPr>
          <w:ins w:id="156" w:author="Comparison" w:date="2026-09-25T21:13:00Z" w16du:dateUtc="2026-09-26T01:13:00Z"/>
        </w:rPr>
      </w:pPr>
    </w:p>
    <w:p w14:paraId="34BECA09" w14:textId="77777777" w:rsidR="00327AC2" w:rsidRDefault="00C92E11">
      <w:pPr>
        <w:jc w:val="both"/>
        <w:rPr>
          <w:ins w:id="157" w:author="Comparison" w:date="2026-09-25T21:13:00Z" w16du:dateUtc="2026-09-26T01:13:00Z"/>
        </w:rPr>
      </w:pPr>
      <w:ins w:id="158" w:author="Comparison" w:date="2026-09-25T21:13:00Z" w16du:dateUtc="2026-09-26T01:13:00Z">
        <w:r>
          <w:t>In conclusion, the article provides valuable insights into the challenges faced by women entrepreneurs in Indonesia and highlights the importance of sustainable livelihoods for their long-term viability. However, there are potential biases and limitations in the study that need to be considered, including small sample size, gender inequality, unclear application of VUCA framework, and lack of discussion around potential risks associated with entrepreneurship.</w:t>
        </w:r>
      </w:ins>
    </w:p>
    <w:p w14:paraId="16598813" w14:textId="77777777" w:rsidR="00327AC2" w:rsidRDefault="00C92E11">
      <w:pPr>
        <w:pStyle w:val="Heading1"/>
        <w:rPr>
          <w:ins w:id="159" w:author="Comparison" w:date="2026-09-25T21:13:00Z" w16du:dateUtc="2026-09-26T01:13:00Z"/>
        </w:rPr>
      </w:pPr>
      <w:bookmarkStart w:id="160" w:name="_Toc5"/>
      <w:ins w:id="161" w:author="Comparison" w:date="2026-09-25T21:13:00Z" w16du:dateUtc="2026-09-26T01:13:00Z">
        <w:r>
          <w:t>Topics for further research:</w:t>
        </w:r>
        <w:bookmarkEnd w:id="160"/>
      </w:ins>
    </w:p>
    <w:p w14:paraId="03C5FB5A" w14:textId="77777777" w:rsidR="00327AC2" w:rsidRDefault="00C92E11">
      <w:pPr>
        <w:numPr>
          <w:ilvl w:val="0"/>
          <w:numId w:val="17"/>
        </w:numPr>
        <w:spacing w:after="0"/>
        <w:rPr>
          <w:ins w:id="162" w:author="Comparison" w:date="2026-09-25T21:13:00Z" w16du:dateUtc="2026-09-26T01:13:00Z"/>
        </w:rPr>
      </w:pPr>
      <w:ins w:id="163" w:author="Comparison" w:date="2026-09-25T21:13:00Z" w16du:dateUtc="2026-09-26T01:13:00Z">
        <w:r>
          <w:t xml:space="preserve">Gender inequality and entrepreneurship in Indonesia </w:t>
        </w:r>
      </w:ins>
    </w:p>
    <w:p w14:paraId="014794D9" w14:textId="14EF8554" w:rsidR="00FB5FDD" w:rsidRDefault="00C92E11" w:rsidP="00FB5FDD">
      <w:pPr>
        <w:pStyle w:val="Heading1"/>
        <w:rPr>
          <w:del w:id="164" w:author="Comparison" w:date="2026-09-25T21:13:00Z" w16du:dateUtc="2026-09-26T01:13:00Z"/>
        </w:rPr>
      </w:pPr>
      <w:ins w:id="165" w:author="Comparison" w:date="2026-09-25T21:13:00Z" w16du:dateUtc="2026-09-26T01:13:00Z">
        <w:r>
          <w:t>Access to finance</w:t>
        </w:r>
      </w:ins>
      <w:del w:id="166" w:author="Comparison" w:date="2026-09-25T21:13:00Z" w16du:dateUtc="2026-09-26T01:13:00Z">
        <w:r w:rsidR="00FB5FDD">
          <w:delText>Report on the core services performance</w:delText>
        </w:r>
      </w:del>
    </w:p>
    <w:p w14:paraId="25039172" w14:textId="53935B44" w:rsidR="00FB5FDD" w:rsidRDefault="00FB5FDD" w:rsidP="00FB5FDD">
      <w:pPr>
        <w:pStyle w:val="Heading2"/>
        <w:rPr>
          <w:del w:id="167" w:author="Comparison" w:date="2026-09-25T21:13:00Z" w16du:dateUtc="2026-09-26T01:13:00Z"/>
          <w:rFonts w:eastAsia="Times New Roman" w:cs="Times New Roman"/>
        </w:rPr>
      </w:pPr>
      <w:del w:id="168" w:author="Comparison" w:date="2026-09-25T21:13:00Z" w16du:dateUtc="2026-09-26T01:13:00Z">
        <w:r>
          <w:rPr>
            <w:rFonts w:eastAsia="Times New Roman" w:cs="Times New Roman"/>
          </w:rPr>
          <w:delText>1st Level Support And 2nd Level Support</w:delText>
        </w:r>
      </w:del>
    </w:p>
    <w:p w14:paraId="5721332B" w14:textId="5F4B78A9" w:rsidR="00FB5FDD" w:rsidRDefault="00FB5FDD" w:rsidP="00FB5FDD">
      <w:pPr>
        <w:rPr>
          <w:del w:id="169" w:author="Comparison" w:date="2026-09-25T21:13:00Z" w16du:dateUtc="2026-09-26T01:13:00Z"/>
        </w:rPr>
      </w:pPr>
      <w:del w:id="170" w:author="Comparison" w:date="2026-09-25T21:13:00Z" w16du:dateUtc="2026-09-26T01:13:00Z">
        <w:r>
          <w:delText>Providers: CESNET, CSIC, LIP</w:delText>
        </w:r>
      </w:del>
    </w:p>
    <w:p w14:paraId="4673B09E" w14:textId="6A969DF2" w:rsidR="00FB5FDD" w:rsidRDefault="00FB5FDD" w:rsidP="00FB5FDD">
      <w:pPr>
        <w:rPr>
          <w:del w:id="171" w:author="Comparison" w:date="2026-09-25T21:13:00Z" w16du:dateUtc="2026-09-26T01:13:00Z"/>
        </w:rPr>
      </w:pPr>
      <w:del w:id="172" w:author="Comparison" w:date="2026-09-25T21:13:00Z" w16du:dateUtc="2026-09-26T01:13:00Z">
        <w:r>
          <w:delText>The service has been provided continuously with no major deviations from the targets.  There were small deviations from the targets but not big enough to considerably decrease the quality of the service.</w:delText>
        </w:r>
      </w:del>
    </w:p>
    <w:p w14:paraId="7C4E8022" w14:textId="5075D25D" w:rsidR="00FB5FDD" w:rsidRDefault="00FB5FDD" w:rsidP="00FB5FDD">
      <w:pPr>
        <w:rPr>
          <w:del w:id="173" w:author="Comparison" w:date="2026-09-25T21:13:00Z" w16du:dateUtc="2026-09-26T01:13:00Z"/>
        </w:rPr>
      </w:pPr>
      <w:del w:id="174" w:author="Comparison" w:date="2026-09-25T21:13:00Z" w16du:dateUtc="2026-09-26T01:13:00Z">
        <w:r>
          <w:delText xml:space="preserve">In two months the average response time for urgent tickets was 1.5 days, rather than 1 day. </w:delText>
        </w:r>
      </w:del>
    </w:p>
    <w:p w14:paraId="2F364806" w14:textId="45F0DF66" w:rsidR="00FB5FDD" w:rsidRDefault="00FB5FDD" w:rsidP="00FB5FDD">
      <w:pPr>
        <w:rPr>
          <w:del w:id="175" w:author="Comparison" w:date="2026-09-25T21:13:00Z" w16du:dateUtc="2026-09-26T01:13:00Z"/>
        </w:rPr>
      </w:pPr>
      <w:del w:id="176" w:author="Comparison" w:date="2026-09-25T21:13:00Z" w16du:dateUtc="2026-09-26T01:13:00Z">
        <w:r>
          <w:delText>Achieved target: Overall yes.</w:delText>
        </w:r>
      </w:del>
    </w:p>
    <w:p w14:paraId="44B72119" w14:textId="407D9C24" w:rsidR="00FB5FDD" w:rsidRDefault="00FB5FDD" w:rsidP="00FB5FDD">
      <w:pPr>
        <w:pStyle w:val="Heading2"/>
        <w:rPr>
          <w:del w:id="177" w:author="Comparison" w:date="2026-09-25T21:13:00Z" w16du:dateUtc="2026-09-26T01:13:00Z"/>
        </w:rPr>
      </w:pPr>
      <w:del w:id="178" w:author="Comparison" w:date="2026-09-25T21:13:00Z" w16du:dateUtc="2026-09-26T01:13:00Z">
        <w:r>
          <w:delText>Acceptance criteria</w:delText>
        </w:r>
      </w:del>
    </w:p>
    <w:p w14:paraId="2DDBE5AC" w14:textId="47D37BFF" w:rsidR="00FB5FDD" w:rsidRDefault="00FB5FDD" w:rsidP="00FB5FDD">
      <w:pPr>
        <w:rPr>
          <w:del w:id="179" w:author="Comparison" w:date="2026-09-25T21:13:00Z" w16du:dateUtc="2026-09-26T01:13:00Z"/>
        </w:rPr>
      </w:pPr>
      <w:del w:id="180" w:author="Comparison" w:date="2026-09-25T21:13:00Z" w16du:dateUtc="2026-09-26T01:13:00Z">
        <w:r>
          <w:delText>Providers: CSIC</w:delText>
        </w:r>
      </w:del>
    </w:p>
    <w:p w14:paraId="69038A09" w14:textId="5D3CB91C" w:rsidR="00FB5FDD" w:rsidRPr="00FB5FDD" w:rsidRDefault="00FB5FDD" w:rsidP="00FB5FDD">
      <w:pPr>
        <w:rPr>
          <w:del w:id="181" w:author="Comparison" w:date="2026-09-25T21:13:00Z" w16du:dateUtc="2026-09-26T01:13:00Z"/>
        </w:rPr>
      </w:pPr>
      <w:del w:id="182" w:author="Comparison" w:date="2026-09-25T21:13:00Z" w16du:dateUtc="2026-09-26T01:13:00Z">
        <w:r>
          <w:delText>The service has been provided continuously with no deviations from the target. The service fulfilled the requirements of the EGI UMD provisioning, properly supporting the process.</w:delText>
        </w:r>
      </w:del>
    </w:p>
    <w:p w14:paraId="5C3C68B4" w14:textId="0CAFAF12" w:rsidR="00EC2937" w:rsidRDefault="00FB5FDD" w:rsidP="00EC2937">
      <w:pPr>
        <w:rPr>
          <w:del w:id="183" w:author="Comparison" w:date="2026-09-25T21:13:00Z" w16du:dateUtc="2026-09-26T01:13:00Z"/>
        </w:rPr>
      </w:pPr>
      <w:del w:id="184" w:author="Comparison" w:date="2026-09-25T21:13:00Z" w16du:dateUtc="2026-09-26T01:13:00Z">
        <w:r>
          <w:delText>Achieved target: yes.</w:delText>
        </w:r>
      </w:del>
    </w:p>
    <w:p w14:paraId="7D965E61" w14:textId="734067E2" w:rsidR="00FB5FDD" w:rsidRDefault="00FB5FDD" w:rsidP="00FB5FDD">
      <w:pPr>
        <w:pStyle w:val="Heading2"/>
        <w:rPr>
          <w:del w:id="185" w:author="Comparison" w:date="2026-09-25T21:13:00Z" w16du:dateUtc="2026-09-26T01:13:00Z"/>
        </w:rPr>
      </w:pPr>
      <w:del w:id="186" w:author="Comparison" w:date="2026-09-25T21:13:00Z" w16du:dateUtc="2026-09-26T01:13:00Z">
        <w:r>
          <w:delText>Accounting and metrics portal</w:delText>
        </w:r>
      </w:del>
    </w:p>
    <w:p w14:paraId="4ADBF485" w14:textId="2818AB35" w:rsidR="00FB5FDD" w:rsidRDefault="00FB5FDD" w:rsidP="00FB5FDD">
      <w:pPr>
        <w:rPr>
          <w:del w:id="187" w:author="Comparison" w:date="2026-09-25T21:13:00Z" w16du:dateUtc="2026-09-26T01:13:00Z"/>
          <w:rFonts w:eastAsia="Times New Roman" w:cs="Times New Roman"/>
        </w:rPr>
      </w:pPr>
      <w:del w:id="188" w:author="Comparison" w:date="2026-09-25T21:13:00Z" w16du:dateUtc="2026-09-26T01:13:00Z">
        <w:r>
          <w:delText xml:space="preserve">Providers: </w:delText>
        </w:r>
        <w:r w:rsidR="00EB70E6">
          <w:rPr>
            <w:rFonts w:eastAsia="Times New Roman" w:cs="Times New Roman"/>
          </w:rPr>
          <w:delText>FCTSG</w:delText>
        </w:r>
      </w:del>
    </w:p>
    <w:p w14:paraId="556CE79F" w14:textId="4DFE90A8" w:rsidR="00EB70E6" w:rsidRDefault="00EB70E6" w:rsidP="00FB5FDD">
      <w:pPr>
        <w:rPr>
          <w:del w:id="189" w:author="Comparison" w:date="2026-09-25T21:13:00Z" w16du:dateUtc="2026-09-26T01:13:00Z"/>
          <w:rFonts w:eastAsia="Times New Roman" w:cs="Times New Roman"/>
        </w:rPr>
      </w:pPr>
      <w:del w:id="190" w:author="Comparison" w:date="2026-09-25T21:13:00Z" w16du:dateUtc="2026-09-26T01:13:00Z">
        <w:r>
          <w:rPr>
            <w:rFonts w:eastAsia="Times New Roman" w:cs="Times New Roman"/>
          </w:rPr>
          <w:delText xml:space="preserve">The service has been underperforming during the first two months of the reporting period. </w:delText>
        </w:r>
      </w:del>
    </w:p>
    <w:p w14:paraId="4CAB15F1" w14:textId="6ED989AD" w:rsidR="00EC64E7" w:rsidRDefault="00EC64E7" w:rsidP="00FB5FDD">
      <w:pPr>
        <w:rPr>
          <w:del w:id="191" w:author="Comparison" w:date="2026-09-25T21:13:00Z" w16du:dateUtc="2026-09-26T01:13:00Z"/>
          <w:rFonts w:eastAsia="Times New Roman" w:cs="Times New Roman"/>
        </w:rPr>
      </w:pPr>
      <w:del w:id="192" w:author="Comparison" w:date="2026-09-25T21:13:00Z" w16du:dateUtc="2026-09-26T01:13:00Z">
        <w:r>
          <w:rPr>
            <w:rFonts w:eastAsia="Times New Roman" w:cs="Times New Roman"/>
          </w:rPr>
          <w:delText>The first two months had an average availability of 95% vs the target of 99%.</w:delText>
        </w:r>
      </w:del>
    </w:p>
    <w:p w14:paraId="5A75A8CC" w14:textId="3FFB3C81" w:rsidR="00EC64E7" w:rsidRDefault="00EC64E7" w:rsidP="00FB5FDD">
      <w:pPr>
        <w:rPr>
          <w:del w:id="193" w:author="Comparison" w:date="2026-09-25T21:13:00Z" w16du:dateUtc="2026-09-26T01:13:00Z"/>
          <w:rFonts w:eastAsia="Times New Roman" w:cs="Times New Roman"/>
        </w:rPr>
      </w:pPr>
      <w:del w:id="194" w:author="Comparison" w:date="2026-09-25T21:13:00Z" w16du:dateUtc="2026-09-26T01:13:00Z">
        <w:r>
          <w:rPr>
            <w:rFonts w:eastAsia="Times New Roman" w:cs="Times New Roman"/>
          </w:rPr>
          <w:delText>In particular the second month of reporting had a very bad response time for service request (average of 16 days and 11 days, respectively for non urgent and urgent requests).</w:delText>
        </w:r>
      </w:del>
    </w:p>
    <w:p w14:paraId="14AADAB5" w14:textId="72526EA5" w:rsidR="00EC64E7" w:rsidRDefault="00EC64E7" w:rsidP="00FB5FDD">
      <w:pPr>
        <w:rPr>
          <w:del w:id="195" w:author="Comparison" w:date="2026-09-25T21:13:00Z" w16du:dateUtc="2026-09-26T01:13:00Z"/>
          <w:rFonts w:eastAsia="Times New Roman" w:cs="Times New Roman"/>
        </w:rPr>
      </w:pPr>
      <w:del w:id="196" w:author="Comparison" w:date="2026-09-25T21:13:00Z" w16du:dateUtc="2026-09-26T01:13:00Z">
        <w:r>
          <w:rPr>
            <w:rFonts w:eastAsia="Times New Roman" w:cs="Times New Roman"/>
          </w:rPr>
          <w:delText>The last 4 months of the period performance were back on target.</w:delText>
        </w:r>
      </w:del>
    </w:p>
    <w:p w14:paraId="5D4852E2" w14:textId="77777777" w:rsidR="00327AC2" w:rsidRDefault="00794005">
      <w:pPr>
        <w:numPr>
          <w:ilvl w:val="0"/>
          <w:numId w:val="17"/>
        </w:numPr>
        <w:spacing w:after="0"/>
        <w:rPr>
          <w:ins w:id="197" w:author="Comparison" w:date="2026-09-25T21:13:00Z" w16du:dateUtc="2026-09-26T01:13:00Z"/>
        </w:rPr>
      </w:pPr>
      <w:del w:id="198" w:author="Comparison" w:date="2026-09-25T21:13:00Z" w16du:dateUtc="2026-09-26T01:13:00Z">
        <w:r>
          <w:rPr>
            <w:rFonts w:eastAsia="Times New Roman" w:cs="Times New Roman"/>
          </w:rPr>
          <w:delText>Achieved target: No,</w:delText>
        </w:r>
      </w:del>
      <w:r>
        <w:rPr>
          <w:rFonts w:eastAsia="Times New Roman" w:cs="Times New Roman"/>
        </w:rPr>
        <w:t xml:space="preserve"> for </w:t>
      </w:r>
      <w:ins w:id="199" w:author="Comparison" w:date="2026-09-25T21:13:00Z" w16du:dateUtc="2026-09-26T01:13:00Z">
        <w:r w:rsidR="00C92E11">
          <w:t xml:space="preserve">women entrepreneurs in Indonesia </w:t>
        </w:r>
      </w:ins>
    </w:p>
    <w:p w14:paraId="4508F97A" w14:textId="3211F1C1" w:rsidR="00794005" w:rsidRDefault="00C92E11">
      <w:pPr>
        <w:numPr>
          <w:ilvl w:val="0"/>
          <w:numId w:val="17"/>
        </w:numPr>
        <w:spacing w:after="0"/>
        <w:rPr>
          <w:rFonts w:eastAsia="Times New Roman" w:cs="Times New Roman"/>
        </w:rPr>
        <w:pPrChange w:id="200" w:author="Comparison" w:date="2026-09-25T21:13:00Z" w16du:dateUtc="2026-09-26T01:13:00Z">
          <w:pPr/>
        </w:pPrChange>
      </w:pPr>
      <w:ins w:id="201" w:author="Comparison" w:date="2026-09-25T21:13:00Z" w16du:dateUtc="2026-09-26T01:13:00Z">
        <w:r>
          <w:t>Cultural barriers</w:t>
        </w:r>
      </w:ins>
      <w:del w:id="202" w:author="Comparison" w:date="2026-09-25T21:13:00Z" w16du:dateUtc="2026-09-26T01:13:00Z">
        <w:r w:rsidR="00794005">
          <w:rPr>
            <w:rFonts w:eastAsia="Times New Roman" w:cs="Times New Roman"/>
          </w:rPr>
          <w:delText>two months. Yes</w:delText>
        </w:r>
      </w:del>
      <w:r w:rsidR="00794005">
        <w:rPr>
          <w:rFonts w:eastAsia="Times New Roman" w:cs="Times New Roman"/>
        </w:rPr>
        <w:t xml:space="preserve"> for </w:t>
      </w:r>
      <w:ins w:id="203" w:author="Comparison" w:date="2026-09-25T21:13:00Z" w16du:dateUtc="2026-09-26T01:13:00Z">
        <w:r>
          <w:t>women entrepreneurs in Indonesia</w:t>
        </w:r>
      </w:ins>
      <w:del w:id="204" w:author="Comparison" w:date="2026-09-25T21:13:00Z" w16du:dateUtc="2026-09-26T01:13:00Z">
        <w:r w:rsidR="00794005">
          <w:rPr>
            <w:rFonts w:eastAsia="Times New Roman" w:cs="Times New Roman"/>
          </w:rPr>
          <w:delText>4 months.</w:delText>
        </w:r>
      </w:del>
      <w:r w:rsidR="00794005">
        <w:rPr>
          <w:rFonts w:eastAsia="Times New Roman" w:cs="Times New Roman"/>
        </w:rPr>
        <w:t xml:space="preserve"> </w:t>
      </w:r>
    </w:p>
    <w:p w14:paraId="0457A998" w14:textId="46745CA3" w:rsidR="00794005" w:rsidRDefault="00C92E11" w:rsidP="00794005">
      <w:pPr>
        <w:pStyle w:val="Heading2"/>
        <w:rPr>
          <w:del w:id="205" w:author="Comparison" w:date="2026-09-25T21:13:00Z" w16du:dateUtc="2026-09-26T01:13:00Z"/>
        </w:rPr>
      </w:pPr>
      <w:ins w:id="206" w:author="Comparison" w:date="2026-09-25T21:13:00Z" w16du:dateUtc="2026-09-26T01:13:00Z">
        <w:r>
          <w:t>Risks associated</w:t>
        </w:r>
      </w:ins>
      <w:del w:id="207" w:author="Comparison" w:date="2026-09-25T21:13:00Z" w16du:dateUtc="2026-09-26T01:13:00Z">
        <w:r w:rsidR="00D66E9C">
          <w:delText>Catch-all services</w:delText>
        </w:r>
      </w:del>
    </w:p>
    <w:p w14:paraId="26C74A26" w14:textId="5ADC8F3E" w:rsidR="00D66E9C" w:rsidRDefault="00D66E9C" w:rsidP="00D66E9C">
      <w:pPr>
        <w:rPr>
          <w:del w:id="208" w:author="Comparison" w:date="2026-09-25T21:13:00Z" w16du:dateUtc="2026-09-26T01:13:00Z"/>
        </w:rPr>
      </w:pPr>
      <w:del w:id="209" w:author="Comparison" w:date="2026-09-25T21:13:00Z" w16du:dateUtc="2026-09-26T01:13:00Z">
        <w:r>
          <w:delText>Provider: GRNET</w:delText>
        </w:r>
      </w:del>
    </w:p>
    <w:p w14:paraId="7912A1F8" w14:textId="5A7029F2" w:rsidR="00D66E9C" w:rsidRDefault="00D66E9C" w:rsidP="00D66E9C">
      <w:pPr>
        <w:rPr>
          <w:del w:id="210" w:author="Comparison" w:date="2026-09-25T21:13:00Z" w16du:dateUtc="2026-09-26T01:13:00Z"/>
        </w:rPr>
      </w:pPr>
      <w:del w:id="211" w:author="Comparison" w:date="2026-09-25T21:13:00Z" w16du:dateUtc="2026-09-26T01:13:00Z">
        <w:r>
          <w:delText>The service has been provided continuously with no deviations from the target.</w:delText>
        </w:r>
      </w:del>
    </w:p>
    <w:p w14:paraId="1C05FC63" w14:textId="4D2E7022" w:rsidR="00D66E9C" w:rsidRDefault="00D66E9C" w:rsidP="00D66E9C">
      <w:pPr>
        <w:rPr>
          <w:del w:id="212" w:author="Comparison" w:date="2026-09-25T21:13:00Z" w16du:dateUtc="2026-09-26T01:13:00Z"/>
        </w:rPr>
      </w:pPr>
      <w:del w:id="213" w:author="Comparison" w:date="2026-09-25T21:13:00Z" w16du:dateUtc="2026-09-26T01:13:00Z">
        <w:r>
          <w:delText>Both availability and reliability have been on target, as well as responsiveness.</w:delText>
        </w:r>
      </w:del>
    </w:p>
    <w:p w14:paraId="7C330AB3" w14:textId="0F2EE682" w:rsidR="00D66E9C" w:rsidRDefault="00D66E9C" w:rsidP="00D66E9C">
      <w:pPr>
        <w:rPr>
          <w:del w:id="214" w:author="Comparison" w:date="2026-09-25T21:13:00Z" w16du:dateUtc="2026-09-26T01:13:00Z"/>
        </w:rPr>
      </w:pPr>
      <w:del w:id="215" w:author="Comparison" w:date="2026-09-25T21:13:00Z" w16du:dateUtc="2026-09-26T01:13:00Z">
        <w:r>
          <w:delText>Achieved target: Yes.</w:delText>
        </w:r>
      </w:del>
    </w:p>
    <w:p w14:paraId="0990B2FA" w14:textId="32123AAC" w:rsidR="00D66E9C" w:rsidRDefault="0004374F" w:rsidP="00D66E9C">
      <w:pPr>
        <w:pStyle w:val="Heading2"/>
        <w:rPr>
          <w:del w:id="216" w:author="Comparison" w:date="2026-09-25T21:13:00Z" w16du:dateUtc="2026-09-26T01:13:00Z"/>
        </w:rPr>
      </w:pPr>
      <w:del w:id="217" w:author="Comparison" w:date="2026-09-25T21:13:00Z" w16du:dateUtc="2026-09-26T01:13:00Z">
        <w:r>
          <w:delText>Collaboration tools</w:delText>
        </w:r>
      </w:del>
    </w:p>
    <w:p w14:paraId="06ACE678" w14:textId="3EDD8D81" w:rsidR="0004374F" w:rsidRDefault="0004374F" w:rsidP="0004374F">
      <w:pPr>
        <w:rPr>
          <w:del w:id="218" w:author="Comparison" w:date="2026-09-25T21:13:00Z" w16du:dateUtc="2026-09-26T01:13:00Z"/>
        </w:rPr>
      </w:pPr>
      <w:del w:id="219" w:author="Comparison" w:date="2026-09-25T21:13:00Z" w16du:dateUtc="2026-09-26T01:13:00Z">
        <w:r>
          <w:delText>Provider: CESNET</w:delText>
        </w:r>
      </w:del>
    </w:p>
    <w:p w14:paraId="01FB02DD" w14:textId="77777777" w:rsidR="00674DAE" w:rsidRDefault="00674DAE" w:rsidP="00674DAE">
      <w:pPr>
        <w:rPr>
          <w:del w:id="220" w:author="Comparison" w:date="2026-09-25T21:13:00Z" w16du:dateUtc="2026-09-26T01:13:00Z"/>
        </w:rPr>
      </w:pPr>
      <w:del w:id="221" w:author="Comparison" w:date="2026-09-25T21:13:00Z" w16du:dateUtc="2026-09-26T01:13:00Z">
        <w:r>
          <w:delText>The service has been provided continuously</w:delText>
        </w:r>
      </w:del>
      <w:r>
        <w:t xml:space="preserve"> with </w:t>
      </w:r>
      <w:ins w:id="222" w:author="Comparison" w:date="2026-09-25T21:13:00Z" w16du:dateUtc="2026-09-26T01:13:00Z">
        <w:r w:rsidR="00C92E11">
          <w:t>entrepreneurship</w:t>
        </w:r>
      </w:ins>
      <w:del w:id="223" w:author="Comparison" w:date="2026-09-25T21:13:00Z" w16du:dateUtc="2026-09-26T01:13:00Z">
        <w:r>
          <w:delText>no deviations from the target.</w:delText>
        </w:r>
      </w:del>
    </w:p>
    <w:p w14:paraId="15A997C1" w14:textId="77777777" w:rsidR="00674DAE" w:rsidRDefault="00674DAE" w:rsidP="00674DAE">
      <w:pPr>
        <w:rPr>
          <w:del w:id="224" w:author="Comparison" w:date="2026-09-25T21:13:00Z" w16du:dateUtc="2026-09-26T01:13:00Z"/>
        </w:rPr>
      </w:pPr>
      <w:del w:id="225" w:author="Comparison" w:date="2026-09-25T21:13:00Z" w16du:dateUtc="2026-09-26T01:13:00Z">
        <w:r>
          <w:delText>Both availability and reliability have been on target, as well as responsiveness.</w:delText>
        </w:r>
      </w:del>
    </w:p>
    <w:p w14:paraId="262F74D3" w14:textId="05A1857E" w:rsidR="00674DAE" w:rsidRDefault="00674DAE" w:rsidP="00674DAE">
      <w:pPr>
        <w:rPr>
          <w:del w:id="226" w:author="Comparison" w:date="2026-09-25T21:13:00Z" w16du:dateUtc="2026-09-26T01:13:00Z"/>
        </w:rPr>
      </w:pPr>
      <w:del w:id="227" w:author="Comparison" w:date="2026-09-25T21:13:00Z" w16du:dateUtc="2026-09-26T01:13:00Z">
        <w:r>
          <w:delText>Achieved target: Yes.</w:delText>
        </w:r>
      </w:del>
    </w:p>
    <w:p w14:paraId="4BE82160" w14:textId="18B36639" w:rsidR="00ED6B18" w:rsidRDefault="00ED6B18" w:rsidP="00ED6B18">
      <w:pPr>
        <w:pStyle w:val="Heading2"/>
        <w:rPr>
          <w:del w:id="228" w:author="Comparison" w:date="2026-09-25T21:13:00Z" w16du:dateUtc="2026-09-26T01:13:00Z"/>
        </w:rPr>
      </w:pPr>
      <w:del w:id="229" w:author="Comparison" w:date="2026-09-25T21:13:00Z" w16du:dateUtc="2026-09-26T01:13:00Z">
        <w:r>
          <w:delText>Incident management helpdesk</w:delText>
        </w:r>
      </w:del>
    </w:p>
    <w:p w14:paraId="23554135" w14:textId="77777777" w:rsidR="00ED6B18" w:rsidRPr="00ED6B18" w:rsidRDefault="00ED6B18" w:rsidP="00ED6B18">
      <w:pPr>
        <w:rPr>
          <w:del w:id="230" w:author="Comparison" w:date="2026-09-25T21:13:00Z" w16du:dateUtc="2026-09-26T01:13:00Z"/>
        </w:rPr>
      </w:pPr>
    </w:p>
    <w:p w14:paraId="08DE3394" w14:textId="42386A90" w:rsidR="00FB5FDD" w:rsidRDefault="00ED6B18" w:rsidP="00FB5FDD">
      <w:pPr>
        <w:rPr>
          <w:del w:id="231" w:author="Comparison" w:date="2026-09-25T21:13:00Z" w16du:dateUtc="2026-09-26T01:13:00Z"/>
        </w:rPr>
      </w:pPr>
      <w:del w:id="232" w:author="Comparison" w:date="2026-09-25T21:13:00Z" w16du:dateUtc="2026-09-26T01:13:00Z">
        <w:r>
          <w:delText>Provider: KIT</w:delText>
        </w:r>
      </w:del>
    </w:p>
    <w:p w14:paraId="095CEEBB" w14:textId="77777777" w:rsidR="00ED6B18" w:rsidRDefault="00ED6B18" w:rsidP="00ED6B18">
      <w:pPr>
        <w:rPr>
          <w:del w:id="233" w:author="Comparison" w:date="2026-09-25T21:13:00Z" w16du:dateUtc="2026-09-26T01:13:00Z"/>
        </w:rPr>
      </w:pPr>
      <w:del w:id="234" w:author="Comparison" w:date="2026-09-25T21:13:00Z" w16du:dateUtc="2026-09-26T01:13:00Z">
        <w:r>
          <w:delText>The service has been provided continuously with no deviations from the target.</w:delText>
        </w:r>
      </w:del>
    </w:p>
    <w:p w14:paraId="4D3F3C4C" w14:textId="77777777" w:rsidR="00ED6B18" w:rsidRDefault="00ED6B18" w:rsidP="00ED6B18">
      <w:pPr>
        <w:rPr>
          <w:del w:id="235" w:author="Comparison" w:date="2026-09-25T21:13:00Z" w16du:dateUtc="2026-09-26T01:13:00Z"/>
        </w:rPr>
      </w:pPr>
      <w:del w:id="236" w:author="Comparison" w:date="2026-09-25T21:13:00Z" w16du:dateUtc="2026-09-26T01:13:00Z">
        <w:r>
          <w:delText>Both availability and reliability have been on target, as well as responsiveness.</w:delText>
        </w:r>
      </w:del>
    </w:p>
    <w:p w14:paraId="0DF90A93" w14:textId="77777777" w:rsidR="00ED6B18" w:rsidRDefault="00ED6B18" w:rsidP="00ED6B18">
      <w:pPr>
        <w:rPr>
          <w:del w:id="237" w:author="Comparison" w:date="2026-09-25T21:13:00Z" w16du:dateUtc="2026-09-26T01:13:00Z"/>
        </w:rPr>
      </w:pPr>
      <w:del w:id="238" w:author="Comparison" w:date="2026-09-25T21:13:00Z" w16du:dateUtc="2026-09-26T01:13:00Z">
        <w:r>
          <w:delText>Achieved target: Yes.</w:delText>
        </w:r>
      </w:del>
    </w:p>
    <w:p w14:paraId="22F8EA12" w14:textId="5A31FEE3" w:rsidR="00ED6B18" w:rsidRDefault="00AD4EBE" w:rsidP="00ED6B18">
      <w:pPr>
        <w:pStyle w:val="Heading2"/>
        <w:rPr>
          <w:del w:id="239" w:author="Comparison" w:date="2026-09-25T21:13:00Z" w16du:dateUtc="2026-09-26T01:13:00Z"/>
        </w:rPr>
      </w:pPr>
      <w:del w:id="240" w:author="Comparison" w:date="2026-09-25T21:13:00Z" w16du:dateUtc="2026-09-26T01:13:00Z">
        <w:r>
          <w:delText>Message brokers network</w:delText>
        </w:r>
      </w:del>
    </w:p>
    <w:p w14:paraId="228818F4" w14:textId="4B0C37C9" w:rsidR="00AD4EBE" w:rsidRPr="00AD4EBE" w:rsidRDefault="00AD4EBE" w:rsidP="00AD4EBE">
      <w:pPr>
        <w:rPr>
          <w:del w:id="241" w:author="Comparison" w:date="2026-09-25T21:13:00Z" w16du:dateUtc="2026-09-26T01:13:00Z"/>
        </w:rPr>
      </w:pPr>
      <w:del w:id="242" w:author="Comparison" w:date="2026-09-25T21:13:00Z" w16du:dateUtc="2026-09-26T01:13:00Z">
        <w:r>
          <w:delText>Privers: GRNET, SRCE</w:delText>
        </w:r>
      </w:del>
    </w:p>
    <w:p w14:paraId="03F41052" w14:textId="77777777" w:rsidR="00AD4EBE" w:rsidRDefault="00AD4EBE" w:rsidP="00AD4EBE">
      <w:pPr>
        <w:rPr>
          <w:del w:id="243" w:author="Comparison" w:date="2026-09-25T21:13:00Z" w16du:dateUtc="2026-09-26T01:13:00Z"/>
        </w:rPr>
      </w:pPr>
      <w:del w:id="244" w:author="Comparison" w:date="2026-09-25T21:13:00Z" w16du:dateUtc="2026-09-26T01:13:00Z">
        <w:r>
          <w:delText>The service has been provided continuously with no deviations from the target.</w:delText>
        </w:r>
      </w:del>
    </w:p>
    <w:p w14:paraId="4522CCE4" w14:textId="77777777" w:rsidR="00AD4EBE" w:rsidRDefault="00AD4EBE" w:rsidP="00AD4EBE">
      <w:pPr>
        <w:rPr>
          <w:del w:id="245" w:author="Comparison" w:date="2026-09-25T21:13:00Z" w16du:dateUtc="2026-09-26T01:13:00Z"/>
        </w:rPr>
      </w:pPr>
      <w:del w:id="246" w:author="Comparison" w:date="2026-09-25T21:13:00Z" w16du:dateUtc="2026-09-26T01:13:00Z">
        <w:r>
          <w:delText>Both availability and reliability have been on target, as well as responsiveness.</w:delText>
        </w:r>
      </w:del>
    </w:p>
    <w:p w14:paraId="631B1C05" w14:textId="77777777" w:rsidR="00AD4EBE" w:rsidRDefault="00AD4EBE" w:rsidP="00AD4EBE">
      <w:pPr>
        <w:rPr>
          <w:del w:id="247" w:author="Comparison" w:date="2026-09-25T21:13:00Z" w16du:dateUtc="2026-09-26T01:13:00Z"/>
        </w:rPr>
      </w:pPr>
      <w:del w:id="248" w:author="Comparison" w:date="2026-09-25T21:13:00Z" w16du:dateUtc="2026-09-26T01:13:00Z">
        <w:r>
          <w:delText>Achieved target: Yes.</w:delText>
        </w:r>
      </w:del>
    </w:p>
    <w:p w14:paraId="220ED9D0" w14:textId="34A3F599" w:rsidR="00AD4EBE" w:rsidRDefault="00C61BAF" w:rsidP="00AD4EBE">
      <w:pPr>
        <w:pStyle w:val="Heading2"/>
        <w:rPr>
          <w:del w:id="249" w:author="Comparison" w:date="2026-09-25T21:13:00Z" w16du:dateUtc="2026-09-26T01:13:00Z"/>
        </w:rPr>
      </w:pPr>
      <w:del w:id="250" w:author="Comparison" w:date="2026-09-25T21:13:00Z" w16du:dateUtc="2026-09-26T01:13:00Z">
        <w:r>
          <w:delText>Monitoring central services</w:delText>
        </w:r>
      </w:del>
    </w:p>
    <w:p w14:paraId="5C43EB3A" w14:textId="56704249" w:rsidR="00C61BAF" w:rsidRDefault="00C61BAF" w:rsidP="00C61BAF">
      <w:pPr>
        <w:rPr>
          <w:del w:id="251" w:author="Comparison" w:date="2026-09-25T21:13:00Z" w16du:dateUtc="2026-09-26T01:13:00Z"/>
        </w:rPr>
      </w:pPr>
      <w:del w:id="252" w:author="Comparison" w:date="2026-09-25T21:13:00Z" w16du:dateUtc="2026-09-26T01:13:00Z">
        <w:r>
          <w:delText>Providers: GRNET, SRCE</w:delText>
        </w:r>
      </w:del>
    </w:p>
    <w:p w14:paraId="501BBCF5" w14:textId="77777777" w:rsidR="00C61BAF" w:rsidRDefault="00C61BAF" w:rsidP="00C61BAF">
      <w:pPr>
        <w:rPr>
          <w:del w:id="253" w:author="Comparison" w:date="2026-09-25T21:13:00Z" w16du:dateUtc="2026-09-26T01:13:00Z"/>
        </w:rPr>
      </w:pPr>
      <w:del w:id="254" w:author="Comparison" w:date="2026-09-25T21:13:00Z" w16du:dateUtc="2026-09-26T01:13:00Z">
        <w:r>
          <w:delText>The service has been provided continuously with no deviations from the target.</w:delText>
        </w:r>
      </w:del>
    </w:p>
    <w:p w14:paraId="532CE0BD" w14:textId="77777777" w:rsidR="00C61BAF" w:rsidRDefault="00C61BAF" w:rsidP="00C61BAF">
      <w:pPr>
        <w:rPr>
          <w:del w:id="255" w:author="Comparison" w:date="2026-09-25T21:13:00Z" w16du:dateUtc="2026-09-26T01:13:00Z"/>
        </w:rPr>
      </w:pPr>
      <w:del w:id="256" w:author="Comparison" w:date="2026-09-25T21:13:00Z" w16du:dateUtc="2026-09-26T01:13:00Z">
        <w:r>
          <w:delText>Both availability and reliability have been on target, as well as responsiveness.</w:delText>
        </w:r>
      </w:del>
    </w:p>
    <w:p w14:paraId="7BB6956A" w14:textId="77777777" w:rsidR="00C61BAF" w:rsidRDefault="00C61BAF" w:rsidP="00C61BAF">
      <w:pPr>
        <w:rPr>
          <w:del w:id="257" w:author="Comparison" w:date="2026-09-25T21:13:00Z" w16du:dateUtc="2026-09-26T01:13:00Z"/>
        </w:rPr>
      </w:pPr>
      <w:del w:id="258" w:author="Comparison" w:date="2026-09-25T21:13:00Z" w16du:dateUtc="2026-09-26T01:13:00Z">
        <w:r>
          <w:delText>Achieved target: Yes.</w:delText>
        </w:r>
      </w:del>
    </w:p>
    <w:p w14:paraId="215BB660" w14:textId="58BB43FD" w:rsidR="00C61BAF" w:rsidRDefault="00C61BAF" w:rsidP="00C61BAF">
      <w:pPr>
        <w:pStyle w:val="Heading2"/>
        <w:rPr>
          <w:del w:id="259" w:author="Comparison" w:date="2026-09-25T21:13:00Z" w16du:dateUtc="2026-09-26T01:13:00Z"/>
        </w:rPr>
      </w:pPr>
      <w:del w:id="260" w:author="Comparison" w:date="2026-09-25T21:13:00Z" w16du:dateUtc="2026-09-26T01:13:00Z">
        <w:r>
          <w:delText>Operations portal</w:delText>
        </w:r>
      </w:del>
    </w:p>
    <w:p w14:paraId="09929DC5" w14:textId="63FD866C" w:rsidR="00C61BAF" w:rsidRDefault="00C61BAF" w:rsidP="00C61BAF">
      <w:pPr>
        <w:rPr>
          <w:del w:id="261" w:author="Comparison" w:date="2026-09-25T21:13:00Z" w16du:dateUtc="2026-09-26T01:13:00Z"/>
        </w:rPr>
      </w:pPr>
      <w:del w:id="262" w:author="Comparison" w:date="2026-09-25T21:13:00Z" w16du:dateUtc="2026-09-26T01:13:00Z">
        <w:r>
          <w:delText>Provider: CNRS</w:delText>
        </w:r>
      </w:del>
    </w:p>
    <w:p w14:paraId="263F4317" w14:textId="0D0C9AD4" w:rsidR="00C61BAF" w:rsidRDefault="00C61BAF" w:rsidP="00C61BAF">
      <w:pPr>
        <w:rPr>
          <w:del w:id="263" w:author="Comparison" w:date="2026-09-25T21:13:00Z" w16du:dateUtc="2026-09-26T01:13:00Z"/>
        </w:rPr>
      </w:pPr>
      <w:del w:id="264" w:author="Comparison" w:date="2026-09-25T21:13:00Z" w16du:dateUtc="2026-09-26T01:13:00Z">
        <w:r>
          <w:delText>The service has been provided continuously with no deviations from the target. Availability have been always on target.</w:delText>
        </w:r>
      </w:del>
    </w:p>
    <w:p w14:paraId="595E2DB7" w14:textId="047705C0" w:rsidR="00C61BAF" w:rsidRDefault="00C61BAF" w:rsidP="00C61BAF">
      <w:pPr>
        <w:rPr>
          <w:del w:id="265" w:author="Comparison" w:date="2026-09-25T21:13:00Z" w16du:dateUtc="2026-09-26T01:13:00Z"/>
        </w:rPr>
      </w:pPr>
      <w:del w:id="266" w:author="Comparison" w:date="2026-09-25T21:13:00Z" w16du:dateUtc="2026-09-26T01:13:00Z">
        <w:r>
          <w:delText xml:space="preserve">One ticket has been recorded with a longer response time than the target, but this </w:delText>
        </w:r>
        <w:r w:rsidR="00495ACF">
          <w:delText xml:space="preserve">has been due to a procedure error, while the user has been supported timely. </w:delText>
        </w:r>
      </w:del>
    </w:p>
    <w:p w14:paraId="783E2DFC" w14:textId="65244B1F" w:rsidR="00495ACF" w:rsidRDefault="00495ACF" w:rsidP="00C61BAF">
      <w:pPr>
        <w:rPr>
          <w:del w:id="267" w:author="Comparison" w:date="2026-09-25T21:13:00Z" w16du:dateUtc="2026-09-26T01:13:00Z"/>
        </w:rPr>
      </w:pPr>
      <w:del w:id="268" w:author="Comparison" w:date="2026-09-25T21:13:00Z" w16du:dateUtc="2026-09-26T01:13:00Z">
        <w:r>
          <w:delText>Achieved target: Yes.</w:delText>
        </w:r>
      </w:del>
    </w:p>
    <w:p w14:paraId="38AE6794" w14:textId="77777777" w:rsidR="0041709B" w:rsidRPr="00C61BAF" w:rsidRDefault="0041709B" w:rsidP="00C61BAF">
      <w:pPr>
        <w:rPr>
          <w:del w:id="269" w:author="Comparison" w:date="2026-09-25T21:13:00Z" w16du:dateUtc="2026-09-26T01:13:00Z"/>
        </w:rPr>
      </w:pPr>
    </w:p>
    <w:p w14:paraId="2ABE41EF" w14:textId="77777777" w:rsidR="002A7241" w:rsidRPr="002A7241" w:rsidRDefault="002A7241" w:rsidP="002A7241">
      <w:pPr>
        <w:rPr>
          <w:del w:id="270" w:author="Comparison" w:date="2026-09-25T21:13:00Z" w16du:dateUtc="2026-09-26T01:13:00Z"/>
        </w:rPr>
      </w:pPr>
    </w:p>
    <w:p w14:paraId="5FF443FD" w14:textId="2FD2CED9" w:rsidR="004338C6" w:rsidRDefault="008F17CD" w:rsidP="008F17CD">
      <w:pPr>
        <w:pStyle w:val="Heading2"/>
        <w:rPr>
          <w:del w:id="271" w:author="Comparison" w:date="2026-09-25T21:13:00Z" w16du:dateUtc="2026-09-26T01:13:00Z"/>
        </w:rPr>
      </w:pPr>
      <w:del w:id="272" w:author="Comparison" w:date="2026-09-25T21:13:00Z" w16du:dateUtc="2026-09-26T01:13:00Z">
        <w:r>
          <w:delText xml:space="preserve"> Operations Support</w:delText>
        </w:r>
      </w:del>
    </w:p>
    <w:p w14:paraId="212F54BE" w14:textId="13752718" w:rsidR="008F17CD" w:rsidRDefault="008F17CD" w:rsidP="008F17CD">
      <w:pPr>
        <w:rPr>
          <w:del w:id="273" w:author="Comparison" w:date="2026-09-25T21:13:00Z" w16du:dateUtc="2026-09-26T01:13:00Z"/>
        </w:rPr>
      </w:pPr>
      <w:del w:id="274" w:author="Comparison" w:date="2026-09-25T21:13:00Z" w16du:dateUtc="2026-09-26T01:13:00Z">
        <w:r>
          <w:delText>Provider: Cyfronet</w:delText>
        </w:r>
      </w:del>
    </w:p>
    <w:p w14:paraId="45561BCB" w14:textId="1C66DCFE" w:rsidR="008F17CD" w:rsidRDefault="008F17CD" w:rsidP="008F17CD">
      <w:pPr>
        <w:rPr>
          <w:del w:id="275" w:author="Comparison" w:date="2026-09-25T21:13:00Z" w16du:dateUtc="2026-09-26T01:13:00Z"/>
        </w:rPr>
      </w:pPr>
      <w:del w:id="276" w:author="Comparison" w:date="2026-09-25T21:13:00Z" w16du:dateUtc="2026-09-26T01:13:00Z">
        <w:r>
          <w:delText xml:space="preserve">This is a human service, therefore only the response time to tickets is measured. The average response time reached the goal. </w:delText>
        </w:r>
      </w:del>
    </w:p>
    <w:p w14:paraId="3138C362" w14:textId="69AC4889" w:rsidR="008F17CD" w:rsidRDefault="008F17CD" w:rsidP="008F17CD">
      <w:pPr>
        <w:rPr>
          <w:del w:id="277" w:author="Comparison" w:date="2026-09-25T21:13:00Z" w16du:dateUtc="2026-09-26T01:13:00Z"/>
        </w:rPr>
      </w:pPr>
      <w:del w:id="278" w:author="Comparison" w:date="2026-09-25T21:13:00Z" w16du:dateUtc="2026-09-26T01:13:00Z">
        <w:r>
          <w:delText>Achieved target: Yes.</w:delText>
        </w:r>
      </w:del>
    </w:p>
    <w:p w14:paraId="4F24DA76" w14:textId="77777777" w:rsidR="00ED5D0F" w:rsidRDefault="00ED5D0F" w:rsidP="008F17CD">
      <w:pPr>
        <w:rPr>
          <w:del w:id="279" w:author="Comparison" w:date="2026-09-25T21:13:00Z" w16du:dateUtc="2026-09-26T01:13:00Z"/>
        </w:rPr>
      </w:pPr>
    </w:p>
    <w:p w14:paraId="53DDD202" w14:textId="78BC782E" w:rsidR="00ED5D0F" w:rsidRDefault="00CD2F59" w:rsidP="00ED5D0F">
      <w:pPr>
        <w:pStyle w:val="Heading2"/>
        <w:rPr>
          <w:del w:id="280" w:author="Comparison" w:date="2026-09-25T21:13:00Z" w16du:dateUtc="2026-09-26T01:13:00Z"/>
        </w:rPr>
      </w:pPr>
      <w:del w:id="281" w:author="Comparison" w:date="2026-09-25T21:13:00Z" w16du:dateUtc="2026-09-26T01:13:00Z">
        <w:r>
          <w:delText xml:space="preserve"> SAM Central service</w:delText>
        </w:r>
      </w:del>
    </w:p>
    <w:p w14:paraId="715B665B" w14:textId="402D858E" w:rsidR="00CD2F59" w:rsidRDefault="00CD2F59" w:rsidP="00CD2F59">
      <w:pPr>
        <w:rPr>
          <w:del w:id="282" w:author="Comparison" w:date="2026-09-25T21:13:00Z" w16du:dateUtc="2026-09-26T01:13:00Z"/>
        </w:rPr>
      </w:pPr>
      <w:del w:id="283" w:author="Comparison" w:date="2026-09-25T21:13:00Z" w16du:dateUtc="2026-09-26T01:13:00Z">
        <w:r>
          <w:delText>Providers: GRNET, SRCE, CNRS</w:delText>
        </w:r>
      </w:del>
    </w:p>
    <w:p w14:paraId="2D697D71" w14:textId="77777777" w:rsidR="00CD2F59" w:rsidRDefault="00CD2F59" w:rsidP="00CD2F59">
      <w:pPr>
        <w:rPr>
          <w:del w:id="284" w:author="Comparison" w:date="2026-09-25T21:13:00Z" w16du:dateUtc="2026-09-26T01:13:00Z"/>
        </w:rPr>
      </w:pPr>
      <w:del w:id="285" w:author="Comparison" w:date="2026-09-25T21:13:00Z" w16du:dateUtc="2026-09-26T01:13:00Z">
        <w:r>
          <w:delText>The service has been provided continuously with no deviations from the target.</w:delText>
        </w:r>
      </w:del>
    </w:p>
    <w:p w14:paraId="42FE1E42" w14:textId="77777777" w:rsidR="00CD2F59" w:rsidRDefault="00CD2F59" w:rsidP="00CD2F59">
      <w:pPr>
        <w:rPr>
          <w:del w:id="286" w:author="Comparison" w:date="2026-09-25T21:13:00Z" w16du:dateUtc="2026-09-26T01:13:00Z"/>
        </w:rPr>
      </w:pPr>
      <w:del w:id="287" w:author="Comparison" w:date="2026-09-25T21:13:00Z" w16du:dateUtc="2026-09-26T01:13:00Z">
        <w:r>
          <w:delText>Both availability and reliability have been on target, as well as responsiveness.</w:delText>
        </w:r>
      </w:del>
    </w:p>
    <w:p w14:paraId="29DBAB63" w14:textId="77777777" w:rsidR="00CD2F59" w:rsidRDefault="00CD2F59" w:rsidP="00CD2F59">
      <w:pPr>
        <w:rPr>
          <w:del w:id="288" w:author="Comparison" w:date="2026-09-25T21:13:00Z" w16du:dateUtc="2026-09-26T01:13:00Z"/>
        </w:rPr>
      </w:pPr>
      <w:del w:id="289" w:author="Comparison" w:date="2026-09-25T21:13:00Z" w16du:dateUtc="2026-09-26T01:13:00Z">
        <w:r>
          <w:delText>Achieved target: Yes.</w:delText>
        </w:r>
      </w:del>
    </w:p>
    <w:p w14:paraId="2749401E" w14:textId="77777777" w:rsidR="00CD2F59" w:rsidRDefault="00CD2F59" w:rsidP="00CD2F59">
      <w:pPr>
        <w:rPr>
          <w:del w:id="290" w:author="Comparison" w:date="2026-09-25T21:13:00Z" w16du:dateUtc="2026-09-26T01:13:00Z"/>
        </w:rPr>
      </w:pPr>
    </w:p>
    <w:p w14:paraId="6B4AAD89" w14:textId="386B4114" w:rsidR="00CD2F59" w:rsidRDefault="00A83FF2" w:rsidP="00A83FF2">
      <w:pPr>
        <w:pStyle w:val="Heading2"/>
        <w:rPr>
          <w:del w:id="291" w:author="Comparison" w:date="2026-09-25T21:13:00Z" w16du:dateUtc="2026-09-26T01:13:00Z"/>
        </w:rPr>
      </w:pPr>
      <w:del w:id="292" w:author="Comparison" w:date="2026-09-25T21:13:00Z" w16du:dateUtc="2026-09-26T01:13:00Z">
        <w:r>
          <w:delText xml:space="preserve"> Security coordination</w:delText>
        </w:r>
      </w:del>
    </w:p>
    <w:p w14:paraId="176D4047" w14:textId="1A59F7BE" w:rsidR="00A83FF2" w:rsidRPr="00A83FF2" w:rsidRDefault="00A83FF2" w:rsidP="00A83FF2">
      <w:pPr>
        <w:rPr>
          <w:del w:id="293" w:author="Comparison" w:date="2026-09-25T21:13:00Z" w16du:dateUtc="2026-09-26T01:13:00Z"/>
        </w:rPr>
      </w:pPr>
      <w:del w:id="294" w:author="Comparison" w:date="2026-09-25T21:13:00Z" w16du:dateUtc="2026-09-26T01:13:00Z">
        <w:r>
          <w:delText xml:space="preserve">Providers: </w:delText>
        </w:r>
        <w:r w:rsidR="002E73C3">
          <w:delText>FOM, CERN, STFC</w:delText>
        </w:r>
      </w:del>
    </w:p>
    <w:p w14:paraId="4047E901" w14:textId="597F20EF" w:rsidR="00A83FF2" w:rsidRDefault="00A83FF2" w:rsidP="00A83FF2">
      <w:pPr>
        <w:rPr>
          <w:del w:id="295" w:author="Comparison" w:date="2026-09-25T21:13:00Z" w16du:dateUtc="2026-09-26T01:13:00Z"/>
        </w:rPr>
      </w:pPr>
      <w:del w:id="296" w:author="Comparison" w:date="2026-09-25T21:13:00Z" w16du:dateUtc="2026-09-26T01:13:00Z">
        <w:r>
          <w:delText>This is a human service, therefore only the response time to tickets is measured. The response time reached the goal.</w:delText>
        </w:r>
      </w:del>
    </w:p>
    <w:p w14:paraId="35A3E084" w14:textId="1CB3F28A" w:rsidR="00A83FF2" w:rsidRDefault="00A83FF2" w:rsidP="00A83FF2">
      <w:pPr>
        <w:rPr>
          <w:del w:id="297" w:author="Comparison" w:date="2026-09-25T21:13:00Z" w16du:dateUtc="2026-09-26T01:13:00Z"/>
        </w:rPr>
      </w:pPr>
      <w:del w:id="298" w:author="Comparison" w:date="2026-09-25T21:13:00Z" w16du:dateUtc="2026-09-26T01:13:00Z">
        <w:r>
          <w:delText>Security coordination efficiently supported EGI production infrastructure during the reporting period. Issues were reported in terms of lack of effort, but by prioritizing the issues, the most critical tasks have always properly followed up.</w:delText>
        </w:r>
      </w:del>
    </w:p>
    <w:p w14:paraId="615D75DA" w14:textId="57CEDA91" w:rsidR="00A83FF2" w:rsidRDefault="00A83FF2" w:rsidP="00A83FF2">
      <w:pPr>
        <w:rPr>
          <w:del w:id="299" w:author="Comparison" w:date="2026-09-25T21:13:00Z" w16du:dateUtc="2026-09-26T01:13:00Z"/>
        </w:rPr>
      </w:pPr>
      <w:del w:id="300" w:author="Comparison" w:date="2026-09-25T21:13:00Z" w16du:dateUtc="2026-09-26T01:13:00Z">
        <w:r>
          <w:delText>Achieved target: Yes.</w:delText>
        </w:r>
      </w:del>
    </w:p>
    <w:p w14:paraId="76F1E1AA" w14:textId="77777777" w:rsidR="00A83FF2" w:rsidRDefault="00A83FF2" w:rsidP="00A83FF2">
      <w:pPr>
        <w:rPr>
          <w:del w:id="301" w:author="Comparison" w:date="2026-09-25T21:13:00Z" w16du:dateUtc="2026-09-26T01:13:00Z"/>
        </w:rPr>
      </w:pPr>
    </w:p>
    <w:p w14:paraId="3E6C6981" w14:textId="21D120BC" w:rsidR="00A83FF2" w:rsidRDefault="00A83FF2" w:rsidP="00A83FF2">
      <w:pPr>
        <w:pStyle w:val="Heading2"/>
        <w:rPr>
          <w:del w:id="302" w:author="Comparison" w:date="2026-09-25T21:13:00Z" w16du:dateUtc="2026-09-26T01:13:00Z"/>
        </w:rPr>
      </w:pPr>
      <w:del w:id="303" w:author="Comparison" w:date="2026-09-25T21:13:00Z" w16du:dateUtc="2026-09-26T01:13:00Z">
        <w:r>
          <w:delText xml:space="preserve"> Security monitoring</w:delText>
        </w:r>
      </w:del>
    </w:p>
    <w:p w14:paraId="2F3E67DA" w14:textId="77777777" w:rsidR="00A83FF2" w:rsidRDefault="00A83FF2" w:rsidP="00A83FF2">
      <w:pPr>
        <w:rPr>
          <w:del w:id="304" w:author="Comparison" w:date="2026-09-25T21:13:00Z" w16du:dateUtc="2026-09-26T01:13:00Z"/>
        </w:rPr>
      </w:pPr>
      <w:del w:id="305" w:author="Comparison" w:date="2026-09-25T21:13:00Z" w16du:dateUtc="2026-09-26T01:13:00Z">
        <w:r>
          <w:delText>The service has been provided continuously with no deviations from the target.</w:delText>
        </w:r>
      </w:del>
    </w:p>
    <w:p w14:paraId="0822DD4E" w14:textId="77777777" w:rsidR="00A83FF2" w:rsidRDefault="00A83FF2" w:rsidP="00A83FF2">
      <w:pPr>
        <w:rPr>
          <w:del w:id="306" w:author="Comparison" w:date="2026-09-25T21:13:00Z" w16du:dateUtc="2026-09-26T01:13:00Z"/>
        </w:rPr>
      </w:pPr>
      <w:del w:id="307" w:author="Comparison" w:date="2026-09-25T21:13:00Z" w16du:dateUtc="2026-09-26T01:13:00Z">
        <w:r>
          <w:delText>Both availability and reliability have been on target, as well as responsiveness.</w:delText>
        </w:r>
      </w:del>
    </w:p>
    <w:p w14:paraId="3C90BB46" w14:textId="77777777" w:rsidR="00A83FF2" w:rsidRDefault="00A83FF2" w:rsidP="00A83FF2">
      <w:pPr>
        <w:rPr>
          <w:del w:id="308" w:author="Comparison" w:date="2026-09-25T21:13:00Z" w16du:dateUtc="2026-09-26T01:13:00Z"/>
        </w:rPr>
      </w:pPr>
      <w:del w:id="309" w:author="Comparison" w:date="2026-09-25T21:13:00Z" w16du:dateUtc="2026-09-26T01:13:00Z">
        <w:r>
          <w:delText>Achieved target: Yes.</w:delText>
        </w:r>
      </w:del>
    </w:p>
    <w:p w14:paraId="60185DBE" w14:textId="053B49DD" w:rsidR="00A83FF2" w:rsidRDefault="00170A2C" w:rsidP="00170A2C">
      <w:pPr>
        <w:pStyle w:val="Heading2"/>
        <w:rPr>
          <w:del w:id="310" w:author="Comparison" w:date="2026-09-25T21:13:00Z" w16du:dateUtc="2026-09-26T01:13:00Z"/>
        </w:rPr>
      </w:pPr>
      <w:del w:id="311" w:author="Comparison" w:date="2026-09-25T21:13:00Z" w16du:dateUtc="2026-09-26T01:13:00Z">
        <w:r w:rsidRPr="00170A2C">
          <w:delText>Software provisioning infrastructure performance report</w:delText>
        </w:r>
      </w:del>
    </w:p>
    <w:p w14:paraId="08E4AB0A" w14:textId="49B40770" w:rsidR="00DF2F9A" w:rsidRPr="00DF2F9A" w:rsidRDefault="00DF2F9A" w:rsidP="00DF2F9A">
      <w:pPr>
        <w:rPr>
          <w:del w:id="312" w:author="Comparison" w:date="2026-09-25T21:13:00Z" w16du:dateUtc="2026-09-26T01:13:00Z"/>
        </w:rPr>
      </w:pPr>
      <w:del w:id="313" w:author="Comparison" w:date="2026-09-25T21:13:00Z" w16du:dateUtc="2026-09-26T01:13:00Z">
        <w:r>
          <w:delText>Providers: GRNET, CESNET</w:delText>
        </w:r>
      </w:del>
    </w:p>
    <w:p w14:paraId="4E8D69B8" w14:textId="0B582826" w:rsidR="00170A2C" w:rsidRDefault="00170A2C" w:rsidP="00170A2C">
      <w:pPr>
        <w:rPr>
          <w:del w:id="314" w:author="Comparison" w:date="2026-09-25T21:13:00Z" w16du:dateUtc="2026-09-26T01:13:00Z"/>
        </w:rPr>
      </w:pPr>
      <w:del w:id="315" w:author="Comparison" w:date="2026-09-25T21:13:00Z" w16du:dateUtc="2026-09-26T01:13:00Z">
        <w:r>
          <w:delText xml:space="preserve">The service has been provided continuously with no deviations from the target in terms of service availability. </w:delText>
        </w:r>
      </w:del>
    </w:p>
    <w:p w14:paraId="2935ADC5" w14:textId="3D4B51A0" w:rsidR="00170A2C" w:rsidRDefault="00170A2C" w:rsidP="00170A2C">
      <w:pPr>
        <w:rPr>
          <w:del w:id="316" w:author="Comparison" w:date="2026-09-25T21:13:00Z" w16du:dateUtc="2026-09-26T01:13:00Z"/>
        </w:rPr>
      </w:pPr>
      <w:del w:id="317" w:author="Comparison" w:date="2026-09-25T21:13:00Z" w16du:dateUtc="2026-09-26T01:13:00Z">
        <w:r>
          <w:delText>In terms of responsiveness to incidents/service requests there have been relatively limited deviations.</w:delText>
        </w:r>
      </w:del>
    </w:p>
    <w:p w14:paraId="563341FF" w14:textId="77777777" w:rsidR="002E53B9" w:rsidRDefault="00170A2C">
      <w:pPr>
        <w:numPr>
          <w:ilvl w:val="0"/>
          <w:numId w:val="17"/>
        </w:numPr>
        <w:spacing w:after="0"/>
        <w:pPrChange w:id="318" w:author="Comparison" w:date="2026-09-25T21:13:00Z" w16du:dateUtc="2026-09-26T01:13:00Z">
          <w:pPr/>
        </w:pPrChange>
      </w:pPr>
      <w:del w:id="319" w:author="Comparison" w:date="2026-09-25T21:13:00Z" w16du:dateUtc="2026-09-26T01:13:00Z">
        <w:r>
          <w:delText>The product team justified this with the fact that some of these</w:delText>
        </w:r>
        <w:r w:rsidR="002E53B9">
          <w:delText xml:space="preserve"> delayed</w:delText>
        </w:r>
        <w:r>
          <w:delText xml:space="preserve"> tickets where not incidents or service requests, but </w:delText>
        </w:r>
        <w:r w:rsidR="002E53B9">
          <w:delText xml:space="preserve">rather </w:delText>
        </w:r>
        <w:r>
          <w:delText>requests</w:delText>
        </w:r>
      </w:del>
      <w:r>
        <w:t xml:space="preserve"> for </w:t>
      </w:r>
      <w:ins w:id="320" w:author="Comparison" w:date="2026-09-25T21:13:00Z" w16du:dateUtc="2026-09-26T01:13:00Z">
        <w:r w:rsidR="00C92E11">
          <w:t>women in developing countries</w:t>
        </w:r>
      </w:ins>
      <w:del w:id="321" w:author="Comparison" w:date="2026-09-25T21:13:00Z" w16du:dateUtc="2026-09-26T01:13:00Z">
        <w:r>
          <w:delText>new features that could not be answered in the same timeline expected.</w:delText>
        </w:r>
      </w:del>
      <w:r>
        <w:t xml:space="preserve"> </w:t>
      </w:r>
    </w:p>
    <w:p w14:paraId="17521635" w14:textId="77777777" w:rsidR="00327AC2" w:rsidRDefault="00C92E11">
      <w:pPr>
        <w:numPr>
          <w:ilvl w:val="0"/>
          <w:numId w:val="17"/>
        </w:numPr>
        <w:spacing w:after="0"/>
        <w:rPr>
          <w:ins w:id="322" w:author="Comparison" w:date="2026-09-25T21:13:00Z" w16du:dateUtc="2026-09-26T01:13:00Z"/>
        </w:rPr>
      </w:pPr>
      <w:ins w:id="323" w:author="Comparison" w:date="2026-09-25T21:13:00Z" w16du:dateUtc="2026-09-26T01:13:00Z">
        <w:r>
          <w:t xml:space="preserve">Successful implementation of livelihood strategies for women entrepreneurs </w:t>
        </w:r>
      </w:ins>
    </w:p>
    <w:p w14:paraId="432ABD1B" w14:textId="77777777" w:rsidR="00327AC2" w:rsidRDefault="00C92E11">
      <w:pPr>
        <w:numPr>
          <w:ilvl w:val="0"/>
          <w:numId w:val="17"/>
        </w:numPr>
        <w:rPr>
          <w:ins w:id="324" w:author="Comparison" w:date="2026-09-25T21:13:00Z" w16du:dateUtc="2026-09-26T01:13:00Z"/>
        </w:rPr>
      </w:pPr>
      <w:ins w:id="325" w:author="Comparison" w:date="2026-09-25T21:13:00Z" w16du:dateUtc="2026-09-26T01:13:00Z">
        <w:r>
          <w:t>Sustainable livelihoods and economic development in Indonesia</w:t>
        </w:r>
      </w:ins>
    </w:p>
    <w:p w14:paraId="59A58415" w14:textId="77777777" w:rsidR="00327AC2" w:rsidRDefault="00C92E11">
      <w:pPr>
        <w:pStyle w:val="Heading1"/>
        <w:rPr>
          <w:ins w:id="326" w:author="Comparison" w:date="2026-09-25T21:13:00Z" w16du:dateUtc="2026-09-26T01:13:00Z"/>
        </w:rPr>
      </w:pPr>
      <w:bookmarkStart w:id="327" w:name="_Toc6"/>
      <w:ins w:id="328" w:author="Comparison" w:date="2026-09-25T21:13:00Z" w16du:dateUtc="2026-09-26T01:13:00Z">
        <w:r>
          <w:t>Report location:</w:t>
        </w:r>
        <w:bookmarkEnd w:id="327"/>
      </w:ins>
    </w:p>
    <w:p w14:paraId="5C96B329" w14:textId="18A26C54" w:rsidR="00170A2C" w:rsidRDefault="00C92E11" w:rsidP="00170A2C">
      <w:pPr>
        <w:rPr>
          <w:del w:id="329" w:author="Comparison" w:date="2026-09-25T21:13:00Z" w16du:dateUtc="2026-09-26T01:13:00Z"/>
        </w:rPr>
      </w:pPr>
      <w:ins w:id="330" w:author="Comparison" w:date="2026-09-25T21:13:00Z" w16du:dateUtc="2026-09-26T01:13:00Z">
        <w:r>
          <w:fldChar w:fldCharType="begin"/>
        </w:r>
        <w:r>
          <w:instrText>HYPERLINK "https://www.fullpicture.app/item/cde11d2be88669882dad8b26c3870446"</w:instrText>
        </w:r>
        <w:r>
          <w:fldChar w:fldCharType="separate"/>
        </w:r>
        <w:r>
          <w:rPr>
            <w:color w:val="2980B9"/>
            <w:u w:val="single"/>
          </w:rPr>
          <w:t>https://www.fullpicture.app/item/cde11d2be88669882dad8b26c3870446</w:t>
        </w:r>
        <w:r>
          <w:fldChar w:fldCharType="end"/>
        </w:r>
      </w:ins>
      <w:del w:id="331" w:author="Comparison" w:date="2026-09-25T21:13:00Z" w16du:dateUtc="2026-09-26T01:13:00Z">
        <w:r w:rsidR="00AF4CE2">
          <w:delText>Only two tickets referring to the software provisioning infrastr</w:delText>
        </w:r>
        <w:r w:rsidR="002E53B9">
          <w:delText>ucture itself, and about regular incidents or basic service requests, were followed up with a delay:</w:delText>
        </w:r>
      </w:del>
    </w:p>
    <w:p w14:paraId="0F8719EF" w14:textId="0A0F79E1" w:rsidR="00430758" w:rsidRDefault="002E53B9" w:rsidP="00170A2C">
      <w:pPr>
        <w:rPr>
          <w:del w:id="332" w:author="Comparison" w:date="2026-09-25T21:13:00Z" w16du:dateUtc="2026-09-26T01:13:00Z"/>
        </w:rPr>
      </w:pPr>
      <w:del w:id="333" w:author="Comparison" w:date="2026-09-25T21:13:00Z" w16du:dateUtc="2026-09-26T01:13:00Z">
        <w:r>
          <w:fldChar w:fldCharType="begin"/>
        </w:r>
        <w:r>
          <w:delInstrText>HYPERLINK "https://ggus.eu/?mode=ticket_info&amp;ticket_id=114136"</w:delInstrText>
        </w:r>
        <w:r>
          <w:fldChar w:fldCharType="separate"/>
        </w:r>
        <w:r w:rsidRPr="002E53B9">
          <w:rPr>
            <w:rStyle w:val="Hyperlink"/>
          </w:rPr>
          <w:delText>114136</w:delText>
        </w:r>
        <w:r>
          <w:fldChar w:fldCharType="end"/>
        </w:r>
      </w:del>
    </w:p>
    <w:p w14:paraId="7629E85A" w14:textId="1D5E0192" w:rsidR="002E53B9" w:rsidRDefault="002E53B9" w:rsidP="00170A2C">
      <w:pPr>
        <w:rPr>
          <w:del w:id="334" w:author="Comparison" w:date="2026-09-25T21:13:00Z" w16du:dateUtc="2026-09-26T01:13:00Z"/>
        </w:rPr>
      </w:pPr>
      <w:del w:id="335" w:author="Comparison" w:date="2026-09-25T21:13:00Z" w16du:dateUtc="2026-09-26T01:13:00Z">
        <w:r>
          <w:fldChar w:fldCharType="begin"/>
        </w:r>
        <w:r>
          <w:delInstrText>HYPERLINK "https://ggus.eu/?mode=ticket_info&amp;ticket_id=113522"</w:delInstrText>
        </w:r>
        <w:r>
          <w:fldChar w:fldCharType="separate"/>
        </w:r>
        <w:r w:rsidRPr="002E53B9">
          <w:rPr>
            <w:rStyle w:val="Hyperlink"/>
          </w:rPr>
          <w:delText>113522</w:delText>
        </w:r>
        <w:r>
          <w:fldChar w:fldCharType="end"/>
        </w:r>
      </w:del>
    </w:p>
    <w:p w14:paraId="2A2280F9" w14:textId="77777777" w:rsidR="002E53B9" w:rsidRDefault="002E53B9" w:rsidP="00170A2C">
      <w:pPr>
        <w:rPr>
          <w:del w:id="336" w:author="Comparison" w:date="2026-09-25T21:13:00Z" w16du:dateUtc="2026-09-26T01:13:00Z"/>
        </w:rPr>
      </w:pPr>
    </w:p>
    <w:p w14:paraId="08BA9B9D" w14:textId="79F090A0" w:rsidR="002E53B9" w:rsidRDefault="002E53B9" w:rsidP="00170A2C">
      <w:pPr>
        <w:rPr>
          <w:del w:id="337" w:author="Comparison" w:date="2026-09-25T21:13:00Z" w16du:dateUtc="2026-09-26T01:13:00Z"/>
        </w:rPr>
      </w:pPr>
      <w:del w:id="338" w:author="Comparison" w:date="2026-09-25T21:13:00Z" w16du:dateUtc="2026-09-26T01:13:00Z">
        <w:r>
          <w:delText>Achieved target: Yes, with small deviations.</w:delText>
        </w:r>
      </w:del>
    </w:p>
    <w:p w14:paraId="2E2F39CE" w14:textId="77777777" w:rsidR="009B12DE" w:rsidRDefault="009B12DE" w:rsidP="00170A2C">
      <w:pPr>
        <w:rPr>
          <w:del w:id="339" w:author="Comparison" w:date="2026-09-25T21:13:00Z" w16du:dateUtc="2026-09-26T01:13:00Z"/>
        </w:rPr>
      </w:pPr>
    </w:p>
    <w:p w14:paraId="610115E8" w14:textId="01B23F33" w:rsidR="009B12DE" w:rsidRDefault="009B12DE" w:rsidP="009B12DE">
      <w:pPr>
        <w:pStyle w:val="Heading2"/>
        <w:rPr>
          <w:del w:id="340" w:author="Comparison" w:date="2026-09-25T21:13:00Z" w16du:dateUtc="2026-09-26T01:13:00Z"/>
        </w:rPr>
      </w:pPr>
      <w:del w:id="341" w:author="Comparison" w:date="2026-09-25T21:13:00Z" w16du:dateUtc="2026-09-26T01:13:00Z">
        <w:r>
          <w:delText>Staged rollout coordination</w:delText>
        </w:r>
      </w:del>
    </w:p>
    <w:p w14:paraId="18978C0E" w14:textId="3F52C89F" w:rsidR="00DF2F9A" w:rsidRPr="00DF2F9A" w:rsidRDefault="00DF2F9A" w:rsidP="00DF2F9A">
      <w:pPr>
        <w:rPr>
          <w:del w:id="342" w:author="Comparison" w:date="2026-09-25T21:13:00Z" w16du:dateUtc="2026-09-26T01:13:00Z"/>
        </w:rPr>
      </w:pPr>
      <w:del w:id="343" w:author="Comparison" w:date="2026-09-25T21:13:00Z" w16du:dateUtc="2026-09-26T01:13:00Z">
        <w:r>
          <w:delText>Providers: LIP, CSIC</w:delText>
        </w:r>
      </w:del>
    </w:p>
    <w:p w14:paraId="1FB29FAD" w14:textId="437BDF27" w:rsidR="009B12DE" w:rsidRDefault="009B12DE" w:rsidP="009B12DE">
      <w:pPr>
        <w:rPr>
          <w:del w:id="344" w:author="Comparison" w:date="2026-09-25T21:13:00Z" w16du:dateUtc="2026-09-26T01:13:00Z"/>
        </w:rPr>
      </w:pPr>
      <w:del w:id="345" w:author="Comparison" w:date="2026-09-25T21:13:00Z" w16du:dateUtc="2026-09-26T01:13:00Z">
        <w:r>
          <w:delText>The service has been provided continuously with no deviations from the target.</w:delText>
        </w:r>
      </w:del>
    </w:p>
    <w:p w14:paraId="183850AE" w14:textId="09F4CAB6" w:rsidR="009B12DE" w:rsidRDefault="009B12DE" w:rsidP="009B12DE">
      <w:pPr>
        <w:rPr>
          <w:del w:id="346" w:author="Comparison" w:date="2026-09-25T21:13:00Z" w16du:dateUtc="2026-09-26T01:13:00Z"/>
        </w:rPr>
      </w:pPr>
      <w:del w:id="347" w:author="Comparison" w:date="2026-09-25T21:13:00Z" w16du:dateUtc="2026-09-26T01:13:00Z">
        <w:r>
          <w:delText>Achieved goal: Yes.</w:delText>
        </w:r>
      </w:del>
    </w:p>
    <w:p w14:paraId="022CC100" w14:textId="77777777" w:rsidR="009B12DE" w:rsidRDefault="009B12DE" w:rsidP="009B12DE">
      <w:pPr>
        <w:rPr>
          <w:del w:id="348" w:author="Comparison" w:date="2026-09-25T21:13:00Z" w16du:dateUtc="2026-09-26T01:13:00Z"/>
        </w:rPr>
      </w:pPr>
    </w:p>
    <w:p w14:paraId="7627DF93" w14:textId="77777777" w:rsidR="00DF2F9A" w:rsidRDefault="00DF2F9A" w:rsidP="009B12DE">
      <w:pPr>
        <w:rPr>
          <w:del w:id="349" w:author="Comparison" w:date="2026-09-25T21:13:00Z" w16du:dateUtc="2026-09-26T01:13:00Z"/>
        </w:rPr>
      </w:pPr>
    </w:p>
    <w:p w14:paraId="0D71C30E" w14:textId="7C70BFED" w:rsidR="009B12DE" w:rsidRDefault="00DF2F9A" w:rsidP="00DF2F9A">
      <w:pPr>
        <w:pStyle w:val="Heading2"/>
        <w:rPr>
          <w:del w:id="350" w:author="Comparison" w:date="2026-09-25T21:13:00Z" w16du:dateUtc="2026-09-26T01:13:00Z"/>
        </w:rPr>
      </w:pPr>
      <w:del w:id="351" w:author="Comparison" w:date="2026-09-25T21:13:00Z" w16du:dateUtc="2026-09-26T01:13:00Z">
        <w:r>
          <w:delText>Security monitoring</w:delText>
        </w:r>
      </w:del>
    </w:p>
    <w:p w14:paraId="65E74B8F" w14:textId="1A8E3C84" w:rsidR="00DF2F9A" w:rsidRPr="00DF2F9A" w:rsidRDefault="00DF2F9A" w:rsidP="00DF2F9A">
      <w:pPr>
        <w:rPr>
          <w:del w:id="352" w:author="Comparison" w:date="2026-09-25T21:13:00Z" w16du:dateUtc="2026-09-26T01:13:00Z"/>
        </w:rPr>
      </w:pPr>
      <w:del w:id="353" w:author="Comparison" w:date="2026-09-25T21:13:00Z" w16du:dateUtc="2026-09-26T01:13:00Z">
        <w:r>
          <w:delText>Provider: CESNET</w:delText>
        </w:r>
      </w:del>
    </w:p>
    <w:p w14:paraId="0C7FDB8A" w14:textId="77777777" w:rsidR="00DF2F9A" w:rsidRDefault="00DF2F9A" w:rsidP="00DF2F9A">
      <w:pPr>
        <w:rPr>
          <w:del w:id="354" w:author="Comparison" w:date="2026-09-25T21:13:00Z" w16du:dateUtc="2026-09-26T01:13:00Z"/>
        </w:rPr>
      </w:pPr>
      <w:del w:id="355" w:author="Comparison" w:date="2026-09-25T21:13:00Z" w16du:dateUtc="2026-09-26T01:13:00Z">
        <w:r>
          <w:delText>The service has been provided continuously with no deviations from the target.</w:delText>
        </w:r>
      </w:del>
    </w:p>
    <w:p w14:paraId="2015FB1A" w14:textId="77777777" w:rsidR="00DF2F9A" w:rsidRDefault="00DF2F9A" w:rsidP="00DF2F9A">
      <w:pPr>
        <w:rPr>
          <w:del w:id="356" w:author="Comparison" w:date="2026-09-25T21:13:00Z" w16du:dateUtc="2026-09-26T01:13:00Z"/>
        </w:rPr>
      </w:pPr>
      <w:del w:id="357" w:author="Comparison" w:date="2026-09-25T21:13:00Z" w16du:dateUtc="2026-09-26T01:13:00Z">
        <w:r>
          <w:delText>Both availability and reliability have been on target, as well as responsiveness.</w:delText>
        </w:r>
      </w:del>
    </w:p>
    <w:p w14:paraId="064ED03E" w14:textId="77777777" w:rsidR="00DF2F9A" w:rsidRDefault="00DF2F9A" w:rsidP="00DF2F9A">
      <w:pPr>
        <w:rPr>
          <w:del w:id="358" w:author="Comparison" w:date="2026-09-25T21:13:00Z" w16du:dateUtc="2026-09-26T01:13:00Z"/>
        </w:rPr>
      </w:pPr>
      <w:del w:id="359" w:author="Comparison" w:date="2026-09-25T21:13:00Z" w16du:dateUtc="2026-09-26T01:13:00Z">
        <w:r>
          <w:delText>Achieved target: Yes.</w:delText>
        </w:r>
      </w:del>
    </w:p>
    <w:p w14:paraId="25118446" w14:textId="77777777" w:rsidR="00684CC0" w:rsidRDefault="00684CC0" w:rsidP="00DF2F9A">
      <w:pPr>
        <w:rPr>
          <w:del w:id="360" w:author="Comparison" w:date="2026-09-25T21:13:00Z" w16du:dateUtc="2026-09-26T01:13:00Z"/>
        </w:rPr>
      </w:pPr>
    </w:p>
    <w:p w14:paraId="4BA186E0" w14:textId="03871A96" w:rsidR="000B6E64" w:rsidRDefault="000B6E64" w:rsidP="000B6E64">
      <w:pPr>
        <w:pStyle w:val="Heading2"/>
        <w:rPr>
          <w:del w:id="361" w:author="Comparison" w:date="2026-09-25T21:13:00Z" w16du:dateUtc="2026-09-26T01:13:00Z"/>
        </w:rPr>
      </w:pPr>
      <w:del w:id="362" w:author="Comparison" w:date="2026-09-25T21:13:00Z" w16du:dateUtc="2026-09-26T01:13:00Z">
        <w:r>
          <w:delText>Accounting repository</w:delText>
        </w:r>
      </w:del>
    </w:p>
    <w:p w14:paraId="0EC01FD0" w14:textId="15FE8086" w:rsidR="000B6E64" w:rsidRPr="00DF2F9A" w:rsidRDefault="000B6E64" w:rsidP="000B6E64">
      <w:pPr>
        <w:rPr>
          <w:del w:id="363" w:author="Comparison" w:date="2026-09-25T21:13:00Z" w16du:dateUtc="2026-09-26T01:13:00Z"/>
        </w:rPr>
      </w:pPr>
      <w:del w:id="364" w:author="Comparison" w:date="2026-09-25T21:13:00Z" w16du:dateUtc="2026-09-26T01:13:00Z">
        <w:r>
          <w:delText>Provider: STFC</w:delText>
        </w:r>
      </w:del>
    </w:p>
    <w:p w14:paraId="7B911945" w14:textId="77777777" w:rsidR="000B6E64" w:rsidRDefault="000B6E64" w:rsidP="000B6E64">
      <w:pPr>
        <w:rPr>
          <w:del w:id="365" w:author="Comparison" w:date="2026-09-25T21:13:00Z" w16du:dateUtc="2026-09-26T01:13:00Z"/>
        </w:rPr>
      </w:pPr>
      <w:del w:id="366" w:author="Comparison" w:date="2026-09-25T21:13:00Z" w16du:dateUtc="2026-09-26T01:13:00Z">
        <w:r>
          <w:delText>The service has been provided continuously with no deviations from the target.</w:delText>
        </w:r>
      </w:del>
    </w:p>
    <w:p w14:paraId="08835A71" w14:textId="77777777" w:rsidR="000B6E64" w:rsidRDefault="000B6E64" w:rsidP="000B6E64">
      <w:pPr>
        <w:rPr>
          <w:del w:id="367" w:author="Comparison" w:date="2026-09-25T21:13:00Z" w16du:dateUtc="2026-09-26T01:13:00Z"/>
        </w:rPr>
      </w:pPr>
      <w:del w:id="368" w:author="Comparison" w:date="2026-09-25T21:13:00Z" w16du:dateUtc="2026-09-26T01:13:00Z">
        <w:r>
          <w:delText>Both availability and reliability have been on target, as well as responsiveness.</w:delText>
        </w:r>
      </w:del>
    </w:p>
    <w:p w14:paraId="32314398" w14:textId="77777777" w:rsidR="000B6E64" w:rsidRDefault="000B6E64" w:rsidP="000B6E64">
      <w:pPr>
        <w:rPr>
          <w:del w:id="369" w:author="Comparison" w:date="2026-09-25T21:13:00Z" w16du:dateUtc="2026-09-26T01:13:00Z"/>
        </w:rPr>
      </w:pPr>
      <w:del w:id="370" w:author="Comparison" w:date="2026-09-25T21:13:00Z" w16du:dateUtc="2026-09-26T01:13:00Z">
        <w:r>
          <w:delText>Achieved target: Yes.</w:delText>
        </w:r>
      </w:del>
    </w:p>
    <w:p w14:paraId="66D9C683" w14:textId="77777777" w:rsidR="000B6E64" w:rsidRDefault="000B6E64" w:rsidP="00DF2F9A">
      <w:pPr>
        <w:rPr>
          <w:del w:id="371" w:author="Comparison" w:date="2026-09-25T21:13:00Z" w16du:dateUtc="2026-09-26T01:13:00Z"/>
        </w:rPr>
      </w:pPr>
    </w:p>
    <w:p w14:paraId="0996E235" w14:textId="77777777" w:rsidR="00DF2F9A" w:rsidRPr="00DF2F9A" w:rsidRDefault="00DF2F9A" w:rsidP="00DF2F9A"/>
    <w:sectPr w:rsidR="00DF2F9A" w:rsidRPr="00DF2F9A">
      <w:headerReference w:type="default" r:id="rId9"/>
      <w:footerReference w:type="default" r:id="rId10"/>
      <w:footerReference w:type="first" r:id="rId11"/>
      <w:pgSz w:w="11905" w:h="16837"/>
      <w:pgMar w:top="1440" w:right="1440" w:bottom="1440" w:left="1440" w:header="720" w:footer="720" w:gutter="0"/>
      <w:cols w:space="720"/>
      <w:titlePg w:val="0"/>
      <w:docGrid w:linePitch="0"/>
      <w:sectPrChange w:id="395" w:author="Comparison" w:date="2026-09-25T21:13:00Z" w16du:dateUtc="2026-09-26T01:13:00Z">
        <w:sectPr w:rsidR="00DF2F9A" w:rsidRPr="00DF2F9A">
          <w:pgSz w:w="11906" w:h="16838"/>
          <w:pgMar w:top="1985" w:right="1440" w:bottom="1440" w:left="1440" w:header="993" w:footer="844" w:gutter="0"/>
          <w:cols w:space="708"/>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7397F" w14:textId="77777777" w:rsidR="00C92E11" w:rsidRDefault="00C92E11" w:rsidP="00835E24">
      <w:pPr>
        <w:spacing w:after="0" w:line="240" w:lineRule="auto"/>
      </w:pPr>
      <w:r>
        <w:separator/>
      </w:r>
    </w:p>
  </w:endnote>
  <w:endnote w:type="continuationSeparator" w:id="0">
    <w:p w14:paraId="69D0F114" w14:textId="77777777" w:rsidR="00C92E11" w:rsidRDefault="00C92E11" w:rsidP="00835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E5CE7" w14:textId="77777777" w:rsidR="00684CC0" w:rsidRDefault="00C92E11" w:rsidP="00D065EF">
    <w:pPr>
      <w:pStyle w:val="NoSpacing"/>
      <w:rPr>
        <w:del w:id="376" w:author="Comparison" w:date="2026-09-25T21:13:00Z" w16du:dateUtc="2026-09-26T01:13:00Z"/>
      </w:rPr>
    </w:pPr>
    <w:ins w:id="377" w:author="Comparison" w:date="2026-09-25T21:13:00Z" w16du:dateUtc="2026-09-26T01:13:00Z">
      <w:r>
        <w:t xml:space="preserve">Report created by </w:t>
      </w:r>
      <w:r>
        <w:fldChar w:fldCharType="begin"/>
      </w:r>
      <w:r>
        <w:instrText>HYPERLINK "https://www.fullpicture.app/"</w:instrText>
      </w:r>
      <w:r>
        <w:fldChar w:fldCharType="separate"/>
      </w:r>
      <w:r>
        <w:rPr>
          <w:color w:val="2980B9"/>
          <w:u w:val="single"/>
        </w:rPr>
        <w:t>FullPicture.app</w:t>
      </w:r>
      <w:r>
        <w:fldChar w:fldCharType="end"/>
      </w:r>
    </w:ins>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060"/>
      <w:gridCol w:w="3060"/>
    </w:tblGrid>
    <w:tr w:rsidR="00684CC0" w14:paraId="20E80DE0" w14:textId="77777777" w:rsidTr="00D065EF">
      <w:trPr>
        <w:trHeight w:val="857"/>
        <w:del w:id="378" w:author="Comparison" w:date="2026-09-25T21:13:00Z" w16du:dateUtc="2026-09-26T01:13:00Z"/>
      </w:trPr>
      <w:tc>
        <w:tcPr>
          <w:tcW w:w="3060" w:type="dxa"/>
          <w:vAlign w:val="bottom"/>
        </w:tcPr>
        <w:p w14:paraId="5BCF0121" w14:textId="77777777" w:rsidR="00684CC0" w:rsidRDefault="00684CC0" w:rsidP="00D065EF">
          <w:pPr>
            <w:pStyle w:val="Header"/>
            <w:rPr>
              <w:del w:id="379" w:author="Comparison" w:date="2026-09-25T21:13:00Z" w16du:dateUtc="2026-09-26T01:13:00Z"/>
            </w:rPr>
          </w:pPr>
          <w:del w:id="380" w:author="Comparison" w:date="2026-09-25T21:13:00Z" w16du:dateUtc="2026-09-26T01:13:00Z">
            <w:r>
              <w:rPr>
                <w:noProof/>
              </w:rPr>
              <w:drawing>
                <wp:inline distT="0" distB="0" distL="0" distR="0" wp14:anchorId="77FA915E" wp14:editId="62A7BF01">
                  <wp:extent cx="765570" cy="432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I-logo-140px.gif"/>
                          <pic:cNvPicPr/>
                        </pic:nvPicPr>
                        <pic:blipFill>
                          <a:blip r:embed="rId1">
                            <a:extLst>
                              <a:ext uri="{28A0092B-C50C-407E-A947-70E740481C1C}">
                                <a14:useLocalDpi xmlns:a14="http://schemas.microsoft.com/office/drawing/2010/main" val="0"/>
                              </a:ext>
                            </a:extLst>
                          </a:blip>
                          <a:stretch>
                            <a:fillRect/>
                          </a:stretch>
                        </pic:blipFill>
                        <pic:spPr>
                          <a:xfrm>
                            <a:off x="0" y="0"/>
                            <a:ext cx="765570" cy="432000"/>
                          </a:xfrm>
                          <a:prstGeom prst="rect">
                            <a:avLst/>
                          </a:prstGeom>
                        </pic:spPr>
                      </pic:pic>
                    </a:graphicData>
                  </a:graphic>
                </wp:inline>
              </w:drawing>
            </w:r>
          </w:del>
        </w:p>
      </w:tc>
      <w:tc>
        <w:tcPr>
          <w:tcW w:w="3060" w:type="dxa"/>
          <w:vAlign w:val="bottom"/>
        </w:tcPr>
        <w:p w14:paraId="2F6B2874" w14:textId="77777777" w:rsidR="00684CC0" w:rsidRDefault="00C92E11" w:rsidP="00EC2937">
          <w:pPr>
            <w:pStyle w:val="Header"/>
            <w:jc w:val="center"/>
            <w:rPr>
              <w:del w:id="381" w:author="Comparison" w:date="2026-09-25T21:13:00Z" w16du:dateUtc="2026-09-26T01:13:00Z"/>
            </w:rPr>
          </w:pPr>
          <w:customXmlDelRangeStart w:id="382" w:author="Comparison" w:date="2026-09-25T21:13:00Z"/>
          <w:sdt>
            <w:sdtPr>
              <w:id w:val="1030074310"/>
              <w:docPartObj>
                <w:docPartGallery w:val="Page Numbers (Bottom of Page)"/>
                <w:docPartUnique/>
              </w:docPartObj>
            </w:sdtPr>
            <w:sdtEndPr>
              <w:rPr>
                <w:noProof/>
              </w:rPr>
            </w:sdtEndPr>
            <w:sdtContent>
              <w:customXmlDelRangeEnd w:id="382"/>
              <w:del w:id="383" w:author="Comparison" w:date="2026-09-25T21:13:00Z" w16du:dateUtc="2026-09-26T01:13:00Z">
                <w:r w:rsidR="00684CC0">
                  <w:fldChar w:fldCharType="begin"/>
                </w:r>
                <w:r w:rsidR="00684CC0">
                  <w:delInstrText xml:space="preserve"> PAGE   \* MERGEFORMAT </w:delInstrText>
                </w:r>
                <w:r w:rsidR="00684CC0">
                  <w:fldChar w:fldCharType="separate"/>
                </w:r>
                <w:r w:rsidR="000A129B">
                  <w:rPr>
                    <w:noProof/>
                  </w:rPr>
                  <w:delText>4</w:delText>
                </w:r>
                <w:r w:rsidR="00684CC0">
                  <w:rPr>
                    <w:noProof/>
                  </w:rPr>
                  <w:fldChar w:fldCharType="end"/>
                </w:r>
              </w:del>
              <w:customXmlDelRangeStart w:id="384" w:author="Comparison" w:date="2026-09-25T21:13:00Z"/>
            </w:sdtContent>
          </w:sdt>
          <w:customXmlDelRangeEnd w:id="384"/>
        </w:p>
      </w:tc>
      <w:tc>
        <w:tcPr>
          <w:tcW w:w="3060" w:type="dxa"/>
          <w:vAlign w:val="bottom"/>
        </w:tcPr>
        <w:p w14:paraId="3CFBBF56" w14:textId="77777777" w:rsidR="00684CC0" w:rsidRDefault="00684CC0" w:rsidP="00EC2937">
          <w:pPr>
            <w:pStyle w:val="Header"/>
            <w:jc w:val="right"/>
            <w:rPr>
              <w:del w:id="385" w:author="Comparison" w:date="2026-09-25T21:13:00Z" w16du:dateUtc="2026-09-26T01:13:00Z"/>
            </w:rPr>
          </w:pPr>
        </w:p>
      </w:tc>
    </w:tr>
  </w:tbl>
  <w:p w14:paraId="016916BB" w14:textId="77777777" w:rsidR="00684CC0" w:rsidRDefault="00684CC0">
    <w:pPr>
      <w:pBdr>
        <w:top w:val="single" w:sz="4" w:space="0" w:color="auto"/>
      </w:pBdr>
      <w:pPrChange w:id="386" w:author="Comparison" w:date="2026-09-25T21:13:00Z" w16du:dateUtc="2026-09-26T01:13:00Z">
        <w:pPr>
          <w:pStyle w:val="NoSpacing"/>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7962"/>
    </w:tblGrid>
    <w:tr w:rsidR="00684CC0" w14:paraId="76DB1E08" w14:textId="77777777" w:rsidTr="0010672E">
      <w:trPr>
        <w:del w:id="387" w:author="Comparison" w:date="2026-09-25T21:13:00Z" w16du:dateUtc="2026-09-26T01:13:00Z"/>
      </w:trPr>
      <w:tc>
        <w:tcPr>
          <w:tcW w:w="1242" w:type="dxa"/>
          <w:vAlign w:val="center"/>
        </w:tcPr>
        <w:p w14:paraId="1FA522BE" w14:textId="77777777" w:rsidR="00684CC0" w:rsidRDefault="00684CC0" w:rsidP="0010672E">
          <w:pPr>
            <w:pStyle w:val="Footer"/>
            <w:jc w:val="center"/>
            <w:rPr>
              <w:del w:id="388" w:author="Comparison" w:date="2026-09-25T21:13:00Z" w16du:dateUtc="2026-09-26T01:13:00Z"/>
            </w:rPr>
          </w:pPr>
          <w:del w:id="389" w:author="Comparison" w:date="2026-09-25T21:13:00Z" w16du:dateUtc="2026-09-26T01:13:00Z">
            <w:r>
              <w:rPr>
                <w:noProof/>
                <w:sz w:val="18"/>
                <w:szCs w:val="18"/>
              </w:rPr>
              <w:drawing>
                <wp:inline distT="0" distB="0" distL="0" distR="0" wp14:anchorId="58576CF1" wp14:editId="2CFB42C0">
                  <wp:extent cx="675640" cy="532765"/>
                  <wp:effectExtent l="0" t="0" r="0" b="635"/>
                  <wp:docPr id="4" name="Picture 4" descr="EGI_Logo_RGB_315x2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I_Logo_RGB_315x250p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532765"/>
                          </a:xfrm>
                          <a:prstGeom prst="rect">
                            <a:avLst/>
                          </a:prstGeom>
                          <a:noFill/>
                          <a:ln>
                            <a:noFill/>
                          </a:ln>
                        </pic:spPr>
                      </pic:pic>
                    </a:graphicData>
                  </a:graphic>
                </wp:inline>
              </w:drawing>
            </w:r>
          </w:del>
        </w:p>
      </w:tc>
      <w:tc>
        <w:tcPr>
          <w:tcW w:w="8000" w:type="dxa"/>
          <w:vAlign w:val="center"/>
        </w:tcPr>
        <w:p w14:paraId="1D328FA5" w14:textId="77777777" w:rsidR="00684CC0" w:rsidRPr="00757E35" w:rsidRDefault="00684CC0" w:rsidP="00D859A3">
          <w:pPr>
            <w:pStyle w:val="Footer"/>
            <w:snapToGrid w:val="0"/>
            <w:jc w:val="center"/>
            <w:rPr>
              <w:del w:id="390" w:author="Comparison" w:date="2026-09-25T21:13:00Z" w16du:dateUtc="2026-09-26T01:13:00Z"/>
              <w:rFonts w:asciiTheme="minorHAnsi" w:hAnsiTheme="minorHAnsi"/>
              <w:sz w:val="18"/>
              <w:szCs w:val="18"/>
            </w:rPr>
          </w:pPr>
          <w:del w:id="391" w:author="Comparison" w:date="2026-09-25T21:13:00Z" w16du:dateUtc="2026-09-26T01:13:00Z">
            <w:r w:rsidRPr="00757E35">
              <w:rPr>
                <w:rFonts w:asciiTheme="minorHAnsi" w:hAnsiTheme="minorHAnsi"/>
                <w:sz w:val="18"/>
                <w:szCs w:val="18"/>
              </w:rPr>
              <w:delText xml:space="preserve">This work by EGI.eu is licensed under a </w:delText>
            </w:r>
          </w:del>
        </w:p>
        <w:p w14:paraId="37BD5E65" w14:textId="77777777" w:rsidR="00684CC0" w:rsidRPr="00962667" w:rsidRDefault="00684CC0" w:rsidP="00D859A3">
          <w:pPr>
            <w:pStyle w:val="Footer"/>
            <w:jc w:val="center"/>
            <w:rPr>
              <w:del w:id="392" w:author="Comparison" w:date="2026-09-25T21:13:00Z" w16du:dateUtc="2026-09-26T01:13:00Z"/>
              <w:i/>
              <w:sz w:val="20"/>
            </w:rPr>
          </w:pPr>
          <w:del w:id="393" w:author="Comparison" w:date="2026-09-25T21:13:00Z" w16du:dateUtc="2026-09-26T01:13:00Z">
            <w:r>
              <w:fldChar w:fldCharType="begin"/>
            </w:r>
            <w:r>
              <w:delInstrText>HYPERLINK "http://creativecommons.org/licenses/by/4.0/"</w:delInstrText>
            </w:r>
            <w:r>
              <w:fldChar w:fldCharType="separate"/>
            </w:r>
            <w:r w:rsidRPr="00757E35">
              <w:rPr>
                <w:rStyle w:val="Hyperlink"/>
                <w:rFonts w:asciiTheme="minorHAnsi" w:eastAsia="Verdana" w:hAnsiTheme="minorHAnsi"/>
                <w:sz w:val="18"/>
                <w:szCs w:val="18"/>
              </w:rPr>
              <w:delText>Creative Commons Attribution 4.0 International License</w:delText>
            </w:r>
            <w:r>
              <w:fldChar w:fldCharType="end"/>
            </w:r>
          </w:del>
        </w:p>
      </w:tc>
    </w:tr>
  </w:tbl>
  <w:p w14:paraId="4F1C14D6" w14:textId="77777777" w:rsidR="00684CC0" w:rsidRDefault="00684CC0">
    <w:pPr>
      <w:pStyle w:val="Heading4Char"/>
      <w:pPrChange w:id="394" w:author="Comparison" w:date="2026-09-25T21:13:00Z" w16du:dateUtc="2026-09-26T01:1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26BF0" w14:textId="77777777" w:rsidR="00C92E11" w:rsidRDefault="00C92E11" w:rsidP="00835E24">
      <w:pPr>
        <w:spacing w:after="0" w:line="240" w:lineRule="auto"/>
      </w:pPr>
      <w:r>
        <w:separator/>
      </w:r>
    </w:p>
  </w:footnote>
  <w:footnote w:type="continuationSeparator" w:id="0">
    <w:p w14:paraId="655E097D" w14:textId="77777777" w:rsidR="00C92E11" w:rsidRDefault="00C92E11" w:rsidP="00835E24">
      <w:pPr>
        <w:spacing w:after="0" w:line="240" w:lineRule="auto"/>
      </w:pPr>
      <w:r>
        <w:continuationSeparator/>
      </w:r>
    </w:p>
  </w:footnote>
  <w:footnote w:id="1">
    <w:p w14:paraId="189751FA" w14:textId="20D460CE" w:rsidR="00684CC0" w:rsidRPr="00FB5FDD" w:rsidRDefault="00684CC0">
      <w:pPr>
        <w:pStyle w:val="FootnoteText"/>
      </w:pPr>
      <w:del w:id="134" w:author="Comparison" w:date="2026-09-25T21:13:00Z" w16du:dateUtc="2026-09-26T01:13:00Z">
        <w:r>
          <w:rPr>
            <w:rStyle w:val="FootnoteReference"/>
          </w:rPr>
          <w:footnoteRef/>
        </w:r>
        <w:r>
          <w:delText xml:space="preserve"> </w:delText>
        </w:r>
        <w:r>
          <w:fldChar w:fldCharType="begin"/>
        </w:r>
        <w:r>
          <w:delInstrText>HYPERLINK "https://documents.egi.eu/document/2596"</w:delInstrText>
        </w:r>
        <w:r>
          <w:fldChar w:fldCharType="separate"/>
        </w:r>
        <w:r>
          <w:rPr>
            <w:rStyle w:val="Hyperlink"/>
            <w:rFonts w:eastAsia="Times New Roman" w:cs="Times New Roman"/>
            <w:sz w:val="15"/>
            <w:szCs w:val="15"/>
          </w:rPr>
          <w:delText>https://documents.egi.eu/document/2596</w:delText>
        </w:r>
        <w:r>
          <w:fldChar w:fldCharType="end"/>
        </w:r>
      </w:del>
    </w:p>
  </w:footnote>
  <w:footnote w:id="2">
    <w:p w14:paraId="20A2E149" w14:textId="3DDA7858" w:rsidR="00684CC0" w:rsidRPr="00FB5FDD" w:rsidRDefault="00684CC0">
      <w:pPr>
        <w:pStyle w:val="FootnoteText"/>
      </w:pPr>
      <w:del w:id="152" w:author="Comparison" w:date="2026-09-25T21:13:00Z" w16du:dateUtc="2026-09-26T01:13:00Z">
        <w:r>
          <w:rPr>
            <w:rStyle w:val="FootnoteReference"/>
          </w:rPr>
          <w:footnoteRef/>
        </w:r>
        <w:r>
          <w:delText xml:space="preserve"> </w:delText>
        </w:r>
        <w:r>
          <w:fldChar w:fldCharType="begin"/>
        </w:r>
        <w:r>
          <w:delInstrText>HYPERLINK "https://documents.egi.eu/document/2456"</w:delInstrText>
        </w:r>
        <w:r>
          <w:fldChar w:fldCharType="separate"/>
        </w:r>
        <w:r>
          <w:rPr>
            <w:rStyle w:val="Hyperlink"/>
            <w:rFonts w:eastAsia="Times New Roman" w:cs="Times New Roman"/>
            <w:sz w:val="15"/>
            <w:szCs w:val="15"/>
          </w:rPr>
          <w:delText>https://documents.egi.eu/document/2456</w:delText>
        </w:r>
        <w:r>
          <w:fldChar w:fldCharType="end"/>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0"/>
    </w:tblGrid>
    <w:tr w:rsidR="00684CC0" w14:paraId="04961F9A" w14:textId="77777777" w:rsidTr="00D065EF">
      <w:trPr>
        <w:del w:id="372" w:author="Comparison" w:date="2026-09-25T21:13:00Z" w16du:dateUtc="2026-09-26T01:13:00Z"/>
      </w:trPr>
      <w:tc>
        <w:tcPr>
          <w:tcW w:w="4621" w:type="dxa"/>
        </w:tcPr>
        <w:p w14:paraId="6B368865" w14:textId="77777777" w:rsidR="00684CC0" w:rsidRDefault="00684CC0" w:rsidP="00163455">
          <w:pPr>
            <w:rPr>
              <w:del w:id="373" w:author="Comparison" w:date="2026-09-25T21:13:00Z" w16du:dateUtc="2026-09-26T01:13:00Z"/>
            </w:rPr>
          </w:pPr>
        </w:p>
      </w:tc>
      <w:tc>
        <w:tcPr>
          <w:tcW w:w="4621" w:type="dxa"/>
        </w:tcPr>
        <w:p w14:paraId="261B68F4" w14:textId="77777777" w:rsidR="00684CC0" w:rsidRDefault="00684CC0" w:rsidP="00D065EF">
          <w:pPr>
            <w:jc w:val="right"/>
            <w:rPr>
              <w:del w:id="374" w:author="Comparison" w:date="2026-09-25T21:13:00Z" w16du:dateUtc="2026-09-26T01:13:00Z"/>
            </w:rPr>
          </w:pPr>
        </w:p>
      </w:tc>
    </w:tr>
  </w:tbl>
  <w:p w14:paraId="0E470AF3" w14:textId="77777777" w:rsidR="00684CC0" w:rsidRDefault="00684CC0">
    <w:pPr>
      <w:pStyle w:val="Header"/>
    </w:pPr>
    <w:del w:id="375" w:author="Comparison" w:date="2026-09-25T21:13:00Z" w16du:dateUtc="2026-09-26T01:13:00Z">
      <w:r>
        <w:fldChar w:fldCharType="begin"/>
      </w:r>
      <w:r>
        <w:delInstrText xml:space="preserve"> TITLE   \* MERGEFORMAT </w:delInstrText>
      </w:r>
      <w:r>
        <w:fldChar w:fldCharType="end"/>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41143"/>
    <w:multiLevelType w:val="multilevel"/>
    <w:tmpl w:val="5386929C"/>
    <w:lvl w:ilvl="0">
      <w:start w:val="1"/>
      <w:numFmt w:val="decimal"/>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303BE6"/>
    <w:multiLevelType w:val="hybridMultilevel"/>
    <w:tmpl w:val="42504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8A07B8"/>
    <w:multiLevelType w:val="hybridMultilevel"/>
    <w:tmpl w:val="84F06B42"/>
    <w:lvl w:ilvl="0" w:tplc="539868B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8378D1"/>
    <w:multiLevelType w:val="multilevel"/>
    <w:tmpl w:val="C554AC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4405A2F"/>
    <w:multiLevelType w:val="hybridMultilevel"/>
    <w:tmpl w:val="C1789D82"/>
    <w:lvl w:ilvl="0" w:tplc="1B6A06B6">
      <w:start w:val="1"/>
      <w:numFmt w:val="upperRoman"/>
      <w:lvlText w:val="%1. Appendix"/>
      <w:lvlJc w:val="right"/>
      <w:pPr>
        <w:ind w:left="57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0878DD"/>
    <w:multiLevelType w:val="multilevel"/>
    <w:tmpl w:val="25A46B86"/>
    <w:lvl w:ilvl="0">
      <w:start w:val="1"/>
      <w:numFmt w:val="decimal"/>
      <w:lvlText w:val="%1."/>
      <w:lvlJc w:val="left"/>
      <w:pPr>
        <w:ind w:left="432" w:hanging="432"/>
      </w:pPr>
      <w:rPr>
        <w:rFonts w:cs="Times New Roman"/>
      </w:rPr>
    </w:lvl>
    <w:lvl w:ilvl="1">
      <w:start w:val="1"/>
      <w:numFmt w:val="decimal"/>
      <w:lvlText w:val="%1.%2."/>
      <w:lvlJc w:val="left"/>
      <w:pPr>
        <w:ind w:left="718" w:hanging="576"/>
      </w:pPr>
      <w:rPr>
        <w:rFonts w:cs="Times New Roman"/>
      </w:rPr>
    </w:lvl>
    <w:lvl w:ilvl="2">
      <w:start w:val="1"/>
      <w:numFmt w:val="decimal"/>
      <w:lvlText w:val="%1.%2.%3."/>
      <w:lvlJc w:val="left"/>
      <w:pPr>
        <w:ind w:left="3981"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 w15:restartNumberingAfterBreak="0">
    <w:nsid w:val="39384CF2"/>
    <w:multiLevelType w:val="multilevel"/>
    <w:tmpl w:val="D990EE4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150915"/>
    <w:multiLevelType w:val="hybridMultilevel"/>
    <w:tmpl w:val="3B8A80AA"/>
    <w:lvl w:ilvl="0" w:tplc="6798947A">
      <w:start w:val="1"/>
      <w:numFmt w:val="upperRoman"/>
      <w:pStyle w:val="Appendix"/>
      <w:lvlText w:val="Appendix %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6DA5C5C"/>
    <w:multiLevelType w:val="hybridMultilevel"/>
    <w:tmpl w:val="DE4805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15697E"/>
    <w:multiLevelType w:val="multilevel"/>
    <w:tmpl w:val="5386929C"/>
    <w:lvl w:ilvl="0">
      <w:start w:val="1"/>
      <w:numFmt w:val="decimal"/>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8334AE9"/>
    <w:multiLevelType w:val="multilevel"/>
    <w:tmpl w:val="EAE01D8E"/>
    <w:lvl w:ilvl="0">
      <w:start w:val="1"/>
      <w:numFmt w:val="upperLetter"/>
      <w:lvlText w:val="Appendix %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lvlText w:val="Appendix %1.%2"/>
      <w:lvlJc w:val="left"/>
      <w:pPr>
        <w:ind w:left="1531" w:hanging="451"/>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0"/>
      <w:lvlText w:val="Appendix  %1.%2.%3"/>
      <w:lvlJc w:val="left"/>
      <w:pPr>
        <w:ind w:left="1758" w:hanging="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06A0996"/>
    <w:multiLevelType w:val="hybridMultilevel"/>
    <w:tmpl w:val="8DDCB628"/>
    <w:lvl w:ilvl="0" w:tplc="A0F8E938">
      <w:start w:val="1"/>
      <w:numFmt w:val="bullet"/>
      <w:lvlText w:val=""/>
      <w:lvlJc w:val="left"/>
      <w:pPr>
        <w:tabs>
          <w:tab w:val="num" w:pos="720"/>
        </w:tabs>
        <w:ind w:left="720" w:hanging="360"/>
      </w:pPr>
      <w:rPr>
        <w:rFonts w:ascii="Symbol" w:hAnsi="Symbol" w:cs="Symbol" w:hint="default"/>
      </w:rPr>
    </w:lvl>
    <w:lvl w:ilvl="1" w:tplc="87F4359A">
      <w:start w:val="1"/>
      <w:numFmt w:val="bullet"/>
      <w:lvlText w:val="o"/>
      <w:lvlJc w:val="left"/>
      <w:pPr>
        <w:tabs>
          <w:tab w:val="num" w:pos="1440"/>
        </w:tabs>
        <w:ind w:left="1440" w:hanging="360"/>
      </w:pPr>
      <w:rPr>
        <w:rFonts w:ascii="Courier New" w:hAnsi="Courier New" w:cs="Courier New" w:hint="default"/>
      </w:rPr>
    </w:lvl>
    <w:lvl w:ilvl="2" w:tplc="AA0E4A32">
      <w:start w:val="1"/>
      <w:numFmt w:val="bullet"/>
      <w:lvlText w:val=""/>
      <w:lvlJc w:val="left"/>
      <w:pPr>
        <w:tabs>
          <w:tab w:val="num" w:pos="2160"/>
        </w:tabs>
        <w:ind w:left="2160" w:hanging="360"/>
      </w:pPr>
      <w:rPr>
        <w:rFonts w:ascii="Wingdings" w:hAnsi="Wingdings" w:cs="Wingdings" w:hint="default"/>
      </w:rPr>
    </w:lvl>
    <w:lvl w:ilvl="3" w:tplc="E170354E">
      <w:start w:val="1"/>
      <w:numFmt w:val="bullet"/>
      <w:lvlText w:val=""/>
      <w:lvlJc w:val="left"/>
      <w:pPr>
        <w:tabs>
          <w:tab w:val="num" w:pos="2880"/>
        </w:tabs>
        <w:ind w:left="2880" w:hanging="360"/>
      </w:pPr>
      <w:rPr>
        <w:rFonts w:ascii="Symbol" w:hAnsi="Symbol" w:cs="Symbol" w:hint="default"/>
      </w:rPr>
    </w:lvl>
    <w:lvl w:ilvl="4" w:tplc="38E07312">
      <w:start w:val="1"/>
      <w:numFmt w:val="bullet"/>
      <w:lvlText w:val="o"/>
      <w:lvlJc w:val="left"/>
      <w:pPr>
        <w:tabs>
          <w:tab w:val="num" w:pos="3600"/>
        </w:tabs>
        <w:ind w:left="3600" w:hanging="360"/>
      </w:pPr>
      <w:rPr>
        <w:rFonts w:ascii="Courier New" w:hAnsi="Courier New" w:cs="Courier New" w:hint="default"/>
      </w:rPr>
    </w:lvl>
    <w:lvl w:ilvl="5" w:tplc="EDD6BC0A">
      <w:start w:val="1"/>
      <w:numFmt w:val="bullet"/>
      <w:lvlText w:val=""/>
      <w:lvlJc w:val="left"/>
      <w:pPr>
        <w:tabs>
          <w:tab w:val="num" w:pos="4320"/>
        </w:tabs>
        <w:ind w:left="4320" w:hanging="360"/>
      </w:pPr>
      <w:rPr>
        <w:rFonts w:ascii="Wingdings" w:hAnsi="Wingdings" w:cs="Wingdings" w:hint="default"/>
      </w:rPr>
    </w:lvl>
    <w:lvl w:ilvl="6" w:tplc="5AEC8DCE">
      <w:start w:val="1"/>
      <w:numFmt w:val="bullet"/>
      <w:lvlText w:val=""/>
      <w:lvlJc w:val="left"/>
      <w:pPr>
        <w:tabs>
          <w:tab w:val="num" w:pos="5040"/>
        </w:tabs>
        <w:ind w:left="5040" w:hanging="360"/>
      </w:pPr>
      <w:rPr>
        <w:rFonts w:ascii="Symbol" w:hAnsi="Symbol" w:cs="Symbol" w:hint="default"/>
      </w:rPr>
    </w:lvl>
    <w:lvl w:ilvl="7" w:tplc="9D0C8562">
      <w:start w:val="1"/>
      <w:numFmt w:val="bullet"/>
      <w:lvlText w:val="o"/>
      <w:lvlJc w:val="left"/>
      <w:pPr>
        <w:tabs>
          <w:tab w:val="num" w:pos="5760"/>
        </w:tabs>
        <w:ind w:left="5760" w:hanging="360"/>
      </w:pPr>
      <w:rPr>
        <w:rFonts w:ascii="Courier New" w:hAnsi="Courier New" w:cs="Courier New" w:hint="default"/>
      </w:rPr>
    </w:lvl>
    <w:lvl w:ilvl="8" w:tplc="921CC2B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71772A23"/>
    <w:multiLevelType w:val="hybridMultilevel"/>
    <w:tmpl w:val="981CE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CA47030"/>
    <w:multiLevelType w:val="hybridMultilevel"/>
    <w:tmpl w:val="66367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5812087">
    <w:abstractNumId w:val="8"/>
  </w:num>
  <w:num w:numId="2" w16cid:durableId="1445733981">
    <w:abstractNumId w:val="9"/>
  </w:num>
  <w:num w:numId="3" w16cid:durableId="1014652219">
    <w:abstractNumId w:val="12"/>
  </w:num>
  <w:num w:numId="4" w16cid:durableId="971978735">
    <w:abstractNumId w:val="0"/>
  </w:num>
  <w:num w:numId="5" w16cid:durableId="261496959">
    <w:abstractNumId w:val="2"/>
  </w:num>
  <w:num w:numId="6" w16cid:durableId="367414233">
    <w:abstractNumId w:val="6"/>
  </w:num>
  <w:num w:numId="7" w16cid:durableId="316736211">
    <w:abstractNumId w:val="6"/>
    <w:lvlOverride w:ilvl="0">
      <w:startOverride w:val="1"/>
    </w:lvlOverride>
  </w:num>
  <w:num w:numId="8" w16cid:durableId="1653827028">
    <w:abstractNumId w:val="5"/>
  </w:num>
  <w:num w:numId="9" w16cid:durableId="2004507851">
    <w:abstractNumId w:val="3"/>
  </w:num>
  <w:num w:numId="10" w16cid:durableId="28531262">
    <w:abstractNumId w:val="4"/>
  </w:num>
  <w:num w:numId="11" w16cid:durableId="1514413663">
    <w:abstractNumId w:val="1"/>
  </w:num>
  <w:num w:numId="12" w16cid:durableId="1798061024">
    <w:abstractNumId w:val="13"/>
  </w:num>
  <w:num w:numId="13" w16cid:durableId="1055935190">
    <w:abstractNumId w:val="10"/>
  </w:num>
  <w:num w:numId="14" w16cid:durableId="424035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52685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1884618">
    <w:abstractNumId w:val="7"/>
  </w:num>
  <w:num w:numId="17" w16cid:durableId="88494828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045A"/>
    <w:rsid w:val="00015B9A"/>
    <w:rsid w:val="0004374F"/>
    <w:rsid w:val="000502D5"/>
    <w:rsid w:val="00062C7D"/>
    <w:rsid w:val="00071F6B"/>
    <w:rsid w:val="000852E1"/>
    <w:rsid w:val="000A129B"/>
    <w:rsid w:val="000B6E64"/>
    <w:rsid w:val="000E00D2"/>
    <w:rsid w:val="000E17FC"/>
    <w:rsid w:val="001013F4"/>
    <w:rsid w:val="0010672E"/>
    <w:rsid w:val="00130F8B"/>
    <w:rsid w:val="001624FB"/>
    <w:rsid w:val="00163455"/>
    <w:rsid w:val="00170A2C"/>
    <w:rsid w:val="001C5D2E"/>
    <w:rsid w:val="001C68FD"/>
    <w:rsid w:val="0020073D"/>
    <w:rsid w:val="00221D0C"/>
    <w:rsid w:val="00227F47"/>
    <w:rsid w:val="002539A4"/>
    <w:rsid w:val="00283160"/>
    <w:rsid w:val="002A3C5A"/>
    <w:rsid w:val="002A7241"/>
    <w:rsid w:val="002E53B9"/>
    <w:rsid w:val="002E5F1F"/>
    <w:rsid w:val="002E73C3"/>
    <w:rsid w:val="00327AC2"/>
    <w:rsid w:val="00337DFA"/>
    <w:rsid w:val="0035124F"/>
    <w:rsid w:val="004161FD"/>
    <w:rsid w:val="0041709B"/>
    <w:rsid w:val="00430758"/>
    <w:rsid w:val="004338C6"/>
    <w:rsid w:val="00454D75"/>
    <w:rsid w:val="0049232C"/>
    <w:rsid w:val="00495ACF"/>
    <w:rsid w:val="004A3ECF"/>
    <w:rsid w:val="004B04FF"/>
    <w:rsid w:val="004D249B"/>
    <w:rsid w:val="004D6DFA"/>
    <w:rsid w:val="004E24E2"/>
    <w:rsid w:val="00501E2A"/>
    <w:rsid w:val="00551BFA"/>
    <w:rsid w:val="0056751B"/>
    <w:rsid w:val="005962E0"/>
    <w:rsid w:val="005A339C"/>
    <w:rsid w:val="005D14DF"/>
    <w:rsid w:val="005D18AA"/>
    <w:rsid w:val="005E5D31"/>
    <w:rsid w:val="006669E7"/>
    <w:rsid w:val="00674DAE"/>
    <w:rsid w:val="00684CC0"/>
    <w:rsid w:val="006971E0"/>
    <w:rsid w:val="006D527C"/>
    <w:rsid w:val="006F2FA7"/>
    <w:rsid w:val="006F7556"/>
    <w:rsid w:val="0072045A"/>
    <w:rsid w:val="00733386"/>
    <w:rsid w:val="00782A92"/>
    <w:rsid w:val="00794005"/>
    <w:rsid w:val="007C78CA"/>
    <w:rsid w:val="00813ED4"/>
    <w:rsid w:val="00835E24"/>
    <w:rsid w:val="00840515"/>
    <w:rsid w:val="00873234"/>
    <w:rsid w:val="008B1E35"/>
    <w:rsid w:val="008B2F11"/>
    <w:rsid w:val="008D1EC3"/>
    <w:rsid w:val="008F17CD"/>
    <w:rsid w:val="009138D4"/>
    <w:rsid w:val="00931656"/>
    <w:rsid w:val="00947A45"/>
    <w:rsid w:val="00976A73"/>
    <w:rsid w:val="009B12DE"/>
    <w:rsid w:val="009F1E23"/>
    <w:rsid w:val="00A312B2"/>
    <w:rsid w:val="00A5267D"/>
    <w:rsid w:val="00A53F7F"/>
    <w:rsid w:val="00A67816"/>
    <w:rsid w:val="00A83FF2"/>
    <w:rsid w:val="00AB042E"/>
    <w:rsid w:val="00AD4EBE"/>
    <w:rsid w:val="00AF4CE2"/>
    <w:rsid w:val="00B107DD"/>
    <w:rsid w:val="00B46C00"/>
    <w:rsid w:val="00B60F00"/>
    <w:rsid w:val="00B80FB4"/>
    <w:rsid w:val="00B85B70"/>
    <w:rsid w:val="00B9637E"/>
    <w:rsid w:val="00B964AE"/>
    <w:rsid w:val="00C40D39"/>
    <w:rsid w:val="00C61BAF"/>
    <w:rsid w:val="00C63D9F"/>
    <w:rsid w:val="00C82428"/>
    <w:rsid w:val="00C92E11"/>
    <w:rsid w:val="00C96C8F"/>
    <w:rsid w:val="00CB1D9E"/>
    <w:rsid w:val="00CD2F59"/>
    <w:rsid w:val="00CD57DB"/>
    <w:rsid w:val="00CE0A1A"/>
    <w:rsid w:val="00CF1E31"/>
    <w:rsid w:val="00D04EA5"/>
    <w:rsid w:val="00D065EF"/>
    <w:rsid w:val="00D075E1"/>
    <w:rsid w:val="00D26F29"/>
    <w:rsid w:val="00D42568"/>
    <w:rsid w:val="00D66E9C"/>
    <w:rsid w:val="00D859A3"/>
    <w:rsid w:val="00D9315C"/>
    <w:rsid w:val="00D95F48"/>
    <w:rsid w:val="00DF2F9A"/>
    <w:rsid w:val="00E04C11"/>
    <w:rsid w:val="00E06D2A"/>
    <w:rsid w:val="00E14DC5"/>
    <w:rsid w:val="00E208DA"/>
    <w:rsid w:val="00E8128D"/>
    <w:rsid w:val="00EA73F8"/>
    <w:rsid w:val="00EB70E6"/>
    <w:rsid w:val="00EC2937"/>
    <w:rsid w:val="00EC504F"/>
    <w:rsid w:val="00EC64E7"/>
    <w:rsid w:val="00EC75A5"/>
    <w:rsid w:val="00ED5D0F"/>
    <w:rsid w:val="00ED6B18"/>
    <w:rsid w:val="00F06E24"/>
    <w:rsid w:val="00F337DD"/>
    <w:rsid w:val="00F42F91"/>
    <w:rsid w:val="00F7162A"/>
    <w:rsid w:val="00F81A6C"/>
    <w:rsid w:val="00FB5C97"/>
    <w:rsid w:val="00FB5FDD"/>
    <w:rsid w:val="00FD56B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FF85FA"/>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omparison" w:date="2026-09-25T21:13:00Z">
        <w:pPr>
          <w:spacing w:after="120" w:line="276" w:lineRule="auto"/>
          <w:jc w:val="both"/>
        </w:pPr>
      </w:pPrChange>
    </w:pPr>
    <w:rPr>
      <w:rFonts w:ascii="Calibri" w:eastAsia="Calibri" w:hAnsi="Calibri" w:cs="Calibri"/>
      <w:sz w:val="24"/>
      <w:szCs w:val="24"/>
      <w:lang w:val="en-US"/>
      <w:rPrChange w:id="0" w:author="Comparison" w:date="2026-09-25T21:13:00Z">
        <w:rPr>
          <w:rFonts w:ascii="Calibri" w:eastAsiaTheme="minorHAnsi" w:hAnsi="Calibri" w:cstheme="minorBidi"/>
          <w:spacing w:val="2"/>
          <w:sz w:val="22"/>
          <w:szCs w:val="22"/>
          <w:lang w:val="en-GB" w:eastAsia="en-US" w:bidi="ar-SA"/>
        </w:rPr>
      </w:rPrChange>
    </w:rPr>
  </w:style>
  <w:style w:type="paragraph" w:styleId="Heading1">
    <w:name w:val="heading 1"/>
    <w:link w:val="Heading1Char"/>
    <w:uiPriority w:val="9"/>
    <w:qFormat/>
    <w:pPr>
      <w:spacing w:after="160" w:line="278" w:lineRule="auto"/>
      <w:outlineLvl w:val="0"/>
      <w:pPrChange w:id="1" w:author="Comparison" w:date="2026-09-25T21:13:00Z">
        <w:pPr>
          <w:keepNext/>
          <w:keepLines/>
          <w:pageBreakBefore/>
          <w:numPr>
            <w:numId w:val="9"/>
          </w:numPr>
          <w:spacing w:before="480" w:after="160" w:line="278" w:lineRule="auto"/>
          <w:ind w:left="431" w:hanging="431"/>
          <w:outlineLvl w:val="0"/>
        </w:pPr>
      </w:pPrChange>
    </w:pPr>
    <w:rPr>
      <w:rFonts w:ascii="Calibri" w:eastAsia="Calibri" w:hAnsi="Calibri" w:cs="Calibri"/>
      <w:b/>
      <w:bCs/>
      <w:sz w:val="26"/>
      <w:szCs w:val="26"/>
      <w:lang w:val="en-US"/>
      <w:rPrChange w:id="1" w:author="Comparison" w:date="2026-09-25T21:13:00Z">
        <w:rPr>
          <w:rFonts w:ascii="Calibri" w:eastAsiaTheme="majorEastAsia" w:hAnsi="Calibri" w:cstheme="majorBidi"/>
          <w:b/>
          <w:bCs/>
          <w:color w:val="0063AA"/>
          <w:sz w:val="40"/>
          <w:szCs w:val="28"/>
          <w:lang w:val="en-US" w:eastAsia="en-US" w:bidi="ar-SA"/>
        </w:rPr>
      </w:rPrChange>
    </w:rPr>
  </w:style>
  <w:style w:type="paragraph" w:styleId="Heading2">
    <w:name w:val="heading 2"/>
    <w:basedOn w:val="Normal"/>
    <w:next w:val="Normal"/>
    <w:link w:val="Heading2Char"/>
    <w:autoRedefine/>
    <w:uiPriority w:val="9"/>
    <w:unhideWhenUsed/>
    <w:qFormat/>
    <w:rsid w:val="00D065EF"/>
    <w:pPr>
      <w:keepNext/>
      <w:keepLines/>
      <w:numPr>
        <w:ilvl w:val="1"/>
        <w:numId w:val="9"/>
      </w:numPr>
      <w:spacing w:before="200"/>
      <w:outlineLvl w:val="1"/>
    </w:pPr>
    <w:rPr>
      <w:rFonts w:eastAsiaTheme="majorEastAsia" w:cstheme="majorBidi"/>
      <w:bCs/>
      <w:color w:val="0063AA"/>
      <w:sz w:val="32"/>
      <w:szCs w:val="26"/>
    </w:rPr>
  </w:style>
  <w:style w:type="paragraph" w:styleId="Heading3">
    <w:name w:val="heading 3"/>
    <w:basedOn w:val="Normal"/>
    <w:next w:val="Normal"/>
    <w:link w:val="Heading3Char"/>
    <w:autoRedefine/>
    <w:uiPriority w:val="9"/>
    <w:unhideWhenUsed/>
    <w:qFormat/>
    <w:rsid w:val="000502D5"/>
    <w:pPr>
      <w:keepNext/>
      <w:keepLines/>
      <w:numPr>
        <w:ilvl w:val="2"/>
        <w:numId w:val="9"/>
      </w:numPr>
      <w:spacing w:before="200"/>
      <w:outlineLvl w:val="2"/>
    </w:pPr>
    <w:rPr>
      <w:rFonts w:eastAsiaTheme="majorEastAsia" w:cstheme="majorBidi"/>
      <w:b/>
      <w:bCs/>
      <w:color w:val="0063AA"/>
    </w:rPr>
  </w:style>
  <w:style w:type="paragraph" w:styleId="Heading4">
    <w:name w:val="heading 4"/>
    <w:basedOn w:val="Normal"/>
    <w:next w:val="Normal"/>
    <w:link w:val="Heading4Char"/>
    <w:uiPriority w:val="9"/>
    <w:unhideWhenUsed/>
    <w:qFormat/>
    <w:rsid w:val="00D95F48"/>
    <w:pPr>
      <w:keepNext/>
      <w:keepLines/>
      <w:numPr>
        <w:ilvl w:val="3"/>
        <w:numId w:val="9"/>
      </w:numPr>
      <w:spacing w:before="200"/>
      <w:outlineLvl w:val="3"/>
    </w:pPr>
    <w:rPr>
      <w:rFonts w:eastAsiaTheme="majorEastAsia" w:cstheme="majorBidi"/>
      <w:bCs/>
      <w:i/>
      <w:iCs/>
      <w:color w:val="0063AA"/>
    </w:rPr>
  </w:style>
  <w:style w:type="paragraph" w:styleId="Heading5">
    <w:name w:val="heading 5"/>
    <w:basedOn w:val="Normal"/>
    <w:next w:val="Normal"/>
    <w:link w:val="Heading5Char"/>
    <w:uiPriority w:val="9"/>
    <w:unhideWhenUsed/>
    <w:qFormat/>
    <w:rsid w:val="00D95F48"/>
    <w:pPr>
      <w:keepNext/>
      <w:keepLines/>
      <w:numPr>
        <w:ilvl w:val="4"/>
        <w:numId w:val="9"/>
      </w:numPr>
      <w:spacing w:before="200"/>
      <w:outlineLvl w:val="4"/>
    </w:pPr>
    <w:rPr>
      <w:rFonts w:eastAsiaTheme="majorEastAsia" w:cstheme="majorBidi"/>
      <w:color w:val="0063AA"/>
    </w:rPr>
  </w:style>
  <w:style w:type="paragraph" w:styleId="Heading6">
    <w:name w:val="heading 6"/>
    <w:basedOn w:val="Heading5"/>
    <w:next w:val="Normal"/>
    <w:link w:val="Heading6Char"/>
    <w:uiPriority w:val="9"/>
    <w:unhideWhenUsed/>
    <w:qFormat/>
    <w:rsid w:val="006D527C"/>
    <w:pPr>
      <w:outlineLvl w:val="5"/>
    </w:pPr>
  </w:style>
  <w:style w:type="paragraph" w:styleId="Heading7">
    <w:name w:val="heading 7"/>
    <w:basedOn w:val="Normal"/>
    <w:next w:val="Normal"/>
    <w:link w:val="Heading7Char"/>
    <w:uiPriority w:val="9"/>
    <w:semiHidden/>
    <w:unhideWhenUsed/>
    <w:qFormat/>
    <w:rsid w:val="000502D5"/>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2D5"/>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502D5"/>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02D5"/>
    <w:rPr>
      <w:rFonts w:ascii="Calibri" w:eastAsiaTheme="majorEastAsia" w:hAnsi="Calibri" w:cstheme="majorBidi"/>
      <w:b/>
      <w:bCs/>
      <w:color w:val="0063AA"/>
      <w:sz w:val="24"/>
    </w:rPr>
  </w:style>
  <w:style w:type="character" w:customStyle="1" w:styleId="Heading1Char">
    <w:name w:val="Heading 1 Char"/>
    <w:basedOn w:val="DefaultParagraphFont"/>
    <w:link w:val="Heading1"/>
    <w:uiPriority w:val="9"/>
    <w:rsid w:val="004D249B"/>
    <w:rPr>
      <w:rFonts w:ascii="Calibri" w:eastAsia="Calibri" w:hAnsi="Calibri" w:cs="Calibri"/>
      <w:b/>
      <w:bCs/>
      <w:sz w:val="26"/>
      <w:szCs w:val="26"/>
      <w:lang w:val="en-US"/>
    </w:rPr>
  </w:style>
  <w:style w:type="character" w:customStyle="1" w:styleId="Heading2Char">
    <w:name w:val="Heading 2 Char"/>
    <w:basedOn w:val="DefaultParagraphFont"/>
    <w:link w:val="Heading2"/>
    <w:uiPriority w:val="9"/>
    <w:rsid w:val="00D065EF"/>
    <w:rPr>
      <w:rFonts w:ascii="Calibri" w:eastAsiaTheme="majorEastAsia" w:hAnsi="Calibri" w:cstheme="majorBidi"/>
      <w:bCs/>
      <w:color w:val="0063AA"/>
      <w:spacing w:val="2"/>
      <w:sz w:val="32"/>
      <w:szCs w:val="26"/>
    </w:rPr>
  </w:style>
  <w:style w:type="character" w:customStyle="1" w:styleId="Heading4Char">
    <w:name w:val="Heading 4 Char"/>
    <w:basedOn w:val="DefaultParagraphFont"/>
    <w:link w:val="Heading4"/>
    <w:uiPriority w:val="9"/>
    <w:rsid w:val="00D95F48"/>
    <w:rPr>
      <w:rFonts w:ascii="Calibri" w:eastAsiaTheme="majorEastAsia" w:hAnsi="Calibri" w:cstheme="majorBidi"/>
      <w:bCs/>
      <w:i/>
      <w:iCs/>
      <w:color w:val="0063AA"/>
    </w:rPr>
  </w:style>
  <w:style w:type="character" w:customStyle="1" w:styleId="Heading5Char">
    <w:name w:val="Heading 5 Char"/>
    <w:basedOn w:val="DefaultParagraphFont"/>
    <w:link w:val="Heading5"/>
    <w:uiPriority w:val="9"/>
    <w:rsid w:val="00D95F48"/>
    <w:rPr>
      <w:rFonts w:ascii="Calibri" w:eastAsiaTheme="majorEastAsia" w:hAnsi="Calibri" w:cstheme="majorBidi"/>
      <w:color w:val="0063AA"/>
    </w:rPr>
  </w:style>
  <w:style w:type="character" w:customStyle="1" w:styleId="Heading6Char">
    <w:name w:val="Heading 6 Char"/>
    <w:basedOn w:val="DefaultParagraphFont"/>
    <w:link w:val="Heading6"/>
    <w:uiPriority w:val="9"/>
    <w:rsid w:val="006D527C"/>
    <w:rPr>
      <w:rFonts w:ascii="Calibri" w:eastAsiaTheme="majorEastAsia" w:hAnsi="Calibri" w:cstheme="majorBidi"/>
      <w:color w:val="0063AA"/>
    </w:rPr>
  </w:style>
  <w:style w:type="character" w:customStyle="1" w:styleId="Heading7Char">
    <w:name w:val="Heading 7 Char"/>
    <w:basedOn w:val="DefaultParagraphFont"/>
    <w:link w:val="Heading7"/>
    <w:uiPriority w:val="9"/>
    <w:semiHidden/>
    <w:rsid w:val="000502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502D5"/>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0502D5"/>
    <w:rPr>
      <w:rFonts w:asciiTheme="majorHAnsi" w:eastAsiaTheme="majorEastAsia" w:hAnsiTheme="majorHAnsi" w:cstheme="majorBidi"/>
      <w:i/>
      <w:iCs/>
      <w:color w:val="404040" w:themeColor="text1" w:themeTint="BF"/>
      <w:szCs w:val="20"/>
    </w:rPr>
  </w:style>
  <w:style w:type="paragraph" w:styleId="Title">
    <w:name w:val="Title"/>
    <w:basedOn w:val="Normal"/>
    <w:next w:val="Normal"/>
    <w:link w:val="TitleChar"/>
    <w:uiPriority w:val="10"/>
    <w:qFormat/>
    <w:rsid w:val="000502D5"/>
    <w:pPr>
      <w:jc w:val="center"/>
    </w:pPr>
    <w:rPr>
      <w:b/>
      <w:i/>
      <w:sz w:val="44"/>
    </w:rPr>
  </w:style>
  <w:style w:type="character" w:customStyle="1" w:styleId="TitleChar">
    <w:name w:val="Title Char"/>
    <w:basedOn w:val="DefaultParagraphFont"/>
    <w:link w:val="Title"/>
    <w:uiPriority w:val="10"/>
    <w:rsid w:val="000502D5"/>
    <w:rPr>
      <w:rFonts w:ascii="Open Sans" w:hAnsi="Open Sans"/>
      <w:b/>
      <w:i/>
      <w:spacing w:val="2"/>
      <w:sz w:val="44"/>
    </w:rPr>
  </w:style>
  <w:style w:type="paragraph" w:styleId="Subtitle">
    <w:name w:val="Subtitle"/>
    <w:basedOn w:val="Normal"/>
    <w:next w:val="Normal"/>
    <w:link w:val="SubtitleChar"/>
    <w:autoRedefine/>
    <w:uiPriority w:val="11"/>
    <w:qFormat/>
    <w:rsid w:val="00EA73F8"/>
    <w:pPr>
      <w:jc w:val="center"/>
    </w:pPr>
    <w:rPr>
      <w:b/>
      <w:sz w:val="26"/>
    </w:rPr>
  </w:style>
  <w:style w:type="character" w:customStyle="1" w:styleId="SubtitleChar">
    <w:name w:val="Subtitle Char"/>
    <w:basedOn w:val="DefaultParagraphFont"/>
    <w:link w:val="Subtitle"/>
    <w:uiPriority w:val="11"/>
    <w:rsid w:val="00EA73F8"/>
    <w:rPr>
      <w:rFonts w:ascii="Open Sans" w:hAnsi="Open Sans"/>
      <w:b/>
      <w:spacing w:val="2"/>
      <w:sz w:val="26"/>
    </w:rPr>
  </w:style>
  <w:style w:type="character" w:styleId="Strong">
    <w:name w:val="Strong"/>
    <w:basedOn w:val="DefaultParagraphFont"/>
    <w:uiPriority w:val="22"/>
    <w:qFormat/>
    <w:rsid w:val="000502D5"/>
    <w:rPr>
      <w:b/>
      <w:bCs/>
    </w:rPr>
  </w:style>
  <w:style w:type="character" w:styleId="Emphasis">
    <w:name w:val="Emphasis"/>
    <w:uiPriority w:val="20"/>
    <w:qFormat/>
    <w:rsid w:val="000502D5"/>
  </w:style>
  <w:style w:type="paragraph" w:styleId="NoSpacing">
    <w:name w:val="No Spacing"/>
    <w:basedOn w:val="Normal"/>
    <w:uiPriority w:val="1"/>
    <w:qFormat/>
    <w:rsid w:val="000502D5"/>
    <w:pPr>
      <w:spacing w:after="0" w:line="240" w:lineRule="auto"/>
    </w:pPr>
  </w:style>
  <w:style w:type="paragraph" w:styleId="ListParagraph">
    <w:name w:val="List Paragraph"/>
    <w:basedOn w:val="Normal"/>
    <w:link w:val="ListParagraphChar"/>
    <w:uiPriority w:val="34"/>
    <w:qFormat/>
    <w:rsid w:val="000502D5"/>
    <w:pPr>
      <w:ind w:left="720"/>
      <w:contextualSpacing/>
    </w:pPr>
  </w:style>
  <w:style w:type="paragraph" w:styleId="Quote">
    <w:name w:val="Quote"/>
    <w:basedOn w:val="Normal"/>
    <w:next w:val="Normal"/>
    <w:link w:val="QuoteChar"/>
    <w:uiPriority w:val="29"/>
    <w:qFormat/>
    <w:rsid w:val="000502D5"/>
    <w:rPr>
      <w:i/>
      <w:iCs/>
      <w:color w:val="000000" w:themeColor="text1"/>
    </w:rPr>
  </w:style>
  <w:style w:type="character" w:customStyle="1" w:styleId="QuoteChar">
    <w:name w:val="Quote Char"/>
    <w:basedOn w:val="DefaultParagraphFont"/>
    <w:link w:val="Quote"/>
    <w:uiPriority w:val="29"/>
    <w:rsid w:val="000502D5"/>
    <w:rPr>
      <w:rFonts w:ascii="Open Sans" w:hAnsi="Open Sans"/>
      <w:i/>
      <w:iCs/>
      <w:color w:val="000000" w:themeColor="text1"/>
      <w:spacing w:val="2"/>
      <w:sz w:val="20"/>
    </w:rPr>
  </w:style>
  <w:style w:type="paragraph" w:styleId="IntenseQuote">
    <w:name w:val="Intense Quote"/>
    <w:basedOn w:val="Normal"/>
    <w:next w:val="Normal"/>
    <w:link w:val="IntenseQuoteChar"/>
    <w:uiPriority w:val="30"/>
    <w:rsid w:val="000502D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2D5"/>
    <w:rPr>
      <w:rFonts w:ascii="Open Sans" w:hAnsi="Open Sans"/>
      <w:b/>
      <w:bCs/>
      <w:i/>
      <w:iCs/>
      <w:color w:val="4F81BD" w:themeColor="accent1"/>
      <w:spacing w:val="2"/>
      <w:sz w:val="20"/>
    </w:rPr>
  </w:style>
  <w:style w:type="character" w:styleId="SubtleEmphasis">
    <w:name w:val="Subtle Emphasis"/>
    <w:basedOn w:val="DefaultParagraphFont"/>
    <w:uiPriority w:val="19"/>
    <w:qFormat/>
    <w:rsid w:val="000502D5"/>
    <w:rPr>
      <w:i/>
      <w:color w:val="808080" w:themeColor="text1" w:themeTint="7F"/>
    </w:rPr>
  </w:style>
  <w:style w:type="character" w:styleId="IntenseEmphasis">
    <w:name w:val="Intense Emphasis"/>
    <w:basedOn w:val="DefaultParagraphFont"/>
    <w:uiPriority w:val="21"/>
    <w:qFormat/>
    <w:rsid w:val="000502D5"/>
    <w:rPr>
      <w:b/>
      <w:bCs/>
      <w:i/>
      <w:iCs/>
      <w:color w:val="4F81BD" w:themeColor="accent1"/>
    </w:rPr>
  </w:style>
  <w:style w:type="character" w:styleId="SubtleReference">
    <w:name w:val="Subtle Reference"/>
    <w:basedOn w:val="DefaultParagraphFont"/>
    <w:uiPriority w:val="31"/>
    <w:qFormat/>
    <w:rsid w:val="000502D5"/>
    <w:rPr>
      <w:smallCaps/>
      <w:color w:val="C0504D" w:themeColor="accent2"/>
      <w:u w:val="single"/>
    </w:rPr>
  </w:style>
  <w:style w:type="character" w:styleId="IntenseReference">
    <w:name w:val="Intense Reference"/>
    <w:basedOn w:val="DefaultParagraphFont"/>
    <w:uiPriority w:val="32"/>
    <w:qFormat/>
    <w:rsid w:val="000502D5"/>
    <w:rPr>
      <w:b/>
      <w:bCs/>
      <w:smallCaps/>
      <w:color w:val="C0504D" w:themeColor="accent2"/>
      <w:spacing w:val="5"/>
      <w:u w:val="single"/>
    </w:rPr>
  </w:style>
  <w:style w:type="character" w:styleId="BookTitle">
    <w:name w:val="Book Title"/>
    <w:basedOn w:val="DefaultParagraphFont"/>
    <w:uiPriority w:val="33"/>
    <w:qFormat/>
    <w:rsid w:val="000502D5"/>
    <w:rPr>
      <w:b/>
      <w:bCs/>
      <w:smallCaps/>
      <w:spacing w:val="5"/>
    </w:rPr>
  </w:style>
  <w:style w:type="paragraph" w:styleId="TOCHeading">
    <w:name w:val="TOC Heading"/>
    <w:basedOn w:val="Heading1"/>
    <w:next w:val="Normal"/>
    <w:uiPriority w:val="39"/>
    <w:semiHidden/>
    <w:unhideWhenUsed/>
    <w:qFormat/>
    <w:rsid w:val="000502D5"/>
    <w:pPr>
      <w:outlineLvl w:val="9"/>
    </w:pPr>
    <w:rPr>
      <w:rFonts w:asciiTheme="majorHAnsi" w:hAnsiTheme="majorHAnsi"/>
      <w:color w:val="365F91" w:themeColor="accent1" w:themeShade="BF"/>
      <w:spacing w:val="2"/>
      <w:sz w:val="28"/>
    </w:rPr>
  </w:style>
  <w:style w:type="paragraph" w:customStyle="1" w:styleId="author">
    <w:name w:val="author"/>
    <w:basedOn w:val="Subtitle"/>
    <w:next w:val="Normal"/>
    <w:link w:val="authorChar"/>
    <w:autoRedefine/>
    <w:rsid w:val="000E00D2"/>
    <w:rPr>
      <w:b w:val="0"/>
      <w:i/>
      <w:color w:val="0067B1"/>
      <w:spacing w:val="10"/>
      <w:sz w:val="20"/>
    </w:rPr>
  </w:style>
  <w:style w:type="character" w:customStyle="1" w:styleId="authorChar">
    <w:name w:val="author Char"/>
    <w:basedOn w:val="SubtitleChar"/>
    <w:link w:val="author"/>
    <w:rsid w:val="000E00D2"/>
    <w:rPr>
      <w:rFonts w:ascii="Open Sans" w:hAnsi="Open Sans"/>
      <w:b w:val="0"/>
      <w:i/>
      <w:color w:val="0067B1"/>
      <w:spacing w:val="10"/>
      <w:sz w:val="20"/>
    </w:rPr>
  </w:style>
  <w:style w:type="paragraph" w:customStyle="1" w:styleId="Caption1">
    <w:name w:val="Caption1"/>
    <w:basedOn w:val="Normal"/>
    <w:next w:val="Normal"/>
    <w:link w:val="captionChar"/>
    <w:qFormat/>
    <w:rsid w:val="004D249B"/>
    <w:pPr>
      <w:keepNext/>
      <w:spacing w:after="240"/>
      <w:jc w:val="center"/>
    </w:pPr>
    <w:rPr>
      <w:b/>
      <w:i/>
      <w:color w:val="0067B1"/>
    </w:rPr>
  </w:style>
  <w:style w:type="character" w:customStyle="1" w:styleId="captionChar">
    <w:name w:val="caption Char"/>
    <w:basedOn w:val="SubtitleChar"/>
    <w:link w:val="Caption1"/>
    <w:rsid w:val="004D249B"/>
    <w:rPr>
      <w:rFonts w:ascii="Calibri" w:hAnsi="Calibri"/>
      <w:b/>
      <w:i/>
      <w:color w:val="0067B1"/>
      <w:spacing w:val="2"/>
      <w:sz w:val="26"/>
    </w:rPr>
  </w:style>
  <w:style w:type="paragraph" w:customStyle="1" w:styleId="corresponding">
    <w:name w:val="corresponding"/>
    <w:basedOn w:val="author"/>
    <w:next w:val="Normal"/>
    <w:link w:val="correspondingChar"/>
    <w:rsid w:val="000502D5"/>
    <w:rPr>
      <w:spacing w:val="15"/>
    </w:rPr>
  </w:style>
  <w:style w:type="character" w:customStyle="1" w:styleId="correspondingChar">
    <w:name w:val="corresponding Char"/>
    <w:basedOn w:val="SubtitleChar"/>
    <w:link w:val="corresponding"/>
    <w:rsid w:val="000502D5"/>
    <w:rPr>
      <w:rFonts w:ascii="Open Sans" w:hAnsi="Open Sans"/>
      <w:b/>
      <w:spacing w:val="2"/>
      <w:sz w:val="20"/>
    </w:rPr>
  </w:style>
  <w:style w:type="paragraph" w:styleId="Caption">
    <w:name w:val="caption"/>
    <w:basedOn w:val="Normal"/>
    <w:next w:val="Normal"/>
    <w:uiPriority w:val="35"/>
    <w:semiHidden/>
    <w:unhideWhenUsed/>
    <w:qFormat/>
    <w:rsid w:val="000502D5"/>
    <w:pPr>
      <w:spacing w:after="240" w:line="240" w:lineRule="auto"/>
    </w:pPr>
    <w:rPr>
      <w:b/>
      <w:bCs/>
      <w:color w:val="4F81BD" w:themeColor="accent1"/>
      <w:sz w:val="18"/>
      <w:szCs w:val="18"/>
    </w:rPr>
  </w:style>
  <w:style w:type="character" w:customStyle="1" w:styleId="ListParagraphChar">
    <w:name w:val="List Paragraph Char"/>
    <w:link w:val="ListParagraph"/>
    <w:uiPriority w:val="34"/>
    <w:rsid w:val="000502D5"/>
    <w:rPr>
      <w:rFonts w:ascii="Open Sans" w:hAnsi="Open Sans"/>
      <w:sz w:val="20"/>
    </w:rPr>
  </w:style>
  <w:style w:type="paragraph" w:styleId="BalloonText">
    <w:name w:val="Balloon Text"/>
    <w:basedOn w:val="Normal"/>
    <w:link w:val="BalloonTextChar"/>
    <w:uiPriority w:val="99"/>
    <w:semiHidden/>
    <w:unhideWhenUsed/>
    <w:rsid w:val="00050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D5"/>
    <w:rPr>
      <w:rFonts w:ascii="Tahoma" w:hAnsi="Tahoma" w:cs="Tahoma"/>
      <w:spacing w:val="2"/>
      <w:sz w:val="16"/>
      <w:szCs w:val="16"/>
    </w:rPr>
  </w:style>
  <w:style w:type="table" w:styleId="TableGrid">
    <w:name w:val="Table Grid"/>
    <w:basedOn w:val="TableNormal"/>
    <w:uiPriority w:val="59"/>
    <w:rsid w:val="00050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35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E24"/>
    <w:rPr>
      <w:rFonts w:ascii="Open Sans" w:hAnsi="Open Sans"/>
      <w:spacing w:val="2"/>
      <w:sz w:val="20"/>
    </w:rPr>
  </w:style>
  <w:style w:type="paragraph" w:styleId="Footer">
    <w:name w:val="footer"/>
    <w:basedOn w:val="Normal"/>
    <w:link w:val="FooterChar"/>
    <w:uiPriority w:val="99"/>
    <w:unhideWhenUsed/>
    <w:rsid w:val="00835E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E24"/>
    <w:rPr>
      <w:rFonts w:ascii="Open Sans" w:hAnsi="Open Sans"/>
      <w:spacing w:val="2"/>
      <w:sz w:val="20"/>
    </w:rPr>
  </w:style>
  <w:style w:type="paragraph" w:styleId="TOC1">
    <w:name w:val="toc 1"/>
    <w:basedOn w:val="Normal"/>
    <w:next w:val="Normal"/>
    <w:autoRedefine/>
    <w:uiPriority w:val="39"/>
    <w:unhideWhenUsed/>
    <w:rsid w:val="00D95F48"/>
    <w:pPr>
      <w:spacing w:after="100"/>
    </w:pPr>
  </w:style>
  <w:style w:type="paragraph" w:styleId="TOC2">
    <w:name w:val="toc 2"/>
    <w:basedOn w:val="Normal"/>
    <w:next w:val="Normal"/>
    <w:autoRedefine/>
    <w:uiPriority w:val="39"/>
    <w:unhideWhenUsed/>
    <w:rsid w:val="00D95F48"/>
    <w:pPr>
      <w:spacing w:after="100"/>
      <w:ind w:left="200"/>
    </w:pPr>
  </w:style>
  <w:style w:type="paragraph" w:styleId="TOC3">
    <w:name w:val="toc 3"/>
    <w:basedOn w:val="Normal"/>
    <w:next w:val="Normal"/>
    <w:autoRedefine/>
    <w:uiPriority w:val="39"/>
    <w:unhideWhenUsed/>
    <w:rsid w:val="00D95F48"/>
    <w:pPr>
      <w:spacing w:after="100"/>
      <w:ind w:left="400"/>
    </w:pPr>
  </w:style>
  <w:style w:type="character" w:styleId="Hyperlink">
    <w:name w:val="Hyperlink"/>
    <w:basedOn w:val="DefaultParagraphFont"/>
    <w:uiPriority w:val="99"/>
    <w:unhideWhenUsed/>
    <w:rsid w:val="00D95F48"/>
    <w:rPr>
      <w:color w:val="0000FF" w:themeColor="hyperlink"/>
      <w:u w:val="single"/>
    </w:rPr>
  </w:style>
  <w:style w:type="character" w:styleId="CommentReference">
    <w:name w:val="annotation reference"/>
    <w:basedOn w:val="DefaultParagraphFont"/>
    <w:uiPriority w:val="99"/>
    <w:semiHidden/>
    <w:unhideWhenUsed/>
    <w:rsid w:val="00EA73F8"/>
    <w:rPr>
      <w:sz w:val="16"/>
      <w:szCs w:val="16"/>
    </w:rPr>
  </w:style>
  <w:style w:type="paragraph" w:styleId="CommentText">
    <w:name w:val="annotation text"/>
    <w:basedOn w:val="Normal"/>
    <w:link w:val="CommentTextChar"/>
    <w:uiPriority w:val="99"/>
    <w:unhideWhenUsed/>
    <w:rsid w:val="00EA73F8"/>
    <w:pPr>
      <w:spacing w:line="240" w:lineRule="auto"/>
    </w:pPr>
    <w:rPr>
      <w:szCs w:val="20"/>
    </w:rPr>
  </w:style>
  <w:style w:type="character" w:customStyle="1" w:styleId="CommentTextChar">
    <w:name w:val="Comment Text Char"/>
    <w:basedOn w:val="DefaultParagraphFont"/>
    <w:link w:val="CommentText"/>
    <w:uiPriority w:val="99"/>
    <w:rsid w:val="00EA73F8"/>
    <w:rPr>
      <w:rFonts w:ascii="Open Sans" w:hAnsi="Open Sans"/>
      <w:spacing w:val="2"/>
      <w:sz w:val="20"/>
      <w:szCs w:val="20"/>
    </w:rPr>
  </w:style>
  <w:style w:type="paragraph" w:styleId="CommentSubject">
    <w:name w:val="annotation subject"/>
    <w:basedOn w:val="CommentText"/>
    <w:next w:val="CommentText"/>
    <w:link w:val="CommentSubjectChar"/>
    <w:uiPriority w:val="99"/>
    <w:semiHidden/>
    <w:unhideWhenUsed/>
    <w:rsid w:val="00EA73F8"/>
    <w:rPr>
      <w:b/>
      <w:bCs/>
    </w:rPr>
  </w:style>
  <w:style w:type="character" w:customStyle="1" w:styleId="CommentSubjectChar">
    <w:name w:val="Comment Subject Char"/>
    <w:basedOn w:val="CommentTextChar"/>
    <w:link w:val="CommentSubject"/>
    <w:uiPriority w:val="99"/>
    <w:semiHidden/>
    <w:rsid w:val="00EA73F8"/>
    <w:rPr>
      <w:rFonts w:ascii="Open Sans" w:hAnsi="Open Sans"/>
      <w:b/>
      <w:bCs/>
      <w:spacing w:val="2"/>
      <w:sz w:val="20"/>
      <w:szCs w:val="20"/>
    </w:rPr>
  </w:style>
  <w:style w:type="character" w:styleId="PlaceholderText">
    <w:name w:val="Placeholder Text"/>
    <w:basedOn w:val="DefaultParagraphFont"/>
    <w:uiPriority w:val="99"/>
    <w:semiHidden/>
    <w:rsid w:val="00CF1E31"/>
    <w:rPr>
      <w:color w:val="808080"/>
    </w:rPr>
  </w:style>
  <w:style w:type="paragraph" w:customStyle="1" w:styleId="Appendix">
    <w:name w:val="Appendix"/>
    <w:basedOn w:val="Heading1"/>
    <w:next w:val="Normal"/>
    <w:link w:val="AppendixChar"/>
    <w:qFormat/>
    <w:rsid w:val="002A7241"/>
    <w:pPr>
      <w:numPr>
        <w:numId w:val="16"/>
      </w:numPr>
    </w:pPr>
    <w:rPr>
      <w:color w:val="0070C0"/>
      <w:szCs w:val="40"/>
    </w:rPr>
  </w:style>
  <w:style w:type="character" w:customStyle="1" w:styleId="AppendixChar">
    <w:name w:val="Appendix Char"/>
    <w:basedOn w:val="ListParagraphChar"/>
    <w:link w:val="Appendix"/>
    <w:rsid w:val="002A7241"/>
    <w:rPr>
      <w:rFonts w:ascii="Calibri" w:eastAsiaTheme="majorEastAsia" w:hAnsi="Calibri" w:cstheme="majorBidi"/>
      <w:b/>
      <w:bCs/>
      <w:color w:val="0070C0"/>
      <w:sz w:val="40"/>
      <w:szCs w:val="40"/>
    </w:rPr>
  </w:style>
  <w:style w:type="character" w:customStyle="1" w:styleId="watch-title">
    <w:name w:val="watch-title"/>
    <w:basedOn w:val="DefaultParagraphFont"/>
    <w:rsid w:val="006971E0"/>
  </w:style>
  <w:style w:type="paragraph" w:customStyle="1" w:styleId="DocDate">
    <w:name w:val="DocDate"/>
    <w:basedOn w:val="Normal"/>
    <w:rsid w:val="00D859A3"/>
    <w:pPr>
      <w:keepLines/>
      <w:widowControl w:val="0"/>
      <w:suppressAutoHyphens/>
      <w:spacing w:before="120" w:line="240" w:lineRule="auto"/>
    </w:pPr>
    <w:rPr>
      <w:rFonts w:ascii="Arial" w:eastAsia="Times New Roman" w:hAnsi="Arial" w:cs="Arial"/>
      <w:b/>
    </w:rPr>
  </w:style>
  <w:style w:type="character" w:customStyle="1" w:styleId="WW8Num33z0">
    <w:name w:val="WW8Num33z0"/>
    <w:rsid w:val="00D859A3"/>
    <w:rPr>
      <w:rFonts w:ascii="Symbol" w:hAnsi="Symbol" w:cs="Symbol"/>
    </w:rPr>
  </w:style>
  <w:style w:type="paragraph" w:styleId="DocumentMap">
    <w:name w:val="Document Map"/>
    <w:basedOn w:val="Normal"/>
    <w:link w:val="DocumentMapChar"/>
    <w:uiPriority w:val="99"/>
    <w:semiHidden/>
    <w:unhideWhenUsed/>
    <w:rsid w:val="00B46C0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B46C00"/>
    <w:rPr>
      <w:rFonts w:ascii="Lucida Grande" w:hAnsi="Lucida Grande" w:cs="Lucida Grande"/>
      <w:spacing w:val="2"/>
      <w:sz w:val="24"/>
      <w:szCs w:val="24"/>
    </w:rPr>
  </w:style>
  <w:style w:type="paragraph" w:styleId="FootnoteText">
    <w:name w:val="footnote text"/>
    <w:basedOn w:val="Normal"/>
    <w:link w:val="FootnoteTextChar"/>
    <w:uiPriority w:val="99"/>
    <w:unhideWhenUsed/>
    <w:rsid w:val="00FB5FDD"/>
    <w:pPr>
      <w:spacing w:after="0" w:line="240" w:lineRule="auto"/>
    </w:pPr>
  </w:style>
  <w:style w:type="character" w:customStyle="1" w:styleId="FootnoteTextChar">
    <w:name w:val="Footnote Text Char"/>
    <w:basedOn w:val="DefaultParagraphFont"/>
    <w:link w:val="FootnoteText"/>
    <w:uiPriority w:val="99"/>
    <w:rsid w:val="00FB5FDD"/>
    <w:rPr>
      <w:rFonts w:ascii="Calibri" w:hAnsi="Calibri"/>
      <w:spacing w:val="2"/>
      <w:sz w:val="24"/>
      <w:szCs w:val="24"/>
    </w:rPr>
  </w:style>
  <w:style w:type="character" w:styleId="FootnoteReference">
    <w:name w:val="footnote reference"/>
    <w:semiHidden/>
    <w:unhideWhenUsed/>
    <w:rPr>
      <w:vertAlign w:val="superscript"/>
      <w:rPrChange w:id="2" w:author="Comparison" w:date="2026-09-25T21:13:00Z">
        <w:rPr>
          <w:vertAlign w:val="superscript"/>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131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7D632-24A9-6E41-BBBC-1908E6B0F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Title of the Document / Number if required</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Document / Number if required</dc:title>
  <dc:creator>S C</dc:creator>
  <cp:lastModifiedBy>Arthur Souza Rodrigues</cp:lastModifiedBy>
  <cp:revision>1</cp:revision>
  <dcterms:created xsi:type="dcterms:W3CDTF">2016-01-29T14:39:00Z</dcterms:created>
  <dcterms:modified xsi:type="dcterms:W3CDTF">2026-09-26T01:13:00Z</dcterms:modified>
</cp:coreProperties>
</file>