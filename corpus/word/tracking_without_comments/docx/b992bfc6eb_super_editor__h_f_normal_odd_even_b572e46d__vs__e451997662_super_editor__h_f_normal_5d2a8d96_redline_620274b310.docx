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F8A01A" w14:textId="77777777" w:rsidR="00FF19A2" w:rsidRPr="00707476" w:rsidRDefault="00FF19A2" w:rsidP="00FF19A2">
      <w:pPr>
        <w:rPr>
          <w:rFonts w:ascii="Arial" w:hAnsi="Arial" w:cs="Arial"/>
          <w:sz w:val="32"/>
          <w:szCs w:val="32"/>
        </w:rPr>
      </w:pPr>
      <w:r w:rsidRPr="00707476">
        <w:rPr>
          <w:rFonts w:ascii="Arial" w:hAnsi="Arial" w:cs="Arial"/>
          <w:sz w:val="32"/>
          <w:szCs w:val="32"/>
        </w:rPr>
        <w:t>This is a document with:</w:t>
      </w:r>
    </w:p>
    <w:p w14:paraId="3622BF84" w14:textId="77777777"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normal headers and footers defined</w:t>
      </w:r>
      <w:r>
        <w:rPr>
          <w:rFonts w:ascii="Arial" w:hAnsi="Arial" w:cs="Arial"/>
          <w:sz w:val="32"/>
          <w:szCs w:val="32"/>
        </w:rPr>
        <w:t xml:space="preserve"> - ON</w:t>
      </w:r>
    </w:p>
    <w:p w14:paraId="6E19FC06" w14:textId="77777777"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 xml:space="preserve">odd/even headers and footers </w:t>
      </w:r>
      <w:ins w:id="0" w:author="Mary Jones" w:date="2026-09-26T15:11:00Z" w16du:dateUtc="2026-09-26T19:11:00Z">
        <w:r w:rsidR="00152737">
          <w:rPr>
            <w:rFonts w:ascii="Arial" w:hAnsi="Arial" w:cs="Arial"/>
            <w:sz w:val="32"/>
            <w:szCs w:val="32"/>
          </w:rPr>
          <w:t xml:space="preserve">NOT </w:t>
        </w:r>
      </w:ins>
      <w:r w:rsidRPr="00707476">
        <w:rPr>
          <w:rFonts w:ascii="Arial" w:hAnsi="Arial" w:cs="Arial"/>
          <w:sz w:val="32"/>
          <w:szCs w:val="32"/>
        </w:rPr>
        <w:t>defined</w:t>
      </w:r>
      <w:del w:id="1" w:author="Mary Jones" w:date="2026-09-26T15:11:00Z" w16du:dateUtc="2026-09-26T19:11:00Z">
        <w:r>
          <w:rPr>
            <w:rFonts w:ascii="Arial" w:hAnsi="Arial" w:cs="Arial"/>
            <w:sz w:val="32"/>
            <w:szCs w:val="32"/>
          </w:rPr>
          <w:delText xml:space="preserve"> - ON</w:delText>
        </w:r>
      </w:del>
    </w:p>
    <w:p w14:paraId="75E6608C" w14:textId="66B91CF9" w:rsidR="00FF19A2" w:rsidRPr="00707476" w:rsidRDefault="00FF19A2" w:rsidP="00FF19A2">
      <w:pPr>
        <w:pStyle w:val="ListParagraph"/>
        <w:numPr>
          <w:ilvl w:val="0"/>
          <w:numId w:val="1"/>
        </w:numPr>
        <w:rPr>
          <w:rFonts w:ascii="Arial" w:hAnsi="Arial" w:cs="Arial"/>
          <w:sz w:val="32"/>
          <w:szCs w:val="32"/>
        </w:rPr>
      </w:pPr>
      <w:r w:rsidRPr="00707476">
        <w:rPr>
          <w:rFonts w:ascii="Arial" w:hAnsi="Arial" w:cs="Arial"/>
          <w:sz w:val="32"/>
          <w:szCs w:val="32"/>
        </w:rPr>
        <w:t xml:space="preserve">first page header and footer </w:t>
      </w:r>
      <w:r>
        <w:rPr>
          <w:rFonts w:ascii="Arial" w:hAnsi="Arial" w:cs="Arial"/>
          <w:sz w:val="32"/>
          <w:szCs w:val="32"/>
        </w:rPr>
        <w:t xml:space="preserve">NOT </w:t>
      </w:r>
      <w:r w:rsidRPr="00707476">
        <w:rPr>
          <w:rFonts w:ascii="Arial" w:hAnsi="Arial" w:cs="Arial"/>
          <w:sz w:val="32"/>
          <w:szCs w:val="32"/>
        </w:rPr>
        <w:t>defined</w:t>
      </w:r>
    </w:p>
    <w:p w14:paraId="2B412BFF" w14:textId="77777777" w:rsidR="004F01DB" w:rsidRDefault="004F01DB"/>
    <w:p w14:paraId="00CD8EC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68EC38CB" w14:textId="77777777" w:rsidR="004F01DB" w:rsidRDefault="004F01DB" w:rsidP="004F01DB"/>
    <w:p w14:paraId="494BBA49"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79364F18" w14:textId="77777777" w:rsidR="004F01DB" w:rsidRDefault="004F01DB" w:rsidP="004F01DB"/>
    <w:p w14:paraId="33853DFC"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9A7C68A" w14:textId="77777777" w:rsidR="004F01DB" w:rsidRDefault="004F01DB" w:rsidP="004F01DB"/>
    <w:p w14:paraId="54785561" w14:textId="77777777" w:rsidR="004F01DB" w:rsidRDefault="004F01DB" w:rsidP="004F01DB">
      <w:r>
        <w:t xml:space="preserve">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w:t>
      </w:r>
      <w:r>
        <w:lastRenderedPageBreak/>
        <w:t>terms of this package to run the original Work. If you are not derivative works of the Licensed Patents.</w:t>
      </w:r>
    </w:p>
    <w:p w14:paraId="27703B63" w14:textId="77777777" w:rsidR="004F01DB" w:rsidRDefault="004F01DB" w:rsidP="004F01DB"/>
    <w:p w14:paraId="17A313F1"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6640C942" w14:textId="77777777" w:rsidR="004F01DB" w:rsidRDefault="004F01DB" w:rsidP="004F01DB"/>
    <w:p w14:paraId="5E75D878"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9FE5838" w14:textId="77777777" w:rsidR="004F01DB" w:rsidRDefault="004F01DB" w:rsidP="004F01DB"/>
    <w:p w14:paraId="5D8B5A5F"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4616DC48" w14:textId="77777777" w:rsidR="004F01DB" w:rsidRDefault="004F01DB" w:rsidP="004F01DB"/>
    <w:p w14:paraId="760D93F7"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01F25475" w14:textId="77777777" w:rsidR="004F01DB" w:rsidRDefault="004F01DB" w:rsidP="004F01DB"/>
    <w:p w14:paraId="489ECB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ECBE34" w14:textId="77777777" w:rsidR="004F01DB" w:rsidRDefault="004F01DB" w:rsidP="004F01DB"/>
    <w:p w14:paraId="2B498E55"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3FE62A9F" w14:textId="77777777" w:rsidR="004F01DB" w:rsidRDefault="004F01DB" w:rsidP="004F01DB"/>
    <w:p w14:paraId="7BFDE42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5625EC67" w14:textId="77777777" w:rsidR="004F01DB" w:rsidRDefault="004F01DB" w:rsidP="004F01DB"/>
    <w:p w14:paraId="07EB1598"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60A82A74" w14:textId="77777777" w:rsidR="004F01DB" w:rsidRDefault="004F01DB" w:rsidP="004F01DB"/>
    <w:p w14:paraId="3971476F" w14:textId="2E7193DC"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44888E06" w14:textId="77777777" w:rsidR="004F01DB" w:rsidRDefault="004F01DB" w:rsidP="004F01DB"/>
    <w:p w14:paraId="7C18433F"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49D8B38F" w14:textId="77777777" w:rsidR="004F01DB" w:rsidRDefault="004F01DB" w:rsidP="004F01DB"/>
    <w:p w14:paraId="196D4F8A"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11912BC4" w14:textId="77777777" w:rsidR="004F01DB" w:rsidRDefault="004F01DB" w:rsidP="004F01DB"/>
    <w:p w14:paraId="0948AE63"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4456B793" w14:textId="77777777" w:rsidR="004F01DB" w:rsidRDefault="004F01DB" w:rsidP="004F01DB"/>
    <w:p w14:paraId="4DCD514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58B4DB13" w14:textId="77777777" w:rsidR="004F01DB" w:rsidRDefault="004F01DB" w:rsidP="004F01DB"/>
    <w:p w14:paraId="2D455B85"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8D4BB35" w14:textId="77777777" w:rsidR="004F01DB" w:rsidRDefault="004F01DB" w:rsidP="004F01DB"/>
    <w:p w14:paraId="741EBB70"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5A09BA10" w14:textId="77777777" w:rsidR="004F01DB" w:rsidRDefault="004F01DB" w:rsidP="004F01DB"/>
    <w:p w14:paraId="4233D3C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594F41B8" w14:textId="77777777" w:rsidR="004F01DB" w:rsidRDefault="004F01DB" w:rsidP="004F01DB"/>
    <w:p w14:paraId="509908E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19F8918B" w14:textId="77777777" w:rsidR="004F01DB" w:rsidRDefault="004F01DB" w:rsidP="004F01DB"/>
    <w:p w14:paraId="6FF4375E"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6FD01FF" w14:textId="77777777" w:rsidR="004F01DB" w:rsidRDefault="004F01DB" w:rsidP="004F01DB"/>
    <w:p w14:paraId="334235E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E19D2F5" w14:textId="77777777" w:rsidR="004F01DB" w:rsidRDefault="004F01DB" w:rsidP="004F01DB"/>
    <w:p w14:paraId="0FBEA8CB"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205E3888" w14:textId="77777777" w:rsidR="004F01DB" w:rsidRDefault="004F01DB" w:rsidP="004F01DB"/>
    <w:p w14:paraId="59AB8981"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24C6FA5F" w14:textId="77777777" w:rsidR="004F01DB" w:rsidRDefault="004F01DB" w:rsidP="004F01DB"/>
    <w:p w14:paraId="0901CD5E" w14:textId="007FE68F"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6F588029" w14:textId="77777777" w:rsidR="004F01DB" w:rsidRDefault="004F01DB" w:rsidP="004F01DB"/>
    <w:p w14:paraId="32F3FB69"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500A849" w14:textId="77777777" w:rsidR="004F01DB" w:rsidRDefault="004F01DB" w:rsidP="004F01DB"/>
    <w:p w14:paraId="1544DAC1"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0D88D69D" w14:textId="77777777" w:rsidR="004F01DB" w:rsidRDefault="004F01DB" w:rsidP="004F01DB"/>
    <w:p w14:paraId="559DF6DD"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28144E1C" w14:textId="77777777" w:rsidR="004F01DB" w:rsidRDefault="004F01DB" w:rsidP="004F01DB"/>
    <w:p w14:paraId="2E054923"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1BD389B3" w14:textId="77777777" w:rsidR="004F01DB" w:rsidRDefault="004F01DB" w:rsidP="004F01DB"/>
    <w:p w14:paraId="1D566488"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165B7A58" w14:textId="77777777" w:rsidR="004F01DB" w:rsidRDefault="004F01DB" w:rsidP="004F01DB"/>
    <w:p w14:paraId="4E7139A4"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68BD20D7" w14:textId="77777777" w:rsidR="004F01DB" w:rsidRDefault="004F01DB" w:rsidP="004F01DB"/>
    <w:p w14:paraId="3AA1D742"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DCBE22E" w14:textId="77777777" w:rsidR="004F01DB" w:rsidRDefault="004F01DB" w:rsidP="004F01DB"/>
    <w:p w14:paraId="41B0EB6F"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3B44CA61" w14:textId="77777777" w:rsidR="004F01DB" w:rsidRDefault="004F01DB" w:rsidP="004F01DB"/>
    <w:p w14:paraId="5914C8E6"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D6BFB58" w14:textId="77777777" w:rsidR="004F01DB" w:rsidRDefault="004F01DB" w:rsidP="004F01DB"/>
    <w:p w14:paraId="02962601"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553CAF55" w14:textId="77777777" w:rsidR="004F01DB" w:rsidRDefault="004F01DB" w:rsidP="004F01DB"/>
    <w:p w14:paraId="141F27DA"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A4883C1" w14:textId="77777777" w:rsidR="004F01DB" w:rsidRDefault="004F01DB" w:rsidP="004F01DB"/>
    <w:p w14:paraId="1AF34760"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0205F390" w14:textId="77777777" w:rsidR="004F01DB" w:rsidRDefault="004F01DB" w:rsidP="004F01DB"/>
    <w:p w14:paraId="0A20D19C" w14:textId="395D8BF1"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0EF72AA3" w14:textId="77777777" w:rsidR="004F01DB" w:rsidRDefault="004F01DB" w:rsidP="004F01DB"/>
    <w:p w14:paraId="6103222C" w14:textId="77777777" w:rsidR="004F01DB" w:rsidRDefault="004F01DB" w:rsidP="004F01DB">
      <w:r>
        <w: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t>
      </w:r>
    </w:p>
    <w:p w14:paraId="5042EB71" w14:textId="77777777" w:rsidR="004F01DB" w:rsidRDefault="004F01DB" w:rsidP="004F01DB"/>
    <w:p w14:paraId="324F38C0" w14:textId="77777777" w:rsidR="004F01DB" w:rsidRDefault="004F01DB" w:rsidP="004F01DB">
      <w:r>
        <w: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t>
      </w:r>
    </w:p>
    <w:p w14:paraId="2440EA67" w14:textId="77777777" w:rsidR="004F01DB" w:rsidRDefault="004F01DB" w:rsidP="004F01DB"/>
    <w:p w14:paraId="696D4449" w14:textId="77777777" w:rsidR="004F01DB" w:rsidRDefault="004F01DB" w:rsidP="004F01DB">
      <w:r>
        <w: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t>
      </w:r>
    </w:p>
    <w:p w14:paraId="1FE1A0AE" w14:textId="77777777" w:rsidR="004F01DB" w:rsidRDefault="004F01DB" w:rsidP="004F01DB"/>
    <w:p w14:paraId="2DDDE5DD" w14:textId="77777777" w:rsidR="004F01DB" w:rsidRDefault="004F01DB" w:rsidP="004F01DB">
      <w:r>
        <w: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t>
      </w:r>
    </w:p>
    <w:p w14:paraId="34C82108" w14:textId="77777777" w:rsidR="004F01DB" w:rsidRDefault="004F01DB" w:rsidP="004F01DB"/>
    <w:p w14:paraId="7CA81043" w14:textId="77777777" w:rsidR="004F01DB" w:rsidRDefault="004F01DB" w:rsidP="004F01DB">
      <w:r>
        <w:t>The patent license would not permit the full notice is found. One line to give attribution in the following disclaimer. Redistributions in binary form and its documentation for any purpose with or without fee is required.</w:t>
      </w:r>
    </w:p>
    <w:p w14:paraId="5684CACE" w14:textId="77777777" w:rsidR="004F01DB" w:rsidRDefault="004F01DB" w:rsidP="004F01DB"/>
    <w:p w14:paraId="3F653367" w14:textId="77777777" w:rsidR="004F01DB" w:rsidRDefault="004F01DB" w:rsidP="004F01DB">
      <w:r>
        <w: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t>
      </w:r>
    </w:p>
    <w:p w14:paraId="2871C5D8" w14:textId="77777777" w:rsidR="004F01DB" w:rsidRDefault="004F01DB" w:rsidP="004F01DB"/>
    <w:p w14:paraId="2FBFB7A0" w14:textId="77777777" w:rsidR="004F01DB" w:rsidRDefault="004F01DB" w:rsidP="004F01DB">
      <w:r>
        <w: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t>
      </w:r>
    </w:p>
    <w:p w14:paraId="68F44BE4" w14:textId="77777777" w:rsidR="004F01DB" w:rsidRDefault="004F01DB" w:rsidP="004F01DB"/>
    <w:p w14:paraId="7F1050B3" w14:textId="77777777" w:rsidR="004F01DB" w:rsidRDefault="004F01DB" w:rsidP="004F01DB">
      <w:r>
        <w: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t>
      </w:r>
    </w:p>
    <w:p w14:paraId="2FF4F24B" w14:textId="77777777" w:rsidR="004F01DB" w:rsidRDefault="004F01DB" w:rsidP="004F01DB"/>
    <w:p w14:paraId="62FFE61C" w14:textId="77777777" w:rsidR="004F01DB" w:rsidRDefault="004F01DB" w:rsidP="004F01DB">
      <w:r>
        <w: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t>
      </w:r>
    </w:p>
    <w:p w14:paraId="0E2BA93A" w14:textId="77777777" w:rsidR="004F01DB" w:rsidRDefault="004F01DB" w:rsidP="004F01DB"/>
    <w:p w14:paraId="3C07BC82" w14:textId="77777777" w:rsidR="004F01DB" w:rsidRDefault="004F01DB" w:rsidP="004F01DB">
      <w:r>
        <w: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t>
      </w:r>
    </w:p>
    <w:p w14:paraId="0FD7A80A" w14:textId="77777777" w:rsidR="004F01DB" w:rsidRDefault="004F01DB" w:rsidP="004F01DB"/>
    <w:p w14:paraId="5F562ED2" w14:textId="77777777" w:rsidR="004F01DB" w:rsidRDefault="004F01DB" w:rsidP="004F01DB">
      <w:r>
        <w: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t>
      </w:r>
    </w:p>
    <w:p w14:paraId="084F080F" w14:textId="77777777" w:rsidR="004F01DB" w:rsidRDefault="004F01DB" w:rsidP="004F01DB"/>
    <w:p w14:paraId="5AF4CBCA" w14:textId="77777777" w:rsidR="004F01DB" w:rsidRDefault="004F01DB" w:rsidP="004F01DB">
      <w:r>
        <w: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t>
      </w:r>
    </w:p>
    <w:p w14:paraId="7C3AE1E4" w14:textId="77777777" w:rsidR="004F01DB" w:rsidRDefault="004F01DB" w:rsidP="004F01DB"/>
    <w:p w14:paraId="0AFA2C07" w14:textId="79F8DC0A" w:rsidR="004F01DB" w:rsidRDefault="004F01DB" w:rsidP="004F01DB">
      <w:r>
        <w: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t>
      </w:r>
    </w:p>
    <w:p w14:paraId="75DFB3B9" w14:textId="77777777" w:rsidR="004F01DB" w:rsidRDefault="004F01DB"/>
    <w:p w14:paraId="435C6295" w14:textId="77777777" w:rsidR="004F01DB" w:rsidRDefault="004F01DB"/>
    <w:sectPr w:rsidR="004F01DB" w:rsidSect="00EC5A7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1A94E8" w14:textId="77777777" w:rsidR="00FF4F21" w:rsidRDefault="00FF4F21" w:rsidP="004F01DB">
      <w:r>
        <w:separator/>
      </w:r>
    </w:p>
  </w:endnote>
  <w:endnote w:type="continuationSeparator" w:id="0">
    <w:p w14:paraId="7E0F2056" w14:textId="77777777" w:rsidR="00FF4F21" w:rsidRDefault="00FF4F21"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60B59D" w14:textId="0260E07D" w:rsidR="004F01DB" w:rsidRDefault="00EC5A74" w:rsidP="00EC5A74">
    <w:pPr>
      <w:pStyle w:val="Footer"/>
      <w:ind w:firstLine="360"/>
    </w:pPr>
    <w:del w:id="6" w:author="Mary Jones" w:date="2026-09-26T15:11:00Z" w16du:dateUtc="2026-09-26T19:11: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5D1018" w14:textId="1DD938F6" w:rsidR="004F01DB" w:rsidRDefault="004F01DB" w:rsidP="004F01DB">
    <w:pPr>
      <w:pStyle w:val="Header"/>
      <w:ind w:right="360" w:firstLine="360"/>
    </w:pPr>
    <w:ins w:id="7" w:author="Mary Jones" w:date="2026-09-26T15:11:00Z" w16du:dateUtc="2026-09-26T19:11:00Z">
      <w:r>
        <w:t>Normal</w:t>
      </w:r>
    </w:ins>
    <w:del w:id="8" w:author="Mary Jones" w:date="2026-09-26T15:11:00Z" w16du:dateUtc="2026-09-26T19:11:00Z">
      <w:r w:rsidR="00EC5A74">
        <w:delText>Odd page</w:delText>
      </w:r>
    </w:del>
    <w:r>
      <w:t xml:space="preserve"> footer, page numbers at the left</w:t>
    </w:r>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4CEE0" w14:textId="77777777" w:rsidR="00EC5A74" w:rsidRDefault="00EC5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9DBD9C" w14:textId="77777777" w:rsidR="00FF4F21" w:rsidRDefault="00FF4F21" w:rsidP="004F01DB">
      <w:r>
        <w:separator/>
      </w:r>
    </w:p>
  </w:footnote>
  <w:footnote w:type="continuationSeparator" w:id="0">
    <w:p w14:paraId="75450A63" w14:textId="77777777" w:rsidR="00FF4F21" w:rsidRDefault="00FF4F21"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C5A74">
          <w:rPr>
            <w:rStyle w:val="PageNumber"/>
            <w:noProof/>
          </w:rPr>
          <w:t>2</w:t>
        </w:r>
        <w:r>
          <w:rPr>
            <w:rStyle w:val="PageNumber"/>
          </w:rPr>
          <w:fldChar w:fldCharType="end"/>
        </w:r>
      </w:p>
    </w:sdtContent>
  </w:sdt>
  <w:p w14:paraId="7007BFCC" w14:textId="4116A132" w:rsidR="00EC5A74" w:rsidRDefault="00EC5A74" w:rsidP="00EC5A74">
    <w:pPr>
      <w:pStyle w:val="Header"/>
      <w:ind w:right="360"/>
      <w:rPr>
        <w:del w:id="2" w:author="Mary Jones" w:date="2026-09-26T15:11:00Z" w16du:dateUtc="2026-09-26T19:11:00Z"/>
      </w:rPr>
    </w:pPr>
    <w:del w:id="3" w:author="Mary Jones" w:date="2026-09-26T15:11:00Z" w16du:dateUtc="2026-09-26T19:11:00Z">
      <w:r>
        <w:delText>Even page header, page numbers at the right</w:delText>
      </w:r>
    </w:del>
  </w:p>
  <w:p w14:paraId="50724051" w14:textId="77777777" w:rsidR="004F01DB" w:rsidRDefault="004F01DB" w:rsidP="004F01D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3750AD" w14:textId="640DD2F5" w:rsidR="004F01DB" w:rsidRDefault="004F01DB" w:rsidP="004F01DB">
    <w:pPr>
      <w:pStyle w:val="Header"/>
      <w:ind w:right="360"/>
    </w:pPr>
    <w:ins w:id="4" w:author="Mary Jones" w:date="2026-09-26T15:11:00Z" w16du:dateUtc="2026-09-26T19:11:00Z">
      <w:r>
        <w:t>Normal</w:t>
      </w:r>
    </w:ins>
    <w:del w:id="5" w:author="Mary Jones" w:date="2026-09-26T15:11:00Z" w16du:dateUtc="2026-09-26T19:11:00Z">
      <w:r w:rsidR="00EC5A74">
        <w:delText>Odd page</w:delText>
      </w:r>
    </w:del>
    <w:r>
      <w:t xml:space="preserve"> header, page numbers at the right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5A517" w14:textId="77777777" w:rsidR="00EC5A74" w:rsidRDefault="00EC5A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733CF"/>
    <w:rsid w:val="00093352"/>
    <w:rsid w:val="000D6AE6"/>
    <w:rsid w:val="00152737"/>
    <w:rsid w:val="00206959"/>
    <w:rsid w:val="003C095A"/>
    <w:rsid w:val="004F01DB"/>
    <w:rsid w:val="00513118"/>
    <w:rsid w:val="00903368"/>
    <w:rsid w:val="00976B6C"/>
    <w:rsid w:val="009F2052"/>
    <w:rsid w:val="00A152CE"/>
    <w:rsid w:val="00A22C64"/>
    <w:rsid w:val="00A35637"/>
    <w:rsid w:val="00AF4127"/>
    <w:rsid w:val="00BA5503"/>
    <w:rsid w:val="00CC2905"/>
    <w:rsid w:val="00D0705C"/>
    <w:rsid w:val="00EC5A74"/>
    <w:rsid w:val="00FA5594"/>
    <w:rsid w:val="00FF19A2"/>
    <w:rsid w:val="00FF4F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1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1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1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1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903368"/>
    <w:pPr>
      <w:spacing w:after="120" w:line="264" w:lineRule="auto"/>
    </w:pPr>
    <w:rPr>
      <w:rFonts w:ascii="Times" w:eastAsia="Times" w:hAnsi="Times" w:cs="Times New Roman"/>
      <w:kern w:val="0"/>
      <w:sz w:val="23"/>
      <w:szCs w:val="23"/>
      <w14:ligatures w14:val="non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5452</Words>
  <Characters>31082</Characters>
  <Application>Microsoft Office Word</Application>
  <DocSecurity>0</DocSecurity>
  <Lines>259</Lines>
  <Paragraphs>72</Paragraphs>
  <ScaleCrop>false</ScaleCrop>
  <Company/>
  <LinksUpToDate>false</LinksUpToDate>
  <CharactersWithSpaces>36462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2025-11-04T03:54:00Z</dcterms:created>
  <dcterms:modified xsi:type="dcterms:W3CDTF">2026-09-26T19:11:00Z</dcterms:modified>
</cp:coreProperties>
</file>