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9A478" w14:textId="77777777" w:rsidR="0092618E" w:rsidRPr="001474D7" w:rsidRDefault="00F55F1F">
      <w:pPr>
        <w:rPr>
          <w:ins w:id="6" w:author="Ryne Maloney-Risner" w:date="2026-09-25T21:07:00Z" w16du:dateUtc="2026-09-26T01:07:00Z"/>
          <w:rFonts w:ascii="Georgia" w:hAnsi="Georgia"/>
        </w:rPr>
      </w:pPr>
      <w:ins w:id="7" w:author="Ryne Maloney-Risner" w:date="2026-09-25T21:07:00Z" w16du:dateUtc="2026-09-26T01:07:00Z">
        <w:r>
          <w:rPr>
            <w:rFonts w:ascii="Georgia" w:hAnsi="Georgia"/>
            <w:szCs w:val="20"/>
          </w:rPr>
          <w:pict w14:anchorId="6D0C6760">
            <v:shapetype id="_x0000_t202" coordsize="21600,21600" o:spt="202" path="m,l,21600r21600,l21600,xe">
              <v:stroke joinstyle="miter"/>
              <v:path gradientshapeok="t" o:connecttype="rect"/>
            </v:shapetype>
            <v:shape id="_x0000_s2050" type="#_x0000_t202" alt="" style="position:absolute;margin-left:257.45pt;margin-top:-82.3pt;width:3.55pt;height:24.4pt;z-index:251659264;mso-wrap-style:square;mso-wrap-edited:f;mso-width-percent:0;mso-height-percent:0;mso-width-percent:0;mso-height-percent:0;v-text-anchor:top" stroked="f">
              <v:textbox style="mso-next-textbox:#_x0000_s2050">
                <w:txbxContent>
                  <w:p w14:paraId="66EA2586" w14:textId="77777777" w:rsidR="0092618E" w:rsidRDefault="0092618E">
                    <w:pPr>
                      <w:jc w:val="right"/>
                      <w:rPr>
                        <w:ins w:id="8" w:author="Ryne Maloney-Risner" w:date="2026-09-25T21:07:00Z" w16du:dateUtc="2026-09-26T01:07:00Z"/>
                      </w:rPr>
                    </w:pPr>
                  </w:p>
                </w:txbxContent>
              </v:textbox>
            </v:shape>
          </w:pict>
        </w:r>
      </w:ins>
    </w:p>
    <w:p w14:paraId="18675B80" w14:textId="77777777" w:rsidR="0092618E" w:rsidRPr="001474D7" w:rsidRDefault="0092618E">
      <w:pPr>
        <w:pStyle w:val="BarLine"/>
        <w:rPr>
          <w:ins w:id="9" w:author="Ryne Maloney-Risner" w:date="2026-09-25T21:07:00Z" w16du:dateUtc="2026-09-26T01:07:00Z"/>
          <w:rFonts w:ascii="Georgia" w:hAnsi="Georgia"/>
        </w:rPr>
      </w:pPr>
      <w:ins w:id="10" w:author="Ryne Maloney-Risner" w:date="2026-09-25T21:07:00Z" w16du:dateUtc="2026-09-26T01:07:00Z">
        <w:r w:rsidRPr="001474D7">
          <w:rPr>
            <w:rFonts w:ascii="Georgia" w:hAnsi="Georgia"/>
          </w:rPr>
          <w:t>Job description</w:t>
        </w:r>
      </w:ins>
    </w:p>
    <w:p w14:paraId="502DF10D" w14:textId="77777777" w:rsidR="0092618E" w:rsidRPr="001474D7" w:rsidRDefault="0092618E">
      <w:pPr>
        <w:rPr>
          <w:ins w:id="11" w:author="Ryne Maloney-Risner" w:date="2026-09-25T21:07:00Z" w16du:dateUtc="2026-09-26T01:07:00Z"/>
          <w:rFonts w:ascii="Georgia" w:hAnsi="Georgia"/>
        </w:rPr>
      </w:pPr>
    </w:p>
    <w:p w14:paraId="0D85585E" w14:textId="77777777" w:rsidR="0092618E" w:rsidRPr="001474D7" w:rsidRDefault="0092618E">
      <w:pPr>
        <w:rPr>
          <w:ins w:id="12" w:author="Ryne Maloney-Risner" w:date="2026-09-25T21:07:00Z" w16du:dateUtc="2026-09-26T01:07:00Z"/>
          <w:rFonts w:ascii="Georgia" w:hAnsi="Georgia"/>
        </w:rPr>
      </w:pPr>
      <w:ins w:id="13" w:author="Ryne Maloney-Risner" w:date="2026-09-25T21:07:00Z" w16du:dateUtc="2026-09-26T01:07:00Z">
        <w:r w:rsidRPr="001474D7">
          <w:rPr>
            <w:rFonts w:ascii="Georgia" w:hAnsi="Georgia"/>
          </w:rPr>
          <w:t xml:space="preserve">Volunteer services coordinator </w:t>
        </w:r>
      </w:ins>
    </w:p>
    <w:p w14:paraId="4F9BBD0E" w14:textId="77777777" w:rsidR="0092618E" w:rsidRPr="001474D7" w:rsidRDefault="0092618E">
      <w:pPr>
        <w:rPr>
          <w:ins w:id="14" w:author="Ryne Maloney-Risner" w:date="2026-09-25T21:07:00Z" w16du:dateUtc="2026-09-26T01:07:00Z"/>
          <w:rFonts w:ascii="Georgia" w:hAnsi="Georgia"/>
        </w:rPr>
      </w:pPr>
    </w:p>
    <w:p w14:paraId="24B090B0" w14:textId="77777777" w:rsidR="0092618E" w:rsidRPr="001474D7" w:rsidRDefault="0092618E">
      <w:pPr>
        <w:pStyle w:val="BoldHeading"/>
        <w:rPr>
          <w:ins w:id="15" w:author="Ryne Maloney-Risner" w:date="2026-09-25T21:07:00Z" w16du:dateUtc="2026-09-26T01:07:00Z"/>
          <w:rFonts w:ascii="Georgia" w:hAnsi="Georgia"/>
        </w:rPr>
      </w:pPr>
      <w:ins w:id="16" w:author="Ryne Maloney-Risner" w:date="2026-09-25T21:07:00Z" w16du:dateUtc="2026-09-26T01:07:00Z">
        <w:r w:rsidRPr="001474D7">
          <w:rPr>
            <w:rFonts w:ascii="Georgia" w:hAnsi="Georgia"/>
          </w:rPr>
          <w:t>Reports to</w:t>
        </w:r>
      </w:ins>
    </w:p>
    <w:p w14:paraId="24AB782C" w14:textId="77777777" w:rsidR="0092618E" w:rsidRPr="001474D7" w:rsidRDefault="0092618E">
      <w:pPr>
        <w:rPr>
          <w:ins w:id="17" w:author="Ryne Maloney-Risner" w:date="2026-09-25T21:07:00Z" w16du:dateUtc="2026-09-26T01:07:00Z"/>
          <w:rFonts w:ascii="Georgia" w:hAnsi="Georgia"/>
        </w:rPr>
      </w:pPr>
      <w:ins w:id="18" w:author="Ryne Maloney-Risner" w:date="2026-09-25T21:07:00Z" w16du:dateUtc="2026-09-26T01:07:00Z">
        <w:r w:rsidRPr="001474D7">
          <w:rPr>
            <w:rFonts w:ascii="Georgia" w:hAnsi="Georgia"/>
          </w:rPr>
          <w:t xml:space="preserve">Executive director </w:t>
        </w:r>
      </w:ins>
    </w:p>
    <w:p w14:paraId="612DE75B" w14:textId="77777777" w:rsidR="0092618E" w:rsidRPr="001474D7" w:rsidRDefault="0092618E">
      <w:pPr>
        <w:rPr>
          <w:ins w:id="19" w:author="Ryne Maloney-Risner" w:date="2026-09-25T21:07:00Z" w16du:dateUtc="2026-09-26T01:07:00Z"/>
          <w:rFonts w:ascii="Georgia" w:hAnsi="Georgia"/>
        </w:rPr>
      </w:pPr>
    </w:p>
    <w:p w14:paraId="391170D1" w14:textId="77777777" w:rsidR="0092618E" w:rsidRPr="001474D7" w:rsidRDefault="0092618E">
      <w:pPr>
        <w:pStyle w:val="BoldHeading"/>
        <w:rPr>
          <w:ins w:id="20" w:author="Ryne Maloney-Risner" w:date="2026-09-25T21:07:00Z" w16du:dateUtc="2026-09-26T01:07:00Z"/>
          <w:rFonts w:ascii="Georgia" w:hAnsi="Georgia"/>
        </w:rPr>
      </w:pPr>
      <w:ins w:id="21" w:author="Ryne Maloney-Risner" w:date="2026-09-25T21:07:00Z" w16du:dateUtc="2026-09-26T01:07:00Z">
        <w:r w:rsidRPr="001474D7">
          <w:rPr>
            <w:rFonts w:ascii="Georgia" w:hAnsi="Georgia"/>
          </w:rPr>
          <w:t xml:space="preserve">Purpose </w:t>
        </w:r>
      </w:ins>
    </w:p>
    <w:p w14:paraId="6D21C4D6" w14:textId="77777777" w:rsidR="0092618E" w:rsidRPr="001474D7" w:rsidRDefault="0092618E">
      <w:pPr>
        <w:rPr>
          <w:ins w:id="22" w:author="Ryne Maloney-Risner" w:date="2026-09-25T21:07:00Z" w16du:dateUtc="2026-09-26T01:07:00Z"/>
          <w:rFonts w:ascii="Georgia" w:hAnsi="Georgia"/>
        </w:rPr>
      </w:pPr>
      <w:ins w:id="23" w:author="Ryne Maloney-Risner" w:date="2026-09-25T21:07:00Z" w16du:dateUtc="2026-09-26T01:07:00Z">
        <w:r w:rsidRPr="001474D7">
          <w:rPr>
            <w:rFonts w:ascii="Georgia" w:hAnsi="Georgia"/>
          </w:rPr>
          <w:t xml:space="preserve">The volunteer services coordinator is responsible for the overall delivery of services by volunteers and the support of volunteers who provide in-home hospice service. </w:t>
        </w:r>
      </w:ins>
    </w:p>
    <w:p w14:paraId="43892773" w14:textId="77777777" w:rsidR="0092618E" w:rsidRPr="001474D7" w:rsidRDefault="0092618E">
      <w:pPr>
        <w:rPr>
          <w:ins w:id="24" w:author="Ryne Maloney-Risner" w:date="2026-09-25T21:07:00Z" w16du:dateUtc="2026-09-26T01:07:00Z"/>
          <w:rFonts w:ascii="Georgia" w:hAnsi="Georgia"/>
        </w:rPr>
      </w:pPr>
    </w:p>
    <w:p w14:paraId="7FBB3B38" w14:textId="77777777" w:rsidR="0092618E" w:rsidRPr="001474D7" w:rsidRDefault="0092618E">
      <w:pPr>
        <w:pStyle w:val="BarLine"/>
        <w:rPr>
          <w:ins w:id="25" w:author="Ryne Maloney-Risner" w:date="2026-09-25T21:07:00Z" w16du:dateUtc="2026-09-26T01:07:00Z"/>
          <w:rFonts w:ascii="Georgia" w:hAnsi="Georgia"/>
        </w:rPr>
      </w:pPr>
      <w:ins w:id="26" w:author="Ryne Maloney-Risner" w:date="2026-09-25T21:07:00Z" w16du:dateUtc="2026-09-26T01:07:00Z">
        <w:r w:rsidRPr="001474D7">
          <w:rPr>
            <w:rFonts w:ascii="Georgia" w:hAnsi="Georgia"/>
          </w:rPr>
          <w:t>Duties and responsibilities</w:t>
        </w:r>
      </w:ins>
    </w:p>
    <w:p w14:paraId="4CDBC862" w14:textId="77777777" w:rsidR="0092618E" w:rsidRPr="001474D7" w:rsidRDefault="0092618E">
      <w:pPr>
        <w:rPr>
          <w:ins w:id="27" w:author="Ryne Maloney-Risner" w:date="2026-09-25T21:07:00Z" w16du:dateUtc="2026-09-26T01:07:00Z"/>
          <w:rFonts w:ascii="Georgia" w:hAnsi="Georgia"/>
        </w:rPr>
      </w:pPr>
    </w:p>
    <w:p w14:paraId="26A326CD" w14:textId="77777777" w:rsidR="0092618E" w:rsidRPr="001474D7" w:rsidRDefault="0092618E">
      <w:pPr>
        <w:numPr>
          <w:ilvl w:val="0"/>
          <w:numId w:val="4"/>
        </w:numPr>
        <w:rPr>
          <w:ins w:id="28" w:author="Ryne Maloney-Risner" w:date="2026-09-25T21:07:00Z" w16du:dateUtc="2026-09-26T01:07:00Z"/>
          <w:rFonts w:ascii="Georgia" w:hAnsi="Georgia"/>
        </w:rPr>
      </w:pPr>
      <w:ins w:id="29" w:author="Ryne Maloney-Risner" w:date="2026-09-25T21:07:00Z" w16du:dateUtc="2026-09-26T01:07:00Z">
        <w:r w:rsidRPr="001474D7">
          <w:rPr>
            <w:rFonts w:ascii="Georgia" w:hAnsi="Georgia"/>
          </w:rPr>
          <w:t xml:space="preserve">Implement and evaluate all volunteer recruitment, orientation and educational activities </w:t>
        </w:r>
      </w:ins>
    </w:p>
    <w:p w14:paraId="5C146016" w14:textId="77777777" w:rsidR="0092618E" w:rsidRPr="001474D7" w:rsidRDefault="0092618E">
      <w:pPr>
        <w:pStyle w:val="Bullets"/>
        <w:rPr>
          <w:ins w:id="30" w:author="Ryne Maloney-Risner" w:date="2026-09-25T21:07:00Z" w16du:dateUtc="2026-09-26T01:07:00Z"/>
          <w:rFonts w:ascii="Georgia" w:hAnsi="Georgia"/>
        </w:rPr>
      </w:pPr>
      <w:ins w:id="31" w:author="Ryne Maloney-Risner" w:date="2026-09-25T21:07:00Z" w16du:dateUtc="2026-09-26T01:07:00Z">
        <w:r w:rsidRPr="001474D7">
          <w:rPr>
            <w:rFonts w:ascii="Georgia" w:hAnsi="Georgia"/>
          </w:rPr>
          <w:t xml:space="preserve">Provide staff support to the education committee in setting strategic goals and initiatives for agency educational initiatives </w:t>
        </w:r>
      </w:ins>
    </w:p>
    <w:p w14:paraId="14B70F20" w14:textId="77777777" w:rsidR="0092618E" w:rsidRPr="001474D7" w:rsidRDefault="0092618E">
      <w:pPr>
        <w:pStyle w:val="Bullets"/>
        <w:rPr>
          <w:ins w:id="32" w:author="Ryne Maloney-Risner" w:date="2026-09-25T21:07:00Z" w16du:dateUtc="2026-09-26T01:07:00Z"/>
          <w:rFonts w:ascii="Georgia" w:hAnsi="Georgia"/>
        </w:rPr>
      </w:pPr>
      <w:ins w:id="33" w:author="Ryne Maloney-Risner" w:date="2026-09-25T21:07:00Z" w16du:dateUtc="2026-09-26T01:07:00Z">
        <w:r w:rsidRPr="001474D7">
          <w:rPr>
            <w:rFonts w:ascii="Georgia" w:hAnsi="Georgia"/>
          </w:rPr>
          <w:t xml:space="preserve">Recruit, screen, interview and check references of all volunteers. Together with the Client Service Coordinators, assess suitability of potential care-team volunteers for front-line service </w:t>
        </w:r>
      </w:ins>
    </w:p>
    <w:p w14:paraId="4DCBFE04" w14:textId="77777777" w:rsidR="0092618E" w:rsidRPr="001474D7" w:rsidRDefault="0092618E">
      <w:pPr>
        <w:pStyle w:val="Bullets"/>
        <w:rPr>
          <w:ins w:id="34" w:author="Ryne Maloney-Risner" w:date="2026-09-25T21:07:00Z" w16du:dateUtc="2026-09-26T01:07:00Z"/>
          <w:rFonts w:ascii="Georgia" w:hAnsi="Georgia"/>
        </w:rPr>
      </w:pPr>
      <w:ins w:id="35" w:author="Ryne Maloney-Risner" w:date="2026-09-25T21:07:00Z" w16du:dateUtc="2026-09-26T01:07:00Z">
        <w:r w:rsidRPr="001474D7">
          <w:rPr>
            <w:rFonts w:ascii="Georgia" w:hAnsi="Georgia"/>
          </w:rPr>
          <w:t xml:space="preserve">Implement and evaluate semi-annual care-team volunteer basic training program </w:t>
        </w:r>
      </w:ins>
    </w:p>
    <w:p w14:paraId="25DCAC8E" w14:textId="77777777" w:rsidR="0092618E" w:rsidRPr="001474D7" w:rsidRDefault="0092618E">
      <w:pPr>
        <w:pStyle w:val="Bullets"/>
        <w:rPr>
          <w:ins w:id="36" w:author="Ryne Maloney-Risner" w:date="2026-09-25T21:07:00Z" w16du:dateUtc="2026-09-26T01:07:00Z"/>
          <w:rFonts w:ascii="Georgia" w:hAnsi="Georgia"/>
        </w:rPr>
      </w:pPr>
      <w:ins w:id="37" w:author="Ryne Maloney-Risner" w:date="2026-09-25T21:07:00Z" w16du:dateUtc="2026-09-26T01:07:00Z">
        <w:r w:rsidRPr="001474D7">
          <w:rPr>
            <w:rFonts w:ascii="Georgia" w:hAnsi="Georgia"/>
          </w:rPr>
          <w:t xml:space="preserve">Implement and evaluate post-basic trainings &amp; other volunteer educational activities, including educational; activities jointly organized with other agencies </w:t>
        </w:r>
      </w:ins>
    </w:p>
    <w:p w14:paraId="1DD499E8" w14:textId="77777777" w:rsidR="0092618E" w:rsidRPr="001474D7" w:rsidRDefault="0092618E">
      <w:pPr>
        <w:pStyle w:val="Bullets"/>
        <w:rPr>
          <w:ins w:id="38" w:author="Ryne Maloney-Risner" w:date="2026-09-25T21:07:00Z" w16du:dateUtc="2026-09-26T01:07:00Z"/>
          <w:rFonts w:ascii="Georgia" w:hAnsi="Georgia"/>
        </w:rPr>
      </w:pPr>
      <w:ins w:id="39" w:author="Ryne Maloney-Risner" w:date="2026-09-25T21:07:00Z" w16du:dateUtc="2026-09-26T01:07:00Z">
        <w:r w:rsidRPr="001474D7">
          <w:rPr>
            <w:rFonts w:ascii="Georgia" w:hAnsi="Georgia"/>
          </w:rPr>
          <w:t xml:space="preserve">Recruit and orient office and committee volunteers when necessary </w:t>
        </w:r>
      </w:ins>
    </w:p>
    <w:p w14:paraId="0021165A" w14:textId="77777777" w:rsidR="0092618E" w:rsidRPr="001474D7" w:rsidRDefault="0092618E">
      <w:pPr>
        <w:pStyle w:val="Bullets"/>
        <w:rPr>
          <w:ins w:id="40" w:author="Ryne Maloney-Risner" w:date="2026-09-25T21:07:00Z" w16du:dateUtc="2026-09-26T01:07:00Z"/>
          <w:rFonts w:ascii="Georgia" w:hAnsi="Georgia"/>
        </w:rPr>
      </w:pPr>
      <w:ins w:id="41" w:author="Ryne Maloney-Risner" w:date="2026-09-25T21:07:00Z" w16du:dateUtc="2026-09-26T01:07:00Z">
        <w:r w:rsidRPr="001474D7">
          <w:rPr>
            <w:rFonts w:ascii="Georgia" w:hAnsi="Georgia"/>
          </w:rPr>
          <w:t xml:space="preserve">Conduct educational needs and assessments with individual volunteers and through specific sessions </w:t>
        </w:r>
      </w:ins>
    </w:p>
    <w:p w14:paraId="10632F99" w14:textId="77777777" w:rsidR="0092618E" w:rsidRPr="001474D7" w:rsidRDefault="0092618E">
      <w:pPr>
        <w:pStyle w:val="Bullets"/>
        <w:rPr>
          <w:ins w:id="42" w:author="Ryne Maloney-Risner" w:date="2026-09-25T21:07:00Z" w16du:dateUtc="2026-09-26T01:07:00Z"/>
          <w:rFonts w:ascii="Georgia" w:hAnsi="Georgia"/>
        </w:rPr>
      </w:pPr>
      <w:ins w:id="43" w:author="Ryne Maloney-Risner" w:date="2026-09-25T21:07:00Z" w16du:dateUtc="2026-09-26T01:07:00Z">
        <w:r w:rsidRPr="001474D7">
          <w:rPr>
            <w:rFonts w:ascii="Georgia" w:hAnsi="Georgia"/>
          </w:rPr>
          <w:t xml:space="preserve">Manage volunteer education budget </w:t>
        </w:r>
      </w:ins>
    </w:p>
    <w:p w14:paraId="4825BD33" w14:textId="77777777" w:rsidR="0092618E" w:rsidRPr="001474D7" w:rsidRDefault="0092618E">
      <w:pPr>
        <w:pStyle w:val="Bullets"/>
        <w:numPr>
          <w:ilvl w:val="0"/>
          <w:numId w:val="0"/>
        </w:numPr>
        <w:ind w:left="720" w:hanging="360"/>
        <w:rPr>
          <w:ins w:id="44" w:author="Ryne Maloney-Risner" w:date="2026-09-25T21:07:00Z" w16du:dateUtc="2026-09-26T01:07:00Z"/>
          <w:rFonts w:ascii="Georgia" w:hAnsi="Georgia"/>
        </w:rPr>
      </w:pPr>
    </w:p>
    <w:p w14:paraId="6AD833B5" w14:textId="77777777" w:rsidR="0092618E" w:rsidRPr="001474D7" w:rsidRDefault="0092618E">
      <w:pPr>
        <w:numPr>
          <w:ilvl w:val="0"/>
          <w:numId w:val="4"/>
        </w:numPr>
        <w:rPr>
          <w:ins w:id="45" w:author="Ryne Maloney-Risner" w:date="2026-09-25T21:07:00Z" w16du:dateUtc="2026-09-26T01:07:00Z"/>
          <w:rFonts w:ascii="Georgia" w:hAnsi="Georgia"/>
        </w:rPr>
      </w:pPr>
      <w:ins w:id="46" w:author="Ryne Maloney-Risner" w:date="2026-09-25T21:07:00Z" w16du:dateUtc="2026-09-26T01:07:00Z">
        <w:r w:rsidRPr="001474D7">
          <w:rPr>
            <w:rFonts w:ascii="Georgia" w:hAnsi="Georgia"/>
          </w:rPr>
          <w:t xml:space="preserve">Provide non-clinical volunteer supervision and volunteer assignment of duties </w:t>
        </w:r>
      </w:ins>
    </w:p>
    <w:p w14:paraId="0344A589" w14:textId="77777777" w:rsidR="0092618E" w:rsidRPr="001474D7" w:rsidRDefault="0092618E">
      <w:pPr>
        <w:pStyle w:val="Bullets"/>
        <w:rPr>
          <w:ins w:id="47" w:author="Ryne Maloney-Risner" w:date="2026-09-25T21:07:00Z" w16du:dateUtc="2026-09-26T01:07:00Z"/>
          <w:rFonts w:ascii="Georgia" w:hAnsi="Georgia"/>
        </w:rPr>
      </w:pPr>
      <w:ins w:id="48" w:author="Ryne Maloney-Risner" w:date="2026-09-25T21:07:00Z" w16du:dateUtc="2026-09-26T01:07:00Z">
        <w:r w:rsidRPr="001474D7">
          <w:rPr>
            <w:rFonts w:ascii="Georgia" w:hAnsi="Georgia"/>
          </w:rPr>
          <w:t xml:space="preserve">Place bi-monthly call to all volunteers re: volunteer satisfaction </w:t>
        </w:r>
      </w:ins>
    </w:p>
    <w:p w14:paraId="7B8F3921" w14:textId="77777777" w:rsidR="0092618E" w:rsidRPr="001474D7" w:rsidRDefault="0092618E">
      <w:pPr>
        <w:pStyle w:val="Bullets"/>
        <w:rPr>
          <w:ins w:id="49" w:author="Ryne Maloney-Risner" w:date="2026-09-25T21:07:00Z" w16du:dateUtc="2026-09-26T01:07:00Z"/>
          <w:rFonts w:ascii="Georgia" w:hAnsi="Georgia"/>
        </w:rPr>
      </w:pPr>
      <w:ins w:id="50" w:author="Ryne Maloney-Risner" w:date="2026-09-25T21:07:00Z" w16du:dateUtc="2026-09-26T01:07:00Z">
        <w:r w:rsidRPr="001474D7">
          <w:rPr>
            <w:rFonts w:ascii="Georgia" w:hAnsi="Georgia"/>
          </w:rPr>
          <w:t xml:space="preserve">Conduct yearly interviews re: volunteer satisfaction </w:t>
        </w:r>
      </w:ins>
    </w:p>
    <w:p w14:paraId="408FA851" w14:textId="77777777" w:rsidR="0092618E" w:rsidRPr="001474D7" w:rsidRDefault="0092618E">
      <w:pPr>
        <w:pStyle w:val="Bullets"/>
        <w:rPr>
          <w:ins w:id="51" w:author="Ryne Maloney-Risner" w:date="2026-09-25T21:07:00Z" w16du:dateUtc="2026-09-26T01:07:00Z"/>
          <w:rFonts w:ascii="Georgia" w:hAnsi="Georgia"/>
        </w:rPr>
      </w:pPr>
      <w:ins w:id="52" w:author="Ryne Maloney-Risner" w:date="2026-09-25T21:07:00Z" w16du:dateUtc="2026-09-26T01:07:00Z">
        <w:r w:rsidRPr="001474D7">
          <w:rPr>
            <w:rFonts w:ascii="Georgia" w:hAnsi="Georgia"/>
          </w:rPr>
          <w:t xml:space="preserve">Keep tabs on volunteers on leaves of absence/ bereavement leave </w:t>
        </w:r>
      </w:ins>
    </w:p>
    <w:p w14:paraId="62390976" w14:textId="77777777" w:rsidR="0092618E" w:rsidRPr="001474D7" w:rsidRDefault="0092618E">
      <w:pPr>
        <w:pStyle w:val="Bullets"/>
        <w:rPr>
          <w:ins w:id="53" w:author="Ryne Maloney-Risner" w:date="2026-09-25T21:07:00Z" w16du:dateUtc="2026-09-26T01:07:00Z"/>
          <w:rFonts w:ascii="Georgia" w:hAnsi="Georgia"/>
        </w:rPr>
      </w:pPr>
      <w:ins w:id="54" w:author="Ryne Maloney-Risner" w:date="2026-09-25T21:07:00Z" w16du:dateUtc="2026-09-26T01:07:00Z">
        <w:r w:rsidRPr="001474D7">
          <w:rPr>
            <w:rFonts w:ascii="Georgia" w:hAnsi="Georgia"/>
          </w:rPr>
          <w:t xml:space="preserve">Coordinate office volunteers’ shift assignments </w:t>
        </w:r>
      </w:ins>
    </w:p>
    <w:p w14:paraId="412CCC22" w14:textId="77777777" w:rsidR="0092618E" w:rsidRPr="001474D7" w:rsidRDefault="0092618E">
      <w:pPr>
        <w:pStyle w:val="Bullets"/>
        <w:rPr>
          <w:ins w:id="55" w:author="Ryne Maloney-Risner" w:date="2026-09-25T21:07:00Z" w16du:dateUtc="2026-09-26T01:07:00Z"/>
          <w:rFonts w:ascii="Georgia" w:hAnsi="Georgia"/>
        </w:rPr>
      </w:pPr>
      <w:ins w:id="56" w:author="Ryne Maloney-Risner" w:date="2026-09-25T21:07:00Z" w16du:dateUtc="2026-09-26T01:07:00Z">
        <w:r w:rsidRPr="001474D7">
          <w:rPr>
            <w:rFonts w:ascii="Georgia" w:hAnsi="Georgia"/>
          </w:rPr>
          <w:t xml:space="preserve">Recruit internal and external volunteers for specific assignments </w:t>
        </w:r>
      </w:ins>
    </w:p>
    <w:p w14:paraId="6EA00D24" w14:textId="77777777" w:rsidR="0092618E" w:rsidRPr="001474D7" w:rsidRDefault="0092618E">
      <w:pPr>
        <w:pStyle w:val="Bullets"/>
        <w:rPr>
          <w:ins w:id="57" w:author="Ryne Maloney-Risner" w:date="2026-09-25T21:07:00Z" w16du:dateUtc="2026-09-26T01:07:00Z"/>
          <w:rFonts w:ascii="Georgia" w:hAnsi="Georgia"/>
        </w:rPr>
      </w:pPr>
      <w:ins w:id="58" w:author="Ryne Maloney-Risner" w:date="2026-09-25T21:07:00Z" w16du:dateUtc="2026-09-26T01:07:00Z">
        <w:r w:rsidRPr="001474D7">
          <w:rPr>
            <w:rFonts w:ascii="Georgia" w:hAnsi="Georgia"/>
          </w:rPr>
          <w:t xml:space="preserve">Ensure the development and/or maintenance of job descriptions for all hospice volunteers </w:t>
        </w:r>
      </w:ins>
    </w:p>
    <w:p w14:paraId="0D250149" w14:textId="77777777" w:rsidR="0092618E" w:rsidRPr="001474D7" w:rsidRDefault="0092618E">
      <w:pPr>
        <w:rPr>
          <w:ins w:id="59" w:author="Ryne Maloney-Risner" w:date="2026-09-25T21:07:00Z" w16du:dateUtc="2026-09-26T01:07:00Z"/>
          <w:rFonts w:ascii="Georgia" w:hAnsi="Georgia"/>
        </w:rPr>
      </w:pPr>
    </w:p>
    <w:p w14:paraId="5FAF13E0" w14:textId="77777777" w:rsidR="0092618E" w:rsidRPr="001474D7" w:rsidRDefault="0092618E">
      <w:pPr>
        <w:numPr>
          <w:ilvl w:val="0"/>
          <w:numId w:val="4"/>
        </w:numPr>
        <w:rPr>
          <w:ins w:id="60" w:author="Ryne Maloney-Risner" w:date="2026-09-25T21:07:00Z" w16du:dateUtc="2026-09-26T01:07:00Z"/>
          <w:rFonts w:ascii="Georgia" w:hAnsi="Georgia"/>
        </w:rPr>
      </w:pPr>
      <w:ins w:id="61" w:author="Ryne Maloney-Risner" w:date="2026-09-25T21:07:00Z" w16du:dateUtc="2026-09-26T01:07:00Z">
        <w:r w:rsidRPr="001474D7">
          <w:rPr>
            <w:rFonts w:ascii="Georgia" w:hAnsi="Georgia"/>
          </w:rPr>
          <w:t xml:space="preserve">Plan and execute all volunteer appreciation events </w:t>
        </w:r>
      </w:ins>
    </w:p>
    <w:p w14:paraId="5A9A67B8" w14:textId="77777777" w:rsidR="0092618E" w:rsidRPr="001474D7" w:rsidRDefault="0092618E">
      <w:pPr>
        <w:pStyle w:val="Bullets"/>
        <w:rPr>
          <w:ins w:id="62" w:author="Ryne Maloney-Risner" w:date="2026-09-25T21:07:00Z" w16du:dateUtc="2026-09-26T01:07:00Z"/>
          <w:rFonts w:ascii="Georgia" w:hAnsi="Georgia"/>
        </w:rPr>
      </w:pPr>
      <w:ins w:id="63" w:author="Ryne Maloney-Risner" w:date="2026-09-25T21:07:00Z" w16du:dateUtc="2026-09-26T01:07:00Z">
        <w:r w:rsidRPr="001474D7">
          <w:rPr>
            <w:rFonts w:ascii="Georgia" w:hAnsi="Georgia"/>
          </w:rPr>
          <w:t xml:space="preserve">Plan volunteer appreciation events </w:t>
        </w:r>
      </w:ins>
    </w:p>
    <w:p w14:paraId="7089D488" w14:textId="77777777" w:rsidR="0092618E" w:rsidRPr="001474D7" w:rsidRDefault="0092618E">
      <w:pPr>
        <w:pStyle w:val="Bullets"/>
        <w:rPr>
          <w:ins w:id="64" w:author="Ryne Maloney-Risner" w:date="2026-09-25T21:07:00Z" w16du:dateUtc="2026-09-26T01:07:00Z"/>
          <w:rFonts w:ascii="Georgia" w:hAnsi="Georgia"/>
        </w:rPr>
      </w:pPr>
      <w:ins w:id="65" w:author="Ryne Maloney-Risner" w:date="2026-09-25T21:07:00Z" w16du:dateUtc="2026-09-26T01:07:00Z">
        <w:r w:rsidRPr="001474D7">
          <w:rPr>
            <w:rFonts w:ascii="Georgia" w:hAnsi="Georgia"/>
          </w:rPr>
          <w:t xml:space="preserve">Write submissions and/or coordinate volunteer submissions to the newsletter </w:t>
        </w:r>
      </w:ins>
    </w:p>
    <w:p w14:paraId="72AB6BAD" w14:textId="77777777" w:rsidR="0092618E" w:rsidRPr="001474D7" w:rsidRDefault="0092618E">
      <w:pPr>
        <w:pStyle w:val="Bullets"/>
        <w:rPr>
          <w:ins w:id="66" w:author="Ryne Maloney-Risner" w:date="2026-09-25T21:07:00Z" w16du:dateUtc="2026-09-26T01:07:00Z"/>
          <w:rFonts w:ascii="Georgia" w:hAnsi="Georgia"/>
        </w:rPr>
      </w:pPr>
      <w:ins w:id="67" w:author="Ryne Maloney-Risner" w:date="2026-09-25T21:07:00Z" w16du:dateUtc="2026-09-26T01:07:00Z">
        <w:r w:rsidRPr="001474D7">
          <w:rPr>
            <w:rFonts w:ascii="Georgia" w:hAnsi="Georgia"/>
          </w:rPr>
          <w:t xml:space="preserve">Manage volunteer appreciation budget </w:t>
        </w:r>
      </w:ins>
    </w:p>
    <w:p w14:paraId="354EB8DF" w14:textId="77777777" w:rsidR="0092618E" w:rsidRPr="001474D7" w:rsidRDefault="0092618E">
      <w:pPr>
        <w:pStyle w:val="Bullets"/>
        <w:rPr>
          <w:ins w:id="68" w:author="Ryne Maloney-Risner" w:date="2026-09-25T21:07:00Z" w16du:dateUtc="2026-09-26T01:07:00Z"/>
          <w:rFonts w:ascii="Georgia" w:hAnsi="Georgia"/>
        </w:rPr>
      </w:pPr>
      <w:ins w:id="69" w:author="Ryne Maloney-Risner" w:date="2026-09-25T21:07:00Z" w16du:dateUtc="2026-09-26T01:07:00Z">
        <w:r w:rsidRPr="001474D7">
          <w:rPr>
            <w:rFonts w:ascii="Georgia" w:hAnsi="Georgia"/>
          </w:rPr>
          <w:t xml:space="preserve">Develop new, innovative ways to show appreciation to volunteers </w:t>
        </w:r>
      </w:ins>
    </w:p>
    <w:p w14:paraId="28170194" w14:textId="77777777" w:rsidR="0092618E" w:rsidRPr="001474D7" w:rsidRDefault="0092618E">
      <w:pPr>
        <w:rPr>
          <w:ins w:id="70" w:author="Ryne Maloney-Risner" w:date="2026-09-25T21:07:00Z" w16du:dateUtc="2026-09-26T01:07:00Z"/>
          <w:rFonts w:ascii="Georgia" w:hAnsi="Georgia"/>
        </w:rPr>
      </w:pPr>
    </w:p>
    <w:p w14:paraId="15A457F2" w14:textId="77777777" w:rsidR="0092618E" w:rsidRPr="001474D7" w:rsidRDefault="0092618E">
      <w:pPr>
        <w:numPr>
          <w:ilvl w:val="0"/>
          <w:numId w:val="4"/>
        </w:numPr>
        <w:rPr>
          <w:ins w:id="71" w:author="Ryne Maloney-Risner" w:date="2026-09-25T21:07:00Z" w16du:dateUtc="2026-09-26T01:07:00Z"/>
          <w:rFonts w:ascii="Georgia" w:hAnsi="Georgia"/>
        </w:rPr>
      </w:pPr>
      <w:ins w:id="72" w:author="Ryne Maloney-Risner" w:date="2026-09-25T21:07:00Z" w16du:dateUtc="2026-09-26T01:07:00Z">
        <w:r w:rsidRPr="001474D7">
          <w:rPr>
            <w:rFonts w:ascii="Georgia" w:hAnsi="Georgia"/>
          </w:rPr>
          <w:t xml:space="preserve">Plan agency Remember and Celebrate event (annual memorial ceremony) </w:t>
        </w:r>
      </w:ins>
    </w:p>
    <w:p w14:paraId="5CCE95D6" w14:textId="77777777" w:rsidR="0092618E" w:rsidRPr="001474D7" w:rsidRDefault="0092618E">
      <w:pPr>
        <w:pStyle w:val="Bullets"/>
        <w:rPr>
          <w:ins w:id="73" w:author="Ryne Maloney-Risner" w:date="2026-09-25T21:07:00Z" w16du:dateUtc="2026-09-26T01:07:00Z"/>
          <w:rFonts w:ascii="Georgia" w:hAnsi="Georgia"/>
        </w:rPr>
      </w:pPr>
      <w:ins w:id="74" w:author="Ryne Maloney-Risner" w:date="2026-09-25T21:07:00Z" w16du:dateUtc="2026-09-26T01:07:00Z">
        <w:r w:rsidRPr="001474D7">
          <w:rPr>
            <w:rFonts w:ascii="Georgia" w:hAnsi="Georgia"/>
          </w:rPr>
          <w:t xml:space="preserve">Recruit volunteers and/or service consumers for committee </w:t>
        </w:r>
      </w:ins>
    </w:p>
    <w:p w14:paraId="7C57120C" w14:textId="77777777" w:rsidR="0092618E" w:rsidRPr="001474D7" w:rsidRDefault="0092618E">
      <w:pPr>
        <w:pStyle w:val="Bullets"/>
        <w:rPr>
          <w:ins w:id="75" w:author="Ryne Maloney-Risner" w:date="2026-09-25T21:07:00Z" w16du:dateUtc="2026-09-26T01:07:00Z"/>
          <w:rFonts w:ascii="Georgia" w:hAnsi="Georgia"/>
        </w:rPr>
      </w:pPr>
      <w:ins w:id="76" w:author="Ryne Maloney-Risner" w:date="2026-09-25T21:07:00Z" w16du:dateUtc="2026-09-26T01:07:00Z">
        <w:r w:rsidRPr="001474D7">
          <w:rPr>
            <w:rFonts w:ascii="Georgia" w:hAnsi="Georgia"/>
          </w:rPr>
          <w:t xml:space="preserve">Plan annual memorial event, including invitations, preparation of lists of deceased clients, preparation of Memory Book for memorial etc. </w:t>
        </w:r>
      </w:ins>
    </w:p>
    <w:p w14:paraId="335C585C" w14:textId="77777777" w:rsidR="0092618E" w:rsidRPr="001474D7" w:rsidRDefault="0092618E">
      <w:pPr>
        <w:pStyle w:val="Bullets"/>
        <w:rPr>
          <w:ins w:id="77" w:author="Ryne Maloney-Risner" w:date="2026-09-25T21:07:00Z" w16du:dateUtc="2026-09-26T01:07:00Z"/>
          <w:rFonts w:ascii="Georgia" w:hAnsi="Georgia"/>
        </w:rPr>
      </w:pPr>
      <w:ins w:id="78" w:author="Ryne Maloney-Risner" w:date="2026-09-25T21:07:00Z" w16du:dateUtc="2026-09-26T01:07:00Z">
        <w:r w:rsidRPr="001474D7">
          <w:rPr>
            <w:rFonts w:ascii="Georgia" w:hAnsi="Georgia"/>
          </w:rPr>
          <w:t xml:space="preserve">Manage budget for the event </w:t>
        </w:r>
      </w:ins>
    </w:p>
    <w:p w14:paraId="78B6A0F4" w14:textId="77777777" w:rsidR="0092618E" w:rsidRPr="001474D7" w:rsidRDefault="0092618E">
      <w:pPr>
        <w:pStyle w:val="Bullets"/>
        <w:rPr>
          <w:ins w:id="79" w:author="Ryne Maloney-Risner" w:date="2026-09-25T21:07:00Z" w16du:dateUtc="2026-09-26T01:07:00Z"/>
          <w:rFonts w:ascii="Georgia" w:hAnsi="Georgia"/>
        </w:rPr>
      </w:pPr>
      <w:ins w:id="80" w:author="Ryne Maloney-Risner" w:date="2026-09-25T21:07:00Z" w16du:dateUtc="2026-09-26T01:07:00Z">
        <w:r w:rsidRPr="001474D7">
          <w:rPr>
            <w:rFonts w:ascii="Georgia" w:hAnsi="Georgia"/>
          </w:rPr>
          <w:t xml:space="preserve">Evaluate the event </w:t>
        </w:r>
      </w:ins>
    </w:p>
    <w:p w14:paraId="1149A130" w14:textId="77777777" w:rsidR="0092618E" w:rsidRDefault="0092618E">
      <w:pPr>
        <w:rPr>
          <w:ins w:id="81" w:author="Ryne Maloney-Risner" w:date="2026-09-25T21:07:00Z" w16du:dateUtc="2026-09-26T01:07:00Z"/>
          <w:rFonts w:ascii="Georgia" w:hAnsi="Georgia"/>
        </w:rPr>
      </w:pPr>
    </w:p>
    <w:p w14:paraId="50B95B2B" w14:textId="77777777" w:rsidR="001474D7" w:rsidRDefault="001474D7">
      <w:pPr>
        <w:rPr>
          <w:ins w:id="82" w:author="Ryne Maloney-Risner" w:date="2026-09-25T21:07:00Z" w16du:dateUtc="2026-09-26T01:07:00Z"/>
          <w:rFonts w:ascii="Georgia" w:hAnsi="Georgia"/>
        </w:rPr>
      </w:pPr>
    </w:p>
    <w:p w14:paraId="71EB6B51" w14:textId="77777777" w:rsidR="001474D7" w:rsidRDefault="001474D7">
      <w:pPr>
        <w:rPr>
          <w:ins w:id="83" w:author="Ryne Maloney-Risner" w:date="2026-09-25T21:07:00Z" w16du:dateUtc="2026-09-26T01:07:00Z"/>
          <w:rFonts w:ascii="Georgia" w:hAnsi="Georgia"/>
        </w:rPr>
      </w:pPr>
    </w:p>
    <w:p w14:paraId="6F80F570" w14:textId="77777777" w:rsidR="001474D7" w:rsidRPr="001474D7" w:rsidRDefault="001474D7">
      <w:pPr>
        <w:rPr>
          <w:ins w:id="84" w:author="Ryne Maloney-Risner" w:date="2026-09-25T21:07:00Z" w16du:dateUtc="2026-09-26T01:07:00Z"/>
          <w:rFonts w:ascii="Georgia" w:hAnsi="Georgia"/>
        </w:rPr>
      </w:pPr>
    </w:p>
    <w:p w14:paraId="4154C2FF" w14:textId="77777777" w:rsidR="0092618E" w:rsidRPr="001474D7" w:rsidRDefault="0092618E">
      <w:pPr>
        <w:numPr>
          <w:ilvl w:val="0"/>
          <w:numId w:val="4"/>
        </w:numPr>
        <w:rPr>
          <w:ins w:id="85" w:author="Ryne Maloney-Risner" w:date="2026-09-25T21:07:00Z" w16du:dateUtc="2026-09-26T01:07:00Z"/>
          <w:rFonts w:ascii="Georgia" w:hAnsi="Georgia"/>
        </w:rPr>
      </w:pPr>
      <w:ins w:id="86" w:author="Ryne Maloney-Risner" w:date="2026-09-25T21:07:00Z" w16du:dateUtc="2026-09-26T01:07:00Z">
        <w:r w:rsidRPr="001474D7">
          <w:rPr>
            <w:rFonts w:ascii="Georgia" w:hAnsi="Georgia"/>
          </w:rPr>
          <w:lastRenderedPageBreak/>
          <w:t xml:space="preserve">Maintain volunteer lists, statistics, and forms. </w:t>
        </w:r>
      </w:ins>
    </w:p>
    <w:p w14:paraId="6BC98D78" w14:textId="77777777" w:rsidR="0092618E" w:rsidRPr="001474D7" w:rsidRDefault="0092618E">
      <w:pPr>
        <w:pStyle w:val="Bullets"/>
        <w:rPr>
          <w:ins w:id="87" w:author="Ryne Maloney-Risner" w:date="2026-09-25T21:07:00Z" w16du:dateUtc="2026-09-26T01:07:00Z"/>
          <w:rFonts w:ascii="Georgia" w:hAnsi="Georgia"/>
        </w:rPr>
      </w:pPr>
      <w:ins w:id="88" w:author="Ryne Maloney-Risner" w:date="2026-09-25T21:07:00Z" w16du:dateUtc="2026-09-26T01:07:00Z">
        <w:r w:rsidRPr="001474D7">
          <w:rPr>
            <w:rFonts w:ascii="Georgia" w:hAnsi="Georgia"/>
          </w:rPr>
          <w:t xml:space="preserve">Maintain computerized volunteer address and phone lists - distribute regularly to staff </w:t>
        </w:r>
      </w:ins>
    </w:p>
    <w:p w14:paraId="2E4536D2" w14:textId="77777777" w:rsidR="0092618E" w:rsidRPr="001474D7" w:rsidRDefault="0092618E">
      <w:pPr>
        <w:pStyle w:val="Bullets"/>
        <w:rPr>
          <w:ins w:id="89" w:author="Ryne Maloney-Risner" w:date="2026-09-25T21:07:00Z" w16du:dateUtc="2026-09-26T01:07:00Z"/>
          <w:rFonts w:ascii="Georgia" w:hAnsi="Georgia"/>
        </w:rPr>
      </w:pPr>
      <w:ins w:id="90" w:author="Ryne Maloney-Risner" w:date="2026-09-25T21:07:00Z" w16du:dateUtc="2026-09-26T01:07:00Z">
        <w:r w:rsidRPr="001474D7">
          <w:rPr>
            <w:rFonts w:ascii="Georgia" w:hAnsi="Georgia"/>
          </w:rPr>
          <w:t xml:space="preserve">Collect statistics re: volunteer recruitment, attrition, appreciation </w:t>
        </w:r>
      </w:ins>
    </w:p>
    <w:p w14:paraId="3054E44A" w14:textId="77777777" w:rsidR="0092618E" w:rsidRPr="001474D7" w:rsidRDefault="0092618E">
      <w:pPr>
        <w:pStyle w:val="Bullets"/>
        <w:rPr>
          <w:ins w:id="91" w:author="Ryne Maloney-Risner" w:date="2026-09-25T21:07:00Z" w16du:dateUtc="2026-09-26T01:07:00Z"/>
          <w:rFonts w:ascii="Georgia" w:hAnsi="Georgia"/>
        </w:rPr>
      </w:pPr>
      <w:ins w:id="92" w:author="Ryne Maloney-Risner" w:date="2026-09-25T21:07:00Z" w16du:dateUtc="2026-09-26T01:07:00Z">
        <w:r w:rsidRPr="001474D7">
          <w:rPr>
            <w:rFonts w:ascii="Georgia" w:hAnsi="Georgia"/>
          </w:rPr>
          <w:t xml:space="preserve">Review current forms &amp; develop new forms as appropriate </w:t>
        </w:r>
      </w:ins>
    </w:p>
    <w:p w14:paraId="43C6C818" w14:textId="77777777" w:rsidR="0092618E" w:rsidRPr="001474D7" w:rsidRDefault="0092618E">
      <w:pPr>
        <w:rPr>
          <w:ins w:id="93" w:author="Ryne Maloney-Risner" w:date="2026-09-25T21:07:00Z" w16du:dateUtc="2026-09-26T01:07:00Z"/>
          <w:rFonts w:ascii="Georgia" w:hAnsi="Georgia"/>
        </w:rPr>
      </w:pPr>
    </w:p>
    <w:p w14:paraId="3BF7190F" w14:textId="77777777" w:rsidR="0092618E" w:rsidRPr="001474D7" w:rsidRDefault="0092618E">
      <w:pPr>
        <w:numPr>
          <w:ilvl w:val="0"/>
          <w:numId w:val="4"/>
        </w:numPr>
        <w:rPr>
          <w:ins w:id="94" w:author="Ryne Maloney-Risner" w:date="2026-09-25T21:07:00Z" w16du:dateUtc="2026-09-26T01:07:00Z"/>
          <w:rFonts w:ascii="Georgia" w:hAnsi="Georgia"/>
        </w:rPr>
      </w:pPr>
      <w:ins w:id="95" w:author="Ryne Maloney-Risner" w:date="2026-09-25T21:07:00Z" w16du:dateUtc="2026-09-26T01:07:00Z">
        <w:r w:rsidRPr="001474D7">
          <w:rPr>
            <w:rFonts w:ascii="Georgia" w:hAnsi="Georgia"/>
          </w:rPr>
          <w:t xml:space="preserve">Represent the organization at volunteer coordinator events </w:t>
        </w:r>
      </w:ins>
    </w:p>
    <w:p w14:paraId="11893436" w14:textId="77777777" w:rsidR="0092618E" w:rsidRPr="001474D7" w:rsidRDefault="0092618E">
      <w:pPr>
        <w:pStyle w:val="Bullets"/>
        <w:rPr>
          <w:ins w:id="96" w:author="Ryne Maloney-Risner" w:date="2026-09-25T21:07:00Z" w16du:dateUtc="2026-09-26T01:07:00Z"/>
          <w:rFonts w:ascii="Georgia" w:hAnsi="Georgia"/>
        </w:rPr>
      </w:pPr>
      <w:ins w:id="97" w:author="Ryne Maloney-Risner" w:date="2026-09-25T21:07:00Z" w16du:dateUtc="2026-09-26T01:07:00Z">
        <w:r w:rsidRPr="001474D7">
          <w:rPr>
            <w:rFonts w:ascii="Georgia" w:hAnsi="Georgia"/>
          </w:rPr>
          <w:t xml:space="preserve">Attend volunteer coordinators’ network meetings </w:t>
        </w:r>
      </w:ins>
    </w:p>
    <w:p w14:paraId="57A4B456" w14:textId="77777777" w:rsidR="0092618E" w:rsidRPr="001474D7" w:rsidRDefault="0092618E">
      <w:pPr>
        <w:rPr>
          <w:ins w:id="98" w:author="Ryne Maloney-Risner" w:date="2026-09-25T21:07:00Z" w16du:dateUtc="2026-09-26T01:07:00Z"/>
          <w:rFonts w:ascii="Georgia" w:hAnsi="Georgia"/>
        </w:rPr>
      </w:pPr>
    </w:p>
    <w:p w14:paraId="64A73456" w14:textId="77777777" w:rsidR="0092618E" w:rsidRPr="001474D7" w:rsidRDefault="0092618E">
      <w:pPr>
        <w:numPr>
          <w:ilvl w:val="0"/>
          <w:numId w:val="4"/>
        </w:numPr>
        <w:rPr>
          <w:ins w:id="99" w:author="Ryne Maloney-Risner" w:date="2026-09-25T21:07:00Z" w16du:dateUtc="2026-09-26T01:07:00Z"/>
          <w:rFonts w:ascii="Georgia" w:hAnsi="Georgia"/>
        </w:rPr>
      </w:pPr>
      <w:ins w:id="100" w:author="Ryne Maloney-Risner" w:date="2026-09-25T21:07:00Z" w16du:dateUtc="2026-09-26T01:07:00Z">
        <w:r w:rsidRPr="001474D7">
          <w:rPr>
            <w:rFonts w:ascii="Georgia" w:hAnsi="Georgia"/>
          </w:rPr>
          <w:t xml:space="preserve">Participate in Continuous Quality Improvement (CQI) initiatives by </w:t>
        </w:r>
      </w:ins>
    </w:p>
    <w:p w14:paraId="7D8FB310" w14:textId="77777777" w:rsidR="0092618E" w:rsidRPr="001474D7" w:rsidRDefault="0092618E">
      <w:pPr>
        <w:pStyle w:val="Bullets"/>
        <w:rPr>
          <w:ins w:id="101" w:author="Ryne Maloney-Risner" w:date="2026-09-25T21:07:00Z" w16du:dateUtc="2026-09-26T01:07:00Z"/>
          <w:rFonts w:ascii="Georgia" w:hAnsi="Georgia"/>
        </w:rPr>
      </w:pPr>
      <w:ins w:id="102" w:author="Ryne Maloney-Risner" w:date="2026-09-25T21:07:00Z" w16du:dateUtc="2026-09-26T01:07:00Z">
        <w:r w:rsidRPr="001474D7">
          <w:rPr>
            <w:rFonts w:ascii="Georgia" w:hAnsi="Georgia"/>
          </w:rPr>
          <w:t xml:space="preserve">Identifying areas for quality improvement related to education and volunteer management, and implement changes where appropriate </w:t>
        </w:r>
      </w:ins>
    </w:p>
    <w:p w14:paraId="0CD55544" w14:textId="77777777" w:rsidR="0092618E" w:rsidRPr="001474D7" w:rsidRDefault="0092618E">
      <w:pPr>
        <w:pStyle w:val="Bullets"/>
        <w:rPr>
          <w:ins w:id="103" w:author="Ryne Maloney-Risner" w:date="2026-09-25T21:07:00Z" w16du:dateUtc="2026-09-26T01:07:00Z"/>
          <w:rFonts w:ascii="Georgia" w:hAnsi="Georgia"/>
        </w:rPr>
      </w:pPr>
      <w:ins w:id="104" w:author="Ryne Maloney-Risner" w:date="2026-09-25T21:07:00Z" w16du:dateUtc="2026-09-26T01:07:00Z">
        <w:r w:rsidRPr="001474D7">
          <w:rPr>
            <w:rFonts w:ascii="Georgia" w:hAnsi="Georgia"/>
          </w:rPr>
          <w:t xml:space="preserve">Participate in staff meetings and program development meetings </w:t>
        </w:r>
      </w:ins>
    </w:p>
    <w:p w14:paraId="6F34CD1E" w14:textId="77777777" w:rsidR="0092618E" w:rsidRPr="001474D7" w:rsidRDefault="0092618E">
      <w:pPr>
        <w:pStyle w:val="Bullets"/>
        <w:rPr>
          <w:ins w:id="105" w:author="Ryne Maloney-Risner" w:date="2026-09-25T21:07:00Z" w16du:dateUtc="2026-09-26T01:07:00Z"/>
          <w:rFonts w:ascii="Georgia" w:hAnsi="Georgia"/>
        </w:rPr>
      </w:pPr>
      <w:ins w:id="106" w:author="Ryne Maloney-Risner" w:date="2026-09-25T21:07:00Z" w16du:dateUtc="2026-09-26T01:07:00Z">
        <w:r w:rsidRPr="001474D7">
          <w:rPr>
            <w:rFonts w:ascii="Georgia" w:hAnsi="Georgia"/>
          </w:rPr>
          <w:t xml:space="preserve">Participate in regular supervision meetings with Executive Director </w:t>
        </w:r>
      </w:ins>
    </w:p>
    <w:p w14:paraId="57ADF9AC" w14:textId="77777777" w:rsidR="0092618E" w:rsidRPr="001474D7" w:rsidRDefault="0092618E">
      <w:pPr>
        <w:rPr>
          <w:ins w:id="107" w:author="Ryne Maloney-Risner" w:date="2026-09-25T21:07:00Z" w16du:dateUtc="2026-09-26T01:07:00Z"/>
          <w:rFonts w:ascii="Georgia" w:hAnsi="Georgia"/>
        </w:rPr>
      </w:pPr>
    </w:p>
    <w:p w14:paraId="48502C67" w14:textId="77777777" w:rsidR="0092618E" w:rsidRPr="001474D7" w:rsidRDefault="0092618E">
      <w:pPr>
        <w:pStyle w:val="BarLine"/>
        <w:rPr>
          <w:ins w:id="108" w:author="Ryne Maloney-Risner" w:date="2026-09-25T21:07:00Z" w16du:dateUtc="2026-09-26T01:07:00Z"/>
          <w:rFonts w:ascii="Georgia" w:hAnsi="Georgia"/>
        </w:rPr>
      </w:pPr>
      <w:ins w:id="109" w:author="Ryne Maloney-Risner" w:date="2026-09-25T21:07:00Z" w16du:dateUtc="2026-09-26T01:07:00Z">
        <w:r w:rsidRPr="001474D7">
          <w:rPr>
            <w:rFonts w:ascii="Georgia" w:hAnsi="Georgia"/>
          </w:rPr>
          <w:t>Qualifications</w:t>
        </w:r>
      </w:ins>
    </w:p>
    <w:p w14:paraId="46C43AFE" w14:textId="77777777" w:rsidR="0092618E" w:rsidRPr="001474D7" w:rsidRDefault="0092618E">
      <w:pPr>
        <w:rPr>
          <w:ins w:id="110" w:author="Ryne Maloney-Risner" w:date="2026-09-25T21:07:00Z" w16du:dateUtc="2026-09-26T01:07:00Z"/>
          <w:rFonts w:ascii="Georgia" w:hAnsi="Georgia"/>
        </w:rPr>
      </w:pPr>
    </w:p>
    <w:p w14:paraId="7117F85D" w14:textId="77777777" w:rsidR="0092618E" w:rsidRPr="001474D7" w:rsidRDefault="0092618E">
      <w:pPr>
        <w:pStyle w:val="Bullets"/>
        <w:rPr>
          <w:ins w:id="111" w:author="Ryne Maloney-Risner" w:date="2026-09-25T21:07:00Z" w16du:dateUtc="2026-09-26T01:07:00Z"/>
          <w:rFonts w:ascii="Georgia" w:hAnsi="Georgia"/>
        </w:rPr>
      </w:pPr>
      <w:ins w:id="112" w:author="Ryne Maloney-Risner" w:date="2026-09-25T21:07:00Z" w16du:dateUtc="2026-09-26T01:07:00Z">
        <w:r w:rsidRPr="001474D7">
          <w:rPr>
            <w:rFonts w:ascii="Georgia" w:hAnsi="Georgia"/>
          </w:rPr>
          <w:t xml:space="preserve">A university degree or equivalent education and/or experience in adult education. </w:t>
        </w:r>
      </w:ins>
    </w:p>
    <w:p w14:paraId="3F9FFCAC" w14:textId="77777777" w:rsidR="0092618E" w:rsidRPr="001474D7" w:rsidRDefault="0092618E">
      <w:pPr>
        <w:pStyle w:val="Bullets"/>
        <w:rPr>
          <w:ins w:id="113" w:author="Ryne Maloney-Risner" w:date="2026-09-25T21:07:00Z" w16du:dateUtc="2026-09-26T01:07:00Z"/>
          <w:rFonts w:ascii="Georgia" w:hAnsi="Georgia"/>
        </w:rPr>
      </w:pPr>
      <w:ins w:id="114" w:author="Ryne Maloney-Risner" w:date="2026-09-25T21:07:00Z" w16du:dateUtc="2026-09-26T01:07:00Z">
        <w:r w:rsidRPr="001474D7">
          <w:rPr>
            <w:rFonts w:ascii="Georgia" w:hAnsi="Georgia"/>
          </w:rPr>
          <w:t xml:space="preserve">A certificate in the Management of Volunteers </w:t>
        </w:r>
      </w:ins>
    </w:p>
    <w:p w14:paraId="77AD3A1B" w14:textId="77777777" w:rsidR="0092618E" w:rsidRPr="001474D7" w:rsidRDefault="0092618E">
      <w:pPr>
        <w:pStyle w:val="Bullets"/>
        <w:rPr>
          <w:ins w:id="115" w:author="Ryne Maloney-Risner" w:date="2026-09-25T21:07:00Z" w16du:dateUtc="2026-09-26T01:07:00Z"/>
          <w:rFonts w:ascii="Georgia" w:hAnsi="Georgia"/>
        </w:rPr>
      </w:pPr>
      <w:ins w:id="116" w:author="Ryne Maloney-Risner" w:date="2026-09-25T21:07:00Z" w16du:dateUtc="2026-09-26T01:07:00Z">
        <w:r w:rsidRPr="001474D7">
          <w:rPr>
            <w:rFonts w:ascii="Georgia" w:hAnsi="Georgia"/>
          </w:rPr>
          <w:t xml:space="preserve">Strong computer skills </w:t>
        </w:r>
      </w:ins>
    </w:p>
    <w:p w14:paraId="4B9B2607" w14:textId="77777777" w:rsidR="0092618E" w:rsidRPr="001474D7" w:rsidRDefault="0092618E">
      <w:pPr>
        <w:pStyle w:val="Bullets"/>
        <w:rPr>
          <w:ins w:id="117" w:author="Ryne Maloney-Risner" w:date="2026-09-25T21:07:00Z" w16du:dateUtc="2026-09-26T01:07:00Z"/>
          <w:rFonts w:ascii="Georgia" w:hAnsi="Georgia"/>
        </w:rPr>
      </w:pPr>
      <w:ins w:id="118" w:author="Ryne Maloney-Risner" w:date="2026-09-25T21:07:00Z" w16du:dateUtc="2026-09-26T01:07:00Z">
        <w:r w:rsidRPr="001474D7">
          <w:rPr>
            <w:rFonts w:ascii="Georgia" w:hAnsi="Georgia"/>
          </w:rPr>
          <w:t xml:space="preserve">Excellent written and verbal communication skills  </w:t>
        </w:r>
      </w:ins>
    </w:p>
    <w:p w14:paraId="1A0EBCED" w14:textId="77777777" w:rsidR="0092618E" w:rsidRPr="001474D7" w:rsidRDefault="0092618E">
      <w:pPr>
        <w:pStyle w:val="Bullets"/>
        <w:rPr>
          <w:ins w:id="119" w:author="Ryne Maloney-Risner" w:date="2026-09-25T21:07:00Z" w16du:dateUtc="2026-09-26T01:07:00Z"/>
          <w:rFonts w:ascii="Georgia" w:hAnsi="Georgia"/>
        </w:rPr>
      </w:pPr>
      <w:ins w:id="120" w:author="Ryne Maloney-Risner" w:date="2026-09-25T21:07:00Z" w16du:dateUtc="2026-09-26T01:07:00Z">
        <w:r w:rsidRPr="001474D7">
          <w:rPr>
            <w:rFonts w:ascii="Georgia" w:hAnsi="Georgia"/>
          </w:rPr>
          <w:t xml:space="preserve">2 years or more years successful experience in-group facilitation and volunteer recruitment, training, and support </w:t>
        </w:r>
      </w:ins>
    </w:p>
    <w:p w14:paraId="42729688" w14:textId="77777777" w:rsidR="0092618E" w:rsidRPr="001474D7" w:rsidRDefault="0092618E">
      <w:pPr>
        <w:rPr>
          <w:ins w:id="121" w:author="Ryne Maloney-Risner" w:date="2026-09-25T21:07:00Z" w16du:dateUtc="2026-09-26T01:07:00Z"/>
          <w:rFonts w:ascii="Georgia" w:hAnsi="Georgia"/>
        </w:rPr>
      </w:pPr>
    </w:p>
    <w:p w14:paraId="4105AF5B" w14:textId="77777777" w:rsidR="0092618E" w:rsidRPr="001474D7" w:rsidRDefault="0092618E">
      <w:pPr>
        <w:rPr>
          <w:ins w:id="122" w:author="Ryne Maloney-Risner" w:date="2026-09-25T21:07:00Z" w16du:dateUtc="2026-09-26T01:07:00Z"/>
          <w:rFonts w:ascii="Georgia" w:hAnsi="Georgia"/>
        </w:rPr>
      </w:pPr>
    </w:p>
    <w:p w14:paraId="122508A2" w14:textId="77777777" w:rsidR="0092618E" w:rsidRPr="001474D7" w:rsidRDefault="0092618E">
      <w:pPr>
        <w:rPr>
          <w:ins w:id="123" w:author="Ryne Maloney-Risner" w:date="2026-09-25T21:07:00Z" w16du:dateUtc="2026-09-26T01:07:00Z"/>
          <w:rFonts w:ascii="Georgia" w:hAnsi="Georgia"/>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92618E" w:rsidRPr="001474D7" w14:paraId="0396B712" w14:textId="77777777">
        <w:trPr>
          <w:trHeight w:val="540"/>
          <w:ins w:id="124" w:author="Ryne Maloney-Risner" w:date="2026-09-25T21:07:00Z" w16du:dateUtc="2026-09-26T01:07:00Z"/>
        </w:trPr>
        <w:tc>
          <w:tcPr>
            <w:tcW w:w="9000" w:type="dxa"/>
          </w:tcPr>
          <w:p w14:paraId="31C8E8C6" w14:textId="77777777" w:rsidR="0092618E" w:rsidRPr="001474D7" w:rsidRDefault="0092618E">
            <w:pPr>
              <w:rPr>
                <w:ins w:id="125" w:author="Ryne Maloney-Risner" w:date="2026-09-25T21:07:00Z" w16du:dateUtc="2026-09-26T01:07:00Z"/>
                <w:rFonts w:ascii="Georgia" w:hAnsi="Georgia" w:cs="Arial"/>
                <w:i/>
                <w:iCs/>
                <w:color w:val="000000"/>
                <w:sz w:val="16"/>
                <w:szCs w:val="16"/>
              </w:rPr>
            </w:pPr>
            <w:ins w:id="126" w:author="Ryne Maloney-Risner" w:date="2026-09-25T21:07:00Z" w16du:dateUtc="2026-09-26T01:07:00Z">
              <w:r w:rsidRPr="001474D7">
                <w:rPr>
                  <w:rFonts w:ascii="Georgia" w:hAnsi="Georgia"/>
                  <w:i/>
                  <w:iCs/>
                  <w:sz w:val="14"/>
                  <w:szCs w:val="14"/>
                </w:rPr>
                <w:t>A national organization agreed to post this policy on www.hrcouncil.ca as part of the HR Toolkit. Sample policies are provided for reference only. Always consult current legislation in your jurisdiction to create policies and procedures for your organization</w:t>
              </w:r>
            </w:ins>
          </w:p>
        </w:tc>
      </w:tr>
    </w:tbl>
    <w:p w14:paraId="74347EE4" w14:textId="77777777" w:rsidR="00793065" w:rsidRDefault="00793065" w:rsidP="00793065">
      <w:pPr>
        <w:widowControl w:val="0"/>
        <w:autoSpaceDE w:val="0"/>
        <w:autoSpaceDN w:val="0"/>
        <w:adjustRightInd w:val="0"/>
        <w:spacing w:after="298" w:line="420" w:lineRule="atLeast"/>
        <w:rPr>
          <w:del w:id="127" w:author="Ryne Maloney-Risner" w:date="2026-09-25T21:07:00Z" w16du:dateUtc="2026-09-26T01:07:00Z"/>
          <w:rFonts w:ascii="Arial" w:hAnsi="Arial" w:cs="Arial"/>
          <w:b/>
          <w:bCs/>
        </w:rPr>
      </w:pPr>
      <w:del w:id="128" w:author="Ryne Maloney-Risner" w:date="2026-09-25T21:07:00Z" w16du:dateUtc="2026-09-26T01:07:00Z">
        <w:r w:rsidRPr="00793065">
          <w:rPr>
            <w:rFonts w:ascii="Arial" w:hAnsi="Arial" w:cs="Arial"/>
            <w:b/>
            <w:bCs/>
          </w:rPr>
          <w:delText>The Advantages of a Home Equity Loan</w:delText>
        </w:r>
      </w:del>
    </w:p>
    <w:p w14:paraId="1CF4E173" w14:textId="77777777" w:rsidR="00793065" w:rsidRPr="00793065" w:rsidRDefault="00793065" w:rsidP="00793065">
      <w:pPr>
        <w:widowControl w:val="0"/>
        <w:autoSpaceDE w:val="0"/>
        <w:autoSpaceDN w:val="0"/>
        <w:adjustRightInd w:val="0"/>
        <w:spacing w:after="298" w:line="420" w:lineRule="atLeast"/>
        <w:rPr>
          <w:del w:id="129" w:author="Ryne Maloney-Risner" w:date="2026-09-25T21:07:00Z" w16du:dateUtc="2026-09-26T01:07:00Z"/>
          <w:rFonts w:ascii="Arial" w:hAnsi="Arial" w:cs="Arial"/>
          <w:b/>
          <w:bCs/>
        </w:rPr>
      </w:pPr>
      <w:del w:id="130" w:author="Ryne Maloney-Risner" w:date="2026-09-25T21:07:00Z" w16du:dateUtc="2026-09-26T01:07:00Z">
        <w:r w:rsidRPr="00793065">
          <w:rPr>
            <w:rFonts w:ascii="Arial" w:hAnsi="Arial" w:cs="Arial"/>
            <w:b/>
            <w:bCs/>
            <w:color w:val="000000"/>
          </w:rPr>
          <w:delText>When getting a home equity loan it is important to find one that has the best terms that will work to your best advantage.</w:delText>
        </w:r>
      </w:del>
    </w:p>
    <w:p w14:paraId="7979AC8D" w14:textId="77777777" w:rsidR="00793065" w:rsidRPr="00793065" w:rsidRDefault="00793065" w:rsidP="00793065">
      <w:pPr>
        <w:pStyle w:val="ListParagraph"/>
        <w:widowControl w:val="0"/>
        <w:numPr>
          <w:ilvl w:val="0"/>
          <w:numId w:val="2"/>
        </w:numPr>
        <w:tabs>
          <w:tab w:val="left" w:pos="220"/>
          <w:tab w:val="left" w:pos="720"/>
        </w:tabs>
        <w:autoSpaceDE w:val="0"/>
        <w:autoSpaceDN w:val="0"/>
        <w:adjustRightInd w:val="0"/>
        <w:spacing w:line="460" w:lineRule="atLeast"/>
        <w:rPr>
          <w:del w:id="131" w:author="Ryne Maloney-Risner" w:date="2026-09-25T21:07:00Z" w16du:dateUtc="2026-09-26T01:07:00Z"/>
          <w:rFonts w:ascii="Arial" w:hAnsi="Arial" w:cs="Arial"/>
          <w:b/>
          <w:bCs/>
          <w:color w:val="000000"/>
        </w:rPr>
      </w:pPr>
      <w:del w:id="132" w:author="Ryne Maloney-Risner" w:date="2026-09-25T21:07:00Z" w16du:dateUtc="2026-09-26T01:07:00Z">
        <w:r w:rsidRPr="00793065">
          <w:rPr>
            <w:rFonts w:ascii="Arial" w:hAnsi="Arial" w:cs="Arial"/>
            <w:b/>
            <w:bCs/>
            <w:color w:val="000000"/>
          </w:rPr>
          <w:delText>A home equity loan is like having a second mortgage. For this reason, the interest rates are generally better than with many other types of loans. You are borrowing against the equity you have in your home when you get a home equity loan.  </w:delText>
        </w:r>
      </w:del>
    </w:p>
    <w:p w14:paraId="4BDD8AC4" w14:textId="77777777" w:rsidR="00793065" w:rsidRPr="00793065" w:rsidRDefault="00793065" w:rsidP="00793065">
      <w:pPr>
        <w:pStyle w:val="ListParagraph"/>
        <w:widowControl w:val="0"/>
        <w:numPr>
          <w:ilvl w:val="0"/>
          <w:numId w:val="2"/>
        </w:numPr>
        <w:tabs>
          <w:tab w:val="left" w:pos="220"/>
          <w:tab w:val="left" w:pos="720"/>
        </w:tabs>
        <w:autoSpaceDE w:val="0"/>
        <w:autoSpaceDN w:val="0"/>
        <w:adjustRightInd w:val="0"/>
        <w:spacing w:line="460" w:lineRule="atLeast"/>
        <w:rPr>
          <w:del w:id="133" w:author="Ryne Maloney-Risner" w:date="2026-09-25T21:07:00Z" w16du:dateUtc="2026-09-26T01:07:00Z"/>
          <w:rFonts w:ascii="Arial" w:hAnsi="Arial" w:cs="Arial"/>
          <w:b/>
          <w:bCs/>
          <w:color w:val="000000"/>
        </w:rPr>
      </w:pPr>
      <w:del w:id="134" w:author="Ryne Maloney-Risner" w:date="2026-09-25T21:07:00Z" w16du:dateUtc="2026-09-26T01:07:00Z">
        <w:r w:rsidRPr="00793065">
          <w:rPr>
            <w:rFonts w:ascii="Arial" w:hAnsi="Arial" w:cs="Arial"/>
            <w:b/>
            <w:bCs/>
            <w:color w:val="000000"/>
          </w:rPr>
          <w:delText>A common purpose for having a home equity loan is to consolidate existing debts, which may be furniture debts, clothing debts, or all kinds of credit card debts or to get money to make home improvements. Other reasons include having money for taking a vacation, buying a car, helping with college tuition and paying medical expenses.  </w:delText>
        </w:r>
      </w:del>
    </w:p>
    <w:p w14:paraId="0D21707A" w14:textId="77777777" w:rsidR="00793065" w:rsidRPr="00793065" w:rsidRDefault="00793065" w:rsidP="00793065">
      <w:pPr>
        <w:pStyle w:val="ListParagraph"/>
        <w:widowControl w:val="0"/>
        <w:numPr>
          <w:ilvl w:val="0"/>
          <w:numId w:val="2"/>
        </w:numPr>
        <w:tabs>
          <w:tab w:val="left" w:pos="220"/>
          <w:tab w:val="left" w:pos="720"/>
        </w:tabs>
        <w:autoSpaceDE w:val="0"/>
        <w:autoSpaceDN w:val="0"/>
        <w:adjustRightInd w:val="0"/>
        <w:spacing w:line="460" w:lineRule="atLeast"/>
        <w:rPr>
          <w:del w:id="135" w:author="Ryne Maloney-Risner" w:date="2026-09-25T21:07:00Z" w16du:dateUtc="2026-09-26T01:07:00Z"/>
          <w:rFonts w:ascii="Arial" w:hAnsi="Arial" w:cs="Arial"/>
          <w:b/>
          <w:bCs/>
          <w:color w:val="000000"/>
        </w:rPr>
      </w:pPr>
      <w:del w:id="136" w:author="Ryne Maloney-Risner" w:date="2026-09-25T21:07:00Z" w16du:dateUtc="2026-09-26T01:07:00Z">
        <w:r w:rsidRPr="00793065">
          <w:rPr>
            <w:rFonts w:ascii="Arial" w:hAnsi="Arial" w:cs="Arial"/>
            <w:b/>
            <w:bCs/>
            <w:color w:val="000000"/>
          </w:rPr>
          <w:delText>A very important reason to get a home equity loan is that the interest may be written off on federal income taxes. This write-off cannot be done with many other kinds of loans. To find out your own tax situation, be sure to consult with your accountant or tax adviser. Do not wait until you are filing your federal income taxes to find out as then it will be too late.  </w:delText>
        </w:r>
      </w:del>
    </w:p>
    <w:p w14:paraId="56E4A1AE" w14:textId="77777777" w:rsidR="00793065" w:rsidRPr="00793065" w:rsidRDefault="00793065" w:rsidP="00793065">
      <w:pPr>
        <w:pStyle w:val="ListParagraph"/>
        <w:widowControl w:val="0"/>
        <w:numPr>
          <w:ilvl w:val="0"/>
          <w:numId w:val="2"/>
        </w:numPr>
        <w:tabs>
          <w:tab w:val="left" w:pos="220"/>
          <w:tab w:val="left" w:pos="720"/>
        </w:tabs>
        <w:autoSpaceDE w:val="0"/>
        <w:autoSpaceDN w:val="0"/>
        <w:adjustRightInd w:val="0"/>
        <w:spacing w:line="460" w:lineRule="atLeast"/>
        <w:rPr>
          <w:del w:id="137" w:author="Ryne Maloney-Risner" w:date="2026-09-25T21:07:00Z" w16du:dateUtc="2026-09-26T01:07:00Z"/>
          <w:rFonts w:ascii="Arial" w:hAnsi="Arial" w:cs="Arial"/>
          <w:b/>
          <w:bCs/>
          <w:color w:val="000000"/>
        </w:rPr>
      </w:pPr>
      <w:del w:id="138" w:author="Ryne Maloney-Risner" w:date="2026-09-25T21:07:00Z" w16du:dateUtc="2026-09-26T01:07:00Z">
        <w:r w:rsidRPr="00793065">
          <w:rPr>
            <w:rFonts w:ascii="Arial" w:hAnsi="Arial" w:cs="Arial"/>
            <w:b/>
            <w:bCs/>
            <w:color w:val="000000"/>
          </w:rPr>
          <w:delText xml:space="preserve">A home equity loan has a fairly low interest rate. Contact a number of lenders in your area to see what kind of rate you can get, how long will the home equity loan last and </w:delText>
        </w:r>
        <w:r>
          <w:rPr>
            <w:rFonts w:ascii="Arial" w:hAnsi="Arial" w:cs="Arial"/>
            <w:b/>
            <w:bCs/>
            <w:color w:val="000000"/>
          </w:rPr>
          <w:delText>what will the interest rates be</w:delText>
        </w:r>
        <w:r w:rsidRPr="00793065">
          <w:rPr>
            <w:rFonts w:ascii="Arial" w:hAnsi="Arial" w:cs="Arial"/>
            <w:b/>
            <w:bCs/>
            <w:color w:val="000000"/>
          </w:rPr>
          <w:delText>? Weigh this information carefully. Both the length of the loan and the interest rate will have a major impact on how much the loan will ultimately cost you.  </w:delText>
        </w:r>
      </w:del>
    </w:p>
    <w:p w14:paraId="1C1B743E" w14:textId="77777777" w:rsidR="00793065" w:rsidRPr="00793065" w:rsidRDefault="00793065" w:rsidP="00793065">
      <w:pPr>
        <w:pStyle w:val="ListParagraph"/>
        <w:widowControl w:val="0"/>
        <w:numPr>
          <w:ilvl w:val="0"/>
          <w:numId w:val="2"/>
        </w:numPr>
        <w:tabs>
          <w:tab w:val="left" w:pos="220"/>
          <w:tab w:val="left" w:pos="720"/>
        </w:tabs>
        <w:autoSpaceDE w:val="0"/>
        <w:autoSpaceDN w:val="0"/>
        <w:adjustRightInd w:val="0"/>
        <w:spacing w:line="460" w:lineRule="atLeast"/>
        <w:rPr>
          <w:del w:id="139" w:author="Ryne Maloney-Risner" w:date="2026-09-25T21:07:00Z" w16du:dateUtc="2026-09-26T01:07:00Z"/>
          <w:rFonts w:ascii="Arial" w:hAnsi="Arial" w:cs="Arial"/>
          <w:b/>
          <w:bCs/>
          <w:color w:val="000000"/>
        </w:rPr>
      </w:pPr>
      <w:del w:id="140" w:author="Ryne Maloney-Risner" w:date="2026-09-25T21:07:00Z" w16du:dateUtc="2026-09-26T01:07:00Z">
        <w:r w:rsidRPr="00793065">
          <w:rPr>
            <w:rFonts w:ascii="Arial" w:hAnsi="Arial" w:cs="Arial"/>
            <w:b/>
            <w:bCs/>
            <w:color w:val="000000"/>
          </w:rPr>
          <w:delText>Any home equity loan that you get will place you in danger of losing your home if you should fall behind in the payments. Be sure that you can make the payments before you sign the loan papers. One of the greatest mistakes is to get a home equity loan to pay off your delinquent credit card debt. If you can't make your credit card payments, you may not be able to make your home equity payments. This could put your house in jeopardy.  </w:delText>
        </w:r>
      </w:del>
    </w:p>
    <w:p w14:paraId="644734CE" w14:textId="77777777" w:rsidR="00793065" w:rsidRPr="00793065" w:rsidRDefault="00793065" w:rsidP="00793065">
      <w:pPr>
        <w:pStyle w:val="ListParagraph"/>
        <w:widowControl w:val="0"/>
        <w:numPr>
          <w:ilvl w:val="0"/>
          <w:numId w:val="2"/>
        </w:numPr>
        <w:tabs>
          <w:tab w:val="left" w:pos="220"/>
          <w:tab w:val="left" w:pos="720"/>
        </w:tabs>
        <w:autoSpaceDE w:val="0"/>
        <w:autoSpaceDN w:val="0"/>
        <w:adjustRightInd w:val="0"/>
        <w:spacing w:line="460" w:lineRule="atLeast"/>
        <w:rPr>
          <w:del w:id="141" w:author="Ryne Maloney-Risner" w:date="2026-09-25T21:07:00Z" w16du:dateUtc="2026-09-26T01:07:00Z"/>
          <w:rFonts w:ascii="Arial" w:hAnsi="Arial" w:cs="Arial"/>
          <w:b/>
          <w:bCs/>
          <w:color w:val="000000"/>
        </w:rPr>
      </w:pPr>
      <w:del w:id="142" w:author="Ryne Maloney-Risner" w:date="2026-09-25T21:07:00Z" w16du:dateUtc="2026-09-26T01:07:00Z">
        <w:r w:rsidRPr="00793065">
          <w:rPr>
            <w:rFonts w:ascii="Arial" w:hAnsi="Arial" w:cs="Arial"/>
            <w:b/>
            <w:bCs/>
            <w:color w:val="000000"/>
          </w:rPr>
          <w:delText>Your home loan could possibly cover all your debts--as long as it doesn't go down in value and you are forced to move. You need to remain aware of the fact that it is possible to get into serious problems with a home equity loan. Your home equity loan should meet your specific needs and have terms that work to your best advantage.</w:delText>
        </w:r>
      </w:del>
    </w:p>
    <w:p w14:paraId="1AC1AB37" w14:textId="77777777" w:rsidR="000B200D" w:rsidRDefault="000B200D">
      <w:pPr>
        <w:rPr>
          <w:del w:id="143" w:author="Ryne Maloney-Risner" w:date="2026-09-25T21:07:00Z" w16du:dateUtc="2026-09-26T01:07:00Z"/>
          <w:rFonts w:ascii="Arial" w:hAnsi="Arial" w:cs="Arial"/>
        </w:rPr>
      </w:pPr>
    </w:p>
    <w:p w14:paraId="12D2116F" w14:textId="77777777" w:rsidR="00793065" w:rsidRPr="001474D7" w:rsidRDefault="00793065">
      <w:pPr>
        <w:rPr>
          <w:rFonts w:ascii="Georgia" w:hAnsi="Georgia"/>
          <w:rPrChange w:id="144" w:author="Ryne Maloney-Risner" w:date="2026-09-25T21:07:00Z" w16du:dateUtc="2026-09-26T01:07:00Z">
            <w:rPr>
              <w:rFonts w:ascii="Arial" w:hAnsi="Arial" w:cs="Arial"/>
              <w:b/>
            </w:rPr>
          </w:rPrChange>
        </w:rPr>
      </w:pPr>
      <w:del w:id="145" w:author="Ryne Maloney-Risner" w:date="2026-09-25T21:07:00Z" w16du:dateUtc="2026-09-26T01:07:00Z">
        <w:r w:rsidRPr="00793065">
          <w:rPr>
            <w:rFonts w:ascii="Arial" w:hAnsi="Arial" w:cs="Arial"/>
            <w:b/>
          </w:rPr>
          <w:delText>You can call Citadel Realty at 719-266-6003 to discuss what options would work best for your situation.</w:delText>
        </w:r>
      </w:del>
    </w:p>
    <w:sectPr w:rsidR="00793065" w:rsidRPr="001474D7">
      <w:headerReference w:type="even" r:id="rId7"/>
      <w:headerReference w:type="default" r:id="rId8"/>
      <w:footerReference w:type="default" r:id="rId9"/>
      <w:headerReference w:type="first" r:id="rId10"/>
      <w:footerReference w:type="first" r:id="rId11"/>
      <w:pgSz w:w="12240" w:h="15840"/>
      <w:pgMar w:top="1440" w:right="1800" w:bottom="1440" w:left="1800" w:header="450" w:footer="413" w:gutter="0"/>
      <w:cols w:space="720"/>
      <w:noEndnote w:val="0"/>
      <w:titlePg/>
      <w:sectPrChange w:id="173" w:author="Ryne Maloney-Risner" w:date="2026-09-25T21:07:00Z" w16du:dateUtc="2026-09-26T01:07:00Z">
        <w:sectPr w:rsidR="00793065" w:rsidRPr="001474D7">
          <w:pgMar w:top="1440" w:right="1800" w:bottom="1440" w:left="1800" w:header="720" w:footer="720" w:gutter="0"/>
          <w:noEndnote/>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235E02" w14:textId="77777777" w:rsidR="00F55F1F" w:rsidRDefault="00F55F1F" w:rsidP="0032727B">
      <w:r>
        <w:separator/>
      </w:r>
    </w:p>
  </w:endnote>
  <w:endnote w:type="continuationSeparator" w:id="0">
    <w:p w14:paraId="2DCEA4C9" w14:textId="77777777" w:rsidR="00F55F1F" w:rsidRDefault="00F55F1F" w:rsidP="0032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22E26" w14:textId="77777777" w:rsidR="004146C1" w:rsidRDefault="004146C1" w:rsidP="004146C1">
    <w:pPr>
      <w:jc w:val="center"/>
      <w:rPr>
        <w:ins w:id="153" w:author="Ryne Maloney-Risner" w:date="2026-09-25T21:07:00Z" w16du:dateUtc="2026-09-26T01:07:00Z"/>
        <w:iCs/>
        <w:sz w:val="14"/>
        <w:szCs w:val="14"/>
      </w:rPr>
    </w:pPr>
    <w:ins w:id="154" w:author="Ryne Maloney-Risner" w:date="2026-09-25T21:07:00Z" w16du:dateUtc="2026-09-26T01:07:00Z">
      <w:r>
        <w:rPr>
          <w:iCs/>
          <w:sz w:val="14"/>
          <w:szCs w:val="14"/>
        </w:rPr>
        <w:t>Provided</w:t>
      </w:r>
      <w:r w:rsidRPr="00A73F46">
        <w:rPr>
          <w:iCs/>
          <w:sz w:val="14"/>
          <w:szCs w:val="14"/>
        </w:rPr>
        <w:t xml:space="preserve"> for reference only. </w:t>
      </w:r>
      <w:r>
        <w:rPr>
          <w:iCs/>
          <w:sz w:val="14"/>
          <w:szCs w:val="14"/>
        </w:rPr>
        <w:br/>
      </w:r>
      <w:r w:rsidRPr="00A73F46">
        <w:rPr>
          <w:iCs/>
          <w:sz w:val="14"/>
          <w:szCs w:val="14"/>
        </w:rPr>
        <w:t>Always consult current legislation in your jurisdiction to create policies and procedures for your organization</w:t>
      </w:r>
      <w:r>
        <w:rPr>
          <w:iCs/>
          <w:sz w:val="14"/>
          <w:szCs w:val="14"/>
        </w:rPr>
        <w:t>.</w:t>
      </w:r>
    </w:ins>
  </w:p>
  <w:p w14:paraId="37D12399" w14:textId="77777777" w:rsidR="004146C1" w:rsidRDefault="004146C1" w:rsidP="004146C1">
    <w:pPr>
      <w:pStyle w:val="Footer"/>
      <w:tabs>
        <w:tab w:val="clear" w:pos="8640"/>
        <w:tab w:val="right" w:pos="9900"/>
      </w:tabs>
      <w:ind w:left="-720" w:right="-1254" w:hanging="540"/>
      <w:jc w:val="center"/>
      <w:rPr>
        <w:ins w:id="155" w:author="Ryne Maloney-Risner" w:date="2026-09-25T21:07:00Z" w16du:dateUtc="2026-09-26T01:07:00Z"/>
        <w:sz w:val="14"/>
        <w:szCs w:val="18"/>
      </w:rPr>
    </w:pPr>
  </w:p>
  <w:p w14:paraId="6D4F7C78" w14:textId="77777777" w:rsidR="004146C1" w:rsidRDefault="004146C1" w:rsidP="004146C1">
    <w:pPr>
      <w:pStyle w:val="Footer"/>
      <w:tabs>
        <w:tab w:val="clear" w:pos="8640"/>
        <w:tab w:val="right" w:pos="9900"/>
      </w:tabs>
      <w:ind w:left="-720" w:right="-1254" w:hanging="540"/>
      <w:jc w:val="center"/>
      <w:rPr>
        <w:ins w:id="156" w:author="Ryne Maloney-Risner" w:date="2026-09-25T21:07:00Z" w16du:dateUtc="2026-09-26T01:07:00Z"/>
        <w:rStyle w:val="PageNumber"/>
        <w:sz w:val="14"/>
      </w:rPr>
    </w:pPr>
    <w:ins w:id="157" w:author="Ryne Maloney-Risner" w:date="2026-09-25T21:07:00Z" w16du:dateUtc="2026-09-26T01:07:00Z">
      <w:r>
        <w:rPr>
          <w:sz w:val="14"/>
          <w:szCs w:val="18"/>
        </w:rPr>
        <w:t>HR Council for the Nonprofit Sector</w:t>
      </w:r>
    </w:ins>
  </w:p>
  <w:p w14:paraId="1947B486" w14:textId="77777777" w:rsidR="0032727B" w:rsidRDefault="004146C1" w:rsidP="004146C1">
    <w:pPr>
      <w:pStyle w:val="Footer"/>
      <w:tabs>
        <w:tab w:val="clear" w:pos="8640"/>
        <w:tab w:val="right" w:pos="9900"/>
      </w:tabs>
      <w:ind w:left="-720" w:right="-1254" w:hanging="540"/>
      <w:jc w:val="center"/>
      <w:pPrChange w:id="158" w:author="Ryne Maloney-Risner" w:date="2026-09-25T21:07:00Z" w16du:dateUtc="2026-09-26T01:07:00Z">
        <w:pPr>
          <w:pStyle w:val="Footer"/>
        </w:pPr>
      </w:pPrChange>
    </w:pPr>
    <w:ins w:id="159" w:author="Ryne Maloney-Risner" w:date="2026-09-25T21:07:00Z" w16du:dateUtc="2026-09-26T01:07:00Z">
      <w:r>
        <w:fldChar w:fldCharType="begin"/>
      </w:r>
      <w:r>
        <w:instrText>HYPERLINK "http://www.hrcouncil.ca"</w:instrText>
      </w:r>
      <w:r>
        <w:fldChar w:fldCharType="separate"/>
      </w:r>
      <w:r w:rsidRPr="00A73F46">
        <w:rPr>
          <w:rStyle w:val="Hyperlink"/>
          <w:sz w:val="14"/>
        </w:rPr>
        <w:t>www.hrcouncil.ca</w:t>
      </w:r>
      <w:r>
        <w:fldChar w:fldCharType="end"/>
      </w:r>
    </w:ins>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C5A12" w14:textId="77777777" w:rsidR="004146C1" w:rsidRDefault="004146C1" w:rsidP="004146C1">
    <w:pPr>
      <w:jc w:val="center"/>
      <w:rPr>
        <w:ins w:id="166" w:author="Ryne Maloney-Risner" w:date="2026-09-25T21:07:00Z" w16du:dateUtc="2026-09-26T01:07:00Z"/>
        <w:iCs/>
        <w:sz w:val="14"/>
        <w:szCs w:val="14"/>
      </w:rPr>
    </w:pPr>
    <w:ins w:id="167" w:author="Ryne Maloney-Risner" w:date="2026-09-25T21:07:00Z" w16du:dateUtc="2026-09-26T01:07:00Z">
      <w:r>
        <w:rPr>
          <w:iCs/>
          <w:sz w:val="14"/>
          <w:szCs w:val="14"/>
        </w:rPr>
        <w:t>Provided</w:t>
      </w:r>
      <w:r w:rsidRPr="00A73F46">
        <w:rPr>
          <w:iCs/>
          <w:sz w:val="14"/>
          <w:szCs w:val="14"/>
        </w:rPr>
        <w:t xml:space="preserve"> for reference only. </w:t>
      </w:r>
      <w:r>
        <w:rPr>
          <w:iCs/>
          <w:sz w:val="14"/>
          <w:szCs w:val="14"/>
        </w:rPr>
        <w:br/>
      </w:r>
      <w:r w:rsidRPr="00A73F46">
        <w:rPr>
          <w:iCs/>
          <w:sz w:val="14"/>
          <w:szCs w:val="14"/>
        </w:rPr>
        <w:t>Always consult current legislation in your jurisdiction to create policies and procedures for your organization</w:t>
      </w:r>
      <w:r>
        <w:rPr>
          <w:iCs/>
          <w:sz w:val="14"/>
          <w:szCs w:val="14"/>
        </w:rPr>
        <w:t>.</w:t>
      </w:r>
    </w:ins>
  </w:p>
  <w:p w14:paraId="6648566E" w14:textId="77777777" w:rsidR="004146C1" w:rsidRDefault="004146C1" w:rsidP="004146C1">
    <w:pPr>
      <w:pStyle w:val="Footer"/>
      <w:tabs>
        <w:tab w:val="clear" w:pos="8640"/>
        <w:tab w:val="right" w:pos="9900"/>
      </w:tabs>
      <w:ind w:left="-720" w:right="-1254" w:hanging="540"/>
      <w:jc w:val="center"/>
      <w:rPr>
        <w:ins w:id="168" w:author="Ryne Maloney-Risner" w:date="2026-09-25T21:07:00Z" w16du:dateUtc="2026-09-26T01:07:00Z"/>
        <w:sz w:val="14"/>
        <w:szCs w:val="18"/>
      </w:rPr>
    </w:pPr>
  </w:p>
  <w:p w14:paraId="00289767" w14:textId="77777777" w:rsidR="004146C1" w:rsidRDefault="004146C1" w:rsidP="004146C1">
    <w:pPr>
      <w:pStyle w:val="Footer"/>
      <w:tabs>
        <w:tab w:val="clear" w:pos="8640"/>
        <w:tab w:val="right" w:pos="9900"/>
      </w:tabs>
      <w:ind w:left="-720" w:right="-1254" w:hanging="540"/>
      <w:jc w:val="center"/>
      <w:rPr>
        <w:ins w:id="169" w:author="Ryne Maloney-Risner" w:date="2026-09-25T21:07:00Z" w16du:dateUtc="2026-09-26T01:07:00Z"/>
        <w:rStyle w:val="PageNumber"/>
        <w:sz w:val="14"/>
      </w:rPr>
    </w:pPr>
    <w:ins w:id="170" w:author="Ryne Maloney-Risner" w:date="2026-09-25T21:07:00Z" w16du:dateUtc="2026-09-26T01:07:00Z">
      <w:r>
        <w:rPr>
          <w:sz w:val="14"/>
          <w:szCs w:val="18"/>
        </w:rPr>
        <w:t>HR Council for the Nonprofit Sector</w:t>
      </w:r>
    </w:ins>
  </w:p>
  <w:p w14:paraId="42CD7788" w14:textId="77777777" w:rsidR="0032727B" w:rsidRDefault="004146C1" w:rsidP="004146C1">
    <w:pPr>
      <w:jc w:val="center"/>
      <w:pPrChange w:id="171" w:author="Ryne Maloney-Risner" w:date="2026-09-25T21:07:00Z" w16du:dateUtc="2026-09-26T01:07:00Z">
        <w:pPr>
          <w:pStyle w:val="Footer"/>
        </w:pPr>
      </w:pPrChange>
    </w:pPr>
    <w:ins w:id="172" w:author="Ryne Maloney-Risner" w:date="2026-09-25T21:07:00Z" w16du:dateUtc="2026-09-26T01:07:00Z">
      <w:r>
        <w:fldChar w:fldCharType="begin"/>
      </w:r>
      <w:r>
        <w:instrText>HYPERLINK "http://www.hrcouncil.ca"</w:instrText>
      </w:r>
      <w:r>
        <w:fldChar w:fldCharType="separate"/>
      </w:r>
      <w:r w:rsidRPr="00A73F46">
        <w:rPr>
          <w:rStyle w:val="Hyperlink"/>
          <w:sz w:val="14"/>
        </w:rPr>
        <w:t>www.hrcouncil.ca</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38A37" w14:textId="77777777" w:rsidR="00F55F1F" w:rsidRDefault="00F55F1F" w:rsidP="0032727B">
      <w:r>
        <w:separator/>
      </w:r>
    </w:p>
  </w:footnote>
  <w:footnote w:type="continuationSeparator" w:id="0">
    <w:p w14:paraId="58B7CDAB" w14:textId="77777777" w:rsidR="00F55F1F" w:rsidRDefault="00F55F1F" w:rsidP="00327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8B2450" w14:textId="77777777" w:rsidR="0032727B" w:rsidRDefault="005B32E6">
    <w:pPr>
      <w:pStyle w:val="Header"/>
    </w:pPr>
    <w:ins w:id="146" w:author="Ryne Maloney-Risner" w:date="2026-09-25T21:07:00Z" w16du:dateUtc="2026-09-26T01:07:00Z">
      <w:r>
        <w:rPr>
          <w:noProof/>
        </w:rPr>
        <w:drawing>
          <wp:inline distT="0" distB="0" distL="0" distR="0">
            <wp:extent cx="1371600" cy="1371600"/>
            <wp:effectExtent l="19050" t="0" r="0" b="0"/>
            <wp:docPr id="1" name="Picture 1" descr="HRToolkit_bo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RToolkit_boxed"/>
                    <pic:cNvPicPr>
                      <a:picLocks noChangeAspect="1" noChangeArrowheads="1"/>
                    </pic:cNvPicPr>
                  </pic:nvPicPr>
                  <pic:blipFill>
                    <a:blip r:embed="rId1"/>
                    <a:srcRect/>
                    <a:stretch>
                      <a:fillRect/>
                    </a:stretch>
                  </pic:blipFill>
                  <pic:spPr bwMode="auto">
                    <a:xfrm>
                      <a:off x="0" y="0"/>
                      <a:ext cx="1371600" cy="1371600"/>
                    </a:xfrm>
                    <a:prstGeom prst="rect">
                      <a:avLst/>
                    </a:prstGeom>
                    <a:noFill/>
                    <a:ln w="9525">
                      <a:noFill/>
                      <a:miter lim="800000"/>
                      <a:headEnd/>
                      <a:tailEnd/>
                    </a:ln>
                  </pic:spPr>
                </pic:pic>
              </a:graphicData>
            </a:graphic>
          </wp:inline>
        </w:drawing>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6C1C2" w14:textId="77777777" w:rsidR="0092618E" w:rsidRDefault="0092618E">
    <w:pPr>
      <w:pStyle w:val="Header"/>
      <w:tabs>
        <w:tab w:val="clear" w:pos="8640"/>
        <w:tab w:val="right" w:pos="9360"/>
      </w:tabs>
      <w:ind w:left="-720" w:right="-720"/>
      <w:jc w:val="right"/>
      <w:rPr>
        <w:ins w:id="147" w:author="Ryne Maloney-Risner" w:date="2026-09-25T21:07:00Z" w16du:dateUtc="2026-09-26T01:07:00Z"/>
      </w:rPr>
    </w:pPr>
  </w:p>
  <w:p w14:paraId="46C40DBC" w14:textId="77777777" w:rsidR="0092618E" w:rsidRDefault="0092618E">
    <w:pPr>
      <w:pStyle w:val="Header"/>
      <w:tabs>
        <w:tab w:val="clear" w:pos="8640"/>
      </w:tabs>
      <w:ind w:left="-1260" w:right="-720"/>
      <w:jc w:val="right"/>
      <w:rPr>
        <w:ins w:id="148" w:author="Ryne Maloney-Risner" w:date="2026-09-25T21:07:00Z" w16du:dateUtc="2026-09-26T01:07:00Z"/>
      </w:rPr>
    </w:pPr>
  </w:p>
  <w:p w14:paraId="67BB34BF" w14:textId="77777777" w:rsidR="0032727B" w:rsidRDefault="00F55F1F">
    <w:pPr>
      <w:pStyle w:val="Header"/>
      <w:tabs>
        <w:tab w:val="clear" w:pos="8640"/>
        <w:tab w:val="right" w:pos="9360"/>
      </w:tabs>
      <w:ind w:left="-1260" w:right="-720"/>
      <w:jc w:val="right"/>
      <w:rPr>
        <w:sz w:val="32"/>
        <w:rPrChange w:id="149" w:author="Ryne Maloney-Risner" w:date="2026-09-25T21:07:00Z" w16du:dateUtc="2026-09-26T01:07:00Z">
          <w:rPr/>
        </w:rPrChange>
      </w:rPr>
      <w:pPrChange w:id="150" w:author="Ryne Maloney-Risner" w:date="2026-09-25T21:07:00Z" w16du:dateUtc="2026-09-26T01:07:00Z">
        <w:pPr>
          <w:pStyle w:val="Header"/>
        </w:pPr>
      </w:pPrChange>
    </w:pPr>
    <w:ins w:id="151" w:author="Ryne Maloney-Risner" w:date="2026-09-25T21:07:00Z" w16du:dateUtc="2026-09-26T01:07:00Z">
      <w:r>
        <w:rPr>
          <w:szCs w:val="20"/>
        </w:rPr>
        <w:pict w14:anchorId="5380646A">
          <v:shapetype id="_x0000_t202" coordsize="21600,21600" o:spt="202" path="m,l,21600r21600,l21600,xe">
            <v:stroke joinstyle="miter"/>
            <v:path gradientshapeok="t" o:connecttype="rect"/>
          </v:shapetype>
          <v:shape id="_x0000_s1025" type="#_x0000_t202" alt="" style="position:absolute;left:0;text-align:left;margin-left:463.05pt;margin-top:40.1pt;width:36pt;height:243pt;z-index:251659264;mso-wrap-style:square;mso-wrap-edited:f;mso-width-percent:0;mso-height-percent:0;mso-width-percent:0;mso-height-percent:0;v-text-anchor:top" stroked="f">
            <v:textbox style="layout-flow:vertical;mso-next-textbox:#_x0000_s1025">
              <w:txbxContent>
                <w:p w14:paraId="56CA38AD" w14:textId="77777777" w:rsidR="0092618E" w:rsidRDefault="0092618E">
                  <w:pPr>
                    <w:jc w:val="right"/>
                    <w:rPr>
                      <w:ins w:id="152" w:author="Ryne Maloney-Risner" w:date="2026-09-25T21:07:00Z" w16du:dateUtc="2026-09-26T01:07:00Z"/>
                    </w:rPr>
                  </w:pPr>
                </w:p>
              </w:txbxContent>
            </v:textbox>
          </v:shape>
        </w:pic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2EE71" w14:textId="77777777" w:rsidR="004146C1" w:rsidRDefault="004146C1" w:rsidP="004146C1">
    <w:pPr>
      <w:pStyle w:val="DocumentTitle"/>
      <w:rPr>
        <w:ins w:id="160" w:author="Ryne Maloney-Risner" w:date="2026-09-25T21:07:00Z" w16du:dateUtc="2026-09-26T01:07:00Z"/>
      </w:rPr>
    </w:pPr>
  </w:p>
  <w:p w14:paraId="51421946" w14:textId="77777777" w:rsidR="004146C1" w:rsidRPr="001474D7" w:rsidRDefault="005B32E6" w:rsidP="004146C1">
    <w:pPr>
      <w:pStyle w:val="DocumentTitle"/>
      <w:rPr>
        <w:ins w:id="161" w:author="Ryne Maloney-Risner" w:date="2026-09-25T21:07:00Z" w16du:dateUtc="2026-09-26T01:07:00Z"/>
        <w:rFonts w:ascii="Georgia" w:hAnsi="Georgia"/>
      </w:rPr>
    </w:pPr>
    <w:ins w:id="162" w:author="Ryne Maloney-Risner" w:date="2026-09-25T21:07:00Z" w16du:dateUtc="2026-09-26T01:07:00Z">
      <w:r>
        <w:rPr>
          <w:rFonts w:ascii="Georgia" w:hAnsi="Georgia"/>
          <w:noProof/>
        </w:rPr>
        <w:drawing>
          <wp:anchor distT="0" distB="0" distL="114300" distR="114300" simplePos="0" relativeHeight="251661312" behindDoc="0" locked="0" layoutInCell="1" allowOverlap="1">
            <wp:simplePos x="0" y="0"/>
            <wp:positionH relativeFrom="column">
              <wp:posOffset>51435</wp:posOffset>
            </wp:positionH>
            <wp:positionV relativeFrom="paragraph">
              <wp:posOffset>5715</wp:posOffset>
            </wp:positionV>
            <wp:extent cx="1828800" cy="304800"/>
            <wp:effectExtent l="19050" t="0" r="0" b="0"/>
            <wp:wrapTight wrapText="bothSides">
              <wp:wrapPolygon edited="0">
                <wp:start x="-225" y="0"/>
                <wp:lineTo x="-225" y="20250"/>
                <wp:lineTo x="21600" y="20250"/>
                <wp:lineTo x="21600" y="0"/>
                <wp:lineTo x="-225" y="0"/>
              </wp:wrapPolygon>
            </wp:wrapTight>
            <wp:docPr id="8" name="Picture 8" descr="hr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rcouncil"/>
                    <pic:cNvPicPr>
                      <a:picLocks noChangeAspect="1" noChangeArrowheads="1"/>
                    </pic:cNvPicPr>
                  </pic:nvPicPr>
                  <pic:blipFill>
                    <a:blip r:embed="rId1"/>
                    <a:srcRect/>
                    <a:stretch>
                      <a:fillRect/>
                    </a:stretch>
                  </pic:blipFill>
                  <pic:spPr bwMode="auto">
                    <a:xfrm>
                      <a:off x="0" y="0"/>
                      <a:ext cx="1828800" cy="304800"/>
                    </a:xfrm>
                    <a:prstGeom prst="rect">
                      <a:avLst/>
                    </a:prstGeom>
                    <a:noFill/>
                    <a:ln w="9525">
                      <a:noFill/>
                      <a:miter lim="800000"/>
                      <a:headEnd/>
                      <a:tailEnd/>
                    </a:ln>
                  </pic:spPr>
                </pic:pic>
              </a:graphicData>
            </a:graphic>
          </wp:anchor>
        </w:drawing>
      </w:r>
      <w:r w:rsidR="004146C1" w:rsidRPr="001474D7">
        <w:rPr>
          <w:rFonts w:ascii="Georgia" w:hAnsi="Georgia"/>
        </w:rPr>
        <w:t xml:space="preserve">Volunteer Services Coordinator </w:t>
      </w:r>
    </w:ins>
  </w:p>
  <w:p w14:paraId="6FD0836C" w14:textId="77777777" w:rsidR="004146C1" w:rsidRPr="001474D7" w:rsidRDefault="004146C1" w:rsidP="004146C1">
    <w:pPr>
      <w:jc w:val="right"/>
      <w:rPr>
        <w:ins w:id="163" w:author="Ryne Maloney-Risner" w:date="2026-09-25T21:07:00Z" w16du:dateUtc="2026-09-26T01:07:00Z"/>
        <w:rFonts w:ascii="Georgia" w:hAnsi="Georgia"/>
      </w:rPr>
    </w:pPr>
    <w:ins w:id="164" w:author="Ryne Maloney-Risner" w:date="2026-09-25T21:07:00Z" w16du:dateUtc="2026-09-26T01:07:00Z">
      <w:r w:rsidRPr="001474D7">
        <w:rPr>
          <w:rFonts w:ascii="Georgia" w:hAnsi="Georgia"/>
        </w:rPr>
        <w:t>Sample Job Description</w:t>
      </w:r>
    </w:ins>
  </w:p>
  <w:p w14:paraId="2D4EA83E" w14:textId="77777777" w:rsidR="0092618E" w:rsidRDefault="0092618E">
    <w:pPr>
      <w:pStyle w:val="Header"/>
      <w:tabs>
        <w:tab w:val="clear" w:pos="8640"/>
        <w:tab w:val="right" w:pos="9360"/>
      </w:tabs>
      <w:ind w:left="-1260" w:right="-720"/>
      <w:jc w:val="right"/>
      <w:rPr>
        <w:ins w:id="165" w:author="Ryne Maloney-Risner" w:date="2026-09-25T21:07:00Z" w16du:dateUtc="2026-09-26T01:07:00Z"/>
        <w:sz w:val="32"/>
      </w:rPr>
    </w:pPr>
  </w:p>
  <w:p w14:paraId="195054A0" w14:textId="77777777" w:rsidR="0032727B" w:rsidRDefault="003272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1C722A"/>
    <w:multiLevelType w:val="hybridMultilevel"/>
    <w:tmpl w:val="9D4875C4"/>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B24C84"/>
    <w:multiLevelType w:val="hybridMultilevel"/>
    <w:tmpl w:val="64D6CD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41526BB"/>
    <w:multiLevelType w:val="hybridMultilevel"/>
    <w:tmpl w:val="BB9E26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D056034"/>
    <w:multiLevelType w:val="hybridMultilevel"/>
    <w:tmpl w:val="038C60AE"/>
    <w:lvl w:ilvl="0" w:tplc="FDDC9A8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9002084">
    <w:abstractNumId w:val="0"/>
  </w:num>
  <w:num w:numId="2" w16cid:durableId="805584028">
    <w:abstractNumId w:val="2"/>
  </w:num>
  <w:num w:numId="3" w16cid:durableId="1628704891">
    <w:abstractNumId w:val="1"/>
  </w:num>
  <w:num w:numId="4" w16cid:durableId="609119284">
    <w:abstractNumId w:val="4"/>
  </w:num>
  <w:num w:numId="5" w16cid:durableId="13014265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3065"/>
    <w:rsid w:val="000B200D"/>
    <w:rsid w:val="001474D7"/>
    <w:rsid w:val="0032727B"/>
    <w:rsid w:val="004146C1"/>
    <w:rsid w:val="004201AB"/>
    <w:rsid w:val="0059625A"/>
    <w:rsid w:val="005B32E6"/>
    <w:rsid w:val="006F2FA7"/>
    <w:rsid w:val="00775774"/>
    <w:rsid w:val="00793065"/>
    <w:rsid w:val="0092618E"/>
    <w:rsid w:val="00C91ABB"/>
    <w:rsid w:val="00EA3024"/>
    <w:rsid w:val="00F55F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388C75AE"/>
  <w14:defaultImageDpi w14:val="300"/>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Ryne Maloney-Risner" w:date="2026-09-25T21:07:00Z">
        <w:pPr/>
      </w:pPrChange>
    </w:pPr>
    <w:rPr>
      <w:rFonts w:ascii="Verdana" w:eastAsia="Times New Roman" w:hAnsi="Verdana" w:cs="Times New Roman"/>
      <w:sz w:val="20"/>
      <w:rPrChange w:id="0" w:author="Ryne Maloney-Risner" w:date="2026-09-25T21:07:00Z">
        <w:rPr>
          <w:rFonts w:asciiTheme="minorHAnsi" w:eastAsiaTheme="minorEastAsia" w:hAnsiTheme="minorHAnsi" w:cstheme="minorBidi"/>
          <w:sz w:val="24"/>
          <w:szCs w:val="24"/>
          <w:lang w:val="en-US" w:eastAsia="en-US" w:bidi="ar-SA"/>
        </w:rPr>
      </w:rPrChange>
    </w:rPr>
  </w:style>
  <w:style w:type="paragraph" w:styleId="Heading4">
    <w:name w:val="heading 4"/>
    <w:basedOn w:val="Normal"/>
    <w:next w:val="Normal"/>
    <w:link w:val="Heading4Char"/>
    <w:qFormat/>
    <w:rsid w:val="0032727B"/>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pPr>
      <w:spacing w:before="240" w:after="60"/>
      <w:outlineLvl w:val="4"/>
      <w:pPrChange w:id="1" w:author="Ryne Maloney-Risner" w:date="2026-09-25T21:07:00Z">
        <w:pPr>
          <w:spacing w:before="240" w:after="60"/>
          <w:outlineLvl w:val="4"/>
        </w:pPr>
      </w:pPrChange>
    </w:pPr>
    <w:rPr>
      <w:b/>
      <w:bCs/>
      <w:i/>
      <w:iCs/>
      <w:sz w:val="26"/>
      <w:szCs w:val="26"/>
      <w:rPrChange w:id="1" w:author="Ryne Maloney-Risner" w:date="2026-09-25T21:07:00Z">
        <w:rPr>
          <w:rFonts w:ascii="Verdana" w:hAnsi="Verdana"/>
          <w:b/>
          <w:bCs/>
          <w:i/>
          <w:iCs/>
          <w:sz w:val="26"/>
          <w:szCs w:val="26"/>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306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3065"/>
    <w:rPr>
      <w:rFonts w:ascii="Lucida Grande" w:hAnsi="Lucida Grande" w:cs="Lucida Grande"/>
      <w:sz w:val="18"/>
      <w:szCs w:val="18"/>
    </w:rPr>
  </w:style>
  <w:style w:type="paragraph" w:styleId="ListParagraph">
    <w:name w:val="List Paragraph"/>
    <w:basedOn w:val="Normal"/>
    <w:uiPriority w:val="34"/>
    <w:qFormat/>
    <w:rsid w:val="00793065"/>
    <w:pPr>
      <w:ind w:left="720"/>
      <w:contextualSpacing/>
    </w:pPr>
  </w:style>
  <w:style w:type="character" w:customStyle="1" w:styleId="Heading4Char">
    <w:name w:val="Heading 4 Char"/>
    <w:basedOn w:val="DefaultParagraphFont"/>
    <w:link w:val="Heading4"/>
    <w:rsid w:val="0032727B"/>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32727B"/>
    <w:rPr>
      <w:rFonts w:ascii="Verdana" w:eastAsia="Times New Roman" w:hAnsi="Verdana" w:cs="Times New Roman"/>
      <w:b/>
      <w:bCs/>
      <w:i/>
      <w:iCs/>
      <w:sz w:val="26"/>
      <w:szCs w:val="26"/>
    </w:rPr>
  </w:style>
  <w:style w:type="paragraph" w:styleId="Header">
    <w:name w:val="header"/>
    <w:basedOn w:val="Normal"/>
    <w:link w:val="HeaderChar"/>
    <w:semiHidden/>
    <w:pPr>
      <w:tabs>
        <w:tab w:val="center" w:pos="4320"/>
        <w:tab w:val="right" w:pos="8640"/>
      </w:tabs>
      <w:pPrChange w:id="2" w:author="Ryne Maloney-Risner" w:date="2026-09-25T21:07:00Z">
        <w:pPr>
          <w:tabs>
            <w:tab w:val="center" w:pos="4320"/>
            <w:tab w:val="right" w:pos="8640"/>
          </w:tabs>
        </w:pPr>
      </w:pPrChange>
    </w:pPr>
    <w:rPr>
      <w:rPrChange w:id="2" w:author="Ryne Maloney-Risner" w:date="2026-09-25T21:07:00Z">
        <w:rPr>
          <w:rFonts w:ascii="Verdana" w:hAnsi="Verdana"/>
          <w:szCs w:val="24"/>
          <w:lang w:val="en-US" w:eastAsia="en-US" w:bidi="ar-SA"/>
        </w:rPr>
      </w:rPrChange>
    </w:rPr>
  </w:style>
  <w:style w:type="character" w:customStyle="1" w:styleId="HeaderChar">
    <w:name w:val="Header Char"/>
    <w:basedOn w:val="DefaultParagraphFont"/>
    <w:link w:val="Header"/>
    <w:semiHidden/>
    <w:rsid w:val="0032727B"/>
    <w:rPr>
      <w:rFonts w:ascii="Verdana" w:eastAsia="Times New Roman" w:hAnsi="Verdana" w:cs="Times New Roman"/>
      <w:sz w:val="20"/>
    </w:rPr>
  </w:style>
  <w:style w:type="paragraph" w:styleId="Footer">
    <w:name w:val="footer"/>
    <w:basedOn w:val="Normal"/>
    <w:link w:val="FooterChar"/>
    <w:semiHidden/>
    <w:pPr>
      <w:tabs>
        <w:tab w:val="center" w:pos="4320"/>
        <w:tab w:val="right" w:pos="8640"/>
      </w:tabs>
      <w:pPrChange w:id="3" w:author="Ryne Maloney-Risner" w:date="2026-09-25T21:07:00Z">
        <w:pPr>
          <w:tabs>
            <w:tab w:val="center" w:pos="4320"/>
            <w:tab w:val="right" w:pos="8640"/>
          </w:tabs>
        </w:pPr>
      </w:pPrChange>
    </w:pPr>
    <w:rPr>
      <w:rPrChange w:id="3" w:author="Ryne Maloney-Risner" w:date="2026-09-25T21:07:00Z">
        <w:rPr>
          <w:rFonts w:ascii="Verdana" w:hAnsi="Verdana"/>
          <w:szCs w:val="24"/>
          <w:lang w:val="en-US" w:eastAsia="en-US" w:bidi="ar-SA"/>
        </w:rPr>
      </w:rPrChange>
    </w:rPr>
  </w:style>
  <w:style w:type="character" w:customStyle="1" w:styleId="FooterChar">
    <w:name w:val="Footer Char"/>
    <w:basedOn w:val="DefaultParagraphFont"/>
    <w:link w:val="Footer"/>
    <w:semiHidden/>
    <w:rsid w:val="0032727B"/>
    <w:rPr>
      <w:rFonts w:ascii="Verdana" w:eastAsia="Times New Roman" w:hAnsi="Verdana" w:cs="Times New Roman"/>
      <w:sz w:val="20"/>
    </w:rPr>
  </w:style>
  <w:style w:type="character" w:styleId="PageNumber">
    <w:name w:val="page number"/>
    <w:basedOn w:val="DefaultParagraphFont"/>
    <w:semiHidden/>
    <w:rsid w:val="0032727B"/>
  </w:style>
  <w:style w:type="character" w:styleId="Hyperlink">
    <w:name w:val="Hyperlink"/>
    <w:semiHidden/>
    <w:rsid w:val="0032727B"/>
    <w:rPr>
      <w:color w:val="0000FF"/>
      <w:u w:val="single"/>
    </w:rPr>
  </w:style>
  <w:style w:type="paragraph" w:customStyle="1" w:styleId="BarLine">
    <w:name w:val="_BarLine"/>
    <w:basedOn w:val="Normal"/>
    <w:pPr>
      <w:shd w:val="clear" w:color="auto" w:fill="E0E0E0"/>
      <w:pPrChange w:id="4" w:author="Ryne Maloney-Risner" w:date="2026-09-25T21:07:00Z">
        <w:pPr>
          <w:shd w:val="clear" w:color="auto" w:fill="E0E0E0"/>
        </w:pPr>
      </w:pPrChange>
    </w:pPr>
    <w:rPr>
      <w:b/>
      <w:rPrChange w:id="4" w:author="Ryne Maloney-Risner" w:date="2026-09-25T21:07:00Z">
        <w:rPr>
          <w:rFonts w:ascii="Verdana" w:hAnsi="Verdana"/>
          <w:b/>
          <w:szCs w:val="24"/>
          <w:lang w:val="en-US" w:eastAsia="en-US" w:bidi="ar-SA"/>
        </w:rPr>
      </w:rPrChange>
    </w:rPr>
  </w:style>
  <w:style w:type="paragraph" w:customStyle="1" w:styleId="BoldHeading">
    <w:name w:val="_BoldHeading"/>
    <w:basedOn w:val="Heading5"/>
    <w:rsid w:val="0032727B"/>
    <w:pPr>
      <w:keepNext/>
      <w:spacing w:before="0" w:after="0"/>
    </w:pPr>
    <w:rPr>
      <w:i w:val="0"/>
      <w:sz w:val="20"/>
      <w:szCs w:val="24"/>
    </w:rPr>
  </w:style>
  <w:style w:type="paragraph" w:customStyle="1" w:styleId="Bullets">
    <w:name w:val="_Bullets"/>
    <w:basedOn w:val="Normal"/>
    <w:pPr>
      <w:numPr>
        <w:numId w:val="3"/>
      </w:numPr>
      <w:pPrChange w:id="5" w:author="Ryne Maloney-Risner" w:date="2026-09-25T21:07:00Z">
        <w:pPr>
          <w:numPr>
            <w:numId w:val="3"/>
          </w:numPr>
          <w:tabs>
            <w:tab w:val="num" w:pos="720"/>
          </w:tabs>
          <w:ind w:left="720" w:hanging="360"/>
        </w:pPr>
      </w:pPrChange>
    </w:pPr>
    <w:rPr>
      <w:rPrChange w:id="5" w:author="Ryne Maloney-Risner" w:date="2026-09-25T21:07:00Z">
        <w:rPr>
          <w:rFonts w:ascii="Verdana" w:hAnsi="Verdana"/>
          <w:szCs w:val="24"/>
          <w:lang w:val="en-US" w:eastAsia="en-US" w:bidi="ar-SA"/>
        </w:rPr>
      </w:rPrChange>
    </w:rPr>
  </w:style>
  <w:style w:type="paragraph" w:customStyle="1" w:styleId="DocumentTitle">
    <w:name w:val="_DocumentTitle"/>
    <w:basedOn w:val="Heading4"/>
    <w:rsid w:val="0032727B"/>
    <w:pPr>
      <w:spacing w:before="0" w:after="0"/>
      <w:jc w:val="right"/>
    </w:pPr>
    <w:rPr>
      <w:rFonts w:ascii="Verdana" w:hAnsi="Verdana"/>
      <w:b w:val="0"/>
      <w:bCs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875</Words>
  <Characters>4989</Characters>
  <Application>Microsoft Office Word</Application>
  <DocSecurity>0</DocSecurity>
  <Lines>41</Lines>
  <Paragraphs>11</Paragraphs>
  <ScaleCrop>false</ScaleCrop>
  <Company>CITADEL REALTY</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Weseman</dc:creator>
  <cp:keywords/>
  <dc:description/>
  <cp:lastModifiedBy>Arthur Souza Rodrigues</cp:lastModifiedBy>
  <cp:revision>1</cp:revision>
  <dcterms:created xsi:type="dcterms:W3CDTF">2018-08-22T19:50:00Z</dcterms:created>
  <dcterms:modified xsi:type="dcterms:W3CDTF">2026-09-26T01:07:00Z</dcterms:modified>
</cp:coreProperties>
</file>