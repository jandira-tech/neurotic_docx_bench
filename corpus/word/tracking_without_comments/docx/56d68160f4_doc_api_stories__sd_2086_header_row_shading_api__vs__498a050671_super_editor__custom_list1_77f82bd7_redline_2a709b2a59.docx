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F4225" w14:textId="0BA16736" w:rsidR="00E138E5" w:rsidRPr="00557C46" w:rsidRDefault="00E138E5" w:rsidP="00E138E5">
      <w:pPr>
        <w:pStyle w:val="Style78"/>
        <w:numPr>
          <w:ilvl w:val="0"/>
          <w:numId w:val="4"/>
        </w:numPr>
        <w:tabs>
          <w:tab w:val="clear" w:pos="1080"/>
        </w:tabs>
        <w:spacing w:before="120" w:after="0"/>
        <w:rPr>
          <w:ins w:id="97" w:author="Nick Bernal" w:date="2026-09-26T15:17:00Z" w16du:dateUtc="2026-09-26T19:17:00Z"/>
          <w:rFonts w:ascii="Calibri" w:hAnsi="Calibri" w:cs="Calibri"/>
          <w:color w:val="000000"/>
          <w:sz w:val="20"/>
          <w:szCs w:val="20"/>
        </w:rPr>
      </w:pPr>
      <w:ins w:id="98" w:author="Nick Bernal" w:date="2026-09-26T15:17:00Z" w16du:dateUtc="2026-09-26T19:17:00Z">
        <w:r>
          <w:rPr>
            <w:rFonts w:ascii="Calibri" w:hAnsi="Calibri" w:cs="Calibri"/>
            <w:b/>
            <w:bCs/>
            <w:color w:val="000000"/>
            <w:sz w:val="20"/>
            <w:szCs w:val="20"/>
          </w:rPr>
          <w:t>Num 1</w:t>
        </w:r>
      </w:ins>
    </w:p>
    <w:p w14:paraId="05796E45" w14:textId="60BDC18A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ins w:id="99" w:author="Nick Bernal" w:date="2026-09-26T15:17:00Z" w16du:dateUtc="2026-09-26T19:17:00Z"/>
          <w:rFonts w:ascii="Calibri" w:hAnsi="Calibri" w:cs="Calibri"/>
          <w:b/>
          <w:bCs/>
          <w:color w:val="000000"/>
          <w:sz w:val="20"/>
          <w:szCs w:val="20"/>
        </w:rPr>
      </w:pPr>
      <w:ins w:id="100" w:author="Nick Bernal" w:date="2026-09-26T15:17:00Z" w16du:dateUtc="2026-09-26T19:17:00Z">
        <w:r>
          <w:rPr>
            <w:rFonts w:ascii="Calibri" w:hAnsi="Calibri" w:cs="Calibri"/>
            <w:color w:val="000000"/>
            <w:sz w:val="20"/>
            <w:szCs w:val="20"/>
          </w:rPr>
          <w:t>Num 1.1</w:t>
        </w:r>
      </w:ins>
    </w:p>
    <w:p w14:paraId="1E88050A" w14:textId="6D441083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ins w:id="101" w:author="Nick Bernal" w:date="2026-09-26T15:17:00Z" w16du:dateUtc="2026-09-26T19:17:00Z"/>
          <w:rFonts w:ascii="Calibri" w:hAnsi="Calibri" w:cs="Calibri"/>
          <w:sz w:val="20"/>
          <w:szCs w:val="20"/>
        </w:rPr>
      </w:pPr>
      <w:ins w:id="102" w:author="Nick Bernal" w:date="2026-09-26T15:17:00Z" w16du:dateUtc="2026-09-26T19:17:00Z">
        <w:r>
          <w:rPr>
            <w:rFonts w:ascii="Calibri" w:hAnsi="Calibri" w:cs="Calibri"/>
            <w:color w:val="000000"/>
            <w:sz w:val="20"/>
            <w:szCs w:val="20"/>
          </w:rPr>
          <w:t>Num 1.2</w:t>
        </w:r>
      </w:ins>
    </w:p>
    <w:p w14:paraId="670D6BBC" w14:textId="43C5BED2" w:rsidR="00FB2E89" w:rsidRPr="00E138E5" w:rsidRDefault="00E138E5" w:rsidP="00E138E5">
      <w:pPr>
        <w:pStyle w:val="Style66"/>
        <w:numPr>
          <w:ilvl w:val="2"/>
          <w:numId w:val="4"/>
        </w:numPr>
        <w:jc w:val="both"/>
        <w:rPr>
          <w:ins w:id="103" w:author="Nick Bernal" w:date="2026-09-26T15:17:00Z" w16du:dateUtc="2026-09-26T19:17:00Z"/>
          <w:rFonts w:eastAsia="Calibri"/>
        </w:rPr>
      </w:pPr>
      <w:ins w:id="104" w:author="Nick Bernal" w:date="2026-09-26T15:17:00Z" w16du:dateUtc="2026-09-26T19:17:00Z">
        <w:r>
          <w:rPr>
            <w:rFonts w:ascii="Calibri" w:hAnsi="Calibri" w:cs="Calibri"/>
            <w:sz w:val="20"/>
            <w:szCs w:val="20"/>
          </w:rPr>
          <w:t>Num 1.2.1</w:t>
        </w:r>
      </w:ins>
    </w:p>
    <w:p w14:paraId="45D25F16" w14:textId="40A703B8" w:rsidR="00247A86" w:rsidRPr="00247A86" w:rsidRDefault="00E138E5" w:rsidP="00E138E5">
      <w:pPr>
        <w:pStyle w:val="Style66"/>
        <w:numPr>
          <w:ilvl w:val="1"/>
          <w:numId w:val="4"/>
        </w:numPr>
        <w:jc w:val="both"/>
        <w:pPrChange w:id="105" w:author="Nick Bernal" w:date="2026-09-26T15:17:00Z" w16du:dateUtc="2026-09-26T19:17:00Z">
          <w:pPr/>
        </w:pPrChange>
      </w:pPr>
      <w:ins w:id="106" w:author="Nick Bernal" w:date="2026-09-26T15:17:00Z" w16du:dateUtc="2026-09-26T19:17:00Z">
        <w:r>
          <w:rPr>
            <w:rFonts w:ascii="Calibri" w:hAnsi="Calibri" w:cs="Calibri"/>
            <w:sz w:val="20"/>
            <w:szCs w:val="20"/>
          </w:rPr>
          <w:t>Num 1.3</w:t>
        </w:r>
      </w:ins>
    </w:p>
    <w:sectPr w:rsidR="00247A86" w:rsidRPr="00247A86" w:rsidSect="00D447F2">
      <w:headerReference w:type="default" r:id="rId8"/>
      <w:footerReference w:type="default" r:id="rId9"/>
      <w:pgSz w:w="12240" w:h="15840"/>
      <w:pgMar w:top="1179" w:right="720" w:bottom="1386" w:left="720" w:header="720" w:footer="720" w:gutter="0"/>
      <w:cols w:space="720"/>
      <w:noEndnote/>
      <w:docGrid w:linePitch="326"/>
      <w:sectPrChange w:id="113" w:author="Nick Bernal" w:date="2026-09-26T15:17:00Z" w16du:dateUtc="2026-09-26T19:17:00Z">
        <w:sectPr w:rsidR="00247A86" w:rsidRPr="00247A86" w:rsidSect="00D447F2">
          <w:pgMar w:top="1440" w:right="1440" w:bottom="1440" w:left="1440" w:header="720" w:footer="720" w:gutter="0"/>
          <w:noEndnote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D061C9" w14:textId="77777777" w:rsidR="006015C1" w:rsidRDefault="006015C1" w:rsidP="00111617">
      <w:r>
        <w:separator/>
      </w:r>
    </w:p>
  </w:endnote>
  <w:endnote w:type="continuationSeparator" w:id="0">
    <w:p w14:paraId="61A86F10" w14:textId="77777777" w:rsidR="006015C1" w:rsidRDefault="006015C1" w:rsidP="00111617">
      <w:r>
        <w:continuationSeparator/>
      </w:r>
    </w:p>
  </w:endnote>
  <w:endnote w:type="continuationNotice" w:id="1">
    <w:p w14:paraId="0CD9CFB8" w14:textId="77777777" w:rsidR="006015C1" w:rsidRDefault="006015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3D51EF" w14:textId="77777777" w:rsidR="00490FB7" w:rsidRPr="00D970E7" w:rsidRDefault="00490FB7">
    <w:pPr>
      <w:pStyle w:val="Footer"/>
      <w:jc w:val="center"/>
      <w:rPr>
        <w:ins w:id="109" w:author="Nick Bernal" w:date="2026-09-26T15:17:00Z" w16du:dateUtc="2026-09-26T19:17:00Z"/>
        <w:rFonts w:ascii="Calibri" w:hAnsi="Calibri"/>
        <w:sz w:val="18"/>
        <w:szCs w:val="18"/>
      </w:rPr>
    </w:pPr>
    <w:ins w:id="110" w:author="Nick Bernal" w:date="2026-09-26T15:17:00Z" w16du:dateUtc="2026-09-26T19:17:00Z">
      <w:r w:rsidRPr="00D970E7">
        <w:rPr>
          <w:rFonts w:ascii="Calibri" w:hAnsi="Calibri"/>
          <w:sz w:val="18"/>
          <w:szCs w:val="18"/>
        </w:rPr>
        <w:fldChar w:fldCharType="begin"/>
      </w:r>
      <w:r w:rsidRPr="00D970E7">
        <w:rPr>
          <w:rFonts w:ascii="Calibri" w:hAnsi="Calibri"/>
          <w:sz w:val="18"/>
          <w:szCs w:val="18"/>
        </w:rPr>
        <w:instrText xml:space="preserve"> PAGE   \* MERGEFORMAT </w:instrText>
      </w:r>
      <w:r w:rsidRPr="00D970E7">
        <w:rPr>
          <w:rFonts w:ascii="Calibri" w:hAnsi="Calibri"/>
          <w:sz w:val="18"/>
          <w:szCs w:val="18"/>
        </w:rPr>
        <w:fldChar w:fldCharType="separate"/>
      </w:r>
      <w:r w:rsidRPr="00D970E7">
        <w:rPr>
          <w:rFonts w:ascii="Calibri" w:hAnsi="Calibri"/>
          <w:noProof/>
          <w:sz w:val="18"/>
          <w:szCs w:val="18"/>
        </w:rPr>
        <w:t>8</w:t>
      </w:r>
      <w:r w:rsidRPr="00D970E7">
        <w:rPr>
          <w:rFonts w:ascii="Calibri" w:hAnsi="Calibri"/>
          <w:sz w:val="18"/>
          <w:szCs w:val="18"/>
        </w:rPr>
        <w:fldChar w:fldCharType="end"/>
      </w:r>
    </w:ins>
  </w:p>
  <w:p w14:paraId="175A2700" w14:textId="77777777" w:rsidR="00111617" w:rsidRDefault="00111617">
    <w:pPr>
      <w:jc w:val="left"/>
      <w:rPr>
        <w:rFonts w:ascii="Verdana" w:hAnsi="Verdana"/>
        <w:color w:val="000000"/>
        <w:sz w:val="12"/>
        <w:rPrChange w:id="111" w:author="Nick Bernal" w:date="2026-09-26T15:17:00Z" w16du:dateUtc="2026-09-26T19:17:00Z">
          <w:rPr/>
        </w:rPrChange>
      </w:rPr>
      <w:pPrChange w:id="112" w:author="Nick Bernal" w:date="2026-09-26T15:17:00Z" w16du:dateUtc="2026-09-26T19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E2DF57" w14:textId="77777777" w:rsidR="006015C1" w:rsidRDefault="006015C1" w:rsidP="00111617">
      <w:r>
        <w:separator/>
      </w:r>
    </w:p>
  </w:footnote>
  <w:footnote w:type="continuationSeparator" w:id="0">
    <w:p w14:paraId="1C5A7C55" w14:textId="77777777" w:rsidR="006015C1" w:rsidRDefault="006015C1" w:rsidP="00111617">
      <w:r>
        <w:continuationSeparator/>
      </w:r>
    </w:p>
  </w:footnote>
  <w:footnote w:type="continuationNotice" w:id="1">
    <w:p w14:paraId="4E954079" w14:textId="77777777" w:rsidR="006015C1" w:rsidRDefault="006015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A69810" w14:textId="77777777" w:rsidR="00111617" w:rsidRPr="00005B69" w:rsidRDefault="00111617">
    <w:pPr>
      <w:jc w:val="left"/>
      <w:rPr>
        <w:color w:val="000000"/>
        <w:rPrChange w:id="107" w:author="Nick Bernal" w:date="2026-09-26T15:17:00Z" w16du:dateUtc="2026-09-26T19:17:00Z">
          <w:rPr/>
        </w:rPrChange>
      </w:rPr>
      <w:pPrChange w:id="108" w:author="Nick Bernal" w:date="2026-09-26T15:17:00Z" w16du:dateUtc="2026-09-26T19:1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C"/>
    <w:multiLevelType w:val="multilevel"/>
    <w:tmpl w:val="9378ED34"/>
    <w:lvl w:ilvl="0">
      <w:start w:val="1"/>
      <w:numFmt w:val="decimal"/>
      <w:pStyle w:val="Style0"/>
      <w:lvlText w:val="%1.0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pStyle w:val="Style1"/>
      <w:lvlText w:val="%1.%2"/>
      <w:lvlJc w:val="left"/>
      <w:pPr>
        <w:tabs>
          <w:tab w:val="num" w:pos="4050"/>
        </w:tabs>
        <w:ind w:left="405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7.1.4.%4"/>
      <w:lvlJc w:val="left"/>
      <w:pPr>
        <w:tabs>
          <w:tab w:val="num" w:pos="1440"/>
        </w:tabs>
        <w:ind w:left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eastAsia"/>
      </w:rPr>
    </w:lvl>
  </w:abstractNum>
  <w:abstractNum w:abstractNumId="1" w15:restartNumberingAfterBreak="0">
    <w:nsid w:val="00000010"/>
    <w:multiLevelType w:val="hybridMultilevel"/>
    <w:tmpl w:val="B79EB054"/>
    <w:lvl w:ilvl="0" w:tplc="5476B77C">
      <w:start w:val="1"/>
      <w:numFmt w:val="bullet"/>
      <w:pStyle w:val="Style6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color w:val="auto"/>
        <w:spacing w:val="0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  <w:spacing w:val="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spacing w:val="0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 Bold" w:hint="default"/>
        <w:spacing w:val="0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  <w:spacing w:val="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 Bold" w:hint="default"/>
        <w:spacing w:val="0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 Bold" w:hint="default"/>
        <w:spacing w:val="0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  <w:spacing w:val="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 Bold" w:hint="default"/>
        <w:spacing w:val="0"/>
      </w:rPr>
    </w:lvl>
  </w:abstractNum>
  <w:abstractNum w:abstractNumId="2" w15:restartNumberingAfterBreak="0">
    <w:nsid w:val="00000018"/>
    <w:multiLevelType w:val="multilevel"/>
    <w:tmpl w:val="1E8EAA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Calibri" w:hAnsi="Calibri" w:cs="Courier New" w:hint="default"/>
        <w:b/>
        <w:bCs/>
        <w:i w:val="0"/>
        <w:iCs w:val="0"/>
        <w:spacing w:val="0"/>
        <w:sz w:val="20"/>
        <w:szCs w:val="20"/>
        <w:u w:val="none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1008" w:hanging="576"/>
      </w:pPr>
      <w:rPr>
        <w:rFonts w:ascii="Calibri" w:hAnsi="Calibri" w:cs="Times New Roman Bold" w:hint="default"/>
        <w:b w:val="0"/>
        <w:bCs w:val="0"/>
        <w:i w:val="0"/>
        <w:iCs w:val="0"/>
        <w:spacing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20"/>
      </w:pPr>
      <w:rPr>
        <w:rFonts w:ascii="Calibri" w:hAnsi="Calibri" w:cs="Calibri" w:hint="default"/>
        <w:b w:val="0"/>
        <w:bCs w:val="0"/>
        <w:i w:val="0"/>
        <w:iCs w:val="0"/>
        <w:spacing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eastAsia"/>
        <w:b w:val="0"/>
        <w:bCs w:val="0"/>
        <w:i w:val="0"/>
        <w:iCs w:val="0"/>
        <w:spacing w:val="0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eastAsia"/>
      </w:rPr>
    </w:lvl>
  </w:abstractNum>
  <w:abstractNum w:abstractNumId="3" w15:restartNumberingAfterBreak="0">
    <w:nsid w:val="00224613"/>
    <w:multiLevelType w:val="hybridMultilevel"/>
    <w:tmpl w:val="0BB8F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987BAB"/>
    <w:multiLevelType w:val="hybridMultilevel"/>
    <w:tmpl w:val="2D7EA4F6"/>
    <w:name w:val="zzmpStandard||Standard|2|3|1|0|2|3||1|2|0||1|2|0||1|2|0||1|4|0||1|4|0||1|4|0||1|4|0||1|4|0||"/>
    <w:lvl w:ilvl="0" w:tplc="E60C11DC">
      <w:start w:val="1"/>
      <w:numFmt w:val="none"/>
      <w:suff w:val="nothing"/>
      <w:lvlText w:val=""/>
      <w:lvlJc w:val="left"/>
      <w:rPr>
        <w:rFonts w:ascii="Arial" w:hAnsi="Arial" w:cs="Arial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1" w:tplc="701C3CF8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2" w:tplc="6B8EC160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z w:val="16"/>
        <w:szCs w:val="16"/>
        <w:u w:val="none"/>
      </w:rPr>
    </w:lvl>
    <w:lvl w:ilvl="3" w:tplc="F17CCCDE">
      <w:start w:val="1"/>
      <w:numFmt w:val="lowerRoman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4" w:tplc="E9AAA1D0">
      <w:start w:val="1"/>
      <w:numFmt w:val="lowerLetter"/>
      <w:lvlText w:val="%5."/>
      <w:lvlJc w:val="left"/>
      <w:pPr>
        <w:tabs>
          <w:tab w:val="num" w:pos="3600"/>
        </w:tabs>
        <w:ind w:firstLine="2880"/>
      </w:pPr>
      <w:rPr>
        <w:rFonts w:hint="default"/>
        <w:b w:val="0"/>
        <w:bCs w:val="0"/>
        <w:i w:val="0"/>
        <w:iCs w:val="0"/>
        <w:caps w:val="0"/>
        <w:u w:val="none"/>
      </w:rPr>
    </w:lvl>
    <w:lvl w:ilvl="5" w:tplc="498E64E0">
      <w:start w:val="1"/>
      <w:numFmt w:val="lowerRoman"/>
      <w:lvlText w:val="%6."/>
      <w:lvlJc w:val="left"/>
      <w:pPr>
        <w:tabs>
          <w:tab w:val="num" w:pos="4320"/>
        </w:tabs>
        <w:ind w:firstLine="3600"/>
      </w:pPr>
      <w:rPr>
        <w:rFonts w:hint="default"/>
        <w:b w:val="0"/>
        <w:bCs w:val="0"/>
        <w:i w:val="0"/>
        <w:iCs w:val="0"/>
        <w:caps w:val="0"/>
        <w:u w:val="none"/>
      </w:rPr>
    </w:lvl>
    <w:lvl w:ilvl="6" w:tplc="81FAB9B4">
      <w:start w:val="1"/>
      <w:numFmt w:val="decimal"/>
      <w:lvlText w:val="%7)"/>
      <w:lvlJc w:val="left"/>
      <w:pPr>
        <w:tabs>
          <w:tab w:val="num" w:pos="5040"/>
        </w:tabs>
        <w:ind w:firstLine="4320"/>
      </w:pPr>
      <w:rPr>
        <w:rFonts w:hint="default"/>
        <w:b w:val="0"/>
        <w:bCs w:val="0"/>
        <w:i w:val="0"/>
        <w:iCs w:val="0"/>
        <w:caps w:val="0"/>
        <w:u w:val="none"/>
      </w:rPr>
    </w:lvl>
    <w:lvl w:ilvl="7" w:tplc="C2CCC302">
      <w:start w:val="1"/>
      <w:numFmt w:val="lowerLetter"/>
      <w:lvlText w:val="%8)"/>
      <w:lvlJc w:val="left"/>
      <w:pPr>
        <w:tabs>
          <w:tab w:val="num" w:pos="5760"/>
        </w:tabs>
        <w:ind w:firstLine="5040"/>
      </w:pPr>
      <w:rPr>
        <w:rFonts w:hint="default"/>
        <w:b w:val="0"/>
        <w:bCs w:val="0"/>
        <w:i w:val="0"/>
        <w:iCs w:val="0"/>
        <w:caps w:val="0"/>
        <w:u w:val="none"/>
      </w:rPr>
    </w:lvl>
    <w:lvl w:ilvl="8" w:tplc="DE3C26A6">
      <w:start w:val="1"/>
      <w:numFmt w:val="lowerRoman"/>
      <w:lvlText w:val="%9)"/>
      <w:lvlJc w:val="left"/>
      <w:pPr>
        <w:tabs>
          <w:tab w:val="num" w:pos="6480"/>
        </w:tabs>
        <w:ind w:firstLine="5760"/>
      </w:pPr>
      <w:rPr>
        <w:rFonts w:hint="default"/>
        <w:b w:val="0"/>
        <w:bCs w:val="0"/>
        <w:i w:val="0"/>
        <w:iCs w:val="0"/>
        <w:caps w:val="0"/>
        <w:u w:val="none"/>
      </w:rPr>
    </w:lvl>
  </w:abstractNum>
  <w:abstractNum w:abstractNumId="5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6" w15:restartNumberingAfterBreak="0">
    <w:nsid w:val="02117C4F"/>
    <w:multiLevelType w:val="hybridMultilevel"/>
    <w:tmpl w:val="90B4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B7A40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9" w15:restartNumberingAfterBreak="0">
    <w:nsid w:val="22D92098"/>
    <w:multiLevelType w:val="hybridMultilevel"/>
    <w:tmpl w:val="390A9F40"/>
    <w:lvl w:ilvl="0" w:tplc="3B34ACF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E4D2B"/>
    <w:multiLevelType w:val="hybridMultilevel"/>
    <w:tmpl w:val="64269CC8"/>
    <w:lvl w:ilvl="0" w:tplc="22C8B1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735B5"/>
    <w:multiLevelType w:val="hybridMultilevel"/>
    <w:tmpl w:val="C9820674"/>
    <w:name w:val="DocXtoolsCompanion_4"/>
    <w:lvl w:ilvl="0" w:tplc="27B6E38C">
      <w:start w:val="21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AE6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A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E4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CD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E9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7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92A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56BD5"/>
    <w:multiLevelType w:val="hybridMultilevel"/>
    <w:tmpl w:val="F014DA68"/>
    <w:lvl w:ilvl="0" w:tplc="E0F4A832">
      <w:start w:val="8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265D7E">
      <w:start w:val="1"/>
      <w:numFmt w:val="lowerLetter"/>
      <w:lvlText w:val="%2.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02FD0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C041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43C8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818EE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12138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ABAE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C47C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9F022B"/>
    <w:multiLevelType w:val="multilevel"/>
    <w:tmpl w:val="C4E03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617B7"/>
    <w:multiLevelType w:val="multilevel"/>
    <w:tmpl w:val="FE28CCD8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6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15" w15:restartNumberingAfterBreak="0">
    <w:nsid w:val="3C4A1952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6" w15:restartNumberingAfterBreak="0">
    <w:nsid w:val="41121C39"/>
    <w:multiLevelType w:val="multilevel"/>
    <w:tmpl w:val="11F68056"/>
    <w:lvl w:ilvl="0">
      <w:start w:val="1"/>
      <w:numFmt w:val="none"/>
      <w:suff w:val="nothing"/>
      <w:lvlText w:val="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851"/>
      </w:pPr>
    </w:lvl>
    <w:lvl w:ilvl="2">
      <w:start w:val="1"/>
      <w:numFmt w:val="lowerRoman"/>
      <w:lvlText w:val="(%3)"/>
      <w:lvlJc w:val="left"/>
      <w:pPr>
        <w:tabs>
          <w:tab w:val="num" w:pos="1843"/>
        </w:tabs>
        <w:ind w:left="1843" w:hanging="992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5E0F30B0"/>
    <w:multiLevelType w:val="hybridMultilevel"/>
    <w:tmpl w:val="01463C3E"/>
    <w:lvl w:ilvl="0" w:tplc="1FEE60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60D0604C"/>
    <w:multiLevelType w:val="multilevel"/>
    <w:tmpl w:val="1C22C772"/>
    <w:name w:val="zzmpOutline1||Outline1|2|1|1|5|2|1||1|2|0||1|2|0||1|2|0||1|0|1||1|0|1||1|0|1||1|0|1||1|0|0||"/>
    <w:lvl w:ilvl="0">
      <w:start w:val="1"/>
      <w:numFmt w:val="decimal"/>
      <w:pStyle w:val="Outline1L1"/>
      <w:suff w:val="nothing"/>
      <w:lvlText w:val="Clause %1"/>
      <w:lvlJc w:val="left"/>
      <w:pPr>
        <w:ind w:left="4200" w:firstLine="0"/>
      </w:pPr>
      <w:rPr>
        <w:rFonts w:ascii="Arial" w:hAnsi="Arial" w:cs="Arial" w:hint="default"/>
        <w:b w:val="0"/>
        <w:i/>
        <w:caps w:val="0"/>
        <w:sz w:val="16"/>
        <w:szCs w:val="16"/>
        <w:u w:val="none"/>
      </w:rPr>
    </w:lvl>
    <w:lvl w:ilvl="1">
      <w:start w:val="1"/>
      <w:numFmt w:val="decimal"/>
      <w:pStyle w:val="Outline1L2"/>
      <w:lvlText w:val="%2."/>
      <w:lvlJc w:val="left"/>
      <w:pPr>
        <w:tabs>
          <w:tab w:val="num" w:pos="432"/>
        </w:tabs>
        <w:ind w:left="0" w:firstLine="0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2">
      <w:start w:val="1"/>
      <w:numFmt w:val="lowerLetter"/>
      <w:pStyle w:val="Outline1L3"/>
      <w:lvlText w:val="(%3)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3">
      <w:start w:val="1"/>
      <w:numFmt w:val="lowerRoman"/>
      <w:pStyle w:val="Outline1L4"/>
      <w:lvlText w:val="(%4)"/>
      <w:lvlJc w:val="left"/>
      <w:pPr>
        <w:tabs>
          <w:tab w:val="num" w:pos="1440"/>
        </w:tabs>
        <w:ind w:left="115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4">
      <w:start w:val="1"/>
      <w:numFmt w:val="lowerRoman"/>
      <w:pStyle w:val="Outline1L5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5">
      <w:start w:val="1"/>
      <w:numFmt w:val="lowerLetter"/>
      <w:pStyle w:val="Outline1L6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6">
      <w:start w:val="1"/>
      <w:numFmt w:val="decimal"/>
      <w:pStyle w:val="Outline1L7"/>
      <w:lvlText w:val="(%7)"/>
      <w:lvlJc w:val="left"/>
      <w:pPr>
        <w:tabs>
          <w:tab w:val="num" w:pos="5040"/>
        </w:tabs>
        <w:ind w:left="0" w:firstLine="432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7">
      <w:start w:val="1"/>
      <w:numFmt w:val="lowerRoman"/>
      <w:pStyle w:val="Outline1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8">
      <w:start w:val="1"/>
      <w:numFmt w:val="decimal"/>
      <w:pStyle w:val="Outline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</w:rPr>
    </w:lvl>
  </w:abstractNum>
  <w:abstractNum w:abstractNumId="19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0" w15:restartNumberingAfterBreak="0">
    <w:nsid w:val="69606855"/>
    <w:multiLevelType w:val="multilevel"/>
    <w:tmpl w:val="0344A328"/>
    <w:numStyleLink w:val="NumbListNumberedLists"/>
  </w:abstractNum>
  <w:abstractNum w:abstractNumId="21" w15:restartNumberingAfterBreak="0">
    <w:nsid w:val="69DF70C8"/>
    <w:multiLevelType w:val="multilevel"/>
    <w:tmpl w:val="1A9E90C4"/>
    <w:lvl w:ilvl="0">
      <w:start w:val="1"/>
      <w:numFmt w:val="decimal"/>
      <w:pStyle w:val="StandardL1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 w:val="0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b w:val="0"/>
        <w:i w:val="0"/>
        <w:caps w:val="0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b w:val="0"/>
        <w:i w:val="0"/>
        <w:caps w:val="0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b w:val="0"/>
        <w:i w:val="0"/>
        <w:caps w:val="0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b w:val="0"/>
        <w:i w:val="0"/>
        <w:caps w:val="0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b w:val="0"/>
        <w:i w:val="0"/>
        <w:caps w:val="0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22" w15:restartNumberingAfterBreak="0">
    <w:nsid w:val="6B1D1232"/>
    <w:multiLevelType w:val="multilevel"/>
    <w:tmpl w:val="A73C4A22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20"/>
        <w:szCs w:val="2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23" w15:restartNumberingAfterBreak="0">
    <w:nsid w:val="6B880425"/>
    <w:multiLevelType w:val="hybridMultilevel"/>
    <w:tmpl w:val="DCCC13EC"/>
    <w:lvl w:ilvl="0" w:tplc="316A35FA">
      <w:start w:val="1"/>
      <w:numFmt w:val="decimal"/>
      <w:pStyle w:val="NormalNumbered"/>
      <w:lvlText w:val="%1."/>
      <w:lvlJc w:val="left"/>
      <w:pPr>
        <w:ind w:left="36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1ECCB2">
      <w:start w:val="1"/>
      <w:numFmt w:val="lowerLetter"/>
      <w:lvlText w:val="%2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F8BDB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E81B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604B5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C6B7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E353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B6276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76C03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B8140B"/>
    <w:multiLevelType w:val="hybridMultilevel"/>
    <w:tmpl w:val="42F2CA18"/>
    <w:lvl w:ilvl="0" w:tplc="A5A2CB70">
      <w:start w:val="1"/>
      <w:numFmt w:val="lowerLetter"/>
      <w:lvlText w:val="%1."/>
      <w:lvlJc w:val="left"/>
      <w:pPr>
        <w:ind w:left="814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>
      <w:start w:val="1"/>
      <w:numFmt w:val="lowerLetter"/>
      <w:lvlText w:val="%2."/>
      <w:lvlJc w:val="left"/>
      <w:pPr>
        <w:ind w:left="1174" w:hanging="360"/>
      </w:pPr>
    </w:lvl>
    <w:lvl w:ilvl="2" w:tplc="0809001B" w:tentative="1">
      <w:start w:val="1"/>
      <w:numFmt w:val="lowerRoman"/>
      <w:lvlText w:val="%3."/>
      <w:lvlJc w:val="right"/>
      <w:pPr>
        <w:ind w:left="1894" w:hanging="180"/>
      </w:pPr>
    </w:lvl>
    <w:lvl w:ilvl="3" w:tplc="0809000F" w:tentative="1">
      <w:start w:val="1"/>
      <w:numFmt w:val="decimal"/>
      <w:lvlText w:val="%4."/>
      <w:lvlJc w:val="left"/>
      <w:pPr>
        <w:ind w:left="2614" w:hanging="360"/>
      </w:pPr>
    </w:lvl>
    <w:lvl w:ilvl="4" w:tplc="08090019" w:tentative="1">
      <w:start w:val="1"/>
      <w:numFmt w:val="lowerLetter"/>
      <w:lvlText w:val="%5."/>
      <w:lvlJc w:val="left"/>
      <w:pPr>
        <w:ind w:left="3334" w:hanging="360"/>
      </w:pPr>
    </w:lvl>
    <w:lvl w:ilvl="5" w:tplc="0809001B" w:tentative="1">
      <w:start w:val="1"/>
      <w:numFmt w:val="lowerRoman"/>
      <w:lvlText w:val="%6."/>
      <w:lvlJc w:val="right"/>
      <w:pPr>
        <w:ind w:left="4054" w:hanging="180"/>
      </w:pPr>
    </w:lvl>
    <w:lvl w:ilvl="6" w:tplc="0809000F" w:tentative="1">
      <w:start w:val="1"/>
      <w:numFmt w:val="decimal"/>
      <w:lvlText w:val="%7."/>
      <w:lvlJc w:val="left"/>
      <w:pPr>
        <w:ind w:left="4774" w:hanging="360"/>
      </w:pPr>
    </w:lvl>
    <w:lvl w:ilvl="7" w:tplc="08090019" w:tentative="1">
      <w:start w:val="1"/>
      <w:numFmt w:val="lowerLetter"/>
      <w:lvlText w:val="%8."/>
      <w:lvlJc w:val="left"/>
      <w:pPr>
        <w:ind w:left="5494" w:hanging="360"/>
      </w:pPr>
    </w:lvl>
    <w:lvl w:ilvl="8" w:tplc="08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25" w15:restartNumberingAfterBreak="0">
    <w:nsid w:val="70077C2C"/>
    <w:multiLevelType w:val="hybridMultilevel"/>
    <w:tmpl w:val="0F1E4A0A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CC5E88"/>
    <w:multiLevelType w:val="multilevel"/>
    <w:tmpl w:val="02FA8398"/>
    <w:numStyleLink w:val="NumbListLegal"/>
  </w:abstractNum>
  <w:num w:numId="1" w16cid:durableId="1671787191">
    <w:abstractNumId w:val="13"/>
  </w:num>
  <w:num w:numId="2" w16cid:durableId="1724328261">
    <w:abstractNumId w:val="1"/>
  </w:num>
  <w:num w:numId="3" w16cid:durableId="1348605543">
    <w:abstractNumId w:val="0"/>
  </w:num>
  <w:num w:numId="4" w16cid:durableId="2066679442">
    <w:abstractNumId w:val="2"/>
  </w:num>
  <w:num w:numId="5" w16cid:durableId="1600797033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432"/>
          </w:tabs>
          <w:ind w:left="432" w:hanging="432"/>
        </w:pPr>
        <w:rPr>
          <w:rFonts w:ascii="Times" w:hAnsi="Times" w:cs="Courier New" w:hint="default"/>
          <w:b/>
          <w:bCs/>
          <w:i w:val="0"/>
          <w:iCs w:val="0"/>
          <w:color w:val="0000FF"/>
          <w:spacing w:val="0"/>
          <w:sz w:val="22"/>
          <w:szCs w:val="22"/>
          <w:u w:val="doubl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08"/>
          </w:tabs>
          <w:ind w:left="1008" w:hanging="576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728"/>
          </w:tabs>
          <w:ind w:left="1728" w:hanging="720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eastAsia"/>
          <w:b w:val="0"/>
          <w:bCs w:val="0"/>
          <w:i w:val="0"/>
          <w:iCs w:val="0"/>
          <w:color w:val="0000FF"/>
          <w:spacing w:val="0"/>
          <w:u w:val="doubl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eastAsia"/>
          <w:color w:val="0000FF"/>
          <w:spacing w:val="0"/>
          <w:u w:val="doubl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600"/>
          </w:tabs>
          <w:ind w:left="2736" w:hanging="936"/>
        </w:pPr>
        <w:rPr>
          <w:rFonts w:hint="eastAsia"/>
          <w:color w:val="0000FF"/>
          <w:spacing w:val="0"/>
          <w:u w:val="doubl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eastAsia"/>
          <w:color w:val="0000FF"/>
          <w:spacing w:val="0"/>
          <w:u w:val="doubl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eastAsia"/>
          <w:color w:val="0000FF"/>
          <w:spacing w:val="0"/>
          <w:u w:val="doubl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400"/>
          </w:tabs>
          <w:ind w:left="4320" w:hanging="1440"/>
        </w:pPr>
        <w:rPr>
          <w:rFonts w:hint="eastAsia"/>
          <w:color w:val="0000FF"/>
          <w:spacing w:val="0"/>
          <w:u w:val="double"/>
        </w:rPr>
      </w:lvl>
    </w:lvlOverride>
  </w:num>
  <w:num w:numId="6" w16cid:durableId="1789856619">
    <w:abstractNumId w:val="17"/>
  </w:num>
  <w:num w:numId="7" w16cid:durableId="1616133479">
    <w:abstractNumId w:val="10"/>
  </w:num>
  <w:num w:numId="8" w16cid:durableId="477111181">
    <w:abstractNumId w:val="3"/>
  </w:num>
  <w:num w:numId="9" w16cid:durableId="1937712312">
    <w:abstractNumId w:val="6"/>
  </w:num>
  <w:num w:numId="10" w16cid:durableId="160508501">
    <w:abstractNumId w:val="4"/>
  </w:num>
  <w:num w:numId="11" w16cid:durableId="18524077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35815932">
    <w:abstractNumId w:val="21"/>
  </w:num>
  <w:num w:numId="13" w16cid:durableId="1557930348">
    <w:abstractNumId w:val="18"/>
  </w:num>
  <w:num w:numId="14" w16cid:durableId="169583670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15610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9510908">
    <w:abstractNumId w:val="7"/>
  </w:num>
  <w:num w:numId="17" w16cid:durableId="12740210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0438430">
    <w:abstractNumId w:val="14"/>
  </w:num>
  <w:num w:numId="19" w16cid:durableId="369379449">
    <w:abstractNumId w:val="11"/>
  </w:num>
  <w:num w:numId="20" w16cid:durableId="1122192534">
    <w:abstractNumId w:val="22"/>
  </w:num>
  <w:num w:numId="21" w16cid:durableId="1524517929">
    <w:abstractNumId w:val="5"/>
  </w:num>
  <w:num w:numId="22" w16cid:durableId="1879465026">
    <w:abstractNumId w:val="19"/>
  </w:num>
  <w:num w:numId="23" w16cid:durableId="1363289255">
    <w:abstractNumId w:val="8"/>
  </w:num>
  <w:num w:numId="24" w16cid:durableId="1337071855">
    <w:abstractNumId w:val="26"/>
  </w:num>
  <w:num w:numId="25" w16cid:durableId="530799512">
    <w:abstractNumId w:val="20"/>
  </w:num>
  <w:num w:numId="26" w16cid:durableId="1970843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107246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69842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374240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2937800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1" w16cid:durableId="1771119443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2" w16cid:durableId="11976185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50234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64133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733608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33553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9102005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3542669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9" w16cid:durableId="2940661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79553545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1" w16cid:durableId="8454354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79894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634544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4" w16cid:durableId="537744459">
    <w:abstractNumId w:val="9"/>
  </w:num>
  <w:num w:numId="45" w16cid:durableId="1701778911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6" w16cid:durableId="1816145240">
    <w:abstractNumId w:val="12"/>
  </w:num>
  <w:num w:numId="47" w16cid:durableId="6994753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98488082">
    <w:abstractNumId w:val="24"/>
  </w:num>
  <w:num w:numId="49" w16cid:durableId="202447928">
    <w:abstractNumId w:val="25"/>
  </w:num>
  <w:num w:numId="50" w16cid:durableId="1205097210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720"/>
  <w:defaultTableStyle w:val="CustomTableStyleA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C5"/>
    <w:rsid w:val="000046AF"/>
    <w:rsid w:val="00006C60"/>
    <w:rsid w:val="00007289"/>
    <w:rsid w:val="00020AE0"/>
    <w:rsid w:val="00022868"/>
    <w:rsid w:val="00026148"/>
    <w:rsid w:val="0003002B"/>
    <w:rsid w:val="00032647"/>
    <w:rsid w:val="000364D7"/>
    <w:rsid w:val="00041141"/>
    <w:rsid w:val="000420B3"/>
    <w:rsid w:val="000554F7"/>
    <w:rsid w:val="00056249"/>
    <w:rsid w:val="00057DBB"/>
    <w:rsid w:val="00062F81"/>
    <w:rsid w:val="00071CB4"/>
    <w:rsid w:val="00072046"/>
    <w:rsid w:val="0007227F"/>
    <w:rsid w:val="00072BE1"/>
    <w:rsid w:val="000737F4"/>
    <w:rsid w:val="00075921"/>
    <w:rsid w:val="00080309"/>
    <w:rsid w:val="000803CA"/>
    <w:rsid w:val="00082FB8"/>
    <w:rsid w:val="000832AA"/>
    <w:rsid w:val="000842D1"/>
    <w:rsid w:val="00084EDF"/>
    <w:rsid w:val="00093352"/>
    <w:rsid w:val="0009762D"/>
    <w:rsid w:val="000A0765"/>
    <w:rsid w:val="000A30F3"/>
    <w:rsid w:val="000A3905"/>
    <w:rsid w:val="000A3B02"/>
    <w:rsid w:val="000B7003"/>
    <w:rsid w:val="000C235A"/>
    <w:rsid w:val="000C6162"/>
    <w:rsid w:val="000C6C58"/>
    <w:rsid w:val="000D53EA"/>
    <w:rsid w:val="000D6AE6"/>
    <w:rsid w:val="000D7181"/>
    <w:rsid w:val="000D73B0"/>
    <w:rsid w:val="000E01C5"/>
    <w:rsid w:val="000E09C5"/>
    <w:rsid w:val="000E1A2A"/>
    <w:rsid w:val="000E2390"/>
    <w:rsid w:val="000E2CEA"/>
    <w:rsid w:val="000E4946"/>
    <w:rsid w:val="00100E45"/>
    <w:rsid w:val="00102F96"/>
    <w:rsid w:val="00103023"/>
    <w:rsid w:val="00105D5F"/>
    <w:rsid w:val="0010690B"/>
    <w:rsid w:val="00111617"/>
    <w:rsid w:val="00114046"/>
    <w:rsid w:val="00114C44"/>
    <w:rsid w:val="00123211"/>
    <w:rsid w:val="001232A0"/>
    <w:rsid w:val="00123A5C"/>
    <w:rsid w:val="00131292"/>
    <w:rsid w:val="001315B7"/>
    <w:rsid w:val="00132F7A"/>
    <w:rsid w:val="00135A39"/>
    <w:rsid w:val="00141923"/>
    <w:rsid w:val="0014488C"/>
    <w:rsid w:val="00145901"/>
    <w:rsid w:val="00146A1F"/>
    <w:rsid w:val="00146AB6"/>
    <w:rsid w:val="00154DF0"/>
    <w:rsid w:val="001559AF"/>
    <w:rsid w:val="00157556"/>
    <w:rsid w:val="0016001F"/>
    <w:rsid w:val="0016158A"/>
    <w:rsid w:val="00161F63"/>
    <w:rsid w:val="0016376D"/>
    <w:rsid w:val="00163C7E"/>
    <w:rsid w:val="00165B83"/>
    <w:rsid w:val="00170D3E"/>
    <w:rsid w:val="00171928"/>
    <w:rsid w:val="00171BE6"/>
    <w:rsid w:val="00175A78"/>
    <w:rsid w:val="0018214F"/>
    <w:rsid w:val="001878B9"/>
    <w:rsid w:val="001901F0"/>
    <w:rsid w:val="001928B0"/>
    <w:rsid w:val="00192CAE"/>
    <w:rsid w:val="001943B4"/>
    <w:rsid w:val="00196F2C"/>
    <w:rsid w:val="001A3BB0"/>
    <w:rsid w:val="001B3D7B"/>
    <w:rsid w:val="001B6331"/>
    <w:rsid w:val="001B647C"/>
    <w:rsid w:val="001B6A0F"/>
    <w:rsid w:val="001C1F1F"/>
    <w:rsid w:val="001C51E2"/>
    <w:rsid w:val="001D172E"/>
    <w:rsid w:val="001D3EBF"/>
    <w:rsid w:val="001D547A"/>
    <w:rsid w:val="001E081D"/>
    <w:rsid w:val="001E0F26"/>
    <w:rsid w:val="001E1E31"/>
    <w:rsid w:val="001E541B"/>
    <w:rsid w:val="001E749F"/>
    <w:rsid w:val="001F10C5"/>
    <w:rsid w:val="001F3D7A"/>
    <w:rsid w:val="001F59D0"/>
    <w:rsid w:val="001F60E2"/>
    <w:rsid w:val="001F62AF"/>
    <w:rsid w:val="0020162F"/>
    <w:rsid w:val="00206959"/>
    <w:rsid w:val="002102EB"/>
    <w:rsid w:val="00210EE6"/>
    <w:rsid w:val="002166F6"/>
    <w:rsid w:val="002241F9"/>
    <w:rsid w:val="00224818"/>
    <w:rsid w:val="00224E7D"/>
    <w:rsid w:val="00225F81"/>
    <w:rsid w:val="002265F1"/>
    <w:rsid w:val="00226F62"/>
    <w:rsid w:val="00236995"/>
    <w:rsid w:val="002404FA"/>
    <w:rsid w:val="002452F7"/>
    <w:rsid w:val="00247A86"/>
    <w:rsid w:val="00247D34"/>
    <w:rsid w:val="00251D60"/>
    <w:rsid w:val="00253135"/>
    <w:rsid w:val="00255152"/>
    <w:rsid w:val="00256BA3"/>
    <w:rsid w:val="00262E90"/>
    <w:rsid w:val="00263938"/>
    <w:rsid w:val="00263FB0"/>
    <w:rsid w:val="00266112"/>
    <w:rsid w:val="00272EE7"/>
    <w:rsid w:val="0027515B"/>
    <w:rsid w:val="00280EC0"/>
    <w:rsid w:val="00282380"/>
    <w:rsid w:val="002B0CC0"/>
    <w:rsid w:val="002B641E"/>
    <w:rsid w:val="002C2883"/>
    <w:rsid w:val="002C2E02"/>
    <w:rsid w:val="002C2F7D"/>
    <w:rsid w:val="002C5CF0"/>
    <w:rsid w:val="002C75B6"/>
    <w:rsid w:val="002D1998"/>
    <w:rsid w:val="002D3336"/>
    <w:rsid w:val="002D72D0"/>
    <w:rsid w:val="002E220F"/>
    <w:rsid w:val="002E41BA"/>
    <w:rsid w:val="002E6742"/>
    <w:rsid w:val="002F1280"/>
    <w:rsid w:val="002F13A6"/>
    <w:rsid w:val="002F6B0F"/>
    <w:rsid w:val="002F6E64"/>
    <w:rsid w:val="002F74F8"/>
    <w:rsid w:val="00302ECA"/>
    <w:rsid w:val="003042FA"/>
    <w:rsid w:val="00307D8C"/>
    <w:rsid w:val="003110C2"/>
    <w:rsid w:val="003118D6"/>
    <w:rsid w:val="00314043"/>
    <w:rsid w:val="00314C08"/>
    <w:rsid w:val="00315C95"/>
    <w:rsid w:val="003173FB"/>
    <w:rsid w:val="00325668"/>
    <w:rsid w:val="003277C5"/>
    <w:rsid w:val="003336B3"/>
    <w:rsid w:val="00334C8D"/>
    <w:rsid w:val="003355FF"/>
    <w:rsid w:val="00337CCF"/>
    <w:rsid w:val="003422C4"/>
    <w:rsid w:val="0034329F"/>
    <w:rsid w:val="003452B0"/>
    <w:rsid w:val="00350058"/>
    <w:rsid w:val="00350306"/>
    <w:rsid w:val="003547E0"/>
    <w:rsid w:val="00357024"/>
    <w:rsid w:val="0035745A"/>
    <w:rsid w:val="00364775"/>
    <w:rsid w:val="00367180"/>
    <w:rsid w:val="00370BA8"/>
    <w:rsid w:val="00371B0F"/>
    <w:rsid w:val="00375C2A"/>
    <w:rsid w:val="003767BE"/>
    <w:rsid w:val="00380649"/>
    <w:rsid w:val="0038158E"/>
    <w:rsid w:val="003815F0"/>
    <w:rsid w:val="0038448F"/>
    <w:rsid w:val="00385865"/>
    <w:rsid w:val="003870FA"/>
    <w:rsid w:val="003927CE"/>
    <w:rsid w:val="00393730"/>
    <w:rsid w:val="00393DC2"/>
    <w:rsid w:val="00394FDA"/>
    <w:rsid w:val="003951E3"/>
    <w:rsid w:val="00396DA8"/>
    <w:rsid w:val="003A0C29"/>
    <w:rsid w:val="003A440E"/>
    <w:rsid w:val="003A45FB"/>
    <w:rsid w:val="003B0307"/>
    <w:rsid w:val="003B0745"/>
    <w:rsid w:val="003B1CAC"/>
    <w:rsid w:val="003B2ED8"/>
    <w:rsid w:val="003C095A"/>
    <w:rsid w:val="003C1B42"/>
    <w:rsid w:val="003C76A9"/>
    <w:rsid w:val="003D24D6"/>
    <w:rsid w:val="003D261F"/>
    <w:rsid w:val="003D3047"/>
    <w:rsid w:val="003E1025"/>
    <w:rsid w:val="003E4D35"/>
    <w:rsid w:val="003E4F2A"/>
    <w:rsid w:val="003F0273"/>
    <w:rsid w:val="003F0E61"/>
    <w:rsid w:val="003F4806"/>
    <w:rsid w:val="003F731C"/>
    <w:rsid w:val="003F7477"/>
    <w:rsid w:val="00400C62"/>
    <w:rsid w:val="00400E76"/>
    <w:rsid w:val="004012E7"/>
    <w:rsid w:val="004035A7"/>
    <w:rsid w:val="00410B27"/>
    <w:rsid w:val="00412C3E"/>
    <w:rsid w:val="00413355"/>
    <w:rsid w:val="00413A5D"/>
    <w:rsid w:val="00415098"/>
    <w:rsid w:val="0041711B"/>
    <w:rsid w:val="004212A4"/>
    <w:rsid w:val="0042286C"/>
    <w:rsid w:val="004238D5"/>
    <w:rsid w:val="0043324F"/>
    <w:rsid w:val="0043505D"/>
    <w:rsid w:val="00444819"/>
    <w:rsid w:val="00444AF0"/>
    <w:rsid w:val="00444DB3"/>
    <w:rsid w:val="00447658"/>
    <w:rsid w:val="0045243D"/>
    <w:rsid w:val="0045316C"/>
    <w:rsid w:val="00460ACC"/>
    <w:rsid w:val="004716FF"/>
    <w:rsid w:val="00471E46"/>
    <w:rsid w:val="004741DB"/>
    <w:rsid w:val="00481C66"/>
    <w:rsid w:val="00484C41"/>
    <w:rsid w:val="00490FB7"/>
    <w:rsid w:val="004910EF"/>
    <w:rsid w:val="004938A1"/>
    <w:rsid w:val="00493D81"/>
    <w:rsid w:val="004945B2"/>
    <w:rsid w:val="004A1A2A"/>
    <w:rsid w:val="004A4983"/>
    <w:rsid w:val="004B0280"/>
    <w:rsid w:val="004B0A6C"/>
    <w:rsid w:val="004B0AA2"/>
    <w:rsid w:val="004B0F3F"/>
    <w:rsid w:val="004B39EA"/>
    <w:rsid w:val="004B3F3A"/>
    <w:rsid w:val="004C171B"/>
    <w:rsid w:val="004C2FCF"/>
    <w:rsid w:val="004C4450"/>
    <w:rsid w:val="004C5CCE"/>
    <w:rsid w:val="004C7E64"/>
    <w:rsid w:val="004D2EE4"/>
    <w:rsid w:val="004D3A41"/>
    <w:rsid w:val="004D73B4"/>
    <w:rsid w:val="004D7602"/>
    <w:rsid w:val="004E57E0"/>
    <w:rsid w:val="004F1C22"/>
    <w:rsid w:val="00503C0B"/>
    <w:rsid w:val="005043B7"/>
    <w:rsid w:val="00507167"/>
    <w:rsid w:val="00510222"/>
    <w:rsid w:val="0051346B"/>
    <w:rsid w:val="005139ED"/>
    <w:rsid w:val="00514C1F"/>
    <w:rsid w:val="00516F2E"/>
    <w:rsid w:val="005246B4"/>
    <w:rsid w:val="00531B34"/>
    <w:rsid w:val="00534A29"/>
    <w:rsid w:val="00540007"/>
    <w:rsid w:val="0054022D"/>
    <w:rsid w:val="005403E8"/>
    <w:rsid w:val="00544B4C"/>
    <w:rsid w:val="00545142"/>
    <w:rsid w:val="00545845"/>
    <w:rsid w:val="005567DE"/>
    <w:rsid w:val="00557C46"/>
    <w:rsid w:val="00557ED2"/>
    <w:rsid w:val="00565711"/>
    <w:rsid w:val="00566F46"/>
    <w:rsid w:val="0057133D"/>
    <w:rsid w:val="005718B0"/>
    <w:rsid w:val="00571D78"/>
    <w:rsid w:val="00573BCF"/>
    <w:rsid w:val="00573D84"/>
    <w:rsid w:val="00574EFC"/>
    <w:rsid w:val="00576643"/>
    <w:rsid w:val="0058259E"/>
    <w:rsid w:val="00583B8B"/>
    <w:rsid w:val="005946D3"/>
    <w:rsid w:val="00597897"/>
    <w:rsid w:val="005A7545"/>
    <w:rsid w:val="005B2150"/>
    <w:rsid w:val="005B7332"/>
    <w:rsid w:val="005C28FB"/>
    <w:rsid w:val="005C7011"/>
    <w:rsid w:val="005D035D"/>
    <w:rsid w:val="005D53CA"/>
    <w:rsid w:val="005D733E"/>
    <w:rsid w:val="005E1572"/>
    <w:rsid w:val="005E415F"/>
    <w:rsid w:val="005E56B9"/>
    <w:rsid w:val="005E69BC"/>
    <w:rsid w:val="005F0281"/>
    <w:rsid w:val="005F1D96"/>
    <w:rsid w:val="005F33BE"/>
    <w:rsid w:val="006014F8"/>
    <w:rsid w:val="006015C1"/>
    <w:rsid w:val="0060260D"/>
    <w:rsid w:val="006032DF"/>
    <w:rsid w:val="00605CFD"/>
    <w:rsid w:val="00605FB7"/>
    <w:rsid w:val="006101B1"/>
    <w:rsid w:val="006103FB"/>
    <w:rsid w:val="0061662D"/>
    <w:rsid w:val="006177DF"/>
    <w:rsid w:val="00620D1F"/>
    <w:rsid w:val="00622D0C"/>
    <w:rsid w:val="0063281C"/>
    <w:rsid w:val="00634FD3"/>
    <w:rsid w:val="006359AE"/>
    <w:rsid w:val="0063679D"/>
    <w:rsid w:val="00636C43"/>
    <w:rsid w:val="00641C5C"/>
    <w:rsid w:val="00643C3D"/>
    <w:rsid w:val="00647DD9"/>
    <w:rsid w:val="00651E5E"/>
    <w:rsid w:val="00652203"/>
    <w:rsid w:val="006529C6"/>
    <w:rsid w:val="006538A7"/>
    <w:rsid w:val="00654ECF"/>
    <w:rsid w:val="00657CD7"/>
    <w:rsid w:val="006618F6"/>
    <w:rsid w:val="00661D59"/>
    <w:rsid w:val="0066243E"/>
    <w:rsid w:val="00663512"/>
    <w:rsid w:val="00664D39"/>
    <w:rsid w:val="00666832"/>
    <w:rsid w:val="00670CB4"/>
    <w:rsid w:val="00671937"/>
    <w:rsid w:val="00672724"/>
    <w:rsid w:val="00674026"/>
    <w:rsid w:val="006767DD"/>
    <w:rsid w:val="00685635"/>
    <w:rsid w:val="00685906"/>
    <w:rsid w:val="00685C54"/>
    <w:rsid w:val="006918E7"/>
    <w:rsid w:val="00694391"/>
    <w:rsid w:val="00695127"/>
    <w:rsid w:val="006974F6"/>
    <w:rsid w:val="006A4A31"/>
    <w:rsid w:val="006A6A36"/>
    <w:rsid w:val="006B419A"/>
    <w:rsid w:val="006B5DBB"/>
    <w:rsid w:val="006B707E"/>
    <w:rsid w:val="006B728A"/>
    <w:rsid w:val="006C0FCE"/>
    <w:rsid w:val="006C4251"/>
    <w:rsid w:val="006C6283"/>
    <w:rsid w:val="006C79F8"/>
    <w:rsid w:val="006D1C98"/>
    <w:rsid w:val="006D5302"/>
    <w:rsid w:val="006D542B"/>
    <w:rsid w:val="006E514F"/>
    <w:rsid w:val="006F0695"/>
    <w:rsid w:val="00704DFF"/>
    <w:rsid w:val="007111F6"/>
    <w:rsid w:val="00711C08"/>
    <w:rsid w:val="007124CB"/>
    <w:rsid w:val="00716BE7"/>
    <w:rsid w:val="00717D9F"/>
    <w:rsid w:val="00722FC2"/>
    <w:rsid w:val="007250B8"/>
    <w:rsid w:val="00732386"/>
    <w:rsid w:val="00734F93"/>
    <w:rsid w:val="007401C0"/>
    <w:rsid w:val="00740B59"/>
    <w:rsid w:val="00740CF6"/>
    <w:rsid w:val="00740DB7"/>
    <w:rsid w:val="0074541C"/>
    <w:rsid w:val="00753F34"/>
    <w:rsid w:val="00754808"/>
    <w:rsid w:val="00761DF4"/>
    <w:rsid w:val="007630DB"/>
    <w:rsid w:val="007661C4"/>
    <w:rsid w:val="00770A33"/>
    <w:rsid w:val="00770FC7"/>
    <w:rsid w:val="007718A3"/>
    <w:rsid w:val="00775EBF"/>
    <w:rsid w:val="00776BAB"/>
    <w:rsid w:val="00780EAF"/>
    <w:rsid w:val="007A2070"/>
    <w:rsid w:val="007A20AF"/>
    <w:rsid w:val="007A29B3"/>
    <w:rsid w:val="007A6F40"/>
    <w:rsid w:val="007A753E"/>
    <w:rsid w:val="007B1441"/>
    <w:rsid w:val="007B1ECB"/>
    <w:rsid w:val="007B26A9"/>
    <w:rsid w:val="007B461B"/>
    <w:rsid w:val="007B4DC5"/>
    <w:rsid w:val="007C2660"/>
    <w:rsid w:val="007C2CF2"/>
    <w:rsid w:val="007C3656"/>
    <w:rsid w:val="007C3DFD"/>
    <w:rsid w:val="007C5B5B"/>
    <w:rsid w:val="007C70CA"/>
    <w:rsid w:val="007D0180"/>
    <w:rsid w:val="007D29DE"/>
    <w:rsid w:val="007E22C4"/>
    <w:rsid w:val="007E2BFF"/>
    <w:rsid w:val="007E6C53"/>
    <w:rsid w:val="007E6E50"/>
    <w:rsid w:val="007F25D0"/>
    <w:rsid w:val="007F79AE"/>
    <w:rsid w:val="00801257"/>
    <w:rsid w:val="008024F1"/>
    <w:rsid w:val="008029B3"/>
    <w:rsid w:val="00807885"/>
    <w:rsid w:val="00807F16"/>
    <w:rsid w:val="008177F2"/>
    <w:rsid w:val="00820341"/>
    <w:rsid w:val="00822FE3"/>
    <w:rsid w:val="008237A0"/>
    <w:rsid w:val="00825D4D"/>
    <w:rsid w:val="00826EAB"/>
    <w:rsid w:val="00827073"/>
    <w:rsid w:val="0082721C"/>
    <w:rsid w:val="00833391"/>
    <w:rsid w:val="0083469B"/>
    <w:rsid w:val="00835324"/>
    <w:rsid w:val="00845074"/>
    <w:rsid w:val="00846D99"/>
    <w:rsid w:val="00846F36"/>
    <w:rsid w:val="00856F05"/>
    <w:rsid w:val="00860AEF"/>
    <w:rsid w:val="008679C5"/>
    <w:rsid w:val="00867A6B"/>
    <w:rsid w:val="00871549"/>
    <w:rsid w:val="008716D0"/>
    <w:rsid w:val="00871D76"/>
    <w:rsid w:val="0087229E"/>
    <w:rsid w:val="0087377A"/>
    <w:rsid w:val="00876312"/>
    <w:rsid w:val="00880504"/>
    <w:rsid w:val="00882D39"/>
    <w:rsid w:val="00883597"/>
    <w:rsid w:val="00885A61"/>
    <w:rsid w:val="00887352"/>
    <w:rsid w:val="008874AD"/>
    <w:rsid w:val="00891635"/>
    <w:rsid w:val="00892B1D"/>
    <w:rsid w:val="00893012"/>
    <w:rsid w:val="00896BB6"/>
    <w:rsid w:val="0089797D"/>
    <w:rsid w:val="008A472B"/>
    <w:rsid w:val="008A4AB4"/>
    <w:rsid w:val="008A5799"/>
    <w:rsid w:val="008A7CFB"/>
    <w:rsid w:val="008B037A"/>
    <w:rsid w:val="008B1CDE"/>
    <w:rsid w:val="008B4616"/>
    <w:rsid w:val="008B61BB"/>
    <w:rsid w:val="008B62EA"/>
    <w:rsid w:val="008B7C02"/>
    <w:rsid w:val="008C09CC"/>
    <w:rsid w:val="008C19AA"/>
    <w:rsid w:val="008C208D"/>
    <w:rsid w:val="008C27EA"/>
    <w:rsid w:val="008C2D56"/>
    <w:rsid w:val="008C5A5B"/>
    <w:rsid w:val="008C5E92"/>
    <w:rsid w:val="008D1310"/>
    <w:rsid w:val="008D64E3"/>
    <w:rsid w:val="008E723D"/>
    <w:rsid w:val="008F2B8A"/>
    <w:rsid w:val="008F67D8"/>
    <w:rsid w:val="00903368"/>
    <w:rsid w:val="009044F4"/>
    <w:rsid w:val="0090565F"/>
    <w:rsid w:val="00906610"/>
    <w:rsid w:val="00907625"/>
    <w:rsid w:val="00911F0F"/>
    <w:rsid w:val="00917BD1"/>
    <w:rsid w:val="00921529"/>
    <w:rsid w:val="009223D3"/>
    <w:rsid w:val="00930716"/>
    <w:rsid w:val="00930AD3"/>
    <w:rsid w:val="00930BE5"/>
    <w:rsid w:val="00931266"/>
    <w:rsid w:val="009319F9"/>
    <w:rsid w:val="00933AC1"/>
    <w:rsid w:val="00941BB0"/>
    <w:rsid w:val="00944F8E"/>
    <w:rsid w:val="00945E85"/>
    <w:rsid w:val="009461EB"/>
    <w:rsid w:val="0095181E"/>
    <w:rsid w:val="00952634"/>
    <w:rsid w:val="00955295"/>
    <w:rsid w:val="00956104"/>
    <w:rsid w:val="009636E0"/>
    <w:rsid w:val="00971615"/>
    <w:rsid w:val="00976163"/>
    <w:rsid w:val="0098017E"/>
    <w:rsid w:val="00980AFE"/>
    <w:rsid w:val="00981998"/>
    <w:rsid w:val="0098319E"/>
    <w:rsid w:val="00984A18"/>
    <w:rsid w:val="00987AB4"/>
    <w:rsid w:val="0099549B"/>
    <w:rsid w:val="00996138"/>
    <w:rsid w:val="00997945"/>
    <w:rsid w:val="009A118D"/>
    <w:rsid w:val="009A2BC5"/>
    <w:rsid w:val="009A3CDF"/>
    <w:rsid w:val="009B10D3"/>
    <w:rsid w:val="009B477E"/>
    <w:rsid w:val="009B4949"/>
    <w:rsid w:val="009B7D7B"/>
    <w:rsid w:val="009C05AE"/>
    <w:rsid w:val="009C3436"/>
    <w:rsid w:val="009C508F"/>
    <w:rsid w:val="009C57A0"/>
    <w:rsid w:val="009C750D"/>
    <w:rsid w:val="009D1489"/>
    <w:rsid w:val="009D5963"/>
    <w:rsid w:val="009E2A11"/>
    <w:rsid w:val="009E317C"/>
    <w:rsid w:val="009E5E3C"/>
    <w:rsid w:val="009E6AA7"/>
    <w:rsid w:val="009E74F0"/>
    <w:rsid w:val="009F066C"/>
    <w:rsid w:val="009F1797"/>
    <w:rsid w:val="009F26B5"/>
    <w:rsid w:val="00A04109"/>
    <w:rsid w:val="00A119C4"/>
    <w:rsid w:val="00A12626"/>
    <w:rsid w:val="00A137BC"/>
    <w:rsid w:val="00A138B7"/>
    <w:rsid w:val="00A13A90"/>
    <w:rsid w:val="00A149CE"/>
    <w:rsid w:val="00A152CE"/>
    <w:rsid w:val="00A170CB"/>
    <w:rsid w:val="00A2407E"/>
    <w:rsid w:val="00A278C5"/>
    <w:rsid w:val="00A34B22"/>
    <w:rsid w:val="00A34E40"/>
    <w:rsid w:val="00A453ED"/>
    <w:rsid w:val="00A5059A"/>
    <w:rsid w:val="00A513CA"/>
    <w:rsid w:val="00A5144A"/>
    <w:rsid w:val="00A52402"/>
    <w:rsid w:val="00A53D08"/>
    <w:rsid w:val="00A54E39"/>
    <w:rsid w:val="00A57796"/>
    <w:rsid w:val="00A60782"/>
    <w:rsid w:val="00A62390"/>
    <w:rsid w:val="00A64D05"/>
    <w:rsid w:val="00A658F9"/>
    <w:rsid w:val="00A7043C"/>
    <w:rsid w:val="00A70C28"/>
    <w:rsid w:val="00A71380"/>
    <w:rsid w:val="00A7324B"/>
    <w:rsid w:val="00A779BB"/>
    <w:rsid w:val="00A80A72"/>
    <w:rsid w:val="00A82E1F"/>
    <w:rsid w:val="00A83711"/>
    <w:rsid w:val="00A85238"/>
    <w:rsid w:val="00A85E80"/>
    <w:rsid w:val="00A86D25"/>
    <w:rsid w:val="00A870AD"/>
    <w:rsid w:val="00A90439"/>
    <w:rsid w:val="00A96CC5"/>
    <w:rsid w:val="00AA0575"/>
    <w:rsid w:val="00AA0CCD"/>
    <w:rsid w:val="00AA60B5"/>
    <w:rsid w:val="00AA6FA5"/>
    <w:rsid w:val="00AA7A6F"/>
    <w:rsid w:val="00AB63D0"/>
    <w:rsid w:val="00AC2160"/>
    <w:rsid w:val="00AC3FD6"/>
    <w:rsid w:val="00AC624D"/>
    <w:rsid w:val="00AC69E4"/>
    <w:rsid w:val="00AC6BF6"/>
    <w:rsid w:val="00AD0085"/>
    <w:rsid w:val="00AD1AB4"/>
    <w:rsid w:val="00AD2DAB"/>
    <w:rsid w:val="00AD5D3F"/>
    <w:rsid w:val="00AE5836"/>
    <w:rsid w:val="00AE700C"/>
    <w:rsid w:val="00AF1CDF"/>
    <w:rsid w:val="00AF1DE4"/>
    <w:rsid w:val="00AF4127"/>
    <w:rsid w:val="00B00B19"/>
    <w:rsid w:val="00B01602"/>
    <w:rsid w:val="00B038CE"/>
    <w:rsid w:val="00B32145"/>
    <w:rsid w:val="00B3297D"/>
    <w:rsid w:val="00B40765"/>
    <w:rsid w:val="00B413F3"/>
    <w:rsid w:val="00B4169C"/>
    <w:rsid w:val="00B523A2"/>
    <w:rsid w:val="00B657D8"/>
    <w:rsid w:val="00B6655D"/>
    <w:rsid w:val="00B6794E"/>
    <w:rsid w:val="00B764AF"/>
    <w:rsid w:val="00B776BE"/>
    <w:rsid w:val="00B82885"/>
    <w:rsid w:val="00B97CD5"/>
    <w:rsid w:val="00BA0AE0"/>
    <w:rsid w:val="00BA41BA"/>
    <w:rsid w:val="00BA50F9"/>
    <w:rsid w:val="00BA6170"/>
    <w:rsid w:val="00BB02BF"/>
    <w:rsid w:val="00BB49A2"/>
    <w:rsid w:val="00BC47AD"/>
    <w:rsid w:val="00BD0937"/>
    <w:rsid w:val="00BD47BA"/>
    <w:rsid w:val="00BD6C3B"/>
    <w:rsid w:val="00BE0D4D"/>
    <w:rsid w:val="00BE633A"/>
    <w:rsid w:val="00BF1925"/>
    <w:rsid w:val="00BF7688"/>
    <w:rsid w:val="00C050AB"/>
    <w:rsid w:val="00C0527F"/>
    <w:rsid w:val="00C06610"/>
    <w:rsid w:val="00C07FF7"/>
    <w:rsid w:val="00C13172"/>
    <w:rsid w:val="00C15409"/>
    <w:rsid w:val="00C227B2"/>
    <w:rsid w:val="00C24F88"/>
    <w:rsid w:val="00C357E1"/>
    <w:rsid w:val="00C36000"/>
    <w:rsid w:val="00C41382"/>
    <w:rsid w:val="00C421AF"/>
    <w:rsid w:val="00C46D6C"/>
    <w:rsid w:val="00C5014D"/>
    <w:rsid w:val="00C52C1A"/>
    <w:rsid w:val="00C53EDA"/>
    <w:rsid w:val="00C54F13"/>
    <w:rsid w:val="00C572D3"/>
    <w:rsid w:val="00C60E05"/>
    <w:rsid w:val="00C61344"/>
    <w:rsid w:val="00C66941"/>
    <w:rsid w:val="00C67BEB"/>
    <w:rsid w:val="00C74B3D"/>
    <w:rsid w:val="00C74E58"/>
    <w:rsid w:val="00C751EC"/>
    <w:rsid w:val="00C7641B"/>
    <w:rsid w:val="00C7769C"/>
    <w:rsid w:val="00C91398"/>
    <w:rsid w:val="00C92ABD"/>
    <w:rsid w:val="00C93EEE"/>
    <w:rsid w:val="00C950F7"/>
    <w:rsid w:val="00C97549"/>
    <w:rsid w:val="00C97FA2"/>
    <w:rsid w:val="00CA1661"/>
    <w:rsid w:val="00CA3149"/>
    <w:rsid w:val="00CA3705"/>
    <w:rsid w:val="00CA3FBC"/>
    <w:rsid w:val="00CB1E92"/>
    <w:rsid w:val="00CB218C"/>
    <w:rsid w:val="00CC4887"/>
    <w:rsid w:val="00CD27E5"/>
    <w:rsid w:val="00CD3ED3"/>
    <w:rsid w:val="00CD5089"/>
    <w:rsid w:val="00CD5924"/>
    <w:rsid w:val="00CD7CB6"/>
    <w:rsid w:val="00CE66CE"/>
    <w:rsid w:val="00CE6B7E"/>
    <w:rsid w:val="00CE7AC6"/>
    <w:rsid w:val="00CF0D46"/>
    <w:rsid w:val="00CF638C"/>
    <w:rsid w:val="00CF7555"/>
    <w:rsid w:val="00D0105C"/>
    <w:rsid w:val="00D04E1B"/>
    <w:rsid w:val="00D06FCC"/>
    <w:rsid w:val="00D0705C"/>
    <w:rsid w:val="00D078FB"/>
    <w:rsid w:val="00D07E89"/>
    <w:rsid w:val="00D15FCC"/>
    <w:rsid w:val="00D16BAD"/>
    <w:rsid w:val="00D1747E"/>
    <w:rsid w:val="00D30843"/>
    <w:rsid w:val="00D341BC"/>
    <w:rsid w:val="00D360CB"/>
    <w:rsid w:val="00D42E1A"/>
    <w:rsid w:val="00D4393F"/>
    <w:rsid w:val="00D447F2"/>
    <w:rsid w:val="00D44D3F"/>
    <w:rsid w:val="00D46463"/>
    <w:rsid w:val="00D51770"/>
    <w:rsid w:val="00D62C50"/>
    <w:rsid w:val="00D644DB"/>
    <w:rsid w:val="00D7523F"/>
    <w:rsid w:val="00D77752"/>
    <w:rsid w:val="00D82D78"/>
    <w:rsid w:val="00D83B0D"/>
    <w:rsid w:val="00D970E7"/>
    <w:rsid w:val="00DA0D24"/>
    <w:rsid w:val="00DA591E"/>
    <w:rsid w:val="00DB0E96"/>
    <w:rsid w:val="00DB5D86"/>
    <w:rsid w:val="00DD3726"/>
    <w:rsid w:val="00DD75D1"/>
    <w:rsid w:val="00DD7D0F"/>
    <w:rsid w:val="00DE3F14"/>
    <w:rsid w:val="00DE47F9"/>
    <w:rsid w:val="00DE677C"/>
    <w:rsid w:val="00DE6CD0"/>
    <w:rsid w:val="00DF028A"/>
    <w:rsid w:val="00DF317D"/>
    <w:rsid w:val="00DF3442"/>
    <w:rsid w:val="00DF6EA6"/>
    <w:rsid w:val="00DF79D4"/>
    <w:rsid w:val="00E03E04"/>
    <w:rsid w:val="00E06EE4"/>
    <w:rsid w:val="00E10480"/>
    <w:rsid w:val="00E138E5"/>
    <w:rsid w:val="00E3213B"/>
    <w:rsid w:val="00E32935"/>
    <w:rsid w:val="00E33F50"/>
    <w:rsid w:val="00E466AA"/>
    <w:rsid w:val="00E46DEF"/>
    <w:rsid w:val="00E50C00"/>
    <w:rsid w:val="00E513D5"/>
    <w:rsid w:val="00E5169D"/>
    <w:rsid w:val="00E53982"/>
    <w:rsid w:val="00E61789"/>
    <w:rsid w:val="00E62D6A"/>
    <w:rsid w:val="00E633AC"/>
    <w:rsid w:val="00E63A17"/>
    <w:rsid w:val="00E64F49"/>
    <w:rsid w:val="00E65A71"/>
    <w:rsid w:val="00E74B82"/>
    <w:rsid w:val="00E81F4D"/>
    <w:rsid w:val="00E93C46"/>
    <w:rsid w:val="00E94359"/>
    <w:rsid w:val="00E948FB"/>
    <w:rsid w:val="00E9559B"/>
    <w:rsid w:val="00E9601F"/>
    <w:rsid w:val="00EA321A"/>
    <w:rsid w:val="00EA743B"/>
    <w:rsid w:val="00EB219E"/>
    <w:rsid w:val="00EC1B95"/>
    <w:rsid w:val="00EC2C84"/>
    <w:rsid w:val="00EC4CE9"/>
    <w:rsid w:val="00EC5107"/>
    <w:rsid w:val="00EC6F09"/>
    <w:rsid w:val="00ED59F6"/>
    <w:rsid w:val="00ED7B11"/>
    <w:rsid w:val="00EE0DAA"/>
    <w:rsid w:val="00EE24F1"/>
    <w:rsid w:val="00EE441D"/>
    <w:rsid w:val="00EE70F4"/>
    <w:rsid w:val="00EF4411"/>
    <w:rsid w:val="00EF5931"/>
    <w:rsid w:val="00EF6AE9"/>
    <w:rsid w:val="00F00A7A"/>
    <w:rsid w:val="00F011EF"/>
    <w:rsid w:val="00F0140C"/>
    <w:rsid w:val="00F03BBC"/>
    <w:rsid w:val="00F03F71"/>
    <w:rsid w:val="00F04188"/>
    <w:rsid w:val="00F130BD"/>
    <w:rsid w:val="00F14D98"/>
    <w:rsid w:val="00F1524C"/>
    <w:rsid w:val="00F155B2"/>
    <w:rsid w:val="00F20DBD"/>
    <w:rsid w:val="00F217AE"/>
    <w:rsid w:val="00F22F75"/>
    <w:rsid w:val="00F23F80"/>
    <w:rsid w:val="00F262D7"/>
    <w:rsid w:val="00F31ABC"/>
    <w:rsid w:val="00F331B7"/>
    <w:rsid w:val="00F42D79"/>
    <w:rsid w:val="00F579C8"/>
    <w:rsid w:val="00F74C3C"/>
    <w:rsid w:val="00F75699"/>
    <w:rsid w:val="00F771FC"/>
    <w:rsid w:val="00F777D7"/>
    <w:rsid w:val="00F77DD9"/>
    <w:rsid w:val="00F82B23"/>
    <w:rsid w:val="00F8712A"/>
    <w:rsid w:val="00F87879"/>
    <w:rsid w:val="00F9432B"/>
    <w:rsid w:val="00F94804"/>
    <w:rsid w:val="00F95024"/>
    <w:rsid w:val="00F9582F"/>
    <w:rsid w:val="00F95DFC"/>
    <w:rsid w:val="00FA0A35"/>
    <w:rsid w:val="00FA1031"/>
    <w:rsid w:val="00FA73DD"/>
    <w:rsid w:val="00FB2E89"/>
    <w:rsid w:val="00FB2F46"/>
    <w:rsid w:val="00FB4C44"/>
    <w:rsid w:val="00FC6715"/>
    <w:rsid w:val="00FC70C6"/>
    <w:rsid w:val="00FD4C99"/>
    <w:rsid w:val="00FD53AD"/>
    <w:rsid w:val="00FE033F"/>
    <w:rsid w:val="00FE15FA"/>
    <w:rsid w:val="00FE2A7D"/>
    <w:rsid w:val="00FE3709"/>
    <w:rsid w:val="00FE4329"/>
    <w:rsid w:val="00FE761B"/>
    <w:rsid w:val="00FF2D82"/>
    <w:rsid w:val="00FF56B0"/>
    <w:rsid w:val="00FF73DB"/>
    <w:rsid w:val="0266FC1F"/>
    <w:rsid w:val="038F98AB"/>
    <w:rsid w:val="0A168829"/>
    <w:rsid w:val="0CCC55DF"/>
    <w:rsid w:val="0E1C2282"/>
    <w:rsid w:val="123BB905"/>
    <w:rsid w:val="140C068C"/>
    <w:rsid w:val="27925EE1"/>
    <w:rsid w:val="301B60B9"/>
    <w:rsid w:val="34D958ED"/>
    <w:rsid w:val="3DD8F108"/>
    <w:rsid w:val="54391141"/>
    <w:rsid w:val="55261CE5"/>
    <w:rsid w:val="574BC11F"/>
    <w:rsid w:val="596DCA17"/>
    <w:rsid w:val="5DF9339F"/>
    <w:rsid w:val="7C573AA9"/>
    <w:rsid w:val="7D265A68"/>
    <w:rsid w:val="7EA4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88430"/>
  <w15:chartTrackingRefBased/>
  <w15:docId w15:val="{9CB74ADE-AA42-014E-9756-CB83F7A1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yle 65"/>
    <w:qFormat/>
    <w:rsid w:val="006F52A1"/>
    <w:pPr>
      <w:autoSpaceDE w:val="0"/>
      <w:autoSpaceDN w:val="0"/>
      <w:adjustRightInd w:val="0"/>
      <w:jc w:val="both"/>
      <w:pPrChange w:id="0" w:author="Nick Bernal" w:date="2026-09-26T15:17:00Z">
        <w:pPr/>
      </w:pPrChange>
    </w:pPr>
    <w:rPr>
      <w:rFonts w:ascii="Times New Roman" w:eastAsia="Times New Roman" w:hAnsi="Times New Roman" w:cs="Times New Roman"/>
      <w:kern w:val="0"/>
      <w14:ligatures w14:val="none"/>
      <w:rPrChange w:id="0" w:author="Nick Bernal" w:date="2026-09-26T15:17:00Z">
        <w:rPr>
          <w:rFonts w:eastAsia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aliases w:val="Style 36"/>
    <w:basedOn w:val="Normal"/>
    <w:next w:val="BodyTextIndent"/>
    <w:link w:val="Heading1Char"/>
    <w:qFormat/>
    <w:rsid w:val="006F52A1"/>
    <w:pPr>
      <w:keepNext/>
      <w:keepLines/>
      <w:spacing w:before="240" w:line="240" w:lineRule="exact"/>
      <w:ind w:right="720"/>
      <w:outlineLvl w:val="0"/>
      <w:pPrChange w:id="1" w:author="Nick Bernal" w:date="2026-09-26T15:17:00Z">
        <w:pPr>
          <w:keepNext/>
          <w:keepLines/>
          <w:autoSpaceDE w:val="0"/>
          <w:autoSpaceDN w:val="0"/>
          <w:adjustRightInd w:val="0"/>
          <w:spacing w:before="360" w:after="80"/>
          <w:jc w:val="both"/>
          <w:outlineLvl w:val="0"/>
        </w:pPr>
      </w:pPrChange>
    </w:pPr>
    <w:rPr>
      <w:b/>
      <w:bCs/>
      <w:caps/>
      <w:rPrChange w:id="1" w:author="Nick Bernal" w:date="2026-09-26T15:17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aliases w:val="Style 38"/>
    <w:basedOn w:val="Normal"/>
    <w:next w:val="BodyTextIndent"/>
    <w:link w:val="Heading2Char"/>
    <w:qFormat/>
    <w:rsid w:val="006F52A1"/>
    <w:pPr>
      <w:keepNext/>
      <w:keepLines/>
      <w:spacing w:before="240" w:line="240" w:lineRule="exact"/>
      <w:ind w:right="720"/>
      <w:outlineLvl w:val="1"/>
      <w:pPrChange w:id="2" w:author="Nick Bernal" w:date="2026-09-26T15:17:00Z">
        <w:pPr>
          <w:keepNext/>
          <w:keepLines/>
          <w:autoSpaceDE w:val="0"/>
          <w:autoSpaceDN w:val="0"/>
          <w:adjustRightInd w:val="0"/>
          <w:spacing w:before="160" w:after="80"/>
          <w:jc w:val="both"/>
          <w:outlineLvl w:val="1"/>
        </w:pPr>
      </w:pPrChange>
    </w:pPr>
    <w:rPr>
      <w:b/>
      <w:bCs/>
      <w:rPrChange w:id="2" w:author="Nick Bernal" w:date="2026-09-26T15:17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aliases w:val="Style 39"/>
    <w:basedOn w:val="Normal"/>
    <w:next w:val="BodyTextIndent"/>
    <w:link w:val="Heading3Char"/>
    <w:qFormat/>
    <w:rsid w:val="006F52A1"/>
    <w:pPr>
      <w:keepNext/>
      <w:keepLines/>
      <w:spacing w:before="240" w:line="240" w:lineRule="exact"/>
      <w:ind w:right="720"/>
      <w:outlineLvl w:val="2"/>
      <w:pPrChange w:id="3" w:author="Nick Bernal" w:date="2026-09-26T15:17:00Z">
        <w:pPr>
          <w:keepNext/>
          <w:keepLines/>
          <w:autoSpaceDE w:val="0"/>
          <w:autoSpaceDN w:val="0"/>
          <w:adjustRightInd w:val="0"/>
          <w:spacing w:before="160" w:after="80"/>
          <w:jc w:val="both"/>
          <w:outlineLvl w:val="2"/>
        </w:pPr>
      </w:pPrChange>
    </w:pPr>
    <w:rPr>
      <w:rPrChange w:id="3" w:author="Nick Bernal" w:date="2026-09-26T15:17:00Z">
        <w:rPr>
          <w:rFonts w:eastAsiaTheme="majorEastAsia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aliases w:val="Style 40"/>
    <w:basedOn w:val="Normal"/>
    <w:next w:val="BodyTextIndent"/>
    <w:link w:val="Heading4Char"/>
    <w:qFormat/>
    <w:rsid w:val="006F52A1"/>
    <w:pPr>
      <w:keepNext/>
      <w:keepLines/>
      <w:spacing w:before="240" w:line="240" w:lineRule="exact"/>
      <w:ind w:right="720"/>
      <w:outlineLvl w:val="3"/>
      <w:pPrChange w:id="4" w:author="Nick Bernal" w:date="2026-09-26T15:17:00Z">
        <w:pPr>
          <w:keepNext/>
          <w:keepLines/>
          <w:autoSpaceDE w:val="0"/>
          <w:autoSpaceDN w:val="0"/>
          <w:adjustRightInd w:val="0"/>
          <w:spacing w:before="80" w:after="40"/>
          <w:jc w:val="both"/>
          <w:outlineLvl w:val="3"/>
        </w:pPr>
      </w:pPrChange>
    </w:pPr>
    <w:rPr>
      <w:rPrChange w:id="4" w:author="Nick Bernal" w:date="2026-09-26T15:17:00Z">
        <w:rPr>
          <w:rFonts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aliases w:val="Style 41"/>
    <w:basedOn w:val="Normal"/>
    <w:next w:val="BodyTextIndent"/>
    <w:link w:val="Heading5Char"/>
    <w:qFormat/>
    <w:rsid w:val="006F52A1"/>
    <w:pPr>
      <w:keepNext/>
      <w:keepLines/>
      <w:spacing w:before="240" w:line="240" w:lineRule="exact"/>
      <w:ind w:right="720"/>
      <w:outlineLvl w:val="4"/>
      <w:pPrChange w:id="5" w:author="Nick Bernal" w:date="2026-09-26T15:17:00Z">
        <w:pPr>
          <w:keepNext/>
          <w:keepLines/>
          <w:autoSpaceDE w:val="0"/>
          <w:autoSpaceDN w:val="0"/>
          <w:adjustRightInd w:val="0"/>
          <w:spacing w:before="80" w:after="40"/>
          <w:jc w:val="both"/>
          <w:outlineLvl w:val="4"/>
        </w:pPr>
      </w:pPrChange>
    </w:pPr>
    <w:rPr>
      <w:rPrChange w:id="5" w:author="Nick Bernal" w:date="2026-09-26T15:17:00Z">
        <w:rPr>
          <w:rFonts w:eastAsiaTheme="majorEastAsia" w:cstheme="majorBidi"/>
          <w:color w:val="0F4761" w:themeColor="accent1" w:themeShade="BF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aliases w:val="Style 42"/>
    <w:basedOn w:val="Normal"/>
    <w:next w:val="BodyTextIndent"/>
    <w:link w:val="Heading6Char"/>
    <w:qFormat/>
    <w:rsid w:val="006F52A1"/>
    <w:pPr>
      <w:keepNext/>
      <w:keepLines/>
      <w:spacing w:before="240" w:line="240" w:lineRule="exact"/>
      <w:ind w:right="720"/>
      <w:outlineLvl w:val="5"/>
      <w:pPrChange w:id="6" w:author="Nick Bernal" w:date="2026-09-26T15:17:00Z">
        <w:pPr>
          <w:keepNext/>
          <w:keepLines/>
          <w:autoSpaceDE w:val="0"/>
          <w:autoSpaceDN w:val="0"/>
          <w:adjustRightInd w:val="0"/>
          <w:spacing w:before="40"/>
          <w:jc w:val="both"/>
          <w:outlineLvl w:val="5"/>
        </w:pPr>
      </w:pPrChange>
    </w:pPr>
    <w:rPr>
      <w:rPrChange w:id="6" w:author="Nick Bernal" w:date="2026-09-26T15:17:00Z">
        <w:rPr>
          <w:rFonts w:eastAsiaTheme="majorEastAsia" w:cstheme="majorBidi"/>
          <w:i/>
          <w:iCs/>
          <w:color w:val="595959" w:themeColor="text1" w:themeTint="A6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aliases w:val="Style 43"/>
    <w:basedOn w:val="Normal"/>
    <w:next w:val="BodyTextIndent"/>
    <w:link w:val="Heading7Char"/>
    <w:qFormat/>
    <w:rsid w:val="006F52A1"/>
    <w:pPr>
      <w:keepNext/>
      <w:keepLines/>
      <w:spacing w:before="240" w:line="240" w:lineRule="exact"/>
      <w:ind w:right="720"/>
      <w:outlineLvl w:val="6"/>
      <w:pPrChange w:id="7" w:author="Nick Bernal" w:date="2026-09-26T15:17:00Z">
        <w:pPr>
          <w:keepNext/>
          <w:keepLines/>
          <w:autoSpaceDE w:val="0"/>
          <w:autoSpaceDN w:val="0"/>
          <w:adjustRightInd w:val="0"/>
          <w:spacing w:before="40"/>
          <w:jc w:val="both"/>
          <w:outlineLvl w:val="6"/>
        </w:pPr>
      </w:pPrChange>
    </w:pPr>
    <w:rPr>
      <w:rPrChange w:id="7" w:author="Nick Bernal" w:date="2026-09-26T15:17:00Z">
        <w:rPr>
          <w:rFonts w:eastAsiaTheme="majorEastAsia" w:cstheme="majorBidi"/>
          <w:color w:val="595959" w:themeColor="text1" w:themeTint="A6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aliases w:val="Style 44"/>
    <w:basedOn w:val="Normal"/>
    <w:next w:val="BodyTextIndent"/>
    <w:link w:val="Heading8Char"/>
    <w:qFormat/>
    <w:rsid w:val="006F52A1"/>
    <w:pPr>
      <w:keepNext/>
      <w:keepLines/>
      <w:spacing w:before="240" w:line="240" w:lineRule="exact"/>
      <w:ind w:right="720"/>
      <w:outlineLvl w:val="7"/>
      <w:pPrChange w:id="8" w:author="Nick Bernal" w:date="2026-09-26T15:17:00Z">
        <w:pPr>
          <w:keepNext/>
          <w:keepLines/>
          <w:autoSpaceDE w:val="0"/>
          <w:autoSpaceDN w:val="0"/>
          <w:adjustRightInd w:val="0"/>
          <w:jc w:val="both"/>
          <w:outlineLvl w:val="7"/>
        </w:pPr>
      </w:pPrChange>
    </w:pPr>
    <w:rPr>
      <w:rPrChange w:id="8" w:author="Nick Bernal" w:date="2026-09-26T15:17:00Z">
        <w:rPr>
          <w:rFonts w:eastAsiaTheme="majorEastAsia" w:cstheme="majorBidi"/>
          <w:i/>
          <w:iCs/>
          <w:color w:val="272727" w:themeColor="text1" w:themeTint="D8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aliases w:val="Style 45"/>
    <w:basedOn w:val="Normal"/>
    <w:next w:val="BodyTextIndent"/>
    <w:link w:val="Heading9Char"/>
    <w:qFormat/>
    <w:rsid w:val="006F52A1"/>
    <w:pPr>
      <w:keepNext/>
      <w:keepLines/>
      <w:spacing w:before="240" w:line="240" w:lineRule="exact"/>
      <w:ind w:right="720"/>
      <w:outlineLvl w:val="8"/>
      <w:pPrChange w:id="9" w:author="Nick Bernal" w:date="2026-09-26T15:17:00Z">
        <w:pPr>
          <w:keepNext/>
          <w:keepLines/>
          <w:autoSpaceDE w:val="0"/>
          <w:autoSpaceDN w:val="0"/>
          <w:adjustRightInd w:val="0"/>
          <w:jc w:val="both"/>
          <w:outlineLvl w:val="8"/>
        </w:pPr>
      </w:pPrChange>
    </w:pPr>
    <w:rPr>
      <w:rPrChange w:id="9" w:author="Nick Bernal" w:date="2026-09-26T15:17:00Z">
        <w:rPr>
          <w:rFonts w:eastAsiaTheme="majorEastAsia" w:cstheme="majorBidi"/>
          <w:color w:val="272727" w:themeColor="text1" w:themeTint="D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8CE"/>
    <w:pPr>
      <w:ind w:left="720"/>
      <w:pPrChange w:id="10" w:author="Nick Bernal" w:date="2026-09-26T15:17:00Z">
        <w:pPr>
          <w:autoSpaceDE w:val="0"/>
          <w:autoSpaceDN w:val="0"/>
          <w:adjustRightInd w:val="0"/>
          <w:spacing w:after="120" w:line="264" w:lineRule="auto"/>
          <w:jc w:val="both"/>
        </w:pPr>
      </w:pPrChange>
    </w:pPr>
    <w:rPr>
      <w:rPrChange w:id="10" w:author="Nick Bernal" w:date="2026-09-26T15:17:00Z">
        <w:rPr>
          <w:rFonts w:ascii="Times" w:eastAsia="Times" w:hAnsi="Times"/>
          <w:sz w:val="23"/>
          <w:szCs w:val="23"/>
          <w:lang w:val="en-US" w:eastAsia="en-US" w:bidi="ar-SA"/>
        </w:rPr>
      </w:rPrChange>
    </w:rPr>
  </w:style>
  <w:style w:type="character" w:customStyle="1" w:styleId="Heading1Char">
    <w:name w:val="Heading 1 Char"/>
    <w:aliases w:val="Style 36 Char"/>
    <w:basedOn w:val="DefaultParagraphFont"/>
    <w:link w:val="Heading1"/>
    <w:rsid w:val="001F10C5"/>
    <w:rPr>
      <w:rFonts w:ascii="Times New Roman" w:eastAsia="Times New Roman" w:hAnsi="Times New Roman" w:cs="Times New Roman"/>
      <w:b/>
      <w:bCs/>
      <w:caps/>
      <w:kern w:val="0"/>
      <w14:ligatures w14:val="none"/>
    </w:rPr>
  </w:style>
  <w:style w:type="character" w:customStyle="1" w:styleId="Heading2Char">
    <w:name w:val="Heading 2 Char"/>
    <w:aliases w:val="Style 38 Char"/>
    <w:basedOn w:val="DefaultParagraphFont"/>
    <w:link w:val="Heading2"/>
    <w:rsid w:val="001F10C5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3Char">
    <w:name w:val="Heading 3 Char"/>
    <w:aliases w:val="Style 39 Char"/>
    <w:basedOn w:val="DefaultParagraphFont"/>
    <w:link w:val="Heading3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4Char">
    <w:name w:val="Heading 4 Char"/>
    <w:aliases w:val="Style 40 Char"/>
    <w:basedOn w:val="DefaultParagraphFont"/>
    <w:link w:val="Heading4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5Char">
    <w:name w:val="Heading 5 Char"/>
    <w:aliases w:val="Style 41 Char"/>
    <w:basedOn w:val="DefaultParagraphFont"/>
    <w:link w:val="Heading5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6Char">
    <w:name w:val="Heading 6 Char"/>
    <w:aliases w:val="Style 42 Char"/>
    <w:basedOn w:val="DefaultParagraphFont"/>
    <w:link w:val="Heading6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7Char">
    <w:name w:val="Heading 7 Char"/>
    <w:aliases w:val="Style 43 Char"/>
    <w:basedOn w:val="DefaultParagraphFont"/>
    <w:link w:val="Heading7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">
    <w:name w:val="Heading 8 Char"/>
    <w:aliases w:val="Style 44 Char"/>
    <w:basedOn w:val="DefaultParagraphFont"/>
    <w:link w:val="Heading8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9Char">
    <w:name w:val="Heading 9 Char"/>
    <w:aliases w:val="Style 45 Char"/>
    <w:basedOn w:val="DefaultParagraphFont"/>
    <w:link w:val="Heading9"/>
    <w:rsid w:val="001F10C5"/>
    <w:rPr>
      <w:rFonts w:ascii="Times New Roman" w:eastAsia="Times New Roman" w:hAnsi="Times New Roman" w:cs="Times New Roman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F1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0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stomTableStyleA">
    <w:name w:val="Custom Table Style A"/>
    <w:basedOn w:val="TableNormal"/>
    <w:uiPriority w:val="99"/>
    <w:rsid w:val="008C27EA"/>
    <w:rPr>
      <w:rFonts w:ascii="Times New Roman" w:hAnsi="Times New Roman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auto"/>
      <w:tcMar>
        <w:top w:w="29" w:type="dxa"/>
        <w:left w:w="115" w:type="dxa"/>
        <w:bottom w:w="29" w:type="dxa"/>
        <w:right w:w="115" w:type="dxa"/>
      </w:tcMar>
    </w:tcPr>
    <w:tblStylePr w:type="firstRow">
      <w:rPr>
        <w:rFonts w:ascii="Times New Roman" w:hAnsi="Times New Roman"/>
        <w:b/>
        <w:sz w:val="28"/>
      </w:rPr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aliases w:val="Style 55"/>
    <w:uiPriority w:val="99"/>
    <w:rsid w:val="006F52A1"/>
    <w:rPr>
      <w:color w:val="0000FF"/>
      <w:spacing w:val="0"/>
      <w:u w:val="single"/>
      <w:rPrChange w:id="11" w:author="Nick Bernal" w:date="2026-09-26T15:17:00Z">
        <w:rPr>
          <w:color w:val="467886" w:themeColor="hyperlink"/>
          <w:u w:val="single"/>
        </w:rPr>
      </w:rPrChange>
    </w:rPr>
  </w:style>
  <w:style w:type="paragraph" w:styleId="BodyTextIndent">
    <w:name w:val="Body Text Indent"/>
    <w:aliases w:val="Style 5"/>
    <w:basedOn w:val="Normal"/>
    <w:link w:val="BodyTextIndentChar"/>
    <w:rsid w:val="006F52A1"/>
    <w:pPr>
      <w:autoSpaceDE/>
      <w:autoSpaceDN/>
      <w:adjustRightInd/>
      <w:jc w:val="left"/>
      <w:pPrChange w:id="12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sz w:val="20"/>
      <w:szCs w:val="20"/>
      <w:rPrChange w:id="12" w:author="Nick Bernal" w:date="2026-09-26T15:17:00Z">
        <w:rPr>
          <w:lang w:val="en-US" w:eastAsia="en-US" w:bidi="ar-SA"/>
        </w:rPr>
      </w:rPrChange>
    </w:rPr>
  </w:style>
  <w:style w:type="character" w:customStyle="1" w:styleId="BodyTextIndentChar">
    <w:name w:val="Body Text Indent Char"/>
    <w:aliases w:val="Style 5 Char"/>
    <w:basedOn w:val="DefaultParagraphFont"/>
    <w:link w:val="BodyTextIndent"/>
    <w:rsid w:val="0011161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aliases w:val="Style 32"/>
    <w:basedOn w:val="Normal"/>
    <w:link w:val="FooterChar"/>
    <w:uiPriority w:val="99"/>
    <w:rsid w:val="006F52A1"/>
    <w:pPr>
      <w:tabs>
        <w:tab w:val="center" w:pos="4680"/>
        <w:tab w:val="right" w:pos="10800"/>
      </w:tabs>
      <w:pPrChange w:id="13" w:author="Nick Bernal" w:date="2026-09-26T15:17:00Z">
        <w:pPr>
          <w:tabs>
            <w:tab w:val="center" w:pos="4680"/>
            <w:tab w:val="right" w:pos="10800"/>
          </w:tabs>
          <w:autoSpaceDE w:val="0"/>
          <w:autoSpaceDN w:val="0"/>
          <w:adjustRightInd w:val="0"/>
          <w:jc w:val="both"/>
        </w:pPr>
      </w:pPrChange>
    </w:pPr>
    <w:rPr>
      <w:lang w:val="x-none" w:eastAsia="x-none"/>
      <w:rPrChange w:id="13" w:author="Nick Bernal" w:date="2026-09-26T15:17:00Z">
        <w:rPr>
          <w:sz w:val="24"/>
          <w:szCs w:val="24"/>
          <w:lang w:val="x-none" w:eastAsia="x-none" w:bidi="ar-SA"/>
        </w:rPr>
      </w:rPrChange>
    </w:rPr>
  </w:style>
  <w:style w:type="character" w:customStyle="1" w:styleId="FooterChar">
    <w:name w:val="Footer Char"/>
    <w:aliases w:val="Style 32 Char"/>
    <w:basedOn w:val="DefaultParagraphFont"/>
    <w:link w:val="Footer"/>
    <w:uiPriority w:val="99"/>
    <w:rsid w:val="00111617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Header">
    <w:name w:val="header"/>
    <w:aliases w:val="Style 34"/>
    <w:basedOn w:val="Normal"/>
    <w:link w:val="HeaderChar"/>
    <w:uiPriority w:val="99"/>
    <w:rsid w:val="006F52A1"/>
    <w:pPr>
      <w:tabs>
        <w:tab w:val="center" w:pos="4320"/>
        <w:tab w:val="right" w:pos="8640"/>
      </w:tabs>
      <w:pPrChange w:id="14" w:author="Nick Bernal" w:date="2026-09-26T15:17:00Z">
        <w:pPr>
          <w:tabs>
            <w:tab w:val="center" w:pos="4320"/>
            <w:tab w:val="right" w:pos="8640"/>
          </w:tabs>
          <w:autoSpaceDE w:val="0"/>
          <w:autoSpaceDN w:val="0"/>
          <w:adjustRightInd w:val="0"/>
          <w:jc w:val="both"/>
        </w:pPr>
      </w:pPrChange>
    </w:pPr>
    <w:rPr>
      <w:lang w:val="x-none" w:eastAsia="x-none"/>
      <w:rPrChange w:id="14" w:author="Nick Bernal" w:date="2026-09-26T15:17:00Z">
        <w:rPr>
          <w:sz w:val="24"/>
          <w:szCs w:val="24"/>
          <w:lang w:val="x-none" w:eastAsia="x-none" w:bidi="ar-SA"/>
        </w:rPr>
      </w:rPrChange>
    </w:rPr>
  </w:style>
  <w:style w:type="character" w:customStyle="1" w:styleId="HeaderChar">
    <w:name w:val="Header Char"/>
    <w:aliases w:val="Style 34 Char"/>
    <w:basedOn w:val="DefaultParagraphFont"/>
    <w:link w:val="Header"/>
    <w:uiPriority w:val="99"/>
    <w:rsid w:val="00111617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customStyle="1" w:styleId="Style97">
    <w:name w:val="Style 97"/>
    <w:basedOn w:val="Normal"/>
    <w:rsid w:val="006F52A1"/>
    <w:pPr>
      <w:spacing w:after="240"/>
      <w:pPrChange w:id="15" w:author="Nick Bernal" w:date="2026-09-26T15:17:00Z">
        <w:pPr>
          <w:autoSpaceDE w:val="0"/>
          <w:autoSpaceDN w:val="0"/>
          <w:adjustRightInd w:val="0"/>
          <w:spacing w:after="240"/>
          <w:jc w:val="both"/>
        </w:pPr>
      </w:pPrChange>
    </w:pPr>
    <w:rPr>
      <w:b/>
      <w:bCs/>
      <w:caps/>
      <w:rPrChange w:id="15" w:author="Nick Bernal" w:date="2026-09-26T15:17:00Z">
        <w:rPr>
          <w:b/>
          <w:bCs/>
          <w:caps/>
          <w:sz w:val="24"/>
          <w:szCs w:val="24"/>
          <w:lang w:val="en-US" w:eastAsia="en-US" w:bidi="ar-SA"/>
        </w:rPr>
      </w:rPrChange>
    </w:rPr>
  </w:style>
  <w:style w:type="paragraph" w:customStyle="1" w:styleId="Style60">
    <w:name w:val="Style 60"/>
    <w:basedOn w:val="Normal"/>
    <w:rsid w:val="006F52A1"/>
    <w:pPr>
      <w:keepNext/>
      <w:keepLines/>
      <w:ind w:left="4320"/>
      <w:jc w:val="left"/>
      <w:pPrChange w:id="16" w:author="Nick Bernal" w:date="2026-09-26T15:17:00Z">
        <w:pPr>
          <w:keepNext/>
          <w:keepLines/>
          <w:autoSpaceDE w:val="0"/>
          <w:autoSpaceDN w:val="0"/>
          <w:adjustRightInd w:val="0"/>
          <w:ind w:left="4320"/>
          <w:jc w:val="both"/>
        </w:pPr>
      </w:pPrChange>
    </w:pPr>
    <w:rPr>
      <w:rPrChange w:id="16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4">
    <w:name w:val="Style 4"/>
    <w:basedOn w:val="BodyTextIndent"/>
    <w:next w:val="BodyTextIndent"/>
    <w:rsid w:val="00111617"/>
    <w:pPr>
      <w:spacing w:after="240"/>
    </w:pPr>
  </w:style>
  <w:style w:type="paragraph" w:customStyle="1" w:styleId="Style7">
    <w:name w:val="Style 7"/>
    <w:basedOn w:val="Normal"/>
    <w:next w:val="BodyTextIndent"/>
    <w:rsid w:val="006F52A1"/>
    <w:pPr>
      <w:spacing w:after="240" w:line="240" w:lineRule="exact"/>
      <w:jc w:val="center"/>
      <w:pPrChange w:id="17" w:author="Nick Bernal" w:date="2026-09-26T15:17:00Z">
        <w:pPr>
          <w:autoSpaceDE w:val="0"/>
          <w:autoSpaceDN w:val="0"/>
          <w:adjustRightInd w:val="0"/>
          <w:spacing w:after="240" w:line="240" w:lineRule="exact"/>
          <w:jc w:val="center"/>
        </w:pPr>
      </w:pPrChange>
    </w:pPr>
    <w:rPr>
      <w:rPrChange w:id="17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35">
    <w:name w:val="Style 35"/>
    <w:basedOn w:val="Normal"/>
    <w:rsid w:val="006F52A1"/>
    <w:pPr>
      <w:spacing w:before="720" w:line="480" w:lineRule="exact"/>
      <w:ind w:right="144"/>
      <w:jc w:val="right"/>
      <w:pPrChange w:id="18" w:author="Nick Bernal" w:date="2026-09-26T15:17:00Z">
        <w:pPr>
          <w:autoSpaceDE w:val="0"/>
          <w:autoSpaceDN w:val="0"/>
          <w:adjustRightInd w:val="0"/>
          <w:spacing w:before="720" w:line="480" w:lineRule="exact"/>
          <w:ind w:right="144"/>
          <w:jc w:val="right"/>
        </w:pPr>
      </w:pPrChange>
    </w:pPr>
    <w:rPr>
      <w:rPrChange w:id="18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46">
    <w:name w:val="Style 46"/>
    <w:basedOn w:val="BodyTextIndent"/>
    <w:next w:val="BodyTextIndent"/>
    <w:rsid w:val="00111617"/>
    <w:pPr>
      <w:spacing w:after="240"/>
      <w:jc w:val="center"/>
    </w:pPr>
  </w:style>
  <w:style w:type="paragraph" w:customStyle="1" w:styleId="Style47">
    <w:name w:val="Style 47"/>
    <w:basedOn w:val="BodyTextIndent"/>
    <w:next w:val="BodyTextIndent"/>
    <w:rsid w:val="00111617"/>
    <w:pPr>
      <w:spacing w:after="240"/>
    </w:pPr>
  </w:style>
  <w:style w:type="paragraph" w:customStyle="1" w:styleId="Style48">
    <w:name w:val="Style 48"/>
    <w:basedOn w:val="BodyTextIndent"/>
    <w:next w:val="BodyTextIndent"/>
    <w:rsid w:val="00111617"/>
    <w:pPr>
      <w:spacing w:after="240"/>
      <w:ind w:firstLine="1440"/>
    </w:pPr>
  </w:style>
  <w:style w:type="paragraph" w:customStyle="1" w:styleId="Style49">
    <w:name w:val="Style 49"/>
    <w:basedOn w:val="BodyTextIndent"/>
    <w:next w:val="BodyTextIndent"/>
    <w:rsid w:val="00111617"/>
    <w:pPr>
      <w:spacing w:after="240"/>
      <w:ind w:firstLine="2160"/>
    </w:pPr>
  </w:style>
  <w:style w:type="paragraph" w:customStyle="1" w:styleId="Style50">
    <w:name w:val="Style 50"/>
    <w:basedOn w:val="BodyTextIndent"/>
    <w:next w:val="BodyTextIndent"/>
    <w:rsid w:val="00111617"/>
    <w:pPr>
      <w:spacing w:after="240"/>
      <w:ind w:firstLine="2880"/>
    </w:pPr>
  </w:style>
  <w:style w:type="paragraph" w:customStyle="1" w:styleId="Style51">
    <w:name w:val="Style 51"/>
    <w:basedOn w:val="BodyTextIndent"/>
    <w:next w:val="BodyTextIndent"/>
    <w:rsid w:val="00111617"/>
    <w:pPr>
      <w:spacing w:after="240"/>
      <w:ind w:firstLine="3600"/>
    </w:pPr>
  </w:style>
  <w:style w:type="paragraph" w:customStyle="1" w:styleId="Style52">
    <w:name w:val="Style 52"/>
    <w:basedOn w:val="BodyTextIndent"/>
    <w:next w:val="BodyTextIndent"/>
    <w:rsid w:val="00111617"/>
    <w:pPr>
      <w:spacing w:after="240"/>
      <w:ind w:firstLine="4320"/>
    </w:pPr>
  </w:style>
  <w:style w:type="paragraph" w:customStyle="1" w:styleId="Style53">
    <w:name w:val="Style 53"/>
    <w:basedOn w:val="BodyTextIndent"/>
    <w:next w:val="BodyTextIndent"/>
    <w:rsid w:val="00111617"/>
    <w:pPr>
      <w:spacing w:after="240"/>
      <w:ind w:firstLine="5040"/>
    </w:pPr>
  </w:style>
  <w:style w:type="paragraph" w:customStyle="1" w:styleId="Style54">
    <w:name w:val="Style 54"/>
    <w:basedOn w:val="BodyTextIndent"/>
    <w:next w:val="BodyTextIndent"/>
    <w:rsid w:val="00111617"/>
    <w:pPr>
      <w:spacing w:after="240"/>
      <w:ind w:firstLine="5760"/>
    </w:pPr>
  </w:style>
  <w:style w:type="paragraph" w:customStyle="1" w:styleId="Style58">
    <w:name w:val="Style 58"/>
    <w:basedOn w:val="Normal"/>
    <w:next w:val="Normal"/>
    <w:rsid w:val="006F52A1"/>
    <w:pPr>
      <w:pPrChange w:id="19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b/>
      <w:bCs/>
      <w:rPrChange w:id="19" w:author="Nick Bernal" w:date="2026-09-26T15:17:00Z">
        <w:rPr>
          <w:b/>
          <w:bCs/>
          <w:sz w:val="24"/>
          <w:szCs w:val="24"/>
          <w:lang w:val="en-US" w:eastAsia="en-US" w:bidi="ar-SA"/>
        </w:rPr>
      </w:rPrChange>
    </w:rPr>
  </w:style>
  <w:style w:type="paragraph" w:customStyle="1" w:styleId="Style59">
    <w:name w:val="Style 59"/>
    <w:basedOn w:val="Normal"/>
    <w:next w:val="BodyTextIndent"/>
    <w:rsid w:val="006F52A1"/>
    <w:pPr>
      <w:pPrChange w:id="20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rPrChange w:id="20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61">
    <w:name w:val="Style 61"/>
    <w:basedOn w:val="Normal"/>
    <w:next w:val="Normal"/>
    <w:rsid w:val="006F52A1"/>
    <w:pPr>
      <w:pPrChange w:id="21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rPrChange w:id="21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styleId="Signature">
    <w:name w:val="Signature"/>
    <w:aliases w:val="Style 75"/>
    <w:basedOn w:val="Normal"/>
    <w:link w:val="SignatureChar"/>
    <w:rsid w:val="006F52A1"/>
    <w:pPr>
      <w:spacing w:line="240" w:lineRule="exact"/>
      <w:ind w:left="720" w:right="720"/>
      <w:pPrChange w:id="22" w:author="Nick Bernal" w:date="2026-09-26T15:17:00Z">
        <w:pPr>
          <w:autoSpaceDE w:val="0"/>
          <w:autoSpaceDN w:val="0"/>
          <w:adjustRightInd w:val="0"/>
          <w:spacing w:line="240" w:lineRule="exact"/>
          <w:ind w:left="720" w:right="720"/>
          <w:jc w:val="both"/>
        </w:pPr>
      </w:pPrChange>
    </w:pPr>
    <w:rPr>
      <w:rPrChange w:id="22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character" w:customStyle="1" w:styleId="SignatureChar">
    <w:name w:val="Signature Char"/>
    <w:aliases w:val="Style 75 Char"/>
    <w:basedOn w:val="DefaultParagraphFont"/>
    <w:link w:val="Signature"/>
    <w:rsid w:val="001116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yle70">
    <w:name w:val="Style 70"/>
    <w:basedOn w:val="Normal"/>
    <w:rsid w:val="006F52A1"/>
    <w:pPr>
      <w:keepNext/>
      <w:keepLines/>
      <w:tabs>
        <w:tab w:val="left" w:pos="5040"/>
        <w:tab w:val="right" w:pos="9360"/>
      </w:tabs>
      <w:spacing w:line="240" w:lineRule="exact"/>
      <w:ind w:left="4680"/>
      <w:pPrChange w:id="23" w:author="Nick Bernal" w:date="2026-09-26T15:17:00Z">
        <w:pPr>
          <w:keepNext/>
          <w:keepLines/>
          <w:tabs>
            <w:tab w:val="left" w:pos="5040"/>
            <w:tab w:val="right" w:pos="9360"/>
          </w:tabs>
          <w:autoSpaceDE w:val="0"/>
          <w:autoSpaceDN w:val="0"/>
          <w:adjustRightInd w:val="0"/>
          <w:spacing w:line="240" w:lineRule="exact"/>
          <w:ind w:left="4680"/>
          <w:jc w:val="both"/>
        </w:pPr>
      </w:pPrChange>
    </w:pPr>
    <w:rPr>
      <w:rPrChange w:id="23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71">
    <w:name w:val="Style 71"/>
    <w:basedOn w:val="Normal"/>
    <w:next w:val="Style4"/>
    <w:rsid w:val="006F52A1"/>
    <w:pPr>
      <w:spacing w:after="240"/>
      <w:ind w:left="1440" w:right="1440"/>
      <w:pPrChange w:id="24" w:author="Nick Bernal" w:date="2026-09-26T15:17:00Z">
        <w:pPr>
          <w:autoSpaceDE w:val="0"/>
          <w:autoSpaceDN w:val="0"/>
          <w:adjustRightInd w:val="0"/>
          <w:spacing w:after="240"/>
          <w:ind w:left="1440" w:right="1440"/>
          <w:jc w:val="both"/>
        </w:pPr>
      </w:pPrChange>
    </w:pPr>
    <w:rPr>
      <w:rPrChange w:id="24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74">
    <w:name w:val="Style 74"/>
    <w:basedOn w:val="Normal"/>
    <w:next w:val="Normal"/>
    <w:rsid w:val="006F52A1"/>
    <w:pPr>
      <w:spacing w:after="240"/>
      <w:pPrChange w:id="25" w:author="Nick Bernal" w:date="2026-09-26T15:17:00Z">
        <w:pPr>
          <w:autoSpaceDE w:val="0"/>
          <w:autoSpaceDN w:val="0"/>
          <w:adjustRightInd w:val="0"/>
          <w:spacing w:after="240"/>
          <w:jc w:val="both"/>
        </w:pPr>
      </w:pPrChange>
    </w:pPr>
    <w:rPr>
      <w:b/>
      <w:bCs/>
      <w:smallCaps/>
      <w:rPrChange w:id="25" w:author="Nick Bernal" w:date="2026-09-26T15:17:00Z">
        <w:rPr>
          <w:b/>
          <w:bCs/>
          <w:smallCaps/>
          <w:sz w:val="24"/>
          <w:szCs w:val="24"/>
          <w:lang w:val="en-US" w:eastAsia="en-US" w:bidi="ar-SA"/>
        </w:rPr>
      </w:rPrChange>
    </w:rPr>
  </w:style>
  <w:style w:type="paragraph" w:customStyle="1" w:styleId="Style73">
    <w:name w:val="Style 73"/>
    <w:basedOn w:val="Style72"/>
    <w:rsid w:val="00111617"/>
    <w:pPr>
      <w:spacing w:before="0"/>
    </w:pPr>
  </w:style>
  <w:style w:type="paragraph" w:customStyle="1" w:styleId="Style72">
    <w:name w:val="Style 72"/>
    <w:basedOn w:val="Normal"/>
    <w:next w:val="Style73"/>
    <w:rsid w:val="006F52A1"/>
    <w:pPr>
      <w:spacing w:before="120"/>
      <w:ind w:right="216"/>
      <w:pPrChange w:id="26" w:author="Nick Bernal" w:date="2026-09-26T15:17:00Z">
        <w:pPr>
          <w:autoSpaceDE w:val="0"/>
          <w:autoSpaceDN w:val="0"/>
          <w:adjustRightInd w:val="0"/>
          <w:spacing w:before="120"/>
          <w:ind w:right="216"/>
          <w:jc w:val="both"/>
        </w:pPr>
      </w:pPrChange>
    </w:pPr>
    <w:rPr>
      <w:rPrChange w:id="26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63">
    <w:name w:val="Style 63"/>
    <w:basedOn w:val="Normal"/>
    <w:next w:val="Normal"/>
    <w:rsid w:val="006F52A1"/>
    <w:pPr>
      <w:pPrChange w:id="27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rPrChange w:id="27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14">
    <w:name w:val="Style 14"/>
    <w:basedOn w:val="Normal"/>
    <w:next w:val="Normal"/>
    <w:rsid w:val="006F52A1"/>
    <w:pPr>
      <w:spacing w:before="240"/>
      <w:pPrChange w:id="28" w:author="Nick Bernal" w:date="2026-09-26T15:17:00Z">
        <w:pPr>
          <w:autoSpaceDE w:val="0"/>
          <w:autoSpaceDN w:val="0"/>
          <w:adjustRightInd w:val="0"/>
          <w:spacing w:before="240"/>
          <w:jc w:val="both"/>
        </w:pPr>
      </w:pPrChange>
    </w:pPr>
    <w:rPr>
      <w:b/>
      <w:bCs/>
      <w:caps/>
      <w:rPrChange w:id="28" w:author="Nick Bernal" w:date="2026-09-26T15:17:00Z">
        <w:rPr>
          <w:b/>
          <w:bCs/>
          <w:caps/>
          <w:sz w:val="24"/>
          <w:szCs w:val="24"/>
          <w:lang w:val="en-US" w:eastAsia="en-US" w:bidi="ar-SA"/>
        </w:rPr>
      </w:rPrChange>
    </w:rPr>
  </w:style>
  <w:style w:type="paragraph" w:customStyle="1" w:styleId="Style12">
    <w:name w:val="Style 12"/>
    <w:basedOn w:val="Normal"/>
    <w:rsid w:val="006F52A1"/>
    <w:pPr>
      <w:spacing w:before="120" w:after="240"/>
      <w:jc w:val="left"/>
      <w:pPrChange w:id="29" w:author="Nick Bernal" w:date="2026-09-26T15:17:00Z">
        <w:pPr>
          <w:autoSpaceDE w:val="0"/>
          <w:autoSpaceDN w:val="0"/>
          <w:adjustRightInd w:val="0"/>
          <w:spacing w:before="120" w:after="240"/>
          <w:jc w:val="both"/>
        </w:pPr>
      </w:pPrChange>
    </w:pPr>
    <w:rPr>
      <w:b/>
      <w:bCs/>
      <w:smallCaps/>
      <w:sz w:val="22"/>
      <w:szCs w:val="22"/>
      <w:rPrChange w:id="29" w:author="Nick Bernal" w:date="2026-09-26T15:17:00Z">
        <w:rPr>
          <w:b/>
          <w:bCs/>
          <w:smallCaps/>
          <w:sz w:val="22"/>
          <w:szCs w:val="22"/>
          <w:lang w:val="en-US" w:eastAsia="en-US" w:bidi="ar-SA"/>
        </w:rPr>
      </w:rPrChange>
    </w:rPr>
  </w:style>
  <w:style w:type="paragraph" w:customStyle="1" w:styleId="Style8">
    <w:name w:val="Style 8"/>
    <w:basedOn w:val="Normal"/>
    <w:rsid w:val="006F52A1"/>
    <w:pPr>
      <w:pPrChange w:id="30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rPrChange w:id="30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30">
    <w:name w:val="Style 30"/>
    <w:basedOn w:val="Normal"/>
    <w:rsid w:val="006F52A1"/>
    <w:pPr>
      <w:framePr w:w="720" w:hSpace="187" w:vSpace="187" w:wrap="auto" w:vAnchor="page" w:hAnchor="page" w:x="360" w:y="6336"/>
      <w:jc w:val="right"/>
      <w:pPrChange w:id="31" w:author="Nick Bernal" w:date="2026-09-26T15:17:00Z">
        <w:pPr>
          <w:framePr w:w="720" w:hSpace="187" w:vSpace="187" w:wrap="auto" w:vAnchor="page" w:hAnchor="page" w:x="360" w:y="6336"/>
          <w:autoSpaceDE w:val="0"/>
          <w:autoSpaceDN w:val="0"/>
          <w:adjustRightInd w:val="0"/>
          <w:jc w:val="right"/>
        </w:pPr>
      </w:pPrChange>
    </w:pPr>
    <w:rPr>
      <w:b/>
      <w:bCs/>
      <w:color w:val="FF0000"/>
      <w:sz w:val="20"/>
      <w:szCs w:val="20"/>
      <w:rPrChange w:id="31" w:author="Nick Bernal" w:date="2026-09-26T15:17:00Z">
        <w:rPr>
          <w:b/>
          <w:bCs/>
          <w:color w:val="FF0000"/>
          <w:lang w:val="en-US" w:eastAsia="en-US" w:bidi="ar-SA"/>
        </w:rPr>
      </w:rPrChange>
    </w:rPr>
  </w:style>
  <w:style w:type="paragraph" w:styleId="PlainText">
    <w:name w:val="Plain Text"/>
    <w:aliases w:val="Style 69"/>
    <w:basedOn w:val="Normal"/>
    <w:link w:val="PlainTextChar"/>
    <w:rsid w:val="006F52A1"/>
    <w:pPr>
      <w:pPrChange w:id="32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rFonts w:ascii="Courier New" w:hAnsi="Courier New" w:cs="Courier New"/>
      <w:sz w:val="20"/>
      <w:szCs w:val="20"/>
      <w:rPrChange w:id="32" w:author="Nick Bernal" w:date="2026-09-26T15:17:00Z">
        <w:rPr>
          <w:rFonts w:ascii="Courier New" w:hAnsi="Courier New" w:cs="Courier New"/>
          <w:lang w:val="en-US" w:eastAsia="en-US" w:bidi="ar-SA"/>
        </w:rPr>
      </w:rPrChange>
    </w:rPr>
  </w:style>
  <w:style w:type="character" w:customStyle="1" w:styleId="PlainTextChar">
    <w:name w:val="Plain Text Char"/>
    <w:aliases w:val="Style 69 Char"/>
    <w:basedOn w:val="DefaultParagraphFont"/>
    <w:link w:val="PlainText"/>
    <w:rsid w:val="001116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Style66">
    <w:name w:val="Style 66"/>
    <w:basedOn w:val="BodyTextIndent"/>
    <w:rsid w:val="00111617"/>
    <w:pPr>
      <w:spacing w:before="120"/>
      <w:ind w:firstLine="720"/>
    </w:pPr>
    <w:rPr>
      <w:sz w:val="22"/>
      <w:szCs w:val="22"/>
    </w:rPr>
  </w:style>
  <w:style w:type="paragraph" w:customStyle="1" w:styleId="Style67">
    <w:name w:val="Style 67"/>
    <w:basedOn w:val="BodyTextIndent"/>
    <w:rsid w:val="00111617"/>
    <w:pPr>
      <w:spacing w:after="240"/>
      <w:ind w:firstLine="1440"/>
    </w:pPr>
  </w:style>
  <w:style w:type="paragraph" w:customStyle="1" w:styleId="Style78">
    <w:name w:val="Style 78"/>
    <w:basedOn w:val="Normal"/>
    <w:next w:val="Style66"/>
    <w:rsid w:val="006F52A1"/>
    <w:pPr>
      <w:tabs>
        <w:tab w:val="left" w:pos="1080"/>
      </w:tabs>
      <w:spacing w:after="240"/>
      <w:ind w:firstLine="720"/>
      <w:pPrChange w:id="33" w:author="Nick Bernal" w:date="2026-09-26T15:17:00Z">
        <w:pPr>
          <w:tabs>
            <w:tab w:val="left" w:pos="1080"/>
          </w:tabs>
          <w:autoSpaceDE w:val="0"/>
          <w:autoSpaceDN w:val="0"/>
          <w:adjustRightInd w:val="0"/>
          <w:spacing w:after="240"/>
          <w:ind w:firstLine="720"/>
          <w:jc w:val="both"/>
        </w:pPr>
      </w:pPrChange>
    </w:pPr>
    <w:rPr>
      <w:rPrChange w:id="33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79">
    <w:name w:val="Style 79"/>
    <w:basedOn w:val="Style78"/>
    <w:next w:val="Style66"/>
    <w:rsid w:val="00111617"/>
    <w:pPr>
      <w:tabs>
        <w:tab w:val="clear" w:pos="1080"/>
        <w:tab w:val="left" w:pos="1800"/>
      </w:tabs>
      <w:ind w:firstLine="1440"/>
    </w:pPr>
  </w:style>
  <w:style w:type="paragraph" w:customStyle="1" w:styleId="Style80">
    <w:name w:val="Style 80"/>
    <w:basedOn w:val="Style79"/>
    <w:next w:val="Style66"/>
    <w:rsid w:val="00111617"/>
    <w:pPr>
      <w:tabs>
        <w:tab w:val="clear" w:pos="1800"/>
        <w:tab w:val="left" w:pos="2880"/>
      </w:tabs>
      <w:ind w:firstLine="2160"/>
    </w:pPr>
  </w:style>
  <w:style w:type="paragraph" w:customStyle="1" w:styleId="Style81">
    <w:name w:val="Style 81"/>
    <w:basedOn w:val="Style80"/>
    <w:next w:val="Style66"/>
    <w:rsid w:val="00111617"/>
    <w:pPr>
      <w:tabs>
        <w:tab w:val="clear" w:pos="2880"/>
        <w:tab w:val="left" w:pos="3600"/>
      </w:tabs>
      <w:ind w:firstLine="2880"/>
    </w:pPr>
  </w:style>
  <w:style w:type="paragraph" w:customStyle="1" w:styleId="Style82">
    <w:name w:val="Style 82"/>
    <w:basedOn w:val="Style81"/>
    <w:next w:val="Style66"/>
    <w:rsid w:val="00111617"/>
    <w:pPr>
      <w:tabs>
        <w:tab w:val="clear" w:pos="3600"/>
        <w:tab w:val="left" w:pos="4320"/>
      </w:tabs>
      <w:ind w:firstLine="3600"/>
    </w:pPr>
  </w:style>
  <w:style w:type="paragraph" w:customStyle="1" w:styleId="Style83">
    <w:name w:val="Style 83"/>
    <w:basedOn w:val="Style82"/>
    <w:next w:val="Style66"/>
    <w:rsid w:val="00111617"/>
    <w:pPr>
      <w:tabs>
        <w:tab w:val="clear" w:pos="4320"/>
        <w:tab w:val="left" w:pos="5040"/>
      </w:tabs>
      <w:ind w:firstLine="4320"/>
    </w:pPr>
  </w:style>
  <w:style w:type="paragraph" w:customStyle="1" w:styleId="Style84">
    <w:name w:val="Style 84"/>
    <w:basedOn w:val="Style83"/>
    <w:next w:val="Style66"/>
    <w:rsid w:val="00111617"/>
    <w:pPr>
      <w:tabs>
        <w:tab w:val="clear" w:pos="5040"/>
        <w:tab w:val="left" w:pos="5760"/>
      </w:tabs>
      <w:ind w:firstLine="5040"/>
    </w:pPr>
  </w:style>
  <w:style w:type="paragraph" w:customStyle="1" w:styleId="Style85">
    <w:name w:val="Style 85"/>
    <w:basedOn w:val="Style84"/>
    <w:next w:val="Style66"/>
    <w:rsid w:val="00111617"/>
    <w:pPr>
      <w:tabs>
        <w:tab w:val="clear" w:pos="5760"/>
        <w:tab w:val="left" w:pos="6480"/>
      </w:tabs>
      <w:ind w:firstLine="5760"/>
    </w:pPr>
  </w:style>
  <w:style w:type="paragraph" w:customStyle="1" w:styleId="Style86">
    <w:name w:val="Style 86"/>
    <w:basedOn w:val="Style85"/>
    <w:next w:val="Style66"/>
    <w:rsid w:val="00111617"/>
    <w:pPr>
      <w:tabs>
        <w:tab w:val="clear" w:pos="6480"/>
        <w:tab w:val="left" w:pos="7200"/>
      </w:tabs>
      <w:ind w:firstLine="6480"/>
    </w:pPr>
  </w:style>
  <w:style w:type="character" w:styleId="PageNumber">
    <w:name w:val="page number"/>
    <w:aliases w:val="Style 68"/>
    <w:basedOn w:val="DefaultParagraphFont"/>
    <w:rsid w:val="00111617"/>
  </w:style>
  <w:style w:type="paragraph" w:styleId="BodyText">
    <w:name w:val="Body Text"/>
    <w:aliases w:val="Style 3"/>
    <w:basedOn w:val="Normal"/>
    <w:link w:val="BodyTextChar"/>
    <w:uiPriority w:val="1"/>
    <w:qFormat/>
    <w:rsid w:val="006F52A1"/>
    <w:pPr>
      <w:jc w:val="left"/>
      <w:pPrChange w:id="34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rPrChange w:id="34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aliases w:val="Style 3 Char"/>
    <w:basedOn w:val="DefaultParagraphFont"/>
    <w:link w:val="BodyText"/>
    <w:uiPriority w:val="1"/>
    <w:rsid w:val="001116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yle77">
    <w:name w:val="Style 77"/>
    <w:basedOn w:val="Normal"/>
    <w:rsid w:val="006F52A1"/>
    <w:pPr>
      <w:widowControl w:val="0"/>
      <w:suppressAutoHyphens/>
      <w:ind w:left="720" w:hanging="720"/>
      <w:pPrChange w:id="35" w:author="Nick Bernal" w:date="2026-09-26T15:17:00Z">
        <w:pPr>
          <w:widowControl w:val="0"/>
          <w:suppressAutoHyphens/>
          <w:autoSpaceDE w:val="0"/>
          <w:autoSpaceDN w:val="0"/>
          <w:adjustRightInd w:val="0"/>
          <w:ind w:left="720" w:hanging="720"/>
          <w:jc w:val="both"/>
        </w:pPr>
      </w:pPrChange>
    </w:pPr>
    <w:rPr>
      <w:rFonts w:ascii="Times" w:hAnsi="Times" w:cs="Times"/>
      <w:rPrChange w:id="35" w:author="Nick Bernal" w:date="2026-09-26T15:17:00Z">
        <w:rPr>
          <w:rFonts w:ascii="Times" w:hAnsi="Times" w:cs="Times"/>
          <w:sz w:val="24"/>
          <w:szCs w:val="24"/>
          <w:lang w:val="en-US" w:eastAsia="en-US" w:bidi="ar-SA"/>
        </w:rPr>
      </w:rPrChange>
    </w:rPr>
  </w:style>
  <w:style w:type="paragraph" w:customStyle="1" w:styleId="Style6">
    <w:name w:val="Style 6"/>
    <w:basedOn w:val="Normal"/>
    <w:rsid w:val="006F52A1"/>
    <w:pPr>
      <w:numPr>
        <w:numId w:val="2"/>
      </w:numPr>
      <w:spacing w:before="120"/>
      <w:jc w:val="left"/>
      <w:pPrChange w:id="36" w:author="Nick Bernal" w:date="2026-09-26T15:17:00Z">
        <w:pPr>
          <w:numPr>
            <w:numId w:val="2"/>
          </w:numPr>
          <w:tabs>
            <w:tab w:val="num" w:pos="2160"/>
          </w:tabs>
          <w:autoSpaceDE w:val="0"/>
          <w:autoSpaceDN w:val="0"/>
          <w:adjustRightInd w:val="0"/>
          <w:spacing w:before="120"/>
          <w:ind w:left="2160" w:hanging="360"/>
          <w:jc w:val="both"/>
        </w:pPr>
      </w:pPrChange>
    </w:pPr>
    <w:rPr>
      <w:rFonts w:ascii="Arial" w:hAnsi="Arial" w:cs="Arial"/>
      <w:sz w:val="20"/>
      <w:szCs w:val="20"/>
      <w:rPrChange w:id="36" w:author="Nick Bernal" w:date="2026-09-26T15:17:00Z">
        <w:rPr>
          <w:rFonts w:ascii="Arial" w:hAnsi="Arial" w:cs="Arial"/>
          <w:lang w:val="en-US" w:eastAsia="en-US" w:bidi="ar-SA"/>
        </w:rPr>
      </w:rPrChange>
    </w:rPr>
  </w:style>
  <w:style w:type="paragraph" w:customStyle="1" w:styleId="Style64">
    <w:name w:val="Style 64"/>
    <w:rsid w:val="006F52A1"/>
    <w:pPr>
      <w:autoSpaceDE w:val="0"/>
      <w:autoSpaceDN w:val="0"/>
      <w:adjustRightInd w:val="0"/>
      <w:spacing w:after="240"/>
      <w:ind w:left="720"/>
      <w:pPrChange w:id="37" w:author="Nick Bernal" w:date="2026-09-26T15:17:00Z">
        <w:pPr>
          <w:autoSpaceDE w:val="0"/>
          <w:autoSpaceDN w:val="0"/>
          <w:adjustRightInd w:val="0"/>
          <w:spacing w:after="240"/>
          <w:ind w:left="720"/>
        </w:pPr>
      </w:pPrChange>
    </w:pPr>
    <w:rPr>
      <w:rFonts w:ascii="Arial" w:eastAsia="Times New Roman" w:hAnsi="Arial" w:cs="Arial"/>
      <w:color w:val="000000"/>
      <w:kern w:val="0"/>
      <w:sz w:val="20"/>
      <w:szCs w:val="20"/>
      <w14:ligatures w14:val="none"/>
      <w:rPrChange w:id="37" w:author="Nick Bernal" w:date="2026-09-26T15:17:00Z">
        <w:rPr>
          <w:rFonts w:ascii="Arial" w:hAnsi="Arial" w:cs="Arial"/>
          <w:color w:val="000000"/>
          <w:lang w:val="en-US" w:eastAsia="en-US" w:bidi="ar-SA"/>
        </w:rPr>
      </w:rPrChange>
    </w:rPr>
  </w:style>
  <w:style w:type="character" w:customStyle="1" w:styleId="Style31">
    <w:name w:val="Style 31"/>
    <w:rsid w:val="00111617"/>
    <w:rPr>
      <w:rFonts w:ascii="Arial Narrow" w:hAnsi="Arial Narrow" w:cs="Arial Narrow"/>
      <w:color w:val="auto"/>
      <w:spacing w:val="0"/>
      <w:sz w:val="22"/>
      <w:szCs w:val="22"/>
      <w:u w:val="none"/>
    </w:rPr>
  </w:style>
  <w:style w:type="paragraph" w:customStyle="1" w:styleId="Style37">
    <w:name w:val="Style 37"/>
    <w:basedOn w:val="Normal"/>
    <w:rsid w:val="006F52A1"/>
    <w:pPr>
      <w:spacing w:before="240"/>
      <w:ind w:firstLine="720"/>
      <w:jc w:val="left"/>
      <w:pPrChange w:id="38" w:author="Nick Bernal" w:date="2026-09-26T15:17:00Z">
        <w:pPr>
          <w:autoSpaceDE w:val="0"/>
          <w:autoSpaceDN w:val="0"/>
          <w:adjustRightInd w:val="0"/>
          <w:spacing w:before="240"/>
          <w:ind w:firstLine="720"/>
          <w:jc w:val="both"/>
        </w:pPr>
      </w:pPrChange>
    </w:pPr>
    <w:rPr>
      <w:rPrChange w:id="38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0">
    <w:name w:val="Style 0"/>
    <w:next w:val="Style1"/>
    <w:rsid w:val="006F52A1"/>
    <w:pPr>
      <w:numPr>
        <w:numId w:val="3"/>
      </w:numPr>
      <w:autoSpaceDE w:val="0"/>
      <w:autoSpaceDN w:val="0"/>
      <w:adjustRightInd w:val="0"/>
      <w:spacing w:before="120" w:after="180"/>
      <w:pPrChange w:id="39" w:author="Nick Bernal" w:date="2026-09-26T15:17:00Z">
        <w:pPr>
          <w:numPr>
            <w:numId w:val="3"/>
          </w:numPr>
          <w:tabs>
            <w:tab w:val="num" w:pos="720"/>
          </w:tabs>
          <w:autoSpaceDE w:val="0"/>
          <w:autoSpaceDN w:val="0"/>
          <w:adjustRightInd w:val="0"/>
          <w:spacing w:before="120" w:after="180"/>
          <w:ind w:left="720" w:hanging="720"/>
        </w:pPr>
      </w:pPrChange>
    </w:pPr>
    <w:rPr>
      <w:rFonts w:ascii="Arial" w:eastAsia="Times New Roman" w:hAnsi="Arial" w:cs="Arial"/>
      <w:b/>
      <w:bCs/>
      <w:color w:val="000080"/>
      <w:kern w:val="0"/>
      <w14:ligatures w14:val="none"/>
      <w:rPrChange w:id="39" w:author="Nick Bernal" w:date="2026-09-26T15:17:00Z">
        <w:rPr>
          <w:rFonts w:ascii="Arial" w:hAnsi="Arial" w:cs="Arial"/>
          <w:b/>
          <w:bCs/>
          <w:color w:val="000080"/>
          <w:sz w:val="24"/>
          <w:szCs w:val="24"/>
          <w:lang w:val="en-US" w:eastAsia="en-US" w:bidi="ar-SA"/>
        </w:rPr>
      </w:rPrChange>
    </w:rPr>
  </w:style>
  <w:style w:type="paragraph" w:customStyle="1" w:styleId="Style1">
    <w:name w:val="Style 1"/>
    <w:basedOn w:val="Style0"/>
    <w:rsid w:val="006F52A1"/>
    <w:pPr>
      <w:numPr>
        <w:ilvl w:val="1"/>
      </w:numPr>
      <w:tabs>
        <w:tab w:val="left" w:pos="1440"/>
      </w:tabs>
      <w:spacing w:before="0" w:after="120" w:line="240" w:lineRule="atLeast"/>
      <w:jc w:val="both"/>
      <w:pPrChange w:id="40" w:author="Nick Bernal" w:date="2026-09-26T15:17:00Z">
        <w:pPr>
          <w:numPr>
            <w:ilvl w:val="1"/>
            <w:numId w:val="3"/>
          </w:numPr>
          <w:tabs>
            <w:tab w:val="left" w:pos="1440"/>
            <w:tab w:val="num" w:pos="4050"/>
          </w:tabs>
          <w:autoSpaceDE w:val="0"/>
          <w:autoSpaceDN w:val="0"/>
          <w:adjustRightInd w:val="0"/>
          <w:spacing w:after="120" w:line="240" w:lineRule="atLeast"/>
          <w:ind w:left="4050" w:hanging="360"/>
          <w:jc w:val="both"/>
        </w:pPr>
      </w:pPrChange>
    </w:pPr>
    <w:rPr>
      <w:b w:val="0"/>
      <w:bCs w:val="0"/>
      <w:sz w:val="20"/>
      <w:szCs w:val="20"/>
      <w:rPrChange w:id="40" w:author="Nick Bernal" w:date="2026-09-26T15:17:00Z">
        <w:rPr>
          <w:rFonts w:ascii="Arial" w:hAnsi="Arial" w:cs="Arial"/>
          <w:color w:val="000080"/>
          <w:lang w:val="en-US" w:eastAsia="en-US" w:bidi="ar-SA"/>
        </w:rPr>
      </w:rPrChange>
    </w:rPr>
  </w:style>
  <w:style w:type="paragraph" w:customStyle="1" w:styleId="Style76">
    <w:name w:val="Style 76"/>
    <w:basedOn w:val="Style1"/>
    <w:rsid w:val="00111617"/>
    <w:pPr>
      <w:tabs>
        <w:tab w:val="clear" w:pos="1440"/>
        <w:tab w:val="left" w:pos="540"/>
        <w:tab w:val="left" w:pos="1584"/>
      </w:tabs>
      <w:ind w:left="540" w:hanging="450"/>
    </w:pPr>
    <w:rPr>
      <w:color w:val="auto"/>
    </w:rPr>
  </w:style>
  <w:style w:type="paragraph" w:customStyle="1" w:styleId="Style62">
    <w:name w:val="Style 62"/>
    <w:basedOn w:val="Normal"/>
    <w:rsid w:val="006F52A1"/>
    <w:pPr>
      <w:ind w:left="720"/>
      <w:pPrChange w:id="41" w:author="Nick Bernal" w:date="2026-09-26T15:17:00Z">
        <w:pPr>
          <w:autoSpaceDE w:val="0"/>
          <w:autoSpaceDN w:val="0"/>
          <w:adjustRightInd w:val="0"/>
          <w:ind w:left="720"/>
          <w:jc w:val="both"/>
        </w:pPr>
      </w:pPrChange>
    </w:pPr>
    <w:rPr>
      <w:rPrChange w:id="41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28">
    <w:name w:val="Style 28"/>
    <w:basedOn w:val="Normal"/>
    <w:rsid w:val="006F52A1"/>
    <w:pPr>
      <w:spacing w:after="120"/>
      <w:jc w:val="left"/>
      <w:pPrChange w:id="42" w:author="Nick Bernal" w:date="2026-09-26T15:17:00Z">
        <w:pPr>
          <w:autoSpaceDE w:val="0"/>
          <w:autoSpaceDN w:val="0"/>
          <w:adjustRightInd w:val="0"/>
          <w:spacing w:after="120"/>
          <w:jc w:val="both"/>
        </w:pPr>
      </w:pPrChange>
    </w:pPr>
    <w:rPr>
      <w:rFonts w:ascii="Arial" w:hAnsi="Arial" w:cs="Arial"/>
      <w:b/>
      <w:bCs/>
      <w:rPrChange w:id="42" w:author="Nick Bernal" w:date="2026-09-26T15:17:00Z">
        <w:rPr>
          <w:rFonts w:ascii="Arial" w:hAnsi="Arial" w:cs="Arial"/>
          <w:b/>
          <w:bCs/>
          <w:sz w:val="24"/>
          <w:szCs w:val="24"/>
          <w:lang w:val="en-US" w:eastAsia="en-US" w:bidi="ar-SA"/>
        </w:rPr>
      </w:rPrChange>
    </w:rPr>
  </w:style>
  <w:style w:type="paragraph" w:customStyle="1" w:styleId="Style27">
    <w:name w:val="Style 27"/>
    <w:basedOn w:val="Normal"/>
    <w:rsid w:val="006F52A1"/>
    <w:pPr>
      <w:jc w:val="left"/>
      <w:pPrChange w:id="43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rFonts w:ascii="Arial" w:hAnsi="Arial" w:cs="Arial"/>
      <w:rPrChange w:id="43" w:author="Nick Bernal" w:date="2026-09-26T15:17:00Z">
        <w:rPr>
          <w:rFonts w:ascii="Arial" w:hAnsi="Arial" w:cs="Arial"/>
          <w:sz w:val="24"/>
          <w:szCs w:val="24"/>
          <w:lang w:val="en-US" w:eastAsia="en-US" w:bidi="ar-SA"/>
        </w:rPr>
      </w:rPrChange>
    </w:rPr>
  </w:style>
  <w:style w:type="paragraph" w:customStyle="1" w:styleId="Style15">
    <w:name w:val="Style 15"/>
    <w:rsid w:val="006F52A1"/>
    <w:pPr>
      <w:autoSpaceDE w:val="0"/>
      <w:autoSpaceDN w:val="0"/>
      <w:adjustRightInd w:val="0"/>
      <w:spacing w:before="100" w:beforeAutospacing="1" w:after="100" w:afterAutospacing="1"/>
      <w:pPrChange w:id="44" w:author="Nick Bernal" w:date="2026-09-26T15:17:00Z">
        <w:pPr>
          <w:autoSpaceDE w:val="0"/>
          <w:autoSpaceDN w:val="0"/>
          <w:adjustRightInd w:val="0"/>
          <w:spacing w:before="100" w:beforeAutospacing="1" w:after="100" w:afterAutospacing="1"/>
        </w:pPr>
      </w:pPrChange>
    </w:pPr>
    <w:rPr>
      <w:rFonts w:ascii="Arial" w:eastAsia="Times New Roman" w:hAnsi="Arial" w:cs="Arial"/>
      <w:kern w:val="0"/>
      <w:lang w:val="en-GB"/>
      <w14:ligatures w14:val="none"/>
      <w:rPrChange w:id="44" w:author="Nick Bernal" w:date="2026-09-26T15:17:00Z">
        <w:rPr>
          <w:rFonts w:ascii="Arial" w:hAnsi="Arial" w:cs="Arial"/>
          <w:sz w:val="24"/>
          <w:szCs w:val="24"/>
          <w:lang w:val="en-GB" w:eastAsia="en-US" w:bidi="ar-SA"/>
        </w:rPr>
      </w:rPrChange>
    </w:rPr>
  </w:style>
  <w:style w:type="character" w:customStyle="1" w:styleId="Style21">
    <w:name w:val="Style 21"/>
    <w:rsid w:val="00111617"/>
    <w:rPr>
      <w:color w:val="0000FF"/>
      <w:spacing w:val="0"/>
      <w:u w:val="double"/>
    </w:rPr>
  </w:style>
  <w:style w:type="character" w:customStyle="1" w:styleId="Style17">
    <w:name w:val="Style 17"/>
    <w:rsid w:val="00111617"/>
    <w:rPr>
      <w:strike/>
      <w:color w:val="FF0000"/>
      <w:spacing w:val="0"/>
    </w:rPr>
  </w:style>
  <w:style w:type="character" w:customStyle="1" w:styleId="Style23">
    <w:name w:val="Style 23"/>
    <w:rsid w:val="00111617"/>
    <w:rPr>
      <w:strike/>
      <w:color w:val="auto"/>
      <w:spacing w:val="0"/>
    </w:rPr>
  </w:style>
  <w:style w:type="character" w:customStyle="1" w:styleId="Style22">
    <w:name w:val="Style 22"/>
    <w:rsid w:val="00111617"/>
    <w:rPr>
      <w:color w:val="auto"/>
      <w:spacing w:val="0"/>
      <w:u w:val="double"/>
    </w:rPr>
  </w:style>
  <w:style w:type="character" w:customStyle="1" w:styleId="Style16">
    <w:name w:val="Style 16"/>
    <w:rsid w:val="00111617"/>
    <w:rPr>
      <w:color w:val="000000"/>
      <w:spacing w:val="0"/>
      <w:vertAlign w:val="superscript"/>
    </w:rPr>
  </w:style>
  <w:style w:type="character" w:customStyle="1" w:styleId="Style18">
    <w:name w:val="Style 18"/>
    <w:rsid w:val="00111617"/>
    <w:rPr>
      <w:spacing w:val="0"/>
    </w:rPr>
  </w:style>
  <w:style w:type="character" w:customStyle="1" w:styleId="Style20">
    <w:name w:val="Style 20"/>
    <w:rsid w:val="00111617"/>
    <w:rPr>
      <w:color w:val="000000"/>
      <w:spacing w:val="0"/>
    </w:rPr>
  </w:style>
  <w:style w:type="character" w:customStyle="1" w:styleId="Style24">
    <w:name w:val="Style 24"/>
    <w:rsid w:val="00111617"/>
    <w:rPr>
      <w:strike/>
      <w:color w:val="auto"/>
      <w:spacing w:val="0"/>
    </w:rPr>
  </w:style>
  <w:style w:type="character" w:customStyle="1" w:styleId="Style19">
    <w:name w:val="Style 19"/>
    <w:rsid w:val="00111617"/>
    <w:rPr>
      <w:color w:val="0000FF"/>
      <w:spacing w:val="0"/>
      <w:u w:val="double"/>
    </w:rPr>
  </w:style>
  <w:style w:type="character" w:customStyle="1" w:styleId="Style26">
    <w:name w:val="Style 26"/>
    <w:rsid w:val="00111617"/>
    <w:rPr>
      <w:color w:val="000000"/>
      <w:spacing w:val="0"/>
      <w:u w:val="double"/>
    </w:rPr>
  </w:style>
  <w:style w:type="character" w:customStyle="1" w:styleId="Style25">
    <w:name w:val="Style 25"/>
    <w:rsid w:val="00111617"/>
    <w:rPr>
      <w:color w:val="000000"/>
      <w:spacing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3AD"/>
    <w:pPr>
      <w:pPrChange w:id="45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rFonts w:ascii="Tahoma" w:hAnsi="Tahoma"/>
      <w:sz w:val="16"/>
      <w:szCs w:val="16"/>
      <w:lang w:val="x-none" w:eastAsia="x-none"/>
      <w:rPrChange w:id="45" w:author="Nick Bernal" w:date="2026-09-26T15:17:00Z">
        <w:rPr>
          <w:rFonts w:ascii="Tahoma" w:hAnsi="Tahoma"/>
          <w:sz w:val="16"/>
          <w:szCs w:val="16"/>
          <w:lang w:val="x-none" w:eastAsia="x-none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617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paragraph" w:customStyle="1" w:styleId="CM34">
    <w:name w:val="CM34"/>
    <w:basedOn w:val="Normal"/>
    <w:next w:val="Normal"/>
    <w:rsid w:val="00AA6FA5"/>
    <w:pPr>
      <w:jc w:val="left"/>
      <w:pPrChange w:id="46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rFonts w:eastAsia="SimSun" w:cs="Angsana New"/>
      <w:lang w:eastAsia="zh-CN" w:bidi="th-TH"/>
      <w:rPrChange w:id="46" w:author="Nick Bernal" w:date="2026-09-26T15:17:00Z">
        <w:rPr>
          <w:rFonts w:eastAsia="SimSun" w:cs="Angsana New"/>
          <w:sz w:val="24"/>
          <w:szCs w:val="24"/>
          <w:lang w:val="en-US" w:eastAsia="zh-CN" w:bidi="th-TH"/>
        </w:rPr>
      </w:rPrChange>
    </w:rPr>
  </w:style>
  <w:style w:type="paragraph" w:customStyle="1" w:styleId="CM6">
    <w:name w:val="CM6"/>
    <w:basedOn w:val="Normal"/>
    <w:next w:val="Normal"/>
    <w:rsid w:val="00AA6FA5"/>
    <w:pPr>
      <w:spacing w:line="256" w:lineRule="atLeast"/>
      <w:jc w:val="left"/>
      <w:pPrChange w:id="47" w:author="Nick Bernal" w:date="2026-09-26T15:17:00Z">
        <w:pPr>
          <w:autoSpaceDE w:val="0"/>
          <w:autoSpaceDN w:val="0"/>
          <w:adjustRightInd w:val="0"/>
          <w:spacing w:line="256" w:lineRule="atLeast"/>
          <w:jc w:val="both"/>
        </w:pPr>
      </w:pPrChange>
    </w:pPr>
    <w:rPr>
      <w:rFonts w:eastAsia="SimSun" w:cs="Angsana New"/>
      <w:lang w:eastAsia="zh-CN" w:bidi="th-TH"/>
      <w:rPrChange w:id="47" w:author="Nick Bernal" w:date="2026-09-26T15:17:00Z">
        <w:rPr>
          <w:rFonts w:eastAsia="SimSun" w:cs="Angsana New"/>
          <w:sz w:val="24"/>
          <w:szCs w:val="24"/>
          <w:lang w:val="en-US" w:eastAsia="zh-CN" w:bidi="th-TH"/>
        </w:rPr>
      </w:rPrChange>
    </w:rPr>
  </w:style>
  <w:style w:type="paragraph" w:customStyle="1" w:styleId="Default">
    <w:name w:val="Default"/>
    <w:rsid w:val="00AA6FA5"/>
    <w:pPr>
      <w:autoSpaceDE w:val="0"/>
      <w:autoSpaceDN w:val="0"/>
      <w:adjustRightInd w:val="0"/>
      <w:pPrChange w:id="48" w:author="Nick Bernal" w:date="2026-09-26T15:17:00Z">
        <w:pPr>
          <w:autoSpaceDE w:val="0"/>
          <w:autoSpaceDN w:val="0"/>
          <w:adjustRightInd w:val="0"/>
        </w:pPr>
      </w:pPrChange>
    </w:pPr>
    <w:rPr>
      <w:rFonts w:ascii="Times New Roman" w:eastAsia="SimSun" w:hAnsi="Times New Roman" w:cs="Times New Roman"/>
      <w:color w:val="000000"/>
      <w:kern w:val="0"/>
      <w:lang w:eastAsia="zh-CN" w:bidi="th-TH"/>
      <w14:ligatures w14:val="none"/>
      <w:rPrChange w:id="48" w:author="Nick Bernal" w:date="2026-09-26T15:17:00Z">
        <w:rPr>
          <w:rFonts w:eastAsia="SimSun"/>
          <w:color w:val="000000"/>
          <w:sz w:val="24"/>
          <w:szCs w:val="24"/>
          <w:lang w:val="en-US" w:eastAsia="zh-CN" w:bidi="th-TH"/>
        </w:rPr>
      </w:rPrChange>
    </w:rPr>
  </w:style>
  <w:style w:type="character" w:customStyle="1" w:styleId="StylefirstindentBoldChar">
    <w:name w:val="Style first indent + Bold Char"/>
    <w:uiPriority w:val="99"/>
    <w:rsid w:val="00111617"/>
    <w:rPr>
      <w:rFonts w:ascii="Arial Narrow" w:hAnsi="Arial Narrow" w:cs="Arial Narrow"/>
      <w:b/>
      <w:bCs/>
      <w:sz w:val="20"/>
      <w:szCs w:val="20"/>
      <w:lang w:val="en-US"/>
    </w:rPr>
  </w:style>
  <w:style w:type="character" w:styleId="Emphasis">
    <w:name w:val="Emphasis"/>
    <w:qFormat/>
    <w:rsid w:val="00111617"/>
    <w:rPr>
      <w:i/>
      <w:iCs/>
    </w:rPr>
  </w:style>
  <w:style w:type="paragraph" w:customStyle="1" w:styleId="StandardL1">
    <w:name w:val="Standard_L1"/>
    <w:basedOn w:val="Normal"/>
    <w:next w:val="BodyText"/>
    <w:rsid w:val="00396DA8"/>
    <w:pPr>
      <w:numPr>
        <w:numId w:val="12"/>
      </w:numPr>
      <w:autoSpaceDE/>
      <w:autoSpaceDN/>
      <w:adjustRightInd/>
      <w:spacing w:before="240" w:after="240"/>
      <w:jc w:val="center"/>
      <w:outlineLvl w:val="0"/>
      <w:pPrChange w:id="49" w:author="Nick Bernal" w:date="2026-09-26T15:17:00Z">
        <w:pPr>
          <w:numPr>
            <w:numId w:val="12"/>
          </w:numPr>
          <w:tabs>
            <w:tab w:val="num" w:pos="720"/>
          </w:tabs>
          <w:autoSpaceDE w:val="0"/>
          <w:autoSpaceDN w:val="0"/>
          <w:adjustRightInd w:val="0"/>
          <w:spacing w:before="240" w:after="240"/>
          <w:jc w:val="center"/>
          <w:outlineLvl w:val="0"/>
        </w:pPr>
      </w:pPrChange>
    </w:pPr>
    <w:rPr>
      <w:rFonts w:ascii="Arial" w:eastAsia="SimSun" w:hAnsi="Arial" w:cs="Arial"/>
      <w:sz w:val="22"/>
      <w:szCs w:val="22"/>
      <w:lang w:bidi="he-IL"/>
      <w:rPrChange w:id="49" w:author="Nick Bernal" w:date="2026-09-26T15:17:00Z">
        <w:rPr>
          <w:rFonts w:ascii="Arial" w:eastAsia="SimSun" w:hAnsi="Arial" w:cs="Arial"/>
          <w:sz w:val="22"/>
          <w:szCs w:val="22"/>
          <w:lang w:val="en-US" w:eastAsia="en-US" w:bidi="he-IL"/>
        </w:rPr>
      </w:rPrChange>
    </w:rPr>
  </w:style>
  <w:style w:type="paragraph" w:customStyle="1" w:styleId="StandardL2">
    <w:name w:val="Standard_L2"/>
    <w:basedOn w:val="StandardL1"/>
    <w:next w:val="BodyText"/>
    <w:rsid w:val="00396DA8"/>
    <w:pPr>
      <w:numPr>
        <w:ilvl w:val="1"/>
      </w:numPr>
      <w:spacing w:before="0"/>
      <w:jc w:val="both"/>
      <w:outlineLvl w:val="1"/>
      <w:pPrChange w:id="50" w:author="Nick Bernal" w:date="2026-09-26T15:17:00Z">
        <w:pPr>
          <w:numPr>
            <w:ilvl w:val="1"/>
            <w:numId w:val="12"/>
          </w:numPr>
          <w:tabs>
            <w:tab w:val="num" w:pos="1440"/>
          </w:tabs>
          <w:spacing w:after="240"/>
          <w:ind w:firstLine="720"/>
          <w:jc w:val="both"/>
          <w:outlineLvl w:val="1"/>
        </w:pPr>
      </w:pPrChange>
    </w:pPr>
    <w:rPr>
      <w:rPrChange w:id="50" w:author="Nick Bernal" w:date="2026-09-26T15:17:00Z">
        <w:rPr>
          <w:rFonts w:ascii="Arial" w:eastAsia="SimSun" w:hAnsi="Arial" w:cs="Arial"/>
          <w:sz w:val="22"/>
          <w:szCs w:val="22"/>
          <w:lang w:val="en-US" w:eastAsia="en-US" w:bidi="he-IL"/>
        </w:rPr>
      </w:rPrChange>
    </w:rPr>
  </w:style>
  <w:style w:type="paragraph" w:customStyle="1" w:styleId="StandardL3">
    <w:name w:val="Standard_L3"/>
    <w:basedOn w:val="StandardL2"/>
    <w:next w:val="BodyText"/>
    <w:rsid w:val="00396DA8"/>
    <w:pPr>
      <w:numPr>
        <w:ilvl w:val="2"/>
      </w:numPr>
      <w:tabs>
        <w:tab w:val="clear" w:pos="2160"/>
        <w:tab w:val="num" w:pos="360"/>
      </w:tabs>
      <w:spacing w:after="120"/>
      <w:outlineLvl w:val="2"/>
      <w:pPrChange w:id="51" w:author="Nick Bernal" w:date="2026-09-26T15:17:00Z">
        <w:pPr>
          <w:numPr>
            <w:ilvl w:val="2"/>
            <w:numId w:val="12"/>
          </w:numPr>
          <w:tabs>
            <w:tab w:val="num" w:pos="360"/>
          </w:tabs>
          <w:spacing w:after="120"/>
          <w:ind w:firstLine="1440"/>
          <w:jc w:val="both"/>
          <w:outlineLvl w:val="2"/>
        </w:pPr>
      </w:pPrChange>
    </w:pPr>
    <w:rPr>
      <w:rPrChange w:id="51" w:author="Nick Bernal" w:date="2026-09-26T15:17:00Z">
        <w:rPr>
          <w:rFonts w:ascii="Arial" w:eastAsia="SimSun" w:hAnsi="Arial" w:cs="Arial"/>
          <w:sz w:val="22"/>
          <w:szCs w:val="22"/>
          <w:lang w:val="en-US" w:eastAsia="en-US" w:bidi="he-IL"/>
        </w:rPr>
      </w:rPrChange>
    </w:rPr>
  </w:style>
  <w:style w:type="paragraph" w:customStyle="1" w:styleId="StandardL4">
    <w:name w:val="Standard_L4"/>
    <w:basedOn w:val="StandardL3"/>
    <w:next w:val="BodyText"/>
    <w:rsid w:val="00396DA8"/>
    <w:pPr>
      <w:numPr>
        <w:ilvl w:val="3"/>
      </w:numPr>
      <w:tabs>
        <w:tab w:val="clear" w:pos="2880"/>
        <w:tab w:val="num" w:pos="360"/>
      </w:tabs>
      <w:outlineLvl w:val="3"/>
      <w:pPrChange w:id="52" w:author="Nick Bernal" w:date="2026-09-26T15:17:00Z">
        <w:pPr>
          <w:numPr>
            <w:ilvl w:val="3"/>
            <w:numId w:val="12"/>
          </w:numPr>
          <w:tabs>
            <w:tab w:val="num" w:pos="360"/>
          </w:tabs>
          <w:spacing w:after="120"/>
          <w:ind w:firstLine="2160"/>
          <w:jc w:val="both"/>
          <w:outlineLvl w:val="3"/>
        </w:pPr>
      </w:pPrChange>
    </w:pPr>
    <w:rPr>
      <w:rFonts w:ascii="Times New Roman" w:hAnsi="Times New Roman"/>
      <w:rPrChange w:id="52" w:author="Nick Bernal" w:date="2026-09-26T15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5">
    <w:name w:val="Standard_L5"/>
    <w:basedOn w:val="StandardL4"/>
    <w:next w:val="BodyText"/>
    <w:rsid w:val="00396DA8"/>
    <w:pPr>
      <w:numPr>
        <w:ilvl w:val="4"/>
      </w:numPr>
      <w:tabs>
        <w:tab w:val="clear" w:pos="3600"/>
        <w:tab w:val="num" w:pos="360"/>
      </w:tabs>
      <w:spacing w:after="240"/>
      <w:jc w:val="left"/>
      <w:outlineLvl w:val="4"/>
      <w:pPrChange w:id="53" w:author="Nick Bernal" w:date="2026-09-26T15:17:00Z">
        <w:pPr>
          <w:numPr>
            <w:ilvl w:val="4"/>
            <w:numId w:val="12"/>
          </w:numPr>
          <w:tabs>
            <w:tab w:val="num" w:pos="360"/>
          </w:tabs>
          <w:spacing w:after="240"/>
          <w:ind w:firstLine="2880"/>
          <w:outlineLvl w:val="4"/>
        </w:pPr>
      </w:pPrChange>
    </w:pPr>
    <w:rPr>
      <w:rPrChange w:id="53" w:author="Nick Bernal" w:date="2026-09-26T15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6">
    <w:name w:val="Standard_L6"/>
    <w:basedOn w:val="StandardL5"/>
    <w:next w:val="BodyText"/>
    <w:rsid w:val="00396DA8"/>
    <w:pPr>
      <w:numPr>
        <w:ilvl w:val="5"/>
      </w:numPr>
      <w:tabs>
        <w:tab w:val="clear" w:pos="4320"/>
        <w:tab w:val="num" w:pos="360"/>
      </w:tabs>
      <w:outlineLvl w:val="5"/>
      <w:pPrChange w:id="54" w:author="Nick Bernal" w:date="2026-09-26T15:17:00Z">
        <w:pPr>
          <w:numPr>
            <w:ilvl w:val="5"/>
            <w:numId w:val="12"/>
          </w:numPr>
          <w:tabs>
            <w:tab w:val="num" w:pos="360"/>
          </w:tabs>
          <w:spacing w:after="240"/>
          <w:ind w:firstLine="3600"/>
          <w:outlineLvl w:val="5"/>
        </w:pPr>
      </w:pPrChange>
    </w:pPr>
    <w:rPr>
      <w:rPrChange w:id="54" w:author="Nick Bernal" w:date="2026-09-26T15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7">
    <w:name w:val="Standard_L7"/>
    <w:basedOn w:val="StandardL6"/>
    <w:next w:val="BodyText"/>
    <w:rsid w:val="00396DA8"/>
    <w:pPr>
      <w:numPr>
        <w:ilvl w:val="6"/>
      </w:numPr>
      <w:tabs>
        <w:tab w:val="clear" w:pos="5040"/>
        <w:tab w:val="num" w:pos="360"/>
      </w:tabs>
      <w:outlineLvl w:val="6"/>
      <w:pPrChange w:id="55" w:author="Nick Bernal" w:date="2026-09-26T15:17:00Z">
        <w:pPr>
          <w:numPr>
            <w:ilvl w:val="6"/>
            <w:numId w:val="12"/>
          </w:numPr>
          <w:tabs>
            <w:tab w:val="num" w:pos="360"/>
          </w:tabs>
          <w:spacing w:after="240"/>
          <w:ind w:firstLine="4320"/>
          <w:outlineLvl w:val="6"/>
        </w:pPr>
      </w:pPrChange>
    </w:pPr>
    <w:rPr>
      <w:rPrChange w:id="55" w:author="Nick Bernal" w:date="2026-09-26T15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8">
    <w:name w:val="Standard_L8"/>
    <w:basedOn w:val="StandardL7"/>
    <w:next w:val="BodyText"/>
    <w:rsid w:val="00396DA8"/>
    <w:pPr>
      <w:numPr>
        <w:ilvl w:val="7"/>
      </w:numPr>
      <w:tabs>
        <w:tab w:val="clear" w:pos="5760"/>
        <w:tab w:val="num" w:pos="360"/>
      </w:tabs>
      <w:outlineLvl w:val="7"/>
      <w:pPrChange w:id="56" w:author="Nick Bernal" w:date="2026-09-26T15:17:00Z">
        <w:pPr>
          <w:numPr>
            <w:ilvl w:val="7"/>
            <w:numId w:val="12"/>
          </w:numPr>
          <w:tabs>
            <w:tab w:val="num" w:pos="360"/>
          </w:tabs>
          <w:spacing w:after="240"/>
          <w:ind w:firstLine="5040"/>
          <w:outlineLvl w:val="7"/>
        </w:pPr>
      </w:pPrChange>
    </w:pPr>
    <w:rPr>
      <w:rPrChange w:id="56" w:author="Nick Bernal" w:date="2026-09-26T15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9">
    <w:name w:val="Standard_L9"/>
    <w:basedOn w:val="StandardL8"/>
    <w:next w:val="BodyText"/>
    <w:rsid w:val="00396DA8"/>
    <w:pPr>
      <w:numPr>
        <w:ilvl w:val="8"/>
      </w:numPr>
      <w:tabs>
        <w:tab w:val="clear" w:pos="6480"/>
        <w:tab w:val="num" w:pos="360"/>
      </w:tabs>
      <w:outlineLvl w:val="8"/>
      <w:pPrChange w:id="57" w:author="Nick Bernal" w:date="2026-09-26T15:17:00Z">
        <w:pPr>
          <w:numPr>
            <w:ilvl w:val="8"/>
            <w:numId w:val="12"/>
          </w:numPr>
          <w:tabs>
            <w:tab w:val="num" w:pos="360"/>
          </w:tabs>
          <w:spacing w:after="240"/>
          <w:ind w:firstLine="5760"/>
          <w:outlineLvl w:val="8"/>
        </w:pPr>
      </w:pPrChange>
    </w:pPr>
    <w:rPr>
      <w:rPrChange w:id="57" w:author="Nick Bernal" w:date="2026-09-26T15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Outline1Cont1">
    <w:name w:val="Outline1 Cont 1"/>
    <w:basedOn w:val="Normal"/>
    <w:rsid w:val="00396DA8"/>
    <w:pPr>
      <w:autoSpaceDE/>
      <w:autoSpaceDN/>
      <w:adjustRightInd/>
      <w:spacing w:after="240"/>
      <w:pPrChange w:id="58" w:author="Nick Bernal" w:date="2026-09-26T15:17:00Z">
        <w:pPr>
          <w:autoSpaceDE w:val="0"/>
          <w:autoSpaceDN w:val="0"/>
          <w:adjustRightInd w:val="0"/>
          <w:spacing w:after="240"/>
          <w:jc w:val="both"/>
        </w:pPr>
      </w:pPrChange>
    </w:pPr>
    <w:rPr>
      <w:sz w:val="20"/>
      <w:szCs w:val="20"/>
      <w:rPrChange w:id="58" w:author="Nick Bernal" w:date="2026-09-26T15:17:00Z">
        <w:rPr>
          <w:lang w:val="en-US" w:eastAsia="en-US" w:bidi="ar-SA"/>
        </w:rPr>
      </w:rPrChange>
    </w:rPr>
  </w:style>
  <w:style w:type="paragraph" w:customStyle="1" w:styleId="Outline1L1">
    <w:name w:val="Outline1_L1"/>
    <w:basedOn w:val="Normal"/>
    <w:next w:val="BodyText"/>
    <w:rsid w:val="00396DA8"/>
    <w:pPr>
      <w:numPr>
        <w:numId w:val="13"/>
      </w:numPr>
      <w:autoSpaceDE/>
      <w:autoSpaceDN/>
      <w:adjustRightInd/>
      <w:spacing w:after="240"/>
      <w:jc w:val="center"/>
      <w:outlineLvl w:val="0"/>
      <w:pPrChange w:id="59" w:author="Nick Bernal" w:date="2026-09-26T15:17:00Z">
        <w:pPr>
          <w:numPr>
            <w:numId w:val="13"/>
          </w:numPr>
          <w:autoSpaceDE w:val="0"/>
          <w:autoSpaceDN w:val="0"/>
          <w:adjustRightInd w:val="0"/>
          <w:spacing w:after="240"/>
          <w:ind w:left="4200"/>
          <w:jc w:val="center"/>
          <w:outlineLvl w:val="0"/>
        </w:pPr>
      </w:pPrChange>
    </w:pPr>
    <w:rPr>
      <w:b/>
      <w:szCs w:val="20"/>
      <w:rPrChange w:id="59" w:author="Nick Bernal" w:date="2026-09-26T15:17:00Z">
        <w:rPr>
          <w:b/>
          <w:sz w:val="24"/>
          <w:lang w:val="en-US" w:eastAsia="en-US" w:bidi="ar-SA"/>
        </w:rPr>
      </w:rPrChange>
    </w:rPr>
  </w:style>
  <w:style w:type="paragraph" w:customStyle="1" w:styleId="Outline1L2">
    <w:name w:val="Outline1_L2"/>
    <w:basedOn w:val="Outline1L1"/>
    <w:next w:val="BodyText"/>
    <w:rsid w:val="00396DA8"/>
    <w:pPr>
      <w:numPr>
        <w:ilvl w:val="1"/>
      </w:numPr>
      <w:jc w:val="both"/>
      <w:outlineLvl w:val="1"/>
      <w:pPrChange w:id="60" w:author="Nick Bernal" w:date="2026-09-26T15:17:00Z">
        <w:pPr>
          <w:numPr>
            <w:ilvl w:val="1"/>
            <w:numId w:val="13"/>
          </w:numPr>
          <w:tabs>
            <w:tab w:val="num" w:pos="432"/>
          </w:tabs>
          <w:spacing w:after="240"/>
          <w:jc w:val="both"/>
          <w:outlineLvl w:val="1"/>
        </w:pPr>
      </w:pPrChange>
    </w:pPr>
    <w:rPr>
      <w:b w:val="0"/>
      <w:rPrChange w:id="60" w:author="Nick Bernal" w:date="2026-09-26T15:17:00Z">
        <w:rPr>
          <w:sz w:val="24"/>
          <w:lang w:val="en-US" w:eastAsia="en-US" w:bidi="ar-SA"/>
        </w:rPr>
      </w:rPrChange>
    </w:rPr>
  </w:style>
  <w:style w:type="paragraph" w:customStyle="1" w:styleId="Outline1L3">
    <w:name w:val="Outline1_L3"/>
    <w:basedOn w:val="Outline1L2"/>
    <w:next w:val="BodyText"/>
    <w:rsid w:val="00396DA8"/>
    <w:pPr>
      <w:numPr>
        <w:ilvl w:val="2"/>
      </w:numPr>
      <w:outlineLvl w:val="2"/>
      <w:pPrChange w:id="61" w:author="Nick Bernal" w:date="2026-09-26T15:17:00Z">
        <w:pPr>
          <w:numPr>
            <w:ilvl w:val="2"/>
            <w:numId w:val="13"/>
          </w:numPr>
          <w:tabs>
            <w:tab w:val="num" w:pos="432"/>
          </w:tabs>
          <w:spacing w:after="240"/>
          <w:ind w:left="432" w:hanging="432"/>
          <w:jc w:val="both"/>
          <w:outlineLvl w:val="2"/>
        </w:pPr>
      </w:pPrChange>
    </w:pPr>
    <w:rPr>
      <w:rPrChange w:id="61" w:author="Nick Bernal" w:date="2026-09-26T15:17:00Z">
        <w:rPr>
          <w:sz w:val="24"/>
          <w:lang w:val="en-US" w:eastAsia="en-US" w:bidi="ar-SA"/>
        </w:rPr>
      </w:rPrChange>
    </w:rPr>
  </w:style>
  <w:style w:type="paragraph" w:customStyle="1" w:styleId="Outline1L4">
    <w:name w:val="Outline1_L4"/>
    <w:basedOn w:val="Outline1L3"/>
    <w:next w:val="BodyText"/>
    <w:rsid w:val="00396DA8"/>
    <w:pPr>
      <w:numPr>
        <w:ilvl w:val="3"/>
      </w:numPr>
      <w:outlineLvl w:val="3"/>
      <w:pPrChange w:id="62" w:author="Nick Bernal" w:date="2026-09-26T15:17:00Z">
        <w:pPr>
          <w:numPr>
            <w:ilvl w:val="3"/>
            <w:numId w:val="13"/>
          </w:numPr>
          <w:tabs>
            <w:tab w:val="num" w:pos="1440"/>
          </w:tabs>
          <w:spacing w:after="240"/>
          <w:ind w:left="1152" w:hanging="432"/>
          <w:jc w:val="both"/>
          <w:outlineLvl w:val="3"/>
        </w:pPr>
      </w:pPrChange>
    </w:pPr>
    <w:rPr>
      <w:rPrChange w:id="62" w:author="Nick Bernal" w:date="2026-09-26T15:17:00Z">
        <w:rPr>
          <w:sz w:val="24"/>
          <w:lang w:val="en-US" w:eastAsia="en-US" w:bidi="ar-SA"/>
        </w:rPr>
      </w:rPrChange>
    </w:rPr>
  </w:style>
  <w:style w:type="paragraph" w:customStyle="1" w:styleId="Outline1L5">
    <w:name w:val="Outline1_L5"/>
    <w:basedOn w:val="Outline1L4"/>
    <w:next w:val="BodyText"/>
    <w:rsid w:val="00396DA8"/>
    <w:pPr>
      <w:numPr>
        <w:ilvl w:val="4"/>
      </w:numPr>
      <w:jc w:val="left"/>
      <w:outlineLvl w:val="4"/>
      <w:pPrChange w:id="63" w:author="Nick Bernal" w:date="2026-09-26T15:17:00Z">
        <w:pPr>
          <w:numPr>
            <w:ilvl w:val="4"/>
            <w:numId w:val="13"/>
          </w:numPr>
          <w:tabs>
            <w:tab w:val="num" w:pos="3600"/>
          </w:tabs>
          <w:spacing w:after="240"/>
          <w:ind w:firstLine="2880"/>
          <w:outlineLvl w:val="4"/>
        </w:pPr>
      </w:pPrChange>
    </w:pPr>
    <w:rPr>
      <w:rPrChange w:id="63" w:author="Nick Bernal" w:date="2026-09-26T15:17:00Z">
        <w:rPr>
          <w:sz w:val="24"/>
          <w:lang w:val="en-US" w:eastAsia="en-US" w:bidi="ar-SA"/>
        </w:rPr>
      </w:rPrChange>
    </w:rPr>
  </w:style>
  <w:style w:type="paragraph" w:customStyle="1" w:styleId="Outline1L6">
    <w:name w:val="Outline1_L6"/>
    <w:basedOn w:val="Outline1L5"/>
    <w:next w:val="BodyText"/>
    <w:rsid w:val="00396DA8"/>
    <w:pPr>
      <w:numPr>
        <w:ilvl w:val="5"/>
      </w:numPr>
      <w:outlineLvl w:val="5"/>
      <w:pPrChange w:id="64" w:author="Nick Bernal" w:date="2026-09-26T15:17:00Z">
        <w:pPr>
          <w:numPr>
            <w:ilvl w:val="5"/>
            <w:numId w:val="13"/>
          </w:numPr>
          <w:tabs>
            <w:tab w:val="num" w:pos="4320"/>
          </w:tabs>
          <w:spacing w:after="240"/>
          <w:ind w:firstLine="3600"/>
          <w:outlineLvl w:val="5"/>
        </w:pPr>
      </w:pPrChange>
    </w:pPr>
    <w:rPr>
      <w:rPrChange w:id="64" w:author="Nick Bernal" w:date="2026-09-26T15:17:00Z">
        <w:rPr>
          <w:sz w:val="24"/>
          <w:lang w:val="en-US" w:eastAsia="en-US" w:bidi="ar-SA"/>
        </w:rPr>
      </w:rPrChange>
    </w:rPr>
  </w:style>
  <w:style w:type="paragraph" w:customStyle="1" w:styleId="Outline1L7">
    <w:name w:val="Outline1_L7"/>
    <w:basedOn w:val="Outline1L6"/>
    <w:next w:val="BodyText"/>
    <w:rsid w:val="00396DA8"/>
    <w:pPr>
      <w:numPr>
        <w:ilvl w:val="6"/>
      </w:numPr>
      <w:outlineLvl w:val="6"/>
      <w:pPrChange w:id="65" w:author="Nick Bernal" w:date="2026-09-26T15:17:00Z">
        <w:pPr>
          <w:numPr>
            <w:ilvl w:val="6"/>
            <w:numId w:val="13"/>
          </w:numPr>
          <w:tabs>
            <w:tab w:val="num" w:pos="5040"/>
          </w:tabs>
          <w:spacing w:after="240"/>
          <w:ind w:firstLine="4320"/>
          <w:outlineLvl w:val="6"/>
        </w:pPr>
      </w:pPrChange>
    </w:pPr>
    <w:rPr>
      <w:rPrChange w:id="65" w:author="Nick Bernal" w:date="2026-09-26T15:17:00Z">
        <w:rPr>
          <w:sz w:val="24"/>
          <w:lang w:val="en-US" w:eastAsia="en-US" w:bidi="ar-SA"/>
        </w:rPr>
      </w:rPrChange>
    </w:rPr>
  </w:style>
  <w:style w:type="paragraph" w:customStyle="1" w:styleId="Outline1L8">
    <w:name w:val="Outline1_L8"/>
    <w:basedOn w:val="Outline1L7"/>
    <w:next w:val="BodyText"/>
    <w:rsid w:val="00396DA8"/>
    <w:pPr>
      <w:numPr>
        <w:ilvl w:val="7"/>
      </w:numPr>
      <w:outlineLvl w:val="7"/>
      <w:pPrChange w:id="66" w:author="Nick Bernal" w:date="2026-09-26T15:17:00Z">
        <w:pPr>
          <w:numPr>
            <w:ilvl w:val="7"/>
            <w:numId w:val="13"/>
          </w:numPr>
          <w:tabs>
            <w:tab w:val="num" w:pos="5760"/>
          </w:tabs>
          <w:spacing w:after="240"/>
          <w:ind w:firstLine="5040"/>
          <w:outlineLvl w:val="7"/>
        </w:pPr>
      </w:pPrChange>
    </w:pPr>
    <w:rPr>
      <w:rPrChange w:id="66" w:author="Nick Bernal" w:date="2026-09-26T15:17:00Z">
        <w:rPr>
          <w:sz w:val="24"/>
          <w:lang w:val="en-US" w:eastAsia="en-US" w:bidi="ar-SA"/>
        </w:rPr>
      </w:rPrChange>
    </w:rPr>
  </w:style>
  <w:style w:type="paragraph" w:customStyle="1" w:styleId="Outline1L9">
    <w:name w:val="Outline1_L9"/>
    <w:basedOn w:val="Outline1L8"/>
    <w:next w:val="BodyText"/>
    <w:rsid w:val="00396DA8"/>
    <w:pPr>
      <w:numPr>
        <w:ilvl w:val="8"/>
      </w:numPr>
      <w:outlineLvl w:val="8"/>
      <w:pPrChange w:id="67" w:author="Nick Bernal" w:date="2026-09-26T15:17:00Z">
        <w:pPr>
          <w:numPr>
            <w:ilvl w:val="8"/>
            <w:numId w:val="13"/>
          </w:numPr>
          <w:tabs>
            <w:tab w:val="num" w:pos="2160"/>
          </w:tabs>
          <w:spacing w:after="240"/>
          <w:ind w:firstLine="1440"/>
          <w:outlineLvl w:val="8"/>
        </w:pPr>
      </w:pPrChange>
    </w:pPr>
    <w:rPr>
      <w:rPrChange w:id="67" w:author="Nick Bernal" w:date="2026-09-26T15:17:00Z">
        <w:rPr>
          <w:sz w:val="24"/>
          <w:lang w:val="en-US" w:eastAsia="en-US" w:bidi="ar-SA"/>
        </w:rPr>
      </w:rPrChange>
    </w:rPr>
  </w:style>
  <w:style w:type="paragraph" w:customStyle="1" w:styleId="Body">
    <w:name w:val="Body"/>
    <w:basedOn w:val="Normal"/>
    <w:link w:val="BodyChar"/>
    <w:qFormat/>
    <w:rsid w:val="00396DA8"/>
    <w:pPr>
      <w:tabs>
        <w:tab w:val="left" w:pos="851"/>
        <w:tab w:val="left" w:pos="1843"/>
        <w:tab w:val="left" w:pos="3119"/>
        <w:tab w:val="left" w:pos="4253"/>
      </w:tabs>
      <w:autoSpaceDE/>
      <w:autoSpaceDN/>
      <w:adjustRightInd/>
      <w:spacing w:after="240" w:line="312" w:lineRule="auto"/>
      <w:pPrChange w:id="68" w:author="Nick Bernal" w:date="2026-09-26T15:17:00Z">
        <w:pPr>
          <w:tabs>
            <w:tab w:val="left" w:pos="851"/>
            <w:tab w:val="left" w:pos="1843"/>
            <w:tab w:val="left" w:pos="3119"/>
            <w:tab w:val="left" w:pos="4253"/>
          </w:tabs>
          <w:autoSpaceDE w:val="0"/>
          <w:autoSpaceDN w:val="0"/>
          <w:adjustRightInd w:val="0"/>
          <w:spacing w:after="240" w:line="312" w:lineRule="auto"/>
          <w:jc w:val="both"/>
        </w:pPr>
      </w:pPrChange>
    </w:pPr>
    <w:rPr>
      <w:rFonts w:ascii="Verdana" w:hAnsi="Verdana"/>
      <w:sz w:val="20"/>
      <w:szCs w:val="20"/>
      <w:lang w:val="en-GB" w:eastAsia="en-GB"/>
      <w:rPrChange w:id="68" w:author="Nick Bernal" w:date="2026-09-26T15:17:00Z">
        <w:rPr>
          <w:rFonts w:ascii="Verdana" w:hAnsi="Verdana"/>
          <w:lang w:val="en-GB" w:eastAsia="en-GB" w:bidi="ar-SA"/>
        </w:rPr>
      </w:rPrChange>
    </w:rPr>
  </w:style>
  <w:style w:type="paragraph" w:customStyle="1" w:styleId="TextCentered">
    <w:name w:val="Text Centered"/>
    <w:basedOn w:val="Normal"/>
    <w:rsid w:val="00396DA8"/>
    <w:pPr>
      <w:tabs>
        <w:tab w:val="left" w:pos="9240"/>
      </w:tabs>
      <w:autoSpaceDE/>
      <w:autoSpaceDN/>
      <w:adjustRightInd/>
      <w:spacing w:after="240"/>
      <w:jc w:val="center"/>
      <w:pPrChange w:id="69" w:author="Nick Bernal" w:date="2026-09-26T15:17:00Z">
        <w:pPr>
          <w:tabs>
            <w:tab w:val="left" w:pos="9240"/>
          </w:tabs>
          <w:autoSpaceDE w:val="0"/>
          <w:autoSpaceDN w:val="0"/>
          <w:adjustRightInd w:val="0"/>
          <w:spacing w:after="240"/>
          <w:jc w:val="center"/>
        </w:pPr>
      </w:pPrChange>
    </w:pPr>
    <w:rPr>
      <w:sz w:val="20"/>
      <w:szCs w:val="20"/>
      <w:rPrChange w:id="69" w:author="Nick Bernal" w:date="2026-09-26T15:17:00Z">
        <w:rPr>
          <w:lang w:val="en-US" w:eastAsia="en-US" w:bidi="ar-SA"/>
        </w:rPr>
      </w:rPrChange>
    </w:rPr>
  </w:style>
  <w:style w:type="paragraph" w:customStyle="1" w:styleId="Bodytextbold">
    <w:name w:val="Body text bold"/>
    <w:basedOn w:val="BodyText"/>
    <w:rsid w:val="00111617"/>
    <w:pPr>
      <w:autoSpaceDE/>
      <w:autoSpaceDN/>
      <w:adjustRightInd/>
      <w:spacing w:after="240"/>
      <w:jc w:val="both"/>
    </w:pPr>
    <w:rPr>
      <w:b/>
      <w:sz w:val="20"/>
      <w:szCs w:val="20"/>
    </w:rPr>
  </w:style>
  <w:style w:type="character" w:styleId="Strong">
    <w:name w:val="Strong"/>
    <w:basedOn w:val="DefaultParagraphFont"/>
    <w:uiPriority w:val="22"/>
    <w:qFormat/>
    <w:rsid w:val="00111617"/>
    <w:rPr>
      <w:b/>
      <w:bCs/>
    </w:rPr>
  </w:style>
  <w:style w:type="character" w:customStyle="1" w:styleId="zzmpTrailerItem">
    <w:name w:val="zzmpTrailerItem"/>
    <w:rsid w:val="00111617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Revision">
    <w:name w:val="Revision"/>
    <w:hidden/>
    <w:uiPriority w:val="99"/>
    <w:semiHidden/>
    <w:rsid w:val="000E4946"/>
    <w:pPr>
      <w:pPrChange w:id="70" w:author="Nick Bernal" w:date="2026-09-26T15:17:00Z">
        <w:pPr/>
      </w:pPrChange>
    </w:pPr>
    <w:rPr>
      <w:rFonts w:ascii="Times New Roman" w:eastAsia="Times New Roman" w:hAnsi="Times New Roman" w:cs="Times New Roman"/>
      <w:kern w:val="0"/>
      <w14:ligatures w14:val="none"/>
      <w:rPrChange w:id="70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A118D"/>
    <w:pPr>
      <w:pPrChange w:id="71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rPrChange w:id="71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11617"/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116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0EE6"/>
    <w:pPr>
      <w:pPrChange w:id="72" w:author="Nick Bernal" w:date="2026-09-26T15:17:00Z">
        <w:pPr>
          <w:autoSpaceDE w:val="0"/>
          <w:autoSpaceDN w:val="0"/>
          <w:adjustRightInd w:val="0"/>
          <w:jc w:val="both"/>
        </w:pPr>
      </w:pPrChange>
    </w:pPr>
    <w:rPr>
      <w:sz w:val="20"/>
      <w:szCs w:val="20"/>
      <w:rPrChange w:id="72" w:author="Nick Bernal" w:date="2026-09-26T15:17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11161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16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161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rsid w:val="00111617"/>
    <w:rPr>
      <w:color w:val="605E5C"/>
      <w:shd w:val="clear" w:color="auto" w:fill="E1DFDD"/>
    </w:rPr>
  </w:style>
  <w:style w:type="paragraph" w:customStyle="1" w:styleId="Level1">
    <w:name w:val="Level 1"/>
    <w:basedOn w:val="Normal"/>
    <w:next w:val="Normal"/>
    <w:rsid w:val="00952634"/>
    <w:pPr>
      <w:keepNext/>
      <w:numPr>
        <w:numId w:val="20"/>
      </w:numPr>
      <w:autoSpaceDE/>
      <w:autoSpaceDN/>
      <w:adjustRightInd/>
      <w:spacing w:before="280" w:after="140" w:line="290" w:lineRule="auto"/>
      <w:outlineLvl w:val="0"/>
      <w:pPrChange w:id="73" w:author="Nick Bernal" w:date="2026-09-26T15:17:00Z">
        <w:pPr>
          <w:keepNext/>
          <w:numPr>
            <w:numId w:val="20"/>
          </w:numPr>
          <w:tabs>
            <w:tab w:val="num" w:pos="680"/>
          </w:tabs>
          <w:autoSpaceDE w:val="0"/>
          <w:autoSpaceDN w:val="0"/>
          <w:adjustRightInd w:val="0"/>
          <w:spacing w:before="280" w:after="140" w:line="290" w:lineRule="auto"/>
          <w:ind w:left="680" w:hanging="680"/>
          <w:jc w:val="both"/>
          <w:outlineLvl w:val="0"/>
        </w:pPr>
      </w:pPrChange>
    </w:pPr>
    <w:rPr>
      <w:rFonts w:ascii="Arial" w:eastAsiaTheme="minorHAnsi" w:hAnsi="Arial" w:cstheme="minorBidi"/>
      <w:b/>
      <w:bCs/>
      <w:kern w:val="20"/>
      <w:sz w:val="22"/>
      <w:szCs w:val="32"/>
      <w:lang w:val="en-GB"/>
      <w:rPrChange w:id="73" w:author="Nick Bernal" w:date="2026-09-26T15:17:00Z">
        <w:rPr>
          <w:rFonts w:ascii="Arial" w:hAnsi="Arial"/>
          <w:b/>
          <w:bCs/>
          <w:kern w:val="20"/>
          <w:sz w:val="22"/>
          <w:szCs w:val="32"/>
          <w:lang w:val="en-GB" w:eastAsia="en-US" w:bidi="ar-SA"/>
        </w:rPr>
      </w:rPrChange>
    </w:rPr>
  </w:style>
  <w:style w:type="paragraph" w:customStyle="1" w:styleId="Level2">
    <w:name w:val="Level 2"/>
    <w:basedOn w:val="Normal"/>
    <w:rsid w:val="00952634"/>
    <w:pPr>
      <w:numPr>
        <w:ilvl w:val="1"/>
        <w:numId w:val="20"/>
      </w:numPr>
      <w:autoSpaceDE/>
      <w:autoSpaceDN/>
      <w:adjustRightInd/>
      <w:spacing w:before="240" w:after="140" w:line="290" w:lineRule="auto"/>
      <w:pPrChange w:id="74" w:author="Nick Bernal" w:date="2026-09-26T15:17:00Z">
        <w:pPr>
          <w:numPr>
            <w:ilvl w:val="1"/>
            <w:numId w:val="20"/>
          </w:numPr>
          <w:tabs>
            <w:tab w:val="num" w:pos="680"/>
          </w:tabs>
          <w:autoSpaceDE w:val="0"/>
          <w:autoSpaceDN w:val="0"/>
          <w:adjustRightInd w:val="0"/>
          <w:spacing w:before="240" w:after="140" w:line="290" w:lineRule="auto"/>
          <w:ind w:left="680" w:hanging="680"/>
          <w:jc w:val="both"/>
        </w:pPr>
      </w:pPrChange>
    </w:pPr>
    <w:rPr>
      <w:rFonts w:ascii="Arial" w:eastAsiaTheme="minorHAnsi" w:hAnsi="Arial" w:cstheme="minorBidi"/>
      <w:kern w:val="20"/>
      <w:sz w:val="20"/>
      <w:szCs w:val="28"/>
      <w:lang w:val="en-GB"/>
      <w:rPrChange w:id="74" w:author="Nick Bernal" w:date="2026-09-26T15:17:00Z">
        <w:rPr>
          <w:rFonts w:ascii="Arial" w:hAnsi="Arial"/>
          <w:kern w:val="20"/>
          <w:szCs w:val="28"/>
          <w:lang w:val="en-GB" w:eastAsia="en-US" w:bidi="ar-SA"/>
        </w:rPr>
      </w:rPrChange>
    </w:rPr>
  </w:style>
  <w:style w:type="paragraph" w:customStyle="1" w:styleId="Level3">
    <w:name w:val="Level 3"/>
    <w:basedOn w:val="Normal"/>
    <w:link w:val="Level3Char"/>
    <w:rsid w:val="00952634"/>
    <w:pPr>
      <w:numPr>
        <w:ilvl w:val="2"/>
        <w:numId w:val="20"/>
      </w:numPr>
      <w:autoSpaceDE/>
      <w:autoSpaceDN/>
      <w:adjustRightInd/>
      <w:spacing w:before="240" w:after="140" w:line="290" w:lineRule="auto"/>
      <w:pPrChange w:id="75" w:author="Nick Bernal" w:date="2026-09-26T15:17:00Z">
        <w:pPr>
          <w:numPr>
            <w:ilvl w:val="2"/>
            <w:numId w:val="20"/>
          </w:numPr>
          <w:tabs>
            <w:tab w:val="num" w:pos="1361"/>
          </w:tabs>
          <w:autoSpaceDE w:val="0"/>
          <w:autoSpaceDN w:val="0"/>
          <w:adjustRightInd w:val="0"/>
          <w:spacing w:before="240" w:after="140" w:line="290" w:lineRule="auto"/>
          <w:ind w:left="1361" w:hanging="681"/>
          <w:jc w:val="both"/>
        </w:pPr>
      </w:pPrChange>
    </w:pPr>
    <w:rPr>
      <w:rFonts w:ascii="Arial" w:eastAsiaTheme="minorHAnsi" w:hAnsi="Arial" w:cstheme="minorBidi"/>
      <w:kern w:val="20"/>
      <w:sz w:val="20"/>
      <w:szCs w:val="28"/>
      <w:lang w:val="en-GB"/>
      <w:rPrChange w:id="75" w:author="Nick Bernal" w:date="2026-09-26T15:17:00Z">
        <w:rPr>
          <w:rFonts w:ascii="Arial" w:hAnsi="Arial"/>
          <w:kern w:val="20"/>
          <w:szCs w:val="28"/>
          <w:lang w:val="en-GB" w:eastAsia="en-US" w:bidi="ar-SA"/>
        </w:rPr>
      </w:rPrChange>
    </w:rPr>
  </w:style>
  <w:style w:type="paragraph" w:customStyle="1" w:styleId="Level4">
    <w:name w:val="Level 4"/>
    <w:basedOn w:val="Normal"/>
    <w:rsid w:val="00952634"/>
    <w:pPr>
      <w:numPr>
        <w:ilvl w:val="3"/>
        <w:numId w:val="20"/>
      </w:numPr>
      <w:autoSpaceDE/>
      <w:autoSpaceDN/>
      <w:adjustRightInd/>
      <w:spacing w:before="240" w:after="140" w:line="290" w:lineRule="auto"/>
      <w:pPrChange w:id="76" w:author="Nick Bernal" w:date="2026-09-26T15:17:00Z">
        <w:pPr>
          <w:numPr>
            <w:ilvl w:val="3"/>
            <w:numId w:val="20"/>
          </w:numPr>
          <w:tabs>
            <w:tab w:val="num" w:pos="2041"/>
          </w:tabs>
          <w:autoSpaceDE w:val="0"/>
          <w:autoSpaceDN w:val="0"/>
          <w:adjustRightInd w:val="0"/>
          <w:spacing w:before="240" w:after="140" w:line="290" w:lineRule="auto"/>
          <w:ind w:left="2041" w:hanging="680"/>
          <w:jc w:val="both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76" w:author="Nick Bernal" w:date="2026-09-26T15:17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paragraph" w:customStyle="1" w:styleId="Level5">
    <w:name w:val="Level 5"/>
    <w:basedOn w:val="Normal"/>
    <w:rsid w:val="00952634"/>
    <w:pPr>
      <w:numPr>
        <w:ilvl w:val="4"/>
        <w:numId w:val="20"/>
      </w:numPr>
      <w:autoSpaceDE/>
      <w:autoSpaceDN/>
      <w:adjustRightInd/>
      <w:spacing w:before="240" w:after="140" w:line="290" w:lineRule="auto"/>
      <w:pPrChange w:id="77" w:author="Nick Bernal" w:date="2026-09-26T15:17:00Z">
        <w:pPr>
          <w:numPr>
            <w:ilvl w:val="4"/>
            <w:numId w:val="20"/>
          </w:numPr>
          <w:tabs>
            <w:tab w:val="num" w:pos="2608"/>
          </w:tabs>
          <w:autoSpaceDE w:val="0"/>
          <w:autoSpaceDN w:val="0"/>
          <w:adjustRightInd w:val="0"/>
          <w:spacing w:before="240" w:after="140" w:line="290" w:lineRule="auto"/>
          <w:ind w:left="2608" w:hanging="567"/>
          <w:jc w:val="both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77" w:author="Nick Bernal" w:date="2026-09-26T15:17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paragraph" w:customStyle="1" w:styleId="Level6">
    <w:name w:val="Level 6"/>
    <w:basedOn w:val="Normal"/>
    <w:rsid w:val="00952634"/>
    <w:pPr>
      <w:numPr>
        <w:ilvl w:val="5"/>
        <w:numId w:val="20"/>
      </w:numPr>
      <w:autoSpaceDE/>
      <w:autoSpaceDN/>
      <w:adjustRightInd/>
      <w:spacing w:before="240" w:after="140" w:line="290" w:lineRule="auto"/>
      <w:pPrChange w:id="78" w:author="Nick Bernal" w:date="2026-09-26T15:17:00Z">
        <w:pPr>
          <w:numPr>
            <w:ilvl w:val="5"/>
            <w:numId w:val="2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78" w:author="Nick Bernal" w:date="2026-09-26T15:17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paragraph" w:customStyle="1" w:styleId="Level7">
    <w:name w:val="Level 7"/>
    <w:basedOn w:val="Normal"/>
    <w:rsid w:val="00952634"/>
    <w:pPr>
      <w:numPr>
        <w:ilvl w:val="6"/>
        <w:numId w:val="20"/>
      </w:numPr>
      <w:autoSpaceDE/>
      <w:autoSpaceDN/>
      <w:adjustRightInd/>
      <w:spacing w:before="240" w:after="140" w:line="290" w:lineRule="auto"/>
      <w:outlineLvl w:val="6"/>
      <w:pPrChange w:id="79" w:author="Nick Bernal" w:date="2026-09-26T15:17:00Z">
        <w:pPr>
          <w:numPr>
            <w:ilvl w:val="6"/>
            <w:numId w:val="2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  <w:outlineLvl w:val="6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79" w:author="Nick Bernal" w:date="2026-09-26T15:17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paragraph" w:customStyle="1" w:styleId="Level8">
    <w:name w:val="Level 8"/>
    <w:basedOn w:val="Normal"/>
    <w:rsid w:val="00952634"/>
    <w:pPr>
      <w:numPr>
        <w:ilvl w:val="7"/>
        <w:numId w:val="20"/>
      </w:numPr>
      <w:autoSpaceDE/>
      <w:autoSpaceDN/>
      <w:adjustRightInd/>
      <w:spacing w:before="240" w:after="140" w:line="290" w:lineRule="auto"/>
      <w:outlineLvl w:val="7"/>
      <w:pPrChange w:id="80" w:author="Nick Bernal" w:date="2026-09-26T15:17:00Z">
        <w:pPr>
          <w:numPr>
            <w:ilvl w:val="7"/>
            <w:numId w:val="2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  <w:outlineLvl w:val="7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80" w:author="Nick Bernal" w:date="2026-09-26T15:17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paragraph" w:customStyle="1" w:styleId="Level9">
    <w:name w:val="Level 9"/>
    <w:basedOn w:val="Normal"/>
    <w:rsid w:val="00952634"/>
    <w:pPr>
      <w:numPr>
        <w:ilvl w:val="8"/>
        <w:numId w:val="20"/>
      </w:numPr>
      <w:autoSpaceDE/>
      <w:autoSpaceDN/>
      <w:adjustRightInd/>
      <w:spacing w:before="240" w:after="140" w:line="290" w:lineRule="auto"/>
      <w:outlineLvl w:val="8"/>
      <w:pPrChange w:id="81" w:author="Nick Bernal" w:date="2026-09-26T15:17:00Z">
        <w:pPr>
          <w:numPr>
            <w:ilvl w:val="8"/>
            <w:numId w:val="2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  <w:outlineLvl w:val="8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81" w:author="Nick Bernal" w:date="2026-09-26T15:17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character" w:customStyle="1" w:styleId="Level3Char">
    <w:name w:val="Level 3 Char"/>
    <w:basedOn w:val="DefaultParagraphFont"/>
    <w:link w:val="Level3"/>
    <w:rsid w:val="00111617"/>
    <w:rPr>
      <w:rFonts w:ascii="Arial" w:hAnsi="Arial"/>
      <w:kern w:val="20"/>
      <w:sz w:val="20"/>
      <w:szCs w:val="28"/>
      <w:lang w:val="en-GB"/>
      <w14:ligatures w14:val="none"/>
    </w:rPr>
  </w:style>
  <w:style w:type="paragraph" w:customStyle="1" w:styleId="FFWBody1">
    <w:name w:val="FFW Body 1"/>
    <w:basedOn w:val="Normal"/>
    <w:uiPriority w:val="6"/>
    <w:rsid w:val="00952634"/>
    <w:pPr>
      <w:numPr>
        <w:numId w:val="21"/>
      </w:numPr>
      <w:autoSpaceDE/>
      <w:autoSpaceDN/>
      <w:adjustRightInd/>
      <w:spacing w:before="240" w:line="260" w:lineRule="atLeast"/>
      <w:pPrChange w:id="82" w:author="Nick Bernal" w:date="2026-09-26T15:17:00Z">
        <w:pPr>
          <w:numPr>
            <w:numId w:val="21"/>
          </w:numPr>
          <w:autoSpaceDE w:val="0"/>
          <w:autoSpaceDN w:val="0"/>
          <w:adjustRightInd w:val="0"/>
          <w:spacing w:before="240" w:line="260" w:lineRule="atLeast"/>
          <w:ind w:left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2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Body2">
    <w:name w:val="FFW Body 2"/>
    <w:basedOn w:val="Normal"/>
    <w:uiPriority w:val="6"/>
    <w:qFormat/>
    <w:rsid w:val="00952634"/>
    <w:pPr>
      <w:numPr>
        <w:ilvl w:val="1"/>
        <w:numId w:val="21"/>
      </w:numPr>
      <w:autoSpaceDE/>
      <w:autoSpaceDN/>
      <w:adjustRightInd/>
      <w:spacing w:before="240" w:line="260" w:lineRule="atLeast"/>
      <w:pPrChange w:id="83" w:author="Nick Bernal" w:date="2026-09-26T15:17:00Z">
        <w:pPr>
          <w:numPr>
            <w:ilvl w:val="1"/>
            <w:numId w:val="21"/>
          </w:numPr>
          <w:autoSpaceDE w:val="0"/>
          <w:autoSpaceDN w:val="0"/>
          <w:adjustRightInd w:val="0"/>
          <w:spacing w:before="240" w:line="260" w:lineRule="atLeast"/>
          <w:ind w:left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3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Body3">
    <w:name w:val="FFW Body 3"/>
    <w:basedOn w:val="Normal"/>
    <w:uiPriority w:val="6"/>
    <w:qFormat/>
    <w:rsid w:val="00952634"/>
    <w:pPr>
      <w:numPr>
        <w:ilvl w:val="2"/>
        <w:numId w:val="21"/>
      </w:numPr>
      <w:autoSpaceDE/>
      <w:autoSpaceDN/>
      <w:adjustRightInd/>
      <w:spacing w:before="240" w:line="260" w:lineRule="atLeast"/>
      <w:pPrChange w:id="84" w:author="Nick Bernal" w:date="2026-09-26T15:17:00Z">
        <w:pPr>
          <w:numPr>
            <w:ilvl w:val="2"/>
            <w:numId w:val="21"/>
          </w:numPr>
          <w:autoSpaceDE w:val="0"/>
          <w:autoSpaceDN w:val="0"/>
          <w:adjustRightInd w:val="0"/>
          <w:spacing w:before="240" w:line="260" w:lineRule="atLeast"/>
          <w:ind w:left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4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Body4">
    <w:name w:val="FFW Body 4"/>
    <w:basedOn w:val="Normal"/>
    <w:uiPriority w:val="6"/>
    <w:qFormat/>
    <w:rsid w:val="00952634"/>
    <w:pPr>
      <w:numPr>
        <w:ilvl w:val="3"/>
        <w:numId w:val="21"/>
      </w:numPr>
      <w:autoSpaceDE/>
      <w:autoSpaceDN/>
      <w:adjustRightInd/>
      <w:spacing w:before="240" w:line="260" w:lineRule="atLeast"/>
      <w:pPrChange w:id="85" w:author="Nick Bernal" w:date="2026-09-26T15:17:00Z">
        <w:pPr>
          <w:numPr>
            <w:ilvl w:val="3"/>
            <w:numId w:val="21"/>
          </w:numPr>
          <w:autoSpaceDE w:val="0"/>
          <w:autoSpaceDN w:val="0"/>
          <w:adjustRightInd w:val="0"/>
          <w:spacing w:before="240" w:line="260" w:lineRule="atLeast"/>
          <w:ind w:left="1588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5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Body5">
    <w:name w:val="FFW Body 5"/>
    <w:basedOn w:val="Normal"/>
    <w:uiPriority w:val="6"/>
    <w:qFormat/>
    <w:rsid w:val="00952634"/>
    <w:pPr>
      <w:numPr>
        <w:ilvl w:val="4"/>
        <w:numId w:val="21"/>
      </w:numPr>
      <w:autoSpaceDE/>
      <w:autoSpaceDN/>
      <w:adjustRightInd/>
      <w:spacing w:before="240" w:line="260" w:lineRule="atLeast"/>
      <w:pPrChange w:id="86" w:author="Nick Bernal" w:date="2026-09-26T15:17:00Z">
        <w:pPr>
          <w:numPr>
            <w:ilvl w:val="4"/>
            <w:numId w:val="21"/>
          </w:numPr>
          <w:autoSpaceDE w:val="0"/>
          <w:autoSpaceDN w:val="0"/>
          <w:adjustRightInd w:val="0"/>
          <w:spacing w:before="240" w:line="260" w:lineRule="atLeast"/>
          <w:ind w:left="2381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6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Body6">
    <w:name w:val="FFW Body 6"/>
    <w:basedOn w:val="Normal"/>
    <w:uiPriority w:val="6"/>
    <w:qFormat/>
    <w:rsid w:val="00952634"/>
    <w:pPr>
      <w:numPr>
        <w:ilvl w:val="5"/>
        <w:numId w:val="21"/>
      </w:numPr>
      <w:autoSpaceDE/>
      <w:autoSpaceDN/>
      <w:adjustRightInd/>
      <w:spacing w:before="240" w:line="260" w:lineRule="atLeast"/>
      <w:pPrChange w:id="87" w:author="Nick Bernal" w:date="2026-09-26T15:17:00Z">
        <w:pPr>
          <w:numPr>
            <w:ilvl w:val="5"/>
            <w:numId w:val="21"/>
          </w:numPr>
          <w:autoSpaceDE w:val="0"/>
          <w:autoSpaceDN w:val="0"/>
          <w:adjustRightInd w:val="0"/>
          <w:spacing w:before="240" w:line="260" w:lineRule="atLeast"/>
          <w:ind w:left="3175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7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tteredList">
    <w:name w:val="FFW Lettered List"/>
    <w:basedOn w:val="Normal"/>
    <w:uiPriority w:val="30"/>
    <w:qFormat/>
    <w:rsid w:val="00952634"/>
    <w:pPr>
      <w:numPr>
        <w:numId w:val="25"/>
      </w:numPr>
      <w:autoSpaceDE/>
      <w:autoSpaceDN/>
      <w:adjustRightInd/>
      <w:spacing w:before="240" w:line="260" w:lineRule="atLeast"/>
      <w:pPrChange w:id="88" w:author="Nick Bernal" w:date="2026-09-26T15:17:00Z">
        <w:pPr>
          <w:numPr>
            <w:numId w:val="25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8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1">
    <w:name w:val="FFW Level 1"/>
    <w:basedOn w:val="Normal"/>
    <w:uiPriority w:val="4"/>
    <w:qFormat/>
    <w:rsid w:val="00952634"/>
    <w:pPr>
      <w:numPr>
        <w:numId w:val="24"/>
      </w:numPr>
      <w:autoSpaceDE/>
      <w:autoSpaceDN/>
      <w:adjustRightInd/>
      <w:spacing w:before="240" w:line="260" w:lineRule="atLeast"/>
      <w:outlineLvl w:val="0"/>
      <w:pPrChange w:id="89" w:author="Nick Bernal" w:date="2026-09-26T15:17:00Z">
        <w:pPr>
          <w:numPr>
            <w:numId w:val="24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  <w:outlineLvl w:val="0"/>
        </w:pPr>
      </w:pPrChange>
    </w:pPr>
    <w:rPr>
      <w:rFonts w:ascii="Arial" w:eastAsiaTheme="minorHAnsi" w:hAnsi="Arial" w:cstheme="minorBidi"/>
      <w:sz w:val="20"/>
      <w:szCs w:val="22"/>
      <w:lang w:val="en-GB"/>
      <w:rPrChange w:id="89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2">
    <w:name w:val="FFW Level 2"/>
    <w:basedOn w:val="Normal"/>
    <w:uiPriority w:val="4"/>
    <w:qFormat/>
    <w:rsid w:val="00952634"/>
    <w:pPr>
      <w:numPr>
        <w:ilvl w:val="1"/>
        <w:numId w:val="24"/>
      </w:numPr>
      <w:autoSpaceDE/>
      <w:autoSpaceDN/>
      <w:adjustRightInd/>
      <w:spacing w:before="240" w:line="260" w:lineRule="atLeast"/>
      <w:outlineLvl w:val="1"/>
      <w:pPrChange w:id="90" w:author="Nick Bernal" w:date="2026-09-26T15:17:00Z">
        <w:pPr>
          <w:numPr>
            <w:ilvl w:val="1"/>
            <w:numId w:val="24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  <w:outlineLvl w:val="1"/>
        </w:pPr>
      </w:pPrChange>
    </w:pPr>
    <w:rPr>
      <w:rFonts w:ascii="Arial" w:eastAsiaTheme="minorHAnsi" w:hAnsi="Arial" w:cstheme="minorBidi"/>
      <w:sz w:val="20"/>
      <w:szCs w:val="22"/>
      <w:lang w:val="en-GB"/>
      <w:rPrChange w:id="90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3">
    <w:name w:val="FFW Level 3"/>
    <w:basedOn w:val="Normal"/>
    <w:uiPriority w:val="4"/>
    <w:qFormat/>
    <w:rsid w:val="00952634"/>
    <w:pPr>
      <w:numPr>
        <w:ilvl w:val="2"/>
        <w:numId w:val="24"/>
      </w:numPr>
      <w:autoSpaceDE/>
      <w:autoSpaceDN/>
      <w:adjustRightInd/>
      <w:spacing w:before="240" w:line="260" w:lineRule="atLeast"/>
      <w:outlineLvl w:val="2"/>
      <w:pPrChange w:id="91" w:author="Nick Bernal" w:date="2026-09-26T15:17:00Z">
        <w:pPr>
          <w:numPr>
            <w:ilvl w:val="2"/>
            <w:numId w:val="24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  <w:outlineLvl w:val="2"/>
        </w:pPr>
      </w:pPrChange>
    </w:pPr>
    <w:rPr>
      <w:rFonts w:ascii="Arial" w:eastAsiaTheme="minorHAnsi" w:hAnsi="Arial" w:cstheme="minorBidi"/>
      <w:sz w:val="20"/>
      <w:szCs w:val="22"/>
      <w:lang w:val="en-GB"/>
      <w:rPrChange w:id="91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4">
    <w:name w:val="FFW Level 4"/>
    <w:basedOn w:val="Normal"/>
    <w:uiPriority w:val="5"/>
    <w:qFormat/>
    <w:rsid w:val="00952634"/>
    <w:pPr>
      <w:numPr>
        <w:ilvl w:val="3"/>
        <w:numId w:val="24"/>
      </w:numPr>
      <w:autoSpaceDE/>
      <w:autoSpaceDN/>
      <w:adjustRightInd/>
      <w:spacing w:before="240" w:line="260" w:lineRule="atLeast"/>
      <w:outlineLvl w:val="3"/>
      <w:pPrChange w:id="92" w:author="Nick Bernal" w:date="2026-09-26T15:17:00Z">
        <w:pPr>
          <w:numPr>
            <w:ilvl w:val="3"/>
            <w:numId w:val="24"/>
          </w:numPr>
          <w:tabs>
            <w:tab w:val="num" w:pos="1588"/>
          </w:tabs>
          <w:autoSpaceDE w:val="0"/>
          <w:autoSpaceDN w:val="0"/>
          <w:adjustRightInd w:val="0"/>
          <w:spacing w:before="240" w:line="260" w:lineRule="atLeast"/>
          <w:ind w:left="1588" w:hanging="794"/>
          <w:jc w:val="both"/>
          <w:outlineLvl w:val="3"/>
        </w:pPr>
      </w:pPrChange>
    </w:pPr>
    <w:rPr>
      <w:rFonts w:ascii="Arial" w:eastAsiaTheme="minorHAnsi" w:hAnsi="Arial" w:cstheme="minorBidi"/>
      <w:sz w:val="20"/>
      <w:szCs w:val="22"/>
      <w:lang w:val="en-GB"/>
      <w:rPrChange w:id="92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5">
    <w:name w:val="FFW Level 5"/>
    <w:basedOn w:val="Normal"/>
    <w:uiPriority w:val="5"/>
    <w:qFormat/>
    <w:rsid w:val="00952634"/>
    <w:pPr>
      <w:numPr>
        <w:ilvl w:val="4"/>
        <w:numId w:val="24"/>
      </w:numPr>
      <w:autoSpaceDE/>
      <w:autoSpaceDN/>
      <w:adjustRightInd/>
      <w:spacing w:before="240" w:line="260" w:lineRule="atLeast"/>
      <w:outlineLvl w:val="4"/>
      <w:pPrChange w:id="93" w:author="Nick Bernal" w:date="2026-09-26T15:17:00Z">
        <w:pPr>
          <w:numPr>
            <w:ilvl w:val="4"/>
            <w:numId w:val="24"/>
          </w:numPr>
          <w:tabs>
            <w:tab w:val="num" w:pos="2381"/>
          </w:tabs>
          <w:autoSpaceDE w:val="0"/>
          <w:autoSpaceDN w:val="0"/>
          <w:adjustRightInd w:val="0"/>
          <w:spacing w:before="240" w:line="260" w:lineRule="atLeast"/>
          <w:ind w:left="2381" w:hanging="793"/>
          <w:jc w:val="both"/>
          <w:outlineLvl w:val="4"/>
        </w:pPr>
      </w:pPrChange>
    </w:pPr>
    <w:rPr>
      <w:rFonts w:ascii="Arial" w:eastAsiaTheme="minorHAnsi" w:hAnsi="Arial" w:cstheme="minorBidi"/>
      <w:sz w:val="20"/>
      <w:szCs w:val="22"/>
      <w:lang w:val="en-GB"/>
      <w:rPrChange w:id="93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6">
    <w:name w:val="FFW Level 6"/>
    <w:basedOn w:val="Normal"/>
    <w:uiPriority w:val="5"/>
    <w:qFormat/>
    <w:rsid w:val="00952634"/>
    <w:pPr>
      <w:numPr>
        <w:ilvl w:val="5"/>
        <w:numId w:val="24"/>
      </w:numPr>
      <w:autoSpaceDE/>
      <w:autoSpaceDN/>
      <w:adjustRightInd/>
      <w:spacing w:before="240" w:line="260" w:lineRule="atLeast"/>
      <w:outlineLvl w:val="5"/>
      <w:pPrChange w:id="94" w:author="Nick Bernal" w:date="2026-09-26T15:17:00Z">
        <w:pPr>
          <w:numPr>
            <w:ilvl w:val="5"/>
            <w:numId w:val="24"/>
          </w:numPr>
          <w:tabs>
            <w:tab w:val="num" w:pos="3175"/>
          </w:tabs>
          <w:autoSpaceDE w:val="0"/>
          <w:autoSpaceDN w:val="0"/>
          <w:adjustRightInd w:val="0"/>
          <w:spacing w:before="240" w:line="260" w:lineRule="atLeast"/>
          <w:ind w:left="3175" w:hanging="794"/>
          <w:jc w:val="both"/>
          <w:outlineLvl w:val="5"/>
        </w:pPr>
      </w:pPrChange>
    </w:pPr>
    <w:rPr>
      <w:rFonts w:ascii="Arial" w:eastAsiaTheme="minorHAnsi" w:hAnsi="Arial" w:cstheme="minorBidi"/>
      <w:sz w:val="20"/>
      <w:szCs w:val="22"/>
      <w:lang w:val="en-GB"/>
      <w:rPrChange w:id="94" w:author="Nick Bernal" w:date="2026-09-26T15:17:00Z">
        <w:rPr>
          <w:rFonts w:ascii="Arial" w:hAnsi="Arial"/>
          <w:szCs w:val="22"/>
          <w:lang w:val="en-GB" w:eastAsia="en-US" w:bidi="ar-SA"/>
        </w:rPr>
      </w:rPrChange>
    </w:rPr>
  </w:style>
  <w:style w:type="numbering" w:customStyle="1" w:styleId="NumbListBodyText">
    <w:name w:val="NumbList Body Text"/>
    <w:uiPriority w:val="99"/>
    <w:rsid w:val="00111617"/>
    <w:pPr>
      <w:numPr>
        <w:numId w:val="21"/>
      </w:numPr>
    </w:pPr>
  </w:style>
  <w:style w:type="numbering" w:customStyle="1" w:styleId="NumbListLegal">
    <w:name w:val="NumbList Legal"/>
    <w:uiPriority w:val="99"/>
    <w:rsid w:val="00111617"/>
    <w:pPr>
      <w:numPr>
        <w:numId w:val="22"/>
      </w:numPr>
    </w:pPr>
  </w:style>
  <w:style w:type="numbering" w:customStyle="1" w:styleId="NumbListNumberedLists">
    <w:name w:val="NumbList NumberedLists"/>
    <w:uiPriority w:val="99"/>
    <w:rsid w:val="00111617"/>
    <w:pPr>
      <w:numPr>
        <w:numId w:val="23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952634"/>
    <w:pPr>
      <w:autoSpaceDE/>
      <w:autoSpaceDN/>
      <w:adjustRightInd/>
      <w:spacing w:before="120"/>
      <w:pPrChange w:id="95" w:author="Nick Bernal" w:date="2026-09-26T15:17:00Z">
        <w:pPr>
          <w:autoSpaceDE w:val="0"/>
          <w:autoSpaceDN w:val="0"/>
          <w:adjustRightInd w:val="0"/>
          <w:spacing w:before="120"/>
          <w:jc w:val="both"/>
        </w:pPr>
      </w:pPrChange>
    </w:pPr>
    <w:rPr>
      <w:rFonts w:ascii="Arial" w:eastAsiaTheme="minorHAnsi" w:hAnsi="Arial" w:cstheme="minorBidi"/>
      <w:sz w:val="14"/>
      <w:szCs w:val="20"/>
      <w:lang w:val="en-GB"/>
      <w:rPrChange w:id="95" w:author="Nick Bernal" w:date="2026-09-26T15:17:00Z">
        <w:rPr>
          <w:rFonts w:ascii="Arial" w:hAnsi="Arial"/>
          <w:sz w:val="14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11617"/>
    <w:rPr>
      <w:rFonts w:ascii="Arial" w:hAnsi="Arial"/>
      <w:kern w:val="0"/>
      <w:sz w:val="14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rsid w:val="00111617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111617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11617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111617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11617"/>
  </w:style>
  <w:style w:type="character" w:customStyle="1" w:styleId="UnresolvedMention1">
    <w:name w:val="Unresolved Mention1"/>
    <w:basedOn w:val="DefaultParagraphFont"/>
    <w:uiPriority w:val="99"/>
    <w:rsid w:val="00111617"/>
    <w:rPr>
      <w:color w:val="605E5C"/>
      <w:shd w:val="clear" w:color="auto" w:fill="E1DFDD"/>
    </w:rPr>
  </w:style>
  <w:style w:type="character" w:customStyle="1" w:styleId="BodyChar">
    <w:name w:val="Body Char"/>
    <w:link w:val="Body"/>
    <w:locked/>
    <w:rsid w:val="00111617"/>
    <w:rPr>
      <w:rFonts w:ascii="Verdana" w:eastAsia="Times New Roman" w:hAnsi="Verdana" w:cs="Times New Roman"/>
      <w:kern w:val="0"/>
      <w:sz w:val="20"/>
      <w:szCs w:val="20"/>
      <w:lang w:val="en-GB" w:eastAsia="en-GB"/>
      <w14:ligatures w14:val="none"/>
    </w:rPr>
  </w:style>
  <w:style w:type="paragraph" w:customStyle="1" w:styleId="Bodyindent">
    <w:name w:val="Body indent"/>
    <w:basedOn w:val="Body"/>
    <w:link w:val="BodyindentChar"/>
    <w:qFormat/>
    <w:rsid w:val="00111617"/>
    <w:pPr>
      <w:tabs>
        <w:tab w:val="clear" w:pos="851"/>
      </w:tabs>
      <w:spacing w:before="120" w:after="120" w:line="276" w:lineRule="auto"/>
      <w:ind w:left="261" w:hanging="261"/>
      <w:jc w:val="left"/>
    </w:pPr>
    <w:rPr>
      <w:kern w:val="20"/>
      <w:sz w:val="22"/>
      <w:szCs w:val="18"/>
    </w:rPr>
  </w:style>
  <w:style w:type="character" w:customStyle="1" w:styleId="BodyindentChar">
    <w:name w:val="Body indent Char"/>
    <w:basedOn w:val="BodyChar"/>
    <w:link w:val="Bodyindent"/>
    <w:rsid w:val="00111617"/>
    <w:rPr>
      <w:rFonts w:ascii="Verdana" w:eastAsia="Times New Roman" w:hAnsi="Verdana" w:cs="Times New Roman"/>
      <w:kern w:val="20"/>
      <w:sz w:val="22"/>
      <w:szCs w:val="18"/>
      <w:lang w:val="en-GB" w:eastAsia="en-GB"/>
      <w14:ligatures w14:val="none"/>
    </w:rPr>
  </w:style>
  <w:style w:type="paragraph" w:customStyle="1" w:styleId="NormalNumbered">
    <w:name w:val="Normal Numbered"/>
    <w:basedOn w:val="Normal"/>
    <w:link w:val="NormalNumberedChar"/>
    <w:qFormat/>
    <w:rsid w:val="00876312"/>
    <w:pPr>
      <w:numPr>
        <w:numId w:val="50"/>
      </w:numPr>
      <w:autoSpaceDE/>
      <w:autoSpaceDN/>
      <w:adjustRightInd/>
      <w:spacing w:after="200" w:line="276" w:lineRule="auto"/>
      <w:ind w:left="454" w:hanging="454"/>
      <w:jc w:val="left"/>
      <w:pPrChange w:id="96" w:author="Nick Bernal" w:date="2026-09-26T15:17:00Z">
        <w:pPr>
          <w:numPr>
            <w:numId w:val="50"/>
          </w:numPr>
          <w:autoSpaceDE w:val="0"/>
          <w:autoSpaceDN w:val="0"/>
          <w:adjustRightInd w:val="0"/>
          <w:spacing w:after="200" w:line="276" w:lineRule="auto"/>
          <w:ind w:left="360"/>
          <w:jc w:val="both"/>
        </w:pPr>
      </w:pPrChange>
    </w:pPr>
    <w:rPr>
      <w:rFonts w:ascii="Verdana" w:eastAsia="Verdana" w:hAnsi="Verdana" w:cs="Verdana"/>
      <w:color w:val="000000"/>
      <w:sz w:val="22"/>
      <w:szCs w:val="22"/>
      <w:lang w:val="en-GB" w:eastAsia="en-GB"/>
      <w:rPrChange w:id="96" w:author="Nick Bernal" w:date="2026-09-26T15:17:00Z">
        <w:rPr>
          <w:rFonts w:ascii="Verdana" w:eastAsia="Verdana" w:hAnsi="Verdana" w:cs="Verdana"/>
          <w:color w:val="000000"/>
          <w:sz w:val="22"/>
          <w:szCs w:val="22"/>
          <w:lang w:val="en-GB" w:eastAsia="en-GB" w:bidi="ar-SA"/>
        </w:rPr>
      </w:rPrChange>
    </w:rPr>
  </w:style>
  <w:style w:type="character" w:customStyle="1" w:styleId="NormalNumberedChar">
    <w:name w:val="Normal Numbered Char"/>
    <w:basedOn w:val="DefaultParagraphFont"/>
    <w:link w:val="NormalNumbered"/>
    <w:rsid w:val="00111617"/>
    <w:rPr>
      <w:rFonts w:ascii="Verdana" w:eastAsia="Verdana" w:hAnsi="Verdana" w:cs="Verdana"/>
      <w:color w:val="000000"/>
      <w:kern w:val="0"/>
      <w:sz w:val="22"/>
      <w:szCs w:val="22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57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8F57C3-6483-C64D-A394-C9D7CF381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Arthur Souza Rodrigues</cp:lastModifiedBy>
  <cp:revision>1</cp:revision>
  <dcterms:created xsi:type="dcterms:W3CDTF">2026-03-03T17:40:00Z</dcterms:created>
  <dcterms:modified xsi:type="dcterms:W3CDTF">2026-09-26T19:17:00Z</dcterms:modified>
</cp:coreProperties>
</file>