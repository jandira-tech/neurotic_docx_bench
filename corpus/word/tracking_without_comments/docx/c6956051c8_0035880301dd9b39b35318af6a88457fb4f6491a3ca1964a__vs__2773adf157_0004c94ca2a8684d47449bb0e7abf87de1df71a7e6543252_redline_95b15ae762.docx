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95A2CFE" w14:textId="77777777" w:rsidR="001E08FA" w:rsidRDefault="001E08FA" w:rsidP="001E08FA">
      <w:pPr>
        <w:rPr>
          <w:ins w:id="9" w:author="1" w:date="2026-09-22T12:27:00Z" w16du:dateUtc="2026-09-22T16:27:00Z"/>
          <w:szCs w:val="24"/>
        </w:rPr>
      </w:pPr>
    </w:p>
    <w:p w14:paraId="137CF626" w14:textId="77777777" w:rsidR="001E08FA" w:rsidRDefault="00C40747" w:rsidP="001E08FA">
      <w:pPr>
        <w:rPr>
          <w:ins w:id="10" w:author="1" w:date="2026-09-22T12:27:00Z" w16du:dateUtc="2026-09-22T16:27:00Z"/>
          <w:b/>
          <w:szCs w:val="24"/>
        </w:rPr>
      </w:pPr>
      <w:ins w:id="11" w:author="1" w:date="2026-09-22T12:27:00Z" w16du:dateUtc="2026-09-22T16:27:00Z">
        <w:r>
          <w:rPr>
            <w:b/>
            <w:noProof/>
            <w:szCs w:val="24"/>
          </w:rPr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2561590</wp:posOffset>
              </wp:positionH>
              <wp:positionV relativeFrom="paragraph">
                <wp:posOffset>-77470</wp:posOffset>
              </wp:positionV>
              <wp:extent cx="889635" cy="714375"/>
              <wp:effectExtent l="19050" t="0" r="5715" b="0"/>
              <wp:wrapSquare wrapText="bothSides"/>
              <wp:docPr id="3" name="Рисунок 0" descr="стрельна.jpg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Рисунок 0" descr="стрельна.jpg"/>
                      <pic:cNvPicPr>
                        <a:picLocks noChangeAspect="1" noChangeArrowheads="1"/>
                      </pic:cNvPicPr>
                    </pic:nvPicPr>
                    <pic:blipFill>
                      <a:blip r:embed="rId8" cstate="print">
                        <a:lum bright="-20000" contrast="40000"/>
                      </a:blip>
                      <a:srcRect l="22966" t="29781" r="23471" b="29781"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889635" cy="71437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pic:spPr>
                  </pic:pic>
                </a:graphicData>
              </a:graphic>
            </wp:anchor>
          </w:drawing>
        </w:r>
      </w:ins>
    </w:p>
    <w:p w14:paraId="3BFBDC9B" w14:textId="77777777" w:rsidR="001E08FA" w:rsidRDefault="001E08FA" w:rsidP="001E08FA">
      <w:pPr>
        <w:jc w:val="center"/>
        <w:rPr>
          <w:ins w:id="12" w:author="1" w:date="2026-09-22T12:27:00Z" w16du:dateUtc="2026-09-22T16:27:00Z"/>
          <w:b/>
          <w:szCs w:val="24"/>
        </w:rPr>
      </w:pPr>
    </w:p>
    <w:p w14:paraId="484B071E" w14:textId="77777777" w:rsidR="001E08FA" w:rsidRDefault="001E08FA" w:rsidP="001E08FA">
      <w:pPr>
        <w:jc w:val="center"/>
        <w:rPr>
          <w:ins w:id="13" w:author="1" w:date="2026-09-22T12:27:00Z" w16du:dateUtc="2026-09-22T16:27:00Z"/>
          <w:b/>
          <w:szCs w:val="24"/>
        </w:rPr>
      </w:pPr>
    </w:p>
    <w:p w14:paraId="015CD774" w14:textId="77777777" w:rsidR="001E08FA" w:rsidRPr="001E08FA" w:rsidRDefault="001E08FA" w:rsidP="001E08FA">
      <w:pPr>
        <w:rPr>
          <w:ins w:id="14" w:author="1" w:date="2026-09-22T12:27:00Z" w16du:dateUtc="2026-09-22T16:27:00Z"/>
          <w:rFonts w:ascii="Times New Roman" w:hAnsi="Times New Roman" w:cs="Times New Roman"/>
          <w:b/>
          <w:sz w:val="24"/>
          <w:szCs w:val="24"/>
        </w:rPr>
      </w:pPr>
    </w:p>
    <w:p w14:paraId="61C2308A" w14:textId="77777777" w:rsidR="001E08FA" w:rsidRDefault="001E08FA" w:rsidP="001E08FA">
      <w:pPr>
        <w:jc w:val="center"/>
        <w:rPr>
          <w:ins w:id="15" w:author="1" w:date="2026-09-22T12:27:00Z" w16du:dateUtc="2026-09-22T16:27:00Z"/>
          <w:rFonts w:ascii="Times New Roman" w:hAnsi="Times New Roman" w:cs="Times New Roman"/>
          <w:b/>
          <w:sz w:val="24"/>
          <w:szCs w:val="24"/>
        </w:rPr>
      </w:pPr>
    </w:p>
    <w:p w14:paraId="71CD0F33" w14:textId="77777777" w:rsidR="00F37F73" w:rsidRDefault="001E08FA" w:rsidP="001E08FA">
      <w:pPr>
        <w:jc w:val="center"/>
        <w:rPr>
          <w:ins w:id="16" w:author="1" w:date="2026-09-22T12:27:00Z" w16du:dateUtc="2026-09-22T16:27:00Z"/>
          <w:rFonts w:ascii="Times New Roman" w:hAnsi="Times New Roman" w:cs="Times New Roman"/>
          <w:b/>
          <w:sz w:val="24"/>
          <w:szCs w:val="24"/>
        </w:rPr>
      </w:pPr>
      <w:ins w:id="17" w:author="1" w:date="2026-09-22T12:27:00Z" w16du:dateUtc="2026-09-22T16:27:00Z">
        <w:r w:rsidRPr="001E08FA">
          <w:rPr>
            <w:rFonts w:ascii="Times New Roman" w:hAnsi="Times New Roman" w:cs="Times New Roman"/>
            <w:b/>
            <w:sz w:val="24"/>
            <w:szCs w:val="24"/>
          </w:rPr>
          <w:t xml:space="preserve">МУНИЦИПАЛЬНЫЙ СОВЕТ </w:t>
        </w:r>
      </w:ins>
    </w:p>
    <w:p w14:paraId="01495478" w14:textId="77777777" w:rsidR="002B75C0" w:rsidRPr="001E08FA" w:rsidRDefault="001E08FA" w:rsidP="001E08FA">
      <w:pPr>
        <w:jc w:val="center"/>
        <w:rPr>
          <w:rFonts w:ascii="Times New Roman" w:hAnsi="Times New Roman"/>
          <w:b/>
          <w:sz w:val="24"/>
          <w:rPrChange w:id="18" w:author="1" w:date="2026-09-22T12:27:00Z" w16du:dateUtc="2026-09-22T16:27:00Z">
            <w:rPr/>
          </w:rPrChange>
        </w:rPr>
        <w:pPrChange w:id="19" w:author="1" w:date="2026-09-22T12:27:00Z" w16du:dateUtc="2026-09-22T16:27:00Z">
          <w:pPr>
            <w:tabs>
              <w:tab w:val="left" w:pos="0"/>
              <w:tab w:val="left" w:pos="1530"/>
            </w:tabs>
            <w:ind w:hanging="40"/>
            <w:jc w:val="center"/>
          </w:pPr>
        </w:pPrChange>
      </w:pPr>
      <w:ins w:id="20" w:author="1" w:date="2026-09-22T12:27:00Z" w16du:dateUtc="2026-09-22T16:27:00Z">
        <w:r w:rsidRPr="001E08FA">
          <w:rPr>
            <w:rFonts w:ascii="Times New Roman" w:hAnsi="Times New Roman" w:cs="Times New Roman"/>
            <w:b/>
            <w:sz w:val="24"/>
            <w:szCs w:val="24"/>
          </w:rPr>
          <w:t>МУНИЦИПАЛЬНОГО</w:t>
        </w:r>
      </w:ins>
      <w:bookmarkStart w:id="21" w:name="_Hlk98713133"/>
      <w:del w:id="22" w:author="1" w:date="2026-09-22T12:27:00Z" w16du:dateUtc="2026-09-22T16:27:00Z">
        <w:r w:rsidR="002B75C0" w:rsidRPr="001D411F">
          <w:delText>ГОСУДАРСТВЕННОЕ АВТОНОМНОЕ ОБРАЗОВАТЕЛЬНОЕ УЧРЕЖДЕНИЕ ВЫСШЕГО</w:delText>
        </w:r>
      </w:del>
      <w:r w:rsidR="002B75C0" w:rsidRPr="001E08FA">
        <w:rPr>
          <w:rFonts w:ascii="Times New Roman" w:hAnsi="Times New Roman"/>
          <w:b/>
          <w:sz w:val="24"/>
          <w:rPrChange w:id="23" w:author="1" w:date="2026-09-22T12:27:00Z" w16du:dateUtc="2026-09-22T16:27:00Z">
            <w:rPr/>
          </w:rPrChange>
        </w:rPr>
        <w:t xml:space="preserve"> ОБРАЗОВАНИЯ </w:t>
      </w:r>
      <w:ins w:id="24" w:author="1" w:date="2026-09-22T12:27:00Z" w16du:dateUtc="2026-09-22T16:27:00Z">
        <w:r w:rsidRPr="001E08FA">
          <w:rPr>
            <w:rFonts w:ascii="Times New Roman" w:hAnsi="Times New Roman" w:cs="Times New Roman"/>
            <w:b/>
            <w:sz w:val="24"/>
            <w:szCs w:val="24"/>
          </w:rPr>
          <w:t>ПОСЕЛОК СТРЕЛЬНА</w:t>
        </w:r>
      </w:ins>
    </w:p>
    <w:p w14:paraId="6D991AC5" w14:textId="77777777" w:rsidR="001E08FA" w:rsidRPr="001E08FA" w:rsidRDefault="001E08FA" w:rsidP="001E08FA">
      <w:pPr>
        <w:pBdr>
          <w:bottom w:val="single" w:sz="12" w:space="1" w:color="auto"/>
        </w:pBdr>
        <w:jc w:val="center"/>
        <w:rPr>
          <w:ins w:id="25" w:author="1" w:date="2026-09-22T12:27:00Z" w16du:dateUtc="2026-09-22T16:27:00Z"/>
          <w:rFonts w:ascii="Times New Roman" w:hAnsi="Times New Roman" w:cs="Times New Roman"/>
          <w:b/>
          <w:sz w:val="24"/>
          <w:szCs w:val="24"/>
        </w:rPr>
      </w:pPr>
      <w:ins w:id="26" w:author="1" w:date="2026-09-22T12:27:00Z" w16du:dateUtc="2026-09-22T16:27:00Z">
        <w:r w:rsidRPr="001E08FA">
          <w:rPr>
            <w:rFonts w:ascii="Times New Roman" w:hAnsi="Times New Roman" w:cs="Times New Roman"/>
            <w:b/>
            <w:sz w:val="24"/>
            <w:szCs w:val="24"/>
            <w:lang w:val="en-US"/>
          </w:rPr>
          <w:t>V</w:t>
        </w:r>
        <w:r w:rsidRPr="001E08FA">
          <w:rPr>
            <w:rFonts w:ascii="Times New Roman" w:hAnsi="Times New Roman" w:cs="Times New Roman"/>
            <w:b/>
            <w:sz w:val="24"/>
            <w:szCs w:val="24"/>
          </w:rPr>
          <w:t xml:space="preserve"> СОЗЫВА</w:t>
        </w:r>
      </w:ins>
    </w:p>
    <w:p w14:paraId="25A4E377" w14:textId="77777777" w:rsidR="001E08FA" w:rsidRPr="001E08FA" w:rsidRDefault="001E08FA" w:rsidP="001E08FA">
      <w:pPr>
        <w:pStyle w:val="Heading1"/>
        <w:tabs>
          <w:tab w:val="num" w:pos="0"/>
        </w:tabs>
        <w:suppressAutoHyphens/>
        <w:ind w:left="432" w:hanging="432"/>
        <w:jc w:val="center"/>
        <w:rPr>
          <w:ins w:id="27" w:author="1" w:date="2026-09-22T12:27:00Z" w16du:dateUtc="2026-09-22T16:27:00Z"/>
          <w:b/>
          <w:sz w:val="24"/>
          <w:szCs w:val="24"/>
        </w:rPr>
      </w:pPr>
    </w:p>
    <w:p w14:paraId="41B71549" w14:textId="77777777" w:rsidR="001E08FA" w:rsidRPr="001E08FA" w:rsidRDefault="001E08FA" w:rsidP="001E08FA">
      <w:pPr>
        <w:pStyle w:val="Heading1"/>
        <w:tabs>
          <w:tab w:val="num" w:pos="0"/>
        </w:tabs>
        <w:suppressAutoHyphens/>
        <w:ind w:left="432" w:hanging="432"/>
        <w:jc w:val="center"/>
        <w:rPr>
          <w:ins w:id="28" w:author="1" w:date="2026-09-22T12:27:00Z" w16du:dateUtc="2026-09-22T16:27:00Z"/>
          <w:b/>
          <w:sz w:val="24"/>
          <w:szCs w:val="24"/>
        </w:rPr>
      </w:pPr>
      <w:ins w:id="29" w:author="1" w:date="2026-09-22T12:27:00Z" w16du:dateUtc="2026-09-22T16:27:00Z">
        <w:r w:rsidRPr="001E08FA">
          <w:rPr>
            <w:b/>
            <w:sz w:val="24"/>
            <w:szCs w:val="24"/>
          </w:rPr>
          <w:t>РЕШЕНИЕ (проект)</w:t>
        </w:r>
      </w:ins>
    </w:p>
    <w:p w14:paraId="27B86F2F" w14:textId="77777777" w:rsidR="001E08FA" w:rsidRPr="001E08FA" w:rsidRDefault="001E08FA" w:rsidP="001E08FA">
      <w:pPr>
        <w:rPr>
          <w:ins w:id="30" w:author="1" w:date="2026-09-22T12:27:00Z" w16du:dateUtc="2026-09-22T16:27:00Z"/>
          <w:rFonts w:ascii="Times New Roman" w:hAnsi="Times New Roman" w:cs="Times New Roman"/>
          <w:sz w:val="24"/>
          <w:szCs w:val="24"/>
        </w:rPr>
      </w:pPr>
    </w:p>
    <w:p w14:paraId="698E137F" w14:textId="77777777" w:rsidR="001E08FA" w:rsidRPr="001E08FA" w:rsidRDefault="001E08FA" w:rsidP="001E08FA">
      <w:pPr>
        <w:rPr>
          <w:ins w:id="31" w:author="1" w:date="2026-09-22T12:27:00Z" w16du:dateUtc="2026-09-22T16:27:00Z"/>
          <w:rFonts w:ascii="Times New Roman" w:hAnsi="Times New Roman" w:cs="Times New Roman"/>
          <w:sz w:val="24"/>
          <w:szCs w:val="24"/>
        </w:rPr>
      </w:pPr>
      <w:ins w:id="32" w:author="1" w:date="2026-09-22T12:27:00Z" w16du:dateUtc="2026-09-22T16:27:00Z">
        <w:r w:rsidRPr="001E08FA">
          <w:rPr>
            <w:rFonts w:ascii="Times New Roman" w:hAnsi="Times New Roman" w:cs="Times New Roman"/>
            <w:sz w:val="24"/>
            <w:szCs w:val="24"/>
          </w:rPr>
          <w:t xml:space="preserve">  от __________ 2017 года                                                                                                      №__</w:t>
        </w:r>
      </w:ins>
    </w:p>
    <w:p w14:paraId="0A8EDC89" w14:textId="77777777" w:rsidR="001E08FA" w:rsidRPr="001E08FA" w:rsidRDefault="001E08FA" w:rsidP="001E08FA">
      <w:pPr>
        <w:rPr>
          <w:ins w:id="33" w:author="1" w:date="2026-09-22T12:27:00Z" w16du:dateUtc="2026-09-22T16:27:00Z"/>
          <w:rFonts w:ascii="Times New Roman" w:hAnsi="Times New Roman" w:cs="Times New Roman"/>
          <w:b/>
          <w:bCs/>
          <w:sz w:val="24"/>
          <w:szCs w:val="24"/>
        </w:rPr>
      </w:pPr>
    </w:p>
    <w:p w14:paraId="25AF2EBD" w14:textId="77777777" w:rsidR="001E08FA" w:rsidRPr="001E08FA" w:rsidRDefault="001E08FA" w:rsidP="001E08FA">
      <w:pPr>
        <w:rPr>
          <w:ins w:id="34" w:author="1" w:date="2026-09-22T12:27:00Z" w16du:dateUtc="2026-09-22T16:27:00Z"/>
          <w:rFonts w:ascii="Times New Roman" w:hAnsi="Times New Roman" w:cs="Times New Roman"/>
          <w:sz w:val="24"/>
          <w:szCs w:val="24"/>
        </w:rPr>
      </w:pPr>
    </w:p>
    <w:p w14:paraId="4CA0E0A0" w14:textId="77777777" w:rsidR="00F37F73" w:rsidRDefault="00F37F73" w:rsidP="001E08FA">
      <w:pPr>
        <w:pStyle w:val="NormalWeb"/>
        <w:spacing w:before="0" w:beforeAutospacing="0" w:after="0" w:afterAutospacing="0"/>
        <w:jc w:val="center"/>
        <w:rPr>
          <w:ins w:id="35" w:author="1" w:date="2026-09-22T12:27:00Z" w16du:dateUtc="2026-09-22T16:27:00Z"/>
          <w:b/>
          <w:spacing w:val="-2"/>
        </w:rPr>
      </w:pPr>
    </w:p>
    <w:p w14:paraId="52D63D67" w14:textId="77777777" w:rsidR="001E08FA" w:rsidRPr="001E08FA" w:rsidRDefault="00F37F73" w:rsidP="00F37F73">
      <w:pPr>
        <w:pStyle w:val="NormalWeb"/>
        <w:spacing w:before="0" w:beforeAutospacing="0" w:after="0" w:afterAutospacing="0"/>
        <w:jc w:val="center"/>
        <w:rPr>
          <w:ins w:id="36" w:author="1" w:date="2026-09-22T12:27:00Z" w16du:dateUtc="2026-09-22T16:27:00Z"/>
          <w:b/>
          <w:spacing w:val="-2"/>
        </w:rPr>
      </w:pPr>
      <w:ins w:id="37" w:author="1" w:date="2026-09-22T12:27:00Z" w16du:dateUtc="2026-09-22T16:27:00Z">
        <w:r>
          <w:rPr>
            <w:b/>
            <w:spacing w:val="-2"/>
          </w:rPr>
          <w:t xml:space="preserve">О внесении изменений в </w:t>
        </w:r>
        <w:r>
          <w:rPr>
            <w:b/>
          </w:rPr>
          <w:t>Положение</w:t>
        </w:r>
        <w:r w:rsidR="001E08FA">
          <w:rPr>
            <w:b/>
          </w:rPr>
          <w:t xml:space="preserve"> «Об осуществлении благоустройства территории Внутригородского муниципального образования Санкт-Петербурга поселок Стрельна»</w:t>
        </w:r>
        <w:r>
          <w:rPr>
            <w:b/>
          </w:rPr>
          <w:t>, утвержденное решением Муниципального Совета Муниципального образования поселок Стрельна от 05.09.2017 №56</w:t>
        </w:r>
      </w:ins>
    </w:p>
    <w:p w14:paraId="7FFE8C1B" w14:textId="77777777" w:rsidR="001E08FA" w:rsidRPr="001E08FA" w:rsidRDefault="001E08FA" w:rsidP="001E08FA">
      <w:pPr>
        <w:pStyle w:val="NormalWeb"/>
        <w:spacing w:before="0" w:beforeAutospacing="0" w:after="0" w:afterAutospacing="0"/>
        <w:jc w:val="center"/>
        <w:rPr>
          <w:ins w:id="38" w:author="1" w:date="2026-09-22T12:27:00Z" w16du:dateUtc="2026-09-22T16:27:00Z"/>
          <w:b/>
          <w:spacing w:val="-2"/>
        </w:rPr>
      </w:pPr>
    </w:p>
    <w:p w14:paraId="6351D307" w14:textId="77777777" w:rsidR="001E08FA" w:rsidRDefault="001E08FA" w:rsidP="001E08FA">
      <w:pPr>
        <w:pStyle w:val="21"/>
        <w:jc w:val="center"/>
        <w:rPr>
          <w:ins w:id="39" w:author="1" w:date="2026-09-22T12:27:00Z" w16du:dateUtc="2026-09-22T16:27:00Z"/>
          <w:sz w:val="24"/>
          <w:szCs w:val="24"/>
        </w:rPr>
      </w:pPr>
    </w:p>
    <w:p w14:paraId="5519B10C" w14:textId="77777777" w:rsidR="001E08FA" w:rsidRDefault="001E08FA" w:rsidP="009C61C2">
      <w:pPr>
        <w:pStyle w:val="21"/>
        <w:jc w:val="both"/>
        <w:rPr>
          <w:ins w:id="40" w:author="1" w:date="2026-09-22T12:27:00Z" w16du:dateUtc="2026-09-22T16:27:00Z"/>
          <w:sz w:val="24"/>
          <w:szCs w:val="24"/>
        </w:rPr>
      </w:pPr>
      <w:ins w:id="41" w:author="1" w:date="2026-09-22T12:27:00Z" w16du:dateUtc="2026-09-22T16:27:00Z">
        <w:r>
          <w:rPr>
            <w:sz w:val="24"/>
            <w:szCs w:val="24"/>
          </w:rPr>
          <w:tab/>
          <w:t xml:space="preserve">В соответствии с </w:t>
        </w:r>
        <w:r w:rsidR="009C61C2" w:rsidRPr="009C61C2">
          <w:rPr>
            <w:rFonts w:eastAsia="Calibri"/>
            <w:sz w:val="24"/>
            <w:szCs w:val="24"/>
          </w:rPr>
          <w:t>Законом Санкт-Петербурга от 23.09.2009 № 420-79</w:t>
        </w:r>
        <w:r w:rsidR="009C61C2" w:rsidRPr="009C61C2">
          <w:rPr>
            <w:sz w:val="24"/>
            <w:szCs w:val="24"/>
          </w:rPr>
          <w:t xml:space="preserve"> «</w:t>
        </w:r>
        <w:r w:rsidR="009C61C2" w:rsidRPr="009C61C2">
          <w:rPr>
            <w:rFonts w:eastAsia="Calibri"/>
            <w:sz w:val="24"/>
            <w:szCs w:val="24"/>
          </w:rPr>
          <w:t>Об организации местного самоуправления в Санкт-Петербурге»</w:t>
        </w:r>
        <w:r w:rsidR="009C61C2">
          <w:rPr>
            <w:rFonts w:eastAsia="Calibri"/>
            <w:sz w:val="24"/>
            <w:szCs w:val="24"/>
          </w:rPr>
          <w:t xml:space="preserve">, Уставом Внутригородского муниципального образования Санкт-Петербурга поселок Стрельна </w:t>
        </w:r>
      </w:ins>
    </w:p>
    <w:p w14:paraId="55A9FCB7" w14:textId="77777777" w:rsidR="001E08FA" w:rsidRDefault="001E08FA" w:rsidP="001E08FA">
      <w:pPr>
        <w:pStyle w:val="21"/>
        <w:jc w:val="center"/>
        <w:rPr>
          <w:ins w:id="42" w:author="1" w:date="2026-09-22T12:27:00Z" w16du:dateUtc="2026-09-22T16:27:00Z"/>
          <w:sz w:val="24"/>
          <w:szCs w:val="24"/>
        </w:rPr>
      </w:pPr>
    </w:p>
    <w:p w14:paraId="7550CCC6" w14:textId="77777777" w:rsidR="001E08FA" w:rsidRPr="001E08FA" w:rsidRDefault="001E08FA" w:rsidP="001E08FA">
      <w:pPr>
        <w:pStyle w:val="21"/>
        <w:jc w:val="center"/>
        <w:rPr>
          <w:ins w:id="43" w:author="1" w:date="2026-09-22T12:27:00Z" w16du:dateUtc="2026-09-22T16:27:00Z"/>
          <w:b/>
          <w:sz w:val="24"/>
          <w:szCs w:val="24"/>
        </w:rPr>
      </w:pPr>
      <w:ins w:id="44" w:author="1" w:date="2026-09-22T12:27:00Z" w16du:dateUtc="2026-09-22T16:27:00Z">
        <w:r w:rsidRPr="001E08FA">
          <w:rPr>
            <w:sz w:val="24"/>
            <w:szCs w:val="24"/>
          </w:rPr>
          <w:t> </w:t>
        </w:r>
        <w:r w:rsidRPr="001E08FA">
          <w:rPr>
            <w:b/>
            <w:sz w:val="24"/>
            <w:szCs w:val="24"/>
          </w:rPr>
          <w:t>МУНИЦИПАЛЬНЫЙ СОВЕТ</w:t>
        </w:r>
      </w:ins>
    </w:p>
    <w:p w14:paraId="37CCAF08" w14:textId="77777777" w:rsidR="001E08FA" w:rsidRPr="001E08FA" w:rsidRDefault="001E08FA" w:rsidP="001E08FA">
      <w:pPr>
        <w:pStyle w:val="21"/>
        <w:jc w:val="center"/>
        <w:rPr>
          <w:ins w:id="45" w:author="1" w:date="2026-09-22T12:27:00Z" w16du:dateUtc="2026-09-22T16:27:00Z"/>
          <w:b/>
          <w:sz w:val="24"/>
          <w:szCs w:val="24"/>
        </w:rPr>
      </w:pPr>
      <w:ins w:id="46" w:author="1" w:date="2026-09-22T12:27:00Z" w16du:dateUtc="2026-09-22T16:27:00Z">
        <w:r w:rsidRPr="001E08FA">
          <w:rPr>
            <w:b/>
            <w:sz w:val="24"/>
            <w:szCs w:val="24"/>
          </w:rPr>
          <w:t>РЕШИЛ:</w:t>
        </w:r>
      </w:ins>
    </w:p>
    <w:p w14:paraId="42639D59" w14:textId="77777777" w:rsidR="001E08FA" w:rsidRPr="001E08FA" w:rsidRDefault="001E08FA" w:rsidP="001E08FA">
      <w:pPr>
        <w:pStyle w:val="21"/>
        <w:jc w:val="center"/>
        <w:rPr>
          <w:ins w:id="47" w:author="1" w:date="2026-09-22T12:27:00Z" w16du:dateUtc="2026-09-22T16:27:00Z"/>
          <w:b/>
          <w:sz w:val="24"/>
          <w:szCs w:val="24"/>
        </w:rPr>
      </w:pPr>
    </w:p>
    <w:p w14:paraId="02983833" w14:textId="77777777" w:rsidR="00F37F73" w:rsidRDefault="00F37F73" w:rsidP="00492EFC">
      <w:pPr>
        <w:numPr>
          <w:ilvl w:val="0"/>
          <w:numId w:val="5"/>
        </w:numPr>
        <w:ind w:left="0" w:firstLine="709"/>
        <w:jc w:val="both"/>
        <w:rPr>
          <w:ins w:id="48" w:author="1" w:date="2026-09-22T12:27:00Z" w16du:dateUtc="2026-09-22T16:27:00Z"/>
          <w:rFonts w:ascii="Times New Roman" w:hAnsi="Times New Roman" w:cs="Times New Roman"/>
          <w:sz w:val="24"/>
          <w:szCs w:val="24"/>
        </w:rPr>
      </w:pPr>
      <w:ins w:id="49" w:author="1" w:date="2026-09-22T12:27:00Z" w16du:dateUtc="2026-09-22T16:27:00Z">
        <w:r w:rsidRPr="00F37F73">
          <w:rPr>
            <w:rFonts w:ascii="Times New Roman" w:hAnsi="Times New Roman" w:cs="Times New Roman"/>
            <w:sz w:val="24"/>
            <w:szCs w:val="24"/>
          </w:rPr>
          <w:t>Внести следующие изменения в Положение «Об осуществлении благоустройства территории Внутригородского муниципального образования Санкт-Петербурга поселок Стрельна», утвержденное решением Муниципального Совета Муниципального образования поселок Стрельна от 05.09.2017 №56</w:t>
        </w:r>
        <w:r w:rsidR="000B0709">
          <w:rPr>
            <w:rFonts w:ascii="Times New Roman" w:hAnsi="Times New Roman" w:cs="Times New Roman"/>
            <w:sz w:val="24"/>
            <w:szCs w:val="24"/>
          </w:rPr>
          <w:t xml:space="preserve"> (далее – Положение)</w:t>
        </w:r>
        <w:r>
          <w:rPr>
            <w:rFonts w:ascii="Times New Roman" w:hAnsi="Times New Roman" w:cs="Times New Roman"/>
            <w:sz w:val="24"/>
            <w:szCs w:val="24"/>
          </w:rPr>
          <w:t>:</w:t>
        </w:r>
      </w:ins>
    </w:p>
    <w:p w14:paraId="24B0C057" w14:textId="77777777" w:rsidR="00F37F73" w:rsidRDefault="000B0709" w:rsidP="00492EFC">
      <w:pPr>
        <w:pStyle w:val="ListParagraph"/>
        <w:numPr>
          <w:ilvl w:val="0"/>
          <w:numId w:val="6"/>
        </w:numPr>
        <w:tabs>
          <w:tab w:val="left" w:pos="1134"/>
        </w:tabs>
        <w:ind w:left="0" w:firstLine="709"/>
        <w:jc w:val="both"/>
        <w:rPr>
          <w:ins w:id="50" w:author="1" w:date="2026-09-22T12:27:00Z" w16du:dateUtc="2026-09-22T16:27:00Z"/>
          <w:rFonts w:ascii="Times New Roman" w:hAnsi="Times New Roman"/>
          <w:sz w:val="24"/>
          <w:szCs w:val="24"/>
        </w:rPr>
      </w:pPr>
      <w:ins w:id="51" w:author="1" w:date="2026-09-22T12:27:00Z" w16du:dateUtc="2026-09-22T16:27:00Z">
        <w:r>
          <w:rPr>
            <w:rFonts w:ascii="Times New Roman" w:hAnsi="Times New Roman"/>
            <w:sz w:val="24"/>
            <w:szCs w:val="24"/>
          </w:rPr>
          <w:t>В пункте 1.4. Положения слова «</w:t>
        </w:r>
        <w:r w:rsidRPr="000B0709">
          <w:rPr>
            <w:rFonts w:ascii="Times New Roman" w:hAnsi="Times New Roman"/>
            <w:sz w:val="24"/>
            <w:szCs w:val="24"/>
          </w:rPr>
          <w:t>, а также за счет средств бюджета Санкт-Петербурга</w:t>
        </w:r>
        <w:r>
          <w:rPr>
            <w:rFonts w:ascii="Times New Roman" w:hAnsi="Times New Roman"/>
            <w:sz w:val="24"/>
            <w:szCs w:val="24"/>
          </w:rPr>
          <w:t>» исключить.</w:t>
        </w:r>
      </w:ins>
    </w:p>
    <w:p w14:paraId="2BCF8BD9" w14:textId="77777777" w:rsidR="00F37F73" w:rsidRDefault="00FF542C" w:rsidP="00492EFC">
      <w:pPr>
        <w:pStyle w:val="ListParagraph"/>
        <w:numPr>
          <w:ilvl w:val="0"/>
          <w:numId w:val="6"/>
        </w:numPr>
        <w:tabs>
          <w:tab w:val="left" w:pos="1134"/>
        </w:tabs>
        <w:ind w:left="0" w:firstLine="709"/>
        <w:jc w:val="both"/>
        <w:rPr>
          <w:ins w:id="52" w:author="1" w:date="2026-09-22T12:27:00Z" w16du:dateUtc="2026-09-22T16:27:00Z"/>
          <w:rFonts w:ascii="Times New Roman" w:hAnsi="Times New Roman"/>
          <w:sz w:val="24"/>
          <w:szCs w:val="24"/>
        </w:rPr>
      </w:pPr>
      <w:ins w:id="53" w:author="1" w:date="2026-09-22T12:27:00Z" w16du:dateUtc="2026-09-22T16:27:00Z">
        <w:r w:rsidRPr="00FF542C">
          <w:rPr>
            <w:rFonts w:ascii="Times New Roman" w:hAnsi="Times New Roman"/>
            <w:sz w:val="24"/>
            <w:szCs w:val="24"/>
          </w:rPr>
          <w:t xml:space="preserve">Пункт </w:t>
        </w:r>
        <w:r>
          <w:rPr>
            <w:rFonts w:ascii="Times New Roman" w:hAnsi="Times New Roman"/>
            <w:sz w:val="24"/>
            <w:szCs w:val="24"/>
          </w:rPr>
          <w:t>2.5.1. Положения дополнить словом «уличная» перед словом «мебель».</w:t>
        </w:r>
      </w:ins>
    </w:p>
    <w:p w14:paraId="5434BDD3" w14:textId="77777777" w:rsidR="00FF542C" w:rsidRDefault="00FF542C" w:rsidP="00492EFC">
      <w:pPr>
        <w:pStyle w:val="ListParagraph"/>
        <w:numPr>
          <w:ilvl w:val="0"/>
          <w:numId w:val="6"/>
        </w:numPr>
        <w:tabs>
          <w:tab w:val="left" w:pos="1134"/>
        </w:tabs>
        <w:ind w:left="0" w:firstLine="709"/>
        <w:jc w:val="both"/>
        <w:rPr>
          <w:ins w:id="54" w:author="1" w:date="2026-09-22T12:27:00Z" w16du:dateUtc="2026-09-22T16:27:00Z"/>
          <w:rFonts w:ascii="Times New Roman" w:hAnsi="Times New Roman"/>
          <w:sz w:val="24"/>
          <w:szCs w:val="24"/>
        </w:rPr>
      </w:pPr>
      <w:ins w:id="55" w:author="1" w:date="2026-09-22T12:27:00Z" w16du:dateUtc="2026-09-22T16:27:00Z">
        <w:r>
          <w:rPr>
            <w:rFonts w:ascii="Times New Roman" w:hAnsi="Times New Roman"/>
            <w:sz w:val="24"/>
            <w:szCs w:val="24"/>
          </w:rPr>
          <w:t>Пункт 2.5.3. Положения дополнить словом «уличной» перед словом «мебели».</w:t>
        </w:r>
      </w:ins>
    </w:p>
    <w:p w14:paraId="06633820" w14:textId="77777777" w:rsidR="00FF542C" w:rsidRDefault="00FF542C" w:rsidP="00492EFC">
      <w:pPr>
        <w:pStyle w:val="ListParagraph"/>
        <w:numPr>
          <w:ilvl w:val="0"/>
          <w:numId w:val="6"/>
        </w:numPr>
        <w:tabs>
          <w:tab w:val="left" w:pos="1134"/>
        </w:tabs>
        <w:ind w:left="0" w:firstLine="709"/>
        <w:jc w:val="both"/>
        <w:rPr>
          <w:ins w:id="56" w:author="1" w:date="2026-09-22T12:27:00Z" w16du:dateUtc="2026-09-22T16:27:00Z"/>
          <w:rFonts w:ascii="Times New Roman" w:hAnsi="Times New Roman"/>
          <w:sz w:val="24"/>
          <w:szCs w:val="24"/>
        </w:rPr>
      </w:pPr>
      <w:ins w:id="57" w:author="1" w:date="2026-09-22T12:27:00Z" w16du:dateUtc="2026-09-22T16:27:00Z">
        <w:r w:rsidRPr="00FF542C">
          <w:rPr>
            <w:rFonts w:ascii="Times New Roman" w:hAnsi="Times New Roman"/>
            <w:sz w:val="24"/>
            <w:szCs w:val="24"/>
          </w:rPr>
          <w:t>Абзац 1 пункта 2.11.5 Положения после слов «местного значения» дополнить словами «, взамен уничтоженных или поврежденных»</w:t>
        </w:r>
        <w:r>
          <w:rPr>
            <w:rFonts w:ascii="Times New Roman" w:hAnsi="Times New Roman"/>
            <w:sz w:val="24"/>
            <w:szCs w:val="24"/>
          </w:rPr>
          <w:t>.</w:t>
        </w:r>
      </w:ins>
    </w:p>
    <w:p w14:paraId="276CC964" w14:textId="77777777" w:rsidR="00F37F73" w:rsidRDefault="00FF542C" w:rsidP="00492EFC">
      <w:pPr>
        <w:pStyle w:val="ListParagraph"/>
        <w:numPr>
          <w:ilvl w:val="0"/>
          <w:numId w:val="6"/>
        </w:numPr>
        <w:tabs>
          <w:tab w:val="left" w:pos="1134"/>
        </w:tabs>
        <w:ind w:left="0" w:firstLine="709"/>
        <w:jc w:val="both"/>
        <w:rPr>
          <w:ins w:id="58" w:author="1" w:date="2026-09-22T12:27:00Z" w16du:dateUtc="2026-09-22T16:27:00Z"/>
          <w:rFonts w:ascii="Times New Roman" w:hAnsi="Times New Roman"/>
          <w:sz w:val="24"/>
          <w:szCs w:val="24"/>
        </w:rPr>
      </w:pPr>
      <w:ins w:id="59" w:author="1" w:date="2026-09-22T12:27:00Z" w16du:dateUtc="2026-09-22T16:27:00Z">
        <w:r>
          <w:rPr>
            <w:rFonts w:ascii="Times New Roman" w:hAnsi="Times New Roman"/>
            <w:sz w:val="24"/>
            <w:szCs w:val="24"/>
          </w:rPr>
          <w:t>Пункт 2.12.4. Положения исключить.</w:t>
        </w:r>
        <w:r w:rsidRPr="00FF542C">
          <w:rPr>
            <w:rFonts w:ascii="Times New Roman" w:hAnsi="Times New Roman"/>
            <w:sz w:val="24"/>
            <w:szCs w:val="24"/>
          </w:rPr>
          <w:t xml:space="preserve"> </w:t>
        </w:r>
      </w:ins>
    </w:p>
    <w:p w14:paraId="1376C9C9" w14:textId="77777777" w:rsidR="00FF542C" w:rsidRPr="00FF542C" w:rsidRDefault="00FF542C" w:rsidP="00FF542C">
      <w:pPr>
        <w:pStyle w:val="ListParagraph"/>
        <w:tabs>
          <w:tab w:val="left" w:pos="1134"/>
        </w:tabs>
        <w:ind w:left="709"/>
        <w:jc w:val="both"/>
        <w:rPr>
          <w:ins w:id="60" w:author="1" w:date="2026-09-22T12:27:00Z" w16du:dateUtc="2026-09-22T16:27:00Z"/>
          <w:rFonts w:ascii="Times New Roman" w:hAnsi="Times New Roman"/>
          <w:sz w:val="24"/>
          <w:szCs w:val="24"/>
        </w:rPr>
      </w:pPr>
    </w:p>
    <w:p w14:paraId="4F27F04C" w14:textId="77777777" w:rsidR="009C61C2" w:rsidRPr="00637047" w:rsidRDefault="001E08FA" w:rsidP="00492EFC">
      <w:pPr>
        <w:numPr>
          <w:ilvl w:val="0"/>
          <w:numId w:val="5"/>
        </w:numPr>
        <w:spacing w:after="240"/>
        <w:ind w:left="0" w:firstLine="709"/>
        <w:jc w:val="both"/>
        <w:rPr>
          <w:ins w:id="61" w:author="1" w:date="2026-09-22T12:27:00Z" w16du:dateUtc="2026-09-22T16:27:00Z"/>
          <w:rFonts w:ascii="Times New Roman" w:hAnsi="Times New Roman" w:cs="Times New Roman"/>
          <w:sz w:val="24"/>
          <w:szCs w:val="24"/>
        </w:rPr>
      </w:pPr>
      <w:ins w:id="62" w:author="1" w:date="2026-09-22T12:27:00Z" w16du:dateUtc="2026-09-22T16:27:00Z">
        <w:r w:rsidRPr="00637047">
          <w:rPr>
            <w:rFonts w:ascii="Times New Roman" w:hAnsi="Times New Roman" w:cs="Times New Roman"/>
            <w:sz w:val="24"/>
            <w:szCs w:val="24"/>
          </w:rPr>
          <w:t>Контроль за исполнением настоящего решения возложить на Главу Муниципального образования поселок Стрельна</w:t>
        </w:r>
        <w:r w:rsidRPr="00637047">
          <w:rPr>
            <w:rFonts w:ascii="Times New Roman" w:hAnsi="Times New Roman" w:cs="Times New Roman"/>
            <w:spacing w:val="-2"/>
            <w:sz w:val="24"/>
            <w:szCs w:val="24"/>
          </w:rPr>
          <w:t xml:space="preserve"> Беленкова Валерия Николаевича.                                                                         </w:t>
        </w:r>
      </w:ins>
    </w:p>
    <w:p w14:paraId="4A3A6A00" w14:textId="77777777" w:rsidR="001E08FA" w:rsidRPr="009C61C2" w:rsidRDefault="001E08FA" w:rsidP="00492EFC">
      <w:pPr>
        <w:numPr>
          <w:ilvl w:val="0"/>
          <w:numId w:val="5"/>
        </w:numPr>
        <w:spacing w:after="240"/>
        <w:ind w:left="0" w:firstLine="709"/>
        <w:jc w:val="both"/>
        <w:rPr>
          <w:ins w:id="63" w:author="1" w:date="2026-09-22T12:27:00Z" w16du:dateUtc="2026-09-22T16:27:00Z"/>
          <w:rFonts w:ascii="Times New Roman" w:hAnsi="Times New Roman" w:cs="Times New Roman"/>
          <w:sz w:val="24"/>
          <w:szCs w:val="24"/>
        </w:rPr>
      </w:pPr>
      <w:ins w:id="64" w:author="1" w:date="2026-09-22T12:27:00Z" w16du:dateUtc="2026-09-22T16:27:00Z">
        <w:r w:rsidRPr="009C61C2">
          <w:rPr>
            <w:rFonts w:ascii="Times New Roman" w:hAnsi="Times New Roman" w:cs="Times New Roman"/>
            <w:sz w:val="24"/>
            <w:szCs w:val="24"/>
          </w:rPr>
          <w:t xml:space="preserve">Настоящее решение вступает в силу со дня </w:t>
        </w:r>
        <w:r w:rsidR="009C61C2">
          <w:rPr>
            <w:rFonts w:ascii="Times New Roman" w:hAnsi="Times New Roman" w:cs="Times New Roman"/>
            <w:sz w:val="24"/>
            <w:szCs w:val="24"/>
          </w:rPr>
          <w:t xml:space="preserve">его </w:t>
        </w:r>
        <w:r w:rsidR="00637047">
          <w:rPr>
            <w:rFonts w:ascii="Times New Roman" w:hAnsi="Times New Roman" w:cs="Times New Roman"/>
            <w:sz w:val="24"/>
            <w:szCs w:val="24"/>
          </w:rPr>
          <w:t>официального опубликования (обнародования).</w:t>
        </w:r>
      </w:ins>
    </w:p>
    <w:p w14:paraId="3E016C66" w14:textId="77777777" w:rsidR="001E08FA" w:rsidRPr="001E08FA" w:rsidRDefault="001E08FA" w:rsidP="001E08FA">
      <w:pPr>
        <w:rPr>
          <w:ins w:id="65" w:author="1" w:date="2026-09-22T12:27:00Z" w16du:dateUtc="2026-09-22T16:27:00Z"/>
          <w:rFonts w:ascii="Times New Roman" w:hAnsi="Times New Roman" w:cs="Times New Roman"/>
          <w:sz w:val="24"/>
          <w:szCs w:val="24"/>
        </w:rPr>
      </w:pPr>
    </w:p>
    <w:p w14:paraId="57A85C32" w14:textId="77777777" w:rsidR="001E08FA" w:rsidRPr="001E08FA" w:rsidRDefault="001E08FA" w:rsidP="001E08FA">
      <w:pPr>
        <w:rPr>
          <w:ins w:id="66" w:author="1" w:date="2026-09-22T12:27:00Z" w16du:dateUtc="2026-09-22T16:27:00Z"/>
          <w:rFonts w:ascii="Times New Roman" w:hAnsi="Times New Roman" w:cs="Times New Roman"/>
          <w:sz w:val="24"/>
          <w:szCs w:val="24"/>
        </w:rPr>
      </w:pPr>
    </w:p>
    <w:p w14:paraId="70E5CD84" w14:textId="77777777" w:rsidR="001E08FA" w:rsidRPr="001E08FA" w:rsidRDefault="001E08FA" w:rsidP="001E08FA">
      <w:pPr>
        <w:rPr>
          <w:ins w:id="67" w:author="1" w:date="2026-09-22T12:27:00Z" w16du:dateUtc="2026-09-22T16:27:00Z"/>
          <w:rFonts w:ascii="Times New Roman" w:hAnsi="Times New Roman" w:cs="Times New Roman"/>
          <w:sz w:val="24"/>
          <w:szCs w:val="24"/>
        </w:rPr>
      </w:pPr>
      <w:ins w:id="68" w:author="1" w:date="2026-09-22T12:27:00Z" w16du:dateUtc="2026-09-22T16:27:00Z">
        <w:r w:rsidRPr="001E08FA">
          <w:rPr>
            <w:rFonts w:ascii="Times New Roman" w:hAnsi="Times New Roman" w:cs="Times New Roman"/>
            <w:sz w:val="24"/>
            <w:szCs w:val="24"/>
          </w:rPr>
          <w:t xml:space="preserve">Глава Муниципального образования, </w:t>
        </w:r>
      </w:ins>
    </w:p>
    <w:p w14:paraId="3B0A3B9D" w14:textId="77777777" w:rsidR="001E08FA" w:rsidRPr="001E08FA" w:rsidRDefault="001E08FA" w:rsidP="001E08FA">
      <w:pPr>
        <w:rPr>
          <w:ins w:id="69" w:author="1" w:date="2026-09-22T12:27:00Z" w16du:dateUtc="2026-09-22T16:27:00Z"/>
          <w:rFonts w:ascii="Times New Roman" w:hAnsi="Times New Roman" w:cs="Times New Roman"/>
          <w:sz w:val="24"/>
          <w:szCs w:val="24"/>
        </w:rPr>
      </w:pPr>
      <w:ins w:id="70" w:author="1" w:date="2026-09-22T12:27:00Z" w16du:dateUtc="2026-09-22T16:27:00Z">
        <w:r w:rsidRPr="001E08FA">
          <w:rPr>
            <w:rFonts w:ascii="Times New Roman" w:hAnsi="Times New Roman" w:cs="Times New Roman"/>
            <w:sz w:val="24"/>
            <w:szCs w:val="24"/>
          </w:rPr>
          <w:t>исполняющий полномочия</w:t>
        </w:r>
      </w:ins>
    </w:p>
    <w:p w14:paraId="129DB6DA" w14:textId="77777777" w:rsidR="001E08FA" w:rsidRPr="001E08FA" w:rsidRDefault="001E08FA" w:rsidP="001E08FA">
      <w:pPr>
        <w:rPr>
          <w:ins w:id="71" w:author="1" w:date="2026-09-22T12:27:00Z" w16du:dateUtc="2026-09-22T16:27:00Z"/>
          <w:rFonts w:ascii="Times New Roman" w:hAnsi="Times New Roman" w:cs="Times New Roman"/>
          <w:sz w:val="24"/>
          <w:szCs w:val="24"/>
        </w:rPr>
      </w:pPr>
      <w:ins w:id="72" w:author="1" w:date="2026-09-22T12:27:00Z" w16du:dateUtc="2026-09-22T16:27:00Z">
        <w:r w:rsidRPr="001E08FA">
          <w:rPr>
            <w:rFonts w:ascii="Times New Roman" w:hAnsi="Times New Roman" w:cs="Times New Roman"/>
            <w:sz w:val="24"/>
            <w:szCs w:val="24"/>
          </w:rPr>
          <w:t>председателя Муниципального Совета</w:t>
        </w:r>
        <w:r w:rsidRPr="001E08FA">
          <w:rPr>
            <w:rFonts w:ascii="Times New Roman" w:hAnsi="Times New Roman" w:cs="Times New Roman"/>
            <w:sz w:val="24"/>
            <w:szCs w:val="24"/>
          </w:rPr>
          <w:tab/>
        </w:r>
        <w:r w:rsidRPr="001E08FA">
          <w:rPr>
            <w:rFonts w:ascii="Times New Roman" w:hAnsi="Times New Roman" w:cs="Times New Roman"/>
            <w:sz w:val="24"/>
            <w:szCs w:val="24"/>
          </w:rPr>
          <w:tab/>
        </w:r>
        <w:r w:rsidRPr="001E08FA">
          <w:rPr>
            <w:rFonts w:ascii="Times New Roman" w:hAnsi="Times New Roman" w:cs="Times New Roman"/>
            <w:sz w:val="24"/>
            <w:szCs w:val="24"/>
          </w:rPr>
          <w:tab/>
          <w:t xml:space="preserve">                              В.Н. Беленков</w:t>
        </w:r>
      </w:ins>
    </w:p>
    <w:p w14:paraId="477C813E" w14:textId="77777777" w:rsidR="001E08FA" w:rsidRPr="001E08FA" w:rsidRDefault="001E08FA" w:rsidP="001E08FA">
      <w:pPr>
        <w:rPr>
          <w:ins w:id="73" w:author="1" w:date="2026-09-22T12:27:00Z" w16du:dateUtc="2026-09-22T16:27:00Z"/>
          <w:rFonts w:ascii="Times New Roman" w:hAnsi="Times New Roman" w:cs="Times New Roman"/>
          <w:sz w:val="24"/>
          <w:szCs w:val="24"/>
        </w:rPr>
      </w:pPr>
    </w:p>
    <w:p w14:paraId="753A334B" w14:textId="77777777" w:rsidR="002B75C0" w:rsidRPr="001D411F" w:rsidRDefault="002B75C0" w:rsidP="002B75C0">
      <w:pPr>
        <w:tabs>
          <w:tab w:val="left" w:pos="0"/>
          <w:tab w:val="left" w:pos="1530"/>
        </w:tabs>
        <w:ind w:hanging="40"/>
        <w:jc w:val="center"/>
        <w:rPr>
          <w:del w:id="74" w:author="1" w:date="2026-09-22T12:27:00Z" w16du:dateUtc="2026-09-22T16:27:00Z"/>
          <w:b/>
        </w:rPr>
      </w:pPr>
    </w:p>
    <w:p w14:paraId="54CEAAD3" w14:textId="77777777" w:rsidR="002B75C0" w:rsidRPr="001D411F" w:rsidRDefault="002B75C0" w:rsidP="002B75C0">
      <w:pPr>
        <w:tabs>
          <w:tab w:val="left" w:pos="0"/>
          <w:tab w:val="left" w:pos="1530"/>
        </w:tabs>
        <w:ind w:hanging="40"/>
        <w:jc w:val="center"/>
        <w:rPr>
          <w:del w:id="75" w:author="1" w:date="2026-09-22T12:27:00Z" w16du:dateUtc="2026-09-22T16:27:00Z"/>
          <w:b/>
        </w:rPr>
      </w:pPr>
      <w:del w:id="76" w:author="1" w:date="2026-09-22T12:27:00Z" w16du:dateUtc="2026-09-22T16:27:00Z">
        <w:r w:rsidRPr="001D411F">
          <w:rPr>
            <w:b/>
          </w:rPr>
          <w:delText xml:space="preserve">«ЛЕНИНГРАДСКИЙ ГОСУДАРСТВЕННЫЙ УНИВЕРСИТЕТ </w:delText>
        </w:r>
      </w:del>
    </w:p>
    <w:p w14:paraId="177C3925" w14:textId="77777777" w:rsidR="002B75C0" w:rsidRPr="001D411F" w:rsidRDefault="002B75C0" w:rsidP="002B75C0">
      <w:pPr>
        <w:tabs>
          <w:tab w:val="left" w:pos="1530"/>
        </w:tabs>
        <w:ind w:hanging="40"/>
        <w:jc w:val="center"/>
        <w:rPr>
          <w:del w:id="77" w:author="1" w:date="2026-09-22T12:27:00Z" w16du:dateUtc="2026-09-22T16:27:00Z"/>
        </w:rPr>
      </w:pPr>
      <w:del w:id="78" w:author="1" w:date="2026-09-22T12:27:00Z" w16du:dateUtc="2026-09-22T16:27:00Z">
        <w:r w:rsidRPr="001D411F">
          <w:rPr>
            <w:b/>
          </w:rPr>
          <w:delText>ИМЕНИ А.С. ПУШКИНА»</w:delText>
        </w:r>
      </w:del>
    </w:p>
    <w:p w14:paraId="13A907C7" w14:textId="77777777" w:rsidR="002B75C0" w:rsidRPr="001D411F" w:rsidRDefault="002B75C0" w:rsidP="002B75C0">
      <w:pPr>
        <w:tabs>
          <w:tab w:val="left" w:pos="1530"/>
        </w:tabs>
        <w:ind w:hanging="40"/>
        <w:jc w:val="center"/>
        <w:rPr>
          <w:del w:id="79" w:author="1" w:date="2026-09-22T12:27:00Z" w16du:dateUtc="2026-09-22T16:27:00Z"/>
        </w:rPr>
      </w:pPr>
    </w:p>
    <w:p w14:paraId="569C0DC5" w14:textId="77777777" w:rsidR="002B75C0" w:rsidRPr="001D411F" w:rsidRDefault="002B75C0" w:rsidP="002B75C0">
      <w:pPr>
        <w:tabs>
          <w:tab w:val="left" w:pos="1530"/>
        </w:tabs>
        <w:ind w:hanging="40"/>
        <w:jc w:val="center"/>
        <w:rPr>
          <w:del w:id="80" w:author="1" w:date="2026-09-22T12:27:00Z" w16du:dateUtc="2026-09-22T16:27:00Z"/>
        </w:rPr>
      </w:pPr>
    </w:p>
    <w:p w14:paraId="3BC92C69" w14:textId="77777777" w:rsidR="002B75C0" w:rsidRPr="001D411F" w:rsidRDefault="002B75C0" w:rsidP="002B75C0">
      <w:pPr>
        <w:tabs>
          <w:tab w:val="left" w:pos="1530"/>
        </w:tabs>
        <w:ind w:hanging="40"/>
        <w:jc w:val="center"/>
        <w:rPr>
          <w:del w:id="81" w:author="1" w:date="2026-09-22T12:27:00Z" w16du:dateUtc="2026-09-22T16:27:00Z"/>
        </w:rPr>
      </w:pPr>
    </w:p>
    <w:p w14:paraId="2FB99CED" w14:textId="77777777" w:rsidR="002B75C0" w:rsidRPr="001D411F" w:rsidRDefault="002B75C0" w:rsidP="002B75C0">
      <w:pPr>
        <w:tabs>
          <w:tab w:val="left" w:pos="1530"/>
        </w:tabs>
        <w:ind w:firstLine="5630"/>
        <w:rPr>
          <w:del w:id="82" w:author="1" w:date="2026-09-22T12:27:00Z" w16du:dateUtc="2026-09-22T16:27:00Z"/>
        </w:rPr>
      </w:pPr>
      <w:del w:id="83" w:author="1" w:date="2026-09-22T12:27:00Z" w16du:dateUtc="2026-09-22T16:27:00Z">
        <w:r w:rsidRPr="001D411F">
          <w:delText>УТВЕРЖДАЮ</w:delText>
        </w:r>
      </w:del>
    </w:p>
    <w:p w14:paraId="7EC5EF55" w14:textId="77777777" w:rsidR="002B75C0" w:rsidRPr="001D411F" w:rsidRDefault="002B75C0" w:rsidP="002B75C0">
      <w:pPr>
        <w:tabs>
          <w:tab w:val="left" w:pos="1530"/>
        </w:tabs>
        <w:ind w:firstLine="5630"/>
        <w:rPr>
          <w:del w:id="84" w:author="1" w:date="2026-09-22T12:27:00Z" w16du:dateUtc="2026-09-22T16:27:00Z"/>
        </w:rPr>
      </w:pPr>
      <w:del w:id="85" w:author="1" w:date="2026-09-22T12:27:00Z" w16du:dateUtc="2026-09-22T16:27:00Z">
        <w:r w:rsidRPr="001D411F">
          <w:delText>Проректор по учебно-методической</w:delText>
        </w:r>
      </w:del>
    </w:p>
    <w:p w14:paraId="0A7B9BC6" w14:textId="77777777" w:rsidR="002B75C0" w:rsidRPr="001D411F" w:rsidRDefault="002B75C0" w:rsidP="002B75C0">
      <w:pPr>
        <w:tabs>
          <w:tab w:val="left" w:pos="1530"/>
        </w:tabs>
        <w:ind w:firstLine="5630"/>
        <w:rPr>
          <w:del w:id="86" w:author="1" w:date="2026-09-22T12:27:00Z" w16du:dateUtc="2026-09-22T16:27:00Z"/>
        </w:rPr>
      </w:pPr>
      <w:del w:id="87" w:author="1" w:date="2026-09-22T12:27:00Z" w16du:dateUtc="2026-09-22T16:27:00Z">
        <w:r w:rsidRPr="001D411F">
          <w:delText xml:space="preserve">работе </w:delText>
        </w:r>
      </w:del>
    </w:p>
    <w:p w14:paraId="4313B333" w14:textId="77777777" w:rsidR="002B75C0" w:rsidRPr="001D411F" w:rsidRDefault="002B75C0" w:rsidP="002B75C0">
      <w:pPr>
        <w:tabs>
          <w:tab w:val="left" w:pos="1530"/>
        </w:tabs>
        <w:ind w:firstLine="5630"/>
        <w:rPr>
          <w:del w:id="88" w:author="1" w:date="2026-09-22T12:27:00Z" w16du:dateUtc="2026-09-22T16:27:00Z"/>
        </w:rPr>
      </w:pPr>
      <w:del w:id="89" w:author="1" w:date="2026-09-22T12:27:00Z" w16du:dateUtc="2026-09-22T16:27:00Z">
        <w:r w:rsidRPr="001D411F">
          <w:delText>____________ С.Н.Большаков</w:delText>
        </w:r>
      </w:del>
    </w:p>
    <w:p w14:paraId="65CE952D" w14:textId="77777777" w:rsidR="002B75C0" w:rsidRPr="001D411F" w:rsidRDefault="002B75C0" w:rsidP="002B75C0">
      <w:pPr>
        <w:tabs>
          <w:tab w:val="left" w:pos="748"/>
          <w:tab w:val="left" w:pos="828"/>
          <w:tab w:val="left" w:pos="3822"/>
        </w:tabs>
        <w:ind w:hanging="40"/>
        <w:jc w:val="center"/>
        <w:rPr>
          <w:del w:id="90" w:author="1" w:date="2026-09-22T12:27:00Z" w16du:dateUtc="2026-09-22T16:27:00Z"/>
        </w:rPr>
      </w:pPr>
    </w:p>
    <w:bookmarkEnd w:id="21"/>
    <w:p w14:paraId="413DBD88" w14:textId="77777777" w:rsidR="002B75C0" w:rsidRPr="001D411F" w:rsidRDefault="002B75C0" w:rsidP="002B75C0">
      <w:pPr>
        <w:suppressAutoHyphens/>
        <w:autoSpaceDE w:val="0"/>
        <w:autoSpaceDN w:val="0"/>
        <w:adjustRightInd w:val="0"/>
        <w:ind w:left="4180"/>
        <w:jc w:val="both"/>
        <w:rPr>
          <w:del w:id="91" w:author="1" w:date="2026-09-22T12:27:00Z" w16du:dateUtc="2026-09-22T16:27:00Z"/>
          <w:noProof/>
        </w:rPr>
      </w:pPr>
    </w:p>
    <w:p w14:paraId="789CF09B" w14:textId="77777777" w:rsidR="002B75C0" w:rsidRPr="001D411F" w:rsidRDefault="002B75C0" w:rsidP="002B75C0">
      <w:pPr>
        <w:suppressAutoHyphens/>
        <w:autoSpaceDE w:val="0"/>
        <w:autoSpaceDN w:val="0"/>
        <w:adjustRightInd w:val="0"/>
        <w:ind w:left="4180"/>
        <w:jc w:val="both"/>
        <w:rPr>
          <w:del w:id="92" w:author="1" w:date="2026-09-22T12:27:00Z" w16du:dateUtc="2026-09-22T16:27:00Z"/>
        </w:rPr>
      </w:pPr>
    </w:p>
    <w:p w14:paraId="37C76138" w14:textId="77777777" w:rsidR="002B75C0" w:rsidRPr="001D411F" w:rsidRDefault="002B75C0" w:rsidP="002B75C0">
      <w:pPr>
        <w:suppressAutoHyphens/>
        <w:autoSpaceDE w:val="0"/>
        <w:autoSpaceDN w:val="0"/>
        <w:adjustRightInd w:val="0"/>
        <w:jc w:val="both"/>
        <w:rPr>
          <w:del w:id="93" w:author="1" w:date="2026-09-22T12:27:00Z" w16du:dateUtc="2026-09-22T16:27:00Z"/>
          <w:b/>
          <w:bCs/>
        </w:rPr>
      </w:pPr>
    </w:p>
    <w:p w14:paraId="76E9855F" w14:textId="77777777" w:rsidR="002B75C0" w:rsidRPr="001D411F" w:rsidRDefault="002B75C0" w:rsidP="002B75C0">
      <w:pPr>
        <w:suppressAutoHyphens/>
        <w:autoSpaceDE w:val="0"/>
        <w:autoSpaceDN w:val="0"/>
        <w:adjustRightInd w:val="0"/>
        <w:jc w:val="center"/>
        <w:rPr>
          <w:del w:id="94" w:author="1" w:date="2026-09-22T12:27:00Z" w16du:dateUtc="2026-09-22T16:27:00Z"/>
          <w:bCs/>
        </w:rPr>
      </w:pPr>
      <w:del w:id="95" w:author="1" w:date="2026-09-22T12:27:00Z" w16du:dateUtc="2026-09-22T16:27:00Z">
        <w:r w:rsidRPr="001D411F">
          <w:rPr>
            <w:bCs/>
          </w:rPr>
          <w:delText xml:space="preserve">РАБОЧАЯ ПРОГРАММА </w:delText>
        </w:r>
      </w:del>
    </w:p>
    <w:p w14:paraId="77AE7A28" w14:textId="77777777" w:rsidR="002B75C0" w:rsidRPr="001D411F" w:rsidRDefault="002B75C0" w:rsidP="002B75C0">
      <w:pPr>
        <w:suppressAutoHyphens/>
        <w:autoSpaceDE w:val="0"/>
        <w:autoSpaceDN w:val="0"/>
        <w:adjustRightInd w:val="0"/>
        <w:jc w:val="center"/>
        <w:rPr>
          <w:del w:id="96" w:author="1" w:date="2026-09-22T12:27:00Z" w16du:dateUtc="2026-09-22T16:27:00Z"/>
          <w:bCs/>
        </w:rPr>
      </w:pPr>
    </w:p>
    <w:p w14:paraId="7B9138E7" w14:textId="77777777" w:rsidR="002B75C0" w:rsidRPr="001D411F" w:rsidRDefault="002B75C0" w:rsidP="002B75C0">
      <w:pPr>
        <w:suppressAutoHyphens/>
        <w:autoSpaceDE w:val="0"/>
        <w:autoSpaceDN w:val="0"/>
        <w:adjustRightInd w:val="0"/>
        <w:jc w:val="center"/>
        <w:rPr>
          <w:del w:id="97" w:author="1" w:date="2026-09-22T12:27:00Z" w16du:dateUtc="2026-09-22T16:27:00Z"/>
          <w:bCs/>
        </w:rPr>
      </w:pPr>
      <w:del w:id="98" w:author="1" w:date="2026-09-22T12:27:00Z" w16du:dateUtc="2026-09-22T16:27:00Z">
        <w:r w:rsidRPr="001D411F">
          <w:rPr>
            <w:bCs/>
          </w:rPr>
          <w:delText>дисциплины</w:delText>
        </w:r>
      </w:del>
    </w:p>
    <w:p w14:paraId="0D40F72C" w14:textId="77777777" w:rsidR="002B75C0" w:rsidRPr="001D411F" w:rsidRDefault="002B75C0" w:rsidP="002B75C0">
      <w:pPr>
        <w:outlineLvl w:val="4"/>
        <w:rPr>
          <w:del w:id="99" w:author="1" w:date="2026-09-22T12:27:00Z" w16du:dateUtc="2026-09-22T16:27:00Z"/>
          <w:b/>
          <w:bCs/>
        </w:rPr>
      </w:pPr>
    </w:p>
    <w:p w14:paraId="10571333" w14:textId="77777777" w:rsidR="002B75C0" w:rsidRPr="001D411F" w:rsidRDefault="002B75C0" w:rsidP="002B75C0">
      <w:pPr>
        <w:rPr>
          <w:del w:id="100" w:author="1" w:date="2026-09-22T12:27:00Z" w16du:dateUtc="2026-09-22T16:27:00Z"/>
          <w:caps/>
          <w:sz w:val="22"/>
        </w:rPr>
      </w:pPr>
    </w:p>
    <w:p w14:paraId="7788588D" w14:textId="77777777" w:rsidR="002B75C0" w:rsidRPr="001D411F" w:rsidRDefault="00CF3A81" w:rsidP="002B75C0">
      <w:pPr>
        <w:jc w:val="center"/>
        <w:rPr>
          <w:del w:id="101" w:author="1" w:date="2026-09-22T12:27:00Z" w16du:dateUtc="2026-09-22T16:27:00Z"/>
          <w:b/>
          <w:szCs w:val="28"/>
        </w:rPr>
      </w:pPr>
      <w:del w:id="102" w:author="1" w:date="2026-09-22T12:27:00Z" w16du:dateUtc="2026-09-22T16:27:00Z">
        <w:r w:rsidRPr="001D411F">
          <w:rPr>
            <w:b/>
            <w:szCs w:val="28"/>
          </w:rPr>
          <w:delText>Б1.О.03.01 АКТУАЛЬНЫЕ ВОПРОСЫ ОБРАЗОВАНИЯ (МОДУЛЬ):</w:delText>
        </w:r>
      </w:del>
    </w:p>
    <w:p w14:paraId="44BA0EEF" w14:textId="77777777" w:rsidR="002B75C0" w:rsidRPr="001D411F" w:rsidRDefault="00CF3A81" w:rsidP="002B75C0">
      <w:pPr>
        <w:jc w:val="center"/>
        <w:rPr>
          <w:del w:id="103" w:author="1" w:date="2026-09-22T12:27:00Z" w16du:dateUtc="2026-09-22T16:27:00Z"/>
          <w:b/>
          <w:sz w:val="28"/>
          <w:szCs w:val="28"/>
        </w:rPr>
      </w:pPr>
      <w:del w:id="104" w:author="1" w:date="2026-09-22T12:27:00Z" w16du:dateUtc="2026-09-22T16:27:00Z">
        <w:r w:rsidRPr="001D411F">
          <w:rPr>
            <w:b/>
            <w:szCs w:val="28"/>
          </w:rPr>
          <w:delText>ПЕДАГОГИКА И ПСИХОЛОГИЯ ВЫСШЕЙ ШКОЛЫ</w:delText>
        </w:r>
      </w:del>
    </w:p>
    <w:p w14:paraId="30DBCE74" w14:textId="77777777" w:rsidR="002B75C0" w:rsidRPr="001D411F" w:rsidRDefault="002B75C0" w:rsidP="002B75C0">
      <w:pPr>
        <w:tabs>
          <w:tab w:val="right" w:leader="underscore" w:pos="8505"/>
        </w:tabs>
        <w:rPr>
          <w:del w:id="105" w:author="1" w:date="2026-09-22T12:27:00Z" w16du:dateUtc="2026-09-22T16:27:00Z"/>
        </w:rPr>
      </w:pPr>
    </w:p>
    <w:p w14:paraId="7B8BF3A1" w14:textId="77777777" w:rsidR="002B75C0" w:rsidRPr="001D411F" w:rsidRDefault="002B75C0" w:rsidP="002B75C0">
      <w:pPr>
        <w:ind w:left="1152"/>
        <w:jc w:val="center"/>
        <w:rPr>
          <w:del w:id="106" w:author="1" w:date="2026-09-22T12:27:00Z" w16du:dateUtc="2026-09-22T16:27:00Z"/>
          <w:b/>
          <w:bCs/>
        </w:rPr>
      </w:pPr>
      <w:del w:id="107" w:author="1" w:date="2026-09-22T12:27:00Z" w16du:dateUtc="2026-09-22T16:27:00Z">
        <w:r w:rsidRPr="001D411F">
          <w:rPr>
            <w:bCs/>
          </w:rPr>
          <w:delText xml:space="preserve">Направление подготовки </w:delText>
        </w:r>
        <w:r w:rsidRPr="001D411F">
          <w:rPr>
            <w:b/>
            <w:bCs/>
          </w:rPr>
          <w:delText>44.04.01 - Педагогическое образование</w:delText>
        </w:r>
        <w:r w:rsidRPr="001D411F">
          <w:rPr>
            <w:bCs/>
          </w:rPr>
          <w:delText xml:space="preserve"> </w:delText>
        </w:r>
      </w:del>
    </w:p>
    <w:p w14:paraId="430E703C" w14:textId="77777777" w:rsidR="002B75C0" w:rsidRPr="001D411F" w:rsidRDefault="002B75C0" w:rsidP="002B75C0">
      <w:pPr>
        <w:ind w:left="1152"/>
        <w:jc w:val="both"/>
        <w:rPr>
          <w:del w:id="108" w:author="1" w:date="2026-09-22T12:27:00Z" w16du:dateUtc="2026-09-22T16:27:00Z"/>
          <w:b/>
        </w:rPr>
      </w:pPr>
    </w:p>
    <w:p w14:paraId="1BF4744F" w14:textId="77777777" w:rsidR="002B75C0" w:rsidRPr="001D411F" w:rsidRDefault="002B75C0" w:rsidP="002B75C0">
      <w:pPr>
        <w:ind w:left="1152"/>
        <w:jc w:val="center"/>
        <w:rPr>
          <w:del w:id="109" w:author="1" w:date="2026-09-22T12:27:00Z" w16du:dateUtc="2026-09-22T16:27:00Z"/>
          <w:b/>
          <w:bCs/>
          <w:i/>
        </w:rPr>
      </w:pPr>
      <w:del w:id="110" w:author="1" w:date="2026-09-22T12:27:00Z" w16du:dateUtc="2026-09-22T16:27:00Z">
        <w:r w:rsidRPr="001D411F">
          <w:rPr>
            <w:bCs/>
          </w:rPr>
          <w:delText xml:space="preserve">Направленность (профиль) – </w:delText>
        </w:r>
        <w:r w:rsidRPr="001D411F">
          <w:rPr>
            <w:b/>
            <w:bCs/>
            <w:i/>
          </w:rPr>
          <w:delText>«Изобразительное искусство»</w:delText>
        </w:r>
      </w:del>
    </w:p>
    <w:p w14:paraId="0C1EAB42" w14:textId="77777777" w:rsidR="002B75C0" w:rsidRPr="001D411F" w:rsidRDefault="002B75C0" w:rsidP="002B75C0">
      <w:pPr>
        <w:ind w:left="1152"/>
        <w:jc w:val="center"/>
        <w:rPr>
          <w:del w:id="111" w:author="1" w:date="2026-09-22T12:27:00Z" w16du:dateUtc="2026-09-22T16:27:00Z"/>
          <w:b/>
          <w:bCs/>
          <w:i/>
        </w:rPr>
      </w:pPr>
    </w:p>
    <w:p w14:paraId="0F9CAB11" w14:textId="77777777" w:rsidR="002B75C0" w:rsidRPr="001D411F" w:rsidRDefault="002B75C0" w:rsidP="002B75C0">
      <w:pPr>
        <w:rPr>
          <w:del w:id="112" w:author="1" w:date="2026-09-22T12:27:00Z" w16du:dateUtc="2026-09-22T16:27:00Z"/>
          <w:b/>
          <w:bCs/>
          <w:i/>
          <w:iCs/>
        </w:rPr>
      </w:pPr>
    </w:p>
    <w:p w14:paraId="085B6579" w14:textId="77777777" w:rsidR="002B75C0" w:rsidRPr="001D411F" w:rsidRDefault="002B75C0" w:rsidP="002B75C0">
      <w:pPr>
        <w:rPr>
          <w:del w:id="113" w:author="1" w:date="2026-09-22T12:27:00Z" w16du:dateUtc="2026-09-22T16:27:00Z"/>
          <w:b/>
          <w:bCs/>
          <w:i/>
          <w:iCs/>
        </w:rPr>
      </w:pPr>
    </w:p>
    <w:p w14:paraId="35509292" w14:textId="77777777" w:rsidR="002B75C0" w:rsidRPr="001D411F" w:rsidRDefault="002B75C0" w:rsidP="002B75C0">
      <w:pPr>
        <w:jc w:val="center"/>
        <w:rPr>
          <w:del w:id="114" w:author="1" w:date="2026-09-22T12:27:00Z" w16du:dateUtc="2026-09-22T16:27:00Z"/>
        </w:rPr>
      </w:pPr>
    </w:p>
    <w:p w14:paraId="6F13CD0B" w14:textId="77777777" w:rsidR="001D411F" w:rsidRPr="001D411F" w:rsidRDefault="001D411F" w:rsidP="002B75C0">
      <w:pPr>
        <w:jc w:val="center"/>
        <w:rPr>
          <w:del w:id="115" w:author="1" w:date="2026-09-22T12:27:00Z" w16du:dateUtc="2026-09-22T16:27:00Z"/>
        </w:rPr>
      </w:pPr>
    </w:p>
    <w:p w14:paraId="65AE0F50" w14:textId="77777777" w:rsidR="001D411F" w:rsidRPr="001D411F" w:rsidRDefault="001D411F" w:rsidP="002B75C0">
      <w:pPr>
        <w:jc w:val="center"/>
        <w:rPr>
          <w:del w:id="116" w:author="1" w:date="2026-09-22T12:27:00Z" w16du:dateUtc="2026-09-22T16:27:00Z"/>
        </w:rPr>
      </w:pPr>
    </w:p>
    <w:p w14:paraId="618E54B1" w14:textId="77777777" w:rsidR="001D411F" w:rsidRPr="001D411F" w:rsidRDefault="001D411F" w:rsidP="002B75C0">
      <w:pPr>
        <w:jc w:val="center"/>
        <w:rPr>
          <w:del w:id="117" w:author="1" w:date="2026-09-22T12:27:00Z" w16du:dateUtc="2026-09-22T16:27:00Z"/>
        </w:rPr>
      </w:pPr>
    </w:p>
    <w:p w14:paraId="2C53E1F8" w14:textId="77777777" w:rsidR="00B01314" w:rsidRDefault="00B01314" w:rsidP="00B01314">
      <w:pPr>
        <w:tabs>
          <w:tab w:val="left" w:pos="3822"/>
        </w:tabs>
        <w:jc w:val="center"/>
        <w:rPr>
          <w:del w:id="118" w:author="1" w:date="2026-09-22T12:27:00Z" w16du:dateUtc="2026-09-22T16:27:00Z"/>
          <w:bCs/>
        </w:rPr>
      </w:pPr>
      <w:del w:id="119" w:author="1" w:date="2026-09-22T12:27:00Z" w16du:dateUtc="2026-09-22T16:27:00Z">
        <w:r>
          <w:rPr>
            <w:bCs/>
          </w:rPr>
          <w:delText>(год начала подготовки – 2022)</w:delText>
        </w:r>
      </w:del>
    </w:p>
    <w:p w14:paraId="2910AE81" w14:textId="77777777" w:rsidR="00B01314" w:rsidRDefault="00B01314" w:rsidP="00B01314">
      <w:pPr>
        <w:jc w:val="center"/>
        <w:rPr>
          <w:del w:id="120" w:author="1" w:date="2026-09-22T12:27:00Z" w16du:dateUtc="2026-09-22T16:27:00Z"/>
        </w:rPr>
      </w:pPr>
    </w:p>
    <w:p w14:paraId="00034250" w14:textId="77777777" w:rsidR="00B01314" w:rsidRDefault="00B01314" w:rsidP="00B01314">
      <w:pPr>
        <w:jc w:val="center"/>
        <w:rPr>
          <w:del w:id="121" w:author="1" w:date="2026-09-22T12:27:00Z" w16du:dateUtc="2026-09-22T16:27:00Z"/>
        </w:rPr>
      </w:pPr>
    </w:p>
    <w:p w14:paraId="1813BA6D" w14:textId="77777777" w:rsidR="00B01314" w:rsidRDefault="00B01314" w:rsidP="00B01314">
      <w:pPr>
        <w:jc w:val="center"/>
        <w:rPr>
          <w:del w:id="122" w:author="1" w:date="2026-09-22T12:27:00Z" w16du:dateUtc="2026-09-22T16:27:00Z"/>
        </w:rPr>
      </w:pPr>
    </w:p>
    <w:p w14:paraId="47E3A664" w14:textId="77777777" w:rsidR="00B01314" w:rsidRDefault="00B01314" w:rsidP="00B01314">
      <w:pPr>
        <w:jc w:val="center"/>
        <w:rPr>
          <w:del w:id="123" w:author="1" w:date="2026-09-22T12:27:00Z" w16du:dateUtc="2026-09-22T16:27:00Z"/>
        </w:rPr>
      </w:pPr>
    </w:p>
    <w:p w14:paraId="037313E5" w14:textId="77777777" w:rsidR="00B01314" w:rsidRDefault="00B01314" w:rsidP="00B01314">
      <w:pPr>
        <w:jc w:val="center"/>
        <w:rPr>
          <w:del w:id="124" w:author="1" w:date="2026-09-22T12:27:00Z" w16du:dateUtc="2026-09-22T16:27:00Z"/>
        </w:rPr>
      </w:pPr>
    </w:p>
    <w:p w14:paraId="70CEDB68" w14:textId="77777777" w:rsidR="00B01314" w:rsidRDefault="00B01314" w:rsidP="00B01314">
      <w:pPr>
        <w:jc w:val="center"/>
        <w:rPr>
          <w:del w:id="125" w:author="1" w:date="2026-09-22T12:27:00Z" w16du:dateUtc="2026-09-22T16:27:00Z"/>
        </w:rPr>
      </w:pPr>
    </w:p>
    <w:p w14:paraId="4AC40CDB" w14:textId="77777777" w:rsidR="00B01314" w:rsidRDefault="00B01314" w:rsidP="00B01314">
      <w:pPr>
        <w:jc w:val="center"/>
        <w:rPr>
          <w:del w:id="126" w:author="1" w:date="2026-09-22T12:27:00Z" w16du:dateUtc="2026-09-22T16:27:00Z"/>
        </w:rPr>
      </w:pPr>
    </w:p>
    <w:p w14:paraId="5E2E12EF" w14:textId="77777777" w:rsidR="00B01314" w:rsidRDefault="00B01314" w:rsidP="00B01314">
      <w:pPr>
        <w:jc w:val="center"/>
        <w:rPr>
          <w:del w:id="127" w:author="1" w:date="2026-09-22T12:27:00Z" w16du:dateUtc="2026-09-22T16:27:00Z"/>
        </w:rPr>
      </w:pPr>
    </w:p>
    <w:p w14:paraId="289951D0" w14:textId="77777777" w:rsidR="00B01314" w:rsidRDefault="00B01314" w:rsidP="00B01314">
      <w:pPr>
        <w:jc w:val="center"/>
        <w:rPr>
          <w:del w:id="128" w:author="1" w:date="2026-09-22T12:27:00Z" w16du:dateUtc="2026-09-22T16:27:00Z"/>
        </w:rPr>
      </w:pPr>
    </w:p>
    <w:p w14:paraId="1CE45D20" w14:textId="77777777" w:rsidR="00B01314" w:rsidRDefault="00B01314" w:rsidP="00B01314">
      <w:pPr>
        <w:jc w:val="center"/>
        <w:rPr>
          <w:del w:id="129" w:author="1" w:date="2026-09-22T12:27:00Z" w16du:dateUtc="2026-09-22T16:27:00Z"/>
        </w:rPr>
      </w:pPr>
    </w:p>
    <w:p w14:paraId="7FD54FD1" w14:textId="77777777" w:rsidR="00B01314" w:rsidRDefault="00B01314" w:rsidP="00B01314">
      <w:pPr>
        <w:jc w:val="center"/>
        <w:rPr>
          <w:del w:id="130" w:author="1" w:date="2026-09-22T12:27:00Z" w16du:dateUtc="2026-09-22T16:27:00Z"/>
        </w:rPr>
      </w:pPr>
    </w:p>
    <w:p w14:paraId="3563F1CC" w14:textId="77777777" w:rsidR="00B01314" w:rsidRDefault="00B01314" w:rsidP="00B01314">
      <w:pPr>
        <w:jc w:val="center"/>
        <w:rPr>
          <w:del w:id="131" w:author="1" w:date="2026-09-22T12:27:00Z" w16du:dateUtc="2026-09-22T16:27:00Z"/>
        </w:rPr>
      </w:pPr>
      <w:del w:id="132" w:author="1" w:date="2026-09-22T12:27:00Z" w16du:dateUtc="2026-09-22T16:27:00Z">
        <w:r>
          <w:delText>Санкт-Петербург</w:delText>
        </w:r>
      </w:del>
    </w:p>
    <w:p w14:paraId="563FF61A" w14:textId="77777777" w:rsidR="002B75C0" w:rsidRPr="001D411F" w:rsidRDefault="00B01314" w:rsidP="00B01314">
      <w:pPr>
        <w:tabs>
          <w:tab w:val="left" w:pos="748"/>
          <w:tab w:val="left" w:pos="828"/>
          <w:tab w:val="left" w:pos="3822"/>
        </w:tabs>
        <w:jc w:val="center"/>
        <w:rPr>
          <w:del w:id="133" w:author="1" w:date="2026-09-22T12:27:00Z" w16du:dateUtc="2026-09-22T16:27:00Z"/>
        </w:rPr>
      </w:pPr>
      <w:del w:id="134" w:author="1" w:date="2026-09-22T12:27:00Z" w16du:dateUtc="2026-09-22T16:27:00Z">
        <w:r>
          <w:delText>2022</w:delText>
        </w:r>
        <w:r w:rsidR="00DA10A6" w:rsidRPr="001D411F">
          <w:rPr>
            <w:b/>
            <w:bCs/>
          </w:rPr>
          <w:br w:type="page"/>
        </w:r>
        <w:bookmarkStart w:id="135" w:name="_Hlk98721152"/>
        <w:bookmarkStart w:id="136" w:name="_Hlk98716413"/>
        <w:r w:rsidR="002B75C0" w:rsidRPr="001D411F">
          <w:rPr>
            <w:b/>
            <w:bCs/>
            <w:color w:val="000000"/>
          </w:rPr>
          <w:delText xml:space="preserve">1. </w:delText>
        </w:r>
        <w:bookmarkStart w:id="137" w:name="_Hlk98715140"/>
        <w:r w:rsidR="002B75C0" w:rsidRPr="001D411F">
          <w:rPr>
            <w:b/>
            <w:bCs/>
            <w:color w:val="000000"/>
          </w:rPr>
          <w:delText>ПЕРЕЧЕНЬ ПЛАНИРУЕМЫХ РЕЗУЛЬТАТОВ ОБУЧЕНИЯ ПО ДИСЦИПЛИНЕ:</w:delText>
        </w:r>
      </w:del>
    </w:p>
    <w:p w14:paraId="6ED118DC" w14:textId="77777777" w:rsidR="002B75C0" w:rsidRPr="001D411F" w:rsidRDefault="002B75C0" w:rsidP="002B75C0">
      <w:pPr>
        <w:pStyle w:val="a"/>
        <w:spacing w:line="240" w:lineRule="auto"/>
        <w:ind w:left="0" w:firstLine="567"/>
        <w:rPr>
          <w:del w:id="138" w:author="1" w:date="2026-09-22T12:27:00Z" w16du:dateUtc="2026-09-22T16:27:00Z"/>
          <w:color w:val="000000"/>
        </w:rPr>
      </w:pPr>
      <w:del w:id="139" w:author="1" w:date="2026-09-22T12:27:00Z" w16du:dateUtc="2026-09-22T16:27:00Z">
        <w:r w:rsidRPr="001D411F">
          <w:rPr>
            <w:color w:val="000000"/>
          </w:rPr>
          <w:delText>Процесс изучения дисциплины направлен на формирование следующих компетенций:</w:delText>
        </w:r>
        <w:bookmarkEnd w:id="135"/>
      </w:del>
    </w:p>
    <w:tbl>
      <w:tblPr>
        <w:tblW w:w="10054" w:type="dxa"/>
        <w:tblInd w:w="-434" w:type="dxa"/>
        <w:tblLayout w:type="fixed"/>
        <w:tblCellMar>
          <w:left w:w="122" w:type="dxa"/>
        </w:tblCellMar>
        <w:tblLook w:val="0000" w:firstRow="0" w:lastRow="0" w:firstColumn="0" w:lastColumn="0" w:noHBand="0" w:noVBand="0"/>
      </w:tblPr>
      <w:tblGrid>
        <w:gridCol w:w="993"/>
        <w:gridCol w:w="3107"/>
        <w:gridCol w:w="5954"/>
      </w:tblGrid>
      <w:tr w:rsidR="002B75C0" w:rsidRPr="001D411F" w14:paraId="4ACE924F" w14:textId="77777777" w:rsidTr="002B75C0">
        <w:trPr>
          <w:trHeight w:val="858"/>
          <w:del w:id="140" w:author="1" w:date="2026-09-22T12:27:00Z" w16du:dateUtc="2026-09-22T16:27:00Z"/>
        </w:trPr>
        <w:tc>
          <w:tcPr>
            <w:tcW w:w="993" w:type="dxa"/>
            <w:tcBorders>
              <w:top w:val="single" w:sz="12" w:space="0" w:color="00000A"/>
              <w:left w:val="single" w:sz="6" w:space="0" w:color="00000A"/>
              <w:bottom w:val="single" w:sz="12" w:space="0" w:color="00000A"/>
            </w:tcBorders>
          </w:tcPr>
          <w:p w14:paraId="66B3B2D2" w14:textId="77777777" w:rsidR="002B75C0" w:rsidRPr="001D411F" w:rsidRDefault="002B75C0" w:rsidP="008A5162">
            <w:pPr>
              <w:pStyle w:val="a0"/>
              <w:jc w:val="center"/>
              <w:rPr>
                <w:del w:id="141" w:author="1" w:date="2026-09-22T12:27:00Z" w16du:dateUtc="2026-09-22T16:27:00Z"/>
                <w:i/>
                <w:iCs/>
                <w:color w:val="000000"/>
              </w:rPr>
            </w:pPr>
            <w:del w:id="142" w:author="1" w:date="2026-09-22T12:27:00Z" w16du:dateUtc="2026-09-22T16:27:00Z">
              <w:r w:rsidRPr="001D411F">
                <w:rPr>
                  <w:color w:val="000000"/>
                </w:rPr>
                <w:delText>Индекс компетенции</w:delText>
              </w:r>
            </w:del>
          </w:p>
        </w:tc>
        <w:tc>
          <w:tcPr>
            <w:tcW w:w="3107" w:type="dxa"/>
            <w:tcBorders>
              <w:top w:val="single" w:sz="12" w:space="0" w:color="00000A"/>
              <w:left w:val="single" w:sz="6" w:space="0" w:color="00000A"/>
              <w:bottom w:val="single" w:sz="12" w:space="0" w:color="00000A"/>
            </w:tcBorders>
          </w:tcPr>
          <w:p w14:paraId="16E008B8" w14:textId="77777777" w:rsidR="002B75C0" w:rsidRPr="001D411F" w:rsidRDefault="002B75C0" w:rsidP="008A5162">
            <w:pPr>
              <w:pStyle w:val="a0"/>
              <w:jc w:val="center"/>
              <w:rPr>
                <w:del w:id="143" w:author="1" w:date="2026-09-22T12:27:00Z" w16du:dateUtc="2026-09-22T16:27:00Z"/>
              </w:rPr>
            </w:pPr>
            <w:del w:id="144" w:author="1" w:date="2026-09-22T12:27:00Z" w16du:dateUtc="2026-09-22T16:27:00Z">
              <w:r w:rsidRPr="001D411F">
                <w:rPr>
                  <w:color w:val="000000"/>
                </w:rPr>
                <w:delText xml:space="preserve">Содержание компетенции </w:delText>
              </w:r>
            </w:del>
          </w:p>
          <w:p w14:paraId="2BBB39EF" w14:textId="77777777" w:rsidR="002B75C0" w:rsidRPr="001D411F" w:rsidRDefault="002B75C0" w:rsidP="008A5162">
            <w:pPr>
              <w:pStyle w:val="a0"/>
              <w:jc w:val="center"/>
              <w:rPr>
                <w:del w:id="145" w:author="1" w:date="2026-09-22T12:27:00Z" w16du:dateUtc="2026-09-22T16:27:00Z"/>
              </w:rPr>
            </w:pPr>
            <w:del w:id="146" w:author="1" w:date="2026-09-22T12:27:00Z" w16du:dateUtc="2026-09-22T16:27:00Z">
              <w:r w:rsidRPr="001D411F">
                <w:rPr>
                  <w:color w:val="000000"/>
                </w:rPr>
                <w:delText>(или ее части)</w:delText>
              </w:r>
            </w:del>
          </w:p>
        </w:tc>
        <w:tc>
          <w:tcPr>
            <w:tcW w:w="5954" w:type="dxa"/>
            <w:tcBorders>
              <w:top w:val="single" w:sz="12" w:space="0" w:color="00000A"/>
              <w:left w:val="single" w:sz="6" w:space="0" w:color="00000A"/>
              <w:bottom w:val="single" w:sz="12" w:space="0" w:color="00000A"/>
              <w:right w:val="single" w:sz="6" w:space="0" w:color="00000A"/>
            </w:tcBorders>
          </w:tcPr>
          <w:p w14:paraId="48AA5D6A" w14:textId="77777777" w:rsidR="002B75C0" w:rsidRPr="001D411F" w:rsidRDefault="002B75C0" w:rsidP="008A5162">
            <w:pPr>
              <w:pStyle w:val="a0"/>
              <w:jc w:val="center"/>
              <w:rPr>
                <w:del w:id="147" w:author="1" w:date="2026-09-22T12:27:00Z" w16du:dateUtc="2026-09-22T16:27:00Z"/>
              </w:rPr>
            </w:pPr>
            <w:del w:id="148" w:author="1" w:date="2026-09-22T12:27:00Z" w16du:dateUtc="2026-09-22T16:27:00Z">
              <w:r w:rsidRPr="001D411F">
                <w:delText>Индикаторы компетенций (код и содержание)</w:delText>
              </w:r>
            </w:del>
          </w:p>
        </w:tc>
      </w:tr>
      <w:tr w:rsidR="002B75C0" w:rsidRPr="001D411F" w14:paraId="269938BC" w14:textId="77777777" w:rsidTr="002B75C0">
        <w:trPr>
          <w:trHeight w:val="858"/>
          <w:del w:id="149" w:author="1" w:date="2026-09-22T12:27:00Z" w16du:dateUtc="2026-09-22T16:27:00Z"/>
        </w:trPr>
        <w:tc>
          <w:tcPr>
            <w:tcW w:w="993" w:type="dxa"/>
            <w:tcBorders>
              <w:top w:val="single" w:sz="12" w:space="0" w:color="00000A"/>
              <w:left w:val="single" w:sz="6" w:space="0" w:color="00000A"/>
              <w:bottom w:val="single" w:sz="12" w:space="0" w:color="00000A"/>
            </w:tcBorders>
          </w:tcPr>
          <w:p w14:paraId="71CFC2A1" w14:textId="77777777" w:rsidR="002B75C0" w:rsidRPr="001D411F" w:rsidRDefault="002B75C0" w:rsidP="002B75C0">
            <w:pPr>
              <w:pStyle w:val="a0"/>
              <w:jc w:val="center"/>
              <w:rPr>
                <w:del w:id="150" w:author="1" w:date="2026-09-22T12:27:00Z" w16du:dateUtc="2026-09-22T16:27:00Z"/>
                <w:color w:val="000000"/>
              </w:rPr>
            </w:pPr>
            <w:del w:id="151" w:author="1" w:date="2026-09-22T12:27:00Z" w16du:dateUtc="2026-09-22T16:27:00Z">
              <w:r w:rsidRPr="001D411F">
                <w:rPr>
                  <w:sz w:val="20"/>
                  <w:szCs w:val="20"/>
                </w:rPr>
                <w:delText>УК-5</w:delText>
              </w:r>
            </w:del>
          </w:p>
        </w:tc>
        <w:tc>
          <w:tcPr>
            <w:tcW w:w="3107" w:type="dxa"/>
            <w:tcBorders>
              <w:top w:val="single" w:sz="12" w:space="0" w:color="00000A"/>
              <w:left w:val="single" w:sz="6" w:space="0" w:color="00000A"/>
              <w:bottom w:val="single" w:sz="12" w:space="0" w:color="00000A"/>
            </w:tcBorders>
          </w:tcPr>
          <w:p w14:paraId="4A6A83D6" w14:textId="77777777" w:rsidR="002B75C0" w:rsidRPr="001D411F" w:rsidRDefault="002B75C0" w:rsidP="002B75C0">
            <w:pPr>
              <w:rPr>
                <w:del w:id="152" w:author="1" w:date="2026-09-22T12:27:00Z" w16du:dateUtc="2026-09-22T16:27:00Z"/>
                <w:sz w:val="20"/>
                <w:szCs w:val="20"/>
              </w:rPr>
            </w:pPr>
            <w:del w:id="153" w:author="1" w:date="2026-09-22T12:27:00Z" w16du:dateUtc="2026-09-22T16:27:00Z">
              <w:r w:rsidRPr="001D411F">
                <w:rPr>
                  <w:sz w:val="20"/>
                  <w:szCs w:val="20"/>
                </w:rPr>
                <w:delText xml:space="preserve">Способен анализировать и учитывать разнообразие культур в процессе межкультурного взаимодействия </w:delText>
              </w:r>
            </w:del>
          </w:p>
        </w:tc>
        <w:tc>
          <w:tcPr>
            <w:tcW w:w="5954" w:type="dxa"/>
            <w:tcBorders>
              <w:top w:val="single" w:sz="12" w:space="0" w:color="00000A"/>
              <w:left w:val="single" w:sz="6" w:space="0" w:color="00000A"/>
              <w:bottom w:val="single" w:sz="12" w:space="0" w:color="00000A"/>
              <w:right w:val="single" w:sz="6" w:space="0" w:color="00000A"/>
            </w:tcBorders>
          </w:tcPr>
          <w:p w14:paraId="7350916A" w14:textId="77777777" w:rsidR="002B75C0" w:rsidRPr="001D411F" w:rsidRDefault="002B75C0" w:rsidP="002B75C0">
            <w:pPr>
              <w:rPr>
                <w:del w:id="154" w:author="1" w:date="2026-09-22T12:27:00Z" w16du:dateUtc="2026-09-22T16:27:00Z"/>
                <w:sz w:val="20"/>
                <w:szCs w:val="20"/>
              </w:rPr>
            </w:pPr>
            <w:del w:id="155" w:author="1" w:date="2026-09-22T12:27:00Z" w16du:dateUtc="2026-09-22T16:27:00Z">
              <w:r w:rsidRPr="001D411F">
                <w:rPr>
                  <w:sz w:val="20"/>
                  <w:szCs w:val="20"/>
                </w:rPr>
                <w:delText>ИУК-5.1. Находит и использует необходимую для саморазвития и взаимодействия с другими информацию о культурных особенностях и традициях различных сообществ.</w:delText>
              </w:r>
            </w:del>
          </w:p>
          <w:p w14:paraId="74E78631" w14:textId="77777777" w:rsidR="002B75C0" w:rsidRPr="001D411F" w:rsidRDefault="002B75C0" w:rsidP="002B75C0">
            <w:pPr>
              <w:rPr>
                <w:del w:id="156" w:author="1" w:date="2026-09-22T12:27:00Z" w16du:dateUtc="2026-09-22T16:27:00Z"/>
                <w:sz w:val="20"/>
                <w:szCs w:val="20"/>
              </w:rPr>
            </w:pPr>
            <w:del w:id="157" w:author="1" w:date="2026-09-22T12:27:00Z" w16du:dateUtc="2026-09-22T16:27:00Z">
              <w:r w:rsidRPr="001D411F">
                <w:rPr>
                  <w:sz w:val="20"/>
                  <w:szCs w:val="20"/>
                </w:rPr>
                <w:delText>ИУК-5.2. Демонстрирует уважительное отношение к историческому наследию и социокультурным традициям различных народов, основываясь на знании этапов исторического развития общества (включая основные события, деятельность основных исторических деятелей) и культурных традиций мира (включая мировые религии, философские и этические учения), в зависимости от среды взаимодействия и задач образования.</w:delText>
              </w:r>
            </w:del>
          </w:p>
          <w:p w14:paraId="7113FB36" w14:textId="77777777" w:rsidR="002B75C0" w:rsidRPr="001D411F" w:rsidRDefault="002B75C0" w:rsidP="002B75C0">
            <w:pPr>
              <w:rPr>
                <w:del w:id="158" w:author="1" w:date="2026-09-22T12:27:00Z" w16du:dateUtc="2026-09-22T16:27:00Z"/>
                <w:sz w:val="20"/>
                <w:szCs w:val="20"/>
              </w:rPr>
            </w:pPr>
            <w:del w:id="159" w:author="1" w:date="2026-09-22T12:27:00Z" w16du:dateUtc="2026-09-22T16:27:00Z">
              <w:r w:rsidRPr="001D411F">
                <w:rPr>
                  <w:sz w:val="20"/>
                  <w:szCs w:val="20"/>
                </w:rPr>
                <w:delText>ИУК-5.3. Умеет толерантно и конструктивно взаимодействовать с людьми с учетом их социокультурных особенностей в целях успешного выполнения профессиональных задач и усиления социальной интеграции.</w:delText>
              </w:r>
            </w:del>
          </w:p>
        </w:tc>
      </w:tr>
      <w:tr w:rsidR="002B75C0" w:rsidRPr="001D411F" w14:paraId="7C0A696D" w14:textId="77777777" w:rsidTr="002B75C0">
        <w:trPr>
          <w:trHeight w:val="858"/>
          <w:del w:id="160" w:author="1" w:date="2026-09-22T12:27:00Z" w16du:dateUtc="2026-09-22T16:27:00Z"/>
        </w:trPr>
        <w:tc>
          <w:tcPr>
            <w:tcW w:w="993" w:type="dxa"/>
            <w:tcBorders>
              <w:top w:val="single" w:sz="12" w:space="0" w:color="00000A"/>
              <w:left w:val="single" w:sz="6" w:space="0" w:color="00000A"/>
              <w:bottom w:val="single" w:sz="12" w:space="0" w:color="00000A"/>
            </w:tcBorders>
          </w:tcPr>
          <w:p w14:paraId="5F225059" w14:textId="77777777" w:rsidR="002B75C0" w:rsidRPr="001D411F" w:rsidRDefault="002B75C0" w:rsidP="002B75C0">
            <w:pPr>
              <w:pStyle w:val="a0"/>
              <w:jc w:val="center"/>
              <w:rPr>
                <w:del w:id="161" w:author="1" w:date="2026-09-22T12:27:00Z" w16du:dateUtc="2026-09-22T16:27:00Z"/>
                <w:color w:val="000000"/>
              </w:rPr>
            </w:pPr>
            <w:del w:id="162" w:author="1" w:date="2026-09-22T12:27:00Z" w16du:dateUtc="2026-09-22T16:27:00Z">
              <w:r w:rsidRPr="001D411F">
                <w:rPr>
                  <w:sz w:val="20"/>
                  <w:szCs w:val="20"/>
                </w:rPr>
                <w:delText>УК-6</w:delText>
              </w:r>
            </w:del>
          </w:p>
        </w:tc>
        <w:tc>
          <w:tcPr>
            <w:tcW w:w="3107" w:type="dxa"/>
            <w:tcBorders>
              <w:top w:val="single" w:sz="12" w:space="0" w:color="00000A"/>
              <w:left w:val="single" w:sz="6" w:space="0" w:color="00000A"/>
              <w:bottom w:val="single" w:sz="12" w:space="0" w:color="00000A"/>
            </w:tcBorders>
          </w:tcPr>
          <w:p w14:paraId="42714E2F" w14:textId="77777777" w:rsidR="002B75C0" w:rsidRPr="001D411F" w:rsidRDefault="002B75C0" w:rsidP="002B75C0">
            <w:pPr>
              <w:rPr>
                <w:del w:id="163" w:author="1" w:date="2026-09-22T12:27:00Z" w16du:dateUtc="2026-09-22T16:27:00Z"/>
                <w:sz w:val="20"/>
                <w:szCs w:val="20"/>
              </w:rPr>
            </w:pPr>
            <w:del w:id="164" w:author="1" w:date="2026-09-22T12:27:00Z" w16du:dateUtc="2026-09-22T16:27:00Z">
              <w:r w:rsidRPr="001D411F">
                <w:rPr>
                  <w:sz w:val="20"/>
                  <w:szCs w:val="20"/>
                </w:rPr>
                <w:delText>Способен определить и реализовать приоритеты собственной деятельности и способы ее совершенствования на основе самооценки</w:delText>
              </w:r>
            </w:del>
          </w:p>
        </w:tc>
        <w:tc>
          <w:tcPr>
            <w:tcW w:w="5954" w:type="dxa"/>
            <w:tcBorders>
              <w:top w:val="single" w:sz="12" w:space="0" w:color="00000A"/>
              <w:left w:val="single" w:sz="6" w:space="0" w:color="00000A"/>
              <w:bottom w:val="single" w:sz="12" w:space="0" w:color="00000A"/>
              <w:right w:val="single" w:sz="6" w:space="0" w:color="00000A"/>
            </w:tcBorders>
          </w:tcPr>
          <w:p w14:paraId="0FD1317A" w14:textId="77777777" w:rsidR="002B75C0" w:rsidRPr="001D411F" w:rsidRDefault="002B75C0" w:rsidP="002B75C0">
            <w:pPr>
              <w:rPr>
                <w:del w:id="165" w:author="1" w:date="2026-09-22T12:27:00Z" w16du:dateUtc="2026-09-22T16:27:00Z"/>
                <w:sz w:val="20"/>
                <w:szCs w:val="20"/>
              </w:rPr>
            </w:pPr>
            <w:del w:id="166" w:author="1" w:date="2026-09-22T12:27:00Z" w16du:dateUtc="2026-09-22T16:27:00Z">
              <w:r w:rsidRPr="001D411F">
                <w:rPr>
                  <w:sz w:val="20"/>
                  <w:szCs w:val="20"/>
                </w:rPr>
                <w:delText>ИУК-6.1. Применяет рефлексивные методы в процессе оценки разнообразных ресурсов (личностных, психофизиологических, ситуативных, временных и т.д.), используемых для решения задач самоорганизации и саморазвития.</w:delText>
              </w:r>
            </w:del>
          </w:p>
          <w:p w14:paraId="6763C4F9" w14:textId="77777777" w:rsidR="002B75C0" w:rsidRPr="001D411F" w:rsidRDefault="002B75C0" w:rsidP="002B75C0">
            <w:pPr>
              <w:rPr>
                <w:del w:id="167" w:author="1" w:date="2026-09-22T12:27:00Z" w16du:dateUtc="2026-09-22T16:27:00Z"/>
                <w:sz w:val="20"/>
                <w:szCs w:val="20"/>
              </w:rPr>
            </w:pPr>
            <w:del w:id="168" w:author="1" w:date="2026-09-22T12:27:00Z" w16du:dateUtc="2026-09-22T16:27:00Z">
              <w:r w:rsidRPr="001D411F">
                <w:rPr>
                  <w:sz w:val="20"/>
                  <w:szCs w:val="20"/>
                </w:rPr>
                <w:delText>ИУК-6.2. Определяет приоритеты собственной деятельности, выстраивает планы их достижения.</w:delText>
              </w:r>
            </w:del>
          </w:p>
          <w:p w14:paraId="79887260" w14:textId="77777777" w:rsidR="002B75C0" w:rsidRPr="001D411F" w:rsidRDefault="002B75C0" w:rsidP="002B75C0">
            <w:pPr>
              <w:rPr>
                <w:del w:id="169" w:author="1" w:date="2026-09-22T12:27:00Z" w16du:dateUtc="2026-09-22T16:27:00Z"/>
                <w:sz w:val="20"/>
                <w:szCs w:val="20"/>
              </w:rPr>
            </w:pPr>
            <w:del w:id="170" w:author="1" w:date="2026-09-22T12:27:00Z" w16du:dateUtc="2026-09-22T16:27:00Z">
              <w:r w:rsidRPr="001D411F">
                <w:rPr>
                  <w:sz w:val="20"/>
                  <w:szCs w:val="20"/>
                </w:rPr>
                <w:delText>ИУК-6.3. Формулирует цели собственной деятельности, определяет пути их достижения с учетом ресурсов, условий, средств, временной перспективы развития деятельности и планируемых результатов.</w:delText>
              </w:r>
            </w:del>
          </w:p>
          <w:p w14:paraId="0298B8A0" w14:textId="77777777" w:rsidR="002B75C0" w:rsidRPr="001D411F" w:rsidRDefault="002B75C0" w:rsidP="002B75C0">
            <w:pPr>
              <w:rPr>
                <w:del w:id="171" w:author="1" w:date="2026-09-22T12:27:00Z" w16du:dateUtc="2026-09-22T16:27:00Z"/>
                <w:sz w:val="20"/>
                <w:szCs w:val="20"/>
              </w:rPr>
            </w:pPr>
            <w:del w:id="172" w:author="1" w:date="2026-09-22T12:27:00Z" w16du:dateUtc="2026-09-22T16:27:00Z">
              <w:r w:rsidRPr="001D411F">
                <w:rPr>
                  <w:sz w:val="20"/>
                  <w:szCs w:val="20"/>
                </w:rPr>
                <w:delText>ИУК-6.4. Критически оценивает эффективность использования времени и других ресурсов для совершенствования своей деятельности.</w:delText>
              </w:r>
            </w:del>
          </w:p>
          <w:p w14:paraId="37EF8D3F" w14:textId="77777777" w:rsidR="002B75C0" w:rsidRPr="001D411F" w:rsidRDefault="002B75C0" w:rsidP="002B75C0">
            <w:pPr>
              <w:rPr>
                <w:del w:id="173" w:author="1" w:date="2026-09-22T12:27:00Z" w16du:dateUtc="2026-09-22T16:27:00Z"/>
                <w:sz w:val="20"/>
                <w:szCs w:val="20"/>
              </w:rPr>
            </w:pPr>
            <w:del w:id="174" w:author="1" w:date="2026-09-22T12:27:00Z" w16du:dateUtc="2026-09-22T16:27:00Z">
              <w:r w:rsidRPr="001D411F">
                <w:rPr>
                  <w:sz w:val="20"/>
                  <w:szCs w:val="20"/>
                </w:rPr>
                <w:delText>ИУК-6.5. Демонстрирует интерес к учебе и использует предоставляемые возможности для приобретения новых знаний и навыков с целью совершенствования своей деятельности.</w:delText>
              </w:r>
            </w:del>
          </w:p>
        </w:tc>
      </w:tr>
      <w:tr w:rsidR="002B75C0" w:rsidRPr="001D411F" w14:paraId="0CB4AB59" w14:textId="77777777" w:rsidTr="002B75C0">
        <w:trPr>
          <w:trHeight w:val="253"/>
          <w:del w:id="175" w:author="1" w:date="2026-09-22T12:27:00Z" w16du:dateUtc="2026-09-22T16:27:00Z"/>
        </w:trPr>
        <w:tc>
          <w:tcPr>
            <w:tcW w:w="993" w:type="dxa"/>
            <w:tcBorders>
              <w:top w:val="single" w:sz="12" w:space="0" w:color="00000A"/>
              <w:left w:val="single" w:sz="6" w:space="0" w:color="00000A"/>
              <w:bottom w:val="single" w:sz="12" w:space="0" w:color="00000A"/>
            </w:tcBorders>
          </w:tcPr>
          <w:p w14:paraId="367B6CA4" w14:textId="77777777" w:rsidR="002B75C0" w:rsidRPr="001D411F" w:rsidRDefault="002B75C0" w:rsidP="002B75C0">
            <w:pPr>
              <w:pStyle w:val="a0"/>
              <w:jc w:val="center"/>
              <w:rPr>
                <w:del w:id="176" w:author="1" w:date="2026-09-22T12:27:00Z" w16du:dateUtc="2026-09-22T16:27:00Z"/>
                <w:color w:val="000000"/>
              </w:rPr>
            </w:pPr>
            <w:del w:id="177" w:author="1" w:date="2026-09-22T12:27:00Z" w16du:dateUtc="2026-09-22T16:27:00Z">
              <w:r w:rsidRPr="001D411F">
                <w:rPr>
                  <w:sz w:val="20"/>
                  <w:szCs w:val="20"/>
                </w:rPr>
                <w:delText>ОПК-1</w:delText>
              </w:r>
            </w:del>
          </w:p>
        </w:tc>
        <w:tc>
          <w:tcPr>
            <w:tcW w:w="3107" w:type="dxa"/>
            <w:tcBorders>
              <w:top w:val="single" w:sz="12" w:space="0" w:color="00000A"/>
              <w:left w:val="single" w:sz="6" w:space="0" w:color="00000A"/>
              <w:bottom w:val="single" w:sz="12" w:space="0" w:color="00000A"/>
            </w:tcBorders>
          </w:tcPr>
          <w:p w14:paraId="38039497" w14:textId="77777777" w:rsidR="002B75C0" w:rsidRPr="001D411F" w:rsidRDefault="002B75C0" w:rsidP="002B75C0">
            <w:pPr>
              <w:rPr>
                <w:del w:id="178" w:author="1" w:date="2026-09-22T12:27:00Z" w16du:dateUtc="2026-09-22T16:27:00Z"/>
                <w:sz w:val="20"/>
                <w:szCs w:val="20"/>
              </w:rPr>
            </w:pPr>
            <w:del w:id="179" w:author="1" w:date="2026-09-22T12:27:00Z" w16du:dateUtc="2026-09-22T16:27:00Z">
              <w:r w:rsidRPr="001D411F">
                <w:rPr>
                  <w:sz w:val="20"/>
                  <w:szCs w:val="20"/>
                </w:rPr>
                <w:delText>Способен осуществлять и оптимизировать профессиональную деятельность в соответствии с нормативно-правовыми актами в сфере образования и нормами профессиональной этики</w:delText>
              </w:r>
            </w:del>
          </w:p>
        </w:tc>
        <w:tc>
          <w:tcPr>
            <w:tcW w:w="5954" w:type="dxa"/>
            <w:tcBorders>
              <w:top w:val="single" w:sz="12" w:space="0" w:color="00000A"/>
              <w:left w:val="single" w:sz="6" w:space="0" w:color="00000A"/>
              <w:bottom w:val="single" w:sz="12" w:space="0" w:color="00000A"/>
              <w:right w:val="single" w:sz="6" w:space="0" w:color="00000A"/>
            </w:tcBorders>
          </w:tcPr>
          <w:p w14:paraId="7C68237E" w14:textId="77777777" w:rsidR="002B75C0" w:rsidRPr="001D411F" w:rsidRDefault="002B75C0" w:rsidP="002B75C0">
            <w:pPr>
              <w:rPr>
                <w:del w:id="180" w:author="1" w:date="2026-09-22T12:27:00Z" w16du:dateUtc="2026-09-22T16:27:00Z"/>
                <w:sz w:val="20"/>
                <w:szCs w:val="20"/>
              </w:rPr>
            </w:pPr>
            <w:del w:id="181" w:author="1" w:date="2026-09-22T12:27:00Z" w16du:dateUtc="2026-09-22T16:27:00Z">
              <w:r w:rsidRPr="001D411F">
                <w:rPr>
                  <w:sz w:val="20"/>
                  <w:szCs w:val="20"/>
                </w:rPr>
                <w:delText xml:space="preserve">ИОПК-1.1. Знает: приоритетные направления развития системы образования Российской Федерации, законы и иные нормативные правовые акты, реаментирующие деятельность в сфере образования в Российской Федерации. </w:delText>
              </w:r>
            </w:del>
          </w:p>
          <w:p w14:paraId="42269348" w14:textId="77777777" w:rsidR="002B75C0" w:rsidRPr="001D411F" w:rsidRDefault="002B75C0" w:rsidP="002B75C0">
            <w:pPr>
              <w:rPr>
                <w:del w:id="182" w:author="1" w:date="2026-09-22T12:27:00Z" w16du:dateUtc="2026-09-22T16:27:00Z"/>
                <w:sz w:val="20"/>
                <w:szCs w:val="20"/>
              </w:rPr>
            </w:pPr>
            <w:del w:id="183" w:author="1" w:date="2026-09-22T12:27:00Z" w16du:dateUtc="2026-09-22T16:27:00Z">
              <w:r w:rsidRPr="001D411F">
                <w:rPr>
                  <w:sz w:val="20"/>
                  <w:szCs w:val="20"/>
                </w:rPr>
                <w:delText>ИОПК-1.2. Умеет: применять основные нормативно-правовые акты в сфере образования и профессиональной деятельности с учетом норм профессиональной этики, выявлять актуальные проблемы в сфере образования с целью выполнения научного исследования.</w:delText>
              </w:r>
            </w:del>
          </w:p>
          <w:p w14:paraId="5CED0A65" w14:textId="77777777" w:rsidR="002B75C0" w:rsidRPr="001D411F" w:rsidRDefault="002B75C0" w:rsidP="002B75C0">
            <w:pPr>
              <w:rPr>
                <w:del w:id="184" w:author="1" w:date="2026-09-22T12:27:00Z" w16du:dateUtc="2026-09-22T16:27:00Z"/>
                <w:sz w:val="20"/>
                <w:szCs w:val="20"/>
              </w:rPr>
            </w:pPr>
            <w:del w:id="185" w:author="1" w:date="2026-09-22T12:27:00Z" w16du:dateUtc="2026-09-22T16:27:00Z">
              <w:r w:rsidRPr="001D411F">
                <w:rPr>
                  <w:sz w:val="20"/>
                  <w:szCs w:val="20"/>
                </w:rPr>
                <w:delText>ИОПК-1.3. Владеет: действиями по соблюдению правовых, нравственных и этических норм, требований профессиональной этики в условиях реальных педагогических ситуаций; действиями (навыками) по осуществлению профессиональной деятельности в соответствии с требованиями федеральных государственных образовательных стандартов всех уровней образования.</w:delText>
              </w:r>
            </w:del>
          </w:p>
        </w:tc>
      </w:tr>
      <w:tr w:rsidR="002B75C0" w:rsidRPr="001D411F" w14:paraId="1DC95E04" w14:textId="77777777" w:rsidTr="002B75C0">
        <w:trPr>
          <w:trHeight w:val="858"/>
          <w:del w:id="186" w:author="1" w:date="2026-09-22T12:27:00Z" w16du:dateUtc="2026-09-22T16:27:00Z"/>
        </w:trPr>
        <w:tc>
          <w:tcPr>
            <w:tcW w:w="993" w:type="dxa"/>
            <w:tcBorders>
              <w:top w:val="single" w:sz="12" w:space="0" w:color="00000A"/>
              <w:left w:val="single" w:sz="6" w:space="0" w:color="00000A"/>
              <w:bottom w:val="single" w:sz="12" w:space="0" w:color="00000A"/>
            </w:tcBorders>
          </w:tcPr>
          <w:p w14:paraId="0A1E22F8" w14:textId="77777777" w:rsidR="002B75C0" w:rsidRPr="001D411F" w:rsidRDefault="002B75C0" w:rsidP="002B75C0">
            <w:pPr>
              <w:pStyle w:val="a0"/>
              <w:jc w:val="center"/>
              <w:rPr>
                <w:del w:id="187" w:author="1" w:date="2026-09-22T12:27:00Z" w16du:dateUtc="2026-09-22T16:27:00Z"/>
                <w:color w:val="000000"/>
              </w:rPr>
            </w:pPr>
            <w:del w:id="188" w:author="1" w:date="2026-09-22T12:27:00Z" w16du:dateUtc="2026-09-22T16:27:00Z">
              <w:r w:rsidRPr="001D411F">
                <w:rPr>
                  <w:sz w:val="20"/>
                  <w:szCs w:val="20"/>
                </w:rPr>
                <w:delText>ОПК-4</w:delText>
              </w:r>
            </w:del>
          </w:p>
        </w:tc>
        <w:tc>
          <w:tcPr>
            <w:tcW w:w="3107" w:type="dxa"/>
            <w:tcBorders>
              <w:top w:val="single" w:sz="12" w:space="0" w:color="00000A"/>
              <w:left w:val="single" w:sz="6" w:space="0" w:color="00000A"/>
              <w:bottom w:val="single" w:sz="12" w:space="0" w:color="00000A"/>
            </w:tcBorders>
          </w:tcPr>
          <w:p w14:paraId="413028F5" w14:textId="77777777" w:rsidR="002B75C0" w:rsidRPr="001D411F" w:rsidRDefault="002B75C0" w:rsidP="002B75C0">
            <w:pPr>
              <w:rPr>
                <w:del w:id="189" w:author="1" w:date="2026-09-22T12:27:00Z" w16du:dateUtc="2026-09-22T16:27:00Z"/>
                <w:sz w:val="20"/>
                <w:szCs w:val="20"/>
              </w:rPr>
            </w:pPr>
            <w:del w:id="190" w:author="1" w:date="2026-09-22T12:27:00Z" w16du:dateUtc="2026-09-22T16:27:00Z">
              <w:r w:rsidRPr="001D411F">
                <w:rPr>
                  <w:sz w:val="20"/>
                  <w:szCs w:val="20"/>
                </w:rPr>
                <w:delText>Способен создавать и реализовывать условия и принципы духовно-нравственного воспитания обучающихся на основе базовых национальных ценностей</w:delText>
              </w:r>
            </w:del>
          </w:p>
        </w:tc>
        <w:tc>
          <w:tcPr>
            <w:tcW w:w="5954" w:type="dxa"/>
            <w:tcBorders>
              <w:top w:val="single" w:sz="12" w:space="0" w:color="00000A"/>
              <w:left w:val="single" w:sz="6" w:space="0" w:color="00000A"/>
              <w:bottom w:val="single" w:sz="12" w:space="0" w:color="00000A"/>
              <w:right w:val="single" w:sz="6" w:space="0" w:color="00000A"/>
            </w:tcBorders>
          </w:tcPr>
          <w:p w14:paraId="6FA026ED" w14:textId="77777777" w:rsidR="002B75C0" w:rsidRPr="001D411F" w:rsidRDefault="002B75C0" w:rsidP="002B75C0">
            <w:pPr>
              <w:rPr>
                <w:del w:id="191" w:author="1" w:date="2026-09-22T12:27:00Z" w16du:dateUtc="2026-09-22T16:27:00Z"/>
                <w:sz w:val="20"/>
                <w:szCs w:val="20"/>
              </w:rPr>
            </w:pPr>
            <w:del w:id="192" w:author="1" w:date="2026-09-22T12:27:00Z" w16du:dateUtc="2026-09-22T16:27:00Z">
              <w:r w:rsidRPr="001D411F">
                <w:rPr>
                  <w:sz w:val="20"/>
                  <w:szCs w:val="20"/>
                </w:rPr>
                <w:delText>ИОПК-4.1. Знает: общие принципы и подходы к реализации процесса воспитания; методы и приемы формирования ценностных ориентаций обучающихся, развития нравственных чувств (совести, долга, эмпатии, ответственности и др.), формирования нравственного облика (терпения, милосердия и др.), нравственной позиции (способности различать добро и зло, проявлять самоотверженность, готовности к преодолению жизненных испытаний) нравственного поведения; документы, регламентирующие содержание базовых национальных ценностей.</w:delText>
              </w:r>
            </w:del>
          </w:p>
          <w:p w14:paraId="6E024FD3" w14:textId="77777777" w:rsidR="002B75C0" w:rsidRPr="001D411F" w:rsidRDefault="002B75C0" w:rsidP="002B75C0">
            <w:pPr>
              <w:rPr>
                <w:del w:id="193" w:author="1" w:date="2026-09-22T12:27:00Z" w16du:dateUtc="2026-09-22T16:27:00Z"/>
                <w:sz w:val="20"/>
                <w:szCs w:val="20"/>
              </w:rPr>
            </w:pPr>
            <w:del w:id="194" w:author="1" w:date="2026-09-22T12:27:00Z" w16du:dateUtc="2026-09-22T16:27:00Z">
              <w:r w:rsidRPr="001D411F">
                <w:rPr>
                  <w:sz w:val="20"/>
                  <w:szCs w:val="20"/>
                </w:rPr>
                <w:delText>ИОПК-4.2. Умеет: создавать воспитательные ситуации, содействующие становлению у обучающихся нравственной позиции, духовности, ценностного отношения к человеку.</w:delText>
              </w:r>
            </w:del>
          </w:p>
          <w:p w14:paraId="69BD49E9" w14:textId="77777777" w:rsidR="002B75C0" w:rsidRPr="001D411F" w:rsidRDefault="002B75C0" w:rsidP="002B75C0">
            <w:pPr>
              <w:rPr>
                <w:del w:id="195" w:author="1" w:date="2026-09-22T12:27:00Z" w16du:dateUtc="2026-09-22T16:27:00Z"/>
                <w:sz w:val="20"/>
                <w:szCs w:val="20"/>
              </w:rPr>
            </w:pPr>
            <w:del w:id="196" w:author="1" w:date="2026-09-22T12:27:00Z" w16du:dateUtc="2026-09-22T16:27:00Z">
              <w:r w:rsidRPr="001D411F">
                <w:rPr>
                  <w:sz w:val="20"/>
                  <w:szCs w:val="20"/>
                </w:rPr>
                <w:delText>ИОПК-4.3. Владеет: методами и приемами становления нравственного отношения обучающихся к окружающей действительности; способами усвоения подрастающим поколением и претворением в практическое действие и поведение духовных ценностей (индивидуально-личностных, общечеловеческих, национальных, семейных и др.).</w:delText>
              </w:r>
            </w:del>
          </w:p>
        </w:tc>
      </w:tr>
      <w:tr w:rsidR="002B75C0" w:rsidRPr="001D411F" w14:paraId="59D19FAD" w14:textId="77777777" w:rsidTr="002B75C0">
        <w:trPr>
          <w:trHeight w:val="858"/>
          <w:del w:id="197" w:author="1" w:date="2026-09-22T12:27:00Z" w16du:dateUtc="2026-09-22T16:27:00Z"/>
        </w:trPr>
        <w:tc>
          <w:tcPr>
            <w:tcW w:w="993" w:type="dxa"/>
            <w:tcBorders>
              <w:top w:val="single" w:sz="12" w:space="0" w:color="00000A"/>
              <w:left w:val="single" w:sz="6" w:space="0" w:color="00000A"/>
              <w:bottom w:val="single" w:sz="12" w:space="0" w:color="00000A"/>
            </w:tcBorders>
          </w:tcPr>
          <w:p w14:paraId="51288848" w14:textId="77777777" w:rsidR="002B75C0" w:rsidRPr="001D411F" w:rsidRDefault="002B75C0" w:rsidP="002B75C0">
            <w:pPr>
              <w:pStyle w:val="a0"/>
              <w:jc w:val="center"/>
              <w:rPr>
                <w:del w:id="198" w:author="1" w:date="2026-09-22T12:27:00Z" w16du:dateUtc="2026-09-22T16:27:00Z"/>
                <w:color w:val="000000"/>
              </w:rPr>
            </w:pPr>
            <w:del w:id="199" w:author="1" w:date="2026-09-22T12:27:00Z" w16du:dateUtc="2026-09-22T16:27:00Z">
              <w:r w:rsidRPr="001D411F">
                <w:rPr>
                  <w:sz w:val="20"/>
                  <w:szCs w:val="20"/>
                </w:rPr>
                <w:delText>ОПК-6</w:delText>
              </w:r>
            </w:del>
          </w:p>
        </w:tc>
        <w:tc>
          <w:tcPr>
            <w:tcW w:w="3107" w:type="dxa"/>
            <w:tcBorders>
              <w:top w:val="single" w:sz="12" w:space="0" w:color="00000A"/>
              <w:left w:val="single" w:sz="6" w:space="0" w:color="00000A"/>
              <w:bottom w:val="single" w:sz="12" w:space="0" w:color="00000A"/>
            </w:tcBorders>
          </w:tcPr>
          <w:p w14:paraId="1B012147" w14:textId="77777777" w:rsidR="002B75C0" w:rsidRPr="001D411F" w:rsidRDefault="002B75C0" w:rsidP="002B75C0">
            <w:pPr>
              <w:rPr>
                <w:del w:id="200" w:author="1" w:date="2026-09-22T12:27:00Z" w16du:dateUtc="2026-09-22T16:27:00Z"/>
                <w:sz w:val="20"/>
                <w:szCs w:val="20"/>
              </w:rPr>
            </w:pPr>
            <w:del w:id="201" w:author="1" w:date="2026-09-22T12:27:00Z" w16du:dateUtc="2026-09-22T16:27:00Z">
              <w:r w:rsidRPr="001D411F">
                <w:rPr>
                  <w:sz w:val="20"/>
                  <w:szCs w:val="20"/>
                </w:rPr>
                <w:delText>Способен проектировать и использовать эффективные психолого-педагогические, в том числе инклюзивные, технологии в профессиональной деятельности, необходимые для индивидуализации обучения, развития, воспитания обучающихся с особыми образовательными потребностями</w:delText>
              </w:r>
            </w:del>
          </w:p>
        </w:tc>
        <w:tc>
          <w:tcPr>
            <w:tcW w:w="5954" w:type="dxa"/>
            <w:tcBorders>
              <w:top w:val="single" w:sz="12" w:space="0" w:color="00000A"/>
              <w:left w:val="single" w:sz="6" w:space="0" w:color="00000A"/>
              <w:bottom w:val="single" w:sz="12" w:space="0" w:color="00000A"/>
              <w:right w:val="single" w:sz="6" w:space="0" w:color="00000A"/>
            </w:tcBorders>
          </w:tcPr>
          <w:p w14:paraId="15666295" w14:textId="77777777" w:rsidR="002B75C0" w:rsidRPr="001D411F" w:rsidRDefault="002B75C0" w:rsidP="002B75C0">
            <w:pPr>
              <w:rPr>
                <w:del w:id="202" w:author="1" w:date="2026-09-22T12:27:00Z" w16du:dateUtc="2026-09-22T16:27:00Z"/>
                <w:sz w:val="20"/>
                <w:szCs w:val="20"/>
              </w:rPr>
            </w:pPr>
            <w:del w:id="203" w:author="1" w:date="2026-09-22T12:27:00Z" w16du:dateUtc="2026-09-22T16:27:00Z">
              <w:r w:rsidRPr="001D411F">
                <w:rPr>
                  <w:sz w:val="20"/>
                  <w:szCs w:val="20"/>
                </w:rPr>
                <w:delText>ИОПК-6.1. Знает: психолого-педагогические основы учебной деятельности; принципы проектирования и особенности использования психолого-педагогических (в том числе инклюзивных) технологий в профессиональной деятельности с учетом личностных и возрастных особенностей обучающихся, в том числе с особыми образовательными потребностями.</w:delText>
              </w:r>
            </w:del>
          </w:p>
          <w:p w14:paraId="13E0B40A" w14:textId="77777777" w:rsidR="002B75C0" w:rsidRPr="001D411F" w:rsidRDefault="002B75C0" w:rsidP="002B75C0">
            <w:pPr>
              <w:rPr>
                <w:del w:id="204" w:author="1" w:date="2026-09-22T12:27:00Z" w16du:dateUtc="2026-09-22T16:27:00Z"/>
                <w:sz w:val="20"/>
                <w:szCs w:val="20"/>
              </w:rPr>
            </w:pPr>
            <w:del w:id="205" w:author="1" w:date="2026-09-22T12:27:00Z" w16du:dateUtc="2026-09-22T16:27:00Z">
              <w:r w:rsidRPr="001D411F">
                <w:rPr>
                  <w:sz w:val="20"/>
                  <w:szCs w:val="20"/>
                </w:rPr>
                <w:delText>ИОПК-6.2. Умеет: использовать знания об особенностях развития обучающихся для планирования учебно-воспитательной работы; применять образовательные технологии для индивидуализации обучения, развития, воспитания обучающихся, в том числе с особыми образовательными потребностями.</w:delText>
              </w:r>
            </w:del>
          </w:p>
          <w:p w14:paraId="2E67A92B" w14:textId="77777777" w:rsidR="002B75C0" w:rsidRPr="001D411F" w:rsidRDefault="002B75C0" w:rsidP="002B75C0">
            <w:pPr>
              <w:rPr>
                <w:del w:id="206" w:author="1" w:date="2026-09-22T12:27:00Z" w16du:dateUtc="2026-09-22T16:27:00Z"/>
                <w:sz w:val="20"/>
                <w:szCs w:val="20"/>
              </w:rPr>
            </w:pPr>
            <w:del w:id="207" w:author="1" w:date="2026-09-22T12:27:00Z" w16du:dateUtc="2026-09-22T16:27:00Z">
              <w:r w:rsidRPr="001D411F">
                <w:rPr>
                  <w:sz w:val="20"/>
                  <w:szCs w:val="20"/>
                </w:rPr>
                <w:delText>ИОПК-6.3. Владеет: действиями учета особенностей развития обучающихся в образовательном процессе; навыками отбора и использования психолого-педагогических (в том числе инклюзивных)  технологий в профессиональной деятельности для индивидуализации обучения, развития, воспитания, в том числе обучающихся с особыми образовательными потребностями;  навыками разработки и реализации индивидуальных образовательных маршрутов, индивидуально-ориентированных образовательных программ (совместно с другими субъектами образовательных отношений).</w:delText>
              </w:r>
            </w:del>
          </w:p>
        </w:tc>
      </w:tr>
      <w:bookmarkEnd w:id="136"/>
      <w:bookmarkEnd w:id="137"/>
    </w:tbl>
    <w:p w14:paraId="59E78D82" w14:textId="77777777" w:rsidR="002B75C0" w:rsidRPr="001D411F" w:rsidRDefault="002B75C0" w:rsidP="002B75C0">
      <w:pPr>
        <w:pStyle w:val="txt"/>
        <w:spacing w:before="0" w:beforeAutospacing="0" w:after="0" w:afterAutospacing="0"/>
        <w:ind w:right="-6"/>
        <w:jc w:val="center"/>
        <w:rPr>
          <w:del w:id="208" w:author="1" w:date="2026-09-22T12:27:00Z" w16du:dateUtc="2026-09-22T16:27:00Z"/>
          <w:iCs/>
        </w:rPr>
      </w:pPr>
    </w:p>
    <w:p w14:paraId="232C9004" w14:textId="77777777" w:rsidR="00DA10A6" w:rsidRPr="001D411F" w:rsidRDefault="00DA10A6" w:rsidP="0027119F">
      <w:pPr>
        <w:rPr>
          <w:del w:id="209" w:author="1" w:date="2026-09-22T12:27:00Z" w16du:dateUtc="2026-09-22T16:27:00Z"/>
        </w:rPr>
      </w:pPr>
      <w:del w:id="210" w:author="1" w:date="2026-09-22T12:27:00Z" w16du:dateUtc="2026-09-22T16:27:00Z">
        <w:r w:rsidRPr="001D411F">
          <w:rPr>
            <w:b/>
            <w:bCs/>
          </w:rPr>
          <w:delText xml:space="preserve">2. </w:delText>
        </w:r>
        <w:r w:rsidR="00CA1940" w:rsidRPr="001D411F">
          <w:rPr>
            <w:b/>
            <w:bCs/>
            <w:caps/>
          </w:rPr>
          <w:delText xml:space="preserve">Место дисциплины </w:delText>
        </w:r>
        <w:r w:rsidRPr="001D411F">
          <w:rPr>
            <w:b/>
            <w:bCs/>
            <w:caps/>
          </w:rPr>
          <w:delText>в структуре ОП</w:delText>
        </w:r>
        <w:r w:rsidRPr="001D411F">
          <w:rPr>
            <w:b/>
            <w:bCs/>
          </w:rPr>
          <w:delText xml:space="preserve">: </w:delText>
        </w:r>
      </w:del>
    </w:p>
    <w:p w14:paraId="7F9DB07B" w14:textId="77777777" w:rsidR="00BE48BB" w:rsidRPr="001D411F" w:rsidRDefault="00BE48BB" w:rsidP="00BE48BB">
      <w:pPr>
        <w:ind w:right="-1" w:firstLine="567"/>
        <w:rPr>
          <w:del w:id="211" w:author="1" w:date="2026-09-22T12:27:00Z" w16du:dateUtc="2026-09-22T16:27:00Z"/>
        </w:rPr>
      </w:pPr>
      <w:del w:id="212" w:author="1" w:date="2026-09-22T12:27:00Z" w16du:dateUtc="2026-09-22T16:27:00Z">
        <w:r w:rsidRPr="001D411F">
          <w:rPr>
            <w:u w:val="single"/>
          </w:rPr>
          <w:delText>Цель дисциплины:</w:delText>
        </w:r>
        <w:r w:rsidRPr="001D411F">
          <w:delText xml:space="preserve"> подготовка обучающихся к профессионально-педагогической деятельности в высшей школе, через освоение комплекса компетенций, обеспечивающих эффективное решение научных, профессиональных и личностных задач в процессе педагогической деятельности в вузе.</w:delText>
        </w:r>
      </w:del>
    </w:p>
    <w:p w14:paraId="5F886661" w14:textId="77777777" w:rsidR="00BE48BB" w:rsidRPr="001D411F" w:rsidRDefault="00BE48BB" w:rsidP="00BE48BB">
      <w:pPr>
        <w:ind w:firstLine="567"/>
        <w:rPr>
          <w:del w:id="213" w:author="1" w:date="2026-09-22T12:27:00Z" w16du:dateUtc="2026-09-22T16:27:00Z"/>
          <w:u w:val="single"/>
        </w:rPr>
      </w:pPr>
      <w:del w:id="214" w:author="1" w:date="2026-09-22T12:27:00Z" w16du:dateUtc="2026-09-22T16:27:00Z">
        <w:r w:rsidRPr="001D411F">
          <w:rPr>
            <w:u w:val="single"/>
          </w:rPr>
          <w:delText>Задачи дисциплины:</w:delText>
        </w:r>
      </w:del>
    </w:p>
    <w:p w14:paraId="0ECC6F48" w14:textId="77777777" w:rsidR="00BE48BB" w:rsidRPr="001D411F" w:rsidRDefault="00BE48BB" w:rsidP="00BE48BB">
      <w:pPr>
        <w:ind w:firstLine="567"/>
        <w:rPr>
          <w:del w:id="215" w:author="1" w:date="2026-09-22T12:27:00Z" w16du:dateUtc="2026-09-22T16:27:00Z"/>
        </w:rPr>
      </w:pPr>
      <w:del w:id="216" w:author="1" w:date="2026-09-22T12:27:00Z" w16du:dateUtc="2026-09-22T16:27:00Z">
        <w:r w:rsidRPr="001D411F">
          <w:rPr>
            <w:b/>
          </w:rPr>
          <w:delText xml:space="preserve">- </w:delText>
        </w:r>
        <w:r w:rsidRPr="001D411F">
          <w:delText>сформировать представление о современной системе высшего образования в России и за рубежом, основных тенденциях развития, важнейших образовательных парадигм;</w:delText>
        </w:r>
      </w:del>
    </w:p>
    <w:p w14:paraId="53D5E10A" w14:textId="77777777" w:rsidR="00BE48BB" w:rsidRPr="001D411F" w:rsidRDefault="00BE48BB" w:rsidP="00BE48BB">
      <w:pPr>
        <w:ind w:firstLine="567"/>
        <w:rPr>
          <w:del w:id="217" w:author="1" w:date="2026-09-22T12:27:00Z" w16du:dateUtc="2026-09-22T16:27:00Z"/>
        </w:rPr>
      </w:pPr>
      <w:del w:id="218" w:author="1" w:date="2026-09-22T12:27:00Z" w16du:dateUtc="2026-09-22T16:27:00Z">
        <w:r w:rsidRPr="001D411F">
          <w:delText>- изучить психолого-педагогические основы обучения и воспитания в высшей школе;</w:delText>
        </w:r>
      </w:del>
    </w:p>
    <w:p w14:paraId="4F272C33" w14:textId="77777777" w:rsidR="00BE48BB" w:rsidRPr="001D411F" w:rsidRDefault="00BE48BB" w:rsidP="00BE48BB">
      <w:pPr>
        <w:ind w:firstLine="567"/>
        <w:rPr>
          <w:del w:id="219" w:author="1" w:date="2026-09-22T12:27:00Z" w16du:dateUtc="2026-09-22T16:27:00Z"/>
        </w:rPr>
      </w:pPr>
      <w:del w:id="220" w:author="1" w:date="2026-09-22T12:27:00Z" w16du:dateUtc="2026-09-22T16:27:00Z">
        <w:r w:rsidRPr="001D411F">
          <w:delText xml:space="preserve">- овладеть современными технологиями, методами и средствами, используемыми в процессе обучения, в том числе методами организации самостоятельной учебной и научно-исследовательской деятельности студентов в высшей школе; </w:delText>
        </w:r>
      </w:del>
    </w:p>
    <w:p w14:paraId="2CD78C20" w14:textId="77777777" w:rsidR="00BE48BB" w:rsidRPr="001D411F" w:rsidRDefault="00BE48BB" w:rsidP="00BE48BB">
      <w:pPr>
        <w:ind w:firstLine="567"/>
        <w:rPr>
          <w:del w:id="221" w:author="1" w:date="2026-09-22T12:27:00Z" w16du:dateUtc="2026-09-22T16:27:00Z"/>
        </w:rPr>
      </w:pPr>
      <w:del w:id="222" w:author="1" w:date="2026-09-22T12:27:00Z" w16du:dateUtc="2026-09-22T16:27:00Z">
        <w:r w:rsidRPr="001D411F">
          <w:delText>- подготовить магистров к решению коммуникативных проблем, возникающих в процессе обучения;</w:delText>
        </w:r>
      </w:del>
    </w:p>
    <w:p w14:paraId="64277B2B" w14:textId="77777777" w:rsidR="00BE48BB" w:rsidRPr="001D411F" w:rsidRDefault="00BE48BB" w:rsidP="00BE48BB">
      <w:pPr>
        <w:ind w:firstLine="567"/>
        <w:rPr>
          <w:del w:id="223" w:author="1" w:date="2026-09-22T12:27:00Z" w16du:dateUtc="2026-09-22T16:27:00Z"/>
        </w:rPr>
      </w:pPr>
      <w:del w:id="224" w:author="1" w:date="2026-09-22T12:27:00Z" w16du:dateUtc="2026-09-22T16:27:00Z">
        <w:r w:rsidRPr="001D411F">
          <w:delText xml:space="preserve">- подготовить магистров к процессу организации и управления самообразованием и научно-исследовательской деятельностью студентов. </w:delText>
        </w:r>
      </w:del>
    </w:p>
    <w:p w14:paraId="59AD0EC4" w14:textId="77777777" w:rsidR="00BE48BB" w:rsidRPr="001D411F" w:rsidRDefault="00BE48BB" w:rsidP="00BE48BB">
      <w:pPr>
        <w:tabs>
          <w:tab w:val="left" w:pos="868"/>
        </w:tabs>
        <w:ind w:firstLine="709"/>
        <w:rPr>
          <w:del w:id="225" w:author="1" w:date="2026-09-22T12:27:00Z" w16du:dateUtc="2026-09-22T16:27:00Z"/>
        </w:rPr>
      </w:pPr>
      <w:del w:id="226" w:author="1" w:date="2026-09-22T12:27:00Z" w16du:dateUtc="2026-09-22T16:27:00Z">
        <w:r w:rsidRPr="001D411F">
          <w:rPr>
            <w:bCs/>
          </w:rPr>
          <w:delText>Учебная дисциплина «Педагогика и психология высшей школы» входит в обязательную часть дисциплин ОП.</w:delText>
        </w:r>
      </w:del>
    </w:p>
    <w:p w14:paraId="5F1C4F7D" w14:textId="77777777" w:rsidR="00BE48BB" w:rsidRPr="001D411F" w:rsidRDefault="00BE48BB" w:rsidP="00BE48BB">
      <w:pPr>
        <w:tabs>
          <w:tab w:val="left" w:pos="868"/>
        </w:tabs>
        <w:ind w:firstLine="709"/>
        <w:rPr>
          <w:del w:id="227" w:author="1" w:date="2026-09-22T12:27:00Z" w16du:dateUtc="2026-09-22T16:27:00Z"/>
        </w:rPr>
      </w:pPr>
      <w:del w:id="228" w:author="1" w:date="2026-09-22T12:27:00Z" w16du:dateUtc="2026-09-22T16:27:00Z">
        <w:r w:rsidRPr="001D411F">
          <w:delText>Дисциплина «Педагогика и психология высшей школы» является дисциплиной, в которой закладываются основы педагогической деятельности будущего выпускника магистратуры в системе высшего образования. Поэтому она играет важную роль в формировании универсальных и общепрофессиональных компетенций будущих преподавателей и носит междисциплинарный характер. Для изучения дисциплины необходимы компетенции, сформированные в результате изучения магистрами дисциплин профессиональной и профильной подготовки.</w:delText>
        </w:r>
      </w:del>
    </w:p>
    <w:p w14:paraId="5C2269E4" w14:textId="77777777" w:rsidR="00BE48BB" w:rsidRPr="001D411F" w:rsidRDefault="00BE48BB" w:rsidP="00BE48BB">
      <w:pPr>
        <w:tabs>
          <w:tab w:val="left" w:pos="868"/>
        </w:tabs>
        <w:ind w:firstLine="709"/>
        <w:rPr>
          <w:del w:id="229" w:author="1" w:date="2026-09-22T12:27:00Z" w16du:dateUtc="2026-09-22T16:27:00Z"/>
        </w:rPr>
      </w:pPr>
      <w:del w:id="230" w:author="1" w:date="2026-09-22T12:27:00Z" w16du:dateUtc="2026-09-22T16:27:00Z">
        <w:r w:rsidRPr="001D411F">
          <w:delText>Для освоения дисциплины «Педагогика и психология высшей школы» обучающиеся используют знания, умения, компетенции, сформированные в процессе изучения дисциплины «Философия», «Педагогика», «Психология.</w:delText>
        </w:r>
      </w:del>
    </w:p>
    <w:p w14:paraId="2F4536DB" w14:textId="77777777" w:rsidR="00DB5F25" w:rsidRPr="001D411F" w:rsidRDefault="00DB5F25" w:rsidP="003D230F">
      <w:pPr>
        <w:jc w:val="both"/>
        <w:rPr>
          <w:del w:id="231" w:author="1" w:date="2026-09-22T12:27:00Z" w16du:dateUtc="2026-09-22T16:27:00Z"/>
          <w:u w:val="single"/>
        </w:rPr>
      </w:pPr>
    </w:p>
    <w:p w14:paraId="0D564009" w14:textId="77777777" w:rsidR="00DA10A6" w:rsidRPr="001D411F" w:rsidRDefault="00DA10A6" w:rsidP="003A38C9">
      <w:pPr>
        <w:spacing w:line="360" w:lineRule="auto"/>
        <w:rPr>
          <w:del w:id="232" w:author="1" w:date="2026-09-22T12:27:00Z" w16du:dateUtc="2026-09-22T16:27:00Z"/>
          <w:b/>
          <w:bCs/>
          <w:u w:val="single"/>
        </w:rPr>
      </w:pPr>
      <w:del w:id="233" w:author="1" w:date="2026-09-22T12:27:00Z" w16du:dateUtc="2026-09-22T16:27:00Z">
        <w:r w:rsidRPr="001D411F">
          <w:rPr>
            <w:b/>
            <w:bCs/>
            <w:u w:val="single"/>
          </w:rPr>
          <w:delText xml:space="preserve">3. </w:delText>
        </w:r>
        <w:r w:rsidRPr="001D411F">
          <w:rPr>
            <w:b/>
            <w:bCs/>
            <w:caps/>
            <w:u w:val="single"/>
          </w:rPr>
          <w:delText>Объем дисциплины и виды учебной работы</w:delText>
        </w:r>
      </w:del>
    </w:p>
    <w:p w14:paraId="40E34FE4" w14:textId="77777777" w:rsidR="00B71438" w:rsidRPr="001D411F" w:rsidRDefault="00DA10A6" w:rsidP="00B71438">
      <w:pPr>
        <w:ind w:firstLine="709"/>
        <w:jc w:val="both"/>
        <w:rPr>
          <w:del w:id="234" w:author="1" w:date="2026-09-22T12:27:00Z" w16du:dateUtc="2026-09-22T16:27:00Z"/>
          <w:color w:val="000000"/>
        </w:rPr>
      </w:pPr>
      <w:del w:id="235" w:author="1" w:date="2026-09-22T12:27:00Z" w16du:dateUtc="2026-09-22T16:27:00Z">
        <w:r w:rsidRPr="001D411F">
          <w:delText xml:space="preserve">Общая трудоемкость освоения дисциплины составляет </w:delText>
        </w:r>
        <w:r w:rsidR="00CF5175" w:rsidRPr="001D411F">
          <w:delText>4</w:delText>
        </w:r>
        <w:r w:rsidR="00D239B4" w:rsidRPr="001D411F">
          <w:delText xml:space="preserve"> зачетных единиц</w:delText>
        </w:r>
        <w:r w:rsidR="003313B5" w:rsidRPr="001D411F">
          <w:delText>ы</w:delText>
        </w:r>
        <w:r w:rsidRPr="001D411F">
          <w:delText xml:space="preserve">, </w:delText>
        </w:r>
        <w:r w:rsidR="00CF5175" w:rsidRPr="001D411F">
          <w:delText>144</w:delText>
        </w:r>
        <w:r w:rsidRPr="001D411F">
          <w:delText xml:space="preserve"> академических часа</w:delText>
        </w:r>
        <w:r w:rsidR="006B5D8F" w:rsidRPr="001D411F">
          <w:delText xml:space="preserve"> </w:delText>
        </w:r>
        <w:r w:rsidR="00B71438" w:rsidRPr="001D411F">
          <w:rPr>
            <w:i/>
          </w:rPr>
          <w:delText>(1 зачетная единица соответствует 36 акад</w:delText>
        </w:r>
        <w:r w:rsidR="00B71438" w:rsidRPr="001D411F">
          <w:rPr>
            <w:i/>
            <w:color w:val="000000"/>
          </w:rPr>
          <w:delText>емическим часам).</w:delText>
        </w:r>
      </w:del>
    </w:p>
    <w:p w14:paraId="6B7CC7A0" w14:textId="77777777" w:rsidR="00DA10A6" w:rsidRPr="001D411F" w:rsidRDefault="00DA10A6" w:rsidP="00EC69C9">
      <w:pPr>
        <w:ind w:firstLine="720"/>
        <w:jc w:val="both"/>
        <w:rPr>
          <w:del w:id="236" w:author="1" w:date="2026-09-22T12:27:00Z" w16du:dateUtc="2026-09-22T16:27:00Z"/>
        </w:rPr>
      </w:pPr>
    </w:p>
    <w:p w14:paraId="2D03313F" w14:textId="77777777" w:rsidR="003145CE" w:rsidRPr="001D411F" w:rsidRDefault="00ED2E06" w:rsidP="003145CE">
      <w:pPr>
        <w:spacing w:line="360" w:lineRule="auto"/>
        <w:rPr>
          <w:del w:id="237" w:author="1" w:date="2026-09-22T12:27:00Z" w16du:dateUtc="2026-09-22T16:27:00Z"/>
          <w:color w:val="000000"/>
        </w:rPr>
      </w:pPr>
      <w:del w:id="238" w:author="1" w:date="2026-09-22T12:27:00Z" w16du:dateUtc="2026-09-22T16:27:00Z">
        <w:r w:rsidRPr="001D411F">
          <w:rPr>
            <w:color w:val="000000"/>
          </w:rPr>
          <w:delText>Зао</w:delText>
        </w:r>
        <w:r w:rsidR="003145CE" w:rsidRPr="001D411F">
          <w:rPr>
            <w:color w:val="000000"/>
          </w:rPr>
          <w:delText>чная форма обучения</w:delText>
        </w:r>
      </w:del>
    </w:p>
    <w:tbl>
      <w:tblPr>
        <w:tblW w:w="9397" w:type="dxa"/>
        <w:tblInd w:w="86" w:type="dxa"/>
        <w:tblBorders>
          <w:top w:val="single" w:sz="12" w:space="0" w:color="00000A"/>
          <w:left w:val="single" w:sz="12" w:space="0" w:color="00000A"/>
          <w:bottom w:val="single" w:sz="12" w:space="0" w:color="00000A"/>
          <w:right w:val="single" w:sz="12" w:space="0" w:color="00000A"/>
          <w:insideH w:val="single" w:sz="6" w:space="0" w:color="00000A"/>
          <w:insideV w:val="single" w:sz="6" w:space="0" w:color="00000A"/>
        </w:tblBorders>
        <w:tblLayout w:type="fixed"/>
        <w:tblCellMar>
          <w:left w:w="122" w:type="dxa"/>
        </w:tblCellMar>
        <w:tblLook w:val="0000" w:firstRow="0" w:lastRow="0" w:firstColumn="0" w:lastColumn="0" w:noHBand="0" w:noVBand="0"/>
      </w:tblPr>
      <w:tblGrid>
        <w:gridCol w:w="6540"/>
        <w:gridCol w:w="1297"/>
        <w:gridCol w:w="1560"/>
      </w:tblGrid>
      <w:tr w:rsidR="002B75C0" w:rsidRPr="001D411F" w14:paraId="5405A9CA" w14:textId="77777777" w:rsidTr="008A5162">
        <w:trPr>
          <w:trHeight w:val="257"/>
          <w:del w:id="239" w:author="1" w:date="2026-09-22T12:27:00Z" w16du:dateUtc="2026-09-22T16:27:00Z"/>
        </w:trPr>
        <w:tc>
          <w:tcPr>
            <w:tcW w:w="6540" w:type="dxa"/>
          </w:tcPr>
          <w:p w14:paraId="6E851BEB" w14:textId="77777777" w:rsidR="002B75C0" w:rsidRPr="001D411F" w:rsidRDefault="002B75C0" w:rsidP="008A5162">
            <w:pPr>
              <w:pStyle w:val="a0"/>
              <w:jc w:val="center"/>
              <w:rPr>
                <w:del w:id="240" w:author="1" w:date="2026-09-22T12:27:00Z" w16du:dateUtc="2026-09-22T16:27:00Z"/>
                <w:i/>
                <w:iCs/>
              </w:rPr>
            </w:pPr>
            <w:bookmarkStart w:id="241" w:name="_Hlk98686718"/>
            <w:del w:id="242" w:author="1" w:date="2026-09-22T12:27:00Z" w16du:dateUtc="2026-09-22T16:27:00Z">
              <w:r w:rsidRPr="001D411F">
                <w:delText>Вид учебной работы</w:delText>
              </w:r>
            </w:del>
          </w:p>
        </w:tc>
        <w:tc>
          <w:tcPr>
            <w:tcW w:w="2857" w:type="dxa"/>
            <w:gridSpan w:val="2"/>
          </w:tcPr>
          <w:p w14:paraId="038D0501" w14:textId="77777777" w:rsidR="002B75C0" w:rsidRPr="001D411F" w:rsidRDefault="002B75C0" w:rsidP="008A5162">
            <w:pPr>
              <w:pStyle w:val="a0"/>
              <w:jc w:val="center"/>
              <w:rPr>
                <w:del w:id="243" w:author="1" w:date="2026-09-22T12:27:00Z" w16du:dateUtc="2026-09-22T16:27:00Z"/>
              </w:rPr>
            </w:pPr>
            <w:del w:id="244" w:author="1" w:date="2026-09-22T12:27:00Z" w16du:dateUtc="2026-09-22T16:27:00Z">
              <w:r w:rsidRPr="001D411F">
                <w:delText>Трудоемкость в акад.час</w:delText>
              </w:r>
            </w:del>
          </w:p>
        </w:tc>
      </w:tr>
      <w:tr w:rsidR="002B75C0" w:rsidRPr="001D411F" w14:paraId="124861EF" w14:textId="77777777" w:rsidTr="008A5162">
        <w:trPr>
          <w:trHeight w:val="257"/>
          <w:del w:id="245" w:author="1" w:date="2026-09-22T12:27:00Z" w16du:dateUtc="2026-09-22T16:27:00Z"/>
        </w:trPr>
        <w:tc>
          <w:tcPr>
            <w:tcW w:w="6540" w:type="dxa"/>
          </w:tcPr>
          <w:p w14:paraId="784F8D96" w14:textId="77777777" w:rsidR="002B75C0" w:rsidRPr="001D411F" w:rsidRDefault="002B75C0" w:rsidP="008A5162">
            <w:pPr>
              <w:pStyle w:val="a0"/>
              <w:jc w:val="center"/>
              <w:rPr>
                <w:del w:id="246" w:author="1" w:date="2026-09-22T12:27:00Z" w16du:dateUtc="2026-09-22T16:27:00Z"/>
              </w:rPr>
            </w:pPr>
          </w:p>
        </w:tc>
        <w:tc>
          <w:tcPr>
            <w:tcW w:w="1297" w:type="dxa"/>
            <w:tcBorders>
              <w:right w:val="single" w:sz="4" w:space="0" w:color="auto"/>
            </w:tcBorders>
          </w:tcPr>
          <w:p w14:paraId="1EF7A037" w14:textId="77777777" w:rsidR="002B75C0" w:rsidRPr="001D411F" w:rsidRDefault="002B75C0" w:rsidP="008A5162">
            <w:pPr>
              <w:pStyle w:val="a0"/>
              <w:jc w:val="center"/>
              <w:rPr>
                <w:del w:id="247" w:author="1" w:date="2026-09-22T12:27:00Z" w16du:dateUtc="2026-09-22T16:27:00Z"/>
              </w:rPr>
            </w:pPr>
          </w:p>
        </w:tc>
        <w:tc>
          <w:tcPr>
            <w:tcW w:w="1560" w:type="dxa"/>
            <w:tcBorders>
              <w:left w:val="single" w:sz="4" w:space="0" w:color="auto"/>
            </w:tcBorders>
          </w:tcPr>
          <w:p w14:paraId="1CCA270A" w14:textId="77777777" w:rsidR="002B75C0" w:rsidRPr="001D411F" w:rsidRDefault="002B75C0" w:rsidP="008A5162">
            <w:pPr>
              <w:pStyle w:val="a0"/>
              <w:ind w:hanging="3"/>
              <w:jc w:val="center"/>
              <w:rPr>
                <w:del w:id="248" w:author="1" w:date="2026-09-22T12:27:00Z" w16du:dateUtc="2026-09-22T16:27:00Z"/>
                <w:sz w:val="20"/>
                <w:szCs w:val="20"/>
              </w:rPr>
            </w:pPr>
            <w:del w:id="249" w:author="1" w:date="2026-09-22T12:27:00Z" w16du:dateUtc="2026-09-22T16:27:00Z">
              <w:r w:rsidRPr="001D411F">
                <w:rPr>
                  <w:sz w:val="20"/>
                  <w:szCs w:val="20"/>
                </w:rPr>
                <w:delText>Практическая подготовка</w:delText>
              </w:r>
            </w:del>
          </w:p>
        </w:tc>
      </w:tr>
      <w:tr w:rsidR="002B75C0" w:rsidRPr="001D411F" w14:paraId="4464EC7D" w14:textId="77777777" w:rsidTr="008A5162">
        <w:trPr>
          <w:trHeight w:val="262"/>
          <w:del w:id="250" w:author="1" w:date="2026-09-22T12:27:00Z" w16du:dateUtc="2026-09-22T16:27:00Z"/>
        </w:trPr>
        <w:tc>
          <w:tcPr>
            <w:tcW w:w="6540" w:type="dxa"/>
            <w:shd w:val="clear" w:color="auto" w:fill="E0E0E0"/>
          </w:tcPr>
          <w:p w14:paraId="7DE1C33F" w14:textId="77777777" w:rsidR="002B75C0" w:rsidRPr="001D411F" w:rsidRDefault="002B75C0" w:rsidP="008A5162">
            <w:pPr>
              <w:rPr>
                <w:del w:id="251" w:author="1" w:date="2026-09-22T12:27:00Z" w16du:dateUtc="2026-09-22T16:27:00Z"/>
              </w:rPr>
            </w:pPr>
            <w:del w:id="252" w:author="1" w:date="2026-09-22T12:27:00Z" w16du:dateUtc="2026-09-22T16:27:00Z">
              <w:r w:rsidRPr="001D411F">
                <w:rPr>
                  <w:b/>
                </w:rPr>
                <w:delText>Контактная работа (аудиторные занятия) (всего):</w:delText>
              </w:r>
            </w:del>
          </w:p>
        </w:tc>
        <w:tc>
          <w:tcPr>
            <w:tcW w:w="2857" w:type="dxa"/>
            <w:gridSpan w:val="2"/>
            <w:shd w:val="clear" w:color="auto" w:fill="E0E0E0"/>
          </w:tcPr>
          <w:p w14:paraId="590C3548" w14:textId="77777777" w:rsidR="002B75C0" w:rsidRPr="001D411F" w:rsidRDefault="002B75C0" w:rsidP="008A5162">
            <w:pPr>
              <w:jc w:val="center"/>
              <w:rPr>
                <w:del w:id="253" w:author="1" w:date="2026-09-22T12:27:00Z" w16du:dateUtc="2026-09-22T16:27:00Z"/>
              </w:rPr>
            </w:pPr>
            <w:del w:id="254" w:author="1" w:date="2026-09-22T12:27:00Z" w16du:dateUtc="2026-09-22T16:27:00Z">
              <w:r w:rsidRPr="001D411F">
                <w:delText>24</w:delText>
              </w:r>
            </w:del>
          </w:p>
        </w:tc>
      </w:tr>
      <w:tr w:rsidR="002B75C0" w:rsidRPr="001D411F" w14:paraId="7B0940EE" w14:textId="77777777" w:rsidTr="008A5162">
        <w:trPr>
          <w:del w:id="255" w:author="1" w:date="2026-09-22T12:27:00Z" w16du:dateUtc="2026-09-22T16:27:00Z"/>
        </w:trPr>
        <w:tc>
          <w:tcPr>
            <w:tcW w:w="6540" w:type="dxa"/>
          </w:tcPr>
          <w:p w14:paraId="6ED14F60" w14:textId="77777777" w:rsidR="002B75C0" w:rsidRPr="001D411F" w:rsidRDefault="002B75C0" w:rsidP="008A5162">
            <w:pPr>
              <w:pStyle w:val="a0"/>
              <w:rPr>
                <w:del w:id="256" w:author="1" w:date="2026-09-22T12:27:00Z" w16du:dateUtc="2026-09-22T16:27:00Z"/>
              </w:rPr>
            </w:pPr>
            <w:del w:id="257" w:author="1" w:date="2026-09-22T12:27:00Z" w16du:dateUtc="2026-09-22T16:27:00Z">
              <w:r w:rsidRPr="001D411F">
                <w:delText>в том числе:</w:delText>
              </w:r>
            </w:del>
          </w:p>
        </w:tc>
        <w:tc>
          <w:tcPr>
            <w:tcW w:w="2857" w:type="dxa"/>
            <w:gridSpan w:val="2"/>
          </w:tcPr>
          <w:p w14:paraId="6EDEF927" w14:textId="77777777" w:rsidR="002B75C0" w:rsidRPr="001D411F" w:rsidRDefault="002B75C0" w:rsidP="008A5162">
            <w:pPr>
              <w:pStyle w:val="a0"/>
              <w:snapToGrid w:val="0"/>
              <w:jc w:val="center"/>
              <w:rPr>
                <w:del w:id="258" w:author="1" w:date="2026-09-22T12:27:00Z" w16du:dateUtc="2026-09-22T16:27:00Z"/>
              </w:rPr>
            </w:pPr>
          </w:p>
        </w:tc>
      </w:tr>
      <w:tr w:rsidR="002B75C0" w:rsidRPr="001D411F" w14:paraId="39B4C519" w14:textId="77777777" w:rsidTr="008A5162">
        <w:trPr>
          <w:del w:id="259" w:author="1" w:date="2026-09-22T12:27:00Z" w16du:dateUtc="2026-09-22T16:27:00Z"/>
        </w:trPr>
        <w:tc>
          <w:tcPr>
            <w:tcW w:w="6540" w:type="dxa"/>
          </w:tcPr>
          <w:p w14:paraId="2D0CDCBA" w14:textId="77777777" w:rsidR="002B75C0" w:rsidRPr="001D411F" w:rsidRDefault="002B75C0" w:rsidP="008A5162">
            <w:pPr>
              <w:pStyle w:val="a0"/>
              <w:rPr>
                <w:del w:id="260" w:author="1" w:date="2026-09-22T12:27:00Z" w16du:dateUtc="2026-09-22T16:27:00Z"/>
              </w:rPr>
            </w:pPr>
            <w:del w:id="261" w:author="1" w:date="2026-09-22T12:27:00Z" w16du:dateUtc="2026-09-22T16:27:00Z">
              <w:r w:rsidRPr="001D411F">
                <w:delText>Лекции</w:delText>
              </w:r>
            </w:del>
          </w:p>
        </w:tc>
        <w:tc>
          <w:tcPr>
            <w:tcW w:w="1297" w:type="dxa"/>
            <w:tcBorders>
              <w:right w:val="single" w:sz="4" w:space="0" w:color="auto"/>
            </w:tcBorders>
          </w:tcPr>
          <w:p w14:paraId="617CA58F" w14:textId="77777777" w:rsidR="002B75C0" w:rsidRPr="001D411F" w:rsidRDefault="002B75C0" w:rsidP="008A5162">
            <w:pPr>
              <w:jc w:val="center"/>
              <w:rPr>
                <w:del w:id="262" w:author="1" w:date="2026-09-22T12:27:00Z" w16du:dateUtc="2026-09-22T16:27:00Z"/>
              </w:rPr>
            </w:pPr>
            <w:del w:id="263" w:author="1" w:date="2026-09-22T12:27:00Z" w16du:dateUtc="2026-09-22T16:27:00Z">
              <w:r w:rsidRPr="001D411F">
                <w:delText>10</w:delText>
              </w:r>
            </w:del>
          </w:p>
        </w:tc>
        <w:tc>
          <w:tcPr>
            <w:tcW w:w="1560" w:type="dxa"/>
            <w:tcBorders>
              <w:left w:val="single" w:sz="4" w:space="0" w:color="auto"/>
            </w:tcBorders>
          </w:tcPr>
          <w:p w14:paraId="05E83E90" w14:textId="77777777" w:rsidR="002B75C0" w:rsidRPr="001D411F" w:rsidRDefault="002B75C0" w:rsidP="008A5162">
            <w:pPr>
              <w:jc w:val="center"/>
              <w:rPr>
                <w:del w:id="264" w:author="1" w:date="2026-09-22T12:27:00Z" w16du:dateUtc="2026-09-22T16:27:00Z"/>
              </w:rPr>
            </w:pPr>
            <w:del w:id="265" w:author="1" w:date="2026-09-22T12:27:00Z" w16du:dateUtc="2026-09-22T16:27:00Z">
              <w:r w:rsidRPr="001D411F">
                <w:delText>-</w:delText>
              </w:r>
            </w:del>
          </w:p>
        </w:tc>
      </w:tr>
      <w:tr w:rsidR="002B75C0" w:rsidRPr="001D411F" w14:paraId="091AFFD0" w14:textId="77777777" w:rsidTr="008A5162">
        <w:trPr>
          <w:del w:id="266" w:author="1" w:date="2026-09-22T12:27:00Z" w16du:dateUtc="2026-09-22T16:27:00Z"/>
        </w:trPr>
        <w:tc>
          <w:tcPr>
            <w:tcW w:w="6540" w:type="dxa"/>
          </w:tcPr>
          <w:p w14:paraId="66FA1F0E" w14:textId="77777777" w:rsidR="002B75C0" w:rsidRPr="001D411F" w:rsidRDefault="002B75C0" w:rsidP="008A5162">
            <w:pPr>
              <w:pStyle w:val="a0"/>
              <w:rPr>
                <w:del w:id="267" w:author="1" w:date="2026-09-22T12:27:00Z" w16du:dateUtc="2026-09-22T16:27:00Z"/>
              </w:rPr>
            </w:pPr>
            <w:del w:id="268" w:author="1" w:date="2026-09-22T12:27:00Z" w16du:dateUtc="2026-09-22T16:27:00Z">
              <w:r w:rsidRPr="001D411F">
                <w:delText>Лабораторные работы/ Практические занятия</w:delText>
              </w:r>
            </w:del>
          </w:p>
        </w:tc>
        <w:tc>
          <w:tcPr>
            <w:tcW w:w="1297" w:type="dxa"/>
            <w:tcBorders>
              <w:right w:val="single" w:sz="4" w:space="0" w:color="auto"/>
            </w:tcBorders>
          </w:tcPr>
          <w:p w14:paraId="24864729" w14:textId="77777777" w:rsidR="002B75C0" w:rsidRPr="001D411F" w:rsidRDefault="002B75C0" w:rsidP="008A5162">
            <w:pPr>
              <w:jc w:val="center"/>
              <w:rPr>
                <w:del w:id="269" w:author="1" w:date="2026-09-22T12:27:00Z" w16du:dateUtc="2026-09-22T16:27:00Z"/>
              </w:rPr>
            </w:pPr>
            <w:del w:id="270" w:author="1" w:date="2026-09-22T12:27:00Z" w16du:dateUtc="2026-09-22T16:27:00Z">
              <w:r w:rsidRPr="001D411F">
                <w:delText>-/14</w:delText>
              </w:r>
            </w:del>
          </w:p>
        </w:tc>
        <w:tc>
          <w:tcPr>
            <w:tcW w:w="1560" w:type="dxa"/>
            <w:tcBorders>
              <w:left w:val="single" w:sz="4" w:space="0" w:color="auto"/>
            </w:tcBorders>
          </w:tcPr>
          <w:p w14:paraId="4E64B906" w14:textId="77777777" w:rsidR="002B75C0" w:rsidRPr="001D411F" w:rsidRDefault="002B75C0" w:rsidP="008A5162">
            <w:pPr>
              <w:jc w:val="center"/>
              <w:rPr>
                <w:del w:id="271" w:author="1" w:date="2026-09-22T12:27:00Z" w16du:dateUtc="2026-09-22T16:27:00Z"/>
              </w:rPr>
            </w:pPr>
            <w:del w:id="272" w:author="1" w:date="2026-09-22T12:27:00Z" w16du:dateUtc="2026-09-22T16:27:00Z">
              <w:r w:rsidRPr="001D411F">
                <w:delText>-/</w:delText>
              </w:r>
              <w:r w:rsidR="00615EC2">
                <w:delText>-</w:delText>
              </w:r>
            </w:del>
          </w:p>
        </w:tc>
      </w:tr>
      <w:tr w:rsidR="002B75C0" w:rsidRPr="001D411F" w14:paraId="3D875FC9" w14:textId="77777777" w:rsidTr="008A5162">
        <w:trPr>
          <w:del w:id="273" w:author="1" w:date="2026-09-22T12:27:00Z" w16du:dateUtc="2026-09-22T16:27:00Z"/>
        </w:trPr>
        <w:tc>
          <w:tcPr>
            <w:tcW w:w="6540" w:type="dxa"/>
            <w:shd w:val="clear" w:color="auto" w:fill="E0E0E0"/>
          </w:tcPr>
          <w:p w14:paraId="6BD47FDD" w14:textId="77777777" w:rsidR="002B75C0" w:rsidRPr="001D411F" w:rsidRDefault="002B75C0" w:rsidP="008A5162">
            <w:pPr>
              <w:pStyle w:val="a0"/>
              <w:rPr>
                <w:del w:id="274" w:author="1" w:date="2026-09-22T12:27:00Z" w16du:dateUtc="2026-09-22T16:27:00Z"/>
              </w:rPr>
            </w:pPr>
            <w:del w:id="275" w:author="1" w:date="2026-09-22T12:27:00Z" w16du:dateUtc="2026-09-22T16:27:00Z">
              <w:r w:rsidRPr="001D411F">
                <w:rPr>
                  <w:b/>
                  <w:bCs/>
                </w:rPr>
                <w:delText>Самостоятельная работа (всего)</w:delText>
              </w:r>
            </w:del>
          </w:p>
        </w:tc>
        <w:tc>
          <w:tcPr>
            <w:tcW w:w="1297" w:type="dxa"/>
            <w:tcBorders>
              <w:right w:val="single" w:sz="4" w:space="0" w:color="auto"/>
            </w:tcBorders>
            <w:shd w:val="clear" w:color="auto" w:fill="E0E0E0"/>
          </w:tcPr>
          <w:p w14:paraId="523A2F0E" w14:textId="77777777" w:rsidR="002B75C0" w:rsidRPr="001D411F" w:rsidRDefault="002B75C0" w:rsidP="008A5162">
            <w:pPr>
              <w:jc w:val="center"/>
              <w:rPr>
                <w:del w:id="276" w:author="1" w:date="2026-09-22T12:27:00Z" w16du:dateUtc="2026-09-22T16:27:00Z"/>
              </w:rPr>
            </w:pPr>
            <w:del w:id="277" w:author="1" w:date="2026-09-22T12:27:00Z" w16du:dateUtc="2026-09-22T16:27:00Z">
              <w:r w:rsidRPr="001D411F">
                <w:delText>1</w:delText>
              </w:r>
              <w:r w:rsidR="00BE48BB" w:rsidRPr="001D411F">
                <w:delText>11</w:delText>
              </w:r>
            </w:del>
          </w:p>
        </w:tc>
        <w:tc>
          <w:tcPr>
            <w:tcW w:w="1560" w:type="dxa"/>
            <w:tcBorders>
              <w:left w:val="single" w:sz="4" w:space="0" w:color="auto"/>
            </w:tcBorders>
            <w:shd w:val="clear" w:color="auto" w:fill="E0E0E0"/>
          </w:tcPr>
          <w:p w14:paraId="1D2C09F9" w14:textId="77777777" w:rsidR="002B75C0" w:rsidRPr="001D411F" w:rsidRDefault="002B75C0" w:rsidP="008A5162">
            <w:pPr>
              <w:jc w:val="center"/>
              <w:rPr>
                <w:del w:id="278" w:author="1" w:date="2026-09-22T12:27:00Z" w16du:dateUtc="2026-09-22T16:27:00Z"/>
              </w:rPr>
            </w:pPr>
            <w:del w:id="279" w:author="1" w:date="2026-09-22T12:27:00Z" w16du:dateUtc="2026-09-22T16:27:00Z">
              <w:r w:rsidRPr="001D411F">
                <w:delText>-</w:delText>
              </w:r>
            </w:del>
          </w:p>
        </w:tc>
      </w:tr>
      <w:tr w:rsidR="002B75C0" w:rsidRPr="001D411F" w14:paraId="2D1F9A70" w14:textId="77777777" w:rsidTr="008A5162">
        <w:trPr>
          <w:del w:id="280" w:author="1" w:date="2026-09-22T12:27:00Z" w16du:dateUtc="2026-09-22T16:27:00Z"/>
        </w:trPr>
        <w:tc>
          <w:tcPr>
            <w:tcW w:w="6540" w:type="dxa"/>
            <w:shd w:val="clear" w:color="auto" w:fill="D9D9D9"/>
          </w:tcPr>
          <w:p w14:paraId="0D72830E" w14:textId="77777777" w:rsidR="002B75C0" w:rsidRPr="001D411F" w:rsidRDefault="002B75C0" w:rsidP="002B75C0">
            <w:pPr>
              <w:pStyle w:val="a0"/>
              <w:rPr>
                <w:del w:id="281" w:author="1" w:date="2026-09-22T12:27:00Z" w16du:dateUtc="2026-09-22T16:27:00Z"/>
              </w:rPr>
            </w:pPr>
            <w:del w:id="282" w:author="1" w:date="2026-09-22T12:27:00Z" w16du:dateUtc="2026-09-22T16:27:00Z">
              <w:r w:rsidRPr="001D411F">
                <w:rPr>
                  <w:b/>
                </w:rPr>
                <w:delText>Вид промежуточной аттестации (зачет):</w:delText>
              </w:r>
            </w:del>
          </w:p>
        </w:tc>
        <w:tc>
          <w:tcPr>
            <w:tcW w:w="1297" w:type="dxa"/>
            <w:tcBorders>
              <w:right w:val="single" w:sz="4" w:space="0" w:color="auto"/>
            </w:tcBorders>
            <w:shd w:val="clear" w:color="auto" w:fill="D9D9D9"/>
          </w:tcPr>
          <w:p w14:paraId="7D1A6C2D" w14:textId="77777777" w:rsidR="002B75C0" w:rsidRPr="001D411F" w:rsidRDefault="002B75C0" w:rsidP="002B75C0">
            <w:pPr>
              <w:pStyle w:val="a0"/>
              <w:jc w:val="center"/>
              <w:rPr>
                <w:del w:id="283" w:author="1" w:date="2026-09-22T12:27:00Z" w16du:dateUtc="2026-09-22T16:27:00Z"/>
              </w:rPr>
            </w:pPr>
            <w:del w:id="284" w:author="1" w:date="2026-09-22T12:27:00Z" w16du:dateUtc="2026-09-22T16:27:00Z">
              <w:r w:rsidRPr="001D411F">
                <w:delText>-</w:delText>
              </w:r>
            </w:del>
          </w:p>
        </w:tc>
        <w:tc>
          <w:tcPr>
            <w:tcW w:w="1560" w:type="dxa"/>
            <w:tcBorders>
              <w:left w:val="single" w:sz="4" w:space="0" w:color="auto"/>
            </w:tcBorders>
            <w:shd w:val="clear" w:color="auto" w:fill="D9D9D9"/>
          </w:tcPr>
          <w:p w14:paraId="79B4EE1C" w14:textId="77777777" w:rsidR="002B75C0" w:rsidRPr="001D411F" w:rsidRDefault="002B75C0" w:rsidP="002B75C0">
            <w:pPr>
              <w:pStyle w:val="a0"/>
              <w:jc w:val="center"/>
              <w:rPr>
                <w:del w:id="285" w:author="1" w:date="2026-09-22T12:27:00Z" w16du:dateUtc="2026-09-22T16:27:00Z"/>
              </w:rPr>
            </w:pPr>
            <w:del w:id="286" w:author="1" w:date="2026-09-22T12:27:00Z" w16du:dateUtc="2026-09-22T16:27:00Z">
              <w:r w:rsidRPr="001D411F">
                <w:delText>-</w:delText>
              </w:r>
            </w:del>
          </w:p>
        </w:tc>
      </w:tr>
      <w:tr w:rsidR="002B75C0" w:rsidRPr="001D411F" w14:paraId="225B3AA5" w14:textId="77777777" w:rsidTr="008A5162">
        <w:trPr>
          <w:del w:id="287" w:author="1" w:date="2026-09-22T12:27:00Z" w16du:dateUtc="2026-09-22T16:27:00Z"/>
        </w:trPr>
        <w:tc>
          <w:tcPr>
            <w:tcW w:w="6540" w:type="dxa"/>
          </w:tcPr>
          <w:p w14:paraId="307494AD" w14:textId="77777777" w:rsidR="002B75C0" w:rsidRPr="001D411F" w:rsidRDefault="002B75C0" w:rsidP="002B75C0">
            <w:pPr>
              <w:pStyle w:val="a0"/>
              <w:rPr>
                <w:del w:id="288" w:author="1" w:date="2026-09-22T12:27:00Z" w16du:dateUtc="2026-09-22T16:27:00Z"/>
              </w:rPr>
            </w:pPr>
            <w:del w:id="289" w:author="1" w:date="2026-09-22T12:27:00Z" w16du:dateUtc="2026-09-22T16:27:00Z">
              <w:r w:rsidRPr="001D411F">
                <w:delText>контактная работа</w:delText>
              </w:r>
            </w:del>
          </w:p>
        </w:tc>
        <w:tc>
          <w:tcPr>
            <w:tcW w:w="1297" w:type="dxa"/>
            <w:tcBorders>
              <w:right w:val="single" w:sz="4" w:space="0" w:color="auto"/>
            </w:tcBorders>
          </w:tcPr>
          <w:p w14:paraId="03789076" w14:textId="77777777" w:rsidR="002B75C0" w:rsidRPr="001D411F" w:rsidRDefault="002B75C0" w:rsidP="002B75C0">
            <w:pPr>
              <w:pStyle w:val="a0"/>
              <w:jc w:val="center"/>
              <w:rPr>
                <w:del w:id="290" w:author="1" w:date="2026-09-22T12:27:00Z" w16du:dateUtc="2026-09-22T16:27:00Z"/>
              </w:rPr>
            </w:pPr>
            <w:del w:id="291" w:author="1" w:date="2026-09-22T12:27:00Z" w16du:dateUtc="2026-09-22T16:27:00Z">
              <w:r w:rsidRPr="001D411F">
                <w:delText>-</w:delText>
              </w:r>
            </w:del>
          </w:p>
        </w:tc>
        <w:tc>
          <w:tcPr>
            <w:tcW w:w="1560" w:type="dxa"/>
            <w:tcBorders>
              <w:left w:val="single" w:sz="4" w:space="0" w:color="auto"/>
            </w:tcBorders>
          </w:tcPr>
          <w:p w14:paraId="434AA9A7" w14:textId="77777777" w:rsidR="002B75C0" w:rsidRPr="001D411F" w:rsidRDefault="002B75C0" w:rsidP="002B75C0">
            <w:pPr>
              <w:pStyle w:val="a0"/>
              <w:jc w:val="center"/>
              <w:rPr>
                <w:del w:id="292" w:author="1" w:date="2026-09-22T12:27:00Z" w16du:dateUtc="2026-09-22T16:27:00Z"/>
              </w:rPr>
            </w:pPr>
            <w:del w:id="293" w:author="1" w:date="2026-09-22T12:27:00Z" w16du:dateUtc="2026-09-22T16:27:00Z">
              <w:r w:rsidRPr="001D411F">
                <w:delText>-</w:delText>
              </w:r>
            </w:del>
          </w:p>
        </w:tc>
      </w:tr>
      <w:tr w:rsidR="002B75C0" w:rsidRPr="001D411F" w14:paraId="45F55F54" w14:textId="77777777" w:rsidTr="008A5162">
        <w:trPr>
          <w:del w:id="294" w:author="1" w:date="2026-09-22T12:27:00Z" w16du:dateUtc="2026-09-22T16:27:00Z"/>
        </w:trPr>
        <w:tc>
          <w:tcPr>
            <w:tcW w:w="6540" w:type="dxa"/>
          </w:tcPr>
          <w:p w14:paraId="20E590A7" w14:textId="77777777" w:rsidR="002B75C0" w:rsidRPr="001D411F" w:rsidRDefault="002B75C0" w:rsidP="002B75C0">
            <w:pPr>
              <w:pStyle w:val="a0"/>
              <w:rPr>
                <w:del w:id="295" w:author="1" w:date="2026-09-22T12:27:00Z" w16du:dateUtc="2026-09-22T16:27:00Z"/>
              </w:rPr>
            </w:pPr>
            <w:del w:id="296" w:author="1" w:date="2026-09-22T12:27:00Z" w16du:dateUtc="2026-09-22T16:27:00Z">
              <w:r w:rsidRPr="001D411F">
                <w:delText>самостоятельная работа по подготовке к зачету</w:delText>
              </w:r>
            </w:del>
          </w:p>
        </w:tc>
        <w:tc>
          <w:tcPr>
            <w:tcW w:w="1297" w:type="dxa"/>
            <w:tcBorders>
              <w:right w:val="single" w:sz="4" w:space="0" w:color="auto"/>
            </w:tcBorders>
          </w:tcPr>
          <w:p w14:paraId="21EB1FCD" w14:textId="77777777" w:rsidR="002B75C0" w:rsidRPr="001D411F" w:rsidRDefault="002B75C0" w:rsidP="002B75C0">
            <w:pPr>
              <w:pStyle w:val="a0"/>
              <w:jc w:val="center"/>
              <w:rPr>
                <w:del w:id="297" w:author="1" w:date="2026-09-22T12:27:00Z" w16du:dateUtc="2026-09-22T16:27:00Z"/>
              </w:rPr>
            </w:pPr>
            <w:del w:id="298" w:author="1" w:date="2026-09-22T12:27:00Z" w16du:dateUtc="2026-09-22T16:27:00Z">
              <w:r w:rsidRPr="001D411F">
                <w:delText>-</w:delText>
              </w:r>
            </w:del>
          </w:p>
        </w:tc>
        <w:tc>
          <w:tcPr>
            <w:tcW w:w="1560" w:type="dxa"/>
            <w:tcBorders>
              <w:left w:val="single" w:sz="4" w:space="0" w:color="auto"/>
            </w:tcBorders>
          </w:tcPr>
          <w:p w14:paraId="542FB9BD" w14:textId="77777777" w:rsidR="002B75C0" w:rsidRPr="001D411F" w:rsidRDefault="002B75C0" w:rsidP="002B75C0">
            <w:pPr>
              <w:pStyle w:val="a0"/>
              <w:jc w:val="center"/>
              <w:rPr>
                <w:del w:id="299" w:author="1" w:date="2026-09-22T12:27:00Z" w16du:dateUtc="2026-09-22T16:27:00Z"/>
              </w:rPr>
            </w:pPr>
            <w:del w:id="300" w:author="1" w:date="2026-09-22T12:27:00Z" w16du:dateUtc="2026-09-22T16:27:00Z">
              <w:r w:rsidRPr="001D411F">
                <w:delText>-</w:delText>
              </w:r>
            </w:del>
          </w:p>
        </w:tc>
      </w:tr>
      <w:tr w:rsidR="002B75C0" w:rsidRPr="001D411F" w14:paraId="64FF0D38" w14:textId="77777777" w:rsidTr="008A5162">
        <w:trPr>
          <w:del w:id="301" w:author="1" w:date="2026-09-22T12:27:00Z" w16du:dateUtc="2026-09-22T16:27:00Z"/>
        </w:trPr>
        <w:tc>
          <w:tcPr>
            <w:tcW w:w="6540" w:type="dxa"/>
            <w:shd w:val="clear" w:color="auto" w:fill="DDDDDD"/>
          </w:tcPr>
          <w:p w14:paraId="7156E0EB" w14:textId="77777777" w:rsidR="002B75C0" w:rsidRPr="001D411F" w:rsidRDefault="002B75C0" w:rsidP="002B75C0">
            <w:pPr>
              <w:pStyle w:val="a0"/>
              <w:ind w:left="57"/>
              <w:rPr>
                <w:del w:id="302" w:author="1" w:date="2026-09-22T12:27:00Z" w16du:dateUtc="2026-09-22T16:27:00Z"/>
              </w:rPr>
            </w:pPr>
            <w:del w:id="303" w:author="1" w:date="2026-09-22T12:27:00Z" w16du:dateUtc="2026-09-22T16:27:00Z">
              <w:r w:rsidRPr="001D411F">
                <w:rPr>
                  <w:b/>
                </w:rPr>
                <w:delText>Вид промежуточной аттестации (экзамен):</w:delText>
              </w:r>
            </w:del>
          </w:p>
        </w:tc>
        <w:tc>
          <w:tcPr>
            <w:tcW w:w="2857" w:type="dxa"/>
            <w:gridSpan w:val="2"/>
            <w:shd w:val="clear" w:color="auto" w:fill="DDDDDD"/>
          </w:tcPr>
          <w:p w14:paraId="2CFF9B8C" w14:textId="77777777" w:rsidR="002B75C0" w:rsidRPr="001D411F" w:rsidRDefault="002B75C0" w:rsidP="002B75C0">
            <w:pPr>
              <w:pStyle w:val="a0"/>
              <w:spacing w:line="256" w:lineRule="auto"/>
              <w:jc w:val="center"/>
              <w:rPr>
                <w:del w:id="304" w:author="1" w:date="2026-09-22T12:27:00Z" w16du:dateUtc="2026-09-22T16:27:00Z"/>
                <w:bCs/>
                <w:lang w:eastAsia="en-US"/>
              </w:rPr>
            </w:pPr>
            <w:del w:id="305" w:author="1" w:date="2026-09-22T12:27:00Z" w16du:dateUtc="2026-09-22T16:27:00Z">
              <w:r w:rsidRPr="001D411F">
                <w:rPr>
                  <w:bCs/>
                  <w:lang w:eastAsia="en-US"/>
                </w:rPr>
                <w:delText>9</w:delText>
              </w:r>
            </w:del>
          </w:p>
        </w:tc>
      </w:tr>
      <w:tr w:rsidR="002B75C0" w:rsidRPr="001D411F" w14:paraId="1627C945" w14:textId="77777777" w:rsidTr="008A5162">
        <w:trPr>
          <w:del w:id="306" w:author="1" w:date="2026-09-22T12:27:00Z" w16du:dateUtc="2026-09-22T16:27:00Z"/>
        </w:trPr>
        <w:tc>
          <w:tcPr>
            <w:tcW w:w="6540" w:type="dxa"/>
          </w:tcPr>
          <w:p w14:paraId="27AB0280" w14:textId="77777777" w:rsidR="002B75C0" w:rsidRPr="001D411F" w:rsidRDefault="002B75C0" w:rsidP="002B75C0">
            <w:pPr>
              <w:pStyle w:val="a0"/>
              <w:ind w:left="57"/>
              <w:rPr>
                <w:del w:id="307" w:author="1" w:date="2026-09-22T12:27:00Z" w16du:dateUtc="2026-09-22T16:27:00Z"/>
              </w:rPr>
            </w:pPr>
            <w:del w:id="308" w:author="1" w:date="2026-09-22T12:27:00Z" w16du:dateUtc="2026-09-22T16:27:00Z">
              <w:r w:rsidRPr="001D411F">
                <w:delText>контактная работа</w:delText>
              </w:r>
            </w:del>
          </w:p>
        </w:tc>
        <w:tc>
          <w:tcPr>
            <w:tcW w:w="2857" w:type="dxa"/>
            <w:gridSpan w:val="2"/>
          </w:tcPr>
          <w:p w14:paraId="668BA437" w14:textId="77777777" w:rsidR="002B75C0" w:rsidRPr="001D411F" w:rsidRDefault="002B75C0" w:rsidP="002B75C0">
            <w:pPr>
              <w:pStyle w:val="a0"/>
              <w:spacing w:line="256" w:lineRule="auto"/>
              <w:jc w:val="center"/>
              <w:rPr>
                <w:del w:id="309" w:author="1" w:date="2026-09-22T12:27:00Z" w16du:dateUtc="2026-09-22T16:27:00Z"/>
                <w:bCs/>
                <w:lang w:eastAsia="en-US"/>
              </w:rPr>
            </w:pPr>
            <w:del w:id="310" w:author="1" w:date="2026-09-22T12:27:00Z" w16du:dateUtc="2026-09-22T16:27:00Z">
              <w:r w:rsidRPr="001D411F">
                <w:rPr>
                  <w:bCs/>
                  <w:lang w:eastAsia="en-US"/>
                </w:rPr>
                <w:delText>2,35</w:delText>
              </w:r>
            </w:del>
          </w:p>
        </w:tc>
      </w:tr>
      <w:tr w:rsidR="002B75C0" w:rsidRPr="001D411F" w14:paraId="496CC663" w14:textId="77777777" w:rsidTr="008A5162">
        <w:trPr>
          <w:del w:id="311" w:author="1" w:date="2026-09-22T12:27:00Z" w16du:dateUtc="2026-09-22T16:27:00Z"/>
        </w:trPr>
        <w:tc>
          <w:tcPr>
            <w:tcW w:w="6540" w:type="dxa"/>
          </w:tcPr>
          <w:p w14:paraId="0F611624" w14:textId="77777777" w:rsidR="002B75C0" w:rsidRPr="001D411F" w:rsidRDefault="002B75C0" w:rsidP="002B75C0">
            <w:pPr>
              <w:pStyle w:val="a0"/>
              <w:ind w:left="57"/>
              <w:rPr>
                <w:del w:id="312" w:author="1" w:date="2026-09-22T12:27:00Z" w16du:dateUtc="2026-09-22T16:27:00Z"/>
              </w:rPr>
            </w:pPr>
            <w:del w:id="313" w:author="1" w:date="2026-09-22T12:27:00Z" w16du:dateUtc="2026-09-22T16:27:00Z">
              <w:r w:rsidRPr="001D411F">
                <w:delText>самостоятельная работа по подготовке к экзамену</w:delText>
              </w:r>
            </w:del>
          </w:p>
        </w:tc>
        <w:tc>
          <w:tcPr>
            <w:tcW w:w="2857" w:type="dxa"/>
            <w:gridSpan w:val="2"/>
          </w:tcPr>
          <w:p w14:paraId="1A9B0DCA" w14:textId="77777777" w:rsidR="002B75C0" w:rsidRPr="001D411F" w:rsidRDefault="002B75C0" w:rsidP="002B75C0">
            <w:pPr>
              <w:pStyle w:val="a0"/>
              <w:spacing w:line="256" w:lineRule="auto"/>
              <w:jc w:val="center"/>
              <w:rPr>
                <w:del w:id="314" w:author="1" w:date="2026-09-22T12:27:00Z" w16du:dateUtc="2026-09-22T16:27:00Z"/>
                <w:bCs/>
                <w:lang w:eastAsia="en-US"/>
              </w:rPr>
            </w:pPr>
            <w:del w:id="315" w:author="1" w:date="2026-09-22T12:27:00Z" w16du:dateUtc="2026-09-22T16:27:00Z">
              <w:r w:rsidRPr="001D411F">
                <w:rPr>
                  <w:bCs/>
                  <w:lang w:eastAsia="en-US"/>
                </w:rPr>
                <w:delText>6,65</w:delText>
              </w:r>
            </w:del>
          </w:p>
        </w:tc>
      </w:tr>
      <w:tr w:rsidR="002B75C0" w:rsidRPr="001D411F" w14:paraId="20426C88" w14:textId="77777777" w:rsidTr="008A5162">
        <w:trPr>
          <w:trHeight w:val="306"/>
          <w:del w:id="316" w:author="1" w:date="2026-09-22T12:27:00Z" w16du:dateUtc="2026-09-22T16:27:00Z"/>
        </w:trPr>
        <w:tc>
          <w:tcPr>
            <w:tcW w:w="6540" w:type="dxa"/>
            <w:shd w:val="clear" w:color="auto" w:fill="E0E0E0"/>
          </w:tcPr>
          <w:p w14:paraId="6D03B328" w14:textId="77777777" w:rsidR="002B75C0" w:rsidRPr="001D411F" w:rsidRDefault="002B75C0" w:rsidP="002B75C0">
            <w:pPr>
              <w:pStyle w:val="a0"/>
              <w:rPr>
                <w:del w:id="317" w:author="1" w:date="2026-09-22T12:27:00Z" w16du:dateUtc="2026-09-22T16:27:00Z"/>
              </w:rPr>
            </w:pPr>
            <w:del w:id="318" w:author="1" w:date="2026-09-22T12:27:00Z" w16du:dateUtc="2026-09-22T16:27:00Z">
              <w:r w:rsidRPr="001D411F">
                <w:rPr>
                  <w:b/>
                </w:rPr>
                <w:delText>Общая трудоемкость дисциплины (в час. /з.е.)</w:delText>
              </w:r>
            </w:del>
          </w:p>
        </w:tc>
        <w:tc>
          <w:tcPr>
            <w:tcW w:w="2857" w:type="dxa"/>
            <w:gridSpan w:val="2"/>
            <w:shd w:val="clear" w:color="auto" w:fill="E0E0E0"/>
          </w:tcPr>
          <w:p w14:paraId="41FCF4A6" w14:textId="77777777" w:rsidR="002B75C0" w:rsidRPr="001D411F" w:rsidRDefault="002B75C0" w:rsidP="002B75C0">
            <w:pPr>
              <w:pStyle w:val="a0"/>
              <w:spacing w:line="256" w:lineRule="auto"/>
              <w:jc w:val="center"/>
              <w:rPr>
                <w:del w:id="319" w:author="1" w:date="2026-09-22T12:27:00Z" w16du:dateUtc="2026-09-22T16:27:00Z"/>
                <w:bCs/>
                <w:lang w:eastAsia="en-US"/>
              </w:rPr>
            </w:pPr>
            <w:del w:id="320" w:author="1" w:date="2026-09-22T12:27:00Z" w16du:dateUtc="2026-09-22T16:27:00Z">
              <w:r w:rsidRPr="001D411F">
                <w:rPr>
                  <w:bCs/>
                  <w:lang w:eastAsia="en-US"/>
                </w:rPr>
                <w:delText>144/4</w:delText>
              </w:r>
            </w:del>
          </w:p>
        </w:tc>
      </w:tr>
      <w:bookmarkEnd w:id="241"/>
    </w:tbl>
    <w:p w14:paraId="2F4A6A49" w14:textId="77777777" w:rsidR="002B75C0" w:rsidRPr="001D411F" w:rsidRDefault="002B75C0" w:rsidP="003145CE">
      <w:pPr>
        <w:spacing w:line="360" w:lineRule="auto"/>
        <w:rPr>
          <w:del w:id="321" w:author="1" w:date="2026-09-22T12:27:00Z" w16du:dateUtc="2026-09-22T16:27:00Z"/>
          <w:color w:val="000000"/>
        </w:rPr>
      </w:pPr>
    </w:p>
    <w:p w14:paraId="54DC33EE" w14:textId="77777777" w:rsidR="00DA10A6" w:rsidRPr="001D411F" w:rsidRDefault="00DA10A6" w:rsidP="00936094">
      <w:pPr>
        <w:spacing w:after="120"/>
        <w:rPr>
          <w:del w:id="322" w:author="1" w:date="2026-09-22T12:27:00Z" w16du:dateUtc="2026-09-22T16:27:00Z"/>
          <w:b/>
          <w:bCs/>
          <w:caps/>
        </w:rPr>
      </w:pPr>
      <w:del w:id="323" w:author="1" w:date="2026-09-22T12:27:00Z" w16du:dateUtc="2026-09-22T16:27:00Z">
        <w:r w:rsidRPr="001D411F">
          <w:rPr>
            <w:b/>
            <w:bCs/>
          </w:rPr>
          <w:delText xml:space="preserve">4. </w:delText>
        </w:r>
        <w:r w:rsidRPr="001D411F">
          <w:rPr>
            <w:b/>
            <w:bCs/>
            <w:caps/>
          </w:rPr>
          <w:delText>Содержание дисциплины</w:delText>
        </w:r>
      </w:del>
    </w:p>
    <w:p w14:paraId="1EC12142" w14:textId="77777777" w:rsidR="00D141E6" w:rsidRPr="001D411F" w:rsidRDefault="00D141E6" w:rsidP="00D141E6">
      <w:pPr>
        <w:ind w:firstLine="708"/>
        <w:jc w:val="both"/>
        <w:rPr>
          <w:del w:id="324" w:author="1" w:date="2026-09-22T12:27:00Z" w16du:dateUtc="2026-09-22T16:27:00Z"/>
        </w:rPr>
      </w:pPr>
      <w:del w:id="325" w:author="1" w:date="2026-09-22T12:27:00Z" w16du:dateUtc="2026-09-22T16:27:00Z">
        <w:r w:rsidRPr="001D411F">
          <w:delText>При проведении учебных занятий обеспечивается развитие у обучающихся навыков командной работы, межличностной коммуникации, принятия решений, лидерских качеств (включая при необходимости проведение интерактивных лекций, групповых дискуссий, ролевых игр, тренингов, анализ ситуаций и имитационных моделей, составленных на основе результатов научных исследований, проводимых организацией, в том числе с учетом региональных особенностей профессиональной деятельности выпускников и потребностей работодателей).</w:delText>
        </w:r>
      </w:del>
    </w:p>
    <w:p w14:paraId="722594C0" w14:textId="77777777" w:rsidR="00D141E6" w:rsidRPr="001D411F" w:rsidRDefault="00D141E6" w:rsidP="00D141E6">
      <w:pPr>
        <w:rPr>
          <w:del w:id="326" w:author="1" w:date="2026-09-22T12:27:00Z" w16du:dateUtc="2026-09-22T16:27:00Z"/>
          <w:b/>
          <w:bCs/>
        </w:rPr>
      </w:pPr>
    </w:p>
    <w:p w14:paraId="26C8774C" w14:textId="77777777" w:rsidR="002B75C0" w:rsidRPr="001D411F" w:rsidRDefault="002B75C0" w:rsidP="002B75C0">
      <w:pPr>
        <w:pStyle w:val="WW-"/>
        <w:tabs>
          <w:tab w:val="left" w:pos="3822"/>
        </w:tabs>
        <w:spacing w:line="240" w:lineRule="auto"/>
        <w:ind w:left="720" w:hanging="720"/>
        <w:rPr>
          <w:del w:id="327" w:author="1" w:date="2026-09-22T12:27:00Z" w16du:dateUtc="2026-09-22T16:27:00Z"/>
          <w:b/>
          <w:bCs/>
          <w:sz w:val="24"/>
          <w:szCs w:val="24"/>
        </w:rPr>
      </w:pPr>
      <w:bookmarkStart w:id="328" w:name="_Hlk98702274"/>
      <w:bookmarkStart w:id="329" w:name="_Hlk98683790"/>
      <w:bookmarkStart w:id="330" w:name="_Hlk98688469"/>
      <w:bookmarkStart w:id="331" w:name="_Hlk98717686"/>
      <w:bookmarkStart w:id="332" w:name="_Hlk98721408"/>
      <w:bookmarkStart w:id="333" w:name="_Hlk98701459"/>
      <w:del w:id="334" w:author="1" w:date="2026-09-22T12:27:00Z" w16du:dateUtc="2026-09-22T16:27:00Z">
        <w:r w:rsidRPr="001D411F">
          <w:rPr>
            <w:b/>
            <w:bCs/>
            <w:color w:val="000000"/>
            <w:sz w:val="24"/>
            <w:szCs w:val="24"/>
          </w:rPr>
          <w:delText xml:space="preserve">4.1 </w:delText>
        </w:r>
        <w:r w:rsidRPr="001D411F">
          <w:rPr>
            <w:b/>
            <w:bCs/>
            <w:sz w:val="24"/>
            <w:szCs w:val="24"/>
          </w:rPr>
          <w:delText>Блоки (разделы) дисциплины.</w:delText>
        </w:r>
      </w:del>
    </w:p>
    <w:p w14:paraId="73956783" w14:textId="77777777" w:rsidR="002B75C0" w:rsidRPr="001D411F" w:rsidRDefault="002B75C0" w:rsidP="002B75C0">
      <w:pPr>
        <w:pStyle w:val="WW-"/>
        <w:tabs>
          <w:tab w:val="left" w:pos="3822"/>
        </w:tabs>
        <w:spacing w:line="240" w:lineRule="auto"/>
        <w:ind w:left="720" w:hanging="720"/>
        <w:rPr>
          <w:del w:id="335" w:author="1" w:date="2026-09-22T12:27:00Z" w16du:dateUtc="2026-09-22T16:27:00Z"/>
          <w:b/>
          <w:bCs/>
          <w:sz w:val="24"/>
          <w:szCs w:val="24"/>
        </w:rPr>
      </w:pPr>
    </w:p>
    <w:tbl>
      <w:tblPr>
        <w:tblStyle w:val="TableGrid"/>
        <w:tblW w:w="9214" w:type="dxa"/>
        <w:tblInd w:w="-5" w:type="dxa"/>
        <w:tblLook w:val="04A0" w:firstRow="1" w:lastRow="0" w:firstColumn="1" w:lastColumn="0" w:noHBand="0" w:noVBand="1"/>
      </w:tblPr>
      <w:tblGrid>
        <w:gridCol w:w="693"/>
        <w:gridCol w:w="8521"/>
      </w:tblGrid>
      <w:tr w:rsidR="002B75C0" w:rsidRPr="001D411F" w14:paraId="1F9CA006" w14:textId="77777777" w:rsidTr="008A5162">
        <w:trPr>
          <w:del w:id="336" w:author="1" w:date="2026-09-22T12:27:00Z" w16du:dateUtc="2026-09-22T16:27:00Z"/>
        </w:trPr>
        <w:tc>
          <w:tcPr>
            <w:tcW w:w="693" w:type="dxa"/>
          </w:tcPr>
          <w:p w14:paraId="45B102AD" w14:textId="77777777" w:rsidR="002B75C0" w:rsidRPr="001D411F" w:rsidRDefault="002B75C0" w:rsidP="008A5162">
            <w:pPr>
              <w:pStyle w:val="WW-"/>
              <w:tabs>
                <w:tab w:val="left" w:pos="3822"/>
              </w:tabs>
              <w:spacing w:line="240" w:lineRule="auto"/>
              <w:ind w:left="0" w:firstLine="0"/>
              <w:jc w:val="center"/>
              <w:rPr>
                <w:del w:id="337" w:author="1" w:date="2026-09-22T12:27:00Z" w16du:dateUtc="2026-09-22T16:27:00Z"/>
                <w:bCs/>
                <w:sz w:val="24"/>
                <w:szCs w:val="24"/>
              </w:rPr>
            </w:pPr>
            <w:del w:id="338" w:author="1" w:date="2026-09-22T12:27:00Z" w16du:dateUtc="2026-09-22T16:27:00Z">
              <w:r w:rsidRPr="001D411F">
                <w:rPr>
                  <w:bCs/>
                  <w:sz w:val="24"/>
                  <w:szCs w:val="24"/>
                </w:rPr>
                <w:delText>№</w:delText>
              </w:r>
            </w:del>
          </w:p>
        </w:tc>
        <w:tc>
          <w:tcPr>
            <w:tcW w:w="8521" w:type="dxa"/>
          </w:tcPr>
          <w:p w14:paraId="32C08AE1" w14:textId="77777777" w:rsidR="002B75C0" w:rsidRPr="001D411F" w:rsidRDefault="002B75C0" w:rsidP="008A5162">
            <w:pPr>
              <w:pStyle w:val="WW-"/>
              <w:tabs>
                <w:tab w:val="left" w:pos="3822"/>
              </w:tabs>
              <w:spacing w:line="240" w:lineRule="auto"/>
              <w:ind w:left="0" w:firstLine="0"/>
              <w:rPr>
                <w:del w:id="339" w:author="1" w:date="2026-09-22T12:27:00Z" w16du:dateUtc="2026-09-22T16:27:00Z"/>
                <w:bCs/>
                <w:sz w:val="24"/>
                <w:szCs w:val="24"/>
              </w:rPr>
            </w:pPr>
            <w:del w:id="340" w:author="1" w:date="2026-09-22T12:27:00Z" w16du:dateUtc="2026-09-22T16:27:00Z">
              <w:r w:rsidRPr="001D411F">
                <w:rPr>
                  <w:bCs/>
                  <w:sz w:val="24"/>
                  <w:szCs w:val="24"/>
                </w:rPr>
                <w:delText>Наименование блока (раздела) дисциплины</w:delText>
              </w:r>
            </w:del>
          </w:p>
        </w:tc>
      </w:tr>
      <w:tr w:rsidR="00BE48BB" w:rsidRPr="001D411F" w14:paraId="76B69891" w14:textId="77777777" w:rsidTr="00E17864">
        <w:trPr>
          <w:del w:id="341" w:author="1" w:date="2026-09-22T12:27:00Z" w16du:dateUtc="2026-09-22T16:27:00Z"/>
        </w:trPr>
        <w:tc>
          <w:tcPr>
            <w:tcW w:w="693" w:type="dxa"/>
          </w:tcPr>
          <w:p w14:paraId="56B3C831" w14:textId="77777777" w:rsidR="00BE48BB" w:rsidRPr="001D411F" w:rsidRDefault="00BE48BB" w:rsidP="00BE48BB">
            <w:pPr>
              <w:pStyle w:val="WW-"/>
              <w:tabs>
                <w:tab w:val="left" w:pos="3822"/>
              </w:tabs>
              <w:spacing w:line="240" w:lineRule="auto"/>
              <w:ind w:left="0" w:firstLine="0"/>
              <w:jc w:val="center"/>
              <w:rPr>
                <w:del w:id="342" w:author="1" w:date="2026-09-22T12:27:00Z" w16du:dateUtc="2026-09-22T16:27:00Z"/>
                <w:bCs/>
                <w:sz w:val="24"/>
                <w:szCs w:val="24"/>
              </w:rPr>
            </w:pPr>
            <w:del w:id="343" w:author="1" w:date="2026-09-22T12:27:00Z" w16du:dateUtc="2026-09-22T16:27:00Z">
              <w:r w:rsidRPr="001D411F">
                <w:rPr>
                  <w:bCs/>
                  <w:sz w:val="24"/>
                  <w:szCs w:val="24"/>
                </w:rPr>
                <w:delText>1</w:delText>
              </w:r>
            </w:del>
          </w:p>
        </w:tc>
        <w:tc>
          <w:tcPr>
            <w:tcW w:w="8521" w:type="dxa"/>
            <w:vAlign w:val="center"/>
          </w:tcPr>
          <w:p w14:paraId="4A13DA9D" w14:textId="77777777" w:rsidR="00BE48BB" w:rsidRPr="001D411F" w:rsidRDefault="00BE48BB" w:rsidP="00BE48BB">
            <w:pPr>
              <w:pStyle w:val="WW-"/>
              <w:tabs>
                <w:tab w:val="left" w:pos="3822"/>
              </w:tabs>
              <w:spacing w:line="276" w:lineRule="auto"/>
              <w:ind w:left="0" w:firstLine="0"/>
              <w:rPr>
                <w:del w:id="344" w:author="1" w:date="2026-09-22T12:27:00Z" w16du:dateUtc="2026-09-22T16:27:00Z"/>
                <w:bCs/>
                <w:sz w:val="24"/>
                <w:szCs w:val="24"/>
              </w:rPr>
            </w:pPr>
            <w:del w:id="345" w:author="1" w:date="2026-09-22T12:27:00Z" w16du:dateUtc="2026-09-22T16:27:00Z">
              <w:r w:rsidRPr="001D411F">
                <w:rPr>
                  <w:sz w:val="24"/>
                  <w:szCs w:val="24"/>
                </w:rPr>
                <w:delText>Раздел 1. Педагогика высшей школы</w:delText>
              </w:r>
            </w:del>
          </w:p>
        </w:tc>
      </w:tr>
      <w:tr w:rsidR="00BE48BB" w:rsidRPr="001D411F" w14:paraId="53C4E962" w14:textId="77777777" w:rsidTr="00E17864">
        <w:trPr>
          <w:del w:id="346" w:author="1" w:date="2026-09-22T12:27:00Z" w16du:dateUtc="2026-09-22T16:27:00Z"/>
        </w:trPr>
        <w:tc>
          <w:tcPr>
            <w:tcW w:w="693" w:type="dxa"/>
          </w:tcPr>
          <w:p w14:paraId="5607E338" w14:textId="77777777" w:rsidR="00BE48BB" w:rsidRPr="001D411F" w:rsidRDefault="00BE48BB" w:rsidP="00BE48BB">
            <w:pPr>
              <w:pStyle w:val="WW-"/>
              <w:tabs>
                <w:tab w:val="left" w:pos="3822"/>
              </w:tabs>
              <w:spacing w:line="240" w:lineRule="auto"/>
              <w:ind w:left="0" w:firstLine="0"/>
              <w:jc w:val="center"/>
              <w:rPr>
                <w:del w:id="347" w:author="1" w:date="2026-09-22T12:27:00Z" w16du:dateUtc="2026-09-22T16:27:00Z"/>
                <w:bCs/>
                <w:sz w:val="24"/>
                <w:szCs w:val="24"/>
              </w:rPr>
            </w:pPr>
            <w:del w:id="348" w:author="1" w:date="2026-09-22T12:27:00Z" w16du:dateUtc="2026-09-22T16:27:00Z">
              <w:r w:rsidRPr="001D411F">
                <w:rPr>
                  <w:bCs/>
                  <w:sz w:val="24"/>
                  <w:szCs w:val="24"/>
                </w:rPr>
                <w:delText>2</w:delText>
              </w:r>
            </w:del>
          </w:p>
        </w:tc>
        <w:tc>
          <w:tcPr>
            <w:tcW w:w="8521" w:type="dxa"/>
            <w:vAlign w:val="center"/>
          </w:tcPr>
          <w:p w14:paraId="07A4AE71" w14:textId="77777777" w:rsidR="00BE48BB" w:rsidRPr="001D411F" w:rsidRDefault="00BE48BB" w:rsidP="00BE48BB">
            <w:pPr>
              <w:pStyle w:val="WW-"/>
              <w:tabs>
                <w:tab w:val="left" w:pos="3822"/>
              </w:tabs>
              <w:spacing w:line="276" w:lineRule="auto"/>
              <w:ind w:left="0" w:firstLine="0"/>
              <w:rPr>
                <w:del w:id="349" w:author="1" w:date="2026-09-22T12:27:00Z" w16du:dateUtc="2026-09-22T16:27:00Z"/>
                <w:bCs/>
                <w:sz w:val="24"/>
                <w:szCs w:val="24"/>
              </w:rPr>
            </w:pPr>
            <w:del w:id="350" w:author="1" w:date="2026-09-22T12:27:00Z" w16du:dateUtc="2026-09-22T16:27:00Z">
              <w:r w:rsidRPr="001D411F">
                <w:rPr>
                  <w:sz w:val="24"/>
                  <w:szCs w:val="24"/>
                </w:rPr>
                <w:delText>Раздел 2. Психология высшей школы</w:delText>
              </w:r>
            </w:del>
          </w:p>
        </w:tc>
      </w:tr>
      <w:bookmarkEnd w:id="328"/>
    </w:tbl>
    <w:p w14:paraId="443A479E" w14:textId="77777777" w:rsidR="002B75C0" w:rsidRPr="001D411F" w:rsidRDefault="002B75C0" w:rsidP="002B75C0">
      <w:pPr>
        <w:pStyle w:val="WW-"/>
        <w:tabs>
          <w:tab w:val="left" w:pos="3822"/>
        </w:tabs>
        <w:spacing w:line="240" w:lineRule="auto"/>
        <w:ind w:left="0" w:firstLine="0"/>
        <w:rPr>
          <w:del w:id="351" w:author="1" w:date="2026-09-22T12:27:00Z" w16du:dateUtc="2026-09-22T16:27:00Z"/>
          <w:b/>
          <w:bCs/>
          <w:color w:val="000000"/>
          <w:sz w:val="24"/>
          <w:szCs w:val="24"/>
        </w:rPr>
      </w:pPr>
    </w:p>
    <w:p w14:paraId="0ADA4B46" w14:textId="77777777" w:rsidR="002B75C0" w:rsidRPr="001D411F" w:rsidRDefault="002B75C0" w:rsidP="002B75C0">
      <w:pPr>
        <w:rPr>
          <w:del w:id="352" w:author="1" w:date="2026-09-22T12:27:00Z" w16du:dateUtc="2026-09-22T16:27:00Z"/>
        </w:rPr>
      </w:pPr>
      <w:bookmarkStart w:id="353" w:name="_Hlk98687745"/>
      <w:bookmarkStart w:id="354" w:name="_Hlk98702400"/>
      <w:bookmarkStart w:id="355" w:name="_Hlk98715371"/>
      <w:bookmarkStart w:id="356" w:name="_Hlk98715873"/>
      <w:bookmarkStart w:id="357" w:name="_Hlk98716743"/>
      <w:bookmarkStart w:id="358" w:name="_Hlk98713506"/>
      <w:bookmarkEnd w:id="329"/>
      <w:del w:id="359" w:author="1" w:date="2026-09-22T12:27:00Z" w16du:dateUtc="2026-09-22T16:27:00Z">
        <w:r w:rsidRPr="001D411F">
          <w:rPr>
            <w:b/>
            <w:color w:val="000000"/>
          </w:rPr>
          <w:delText>4.2. Примерная тематика курсовых работ (проектов):</w:delText>
        </w:r>
      </w:del>
    </w:p>
    <w:p w14:paraId="73866BDB" w14:textId="77777777" w:rsidR="002B75C0" w:rsidRPr="001D411F" w:rsidRDefault="002B75C0" w:rsidP="002B75C0">
      <w:pPr>
        <w:rPr>
          <w:del w:id="360" w:author="1" w:date="2026-09-22T12:27:00Z" w16du:dateUtc="2026-09-22T16:27:00Z"/>
        </w:rPr>
      </w:pPr>
      <w:del w:id="361" w:author="1" w:date="2026-09-22T12:27:00Z" w16du:dateUtc="2026-09-22T16:27:00Z">
        <w:r w:rsidRPr="001D411F">
          <w:delText>Курсовая работа по дисциплине не предусмотрена учебным планом.</w:delText>
        </w:r>
      </w:del>
    </w:p>
    <w:bookmarkEnd w:id="330"/>
    <w:bookmarkEnd w:id="353"/>
    <w:p w14:paraId="06E4AFF1" w14:textId="77777777" w:rsidR="002B75C0" w:rsidRPr="001D411F" w:rsidRDefault="002B75C0" w:rsidP="002B75C0">
      <w:pPr>
        <w:rPr>
          <w:del w:id="362" w:author="1" w:date="2026-09-22T12:27:00Z" w16du:dateUtc="2026-09-22T16:27:00Z"/>
          <w:color w:val="000000"/>
        </w:rPr>
      </w:pPr>
    </w:p>
    <w:p w14:paraId="0E3E5BF0" w14:textId="77777777" w:rsidR="002B75C0" w:rsidRPr="001D411F" w:rsidRDefault="002B75C0" w:rsidP="002B75C0">
      <w:pPr>
        <w:rPr>
          <w:del w:id="363" w:author="1" w:date="2026-09-22T12:27:00Z" w16du:dateUtc="2026-09-22T16:27:00Z"/>
          <w:b/>
        </w:rPr>
      </w:pPr>
      <w:del w:id="364" w:author="1" w:date="2026-09-22T12:27:00Z" w16du:dateUtc="2026-09-22T16:27:00Z">
        <w:r w:rsidRPr="001D411F">
          <w:rPr>
            <w:b/>
            <w:bCs/>
            <w:caps/>
          </w:rPr>
          <w:delText xml:space="preserve">4.3. </w:delText>
        </w:r>
        <w:r w:rsidRPr="001D411F">
          <w:rPr>
            <w:b/>
          </w:rPr>
          <w:delText>Перечень занятий, проводимых в активной и интерактивной формах, обеспечивающих развитие у обучающихся навыков командной работы, межличностной коммуникации, принятия решений, лидерских качеств. Практическая подготовка*.</w:delText>
        </w:r>
      </w:del>
    </w:p>
    <w:p w14:paraId="0959C030" w14:textId="77777777" w:rsidR="002B75C0" w:rsidRPr="001D411F" w:rsidRDefault="002B75C0" w:rsidP="002B75C0">
      <w:pPr>
        <w:rPr>
          <w:del w:id="365" w:author="1" w:date="2026-09-22T12:27:00Z" w16du:dateUtc="2026-09-22T16:27:00Z"/>
        </w:rPr>
      </w:pPr>
    </w:p>
    <w:tbl>
      <w:tblPr>
        <w:tblW w:w="9919" w:type="dxa"/>
        <w:tblInd w:w="-15" w:type="dxa"/>
        <w:tblLayout w:type="fixed"/>
        <w:tblCellMar>
          <w:left w:w="122" w:type="dxa"/>
        </w:tblCellMar>
        <w:tblLook w:val="0000" w:firstRow="0" w:lastRow="0" w:firstColumn="0" w:lastColumn="0" w:noHBand="0" w:noVBand="0"/>
      </w:tblPr>
      <w:tblGrid>
        <w:gridCol w:w="709"/>
        <w:gridCol w:w="3397"/>
        <w:gridCol w:w="1979"/>
        <w:gridCol w:w="1992"/>
        <w:gridCol w:w="1842"/>
      </w:tblGrid>
      <w:tr w:rsidR="002B75C0" w:rsidRPr="001D411F" w14:paraId="60126C3F" w14:textId="77777777" w:rsidTr="002B75C0">
        <w:trPr>
          <w:trHeight w:val="307"/>
          <w:del w:id="366" w:author="1" w:date="2026-09-22T12:27:00Z" w16du:dateUtc="2026-09-22T16:27:00Z"/>
        </w:trPr>
        <w:tc>
          <w:tcPr>
            <w:tcW w:w="709" w:type="dxa"/>
            <w:vMerge w:val="restart"/>
            <w:tcBorders>
              <w:top w:val="single" w:sz="12" w:space="0" w:color="00000A"/>
              <w:left w:val="single" w:sz="12" w:space="0" w:color="00000A"/>
            </w:tcBorders>
            <w:vAlign w:val="center"/>
          </w:tcPr>
          <w:p w14:paraId="532E952D" w14:textId="77777777" w:rsidR="002B75C0" w:rsidRPr="001D411F" w:rsidRDefault="002B75C0" w:rsidP="008A5162">
            <w:pPr>
              <w:pStyle w:val="a0"/>
              <w:jc w:val="center"/>
              <w:rPr>
                <w:del w:id="367" w:author="1" w:date="2026-09-22T12:27:00Z" w16du:dateUtc="2026-09-22T16:27:00Z"/>
                <w:b/>
              </w:rPr>
            </w:pPr>
            <w:del w:id="368" w:author="1" w:date="2026-09-22T12:27:00Z" w16du:dateUtc="2026-09-22T16:27:00Z">
              <w:r w:rsidRPr="001D411F">
                <w:rPr>
                  <w:b/>
                </w:rPr>
                <w:delText>№ п/п</w:delText>
              </w:r>
            </w:del>
          </w:p>
        </w:tc>
        <w:tc>
          <w:tcPr>
            <w:tcW w:w="3397" w:type="dxa"/>
            <w:vMerge w:val="restart"/>
            <w:tcBorders>
              <w:top w:val="single" w:sz="12" w:space="0" w:color="00000A"/>
              <w:left w:val="single" w:sz="6" w:space="0" w:color="00000A"/>
            </w:tcBorders>
            <w:vAlign w:val="center"/>
          </w:tcPr>
          <w:p w14:paraId="3D1DD1D7" w14:textId="77777777" w:rsidR="002B75C0" w:rsidRPr="001D411F" w:rsidRDefault="002B75C0" w:rsidP="008A5162">
            <w:pPr>
              <w:pStyle w:val="a0"/>
              <w:jc w:val="center"/>
              <w:rPr>
                <w:del w:id="369" w:author="1" w:date="2026-09-22T12:27:00Z" w16du:dateUtc="2026-09-22T16:27:00Z"/>
                <w:b/>
              </w:rPr>
            </w:pPr>
            <w:del w:id="370" w:author="1" w:date="2026-09-22T12:27:00Z" w16du:dateUtc="2026-09-22T16:27:00Z">
              <w:r w:rsidRPr="001D411F">
                <w:rPr>
                  <w:b/>
                </w:rPr>
                <w:delText>Наименование блока (раздела) дисциплины</w:delText>
              </w:r>
            </w:del>
          </w:p>
        </w:tc>
        <w:tc>
          <w:tcPr>
            <w:tcW w:w="3971" w:type="dxa"/>
            <w:gridSpan w:val="2"/>
            <w:tcBorders>
              <w:top w:val="single" w:sz="12" w:space="0" w:color="00000A"/>
              <w:left w:val="single" w:sz="6" w:space="0" w:color="00000A"/>
              <w:bottom w:val="single" w:sz="4" w:space="0" w:color="auto"/>
              <w:right w:val="single" w:sz="4" w:space="0" w:color="auto"/>
            </w:tcBorders>
            <w:vAlign w:val="center"/>
          </w:tcPr>
          <w:p w14:paraId="3C07ED90" w14:textId="77777777" w:rsidR="002B75C0" w:rsidRPr="001D411F" w:rsidRDefault="002B75C0" w:rsidP="008A5162">
            <w:pPr>
              <w:pStyle w:val="a0"/>
              <w:tabs>
                <w:tab w:val="left" w:pos="20"/>
              </w:tabs>
              <w:ind w:firstLine="20"/>
              <w:jc w:val="center"/>
              <w:rPr>
                <w:del w:id="371" w:author="1" w:date="2026-09-22T12:27:00Z" w16du:dateUtc="2026-09-22T16:27:00Z"/>
                <w:b/>
              </w:rPr>
            </w:pPr>
            <w:del w:id="372" w:author="1" w:date="2026-09-22T12:27:00Z" w16du:dateUtc="2026-09-22T16:27:00Z">
              <w:r w:rsidRPr="001D411F">
                <w:rPr>
                  <w:b/>
                </w:rPr>
                <w:delText>Занятия, проводимые в активной и интерактивной формах</w:delText>
              </w:r>
            </w:del>
          </w:p>
        </w:tc>
        <w:tc>
          <w:tcPr>
            <w:tcW w:w="1842" w:type="dxa"/>
            <w:vMerge w:val="restart"/>
            <w:tcBorders>
              <w:top w:val="single" w:sz="12" w:space="0" w:color="00000A"/>
              <w:left w:val="single" w:sz="4" w:space="0" w:color="auto"/>
              <w:right w:val="single" w:sz="12" w:space="0" w:color="00000A"/>
            </w:tcBorders>
          </w:tcPr>
          <w:p w14:paraId="17317998" w14:textId="77777777" w:rsidR="002B75C0" w:rsidRPr="001D411F" w:rsidRDefault="002B75C0" w:rsidP="008A5162">
            <w:pPr>
              <w:pStyle w:val="a0"/>
              <w:jc w:val="center"/>
              <w:rPr>
                <w:del w:id="373" w:author="1" w:date="2026-09-22T12:27:00Z" w16du:dateUtc="2026-09-22T16:27:00Z"/>
                <w:b/>
              </w:rPr>
            </w:pPr>
            <w:del w:id="374" w:author="1" w:date="2026-09-22T12:27:00Z" w16du:dateUtc="2026-09-22T16:27:00Z">
              <w:r w:rsidRPr="001D411F">
                <w:rPr>
                  <w:b/>
                </w:rPr>
                <w:delText>Практическая подготовка*</w:delText>
              </w:r>
            </w:del>
          </w:p>
        </w:tc>
      </w:tr>
      <w:tr w:rsidR="002B75C0" w:rsidRPr="001D411F" w14:paraId="4A22E965" w14:textId="77777777" w:rsidTr="002B75C0">
        <w:trPr>
          <w:trHeight w:val="509"/>
          <w:del w:id="375" w:author="1" w:date="2026-09-22T12:27:00Z" w16du:dateUtc="2026-09-22T16:27:00Z"/>
        </w:trPr>
        <w:tc>
          <w:tcPr>
            <w:tcW w:w="709" w:type="dxa"/>
            <w:vMerge/>
            <w:tcBorders>
              <w:left w:val="single" w:sz="12" w:space="0" w:color="00000A"/>
              <w:bottom w:val="single" w:sz="6" w:space="0" w:color="00000A"/>
            </w:tcBorders>
            <w:vAlign w:val="center"/>
          </w:tcPr>
          <w:p w14:paraId="3DCF9749" w14:textId="77777777" w:rsidR="002B75C0" w:rsidRPr="001D411F" w:rsidRDefault="002B75C0" w:rsidP="008A5162">
            <w:pPr>
              <w:pStyle w:val="a0"/>
              <w:jc w:val="center"/>
              <w:rPr>
                <w:del w:id="376" w:author="1" w:date="2026-09-22T12:27:00Z" w16du:dateUtc="2026-09-22T16:27:00Z"/>
                <w:b/>
              </w:rPr>
            </w:pPr>
          </w:p>
        </w:tc>
        <w:tc>
          <w:tcPr>
            <w:tcW w:w="3397" w:type="dxa"/>
            <w:vMerge/>
            <w:tcBorders>
              <w:left w:val="single" w:sz="6" w:space="0" w:color="00000A"/>
              <w:bottom w:val="single" w:sz="6" w:space="0" w:color="00000A"/>
            </w:tcBorders>
            <w:vAlign w:val="center"/>
          </w:tcPr>
          <w:p w14:paraId="5FEBA2A9" w14:textId="77777777" w:rsidR="002B75C0" w:rsidRPr="001D411F" w:rsidRDefault="002B75C0" w:rsidP="008A5162">
            <w:pPr>
              <w:pStyle w:val="a0"/>
              <w:jc w:val="center"/>
              <w:rPr>
                <w:del w:id="377" w:author="1" w:date="2026-09-22T12:27:00Z" w16du:dateUtc="2026-09-22T16:27:00Z"/>
                <w:b/>
              </w:rPr>
            </w:pPr>
          </w:p>
        </w:tc>
        <w:tc>
          <w:tcPr>
            <w:tcW w:w="1979" w:type="dxa"/>
            <w:tcBorders>
              <w:top w:val="single" w:sz="4" w:space="0" w:color="auto"/>
              <w:left w:val="single" w:sz="6" w:space="0" w:color="00000A"/>
              <w:bottom w:val="single" w:sz="6" w:space="0" w:color="00000A"/>
            </w:tcBorders>
            <w:vAlign w:val="center"/>
          </w:tcPr>
          <w:p w14:paraId="6DCC10BF" w14:textId="77777777" w:rsidR="002B75C0" w:rsidRPr="001D411F" w:rsidRDefault="002B75C0" w:rsidP="008A5162">
            <w:pPr>
              <w:pStyle w:val="a0"/>
              <w:tabs>
                <w:tab w:val="left" w:pos="0"/>
              </w:tabs>
              <w:ind w:firstLine="20"/>
              <w:jc w:val="center"/>
              <w:rPr>
                <w:del w:id="378" w:author="1" w:date="2026-09-22T12:27:00Z" w16du:dateUtc="2026-09-22T16:27:00Z"/>
                <w:b/>
              </w:rPr>
            </w:pPr>
            <w:del w:id="379" w:author="1" w:date="2026-09-22T12:27:00Z" w16du:dateUtc="2026-09-22T16:27:00Z">
              <w:r w:rsidRPr="001D411F">
                <w:rPr>
                  <w:b/>
                </w:rPr>
                <w:delText>Форма проведения занятия</w:delText>
              </w:r>
            </w:del>
          </w:p>
        </w:tc>
        <w:tc>
          <w:tcPr>
            <w:tcW w:w="1992" w:type="dxa"/>
            <w:tcBorders>
              <w:top w:val="single" w:sz="4" w:space="0" w:color="auto"/>
              <w:left w:val="single" w:sz="6" w:space="0" w:color="00000A"/>
              <w:bottom w:val="single" w:sz="6" w:space="0" w:color="00000A"/>
              <w:right w:val="single" w:sz="4" w:space="0" w:color="auto"/>
            </w:tcBorders>
            <w:vAlign w:val="center"/>
          </w:tcPr>
          <w:p w14:paraId="48AB6A0B" w14:textId="77777777" w:rsidR="002B75C0" w:rsidRPr="001D411F" w:rsidRDefault="002B75C0" w:rsidP="008A5162">
            <w:pPr>
              <w:pStyle w:val="a0"/>
              <w:tabs>
                <w:tab w:val="left" w:pos="0"/>
              </w:tabs>
              <w:jc w:val="center"/>
              <w:rPr>
                <w:del w:id="380" w:author="1" w:date="2026-09-22T12:27:00Z" w16du:dateUtc="2026-09-22T16:27:00Z"/>
                <w:b/>
              </w:rPr>
            </w:pPr>
            <w:del w:id="381" w:author="1" w:date="2026-09-22T12:27:00Z" w16du:dateUtc="2026-09-22T16:27:00Z">
              <w:r w:rsidRPr="001D411F">
                <w:rPr>
                  <w:b/>
                </w:rPr>
                <w:delText>Наименование видов занятий</w:delText>
              </w:r>
            </w:del>
          </w:p>
        </w:tc>
        <w:tc>
          <w:tcPr>
            <w:tcW w:w="1842" w:type="dxa"/>
            <w:vMerge/>
            <w:tcBorders>
              <w:left w:val="single" w:sz="4" w:space="0" w:color="auto"/>
              <w:bottom w:val="single" w:sz="6" w:space="0" w:color="00000A"/>
              <w:right w:val="single" w:sz="12" w:space="0" w:color="00000A"/>
            </w:tcBorders>
          </w:tcPr>
          <w:p w14:paraId="73100F2B" w14:textId="77777777" w:rsidR="002B75C0" w:rsidRPr="001D411F" w:rsidRDefault="002B75C0" w:rsidP="008A5162">
            <w:pPr>
              <w:pStyle w:val="a0"/>
              <w:jc w:val="center"/>
              <w:rPr>
                <w:del w:id="382" w:author="1" w:date="2026-09-22T12:27:00Z" w16du:dateUtc="2026-09-22T16:27:00Z"/>
                <w:b/>
              </w:rPr>
            </w:pPr>
          </w:p>
        </w:tc>
      </w:tr>
      <w:bookmarkEnd w:id="331"/>
      <w:bookmarkEnd w:id="332"/>
      <w:bookmarkEnd w:id="354"/>
      <w:bookmarkEnd w:id="355"/>
      <w:bookmarkEnd w:id="356"/>
      <w:bookmarkEnd w:id="357"/>
      <w:tr w:rsidR="00BE48BB" w:rsidRPr="001D411F" w14:paraId="0AFE042B" w14:textId="77777777" w:rsidTr="00E56050">
        <w:trPr>
          <w:trHeight w:val="422"/>
          <w:del w:id="383" w:author="1" w:date="2026-09-22T12:27:00Z" w16du:dateUtc="2026-09-22T16:27:00Z"/>
        </w:trPr>
        <w:tc>
          <w:tcPr>
            <w:tcW w:w="709" w:type="dxa"/>
            <w:tcBorders>
              <w:top w:val="single" w:sz="6" w:space="0" w:color="00000A"/>
              <w:left w:val="single" w:sz="12" w:space="0" w:color="00000A"/>
              <w:bottom w:val="single" w:sz="6" w:space="0" w:color="00000A"/>
            </w:tcBorders>
          </w:tcPr>
          <w:p w14:paraId="38609C70" w14:textId="77777777" w:rsidR="00BE48BB" w:rsidRPr="001D411F" w:rsidRDefault="00BE48BB" w:rsidP="00BE48BB">
            <w:pPr>
              <w:pStyle w:val="a0"/>
              <w:jc w:val="center"/>
              <w:rPr>
                <w:del w:id="384" w:author="1" w:date="2026-09-22T12:27:00Z" w16du:dateUtc="2026-09-22T16:27:00Z"/>
                <w:sz w:val="22"/>
                <w:szCs w:val="22"/>
              </w:rPr>
            </w:pPr>
            <w:del w:id="385" w:author="1" w:date="2026-09-22T12:27:00Z" w16du:dateUtc="2026-09-22T16:27:00Z">
              <w:r w:rsidRPr="001D411F">
                <w:rPr>
                  <w:sz w:val="22"/>
                  <w:szCs w:val="22"/>
                </w:rPr>
                <w:delText>1.</w:delText>
              </w:r>
            </w:del>
          </w:p>
        </w:tc>
        <w:tc>
          <w:tcPr>
            <w:tcW w:w="3397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</w:tcBorders>
            <w:vAlign w:val="center"/>
          </w:tcPr>
          <w:p w14:paraId="6D5E38DF" w14:textId="77777777" w:rsidR="00BE48BB" w:rsidRPr="001D411F" w:rsidRDefault="00BE48BB" w:rsidP="00BE48BB">
            <w:pPr>
              <w:pStyle w:val="WW-"/>
              <w:tabs>
                <w:tab w:val="left" w:pos="3822"/>
              </w:tabs>
              <w:spacing w:line="276" w:lineRule="auto"/>
              <w:ind w:left="0" w:firstLine="0"/>
              <w:rPr>
                <w:del w:id="386" w:author="1" w:date="2026-09-22T12:27:00Z" w16du:dateUtc="2026-09-22T16:27:00Z"/>
                <w:bCs/>
                <w:sz w:val="24"/>
                <w:szCs w:val="24"/>
              </w:rPr>
            </w:pPr>
            <w:del w:id="387" w:author="1" w:date="2026-09-22T12:27:00Z" w16du:dateUtc="2026-09-22T16:27:00Z">
              <w:r w:rsidRPr="001D411F">
                <w:rPr>
                  <w:sz w:val="24"/>
                  <w:szCs w:val="24"/>
                </w:rPr>
                <w:delText>Раздел 1. Педагогика высшей школы</w:delText>
              </w:r>
            </w:del>
          </w:p>
        </w:tc>
        <w:tc>
          <w:tcPr>
            <w:tcW w:w="1979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</w:tcBorders>
          </w:tcPr>
          <w:p w14:paraId="52B8A817" w14:textId="77777777" w:rsidR="00BE48BB" w:rsidRPr="001D411F" w:rsidRDefault="00BE48BB" w:rsidP="00BE48BB">
            <w:pPr>
              <w:pStyle w:val="a0"/>
              <w:rPr>
                <w:del w:id="388" w:author="1" w:date="2026-09-22T12:27:00Z" w16du:dateUtc="2026-09-22T16:27:00Z"/>
                <w:sz w:val="22"/>
                <w:szCs w:val="22"/>
              </w:rPr>
            </w:pPr>
            <w:del w:id="389" w:author="1" w:date="2026-09-22T12:27:00Z" w16du:dateUtc="2026-09-22T16:27:00Z">
              <w:r w:rsidRPr="001D411F">
                <w:rPr>
                  <w:sz w:val="22"/>
                  <w:szCs w:val="22"/>
                </w:rPr>
                <w:delText>лекционное занятие</w:delText>
              </w:r>
            </w:del>
          </w:p>
        </w:tc>
        <w:tc>
          <w:tcPr>
            <w:tcW w:w="1992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4" w:space="0" w:color="auto"/>
            </w:tcBorders>
          </w:tcPr>
          <w:p w14:paraId="1115558C" w14:textId="77777777" w:rsidR="00BE48BB" w:rsidRPr="001D411F" w:rsidRDefault="00BE48BB" w:rsidP="00BE48BB">
            <w:pPr>
              <w:pStyle w:val="a0"/>
              <w:rPr>
                <w:del w:id="390" w:author="1" w:date="2026-09-22T12:27:00Z" w16du:dateUtc="2026-09-22T16:27:00Z"/>
                <w:sz w:val="22"/>
                <w:szCs w:val="22"/>
              </w:rPr>
            </w:pPr>
            <w:del w:id="391" w:author="1" w:date="2026-09-22T12:27:00Z" w16du:dateUtc="2026-09-22T16:27:00Z">
              <w:r w:rsidRPr="001D411F">
                <w:rPr>
                  <w:sz w:val="22"/>
                  <w:szCs w:val="22"/>
                </w:rPr>
                <w:delText>Выполнение практического задания</w:delText>
              </w:r>
            </w:del>
          </w:p>
        </w:tc>
        <w:tc>
          <w:tcPr>
            <w:tcW w:w="1842" w:type="dxa"/>
            <w:tcBorders>
              <w:top w:val="single" w:sz="6" w:space="0" w:color="00000A"/>
              <w:left w:val="single" w:sz="4" w:space="0" w:color="auto"/>
              <w:bottom w:val="single" w:sz="6" w:space="0" w:color="00000A"/>
              <w:right w:val="single" w:sz="12" w:space="0" w:color="00000A"/>
            </w:tcBorders>
          </w:tcPr>
          <w:p w14:paraId="7A7F9181" w14:textId="77777777" w:rsidR="00BE48BB" w:rsidRPr="001D411F" w:rsidRDefault="00BE48BB" w:rsidP="00BE48BB">
            <w:pPr>
              <w:pStyle w:val="a0"/>
              <w:rPr>
                <w:del w:id="392" w:author="1" w:date="2026-09-22T12:27:00Z" w16du:dateUtc="2026-09-22T16:27:00Z"/>
                <w:sz w:val="22"/>
                <w:szCs w:val="22"/>
              </w:rPr>
            </w:pPr>
          </w:p>
        </w:tc>
      </w:tr>
      <w:tr w:rsidR="00BE48BB" w:rsidRPr="001D411F" w14:paraId="6C15BD06" w14:textId="77777777" w:rsidTr="00E56050">
        <w:trPr>
          <w:trHeight w:val="446"/>
          <w:del w:id="393" w:author="1" w:date="2026-09-22T12:27:00Z" w16du:dateUtc="2026-09-22T16:27:00Z"/>
        </w:trPr>
        <w:tc>
          <w:tcPr>
            <w:tcW w:w="709" w:type="dxa"/>
            <w:tcBorders>
              <w:top w:val="single" w:sz="6" w:space="0" w:color="00000A"/>
              <w:left w:val="single" w:sz="12" w:space="0" w:color="00000A"/>
              <w:bottom w:val="single" w:sz="6" w:space="0" w:color="00000A"/>
            </w:tcBorders>
          </w:tcPr>
          <w:p w14:paraId="4DF2944D" w14:textId="77777777" w:rsidR="00BE48BB" w:rsidRPr="001D411F" w:rsidRDefault="00BE48BB" w:rsidP="00BE48BB">
            <w:pPr>
              <w:pStyle w:val="a0"/>
              <w:jc w:val="center"/>
              <w:rPr>
                <w:del w:id="394" w:author="1" w:date="2026-09-22T12:27:00Z" w16du:dateUtc="2026-09-22T16:27:00Z"/>
                <w:sz w:val="22"/>
                <w:szCs w:val="22"/>
              </w:rPr>
            </w:pPr>
            <w:del w:id="395" w:author="1" w:date="2026-09-22T12:27:00Z" w16du:dateUtc="2026-09-22T16:27:00Z">
              <w:r w:rsidRPr="001D411F">
                <w:rPr>
                  <w:sz w:val="22"/>
                  <w:szCs w:val="22"/>
                </w:rPr>
                <w:delText>2.</w:delText>
              </w:r>
            </w:del>
          </w:p>
        </w:tc>
        <w:tc>
          <w:tcPr>
            <w:tcW w:w="3397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</w:tcBorders>
            <w:vAlign w:val="center"/>
          </w:tcPr>
          <w:p w14:paraId="6E302E07" w14:textId="77777777" w:rsidR="00BE48BB" w:rsidRPr="001D411F" w:rsidRDefault="00BE48BB" w:rsidP="00BE48BB">
            <w:pPr>
              <w:pStyle w:val="WW-"/>
              <w:tabs>
                <w:tab w:val="left" w:pos="3822"/>
              </w:tabs>
              <w:spacing w:line="276" w:lineRule="auto"/>
              <w:ind w:left="0" w:firstLine="0"/>
              <w:rPr>
                <w:del w:id="396" w:author="1" w:date="2026-09-22T12:27:00Z" w16du:dateUtc="2026-09-22T16:27:00Z"/>
                <w:bCs/>
                <w:sz w:val="24"/>
                <w:szCs w:val="24"/>
              </w:rPr>
            </w:pPr>
            <w:del w:id="397" w:author="1" w:date="2026-09-22T12:27:00Z" w16du:dateUtc="2026-09-22T16:27:00Z">
              <w:r w:rsidRPr="001D411F">
                <w:rPr>
                  <w:sz w:val="24"/>
                  <w:szCs w:val="24"/>
                </w:rPr>
                <w:delText>Раздел 2. Психология высшей школы</w:delText>
              </w:r>
            </w:del>
          </w:p>
        </w:tc>
        <w:tc>
          <w:tcPr>
            <w:tcW w:w="1979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</w:tcBorders>
          </w:tcPr>
          <w:p w14:paraId="4962BD80" w14:textId="77777777" w:rsidR="00BE48BB" w:rsidRPr="001D411F" w:rsidRDefault="00BE48BB" w:rsidP="00BE48BB">
            <w:pPr>
              <w:pStyle w:val="a0"/>
              <w:rPr>
                <w:del w:id="398" w:author="1" w:date="2026-09-22T12:27:00Z" w16du:dateUtc="2026-09-22T16:27:00Z"/>
                <w:sz w:val="22"/>
                <w:szCs w:val="22"/>
              </w:rPr>
            </w:pPr>
            <w:del w:id="399" w:author="1" w:date="2026-09-22T12:27:00Z" w16du:dateUtc="2026-09-22T16:27:00Z">
              <w:r w:rsidRPr="001D411F">
                <w:rPr>
                  <w:sz w:val="22"/>
                  <w:szCs w:val="22"/>
                </w:rPr>
                <w:delText>практическое занятие</w:delText>
              </w:r>
            </w:del>
          </w:p>
        </w:tc>
        <w:tc>
          <w:tcPr>
            <w:tcW w:w="1992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4" w:space="0" w:color="auto"/>
            </w:tcBorders>
          </w:tcPr>
          <w:p w14:paraId="6C0CB42F" w14:textId="77777777" w:rsidR="00BE48BB" w:rsidRPr="001D411F" w:rsidRDefault="00BE48BB" w:rsidP="00BE48BB">
            <w:pPr>
              <w:pStyle w:val="a0"/>
              <w:rPr>
                <w:del w:id="400" w:author="1" w:date="2026-09-22T12:27:00Z" w16du:dateUtc="2026-09-22T16:27:00Z"/>
                <w:sz w:val="22"/>
                <w:szCs w:val="22"/>
              </w:rPr>
            </w:pPr>
            <w:del w:id="401" w:author="1" w:date="2026-09-22T12:27:00Z" w16du:dateUtc="2026-09-22T16:27:00Z">
              <w:r w:rsidRPr="001D411F">
                <w:rPr>
                  <w:sz w:val="22"/>
                  <w:szCs w:val="22"/>
                </w:rPr>
                <w:delText>Выполнение практического задания</w:delText>
              </w:r>
            </w:del>
          </w:p>
        </w:tc>
        <w:tc>
          <w:tcPr>
            <w:tcW w:w="1842" w:type="dxa"/>
            <w:tcBorders>
              <w:top w:val="single" w:sz="6" w:space="0" w:color="00000A"/>
              <w:left w:val="single" w:sz="4" w:space="0" w:color="auto"/>
              <w:bottom w:val="single" w:sz="6" w:space="0" w:color="00000A"/>
              <w:right w:val="single" w:sz="12" w:space="0" w:color="00000A"/>
            </w:tcBorders>
          </w:tcPr>
          <w:p w14:paraId="3E69635D" w14:textId="77777777" w:rsidR="00BE48BB" w:rsidRPr="001D411F" w:rsidRDefault="00BE48BB" w:rsidP="00BE48BB">
            <w:pPr>
              <w:pStyle w:val="a0"/>
              <w:rPr>
                <w:del w:id="402" w:author="1" w:date="2026-09-22T12:27:00Z" w16du:dateUtc="2026-09-22T16:27:00Z"/>
                <w:sz w:val="22"/>
                <w:szCs w:val="22"/>
              </w:rPr>
            </w:pPr>
          </w:p>
        </w:tc>
      </w:tr>
      <w:bookmarkEnd w:id="333"/>
      <w:bookmarkEnd w:id="358"/>
    </w:tbl>
    <w:p w14:paraId="19019202" w14:textId="77777777" w:rsidR="002B75C0" w:rsidRPr="001D411F" w:rsidRDefault="002B75C0" w:rsidP="00D141E6">
      <w:pPr>
        <w:rPr>
          <w:del w:id="403" w:author="1" w:date="2026-09-22T12:27:00Z" w16du:dateUtc="2026-09-22T16:27:00Z"/>
          <w:b/>
          <w:bCs/>
        </w:rPr>
      </w:pPr>
    </w:p>
    <w:p w14:paraId="6C4B0FBF" w14:textId="77777777" w:rsidR="006E4F50" w:rsidRPr="001D411F" w:rsidRDefault="00DA10A6" w:rsidP="006E4F50">
      <w:pPr>
        <w:jc w:val="both"/>
        <w:rPr>
          <w:del w:id="404" w:author="1" w:date="2026-09-22T12:27:00Z" w16du:dateUtc="2026-09-22T16:27:00Z"/>
          <w:b/>
          <w:bCs/>
          <w:caps/>
        </w:rPr>
      </w:pPr>
      <w:del w:id="405" w:author="1" w:date="2026-09-22T12:27:00Z" w16du:dateUtc="2026-09-22T16:27:00Z">
        <w:r w:rsidRPr="001D411F">
          <w:rPr>
            <w:b/>
            <w:bCs/>
            <w:caps/>
          </w:rPr>
          <w:delText>5. Учебно-методическое обеспечение для самостоятельной работы обучающихся по дисциплине</w:delText>
        </w:r>
      </w:del>
    </w:p>
    <w:p w14:paraId="16A7F4FF" w14:textId="77777777" w:rsidR="00BE48BB" w:rsidRPr="001D411F" w:rsidRDefault="00BE48BB" w:rsidP="00BE48BB">
      <w:pPr>
        <w:pStyle w:val="BodyText"/>
        <w:spacing w:after="0"/>
        <w:rPr>
          <w:del w:id="406" w:author="1" w:date="2026-09-22T12:27:00Z" w16du:dateUtc="2026-09-22T16:27:00Z"/>
        </w:rPr>
      </w:pPr>
      <w:del w:id="407" w:author="1" w:date="2026-09-22T12:27:00Z" w16du:dateUtc="2026-09-22T16:27:00Z">
        <w:r w:rsidRPr="001D411F">
          <w:rPr>
            <w:b/>
            <w:bCs/>
          </w:rPr>
          <w:delText>5.1. Темы для творческой самостоятельной работы обучающегося</w:delText>
        </w:r>
      </w:del>
    </w:p>
    <w:p w14:paraId="446E8F9C" w14:textId="77777777" w:rsidR="00BE48BB" w:rsidRPr="001D411F" w:rsidRDefault="00BE48BB" w:rsidP="00BE48BB">
      <w:pPr>
        <w:pStyle w:val="BodyText"/>
        <w:spacing w:after="0"/>
        <w:rPr>
          <w:del w:id="408" w:author="1" w:date="2026-09-22T12:27:00Z" w16du:dateUtc="2026-09-22T16:27:00Z"/>
        </w:rPr>
      </w:pPr>
      <w:del w:id="409" w:author="1" w:date="2026-09-22T12:27:00Z" w16du:dateUtc="2026-09-22T16:27:00Z">
        <w:r w:rsidRPr="001D411F">
          <w:delText xml:space="preserve">Творческая самостоятельная работа обучающихся по дисциплине не предусмотрена. </w:delText>
        </w:r>
      </w:del>
    </w:p>
    <w:p w14:paraId="60883D9E" w14:textId="77777777" w:rsidR="00BE48BB" w:rsidRPr="001D411F" w:rsidRDefault="00BE48BB" w:rsidP="00BE48BB">
      <w:pPr>
        <w:rPr>
          <w:del w:id="410" w:author="1" w:date="2026-09-22T12:27:00Z" w16du:dateUtc="2026-09-22T16:27:00Z"/>
          <w:b/>
          <w:bCs/>
        </w:rPr>
      </w:pPr>
    </w:p>
    <w:p w14:paraId="65B0D074" w14:textId="77777777" w:rsidR="00BE48BB" w:rsidRPr="001D411F" w:rsidRDefault="00BE48BB" w:rsidP="00BE48BB">
      <w:pPr>
        <w:rPr>
          <w:del w:id="411" w:author="1" w:date="2026-09-22T12:27:00Z" w16du:dateUtc="2026-09-22T16:27:00Z"/>
          <w:b/>
          <w:bCs/>
        </w:rPr>
      </w:pPr>
      <w:del w:id="412" w:author="1" w:date="2026-09-22T12:27:00Z" w16du:dateUtc="2026-09-22T16:27:00Z">
        <w:r w:rsidRPr="001D411F">
          <w:rPr>
            <w:b/>
            <w:bCs/>
          </w:rPr>
          <w:delText>5.2. Темы рефератов</w:delText>
        </w:r>
      </w:del>
    </w:p>
    <w:p w14:paraId="4B39EE39" w14:textId="77777777" w:rsidR="00BE48BB" w:rsidRPr="001D411F" w:rsidRDefault="00BE48BB" w:rsidP="00492EFC">
      <w:pPr>
        <w:pStyle w:val="ListParagraph"/>
        <w:numPr>
          <w:ilvl w:val="0"/>
          <w:numId w:val="4"/>
        </w:numPr>
        <w:contextualSpacing/>
        <w:rPr>
          <w:del w:id="413" w:author="1" w:date="2026-09-22T12:27:00Z" w16du:dateUtc="2026-09-22T16:27:00Z"/>
          <w:rFonts w:ascii="Times New Roman" w:hAnsi="Times New Roman"/>
          <w:bCs/>
          <w:sz w:val="24"/>
          <w:szCs w:val="24"/>
        </w:rPr>
      </w:pPr>
      <w:del w:id="414" w:author="1" w:date="2026-09-22T12:27:00Z" w16du:dateUtc="2026-09-22T16:27:00Z">
        <w:r w:rsidRPr="001D411F">
          <w:rPr>
            <w:rFonts w:ascii="Times New Roman" w:hAnsi="Times New Roman"/>
            <w:bCs/>
            <w:sz w:val="24"/>
            <w:szCs w:val="24"/>
          </w:rPr>
          <w:delText>Роль высшего образования в современной России</w:delText>
        </w:r>
      </w:del>
    </w:p>
    <w:p w14:paraId="0874D2C2" w14:textId="77777777" w:rsidR="00BE48BB" w:rsidRPr="001D411F" w:rsidRDefault="00BE48BB" w:rsidP="00492EFC">
      <w:pPr>
        <w:pStyle w:val="ListParagraph"/>
        <w:numPr>
          <w:ilvl w:val="0"/>
          <w:numId w:val="4"/>
        </w:numPr>
        <w:contextualSpacing/>
        <w:rPr>
          <w:del w:id="415" w:author="1" w:date="2026-09-22T12:27:00Z" w16du:dateUtc="2026-09-22T16:27:00Z"/>
          <w:rFonts w:ascii="Times New Roman" w:hAnsi="Times New Roman"/>
          <w:bCs/>
          <w:sz w:val="24"/>
          <w:szCs w:val="24"/>
        </w:rPr>
      </w:pPr>
      <w:del w:id="416" w:author="1" w:date="2026-09-22T12:27:00Z" w16du:dateUtc="2026-09-22T16:27:00Z">
        <w:r w:rsidRPr="001D411F">
          <w:rPr>
            <w:rFonts w:ascii="Times New Roman" w:hAnsi="Times New Roman"/>
            <w:bCs/>
            <w:sz w:val="24"/>
            <w:szCs w:val="24"/>
          </w:rPr>
          <w:delText>Роль высшего образования в современной цивилизации</w:delText>
        </w:r>
      </w:del>
    </w:p>
    <w:p w14:paraId="04C60BFC" w14:textId="77777777" w:rsidR="00BE48BB" w:rsidRPr="001D411F" w:rsidRDefault="00BE48BB" w:rsidP="00492EFC">
      <w:pPr>
        <w:pStyle w:val="ListParagraph"/>
        <w:numPr>
          <w:ilvl w:val="0"/>
          <w:numId w:val="4"/>
        </w:numPr>
        <w:contextualSpacing/>
        <w:rPr>
          <w:del w:id="417" w:author="1" w:date="2026-09-22T12:27:00Z" w16du:dateUtc="2026-09-22T16:27:00Z"/>
          <w:rFonts w:ascii="Times New Roman" w:hAnsi="Times New Roman"/>
          <w:bCs/>
          <w:sz w:val="24"/>
          <w:szCs w:val="24"/>
        </w:rPr>
      </w:pPr>
      <w:del w:id="418" w:author="1" w:date="2026-09-22T12:27:00Z" w16du:dateUtc="2026-09-22T16:27:00Z">
        <w:r w:rsidRPr="001D411F">
          <w:rPr>
            <w:rFonts w:ascii="Times New Roman" w:hAnsi="Times New Roman"/>
            <w:bCs/>
            <w:sz w:val="24"/>
            <w:szCs w:val="24"/>
          </w:rPr>
          <w:delText>Гуманизация, фундаментализация и стандартизация высшего образования</w:delText>
        </w:r>
      </w:del>
    </w:p>
    <w:p w14:paraId="3CC67C2B" w14:textId="77777777" w:rsidR="00BE48BB" w:rsidRPr="001D411F" w:rsidRDefault="00BE48BB" w:rsidP="00492EFC">
      <w:pPr>
        <w:pStyle w:val="ListParagraph"/>
        <w:numPr>
          <w:ilvl w:val="0"/>
          <w:numId w:val="4"/>
        </w:numPr>
        <w:contextualSpacing/>
        <w:rPr>
          <w:del w:id="419" w:author="1" w:date="2026-09-22T12:27:00Z" w16du:dateUtc="2026-09-22T16:27:00Z"/>
          <w:rFonts w:ascii="Times New Roman" w:hAnsi="Times New Roman"/>
          <w:bCs/>
          <w:sz w:val="24"/>
          <w:szCs w:val="24"/>
        </w:rPr>
      </w:pPr>
      <w:del w:id="420" w:author="1" w:date="2026-09-22T12:27:00Z" w16du:dateUtc="2026-09-22T16:27:00Z">
        <w:r w:rsidRPr="001D411F">
          <w:rPr>
            <w:rFonts w:ascii="Times New Roman" w:hAnsi="Times New Roman"/>
            <w:bCs/>
            <w:sz w:val="24"/>
            <w:szCs w:val="24"/>
          </w:rPr>
          <w:delText>Самосознание педагога и структура педагогической деятельности</w:delText>
        </w:r>
      </w:del>
    </w:p>
    <w:p w14:paraId="25964B40" w14:textId="77777777" w:rsidR="00BE48BB" w:rsidRPr="001D411F" w:rsidRDefault="00BE48BB" w:rsidP="00492EFC">
      <w:pPr>
        <w:pStyle w:val="ListParagraph"/>
        <w:numPr>
          <w:ilvl w:val="0"/>
          <w:numId w:val="4"/>
        </w:numPr>
        <w:contextualSpacing/>
        <w:rPr>
          <w:del w:id="421" w:author="1" w:date="2026-09-22T12:27:00Z" w16du:dateUtc="2026-09-22T16:27:00Z"/>
          <w:rFonts w:ascii="Times New Roman" w:hAnsi="Times New Roman"/>
          <w:bCs/>
          <w:sz w:val="24"/>
          <w:szCs w:val="24"/>
        </w:rPr>
      </w:pPr>
      <w:del w:id="422" w:author="1" w:date="2026-09-22T12:27:00Z" w16du:dateUtc="2026-09-22T16:27:00Z">
        <w:r w:rsidRPr="001D411F">
          <w:rPr>
            <w:rFonts w:ascii="Times New Roman" w:hAnsi="Times New Roman"/>
            <w:bCs/>
            <w:sz w:val="24"/>
            <w:szCs w:val="24"/>
          </w:rPr>
          <w:delText>Информационные технологии в образовательном процессе вуза</w:delText>
        </w:r>
      </w:del>
    </w:p>
    <w:p w14:paraId="11D1909F" w14:textId="77777777" w:rsidR="00BE48BB" w:rsidRPr="001D411F" w:rsidRDefault="00BE48BB" w:rsidP="00492EFC">
      <w:pPr>
        <w:pStyle w:val="ListParagraph"/>
        <w:numPr>
          <w:ilvl w:val="0"/>
          <w:numId w:val="4"/>
        </w:numPr>
        <w:contextualSpacing/>
        <w:rPr>
          <w:del w:id="423" w:author="1" w:date="2026-09-22T12:27:00Z" w16du:dateUtc="2026-09-22T16:27:00Z"/>
          <w:rFonts w:ascii="Times New Roman" w:hAnsi="Times New Roman"/>
          <w:bCs/>
          <w:sz w:val="24"/>
          <w:szCs w:val="24"/>
        </w:rPr>
      </w:pPr>
      <w:del w:id="424" w:author="1" w:date="2026-09-22T12:27:00Z" w16du:dateUtc="2026-09-22T16:27:00Z">
        <w:r w:rsidRPr="001D411F">
          <w:rPr>
            <w:rFonts w:ascii="Times New Roman" w:hAnsi="Times New Roman"/>
            <w:bCs/>
            <w:sz w:val="24"/>
            <w:szCs w:val="24"/>
          </w:rPr>
          <w:delText>Психология профессионального становления личности.</w:delText>
        </w:r>
      </w:del>
    </w:p>
    <w:p w14:paraId="2FA5EA58" w14:textId="77777777" w:rsidR="00BE48BB" w:rsidRPr="001D411F" w:rsidRDefault="00BE48BB" w:rsidP="00492EFC">
      <w:pPr>
        <w:pStyle w:val="ListParagraph"/>
        <w:numPr>
          <w:ilvl w:val="0"/>
          <w:numId w:val="4"/>
        </w:numPr>
        <w:contextualSpacing/>
        <w:rPr>
          <w:del w:id="425" w:author="1" w:date="2026-09-22T12:27:00Z" w16du:dateUtc="2026-09-22T16:27:00Z"/>
          <w:rFonts w:ascii="Times New Roman" w:hAnsi="Times New Roman"/>
          <w:bCs/>
          <w:sz w:val="24"/>
          <w:szCs w:val="24"/>
        </w:rPr>
      </w:pPr>
      <w:del w:id="426" w:author="1" w:date="2026-09-22T12:27:00Z" w16du:dateUtc="2026-09-22T16:27:00Z">
        <w:r w:rsidRPr="001D411F">
          <w:rPr>
            <w:rFonts w:ascii="Times New Roman" w:hAnsi="Times New Roman"/>
            <w:bCs/>
            <w:sz w:val="24"/>
            <w:szCs w:val="24"/>
          </w:rPr>
          <w:delText>Проблемы успеваемости в высшей школе</w:delText>
        </w:r>
      </w:del>
    </w:p>
    <w:p w14:paraId="0B1C0FDC" w14:textId="77777777" w:rsidR="00BE48BB" w:rsidRPr="001D411F" w:rsidRDefault="00BE48BB" w:rsidP="00492EFC">
      <w:pPr>
        <w:pStyle w:val="ListParagraph"/>
        <w:numPr>
          <w:ilvl w:val="0"/>
          <w:numId w:val="4"/>
        </w:numPr>
        <w:contextualSpacing/>
        <w:rPr>
          <w:del w:id="427" w:author="1" w:date="2026-09-22T12:27:00Z" w16du:dateUtc="2026-09-22T16:27:00Z"/>
          <w:rFonts w:ascii="Times New Roman" w:hAnsi="Times New Roman"/>
          <w:bCs/>
          <w:sz w:val="24"/>
          <w:szCs w:val="24"/>
        </w:rPr>
      </w:pPr>
      <w:del w:id="428" w:author="1" w:date="2026-09-22T12:27:00Z" w16du:dateUtc="2026-09-22T16:27:00Z">
        <w:r w:rsidRPr="001D411F">
          <w:rPr>
            <w:rFonts w:ascii="Times New Roman" w:hAnsi="Times New Roman"/>
            <w:bCs/>
            <w:sz w:val="24"/>
            <w:szCs w:val="24"/>
          </w:rPr>
          <w:delText>Психология профессионального становления</w:delText>
        </w:r>
      </w:del>
    </w:p>
    <w:p w14:paraId="4E990EE3" w14:textId="77777777" w:rsidR="00BE48BB" w:rsidRPr="001D411F" w:rsidRDefault="00BE48BB" w:rsidP="00492EFC">
      <w:pPr>
        <w:pStyle w:val="ListParagraph"/>
        <w:numPr>
          <w:ilvl w:val="0"/>
          <w:numId w:val="4"/>
        </w:numPr>
        <w:contextualSpacing/>
        <w:rPr>
          <w:del w:id="429" w:author="1" w:date="2026-09-22T12:27:00Z" w16du:dateUtc="2026-09-22T16:27:00Z"/>
          <w:rFonts w:ascii="Times New Roman" w:hAnsi="Times New Roman"/>
          <w:bCs/>
          <w:sz w:val="24"/>
          <w:szCs w:val="24"/>
        </w:rPr>
      </w:pPr>
      <w:del w:id="430" w:author="1" w:date="2026-09-22T12:27:00Z" w16du:dateUtc="2026-09-22T16:27:00Z">
        <w:r w:rsidRPr="001D411F">
          <w:rPr>
            <w:rFonts w:ascii="Times New Roman" w:hAnsi="Times New Roman"/>
            <w:bCs/>
            <w:sz w:val="24"/>
            <w:szCs w:val="24"/>
          </w:rPr>
          <w:delText>Методологические основы моделирования образовательных программ.</w:delText>
        </w:r>
      </w:del>
    </w:p>
    <w:p w14:paraId="60DCFB7F" w14:textId="77777777" w:rsidR="00BE48BB" w:rsidRPr="001D411F" w:rsidRDefault="00BE48BB" w:rsidP="00492EFC">
      <w:pPr>
        <w:pStyle w:val="ListParagraph"/>
        <w:numPr>
          <w:ilvl w:val="0"/>
          <w:numId w:val="4"/>
        </w:numPr>
        <w:contextualSpacing/>
        <w:rPr>
          <w:del w:id="431" w:author="1" w:date="2026-09-22T12:27:00Z" w16du:dateUtc="2026-09-22T16:27:00Z"/>
          <w:rFonts w:ascii="Times New Roman" w:hAnsi="Times New Roman"/>
          <w:bCs/>
          <w:sz w:val="24"/>
          <w:szCs w:val="24"/>
        </w:rPr>
      </w:pPr>
      <w:del w:id="432" w:author="1" w:date="2026-09-22T12:27:00Z" w16du:dateUtc="2026-09-22T16:27:00Z">
        <w:r w:rsidRPr="001D411F">
          <w:rPr>
            <w:rFonts w:ascii="Times New Roman" w:hAnsi="Times New Roman"/>
            <w:bCs/>
            <w:sz w:val="24"/>
            <w:szCs w:val="24"/>
          </w:rPr>
          <w:delText xml:space="preserve">Методы обучения в высшей школе и их классификация по различным основаниям. </w:delText>
        </w:r>
      </w:del>
    </w:p>
    <w:p w14:paraId="18A91998" w14:textId="77777777" w:rsidR="00BE48BB" w:rsidRPr="001D411F" w:rsidRDefault="00BE48BB" w:rsidP="00492EFC">
      <w:pPr>
        <w:pStyle w:val="ListParagraph"/>
        <w:numPr>
          <w:ilvl w:val="0"/>
          <w:numId w:val="4"/>
        </w:numPr>
        <w:contextualSpacing/>
        <w:rPr>
          <w:del w:id="433" w:author="1" w:date="2026-09-22T12:27:00Z" w16du:dateUtc="2026-09-22T16:27:00Z"/>
          <w:rFonts w:ascii="Times New Roman" w:hAnsi="Times New Roman"/>
          <w:bCs/>
          <w:sz w:val="24"/>
          <w:szCs w:val="24"/>
        </w:rPr>
      </w:pPr>
      <w:del w:id="434" w:author="1" w:date="2026-09-22T12:27:00Z" w16du:dateUtc="2026-09-22T16:27:00Z">
        <w:r w:rsidRPr="001D411F">
          <w:rPr>
            <w:rFonts w:ascii="Times New Roman" w:hAnsi="Times New Roman"/>
            <w:bCs/>
            <w:sz w:val="24"/>
            <w:szCs w:val="24"/>
          </w:rPr>
          <w:delText>Реализация образовательных программ в вузе и их практическая значимость.</w:delText>
        </w:r>
      </w:del>
    </w:p>
    <w:p w14:paraId="2A47A99F" w14:textId="77777777" w:rsidR="00BE48BB" w:rsidRPr="001D411F" w:rsidRDefault="00BE48BB" w:rsidP="00492EFC">
      <w:pPr>
        <w:pStyle w:val="ListParagraph"/>
        <w:numPr>
          <w:ilvl w:val="0"/>
          <w:numId w:val="4"/>
        </w:numPr>
        <w:contextualSpacing/>
        <w:rPr>
          <w:del w:id="435" w:author="1" w:date="2026-09-22T12:27:00Z" w16du:dateUtc="2026-09-22T16:27:00Z"/>
          <w:rFonts w:ascii="Times New Roman" w:hAnsi="Times New Roman"/>
          <w:bCs/>
          <w:sz w:val="24"/>
          <w:szCs w:val="24"/>
        </w:rPr>
      </w:pPr>
      <w:del w:id="436" w:author="1" w:date="2026-09-22T12:27:00Z" w16du:dateUtc="2026-09-22T16:27:00Z">
        <w:r w:rsidRPr="001D411F">
          <w:rPr>
            <w:rFonts w:ascii="Times New Roman" w:hAnsi="Times New Roman"/>
            <w:bCs/>
            <w:sz w:val="24"/>
            <w:szCs w:val="24"/>
          </w:rPr>
          <w:delText>Самостоятельная работа студентов: функции, требования, виды.</w:delText>
        </w:r>
      </w:del>
    </w:p>
    <w:p w14:paraId="1A430497" w14:textId="77777777" w:rsidR="00BE48BB" w:rsidRPr="001D411F" w:rsidRDefault="00BE48BB" w:rsidP="00492EFC">
      <w:pPr>
        <w:pStyle w:val="ListParagraph"/>
        <w:numPr>
          <w:ilvl w:val="0"/>
          <w:numId w:val="4"/>
        </w:numPr>
        <w:tabs>
          <w:tab w:val="left" w:pos="284"/>
        </w:tabs>
        <w:contextualSpacing/>
        <w:jc w:val="both"/>
        <w:rPr>
          <w:del w:id="437" w:author="1" w:date="2026-09-22T12:27:00Z" w16du:dateUtc="2026-09-22T16:27:00Z"/>
          <w:rFonts w:ascii="Times New Roman" w:hAnsi="Times New Roman"/>
          <w:sz w:val="24"/>
          <w:szCs w:val="24"/>
        </w:rPr>
      </w:pPr>
      <w:del w:id="438" w:author="1" w:date="2026-09-22T12:27:00Z" w16du:dateUtc="2026-09-22T16:27:00Z">
        <w:r w:rsidRPr="001D411F">
          <w:rPr>
            <w:rFonts w:ascii="Times New Roman" w:hAnsi="Times New Roman"/>
            <w:sz w:val="24"/>
            <w:szCs w:val="24"/>
          </w:rPr>
          <w:delText>Инновационные технологии в обучении.</w:delText>
        </w:r>
      </w:del>
    </w:p>
    <w:p w14:paraId="1813E7CE" w14:textId="77777777" w:rsidR="00BE48BB" w:rsidRPr="001D411F" w:rsidRDefault="00BE48BB" w:rsidP="00492EFC">
      <w:pPr>
        <w:pStyle w:val="ListParagraph"/>
        <w:numPr>
          <w:ilvl w:val="0"/>
          <w:numId w:val="4"/>
        </w:numPr>
        <w:tabs>
          <w:tab w:val="left" w:pos="284"/>
        </w:tabs>
        <w:contextualSpacing/>
        <w:jc w:val="both"/>
        <w:rPr>
          <w:del w:id="439" w:author="1" w:date="2026-09-22T12:27:00Z" w16du:dateUtc="2026-09-22T16:27:00Z"/>
          <w:rFonts w:ascii="Times New Roman" w:hAnsi="Times New Roman"/>
          <w:sz w:val="24"/>
          <w:szCs w:val="24"/>
        </w:rPr>
      </w:pPr>
      <w:del w:id="440" w:author="1" w:date="2026-09-22T12:27:00Z" w16du:dateUtc="2026-09-22T16:27:00Z">
        <w:r w:rsidRPr="001D411F">
          <w:rPr>
            <w:rFonts w:ascii="Times New Roman" w:hAnsi="Times New Roman"/>
            <w:sz w:val="24"/>
            <w:szCs w:val="24"/>
          </w:rPr>
          <w:delText xml:space="preserve">Дистанционное обучение в системе профессиональной подготовки. </w:delText>
        </w:r>
      </w:del>
    </w:p>
    <w:p w14:paraId="4EB0803C" w14:textId="77777777" w:rsidR="00BE48BB" w:rsidRPr="001D411F" w:rsidRDefault="00BE48BB" w:rsidP="00492EFC">
      <w:pPr>
        <w:numPr>
          <w:ilvl w:val="0"/>
          <w:numId w:val="4"/>
        </w:numPr>
        <w:tabs>
          <w:tab w:val="left" w:pos="284"/>
        </w:tabs>
        <w:jc w:val="both"/>
        <w:rPr>
          <w:del w:id="441" w:author="1" w:date="2026-09-22T12:27:00Z" w16du:dateUtc="2026-09-22T16:27:00Z"/>
        </w:rPr>
      </w:pPr>
      <w:del w:id="442" w:author="1" w:date="2026-09-22T12:27:00Z" w16du:dateUtc="2026-09-22T16:27:00Z">
        <w:r w:rsidRPr="001D411F">
          <w:delText>Основные направления организации самостоятельной работы у бакалавров и магистров.</w:delText>
        </w:r>
      </w:del>
    </w:p>
    <w:p w14:paraId="643452B0" w14:textId="77777777" w:rsidR="00BE48BB" w:rsidRPr="001D411F" w:rsidRDefault="00BE48BB" w:rsidP="00492EFC">
      <w:pPr>
        <w:numPr>
          <w:ilvl w:val="0"/>
          <w:numId w:val="4"/>
        </w:numPr>
        <w:tabs>
          <w:tab w:val="left" w:pos="284"/>
        </w:tabs>
        <w:jc w:val="both"/>
        <w:rPr>
          <w:del w:id="443" w:author="1" w:date="2026-09-22T12:27:00Z" w16du:dateUtc="2026-09-22T16:27:00Z"/>
        </w:rPr>
      </w:pPr>
      <w:del w:id="444" w:author="1" w:date="2026-09-22T12:27:00Z" w16du:dateUtc="2026-09-22T16:27:00Z">
        <w:r w:rsidRPr="001D411F">
          <w:delText xml:space="preserve">Основные направления развития личности студента. </w:delText>
        </w:r>
      </w:del>
    </w:p>
    <w:p w14:paraId="4655226C" w14:textId="77777777" w:rsidR="00BE48BB" w:rsidRPr="001D411F" w:rsidRDefault="00BE48BB" w:rsidP="00492EFC">
      <w:pPr>
        <w:numPr>
          <w:ilvl w:val="0"/>
          <w:numId w:val="4"/>
        </w:numPr>
        <w:tabs>
          <w:tab w:val="left" w:pos="284"/>
        </w:tabs>
        <w:jc w:val="both"/>
        <w:rPr>
          <w:del w:id="445" w:author="1" w:date="2026-09-22T12:27:00Z" w16du:dateUtc="2026-09-22T16:27:00Z"/>
        </w:rPr>
      </w:pPr>
      <w:del w:id="446" w:author="1" w:date="2026-09-22T12:27:00Z" w16du:dateUtc="2026-09-22T16:27:00Z">
        <w:r w:rsidRPr="001D411F">
          <w:delText xml:space="preserve">Особенности интеллектуального развития студентов. </w:delText>
        </w:r>
      </w:del>
    </w:p>
    <w:p w14:paraId="4B166612" w14:textId="77777777" w:rsidR="00BE48BB" w:rsidRPr="001D411F" w:rsidRDefault="00BE48BB" w:rsidP="00492EFC">
      <w:pPr>
        <w:numPr>
          <w:ilvl w:val="0"/>
          <w:numId w:val="4"/>
        </w:numPr>
        <w:tabs>
          <w:tab w:val="left" w:pos="284"/>
        </w:tabs>
        <w:jc w:val="both"/>
        <w:rPr>
          <w:del w:id="447" w:author="1" w:date="2026-09-22T12:27:00Z" w16du:dateUtc="2026-09-22T16:27:00Z"/>
        </w:rPr>
      </w:pPr>
      <w:del w:id="448" w:author="1" w:date="2026-09-22T12:27:00Z" w16du:dateUtc="2026-09-22T16:27:00Z">
        <w:r w:rsidRPr="001D411F">
          <w:delText xml:space="preserve">Познавательный интерес, познавательная деятельность, познавательная активность. </w:delText>
        </w:r>
      </w:del>
    </w:p>
    <w:p w14:paraId="35569C67" w14:textId="77777777" w:rsidR="00BE48BB" w:rsidRPr="001D411F" w:rsidRDefault="00BE48BB" w:rsidP="00492EFC">
      <w:pPr>
        <w:numPr>
          <w:ilvl w:val="0"/>
          <w:numId w:val="4"/>
        </w:numPr>
        <w:tabs>
          <w:tab w:val="left" w:pos="284"/>
        </w:tabs>
        <w:jc w:val="both"/>
        <w:rPr>
          <w:del w:id="449" w:author="1" w:date="2026-09-22T12:27:00Z" w16du:dateUtc="2026-09-22T16:27:00Z"/>
        </w:rPr>
      </w:pPr>
      <w:del w:id="450" w:author="1" w:date="2026-09-22T12:27:00Z" w16du:dateUtc="2026-09-22T16:27:00Z">
        <w:r w:rsidRPr="001D411F">
          <w:delText xml:space="preserve">Средства активизации познавательной деятельности в вузе. Познавательная самостоятельность. </w:delText>
        </w:r>
      </w:del>
    </w:p>
    <w:p w14:paraId="56BAE96B" w14:textId="77777777" w:rsidR="00BE48BB" w:rsidRPr="001D411F" w:rsidRDefault="00BE48BB" w:rsidP="00492EFC">
      <w:pPr>
        <w:numPr>
          <w:ilvl w:val="0"/>
          <w:numId w:val="4"/>
        </w:numPr>
        <w:tabs>
          <w:tab w:val="left" w:pos="284"/>
        </w:tabs>
        <w:jc w:val="both"/>
        <w:rPr>
          <w:del w:id="451" w:author="1" w:date="2026-09-22T12:27:00Z" w16du:dateUtc="2026-09-22T16:27:00Z"/>
        </w:rPr>
      </w:pPr>
      <w:del w:id="452" w:author="1" w:date="2026-09-22T12:27:00Z" w16du:dateUtc="2026-09-22T16:27:00Z">
        <w:r w:rsidRPr="001D411F">
          <w:delText xml:space="preserve">Теория поэтапного формирования умственных действий как наиболее эффективный путь решения проблемы управления познавательной деятельностью студентов.  </w:delText>
        </w:r>
      </w:del>
    </w:p>
    <w:p w14:paraId="5B998B15" w14:textId="77777777" w:rsidR="009F4F6F" w:rsidRPr="001D411F" w:rsidRDefault="009F4F6F" w:rsidP="00625492">
      <w:pPr>
        <w:rPr>
          <w:del w:id="453" w:author="1" w:date="2026-09-22T12:27:00Z" w16du:dateUtc="2026-09-22T16:27:00Z"/>
          <w:b/>
          <w:bCs/>
          <w:caps/>
        </w:rPr>
      </w:pPr>
    </w:p>
    <w:p w14:paraId="2C797CF9" w14:textId="77777777" w:rsidR="00DA10A6" w:rsidRPr="001D411F" w:rsidRDefault="00DA10A6" w:rsidP="00625492">
      <w:pPr>
        <w:rPr>
          <w:del w:id="454" w:author="1" w:date="2026-09-22T12:27:00Z" w16du:dateUtc="2026-09-22T16:27:00Z"/>
          <w:b/>
          <w:bCs/>
        </w:rPr>
      </w:pPr>
      <w:del w:id="455" w:author="1" w:date="2026-09-22T12:27:00Z" w16du:dateUtc="2026-09-22T16:27:00Z">
        <w:r w:rsidRPr="001D411F">
          <w:rPr>
            <w:b/>
            <w:bCs/>
            <w:caps/>
          </w:rPr>
          <w:delText xml:space="preserve">6. Оценочные средства для текущего контроля успеваемости </w:delText>
        </w:r>
      </w:del>
    </w:p>
    <w:p w14:paraId="4BBC15DA" w14:textId="77777777" w:rsidR="00DA10A6" w:rsidRPr="001D411F" w:rsidRDefault="00DA10A6" w:rsidP="00D66A7F">
      <w:pPr>
        <w:spacing w:after="120"/>
        <w:rPr>
          <w:del w:id="456" w:author="1" w:date="2026-09-22T12:27:00Z" w16du:dateUtc="2026-09-22T16:27:00Z"/>
          <w:b/>
          <w:bCs/>
        </w:rPr>
      </w:pPr>
      <w:del w:id="457" w:author="1" w:date="2026-09-22T12:27:00Z" w16du:dateUtc="2026-09-22T16:27:00Z">
        <w:r w:rsidRPr="001D411F">
          <w:rPr>
            <w:b/>
            <w:bCs/>
          </w:rPr>
          <w:delText xml:space="preserve">6.1. </w:delText>
        </w:r>
        <w:r w:rsidR="00D66A7F" w:rsidRPr="001D411F">
          <w:rPr>
            <w:b/>
            <w:bCs/>
          </w:rPr>
          <w:delText>Текущий контроль</w:delText>
        </w:r>
      </w:del>
    </w:p>
    <w:tbl>
      <w:tblPr>
        <w:tblW w:w="935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67"/>
        <w:gridCol w:w="6096"/>
        <w:gridCol w:w="2693"/>
      </w:tblGrid>
      <w:tr w:rsidR="00D66A7F" w:rsidRPr="001D411F" w14:paraId="712ADEDF" w14:textId="77777777" w:rsidTr="004953F9">
        <w:trPr>
          <w:trHeight w:val="582"/>
          <w:del w:id="458" w:author="1" w:date="2026-09-22T12:27:00Z" w16du:dateUtc="2026-09-22T16:27:00Z"/>
        </w:trPr>
        <w:tc>
          <w:tcPr>
            <w:tcW w:w="567" w:type="dxa"/>
            <w:vAlign w:val="center"/>
          </w:tcPr>
          <w:p w14:paraId="099F2B48" w14:textId="77777777" w:rsidR="00D66A7F" w:rsidRPr="001D411F" w:rsidRDefault="00D66A7F" w:rsidP="00F43A50">
            <w:pPr>
              <w:pStyle w:val="a0"/>
              <w:jc w:val="center"/>
              <w:rPr>
                <w:del w:id="459" w:author="1" w:date="2026-09-22T12:27:00Z" w16du:dateUtc="2026-09-22T16:27:00Z"/>
              </w:rPr>
            </w:pPr>
            <w:del w:id="460" w:author="1" w:date="2026-09-22T12:27:00Z" w16du:dateUtc="2026-09-22T16:27:00Z">
              <w:r w:rsidRPr="001D411F">
                <w:delText>№</w:delText>
              </w:r>
            </w:del>
          </w:p>
          <w:p w14:paraId="3A4C2FE4" w14:textId="77777777" w:rsidR="00D66A7F" w:rsidRPr="001D411F" w:rsidRDefault="00D66A7F" w:rsidP="00F43A50">
            <w:pPr>
              <w:pStyle w:val="a0"/>
              <w:jc w:val="center"/>
              <w:rPr>
                <w:del w:id="461" w:author="1" w:date="2026-09-22T12:27:00Z" w16du:dateUtc="2026-09-22T16:27:00Z"/>
              </w:rPr>
            </w:pPr>
            <w:del w:id="462" w:author="1" w:date="2026-09-22T12:27:00Z" w16du:dateUtc="2026-09-22T16:27:00Z">
              <w:r w:rsidRPr="001D411F">
                <w:delText>п</w:delText>
              </w:r>
              <w:r w:rsidR="007D59BB" w:rsidRPr="001D411F">
                <w:delText>/</w:delText>
              </w:r>
              <w:r w:rsidRPr="001D411F">
                <w:delText>п</w:delText>
              </w:r>
            </w:del>
          </w:p>
        </w:tc>
        <w:tc>
          <w:tcPr>
            <w:tcW w:w="6096" w:type="dxa"/>
            <w:vAlign w:val="center"/>
          </w:tcPr>
          <w:p w14:paraId="17D6034A" w14:textId="77777777" w:rsidR="00D66A7F" w:rsidRPr="001D411F" w:rsidRDefault="00D66A7F" w:rsidP="00F43A50">
            <w:pPr>
              <w:pStyle w:val="a0"/>
              <w:jc w:val="center"/>
              <w:rPr>
                <w:del w:id="463" w:author="1" w:date="2026-09-22T12:27:00Z" w16du:dateUtc="2026-09-22T16:27:00Z"/>
              </w:rPr>
            </w:pPr>
            <w:del w:id="464" w:author="1" w:date="2026-09-22T12:27:00Z" w16du:dateUtc="2026-09-22T16:27:00Z">
              <w:r w:rsidRPr="001D411F">
                <w:delText>№  и наименование блока (раздела) дисциплины</w:delText>
              </w:r>
            </w:del>
          </w:p>
        </w:tc>
        <w:tc>
          <w:tcPr>
            <w:tcW w:w="2693" w:type="dxa"/>
            <w:vAlign w:val="center"/>
          </w:tcPr>
          <w:p w14:paraId="0848EFF9" w14:textId="77777777" w:rsidR="00D66A7F" w:rsidRPr="001D411F" w:rsidRDefault="00D66A7F" w:rsidP="00F43A50">
            <w:pPr>
              <w:pStyle w:val="a0"/>
              <w:jc w:val="center"/>
              <w:rPr>
                <w:del w:id="465" w:author="1" w:date="2026-09-22T12:27:00Z" w16du:dateUtc="2026-09-22T16:27:00Z"/>
              </w:rPr>
            </w:pPr>
            <w:del w:id="466" w:author="1" w:date="2026-09-22T12:27:00Z" w16du:dateUtc="2026-09-22T16:27:00Z">
              <w:r w:rsidRPr="001D411F">
                <w:delText>Форма текущего контроля</w:delText>
              </w:r>
            </w:del>
          </w:p>
        </w:tc>
      </w:tr>
      <w:tr w:rsidR="00BE48BB" w:rsidRPr="001D411F" w14:paraId="3CC11DEF" w14:textId="77777777" w:rsidTr="00D27E1F">
        <w:trPr>
          <w:del w:id="467" w:author="1" w:date="2026-09-22T12:27:00Z" w16du:dateUtc="2026-09-22T16:27:00Z"/>
        </w:trPr>
        <w:tc>
          <w:tcPr>
            <w:tcW w:w="567" w:type="dxa"/>
          </w:tcPr>
          <w:p w14:paraId="14B512CA" w14:textId="77777777" w:rsidR="00BE48BB" w:rsidRPr="001D411F" w:rsidRDefault="00BE48BB" w:rsidP="00BE48BB">
            <w:pPr>
              <w:pStyle w:val="a0"/>
              <w:rPr>
                <w:del w:id="468" w:author="1" w:date="2026-09-22T12:27:00Z" w16du:dateUtc="2026-09-22T16:27:00Z"/>
              </w:rPr>
            </w:pPr>
            <w:del w:id="469" w:author="1" w:date="2026-09-22T12:27:00Z" w16du:dateUtc="2026-09-22T16:27:00Z">
              <w:r w:rsidRPr="001D411F">
                <w:delText>1</w:delText>
              </w:r>
            </w:del>
          </w:p>
        </w:tc>
        <w:tc>
          <w:tcPr>
            <w:tcW w:w="6096" w:type="dxa"/>
            <w:vAlign w:val="center"/>
          </w:tcPr>
          <w:p w14:paraId="019E99F1" w14:textId="77777777" w:rsidR="00BE48BB" w:rsidRPr="001D411F" w:rsidRDefault="00BE48BB" w:rsidP="00BE48BB">
            <w:pPr>
              <w:pStyle w:val="WW-"/>
              <w:tabs>
                <w:tab w:val="left" w:pos="3822"/>
              </w:tabs>
              <w:spacing w:line="276" w:lineRule="auto"/>
              <w:ind w:left="0" w:firstLine="0"/>
              <w:rPr>
                <w:del w:id="470" w:author="1" w:date="2026-09-22T12:27:00Z" w16du:dateUtc="2026-09-22T16:27:00Z"/>
                <w:bCs/>
                <w:sz w:val="24"/>
                <w:szCs w:val="24"/>
              </w:rPr>
            </w:pPr>
            <w:del w:id="471" w:author="1" w:date="2026-09-22T12:27:00Z" w16du:dateUtc="2026-09-22T16:27:00Z">
              <w:r w:rsidRPr="001D411F">
                <w:rPr>
                  <w:sz w:val="24"/>
                  <w:szCs w:val="24"/>
                </w:rPr>
                <w:delText>Раздел 1. Педагогика высшей школы</w:delText>
              </w:r>
            </w:del>
          </w:p>
        </w:tc>
        <w:tc>
          <w:tcPr>
            <w:tcW w:w="2693" w:type="dxa"/>
            <w:vAlign w:val="center"/>
          </w:tcPr>
          <w:p w14:paraId="3C845BC3" w14:textId="77777777" w:rsidR="00BE48BB" w:rsidRPr="001D411F" w:rsidRDefault="00BE48BB" w:rsidP="00BE48BB">
            <w:pPr>
              <w:pStyle w:val="a0"/>
              <w:jc w:val="center"/>
              <w:rPr>
                <w:del w:id="472" w:author="1" w:date="2026-09-22T12:27:00Z" w16du:dateUtc="2026-09-22T16:27:00Z"/>
              </w:rPr>
            </w:pPr>
            <w:del w:id="473" w:author="1" w:date="2026-09-22T12:27:00Z" w16du:dateUtc="2026-09-22T16:27:00Z">
              <w:r w:rsidRPr="001D411F">
                <w:delText>Работа на практических занятиях</w:delText>
              </w:r>
            </w:del>
          </w:p>
        </w:tc>
      </w:tr>
      <w:tr w:rsidR="00BE48BB" w:rsidRPr="001D411F" w14:paraId="787FAE53" w14:textId="77777777" w:rsidTr="00D27E1F">
        <w:trPr>
          <w:del w:id="474" w:author="1" w:date="2026-09-22T12:27:00Z" w16du:dateUtc="2026-09-22T16:27:00Z"/>
        </w:trPr>
        <w:tc>
          <w:tcPr>
            <w:tcW w:w="567" w:type="dxa"/>
          </w:tcPr>
          <w:p w14:paraId="57A633D0" w14:textId="77777777" w:rsidR="00BE48BB" w:rsidRPr="001D411F" w:rsidRDefault="00BE48BB" w:rsidP="00BE48BB">
            <w:pPr>
              <w:pStyle w:val="a0"/>
              <w:rPr>
                <w:del w:id="475" w:author="1" w:date="2026-09-22T12:27:00Z" w16du:dateUtc="2026-09-22T16:27:00Z"/>
              </w:rPr>
            </w:pPr>
            <w:del w:id="476" w:author="1" w:date="2026-09-22T12:27:00Z" w16du:dateUtc="2026-09-22T16:27:00Z">
              <w:r w:rsidRPr="001D411F">
                <w:delText>2</w:delText>
              </w:r>
            </w:del>
          </w:p>
        </w:tc>
        <w:tc>
          <w:tcPr>
            <w:tcW w:w="6096" w:type="dxa"/>
            <w:vAlign w:val="center"/>
          </w:tcPr>
          <w:p w14:paraId="1E1E922C" w14:textId="77777777" w:rsidR="00BE48BB" w:rsidRPr="001D411F" w:rsidRDefault="00BE48BB" w:rsidP="00BE48BB">
            <w:pPr>
              <w:pStyle w:val="WW-"/>
              <w:tabs>
                <w:tab w:val="left" w:pos="3822"/>
              </w:tabs>
              <w:spacing w:line="276" w:lineRule="auto"/>
              <w:ind w:left="0" w:firstLine="0"/>
              <w:rPr>
                <w:del w:id="477" w:author="1" w:date="2026-09-22T12:27:00Z" w16du:dateUtc="2026-09-22T16:27:00Z"/>
                <w:bCs/>
                <w:sz w:val="24"/>
                <w:szCs w:val="24"/>
              </w:rPr>
            </w:pPr>
            <w:del w:id="478" w:author="1" w:date="2026-09-22T12:27:00Z" w16du:dateUtc="2026-09-22T16:27:00Z">
              <w:r w:rsidRPr="001D411F">
                <w:rPr>
                  <w:sz w:val="24"/>
                  <w:szCs w:val="24"/>
                </w:rPr>
                <w:delText>Раздел 2. Психология высшей школы</w:delText>
              </w:r>
            </w:del>
          </w:p>
        </w:tc>
        <w:tc>
          <w:tcPr>
            <w:tcW w:w="2693" w:type="dxa"/>
          </w:tcPr>
          <w:p w14:paraId="15DA7322" w14:textId="77777777" w:rsidR="00BE48BB" w:rsidRPr="001D411F" w:rsidRDefault="00BE48BB" w:rsidP="00BE48BB">
            <w:pPr>
              <w:pStyle w:val="a0"/>
              <w:jc w:val="center"/>
              <w:rPr>
                <w:del w:id="479" w:author="1" w:date="2026-09-22T12:27:00Z" w16du:dateUtc="2026-09-22T16:27:00Z"/>
              </w:rPr>
            </w:pPr>
            <w:del w:id="480" w:author="1" w:date="2026-09-22T12:27:00Z" w16du:dateUtc="2026-09-22T16:27:00Z">
              <w:r w:rsidRPr="001D411F">
                <w:delText>Работа на практических занятиях</w:delText>
              </w:r>
            </w:del>
          </w:p>
        </w:tc>
      </w:tr>
    </w:tbl>
    <w:p w14:paraId="554F9139" w14:textId="77777777" w:rsidR="00D66A7F" w:rsidRPr="001D411F" w:rsidRDefault="00D66A7F" w:rsidP="00D66A7F">
      <w:pPr>
        <w:spacing w:after="120"/>
        <w:rPr>
          <w:del w:id="481" w:author="1" w:date="2026-09-22T12:27:00Z" w16du:dateUtc="2026-09-22T16:27:00Z"/>
          <w:b/>
          <w:bCs/>
        </w:rPr>
      </w:pPr>
    </w:p>
    <w:p w14:paraId="68832746" w14:textId="77777777" w:rsidR="00EA3E09" w:rsidRPr="001D411F" w:rsidRDefault="00DA10A6" w:rsidP="006C7B9A">
      <w:pPr>
        <w:spacing w:line="360" w:lineRule="auto"/>
        <w:rPr>
          <w:del w:id="482" w:author="1" w:date="2026-09-22T12:27:00Z" w16du:dateUtc="2026-09-22T16:27:00Z"/>
          <w:b/>
          <w:bCs/>
        </w:rPr>
      </w:pPr>
      <w:del w:id="483" w:author="1" w:date="2026-09-22T12:27:00Z" w16du:dateUtc="2026-09-22T16:27:00Z">
        <w:r w:rsidRPr="001D411F">
          <w:rPr>
            <w:b/>
            <w:bCs/>
          </w:rPr>
          <w:delText>7. ПЕРЕЧЕНЬ УЧЕБНОЙ ЛИТЕРАТУРЫ:</w:delText>
        </w:r>
      </w:del>
    </w:p>
    <w:p w14:paraId="0A869408" w14:textId="77777777" w:rsidR="00320791" w:rsidRPr="001D411F" w:rsidRDefault="00320791" w:rsidP="00320791">
      <w:pPr>
        <w:spacing w:line="360" w:lineRule="auto"/>
        <w:rPr>
          <w:del w:id="484" w:author="1" w:date="2026-09-22T12:27:00Z" w16du:dateUtc="2026-09-22T16:27:00Z"/>
          <w:b/>
          <w:bCs/>
        </w:rPr>
      </w:pPr>
    </w:p>
    <w:tbl>
      <w:tblPr>
        <w:tblW w:w="9493" w:type="dxa"/>
        <w:tblInd w:w="41" w:type="dxa"/>
        <w:tblBorders>
          <w:top w:val="single" w:sz="2" w:space="0" w:color="000001"/>
          <w:left w:val="single" w:sz="2" w:space="0" w:color="000001"/>
          <w:bottom w:val="single" w:sz="2" w:space="0" w:color="000001"/>
          <w:insideH w:val="single" w:sz="2" w:space="0" w:color="000001"/>
        </w:tblBorders>
        <w:tblLayout w:type="fixed"/>
        <w:tblCellMar>
          <w:top w:w="55" w:type="dxa"/>
          <w:left w:w="36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562"/>
        <w:gridCol w:w="2268"/>
        <w:gridCol w:w="1560"/>
        <w:gridCol w:w="1275"/>
        <w:gridCol w:w="1134"/>
        <w:gridCol w:w="1276"/>
        <w:gridCol w:w="1418"/>
      </w:tblGrid>
      <w:tr w:rsidR="00BE48BB" w:rsidRPr="001D411F" w14:paraId="662F3ED7" w14:textId="77777777" w:rsidTr="00AD7573">
        <w:trPr>
          <w:del w:id="485" w:author="1" w:date="2026-09-22T12:27:00Z" w16du:dateUtc="2026-09-22T16:27:00Z"/>
        </w:trPr>
        <w:tc>
          <w:tcPr>
            <w:tcW w:w="562" w:type="dxa"/>
            <w:vMerge w:val="restart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tcMar>
              <w:left w:w="36" w:type="dxa"/>
            </w:tcMar>
            <w:vAlign w:val="center"/>
          </w:tcPr>
          <w:p w14:paraId="67E9A416" w14:textId="77777777" w:rsidR="00BE48BB" w:rsidRPr="001D411F" w:rsidRDefault="00BE48BB" w:rsidP="00AD7573">
            <w:pPr>
              <w:shd w:val="clear" w:color="auto" w:fill="FFFFFF"/>
              <w:snapToGrid w:val="0"/>
              <w:jc w:val="center"/>
              <w:rPr>
                <w:del w:id="486" w:author="1" w:date="2026-09-22T12:27:00Z" w16du:dateUtc="2026-09-22T16:27:00Z"/>
                <w:b/>
                <w:sz w:val="22"/>
                <w:szCs w:val="22"/>
              </w:rPr>
            </w:pPr>
            <w:del w:id="487" w:author="1" w:date="2026-09-22T12:27:00Z" w16du:dateUtc="2026-09-22T16:27:00Z">
              <w:r w:rsidRPr="001D411F">
                <w:rPr>
                  <w:b/>
                  <w:bCs/>
                  <w:sz w:val="22"/>
                  <w:szCs w:val="22"/>
                  <w:shd w:val="clear" w:color="auto" w:fill="FFFFFF"/>
                </w:rPr>
                <w:delText>№ п/п</w:delText>
              </w:r>
            </w:del>
          </w:p>
        </w:tc>
        <w:tc>
          <w:tcPr>
            <w:tcW w:w="2268" w:type="dxa"/>
            <w:vMerge w:val="restart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tcMar>
              <w:left w:w="36" w:type="dxa"/>
            </w:tcMar>
            <w:vAlign w:val="center"/>
          </w:tcPr>
          <w:p w14:paraId="0948CE24" w14:textId="77777777" w:rsidR="00BE48BB" w:rsidRPr="001D411F" w:rsidRDefault="00BE48BB" w:rsidP="00AD7573">
            <w:pPr>
              <w:shd w:val="clear" w:color="auto" w:fill="FFFFFF"/>
              <w:snapToGrid w:val="0"/>
              <w:jc w:val="center"/>
              <w:rPr>
                <w:del w:id="488" w:author="1" w:date="2026-09-22T12:27:00Z" w16du:dateUtc="2026-09-22T16:27:00Z"/>
                <w:b/>
                <w:bCs/>
                <w:sz w:val="22"/>
                <w:szCs w:val="22"/>
              </w:rPr>
            </w:pPr>
            <w:del w:id="489" w:author="1" w:date="2026-09-22T12:27:00Z" w16du:dateUtc="2026-09-22T16:27:00Z">
              <w:r w:rsidRPr="001D411F">
                <w:rPr>
                  <w:b/>
                  <w:bCs/>
                  <w:sz w:val="22"/>
                  <w:szCs w:val="22"/>
                  <w:shd w:val="clear" w:color="auto" w:fill="FFFFFF"/>
                </w:rPr>
                <w:delText>Наименование</w:delText>
              </w:r>
            </w:del>
          </w:p>
        </w:tc>
        <w:tc>
          <w:tcPr>
            <w:tcW w:w="1560" w:type="dxa"/>
            <w:vMerge w:val="restart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tcMar>
              <w:left w:w="36" w:type="dxa"/>
            </w:tcMar>
            <w:vAlign w:val="center"/>
          </w:tcPr>
          <w:p w14:paraId="4918EF01" w14:textId="77777777" w:rsidR="00BE48BB" w:rsidRPr="001D411F" w:rsidRDefault="00BE48BB" w:rsidP="00AD7573">
            <w:pPr>
              <w:shd w:val="clear" w:color="auto" w:fill="FFFFFF"/>
              <w:snapToGrid w:val="0"/>
              <w:jc w:val="center"/>
              <w:rPr>
                <w:del w:id="490" w:author="1" w:date="2026-09-22T12:27:00Z" w16du:dateUtc="2026-09-22T16:27:00Z"/>
                <w:b/>
                <w:bCs/>
                <w:sz w:val="22"/>
                <w:szCs w:val="22"/>
              </w:rPr>
            </w:pPr>
            <w:del w:id="491" w:author="1" w:date="2026-09-22T12:27:00Z" w16du:dateUtc="2026-09-22T16:27:00Z">
              <w:r w:rsidRPr="001D411F">
                <w:rPr>
                  <w:b/>
                  <w:bCs/>
                  <w:sz w:val="22"/>
                  <w:szCs w:val="22"/>
                  <w:shd w:val="clear" w:color="auto" w:fill="FFFFFF"/>
                </w:rPr>
                <w:delText>Авторы</w:delText>
              </w:r>
            </w:del>
          </w:p>
        </w:tc>
        <w:tc>
          <w:tcPr>
            <w:tcW w:w="1275" w:type="dxa"/>
            <w:vMerge w:val="restart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tcMar>
              <w:left w:w="36" w:type="dxa"/>
            </w:tcMar>
            <w:textDirection w:val="btLr"/>
            <w:vAlign w:val="center"/>
          </w:tcPr>
          <w:p w14:paraId="5C95CE7B" w14:textId="77777777" w:rsidR="00BE48BB" w:rsidRPr="001D411F" w:rsidRDefault="00BE48BB" w:rsidP="00AD7573">
            <w:pPr>
              <w:shd w:val="clear" w:color="auto" w:fill="FFFFFF"/>
              <w:snapToGrid w:val="0"/>
              <w:ind w:left="113" w:right="113"/>
              <w:jc w:val="center"/>
              <w:rPr>
                <w:del w:id="492" w:author="1" w:date="2026-09-22T12:27:00Z" w16du:dateUtc="2026-09-22T16:27:00Z"/>
                <w:b/>
                <w:bCs/>
                <w:sz w:val="22"/>
                <w:szCs w:val="22"/>
              </w:rPr>
            </w:pPr>
            <w:del w:id="493" w:author="1" w:date="2026-09-22T12:27:00Z" w16du:dateUtc="2026-09-22T16:27:00Z">
              <w:r w:rsidRPr="001D411F">
                <w:rPr>
                  <w:b/>
                  <w:bCs/>
                  <w:sz w:val="22"/>
                  <w:szCs w:val="22"/>
                  <w:shd w:val="clear" w:color="auto" w:fill="FFFFFF"/>
                </w:rPr>
                <w:delText>Место издания</w:delText>
              </w:r>
            </w:del>
          </w:p>
        </w:tc>
        <w:tc>
          <w:tcPr>
            <w:tcW w:w="1134" w:type="dxa"/>
            <w:vMerge w:val="restart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tcMar>
              <w:left w:w="36" w:type="dxa"/>
            </w:tcMar>
            <w:textDirection w:val="btLr"/>
            <w:vAlign w:val="center"/>
          </w:tcPr>
          <w:p w14:paraId="7A1F2BB5" w14:textId="77777777" w:rsidR="00BE48BB" w:rsidRPr="001D411F" w:rsidRDefault="00BE48BB" w:rsidP="00AD7573">
            <w:pPr>
              <w:shd w:val="clear" w:color="auto" w:fill="FFFFFF"/>
              <w:snapToGrid w:val="0"/>
              <w:ind w:left="113" w:right="113"/>
              <w:jc w:val="center"/>
              <w:rPr>
                <w:del w:id="494" w:author="1" w:date="2026-09-22T12:27:00Z" w16du:dateUtc="2026-09-22T16:27:00Z"/>
                <w:b/>
                <w:bCs/>
                <w:sz w:val="22"/>
                <w:szCs w:val="22"/>
              </w:rPr>
            </w:pPr>
            <w:del w:id="495" w:author="1" w:date="2026-09-22T12:27:00Z" w16du:dateUtc="2026-09-22T16:27:00Z">
              <w:r w:rsidRPr="001D411F">
                <w:rPr>
                  <w:b/>
                  <w:bCs/>
                  <w:sz w:val="22"/>
                  <w:szCs w:val="22"/>
                  <w:shd w:val="clear" w:color="auto" w:fill="FFFFFF"/>
                </w:rPr>
                <w:delText>Год издания</w:delText>
              </w:r>
            </w:del>
          </w:p>
        </w:tc>
        <w:tc>
          <w:tcPr>
            <w:tcW w:w="2694" w:type="dxa"/>
            <w:gridSpan w:val="2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tcMar>
              <w:left w:w="36" w:type="dxa"/>
            </w:tcMar>
            <w:vAlign w:val="center"/>
          </w:tcPr>
          <w:p w14:paraId="18DCB598" w14:textId="77777777" w:rsidR="00BE48BB" w:rsidRPr="001D411F" w:rsidRDefault="00BE48BB" w:rsidP="00AD7573">
            <w:pPr>
              <w:shd w:val="clear" w:color="auto" w:fill="FFFFFF"/>
              <w:snapToGrid w:val="0"/>
              <w:jc w:val="center"/>
              <w:rPr>
                <w:del w:id="496" w:author="1" w:date="2026-09-22T12:27:00Z" w16du:dateUtc="2026-09-22T16:27:00Z"/>
                <w:b/>
                <w:bCs/>
                <w:sz w:val="22"/>
                <w:szCs w:val="22"/>
              </w:rPr>
            </w:pPr>
            <w:del w:id="497" w:author="1" w:date="2026-09-22T12:27:00Z" w16du:dateUtc="2026-09-22T16:27:00Z">
              <w:r w:rsidRPr="001D411F">
                <w:rPr>
                  <w:b/>
                  <w:bCs/>
                  <w:sz w:val="22"/>
                  <w:szCs w:val="22"/>
                  <w:shd w:val="clear" w:color="auto" w:fill="FFFFFF"/>
                </w:rPr>
                <w:delText>Наличие</w:delText>
              </w:r>
            </w:del>
          </w:p>
        </w:tc>
      </w:tr>
      <w:tr w:rsidR="00BE48BB" w:rsidRPr="001D411F" w14:paraId="5A3D32E1" w14:textId="77777777" w:rsidTr="00AD7573">
        <w:trPr>
          <w:trHeight w:val="677"/>
          <w:del w:id="498" w:author="1" w:date="2026-09-22T12:27:00Z" w16du:dateUtc="2026-09-22T16:27:00Z"/>
        </w:trPr>
        <w:tc>
          <w:tcPr>
            <w:tcW w:w="562" w:type="dxa"/>
            <w:vMerge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tcMar>
              <w:left w:w="36" w:type="dxa"/>
            </w:tcMar>
            <w:vAlign w:val="center"/>
          </w:tcPr>
          <w:p w14:paraId="3D8AA7E8" w14:textId="77777777" w:rsidR="00BE48BB" w:rsidRPr="001D411F" w:rsidRDefault="00BE48BB" w:rsidP="00AD7573">
            <w:pPr>
              <w:shd w:val="clear" w:color="auto" w:fill="FFFFFF"/>
              <w:snapToGrid w:val="0"/>
              <w:jc w:val="center"/>
              <w:rPr>
                <w:del w:id="499" w:author="1" w:date="2026-09-22T12:27:00Z" w16du:dateUtc="2026-09-22T16:27:00Z"/>
                <w:b/>
                <w:bCs/>
                <w:sz w:val="22"/>
                <w:szCs w:val="22"/>
                <w:shd w:val="clear" w:color="auto" w:fill="FFFFFF"/>
              </w:rPr>
            </w:pPr>
          </w:p>
        </w:tc>
        <w:tc>
          <w:tcPr>
            <w:tcW w:w="2268" w:type="dxa"/>
            <w:vMerge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tcMar>
              <w:left w:w="36" w:type="dxa"/>
            </w:tcMar>
            <w:vAlign w:val="center"/>
          </w:tcPr>
          <w:p w14:paraId="0B58350B" w14:textId="77777777" w:rsidR="00BE48BB" w:rsidRPr="001D411F" w:rsidRDefault="00BE48BB" w:rsidP="00AD7573">
            <w:pPr>
              <w:shd w:val="clear" w:color="auto" w:fill="FFFFFF"/>
              <w:snapToGrid w:val="0"/>
              <w:jc w:val="center"/>
              <w:rPr>
                <w:del w:id="500" w:author="1" w:date="2026-09-22T12:27:00Z" w16du:dateUtc="2026-09-22T16:27:00Z"/>
                <w:b/>
                <w:bCs/>
                <w:sz w:val="22"/>
                <w:szCs w:val="22"/>
                <w:shd w:val="clear" w:color="auto" w:fill="FFFFFF"/>
              </w:rPr>
            </w:pPr>
          </w:p>
        </w:tc>
        <w:tc>
          <w:tcPr>
            <w:tcW w:w="1560" w:type="dxa"/>
            <w:vMerge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tcMar>
              <w:left w:w="36" w:type="dxa"/>
            </w:tcMar>
            <w:vAlign w:val="center"/>
          </w:tcPr>
          <w:p w14:paraId="51F79E98" w14:textId="77777777" w:rsidR="00BE48BB" w:rsidRPr="001D411F" w:rsidRDefault="00BE48BB" w:rsidP="00AD7573">
            <w:pPr>
              <w:shd w:val="clear" w:color="auto" w:fill="FFFFFF"/>
              <w:snapToGrid w:val="0"/>
              <w:jc w:val="center"/>
              <w:rPr>
                <w:del w:id="501" w:author="1" w:date="2026-09-22T12:27:00Z" w16du:dateUtc="2026-09-22T16:27:00Z"/>
                <w:b/>
                <w:bCs/>
                <w:sz w:val="22"/>
                <w:szCs w:val="22"/>
                <w:shd w:val="clear" w:color="auto" w:fill="FFFFFF"/>
              </w:rPr>
            </w:pPr>
          </w:p>
        </w:tc>
        <w:tc>
          <w:tcPr>
            <w:tcW w:w="1275" w:type="dxa"/>
            <w:vMerge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tcMar>
              <w:left w:w="36" w:type="dxa"/>
            </w:tcMar>
            <w:vAlign w:val="center"/>
          </w:tcPr>
          <w:p w14:paraId="238BFE85" w14:textId="77777777" w:rsidR="00BE48BB" w:rsidRPr="001D411F" w:rsidRDefault="00BE48BB" w:rsidP="00AD7573">
            <w:pPr>
              <w:shd w:val="clear" w:color="auto" w:fill="FFFFFF"/>
              <w:snapToGrid w:val="0"/>
              <w:jc w:val="center"/>
              <w:rPr>
                <w:del w:id="502" w:author="1" w:date="2026-09-22T12:27:00Z" w16du:dateUtc="2026-09-22T16:27:00Z"/>
                <w:b/>
                <w:bCs/>
                <w:sz w:val="22"/>
                <w:szCs w:val="22"/>
                <w:shd w:val="clear" w:color="auto" w:fill="FFFFFF"/>
              </w:rPr>
            </w:pPr>
          </w:p>
        </w:tc>
        <w:tc>
          <w:tcPr>
            <w:tcW w:w="1134" w:type="dxa"/>
            <w:vMerge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tcMar>
              <w:left w:w="36" w:type="dxa"/>
            </w:tcMar>
            <w:vAlign w:val="center"/>
          </w:tcPr>
          <w:p w14:paraId="4CAFEADD" w14:textId="77777777" w:rsidR="00BE48BB" w:rsidRPr="001D411F" w:rsidRDefault="00BE48BB" w:rsidP="00AD7573">
            <w:pPr>
              <w:shd w:val="clear" w:color="auto" w:fill="FFFFFF"/>
              <w:snapToGrid w:val="0"/>
              <w:jc w:val="center"/>
              <w:rPr>
                <w:del w:id="503" w:author="1" w:date="2026-09-22T12:27:00Z" w16du:dateUtc="2026-09-22T16:27:00Z"/>
                <w:b/>
                <w:bCs/>
                <w:sz w:val="22"/>
                <w:szCs w:val="22"/>
                <w:shd w:val="clear" w:color="auto" w:fill="FFFFFF"/>
              </w:rPr>
            </w:pPr>
          </w:p>
        </w:tc>
        <w:tc>
          <w:tcPr>
            <w:tcW w:w="1276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tcMar>
              <w:left w:w="36" w:type="dxa"/>
            </w:tcMar>
            <w:vAlign w:val="center"/>
          </w:tcPr>
          <w:p w14:paraId="13D2031E" w14:textId="77777777" w:rsidR="00BE48BB" w:rsidRPr="001D411F" w:rsidRDefault="00BE48BB" w:rsidP="00AD7573">
            <w:pPr>
              <w:jc w:val="center"/>
              <w:rPr>
                <w:del w:id="504" w:author="1" w:date="2026-09-22T12:27:00Z" w16du:dateUtc="2026-09-22T16:27:00Z"/>
                <w:b/>
                <w:sz w:val="22"/>
                <w:szCs w:val="22"/>
              </w:rPr>
            </w:pPr>
            <w:del w:id="505" w:author="1" w:date="2026-09-22T12:27:00Z" w16du:dateUtc="2026-09-22T16:27:00Z">
              <w:r w:rsidRPr="001D411F">
                <w:rPr>
                  <w:b/>
                  <w:sz w:val="22"/>
                  <w:szCs w:val="22"/>
                </w:rPr>
                <w:delText>Печатные издания</w:delText>
              </w:r>
            </w:del>
          </w:p>
        </w:tc>
        <w:tc>
          <w:tcPr>
            <w:tcW w:w="1418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tcMar>
              <w:left w:w="36" w:type="dxa"/>
            </w:tcMar>
            <w:vAlign w:val="center"/>
          </w:tcPr>
          <w:p w14:paraId="7ACE5FC6" w14:textId="77777777" w:rsidR="00BE48BB" w:rsidRPr="001D411F" w:rsidRDefault="00BE48BB" w:rsidP="00AD7573">
            <w:pPr>
              <w:jc w:val="center"/>
              <w:rPr>
                <w:del w:id="506" w:author="1" w:date="2026-09-22T12:27:00Z" w16du:dateUtc="2026-09-22T16:27:00Z"/>
                <w:b/>
                <w:sz w:val="22"/>
                <w:szCs w:val="22"/>
              </w:rPr>
            </w:pPr>
            <w:del w:id="507" w:author="1" w:date="2026-09-22T12:27:00Z" w16du:dateUtc="2026-09-22T16:27:00Z">
              <w:r w:rsidRPr="001D411F">
                <w:rPr>
                  <w:b/>
                  <w:sz w:val="22"/>
                  <w:szCs w:val="22"/>
                </w:rPr>
                <w:delText>ЭБС (адрес в сети Интернет)</w:delText>
              </w:r>
            </w:del>
          </w:p>
        </w:tc>
      </w:tr>
      <w:tr w:rsidR="00BE48BB" w:rsidRPr="001D411F" w14:paraId="5C50A79F" w14:textId="77777777" w:rsidTr="00AD7573">
        <w:trPr>
          <w:del w:id="508" w:author="1" w:date="2026-09-22T12:27:00Z" w16du:dateUtc="2026-09-22T16:27:00Z"/>
        </w:trPr>
        <w:tc>
          <w:tcPr>
            <w:tcW w:w="562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tcMar>
              <w:left w:w="36" w:type="dxa"/>
            </w:tcMar>
          </w:tcPr>
          <w:p w14:paraId="78D5B6A1" w14:textId="77777777" w:rsidR="00BE48BB" w:rsidRPr="001D411F" w:rsidRDefault="00BE48BB" w:rsidP="00AD7573">
            <w:pPr>
              <w:shd w:val="clear" w:color="auto" w:fill="FFFFFF"/>
              <w:snapToGrid w:val="0"/>
              <w:jc w:val="center"/>
              <w:rPr>
                <w:del w:id="509" w:author="1" w:date="2026-09-22T12:27:00Z" w16du:dateUtc="2026-09-22T16:27:00Z"/>
                <w:sz w:val="22"/>
                <w:szCs w:val="22"/>
              </w:rPr>
            </w:pPr>
            <w:del w:id="510" w:author="1" w:date="2026-09-22T12:27:00Z" w16du:dateUtc="2026-09-22T16:27:00Z">
              <w:r w:rsidRPr="001D411F">
                <w:rPr>
                  <w:sz w:val="22"/>
                  <w:szCs w:val="22"/>
                  <w:lang w:val="en-US"/>
                </w:rPr>
                <w:delText>1</w:delText>
              </w:r>
              <w:r w:rsidRPr="001D411F">
                <w:rPr>
                  <w:sz w:val="22"/>
                  <w:szCs w:val="22"/>
                </w:rPr>
                <w:delText>1.</w:delText>
              </w:r>
            </w:del>
          </w:p>
        </w:tc>
        <w:tc>
          <w:tcPr>
            <w:tcW w:w="2268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tcMar>
              <w:left w:w="36" w:type="dxa"/>
            </w:tcMar>
          </w:tcPr>
          <w:p w14:paraId="39CC36F9" w14:textId="77777777" w:rsidR="00BE48BB" w:rsidRPr="001D411F" w:rsidRDefault="00BE48BB" w:rsidP="00AD7573">
            <w:pPr>
              <w:rPr>
                <w:del w:id="511" w:author="1" w:date="2026-09-22T12:27:00Z" w16du:dateUtc="2026-09-22T16:27:00Z"/>
                <w:sz w:val="22"/>
                <w:szCs w:val="22"/>
              </w:rPr>
            </w:pPr>
            <w:del w:id="512" w:author="1" w:date="2026-09-22T12:27:00Z" w16du:dateUtc="2026-09-22T16:27:00Z">
              <w:r w:rsidRPr="001D411F">
                <w:rPr>
                  <w:color w:val="000000"/>
                  <w:sz w:val="22"/>
                  <w:szCs w:val="22"/>
                </w:rPr>
                <w:delText>Педагогика высшей школы: история, проблематика, принципы: учебное пособие для обучающихся в магистратуре</w:delText>
              </w:r>
            </w:del>
          </w:p>
        </w:tc>
        <w:tc>
          <w:tcPr>
            <w:tcW w:w="1560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tcMar>
              <w:left w:w="36" w:type="dxa"/>
            </w:tcMar>
          </w:tcPr>
          <w:p w14:paraId="6A65CB4A" w14:textId="77777777" w:rsidR="00BE48BB" w:rsidRPr="001D411F" w:rsidRDefault="00BE48BB" w:rsidP="00AD7573">
            <w:pPr>
              <w:shd w:val="clear" w:color="auto" w:fill="FFFFFF"/>
              <w:snapToGrid w:val="0"/>
              <w:ind w:right="126"/>
              <w:jc w:val="center"/>
              <w:rPr>
                <w:del w:id="513" w:author="1" w:date="2026-09-22T12:27:00Z" w16du:dateUtc="2026-09-22T16:27:00Z"/>
                <w:sz w:val="22"/>
                <w:szCs w:val="22"/>
              </w:rPr>
            </w:pPr>
            <w:del w:id="514" w:author="1" w:date="2026-09-22T12:27:00Z" w16du:dateUtc="2026-09-22T16:27:00Z">
              <w:r w:rsidRPr="001D411F">
                <w:rPr>
                  <w:rStyle w:val="A10"/>
                  <w:bCs/>
                </w:rPr>
                <w:delText>Б.Р.Мандель</w:delText>
              </w:r>
            </w:del>
          </w:p>
        </w:tc>
        <w:tc>
          <w:tcPr>
            <w:tcW w:w="1275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tcMar>
              <w:left w:w="36" w:type="dxa"/>
            </w:tcMar>
          </w:tcPr>
          <w:p w14:paraId="5E34D81B" w14:textId="77777777" w:rsidR="00BE48BB" w:rsidRPr="001D411F" w:rsidRDefault="00BE48BB" w:rsidP="00AD7573">
            <w:pPr>
              <w:shd w:val="clear" w:color="auto" w:fill="FFFFFF"/>
              <w:snapToGrid w:val="0"/>
              <w:jc w:val="center"/>
              <w:rPr>
                <w:del w:id="515" w:author="1" w:date="2026-09-22T12:27:00Z" w16du:dateUtc="2026-09-22T16:27:00Z"/>
                <w:sz w:val="22"/>
                <w:szCs w:val="22"/>
              </w:rPr>
            </w:pPr>
            <w:del w:id="516" w:author="1" w:date="2026-09-22T12:27:00Z" w16du:dateUtc="2026-09-22T16:27:00Z">
              <w:r w:rsidRPr="001D411F">
                <w:rPr>
                  <w:rStyle w:val="A10"/>
                  <w:bCs/>
                </w:rPr>
                <w:delText>М.; Берлин : Директ-Медиа,</w:delText>
              </w:r>
            </w:del>
          </w:p>
        </w:tc>
        <w:tc>
          <w:tcPr>
            <w:tcW w:w="1134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tcMar>
              <w:left w:w="36" w:type="dxa"/>
            </w:tcMar>
          </w:tcPr>
          <w:p w14:paraId="2C53782C" w14:textId="77777777" w:rsidR="00BE48BB" w:rsidRPr="001D411F" w:rsidRDefault="00BE48BB" w:rsidP="00AD7573">
            <w:pPr>
              <w:shd w:val="clear" w:color="auto" w:fill="FFFFFF"/>
              <w:snapToGrid w:val="0"/>
              <w:jc w:val="center"/>
              <w:rPr>
                <w:del w:id="517" w:author="1" w:date="2026-09-22T12:27:00Z" w16du:dateUtc="2026-09-22T16:27:00Z"/>
                <w:sz w:val="22"/>
                <w:szCs w:val="22"/>
              </w:rPr>
            </w:pPr>
            <w:del w:id="518" w:author="1" w:date="2026-09-22T12:27:00Z" w16du:dateUtc="2026-09-22T16:27:00Z">
              <w:r w:rsidRPr="001D411F">
                <w:rPr>
                  <w:rStyle w:val="A10"/>
                  <w:bCs/>
                </w:rPr>
                <w:delText>2017</w:delText>
              </w:r>
            </w:del>
          </w:p>
        </w:tc>
        <w:tc>
          <w:tcPr>
            <w:tcW w:w="1276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tcMar>
              <w:left w:w="36" w:type="dxa"/>
            </w:tcMar>
          </w:tcPr>
          <w:p w14:paraId="19360D33" w14:textId="77777777" w:rsidR="00BE48BB" w:rsidRPr="001D411F" w:rsidRDefault="00BE48BB" w:rsidP="00AD7573">
            <w:pPr>
              <w:shd w:val="clear" w:color="auto" w:fill="FFFFFF"/>
              <w:snapToGrid w:val="0"/>
              <w:rPr>
                <w:del w:id="519" w:author="1" w:date="2026-09-22T12:27:00Z" w16du:dateUtc="2026-09-22T16:27:00Z"/>
                <w:color w:val="000000"/>
                <w:sz w:val="22"/>
                <w:szCs w:val="22"/>
              </w:rPr>
            </w:pPr>
          </w:p>
        </w:tc>
        <w:tc>
          <w:tcPr>
            <w:tcW w:w="1418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tcMar>
              <w:left w:w="36" w:type="dxa"/>
            </w:tcMar>
          </w:tcPr>
          <w:p w14:paraId="49A50F81" w14:textId="77777777" w:rsidR="00BE48BB" w:rsidRPr="001D411F" w:rsidRDefault="00BE48BB" w:rsidP="00AD7573">
            <w:pPr>
              <w:shd w:val="clear" w:color="auto" w:fill="FFFFFF"/>
              <w:tabs>
                <w:tab w:val="left" w:pos="395"/>
                <w:tab w:val="left" w:pos="868"/>
              </w:tabs>
              <w:snapToGrid w:val="0"/>
              <w:jc w:val="center"/>
              <w:rPr>
                <w:del w:id="520" w:author="1" w:date="2026-09-22T12:27:00Z" w16du:dateUtc="2026-09-22T16:27:00Z"/>
                <w:sz w:val="22"/>
                <w:szCs w:val="22"/>
                <w:lang w:val="en-US"/>
              </w:rPr>
            </w:pPr>
            <w:del w:id="521" w:author="1" w:date="2026-09-22T12:27:00Z" w16du:dateUtc="2026-09-22T16:27:00Z">
              <w:r w:rsidRPr="001D411F">
                <w:rPr>
                  <w:sz w:val="22"/>
                  <w:szCs w:val="22"/>
                </w:rPr>
                <w:delText>http://</w:delText>
              </w:r>
              <w:r w:rsidRPr="001D411F">
                <w:rPr>
                  <w:sz w:val="22"/>
                  <w:szCs w:val="22"/>
                  <w:lang w:val="en-US"/>
                </w:rPr>
                <w:delText>biblioclub</w:delText>
              </w:r>
              <w:r w:rsidRPr="001D411F">
                <w:rPr>
                  <w:sz w:val="22"/>
                  <w:szCs w:val="22"/>
                </w:rPr>
                <w:delText>.ru/</w:delText>
              </w:r>
            </w:del>
          </w:p>
        </w:tc>
      </w:tr>
      <w:tr w:rsidR="00BE48BB" w:rsidRPr="001D411F" w14:paraId="7BB88A6A" w14:textId="77777777" w:rsidTr="00AD7573">
        <w:trPr>
          <w:trHeight w:val="1225"/>
          <w:del w:id="522" w:author="1" w:date="2026-09-22T12:27:00Z" w16du:dateUtc="2026-09-22T16:27:00Z"/>
        </w:trPr>
        <w:tc>
          <w:tcPr>
            <w:tcW w:w="562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tcMar>
              <w:left w:w="36" w:type="dxa"/>
            </w:tcMar>
          </w:tcPr>
          <w:p w14:paraId="1D3B5DD9" w14:textId="77777777" w:rsidR="00BE48BB" w:rsidRPr="001D411F" w:rsidRDefault="00BE48BB" w:rsidP="00AD7573">
            <w:pPr>
              <w:shd w:val="clear" w:color="auto" w:fill="FFFFFF"/>
              <w:snapToGrid w:val="0"/>
              <w:jc w:val="center"/>
              <w:rPr>
                <w:del w:id="523" w:author="1" w:date="2026-09-22T12:27:00Z" w16du:dateUtc="2026-09-22T16:27:00Z"/>
                <w:sz w:val="22"/>
                <w:szCs w:val="22"/>
              </w:rPr>
            </w:pPr>
            <w:del w:id="524" w:author="1" w:date="2026-09-22T12:27:00Z" w16du:dateUtc="2026-09-22T16:27:00Z">
              <w:r w:rsidRPr="001D411F">
                <w:rPr>
                  <w:sz w:val="22"/>
                  <w:szCs w:val="22"/>
                  <w:lang w:val="en-US"/>
                </w:rPr>
                <w:delText>2</w:delText>
              </w:r>
              <w:r w:rsidRPr="001D411F">
                <w:rPr>
                  <w:sz w:val="22"/>
                  <w:szCs w:val="22"/>
                </w:rPr>
                <w:delText>2.</w:delText>
              </w:r>
            </w:del>
          </w:p>
        </w:tc>
        <w:tc>
          <w:tcPr>
            <w:tcW w:w="2268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tcMar>
              <w:left w:w="36" w:type="dxa"/>
            </w:tcMar>
          </w:tcPr>
          <w:p w14:paraId="098C1491" w14:textId="77777777" w:rsidR="00BE48BB" w:rsidRPr="001D411F" w:rsidRDefault="00BE48BB" w:rsidP="00AD7573">
            <w:pPr>
              <w:shd w:val="clear" w:color="auto" w:fill="FFFFFF"/>
              <w:snapToGrid w:val="0"/>
              <w:rPr>
                <w:del w:id="525" w:author="1" w:date="2026-09-22T12:27:00Z" w16du:dateUtc="2026-09-22T16:27:00Z"/>
                <w:sz w:val="22"/>
                <w:szCs w:val="22"/>
              </w:rPr>
            </w:pPr>
            <w:del w:id="526" w:author="1" w:date="2026-09-22T12:27:00Z" w16du:dateUtc="2026-09-22T16:27:00Z">
              <w:r w:rsidRPr="001D411F">
                <w:rPr>
                  <w:sz w:val="22"/>
                  <w:szCs w:val="22"/>
                </w:rPr>
                <w:delText>Профессионально-ориентированное обучение: проблематика и технологии: учебное пособие для обучающихся в магистратуре</w:delText>
              </w:r>
            </w:del>
          </w:p>
        </w:tc>
        <w:tc>
          <w:tcPr>
            <w:tcW w:w="1560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tcMar>
              <w:left w:w="36" w:type="dxa"/>
            </w:tcMar>
          </w:tcPr>
          <w:p w14:paraId="5DFDC422" w14:textId="77777777" w:rsidR="00BE48BB" w:rsidRPr="001D411F" w:rsidRDefault="00BE48BB" w:rsidP="00AD7573">
            <w:pPr>
              <w:shd w:val="clear" w:color="auto" w:fill="FFFFFF"/>
              <w:snapToGrid w:val="0"/>
              <w:jc w:val="center"/>
              <w:rPr>
                <w:del w:id="527" w:author="1" w:date="2026-09-22T12:27:00Z" w16du:dateUtc="2026-09-22T16:27:00Z"/>
                <w:sz w:val="22"/>
                <w:szCs w:val="22"/>
              </w:rPr>
            </w:pPr>
            <w:del w:id="528" w:author="1" w:date="2026-09-22T12:27:00Z" w16du:dateUtc="2026-09-22T16:27:00Z">
              <w:r w:rsidRPr="001D411F">
                <w:rPr>
                  <w:sz w:val="22"/>
                  <w:szCs w:val="22"/>
                </w:rPr>
                <w:delText>Мандель Б. Р.</w:delText>
              </w:r>
            </w:del>
          </w:p>
        </w:tc>
        <w:tc>
          <w:tcPr>
            <w:tcW w:w="1275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tcMar>
              <w:left w:w="36" w:type="dxa"/>
            </w:tcMar>
          </w:tcPr>
          <w:p w14:paraId="6B5A34CD" w14:textId="77777777" w:rsidR="00BE48BB" w:rsidRPr="001D411F" w:rsidRDefault="00BE48BB" w:rsidP="00AD7573">
            <w:pPr>
              <w:shd w:val="clear" w:color="auto" w:fill="FFFFFF"/>
              <w:snapToGrid w:val="0"/>
              <w:jc w:val="center"/>
              <w:rPr>
                <w:del w:id="529" w:author="1" w:date="2026-09-22T12:27:00Z" w16du:dateUtc="2026-09-22T16:27:00Z"/>
                <w:sz w:val="22"/>
                <w:szCs w:val="22"/>
              </w:rPr>
            </w:pPr>
            <w:del w:id="530" w:author="1" w:date="2026-09-22T12:27:00Z" w16du:dateUtc="2026-09-22T16:27:00Z">
              <w:r w:rsidRPr="001D411F">
                <w:rPr>
                  <w:sz w:val="22"/>
                  <w:szCs w:val="22"/>
                </w:rPr>
                <w:delText>Москва, Берлин: </w:delText>
              </w:r>
              <w:r w:rsidRPr="001D411F">
                <w:rPr>
                  <w:sz w:val="22"/>
                  <w:szCs w:val="22"/>
                  <w:lang w:bidi="ru-RU"/>
                </w:rPr>
                <w:delText>Директ-Медиа</w:delText>
              </w:r>
            </w:del>
          </w:p>
        </w:tc>
        <w:tc>
          <w:tcPr>
            <w:tcW w:w="1134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tcMar>
              <w:left w:w="36" w:type="dxa"/>
            </w:tcMar>
          </w:tcPr>
          <w:p w14:paraId="7EA87E40" w14:textId="77777777" w:rsidR="00BE48BB" w:rsidRPr="001D411F" w:rsidRDefault="00BE48BB" w:rsidP="00AD7573">
            <w:pPr>
              <w:shd w:val="clear" w:color="auto" w:fill="FFFFFF"/>
              <w:tabs>
                <w:tab w:val="left" w:pos="395"/>
                <w:tab w:val="left" w:pos="868"/>
              </w:tabs>
              <w:snapToGrid w:val="0"/>
              <w:jc w:val="center"/>
              <w:rPr>
                <w:del w:id="531" w:author="1" w:date="2026-09-22T12:27:00Z" w16du:dateUtc="2026-09-22T16:27:00Z"/>
                <w:sz w:val="22"/>
                <w:szCs w:val="22"/>
              </w:rPr>
            </w:pPr>
            <w:del w:id="532" w:author="1" w:date="2026-09-22T12:27:00Z" w16du:dateUtc="2026-09-22T16:27:00Z">
              <w:r w:rsidRPr="001D411F">
                <w:rPr>
                  <w:sz w:val="22"/>
                  <w:szCs w:val="22"/>
                </w:rPr>
                <w:delText>2019</w:delText>
              </w:r>
            </w:del>
          </w:p>
        </w:tc>
        <w:tc>
          <w:tcPr>
            <w:tcW w:w="1276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tcMar>
              <w:left w:w="36" w:type="dxa"/>
            </w:tcMar>
          </w:tcPr>
          <w:p w14:paraId="21005F1A" w14:textId="77777777" w:rsidR="00BE48BB" w:rsidRPr="001D411F" w:rsidRDefault="00BE48BB" w:rsidP="00AD7573">
            <w:pPr>
              <w:shd w:val="clear" w:color="auto" w:fill="FFFFFF"/>
              <w:snapToGrid w:val="0"/>
              <w:rPr>
                <w:del w:id="533" w:author="1" w:date="2026-09-22T12:27:00Z" w16du:dateUtc="2026-09-22T16:27:00Z"/>
                <w:color w:val="000000"/>
                <w:sz w:val="22"/>
                <w:szCs w:val="22"/>
              </w:rPr>
            </w:pPr>
          </w:p>
        </w:tc>
        <w:tc>
          <w:tcPr>
            <w:tcW w:w="1418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tcMar>
              <w:left w:w="36" w:type="dxa"/>
            </w:tcMar>
          </w:tcPr>
          <w:p w14:paraId="264D3A0B" w14:textId="77777777" w:rsidR="00BE48BB" w:rsidRPr="001D411F" w:rsidRDefault="00BE48BB" w:rsidP="00AD7573">
            <w:pPr>
              <w:shd w:val="clear" w:color="auto" w:fill="FFFFFF"/>
              <w:tabs>
                <w:tab w:val="left" w:pos="395"/>
                <w:tab w:val="left" w:pos="868"/>
              </w:tabs>
              <w:snapToGrid w:val="0"/>
              <w:jc w:val="center"/>
              <w:rPr>
                <w:del w:id="534" w:author="1" w:date="2026-09-22T12:27:00Z" w16du:dateUtc="2026-09-22T16:27:00Z"/>
                <w:sz w:val="22"/>
                <w:szCs w:val="22"/>
              </w:rPr>
            </w:pPr>
            <w:del w:id="535" w:author="1" w:date="2026-09-22T12:27:00Z" w16du:dateUtc="2026-09-22T16:27:00Z">
              <w:r w:rsidRPr="001D411F">
                <w:rPr>
                  <w:sz w:val="22"/>
                  <w:szCs w:val="22"/>
                  <w:lang w:bidi="ru-RU"/>
                </w:rPr>
                <w:delText>https://biblioclub.ru/index.php?page=book_red&amp;id=436766</w:delText>
              </w:r>
            </w:del>
          </w:p>
        </w:tc>
      </w:tr>
      <w:tr w:rsidR="00BE48BB" w:rsidRPr="001D411F" w14:paraId="5B659AFA" w14:textId="77777777" w:rsidTr="00AD7573">
        <w:trPr>
          <w:trHeight w:val="864"/>
          <w:del w:id="536" w:author="1" w:date="2026-09-22T12:27:00Z" w16du:dateUtc="2026-09-22T16:27:00Z"/>
        </w:trPr>
        <w:tc>
          <w:tcPr>
            <w:tcW w:w="562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tcMar>
              <w:left w:w="36" w:type="dxa"/>
            </w:tcMar>
          </w:tcPr>
          <w:p w14:paraId="71A2FD37" w14:textId="77777777" w:rsidR="00BE48BB" w:rsidRPr="001D411F" w:rsidRDefault="00BE48BB" w:rsidP="00AD7573">
            <w:pPr>
              <w:shd w:val="clear" w:color="auto" w:fill="FFFFFF"/>
              <w:snapToGrid w:val="0"/>
              <w:jc w:val="center"/>
              <w:rPr>
                <w:del w:id="537" w:author="1" w:date="2026-09-22T12:27:00Z" w16du:dateUtc="2026-09-22T16:27:00Z"/>
                <w:sz w:val="22"/>
                <w:szCs w:val="22"/>
              </w:rPr>
            </w:pPr>
            <w:del w:id="538" w:author="1" w:date="2026-09-22T12:27:00Z" w16du:dateUtc="2026-09-22T16:27:00Z">
              <w:r w:rsidRPr="001D411F">
                <w:rPr>
                  <w:sz w:val="22"/>
                  <w:szCs w:val="22"/>
                  <w:lang w:val="en-US"/>
                </w:rPr>
                <w:delText>3</w:delText>
              </w:r>
              <w:r w:rsidRPr="001D411F">
                <w:rPr>
                  <w:sz w:val="22"/>
                  <w:szCs w:val="22"/>
                </w:rPr>
                <w:delText>3.</w:delText>
              </w:r>
            </w:del>
          </w:p>
        </w:tc>
        <w:tc>
          <w:tcPr>
            <w:tcW w:w="2268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tcMar>
              <w:left w:w="36" w:type="dxa"/>
            </w:tcMar>
          </w:tcPr>
          <w:p w14:paraId="14D918CD" w14:textId="77777777" w:rsidR="00BE48BB" w:rsidRPr="001D411F" w:rsidRDefault="00BE48BB" w:rsidP="00AD7573">
            <w:pPr>
              <w:shd w:val="clear" w:color="auto" w:fill="FFFFFF"/>
              <w:snapToGrid w:val="0"/>
              <w:rPr>
                <w:del w:id="539" w:author="1" w:date="2026-09-22T12:27:00Z" w16du:dateUtc="2026-09-22T16:27:00Z"/>
                <w:rStyle w:val="A10"/>
                <w:bCs/>
              </w:rPr>
            </w:pPr>
            <w:del w:id="540" w:author="1" w:date="2026-09-22T12:27:00Z" w16du:dateUtc="2026-09-22T16:27:00Z">
              <w:r w:rsidRPr="001D411F">
                <w:rPr>
                  <w:sz w:val="22"/>
                  <w:szCs w:val="22"/>
                </w:rPr>
                <w:delText>Инновационные технологии педагогической деятельности: учебное пособие для магистрантов</w:delText>
              </w:r>
            </w:del>
          </w:p>
        </w:tc>
        <w:tc>
          <w:tcPr>
            <w:tcW w:w="1560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tcMar>
              <w:left w:w="36" w:type="dxa"/>
            </w:tcMar>
          </w:tcPr>
          <w:p w14:paraId="679920A6" w14:textId="77777777" w:rsidR="00BE48BB" w:rsidRPr="001D411F" w:rsidRDefault="00BE48BB" w:rsidP="00AD7573">
            <w:pPr>
              <w:shd w:val="clear" w:color="auto" w:fill="FFFFFF"/>
              <w:snapToGrid w:val="0"/>
              <w:jc w:val="center"/>
              <w:rPr>
                <w:del w:id="541" w:author="1" w:date="2026-09-22T12:27:00Z" w16du:dateUtc="2026-09-22T16:27:00Z"/>
                <w:rStyle w:val="A10"/>
                <w:bCs/>
              </w:rPr>
            </w:pPr>
            <w:del w:id="542" w:author="1" w:date="2026-09-22T12:27:00Z" w16du:dateUtc="2026-09-22T16:27:00Z">
              <w:r w:rsidRPr="001D411F">
                <w:rPr>
                  <w:sz w:val="22"/>
                  <w:szCs w:val="22"/>
                </w:rPr>
                <w:delText>Мандель Б. Р.</w:delText>
              </w:r>
            </w:del>
          </w:p>
        </w:tc>
        <w:tc>
          <w:tcPr>
            <w:tcW w:w="1275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tcMar>
              <w:left w:w="36" w:type="dxa"/>
            </w:tcMar>
          </w:tcPr>
          <w:p w14:paraId="788678A3" w14:textId="77777777" w:rsidR="00BE48BB" w:rsidRPr="001D411F" w:rsidRDefault="00BE48BB" w:rsidP="00AD7573">
            <w:pPr>
              <w:shd w:val="clear" w:color="auto" w:fill="FFFFFF"/>
              <w:snapToGrid w:val="0"/>
              <w:jc w:val="center"/>
              <w:rPr>
                <w:del w:id="543" w:author="1" w:date="2026-09-22T12:27:00Z" w16du:dateUtc="2026-09-22T16:27:00Z"/>
                <w:rStyle w:val="A10"/>
                <w:bCs/>
              </w:rPr>
            </w:pPr>
            <w:del w:id="544" w:author="1" w:date="2026-09-22T12:27:00Z" w16du:dateUtc="2026-09-22T16:27:00Z">
              <w:r w:rsidRPr="001D411F">
                <w:rPr>
                  <w:sz w:val="22"/>
                  <w:szCs w:val="22"/>
                </w:rPr>
                <w:delText>Москва, Берлин: </w:delText>
              </w:r>
              <w:r w:rsidRPr="001D411F">
                <w:rPr>
                  <w:sz w:val="22"/>
                  <w:szCs w:val="22"/>
                  <w:lang w:bidi="ru-RU"/>
                </w:rPr>
                <w:delText>Директ-Медиа</w:delText>
              </w:r>
            </w:del>
          </w:p>
        </w:tc>
        <w:tc>
          <w:tcPr>
            <w:tcW w:w="1134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tcMar>
              <w:left w:w="36" w:type="dxa"/>
            </w:tcMar>
          </w:tcPr>
          <w:p w14:paraId="59CEFA7A" w14:textId="77777777" w:rsidR="00BE48BB" w:rsidRPr="001D411F" w:rsidRDefault="00BE48BB" w:rsidP="00AD7573">
            <w:pPr>
              <w:shd w:val="clear" w:color="auto" w:fill="FFFFFF"/>
              <w:tabs>
                <w:tab w:val="left" w:pos="395"/>
                <w:tab w:val="left" w:pos="868"/>
              </w:tabs>
              <w:snapToGrid w:val="0"/>
              <w:jc w:val="center"/>
              <w:rPr>
                <w:del w:id="545" w:author="1" w:date="2026-09-22T12:27:00Z" w16du:dateUtc="2026-09-22T16:27:00Z"/>
                <w:bCs/>
                <w:color w:val="000000"/>
                <w:sz w:val="22"/>
                <w:szCs w:val="22"/>
                <w:shd w:val="clear" w:color="auto" w:fill="FFFFFF"/>
              </w:rPr>
            </w:pPr>
            <w:del w:id="546" w:author="1" w:date="2026-09-22T12:27:00Z" w16du:dateUtc="2026-09-22T16:27:00Z">
              <w:r w:rsidRPr="001D411F">
                <w:rPr>
                  <w:sz w:val="22"/>
                  <w:szCs w:val="22"/>
                </w:rPr>
                <w:delText>2019</w:delText>
              </w:r>
            </w:del>
          </w:p>
        </w:tc>
        <w:tc>
          <w:tcPr>
            <w:tcW w:w="1276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tcMar>
              <w:left w:w="36" w:type="dxa"/>
            </w:tcMar>
          </w:tcPr>
          <w:p w14:paraId="746BFE7F" w14:textId="77777777" w:rsidR="00BE48BB" w:rsidRPr="001D411F" w:rsidRDefault="00BE48BB" w:rsidP="00AD7573">
            <w:pPr>
              <w:shd w:val="clear" w:color="auto" w:fill="FFFFFF"/>
              <w:snapToGrid w:val="0"/>
              <w:rPr>
                <w:del w:id="547" w:author="1" w:date="2026-09-22T12:27:00Z" w16du:dateUtc="2026-09-22T16:27:00Z"/>
                <w:color w:val="000000"/>
                <w:sz w:val="22"/>
                <w:szCs w:val="22"/>
              </w:rPr>
            </w:pPr>
          </w:p>
        </w:tc>
        <w:tc>
          <w:tcPr>
            <w:tcW w:w="1418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tcMar>
              <w:left w:w="36" w:type="dxa"/>
            </w:tcMar>
          </w:tcPr>
          <w:p w14:paraId="6E0F48B8" w14:textId="77777777" w:rsidR="00BE48BB" w:rsidRPr="001D411F" w:rsidRDefault="00BE48BB" w:rsidP="00AD7573">
            <w:pPr>
              <w:shd w:val="clear" w:color="auto" w:fill="FFFFFF"/>
              <w:tabs>
                <w:tab w:val="left" w:pos="395"/>
                <w:tab w:val="left" w:pos="868"/>
              </w:tabs>
              <w:snapToGrid w:val="0"/>
              <w:jc w:val="center"/>
              <w:rPr>
                <w:del w:id="548" w:author="1" w:date="2026-09-22T12:27:00Z" w16du:dateUtc="2026-09-22T16:27:00Z"/>
                <w:sz w:val="22"/>
                <w:szCs w:val="22"/>
              </w:rPr>
            </w:pPr>
            <w:del w:id="549" w:author="1" w:date="2026-09-22T12:27:00Z" w16du:dateUtc="2026-09-22T16:27:00Z">
              <w:r w:rsidRPr="001D411F">
                <w:rPr>
                  <w:sz w:val="22"/>
                  <w:szCs w:val="22"/>
                  <w:lang w:bidi="ru-RU"/>
                </w:rPr>
                <w:delText>https://biblioclub.ru/index.php?page=book_red&amp;id=429392</w:delText>
              </w:r>
            </w:del>
          </w:p>
        </w:tc>
      </w:tr>
    </w:tbl>
    <w:p w14:paraId="63F74475" w14:textId="77777777" w:rsidR="00320791" w:rsidRPr="001D411F" w:rsidRDefault="00320791" w:rsidP="00320791">
      <w:pPr>
        <w:autoSpaceDE w:val="0"/>
        <w:autoSpaceDN w:val="0"/>
        <w:adjustRightInd w:val="0"/>
        <w:ind w:firstLine="540"/>
        <w:jc w:val="both"/>
        <w:rPr>
          <w:del w:id="550" w:author="1" w:date="2026-09-22T12:27:00Z" w16du:dateUtc="2026-09-22T16:27:00Z"/>
          <w:i/>
          <w:iCs/>
        </w:rPr>
      </w:pPr>
    </w:p>
    <w:p w14:paraId="200A1BF7" w14:textId="77777777" w:rsidR="00DA10A6" w:rsidRPr="001D411F" w:rsidRDefault="00DA10A6" w:rsidP="00EF58C6">
      <w:pPr>
        <w:jc w:val="both"/>
        <w:rPr>
          <w:del w:id="551" w:author="1" w:date="2026-09-22T12:27:00Z" w16du:dateUtc="2026-09-22T16:27:00Z"/>
          <w:b/>
          <w:bCs/>
          <w:caps/>
        </w:rPr>
      </w:pPr>
      <w:del w:id="552" w:author="1" w:date="2026-09-22T12:27:00Z" w16du:dateUtc="2026-09-22T16:27:00Z">
        <w:r w:rsidRPr="001D411F">
          <w:rPr>
            <w:b/>
            <w:bCs/>
          </w:rPr>
          <w:delText>8.</w:delText>
        </w:r>
        <w:r w:rsidRPr="001D411F">
          <w:rPr>
            <w:b/>
            <w:bCs/>
            <w:caps/>
          </w:rPr>
          <w:delText>Ресурсы информационно-телекоммуникационной сети «Интернет»</w:delText>
        </w:r>
      </w:del>
    </w:p>
    <w:p w14:paraId="3EDF95F1" w14:textId="77777777" w:rsidR="002B75C0" w:rsidRPr="001D411F" w:rsidRDefault="002B75C0" w:rsidP="002B75C0">
      <w:pPr>
        <w:ind w:firstLine="244"/>
        <w:rPr>
          <w:del w:id="553" w:author="1" w:date="2026-09-22T12:27:00Z" w16du:dateUtc="2026-09-22T16:27:00Z"/>
        </w:rPr>
      </w:pPr>
      <w:bookmarkStart w:id="554" w:name="_Hlk98715517"/>
      <w:del w:id="555" w:author="1" w:date="2026-09-22T12:27:00Z" w16du:dateUtc="2026-09-22T16:27:00Z">
        <w:r w:rsidRPr="001D411F">
          <w:delText xml:space="preserve">1. «НЭБ». Национальная электронная библиотека. – Режим доступа: </w:delText>
        </w:r>
        <w:r>
          <w:fldChar w:fldCharType="begin"/>
        </w:r>
        <w:r>
          <w:delInstrText>HYPERLINK "http://www.biblioclub.ru/"</w:delInstrText>
        </w:r>
        <w:r>
          <w:fldChar w:fldCharType="separate"/>
        </w:r>
        <w:r w:rsidRPr="001D411F">
          <w:rPr>
            <w:rStyle w:val="Hyperlink"/>
          </w:rPr>
          <w:delText>http://нэб.рф/</w:delText>
        </w:r>
        <w:r>
          <w:fldChar w:fldCharType="end"/>
        </w:r>
      </w:del>
    </w:p>
    <w:p w14:paraId="228815C5" w14:textId="77777777" w:rsidR="002B75C0" w:rsidRPr="001D411F" w:rsidRDefault="002B75C0" w:rsidP="002B75C0">
      <w:pPr>
        <w:ind w:firstLine="244"/>
        <w:rPr>
          <w:del w:id="556" w:author="1" w:date="2026-09-22T12:27:00Z" w16du:dateUtc="2026-09-22T16:27:00Z"/>
        </w:rPr>
      </w:pPr>
      <w:del w:id="557" w:author="1" w:date="2026-09-22T12:27:00Z" w16du:dateUtc="2026-09-22T16:27:00Z">
        <w:r w:rsidRPr="001D411F">
          <w:delText xml:space="preserve">2. «eLibrary». Научная электронная библиотека. – Режим доступа: </w:delText>
        </w:r>
        <w:r>
          <w:fldChar w:fldCharType="begin"/>
        </w:r>
        <w:r>
          <w:delInstrText>HYPERLINK "https://elibrary.ru/"</w:delInstrText>
        </w:r>
        <w:r>
          <w:fldChar w:fldCharType="separate"/>
        </w:r>
        <w:r w:rsidRPr="001D411F">
          <w:rPr>
            <w:rStyle w:val="Hyperlink"/>
          </w:rPr>
          <w:delText>https://elibrary.ru</w:delText>
        </w:r>
        <w:r>
          <w:fldChar w:fldCharType="end"/>
        </w:r>
      </w:del>
    </w:p>
    <w:p w14:paraId="59B7EA86" w14:textId="77777777" w:rsidR="002B75C0" w:rsidRPr="001D411F" w:rsidRDefault="002B75C0" w:rsidP="002B75C0">
      <w:pPr>
        <w:ind w:firstLine="244"/>
        <w:rPr>
          <w:del w:id="558" w:author="1" w:date="2026-09-22T12:27:00Z" w16du:dateUtc="2026-09-22T16:27:00Z"/>
        </w:rPr>
      </w:pPr>
      <w:del w:id="559" w:author="1" w:date="2026-09-22T12:27:00Z" w16du:dateUtc="2026-09-22T16:27:00Z">
        <w:r w:rsidRPr="001D411F">
          <w:delText xml:space="preserve">3. «КиберЛенинка». Научная электронная библиотека. – Режим доступа: </w:delText>
        </w:r>
        <w:r>
          <w:fldChar w:fldCharType="begin"/>
        </w:r>
        <w:r>
          <w:delInstrText>HYPERLINK "https://cyberleninka.ru/"</w:delInstrText>
        </w:r>
        <w:r>
          <w:fldChar w:fldCharType="separate"/>
        </w:r>
        <w:r w:rsidRPr="001D411F">
          <w:rPr>
            <w:rStyle w:val="Hyperlink"/>
          </w:rPr>
          <w:delText>https://cyberleninka.ru/</w:delText>
        </w:r>
        <w:r>
          <w:fldChar w:fldCharType="end"/>
        </w:r>
      </w:del>
    </w:p>
    <w:p w14:paraId="7FAD0D36" w14:textId="77777777" w:rsidR="002B75C0" w:rsidRPr="001D411F" w:rsidRDefault="002B75C0" w:rsidP="002B75C0">
      <w:pPr>
        <w:ind w:firstLine="244"/>
        <w:rPr>
          <w:del w:id="560" w:author="1" w:date="2026-09-22T12:27:00Z" w16du:dateUtc="2026-09-22T16:27:00Z"/>
          <w:rStyle w:val="Hyperlink"/>
        </w:rPr>
      </w:pPr>
      <w:del w:id="561" w:author="1" w:date="2026-09-22T12:27:00Z" w16du:dateUtc="2026-09-22T16:27:00Z">
        <w:r w:rsidRPr="001D411F">
          <w:delText xml:space="preserve">4. ЭБС «Университетская библиотека онлайн». – Режим доступа: </w:delText>
        </w:r>
        <w:r>
          <w:fldChar w:fldCharType="begin"/>
        </w:r>
        <w:r>
          <w:delInstrText>HYPERLINK "http://www.knigafund.ru/"</w:delInstrText>
        </w:r>
        <w:r>
          <w:fldChar w:fldCharType="separate"/>
        </w:r>
        <w:r w:rsidRPr="001D411F">
          <w:rPr>
            <w:rStyle w:val="Hyperlink"/>
          </w:rPr>
          <w:delText>http://www.biblioclub.ru/</w:delText>
        </w:r>
        <w:r>
          <w:fldChar w:fldCharType="end"/>
        </w:r>
      </w:del>
    </w:p>
    <w:p w14:paraId="2CE0DE75" w14:textId="77777777" w:rsidR="002B75C0" w:rsidRPr="001D411F" w:rsidRDefault="002B75C0" w:rsidP="002B75C0">
      <w:pPr>
        <w:ind w:firstLine="244"/>
        <w:rPr>
          <w:del w:id="562" w:author="1" w:date="2026-09-22T12:27:00Z" w16du:dateUtc="2026-09-22T16:27:00Z"/>
          <w:rStyle w:val="Hyperlink"/>
        </w:rPr>
      </w:pPr>
      <w:del w:id="563" w:author="1" w:date="2026-09-22T12:27:00Z" w16du:dateUtc="2026-09-22T16:27:00Z">
        <w:r w:rsidRPr="001D411F">
          <w:delText xml:space="preserve">5. Российская государственная библиотека. – Режим доступа: </w:delText>
        </w:r>
        <w:r>
          <w:fldChar w:fldCharType="begin"/>
        </w:r>
        <w:r>
          <w:delInstrText>HYPERLINK "http://www.rsl.ru/"</w:delInstrText>
        </w:r>
        <w:r>
          <w:fldChar w:fldCharType="separate"/>
        </w:r>
        <w:r w:rsidRPr="001D411F">
          <w:rPr>
            <w:rStyle w:val="Hyperlink"/>
          </w:rPr>
          <w:delText>http://www.rsl.ru/</w:delText>
        </w:r>
        <w:r>
          <w:fldChar w:fldCharType="end"/>
        </w:r>
      </w:del>
    </w:p>
    <w:p w14:paraId="49C30280" w14:textId="77777777" w:rsidR="002B75C0" w:rsidRPr="001D411F" w:rsidRDefault="002B75C0" w:rsidP="002B75C0">
      <w:pPr>
        <w:ind w:firstLine="244"/>
        <w:rPr>
          <w:del w:id="564" w:author="1" w:date="2026-09-22T12:27:00Z" w16du:dateUtc="2026-09-22T16:27:00Z"/>
        </w:rPr>
      </w:pPr>
      <w:del w:id="565" w:author="1" w:date="2026-09-22T12:27:00Z" w16du:dateUtc="2026-09-22T16:27:00Z">
        <w:r w:rsidRPr="001D411F">
          <w:delText xml:space="preserve">6. ЭБС Юрайт. - Режим доступа: </w:delText>
        </w:r>
        <w:r>
          <w:fldChar w:fldCharType="begin"/>
        </w:r>
        <w:r>
          <w:delInstrText>HYPERLINK "https://urait.ru/"</w:delInstrText>
        </w:r>
        <w:r>
          <w:fldChar w:fldCharType="separate"/>
        </w:r>
        <w:r w:rsidRPr="001D411F">
          <w:rPr>
            <w:rStyle w:val="Hyperlink"/>
          </w:rPr>
          <w:delText>https://urait.ru/</w:delText>
        </w:r>
        <w:r>
          <w:fldChar w:fldCharType="end"/>
        </w:r>
      </w:del>
    </w:p>
    <w:p w14:paraId="5943B3BA" w14:textId="77777777" w:rsidR="002B75C0" w:rsidRPr="001D411F" w:rsidRDefault="002B75C0" w:rsidP="002B75C0">
      <w:pPr>
        <w:rPr>
          <w:del w:id="566" w:author="1" w:date="2026-09-22T12:27:00Z" w16du:dateUtc="2026-09-22T16:27:00Z"/>
        </w:rPr>
      </w:pPr>
    </w:p>
    <w:p w14:paraId="1552CE80" w14:textId="77777777" w:rsidR="002B75C0" w:rsidRPr="001D411F" w:rsidRDefault="002B75C0" w:rsidP="002B75C0">
      <w:pPr>
        <w:pStyle w:val="10"/>
        <w:spacing w:line="240" w:lineRule="auto"/>
        <w:ind w:left="0"/>
        <w:rPr>
          <w:del w:id="567" w:author="1" w:date="2026-09-22T12:27:00Z" w16du:dateUtc="2026-09-22T16:27:00Z"/>
          <w:rFonts w:ascii="Times New Roman" w:hAnsi="Times New Roman" w:cs="Times New Roman"/>
          <w:sz w:val="24"/>
          <w:szCs w:val="24"/>
        </w:rPr>
      </w:pPr>
      <w:bookmarkStart w:id="568" w:name="_Hlk98678568"/>
      <w:del w:id="569" w:author="1" w:date="2026-09-22T12:27:00Z" w16du:dateUtc="2026-09-22T16:27:00Z">
        <w:r w:rsidRPr="001D411F">
          <w:rPr>
            <w:rFonts w:ascii="Times New Roman" w:hAnsi="Times New Roman" w:cs="Times New Roman"/>
            <w:b/>
            <w:bCs/>
            <w:sz w:val="24"/>
            <w:szCs w:val="24"/>
          </w:rPr>
          <w:delText>9. ИНФОРМАЦИОННЫЕ ТЕХНОЛОГИИ, ИСПОЛЬЗУЕМЫЕ ПРИ ОСУЩЕСТВЛЕНИИ ОБРАЗОВАТЕЛЬНОГО ПРОЦЕССА ПО ДИСЦИПЛИНЕ:</w:delText>
        </w:r>
      </w:del>
    </w:p>
    <w:p w14:paraId="24C8B581" w14:textId="77777777" w:rsidR="002B75C0" w:rsidRPr="001D411F" w:rsidRDefault="002B75C0" w:rsidP="002B75C0">
      <w:pPr>
        <w:ind w:firstLine="567"/>
        <w:rPr>
          <w:del w:id="570" w:author="1" w:date="2026-09-22T12:27:00Z" w16du:dateUtc="2026-09-22T16:27:00Z"/>
        </w:rPr>
      </w:pPr>
      <w:del w:id="571" w:author="1" w:date="2026-09-22T12:27:00Z" w16du:dateUtc="2026-09-22T16:27:00Z">
        <w:r w:rsidRPr="001D411F">
          <w:rPr>
            <w:rFonts w:eastAsia="WenQuanYi Micro Hei"/>
          </w:rPr>
          <w:delText>В ходе осуществления образовательного процесса используются следующие информационные технологии:</w:delText>
        </w:r>
      </w:del>
    </w:p>
    <w:p w14:paraId="42E7E7C3" w14:textId="77777777" w:rsidR="002B75C0" w:rsidRPr="001D411F" w:rsidRDefault="002B75C0" w:rsidP="002B75C0">
      <w:pPr>
        <w:ind w:firstLine="567"/>
        <w:rPr>
          <w:del w:id="572" w:author="1" w:date="2026-09-22T12:27:00Z" w16du:dateUtc="2026-09-22T16:27:00Z"/>
        </w:rPr>
      </w:pPr>
      <w:del w:id="573" w:author="1" w:date="2026-09-22T12:27:00Z" w16du:dateUtc="2026-09-22T16:27:00Z">
        <w:r w:rsidRPr="001D411F">
          <w:rPr>
            <w:rFonts w:eastAsia="WenQuanYi Micro Hei"/>
          </w:rPr>
          <w:delText>- средства визуального отображения и представления информации (LibreOffice) для создания визуальных презентаций как преподавателем (при проведении занятий) так и обучаемым при подготовке докладов для семинарского занятия.</w:delText>
        </w:r>
      </w:del>
    </w:p>
    <w:p w14:paraId="55B2EBC5" w14:textId="77777777" w:rsidR="002B75C0" w:rsidRPr="001D411F" w:rsidRDefault="002B75C0" w:rsidP="002B75C0">
      <w:pPr>
        <w:ind w:firstLine="567"/>
        <w:rPr>
          <w:del w:id="574" w:author="1" w:date="2026-09-22T12:27:00Z" w16du:dateUtc="2026-09-22T16:27:00Z"/>
        </w:rPr>
      </w:pPr>
      <w:del w:id="575" w:author="1" w:date="2026-09-22T12:27:00Z" w16du:dateUtc="2026-09-22T16:27:00Z">
        <w:r w:rsidRPr="001D411F">
          <w:rPr>
            <w:rFonts w:eastAsia="WenQuanYi Micro Hei"/>
          </w:rPr>
          <w:delText>- средства телекоммуникационного общения (электронная почта и т.п.) преподавателя и обучаемого.</w:delText>
        </w:r>
      </w:del>
    </w:p>
    <w:p w14:paraId="4C0BCCCB" w14:textId="77777777" w:rsidR="002B75C0" w:rsidRPr="001D411F" w:rsidRDefault="002B75C0" w:rsidP="002B75C0">
      <w:pPr>
        <w:ind w:firstLine="567"/>
        <w:rPr>
          <w:del w:id="576" w:author="1" w:date="2026-09-22T12:27:00Z" w16du:dateUtc="2026-09-22T16:27:00Z"/>
          <w:rFonts w:eastAsia="WenQuanYi Micro Hei"/>
        </w:rPr>
      </w:pPr>
      <w:del w:id="577" w:author="1" w:date="2026-09-22T12:27:00Z" w16du:dateUtc="2026-09-22T16:27:00Z">
        <w:r w:rsidRPr="001D411F">
          <w:rPr>
            <w:rFonts w:eastAsia="WenQuanYi Micro Hei"/>
          </w:rPr>
          <w:delText>- использование обучаемым возможностей информационно-телекоммуникационной сети «Интернет» при осуществлении самостоятельной работы.</w:delText>
        </w:r>
      </w:del>
    </w:p>
    <w:p w14:paraId="7BBC549F" w14:textId="77777777" w:rsidR="002B75C0" w:rsidRPr="001D411F" w:rsidRDefault="002B75C0" w:rsidP="002B75C0">
      <w:pPr>
        <w:ind w:firstLine="567"/>
        <w:rPr>
          <w:del w:id="578" w:author="1" w:date="2026-09-22T12:27:00Z" w16du:dateUtc="2026-09-22T16:27:00Z"/>
        </w:rPr>
      </w:pPr>
    </w:p>
    <w:p w14:paraId="03073F8B" w14:textId="77777777" w:rsidR="002B75C0" w:rsidRPr="001D411F" w:rsidRDefault="002B75C0" w:rsidP="002B75C0">
      <w:pPr>
        <w:contextualSpacing/>
        <w:rPr>
          <w:del w:id="579" w:author="1" w:date="2026-09-22T12:27:00Z" w16du:dateUtc="2026-09-22T16:27:00Z"/>
        </w:rPr>
      </w:pPr>
      <w:del w:id="580" w:author="1" w:date="2026-09-22T12:27:00Z" w16du:dateUtc="2026-09-22T16:27:00Z">
        <w:r w:rsidRPr="001D411F">
          <w:rPr>
            <w:rFonts w:eastAsia="WenQuanYi Micro Hei"/>
            <w:b/>
            <w:bCs/>
          </w:rPr>
          <w:delText>9.1. Требования к программному обеспечению учебного процесса</w:delText>
        </w:r>
      </w:del>
    </w:p>
    <w:p w14:paraId="481D5AA3" w14:textId="77777777" w:rsidR="002B75C0" w:rsidRPr="001D411F" w:rsidRDefault="002B75C0" w:rsidP="002B75C0">
      <w:pPr>
        <w:rPr>
          <w:del w:id="581" w:author="1" w:date="2026-09-22T12:27:00Z" w16du:dateUtc="2026-09-22T16:27:00Z"/>
        </w:rPr>
      </w:pPr>
      <w:del w:id="582" w:author="1" w:date="2026-09-22T12:27:00Z" w16du:dateUtc="2026-09-22T16:27:00Z">
        <w:r w:rsidRPr="001D411F">
          <w:rPr>
            <w:rFonts w:eastAsia="WenQuanYi Micro Hei"/>
          </w:rPr>
          <w:delText>Для успешного освоения дисциплины, обучающийся использует следующие программные средства:</w:delText>
        </w:r>
      </w:del>
    </w:p>
    <w:p w14:paraId="292B0053" w14:textId="77777777" w:rsidR="002B75C0" w:rsidRPr="001D411F" w:rsidRDefault="002B75C0" w:rsidP="00492EFC">
      <w:pPr>
        <w:numPr>
          <w:ilvl w:val="0"/>
          <w:numId w:val="3"/>
        </w:numPr>
        <w:tabs>
          <w:tab w:val="left" w:pos="788"/>
        </w:tabs>
        <w:suppressAutoHyphens/>
        <w:jc w:val="both"/>
        <w:rPr>
          <w:del w:id="583" w:author="1" w:date="2026-09-22T12:27:00Z" w16du:dateUtc="2026-09-22T16:27:00Z"/>
        </w:rPr>
      </w:pPr>
      <w:del w:id="584" w:author="1" w:date="2026-09-22T12:27:00Z" w16du:dateUtc="2026-09-22T16:27:00Z">
        <w:r w:rsidRPr="001D411F">
          <w:rPr>
            <w:rFonts w:eastAsia="WenQuanYi Micro Hei"/>
          </w:rPr>
          <w:delText>Windows 10 x64</w:delText>
        </w:r>
      </w:del>
    </w:p>
    <w:p w14:paraId="71B84A37" w14:textId="77777777" w:rsidR="002B75C0" w:rsidRPr="001D411F" w:rsidRDefault="002B75C0" w:rsidP="00492EFC">
      <w:pPr>
        <w:numPr>
          <w:ilvl w:val="0"/>
          <w:numId w:val="3"/>
        </w:numPr>
        <w:tabs>
          <w:tab w:val="left" w:pos="788"/>
        </w:tabs>
        <w:suppressAutoHyphens/>
        <w:jc w:val="both"/>
        <w:rPr>
          <w:del w:id="585" w:author="1" w:date="2026-09-22T12:27:00Z" w16du:dateUtc="2026-09-22T16:27:00Z"/>
        </w:rPr>
      </w:pPr>
      <w:del w:id="586" w:author="1" w:date="2026-09-22T12:27:00Z" w16du:dateUtc="2026-09-22T16:27:00Z">
        <w:r w:rsidRPr="001D411F">
          <w:rPr>
            <w:rFonts w:eastAsia="WenQuanYi Micro Hei"/>
          </w:rPr>
          <w:delText>MicrosoftOffice 2016</w:delText>
        </w:r>
      </w:del>
    </w:p>
    <w:p w14:paraId="4604068F" w14:textId="77777777" w:rsidR="002B75C0" w:rsidRPr="001D411F" w:rsidRDefault="002B75C0" w:rsidP="00492EFC">
      <w:pPr>
        <w:numPr>
          <w:ilvl w:val="0"/>
          <w:numId w:val="3"/>
        </w:numPr>
        <w:tabs>
          <w:tab w:val="left" w:pos="788"/>
        </w:tabs>
        <w:suppressAutoHyphens/>
        <w:jc w:val="both"/>
        <w:rPr>
          <w:del w:id="587" w:author="1" w:date="2026-09-22T12:27:00Z" w16du:dateUtc="2026-09-22T16:27:00Z"/>
        </w:rPr>
      </w:pPr>
      <w:del w:id="588" w:author="1" w:date="2026-09-22T12:27:00Z" w16du:dateUtc="2026-09-22T16:27:00Z">
        <w:r w:rsidRPr="001D411F">
          <w:rPr>
            <w:rFonts w:eastAsia="WenQuanYi Micro Hei"/>
          </w:rPr>
          <w:delText>LibreOffice</w:delText>
        </w:r>
      </w:del>
    </w:p>
    <w:p w14:paraId="237C690D" w14:textId="77777777" w:rsidR="002B75C0" w:rsidRPr="001D411F" w:rsidRDefault="002B75C0" w:rsidP="00492EFC">
      <w:pPr>
        <w:numPr>
          <w:ilvl w:val="0"/>
          <w:numId w:val="3"/>
        </w:numPr>
        <w:tabs>
          <w:tab w:val="left" w:pos="788"/>
        </w:tabs>
        <w:suppressAutoHyphens/>
        <w:jc w:val="both"/>
        <w:rPr>
          <w:del w:id="589" w:author="1" w:date="2026-09-22T12:27:00Z" w16du:dateUtc="2026-09-22T16:27:00Z"/>
        </w:rPr>
      </w:pPr>
      <w:del w:id="590" w:author="1" w:date="2026-09-22T12:27:00Z" w16du:dateUtc="2026-09-22T16:27:00Z">
        <w:r w:rsidRPr="001D411F">
          <w:rPr>
            <w:rFonts w:eastAsia="WenQuanYi Micro Hei"/>
          </w:rPr>
          <w:delText>Firefox</w:delText>
        </w:r>
      </w:del>
    </w:p>
    <w:p w14:paraId="76D6EE09" w14:textId="77777777" w:rsidR="002B75C0" w:rsidRPr="001D411F" w:rsidRDefault="002B75C0" w:rsidP="00492EFC">
      <w:pPr>
        <w:numPr>
          <w:ilvl w:val="0"/>
          <w:numId w:val="3"/>
        </w:numPr>
        <w:tabs>
          <w:tab w:val="left" w:pos="788"/>
        </w:tabs>
        <w:suppressAutoHyphens/>
        <w:jc w:val="both"/>
        <w:rPr>
          <w:del w:id="591" w:author="1" w:date="2026-09-22T12:27:00Z" w16du:dateUtc="2026-09-22T16:27:00Z"/>
        </w:rPr>
      </w:pPr>
      <w:del w:id="592" w:author="1" w:date="2026-09-22T12:27:00Z" w16du:dateUtc="2026-09-22T16:27:00Z">
        <w:r w:rsidRPr="001D411F">
          <w:rPr>
            <w:rFonts w:eastAsia="WenQuanYi Micro Hei"/>
          </w:rPr>
          <w:delText>GIMP</w:delText>
        </w:r>
      </w:del>
    </w:p>
    <w:p w14:paraId="2E76D910" w14:textId="77777777" w:rsidR="002B75C0" w:rsidRPr="001D411F" w:rsidRDefault="002B75C0" w:rsidP="002B75C0">
      <w:pPr>
        <w:tabs>
          <w:tab w:val="left" w:pos="3975"/>
          <w:tab w:val="center" w:pos="5352"/>
        </w:tabs>
        <w:rPr>
          <w:del w:id="593" w:author="1" w:date="2026-09-22T12:27:00Z" w16du:dateUtc="2026-09-22T16:27:00Z"/>
        </w:rPr>
      </w:pPr>
    </w:p>
    <w:p w14:paraId="20721627" w14:textId="77777777" w:rsidR="002B75C0" w:rsidRPr="001D411F" w:rsidRDefault="002B75C0" w:rsidP="002B75C0">
      <w:pPr>
        <w:contextualSpacing/>
        <w:rPr>
          <w:del w:id="594" w:author="1" w:date="2026-09-22T12:27:00Z" w16du:dateUtc="2026-09-22T16:27:00Z"/>
        </w:rPr>
      </w:pPr>
      <w:del w:id="595" w:author="1" w:date="2026-09-22T12:27:00Z" w16du:dateUtc="2026-09-22T16:27:00Z">
        <w:r w:rsidRPr="001D411F">
          <w:rPr>
            <w:rFonts w:eastAsia="WenQuanYi Micro Hei"/>
            <w:b/>
            <w:color w:val="000000"/>
          </w:rPr>
          <w:delText>9.2. Информационно-справочные системы (при необходимости):</w:delText>
        </w:r>
      </w:del>
    </w:p>
    <w:p w14:paraId="53C899C1" w14:textId="77777777" w:rsidR="002B75C0" w:rsidRPr="001D411F" w:rsidRDefault="002B75C0" w:rsidP="002B75C0">
      <w:pPr>
        <w:ind w:left="760"/>
        <w:rPr>
          <w:del w:id="596" w:author="1" w:date="2026-09-22T12:27:00Z" w16du:dateUtc="2026-09-22T16:27:00Z"/>
        </w:rPr>
      </w:pPr>
      <w:del w:id="597" w:author="1" w:date="2026-09-22T12:27:00Z" w16du:dateUtc="2026-09-22T16:27:00Z">
        <w:r w:rsidRPr="001D411F">
          <w:rPr>
            <w:rFonts w:eastAsia="WenQuanYi Micro Hei"/>
          </w:rPr>
          <w:delText>Не используются</w:delText>
        </w:r>
      </w:del>
    </w:p>
    <w:p w14:paraId="51BF54CF" w14:textId="77777777" w:rsidR="002B75C0" w:rsidRPr="001D411F" w:rsidRDefault="002B75C0" w:rsidP="002B75C0">
      <w:pPr>
        <w:rPr>
          <w:del w:id="598" w:author="1" w:date="2026-09-22T12:27:00Z" w16du:dateUtc="2026-09-22T16:27:00Z"/>
          <w:b/>
          <w:bCs/>
        </w:rPr>
      </w:pPr>
    </w:p>
    <w:p w14:paraId="34255EEB" w14:textId="77777777" w:rsidR="002B75C0" w:rsidRPr="001D411F" w:rsidRDefault="002B75C0" w:rsidP="002B75C0">
      <w:pPr>
        <w:rPr>
          <w:del w:id="599" w:author="1" w:date="2026-09-22T12:27:00Z" w16du:dateUtc="2026-09-22T16:27:00Z"/>
          <w:b/>
          <w:bCs/>
          <w:color w:val="000000"/>
          <w:spacing w:val="5"/>
        </w:rPr>
      </w:pPr>
      <w:del w:id="600" w:author="1" w:date="2026-09-22T12:27:00Z" w16du:dateUtc="2026-09-22T16:27:00Z">
        <w:r w:rsidRPr="001D411F">
          <w:rPr>
            <w:b/>
            <w:bCs/>
          </w:rPr>
          <w:delText xml:space="preserve">10. </w:delText>
        </w:r>
        <w:r w:rsidRPr="001D411F">
          <w:rPr>
            <w:b/>
            <w:bCs/>
            <w:color w:val="000000"/>
            <w:spacing w:val="5"/>
          </w:rPr>
          <w:delText>МАТЕРИАЛЬНО-ТЕХНИЧЕСКОЕ ОБЕСПЕЧЕНИЕ ДИСЦИПЛИНЫ</w:delText>
        </w:r>
      </w:del>
    </w:p>
    <w:p w14:paraId="18B72F6C" w14:textId="77777777" w:rsidR="002B75C0" w:rsidRPr="001D411F" w:rsidRDefault="002B75C0" w:rsidP="002B75C0">
      <w:pPr>
        <w:rPr>
          <w:del w:id="601" w:author="1" w:date="2026-09-22T12:27:00Z" w16du:dateUtc="2026-09-22T16:27:00Z"/>
        </w:rPr>
      </w:pPr>
    </w:p>
    <w:p w14:paraId="46A2F1BD" w14:textId="77777777" w:rsidR="002B75C0" w:rsidRPr="001D411F" w:rsidRDefault="002B75C0" w:rsidP="002B75C0">
      <w:pPr>
        <w:ind w:firstLine="527"/>
        <w:rPr>
          <w:del w:id="602" w:author="1" w:date="2026-09-22T12:27:00Z" w16du:dateUtc="2026-09-22T16:27:00Z"/>
        </w:rPr>
      </w:pPr>
      <w:del w:id="603" w:author="1" w:date="2026-09-22T12:27:00Z" w16du:dateUtc="2026-09-22T16:27:00Z">
        <w:r w:rsidRPr="001D411F">
          <w:rPr>
            <w:rFonts w:eastAsia="ArialMT"/>
            <w:color w:val="000000"/>
            <w:lang w:eastAsia="en-US"/>
          </w:rPr>
          <w:delText>Для проведения занятий лекционного типа предлагаются наборы демонстрационного оборудования и учебно-наглядных пособий.</w:delText>
        </w:r>
      </w:del>
    </w:p>
    <w:p w14:paraId="7420BFA4" w14:textId="77777777" w:rsidR="002B75C0" w:rsidRPr="001D411F" w:rsidRDefault="002B75C0" w:rsidP="002B75C0">
      <w:pPr>
        <w:ind w:firstLine="527"/>
        <w:rPr>
          <w:del w:id="604" w:author="1" w:date="2026-09-22T12:27:00Z" w16du:dateUtc="2026-09-22T16:27:00Z"/>
        </w:rPr>
      </w:pPr>
      <w:del w:id="605" w:author="1" w:date="2026-09-22T12:27:00Z" w16du:dateUtc="2026-09-22T16:27:00Z">
        <w:r w:rsidRPr="001D411F">
          <w:delText>Для изучения дисциплины используется следующее оборудование: аудитория, укомплектованная мебелью для обучающихся и преподавателя, доской, ПК с выходом в интернет, мультимедийным проектором и экраном.</w:delText>
        </w:r>
      </w:del>
    </w:p>
    <w:p w14:paraId="2764EA92" w14:textId="77777777" w:rsidR="002B75C0" w:rsidRPr="003C0E55" w:rsidRDefault="002B75C0" w:rsidP="002B75C0">
      <w:pPr>
        <w:ind w:firstLine="527"/>
        <w:rPr>
          <w:del w:id="606" w:author="1" w:date="2026-09-22T12:27:00Z" w16du:dateUtc="2026-09-22T16:27:00Z"/>
        </w:rPr>
      </w:pPr>
      <w:del w:id="607" w:author="1" w:date="2026-09-22T12:27:00Z" w16du:dateUtc="2026-09-22T16:27:00Z">
        <w:r w:rsidRPr="001D411F">
          <w:delText>Для самостоятельной работы обучающихся используется аудитория, укомплектованная специализированной мебелью и техническими средствами (ПК с выходом в интернет и обеспечением доступа в электронно-информационно-образовательную среду организации).</w:delText>
        </w:r>
        <w:bookmarkEnd w:id="554"/>
        <w:bookmarkEnd w:id="568"/>
      </w:del>
    </w:p>
    <w:p w14:paraId="65879D68" w14:textId="77777777" w:rsidR="002B75C0" w:rsidRPr="001E08FA" w:rsidRDefault="002B75C0" w:rsidP="00FF542C">
      <w:pPr>
        <w:autoSpaceDE w:val="0"/>
        <w:rPr>
          <w:rFonts w:ascii="Times New Roman" w:hAnsi="Times New Roman"/>
          <w:sz w:val="24"/>
          <w:rPrChange w:id="608" w:author="1" w:date="2026-09-22T12:27:00Z" w16du:dateUtc="2026-09-22T16:27:00Z">
            <w:rPr>
              <w:b/>
              <w:bCs/>
            </w:rPr>
          </w:rPrChange>
        </w:rPr>
        <w:pPrChange w:id="609" w:author="1" w:date="2026-09-22T12:27:00Z" w16du:dateUtc="2026-09-22T16:27:00Z">
          <w:pPr>
            <w:jc w:val="both"/>
          </w:pPr>
        </w:pPrChange>
      </w:pPr>
    </w:p>
    <w:sectPr w:rsidR="002B75C0" w:rsidRPr="001E08FA" w:rsidSect="006E54AE">
      <w:headerReference w:type="default" r:id="rId9"/>
      <w:footerReference w:type="default" r:id="rId10"/>
      <w:pgSz w:w="11906" w:h="16838"/>
      <w:pgMar w:top="1079" w:right="850" w:bottom="1134" w:left="1440" w:header="708" w:footer="708" w:gutter="0"/>
      <w:cols w:space="708"/>
      <w:titlePg w:val="0"/>
      <w:docGrid w:linePitch="360"/>
      <w:sectPrChange w:id="615" w:author="1" w:date="2026-09-22T12:27:00Z" w16du:dateUtc="2026-09-22T16:27:00Z">
        <w:sectPr w:rsidR="002B75C0" w:rsidRPr="001E08FA" w:rsidSect="006E54AE">
          <w:pgMar w:top="1134" w:right="850" w:bottom="1134" w:left="1701" w:header="708" w:footer="708" w:gutter="0"/>
          <w:titlePg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D2617D2" w14:textId="77777777" w:rsidR="00492EFC" w:rsidRDefault="00492EFC">
      <w:r>
        <w:separator/>
      </w:r>
    </w:p>
  </w:endnote>
  <w:endnote w:type="continuationSeparator" w:id="0">
    <w:p w14:paraId="0A5CEF9A" w14:textId="77777777" w:rsidR="00492EFC" w:rsidRDefault="00492E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nion Pro">
    <w:altName w:val="Times New Roman"/>
    <w:panose1 w:val="020B0604020202020204"/>
    <w:charset w:val="CC"/>
    <w:family w:val="roman"/>
    <w:pitch w:val="default"/>
  </w:font>
  <w:font w:name="WenQuanYi Micro Hei">
    <w:panose1 w:val="020B0604020202020204"/>
    <w:charset w:val="01"/>
    <w:family w:val="auto"/>
    <w:pitch w:val="variable"/>
  </w:font>
  <w:font w:name="ArialMT">
    <w:altName w:val="Arial"/>
    <w:panose1 w:val="020B0604020202020204"/>
    <w:charset w:val="80"/>
    <w:family w:val="auto"/>
    <w:notTrueType/>
    <w:pitch w:val="default"/>
    <w:sig w:usb0="00000000" w:usb1="08070000" w:usb2="00000010" w:usb3="00000000" w:csb0="00020004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349DCA9" w14:textId="77777777" w:rsidR="006F3AF3" w:rsidRPr="007661DA" w:rsidRDefault="006F3AF3">
    <w:pPr>
      <w:pStyle w:val="Footer"/>
      <w:jc w:val="right"/>
      <w:rPr>
        <w:del w:id="612" w:author="1" w:date="2026-09-22T12:27:00Z" w16du:dateUtc="2026-09-22T16:27:00Z"/>
        <w:sz w:val="20"/>
        <w:szCs w:val="20"/>
      </w:rPr>
    </w:pPr>
    <w:del w:id="613" w:author="1" w:date="2026-09-22T12:27:00Z" w16du:dateUtc="2026-09-22T16:27:00Z">
      <w:r w:rsidRPr="007661DA">
        <w:rPr>
          <w:sz w:val="20"/>
          <w:szCs w:val="20"/>
        </w:rPr>
        <w:fldChar w:fldCharType="begin"/>
      </w:r>
      <w:r w:rsidRPr="007661DA">
        <w:rPr>
          <w:sz w:val="20"/>
          <w:szCs w:val="20"/>
        </w:rPr>
        <w:delInstrText>PAGE   \* MERGEFORMAT</w:delInstrText>
      </w:r>
      <w:r w:rsidRPr="007661DA">
        <w:rPr>
          <w:sz w:val="20"/>
          <w:szCs w:val="20"/>
        </w:rPr>
        <w:fldChar w:fldCharType="separate"/>
      </w:r>
      <w:r w:rsidR="00B01314">
        <w:rPr>
          <w:noProof/>
          <w:sz w:val="20"/>
          <w:szCs w:val="20"/>
        </w:rPr>
        <w:delText>2</w:delText>
      </w:r>
      <w:r w:rsidRPr="007661DA">
        <w:rPr>
          <w:sz w:val="20"/>
          <w:szCs w:val="20"/>
        </w:rPr>
        <w:fldChar w:fldCharType="end"/>
      </w:r>
    </w:del>
  </w:p>
  <w:p w14:paraId="33A30D65" w14:textId="77777777" w:rsidR="006F3AF3" w:rsidRDefault="006F3AF3">
    <w:pPr>
      <w:pStyle w:val="BalloonTextChar"/>
      <w:pPrChange w:id="614" w:author="1" w:date="2026-09-22T12:27:00Z" w16du:dateUtc="2026-09-22T16:27:00Z">
        <w:pPr>
          <w:pStyle w:val="Footer"/>
        </w:pPr>
      </w:pPrChange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6B82849" w14:textId="77777777" w:rsidR="00492EFC" w:rsidRDefault="00492EFC">
      <w:r>
        <w:separator/>
      </w:r>
    </w:p>
  </w:footnote>
  <w:footnote w:type="continuationSeparator" w:id="0">
    <w:p w14:paraId="4FC33A9E" w14:textId="77777777" w:rsidR="00492EFC" w:rsidRDefault="00492EF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5F34F8C" w14:textId="77777777" w:rsidR="006F3AF3" w:rsidRDefault="006F3AF3" w:rsidP="0014477D">
    <w:pPr>
      <w:pStyle w:val="Header"/>
      <w:framePr w:wrap="auto" w:vAnchor="text" w:hAnchor="margin" w:xAlign="right" w:y="1"/>
      <w:rPr>
        <w:del w:id="610" w:author="1" w:date="2026-09-22T12:27:00Z" w16du:dateUtc="2026-09-22T16:27:00Z"/>
        <w:rStyle w:val="PageNumber"/>
      </w:rPr>
    </w:pPr>
  </w:p>
  <w:p w14:paraId="623F599E" w14:textId="77777777" w:rsidR="006F3AF3" w:rsidRDefault="006F3AF3">
    <w:pPr>
      <w:pStyle w:val="NormalWebChar"/>
      <w:pPrChange w:id="611" w:author="1" w:date="2026-09-22T12:27:00Z" w16du:dateUtc="2026-09-22T16:27:00Z">
        <w:pPr>
          <w:pStyle w:val="Header"/>
          <w:ind w:right="360"/>
        </w:pPr>
      </w:pPrChange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0006"/>
    <w:multiLevelType w:val="multilevel"/>
    <w:tmpl w:val="00000006"/>
    <w:name w:val="WW8Num5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/>
      </w:rPr>
    </w:lvl>
  </w:abstractNum>
  <w:abstractNum w:abstractNumId="1" w15:restartNumberingAfterBreak="0">
    <w:nsid w:val="07AA2696"/>
    <w:multiLevelType w:val="hybridMultilevel"/>
    <w:tmpl w:val="704EF3E6"/>
    <w:lvl w:ilvl="0" w:tplc="A99AFDC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2FB50155"/>
    <w:multiLevelType w:val="hybridMultilevel"/>
    <w:tmpl w:val="76063F86"/>
    <w:lvl w:ilvl="0" w:tplc="20688FC2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48B928DA"/>
    <w:multiLevelType w:val="hybridMultilevel"/>
    <w:tmpl w:val="B8E4ACE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C244560"/>
    <w:multiLevelType w:val="multilevel"/>
    <w:tmpl w:val="48E87784"/>
    <w:lvl w:ilvl="0">
      <w:start w:val="1"/>
      <w:numFmt w:val="decimal"/>
      <w:pStyle w:val="a"/>
      <w:lvlText w:val="%1."/>
      <w:lvlJc w:val="left"/>
      <w:pPr>
        <w:tabs>
          <w:tab w:val="num" w:pos="720"/>
        </w:tabs>
        <w:ind w:left="720" w:hanging="720"/>
      </w:pPr>
      <w:rPr>
        <w:rFonts w:cs="Times New Roman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  <w:rPr>
        <w:rFonts w:cs="Times New Roman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  <w:rPr>
        <w:rFonts w:cs="Times New Roman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  <w:rPr>
        <w:rFonts w:cs="Times New Roman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  <w:rPr>
        <w:rFonts w:cs="Times New Roman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  <w:rPr>
        <w:rFonts w:cs="Times New Roman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  <w:rPr>
        <w:rFonts w:cs="Times New Roman"/>
      </w:rPr>
    </w:lvl>
  </w:abstractNum>
  <w:abstractNum w:abstractNumId="5" w15:restartNumberingAfterBreak="0">
    <w:nsid w:val="6D6F0A66"/>
    <w:multiLevelType w:val="multilevel"/>
    <w:tmpl w:val="B1F47B80"/>
    <w:styleLink w:val="1"/>
    <w:lvl w:ilvl="0">
      <w:start w:val="1"/>
      <w:numFmt w:val="bullet"/>
      <w:lvlText w:val=""/>
      <w:lvlJc w:val="left"/>
      <w:pPr>
        <w:tabs>
          <w:tab w:val="num" w:pos="851"/>
        </w:tabs>
        <w:ind w:left="851" w:hanging="284"/>
      </w:pPr>
      <w:rPr>
        <w:rFonts w:ascii="Symbol" w:hAnsi="Symbol" w:hint="default"/>
        <w:b/>
        <w:sz w:val="20"/>
      </w:r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595214467">
    <w:abstractNumId w:val="4"/>
  </w:num>
  <w:num w:numId="2" w16cid:durableId="1292251516">
    <w:abstractNumId w:val="5"/>
  </w:num>
  <w:num w:numId="3" w16cid:durableId="1826630941">
    <w:abstractNumId w:val="0"/>
  </w:num>
  <w:num w:numId="4" w16cid:durableId="784495141">
    <w:abstractNumId w:val="3"/>
  </w:num>
  <w:num w:numId="5" w16cid:durableId="628364345">
    <w:abstractNumId w:val="1"/>
  </w:num>
  <w:num w:numId="6" w16cid:durableId="145975423">
    <w:abstractNumId w:val="2"/>
  </w:num>
  <w:numIdMacAtCleanup w:val="6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embedSystemFonts/>
  <w:doNotTrackMoves/>
  <w:defaultTabStop w:val="708"/>
  <w:doNotHyphenateCaps/>
  <w:noPunctuationKerning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A38C9"/>
    <w:rsid w:val="000024EF"/>
    <w:rsid w:val="00004082"/>
    <w:rsid w:val="00006004"/>
    <w:rsid w:val="00006C34"/>
    <w:rsid w:val="00007443"/>
    <w:rsid w:val="00010880"/>
    <w:rsid w:val="000113DB"/>
    <w:rsid w:val="00011F1D"/>
    <w:rsid w:val="000120ED"/>
    <w:rsid w:val="000122E8"/>
    <w:rsid w:val="00012D91"/>
    <w:rsid w:val="00012E00"/>
    <w:rsid w:val="000134DD"/>
    <w:rsid w:val="00015F5E"/>
    <w:rsid w:val="00021719"/>
    <w:rsid w:val="000217F2"/>
    <w:rsid w:val="0002193F"/>
    <w:rsid w:val="000248D3"/>
    <w:rsid w:val="00024C46"/>
    <w:rsid w:val="0002503E"/>
    <w:rsid w:val="00025421"/>
    <w:rsid w:val="00025975"/>
    <w:rsid w:val="000271AF"/>
    <w:rsid w:val="00027DEF"/>
    <w:rsid w:val="00031015"/>
    <w:rsid w:val="0003164B"/>
    <w:rsid w:val="000329D4"/>
    <w:rsid w:val="000335AC"/>
    <w:rsid w:val="000371F3"/>
    <w:rsid w:val="0003785C"/>
    <w:rsid w:val="00037EA9"/>
    <w:rsid w:val="00040027"/>
    <w:rsid w:val="0004305E"/>
    <w:rsid w:val="00043C23"/>
    <w:rsid w:val="0004633E"/>
    <w:rsid w:val="00050530"/>
    <w:rsid w:val="00051D77"/>
    <w:rsid w:val="000522D1"/>
    <w:rsid w:val="00054DEC"/>
    <w:rsid w:val="00055681"/>
    <w:rsid w:val="00055B78"/>
    <w:rsid w:val="00056A73"/>
    <w:rsid w:val="000573FC"/>
    <w:rsid w:val="000608AF"/>
    <w:rsid w:val="00060FD3"/>
    <w:rsid w:val="0006461A"/>
    <w:rsid w:val="00065678"/>
    <w:rsid w:val="00065CBD"/>
    <w:rsid w:val="0006648F"/>
    <w:rsid w:val="00067779"/>
    <w:rsid w:val="00070DE8"/>
    <w:rsid w:val="00071577"/>
    <w:rsid w:val="000736EE"/>
    <w:rsid w:val="00074E6F"/>
    <w:rsid w:val="00076CB7"/>
    <w:rsid w:val="00076CE0"/>
    <w:rsid w:val="00080264"/>
    <w:rsid w:val="0008309E"/>
    <w:rsid w:val="00083E82"/>
    <w:rsid w:val="00086483"/>
    <w:rsid w:val="00092A9F"/>
    <w:rsid w:val="00092F3A"/>
    <w:rsid w:val="000975D8"/>
    <w:rsid w:val="00097F3F"/>
    <w:rsid w:val="000A0CCE"/>
    <w:rsid w:val="000A1A40"/>
    <w:rsid w:val="000A2FB9"/>
    <w:rsid w:val="000A4676"/>
    <w:rsid w:val="000A5A91"/>
    <w:rsid w:val="000A639C"/>
    <w:rsid w:val="000A792A"/>
    <w:rsid w:val="000A7CA7"/>
    <w:rsid w:val="000B0174"/>
    <w:rsid w:val="000B0709"/>
    <w:rsid w:val="000B12C2"/>
    <w:rsid w:val="000B174C"/>
    <w:rsid w:val="000B182B"/>
    <w:rsid w:val="000B1837"/>
    <w:rsid w:val="000C1225"/>
    <w:rsid w:val="000C266A"/>
    <w:rsid w:val="000C302C"/>
    <w:rsid w:val="000C519C"/>
    <w:rsid w:val="000C5509"/>
    <w:rsid w:val="000C6636"/>
    <w:rsid w:val="000C7AAA"/>
    <w:rsid w:val="000D414E"/>
    <w:rsid w:val="000D44CC"/>
    <w:rsid w:val="000D5DE4"/>
    <w:rsid w:val="000D5E98"/>
    <w:rsid w:val="000D6087"/>
    <w:rsid w:val="000E16AC"/>
    <w:rsid w:val="000E2BFB"/>
    <w:rsid w:val="000E3424"/>
    <w:rsid w:val="000E366A"/>
    <w:rsid w:val="000E3758"/>
    <w:rsid w:val="000E39D9"/>
    <w:rsid w:val="000E52FD"/>
    <w:rsid w:val="000E5369"/>
    <w:rsid w:val="000F034A"/>
    <w:rsid w:val="000F23C3"/>
    <w:rsid w:val="000F37A3"/>
    <w:rsid w:val="000F385F"/>
    <w:rsid w:val="000F3BB6"/>
    <w:rsid w:val="000F3C79"/>
    <w:rsid w:val="000F3F95"/>
    <w:rsid w:val="000F420F"/>
    <w:rsid w:val="000F461D"/>
    <w:rsid w:val="000F4733"/>
    <w:rsid w:val="000F589C"/>
    <w:rsid w:val="000F5976"/>
    <w:rsid w:val="000F5984"/>
    <w:rsid w:val="000F59BD"/>
    <w:rsid w:val="000F59C9"/>
    <w:rsid w:val="000F5C62"/>
    <w:rsid w:val="000F633C"/>
    <w:rsid w:val="00101252"/>
    <w:rsid w:val="0010369E"/>
    <w:rsid w:val="0011068A"/>
    <w:rsid w:val="001116C6"/>
    <w:rsid w:val="00111AAA"/>
    <w:rsid w:val="001124FA"/>
    <w:rsid w:val="00113753"/>
    <w:rsid w:val="00114B70"/>
    <w:rsid w:val="0011556B"/>
    <w:rsid w:val="001156CC"/>
    <w:rsid w:val="00120FC7"/>
    <w:rsid w:val="00121712"/>
    <w:rsid w:val="00121E35"/>
    <w:rsid w:val="0012224D"/>
    <w:rsid w:val="00122280"/>
    <w:rsid w:val="001229CA"/>
    <w:rsid w:val="001237DA"/>
    <w:rsid w:val="00125AAB"/>
    <w:rsid w:val="00126204"/>
    <w:rsid w:val="001265ED"/>
    <w:rsid w:val="001302F9"/>
    <w:rsid w:val="0013247A"/>
    <w:rsid w:val="00133F3B"/>
    <w:rsid w:val="00134F05"/>
    <w:rsid w:val="001357B4"/>
    <w:rsid w:val="0013625A"/>
    <w:rsid w:val="001373B2"/>
    <w:rsid w:val="00137A9A"/>
    <w:rsid w:val="001415B7"/>
    <w:rsid w:val="0014163F"/>
    <w:rsid w:val="0014230D"/>
    <w:rsid w:val="0014276E"/>
    <w:rsid w:val="00144316"/>
    <w:rsid w:val="0014477D"/>
    <w:rsid w:val="00145CC1"/>
    <w:rsid w:val="001473B9"/>
    <w:rsid w:val="00147CBB"/>
    <w:rsid w:val="00150C78"/>
    <w:rsid w:val="00151163"/>
    <w:rsid w:val="0015420B"/>
    <w:rsid w:val="00154600"/>
    <w:rsid w:val="00155342"/>
    <w:rsid w:val="0015560C"/>
    <w:rsid w:val="0015568D"/>
    <w:rsid w:val="00155835"/>
    <w:rsid w:val="001559CF"/>
    <w:rsid w:val="00156BA3"/>
    <w:rsid w:val="00156E8D"/>
    <w:rsid w:val="00160B41"/>
    <w:rsid w:val="00162126"/>
    <w:rsid w:val="00162958"/>
    <w:rsid w:val="0016387E"/>
    <w:rsid w:val="001639BB"/>
    <w:rsid w:val="0016591D"/>
    <w:rsid w:val="00166E82"/>
    <w:rsid w:val="0016779F"/>
    <w:rsid w:val="001709CF"/>
    <w:rsid w:val="0017118E"/>
    <w:rsid w:val="00171919"/>
    <w:rsid w:val="00171AE1"/>
    <w:rsid w:val="00175514"/>
    <w:rsid w:val="00176308"/>
    <w:rsid w:val="00181288"/>
    <w:rsid w:val="00182395"/>
    <w:rsid w:val="00183182"/>
    <w:rsid w:val="00184C53"/>
    <w:rsid w:val="001856FD"/>
    <w:rsid w:val="00185E2D"/>
    <w:rsid w:val="001860FC"/>
    <w:rsid w:val="00186210"/>
    <w:rsid w:val="00186C07"/>
    <w:rsid w:val="00187CF7"/>
    <w:rsid w:val="001906B0"/>
    <w:rsid w:val="00195C95"/>
    <w:rsid w:val="00196BAD"/>
    <w:rsid w:val="00196CEC"/>
    <w:rsid w:val="001971BA"/>
    <w:rsid w:val="001A1758"/>
    <w:rsid w:val="001A19EF"/>
    <w:rsid w:val="001A21E3"/>
    <w:rsid w:val="001A40A9"/>
    <w:rsid w:val="001A4164"/>
    <w:rsid w:val="001A5104"/>
    <w:rsid w:val="001A5AAC"/>
    <w:rsid w:val="001A7AFD"/>
    <w:rsid w:val="001B0554"/>
    <w:rsid w:val="001B1B12"/>
    <w:rsid w:val="001B6146"/>
    <w:rsid w:val="001B6472"/>
    <w:rsid w:val="001B6FEA"/>
    <w:rsid w:val="001B799A"/>
    <w:rsid w:val="001B7F31"/>
    <w:rsid w:val="001C06B2"/>
    <w:rsid w:val="001C133F"/>
    <w:rsid w:val="001C1FAD"/>
    <w:rsid w:val="001C7240"/>
    <w:rsid w:val="001C7A0D"/>
    <w:rsid w:val="001D000A"/>
    <w:rsid w:val="001D0726"/>
    <w:rsid w:val="001D0BC6"/>
    <w:rsid w:val="001D167C"/>
    <w:rsid w:val="001D2A1D"/>
    <w:rsid w:val="001D411F"/>
    <w:rsid w:val="001D591F"/>
    <w:rsid w:val="001D5E39"/>
    <w:rsid w:val="001D7E0F"/>
    <w:rsid w:val="001E03AD"/>
    <w:rsid w:val="001E08FA"/>
    <w:rsid w:val="001E1D37"/>
    <w:rsid w:val="001E353C"/>
    <w:rsid w:val="001E3C52"/>
    <w:rsid w:val="001E460C"/>
    <w:rsid w:val="001E4E33"/>
    <w:rsid w:val="001E4F04"/>
    <w:rsid w:val="001E5457"/>
    <w:rsid w:val="001E6B73"/>
    <w:rsid w:val="001E6FF6"/>
    <w:rsid w:val="001E74A2"/>
    <w:rsid w:val="001F09B3"/>
    <w:rsid w:val="001F2969"/>
    <w:rsid w:val="001F4798"/>
    <w:rsid w:val="001F53B4"/>
    <w:rsid w:val="001F64EF"/>
    <w:rsid w:val="001F75C6"/>
    <w:rsid w:val="002011B9"/>
    <w:rsid w:val="00203264"/>
    <w:rsid w:val="002035C1"/>
    <w:rsid w:val="00204E5A"/>
    <w:rsid w:val="00204E60"/>
    <w:rsid w:val="0020627B"/>
    <w:rsid w:val="002071F2"/>
    <w:rsid w:val="0020723A"/>
    <w:rsid w:val="00207B33"/>
    <w:rsid w:val="00207F46"/>
    <w:rsid w:val="002104F8"/>
    <w:rsid w:val="00214166"/>
    <w:rsid w:val="002152A6"/>
    <w:rsid w:val="0021569F"/>
    <w:rsid w:val="00216BA5"/>
    <w:rsid w:val="002171AE"/>
    <w:rsid w:val="00217736"/>
    <w:rsid w:val="00220028"/>
    <w:rsid w:val="00221229"/>
    <w:rsid w:val="00222C60"/>
    <w:rsid w:val="00223B31"/>
    <w:rsid w:val="00224D64"/>
    <w:rsid w:val="002260A7"/>
    <w:rsid w:val="0022733A"/>
    <w:rsid w:val="0022757E"/>
    <w:rsid w:val="002308CA"/>
    <w:rsid w:val="002329FA"/>
    <w:rsid w:val="0023651E"/>
    <w:rsid w:val="0023788D"/>
    <w:rsid w:val="00241D54"/>
    <w:rsid w:val="00241FBA"/>
    <w:rsid w:val="00242A89"/>
    <w:rsid w:val="00243D50"/>
    <w:rsid w:val="00244108"/>
    <w:rsid w:val="00246E3C"/>
    <w:rsid w:val="00250360"/>
    <w:rsid w:val="0025088D"/>
    <w:rsid w:val="0025215C"/>
    <w:rsid w:val="00252300"/>
    <w:rsid w:val="002525B2"/>
    <w:rsid w:val="00252771"/>
    <w:rsid w:val="00252DF1"/>
    <w:rsid w:val="002532D4"/>
    <w:rsid w:val="00253DC5"/>
    <w:rsid w:val="00254D8E"/>
    <w:rsid w:val="002551A9"/>
    <w:rsid w:val="00255A37"/>
    <w:rsid w:val="002565ED"/>
    <w:rsid w:val="00256F5F"/>
    <w:rsid w:val="00262000"/>
    <w:rsid w:val="0026216B"/>
    <w:rsid w:val="00262702"/>
    <w:rsid w:val="00262A9A"/>
    <w:rsid w:val="00262B2F"/>
    <w:rsid w:val="00262C9F"/>
    <w:rsid w:val="00263E44"/>
    <w:rsid w:val="00265BEF"/>
    <w:rsid w:val="002670DA"/>
    <w:rsid w:val="00270AD8"/>
    <w:rsid w:val="0027119F"/>
    <w:rsid w:val="002725B2"/>
    <w:rsid w:val="0027525B"/>
    <w:rsid w:val="00277691"/>
    <w:rsid w:val="0027784C"/>
    <w:rsid w:val="00284F1D"/>
    <w:rsid w:val="0028500D"/>
    <w:rsid w:val="00285CBA"/>
    <w:rsid w:val="00285FFD"/>
    <w:rsid w:val="00287117"/>
    <w:rsid w:val="00287EEA"/>
    <w:rsid w:val="00290449"/>
    <w:rsid w:val="00290613"/>
    <w:rsid w:val="00290F9E"/>
    <w:rsid w:val="00291922"/>
    <w:rsid w:val="00292259"/>
    <w:rsid w:val="0029441B"/>
    <w:rsid w:val="0029493B"/>
    <w:rsid w:val="00295E15"/>
    <w:rsid w:val="002962FE"/>
    <w:rsid w:val="002A07A9"/>
    <w:rsid w:val="002A1608"/>
    <w:rsid w:val="002A31AB"/>
    <w:rsid w:val="002A4612"/>
    <w:rsid w:val="002A474A"/>
    <w:rsid w:val="002A62DA"/>
    <w:rsid w:val="002A74BD"/>
    <w:rsid w:val="002A75DF"/>
    <w:rsid w:val="002A79D1"/>
    <w:rsid w:val="002B2AF1"/>
    <w:rsid w:val="002B35B4"/>
    <w:rsid w:val="002B36AA"/>
    <w:rsid w:val="002B3AAF"/>
    <w:rsid w:val="002B4680"/>
    <w:rsid w:val="002B531D"/>
    <w:rsid w:val="002B75C0"/>
    <w:rsid w:val="002C10DE"/>
    <w:rsid w:val="002C1B9B"/>
    <w:rsid w:val="002C1F8A"/>
    <w:rsid w:val="002C2415"/>
    <w:rsid w:val="002C4D65"/>
    <w:rsid w:val="002C4E4C"/>
    <w:rsid w:val="002C5686"/>
    <w:rsid w:val="002C6404"/>
    <w:rsid w:val="002C6B50"/>
    <w:rsid w:val="002D10C2"/>
    <w:rsid w:val="002D3324"/>
    <w:rsid w:val="002D338A"/>
    <w:rsid w:val="002D3D06"/>
    <w:rsid w:val="002D6C48"/>
    <w:rsid w:val="002D7648"/>
    <w:rsid w:val="002D76D9"/>
    <w:rsid w:val="002D7794"/>
    <w:rsid w:val="002D79E2"/>
    <w:rsid w:val="002D7BCF"/>
    <w:rsid w:val="002E0FF2"/>
    <w:rsid w:val="002E2200"/>
    <w:rsid w:val="002E29B5"/>
    <w:rsid w:val="002E2B79"/>
    <w:rsid w:val="002E3447"/>
    <w:rsid w:val="002E3511"/>
    <w:rsid w:val="002E4A56"/>
    <w:rsid w:val="002E532E"/>
    <w:rsid w:val="002E5391"/>
    <w:rsid w:val="002E5DEA"/>
    <w:rsid w:val="002E7A9F"/>
    <w:rsid w:val="002F08F7"/>
    <w:rsid w:val="002F0934"/>
    <w:rsid w:val="002F2D5D"/>
    <w:rsid w:val="002F307F"/>
    <w:rsid w:val="002F49A9"/>
    <w:rsid w:val="002F6801"/>
    <w:rsid w:val="002F6B3B"/>
    <w:rsid w:val="00302D0A"/>
    <w:rsid w:val="0030328E"/>
    <w:rsid w:val="003032A4"/>
    <w:rsid w:val="00303E51"/>
    <w:rsid w:val="003060B9"/>
    <w:rsid w:val="00306709"/>
    <w:rsid w:val="00307E6C"/>
    <w:rsid w:val="00310C7E"/>
    <w:rsid w:val="003112D5"/>
    <w:rsid w:val="00311C9C"/>
    <w:rsid w:val="003145CE"/>
    <w:rsid w:val="0031568E"/>
    <w:rsid w:val="00316246"/>
    <w:rsid w:val="00316614"/>
    <w:rsid w:val="00316977"/>
    <w:rsid w:val="00316CFA"/>
    <w:rsid w:val="00317C1D"/>
    <w:rsid w:val="00317CC4"/>
    <w:rsid w:val="003202E3"/>
    <w:rsid w:val="00320791"/>
    <w:rsid w:val="00324442"/>
    <w:rsid w:val="003248AA"/>
    <w:rsid w:val="0032758A"/>
    <w:rsid w:val="003300DA"/>
    <w:rsid w:val="003313B5"/>
    <w:rsid w:val="00334406"/>
    <w:rsid w:val="00335088"/>
    <w:rsid w:val="00335E79"/>
    <w:rsid w:val="00336395"/>
    <w:rsid w:val="003363CB"/>
    <w:rsid w:val="003370C3"/>
    <w:rsid w:val="00340EA1"/>
    <w:rsid w:val="0034111E"/>
    <w:rsid w:val="00341595"/>
    <w:rsid w:val="00342D2B"/>
    <w:rsid w:val="00343108"/>
    <w:rsid w:val="003456A4"/>
    <w:rsid w:val="00345B5E"/>
    <w:rsid w:val="00346C98"/>
    <w:rsid w:val="003516AC"/>
    <w:rsid w:val="003516D1"/>
    <w:rsid w:val="003535A6"/>
    <w:rsid w:val="003551AF"/>
    <w:rsid w:val="00356279"/>
    <w:rsid w:val="0036012D"/>
    <w:rsid w:val="00360191"/>
    <w:rsid w:val="00360688"/>
    <w:rsid w:val="0036131A"/>
    <w:rsid w:val="00361CCA"/>
    <w:rsid w:val="00362924"/>
    <w:rsid w:val="00364FEF"/>
    <w:rsid w:val="0036547B"/>
    <w:rsid w:val="00365D2E"/>
    <w:rsid w:val="003710E1"/>
    <w:rsid w:val="0037327E"/>
    <w:rsid w:val="00373A16"/>
    <w:rsid w:val="00373FD0"/>
    <w:rsid w:val="00375D0C"/>
    <w:rsid w:val="00381412"/>
    <w:rsid w:val="003827B7"/>
    <w:rsid w:val="00382A8C"/>
    <w:rsid w:val="00384D63"/>
    <w:rsid w:val="00385644"/>
    <w:rsid w:val="00385E56"/>
    <w:rsid w:val="003904D5"/>
    <w:rsid w:val="00390C2C"/>
    <w:rsid w:val="00391790"/>
    <w:rsid w:val="00392992"/>
    <w:rsid w:val="00395E15"/>
    <w:rsid w:val="00395E94"/>
    <w:rsid w:val="00395FC5"/>
    <w:rsid w:val="003971CC"/>
    <w:rsid w:val="003A0244"/>
    <w:rsid w:val="003A38C9"/>
    <w:rsid w:val="003A4E09"/>
    <w:rsid w:val="003A6248"/>
    <w:rsid w:val="003A6526"/>
    <w:rsid w:val="003A7983"/>
    <w:rsid w:val="003A7B90"/>
    <w:rsid w:val="003B1829"/>
    <w:rsid w:val="003B22EA"/>
    <w:rsid w:val="003B35B9"/>
    <w:rsid w:val="003B47BF"/>
    <w:rsid w:val="003C10A4"/>
    <w:rsid w:val="003C20B5"/>
    <w:rsid w:val="003C2265"/>
    <w:rsid w:val="003C316A"/>
    <w:rsid w:val="003C4569"/>
    <w:rsid w:val="003C57E6"/>
    <w:rsid w:val="003C793A"/>
    <w:rsid w:val="003D07DF"/>
    <w:rsid w:val="003D0C52"/>
    <w:rsid w:val="003D0DF3"/>
    <w:rsid w:val="003D230F"/>
    <w:rsid w:val="003D2AF2"/>
    <w:rsid w:val="003D4511"/>
    <w:rsid w:val="003D595C"/>
    <w:rsid w:val="003D6019"/>
    <w:rsid w:val="003D7A03"/>
    <w:rsid w:val="003D7B9F"/>
    <w:rsid w:val="003E1908"/>
    <w:rsid w:val="003E2429"/>
    <w:rsid w:val="003E26E9"/>
    <w:rsid w:val="003E320D"/>
    <w:rsid w:val="003E5AD1"/>
    <w:rsid w:val="003E635E"/>
    <w:rsid w:val="003E76EA"/>
    <w:rsid w:val="003E7BCE"/>
    <w:rsid w:val="003E7DDB"/>
    <w:rsid w:val="003F0BD9"/>
    <w:rsid w:val="003F0DB9"/>
    <w:rsid w:val="003F1628"/>
    <w:rsid w:val="003F26AC"/>
    <w:rsid w:val="003F30D8"/>
    <w:rsid w:val="003F318E"/>
    <w:rsid w:val="003F38A0"/>
    <w:rsid w:val="003F458A"/>
    <w:rsid w:val="003F5013"/>
    <w:rsid w:val="003F5C69"/>
    <w:rsid w:val="003F7D5B"/>
    <w:rsid w:val="00400709"/>
    <w:rsid w:val="00402203"/>
    <w:rsid w:val="004022DB"/>
    <w:rsid w:val="004027A5"/>
    <w:rsid w:val="0040500A"/>
    <w:rsid w:val="00405B33"/>
    <w:rsid w:val="004062D2"/>
    <w:rsid w:val="00407CC6"/>
    <w:rsid w:val="004124E8"/>
    <w:rsid w:val="004125E1"/>
    <w:rsid w:val="00412DD0"/>
    <w:rsid w:val="0041591B"/>
    <w:rsid w:val="00416031"/>
    <w:rsid w:val="004175E2"/>
    <w:rsid w:val="00420A30"/>
    <w:rsid w:val="00420CE3"/>
    <w:rsid w:val="00421E5D"/>
    <w:rsid w:val="004249B2"/>
    <w:rsid w:val="004249BD"/>
    <w:rsid w:val="00426403"/>
    <w:rsid w:val="00430045"/>
    <w:rsid w:val="004327D8"/>
    <w:rsid w:val="00434012"/>
    <w:rsid w:val="00436FE4"/>
    <w:rsid w:val="00437AE5"/>
    <w:rsid w:val="0044027D"/>
    <w:rsid w:val="00440F9B"/>
    <w:rsid w:val="00441D16"/>
    <w:rsid w:val="00442F5D"/>
    <w:rsid w:val="00443152"/>
    <w:rsid w:val="00443A89"/>
    <w:rsid w:val="00444ACB"/>
    <w:rsid w:val="004471B2"/>
    <w:rsid w:val="004471D5"/>
    <w:rsid w:val="00450FE6"/>
    <w:rsid w:val="004510DD"/>
    <w:rsid w:val="00452B89"/>
    <w:rsid w:val="00456E15"/>
    <w:rsid w:val="00461990"/>
    <w:rsid w:val="00461EB2"/>
    <w:rsid w:val="004659AA"/>
    <w:rsid w:val="004661BF"/>
    <w:rsid w:val="0046665F"/>
    <w:rsid w:val="00470A70"/>
    <w:rsid w:val="00470D55"/>
    <w:rsid w:val="00471090"/>
    <w:rsid w:val="00471303"/>
    <w:rsid w:val="00471E98"/>
    <w:rsid w:val="004726FB"/>
    <w:rsid w:val="00472C81"/>
    <w:rsid w:val="004737DB"/>
    <w:rsid w:val="0047450F"/>
    <w:rsid w:val="00474EC5"/>
    <w:rsid w:val="00474EFB"/>
    <w:rsid w:val="004754B0"/>
    <w:rsid w:val="00475B0E"/>
    <w:rsid w:val="00476D84"/>
    <w:rsid w:val="00477836"/>
    <w:rsid w:val="00480C8C"/>
    <w:rsid w:val="00480E8B"/>
    <w:rsid w:val="00481059"/>
    <w:rsid w:val="00481981"/>
    <w:rsid w:val="00481AEA"/>
    <w:rsid w:val="00481D99"/>
    <w:rsid w:val="00483CA6"/>
    <w:rsid w:val="0048467F"/>
    <w:rsid w:val="00486346"/>
    <w:rsid w:val="004901E8"/>
    <w:rsid w:val="00491414"/>
    <w:rsid w:val="00492362"/>
    <w:rsid w:val="00492EFC"/>
    <w:rsid w:val="00493BE8"/>
    <w:rsid w:val="00494F22"/>
    <w:rsid w:val="004953F9"/>
    <w:rsid w:val="004955CE"/>
    <w:rsid w:val="00495B47"/>
    <w:rsid w:val="0049692D"/>
    <w:rsid w:val="00496938"/>
    <w:rsid w:val="004A0EB5"/>
    <w:rsid w:val="004A291B"/>
    <w:rsid w:val="004A4652"/>
    <w:rsid w:val="004A5911"/>
    <w:rsid w:val="004A5AB0"/>
    <w:rsid w:val="004A60D4"/>
    <w:rsid w:val="004A6AE0"/>
    <w:rsid w:val="004A795F"/>
    <w:rsid w:val="004A7D3E"/>
    <w:rsid w:val="004B0DDD"/>
    <w:rsid w:val="004B2313"/>
    <w:rsid w:val="004B2D1F"/>
    <w:rsid w:val="004B3724"/>
    <w:rsid w:val="004B4E1D"/>
    <w:rsid w:val="004B5711"/>
    <w:rsid w:val="004B6105"/>
    <w:rsid w:val="004B6E80"/>
    <w:rsid w:val="004B74FC"/>
    <w:rsid w:val="004C0089"/>
    <w:rsid w:val="004C351C"/>
    <w:rsid w:val="004C4550"/>
    <w:rsid w:val="004C633C"/>
    <w:rsid w:val="004C688A"/>
    <w:rsid w:val="004C712E"/>
    <w:rsid w:val="004C7491"/>
    <w:rsid w:val="004C7F34"/>
    <w:rsid w:val="004D195C"/>
    <w:rsid w:val="004D21EA"/>
    <w:rsid w:val="004D4D7E"/>
    <w:rsid w:val="004D6161"/>
    <w:rsid w:val="004D7D80"/>
    <w:rsid w:val="004E2A6F"/>
    <w:rsid w:val="004E4A1B"/>
    <w:rsid w:val="004E6165"/>
    <w:rsid w:val="004E664F"/>
    <w:rsid w:val="004E6AF7"/>
    <w:rsid w:val="004E7E8D"/>
    <w:rsid w:val="004F068E"/>
    <w:rsid w:val="004F17EB"/>
    <w:rsid w:val="004F214E"/>
    <w:rsid w:val="004F2EE8"/>
    <w:rsid w:val="004F3ED9"/>
    <w:rsid w:val="004F4A23"/>
    <w:rsid w:val="004F4BA5"/>
    <w:rsid w:val="004F58CC"/>
    <w:rsid w:val="004F7CE1"/>
    <w:rsid w:val="00500277"/>
    <w:rsid w:val="0050075A"/>
    <w:rsid w:val="00500EAE"/>
    <w:rsid w:val="005013D9"/>
    <w:rsid w:val="005014D2"/>
    <w:rsid w:val="00503055"/>
    <w:rsid w:val="005049BF"/>
    <w:rsid w:val="00506E9D"/>
    <w:rsid w:val="00511821"/>
    <w:rsid w:val="00511ECB"/>
    <w:rsid w:val="00512D95"/>
    <w:rsid w:val="005168DA"/>
    <w:rsid w:val="00517012"/>
    <w:rsid w:val="00520749"/>
    <w:rsid w:val="0052257A"/>
    <w:rsid w:val="005242EE"/>
    <w:rsid w:val="00526079"/>
    <w:rsid w:val="00526C4A"/>
    <w:rsid w:val="00526EEB"/>
    <w:rsid w:val="00530DFC"/>
    <w:rsid w:val="00531B8F"/>
    <w:rsid w:val="00531E20"/>
    <w:rsid w:val="0053349D"/>
    <w:rsid w:val="00533931"/>
    <w:rsid w:val="00533E93"/>
    <w:rsid w:val="00534A7B"/>
    <w:rsid w:val="00536C62"/>
    <w:rsid w:val="00537030"/>
    <w:rsid w:val="005400B1"/>
    <w:rsid w:val="00540F92"/>
    <w:rsid w:val="00543DD5"/>
    <w:rsid w:val="0054404A"/>
    <w:rsid w:val="005442E2"/>
    <w:rsid w:val="005449A7"/>
    <w:rsid w:val="00544A56"/>
    <w:rsid w:val="00545CB7"/>
    <w:rsid w:val="005469B0"/>
    <w:rsid w:val="00546BC0"/>
    <w:rsid w:val="00551F43"/>
    <w:rsid w:val="00554BC8"/>
    <w:rsid w:val="00557396"/>
    <w:rsid w:val="00557DC1"/>
    <w:rsid w:val="0056063A"/>
    <w:rsid w:val="00560BBE"/>
    <w:rsid w:val="00561C97"/>
    <w:rsid w:val="00562214"/>
    <w:rsid w:val="00563D93"/>
    <w:rsid w:val="0056468E"/>
    <w:rsid w:val="00564900"/>
    <w:rsid w:val="005664E0"/>
    <w:rsid w:val="00566607"/>
    <w:rsid w:val="00567470"/>
    <w:rsid w:val="00567F31"/>
    <w:rsid w:val="005702C5"/>
    <w:rsid w:val="0057060A"/>
    <w:rsid w:val="005714D0"/>
    <w:rsid w:val="00572A08"/>
    <w:rsid w:val="005751CB"/>
    <w:rsid w:val="00575505"/>
    <w:rsid w:val="005778D0"/>
    <w:rsid w:val="0058133A"/>
    <w:rsid w:val="00582CF4"/>
    <w:rsid w:val="005846DE"/>
    <w:rsid w:val="00587185"/>
    <w:rsid w:val="0058764C"/>
    <w:rsid w:val="00587B0C"/>
    <w:rsid w:val="00590D08"/>
    <w:rsid w:val="00592BF6"/>
    <w:rsid w:val="00593923"/>
    <w:rsid w:val="00593C0C"/>
    <w:rsid w:val="005949B5"/>
    <w:rsid w:val="0059613A"/>
    <w:rsid w:val="005965C5"/>
    <w:rsid w:val="005967D3"/>
    <w:rsid w:val="00597235"/>
    <w:rsid w:val="005A0ADA"/>
    <w:rsid w:val="005A0C9E"/>
    <w:rsid w:val="005A0CCA"/>
    <w:rsid w:val="005A3F1D"/>
    <w:rsid w:val="005A4816"/>
    <w:rsid w:val="005B0BBB"/>
    <w:rsid w:val="005B2404"/>
    <w:rsid w:val="005B28B9"/>
    <w:rsid w:val="005B424D"/>
    <w:rsid w:val="005B5DAC"/>
    <w:rsid w:val="005B6BAC"/>
    <w:rsid w:val="005B764D"/>
    <w:rsid w:val="005C088C"/>
    <w:rsid w:val="005C4087"/>
    <w:rsid w:val="005C41D2"/>
    <w:rsid w:val="005C4234"/>
    <w:rsid w:val="005C43B6"/>
    <w:rsid w:val="005C4EA3"/>
    <w:rsid w:val="005C5D06"/>
    <w:rsid w:val="005C62C9"/>
    <w:rsid w:val="005D0880"/>
    <w:rsid w:val="005D1B3E"/>
    <w:rsid w:val="005D26C5"/>
    <w:rsid w:val="005E057F"/>
    <w:rsid w:val="005E1F02"/>
    <w:rsid w:val="005E2651"/>
    <w:rsid w:val="005E2890"/>
    <w:rsid w:val="005E457A"/>
    <w:rsid w:val="005E5045"/>
    <w:rsid w:val="005E7D0A"/>
    <w:rsid w:val="005F0A74"/>
    <w:rsid w:val="005F0ABC"/>
    <w:rsid w:val="005F1685"/>
    <w:rsid w:val="005F1D9B"/>
    <w:rsid w:val="005F3D55"/>
    <w:rsid w:val="005F50A7"/>
    <w:rsid w:val="005F59C2"/>
    <w:rsid w:val="005F63B0"/>
    <w:rsid w:val="005F68BE"/>
    <w:rsid w:val="005F7D5E"/>
    <w:rsid w:val="005F7E2E"/>
    <w:rsid w:val="006000D5"/>
    <w:rsid w:val="006003FB"/>
    <w:rsid w:val="00600A66"/>
    <w:rsid w:val="00601AAD"/>
    <w:rsid w:val="0060257F"/>
    <w:rsid w:val="00602695"/>
    <w:rsid w:val="00603653"/>
    <w:rsid w:val="00605F21"/>
    <w:rsid w:val="006100A1"/>
    <w:rsid w:val="0061123D"/>
    <w:rsid w:val="00611BF0"/>
    <w:rsid w:val="006121C2"/>
    <w:rsid w:val="00612515"/>
    <w:rsid w:val="00612C19"/>
    <w:rsid w:val="00612F40"/>
    <w:rsid w:val="006138D4"/>
    <w:rsid w:val="00613D0D"/>
    <w:rsid w:val="00614C9F"/>
    <w:rsid w:val="00615EC2"/>
    <w:rsid w:val="006160EB"/>
    <w:rsid w:val="00620D05"/>
    <w:rsid w:val="0062204A"/>
    <w:rsid w:val="0062211F"/>
    <w:rsid w:val="00622A5A"/>
    <w:rsid w:val="00624C13"/>
    <w:rsid w:val="00624DF3"/>
    <w:rsid w:val="00625492"/>
    <w:rsid w:val="006258ED"/>
    <w:rsid w:val="00626B30"/>
    <w:rsid w:val="00630270"/>
    <w:rsid w:val="00634FFF"/>
    <w:rsid w:val="00635D0B"/>
    <w:rsid w:val="00636565"/>
    <w:rsid w:val="0063674C"/>
    <w:rsid w:val="00637047"/>
    <w:rsid w:val="006374A4"/>
    <w:rsid w:val="00640082"/>
    <w:rsid w:val="00640C2C"/>
    <w:rsid w:val="006441DD"/>
    <w:rsid w:val="006457D9"/>
    <w:rsid w:val="00647D81"/>
    <w:rsid w:val="00653102"/>
    <w:rsid w:val="006555B9"/>
    <w:rsid w:val="006616BF"/>
    <w:rsid w:val="006626B8"/>
    <w:rsid w:val="0066277F"/>
    <w:rsid w:val="00662F33"/>
    <w:rsid w:val="0066357D"/>
    <w:rsid w:val="006641C7"/>
    <w:rsid w:val="00664DF3"/>
    <w:rsid w:val="00667BC0"/>
    <w:rsid w:val="00667C53"/>
    <w:rsid w:val="00667D66"/>
    <w:rsid w:val="00667ED9"/>
    <w:rsid w:val="006731B0"/>
    <w:rsid w:val="0067345C"/>
    <w:rsid w:val="00673BE3"/>
    <w:rsid w:val="00673C00"/>
    <w:rsid w:val="00676891"/>
    <w:rsid w:val="00676D89"/>
    <w:rsid w:val="0067785F"/>
    <w:rsid w:val="00680896"/>
    <w:rsid w:val="00680C8A"/>
    <w:rsid w:val="00680D39"/>
    <w:rsid w:val="00681D2C"/>
    <w:rsid w:val="00682DCB"/>
    <w:rsid w:val="00683331"/>
    <w:rsid w:val="00683656"/>
    <w:rsid w:val="00684C68"/>
    <w:rsid w:val="00687425"/>
    <w:rsid w:val="006875AD"/>
    <w:rsid w:val="0068798D"/>
    <w:rsid w:val="00690000"/>
    <w:rsid w:val="00691465"/>
    <w:rsid w:val="00691521"/>
    <w:rsid w:val="006923BA"/>
    <w:rsid w:val="0069302E"/>
    <w:rsid w:val="006935CF"/>
    <w:rsid w:val="006949E1"/>
    <w:rsid w:val="00694EF8"/>
    <w:rsid w:val="00695455"/>
    <w:rsid w:val="00697EFB"/>
    <w:rsid w:val="006A3A7E"/>
    <w:rsid w:val="006A3C17"/>
    <w:rsid w:val="006A4AA9"/>
    <w:rsid w:val="006A61A4"/>
    <w:rsid w:val="006A64CE"/>
    <w:rsid w:val="006A67CC"/>
    <w:rsid w:val="006A697C"/>
    <w:rsid w:val="006B0AA2"/>
    <w:rsid w:val="006B1252"/>
    <w:rsid w:val="006B13D8"/>
    <w:rsid w:val="006B152D"/>
    <w:rsid w:val="006B45BC"/>
    <w:rsid w:val="006B5D8F"/>
    <w:rsid w:val="006B5E48"/>
    <w:rsid w:val="006B6150"/>
    <w:rsid w:val="006B6685"/>
    <w:rsid w:val="006B6E67"/>
    <w:rsid w:val="006B71B1"/>
    <w:rsid w:val="006B73DB"/>
    <w:rsid w:val="006B7C35"/>
    <w:rsid w:val="006C14CF"/>
    <w:rsid w:val="006C1C16"/>
    <w:rsid w:val="006C2160"/>
    <w:rsid w:val="006C27CF"/>
    <w:rsid w:val="006C2A1F"/>
    <w:rsid w:val="006C4107"/>
    <w:rsid w:val="006C4B22"/>
    <w:rsid w:val="006C52C9"/>
    <w:rsid w:val="006C55C1"/>
    <w:rsid w:val="006C6B9B"/>
    <w:rsid w:val="006C6FDD"/>
    <w:rsid w:val="006C73FE"/>
    <w:rsid w:val="006C7B9A"/>
    <w:rsid w:val="006D0197"/>
    <w:rsid w:val="006D03CD"/>
    <w:rsid w:val="006D03EF"/>
    <w:rsid w:val="006D0A9E"/>
    <w:rsid w:val="006D25E6"/>
    <w:rsid w:val="006D32AF"/>
    <w:rsid w:val="006D57F9"/>
    <w:rsid w:val="006E04BE"/>
    <w:rsid w:val="006E2B69"/>
    <w:rsid w:val="006E3286"/>
    <w:rsid w:val="006E4D2B"/>
    <w:rsid w:val="006E4F50"/>
    <w:rsid w:val="006E54AE"/>
    <w:rsid w:val="006E6DA8"/>
    <w:rsid w:val="006E7BC6"/>
    <w:rsid w:val="006E7CAF"/>
    <w:rsid w:val="006F02BB"/>
    <w:rsid w:val="006F0E83"/>
    <w:rsid w:val="006F2129"/>
    <w:rsid w:val="006F220F"/>
    <w:rsid w:val="006F3588"/>
    <w:rsid w:val="006F3AF3"/>
    <w:rsid w:val="006F6485"/>
    <w:rsid w:val="006F6586"/>
    <w:rsid w:val="006F7DD5"/>
    <w:rsid w:val="007003F5"/>
    <w:rsid w:val="00701899"/>
    <w:rsid w:val="00702449"/>
    <w:rsid w:val="007026EE"/>
    <w:rsid w:val="0070492D"/>
    <w:rsid w:val="00705A55"/>
    <w:rsid w:val="00707026"/>
    <w:rsid w:val="00707A28"/>
    <w:rsid w:val="00710144"/>
    <w:rsid w:val="00710492"/>
    <w:rsid w:val="007135C5"/>
    <w:rsid w:val="007139DA"/>
    <w:rsid w:val="00715143"/>
    <w:rsid w:val="00715C4D"/>
    <w:rsid w:val="00715E7F"/>
    <w:rsid w:val="0071623C"/>
    <w:rsid w:val="00717F45"/>
    <w:rsid w:val="00717FD3"/>
    <w:rsid w:val="00720433"/>
    <w:rsid w:val="00720B21"/>
    <w:rsid w:val="00724F5C"/>
    <w:rsid w:val="00726661"/>
    <w:rsid w:val="00726F50"/>
    <w:rsid w:val="00730BC2"/>
    <w:rsid w:val="00730E76"/>
    <w:rsid w:val="00732C8B"/>
    <w:rsid w:val="00733676"/>
    <w:rsid w:val="007338BD"/>
    <w:rsid w:val="00733A57"/>
    <w:rsid w:val="00734819"/>
    <w:rsid w:val="00737085"/>
    <w:rsid w:val="00737DAB"/>
    <w:rsid w:val="00741DFE"/>
    <w:rsid w:val="00743253"/>
    <w:rsid w:val="00743B55"/>
    <w:rsid w:val="00744A98"/>
    <w:rsid w:val="007460AF"/>
    <w:rsid w:val="007472B0"/>
    <w:rsid w:val="00747C24"/>
    <w:rsid w:val="0075100C"/>
    <w:rsid w:val="00751D91"/>
    <w:rsid w:val="007522E5"/>
    <w:rsid w:val="00752498"/>
    <w:rsid w:val="0075502A"/>
    <w:rsid w:val="007607DF"/>
    <w:rsid w:val="00760AE0"/>
    <w:rsid w:val="00760F3F"/>
    <w:rsid w:val="00763C2A"/>
    <w:rsid w:val="0076580D"/>
    <w:rsid w:val="007661DA"/>
    <w:rsid w:val="007677F8"/>
    <w:rsid w:val="0076793F"/>
    <w:rsid w:val="00767FEF"/>
    <w:rsid w:val="007710E5"/>
    <w:rsid w:val="00772FB6"/>
    <w:rsid w:val="00774189"/>
    <w:rsid w:val="00774F34"/>
    <w:rsid w:val="0077528F"/>
    <w:rsid w:val="00776916"/>
    <w:rsid w:val="00776EFA"/>
    <w:rsid w:val="007819AA"/>
    <w:rsid w:val="00785F7B"/>
    <w:rsid w:val="00787D60"/>
    <w:rsid w:val="00790F12"/>
    <w:rsid w:val="0079316E"/>
    <w:rsid w:val="00796731"/>
    <w:rsid w:val="00796986"/>
    <w:rsid w:val="0079740C"/>
    <w:rsid w:val="007A1B6C"/>
    <w:rsid w:val="007A3353"/>
    <w:rsid w:val="007A6304"/>
    <w:rsid w:val="007A6C23"/>
    <w:rsid w:val="007B199D"/>
    <w:rsid w:val="007B214B"/>
    <w:rsid w:val="007B551A"/>
    <w:rsid w:val="007B5634"/>
    <w:rsid w:val="007B68D8"/>
    <w:rsid w:val="007C0098"/>
    <w:rsid w:val="007C2A72"/>
    <w:rsid w:val="007C332A"/>
    <w:rsid w:val="007C41AB"/>
    <w:rsid w:val="007C448F"/>
    <w:rsid w:val="007C4E40"/>
    <w:rsid w:val="007C79C4"/>
    <w:rsid w:val="007D0F62"/>
    <w:rsid w:val="007D0F8A"/>
    <w:rsid w:val="007D36E4"/>
    <w:rsid w:val="007D39AD"/>
    <w:rsid w:val="007D417A"/>
    <w:rsid w:val="007D42C0"/>
    <w:rsid w:val="007D5303"/>
    <w:rsid w:val="007D53D9"/>
    <w:rsid w:val="007D59BB"/>
    <w:rsid w:val="007E09EC"/>
    <w:rsid w:val="007E173A"/>
    <w:rsid w:val="007E1A57"/>
    <w:rsid w:val="007E3394"/>
    <w:rsid w:val="007E3401"/>
    <w:rsid w:val="007E381C"/>
    <w:rsid w:val="007E6FA5"/>
    <w:rsid w:val="007F144A"/>
    <w:rsid w:val="007F18F6"/>
    <w:rsid w:val="007F2089"/>
    <w:rsid w:val="007F516C"/>
    <w:rsid w:val="007F700C"/>
    <w:rsid w:val="007F7CBE"/>
    <w:rsid w:val="007F7FAE"/>
    <w:rsid w:val="0080095D"/>
    <w:rsid w:val="0080203C"/>
    <w:rsid w:val="0080418B"/>
    <w:rsid w:val="00805A52"/>
    <w:rsid w:val="00805B1F"/>
    <w:rsid w:val="008102D2"/>
    <w:rsid w:val="00810B70"/>
    <w:rsid w:val="00811692"/>
    <w:rsid w:val="00811CC2"/>
    <w:rsid w:val="00812120"/>
    <w:rsid w:val="00813B10"/>
    <w:rsid w:val="00814540"/>
    <w:rsid w:val="00814A72"/>
    <w:rsid w:val="008151C0"/>
    <w:rsid w:val="008158B5"/>
    <w:rsid w:val="00815CB3"/>
    <w:rsid w:val="00815D92"/>
    <w:rsid w:val="00817005"/>
    <w:rsid w:val="00817482"/>
    <w:rsid w:val="0082083D"/>
    <w:rsid w:val="00822D05"/>
    <w:rsid w:val="0082383C"/>
    <w:rsid w:val="008238E7"/>
    <w:rsid w:val="008258AA"/>
    <w:rsid w:val="00825A41"/>
    <w:rsid w:val="00825A72"/>
    <w:rsid w:val="00827903"/>
    <w:rsid w:val="00827AD6"/>
    <w:rsid w:val="00830585"/>
    <w:rsid w:val="0083361E"/>
    <w:rsid w:val="00833DDF"/>
    <w:rsid w:val="00834528"/>
    <w:rsid w:val="0083699D"/>
    <w:rsid w:val="008410BF"/>
    <w:rsid w:val="008410CB"/>
    <w:rsid w:val="00843ACF"/>
    <w:rsid w:val="00843AF9"/>
    <w:rsid w:val="00844176"/>
    <w:rsid w:val="0084451A"/>
    <w:rsid w:val="00844F9F"/>
    <w:rsid w:val="00846908"/>
    <w:rsid w:val="00847C37"/>
    <w:rsid w:val="00850F4C"/>
    <w:rsid w:val="008519EA"/>
    <w:rsid w:val="00851C18"/>
    <w:rsid w:val="00851D2A"/>
    <w:rsid w:val="00852CA6"/>
    <w:rsid w:val="008536CD"/>
    <w:rsid w:val="008543B3"/>
    <w:rsid w:val="00854B15"/>
    <w:rsid w:val="00857BAC"/>
    <w:rsid w:val="00861EE0"/>
    <w:rsid w:val="00862F59"/>
    <w:rsid w:val="0086555D"/>
    <w:rsid w:val="00866514"/>
    <w:rsid w:val="00866A05"/>
    <w:rsid w:val="00866C0B"/>
    <w:rsid w:val="00870738"/>
    <w:rsid w:val="00870AA3"/>
    <w:rsid w:val="00870E01"/>
    <w:rsid w:val="00871035"/>
    <w:rsid w:val="00871676"/>
    <w:rsid w:val="008720C9"/>
    <w:rsid w:val="00875E83"/>
    <w:rsid w:val="00876071"/>
    <w:rsid w:val="008761E0"/>
    <w:rsid w:val="00876584"/>
    <w:rsid w:val="0088009C"/>
    <w:rsid w:val="008807C3"/>
    <w:rsid w:val="00882DA3"/>
    <w:rsid w:val="00883F1D"/>
    <w:rsid w:val="00885841"/>
    <w:rsid w:val="00886C79"/>
    <w:rsid w:val="00886E00"/>
    <w:rsid w:val="00890BF1"/>
    <w:rsid w:val="008913E4"/>
    <w:rsid w:val="00892A67"/>
    <w:rsid w:val="00892E3A"/>
    <w:rsid w:val="00894842"/>
    <w:rsid w:val="008956CD"/>
    <w:rsid w:val="00896E21"/>
    <w:rsid w:val="008A047C"/>
    <w:rsid w:val="008A40EE"/>
    <w:rsid w:val="008A41B9"/>
    <w:rsid w:val="008A58AF"/>
    <w:rsid w:val="008A5963"/>
    <w:rsid w:val="008A7A64"/>
    <w:rsid w:val="008A7FDC"/>
    <w:rsid w:val="008B4338"/>
    <w:rsid w:val="008B5F57"/>
    <w:rsid w:val="008B6947"/>
    <w:rsid w:val="008C0989"/>
    <w:rsid w:val="008C0E15"/>
    <w:rsid w:val="008C1501"/>
    <w:rsid w:val="008C1958"/>
    <w:rsid w:val="008C2262"/>
    <w:rsid w:val="008C2558"/>
    <w:rsid w:val="008C6072"/>
    <w:rsid w:val="008C7443"/>
    <w:rsid w:val="008D0EA1"/>
    <w:rsid w:val="008D1095"/>
    <w:rsid w:val="008D3162"/>
    <w:rsid w:val="008D3975"/>
    <w:rsid w:val="008D444E"/>
    <w:rsid w:val="008D546A"/>
    <w:rsid w:val="008D6386"/>
    <w:rsid w:val="008D6BCA"/>
    <w:rsid w:val="008D6F84"/>
    <w:rsid w:val="008D7592"/>
    <w:rsid w:val="008E1A75"/>
    <w:rsid w:val="008E1C5E"/>
    <w:rsid w:val="008E2298"/>
    <w:rsid w:val="008E64A0"/>
    <w:rsid w:val="008E67C5"/>
    <w:rsid w:val="008E791D"/>
    <w:rsid w:val="008E7C45"/>
    <w:rsid w:val="008E7CFC"/>
    <w:rsid w:val="008F0E3B"/>
    <w:rsid w:val="008F11EB"/>
    <w:rsid w:val="008F28E3"/>
    <w:rsid w:val="008F2A06"/>
    <w:rsid w:val="008F4F99"/>
    <w:rsid w:val="008F67E0"/>
    <w:rsid w:val="0090033C"/>
    <w:rsid w:val="00900A56"/>
    <w:rsid w:val="00900D35"/>
    <w:rsid w:val="00901678"/>
    <w:rsid w:val="00901B73"/>
    <w:rsid w:val="00907ABD"/>
    <w:rsid w:val="009113AC"/>
    <w:rsid w:val="0091493C"/>
    <w:rsid w:val="00916829"/>
    <w:rsid w:val="00916A08"/>
    <w:rsid w:val="00917334"/>
    <w:rsid w:val="00920E65"/>
    <w:rsid w:val="00921512"/>
    <w:rsid w:val="00922796"/>
    <w:rsid w:val="00923218"/>
    <w:rsid w:val="00926167"/>
    <w:rsid w:val="009263C3"/>
    <w:rsid w:val="00926A1A"/>
    <w:rsid w:val="0093054E"/>
    <w:rsid w:val="00930BAF"/>
    <w:rsid w:val="0093257B"/>
    <w:rsid w:val="009337F8"/>
    <w:rsid w:val="009340E2"/>
    <w:rsid w:val="00934D82"/>
    <w:rsid w:val="00934DFB"/>
    <w:rsid w:val="009355BF"/>
    <w:rsid w:val="009355C2"/>
    <w:rsid w:val="00936094"/>
    <w:rsid w:val="009373B9"/>
    <w:rsid w:val="00940796"/>
    <w:rsid w:val="009410DE"/>
    <w:rsid w:val="00941318"/>
    <w:rsid w:val="00943EA2"/>
    <w:rsid w:val="009460C4"/>
    <w:rsid w:val="009461E1"/>
    <w:rsid w:val="00950C6A"/>
    <w:rsid w:val="00953ABA"/>
    <w:rsid w:val="009545C5"/>
    <w:rsid w:val="00956EE7"/>
    <w:rsid w:val="009579CE"/>
    <w:rsid w:val="00960581"/>
    <w:rsid w:val="009605EA"/>
    <w:rsid w:val="009613A6"/>
    <w:rsid w:val="009627EF"/>
    <w:rsid w:val="00962BCF"/>
    <w:rsid w:val="00963729"/>
    <w:rsid w:val="00963EEB"/>
    <w:rsid w:val="00964E13"/>
    <w:rsid w:val="00964FC4"/>
    <w:rsid w:val="00966739"/>
    <w:rsid w:val="0096674C"/>
    <w:rsid w:val="00966DAB"/>
    <w:rsid w:val="0097100D"/>
    <w:rsid w:val="00971602"/>
    <w:rsid w:val="00973CD1"/>
    <w:rsid w:val="0097483E"/>
    <w:rsid w:val="00974E36"/>
    <w:rsid w:val="009754AF"/>
    <w:rsid w:val="00976173"/>
    <w:rsid w:val="00977015"/>
    <w:rsid w:val="00983E13"/>
    <w:rsid w:val="009849CB"/>
    <w:rsid w:val="00985F19"/>
    <w:rsid w:val="00990487"/>
    <w:rsid w:val="009910F1"/>
    <w:rsid w:val="0099367E"/>
    <w:rsid w:val="00993A71"/>
    <w:rsid w:val="009951D9"/>
    <w:rsid w:val="00997F01"/>
    <w:rsid w:val="009A05C0"/>
    <w:rsid w:val="009A289B"/>
    <w:rsid w:val="009A3949"/>
    <w:rsid w:val="009A4B45"/>
    <w:rsid w:val="009A662C"/>
    <w:rsid w:val="009A73A4"/>
    <w:rsid w:val="009A75DE"/>
    <w:rsid w:val="009A7979"/>
    <w:rsid w:val="009B305C"/>
    <w:rsid w:val="009B5531"/>
    <w:rsid w:val="009C060E"/>
    <w:rsid w:val="009C0D4A"/>
    <w:rsid w:val="009C1DC1"/>
    <w:rsid w:val="009C2277"/>
    <w:rsid w:val="009C240E"/>
    <w:rsid w:val="009C2753"/>
    <w:rsid w:val="009C2F31"/>
    <w:rsid w:val="009C5FCB"/>
    <w:rsid w:val="009C6176"/>
    <w:rsid w:val="009C61C2"/>
    <w:rsid w:val="009C61C7"/>
    <w:rsid w:val="009D15DC"/>
    <w:rsid w:val="009D2B40"/>
    <w:rsid w:val="009D33DE"/>
    <w:rsid w:val="009D4525"/>
    <w:rsid w:val="009D466C"/>
    <w:rsid w:val="009D6E08"/>
    <w:rsid w:val="009E02E3"/>
    <w:rsid w:val="009E097A"/>
    <w:rsid w:val="009E3492"/>
    <w:rsid w:val="009E47CD"/>
    <w:rsid w:val="009E4951"/>
    <w:rsid w:val="009E529A"/>
    <w:rsid w:val="009E75D3"/>
    <w:rsid w:val="009E7863"/>
    <w:rsid w:val="009E7C29"/>
    <w:rsid w:val="009F10D6"/>
    <w:rsid w:val="009F31AE"/>
    <w:rsid w:val="009F3ACD"/>
    <w:rsid w:val="009F4757"/>
    <w:rsid w:val="009F4F6F"/>
    <w:rsid w:val="009F6234"/>
    <w:rsid w:val="009F686B"/>
    <w:rsid w:val="009F6A08"/>
    <w:rsid w:val="009F6D89"/>
    <w:rsid w:val="009F728C"/>
    <w:rsid w:val="009F7986"/>
    <w:rsid w:val="00A01450"/>
    <w:rsid w:val="00A016F0"/>
    <w:rsid w:val="00A01ABA"/>
    <w:rsid w:val="00A0254C"/>
    <w:rsid w:val="00A02E29"/>
    <w:rsid w:val="00A03A78"/>
    <w:rsid w:val="00A03CF0"/>
    <w:rsid w:val="00A05031"/>
    <w:rsid w:val="00A064BC"/>
    <w:rsid w:val="00A06526"/>
    <w:rsid w:val="00A0680C"/>
    <w:rsid w:val="00A10C56"/>
    <w:rsid w:val="00A12EDF"/>
    <w:rsid w:val="00A13EEB"/>
    <w:rsid w:val="00A153B5"/>
    <w:rsid w:val="00A157AA"/>
    <w:rsid w:val="00A16139"/>
    <w:rsid w:val="00A206BD"/>
    <w:rsid w:val="00A215F6"/>
    <w:rsid w:val="00A22611"/>
    <w:rsid w:val="00A228F6"/>
    <w:rsid w:val="00A236F5"/>
    <w:rsid w:val="00A23900"/>
    <w:rsid w:val="00A23A9C"/>
    <w:rsid w:val="00A249BC"/>
    <w:rsid w:val="00A24DA5"/>
    <w:rsid w:val="00A26C2F"/>
    <w:rsid w:val="00A279B7"/>
    <w:rsid w:val="00A27CBA"/>
    <w:rsid w:val="00A304D6"/>
    <w:rsid w:val="00A307CC"/>
    <w:rsid w:val="00A31E4A"/>
    <w:rsid w:val="00A33AA9"/>
    <w:rsid w:val="00A33B02"/>
    <w:rsid w:val="00A34491"/>
    <w:rsid w:val="00A34C68"/>
    <w:rsid w:val="00A3540F"/>
    <w:rsid w:val="00A35D6B"/>
    <w:rsid w:val="00A36331"/>
    <w:rsid w:val="00A36C1A"/>
    <w:rsid w:val="00A401E9"/>
    <w:rsid w:val="00A40BC9"/>
    <w:rsid w:val="00A4155E"/>
    <w:rsid w:val="00A50A51"/>
    <w:rsid w:val="00A515CB"/>
    <w:rsid w:val="00A534B6"/>
    <w:rsid w:val="00A54380"/>
    <w:rsid w:val="00A54CF4"/>
    <w:rsid w:val="00A55CBA"/>
    <w:rsid w:val="00A63726"/>
    <w:rsid w:val="00A63C0A"/>
    <w:rsid w:val="00A643C9"/>
    <w:rsid w:val="00A64D15"/>
    <w:rsid w:val="00A64DCE"/>
    <w:rsid w:val="00A651A3"/>
    <w:rsid w:val="00A72FF3"/>
    <w:rsid w:val="00A73B17"/>
    <w:rsid w:val="00A73E32"/>
    <w:rsid w:val="00A75F22"/>
    <w:rsid w:val="00A7735E"/>
    <w:rsid w:val="00A80898"/>
    <w:rsid w:val="00A814F5"/>
    <w:rsid w:val="00A82465"/>
    <w:rsid w:val="00A82E4F"/>
    <w:rsid w:val="00A84C43"/>
    <w:rsid w:val="00A90570"/>
    <w:rsid w:val="00A90C22"/>
    <w:rsid w:val="00A91354"/>
    <w:rsid w:val="00A92778"/>
    <w:rsid w:val="00A92AB1"/>
    <w:rsid w:val="00A93BA2"/>
    <w:rsid w:val="00A95739"/>
    <w:rsid w:val="00A96B4D"/>
    <w:rsid w:val="00A970F7"/>
    <w:rsid w:val="00A97C89"/>
    <w:rsid w:val="00AA0759"/>
    <w:rsid w:val="00AA0AEF"/>
    <w:rsid w:val="00AA0D5F"/>
    <w:rsid w:val="00AA3851"/>
    <w:rsid w:val="00AA425E"/>
    <w:rsid w:val="00AA5527"/>
    <w:rsid w:val="00AA5DF1"/>
    <w:rsid w:val="00AA6205"/>
    <w:rsid w:val="00AA6A0A"/>
    <w:rsid w:val="00AA7060"/>
    <w:rsid w:val="00AB30FE"/>
    <w:rsid w:val="00AB6F5C"/>
    <w:rsid w:val="00AB7A01"/>
    <w:rsid w:val="00AC0536"/>
    <w:rsid w:val="00AC10D7"/>
    <w:rsid w:val="00AC1E9D"/>
    <w:rsid w:val="00AC2315"/>
    <w:rsid w:val="00AC2AC2"/>
    <w:rsid w:val="00AC391E"/>
    <w:rsid w:val="00AC42AD"/>
    <w:rsid w:val="00AC4731"/>
    <w:rsid w:val="00AC50C8"/>
    <w:rsid w:val="00AC54C0"/>
    <w:rsid w:val="00AC58BD"/>
    <w:rsid w:val="00AC649A"/>
    <w:rsid w:val="00AC69BA"/>
    <w:rsid w:val="00AC6E66"/>
    <w:rsid w:val="00AD1E8A"/>
    <w:rsid w:val="00AD520C"/>
    <w:rsid w:val="00AD69E9"/>
    <w:rsid w:val="00AD72A2"/>
    <w:rsid w:val="00AD7B63"/>
    <w:rsid w:val="00AE1002"/>
    <w:rsid w:val="00AE1CEA"/>
    <w:rsid w:val="00AE293A"/>
    <w:rsid w:val="00AE3D77"/>
    <w:rsid w:val="00AE4BE0"/>
    <w:rsid w:val="00AF14AF"/>
    <w:rsid w:val="00AF179B"/>
    <w:rsid w:val="00AF1A1F"/>
    <w:rsid w:val="00AF23C6"/>
    <w:rsid w:val="00AF4401"/>
    <w:rsid w:val="00AF71B6"/>
    <w:rsid w:val="00AF7B17"/>
    <w:rsid w:val="00B01029"/>
    <w:rsid w:val="00B01314"/>
    <w:rsid w:val="00B02076"/>
    <w:rsid w:val="00B02C67"/>
    <w:rsid w:val="00B02F71"/>
    <w:rsid w:val="00B046BD"/>
    <w:rsid w:val="00B04D33"/>
    <w:rsid w:val="00B05098"/>
    <w:rsid w:val="00B05C3E"/>
    <w:rsid w:val="00B06159"/>
    <w:rsid w:val="00B100B1"/>
    <w:rsid w:val="00B10A6D"/>
    <w:rsid w:val="00B124AA"/>
    <w:rsid w:val="00B13135"/>
    <w:rsid w:val="00B138E5"/>
    <w:rsid w:val="00B16632"/>
    <w:rsid w:val="00B16E06"/>
    <w:rsid w:val="00B16F29"/>
    <w:rsid w:val="00B17560"/>
    <w:rsid w:val="00B17F6E"/>
    <w:rsid w:val="00B2018E"/>
    <w:rsid w:val="00B20BCA"/>
    <w:rsid w:val="00B20C62"/>
    <w:rsid w:val="00B21394"/>
    <w:rsid w:val="00B22F1F"/>
    <w:rsid w:val="00B30A12"/>
    <w:rsid w:val="00B30FFD"/>
    <w:rsid w:val="00B326CC"/>
    <w:rsid w:val="00B327D7"/>
    <w:rsid w:val="00B33EE6"/>
    <w:rsid w:val="00B4135B"/>
    <w:rsid w:val="00B42297"/>
    <w:rsid w:val="00B44A31"/>
    <w:rsid w:val="00B4504B"/>
    <w:rsid w:val="00B45071"/>
    <w:rsid w:val="00B45149"/>
    <w:rsid w:val="00B50F78"/>
    <w:rsid w:val="00B50F9D"/>
    <w:rsid w:val="00B51379"/>
    <w:rsid w:val="00B53EA4"/>
    <w:rsid w:val="00B542D2"/>
    <w:rsid w:val="00B6249E"/>
    <w:rsid w:val="00B62625"/>
    <w:rsid w:val="00B63154"/>
    <w:rsid w:val="00B635D4"/>
    <w:rsid w:val="00B636BF"/>
    <w:rsid w:val="00B6400E"/>
    <w:rsid w:val="00B64453"/>
    <w:rsid w:val="00B65766"/>
    <w:rsid w:val="00B67C1D"/>
    <w:rsid w:val="00B71438"/>
    <w:rsid w:val="00B72EED"/>
    <w:rsid w:val="00B77586"/>
    <w:rsid w:val="00B77983"/>
    <w:rsid w:val="00B8000D"/>
    <w:rsid w:val="00B80D88"/>
    <w:rsid w:val="00B812C8"/>
    <w:rsid w:val="00B82872"/>
    <w:rsid w:val="00B83077"/>
    <w:rsid w:val="00B83215"/>
    <w:rsid w:val="00B85F24"/>
    <w:rsid w:val="00B867D3"/>
    <w:rsid w:val="00B86C43"/>
    <w:rsid w:val="00B86CA0"/>
    <w:rsid w:val="00B872BE"/>
    <w:rsid w:val="00B87E9D"/>
    <w:rsid w:val="00B904AD"/>
    <w:rsid w:val="00B92FB1"/>
    <w:rsid w:val="00B931BE"/>
    <w:rsid w:val="00B93A7D"/>
    <w:rsid w:val="00B94DE7"/>
    <w:rsid w:val="00B971B1"/>
    <w:rsid w:val="00B97BA2"/>
    <w:rsid w:val="00BA06B2"/>
    <w:rsid w:val="00BA20E8"/>
    <w:rsid w:val="00BA228C"/>
    <w:rsid w:val="00BA5098"/>
    <w:rsid w:val="00BA5A56"/>
    <w:rsid w:val="00BA61D7"/>
    <w:rsid w:val="00BA6B5D"/>
    <w:rsid w:val="00BA7064"/>
    <w:rsid w:val="00BA71AB"/>
    <w:rsid w:val="00BA746B"/>
    <w:rsid w:val="00BA74BA"/>
    <w:rsid w:val="00BB29A7"/>
    <w:rsid w:val="00BC04A1"/>
    <w:rsid w:val="00BC1E5F"/>
    <w:rsid w:val="00BC3345"/>
    <w:rsid w:val="00BC5303"/>
    <w:rsid w:val="00BC6089"/>
    <w:rsid w:val="00BC6832"/>
    <w:rsid w:val="00BC6871"/>
    <w:rsid w:val="00BC779E"/>
    <w:rsid w:val="00BC7D29"/>
    <w:rsid w:val="00BD0012"/>
    <w:rsid w:val="00BD0CF2"/>
    <w:rsid w:val="00BD0F13"/>
    <w:rsid w:val="00BD1FCE"/>
    <w:rsid w:val="00BD3603"/>
    <w:rsid w:val="00BD3E0E"/>
    <w:rsid w:val="00BD628A"/>
    <w:rsid w:val="00BE0375"/>
    <w:rsid w:val="00BE45AE"/>
    <w:rsid w:val="00BE48BB"/>
    <w:rsid w:val="00BE6A6C"/>
    <w:rsid w:val="00BE6F03"/>
    <w:rsid w:val="00BE72FF"/>
    <w:rsid w:val="00BF28FE"/>
    <w:rsid w:val="00BF3114"/>
    <w:rsid w:val="00BF3146"/>
    <w:rsid w:val="00BF432F"/>
    <w:rsid w:val="00BF497A"/>
    <w:rsid w:val="00BF706C"/>
    <w:rsid w:val="00BF73E1"/>
    <w:rsid w:val="00C00560"/>
    <w:rsid w:val="00C01602"/>
    <w:rsid w:val="00C03404"/>
    <w:rsid w:val="00C04091"/>
    <w:rsid w:val="00C0425E"/>
    <w:rsid w:val="00C04CAE"/>
    <w:rsid w:val="00C05F98"/>
    <w:rsid w:val="00C071FB"/>
    <w:rsid w:val="00C076A4"/>
    <w:rsid w:val="00C10BB4"/>
    <w:rsid w:val="00C10C96"/>
    <w:rsid w:val="00C116AA"/>
    <w:rsid w:val="00C13268"/>
    <w:rsid w:val="00C13EC6"/>
    <w:rsid w:val="00C14D8F"/>
    <w:rsid w:val="00C163D5"/>
    <w:rsid w:val="00C165FF"/>
    <w:rsid w:val="00C176B6"/>
    <w:rsid w:val="00C17E03"/>
    <w:rsid w:val="00C20CBF"/>
    <w:rsid w:val="00C21ECD"/>
    <w:rsid w:val="00C2345B"/>
    <w:rsid w:val="00C2351F"/>
    <w:rsid w:val="00C245B6"/>
    <w:rsid w:val="00C2605D"/>
    <w:rsid w:val="00C2725B"/>
    <w:rsid w:val="00C27769"/>
    <w:rsid w:val="00C27F49"/>
    <w:rsid w:val="00C31A2C"/>
    <w:rsid w:val="00C31ACA"/>
    <w:rsid w:val="00C31FBB"/>
    <w:rsid w:val="00C3252D"/>
    <w:rsid w:val="00C3269A"/>
    <w:rsid w:val="00C35605"/>
    <w:rsid w:val="00C36608"/>
    <w:rsid w:val="00C368D8"/>
    <w:rsid w:val="00C401F4"/>
    <w:rsid w:val="00C4068A"/>
    <w:rsid w:val="00C40747"/>
    <w:rsid w:val="00C40872"/>
    <w:rsid w:val="00C412D8"/>
    <w:rsid w:val="00C425B9"/>
    <w:rsid w:val="00C42827"/>
    <w:rsid w:val="00C42CC3"/>
    <w:rsid w:val="00C43733"/>
    <w:rsid w:val="00C44322"/>
    <w:rsid w:val="00C44CEE"/>
    <w:rsid w:val="00C45B76"/>
    <w:rsid w:val="00C46229"/>
    <w:rsid w:val="00C46E06"/>
    <w:rsid w:val="00C47A94"/>
    <w:rsid w:val="00C47CD0"/>
    <w:rsid w:val="00C51761"/>
    <w:rsid w:val="00C522E6"/>
    <w:rsid w:val="00C52A67"/>
    <w:rsid w:val="00C53F8E"/>
    <w:rsid w:val="00C547C3"/>
    <w:rsid w:val="00C55B65"/>
    <w:rsid w:val="00C55FAD"/>
    <w:rsid w:val="00C5628B"/>
    <w:rsid w:val="00C57CF1"/>
    <w:rsid w:val="00C62165"/>
    <w:rsid w:val="00C64018"/>
    <w:rsid w:val="00C67D6E"/>
    <w:rsid w:val="00C70FB8"/>
    <w:rsid w:val="00C71B42"/>
    <w:rsid w:val="00C7299A"/>
    <w:rsid w:val="00C749EC"/>
    <w:rsid w:val="00C74CC2"/>
    <w:rsid w:val="00C7504F"/>
    <w:rsid w:val="00C76845"/>
    <w:rsid w:val="00C76F13"/>
    <w:rsid w:val="00C8051E"/>
    <w:rsid w:val="00C805B3"/>
    <w:rsid w:val="00C80B6A"/>
    <w:rsid w:val="00C82B21"/>
    <w:rsid w:val="00C835DC"/>
    <w:rsid w:val="00C83F6F"/>
    <w:rsid w:val="00C86219"/>
    <w:rsid w:val="00C9025B"/>
    <w:rsid w:val="00C90F41"/>
    <w:rsid w:val="00C92252"/>
    <w:rsid w:val="00C9363A"/>
    <w:rsid w:val="00C93B3B"/>
    <w:rsid w:val="00C9509C"/>
    <w:rsid w:val="00C951D6"/>
    <w:rsid w:val="00C963BB"/>
    <w:rsid w:val="00C97A4E"/>
    <w:rsid w:val="00CA0651"/>
    <w:rsid w:val="00CA1940"/>
    <w:rsid w:val="00CA4640"/>
    <w:rsid w:val="00CA5CC3"/>
    <w:rsid w:val="00CA619B"/>
    <w:rsid w:val="00CA6397"/>
    <w:rsid w:val="00CA6ACB"/>
    <w:rsid w:val="00CB312A"/>
    <w:rsid w:val="00CB4ED4"/>
    <w:rsid w:val="00CB53B7"/>
    <w:rsid w:val="00CB5BCD"/>
    <w:rsid w:val="00CB5CCC"/>
    <w:rsid w:val="00CB5D6E"/>
    <w:rsid w:val="00CB6058"/>
    <w:rsid w:val="00CB78CC"/>
    <w:rsid w:val="00CB7C09"/>
    <w:rsid w:val="00CC0206"/>
    <w:rsid w:val="00CC0C47"/>
    <w:rsid w:val="00CC0ED6"/>
    <w:rsid w:val="00CC104D"/>
    <w:rsid w:val="00CC4006"/>
    <w:rsid w:val="00CC40A9"/>
    <w:rsid w:val="00CC5974"/>
    <w:rsid w:val="00CC5F13"/>
    <w:rsid w:val="00CC70E5"/>
    <w:rsid w:val="00CD1A51"/>
    <w:rsid w:val="00CD2739"/>
    <w:rsid w:val="00CD2856"/>
    <w:rsid w:val="00CD3C6C"/>
    <w:rsid w:val="00CD3D61"/>
    <w:rsid w:val="00CD433B"/>
    <w:rsid w:val="00CD5E45"/>
    <w:rsid w:val="00CD61DA"/>
    <w:rsid w:val="00CD6515"/>
    <w:rsid w:val="00CE117F"/>
    <w:rsid w:val="00CE1B16"/>
    <w:rsid w:val="00CE1DBE"/>
    <w:rsid w:val="00CE2519"/>
    <w:rsid w:val="00CE5855"/>
    <w:rsid w:val="00CE6E55"/>
    <w:rsid w:val="00CF12A9"/>
    <w:rsid w:val="00CF19EB"/>
    <w:rsid w:val="00CF2072"/>
    <w:rsid w:val="00CF217C"/>
    <w:rsid w:val="00CF3109"/>
    <w:rsid w:val="00CF3A81"/>
    <w:rsid w:val="00CF5175"/>
    <w:rsid w:val="00CF5BE4"/>
    <w:rsid w:val="00CF6CC1"/>
    <w:rsid w:val="00CF6E42"/>
    <w:rsid w:val="00CF72D2"/>
    <w:rsid w:val="00D0034D"/>
    <w:rsid w:val="00D013FB"/>
    <w:rsid w:val="00D03CDC"/>
    <w:rsid w:val="00D03E26"/>
    <w:rsid w:val="00D04843"/>
    <w:rsid w:val="00D04B49"/>
    <w:rsid w:val="00D04F7C"/>
    <w:rsid w:val="00D052BA"/>
    <w:rsid w:val="00D0604A"/>
    <w:rsid w:val="00D06A93"/>
    <w:rsid w:val="00D07335"/>
    <w:rsid w:val="00D125E3"/>
    <w:rsid w:val="00D141E6"/>
    <w:rsid w:val="00D150C6"/>
    <w:rsid w:val="00D15B78"/>
    <w:rsid w:val="00D15EDC"/>
    <w:rsid w:val="00D177B0"/>
    <w:rsid w:val="00D20CA0"/>
    <w:rsid w:val="00D21B15"/>
    <w:rsid w:val="00D22BC0"/>
    <w:rsid w:val="00D22DB9"/>
    <w:rsid w:val="00D23514"/>
    <w:rsid w:val="00D239B4"/>
    <w:rsid w:val="00D257DF"/>
    <w:rsid w:val="00D30DD7"/>
    <w:rsid w:val="00D3401C"/>
    <w:rsid w:val="00D34205"/>
    <w:rsid w:val="00D40FAF"/>
    <w:rsid w:val="00D428C6"/>
    <w:rsid w:val="00D44185"/>
    <w:rsid w:val="00D44210"/>
    <w:rsid w:val="00D45075"/>
    <w:rsid w:val="00D45B29"/>
    <w:rsid w:val="00D5063C"/>
    <w:rsid w:val="00D50E5C"/>
    <w:rsid w:val="00D5380E"/>
    <w:rsid w:val="00D5519E"/>
    <w:rsid w:val="00D55230"/>
    <w:rsid w:val="00D55980"/>
    <w:rsid w:val="00D5657E"/>
    <w:rsid w:val="00D56851"/>
    <w:rsid w:val="00D57F92"/>
    <w:rsid w:val="00D601CF"/>
    <w:rsid w:val="00D6027E"/>
    <w:rsid w:val="00D60888"/>
    <w:rsid w:val="00D62721"/>
    <w:rsid w:val="00D6425B"/>
    <w:rsid w:val="00D644D1"/>
    <w:rsid w:val="00D6468F"/>
    <w:rsid w:val="00D6657F"/>
    <w:rsid w:val="00D66A7F"/>
    <w:rsid w:val="00D67115"/>
    <w:rsid w:val="00D7009D"/>
    <w:rsid w:val="00D70511"/>
    <w:rsid w:val="00D71D54"/>
    <w:rsid w:val="00D72347"/>
    <w:rsid w:val="00D74B20"/>
    <w:rsid w:val="00D74DF0"/>
    <w:rsid w:val="00D7505A"/>
    <w:rsid w:val="00D75076"/>
    <w:rsid w:val="00D7509D"/>
    <w:rsid w:val="00D75C45"/>
    <w:rsid w:val="00D76840"/>
    <w:rsid w:val="00D7712E"/>
    <w:rsid w:val="00D81FDD"/>
    <w:rsid w:val="00D834C8"/>
    <w:rsid w:val="00D8444B"/>
    <w:rsid w:val="00D91A1D"/>
    <w:rsid w:val="00D926D1"/>
    <w:rsid w:val="00D92A47"/>
    <w:rsid w:val="00D9412B"/>
    <w:rsid w:val="00D95D1E"/>
    <w:rsid w:val="00D96D2E"/>
    <w:rsid w:val="00DA10A6"/>
    <w:rsid w:val="00DA24CE"/>
    <w:rsid w:val="00DA2AB4"/>
    <w:rsid w:val="00DA3714"/>
    <w:rsid w:val="00DA38E0"/>
    <w:rsid w:val="00DA49FF"/>
    <w:rsid w:val="00DA50C8"/>
    <w:rsid w:val="00DA60C4"/>
    <w:rsid w:val="00DA6839"/>
    <w:rsid w:val="00DB10DA"/>
    <w:rsid w:val="00DB4797"/>
    <w:rsid w:val="00DB4B27"/>
    <w:rsid w:val="00DB5F25"/>
    <w:rsid w:val="00DB6B2F"/>
    <w:rsid w:val="00DB74D2"/>
    <w:rsid w:val="00DB7C78"/>
    <w:rsid w:val="00DC031E"/>
    <w:rsid w:val="00DC0384"/>
    <w:rsid w:val="00DC1FB9"/>
    <w:rsid w:val="00DC2913"/>
    <w:rsid w:val="00DC293C"/>
    <w:rsid w:val="00DC2BD0"/>
    <w:rsid w:val="00DC4316"/>
    <w:rsid w:val="00DC4BBE"/>
    <w:rsid w:val="00DC623E"/>
    <w:rsid w:val="00DC6B75"/>
    <w:rsid w:val="00DC73B8"/>
    <w:rsid w:val="00DD0582"/>
    <w:rsid w:val="00DD0639"/>
    <w:rsid w:val="00DD164D"/>
    <w:rsid w:val="00DD4777"/>
    <w:rsid w:val="00DD49B1"/>
    <w:rsid w:val="00DD4AB3"/>
    <w:rsid w:val="00DD5349"/>
    <w:rsid w:val="00DD5368"/>
    <w:rsid w:val="00DD5E6A"/>
    <w:rsid w:val="00DD768E"/>
    <w:rsid w:val="00DD7F70"/>
    <w:rsid w:val="00DE4FFA"/>
    <w:rsid w:val="00DE6BDE"/>
    <w:rsid w:val="00DF069E"/>
    <w:rsid w:val="00DF0959"/>
    <w:rsid w:val="00DF1BFF"/>
    <w:rsid w:val="00DF1E84"/>
    <w:rsid w:val="00DF2D22"/>
    <w:rsid w:val="00DF3BED"/>
    <w:rsid w:val="00DF4ADF"/>
    <w:rsid w:val="00E00305"/>
    <w:rsid w:val="00E00760"/>
    <w:rsid w:val="00E008F6"/>
    <w:rsid w:val="00E00F3A"/>
    <w:rsid w:val="00E01C81"/>
    <w:rsid w:val="00E06A01"/>
    <w:rsid w:val="00E06C4E"/>
    <w:rsid w:val="00E07117"/>
    <w:rsid w:val="00E0719F"/>
    <w:rsid w:val="00E07958"/>
    <w:rsid w:val="00E1048B"/>
    <w:rsid w:val="00E10B99"/>
    <w:rsid w:val="00E1150B"/>
    <w:rsid w:val="00E11A54"/>
    <w:rsid w:val="00E13A81"/>
    <w:rsid w:val="00E14BD2"/>
    <w:rsid w:val="00E15856"/>
    <w:rsid w:val="00E159BB"/>
    <w:rsid w:val="00E2178C"/>
    <w:rsid w:val="00E22CB3"/>
    <w:rsid w:val="00E23D7D"/>
    <w:rsid w:val="00E23DE2"/>
    <w:rsid w:val="00E255FC"/>
    <w:rsid w:val="00E25B9E"/>
    <w:rsid w:val="00E25F45"/>
    <w:rsid w:val="00E26651"/>
    <w:rsid w:val="00E27E08"/>
    <w:rsid w:val="00E30088"/>
    <w:rsid w:val="00E30432"/>
    <w:rsid w:val="00E334C6"/>
    <w:rsid w:val="00E33A50"/>
    <w:rsid w:val="00E34856"/>
    <w:rsid w:val="00E40B3D"/>
    <w:rsid w:val="00E4233A"/>
    <w:rsid w:val="00E42FA4"/>
    <w:rsid w:val="00E4417B"/>
    <w:rsid w:val="00E46F6F"/>
    <w:rsid w:val="00E50039"/>
    <w:rsid w:val="00E5010E"/>
    <w:rsid w:val="00E5098F"/>
    <w:rsid w:val="00E53F38"/>
    <w:rsid w:val="00E542EC"/>
    <w:rsid w:val="00E54AAD"/>
    <w:rsid w:val="00E55B36"/>
    <w:rsid w:val="00E563CD"/>
    <w:rsid w:val="00E56622"/>
    <w:rsid w:val="00E57ABD"/>
    <w:rsid w:val="00E57EB9"/>
    <w:rsid w:val="00E60F66"/>
    <w:rsid w:val="00E62B3D"/>
    <w:rsid w:val="00E63FD4"/>
    <w:rsid w:val="00E71783"/>
    <w:rsid w:val="00E722BF"/>
    <w:rsid w:val="00E72801"/>
    <w:rsid w:val="00E72A74"/>
    <w:rsid w:val="00E72BE3"/>
    <w:rsid w:val="00E75B14"/>
    <w:rsid w:val="00E80508"/>
    <w:rsid w:val="00E82ADC"/>
    <w:rsid w:val="00E831A7"/>
    <w:rsid w:val="00E85195"/>
    <w:rsid w:val="00E85467"/>
    <w:rsid w:val="00E86264"/>
    <w:rsid w:val="00E86CDC"/>
    <w:rsid w:val="00E86E61"/>
    <w:rsid w:val="00E87018"/>
    <w:rsid w:val="00E915F9"/>
    <w:rsid w:val="00E9272F"/>
    <w:rsid w:val="00E96A7E"/>
    <w:rsid w:val="00E96AF8"/>
    <w:rsid w:val="00EA07EE"/>
    <w:rsid w:val="00EA3E09"/>
    <w:rsid w:val="00EA5446"/>
    <w:rsid w:val="00EA5F4C"/>
    <w:rsid w:val="00EA6537"/>
    <w:rsid w:val="00EA6A79"/>
    <w:rsid w:val="00EA7C8F"/>
    <w:rsid w:val="00EA7F3B"/>
    <w:rsid w:val="00EB02E2"/>
    <w:rsid w:val="00EB0D70"/>
    <w:rsid w:val="00EB1311"/>
    <w:rsid w:val="00EB237B"/>
    <w:rsid w:val="00EB3693"/>
    <w:rsid w:val="00EB37D2"/>
    <w:rsid w:val="00EB3B1E"/>
    <w:rsid w:val="00EB3E7C"/>
    <w:rsid w:val="00EB6A46"/>
    <w:rsid w:val="00EB79BC"/>
    <w:rsid w:val="00EB7E61"/>
    <w:rsid w:val="00EC017A"/>
    <w:rsid w:val="00EC2F28"/>
    <w:rsid w:val="00EC3309"/>
    <w:rsid w:val="00EC4425"/>
    <w:rsid w:val="00EC4EAC"/>
    <w:rsid w:val="00EC69C9"/>
    <w:rsid w:val="00EC7FF7"/>
    <w:rsid w:val="00ED17E3"/>
    <w:rsid w:val="00ED2E06"/>
    <w:rsid w:val="00ED3A32"/>
    <w:rsid w:val="00ED60AC"/>
    <w:rsid w:val="00ED6183"/>
    <w:rsid w:val="00ED65C7"/>
    <w:rsid w:val="00ED737E"/>
    <w:rsid w:val="00ED73FE"/>
    <w:rsid w:val="00ED76A6"/>
    <w:rsid w:val="00EE02DA"/>
    <w:rsid w:val="00EE0B98"/>
    <w:rsid w:val="00EE0F06"/>
    <w:rsid w:val="00EE1398"/>
    <w:rsid w:val="00EE14DB"/>
    <w:rsid w:val="00EE1935"/>
    <w:rsid w:val="00EE1E64"/>
    <w:rsid w:val="00EE3346"/>
    <w:rsid w:val="00EE4253"/>
    <w:rsid w:val="00EE67B5"/>
    <w:rsid w:val="00EE6C17"/>
    <w:rsid w:val="00EF05A7"/>
    <w:rsid w:val="00EF0933"/>
    <w:rsid w:val="00EF13FC"/>
    <w:rsid w:val="00EF16A3"/>
    <w:rsid w:val="00EF23F9"/>
    <w:rsid w:val="00EF2549"/>
    <w:rsid w:val="00EF4562"/>
    <w:rsid w:val="00EF58C6"/>
    <w:rsid w:val="00EF5F95"/>
    <w:rsid w:val="00EF6FB2"/>
    <w:rsid w:val="00EF708C"/>
    <w:rsid w:val="00EF78E3"/>
    <w:rsid w:val="00F00E45"/>
    <w:rsid w:val="00F019FE"/>
    <w:rsid w:val="00F01C9C"/>
    <w:rsid w:val="00F0207E"/>
    <w:rsid w:val="00F02A16"/>
    <w:rsid w:val="00F046AE"/>
    <w:rsid w:val="00F04FE5"/>
    <w:rsid w:val="00F0536E"/>
    <w:rsid w:val="00F0629E"/>
    <w:rsid w:val="00F064AB"/>
    <w:rsid w:val="00F10A59"/>
    <w:rsid w:val="00F11992"/>
    <w:rsid w:val="00F11B01"/>
    <w:rsid w:val="00F147B1"/>
    <w:rsid w:val="00F14C84"/>
    <w:rsid w:val="00F157F4"/>
    <w:rsid w:val="00F15CD1"/>
    <w:rsid w:val="00F16A7F"/>
    <w:rsid w:val="00F1719F"/>
    <w:rsid w:val="00F20DC6"/>
    <w:rsid w:val="00F21879"/>
    <w:rsid w:val="00F22730"/>
    <w:rsid w:val="00F23058"/>
    <w:rsid w:val="00F23AC2"/>
    <w:rsid w:val="00F259CC"/>
    <w:rsid w:val="00F2680B"/>
    <w:rsid w:val="00F2691D"/>
    <w:rsid w:val="00F26961"/>
    <w:rsid w:val="00F2773F"/>
    <w:rsid w:val="00F30016"/>
    <w:rsid w:val="00F30416"/>
    <w:rsid w:val="00F31C12"/>
    <w:rsid w:val="00F3298C"/>
    <w:rsid w:val="00F32A7D"/>
    <w:rsid w:val="00F32B8A"/>
    <w:rsid w:val="00F355AF"/>
    <w:rsid w:val="00F35837"/>
    <w:rsid w:val="00F37003"/>
    <w:rsid w:val="00F37E9C"/>
    <w:rsid w:val="00F37F73"/>
    <w:rsid w:val="00F43A50"/>
    <w:rsid w:val="00F45B0F"/>
    <w:rsid w:val="00F45FE3"/>
    <w:rsid w:val="00F46238"/>
    <w:rsid w:val="00F4682B"/>
    <w:rsid w:val="00F46CEF"/>
    <w:rsid w:val="00F47F86"/>
    <w:rsid w:val="00F503F5"/>
    <w:rsid w:val="00F50BF2"/>
    <w:rsid w:val="00F51C3A"/>
    <w:rsid w:val="00F543A9"/>
    <w:rsid w:val="00F548C7"/>
    <w:rsid w:val="00F563B4"/>
    <w:rsid w:val="00F57A84"/>
    <w:rsid w:val="00F60874"/>
    <w:rsid w:val="00F63F03"/>
    <w:rsid w:val="00F64BAB"/>
    <w:rsid w:val="00F654E1"/>
    <w:rsid w:val="00F657C8"/>
    <w:rsid w:val="00F657DD"/>
    <w:rsid w:val="00F65E97"/>
    <w:rsid w:val="00F67AB3"/>
    <w:rsid w:val="00F7304E"/>
    <w:rsid w:val="00F7430B"/>
    <w:rsid w:val="00F75AFA"/>
    <w:rsid w:val="00F76965"/>
    <w:rsid w:val="00F76B88"/>
    <w:rsid w:val="00F77C3F"/>
    <w:rsid w:val="00F81A32"/>
    <w:rsid w:val="00F81EE2"/>
    <w:rsid w:val="00F821B4"/>
    <w:rsid w:val="00F838D2"/>
    <w:rsid w:val="00F84815"/>
    <w:rsid w:val="00F86FB9"/>
    <w:rsid w:val="00F92201"/>
    <w:rsid w:val="00F92389"/>
    <w:rsid w:val="00F9319D"/>
    <w:rsid w:val="00F9434D"/>
    <w:rsid w:val="00F94BAE"/>
    <w:rsid w:val="00F9570D"/>
    <w:rsid w:val="00F9659B"/>
    <w:rsid w:val="00F96E80"/>
    <w:rsid w:val="00FA0AC9"/>
    <w:rsid w:val="00FA24D2"/>
    <w:rsid w:val="00FA3BEF"/>
    <w:rsid w:val="00FA4751"/>
    <w:rsid w:val="00FA5803"/>
    <w:rsid w:val="00FA668E"/>
    <w:rsid w:val="00FA707B"/>
    <w:rsid w:val="00FB01E9"/>
    <w:rsid w:val="00FB04AF"/>
    <w:rsid w:val="00FB066D"/>
    <w:rsid w:val="00FB13E9"/>
    <w:rsid w:val="00FB1702"/>
    <w:rsid w:val="00FB202C"/>
    <w:rsid w:val="00FB21C0"/>
    <w:rsid w:val="00FB24D3"/>
    <w:rsid w:val="00FB4E3A"/>
    <w:rsid w:val="00FB55A3"/>
    <w:rsid w:val="00FB5E37"/>
    <w:rsid w:val="00FB6952"/>
    <w:rsid w:val="00FB716C"/>
    <w:rsid w:val="00FB75D8"/>
    <w:rsid w:val="00FC0F8A"/>
    <w:rsid w:val="00FC55D2"/>
    <w:rsid w:val="00FC59C5"/>
    <w:rsid w:val="00FC5A01"/>
    <w:rsid w:val="00FC5B2A"/>
    <w:rsid w:val="00FC6421"/>
    <w:rsid w:val="00FC64AA"/>
    <w:rsid w:val="00FD0314"/>
    <w:rsid w:val="00FD0348"/>
    <w:rsid w:val="00FD13E5"/>
    <w:rsid w:val="00FD151A"/>
    <w:rsid w:val="00FD4A03"/>
    <w:rsid w:val="00FD52A3"/>
    <w:rsid w:val="00FD5C73"/>
    <w:rsid w:val="00FD71EB"/>
    <w:rsid w:val="00FE09A5"/>
    <w:rsid w:val="00FE220B"/>
    <w:rsid w:val="00FE4540"/>
    <w:rsid w:val="00FE4BB8"/>
    <w:rsid w:val="00FE4F05"/>
    <w:rsid w:val="00FE589C"/>
    <w:rsid w:val="00FE68F0"/>
    <w:rsid w:val="00FE6ACC"/>
    <w:rsid w:val="00FE7B26"/>
    <w:rsid w:val="00FF0113"/>
    <w:rsid w:val="00FF0A2F"/>
    <w:rsid w:val="00FF1131"/>
    <w:rsid w:val="00FF17DB"/>
    <w:rsid w:val="00FF1B76"/>
    <w:rsid w:val="00FF1C2B"/>
    <w:rsid w:val="00FF4F82"/>
    <w:rsid w:val="00FF542C"/>
    <w:rsid w:val="00FF5CB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09EA6B4"/>
  <w15:docId w15:val="{F0FC49D4-B3D9-4244-A9FB-D756886272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9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iPriority="0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lock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lock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locked="1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5AB0"/>
    <w:pPr>
      <w:pPrChange w:id="0" w:author="1" w:date="2026-09-22T12:27:00Z">
        <w:pPr/>
      </w:pPrChange>
    </w:pPr>
    <w:rPr>
      <w:rFonts w:ascii="Arial" w:hAnsi="Arial" w:cs="Arial"/>
      <w:sz w:val="18"/>
      <w:szCs w:val="18"/>
      <w:rPrChange w:id="0" w:author="1" w:date="2026-09-22T12:27:00Z">
        <w:rPr>
          <w:sz w:val="24"/>
          <w:szCs w:val="24"/>
          <w:lang w:val="ru-RU" w:eastAsia="ru-RU" w:bidi="ar-SA"/>
        </w:rPr>
      </w:rPrChange>
    </w:rPr>
  </w:style>
  <w:style w:type="paragraph" w:styleId="Heading1">
    <w:name w:val="heading 1"/>
    <w:basedOn w:val="Normal"/>
    <w:next w:val="Normal"/>
    <w:link w:val="Heading1Char"/>
    <w:uiPriority w:val="9"/>
    <w:qFormat/>
    <w:rsid w:val="002C10DE"/>
    <w:pPr>
      <w:keepNext/>
      <w:outlineLvl w:val="0"/>
      <w:pPrChange w:id="1" w:author="1" w:date="2026-09-22T12:27:00Z">
        <w:pPr>
          <w:spacing w:before="100" w:beforeAutospacing="1" w:after="100" w:afterAutospacing="1"/>
          <w:outlineLvl w:val="0"/>
        </w:pPr>
      </w:pPrChange>
    </w:pPr>
    <w:rPr>
      <w:rFonts w:ascii="Times New Roman" w:hAnsi="Times New Roman" w:cs="Times New Roman"/>
      <w:sz w:val="32"/>
      <w:szCs w:val="20"/>
      <w:rPrChange w:id="1" w:author="1" w:date="2026-09-22T12:27:00Z">
        <w:rPr>
          <w:rFonts w:ascii="Arial" w:hAnsi="Arial" w:cs="Arial"/>
          <w:b/>
          <w:bCs/>
          <w:kern w:val="36"/>
          <w:sz w:val="48"/>
          <w:szCs w:val="48"/>
          <w:lang w:val="ru-RU" w:eastAsia="ru-RU" w:bidi="ar-SA"/>
        </w:rPr>
      </w:rPrChange>
    </w:rPr>
  </w:style>
  <w:style w:type="paragraph" w:styleId="Heading3">
    <w:name w:val="heading 3"/>
    <w:basedOn w:val="Normal"/>
    <w:next w:val="Normal"/>
    <w:link w:val="Heading3Char"/>
    <w:semiHidden/>
    <w:unhideWhenUsed/>
    <w:qFormat/>
    <w:locked/>
    <w:rsid w:val="009A73A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5">
    <w:name w:val="heading 5"/>
    <w:basedOn w:val="Normal"/>
    <w:next w:val="Normal"/>
    <w:link w:val="Heading5Char"/>
    <w:qFormat/>
    <w:locked/>
    <w:rsid w:val="006B5D8F"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A38C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">
    <w:name w:val="список с точками"/>
    <w:basedOn w:val="Normal"/>
    <w:rsid w:val="003A38C9"/>
    <w:pPr>
      <w:numPr>
        <w:numId w:val="1"/>
      </w:numPr>
      <w:tabs>
        <w:tab w:val="num" w:pos="756"/>
      </w:tabs>
      <w:spacing w:line="312" w:lineRule="auto"/>
      <w:ind w:left="756"/>
      <w:jc w:val="both"/>
    </w:pPr>
  </w:style>
  <w:style w:type="paragraph" w:customStyle="1" w:styleId="a0">
    <w:name w:val="Для таблиц"/>
    <w:basedOn w:val="Normal"/>
    <w:rsid w:val="003A38C9"/>
  </w:style>
  <w:style w:type="paragraph" w:styleId="Header">
    <w:name w:val="header"/>
    <w:basedOn w:val="Normal"/>
    <w:link w:val="HeaderChar"/>
    <w:uiPriority w:val="99"/>
    <w:rsid w:val="001D000A"/>
    <w:pPr>
      <w:tabs>
        <w:tab w:val="center" w:pos="4677"/>
        <w:tab w:val="right" w:pos="9355"/>
      </w:tabs>
    </w:pPr>
  </w:style>
  <w:style w:type="character" w:customStyle="1" w:styleId="HeaderChar">
    <w:name w:val="Header Char"/>
    <w:link w:val="Header"/>
    <w:uiPriority w:val="99"/>
    <w:locked/>
    <w:rsid w:val="001D000A"/>
    <w:rPr>
      <w:rFonts w:cs="Times New Roman"/>
      <w:sz w:val="24"/>
      <w:szCs w:val="24"/>
      <w:lang w:val="ru-RU" w:eastAsia="ru-RU"/>
    </w:rPr>
  </w:style>
  <w:style w:type="character" w:styleId="PageNumber">
    <w:name w:val="page number"/>
    <w:uiPriority w:val="99"/>
    <w:rsid w:val="001D000A"/>
    <w:rPr>
      <w:rFonts w:cs="Times New Roman"/>
    </w:rPr>
  </w:style>
  <w:style w:type="paragraph" w:styleId="Footer">
    <w:name w:val="footer"/>
    <w:basedOn w:val="Normal"/>
    <w:link w:val="FooterChar"/>
    <w:uiPriority w:val="99"/>
    <w:rsid w:val="001D000A"/>
    <w:pPr>
      <w:tabs>
        <w:tab w:val="center" w:pos="4677"/>
        <w:tab w:val="right" w:pos="9355"/>
      </w:tabs>
    </w:pPr>
  </w:style>
  <w:style w:type="character" w:customStyle="1" w:styleId="FooterChar">
    <w:name w:val="Footer Char"/>
    <w:link w:val="Footer"/>
    <w:uiPriority w:val="99"/>
    <w:locked/>
    <w:rsid w:val="00D75076"/>
    <w:rPr>
      <w:rFonts w:cs="Times New Roman"/>
      <w:sz w:val="24"/>
      <w:szCs w:val="24"/>
    </w:rPr>
  </w:style>
  <w:style w:type="paragraph" w:styleId="BodyTextIndent3">
    <w:name w:val="Body Text Indent 3"/>
    <w:basedOn w:val="Normal"/>
    <w:link w:val="BodyTextIndent3Char"/>
    <w:uiPriority w:val="99"/>
    <w:rsid w:val="00375D0C"/>
    <w:pPr>
      <w:spacing w:line="340" w:lineRule="exact"/>
      <w:ind w:left="284" w:hanging="284"/>
      <w:jc w:val="both"/>
    </w:pPr>
    <w:rPr>
      <w:sz w:val="20"/>
      <w:szCs w:val="20"/>
    </w:rPr>
  </w:style>
  <w:style w:type="character" w:customStyle="1" w:styleId="BodyTextIndent3Char">
    <w:name w:val="Body Text Indent 3 Char"/>
    <w:link w:val="BodyTextIndent3"/>
    <w:uiPriority w:val="99"/>
    <w:locked/>
    <w:rsid w:val="00375D0C"/>
    <w:rPr>
      <w:rFonts w:cs="Times New Roman"/>
      <w:sz w:val="20"/>
      <w:szCs w:val="20"/>
    </w:rPr>
  </w:style>
  <w:style w:type="paragraph" w:styleId="CommentText">
    <w:name w:val="annotation text"/>
    <w:basedOn w:val="Normal"/>
    <w:link w:val="CommentTextChar"/>
    <w:uiPriority w:val="99"/>
    <w:semiHidden/>
    <w:rsid w:val="00375D0C"/>
    <w:pPr>
      <w:spacing w:line="312" w:lineRule="auto"/>
      <w:ind w:firstLine="709"/>
      <w:jc w:val="both"/>
    </w:pPr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locked/>
    <w:rsid w:val="00375D0C"/>
    <w:rPr>
      <w:rFonts w:cs="Times New Roman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DC1FB9"/>
    <w:pPr>
      <w:ind w:left="708"/>
      <w:pPrChange w:id="2" w:author="1" w:date="2026-09-22T12:27:00Z">
        <w:pPr>
          <w:spacing w:after="200" w:line="276" w:lineRule="auto"/>
          <w:ind w:left="720"/>
        </w:pPr>
      </w:pPrChange>
    </w:pPr>
    <w:rPr>
      <w:rFonts w:cs="Times New Roman"/>
      <w:rPrChange w:id="2" w:author="1" w:date="2026-09-22T12:27:00Z">
        <w:rPr>
          <w:rFonts w:ascii="Calibri" w:hAnsi="Calibri" w:cs="Calibri"/>
          <w:sz w:val="22"/>
          <w:szCs w:val="22"/>
          <w:lang w:val="ru-RU" w:eastAsia="en-US" w:bidi="ar-SA"/>
        </w:rPr>
      </w:rPrChange>
    </w:rPr>
  </w:style>
  <w:style w:type="paragraph" w:styleId="NormalWeb">
    <w:name w:val="Normal (Web)"/>
    <w:basedOn w:val="Normal"/>
    <w:link w:val="NormalWebChar"/>
    <w:uiPriority w:val="99"/>
    <w:unhideWhenUsed/>
    <w:rsid w:val="001E08FA"/>
    <w:pPr>
      <w:spacing w:before="100" w:beforeAutospacing="1" w:after="100" w:afterAutospacing="1"/>
      <w:pPrChange w:id="3" w:author="1" w:date="2026-09-22T12:27:00Z">
        <w:pPr>
          <w:spacing w:before="33" w:after="33"/>
        </w:pPr>
      </w:pPrChange>
    </w:pPr>
    <w:rPr>
      <w:rFonts w:ascii="Times New Roman" w:hAnsi="Times New Roman" w:cs="Times New Roman"/>
      <w:sz w:val="24"/>
      <w:szCs w:val="24"/>
      <w:rPrChange w:id="3" w:author="1" w:date="2026-09-22T12:27:00Z">
        <w:rPr>
          <w:rFonts w:ascii="Arial" w:hAnsi="Arial" w:cs="Arial"/>
          <w:color w:val="332E2D"/>
          <w:spacing w:val="2"/>
          <w:sz w:val="18"/>
          <w:lang w:val="ru-RU" w:eastAsia="ru-RU" w:bidi="ar-SA"/>
        </w:rPr>
      </w:rPrChange>
    </w:rPr>
  </w:style>
  <w:style w:type="character" w:customStyle="1" w:styleId="NormalWebChar">
    <w:name w:val="Normal (Web) Char"/>
    <w:link w:val="NormalWeb"/>
    <w:uiPriority w:val="99"/>
    <w:locked/>
    <w:rsid w:val="007A6C23"/>
    <w:rPr>
      <w:sz w:val="24"/>
      <w:szCs w:val="24"/>
    </w:rPr>
  </w:style>
  <w:style w:type="paragraph" w:styleId="BalloonText">
    <w:name w:val="Balloon Text"/>
    <w:basedOn w:val="Normal"/>
    <w:link w:val="BalloonTextChar"/>
    <w:rsid w:val="002C1B9B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locked/>
    <w:rsid w:val="002C1B9B"/>
    <w:rPr>
      <w:rFonts w:ascii="Tahoma" w:hAnsi="Tahoma" w:cs="Tahoma"/>
      <w:sz w:val="16"/>
      <w:szCs w:val="16"/>
    </w:rPr>
  </w:style>
  <w:style w:type="paragraph" w:customStyle="1" w:styleId="western">
    <w:name w:val="western"/>
    <w:basedOn w:val="Normal"/>
    <w:uiPriority w:val="99"/>
    <w:rsid w:val="00BF3114"/>
    <w:pPr>
      <w:shd w:val="clear" w:color="auto" w:fill="FFFFFF"/>
      <w:spacing w:before="100" w:beforeAutospacing="1" w:line="360" w:lineRule="auto"/>
    </w:pPr>
    <w:rPr>
      <w:color w:val="000000"/>
      <w:sz w:val="28"/>
      <w:szCs w:val="28"/>
    </w:rPr>
  </w:style>
  <w:style w:type="character" w:styleId="Hyperlink">
    <w:name w:val="Hyperlink"/>
    <w:uiPriority w:val="99"/>
    <w:rsid w:val="005C5D06"/>
    <w:rPr>
      <w:rFonts w:cs="Times New Roman"/>
      <w:color w:val="0000FF"/>
      <w:u w:val="single"/>
    </w:rPr>
  </w:style>
  <w:style w:type="character" w:styleId="FollowedHyperlink">
    <w:name w:val="FollowedHyperlink"/>
    <w:uiPriority w:val="99"/>
    <w:rsid w:val="006E7CAF"/>
    <w:rPr>
      <w:rFonts w:cs="Times New Roman"/>
      <w:color w:val="800080"/>
      <w:u w:val="single"/>
    </w:rPr>
  </w:style>
  <w:style w:type="paragraph" w:styleId="BodyText">
    <w:name w:val="Body Text"/>
    <w:basedOn w:val="Normal"/>
    <w:link w:val="BodyTextChar"/>
    <w:uiPriority w:val="99"/>
    <w:semiHidden/>
    <w:rsid w:val="00155342"/>
    <w:pPr>
      <w:spacing w:after="120"/>
    </w:pPr>
  </w:style>
  <w:style w:type="character" w:customStyle="1" w:styleId="BodyTextChar">
    <w:name w:val="Body Text Char"/>
    <w:link w:val="BodyText"/>
    <w:uiPriority w:val="99"/>
    <w:semiHidden/>
    <w:locked/>
    <w:rsid w:val="00155342"/>
    <w:rPr>
      <w:rFonts w:cs="Times New Roman"/>
      <w:sz w:val="24"/>
      <w:szCs w:val="24"/>
    </w:rPr>
  </w:style>
  <w:style w:type="paragraph" w:styleId="FootnoteText">
    <w:name w:val="footnote text"/>
    <w:basedOn w:val="Normal"/>
    <w:link w:val="FootnoteTextChar"/>
    <w:uiPriority w:val="99"/>
    <w:semiHidden/>
    <w:rsid w:val="00934D82"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locked/>
    <w:rsid w:val="00934D82"/>
    <w:rPr>
      <w:rFonts w:cs="Times New Roman"/>
    </w:rPr>
  </w:style>
  <w:style w:type="character" w:styleId="FootnoteReference">
    <w:name w:val="footnote reference"/>
    <w:uiPriority w:val="99"/>
    <w:semiHidden/>
    <w:rsid w:val="00934D82"/>
    <w:rPr>
      <w:rFonts w:cs="Times New Roman"/>
      <w:vertAlign w:val="superscript"/>
    </w:rPr>
  </w:style>
  <w:style w:type="character" w:customStyle="1" w:styleId="apple-converted-space">
    <w:name w:val="apple-converted-space"/>
    <w:rsid w:val="00687425"/>
    <w:rPr>
      <w:rFonts w:cs="Times New Roman"/>
    </w:rPr>
  </w:style>
  <w:style w:type="paragraph" w:customStyle="1" w:styleId="Default">
    <w:name w:val="Default"/>
    <w:rsid w:val="00E915F9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styleId="BodyText2">
    <w:name w:val="Body Text 2"/>
    <w:basedOn w:val="Normal"/>
    <w:link w:val="BodyText2Char"/>
    <w:uiPriority w:val="99"/>
    <w:rsid w:val="0011556B"/>
    <w:pPr>
      <w:spacing w:after="120" w:line="480" w:lineRule="auto"/>
    </w:pPr>
  </w:style>
  <w:style w:type="character" w:customStyle="1" w:styleId="BodyText2Char">
    <w:name w:val="Body Text 2 Char"/>
    <w:link w:val="BodyText2"/>
    <w:uiPriority w:val="99"/>
    <w:locked/>
    <w:rsid w:val="0011556B"/>
    <w:rPr>
      <w:rFonts w:cs="Times New Roman"/>
      <w:sz w:val="24"/>
      <w:szCs w:val="24"/>
    </w:rPr>
  </w:style>
  <w:style w:type="character" w:styleId="Emphasis">
    <w:name w:val="Emphasis"/>
    <w:uiPriority w:val="99"/>
    <w:qFormat/>
    <w:locked/>
    <w:rsid w:val="0011556B"/>
    <w:rPr>
      <w:rFonts w:cs="Times New Roman"/>
      <w:i/>
      <w:iCs/>
    </w:rPr>
  </w:style>
  <w:style w:type="character" w:customStyle="1" w:styleId="textbf">
    <w:name w:val="textbf"/>
    <w:uiPriority w:val="99"/>
    <w:rsid w:val="00DC4BBE"/>
    <w:rPr>
      <w:rFonts w:cs="Times New Roman"/>
    </w:rPr>
  </w:style>
  <w:style w:type="numbering" w:customStyle="1" w:styleId="1">
    <w:name w:val="Список1"/>
    <w:rsid w:val="00586243"/>
    <w:pPr>
      <w:numPr>
        <w:numId w:val="2"/>
      </w:numPr>
    </w:pPr>
  </w:style>
  <w:style w:type="paragraph" w:customStyle="1" w:styleId="txt">
    <w:name w:val="txt"/>
    <w:basedOn w:val="Normal"/>
    <w:rsid w:val="004A795F"/>
    <w:pPr>
      <w:spacing w:before="100" w:beforeAutospacing="1" w:after="100" w:afterAutospacing="1"/>
    </w:pPr>
  </w:style>
  <w:style w:type="character" w:customStyle="1" w:styleId="Heading5Char">
    <w:name w:val="Heading 5 Char"/>
    <w:basedOn w:val="DefaultParagraphFont"/>
    <w:link w:val="Heading5"/>
    <w:rsid w:val="006B5D8F"/>
    <w:rPr>
      <w:b/>
      <w:bCs/>
      <w:i/>
      <w:iCs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7F700C"/>
    <w:rPr>
      <w:sz w:val="32"/>
    </w:rPr>
  </w:style>
  <w:style w:type="character" w:customStyle="1" w:styleId="FontStyle74">
    <w:name w:val="Font Style74"/>
    <w:uiPriority w:val="99"/>
    <w:rsid w:val="00B30A12"/>
    <w:rPr>
      <w:rFonts w:ascii="Times New Roman" w:hAnsi="Times New Roman" w:cs="Times New Roman"/>
      <w:sz w:val="20"/>
      <w:szCs w:val="20"/>
    </w:rPr>
  </w:style>
  <w:style w:type="paragraph" w:customStyle="1" w:styleId="Style39">
    <w:name w:val="Style39"/>
    <w:basedOn w:val="Normal"/>
    <w:uiPriority w:val="99"/>
    <w:rsid w:val="00543DD5"/>
    <w:pPr>
      <w:widowControl w:val="0"/>
      <w:autoSpaceDE w:val="0"/>
      <w:autoSpaceDN w:val="0"/>
      <w:adjustRightInd w:val="0"/>
    </w:pPr>
  </w:style>
  <w:style w:type="paragraph" w:styleId="BodyText3">
    <w:name w:val="Body Text 3"/>
    <w:basedOn w:val="Normal"/>
    <w:link w:val="BodyText3Char"/>
    <w:uiPriority w:val="99"/>
    <w:rsid w:val="00732C8B"/>
    <w:pPr>
      <w:spacing w:after="120" w:line="276" w:lineRule="auto"/>
    </w:pPr>
    <w:rPr>
      <w:rFonts w:ascii="Calibri" w:hAnsi="Calibri"/>
      <w:sz w:val="16"/>
      <w:szCs w:val="16"/>
      <w:lang w:eastAsia="en-US"/>
    </w:rPr>
  </w:style>
  <w:style w:type="character" w:customStyle="1" w:styleId="BodyText3Char">
    <w:name w:val="Body Text 3 Char"/>
    <w:basedOn w:val="DefaultParagraphFont"/>
    <w:link w:val="BodyText3"/>
    <w:uiPriority w:val="99"/>
    <w:rsid w:val="00732C8B"/>
    <w:rPr>
      <w:rFonts w:ascii="Calibri" w:hAnsi="Calibri"/>
      <w:sz w:val="16"/>
      <w:szCs w:val="16"/>
      <w:lang w:eastAsia="en-US"/>
    </w:rPr>
  </w:style>
  <w:style w:type="paragraph" w:styleId="BodyTextIndent2">
    <w:name w:val="Body Text Indent 2"/>
    <w:basedOn w:val="Normal"/>
    <w:link w:val="BodyTextIndent2Char"/>
    <w:unhideWhenUsed/>
    <w:rsid w:val="00732C8B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732C8B"/>
    <w:rPr>
      <w:sz w:val="24"/>
      <w:szCs w:val="24"/>
    </w:rPr>
  </w:style>
  <w:style w:type="paragraph" w:customStyle="1" w:styleId="10">
    <w:name w:val="Абзац списка1"/>
    <w:basedOn w:val="Normal"/>
    <w:rsid w:val="00C951D6"/>
    <w:pPr>
      <w:spacing w:after="200" w:line="276" w:lineRule="auto"/>
      <w:ind w:left="720"/>
    </w:pPr>
    <w:rPr>
      <w:rFonts w:ascii="Calibri" w:hAnsi="Calibri" w:cs="Calibri"/>
      <w:sz w:val="22"/>
      <w:szCs w:val="22"/>
    </w:rPr>
  </w:style>
  <w:style w:type="paragraph" w:styleId="ListContinue2">
    <w:name w:val="List Continue 2"/>
    <w:basedOn w:val="Normal"/>
    <w:semiHidden/>
    <w:rsid w:val="003E635E"/>
    <w:pPr>
      <w:widowControl w:val="0"/>
      <w:spacing w:after="120"/>
      <w:ind w:left="566"/>
    </w:pPr>
    <w:rPr>
      <w:rFonts w:eastAsia="Calibri"/>
      <w:szCs w:val="20"/>
    </w:rPr>
  </w:style>
  <w:style w:type="paragraph" w:customStyle="1" w:styleId="mcntmcntmsonormal">
    <w:name w:val="mcntmcntmsonormal"/>
    <w:basedOn w:val="Normal"/>
    <w:rsid w:val="00C71B42"/>
    <w:pPr>
      <w:spacing w:before="100" w:beforeAutospacing="1" w:after="100" w:afterAutospacing="1"/>
    </w:pPr>
  </w:style>
  <w:style w:type="character" w:customStyle="1" w:styleId="Heading3Char">
    <w:name w:val="Heading 3 Char"/>
    <w:basedOn w:val="DefaultParagraphFont"/>
    <w:link w:val="Heading3"/>
    <w:semiHidden/>
    <w:rsid w:val="009A73A4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customStyle="1" w:styleId="a1">
    <w:name w:val="Содержимое таблицы"/>
    <w:basedOn w:val="Normal"/>
    <w:uiPriority w:val="99"/>
    <w:rsid w:val="002F0934"/>
    <w:pPr>
      <w:suppressLineNumbers/>
      <w:suppressAutoHyphens/>
    </w:pPr>
    <w:rPr>
      <w:color w:val="00000A"/>
      <w:lang w:eastAsia="ar-SA"/>
    </w:rPr>
  </w:style>
  <w:style w:type="paragraph" w:customStyle="1" w:styleId="WW-">
    <w:name w:val="WW-Базовый"/>
    <w:rsid w:val="002B75C0"/>
    <w:pPr>
      <w:widowControl w:val="0"/>
      <w:suppressAutoHyphens/>
      <w:spacing w:line="252" w:lineRule="auto"/>
      <w:ind w:left="40" w:firstLine="480"/>
      <w:jc w:val="both"/>
    </w:pPr>
    <w:rPr>
      <w:kern w:val="1"/>
      <w:sz w:val="18"/>
      <w:szCs w:val="18"/>
      <w:lang w:eastAsia="zh-CN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BE48BB"/>
    <w:rPr>
      <w:rFonts w:ascii="Arial" w:hAnsi="Arial"/>
      <w:sz w:val="18"/>
      <w:szCs w:val="18"/>
    </w:rPr>
  </w:style>
  <w:style w:type="character" w:customStyle="1" w:styleId="A10">
    <w:name w:val="A1"/>
    <w:qFormat/>
    <w:rsid w:val="00BE48BB"/>
    <w:rPr>
      <w:rFonts w:ascii="Minion Pro" w:eastAsia="Minion Pro" w:hAnsi="Minion Pro" w:cs="Minion Pro"/>
      <w:color w:val="000000"/>
      <w:sz w:val="22"/>
      <w:szCs w:val="22"/>
    </w:rPr>
  </w:style>
  <w:style w:type="paragraph" w:customStyle="1" w:styleId="a2">
    <w:name w:val="Прижатый влево"/>
    <w:basedOn w:val="Normal"/>
    <w:next w:val="Normal"/>
    <w:rsid w:val="00BC5303"/>
    <w:pPr>
      <w:autoSpaceDE w:val="0"/>
      <w:autoSpaceDN w:val="0"/>
      <w:adjustRightInd w:val="0"/>
      <w:pPrChange w:id="4" w:author="1" w:date="2026-09-22T12:27:00Z">
        <w:pPr>
          <w:autoSpaceDE w:val="0"/>
          <w:autoSpaceDN w:val="0"/>
          <w:adjustRightInd w:val="0"/>
        </w:pPr>
      </w:pPrChange>
    </w:pPr>
    <w:rPr>
      <w:rFonts w:cs="Times New Roman"/>
      <w:sz w:val="24"/>
      <w:szCs w:val="24"/>
      <w:rPrChange w:id="4" w:author="1" w:date="2026-09-22T12:27:00Z">
        <w:rPr>
          <w:rFonts w:ascii="Arial" w:hAnsi="Arial" w:cs="Arial"/>
          <w:sz w:val="18"/>
          <w:szCs w:val="18"/>
          <w:lang w:val="ru-RU" w:eastAsia="ru-RU" w:bidi="ar-SA"/>
        </w:rPr>
      </w:rPrChange>
    </w:rPr>
  </w:style>
  <w:style w:type="paragraph" w:customStyle="1" w:styleId="11">
    <w:name w:val="çàãîëîâîê 1"/>
    <w:basedOn w:val="Normal"/>
    <w:next w:val="Normal"/>
    <w:rsid w:val="002C10DE"/>
    <w:pPr>
      <w:keepNext/>
      <w:pPrChange w:id="5" w:author="1" w:date="2026-09-22T12:27:00Z">
        <w:pPr>
          <w:keepNext/>
        </w:pPr>
      </w:pPrChange>
    </w:pPr>
    <w:rPr>
      <w:rFonts w:ascii="Times New Roman" w:hAnsi="Times New Roman" w:cs="Times New Roman"/>
      <w:b/>
      <w:sz w:val="24"/>
      <w:szCs w:val="20"/>
      <w:rPrChange w:id="5" w:author="1" w:date="2026-09-22T12:27:00Z">
        <w:rPr>
          <w:rFonts w:ascii="Arial" w:hAnsi="Arial" w:cs="Arial"/>
          <w:b/>
          <w:sz w:val="18"/>
          <w:lang w:val="ru-RU" w:eastAsia="ru-RU" w:bidi="ar-SA"/>
        </w:rPr>
      </w:rPrChange>
    </w:rPr>
  </w:style>
  <w:style w:type="paragraph" w:customStyle="1" w:styleId="2">
    <w:name w:val="çàãîëîâîê 2"/>
    <w:basedOn w:val="Normal"/>
    <w:next w:val="Normal"/>
    <w:rsid w:val="002C10DE"/>
    <w:pPr>
      <w:keepNext/>
      <w:jc w:val="center"/>
      <w:pPrChange w:id="6" w:author="1" w:date="2026-09-22T12:27:00Z">
        <w:pPr>
          <w:keepNext/>
          <w:jc w:val="center"/>
        </w:pPr>
      </w:pPrChange>
    </w:pPr>
    <w:rPr>
      <w:rFonts w:ascii="Times New Roman" w:hAnsi="Times New Roman" w:cs="Times New Roman"/>
      <w:b/>
      <w:sz w:val="28"/>
      <w:szCs w:val="20"/>
      <w:rPrChange w:id="6" w:author="1" w:date="2026-09-22T12:27:00Z">
        <w:rPr>
          <w:rFonts w:ascii="Arial" w:hAnsi="Arial" w:cs="Arial"/>
          <w:b/>
          <w:sz w:val="28"/>
          <w:lang w:val="ru-RU" w:eastAsia="ru-RU" w:bidi="ar-SA"/>
        </w:rPr>
      </w:rPrChange>
    </w:rPr>
  </w:style>
  <w:style w:type="character" w:customStyle="1" w:styleId="FontStyle21">
    <w:name w:val="Font Style21"/>
    <w:basedOn w:val="DefaultParagraphFont"/>
    <w:rsid w:val="00A157AA"/>
    <w:rPr>
      <w:rFonts w:ascii="Times New Roman" w:hAnsi="Times New Roman" w:cs="Times New Roman"/>
      <w:sz w:val="16"/>
      <w:szCs w:val="16"/>
    </w:rPr>
  </w:style>
  <w:style w:type="character" w:customStyle="1" w:styleId="a3">
    <w:name w:val="Гипертекстовая ссылка"/>
    <w:basedOn w:val="DefaultParagraphFont"/>
    <w:uiPriority w:val="99"/>
    <w:rsid w:val="00A157AA"/>
    <w:rPr>
      <w:color w:val="008000"/>
    </w:rPr>
  </w:style>
  <w:style w:type="paragraph" w:customStyle="1" w:styleId="21">
    <w:name w:val="Основной текст 21"/>
    <w:basedOn w:val="Normal"/>
    <w:rsid w:val="001E08FA"/>
    <w:pPr>
      <w:suppressAutoHyphens/>
      <w:pPrChange w:id="7" w:author="1" w:date="2026-09-22T12:27:00Z">
        <w:pPr>
          <w:suppressAutoHyphens/>
        </w:pPr>
      </w:pPrChange>
    </w:pPr>
    <w:rPr>
      <w:rFonts w:ascii="Times New Roman" w:hAnsi="Times New Roman" w:cs="Times New Roman"/>
      <w:bCs/>
      <w:sz w:val="20"/>
      <w:szCs w:val="20"/>
      <w:lang w:eastAsia="ar-SA"/>
      <w:rPrChange w:id="7" w:author="1" w:date="2026-09-22T12:27:00Z">
        <w:rPr>
          <w:rFonts w:ascii="Arial" w:hAnsi="Arial" w:cs="Arial"/>
          <w:bCs/>
          <w:lang w:val="ru-RU" w:eastAsia="ar-SA" w:bidi="ar-SA"/>
        </w:rPr>
      </w:rPrChange>
    </w:rPr>
  </w:style>
  <w:style w:type="paragraph" w:styleId="BodyTextIndent">
    <w:name w:val="Body Text Indent"/>
    <w:basedOn w:val="Normal"/>
    <w:link w:val="BodyTextIndentChar"/>
    <w:uiPriority w:val="99"/>
    <w:unhideWhenUsed/>
    <w:rsid w:val="001E08FA"/>
    <w:pPr>
      <w:spacing w:before="100" w:beforeAutospacing="1" w:after="100" w:afterAutospacing="1"/>
      <w:pPrChange w:id="8" w:author="1" w:date="2026-09-22T12:27:00Z">
        <w:pPr>
          <w:spacing w:before="100" w:beforeAutospacing="1" w:after="100" w:afterAutospacing="1"/>
        </w:pPr>
      </w:pPrChange>
    </w:pPr>
    <w:rPr>
      <w:rFonts w:ascii="Times New Roman" w:hAnsi="Times New Roman" w:cs="Times New Roman"/>
      <w:sz w:val="24"/>
      <w:szCs w:val="24"/>
      <w:rPrChange w:id="8" w:author="1" w:date="2026-09-22T12:27:00Z">
        <w:rPr>
          <w:rFonts w:ascii="Arial" w:hAnsi="Arial" w:cs="Arial"/>
          <w:sz w:val="18"/>
          <w:szCs w:val="18"/>
          <w:lang w:val="ru-RU" w:eastAsia="ru-RU" w:bidi="ar-SA"/>
        </w:rPr>
      </w:rPrChange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A157AA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343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9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0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2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97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22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54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22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93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54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78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95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91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18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06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27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22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94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0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18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10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00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66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88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91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32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8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67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75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52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62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16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9500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950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99500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950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99500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9500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49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49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64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28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3BD50581-266C-472C-BB03-E54FD7FEBA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396</TotalTime>
  <Pages>1</Pages>
  <Words>2498</Words>
  <Characters>14245</Characters>
  <Application>Microsoft Office Word</Application>
  <DocSecurity>0</DocSecurity>
  <Lines>118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УТВЕРЖДАЮ</vt:lpstr>
    </vt:vector>
  </TitlesOfParts>
  <Company>Tycoon</Company>
  <LinksUpToDate>false</LinksUpToDate>
  <CharactersWithSpaces>16710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УТВЕРЖДАЮ</dc:title>
  <dc:creator>novikovang</dc:creator>
  <cp:lastModifiedBy>Arthur Souza Rodrigues</cp:lastModifiedBy>
  <cp:revision>1</cp:revision>
  <cp:lastPrinted>2019-02-08T16:04:00Z</cp:lastPrinted>
  <dcterms:created xsi:type="dcterms:W3CDTF">2018-11-21T14:22:00Z</dcterms:created>
  <dcterms:modified xsi:type="dcterms:W3CDTF">2026-09-22T16:27:00Z</dcterms:modified>
</cp:coreProperties>
</file>