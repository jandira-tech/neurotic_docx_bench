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B220CD" w14:textId="77777777" w:rsidR="000638C9" w:rsidRPr="00854C26" w:rsidRDefault="00854C26" w:rsidP="0061350B">
      <w:pPr>
        <w:spacing w:before="360" w:after="240"/>
        <w:jc w:val="center"/>
        <w:rPr>
          <w:ins w:id="8" w:author="Pribil-Kövesdy Döníz" w:date="2026-09-22T12:22:00Z" w16du:dateUtc="2026-09-22T16:22:00Z"/>
          <w:rFonts w:cstheme="minorHAnsi"/>
          <w:b/>
          <w:smallCaps/>
          <w:sz w:val="32"/>
          <w:szCs w:val="32"/>
        </w:rPr>
      </w:pPr>
      <w:ins w:id="9" w:author="Pribil-Kövesdy Döníz" w:date="2026-09-22T12:22:00Z" w16du:dateUtc="2026-09-22T16:2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BA1061B" w14:textId="77777777" w:rsidR="00854C26" w:rsidRPr="00854C26" w:rsidRDefault="00854C26" w:rsidP="0061350B">
      <w:pPr>
        <w:spacing w:before="360" w:after="300"/>
        <w:rPr>
          <w:ins w:id="10" w:author="Pribil-Kövesdy Döníz" w:date="2026-09-22T12:22:00Z" w16du:dateUtc="2026-09-22T16:22:00Z"/>
          <w:sz w:val="28"/>
          <w:szCs w:val="28"/>
        </w:rPr>
      </w:pPr>
      <w:ins w:id="11" w:author="Pribil-Kövesdy Döníz" w:date="2026-09-22T12:22:00Z" w16du:dateUtc="2026-09-22T16:2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143E3928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12" w:author="Pribil-Kövesdy Döníz" w:date="2026-09-22T12:22:00Z" w16du:dateUtc="2026-09-22T16:22:00Z"/>
          <w:rFonts w:ascii="Times New Roman" w:hAnsi="Times New Roman" w:cs="Times New Roman"/>
          <w:szCs w:val="19"/>
          <w:lang w:val="es-ES_tradnl"/>
        </w:rPr>
      </w:pPr>
    </w:p>
    <w:p w14:paraId="322381C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2989" w:right="2853"/>
        <w:jc w:val="center"/>
        <w:outlineLvl w:val="0"/>
        <w:rPr>
          <w:del w:id="13" w:author="Pribil-Kövesdy Döníz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14" w:author="Pribil-Kövesdy Döníz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ANEXO V</w:delText>
        </w:r>
      </w:del>
    </w:p>
    <w:p w14:paraId="1735BB3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del w:id="15" w:author="Pribil-Kövesdy Döníz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16" w:author="Pribil-Kövesdy Döníz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Memoria Programa “Desarrollo Capacidades” Curso 2019 / 2020</w:delText>
        </w:r>
      </w:del>
    </w:p>
    <w:p w14:paraId="035C926A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17" w:author="Pribil-Kövesdy Döníz" w:date="2026-09-22T12:22:00Z" w16du:dateUtc="2026-09-22T16:22:00Z"/>
          <w:rFonts w:ascii="Arial" w:hAnsi="Arial" w:cs="Arial"/>
          <w:b/>
          <w:bCs/>
          <w:szCs w:val="18"/>
          <w:lang w:val="es-ES_tradnl"/>
        </w:rPr>
      </w:pPr>
    </w:p>
    <w:p w14:paraId="1169A708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del w:id="18" w:author="Pribil-Kövesdy Döníz" w:date="2026-09-22T12:22:00Z" w16du:dateUtc="2026-09-22T16:22:00Z"/>
          <w:rFonts w:ascii="Arial" w:hAnsi="Arial" w:cs="Arial"/>
          <w:sz w:val="20"/>
          <w:szCs w:val="20"/>
          <w:lang w:val="es-ES_tradnl"/>
        </w:rPr>
      </w:pPr>
    </w:p>
    <w:p w14:paraId="1D398C1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19" w:author="Pribil-Kövesdy Döníz" w:date="2026-09-22T12:22:00Z" w16du:dateUtc="2026-09-22T16:22:00Z"/>
          <w:rFonts w:ascii="Arial" w:hAnsi="Arial" w:cs="Arial"/>
          <w:b/>
          <w:bCs/>
          <w:sz w:val="20"/>
          <w:szCs w:val="20"/>
          <w:lang w:val="es-ES_tradnl"/>
        </w:rPr>
      </w:pPr>
    </w:p>
    <w:p w14:paraId="43BF177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del w:id="20" w:author="Pribil-Kövesdy Döníz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21" w:author="Pribil-Kövesdy Döníz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1.- Datos de identificación:</w:delText>
        </w:r>
      </w:del>
    </w:p>
    <w:p w14:paraId="14F3AE9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22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3" w:author="Pribil-Kövesdy Döníz" w:date="2026-09-22T12:22:00Z" w16du:dateUtc="2026-09-22T16:22:00Z">
          <w:tblPr>
            <w:tblW w:w="0" w:type="auto"/>
            <w:tblInd w:w="529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789"/>
        <w:gridCol w:w="11205"/>
        <w:tblGridChange w:id="24">
          <w:tblGrid>
            <w:gridCol w:w="529"/>
            <w:gridCol w:w="2260"/>
            <w:gridCol w:w="1618"/>
            <w:gridCol w:w="3878"/>
            <w:gridCol w:w="5709"/>
          </w:tblGrid>
        </w:tblGridChange>
      </w:tblGrid>
      <w:tr w:rsidR="00AD4A8F" w:rsidRPr="00AD4A8F" w14:paraId="50AAF660" w14:textId="77777777" w:rsidTr="00AD06DF">
        <w:trPr>
          <w:trPrChange w:id="25" w:author="Pribil-Kövesdy Döníz" w:date="2026-09-22T12:22:00Z" w16du:dateUtc="2026-09-22T16:22:00Z">
            <w:trPr>
              <w:gridBefore w:val="1"/>
              <w:gridAfter w:val="1"/>
              <w:trHeight w:val="193"/>
            </w:trPr>
          </w:trPrChange>
        </w:trPr>
        <w:tc>
          <w:tcPr>
            <w:tcW w:w="2802" w:type="dxa"/>
            <w:tcPrChange w:id="26" w:author="Pribil-Kövesdy Döníz" w:date="2026-09-22T12:22:00Z" w16du:dateUtc="2026-09-22T16:22:00Z">
              <w:tcPr>
                <w:tcW w:w="387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37D641E" w14:textId="77777777" w:rsidR="00AD4A8F" w:rsidRDefault="00854C26" w:rsidP="00391C9E">
            <w:pPr>
              <w:rPr>
                <w:rPrChange w:id="27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28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29" w:author="Pribil-Kövesdy Döníz" w:date="2026-09-22T12:22:00Z" w16du:dateUtc="2026-09-22T16:22:00Z">
              <w:r>
                <w:t>Név</w:t>
              </w:r>
            </w:ins>
            <w:del w:id="30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Centro:</w:delText>
              </w:r>
            </w:del>
          </w:p>
        </w:tc>
        <w:tc>
          <w:tcPr>
            <w:tcW w:w="11340" w:type="dxa"/>
            <w:tcPrChange w:id="31" w:author="Pribil-Kövesdy Döníz" w:date="2026-09-22T12:22:00Z" w16du:dateUtc="2026-09-22T16:22:00Z">
              <w:tcPr>
                <w:tcW w:w="387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C76B281" w14:textId="77777777" w:rsidR="00AD4A8F" w:rsidRDefault="00AD4A8F" w:rsidP="00391C9E">
            <w:pPr>
              <w:rPr>
                <w:rPrChange w:id="32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33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del w:id="34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Código de Centro:</w:delText>
              </w:r>
            </w:del>
          </w:p>
        </w:tc>
      </w:tr>
      <w:tr w:rsidR="00AD4A8F" w:rsidRPr="00AD4A8F" w14:paraId="0938276A" w14:textId="77777777" w:rsidTr="00AD06DF">
        <w:trPr>
          <w:trPrChange w:id="35" w:author="Pribil-Kövesdy Döníz" w:date="2026-09-22T12:22:00Z" w16du:dateUtc="2026-09-22T16:22:00Z">
            <w:trPr>
              <w:gridBefore w:val="1"/>
              <w:gridAfter w:val="1"/>
              <w:trHeight w:val="193"/>
            </w:trPr>
          </w:trPrChange>
        </w:trPr>
        <w:tc>
          <w:tcPr>
            <w:tcW w:w="2802" w:type="dxa"/>
            <w:tcPrChange w:id="36" w:author="Pribil-Kövesdy Döníz" w:date="2026-09-22T12:22:00Z" w16du:dateUtc="2026-09-22T16:22:00Z">
              <w:tcPr>
                <w:tcW w:w="387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9BA8FD9" w14:textId="77777777" w:rsidR="00AD4A8F" w:rsidRDefault="00F520F7" w:rsidP="00F520F7">
            <w:pPr>
              <w:rPr>
                <w:rPrChange w:id="37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38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39" w:author="Pribil-Kövesdy Döníz" w:date="2026-09-22T12:22:00Z" w16du:dateUtc="2026-09-22T16:22:00Z">
              <w:r>
                <w:t>B</w:t>
              </w:r>
              <w:r w:rsidR="00854C26">
                <w:t>eosztás</w:t>
              </w:r>
            </w:ins>
            <w:del w:id="40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Dirección:</w:delText>
              </w:r>
            </w:del>
          </w:p>
        </w:tc>
        <w:tc>
          <w:tcPr>
            <w:tcW w:w="11340" w:type="dxa"/>
            <w:tcPrChange w:id="41" w:author="Pribil-Kövesdy Döníz" w:date="2026-09-22T12:22:00Z" w16du:dateUtc="2026-09-22T16:22:00Z">
              <w:tcPr>
                <w:tcW w:w="387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52D62E8" w14:textId="77777777" w:rsidR="00AD4A8F" w:rsidRDefault="00AD4A8F" w:rsidP="00391C9E">
            <w:pPr>
              <w:rPr>
                <w:rPrChange w:id="42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43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del w:id="44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Provincia:</w:delText>
              </w:r>
            </w:del>
          </w:p>
        </w:tc>
      </w:tr>
    </w:tbl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</w:tblGrid>
      <w:tr w:rsidR="00AD4A8F" w:rsidRPr="00AD4A8F" w14:paraId="4631AEFD" w14:textId="77777777">
        <w:trPr>
          <w:trHeight w:val="193"/>
          <w:del w:id="45" w:author="Pribil-Kövesdy Döníz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CBC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46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7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Teléfono: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29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48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9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Coordinador:</w:delText>
              </w:r>
            </w:del>
          </w:p>
        </w:tc>
      </w:tr>
      <w:tr w:rsidR="00AD4A8F" w:rsidRPr="00AD4A8F" w14:paraId="229F4571" w14:textId="77777777">
        <w:trPr>
          <w:trHeight w:val="193"/>
          <w:del w:id="50" w:author="Pribil-Kövesdy Döníz" w:date="2026-09-22T12:22:00Z" w16du:dateUtc="2026-09-22T16:22:00Z"/>
        </w:trPr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FDC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800" w:right="2798"/>
              <w:jc w:val="center"/>
              <w:rPr>
                <w:del w:id="51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52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Datos Generales del Centro</w:delText>
              </w:r>
            </w:del>
          </w:p>
        </w:tc>
      </w:tr>
      <w:tr w:rsidR="00AD4A8F" w:rsidRPr="00AD4A8F" w14:paraId="52B9F456" w14:textId="77777777">
        <w:trPr>
          <w:trHeight w:val="193"/>
          <w:del w:id="53" w:author="Pribil-Kövesdy Döníz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BAB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723" w:right="721"/>
              <w:jc w:val="center"/>
              <w:rPr>
                <w:del w:id="54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55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Etapa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074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422"/>
              <w:rPr>
                <w:del w:id="56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57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Alumnado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E26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del w:id="58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59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48B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del w:id="60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61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Grupos (nº)</w:delText>
              </w:r>
            </w:del>
          </w:p>
        </w:tc>
      </w:tr>
      <w:tr w:rsidR="00AD4A8F" w:rsidRPr="00AD4A8F" w14:paraId="4062D33C" w14:textId="77777777">
        <w:trPr>
          <w:trHeight w:val="193"/>
          <w:del w:id="62" w:author="Pribil-Kövesdy Döníz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640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63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64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Infantil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4F4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5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691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6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C0E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67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5F85A79" w14:textId="77777777">
        <w:trPr>
          <w:trHeight w:val="193"/>
          <w:del w:id="68" w:author="Pribil-Kövesdy Döníz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72C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69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70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Primaria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D95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1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BF72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2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8CB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3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0CDC9686" w14:textId="77777777">
        <w:trPr>
          <w:trHeight w:val="193"/>
          <w:del w:id="74" w:author="Pribil-Kövesdy Döníz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9AC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75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76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E.S.O.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1DA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7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8DD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8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6D1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79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28D570BE" w14:textId="77777777">
        <w:trPr>
          <w:trHeight w:val="193"/>
          <w:del w:id="80" w:author="Pribil-Kövesdy Döníz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48A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1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2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Bachillerato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30E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83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ECF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84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604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85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F9F4120" w14:textId="77777777">
        <w:trPr>
          <w:trHeight w:val="193"/>
          <w:del w:id="86" w:author="Pribil-Kövesdy Döníz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E08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7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8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FP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253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89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837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90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750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91" w:author="Pribil-Kövesdy Döníz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4D304CB5" w14:textId="77777777" w:rsidR="00854C26" w:rsidRPr="00854C26" w:rsidRDefault="00854C26" w:rsidP="0061350B">
      <w:pPr>
        <w:spacing w:before="360"/>
        <w:rPr>
          <w:ins w:id="92" w:author="Pribil-Kövesdy Döníz" w:date="2026-09-22T12:22:00Z" w16du:dateUtc="2026-09-22T16:22:00Z"/>
          <w:sz w:val="28"/>
          <w:szCs w:val="28"/>
        </w:rPr>
      </w:pPr>
      <w:ins w:id="93" w:author="Pribil-Kövesdy Döníz" w:date="2026-09-22T12:22:00Z" w16du:dateUtc="2026-09-22T16:2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5B923473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3"/>
        <w:rPr>
          <w:del w:id="94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12F31917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95" w:author="Pribil-Kövesdy Döníz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96" w:author="Pribil-Kövesdy Döníz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2.- Participación:</w:delText>
        </w:r>
      </w:del>
    </w:p>
    <w:p w14:paraId="13163DC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97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98" w:author="Pribil-Kövesdy Döníz" w:date="2026-09-22T12:22:00Z" w16du:dateUtc="2026-09-22T16:22:00Z">
          <w:tblPr>
            <w:tblW w:w="0" w:type="auto"/>
            <w:tblInd w:w="529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679"/>
        <w:gridCol w:w="2934"/>
        <w:gridCol w:w="2081"/>
        <w:gridCol w:w="1989"/>
        <w:gridCol w:w="2054"/>
        <w:gridCol w:w="3257"/>
        <w:tblGridChange w:id="99">
          <w:tblGrid>
            <w:gridCol w:w="529"/>
            <w:gridCol w:w="1092"/>
            <w:gridCol w:w="58"/>
            <w:gridCol w:w="1799"/>
            <w:gridCol w:w="1135"/>
            <w:gridCol w:w="289"/>
            <w:gridCol w:w="1106"/>
            <w:gridCol w:w="686"/>
            <w:gridCol w:w="594"/>
            <w:gridCol w:w="997"/>
            <w:gridCol w:w="398"/>
            <w:gridCol w:w="2054"/>
            <w:gridCol w:w="3257"/>
          </w:tblGrid>
        </w:tblGridChange>
      </w:tblGrid>
      <w:tr w:rsidR="00AD4A8F" w:rsidRPr="00AD4A8F" w14:paraId="6DC9C1C0" w14:textId="77777777" w:rsidTr="0061350B">
        <w:trPr>
          <w:trHeight w:val="1168"/>
          <w:trPrChange w:id="100" w:author="Pribil-Kövesdy Döníz" w:date="2026-09-22T12:22:00Z" w16du:dateUtc="2026-09-22T16:22:00Z">
            <w:trPr>
              <w:gridBefore w:val="1"/>
              <w:gridAfter w:val="3"/>
              <w:trHeight w:val="970"/>
            </w:trPr>
          </w:trPrChange>
        </w:trPr>
        <w:tc>
          <w:tcPr>
            <w:tcW w:w="2802" w:type="dxa"/>
            <w:tcPrChange w:id="101" w:author="Pribil-Kövesdy Döníz" w:date="2026-09-22T12:22:00Z" w16du:dateUtc="2026-09-22T16:22:00Z">
              <w:tcPr>
                <w:tcW w:w="10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0FB8EEC" w14:textId="77777777" w:rsidR="00854C26" w:rsidRDefault="00A236F9" w:rsidP="00391C9E">
            <w:pPr>
              <w:rPr>
                <w:ins w:id="102" w:author="Pribil-Kövesdy Döníz" w:date="2026-09-22T12:22:00Z" w16du:dateUtc="2026-09-22T16:22:00Z"/>
              </w:rPr>
            </w:pPr>
            <w:ins w:id="103" w:author="Pribil-Kövesdy Döníz" w:date="2026-09-22T12:22:00Z" w16du:dateUtc="2026-09-22T16:22:00Z">
              <w:r>
                <w:t>Mobilitás típusa</w:t>
              </w:r>
            </w:ins>
          </w:p>
          <w:p w14:paraId="574BEA02" w14:textId="77777777" w:rsidR="00AD4A8F" w:rsidRPr="00AD4A8F" w:rsidRDefault="00A236F9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04" w:author="Pribil-Kövesdy Döníz" w:date="2026-09-22T12:22:00Z" w16du:dateUtc="2026-09-22T16:22:00Z"/>
                <w:rFonts w:ascii="Arial" w:hAnsi="Arial" w:cs="Arial"/>
                <w:sz w:val="18"/>
                <w:szCs w:val="18"/>
                <w:lang w:val="es-ES_tradnl"/>
              </w:rPr>
            </w:pPr>
            <w:ins w:id="105" w:author="Pribil-Kövesdy Döníz" w:date="2026-09-22T12:22:00Z" w16du:dateUtc="2026-09-22T16:22:00Z">
              <w:r>
                <w:t>(nem helyes törlendő)</w:t>
              </w:r>
            </w:ins>
          </w:p>
          <w:p w14:paraId="165D20DA" w14:textId="77777777" w:rsidR="00AD4A8F" w:rsidRDefault="00AD4A8F" w:rsidP="00391C9E">
            <w:pPr>
              <w:rPr>
                <w:rPrChange w:id="106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07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ind w:left="113"/>
                </w:pPr>
              </w:pPrChange>
            </w:pPr>
            <w:del w:id="108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Enseñanza</w:delText>
              </w:r>
            </w:del>
          </w:p>
        </w:tc>
        <w:tc>
          <w:tcPr>
            <w:tcW w:w="11340" w:type="dxa"/>
            <w:tcPrChange w:id="109" w:author="Pribil-Kövesdy Döníz" w:date="2026-09-22T12:22:00Z" w16du:dateUtc="2026-09-22T16:22:00Z">
              <w:tcPr>
                <w:tcW w:w="1857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BB68F2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10" w:author="Pribil-Kövesdy Döníz" w:date="2026-09-22T12:22:00Z" w16du:dateUtc="2026-09-22T16:22:00Z"/>
              </w:rPr>
            </w:pPr>
            <w:ins w:id="111" w:author="Pribil-Kövesdy Döníz" w:date="2026-09-22T12:22:00Z" w16du:dateUtc="2026-09-22T16:22:00Z">
              <w:r>
                <w:t>szakmai továbbképzés</w:t>
              </w:r>
            </w:ins>
          </w:p>
          <w:p w14:paraId="3EB60586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12" w:author="Pribil-Kövesdy Döníz" w:date="2026-09-22T12:22:00Z" w16du:dateUtc="2026-09-22T16:22:00Z"/>
              </w:rPr>
            </w:pPr>
            <w:ins w:id="113" w:author="Pribil-Kövesdy Döníz" w:date="2026-09-22T12:22:00Z" w16du:dateUtc="2026-09-22T16:22:00Z">
              <w:r>
                <w:t>nyelvtanfolyam</w:t>
              </w:r>
            </w:ins>
          </w:p>
          <w:p w14:paraId="67FEB7F3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14" w:author="Pribil-Kövesdy Döníz" w:date="2026-09-22T12:22:00Z" w16du:dateUtc="2026-09-22T16:22:00Z"/>
              </w:rPr>
            </w:pPr>
            <w:ins w:id="115" w:author="Pribil-Kövesdy Döníz" w:date="2026-09-22T12:22:00Z" w16du:dateUtc="2026-09-22T16:2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DC201AC" w14:textId="77777777" w:rsidR="00AD4A8F" w:rsidRPr="00AD4A8F" w:rsidRDefault="00A236F9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del w:id="116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ins w:id="117" w:author="Pribil-Kövesdy Döníz" w:date="2026-09-22T12:22:00Z" w16du:dateUtc="2026-09-22T16:22:00Z">
              <w:r>
                <w:t>oktatási tevékenység</w:t>
              </w:r>
            </w:ins>
            <w:del w:id="118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Alumnado participante en grupos específicos</w:delText>
              </w:r>
              <w:r w:rsidR="00AD4A8F" w:rsidRPr="00AD4A8F">
                <w:rPr>
                  <w:rFonts w:ascii="Arial" w:hAnsi="Arial" w:cs="Arial"/>
                  <w:spacing w:val="-2"/>
                  <w:sz w:val="17"/>
                  <w:szCs w:val="17"/>
                  <w:lang w:val="es-ES_tradnl"/>
                </w:rPr>
                <w:delText xml:space="preserve"> </w:delText>
              </w:r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66C6D8FB" w14:textId="77777777" w:rsidR="00AD4A8F" w:rsidRDefault="00AD4A8F" w:rsidP="00391C9E">
            <w:pPr>
              <w:pStyle w:val="ListParagraph"/>
              <w:numPr>
                <w:ilvl w:val="0"/>
                <w:numId w:val="1"/>
              </w:numPr>
              <w:rPr>
                <w:rPrChange w:id="119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20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before="2" w:line="192" w:lineRule="exact"/>
                  <w:ind w:left="93" w:right="89"/>
                  <w:jc w:val="center"/>
                </w:pPr>
              </w:pPrChange>
            </w:pPr>
            <w:del w:id="121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 alumnado</w:delText>
              </w:r>
            </w:del>
          </w:p>
        </w:tc>
        <w:tc>
          <w:tcPr>
            <w:tcW w:w="11340" w:type="dxa"/>
            <w:tcPrChange w:id="122" w:author="Pribil-Kövesdy Döníz" w:date="2026-09-22T12:22:00Z" w16du:dateUtc="2026-09-22T16:22:00Z">
              <w:tcPr>
                <w:tcW w:w="142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57F098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del w:id="123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24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Profesorado participante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259E1D1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del w:id="125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</w:delText>
              </w:r>
              <w:r w:rsidRPr="00AD4A8F">
                <w:rPr>
                  <w:rFonts w:ascii="Arial" w:hAnsi="Arial" w:cs="Arial"/>
                  <w:spacing w:val="-4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</w:delText>
              </w:r>
            </w:del>
          </w:p>
        </w:tc>
        <w:tc>
          <w:tcPr>
            <w:tcW w:w="11340" w:type="dxa"/>
            <w:tcPrChange w:id="126" w:author="Pribil-Kövesdy Döníz" w:date="2026-09-22T12:22:00Z" w16du:dateUtc="2026-09-22T16:22:00Z">
              <w:tcPr>
                <w:tcW w:w="11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CE13E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del w:id="127" w:author="Pribil-Kövesdy Döníz" w:date="2026-09-22T12:22:00Z" w16du:dateUtc="2026-09-22T16:22:00Z"/>
                <w:rFonts w:ascii="Arial" w:hAnsi="Arial" w:cs="Arial"/>
                <w:sz w:val="16"/>
                <w:szCs w:val="16"/>
                <w:lang w:val="es-ES_tradnl"/>
              </w:rPr>
            </w:pPr>
          </w:p>
          <w:p w14:paraId="25DD7E8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del w:id="128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específicos*</w:delText>
              </w:r>
            </w:del>
          </w:p>
        </w:tc>
        <w:tc>
          <w:tcPr>
            <w:tcW w:w="11340" w:type="dxa"/>
            <w:tcPrChange w:id="129" w:author="Pribil-Kövesdy Döníz" w:date="2026-09-22T12:22:00Z" w16du:dateUtc="2026-09-22T16:22:00Z">
              <w:tcPr>
                <w:tcW w:w="12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4AAD3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del w:id="130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clase que han desarrollado experiencias</w:delText>
              </w:r>
            </w:del>
          </w:p>
        </w:tc>
        <w:tc>
          <w:tcPr>
            <w:tcW w:w="11340" w:type="dxa"/>
            <w:tcPrChange w:id="131" w:author="Pribil-Kövesdy Döníz" w:date="2026-09-22T12:22:00Z" w16du:dateUtc="2026-09-22T16:22:00Z">
              <w:tcPr>
                <w:tcW w:w="9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4E42A7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del w:id="132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33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% 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Tiempo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semanal dedicado</w:delText>
              </w:r>
            </w:del>
          </w:p>
          <w:p w14:paraId="703CF6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rFonts w:ascii="Arial" w:hAnsi="Arial" w:cs="Arial"/>
                <w:spacing w:val="-1"/>
                <w:sz w:val="17"/>
                <w:szCs w:val="17"/>
                <w:lang w:val="es-ES_tradnl"/>
              </w:rPr>
            </w:pPr>
            <w:del w:id="134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al   </w:delText>
              </w:r>
              <w:r w:rsidRPr="00AD4A8F">
                <w:rPr>
                  <w:rFonts w:ascii="Arial" w:hAnsi="Arial" w:cs="Arial"/>
                  <w:spacing w:val="-1"/>
                  <w:sz w:val="17"/>
                  <w:szCs w:val="17"/>
                  <w:lang w:val="es-ES_tradnl"/>
                </w:rPr>
                <w:delText>proyecto</w:delText>
              </w:r>
            </w:del>
          </w:p>
        </w:tc>
      </w:tr>
      <w:tr w:rsidR="00AD4A8F" w:rsidRPr="00AD4A8F" w14:paraId="1D5D3C08" w14:textId="77777777" w:rsidTr="00AD06DF">
        <w:trPr>
          <w:trPrChange w:id="135" w:author="Pribil-Kövesdy Döníz" w:date="2026-09-22T12:22:00Z" w16du:dateUtc="2026-09-22T16:22:00Z">
            <w:trPr>
              <w:gridBefore w:val="1"/>
              <w:gridAfter w:val="3"/>
              <w:trHeight w:val="191"/>
            </w:trPr>
          </w:trPrChange>
        </w:trPr>
        <w:tc>
          <w:tcPr>
            <w:tcW w:w="2802" w:type="dxa"/>
            <w:tcPrChange w:id="136" w:author="Pribil-Kövesdy Döníz" w:date="2026-09-22T12:22:00Z" w16du:dateUtc="2026-09-22T16:22:00Z">
              <w:tcPr>
                <w:tcW w:w="10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4A3CB8" w14:textId="77777777" w:rsidR="00A236F9" w:rsidRDefault="00A236F9" w:rsidP="00391C9E">
            <w:pPr>
              <w:rPr>
                <w:ins w:id="137" w:author="Pribil-Kövesdy Döníz" w:date="2026-09-22T12:22:00Z" w16du:dateUtc="2026-09-22T16:22:00Z"/>
              </w:rPr>
            </w:pPr>
            <w:ins w:id="138" w:author="Pribil-Kövesdy Döníz" w:date="2026-09-22T12:22:00Z" w16du:dateUtc="2026-09-22T16:22:00Z">
              <w:r>
                <w:t>Továbbképzés címe</w:t>
              </w:r>
            </w:ins>
          </w:p>
          <w:p w14:paraId="701ACB92" w14:textId="77777777" w:rsidR="00AD4A8F" w:rsidRDefault="00A236F9" w:rsidP="00391C9E">
            <w:pPr>
              <w:rPr>
                <w:rPrChange w:id="139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40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1" w:lineRule="exact"/>
                  <w:ind w:left="89"/>
                </w:pPr>
              </w:pPrChange>
            </w:pPr>
            <w:ins w:id="141" w:author="Pribil-Kövesdy Döníz" w:date="2026-09-22T12:22:00Z" w16du:dateUtc="2026-09-22T16:22:00Z">
              <w:r>
                <w:t>(amennyiben releváns)</w:t>
              </w:r>
            </w:ins>
            <w:del w:id="142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 Primaria</w:delText>
              </w:r>
            </w:del>
          </w:p>
        </w:tc>
        <w:tc>
          <w:tcPr>
            <w:tcW w:w="11340" w:type="dxa"/>
            <w:tcPrChange w:id="143" w:author="Pribil-Kövesdy Döníz" w:date="2026-09-22T12:22:00Z" w16du:dateUtc="2026-09-22T16:22:00Z">
              <w:tcPr>
                <w:tcW w:w="1857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F00A4BD" w14:textId="77777777" w:rsidR="00AD4A8F" w:rsidRDefault="00AD4A8F" w:rsidP="00391C9E">
            <w:pPr>
              <w:rPr>
                <w:rPrChange w:id="144" w:author="Pribil-Kövesdy Döníz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145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</w:p>
        </w:tc>
        <w:tc>
          <w:tcPr>
            <w:tcW w:w="11340" w:type="dxa"/>
            <w:tcPrChange w:id="146" w:author="Pribil-Kövesdy Döníz" w:date="2026-09-22T12:22:00Z" w16du:dateUtc="2026-09-22T16:22:00Z">
              <w:tcPr>
                <w:tcW w:w="142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BCB4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47" w:author="Pribil-Kövesdy Döníz" w:date="2026-09-22T12:22:00Z" w16du:dateUtc="2026-09-22T16:22:00Z">
              <w:tcPr>
                <w:tcW w:w="11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065D4D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48" w:author="Pribil-Kövesdy Döníz" w:date="2026-09-22T12:22:00Z" w16du:dateUtc="2026-09-22T16:22:00Z">
              <w:tcPr>
                <w:tcW w:w="12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DA402D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49" w:author="Pribil-Kövesdy Döníz" w:date="2026-09-22T12:22:00Z" w16du:dateUtc="2026-09-22T16:22:00Z">
              <w:tcPr>
                <w:tcW w:w="9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80EDDB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75E638E2" w14:textId="77777777" w:rsidTr="0061350B">
        <w:trPr>
          <w:trHeight w:val="428"/>
          <w:trPrChange w:id="150" w:author="Pribil-Kövesdy Döníz" w:date="2026-09-22T12:22:00Z" w16du:dateUtc="2026-09-22T16:22:00Z">
            <w:trPr>
              <w:gridBefore w:val="1"/>
              <w:gridAfter w:val="3"/>
              <w:trHeight w:val="193"/>
            </w:trPr>
          </w:trPrChange>
        </w:trPr>
        <w:tc>
          <w:tcPr>
            <w:tcW w:w="2802" w:type="dxa"/>
            <w:tcPrChange w:id="151" w:author="Pribil-Kövesdy Döníz" w:date="2026-09-22T12:22:00Z" w16du:dateUtc="2026-09-22T16:22:00Z">
              <w:tcPr>
                <w:tcW w:w="10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CD4C45E" w14:textId="77777777" w:rsidR="00AD4A8F" w:rsidRDefault="00A236F9" w:rsidP="00391C9E">
            <w:pPr>
              <w:rPr>
                <w:rPrChange w:id="152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53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154" w:author="Pribil-Kövesdy Döníz" w:date="2026-09-22T12:22:00Z" w16du:dateUtc="2026-09-22T16:22:00Z">
              <w:r>
                <w:t>Fogadó intézmény neve</w:t>
              </w:r>
            </w:ins>
            <w:del w:id="155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</w:delText>
              </w:r>
            </w:del>
          </w:p>
        </w:tc>
        <w:tc>
          <w:tcPr>
            <w:tcW w:w="11340" w:type="dxa"/>
            <w:tcPrChange w:id="156" w:author="Pribil-Kövesdy Döníz" w:date="2026-09-22T12:22:00Z" w16du:dateUtc="2026-09-22T16:22:00Z">
              <w:tcPr>
                <w:tcW w:w="1857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97E0C3D" w14:textId="77777777" w:rsidR="00AD4A8F" w:rsidRDefault="00AD4A8F" w:rsidP="00391C9E">
            <w:pPr>
              <w:rPr>
                <w:rPrChange w:id="157" w:author="Pribil-Kövesdy Döníz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158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</w:p>
        </w:tc>
        <w:tc>
          <w:tcPr>
            <w:tcW w:w="11340" w:type="dxa"/>
            <w:tcPrChange w:id="159" w:author="Pribil-Kövesdy Döníz" w:date="2026-09-22T12:22:00Z" w16du:dateUtc="2026-09-22T16:22:00Z">
              <w:tcPr>
                <w:tcW w:w="142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3A83B9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60" w:author="Pribil-Kövesdy Döníz" w:date="2026-09-22T12:22:00Z" w16du:dateUtc="2026-09-22T16:22:00Z">
              <w:tcPr>
                <w:tcW w:w="11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02782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61" w:author="Pribil-Kövesdy Döníz" w:date="2026-09-22T12:22:00Z" w16du:dateUtc="2026-09-22T16:22:00Z">
              <w:tcPr>
                <w:tcW w:w="12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C9474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62" w:author="Pribil-Kövesdy Döníz" w:date="2026-09-22T12:22:00Z" w16du:dateUtc="2026-09-22T16:22:00Z">
              <w:tcPr>
                <w:tcW w:w="9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1BFCB4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ABFC86F" w14:textId="77777777" w:rsidTr="0061350B">
        <w:trPr>
          <w:trHeight w:val="703"/>
          <w:trPrChange w:id="163" w:author="Pribil-Kövesdy Döníz" w:date="2026-09-22T12:22:00Z" w16du:dateUtc="2026-09-22T16:22:00Z">
            <w:trPr>
              <w:gridBefore w:val="1"/>
              <w:gridAfter w:val="3"/>
              <w:trHeight w:val="195"/>
            </w:trPr>
          </w:trPrChange>
        </w:trPr>
        <w:tc>
          <w:tcPr>
            <w:tcW w:w="2802" w:type="dxa"/>
            <w:tcPrChange w:id="164" w:author="Pribil-Kövesdy Döníz" w:date="2026-09-22T12:22:00Z" w16du:dateUtc="2026-09-22T16:22:00Z">
              <w:tcPr>
                <w:tcW w:w="10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6A0F9C5" w14:textId="77777777" w:rsidR="005E7FFD" w:rsidRDefault="005E7FFD" w:rsidP="00391C9E">
            <w:pPr>
              <w:rPr>
                <w:ins w:id="165" w:author="Pribil-Kövesdy Döníz" w:date="2026-09-22T12:22:00Z" w16du:dateUtc="2026-09-22T16:22:00Z"/>
              </w:rPr>
            </w:pPr>
            <w:ins w:id="166" w:author="Pribil-Kövesdy Döníz" w:date="2026-09-22T12:22:00Z" w16du:dateUtc="2026-09-22T16:22:00Z">
              <w:r>
                <w:t>Fogadó intézmény típusa</w:t>
              </w:r>
            </w:ins>
          </w:p>
          <w:p w14:paraId="1C212AFE" w14:textId="77777777" w:rsidR="00AD4A8F" w:rsidRDefault="005E7FFD" w:rsidP="00391C9E">
            <w:pPr>
              <w:rPr>
                <w:rPrChange w:id="167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68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5" w:lineRule="exact"/>
                  <w:ind w:left="89"/>
                </w:pPr>
              </w:pPrChange>
            </w:pPr>
            <w:ins w:id="169" w:author="Pribil-Kövesdy Döníz" w:date="2026-09-22T12:22:00Z" w16du:dateUtc="2026-09-22T16:22:00Z">
              <w:r>
                <w:t>(nem helyes törlendő)</w:t>
              </w:r>
            </w:ins>
            <w:del w:id="170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Otras</w:delText>
              </w:r>
            </w:del>
          </w:p>
        </w:tc>
        <w:tc>
          <w:tcPr>
            <w:tcW w:w="11340" w:type="dxa"/>
            <w:tcPrChange w:id="171" w:author="Pribil-Kövesdy Döníz" w:date="2026-09-22T12:22:00Z" w16du:dateUtc="2026-09-22T16:22:00Z">
              <w:tcPr>
                <w:tcW w:w="1857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3191664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172" w:author="Pribil-Kövesdy Döníz" w:date="2026-09-22T12:22:00Z" w16du:dateUtc="2026-09-22T16:22:00Z"/>
              </w:rPr>
            </w:pPr>
            <w:ins w:id="173" w:author="Pribil-Kövesdy Döníz" w:date="2026-09-22T12:22:00Z" w16du:dateUtc="2026-09-22T16:22:00Z">
              <w:r>
                <w:t>oktatási intézmény</w:t>
              </w:r>
            </w:ins>
          </w:p>
          <w:p w14:paraId="3F7B1389" w14:textId="77777777" w:rsidR="00AD4A8F" w:rsidRDefault="005E7FFD" w:rsidP="00391C9E">
            <w:pPr>
              <w:pStyle w:val="ListParagraph"/>
              <w:numPr>
                <w:ilvl w:val="0"/>
                <w:numId w:val="2"/>
              </w:numPr>
              <w:rPr>
                <w:rPrChange w:id="174" w:author="Pribil-Kövesdy Döníz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175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  <w:ins w:id="176" w:author="Pribil-Kövesdy Döníz" w:date="2026-09-22T12:22:00Z" w16du:dateUtc="2026-09-22T16:22:00Z">
              <w:r>
                <w:t>továbbképző intézmény</w:t>
              </w:r>
            </w:ins>
          </w:p>
        </w:tc>
        <w:tc>
          <w:tcPr>
            <w:tcW w:w="11340" w:type="dxa"/>
            <w:tcPrChange w:id="177" w:author="Pribil-Kövesdy Döníz" w:date="2026-09-22T12:22:00Z" w16du:dateUtc="2026-09-22T16:22:00Z">
              <w:tcPr>
                <w:tcW w:w="142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FA950A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78" w:author="Pribil-Kövesdy Döníz" w:date="2026-09-22T12:22:00Z" w16du:dateUtc="2026-09-22T16:22:00Z">
              <w:tcPr>
                <w:tcW w:w="11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D86EC8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79" w:author="Pribil-Kövesdy Döníz" w:date="2026-09-22T12:22:00Z" w16du:dateUtc="2026-09-22T16:22:00Z">
              <w:tcPr>
                <w:tcW w:w="12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C2BFDB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340" w:type="dxa"/>
            <w:tcPrChange w:id="180" w:author="Pribil-Kövesdy Döníz" w:date="2026-09-22T12:22:00Z" w16du:dateUtc="2026-09-22T16:22:00Z">
              <w:tcPr>
                <w:tcW w:w="9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EB1EC3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236F9" w14:paraId="78FE9119" w14:textId="77777777" w:rsidTr="00AD06DF">
        <w:trPr>
          <w:ins w:id="181" w:author="Pribil-Kövesdy Döníz" w:date="2026-09-22T12:22:00Z" w16du:dateUtc="2026-09-22T16:22:00Z"/>
        </w:trPr>
        <w:tc>
          <w:tcPr>
            <w:tcW w:w="2802" w:type="dxa"/>
          </w:tcPr>
          <w:p w14:paraId="4CCFF6BD" w14:textId="77777777" w:rsidR="00A236F9" w:rsidRDefault="00A236F9" w:rsidP="00391C9E">
            <w:pPr>
              <w:rPr>
                <w:ins w:id="182" w:author="Pribil-Kövesdy Döníz" w:date="2026-09-22T12:22:00Z" w16du:dateUtc="2026-09-22T16:22:00Z"/>
              </w:rPr>
            </w:pPr>
            <w:ins w:id="183" w:author="Pribil-Kövesdy Döníz" w:date="2026-09-22T12:22:00Z" w16du:dateUtc="2026-09-22T16:22:00Z">
              <w:r>
                <w:t>Fogadó ország</w:t>
              </w:r>
            </w:ins>
          </w:p>
        </w:tc>
        <w:tc>
          <w:tcPr>
            <w:tcW w:w="11340" w:type="dxa"/>
            <w:gridSpan w:val="5"/>
          </w:tcPr>
          <w:p w14:paraId="61399463" w14:textId="77777777" w:rsidR="00A236F9" w:rsidRDefault="00A236F9" w:rsidP="00391C9E">
            <w:pPr>
              <w:rPr>
                <w:ins w:id="184" w:author="Pribil-Kövesdy Döníz" w:date="2026-09-22T12:22:00Z" w16du:dateUtc="2026-09-22T16:22:00Z"/>
              </w:rPr>
            </w:pPr>
          </w:p>
        </w:tc>
      </w:tr>
      <w:tr w:rsidR="00A236F9" w14:paraId="193E2B13" w14:textId="77777777" w:rsidTr="00AD06DF">
        <w:trPr>
          <w:ins w:id="185" w:author="Pribil-Kövesdy Döníz" w:date="2026-09-22T12:22:00Z" w16du:dateUtc="2026-09-22T16:22:00Z"/>
        </w:trPr>
        <w:tc>
          <w:tcPr>
            <w:tcW w:w="2802" w:type="dxa"/>
          </w:tcPr>
          <w:p w14:paraId="1EE39F25" w14:textId="77777777" w:rsidR="00A236F9" w:rsidRDefault="00A236F9" w:rsidP="00391C9E">
            <w:pPr>
              <w:rPr>
                <w:ins w:id="186" w:author="Pribil-Kövesdy Döníz" w:date="2026-09-22T12:22:00Z" w16du:dateUtc="2026-09-22T16:22:00Z"/>
              </w:rPr>
            </w:pPr>
            <w:ins w:id="187" w:author="Pribil-Kövesdy Döníz" w:date="2026-09-22T12:22:00Z" w16du:dateUtc="2026-09-22T16:22:00Z">
              <w:r>
                <w:t>Munkanyelv</w:t>
              </w:r>
            </w:ins>
          </w:p>
        </w:tc>
        <w:tc>
          <w:tcPr>
            <w:tcW w:w="11340" w:type="dxa"/>
            <w:gridSpan w:val="5"/>
          </w:tcPr>
          <w:p w14:paraId="1D5D2416" w14:textId="77777777" w:rsidR="00A236F9" w:rsidRDefault="00A236F9" w:rsidP="00391C9E">
            <w:pPr>
              <w:rPr>
                <w:ins w:id="188" w:author="Pribil-Kövesdy Döníz" w:date="2026-09-22T12:22:00Z" w16du:dateUtc="2026-09-22T16:22:00Z"/>
              </w:rPr>
            </w:pPr>
          </w:p>
        </w:tc>
      </w:tr>
      <w:tr w:rsidR="00A236F9" w14:paraId="07445763" w14:textId="77777777" w:rsidTr="00AD06DF">
        <w:trPr>
          <w:ins w:id="189" w:author="Pribil-Kövesdy Döníz" w:date="2026-09-22T12:22:00Z" w16du:dateUtc="2026-09-22T16:22:00Z"/>
        </w:trPr>
        <w:tc>
          <w:tcPr>
            <w:tcW w:w="2802" w:type="dxa"/>
          </w:tcPr>
          <w:p w14:paraId="1E971C17" w14:textId="77777777" w:rsidR="00A236F9" w:rsidRDefault="00A236F9" w:rsidP="00391C9E">
            <w:pPr>
              <w:rPr>
                <w:ins w:id="190" w:author="Pribil-Kövesdy Döníz" w:date="2026-09-22T12:22:00Z" w16du:dateUtc="2026-09-22T16:22:00Z"/>
              </w:rPr>
            </w:pPr>
            <w:ins w:id="191" w:author="Pribil-Kövesdy Döníz" w:date="2026-09-22T12:22:00Z" w16du:dateUtc="2026-09-22T16:22:00Z">
              <w:r>
                <w:lastRenderedPageBreak/>
                <w:t>Mobilitás időtartama</w:t>
              </w:r>
            </w:ins>
          </w:p>
          <w:p w14:paraId="261D5D4C" w14:textId="77777777" w:rsidR="00A236F9" w:rsidRDefault="00A236F9" w:rsidP="00AD06DF">
            <w:pPr>
              <w:rPr>
                <w:ins w:id="192" w:author="Pribil-Kövesdy Döníz" w:date="2026-09-22T12:22:00Z" w16du:dateUtc="2026-09-22T16:22:00Z"/>
              </w:rPr>
            </w:pPr>
            <w:ins w:id="193" w:author="Pribil-Kövesdy Döníz" w:date="2026-09-22T12:22:00Z" w16du:dateUtc="2026-09-22T16:2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  <w:gridSpan w:val="5"/>
          </w:tcPr>
          <w:p w14:paraId="4F90F643" w14:textId="77777777" w:rsidR="00A236F9" w:rsidRDefault="00A236F9" w:rsidP="0061350B">
            <w:pPr>
              <w:ind w:firstLine="882"/>
              <w:rPr>
                <w:ins w:id="194" w:author="Pribil-Kövesdy Döníz" w:date="2026-09-22T12:22:00Z" w16du:dateUtc="2026-09-22T16:22:00Z"/>
              </w:rPr>
            </w:pPr>
            <w:ins w:id="195" w:author="Pribil-Kövesdy Döníz" w:date="2026-09-22T12:22:00Z" w16du:dateUtc="2026-09-22T16:22:00Z">
              <w:r>
                <w:t>nap</w:t>
              </w:r>
            </w:ins>
          </w:p>
        </w:tc>
      </w:tr>
    </w:tbl>
    <w:p w14:paraId="4B1902ED" w14:textId="77777777" w:rsidR="0061350B" w:rsidRDefault="0061350B">
      <w:pPr>
        <w:rPr>
          <w:ins w:id="196" w:author="Pribil-Kövesdy Döníz" w:date="2026-09-22T12:22:00Z" w16du:dateUtc="2026-09-22T16:22:00Z"/>
          <w:sz w:val="28"/>
          <w:szCs w:val="28"/>
          <w:highlight w:val="lightGray"/>
        </w:rPr>
      </w:pPr>
      <w:ins w:id="197" w:author="Pribil-Kövesdy Döníz" w:date="2026-09-22T12:22:00Z" w16du:dateUtc="2026-09-22T16:22:00Z">
        <w:r>
          <w:rPr>
            <w:sz w:val="28"/>
            <w:szCs w:val="28"/>
            <w:highlight w:val="lightGray"/>
          </w:rPr>
          <w:br w:type="page"/>
        </w:r>
      </w:ins>
    </w:p>
    <w:p w14:paraId="19921F82" w14:textId="77777777" w:rsidR="007A6560" w:rsidRPr="007C10F6" w:rsidRDefault="007C10F6" w:rsidP="007C10F6">
      <w:pPr>
        <w:rPr>
          <w:ins w:id="198" w:author="Pribil-Kövesdy Döníz" w:date="2026-09-22T12:22:00Z" w16du:dateUtc="2026-09-22T16:22:00Z"/>
          <w:sz w:val="28"/>
          <w:szCs w:val="28"/>
        </w:rPr>
      </w:pPr>
      <w:ins w:id="199" w:author="Pribil-Kövesdy Döníz" w:date="2026-09-22T12:22:00Z" w16du:dateUtc="2026-09-22T16:22:00Z">
        <w:r>
          <w:rPr>
            <w:sz w:val="28"/>
            <w:szCs w:val="28"/>
            <w:highlight w:val="lightGray"/>
          </w:rPr>
          <w:t>Tanulási eredmények</w:t>
        </w:r>
      </w:ins>
    </w:p>
    <w:p w14:paraId="4A79049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200" w:author="Pribil-Kövesdy Döníz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</w:p>
    <w:p w14:paraId="1FB3076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201" w:author="Pribil-Kövesdy Döníz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  <w:del w:id="202" w:author="Pribil-Kövesdy Döníz" w:date="2026-09-22T12:22:00Z" w16du:dateUtc="2026-09-22T16:22:00Z">
        <w:r w:rsidRPr="00AD4A8F">
          <w:rPr>
            <w:rFonts w:ascii="Arial" w:hAnsi="Arial" w:cs="Arial"/>
            <w:w w:val="105"/>
            <w:sz w:val="13"/>
            <w:szCs w:val="13"/>
            <w:lang w:val="es-ES_tradnl"/>
          </w:rPr>
          <w:delText>(*) Grupo específico: agrupamiento diferente al grupo-clase en el que se desarrollan las actuaciones del programa con estabilidad de sus participantes y planificación durante un periodo de tiempo determinado.</w:delText>
        </w:r>
      </w:del>
    </w:p>
    <w:p w14:paraId="322ECFE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del w:id="203" w:author="Pribil-Kövesdy Döníz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04" w:author="Pribil-Kövesdy Döníz" w:date="2026-09-22T12:22:00Z" w16du:dateUtc="2026-09-22T16:22:00Z">
          <w:tblPr>
            <w:tblW w:w="0" w:type="auto"/>
            <w:tblInd w:w="529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559"/>
        <w:gridCol w:w="3972"/>
        <w:gridCol w:w="3297"/>
        <w:gridCol w:w="3166"/>
        <w:tblGridChange w:id="205">
          <w:tblGrid>
            <w:gridCol w:w="529"/>
            <w:gridCol w:w="3030"/>
            <w:gridCol w:w="1684"/>
            <w:gridCol w:w="1738"/>
            <w:gridCol w:w="550"/>
            <w:gridCol w:w="102"/>
            <w:gridCol w:w="653"/>
            <w:gridCol w:w="5708"/>
          </w:tblGrid>
        </w:tblGridChange>
      </w:tblGrid>
      <w:tr w:rsidR="00AD4A8F" w:rsidRPr="00AD4A8F" w14:paraId="74714046" w14:textId="77777777" w:rsidTr="007A6560">
        <w:trPr>
          <w:trPrChange w:id="206" w:author="Pribil-Kövesdy Döníz" w:date="2026-09-22T12:22:00Z" w16du:dateUtc="2026-09-22T16:22:00Z">
            <w:trPr>
              <w:gridBefore w:val="1"/>
              <w:gridAfter w:val="1"/>
              <w:trHeight w:val="193"/>
            </w:trPr>
          </w:trPrChange>
        </w:trPr>
        <w:tc>
          <w:tcPr>
            <w:tcW w:w="4714" w:type="dxa"/>
            <w:tcPrChange w:id="207" w:author="Pribil-Kövesdy Döníz" w:date="2026-09-22T12:22:00Z" w16du:dateUtc="2026-09-22T16:22:00Z">
              <w:tcPr>
                <w:tcW w:w="4714" w:type="dxa"/>
                <w:gridSpan w:val="2"/>
              </w:tcPr>
            </w:tcPrChange>
          </w:tcPr>
          <w:p w14:paraId="15CF76CD" w14:textId="77777777" w:rsidR="007A6560" w:rsidRPr="004B3A33" w:rsidRDefault="007A6560" w:rsidP="007A6560">
            <w:pPr>
              <w:rPr>
                <w:ins w:id="208" w:author="Pribil-Kövesdy Döníz" w:date="2026-09-22T12:22:00Z" w16du:dateUtc="2026-09-22T16:22:00Z"/>
                <w:b/>
                <w:bCs/>
              </w:rPr>
            </w:pPr>
            <w:ins w:id="209" w:author="Pribil-Kövesdy Döníz" w:date="2026-09-22T12:22:00Z" w16du:dateUtc="2026-09-22T16:2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30D4F44" w14:textId="77777777" w:rsidR="007A6560" w:rsidRPr="004B3A33" w:rsidRDefault="007A6560" w:rsidP="007A6560">
            <w:pPr>
              <w:spacing w:after="200" w:line="276" w:lineRule="auto"/>
              <w:rPr>
                <w:b/>
                <w:bCs/>
                <w:sz w:val="22"/>
                <w:szCs w:val="22"/>
                <w:lang w:val="hu-HU"/>
              </w:rPr>
            </w:pPr>
            <w:ins w:id="210" w:author="Pribil-Kövesdy Döníz" w:date="2026-09-22T12:22:00Z" w16du:dateUtc="2026-09-22T16:2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  <w:tcPrChange w:id="211" w:author="Pribil-Kövesdy Döníz" w:date="2026-09-22T12:22:00Z" w16du:dateUtc="2026-09-22T16:22:00Z">
              <w:tcPr>
                <w:tcW w:w="64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3F3F3"/>
              </w:tcPr>
            </w:tcPrChange>
          </w:tcPr>
          <w:p w14:paraId="40A6D7C4" w14:textId="77777777" w:rsidR="007A6560" w:rsidRPr="004B3A33" w:rsidRDefault="007A6560" w:rsidP="007A6560">
            <w:pPr>
              <w:rPr>
                <w:ins w:id="212" w:author="Pribil-Kövesdy Döníz" w:date="2026-09-22T12:22:00Z" w16du:dateUtc="2026-09-22T16:22:00Z"/>
                <w:b/>
                <w:bCs/>
              </w:rPr>
            </w:pPr>
            <w:ins w:id="213" w:author="Pribil-Kövesdy Döníz" w:date="2026-09-22T12:22:00Z" w16du:dateUtc="2026-09-22T16:2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8E9DB0E" w14:textId="37244705" w:rsidR="00AD4A8F" w:rsidRPr="00AD06DF" w:rsidRDefault="007A6560" w:rsidP="004B3A33">
            <w:pPr>
              <w:rPr>
                <w:rPrChange w:id="214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215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216" w:author="Pribil-Kövesdy Döníz" w:date="2026-09-22T12:22:00Z" w16du:dateUtc="2026-09-22T16:2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  <w:del w:id="217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las familias del alumnado participantes en el programa</w:delText>
              </w:r>
            </w:del>
          </w:p>
        </w:tc>
        <w:tc>
          <w:tcPr>
            <w:tcW w:w="4715" w:type="dxa"/>
            <w:gridSpan w:val="2"/>
            <w:tcPrChange w:id="218" w:author="Pribil-Kövesdy Döníz" w:date="2026-09-22T12:22:00Z" w16du:dateUtc="2026-09-22T16:22:00Z">
              <w:tcPr>
                <w:tcW w:w="130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8A8C3BF" w14:textId="77777777" w:rsidR="004B3A33" w:rsidRDefault="007A6560" w:rsidP="007A6560">
            <w:pPr>
              <w:rPr>
                <w:ins w:id="219" w:author="Pribil-Kövesdy Döníz" w:date="2026-09-22T12:22:00Z" w16du:dateUtc="2026-09-22T16:22:00Z"/>
              </w:rPr>
            </w:pPr>
            <w:ins w:id="220" w:author="Pribil-Kövesdy Döníz" w:date="2026-09-22T12:22:00Z" w16du:dateUtc="2026-09-22T16:2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E858CA4" w14:textId="77777777" w:rsidR="00AD4A8F" w:rsidRPr="00AD06DF" w:rsidRDefault="004B3A33" w:rsidP="007A6560">
            <w:pPr>
              <w:rPr>
                <w:rPrChange w:id="221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222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247"/>
                </w:pPr>
              </w:pPrChange>
            </w:pPr>
            <w:ins w:id="223" w:author="Pribil-Kövesdy Döníz" w:date="2026-09-22T12:22:00Z" w16du:dateUtc="2026-09-22T16:2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  <w:del w:id="224" w:author="Pribil-Kövesdy Döníz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201</w:delText>
              </w:r>
              <w:r w:rsid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9 </w:delText>
              </w:r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 w:rsid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 w:rsid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129209F5" w14:textId="60FC5C39" w:rsidTr="007C10F6">
        <w:trPr>
          <w:trHeight w:val="2994"/>
          <w:trPrChange w:id="225" w:author="Pribil-Kövesdy Döníz" w:date="2026-09-22T12:22:00Z" w16du:dateUtc="2026-09-22T16:22:00Z">
            <w:trPr>
              <w:gridBefore w:val="1"/>
              <w:gridAfter w:val="1"/>
              <w:trHeight w:val="385"/>
            </w:trPr>
          </w:trPrChange>
        </w:trPr>
        <w:tc>
          <w:tcPr>
            <w:tcW w:w="4714" w:type="dxa"/>
            <w:gridSpan w:val="2"/>
            <w:tcPrChange w:id="226" w:author="Pribil-Kövesdy Döníz" w:date="2026-09-22T12:22:00Z" w16du:dateUtc="2026-09-22T16:22:00Z">
              <w:tcPr>
                <w:tcW w:w="6452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7BBAF52" w14:textId="77777777" w:rsidR="00AD4A8F" w:rsidRDefault="00AD4A8F" w:rsidP="00391C9E">
            <w:pPr>
              <w:rPr>
                <w:rPrChange w:id="227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228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before="4" w:line="192" w:lineRule="exact"/>
                  <w:ind w:left="89"/>
                </w:pPr>
              </w:pPrChange>
            </w:pPr>
            <w:del w:id="229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actividades de tipo informativo (entrevistas; reuniones)</w:delText>
              </w:r>
            </w:del>
          </w:p>
        </w:tc>
        <w:tc>
          <w:tcPr>
            <w:tcW w:w="4715" w:type="dxa"/>
            <w:tcPrChange w:id="230" w:author="Pribil-Kövesdy Döníz" w:date="2026-09-22T12:22:00Z" w16du:dateUtc="2026-09-22T16:22:00Z">
              <w:tcPr>
                <w:tcW w:w="130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641BA3A" w14:textId="77777777" w:rsidR="00AD4A8F" w:rsidRDefault="00AD4A8F" w:rsidP="00391C9E">
            <w:pPr>
              <w:rPr>
                <w:rPrChange w:id="231" w:author="Pribil-Kövesdy Döníz" w:date="2026-09-22T12:22:00Z" w16du:dateUtc="2026-09-22T16:22:00Z">
                  <w:rPr>
                    <w:rFonts w:ascii="Times New Roman" w:hAnsi="Times New Roman" w:cs="Times New Roman"/>
                    <w:sz w:val="16"/>
                    <w:szCs w:val="16"/>
                    <w:lang w:val="es-ES_tradnl"/>
                  </w:rPr>
                </w:rPrChange>
              </w:rPr>
              <w:pPrChange w:id="232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</w:p>
        </w:tc>
        <w:tc>
          <w:tcPr>
            <w:tcW w:w="4715" w:type="dxa"/>
            <w:tcPrChange w:id="233" w:author="Pribil-Kövesdy Döníz" w:date="2026-09-22T12:22:00Z" w16du:dateUtc="2026-09-22T16:22:00Z">
              <w:tcPr>
                <w:tcW w:w="4715" w:type="dxa"/>
              </w:tcPr>
            </w:tcPrChange>
          </w:tcPr>
          <w:p w14:paraId="440A09E5" w14:textId="77777777" w:rsidR="007A6560" w:rsidRDefault="007A6560" w:rsidP="00391C9E">
            <w:pPr>
              <w:spacing w:after="200" w:line="276" w:lineRule="auto"/>
              <w:rPr>
                <w:sz w:val="22"/>
                <w:szCs w:val="22"/>
                <w:lang w:val="hu-HU"/>
              </w:rPr>
            </w:pPr>
          </w:p>
        </w:tc>
      </w:tr>
    </w:tbl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6FEACFA3" w14:textId="77777777">
        <w:trPr>
          <w:trHeight w:val="385"/>
          <w:del w:id="234" w:author="Pribil-Kövesdy Döníz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A90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35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6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el diseño y planificación en alguna</w:delText>
              </w:r>
            </w:del>
          </w:p>
          <w:p w14:paraId="6D259E7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37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8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actividad del programa.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90D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39" w:author="Pribil-Kövesdy Döníz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1126DE2E" w14:textId="77777777">
        <w:trPr>
          <w:trHeight w:val="387"/>
          <w:del w:id="240" w:author="Pribil-Kövesdy Döníz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954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41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42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realizando actividades directamente con el alumnado.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ADD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3" w:author="Pribil-Kövesdy Döníz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06CDF7F2" w14:textId="77777777" w:rsidR="00686BE4" w:rsidRPr="00AD06DF" w:rsidRDefault="004B3A33" w:rsidP="00391C9E">
      <w:pPr>
        <w:rPr>
          <w:ins w:id="244" w:author="Pribil-Kövesdy Döníz" w:date="2026-09-22T12:22:00Z" w16du:dateUtc="2026-09-22T16:22:00Z"/>
        </w:rPr>
      </w:pPr>
      <w:ins w:id="245" w:author="Pribil-Kövesdy Döníz" w:date="2026-09-22T12:22:00Z" w16du:dateUtc="2026-09-22T16:2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26ADAA00" w14:textId="77777777" w:rsidR="005E7FFD" w:rsidRDefault="005E7FFD" w:rsidP="00391C9E">
      <w:pPr>
        <w:rPr>
          <w:ins w:id="246" w:author="Pribil-Kövesdy Döníz" w:date="2026-09-22T12:22:00Z" w16du:dateUtc="2026-09-22T16:22:00Z"/>
        </w:rPr>
      </w:pPr>
      <w:ins w:id="247" w:author="Pribil-Kövesdy Döníz" w:date="2026-09-22T12:22:00Z" w16du:dateUtc="2026-09-22T16:2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p w14:paraId="1B26477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del w:id="248" w:author="Pribil-Kövesdy Döníz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49" w:author="Pribil-Kövesdy Döníz" w:date="2026-09-22T12:22:00Z" w16du:dateUtc="2026-09-22T16:22:00Z">
          <w:tblPr>
            <w:tblW w:w="0" w:type="auto"/>
            <w:tblInd w:w="529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7089"/>
        <w:gridCol w:w="6905"/>
        <w:tblGridChange w:id="250">
          <w:tblGrid>
            <w:gridCol w:w="529"/>
            <w:gridCol w:w="6452"/>
            <w:gridCol w:w="108"/>
            <w:gridCol w:w="1197"/>
            <w:gridCol w:w="5708"/>
          </w:tblGrid>
        </w:tblGridChange>
      </w:tblGrid>
      <w:tr w:rsidR="00AD4A8F" w:rsidRPr="00AD4A8F" w14:paraId="5908CBAE" w14:textId="77777777" w:rsidTr="0061350B">
        <w:trPr>
          <w:trHeight w:val="2835"/>
          <w:trPrChange w:id="251" w:author="Pribil-Kövesdy Döníz" w:date="2026-09-22T12:22:00Z" w16du:dateUtc="2026-09-22T16:22:00Z">
            <w:trPr>
              <w:gridBefore w:val="1"/>
              <w:gridAfter w:val="1"/>
              <w:trHeight w:val="193"/>
            </w:trPr>
          </w:trPrChange>
        </w:trPr>
        <w:tc>
          <w:tcPr>
            <w:tcW w:w="14142" w:type="dxa"/>
            <w:tcPrChange w:id="252" w:author="Pribil-Kövesdy Döníz" w:date="2026-09-22T12:22:00Z" w16du:dateUtc="2026-09-22T16:22:00Z">
              <w:tcPr>
                <w:tcW w:w="64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3F3F3"/>
              </w:tcPr>
            </w:tcPrChange>
          </w:tcPr>
          <w:p w14:paraId="2690F913" w14:textId="77777777" w:rsidR="00AD4A8F" w:rsidRDefault="00AD4A8F" w:rsidP="0061350B">
            <w:pPr>
              <w:rPr>
                <w:rPrChange w:id="253" w:author="Pribil-Kövesdy Döníz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254" w:author="Pribil-Kövesdy Döníz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del w:id="255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 colaboración con otras entidades</w:delText>
              </w:r>
            </w:del>
          </w:p>
        </w:tc>
        <w:tc>
          <w:tcPr>
            <w:tcW w:w="14142" w:type="dxa"/>
            <w:tcPrChange w:id="256" w:author="Pribil-Kövesdy Döníz" w:date="2026-09-22T12:22:00Z" w16du:dateUtc="2026-09-22T16:22:00Z">
              <w:tcPr>
                <w:tcW w:w="130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2B01B0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rFonts w:ascii="Arial" w:hAnsi="Arial" w:cs="Arial"/>
                <w:sz w:val="17"/>
                <w:szCs w:val="17"/>
                <w:lang w:val="es-ES_tradnl"/>
              </w:rPr>
            </w:pPr>
            <w:del w:id="257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19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</w:tbl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12132E17" w14:textId="77777777">
        <w:trPr>
          <w:trHeight w:val="387"/>
          <w:del w:id="258" w:author="Pribil-Kövesdy Döníz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B5A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59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60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centros educativos con los que se han realizado actividades 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2FD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61" w:author="Pribil-Kövesdy Döníz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05B9794A" w14:textId="77777777">
        <w:trPr>
          <w:trHeight w:val="385"/>
          <w:del w:id="262" w:author="Pribil-Kövesdy Döníz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D9D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63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64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entidades externas al centro con las que se han realizado actividades</w:delText>
              </w:r>
            </w:del>
          </w:p>
          <w:p w14:paraId="013FAF8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65" w:author="Pribil-Kövesdy Döníz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66" w:author="Pribil-Kövesdy Döníz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3D1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67" w:author="Pribil-Kövesdy Döníz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11F8C0EC" w14:textId="77777777" w:rsidR="00391C9E" w:rsidRDefault="00646D28" w:rsidP="00391C9E">
      <w:pPr>
        <w:spacing w:before="120"/>
        <w:rPr>
          <w:ins w:id="268" w:author="Pribil-Kövesdy Döníz" w:date="2026-09-22T12:22:00Z" w16du:dateUtc="2026-09-22T16:22:00Z"/>
          <w:sz w:val="28"/>
          <w:szCs w:val="28"/>
          <w:highlight w:val="lightGray"/>
        </w:rPr>
      </w:pPr>
      <w:ins w:id="269" w:author="Pribil-Kövesdy Döníz" w:date="2026-09-22T12:22:00Z" w16du:dateUtc="2026-09-22T16:2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0F0DD4E3" w14:textId="77777777" w:rsidR="00391C9E" w:rsidRDefault="00391C9E" w:rsidP="00391C9E">
      <w:pPr>
        <w:spacing w:before="120"/>
        <w:rPr>
          <w:ins w:id="270" w:author="Pribil-Kövesdy Döníz" w:date="2026-09-22T12:22:00Z" w16du:dateUtc="2026-09-22T16:22:00Z"/>
        </w:rPr>
      </w:pPr>
      <w:ins w:id="271" w:author="Pribil-Kövesdy Döníz" w:date="2026-09-22T12:22:00Z" w16du:dateUtc="2026-09-22T16:2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p w14:paraId="376ECF2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del w:id="272" w:author="Pribil-Kövesdy Döníz" w:date="2026-09-22T12:22:00Z" w16du:dateUtc="2026-09-22T16:22:00Z"/>
          <w:rFonts w:ascii="Arial" w:hAnsi="Arial" w:cs="Arial"/>
          <w:sz w:val="15"/>
          <w:szCs w:val="15"/>
          <w:lang w:val="es-ES_tradnl"/>
        </w:rPr>
      </w:pPr>
    </w:p>
    <w:p w14:paraId="310CFBE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del w:id="273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74" w:author="Pribil-Kövesdy Döníz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3.- Descripción de las actividades o trabajos por proyectos realizados tanto en los grupos específicos como en los grupos-clase, con indicación de las metodologías utilizadas.</w:delText>
        </w:r>
      </w:del>
    </w:p>
    <w:p w14:paraId="5A27ADC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275" w:author="Pribil-Kövesdy Döníz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p w14:paraId="3F423FE6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76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77" w:author="Pribil-Kövesdy Döníz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4.- Valoración del desarrollo del proyecto, propuestas de mejora y propuestas de transferencia de las actividades y metodologías a los grupos-clase del centro.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  </w:delText>
        </w:r>
      </w:del>
    </w:p>
    <w:p w14:paraId="6B9A3285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78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1590FB99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79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80" w:author="Pribil-Kövesdy Döníz" w:date="2026-09-22T12:22:00Z" w16du:dateUtc="2026-09-22T16:22:00Z">
        <w:r w:rsidRPr="00AD4A8F">
          <w:rPr>
            <w:rFonts w:ascii="Arial" w:hAnsi="Arial" w:cs="Arial"/>
            <w:color w:val="FF0000"/>
            <w:sz w:val="17"/>
            <w:szCs w:val="17"/>
            <w:lang w:val="es-ES_tradnl"/>
          </w:rPr>
          <w:delText>TENER EN CUENTA LAS CIRCUNSTANCIAS RELATIVAS AL CESE DE LA ACTIVIDAD PRESENCIAL CON EL ALUMNADO POR EL COVID19.</w:delText>
        </w:r>
      </w:del>
    </w:p>
    <w:p w14:paraId="7610E9FB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281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82" w:author="Pribil-Kövesdy Döníz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En a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 2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020 </w:delText>
        </w:r>
      </w:del>
    </w:p>
    <w:p w14:paraId="01ED346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283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84" w:author="Pribil-Kövesdy Döníz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EL DIRECTOR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/A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DEL CENTRO</w:delText>
        </w:r>
      </w:del>
    </w:p>
    <w:p w14:paraId="03FF19D3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del w:id="285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86" w:author="Pribil-Kövesdy Döníz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(Sello)</w:delText>
        </w:r>
      </w:del>
    </w:p>
    <w:p w14:paraId="6C8E6A0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287" w:author="Pribil-Kövesdy Döníz" w:date="2026-09-22T12:22:00Z" w16du:dateUtc="2026-09-22T16:22:00Z"/>
          <w:rFonts w:ascii="Arial" w:hAnsi="Arial" w:cs="Arial"/>
          <w:sz w:val="18"/>
          <w:szCs w:val="18"/>
          <w:lang w:val="es-ES_tradnl"/>
        </w:rPr>
      </w:pPr>
    </w:p>
    <w:p w14:paraId="2E87609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88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89" w:author="Pribil-Kövesdy Döníz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Fdo.</w:delText>
        </w:r>
      </w:del>
    </w:p>
    <w:p w14:paraId="1A924ED0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90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9E64AFD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91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12D7CC6A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92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BC9C5C3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del w:id="293" w:author="Pribil-Kövesdy Döníz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06B4C015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94" w:author="Pribil-Kövesdy Döníz" w:date="2026-09-22T12:22:00Z" w16du:dateUtc="2026-09-22T16:22:00Z"/>
          <w:b/>
          <w:bCs/>
          <w:w w:val="105"/>
          <w:sz w:val="28"/>
          <w:szCs w:val="28"/>
        </w:rPr>
      </w:pPr>
      <w:del w:id="295" w:author="Pribil-Kövesdy Döníz" w:date="2026-09-22T12:22:00Z" w16du:dateUtc="2026-09-22T16:22:00Z">
        <w:r>
          <w:rPr>
            <w:b/>
            <w:bCs/>
            <w:w w:val="105"/>
            <w:sz w:val="28"/>
            <w:szCs w:val="28"/>
          </w:rPr>
          <w:delText>Anexo VI</w:delText>
        </w:r>
      </w:del>
    </w:p>
    <w:p w14:paraId="5F398ADE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96" w:author="Pribil-Kövesdy Döníz" w:date="2026-09-22T12:22:00Z" w16du:dateUtc="2026-09-22T16:22:00Z"/>
          <w:b/>
          <w:bCs/>
          <w:w w:val="105"/>
          <w:sz w:val="28"/>
          <w:szCs w:val="28"/>
        </w:rPr>
      </w:pPr>
      <w:del w:id="297" w:author="Pribil-Kövesdy Döníz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 xml:space="preserve">Solicitud de reconocimiento </w:delText>
        </w:r>
      </w:del>
    </w:p>
    <w:p w14:paraId="3D914B0E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98" w:author="Pribil-Kövesdy Döníz" w:date="2026-09-22T12:22:00Z" w16du:dateUtc="2026-09-22T16:22:00Z"/>
          <w:b/>
          <w:bCs/>
          <w:w w:val="105"/>
          <w:sz w:val="28"/>
          <w:szCs w:val="28"/>
        </w:rPr>
      </w:pPr>
      <w:del w:id="299" w:author="Pribil-Kövesdy Döníz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>Progra</w:delText>
        </w:r>
        <w:r>
          <w:rPr>
            <w:b/>
            <w:bCs/>
            <w:w w:val="105"/>
            <w:sz w:val="28"/>
            <w:szCs w:val="28"/>
          </w:rPr>
          <w:delText xml:space="preserve">ma </w:delText>
        </w:r>
        <w:r w:rsidRPr="00283520">
          <w:rPr>
            <w:b/>
            <w:bCs/>
            <w:w w:val="105"/>
            <w:sz w:val="28"/>
            <w:szCs w:val="28"/>
          </w:rPr>
          <w:delText>“Desarrollo de capacidades”</w:delText>
        </w:r>
      </w:del>
    </w:p>
    <w:p w14:paraId="09F91ADA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del w:id="300" w:author="Pribil-Kövesdy Döníz" w:date="2026-09-22T12:22:00Z" w16du:dateUtc="2026-09-22T16:22:00Z"/>
          <w:b/>
          <w:bCs/>
          <w:w w:val="105"/>
          <w:sz w:val="28"/>
          <w:szCs w:val="28"/>
        </w:rPr>
      </w:pPr>
      <w:del w:id="301" w:author="Pribil-Kövesdy Döníz" w:date="2026-09-22T12:22:00Z" w16du:dateUtc="2026-09-22T16:22:00Z">
        <w:r>
          <w:rPr>
            <w:b/>
            <w:bCs/>
            <w:w w:val="105"/>
            <w:sz w:val="28"/>
            <w:szCs w:val="28"/>
          </w:rPr>
          <w:delText>CURSO 2019/ 2020</w:delText>
        </w:r>
      </w:del>
    </w:p>
    <w:p w14:paraId="3487CA9A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del w:id="302" w:author="Pribil-Kövesdy Döníz" w:date="2026-09-22T12:22:00Z" w16du:dateUtc="2026-09-22T16:22:00Z"/>
          <w:b/>
          <w:bCs/>
          <w:w w:val="105"/>
          <w:sz w:val="28"/>
          <w:szCs w:val="28"/>
        </w:rPr>
      </w:pPr>
    </w:p>
    <w:p w14:paraId="587452A1" w14:textId="77777777" w:rsidR="00283520" w:rsidRDefault="00283520" w:rsidP="00283520">
      <w:pPr>
        <w:pStyle w:val="BodyText"/>
        <w:kinsoku w:val="0"/>
        <w:overflowPunct w:val="0"/>
        <w:spacing w:before="125"/>
        <w:jc w:val="both"/>
        <w:rPr>
          <w:del w:id="303" w:author="Pribil-Kövesdy Döníz" w:date="2026-09-22T12:22:00Z" w16du:dateUtc="2026-09-22T16:22:00Z"/>
          <w:w w:val="105"/>
        </w:rPr>
      </w:pPr>
      <w:del w:id="304" w:author="Pribil-Kövesdy Döníz" w:date="2026-09-22T12:22:00Z" w16du:dateUtc="2026-09-22T16:22:00Z">
        <w:r>
          <w:rPr>
            <w:w w:val="105"/>
          </w:rPr>
          <w:delText>D./Dª.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……………………………………………………………………………………………</w:delText>
        </w:r>
      </w:del>
    </w:p>
    <w:p w14:paraId="0192DEC8" w14:textId="77777777" w:rsidR="00283520" w:rsidRDefault="00283520" w:rsidP="00283520">
      <w:pPr>
        <w:pStyle w:val="BodyText"/>
        <w:kinsoku w:val="0"/>
        <w:overflowPunct w:val="0"/>
        <w:spacing w:before="59"/>
        <w:jc w:val="both"/>
        <w:rPr>
          <w:del w:id="305" w:author="Pribil-Kövesdy Döníz" w:date="2026-09-22T12:22:00Z" w16du:dateUtc="2026-09-22T16:22:00Z"/>
          <w:w w:val="105"/>
        </w:rPr>
      </w:pPr>
      <w:del w:id="306" w:author="Pribil-Kövesdy Döníz" w:date="2026-09-22T12:22:00Z" w16du:dateUtc="2026-09-22T16:22:00Z">
        <w:r>
          <w:rPr>
            <w:w w:val="105"/>
          </w:rPr>
          <w:delText>Director/a del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…….……………………………………………………………………………….</w:delText>
        </w:r>
      </w:del>
    </w:p>
    <w:p w14:paraId="7A794E88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307" w:author="Pribil-Kövesdy Döníz" w:date="2026-09-22T12:22:00Z" w16du:dateUtc="2026-09-22T16:22:00Z"/>
          <w:b/>
          <w:bCs/>
          <w:w w:val="105"/>
        </w:rPr>
      </w:pPr>
    </w:p>
    <w:p w14:paraId="1AC6BA3C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jc w:val="both"/>
        <w:rPr>
          <w:del w:id="308" w:author="Pribil-Kövesdy Döníz" w:date="2026-09-22T12:22:00Z" w16du:dateUtc="2026-09-22T16:22:00Z"/>
          <w:i/>
          <w:iCs/>
          <w:w w:val="105"/>
        </w:rPr>
      </w:pPr>
      <w:del w:id="309" w:author="Pribil-Kövesdy Döníz" w:date="2026-09-22T12:22:00Z" w16du:dateUtc="2026-09-22T16:22:00Z">
        <w:r>
          <w:rPr>
            <w:b/>
            <w:bCs/>
            <w:w w:val="105"/>
          </w:rPr>
          <w:delText xml:space="preserve">COMUNICA </w:delText>
        </w:r>
        <w:r>
          <w:rPr>
            <w:w w:val="105"/>
          </w:rPr>
          <w:delText xml:space="preserve">que el profesorado que a continuación se relaciona ha participado activamente durante el curso 2019/2020 en el desarrollo del </w:delText>
        </w:r>
        <w:r>
          <w:rPr>
            <w:i/>
            <w:iCs/>
            <w:w w:val="105"/>
          </w:rPr>
          <w:delText xml:space="preserve">Proyecto de Desarrollo de Capacidades: </w:delText>
        </w:r>
      </w:del>
    </w:p>
    <w:p w14:paraId="54E3545B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310" w:author="Pribil-Kövesdy Döníz" w:date="2026-09-22T12:22:00Z" w16du:dateUtc="2026-09-22T16:22:00Z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311" w:author="Pribil-Kövesdy Döníz" w:date="2026-09-22T12:22:00Z" w16du:dateUtc="2026-09-22T16:22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41"/>
        <w:gridCol w:w="3639"/>
        <w:gridCol w:w="2993"/>
        <w:gridCol w:w="4021"/>
        <w:tblGridChange w:id="312">
          <w:tblGrid>
            <w:gridCol w:w="1413"/>
            <w:gridCol w:w="1928"/>
            <w:gridCol w:w="198"/>
            <w:gridCol w:w="1985"/>
            <w:gridCol w:w="1456"/>
            <w:gridCol w:w="1946"/>
            <w:gridCol w:w="1047"/>
            <w:gridCol w:w="4021"/>
          </w:tblGrid>
        </w:tblGridChange>
      </w:tblGrid>
      <w:tr w:rsidR="00283520" w14:paraId="53D03B7A" w14:textId="77777777" w:rsidTr="003C2C83">
        <w:trPr>
          <w:trHeight w:val="1701"/>
          <w:trPrChange w:id="313" w:author="Pribil-Kövesdy Döníz" w:date="2026-09-22T12:22:00Z" w16du:dateUtc="2026-09-22T16:22:00Z">
            <w:trPr>
              <w:gridAfter w:val="2"/>
            </w:trPr>
          </w:trPrChange>
        </w:trPr>
        <w:tc>
          <w:tcPr>
            <w:tcW w:w="14142" w:type="dxa"/>
            <w:tcPrChange w:id="314" w:author="Pribil-Kövesdy Döníz" w:date="2026-09-22T12:22:00Z" w16du:dateUtc="2026-09-22T16:22:00Z">
              <w:tcPr>
                <w:tcW w:w="1413" w:type="dxa"/>
              </w:tcPr>
            </w:tcPrChange>
          </w:tcPr>
          <w:p w14:paraId="3028089E" w14:textId="77777777" w:rsidR="00283520" w:rsidRDefault="00283520" w:rsidP="0061350B">
            <w:pPr>
              <w:spacing w:before="120"/>
              <w:rPr>
                <w:rPrChange w:id="315" w:author="Pribil-Kövesdy Döníz" w:date="2026-09-22T12:22:00Z" w16du:dateUtc="2026-09-22T16:22:00Z">
                  <w:rPr>
                    <w:sz w:val="20"/>
                    <w:szCs w:val="20"/>
                  </w:rPr>
                </w:rPrChange>
              </w:rPr>
              <w:pPrChange w:id="316" w:author="Pribil-Kövesdy Döníz" w:date="2026-09-22T12:22:00Z" w16du:dateUtc="2026-09-22T16:22:00Z">
                <w:pPr>
                  <w:pStyle w:val="BodyText"/>
                  <w:kinsoku w:val="0"/>
                  <w:overflowPunct w:val="0"/>
                </w:pPr>
              </w:pPrChange>
            </w:pPr>
            <w:del w:id="317" w:author="Pribil-Kövesdy Döníz" w:date="2026-09-22T12:22:00Z" w16du:dateUtc="2026-09-22T16:22:00Z">
              <w:r w:rsidRPr="00283520">
                <w:rPr>
                  <w:sz w:val="20"/>
                  <w:szCs w:val="20"/>
                </w:rPr>
                <w:delText>NOMBRE</w:delText>
              </w:r>
            </w:del>
          </w:p>
        </w:tc>
        <w:tc>
          <w:tcPr>
            <w:tcW w:w="14142" w:type="dxa"/>
            <w:tcPrChange w:id="318" w:author="Pribil-Kövesdy Döníz" w:date="2026-09-22T12:22:00Z" w16du:dateUtc="2026-09-22T16:22:00Z">
              <w:tcPr>
                <w:tcW w:w="2126" w:type="dxa"/>
                <w:gridSpan w:val="2"/>
              </w:tcPr>
            </w:tcPrChange>
          </w:tcPr>
          <w:p w14:paraId="0ADF5BE9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del w:id="319" w:author="Pribil-Kövesdy Döníz" w:date="2026-09-22T12:22:00Z" w16du:dateUtc="2026-09-22T16:22:00Z">
              <w:r w:rsidRPr="00283520">
                <w:rPr>
                  <w:sz w:val="20"/>
                  <w:szCs w:val="20"/>
                </w:rPr>
                <w:delText>APELLIDOS</w:delText>
              </w:r>
            </w:del>
          </w:p>
        </w:tc>
        <w:tc>
          <w:tcPr>
            <w:tcW w:w="14142" w:type="dxa"/>
            <w:tcPrChange w:id="320" w:author="Pribil-Kövesdy Döníz" w:date="2026-09-22T12:22:00Z" w16du:dateUtc="2026-09-22T16:22:00Z">
              <w:tcPr>
                <w:tcW w:w="1985" w:type="dxa"/>
              </w:tcPr>
            </w:tcPrChange>
          </w:tcPr>
          <w:p w14:paraId="35D5AA33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del w:id="321" w:author="Pribil-Kövesdy Döníz" w:date="2026-09-22T12:22:00Z" w16du:dateUtc="2026-09-22T16:22:00Z">
              <w:r w:rsidRPr="00283520">
                <w:rPr>
                  <w:sz w:val="20"/>
                  <w:szCs w:val="20"/>
                </w:rPr>
                <w:delText>NIF</w:delText>
              </w:r>
            </w:del>
          </w:p>
        </w:tc>
        <w:tc>
          <w:tcPr>
            <w:tcW w:w="14142" w:type="dxa"/>
            <w:tcPrChange w:id="322" w:author="Pribil-Kövesdy Döníz" w:date="2026-09-22T12:22:00Z" w16du:dateUtc="2026-09-22T16:22:00Z">
              <w:tcPr>
                <w:tcW w:w="3402" w:type="dxa"/>
                <w:gridSpan w:val="2"/>
              </w:tcPr>
            </w:tcPrChange>
          </w:tcPr>
          <w:p w14:paraId="60EF34FA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sz w:val="20"/>
                <w:szCs w:val="20"/>
              </w:rPr>
            </w:pPr>
            <w:del w:id="323" w:author="Pribil-Kövesdy Döníz" w:date="2026-09-22T12:22:00Z" w16du:dateUtc="2026-09-22T16:22:00Z">
              <w:r w:rsidRPr="00283520">
                <w:rPr>
                  <w:sz w:val="20"/>
                  <w:szCs w:val="20"/>
                </w:rPr>
                <w:delText>COORDINADOR/ PARTICIPANTE</w:delText>
              </w:r>
            </w:del>
          </w:p>
        </w:tc>
      </w:tr>
      <w:tr w:rsidR="00283520" w14:paraId="4C0099F3" w14:textId="77777777" w:rsidTr="00283520">
        <w:trPr>
          <w:del w:id="324" w:author="Pribil-Kövesdy Döníz" w:date="2026-09-22T12:22:00Z" w16du:dateUtc="2026-09-22T16:22:00Z"/>
        </w:trPr>
        <w:tc>
          <w:tcPr>
            <w:tcW w:w="1413" w:type="dxa"/>
          </w:tcPr>
          <w:p w14:paraId="76869D4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25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54D4E9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26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1CDCD5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27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F4BDA3F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28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683ECA14" w14:textId="77777777" w:rsidTr="00283520">
        <w:trPr>
          <w:del w:id="329" w:author="Pribil-Kövesdy Döníz" w:date="2026-09-22T12:22:00Z" w16du:dateUtc="2026-09-22T16:22:00Z"/>
        </w:trPr>
        <w:tc>
          <w:tcPr>
            <w:tcW w:w="1413" w:type="dxa"/>
          </w:tcPr>
          <w:p w14:paraId="4E1ECAE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0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E59FE2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1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D77943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2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F7D62A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3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5FC06612" w14:textId="77777777" w:rsidTr="00283520">
        <w:trPr>
          <w:del w:id="334" w:author="Pribil-Kövesdy Döníz" w:date="2026-09-22T12:22:00Z" w16du:dateUtc="2026-09-22T16:22:00Z"/>
        </w:trPr>
        <w:tc>
          <w:tcPr>
            <w:tcW w:w="1413" w:type="dxa"/>
          </w:tcPr>
          <w:p w14:paraId="4BDB558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5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86DFED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6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ED5E77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7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F1E12B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38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6D6CD979" w14:textId="77777777" w:rsidTr="00283520">
        <w:trPr>
          <w:del w:id="339" w:author="Pribil-Kövesdy Döníz" w:date="2026-09-22T12:22:00Z" w16du:dateUtc="2026-09-22T16:22:00Z"/>
        </w:trPr>
        <w:tc>
          <w:tcPr>
            <w:tcW w:w="1413" w:type="dxa"/>
          </w:tcPr>
          <w:p w14:paraId="7318A2D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0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32C1E4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1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E931DC2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2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CE94E4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3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1FCB3CB0" w14:textId="77777777" w:rsidTr="00283520">
        <w:trPr>
          <w:del w:id="344" w:author="Pribil-Kövesdy Döníz" w:date="2026-09-22T12:22:00Z" w16du:dateUtc="2026-09-22T16:22:00Z"/>
        </w:trPr>
        <w:tc>
          <w:tcPr>
            <w:tcW w:w="1413" w:type="dxa"/>
          </w:tcPr>
          <w:p w14:paraId="03DFF57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5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1D7948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6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66A5D9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7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994E2B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8" w:author="Pribil-Kövesdy Döníz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601DB98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349" w:author="Pribil-Kövesdy Döníz" w:date="2026-09-22T12:22:00Z" w16du:dateUtc="2026-09-22T16:22:00Z"/>
          <w:sz w:val="28"/>
          <w:szCs w:val="28"/>
        </w:rPr>
      </w:pPr>
      <w:ins w:id="350" w:author="Pribil-Kövesdy Döníz" w:date="2026-09-22T12:22:00Z" w16du:dateUtc="2026-09-22T16:2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2E3DF1D" w14:textId="77777777" w:rsidR="00283520" w:rsidRDefault="003C2C83" w:rsidP="00283520">
      <w:pPr>
        <w:pStyle w:val="BodyText"/>
        <w:kinsoku w:val="0"/>
        <w:overflowPunct w:val="0"/>
        <w:spacing w:before="46"/>
        <w:jc w:val="both"/>
        <w:rPr>
          <w:del w:id="351" w:author="Pribil-Kövesdy Döníz" w:date="2026-09-22T12:22:00Z" w16du:dateUtc="2026-09-22T16:22:00Z"/>
          <w:b/>
          <w:bCs/>
          <w:w w:val="105"/>
        </w:rPr>
      </w:pPr>
      <w:ins w:id="352" w:author="Pribil-Kövesdy Döníz" w:date="2026-09-22T12:22:00Z" w16du:dateUtc="2026-09-22T16:2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0AF337B3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53" w:author="Pribil-Kövesdy Döníz" w:date="2026-09-22T12:22:00Z" w16du:dateUtc="2026-09-22T16:22:00Z"/>
          <w:b/>
          <w:bCs/>
          <w:w w:val="105"/>
        </w:rPr>
      </w:pPr>
    </w:p>
    <w:p w14:paraId="2FAC918A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jc w:val="both"/>
        <w:rPr>
          <w:del w:id="354" w:author="Pribil-Kövesdy Döníz" w:date="2026-09-22T12:22:00Z" w16du:dateUtc="2026-09-22T16:22:00Z"/>
        </w:rPr>
      </w:pPr>
      <w:del w:id="355" w:author="Pribil-Kövesdy Döníz" w:date="2026-09-22T12:22:00Z" w16du:dateUtc="2026-09-22T16:22:00Z">
        <w:r>
          <w:rPr>
            <w:b/>
            <w:bCs/>
            <w:w w:val="105"/>
          </w:rPr>
          <w:delText xml:space="preserve">SOLICITA </w:delText>
        </w:r>
        <w:r>
          <w:rPr>
            <w:w w:val="105"/>
          </w:rPr>
          <w:delText xml:space="preserve">su reconocimiento de acuerdo con la </w:delText>
        </w:r>
        <w:bookmarkStart w:id="356" w:name="DEPARTAMENTO_DE_EDUCACI”N,_CULTURA_Y_DEP"/>
        <w:bookmarkStart w:id="357" w:name="ORDEN_ECD/1400/2018,_28_de_agosto,_por_l"/>
        <w:bookmarkEnd w:id="356"/>
        <w:bookmarkEnd w:id="357"/>
        <w:r>
          <w:delTex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delText>
        </w:r>
      </w:del>
    </w:p>
    <w:p w14:paraId="0A5827DD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58" w:author="Pribil-Kövesdy Döníz" w:date="2026-09-22T12:22:00Z" w16du:dateUtc="2026-09-22T16:22:00Z"/>
          <w:w w:val="105"/>
        </w:rPr>
      </w:pPr>
    </w:p>
    <w:p w14:paraId="72FDFCC2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59" w:author="Pribil-Kövesdy Döníz" w:date="2026-09-22T12:22:00Z" w16du:dateUtc="2026-09-22T16:22:00Z"/>
          <w:w w:val="105"/>
        </w:rPr>
      </w:pPr>
    </w:p>
    <w:p w14:paraId="14D69684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del w:id="360" w:author="Pribil-Kövesdy Döníz" w:date="2026-09-22T12:22:00Z" w16du:dateUtc="2026-09-22T16:22:00Z"/>
          <w:w w:val="105"/>
        </w:rPr>
      </w:pPr>
      <w:del w:id="361" w:author="Pribil-Kövesdy Döníz" w:date="2026-09-22T12:22:00Z" w16du:dateUtc="2026-09-22T16:22:00Z">
        <w:r>
          <w:rPr>
            <w:w w:val="105"/>
          </w:rPr>
          <w:delText>Sello del centro ………a …de ………….de 2020</w:delText>
        </w:r>
      </w:del>
    </w:p>
    <w:p w14:paraId="0758F8FC" w14:textId="77777777" w:rsidR="00283520" w:rsidRDefault="00283520" w:rsidP="00283520">
      <w:pPr>
        <w:pStyle w:val="BodyText"/>
        <w:kinsoku w:val="0"/>
        <w:overflowPunct w:val="0"/>
        <w:rPr>
          <w:del w:id="362" w:author="Pribil-Kövesdy Döníz" w:date="2026-09-22T12:22:00Z" w16du:dateUtc="2026-09-22T16:22:00Z"/>
          <w:sz w:val="20"/>
          <w:szCs w:val="20"/>
        </w:rPr>
      </w:pPr>
    </w:p>
    <w:p w14:paraId="7B548368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  <w:rPr>
          <w:del w:id="363" w:author="Pribil-Kövesdy Döníz" w:date="2026-09-22T12:22:00Z" w16du:dateUtc="2026-09-22T16:22:00Z"/>
        </w:rPr>
      </w:pPr>
      <w:del w:id="364" w:author="Pribil-Kövesdy Döníz" w:date="2026-09-22T12:22:00Z" w16du:dateUtc="2026-09-22T16:22:00Z">
        <w:r>
          <w:delText>El coordinador/a  del proyecto</w:delText>
        </w:r>
      </w:del>
    </w:p>
    <w:p w14:paraId="74421EE5" w14:textId="77777777" w:rsidR="00283520" w:rsidRDefault="00283520" w:rsidP="00283520">
      <w:pPr>
        <w:pStyle w:val="BodyText"/>
        <w:kinsoku w:val="0"/>
        <w:overflowPunct w:val="0"/>
        <w:spacing w:before="1"/>
        <w:ind w:left="199"/>
        <w:rPr>
          <w:del w:id="365" w:author="Pribil-Kövesdy Döníz" w:date="2026-09-22T12:22:00Z" w16du:dateUtc="2026-09-22T16:22:00Z"/>
        </w:rPr>
      </w:pPr>
    </w:p>
    <w:p w14:paraId="27A8299C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66" w:author="Pribil-Kövesdy Döníz" w:date="2026-09-22T12:22:00Z" w16du:dateUtc="2026-09-22T16:22:00Z"/>
        </w:rPr>
      </w:pPr>
      <w:del w:id="367" w:author="Pribil-Kövesdy Döníz" w:date="2026-09-22T12:22:00Z" w16du:dateUtc="2026-09-22T16:22:00Z">
        <w:r>
          <w:delText xml:space="preserve"> </w:delText>
        </w:r>
      </w:del>
    </w:p>
    <w:p w14:paraId="7951073B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68" w:author="Pribil-Kövesdy Döníz" w:date="2026-09-22T12:22:00Z" w16du:dateUtc="2026-09-22T16:22:00Z"/>
        </w:rPr>
      </w:pPr>
      <w:del w:id="369" w:author="Pribil-Kövesdy Döníz" w:date="2026-09-22T12:22:00Z" w16du:dateUtc="2026-09-22T16:22:00Z">
        <w:r>
          <w:delText xml:space="preserve">V.ºB.º </w:delText>
        </w:r>
      </w:del>
    </w:p>
    <w:p w14:paraId="348F602A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70" w:author="Pribil-Kövesdy Döníz" w:date="2026-09-22T12:22:00Z" w16du:dateUtc="2026-09-22T16:22:00Z"/>
        </w:rPr>
      </w:pPr>
      <w:del w:id="371" w:author="Pribil-Kövesdy Döníz" w:date="2026-09-22T12:22:00Z" w16du:dateUtc="2026-09-22T16:22:00Z">
        <w:r>
          <w:delText>Director/a del centro</w:delText>
        </w:r>
      </w:del>
    </w:p>
    <w:p w14:paraId="7B68FD27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del w:id="372" w:author="Pribil-Kövesdy Döníz" w:date="2026-09-22T12:22:00Z" w16du:dateUtc="2026-09-22T16:22:00Z"/>
          <w:w w:val="105"/>
        </w:rPr>
      </w:pPr>
      <w:del w:id="373" w:author="Pribil-Kövesdy Döníz" w:date="2026-09-22T12:22:00Z" w16du:dateUtc="2026-09-22T16:22:00Z">
        <w:r>
          <w:rPr>
            <w:w w:val="105"/>
          </w:rPr>
          <w:delText xml:space="preserve">    Fdo.: </w:delText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  <w:delText>Fdo.:</w:delText>
        </w:r>
      </w:del>
    </w:p>
    <w:p w14:paraId="05C4AF77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74" w:author="Pribil-Kövesdy Döníz" w:date="2026-09-22T12:22:00Z" w16du:dateUtc="2026-09-22T16:22:00Z"/>
          <w:w w:val="105"/>
        </w:rPr>
      </w:pPr>
    </w:p>
    <w:p w14:paraId="658C2A17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75" w:author="Pribil-Kövesdy Döníz" w:date="2026-09-22T12:22:00Z" w16du:dateUtc="2026-09-22T16:22:00Z"/>
          <w:w w:val="105"/>
        </w:rPr>
      </w:pPr>
    </w:p>
    <w:p w14:paraId="4D37A798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76" w:author="Pribil-Kövesdy Döníz" w:date="2026-09-22T12:22:00Z" w16du:dateUtc="2026-09-22T16:22:00Z"/>
          <w:w w:val="105"/>
        </w:rPr>
      </w:pPr>
    </w:p>
    <w:p w14:paraId="6B2559FE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77" w:author="Pribil-Kövesdy Döníz" w:date="2026-09-22T12:22:00Z" w16du:dateUtc="2026-09-22T16:22:00Z"/>
          <w:w w:val="105"/>
        </w:rPr>
      </w:pPr>
    </w:p>
    <w:p w14:paraId="12FA5512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78" w:author="Pribil-Kövesdy Döníz" w:date="2026-09-22T12:22:00Z" w16du:dateUtc="2026-09-22T16:22:00Z"/>
          <w:w w:val="105"/>
        </w:rPr>
      </w:pPr>
    </w:p>
    <w:p w14:paraId="289E4751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79" w:author="Pribil-Kövesdy Döníz" w:date="2026-09-22T12:22:00Z" w16du:dateUtc="2026-09-22T16:22:00Z"/>
          <w:w w:val="105"/>
        </w:rPr>
      </w:pPr>
    </w:p>
    <w:p w14:paraId="5B22B59B" w14:textId="77777777" w:rsidR="00283520" w:rsidRDefault="00283520" w:rsidP="00283520">
      <w:pPr>
        <w:rPr>
          <w:del w:id="380" w:author="Pribil-Kövesdy Döníz" w:date="2026-09-22T12:22:00Z" w16du:dateUtc="2026-09-22T16:22:00Z"/>
          <w:lang w:val="es-ES_tradnl"/>
        </w:rPr>
      </w:pPr>
    </w:p>
    <w:p w14:paraId="5D9DEA93" w14:textId="77777777" w:rsidR="00283520" w:rsidRDefault="00283520" w:rsidP="00283520">
      <w:pPr>
        <w:rPr>
          <w:del w:id="381" w:author="Pribil-Kövesdy Döníz" w:date="2026-09-22T12:22:00Z" w16du:dateUtc="2026-09-22T16:22:00Z"/>
          <w:lang w:val="es-ES_tradnl"/>
        </w:rPr>
      </w:pPr>
    </w:p>
    <w:p w14:paraId="0E3CFF7E" w14:textId="77777777" w:rsidR="00283520" w:rsidRDefault="00283520" w:rsidP="00283520">
      <w:pPr>
        <w:rPr>
          <w:del w:id="382" w:author="Pribil-Kövesdy Döníz" w:date="2026-09-22T12:22:00Z" w16du:dateUtc="2026-09-22T16:22:00Z"/>
          <w:lang w:val="es-ES_tradnl"/>
        </w:rPr>
      </w:pPr>
    </w:p>
    <w:p w14:paraId="55224270" w14:textId="77777777" w:rsidR="00283520" w:rsidRDefault="00283520" w:rsidP="00283520">
      <w:pPr>
        <w:rPr>
          <w:del w:id="383" w:author="Pribil-Kövesdy Döníz" w:date="2026-09-22T12:22:00Z" w16du:dateUtc="2026-09-22T16:22:00Z"/>
          <w:lang w:val="es-ES_tradnl"/>
        </w:rPr>
      </w:pPr>
    </w:p>
    <w:p w14:paraId="1E5BAF56" w14:textId="77777777" w:rsidR="00283520" w:rsidRDefault="00283520" w:rsidP="00283520">
      <w:pPr>
        <w:rPr>
          <w:del w:id="384" w:author="Pribil-Kövesdy Döníz" w:date="2026-09-22T12:22:00Z" w16du:dateUtc="2026-09-22T16:22:00Z"/>
          <w:lang w:val="es-ES_tradnl"/>
        </w:rPr>
      </w:pPr>
    </w:p>
    <w:p w14:paraId="3E623841" w14:textId="77777777" w:rsidR="00283520" w:rsidRDefault="00283520" w:rsidP="00283520">
      <w:pPr>
        <w:rPr>
          <w:del w:id="385" w:author="Pribil-Kövesdy Döníz" w:date="2026-09-22T12:22:00Z" w16du:dateUtc="2026-09-22T16:22:00Z"/>
          <w:lang w:val="es-ES_tradnl"/>
        </w:rPr>
      </w:pPr>
    </w:p>
    <w:p w14:paraId="5914F06D" w14:textId="77777777" w:rsidR="00283520" w:rsidRDefault="00283520" w:rsidP="00283520">
      <w:pPr>
        <w:rPr>
          <w:del w:id="386" w:author="Pribil-Kövesdy Döníz" w:date="2026-09-22T12:22:00Z" w16du:dateUtc="2026-09-22T16:22:00Z"/>
          <w:lang w:val="es-ES_tradnl"/>
        </w:rPr>
      </w:pPr>
    </w:p>
    <w:p w14:paraId="13586522" w14:textId="77777777" w:rsidR="00283520" w:rsidRDefault="00283520" w:rsidP="00283520">
      <w:pPr>
        <w:rPr>
          <w:del w:id="387" w:author="Pribil-Kövesdy Döníz" w:date="2026-09-22T12:22:00Z" w16du:dateUtc="2026-09-22T16:22:00Z"/>
          <w:lang w:val="es-ES_tradnl"/>
        </w:rPr>
      </w:pPr>
    </w:p>
    <w:p w14:paraId="412C9388" w14:textId="77777777" w:rsidR="00283520" w:rsidRDefault="00283520" w:rsidP="00283520">
      <w:pPr>
        <w:rPr>
          <w:del w:id="388" w:author="Pribil-Kövesdy Döníz" w:date="2026-09-22T12:22:00Z" w16du:dateUtc="2026-09-22T16:22:00Z"/>
          <w:lang w:val="es-ES_tradnl"/>
        </w:rPr>
      </w:pPr>
    </w:p>
    <w:p w14:paraId="66249B80" w14:textId="77777777" w:rsidR="00283520" w:rsidRDefault="00283520" w:rsidP="00283520">
      <w:pPr>
        <w:rPr>
          <w:del w:id="389" w:author="Pribil-Kövesdy Döníz" w:date="2026-09-22T12:22:00Z" w16du:dateUtc="2026-09-22T16:22:00Z"/>
          <w:lang w:val="es-ES_tradnl"/>
        </w:rPr>
      </w:pPr>
    </w:p>
    <w:p w14:paraId="256E6833" w14:textId="77777777" w:rsidR="00283520" w:rsidRDefault="00283520" w:rsidP="00283520">
      <w:pPr>
        <w:rPr>
          <w:del w:id="390" w:author="Pribil-Kövesdy Döníz" w:date="2026-09-22T12:22:00Z" w16du:dateUtc="2026-09-22T16:22:00Z"/>
          <w:lang w:val="es-ES_tradnl"/>
        </w:rPr>
      </w:pPr>
    </w:p>
    <w:p w14:paraId="17A0392F" w14:textId="77777777" w:rsidR="00283520" w:rsidRDefault="00283520" w:rsidP="00283520">
      <w:pPr>
        <w:rPr>
          <w:del w:id="391" w:author="Pribil-Kövesdy Döníz" w:date="2026-09-22T12:22:00Z" w16du:dateUtc="2026-09-22T16:22:00Z"/>
          <w:lang w:val="es-ES_tradnl"/>
        </w:rPr>
      </w:pPr>
    </w:p>
    <w:p w14:paraId="78BE6C94" w14:textId="77777777" w:rsidR="00283520" w:rsidRPr="00283520" w:rsidRDefault="00283520" w:rsidP="00283520">
      <w:pPr>
        <w:rPr>
          <w:del w:id="392" w:author="Pribil-Kövesdy Döníz" w:date="2026-09-22T12:22:00Z" w16du:dateUtc="2026-09-22T16:22:00Z"/>
          <w:lang w:val="es-ES_tradnl"/>
        </w:rPr>
      </w:pPr>
    </w:p>
    <w:p w14:paraId="3C5865EC" w14:textId="77777777" w:rsidR="00283520" w:rsidRPr="003C2C83" w:rsidRDefault="00283520" w:rsidP="003C2C83">
      <w:pPr>
        <w:tabs>
          <w:tab w:val="left" w:pos="11340"/>
        </w:tabs>
        <w:rPr>
          <w:sz w:val="28"/>
          <w:rPrChange w:id="393" w:author="Pribil-Kövesdy Döníz" w:date="2026-09-22T12:22:00Z" w16du:dateUtc="2026-09-22T16:22:00Z">
            <w:rPr>
              <w:w w:val="105"/>
            </w:rPr>
          </w:rPrChange>
        </w:rPr>
        <w:pPrChange w:id="394" w:author="Pribil-Kövesdy Döníz" w:date="2026-09-22T12:22:00Z" w16du:dateUtc="2026-09-22T16:22:00Z">
          <w:pPr>
            <w:pStyle w:val="Heading2"/>
            <w:kinsoku w:val="0"/>
            <w:overflowPunct w:val="0"/>
            <w:spacing w:before="68"/>
          </w:pPr>
        </w:pPrChange>
      </w:pPr>
      <w:del w:id="395" w:author="Pribil-Kövesdy Döníz" w:date="2026-09-22T12:22:00Z" w16du:dateUtc="2026-09-22T16:22:00Z">
        <w:r>
          <w:rPr>
            <w:w w:val="105"/>
          </w:rPr>
          <w:delText>DIRECCIÓN GENERAL DE PLANIFICACIÓN Y EQUIDAD</w:delText>
        </w:r>
      </w:del>
    </w:p>
    <w:sectPr w:rsidR="00283520" w:rsidRPr="003C2C83" w:rsidSect="00AD06DF">
      <w:headerReference w:type="default" r:id="rId7"/>
      <w:footerReference w:type="default" r:id="rId8"/>
      <w:type w:val="nextPage"/>
      <w:pgSz w:w="16838" w:h="11906" w:orient="landscape"/>
      <w:pgMar w:top="1417" w:right="1417" w:bottom="1417" w:left="1417" w:header="708" w:footer="708" w:gutter="0"/>
      <w:cols w:space="708"/>
      <w:docGrid w:linePitch="360"/>
      <w:sectPrChange w:id="400" w:author="Pribil-Kövesdy Döníz" w:date="2026-09-22T12:22:00Z" w16du:dateUtc="2026-09-22T16:22:00Z">
        <w:sectPr w:rsidR="00283520" w:rsidRPr="003C2C83" w:rsidSect="00AD06DF">
          <w:type w:val="continuous"/>
          <w:pgSz w:w="11900" w:h="16820" w:orient="portrait"/>
          <w:pgMar w:top="1733" w:right="1100" w:bottom="887" w:left="1300" w:header="278" w:footer="720" w:gutter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2C5329" w14:textId="77777777" w:rsidR="000638C9" w:rsidRDefault="000638C9" w:rsidP="0061350B">
      <w:pPr>
        <w:pPrChange w:id="6" w:author="Pribil-Kövesdy Döníz" w:date="2026-09-22T12:22:00Z" w16du:dateUtc="2026-09-22T16:22:00Z">
          <w:pPr/>
        </w:pPrChange>
      </w:pPr>
      <w:r>
        <w:separator/>
      </w:r>
    </w:p>
  </w:endnote>
  <w:endnote w:type="continuationSeparator" w:id="0">
    <w:p w14:paraId="38A0A5EB" w14:textId="77777777" w:rsidR="000638C9" w:rsidRDefault="000638C9" w:rsidP="0061350B">
      <w:pPr>
        <w:pPrChange w:id="7" w:author="Pribil-Kövesdy Döníz" w:date="2026-09-22T12:22:00Z" w16du:dateUtc="2026-09-22T16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59344D" w14:textId="77777777" w:rsidR="00B6346D" w:rsidRDefault="00B63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C1CA10" w14:textId="77777777" w:rsidR="000638C9" w:rsidRDefault="000638C9" w:rsidP="0061350B">
      <w:pPr>
        <w:pPrChange w:id="4" w:author="Pribil-Kövesdy Döníz" w:date="2026-09-22T12:22:00Z" w16du:dateUtc="2026-09-22T16:22:00Z">
          <w:pPr/>
        </w:pPrChange>
      </w:pPr>
      <w:r>
        <w:separator/>
      </w:r>
    </w:p>
  </w:footnote>
  <w:footnote w:type="continuationSeparator" w:id="0">
    <w:p w14:paraId="2C31596C" w14:textId="77777777" w:rsidR="000638C9" w:rsidRDefault="000638C9" w:rsidP="0061350B">
      <w:pPr>
        <w:pPrChange w:id="5" w:author="Pribil-Kövesdy Döníz" w:date="2026-09-22T12:22:00Z" w16du:dateUtc="2026-09-22T16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42FB4" w14:textId="77777777" w:rsidR="00AD4A8F" w:rsidRPr="0061350B" w:rsidRDefault="0061350B" w:rsidP="0061350B">
    <w:pPr>
      <w:jc w:val="right"/>
      <w:rPr>
        <w:b/>
        <w:color w:val="0000FF"/>
        <w:sz w:val="16"/>
        <w:rPrChange w:id="396" w:author="Pribil-Kövesdy Döníz" w:date="2026-09-22T12:22:00Z" w16du:dateUtc="2026-09-22T16:22:00Z">
          <w:rPr/>
        </w:rPrChange>
      </w:rPr>
      <w:pPrChange w:id="397" w:author="Pribil-Kövesdy Döníz" w:date="2026-09-22T12:22:00Z" w16du:dateUtc="2026-09-22T16:22:00Z">
        <w:pPr>
          <w:pStyle w:val="Header"/>
        </w:pPr>
      </w:pPrChange>
    </w:pPr>
    <w:ins w:id="398" w:author="Pribil-Kövesdy Döníz" w:date="2026-09-22T12:22:00Z" w16du:dateUtc="2026-09-22T16:2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399" w:author="Pribil-Kövesdy Döníz" w:date="2026-09-22T12:22:00Z" w16du:dateUtc="2026-09-22T16:22:00Z">
      <w:r w:rsidR="00AD4A8F" w:rsidRPr="00AD4A8F">
        <w:rPr>
          <w:rFonts w:ascii="Arial" w:hAnsi="Arial" w:cs="Arial"/>
          <w:noProof/>
          <w:sz w:val="20"/>
          <w:szCs w:val="20"/>
          <w:lang w:val="es-ES_tradnl"/>
        </w:rPr>
        <w:drawing>
          <wp:inline distT="0" distB="0" distL="0" distR="0" wp14:anchorId="684F6DD8" wp14:editId="4A35F160">
            <wp:extent cx="1163955" cy="612775"/>
            <wp:effectExtent l="0" t="0" r="4445" b="0"/>
            <wp:docPr id="1" name="Imagen 1" descr="Imagen que contiene cuchill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311356">
    <w:abstractNumId w:val="1"/>
  </w:num>
  <w:num w:numId="2" w16cid:durableId="361900554">
    <w:abstractNumId w:val="2"/>
  </w:num>
  <w:num w:numId="3" w16cid:durableId="11921842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638C9"/>
    <w:rsid w:val="00071F0E"/>
    <w:rsid w:val="001C1179"/>
    <w:rsid w:val="00283520"/>
    <w:rsid w:val="002A4D3F"/>
    <w:rsid w:val="002E38FF"/>
    <w:rsid w:val="00391C9E"/>
    <w:rsid w:val="003C2C83"/>
    <w:rsid w:val="00440F44"/>
    <w:rsid w:val="004B3A33"/>
    <w:rsid w:val="004C5404"/>
    <w:rsid w:val="00594C68"/>
    <w:rsid w:val="005E7FFD"/>
    <w:rsid w:val="005F6E47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AD4A8F"/>
    <w:rsid w:val="00B10023"/>
    <w:rsid w:val="00B11870"/>
    <w:rsid w:val="00B46076"/>
    <w:rsid w:val="00B6346D"/>
    <w:rsid w:val="00BC7F1E"/>
    <w:rsid w:val="00C922AA"/>
    <w:rsid w:val="00CD2186"/>
    <w:rsid w:val="00D12036"/>
    <w:rsid w:val="00D672F6"/>
    <w:rsid w:val="00E84FFC"/>
    <w:rsid w:val="00EE0075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5125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E"/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0" w:author="Pribil-Kövesdy Döníz" w:date="2026-09-22T12:22:00Z">
        <w:pPr>
          <w:tabs>
            <w:tab w:val="center" w:pos="4252"/>
            <w:tab w:val="right" w:pos="8504"/>
          </w:tabs>
        </w:pPr>
      </w:pPrChange>
    </w:pPr>
    <w:rPr>
      <w:sz w:val="22"/>
      <w:szCs w:val="22"/>
      <w:lang w:val="hu-HU"/>
      <w:rPrChange w:id="0" w:author="Pribil-Kövesdy Döníz" w:date="2026-09-22T12:22:00Z">
        <w:rPr>
          <w:rFonts w:asciiTheme="minorHAnsi" w:eastAsiaTheme="minorHAnsi" w:hAnsiTheme="minorHAnsi" w:cstheme="minorBidi"/>
          <w:sz w:val="24"/>
          <w:szCs w:val="24"/>
          <w:lang w:val="es-E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D4A8F"/>
    <w:rPr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1" w:author="Pribil-Kövesdy Döníz" w:date="2026-09-22T12:22:00Z">
        <w:pPr>
          <w:tabs>
            <w:tab w:val="center" w:pos="4252"/>
            <w:tab w:val="right" w:pos="8504"/>
          </w:tabs>
        </w:pPr>
      </w:pPrChange>
    </w:pPr>
    <w:rPr>
      <w:sz w:val="22"/>
      <w:szCs w:val="22"/>
      <w:lang w:val="hu-HU"/>
      <w:rPrChange w:id="1" w:author="Pribil-Kövesdy Döníz" w:date="2026-09-22T12:22:00Z">
        <w:rPr>
          <w:rFonts w:asciiTheme="minorHAnsi" w:eastAsiaTheme="minorHAnsi" w:hAnsiTheme="minorHAnsi" w:cstheme="minorBidi"/>
          <w:sz w:val="24"/>
          <w:szCs w:val="24"/>
          <w:lang w:val="es-E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D4A8F"/>
    <w:rPr>
      <w:sz w:val="22"/>
      <w:szCs w:val="22"/>
      <w:lang w:val="hu-HU"/>
    </w:rPr>
  </w:style>
  <w:style w:type="table" w:styleId="TableGrid">
    <w:name w:val="Table Grid"/>
    <w:basedOn w:val="TableNormal"/>
    <w:uiPriority w:val="5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2" w:author="Pribil-Kövesdy Döníz" w:date="2026-09-22T12:22:00Z">
        <w:pPr>
          <w:spacing w:after="200" w:line="276" w:lineRule="auto"/>
          <w:ind w:left="720"/>
          <w:contextualSpacing/>
        </w:pPr>
      </w:pPrChange>
    </w:pPr>
    <w:rPr>
      <w:sz w:val="22"/>
      <w:szCs w:val="22"/>
      <w:lang w:val="hu-HU"/>
      <w:rPrChange w:id="2" w:author="Pribil-Kövesdy Döníz" w:date="2026-09-22T12:2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3" w:author="Pribil-Kövesdy Döníz" w:date="2026-09-22T12:22:00Z">
        <w:pPr/>
      </w:pPrChange>
    </w:pPr>
    <w:rPr>
      <w:rFonts w:ascii="Tahoma" w:hAnsi="Tahoma" w:cs="Tahoma"/>
      <w:sz w:val="16"/>
      <w:szCs w:val="16"/>
      <w:lang w:val="hu-HU"/>
      <w:rPrChange w:id="3" w:author="Pribil-Kövesdy Döníz" w:date="2026-09-22T12:22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46D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B6346D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1</cp:revision>
  <dcterms:created xsi:type="dcterms:W3CDTF">2020-06-09T11:59:00Z</dcterms:created>
  <dcterms:modified xsi:type="dcterms:W3CDTF">2026-09-22T16:22:00Z</dcterms:modified>
</cp:coreProperties>
</file>