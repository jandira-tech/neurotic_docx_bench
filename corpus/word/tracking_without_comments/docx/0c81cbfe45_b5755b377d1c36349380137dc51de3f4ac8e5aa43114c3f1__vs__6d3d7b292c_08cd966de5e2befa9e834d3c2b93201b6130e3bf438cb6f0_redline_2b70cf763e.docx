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EC0CEE" w:rsidRDefault="0070719D">
      <w:pPr>
        <w:pStyle w:val="Title"/>
        <w:spacing w:line="480" w:lineRule="auto"/>
        <w:jc w:val="both"/>
        <w:rPr>
          <w:ins w:id="12" w:author="Comparison" w:date="2026-09-25T20:04:00Z" w16du:dateUtc="2026-09-26T00:04:00Z"/>
        </w:rPr>
      </w:pPr>
      <w:bookmarkStart w:id="13" w:name="_gjdgxs" w:colFirst="0" w:colLast="0"/>
      <w:bookmarkEnd w:id="13"/>
      <w:ins w:id="14" w:author="Comparison" w:date="2026-09-25T20:04:00Z" w16du:dateUtc="2026-09-26T00:04:00Z">
        <w:r>
          <w:t>Ten Simple Rules for Implementing Electronic Lab Notebooks (ELNs)</w:t>
        </w:r>
      </w:ins>
    </w:p>
    <w:p w14:paraId="00000002" w14:textId="77777777" w:rsidR="00EC0CEE" w:rsidRDefault="0070719D">
      <w:pPr>
        <w:spacing w:line="480" w:lineRule="auto"/>
        <w:jc w:val="both"/>
        <w:rPr>
          <w:ins w:id="15" w:author="Comparison" w:date="2026-09-25T20:04:00Z" w16du:dateUtc="2026-09-26T00:04:00Z"/>
          <w:vertAlign w:val="superscript"/>
        </w:rPr>
      </w:pPr>
      <w:ins w:id="16" w:author="Comparison" w:date="2026-09-25T20:04:00Z" w16du:dateUtc="2026-09-26T00:04:00Z">
        <w:r>
          <w:t>Justine Vandendorpe (ORCID: 0000-0002-9421-8582)</w:t>
        </w:r>
        <w:r>
          <w:rPr>
            <w:vertAlign w:val="superscript"/>
          </w:rPr>
          <w:t>1</w:t>
        </w:r>
        <w:r>
          <w:t>, Beatrix Adam (ORCID: 0000-0002-8431-6613)</w:t>
        </w:r>
        <w:r>
          <w:rPr>
            <w:vertAlign w:val="superscript"/>
          </w:rPr>
          <w:t>1</w:t>
        </w:r>
        <w:r>
          <w:t>, Jeanne Wilbrandt (ORCID: 0000-0002-0363-3837)</w:t>
        </w:r>
        <w:r>
          <w:rPr>
            <w:vertAlign w:val="superscript"/>
          </w:rPr>
          <w:t>2</w:t>
        </w:r>
        <w:r>
          <w:t>, Birte Lindstädt (ORCID: 0000-0002-8251-1597)</w:t>
        </w:r>
        <w:r>
          <w:rPr>
            <w:vertAlign w:val="superscript"/>
          </w:rPr>
          <w:t>1</w:t>
        </w:r>
        <w:r>
          <w:t>, Konrad U. Förstner (ORCID: 0000-0002-1481-2996)</w:t>
        </w:r>
        <w:r>
          <w:rPr>
            <w:vertAlign w:val="superscript"/>
          </w:rPr>
          <w:t>1, 3</w:t>
        </w:r>
      </w:ins>
    </w:p>
    <w:p w14:paraId="00000003" w14:textId="77777777" w:rsidR="00EC0CEE" w:rsidRDefault="0070719D">
      <w:pPr>
        <w:spacing w:line="480" w:lineRule="auto"/>
        <w:jc w:val="both"/>
        <w:rPr>
          <w:ins w:id="17" w:author="Comparison" w:date="2026-09-25T20:04:00Z" w16du:dateUtc="2026-09-26T00:04:00Z"/>
        </w:rPr>
      </w:pPr>
      <w:ins w:id="18" w:author="Comparison" w:date="2026-09-25T20:04:00Z" w16du:dateUtc="2026-09-26T00:04:00Z">
        <w:r>
          <w:rPr>
            <w:vertAlign w:val="superscript"/>
          </w:rPr>
          <w:t>1</w:t>
        </w:r>
        <w:r>
          <w:t xml:space="preserve"> ZB MED - Information Centre for Life Sciences, Cologne, Germany</w:t>
        </w:r>
      </w:ins>
    </w:p>
    <w:p w14:paraId="00000004" w14:textId="77777777" w:rsidR="00EC0CEE" w:rsidRDefault="0070719D">
      <w:pPr>
        <w:spacing w:line="480" w:lineRule="auto"/>
        <w:jc w:val="both"/>
        <w:rPr>
          <w:ins w:id="19" w:author="Comparison" w:date="2026-09-25T20:04:00Z" w16du:dateUtc="2026-09-26T00:04:00Z"/>
        </w:rPr>
      </w:pPr>
      <w:ins w:id="20" w:author="Comparison" w:date="2026-09-25T20:04:00Z" w16du:dateUtc="2026-09-26T00:04:00Z">
        <w:r>
          <w:rPr>
            <w:vertAlign w:val="superscript"/>
          </w:rPr>
          <w:t>2</w:t>
        </w:r>
        <w:r>
          <w:t xml:space="preserve"> Leibniz Institute on Aging – Fritz Lipmann Institute, Jena, Germany</w:t>
        </w:r>
      </w:ins>
    </w:p>
    <w:p w14:paraId="00000005" w14:textId="77777777" w:rsidR="00EC0CEE" w:rsidRDefault="0070719D">
      <w:pPr>
        <w:spacing w:line="480" w:lineRule="auto"/>
        <w:jc w:val="both"/>
        <w:rPr>
          <w:ins w:id="21" w:author="Comparison" w:date="2026-09-25T20:04:00Z" w16du:dateUtc="2026-09-26T00:04:00Z"/>
        </w:rPr>
      </w:pPr>
      <w:ins w:id="22" w:author="Comparison" w:date="2026-09-25T20:04:00Z" w16du:dateUtc="2026-09-26T00:04:00Z">
        <w:r>
          <w:rPr>
            <w:vertAlign w:val="superscript"/>
          </w:rPr>
          <w:t>3</w:t>
        </w:r>
        <w:r>
          <w:t xml:space="preserve"> TH Köln – University of Applied Sciences, Cologne, Germany</w:t>
        </w:r>
      </w:ins>
    </w:p>
    <w:p w14:paraId="00000006" w14:textId="77777777" w:rsidR="00EC0CEE" w:rsidRDefault="00EC0CEE">
      <w:pPr>
        <w:spacing w:line="480" w:lineRule="auto"/>
        <w:jc w:val="both"/>
        <w:rPr>
          <w:ins w:id="23" w:author="Comparison" w:date="2026-09-25T20:04:00Z" w16du:dateUtc="2026-09-26T00:04:00Z"/>
        </w:rPr>
      </w:pPr>
    </w:p>
    <w:p w14:paraId="00000007" w14:textId="77777777" w:rsidR="00EC0CEE" w:rsidRDefault="0070719D">
      <w:pPr>
        <w:spacing w:line="480" w:lineRule="auto"/>
        <w:jc w:val="both"/>
        <w:rPr>
          <w:ins w:id="24" w:author="Comparison" w:date="2026-09-25T20:04:00Z" w16du:dateUtc="2026-09-26T00:04:00Z"/>
        </w:rPr>
      </w:pPr>
      <w:ins w:id="25" w:author="Comparison" w:date="2026-09-25T20:04:00Z" w16du:dateUtc="2026-09-26T00:04:00Z">
        <w:r>
          <w:t>*foerstner@zbmed.de</w:t>
        </w:r>
      </w:ins>
    </w:p>
    <w:p w14:paraId="00000008" w14:textId="77777777" w:rsidR="00EC0CEE" w:rsidRDefault="0070719D">
      <w:pPr>
        <w:pStyle w:val="Heading1"/>
        <w:spacing w:line="480" w:lineRule="auto"/>
        <w:jc w:val="both"/>
        <w:rPr>
          <w:ins w:id="26" w:author="Comparison" w:date="2026-09-25T20:04:00Z" w16du:dateUtc="2026-09-26T00:04:00Z"/>
        </w:rPr>
      </w:pPr>
      <w:bookmarkStart w:id="27" w:name="_4i7ojhp" w:colFirst="0" w:colLast="0"/>
      <w:bookmarkEnd w:id="27"/>
      <w:ins w:id="28" w:author="Comparison" w:date="2026-09-25T20:04:00Z" w16du:dateUtc="2026-09-26T00:04:00Z">
        <w:r>
          <w:t>S3 Appendix. Test questionnaire</w:t>
        </w:r>
      </w:ins>
    </w:p>
    <w:p w14:paraId="00000009" w14:textId="77777777" w:rsidR="00EC0CEE" w:rsidRDefault="0070719D">
      <w:pPr>
        <w:spacing w:line="480" w:lineRule="auto"/>
        <w:jc w:val="both"/>
        <w:rPr>
          <w:ins w:id="29" w:author="Comparison" w:date="2026-09-25T20:04:00Z" w16du:dateUtc="2026-09-26T00:04:00Z"/>
        </w:rPr>
      </w:pPr>
      <w:ins w:id="30" w:author="Comparison" w:date="2026-09-25T20:04:00Z" w16du:dateUtc="2026-09-26T00:04:00Z">
        <w:r>
          <w:t>This questionnaire is broadly based on the ZB MED ELN Guide (pp 45 to 49) [6].</w:t>
        </w:r>
      </w:ins>
    </w:p>
    <w:p w14:paraId="0000000A" w14:textId="77777777" w:rsidR="00EC0CEE" w:rsidRDefault="0070719D">
      <w:pPr>
        <w:pStyle w:val="Heading3"/>
        <w:spacing w:line="480" w:lineRule="auto"/>
        <w:jc w:val="both"/>
        <w:rPr>
          <w:ins w:id="31" w:author="Comparison" w:date="2026-09-25T20:04:00Z" w16du:dateUtc="2026-09-26T00:04:00Z"/>
        </w:rPr>
      </w:pPr>
      <w:bookmarkStart w:id="32" w:name="_2xcytpi" w:colFirst="0" w:colLast="0"/>
      <w:bookmarkEnd w:id="32"/>
      <w:ins w:id="33" w:author="Comparison" w:date="2026-09-25T20:04:00Z" w16du:dateUtc="2026-09-26T00:04:00Z">
        <w:r>
          <w:t>Lab requirements</w:t>
        </w:r>
      </w:ins>
    </w:p>
    <w:p w14:paraId="0000000B" w14:textId="77777777" w:rsidR="00EC0CEE" w:rsidRDefault="0070719D">
      <w:pPr>
        <w:spacing w:line="480" w:lineRule="auto"/>
        <w:jc w:val="both"/>
        <w:rPr>
          <w:ins w:id="34" w:author="Comparison" w:date="2026-09-25T20:04:00Z" w16du:dateUtc="2026-09-26T00:04:00Z"/>
        </w:rPr>
      </w:pPr>
      <w:ins w:id="35" w:author="Comparison" w:date="2026-09-25T20:04:00Z" w16du:dateUtc="2026-09-26T00:04:00Z">
        <w:r>
          <w:t>Does the ELN allow you to:</w:t>
        </w:r>
      </w:ins>
    </w:p>
    <w:p w14:paraId="0000000C" w14:textId="77777777" w:rsidR="00EC0CEE" w:rsidRDefault="0070719D">
      <w:pPr>
        <w:numPr>
          <w:ilvl w:val="0"/>
          <w:numId w:val="5"/>
        </w:numPr>
        <w:spacing w:after="0" w:line="480" w:lineRule="auto"/>
        <w:jc w:val="both"/>
        <w:rPr>
          <w:ins w:id="36" w:author="Comparison" w:date="2026-09-25T20:04:00Z" w16du:dateUtc="2026-09-26T00:04:00Z"/>
        </w:rPr>
      </w:pPr>
      <w:ins w:id="37" w:author="Comparison" w:date="2026-09-25T20:04:00Z" w16du:dateUtc="2026-09-26T00:04:00Z">
        <w:r>
          <w:t>Import and process special scientific formats?</w:t>
        </w:r>
      </w:ins>
    </w:p>
    <w:p w14:paraId="0000000D" w14:textId="77777777" w:rsidR="00EC0CEE" w:rsidRDefault="0070719D">
      <w:pPr>
        <w:numPr>
          <w:ilvl w:val="0"/>
          <w:numId w:val="5"/>
        </w:numPr>
        <w:spacing w:after="0" w:line="480" w:lineRule="auto"/>
        <w:jc w:val="both"/>
        <w:rPr>
          <w:ins w:id="38" w:author="Comparison" w:date="2026-09-25T20:04:00Z" w16du:dateUtc="2026-09-26T00:04:00Z"/>
        </w:rPr>
      </w:pPr>
      <w:ins w:id="39" w:author="Comparison" w:date="2026-09-25T20:04:00Z" w16du:dateUtc="2026-09-26T00:04:00Z">
        <w:r>
          <w:t>Export and process special scientific formats?</w:t>
        </w:r>
      </w:ins>
    </w:p>
    <w:p w14:paraId="0000000E" w14:textId="77777777" w:rsidR="00EC0CEE" w:rsidRDefault="0070719D">
      <w:pPr>
        <w:numPr>
          <w:ilvl w:val="0"/>
          <w:numId w:val="5"/>
        </w:numPr>
        <w:spacing w:after="0" w:line="480" w:lineRule="auto"/>
        <w:jc w:val="both"/>
        <w:rPr>
          <w:ins w:id="40" w:author="Comparison" w:date="2026-09-25T20:04:00Z" w16du:dateUtc="2026-09-26T00:04:00Z"/>
        </w:rPr>
      </w:pPr>
      <w:ins w:id="41" w:author="Comparison" w:date="2026-09-25T20:04:00Z" w16du:dateUtc="2026-09-26T00:04:00Z">
        <w:r>
          <w:t>Create your own templates (with drop-down menus to choose from a specified vocabulary)?</w:t>
        </w:r>
      </w:ins>
    </w:p>
    <w:p w14:paraId="0000000F" w14:textId="77777777" w:rsidR="00EC0CEE" w:rsidRDefault="0070719D">
      <w:pPr>
        <w:numPr>
          <w:ilvl w:val="0"/>
          <w:numId w:val="5"/>
        </w:numPr>
        <w:spacing w:after="0" w:line="480" w:lineRule="auto"/>
        <w:jc w:val="both"/>
        <w:rPr>
          <w:ins w:id="42" w:author="Comparison" w:date="2026-09-25T20:04:00Z" w16du:dateUtc="2026-09-26T00:04:00Z"/>
        </w:rPr>
      </w:pPr>
      <w:ins w:id="43" w:author="Comparison" w:date="2026-09-25T20:04:00Z" w16du:dateUtc="2026-09-26T00:04:00Z">
        <w:r>
          <w:t>Import templates or offer preconfigured templates? If so, which formats are supported?</w:t>
        </w:r>
      </w:ins>
    </w:p>
    <w:p w14:paraId="00000010" w14:textId="77777777" w:rsidR="00EC0CEE" w:rsidRDefault="0070719D">
      <w:pPr>
        <w:numPr>
          <w:ilvl w:val="0"/>
          <w:numId w:val="5"/>
        </w:numPr>
        <w:spacing w:after="0" w:line="480" w:lineRule="auto"/>
        <w:jc w:val="both"/>
        <w:rPr>
          <w:ins w:id="44" w:author="Comparison" w:date="2026-09-25T20:04:00Z" w16du:dateUtc="2026-09-26T00:04:00Z"/>
        </w:rPr>
      </w:pPr>
      <w:ins w:id="45" w:author="Comparison" w:date="2026-09-25T20:04:00Z" w16du:dateUtc="2026-09-26T00:04:00Z">
        <w:r>
          <w:t xml:space="preserve">Share templates </w:t>
        </w:r>
      </w:ins>
    </w:p>
    <w:p w14:paraId="00000011" w14:textId="77777777" w:rsidR="00EC0CEE" w:rsidRDefault="0070719D">
      <w:pPr>
        <w:numPr>
          <w:ilvl w:val="1"/>
          <w:numId w:val="5"/>
        </w:numPr>
        <w:spacing w:after="0" w:line="480" w:lineRule="auto"/>
        <w:jc w:val="both"/>
        <w:rPr>
          <w:ins w:id="46" w:author="Comparison" w:date="2026-09-25T20:04:00Z" w16du:dateUtc="2026-09-26T00:04:00Z"/>
        </w:rPr>
      </w:pPr>
      <w:ins w:id="47" w:author="Comparison" w:date="2026-09-25T20:04:00Z" w16du:dateUtc="2026-09-26T00:04:00Z">
        <w:r>
          <w:lastRenderedPageBreak/>
          <w:t xml:space="preserve">With members of your own research group? </w:t>
        </w:r>
      </w:ins>
    </w:p>
    <w:p w14:paraId="00000012" w14:textId="77777777" w:rsidR="00EC0CEE" w:rsidRDefault="0070719D">
      <w:pPr>
        <w:numPr>
          <w:ilvl w:val="1"/>
          <w:numId w:val="5"/>
        </w:numPr>
        <w:spacing w:after="0" w:line="480" w:lineRule="auto"/>
        <w:jc w:val="both"/>
        <w:rPr>
          <w:ins w:id="48" w:author="Comparison" w:date="2026-09-25T20:04:00Z" w16du:dateUtc="2026-09-26T00:04:00Z"/>
        </w:rPr>
      </w:pPr>
      <w:ins w:id="49" w:author="Comparison" w:date="2026-09-25T20:04:00Z" w16du:dateUtc="2026-09-26T00:04:00Z">
        <w:r>
          <w:t>With external members who have a licence for the same ELN?</w:t>
        </w:r>
      </w:ins>
    </w:p>
    <w:p w14:paraId="00000013" w14:textId="77777777" w:rsidR="00EC0CEE" w:rsidRDefault="0070719D">
      <w:pPr>
        <w:numPr>
          <w:ilvl w:val="1"/>
          <w:numId w:val="5"/>
        </w:numPr>
        <w:spacing w:after="0" w:line="480" w:lineRule="auto"/>
        <w:jc w:val="both"/>
        <w:rPr>
          <w:ins w:id="50" w:author="Comparison" w:date="2026-09-25T20:04:00Z" w16du:dateUtc="2026-09-26T00:04:00Z"/>
        </w:rPr>
      </w:pPr>
      <w:ins w:id="51" w:author="Comparison" w:date="2026-09-25T20:04:00Z" w16du:dateUtc="2026-09-26T00:04:00Z">
        <w:r>
          <w:t xml:space="preserve">With external members who have no ELN licence? </w:t>
        </w:r>
      </w:ins>
    </w:p>
    <w:p w14:paraId="00000014" w14:textId="77777777" w:rsidR="00EC0CEE" w:rsidRDefault="0070719D">
      <w:pPr>
        <w:numPr>
          <w:ilvl w:val="0"/>
          <w:numId w:val="5"/>
        </w:numPr>
        <w:spacing w:after="0" w:line="480" w:lineRule="auto"/>
        <w:jc w:val="both"/>
        <w:rPr>
          <w:ins w:id="52" w:author="Comparison" w:date="2026-09-25T20:04:00Z" w16du:dateUtc="2026-09-26T00:04:00Z"/>
        </w:rPr>
      </w:pPr>
      <w:ins w:id="53" w:author="Comparison" w:date="2026-09-25T20:04:00Z" w16du:dateUtc="2026-09-26T00:04:00Z">
        <w:r>
          <w:t>Link to files outside the ELN?</w:t>
        </w:r>
      </w:ins>
    </w:p>
    <w:p w14:paraId="00000015" w14:textId="77777777" w:rsidR="00EC0CEE" w:rsidRDefault="0070719D">
      <w:pPr>
        <w:numPr>
          <w:ilvl w:val="0"/>
          <w:numId w:val="5"/>
        </w:numPr>
        <w:spacing w:after="0" w:line="480" w:lineRule="auto"/>
        <w:jc w:val="both"/>
        <w:rPr>
          <w:ins w:id="54" w:author="Comparison" w:date="2026-09-25T20:04:00Z" w16du:dateUtc="2026-09-26T00:04:00Z"/>
        </w:rPr>
      </w:pPr>
      <w:ins w:id="55" w:author="Comparison" w:date="2026-09-25T20:04:00Z" w16du:dateUtc="2026-09-26T00:04:00Z">
        <w:r>
          <w:t>Work concurrently on the same documents as several other collaborators?</w:t>
        </w:r>
      </w:ins>
    </w:p>
    <w:p w14:paraId="00000016" w14:textId="77777777" w:rsidR="00EC0CEE" w:rsidRDefault="0070719D">
      <w:pPr>
        <w:spacing w:line="480" w:lineRule="auto"/>
        <w:jc w:val="both"/>
        <w:rPr>
          <w:ins w:id="56" w:author="Comparison" w:date="2026-09-25T20:04:00Z" w16du:dateUtc="2026-09-26T00:04:00Z"/>
        </w:rPr>
      </w:pPr>
      <w:ins w:id="57" w:author="Comparison" w:date="2026-09-25T20:04:00Z" w16du:dateUtc="2026-09-26T00:04:00Z">
        <w:r>
          <w:t>Does the ELN offer:</w:t>
        </w:r>
      </w:ins>
    </w:p>
    <w:p w14:paraId="00000017" w14:textId="77777777" w:rsidR="00EC0CEE" w:rsidRDefault="0070719D">
      <w:pPr>
        <w:numPr>
          <w:ilvl w:val="0"/>
          <w:numId w:val="8"/>
        </w:numPr>
        <w:spacing w:after="0" w:line="480" w:lineRule="auto"/>
        <w:jc w:val="both"/>
        <w:rPr>
          <w:ins w:id="58" w:author="Comparison" w:date="2026-09-25T20:04:00Z" w16du:dateUtc="2026-09-26T00:04:00Z"/>
        </w:rPr>
      </w:pPr>
      <w:ins w:id="59" w:author="Comparison" w:date="2026-09-25T20:04:00Z" w16du:dateUtc="2026-09-26T00:04:00Z">
        <w:r>
          <w:t>The special data entry and processing aids you need (e.g., scientific calculator, formula editor, dictation devices, digital pen, animal module, antibodies module, plasmids module, strains and cells module)?</w:t>
        </w:r>
      </w:ins>
    </w:p>
    <w:p w14:paraId="00000018" w14:textId="77777777" w:rsidR="00EC0CEE" w:rsidRDefault="0070719D">
      <w:pPr>
        <w:numPr>
          <w:ilvl w:val="0"/>
          <w:numId w:val="8"/>
        </w:numPr>
        <w:spacing w:after="0" w:line="480" w:lineRule="auto"/>
        <w:jc w:val="both"/>
        <w:rPr>
          <w:ins w:id="60" w:author="Comparison" w:date="2026-09-25T20:04:00Z" w16du:dateUtc="2026-09-26T00:04:00Z"/>
        </w:rPr>
      </w:pPr>
      <w:ins w:id="61" w:author="Comparison" w:date="2026-09-25T20:04:00Z" w16du:dateUtc="2026-09-26T00:04:00Z">
        <w:r>
          <w:t>Sample management and the possibility to create material databases within the ELN?</w:t>
        </w:r>
      </w:ins>
    </w:p>
    <w:p w14:paraId="00000019" w14:textId="77777777" w:rsidR="00EC0CEE" w:rsidRDefault="0070719D">
      <w:pPr>
        <w:numPr>
          <w:ilvl w:val="0"/>
          <w:numId w:val="8"/>
        </w:numPr>
        <w:spacing w:after="0" w:line="480" w:lineRule="auto"/>
        <w:jc w:val="both"/>
        <w:rPr>
          <w:ins w:id="62" w:author="Comparison" w:date="2026-09-25T20:04:00Z" w16du:dateUtc="2026-09-26T00:04:00Z"/>
        </w:rPr>
      </w:pPr>
      <w:ins w:id="63" w:author="Comparison" w:date="2026-09-25T20:04:00Z" w16du:dateUtc="2026-09-26T00:04:00Z">
        <w:r>
          <w:t>Standard interfaces (e.g., connection to a Laboratory Information Management System (LIMS) or other software)?</w:t>
        </w:r>
      </w:ins>
    </w:p>
    <w:p w14:paraId="0000001A" w14:textId="77777777" w:rsidR="00EC0CEE" w:rsidRDefault="0070719D">
      <w:pPr>
        <w:numPr>
          <w:ilvl w:val="0"/>
          <w:numId w:val="8"/>
        </w:numPr>
        <w:spacing w:after="0" w:line="480" w:lineRule="auto"/>
        <w:jc w:val="both"/>
        <w:rPr>
          <w:ins w:id="64" w:author="Comparison" w:date="2026-09-25T20:04:00Z" w16du:dateUtc="2026-09-26T00:04:00Z"/>
        </w:rPr>
      </w:pPr>
      <w:ins w:id="65" w:author="Comparison" w:date="2026-09-25T20:04:00Z" w16du:dateUtc="2026-09-26T00:04:00Z">
        <w:r>
          <w:t>Collaboration functions (e.g., individual users and groups, role management)?</w:t>
        </w:r>
      </w:ins>
    </w:p>
    <w:p w14:paraId="0000001B" w14:textId="77777777" w:rsidR="00EC0CEE" w:rsidRDefault="0070719D">
      <w:pPr>
        <w:pStyle w:val="Heading3"/>
        <w:spacing w:line="480" w:lineRule="auto"/>
        <w:jc w:val="both"/>
        <w:rPr>
          <w:ins w:id="66" w:author="Comparison" w:date="2026-09-25T20:04:00Z" w16du:dateUtc="2026-09-26T00:04:00Z"/>
        </w:rPr>
      </w:pPr>
      <w:bookmarkStart w:id="67" w:name="_1ci93xb" w:colFirst="0" w:colLast="0"/>
      <w:bookmarkEnd w:id="67"/>
      <w:ins w:id="68" w:author="Comparison" w:date="2026-09-25T20:04:00Z" w16du:dateUtc="2026-09-26T00:04:00Z">
        <w:r>
          <w:t>Usability</w:t>
        </w:r>
      </w:ins>
    </w:p>
    <w:p w14:paraId="0000001C" w14:textId="77777777" w:rsidR="00EC0CEE" w:rsidRDefault="0070719D">
      <w:pPr>
        <w:numPr>
          <w:ilvl w:val="0"/>
          <w:numId w:val="6"/>
        </w:numPr>
        <w:spacing w:after="0" w:line="480" w:lineRule="auto"/>
        <w:jc w:val="both"/>
        <w:rPr>
          <w:ins w:id="69" w:author="Comparison" w:date="2026-09-25T20:04:00Z" w16du:dateUtc="2026-09-26T00:04:00Z"/>
        </w:rPr>
      </w:pPr>
      <w:ins w:id="70" w:author="Comparison" w:date="2026-09-25T20:04:00Z" w16du:dateUtc="2026-09-26T00:04:00Z">
        <w:r>
          <w:t>Is the ELN easy to navigate?</w:t>
        </w:r>
      </w:ins>
    </w:p>
    <w:p w14:paraId="0000001D" w14:textId="77777777" w:rsidR="00EC0CEE" w:rsidRDefault="0070719D">
      <w:pPr>
        <w:numPr>
          <w:ilvl w:val="0"/>
          <w:numId w:val="6"/>
        </w:numPr>
        <w:spacing w:after="0" w:line="480" w:lineRule="auto"/>
        <w:jc w:val="both"/>
        <w:rPr>
          <w:ins w:id="71" w:author="Comparison" w:date="2026-09-25T20:04:00Z" w16du:dateUtc="2026-09-26T00:04:00Z"/>
        </w:rPr>
      </w:pPr>
      <w:ins w:id="72" w:author="Comparison" w:date="2026-09-25T20:04:00Z" w16du:dateUtc="2026-09-26T00:04:00Z">
        <w:r>
          <w:t>How easily can you access a folder you have uploaded and are now looking for?</w:t>
        </w:r>
      </w:ins>
    </w:p>
    <w:p w14:paraId="0000001E" w14:textId="77777777" w:rsidR="00EC0CEE" w:rsidRDefault="0070719D">
      <w:pPr>
        <w:numPr>
          <w:ilvl w:val="0"/>
          <w:numId w:val="6"/>
        </w:numPr>
        <w:spacing w:after="0" w:line="480" w:lineRule="auto"/>
        <w:jc w:val="both"/>
        <w:rPr>
          <w:ins w:id="73" w:author="Comparison" w:date="2026-09-25T20:04:00Z" w16du:dateUtc="2026-09-26T00:04:00Z"/>
        </w:rPr>
      </w:pPr>
      <w:ins w:id="74" w:author="Comparison" w:date="2026-09-25T20:04:00Z" w16du:dateUtc="2026-09-26T00:04:00Z">
        <w:r>
          <w:t>Are the options self-explanatory?</w:t>
        </w:r>
      </w:ins>
    </w:p>
    <w:p w14:paraId="0000001F" w14:textId="77777777" w:rsidR="00EC0CEE" w:rsidRDefault="0070719D">
      <w:pPr>
        <w:numPr>
          <w:ilvl w:val="0"/>
          <w:numId w:val="6"/>
        </w:numPr>
        <w:spacing w:after="0" w:line="480" w:lineRule="auto"/>
        <w:jc w:val="both"/>
        <w:rPr>
          <w:ins w:id="75" w:author="Comparison" w:date="2026-09-25T20:04:00Z" w16du:dateUtc="2026-09-26T00:04:00Z"/>
        </w:rPr>
      </w:pPr>
      <w:ins w:id="76" w:author="Comparison" w:date="2026-09-25T20:04:00Z" w16du:dateUtc="2026-09-26T00:04:00Z">
        <w:r>
          <w:t>Does the ELN allow you to insert images and tables?</w:t>
        </w:r>
      </w:ins>
    </w:p>
    <w:p w14:paraId="00000020" w14:textId="77777777" w:rsidR="00EC0CEE" w:rsidRDefault="0070719D">
      <w:pPr>
        <w:numPr>
          <w:ilvl w:val="0"/>
          <w:numId w:val="6"/>
        </w:numPr>
        <w:spacing w:after="0" w:line="480" w:lineRule="auto"/>
        <w:jc w:val="both"/>
        <w:rPr>
          <w:ins w:id="77" w:author="Comparison" w:date="2026-09-25T20:04:00Z" w16du:dateUtc="2026-09-26T00:04:00Z"/>
        </w:rPr>
      </w:pPr>
      <w:ins w:id="78" w:author="Comparison" w:date="2026-09-25T20:04:00Z" w16du:dateUtc="2026-09-26T00:04:00Z">
        <w:r>
          <w:t>Does the ELN allow you to use any text formatting you want?</w:t>
        </w:r>
      </w:ins>
    </w:p>
    <w:p w14:paraId="00000021" w14:textId="77777777" w:rsidR="00EC0CEE" w:rsidRDefault="0070719D">
      <w:pPr>
        <w:numPr>
          <w:ilvl w:val="0"/>
          <w:numId w:val="6"/>
        </w:numPr>
        <w:spacing w:after="0" w:line="480" w:lineRule="auto"/>
        <w:jc w:val="both"/>
        <w:rPr>
          <w:ins w:id="79" w:author="Comparison" w:date="2026-09-25T20:04:00Z" w16du:dateUtc="2026-09-26T00:04:00Z"/>
        </w:rPr>
      </w:pPr>
      <w:ins w:id="80" w:author="Comparison" w:date="2026-09-25T20:04:00Z" w16du:dateUtc="2026-09-26T00:04:00Z">
        <w:r>
          <w:t>Does the ELN allow for freehand drawing?</w:t>
        </w:r>
      </w:ins>
    </w:p>
    <w:p w14:paraId="00000022" w14:textId="77777777" w:rsidR="00EC0CEE" w:rsidRDefault="0070719D">
      <w:pPr>
        <w:numPr>
          <w:ilvl w:val="0"/>
          <w:numId w:val="6"/>
        </w:numPr>
        <w:spacing w:after="0" w:line="480" w:lineRule="auto"/>
        <w:jc w:val="both"/>
        <w:rPr>
          <w:ins w:id="81" w:author="Comparison" w:date="2026-09-25T20:04:00Z" w16du:dateUtc="2026-09-26T00:04:00Z"/>
        </w:rPr>
      </w:pPr>
      <w:ins w:id="82" w:author="Comparison" w:date="2026-09-25T20:04:00Z" w16du:dateUtc="2026-09-26T00:04:00Z">
        <w:r>
          <w:t>Does the ELN organise data in a way that meets your needs?</w:t>
        </w:r>
      </w:ins>
    </w:p>
    <w:p w14:paraId="00000023" w14:textId="77777777" w:rsidR="00EC0CEE" w:rsidRDefault="0070719D">
      <w:pPr>
        <w:numPr>
          <w:ilvl w:val="0"/>
          <w:numId w:val="6"/>
        </w:numPr>
        <w:spacing w:after="0" w:line="480" w:lineRule="auto"/>
        <w:jc w:val="both"/>
        <w:rPr>
          <w:ins w:id="83" w:author="Comparison" w:date="2026-09-25T20:04:00Z" w16du:dateUtc="2026-09-26T00:04:00Z"/>
        </w:rPr>
      </w:pPr>
      <w:ins w:id="84" w:author="Comparison" w:date="2026-09-25T20:04:00Z" w16du:dateUtc="2026-09-26T00:04:00Z">
        <w:r>
          <w:t>Are you confident the ELN will be easy to explain to senior lab members who are used to physical lab notebooks?</w:t>
        </w:r>
      </w:ins>
    </w:p>
    <w:p w14:paraId="00000024" w14:textId="77777777" w:rsidR="00EC0CEE" w:rsidRDefault="0070719D">
      <w:pPr>
        <w:numPr>
          <w:ilvl w:val="0"/>
          <w:numId w:val="6"/>
        </w:numPr>
        <w:spacing w:after="0" w:line="480" w:lineRule="auto"/>
        <w:jc w:val="both"/>
        <w:rPr>
          <w:ins w:id="85" w:author="Comparison" w:date="2026-09-25T20:04:00Z" w16du:dateUtc="2026-09-26T00:04:00Z"/>
        </w:rPr>
      </w:pPr>
      <w:ins w:id="86" w:author="Comparison" w:date="2026-09-25T20:04:00Z" w16du:dateUtc="2026-09-26T00:04:00Z">
        <w:r>
          <w:t>Are you confident the ELN will be easy to explain to new lab members?</w:t>
        </w:r>
      </w:ins>
    </w:p>
    <w:p w14:paraId="00000025" w14:textId="77777777" w:rsidR="00EC0CEE" w:rsidRDefault="0070719D">
      <w:pPr>
        <w:pStyle w:val="Heading3"/>
        <w:spacing w:line="480" w:lineRule="auto"/>
        <w:jc w:val="both"/>
        <w:rPr>
          <w:ins w:id="87" w:author="Comparison" w:date="2026-09-25T20:04:00Z" w16du:dateUtc="2026-09-26T00:04:00Z"/>
        </w:rPr>
      </w:pPr>
      <w:bookmarkStart w:id="88" w:name="_3whwml4" w:colFirst="0" w:colLast="0"/>
      <w:bookmarkEnd w:id="88"/>
      <w:ins w:id="89" w:author="Comparison" w:date="2026-09-25T20:04:00Z" w16du:dateUtc="2026-09-26T00:04:00Z">
        <w:r>
          <w:t>Good Research Practice (GRP)</w:t>
        </w:r>
      </w:ins>
    </w:p>
    <w:p w14:paraId="00000026" w14:textId="77777777" w:rsidR="00EC0CEE" w:rsidRDefault="0070719D">
      <w:pPr>
        <w:spacing w:line="480" w:lineRule="auto"/>
        <w:jc w:val="both"/>
        <w:rPr>
          <w:ins w:id="90" w:author="Comparison" w:date="2026-09-25T20:04:00Z" w16du:dateUtc="2026-09-26T00:04:00Z"/>
        </w:rPr>
      </w:pPr>
      <w:ins w:id="91" w:author="Comparison" w:date="2026-09-25T20:04:00Z" w16du:dateUtc="2026-09-26T00:04:00Z">
        <w:r>
          <w:t>Does the ELN allow you to:</w:t>
        </w:r>
      </w:ins>
    </w:p>
    <w:p w14:paraId="00000027" w14:textId="77777777" w:rsidR="00EC0CEE" w:rsidRDefault="0070719D">
      <w:pPr>
        <w:numPr>
          <w:ilvl w:val="0"/>
          <w:numId w:val="10"/>
        </w:numPr>
        <w:spacing w:after="0" w:line="480" w:lineRule="auto"/>
        <w:jc w:val="both"/>
        <w:rPr>
          <w:ins w:id="92" w:author="Comparison" w:date="2026-09-25T20:04:00Z" w16du:dateUtc="2026-09-26T00:04:00Z"/>
        </w:rPr>
      </w:pPr>
      <w:ins w:id="93" w:author="Comparison" w:date="2026-09-25T20:04:00Z" w16du:dateUtc="2026-09-26T00:04:00Z">
        <w:r>
          <w:t>Search for keywords and experiments within the ELN using free text search, advanced search, database queries and special search queries (e.g., searches for chemical formulas and reactions)?</w:t>
        </w:r>
      </w:ins>
    </w:p>
    <w:p w14:paraId="00000028" w14:textId="77777777" w:rsidR="00EC0CEE" w:rsidRDefault="0070719D">
      <w:pPr>
        <w:numPr>
          <w:ilvl w:val="0"/>
          <w:numId w:val="10"/>
        </w:numPr>
        <w:spacing w:after="0" w:line="480" w:lineRule="auto"/>
        <w:jc w:val="both"/>
        <w:rPr>
          <w:ins w:id="94" w:author="Comparison" w:date="2026-09-25T20:04:00Z" w16du:dateUtc="2026-09-26T00:04:00Z"/>
        </w:rPr>
      </w:pPr>
      <w:ins w:id="95" w:author="Comparison" w:date="2026-09-25T20:04:00Z" w16du:dateUtc="2026-09-26T00:04:00Z">
        <w:r>
          <w:t>Ensure evidentiary value (e.g., audit trail, electronic signature and time stamp)?</w:t>
        </w:r>
      </w:ins>
    </w:p>
    <w:p w14:paraId="00000029" w14:textId="77777777" w:rsidR="00EC0CEE" w:rsidRDefault="0070719D">
      <w:pPr>
        <w:numPr>
          <w:ilvl w:val="0"/>
          <w:numId w:val="10"/>
        </w:numPr>
        <w:spacing w:after="0" w:line="480" w:lineRule="auto"/>
        <w:jc w:val="both"/>
        <w:rPr>
          <w:ins w:id="96" w:author="Comparison" w:date="2026-09-25T20:04:00Z" w16du:dateUtc="2026-09-26T00:04:00Z"/>
        </w:rPr>
      </w:pPr>
      <w:ins w:id="97" w:author="Comparison" w:date="2026-09-25T20:04:00Z" w16du:dateUtc="2026-09-26T00:04:00Z">
        <w:r>
          <w:t>Easily export backups? If yes, in which formats?</w:t>
        </w:r>
      </w:ins>
    </w:p>
    <w:p w14:paraId="0000002A" w14:textId="77777777" w:rsidR="00EC0CEE" w:rsidRDefault="0070719D">
      <w:pPr>
        <w:numPr>
          <w:ilvl w:val="0"/>
          <w:numId w:val="10"/>
        </w:numPr>
        <w:spacing w:after="0" w:line="480" w:lineRule="auto"/>
        <w:jc w:val="both"/>
        <w:rPr>
          <w:ins w:id="98" w:author="Comparison" w:date="2026-09-25T20:04:00Z" w16du:dateUtc="2026-09-26T00:04:00Z"/>
        </w:rPr>
      </w:pPr>
      <w:ins w:id="99" w:author="Comparison" w:date="2026-09-25T20:04:00Z" w16du:dateUtc="2026-09-26T00:04:00Z">
        <w:r>
          <w:t>Easily export the entire ELN (e.g., for archiving purposes, or to migrate it to another ELN)?</w:t>
        </w:r>
      </w:ins>
    </w:p>
    <w:p w14:paraId="0000002B" w14:textId="77777777" w:rsidR="00EC0CEE" w:rsidRDefault="0070719D">
      <w:pPr>
        <w:spacing w:line="480" w:lineRule="auto"/>
        <w:jc w:val="both"/>
        <w:rPr>
          <w:ins w:id="100" w:author="Comparison" w:date="2026-09-25T20:04:00Z" w16du:dateUtc="2026-09-26T00:04:00Z"/>
        </w:rPr>
      </w:pPr>
      <w:ins w:id="101" w:author="Comparison" w:date="2026-09-25T20:04:00Z" w16du:dateUtc="2026-09-26T00:04:00Z">
        <w:r>
          <w:t>Does the ELN offer:</w:t>
        </w:r>
      </w:ins>
    </w:p>
    <w:p w14:paraId="0000002C" w14:textId="77777777" w:rsidR="00EC0CEE" w:rsidRDefault="0070719D">
      <w:pPr>
        <w:numPr>
          <w:ilvl w:val="0"/>
          <w:numId w:val="9"/>
        </w:numPr>
        <w:spacing w:after="0" w:line="480" w:lineRule="auto"/>
        <w:jc w:val="both"/>
        <w:rPr>
          <w:ins w:id="102" w:author="Comparison" w:date="2026-09-25T20:04:00Z" w16du:dateUtc="2026-09-26T00:04:00Z"/>
        </w:rPr>
      </w:pPr>
      <w:ins w:id="103" w:author="Comparison" w:date="2026-09-25T20:04:00Z" w16du:dateUtc="2026-09-26T00:04:00Z">
        <w:r>
          <w:t>Documentation and traceability in line with GSP?</w:t>
        </w:r>
      </w:ins>
    </w:p>
    <w:p w14:paraId="0000002D" w14:textId="77777777" w:rsidR="00EC0CEE" w:rsidRDefault="0070719D">
      <w:pPr>
        <w:numPr>
          <w:ilvl w:val="0"/>
          <w:numId w:val="9"/>
        </w:numPr>
        <w:spacing w:after="0" w:line="480" w:lineRule="auto"/>
        <w:jc w:val="both"/>
        <w:rPr>
          <w:ins w:id="104" w:author="Comparison" w:date="2026-09-25T20:04:00Z" w16du:dateUtc="2026-09-26T00:04:00Z"/>
        </w:rPr>
      </w:pPr>
      <w:ins w:id="105" w:author="Comparison" w:date="2026-09-25T20:04:00Z" w16du:dateUtc="2026-09-26T00:04:00Z">
        <w:r>
          <w:t>Compliance with special regulatory requirements (e.g., GxP, ISO, FERPA, HIPAA)?</w:t>
        </w:r>
      </w:ins>
    </w:p>
    <w:p w14:paraId="0000002E" w14:textId="77777777" w:rsidR="00EC0CEE" w:rsidRDefault="0070719D">
      <w:pPr>
        <w:numPr>
          <w:ilvl w:val="0"/>
          <w:numId w:val="9"/>
        </w:numPr>
        <w:spacing w:after="0" w:line="480" w:lineRule="auto"/>
        <w:jc w:val="both"/>
        <w:rPr>
          <w:ins w:id="106" w:author="Comparison" w:date="2026-09-25T20:04:00Z" w16du:dateUtc="2026-09-26T00:04:00Z"/>
        </w:rPr>
      </w:pPr>
      <w:ins w:id="107" w:author="Comparison" w:date="2026-09-25T20:04:00Z" w16du:dateUtc="2026-09-26T00:04:00Z">
        <w:r>
          <w:t>Access (at least “read only”) for a minimum of ten years?</w:t>
        </w:r>
      </w:ins>
    </w:p>
    <w:p w14:paraId="0000002F" w14:textId="77777777" w:rsidR="00EC0CEE" w:rsidRDefault="0070719D">
      <w:pPr>
        <w:numPr>
          <w:ilvl w:val="0"/>
          <w:numId w:val="9"/>
        </w:numPr>
        <w:spacing w:after="0" w:line="480" w:lineRule="auto"/>
        <w:jc w:val="both"/>
        <w:rPr>
          <w:ins w:id="108" w:author="Comparison" w:date="2026-09-25T20:04:00Z" w16du:dateUtc="2026-09-26T00:04:00Z"/>
        </w:rPr>
      </w:pPr>
      <w:ins w:id="109" w:author="Comparison" w:date="2026-09-25T20:04:00Z" w16du:dateUtc="2026-09-26T00:04:00Z">
        <w:r>
          <w:t>(In-built) archiving / backups?</w:t>
        </w:r>
      </w:ins>
    </w:p>
    <w:p w14:paraId="00000030" w14:textId="77777777" w:rsidR="00EC0CEE" w:rsidRDefault="0070719D">
      <w:pPr>
        <w:pStyle w:val="Heading3"/>
        <w:spacing w:line="480" w:lineRule="auto"/>
        <w:jc w:val="both"/>
        <w:rPr>
          <w:ins w:id="110" w:author="Comparison" w:date="2026-09-25T20:04:00Z" w16du:dateUtc="2026-09-26T00:04:00Z"/>
        </w:rPr>
      </w:pPr>
      <w:bookmarkStart w:id="111" w:name="_2bn6wsx" w:colFirst="0" w:colLast="0"/>
      <w:bookmarkEnd w:id="111"/>
      <w:ins w:id="112" w:author="Comparison" w:date="2026-09-25T20:04:00Z" w16du:dateUtc="2026-09-26T00:04:00Z">
        <w:r>
          <w:t>Connection to Research Data Management (RDM) system</w:t>
        </w:r>
      </w:ins>
    </w:p>
    <w:p w14:paraId="00000031" w14:textId="77777777" w:rsidR="00EC0CEE" w:rsidRDefault="0070719D">
      <w:pPr>
        <w:spacing w:line="480" w:lineRule="auto"/>
        <w:jc w:val="both"/>
        <w:rPr>
          <w:ins w:id="113" w:author="Comparison" w:date="2026-09-25T20:04:00Z" w16du:dateUtc="2026-09-26T00:04:00Z"/>
        </w:rPr>
      </w:pPr>
      <w:ins w:id="114" w:author="Comparison" w:date="2026-09-25T20:04:00Z" w16du:dateUtc="2026-09-26T00:04:00Z">
        <w:r>
          <w:t>Does the ELN allow you to:</w:t>
        </w:r>
      </w:ins>
    </w:p>
    <w:p w14:paraId="00000032" w14:textId="77777777" w:rsidR="00EC0CEE" w:rsidRDefault="0070719D">
      <w:pPr>
        <w:numPr>
          <w:ilvl w:val="0"/>
          <w:numId w:val="4"/>
        </w:numPr>
        <w:spacing w:after="0" w:line="480" w:lineRule="auto"/>
        <w:jc w:val="both"/>
        <w:rPr>
          <w:ins w:id="115" w:author="Comparison" w:date="2026-09-25T20:04:00Z" w16du:dateUtc="2026-09-26T00:04:00Z"/>
        </w:rPr>
      </w:pPr>
      <w:ins w:id="116" w:author="Comparison" w:date="2026-09-25T20:04:00Z" w16du:dateUtc="2026-09-26T00:04:00Z">
        <w:r>
          <w:t>Assign persistent identifiers (e.g., Digital Object Identifiers (DOIs))?</w:t>
        </w:r>
      </w:ins>
    </w:p>
    <w:p w14:paraId="00000033" w14:textId="77777777" w:rsidR="00EC0CEE" w:rsidRDefault="0070719D">
      <w:pPr>
        <w:numPr>
          <w:ilvl w:val="0"/>
          <w:numId w:val="4"/>
        </w:numPr>
        <w:spacing w:after="0" w:line="480" w:lineRule="auto"/>
        <w:jc w:val="both"/>
        <w:rPr>
          <w:ins w:id="117" w:author="Comparison" w:date="2026-09-25T20:04:00Z" w16du:dateUtc="2026-09-26T00:04:00Z"/>
        </w:rPr>
      </w:pPr>
      <w:ins w:id="118" w:author="Comparison" w:date="2026-09-25T20:04:00Z" w16du:dateUtc="2026-09-26T00:04:00Z">
        <w:r>
          <w:t>Reference an open experiment or sample (e.g., with a Persistent Identifier (PID)), even if the folder structure changes in the future?</w:t>
        </w:r>
      </w:ins>
    </w:p>
    <w:p w14:paraId="00000034" w14:textId="77777777" w:rsidR="00EC0CEE" w:rsidRDefault="0070719D">
      <w:pPr>
        <w:spacing w:line="480" w:lineRule="auto"/>
        <w:jc w:val="both"/>
        <w:rPr>
          <w:ins w:id="119" w:author="Comparison" w:date="2026-09-25T20:04:00Z" w16du:dateUtc="2026-09-26T00:04:00Z"/>
        </w:rPr>
      </w:pPr>
      <w:ins w:id="120" w:author="Comparison" w:date="2026-09-25T20:04:00Z" w16du:dateUtc="2026-09-26T00:04:00Z">
        <w:r>
          <w:t>Does the ELN offer:</w:t>
        </w:r>
      </w:ins>
    </w:p>
    <w:p w14:paraId="00000035" w14:textId="77777777" w:rsidR="00EC0CEE" w:rsidRDefault="0070719D">
      <w:pPr>
        <w:numPr>
          <w:ilvl w:val="0"/>
          <w:numId w:val="1"/>
        </w:numPr>
        <w:spacing w:after="0" w:line="480" w:lineRule="auto"/>
        <w:jc w:val="both"/>
        <w:rPr>
          <w:ins w:id="121" w:author="Comparison" w:date="2026-09-25T20:04:00Z" w16du:dateUtc="2026-09-26T00:04:00Z"/>
        </w:rPr>
      </w:pPr>
      <w:ins w:id="122" w:author="Comparison" w:date="2026-09-25T20:04:00Z" w16du:dateUtc="2026-09-26T00:04:00Z">
        <w:r>
          <w:t>Support for assigning metadata (e.g., input masks)?</w:t>
        </w:r>
      </w:ins>
    </w:p>
    <w:p w14:paraId="00000036" w14:textId="77777777" w:rsidR="00EC0CEE" w:rsidRDefault="0070719D">
      <w:pPr>
        <w:numPr>
          <w:ilvl w:val="0"/>
          <w:numId w:val="1"/>
        </w:numPr>
        <w:spacing w:after="0" w:line="480" w:lineRule="auto"/>
        <w:jc w:val="both"/>
        <w:rPr>
          <w:ins w:id="123" w:author="Comparison" w:date="2026-09-25T20:04:00Z" w16du:dateUtc="2026-09-26T00:04:00Z"/>
        </w:rPr>
      </w:pPr>
      <w:ins w:id="124" w:author="Comparison" w:date="2026-09-25T20:04:00Z" w16du:dateUtc="2026-09-26T00:04:00Z">
        <w:r>
          <w:t>Automatic metadata harvesting (e.g., extraction from log files, export from Excel spreadsheets)?</w:t>
        </w:r>
      </w:ins>
    </w:p>
    <w:p w14:paraId="00000037" w14:textId="77777777" w:rsidR="00EC0CEE" w:rsidRDefault="0070719D">
      <w:pPr>
        <w:numPr>
          <w:ilvl w:val="0"/>
          <w:numId w:val="1"/>
        </w:numPr>
        <w:spacing w:after="0" w:line="480" w:lineRule="auto"/>
        <w:jc w:val="both"/>
        <w:rPr>
          <w:ins w:id="125" w:author="Comparison" w:date="2026-09-25T20:04:00Z" w16du:dateUtc="2026-09-26T00:04:00Z"/>
        </w:rPr>
      </w:pPr>
      <w:ins w:id="126" w:author="Comparison" w:date="2026-09-25T20:04:00Z" w16du:dateUtc="2026-09-26T00:04:00Z">
        <w:r>
          <w:t>Integration of controlled vocabularies?</w:t>
        </w:r>
      </w:ins>
    </w:p>
    <w:p w14:paraId="00000038" w14:textId="77777777" w:rsidR="00EC0CEE" w:rsidRDefault="0070719D">
      <w:pPr>
        <w:numPr>
          <w:ilvl w:val="0"/>
          <w:numId w:val="1"/>
        </w:numPr>
        <w:spacing w:after="0" w:line="480" w:lineRule="auto"/>
        <w:jc w:val="both"/>
        <w:rPr>
          <w:ins w:id="127" w:author="Comparison" w:date="2026-09-25T20:04:00Z" w16du:dateUtc="2026-09-26T00:04:00Z"/>
        </w:rPr>
      </w:pPr>
      <w:ins w:id="128" w:author="Comparison" w:date="2026-09-25T20:04:00Z" w16du:dateUtc="2026-09-26T00:04:00Z">
        <w:r>
          <w:t>A connection to repositories, publishing platforms, file sharing services?</w:t>
        </w:r>
      </w:ins>
    </w:p>
    <w:p w14:paraId="00000039" w14:textId="77777777" w:rsidR="00EC0CEE" w:rsidRDefault="0070719D">
      <w:pPr>
        <w:numPr>
          <w:ilvl w:val="0"/>
          <w:numId w:val="1"/>
        </w:numPr>
        <w:spacing w:after="0" w:line="480" w:lineRule="auto"/>
        <w:jc w:val="both"/>
        <w:rPr>
          <w:ins w:id="129" w:author="Comparison" w:date="2026-09-25T20:04:00Z" w16du:dateUtc="2026-09-26T00:04:00Z"/>
        </w:rPr>
      </w:pPr>
      <w:ins w:id="130" w:author="Comparison" w:date="2026-09-25T20:04:00Z" w16du:dateUtc="2026-09-26T00:04:00Z">
        <w:r>
          <w:t>A connection to digital preservation systems?</w:t>
        </w:r>
      </w:ins>
    </w:p>
    <w:p w14:paraId="0000003A" w14:textId="77777777" w:rsidR="00EC0CEE" w:rsidRDefault="0070719D">
      <w:pPr>
        <w:pStyle w:val="Heading3"/>
        <w:spacing w:line="480" w:lineRule="auto"/>
        <w:jc w:val="both"/>
        <w:rPr>
          <w:ins w:id="131" w:author="Comparison" w:date="2026-09-25T20:04:00Z" w16du:dateUtc="2026-09-26T00:04:00Z"/>
        </w:rPr>
      </w:pPr>
      <w:bookmarkStart w:id="132" w:name="_qsh70q" w:colFirst="0" w:colLast="0"/>
      <w:bookmarkEnd w:id="132"/>
      <w:ins w:id="133" w:author="Comparison" w:date="2026-09-25T20:04:00Z" w16du:dateUtc="2026-09-26T00:04:00Z">
        <w:r>
          <w:t>IT and data security</w:t>
        </w:r>
      </w:ins>
    </w:p>
    <w:p w14:paraId="0000003B" w14:textId="77777777" w:rsidR="00EC0CEE" w:rsidRDefault="0070719D">
      <w:pPr>
        <w:spacing w:line="480" w:lineRule="auto"/>
        <w:jc w:val="both"/>
        <w:rPr>
          <w:ins w:id="134" w:author="Comparison" w:date="2026-09-25T20:04:00Z" w16du:dateUtc="2026-09-26T00:04:00Z"/>
        </w:rPr>
      </w:pPr>
      <w:ins w:id="135" w:author="Comparison" w:date="2026-09-25T20:04:00Z" w16du:dateUtc="2026-09-26T00:04:00Z">
        <w:r>
          <w:t>Does the ELN allow you to:</w:t>
        </w:r>
      </w:ins>
    </w:p>
    <w:p w14:paraId="0000003C" w14:textId="77777777" w:rsidR="00EC0CEE" w:rsidRDefault="0070719D">
      <w:pPr>
        <w:numPr>
          <w:ilvl w:val="0"/>
          <w:numId w:val="2"/>
        </w:numPr>
        <w:spacing w:after="0" w:line="480" w:lineRule="auto"/>
        <w:jc w:val="both"/>
        <w:rPr>
          <w:ins w:id="136" w:author="Comparison" w:date="2026-09-25T20:04:00Z" w16du:dateUtc="2026-09-26T00:04:00Z"/>
        </w:rPr>
      </w:pPr>
      <w:ins w:id="137" w:author="Comparison" w:date="2026-09-25T20:04:00Z" w16du:dateUtc="2026-09-26T00:04:00Z">
        <w:r>
          <w:t>Protect sensitive data within the ELN?</w:t>
        </w:r>
      </w:ins>
    </w:p>
    <w:p w14:paraId="0000003D" w14:textId="77777777" w:rsidR="00EC0CEE" w:rsidRDefault="0070719D">
      <w:pPr>
        <w:numPr>
          <w:ilvl w:val="0"/>
          <w:numId w:val="2"/>
        </w:numPr>
        <w:spacing w:after="0" w:line="480" w:lineRule="auto"/>
        <w:jc w:val="both"/>
        <w:rPr>
          <w:ins w:id="138" w:author="Comparison" w:date="2026-09-25T20:04:00Z" w16du:dateUtc="2026-09-26T00:04:00Z"/>
        </w:rPr>
      </w:pPr>
      <w:ins w:id="139" w:author="Comparison" w:date="2026-09-25T20:04:00Z" w16du:dateUtc="2026-09-26T00:04:00Z">
        <w:r>
          <w:t>Store data locally at the institute or in the institute’s own cloud?</w:t>
        </w:r>
      </w:ins>
    </w:p>
    <w:p w14:paraId="0000003E" w14:textId="77777777" w:rsidR="00EC0CEE" w:rsidRDefault="0070719D">
      <w:pPr>
        <w:numPr>
          <w:ilvl w:val="0"/>
          <w:numId w:val="2"/>
        </w:numPr>
        <w:spacing w:after="0" w:line="480" w:lineRule="auto"/>
        <w:jc w:val="both"/>
        <w:rPr>
          <w:ins w:id="140" w:author="Comparison" w:date="2026-09-25T20:04:00Z" w16du:dateUtc="2026-09-26T00:04:00Z"/>
        </w:rPr>
      </w:pPr>
      <w:ins w:id="141" w:author="Comparison" w:date="2026-09-25T20:04:00Z" w16du:dateUtc="2026-09-26T00:04:00Z">
        <w:r>
          <w:t>Run it on all operating systems (OS)?</w:t>
        </w:r>
      </w:ins>
    </w:p>
    <w:p w14:paraId="0000003F" w14:textId="77777777" w:rsidR="00EC0CEE" w:rsidRDefault="0070719D">
      <w:pPr>
        <w:spacing w:line="480" w:lineRule="auto"/>
        <w:jc w:val="both"/>
        <w:rPr>
          <w:ins w:id="142" w:author="Comparison" w:date="2026-09-25T20:04:00Z" w16du:dateUtc="2026-09-26T00:04:00Z"/>
        </w:rPr>
      </w:pPr>
      <w:ins w:id="143" w:author="Comparison" w:date="2026-09-25T20:04:00Z" w16du:dateUtc="2026-09-26T00:04:00Z">
        <w:r>
          <w:t>Does the ELN offer:</w:t>
        </w:r>
      </w:ins>
    </w:p>
    <w:p w14:paraId="00000040" w14:textId="77777777" w:rsidR="00EC0CEE" w:rsidRDefault="0070719D">
      <w:pPr>
        <w:numPr>
          <w:ilvl w:val="0"/>
          <w:numId w:val="7"/>
        </w:numPr>
        <w:spacing w:after="0" w:line="480" w:lineRule="auto"/>
        <w:jc w:val="both"/>
        <w:rPr>
          <w:ins w:id="144" w:author="Comparison" w:date="2026-09-25T20:04:00Z" w16du:dateUtc="2026-09-26T00:04:00Z"/>
        </w:rPr>
      </w:pPr>
      <w:ins w:id="145" w:author="Comparison" w:date="2026-09-25T20:04:00Z" w16du:dateUtc="2026-09-26T00:04:00Z">
        <w:r>
          <w:t>Application Programming Interfaces (APIs)?</w:t>
        </w:r>
      </w:ins>
    </w:p>
    <w:p w14:paraId="00000041" w14:textId="77777777" w:rsidR="00EC0CEE" w:rsidRDefault="0070719D">
      <w:pPr>
        <w:numPr>
          <w:ilvl w:val="0"/>
          <w:numId w:val="7"/>
        </w:numPr>
        <w:spacing w:after="0" w:line="480" w:lineRule="auto"/>
        <w:jc w:val="both"/>
        <w:rPr>
          <w:ins w:id="146" w:author="Comparison" w:date="2026-09-25T20:04:00Z" w16du:dateUtc="2026-09-26T00:04:00Z"/>
        </w:rPr>
      </w:pPr>
      <w:ins w:id="147" w:author="Comparison" w:date="2026-09-25T20:04:00Z" w16du:dateUtc="2026-09-26T00:04:00Z">
        <w:r>
          <w:t>A deployment model: installation on the user’s/institute’s own server?</w:t>
        </w:r>
      </w:ins>
    </w:p>
    <w:p w14:paraId="00000042" w14:textId="77777777" w:rsidR="00EC0CEE" w:rsidRDefault="0070719D">
      <w:pPr>
        <w:numPr>
          <w:ilvl w:val="0"/>
          <w:numId w:val="7"/>
        </w:numPr>
        <w:spacing w:after="0" w:line="480" w:lineRule="auto"/>
        <w:jc w:val="both"/>
        <w:rPr>
          <w:ins w:id="148" w:author="Comparison" w:date="2026-09-25T20:04:00Z" w16du:dateUtc="2026-09-26T00:04:00Z"/>
        </w:rPr>
      </w:pPr>
      <w:ins w:id="149" w:author="Comparison" w:date="2026-09-25T20:04:00Z" w16du:dateUtc="2026-09-26T00:04:00Z">
        <w:r>
          <w:t>Device-independent web-based access, also outside of your institute (e.g., via a VPN)?</w:t>
        </w:r>
      </w:ins>
    </w:p>
    <w:p w14:paraId="00000043" w14:textId="77777777" w:rsidR="00EC0CEE" w:rsidRDefault="0070719D">
      <w:pPr>
        <w:numPr>
          <w:ilvl w:val="0"/>
          <w:numId w:val="7"/>
        </w:numPr>
        <w:spacing w:after="0" w:line="480" w:lineRule="auto"/>
        <w:jc w:val="both"/>
        <w:rPr>
          <w:ins w:id="150" w:author="Comparison" w:date="2026-09-25T20:04:00Z" w16du:dateUtc="2026-09-26T00:04:00Z"/>
        </w:rPr>
      </w:pPr>
      <w:ins w:id="151" w:author="Comparison" w:date="2026-09-25T20:04:00Z" w16du:dateUtc="2026-09-26T00:04:00Z">
        <w:r>
          <w:t>An exit strategy (outgoing migration)?</w:t>
        </w:r>
      </w:ins>
    </w:p>
    <w:p w14:paraId="00000044" w14:textId="77777777" w:rsidR="00EC0CEE" w:rsidRDefault="0070719D">
      <w:pPr>
        <w:numPr>
          <w:ilvl w:val="0"/>
          <w:numId w:val="7"/>
        </w:numPr>
        <w:spacing w:after="0" w:line="480" w:lineRule="auto"/>
        <w:jc w:val="both"/>
        <w:rPr>
          <w:ins w:id="152" w:author="Comparison" w:date="2026-09-25T20:04:00Z" w16du:dateUtc="2026-09-26T00:04:00Z"/>
        </w:rPr>
      </w:pPr>
      <w:ins w:id="153" w:author="Comparison" w:date="2026-09-25T20:04:00Z" w16du:dateUtc="2026-09-26T00:04:00Z">
        <w:r>
          <w:t>Data migration from other systems (incoming migration)?</w:t>
        </w:r>
      </w:ins>
    </w:p>
    <w:p w14:paraId="00000045" w14:textId="77777777" w:rsidR="00EC0CEE" w:rsidRDefault="0070719D">
      <w:pPr>
        <w:pStyle w:val="Heading3"/>
        <w:spacing w:line="480" w:lineRule="auto"/>
        <w:jc w:val="both"/>
        <w:rPr>
          <w:ins w:id="154" w:author="Comparison" w:date="2026-09-25T20:04:00Z" w16du:dateUtc="2026-09-26T00:04:00Z"/>
        </w:rPr>
      </w:pPr>
      <w:bookmarkStart w:id="155" w:name="_3as4poj" w:colFirst="0" w:colLast="0"/>
      <w:bookmarkEnd w:id="155"/>
      <w:ins w:id="156" w:author="Comparison" w:date="2026-09-25T20:04:00Z" w16du:dateUtc="2026-09-26T00:04:00Z">
        <w:r>
          <w:t>Miscellaneous</w:t>
        </w:r>
      </w:ins>
    </w:p>
    <w:p w14:paraId="00000046" w14:textId="77777777" w:rsidR="00EC0CEE" w:rsidRDefault="0070719D">
      <w:pPr>
        <w:spacing w:line="480" w:lineRule="auto"/>
        <w:jc w:val="both"/>
        <w:rPr>
          <w:ins w:id="157" w:author="Comparison" w:date="2026-09-25T20:04:00Z" w16du:dateUtc="2026-09-26T00:04:00Z"/>
        </w:rPr>
      </w:pPr>
      <w:ins w:id="158" w:author="Comparison" w:date="2026-09-25T20:04:00Z" w16du:dateUtc="2026-09-26T00:04:00Z">
        <w:r>
          <w:t>Does the ELN offer:</w:t>
        </w:r>
      </w:ins>
    </w:p>
    <w:p w14:paraId="00000047" w14:textId="77777777" w:rsidR="00EC0CEE" w:rsidRDefault="0070719D">
      <w:pPr>
        <w:numPr>
          <w:ilvl w:val="0"/>
          <w:numId w:val="3"/>
        </w:numPr>
        <w:spacing w:after="0" w:line="480" w:lineRule="auto"/>
        <w:jc w:val="both"/>
        <w:rPr>
          <w:ins w:id="159" w:author="Comparison" w:date="2026-09-25T20:04:00Z" w16du:dateUtc="2026-09-26T00:04:00Z"/>
        </w:rPr>
      </w:pPr>
      <w:ins w:id="160" w:author="Comparison" w:date="2026-09-25T20:04:00Z" w16du:dateUtc="2026-09-26T00:04:00Z">
        <w:r>
          <w:t>A classroom edition for teaching?</w:t>
        </w:r>
      </w:ins>
    </w:p>
    <w:p w14:paraId="00000048" w14:textId="77777777" w:rsidR="00EC0CEE" w:rsidRDefault="0070719D">
      <w:pPr>
        <w:numPr>
          <w:ilvl w:val="0"/>
          <w:numId w:val="3"/>
        </w:numPr>
        <w:spacing w:after="0" w:line="480" w:lineRule="auto"/>
        <w:jc w:val="both"/>
        <w:rPr>
          <w:ins w:id="161" w:author="Comparison" w:date="2026-09-25T20:04:00Z" w16du:dateUtc="2026-09-26T00:04:00Z"/>
        </w:rPr>
      </w:pPr>
      <w:ins w:id="162" w:author="Comparison" w:date="2026-09-25T20:04:00Z" w16du:dateUtc="2026-09-26T00:04:00Z">
        <w:r>
          <w:t>Default language/multi-language support?</w:t>
        </w:r>
      </w:ins>
    </w:p>
    <w:p w14:paraId="00000049" w14:textId="77777777" w:rsidR="00EC0CEE" w:rsidRDefault="0070719D">
      <w:pPr>
        <w:spacing w:line="480" w:lineRule="auto"/>
        <w:jc w:val="both"/>
        <w:rPr>
          <w:ins w:id="163" w:author="Comparison" w:date="2026-09-25T20:04:00Z" w16du:dateUtc="2026-09-26T00:04:00Z"/>
        </w:rPr>
      </w:pPr>
      <w:ins w:id="164" w:author="Comparison" w:date="2026-09-25T20:04:00Z" w16du:dateUtc="2026-09-26T00:04:00Z">
        <w:r>
          <w:t>The following aspects are important to you:</w:t>
        </w:r>
      </w:ins>
    </w:p>
    <w:p w14:paraId="0000004A" w14:textId="77777777" w:rsidR="00EC0CEE" w:rsidRDefault="0070719D">
      <w:pPr>
        <w:numPr>
          <w:ilvl w:val="0"/>
          <w:numId w:val="3"/>
        </w:numPr>
        <w:spacing w:after="0" w:line="480" w:lineRule="auto"/>
        <w:jc w:val="both"/>
        <w:rPr>
          <w:ins w:id="165" w:author="Comparison" w:date="2026-09-25T20:04:00Z" w16du:dateUtc="2026-09-26T00:04:00Z"/>
        </w:rPr>
      </w:pPr>
      <w:ins w:id="166" w:author="Comparison" w:date="2026-09-25T20:04:00Z" w16du:dateUtc="2026-09-26T00:04:00Z">
        <w:r>
          <w:t>…</w:t>
        </w:r>
      </w:ins>
    </w:p>
    <w:p w14:paraId="0000004B" w14:textId="77777777" w:rsidR="00EC0CEE" w:rsidRDefault="0070719D">
      <w:pPr>
        <w:numPr>
          <w:ilvl w:val="0"/>
          <w:numId w:val="3"/>
        </w:numPr>
        <w:spacing w:after="0" w:line="480" w:lineRule="auto"/>
        <w:jc w:val="both"/>
        <w:rPr>
          <w:ins w:id="167" w:author="Comparison" w:date="2026-09-25T20:04:00Z" w16du:dateUtc="2026-09-26T00:04:00Z"/>
        </w:rPr>
      </w:pPr>
      <w:ins w:id="168" w:author="Comparison" w:date="2026-09-25T20:04:00Z" w16du:dateUtc="2026-09-26T00:04:00Z">
        <w:r>
          <w:t>…</w:t>
        </w:r>
      </w:ins>
    </w:p>
    <w:p w14:paraId="3104A4AD" w14:textId="3D93873C" w:rsidR="0083756C" w:rsidRPr="0083756C" w:rsidRDefault="0070719D" w:rsidP="0083756C">
      <w:pPr>
        <w:spacing w:line="276" w:lineRule="auto"/>
        <w:rPr>
          <w:del w:id="169" w:author="Comparison" w:date="2026-09-25T20:04:00Z" w16du:dateUtc="2026-09-26T00:04:00Z"/>
          <w:rFonts w:ascii="Times New Roman" w:hAnsi="Times New Roman" w:cs="Times New Roman"/>
          <w:b/>
          <w:bCs/>
          <w:sz w:val="24"/>
          <w:szCs w:val="24"/>
        </w:rPr>
      </w:pPr>
      <w:ins w:id="170" w:author="Comparison" w:date="2026-09-25T20:04:00Z" w16du:dateUtc="2026-09-26T00:04:00Z">
        <w:r>
          <w:t>…</w:t>
        </w:r>
      </w:ins>
      <w:bookmarkStart w:id="171" w:name="_Hlk166586519"/>
      <w:del w:id="172" w:author="Comparison" w:date="2026-09-25T20:04:00Z" w16du:dateUtc="2026-09-26T00:04:00Z">
        <w:r w:rsidR="0083756C" w:rsidRPr="0083756C">
          <w:rPr>
            <w:rFonts w:ascii="Times New Roman" w:hAnsi="Times New Roman" w:cs="Times New Roman"/>
            <w:b/>
            <w:bCs/>
            <w:sz w:val="24"/>
            <w:szCs w:val="24"/>
          </w:rPr>
          <w:delText>Title:</w:delText>
        </w:r>
      </w:del>
    </w:p>
    <w:p w14:paraId="4111F00E" w14:textId="144FD1FB" w:rsidR="0083756C" w:rsidRDefault="0083756C" w:rsidP="0083756C">
      <w:pPr>
        <w:spacing w:line="276" w:lineRule="auto"/>
        <w:jc w:val="center"/>
        <w:rPr>
          <w:del w:id="173" w:author="Comparison" w:date="2026-09-25T20:04:00Z" w16du:dateUtc="2026-09-26T00:04:00Z"/>
          <w:rFonts w:ascii="Times New Roman" w:hAnsi="Times New Roman" w:cs="Times New Roman"/>
          <w:b/>
          <w:bCs/>
          <w:sz w:val="28"/>
          <w:szCs w:val="28"/>
        </w:rPr>
      </w:pPr>
      <w:del w:id="174" w:author="Comparison" w:date="2026-09-25T20:04:00Z" w16du:dateUtc="2026-09-26T00:04:00Z">
        <w:r w:rsidRPr="0083756C">
          <w:rPr>
            <w:rFonts w:ascii="Times New Roman" w:hAnsi="Times New Roman" w:cs="Times New Roman"/>
            <w:b/>
            <w:bCs/>
            <w:sz w:val="28"/>
            <w:szCs w:val="28"/>
          </w:rPr>
          <w:delText>ON THE JUDEAN POLITICAL INDEPENDENCE IN THE PERIOD OF THE HASMONEANS</w:delText>
        </w:r>
      </w:del>
    </w:p>
    <w:p w14:paraId="553744DA" w14:textId="4F92C602" w:rsidR="0083756C" w:rsidRDefault="0083756C" w:rsidP="0083756C">
      <w:pPr>
        <w:spacing w:line="276" w:lineRule="auto"/>
        <w:rPr>
          <w:del w:id="175" w:author="Comparison" w:date="2026-09-25T20:04:00Z" w16du:dateUtc="2026-09-26T00:04:00Z"/>
          <w:rFonts w:ascii="Times New Roman" w:hAnsi="Times New Roman" w:cs="Times New Roman"/>
          <w:b/>
          <w:bCs/>
          <w:sz w:val="24"/>
          <w:szCs w:val="24"/>
        </w:rPr>
      </w:pPr>
      <w:del w:id="176" w:author="Comparison" w:date="2026-09-25T20:04:00Z" w16du:dateUtc="2026-09-26T00:04:00Z">
        <w:r>
          <w:rPr>
            <w:rFonts w:ascii="Times New Roman" w:hAnsi="Times New Roman" w:cs="Times New Roman"/>
            <w:b/>
            <w:bCs/>
            <w:sz w:val="24"/>
            <w:szCs w:val="24"/>
          </w:rPr>
          <w:delText xml:space="preserve">Name of Author: </w:delText>
        </w:r>
      </w:del>
    </w:p>
    <w:p w14:paraId="4CC32A72" w14:textId="30E0B431" w:rsidR="0083756C" w:rsidRPr="0083756C" w:rsidRDefault="0083756C" w:rsidP="0083756C">
      <w:pPr>
        <w:spacing w:line="276" w:lineRule="auto"/>
        <w:jc w:val="center"/>
        <w:rPr>
          <w:del w:id="177" w:author="Comparison" w:date="2026-09-25T20:04:00Z" w16du:dateUtc="2026-09-26T00:04:00Z"/>
          <w:rFonts w:ascii="Times New Roman" w:hAnsi="Times New Roman" w:cs="Times New Roman"/>
          <w:b/>
          <w:bCs/>
          <w:sz w:val="24"/>
          <w:szCs w:val="24"/>
        </w:rPr>
      </w:pPr>
      <w:del w:id="178" w:author="Comparison" w:date="2026-09-25T20:04:00Z" w16du:dateUtc="2026-09-26T00:04:00Z">
        <w:r>
          <w:rPr>
            <w:rFonts w:ascii="Times New Roman" w:hAnsi="Times New Roman" w:cs="Times New Roman"/>
            <w:b/>
            <w:bCs/>
            <w:sz w:val="24"/>
            <w:szCs w:val="24"/>
          </w:rPr>
          <w:delText>Dr. Okan AÇIL</w:delText>
        </w:r>
      </w:del>
    </w:p>
    <w:bookmarkEnd w:id="171"/>
    <w:p w14:paraId="14FE81D8" w14:textId="15E44E51" w:rsidR="0050315B" w:rsidRDefault="0050315B">
      <w:pPr>
        <w:rPr>
          <w:del w:id="179" w:author="Comparison" w:date="2026-09-25T20:04:00Z" w16du:dateUtc="2026-09-26T00:04:00Z"/>
        </w:rPr>
      </w:pPr>
    </w:p>
    <w:p w14:paraId="729D445A" w14:textId="19E79412" w:rsidR="0083756C" w:rsidRPr="0083756C" w:rsidRDefault="0083756C">
      <w:pPr>
        <w:rPr>
          <w:del w:id="180" w:author="Comparison" w:date="2026-09-25T20:04:00Z" w16du:dateUtc="2026-09-26T00:04:00Z"/>
          <w:rFonts w:ascii="Times New Roman" w:hAnsi="Times New Roman" w:cs="Times New Roman"/>
          <w:sz w:val="24"/>
          <w:szCs w:val="24"/>
        </w:rPr>
      </w:pPr>
      <w:del w:id="181" w:author="Comparison" w:date="2026-09-25T20:04:00Z" w16du:dateUtc="2026-09-26T00:04:00Z">
        <w:r w:rsidRPr="0083756C">
          <w:rPr>
            <w:rFonts w:ascii="Times New Roman" w:hAnsi="Times New Roman" w:cs="Times New Roman"/>
            <w:b/>
            <w:bCs/>
            <w:sz w:val="24"/>
            <w:szCs w:val="24"/>
          </w:rPr>
          <w:delText xml:space="preserve">Affiliation: </w:delText>
        </w:r>
        <w:r w:rsidRPr="0083756C">
          <w:rPr>
            <w:rFonts w:ascii="Times New Roman" w:hAnsi="Times New Roman" w:cs="Times New Roman"/>
            <w:sz w:val="24"/>
            <w:szCs w:val="24"/>
          </w:rPr>
          <w:delText>Erzurum Technical University, Department of History, TÜRKİYE</w:delText>
        </w:r>
      </w:del>
    </w:p>
    <w:p w14:paraId="6428461C" w14:textId="12B6DF38" w:rsidR="0083756C" w:rsidRDefault="0083756C">
      <w:pPr>
        <w:rPr>
          <w:del w:id="182" w:author="Comparison" w:date="2026-09-25T20:04:00Z" w16du:dateUtc="2026-09-26T00:04:00Z"/>
          <w:rFonts w:ascii="Times New Roman" w:hAnsi="Times New Roman" w:cs="Times New Roman"/>
          <w:sz w:val="24"/>
          <w:szCs w:val="24"/>
        </w:rPr>
      </w:pPr>
      <w:del w:id="183" w:author="Comparison" w:date="2026-09-25T20:04:00Z" w16du:dateUtc="2026-09-26T00:04:00Z">
        <w:r w:rsidRPr="0083756C">
          <w:rPr>
            <w:rFonts w:ascii="Times New Roman" w:hAnsi="Times New Roman" w:cs="Times New Roman"/>
            <w:b/>
            <w:bCs/>
            <w:sz w:val="24"/>
            <w:szCs w:val="24"/>
          </w:rPr>
          <w:delText xml:space="preserve">E-mail Adress: </w:delText>
        </w:r>
        <w:r w:rsidR="00C22934">
          <w:fldChar w:fldCharType="begin"/>
        </w:r>
        <w:r w:rsidR="00C22934">
          <w:delInstrText>HYPERLINK "mailto:okan.acil@erzurum.edu.tr"</w:delInstrText>
        </w:r>
        <w:r w:rsidR="00C22934">
          <w:fldChar w:fldCharType="separate"/>
        </w:r>
        <w:r w:rsidR="00C22934" w:rsidRPr="005E6D2F">
          <w:rPr>
            <w:rStyle w:val="Hyperlink"/>
            <w:rFonts w:ascii="Times New Roman" w:hAnsi="Times New Roman" w:cs="Times New Roman"/>
            <w:sz w:val="24"/>
            <w:szCs w:val="24"/>
          </w:rPr>
          <w:delText>okan.acil@erzurum.edu.tr</w:delText>
        </w:r>
        <w:r w:rsidR="00C22934">
          <w:fldChar w:fldCharType="end"/>
        </w:r>
      </w:del>
    </w:p>
    <w:p w14:paraId="0C9E2889" w14:textId="1606CB7D" w:rsidR="00C22934" w:rsidRDefault="00C22934" w:rsidP="00C22934">
      <w:pPr>
        <w:jc w:val="both"/>
        <w:rPr>
          <w:del w:id="184" w:author="Comparison" w:date="2026-09-25T20:04:00Z" w16du:dateUtc="2026-09-26T00:04:00Z"/>
          <w:rFonts w:ascii="Times New Roman" w:hAnsi="Times New Roman" w:cs="Times New Roman"/>
          <w:color w:val="000000" w:themeColor="text1"/>
          <w:spacing w:val="-14"/>
          <w:kern w:val="24"/>
          <w:sz w:val="24"/>
          <w:szCs w:val="24"/>
        </w:rPr>
      </w:pPr>
      <w:del w:id="185" w:author="Comparison" w:date="2026-09-25T20:04:00Z" w16du:dateUtc="2026-09-26T00:04:00Z">
        <w:r w:rsidRPr="00C22934">
          <w:rPr>
            <w:rFonts w:ascii="Times New Roman" w:hAnsi="Times New Roman" w:cs="Times New Roman"/>
            <w:b/>
            <w:bCs/>
            <w:sz w:val="24"/>
            <w:szCs w:val="24"/>
          </w:rPr>
          <w:delText>Orcid Number:</w:delText>
        </w:r>
        <w:r>
          <w:rPr>
            <w:rFonts w:ascii="Times New Roman" w:hAnsi="Times New Roman" w:cs="Times New Roman"/>
            <w:sz w:val="24"/>
            <w:szCs w:val="24"/>
          </w:rPr>
          <w:delText xml:space="preserve"> </w:delText>
        </w:r>
        <w:r>
          <w:rPr>
            <w:rFonts w:ascii="Times New Roman" w:hAnsi="Times New Roman" w:cs="Times New Roman"/>
            <w:color w:val="000000" w:themeColor="text1"/>
            <w:spacing w:val="-14"/>
            <w:kern w:val="24"/>
            <w:sz w:val="24"/>
            <w:szCs w:val="24"/>
          </w:rPr>
          <w:delText>0000-0001-6017-844X</w:delText>
        </w:r>
      </w:del>
    </w:p>
    <w:p w14:paraId="1DB93A2D" w14:textId="3393012D" w:rsidR="00C22934" w:rsidRPr="00C22934" w:rsidRDefault="00C22934" w:rsidP="00C22934">
      <w:pPr>
        <w:rPr>
          <w:del w:id="186" w:author="Comparison" w:date="2026-09-25T20:04:00Z" w16du:dateUtc="2026-09-26T00:04:00Z"/>
          <w:rFonts w:ascii="Times New Roman" w:hAnsi="Times New Roman" w:cs="Times New Roman"/>
          <w:sz w:val="24"/>
          <w:szCs w:val="24"/>
        </w:rPr>
      </w:pPr>
      <w:del w:id="187" w:author="Comparison" w:date="2026-09-25T20:04:00Z" w16du:dateUtc="2026-09-26T00:04:00Z">
        <w:r w:rsidRPr="0095753F">
          <w:rPr>
            <w:rFonts w:ascii="Times New Roman" w:hAnsi="Times New Roman" w:cs="Times New Roman"/>
            <w:b/>
            <w:bCs/>
            <w:sz w:val="24"/>
            <w:szCs w:val="24"/>
          </w:rPr>
          <w:delText>Conflict of Interest:</w:delText>
        </w:r>
        <w:r>
          <w:rPr>
            <w:rFonts w:ascii="Times New Roman" w:hAnsi="Times New Roman" w:cs="Times New Roman"/>
            <w:b/>
            <w:bCs/>
            <w:sz w:val="24"/>
            <w:szCs w:val="24"/>
          </w:rPr>
          <w:delText xml:space="preserve"> </w:delText>
        </w:r>
        <w:r w:rsidRPr="0095753F">
          <w:rPr>
            <w:rFonts w:ascii="Times New Roman" w:hAnsi="Times New Roman" w:cs="Times New Roman"/>
            <w:sz w:val="24"/>
            <w:szCs w:val="24"/>
          </w:rPr>
          <w:delText>There is no conflict of interest or competing interests to declare that are relevant to the content of this article.</w:delText>
        </w:r>
      </w:del>
    </w:p>
    <w:p w14:paraId="13B8A3A8" w14:textId="77777777" w:rsidR="00C22934" w:rsidRDefault="00C22934" w:rsidP="00C22934">
      <w:pPr>
        <w:spacing w:line="276" w:lineRule="auto"/>
        <w:jc w:val="both"/>
        <w:rPr>
          <w:del w:id="188" w:author="Comparison" w:date="2026-09-25T20:04:00Z" w16du:dateUtc="2026-09-26T00:04:00Z"/>
          <w:rFonts w:ascii="Times New Roman" w:hAnsi="Times New Roman" w:cs="Times New Roman"/>
          <w:sz w:val="24"/>
          <w:szCs w:val="24"/>
        </w:rPr>
      </w:pPr>
      <w:del w:id="189" w:author="Comparison" w:date="2026-09-25T20:04:00Z" w16du:dateUtc="2026-09-26T00:04:00Z">
        <w:r w:rsidRPr="00C22934">
          <w:rPr>
            <w:rFonts w:ascii="Times New Roman" w:hAnsi="Times New Roman" w:cs="Times New Roman"/>
            <w:b/>
            <w:bCs/>
            <w:sz w:val="24"/>
            <w:szCs w:val="24"/>
          </w:rPr>
          <w:delText>Abstract</w:delText>
        </w:r>
        <w:r w:rsidRPr="00C22934">
          <w:rPr>
            <w:rFonts w:ascii="Times New Roman" w:hAnsi="Times New Roman" w:cs="Times New Roman"/>
            <w:sz w:val="24"/>
            <w:szCs w:val="24"/>
          </w:rPr>
          <w:delText xml:space="preserve">: </w:delText>
        </w:r>
      </w:del>
    </w:p>
    <w:p w14:paraId="779739E7" w14:textId="51C9C74D" w:rsidR="00C22934" w:rsidRPr="00C22934" w:rsidRDefault="00C22934" w:rsidP="00C22934">
      <w:pPr>
        <w:spacing w:line="276" w:lineRule="auto"/>
        <w:jc w:val="both"/>
        <w:rPr>
          <w:del w:id="190" w:author="Comparison" w:date="2026-09-25T20:04:00Z" w16du:dateUtc="2026-09-26T00:04:00Z"/>
          <w:rFonts w:ascii="Times New Roman" w:hAnsi="Times New Roman" w:cs="Times New Roman"/>
          <w:sz w:val="24"/>
          <w:szCs w:val="24"/>
        </w:rPr>
      </w:pPr>
      <w:del w:id="191" w:author="Comparison" w:date="2026-09-25T20:04:00Z" w16du:dateUtc="2026-09-26T00:04:00Z">
        <w:r w:rsidRPr="00C22934">
          <w:rPr>
            <w:rFonts w:ascii="Times New Roman" w:hAnsi="Times New Roman" w:cs="Times New Roman"/>
            <w:sz w:val="24"/>
            <w:szCs w:val="24"/>
          </w:rPr>
          <w:delText xml:space="preserve">The Hasmoneans were an effective power in the Judean region in the second half of the second century BC and the first half of the first century BC. In the sources that provide information about the period and the region, there are some statements indicating that the Hasmoneans had </w:delText>
        </w:r>
        <w:r>
          <w:rPr>
            <w:rFonts w:ascii="Times New Roman" w:hAnsi="Times New Roman" w:cs="Times New Roman"/>
            <w:sz w:val="24"/>
            <w:szCs w:val="24"/>
          </w:rPr>
          <w:delText xml:space="preserve">lead </w:delText>
        </w:r>
        <w:r w:rsidRPr="00C22934">
          <w:rPr>
            <w:rFonts w:ascii="Times New Roman" w:hAnsi="Times New Roman" w:cs="Times New Roman"/>
            <w:sz w:val="24"/>
            <w:szCs w:val="24"/>
          </w:rPr>
          <w:delText xml:space="preserve">a politically independent political structure by separating from the Seleucid State at some point during the period of their presence in the region. In fact, scholars today agree that the Hasmoneans </w:delText>
        </w:r>
        <w:r>
          <w:rPr>
            <w:rFonts w:ascii="Times New Roman" w:hAnsi="Times New Roman" w:cs="Times New Roman"/>
            <w:sz w:val="24"/>
            <w:szCs w:val="24"/>
          </w:rPr>
          <w:delText>ruled</w:delText>
        </w:r>
        <w:r w:rsidRPr="00C22934">
          <w:rPr>
            <w:rFonts w:ascii="Times New Roman" w:hAnsi="Times New Roman" w:cs="Times New Roman"/>
            <w:sz w:val="24"/>
            <w:szCs w:val="24"/>
          </w:rPr>
          <w:delText xml:space="preserve"> an independent state in history. There even seems to be a consensus among contemporary scholars that this independence took place during the reign of John Hyrcanus I. However, when the massive literature on the Hasmonean State is examined, various opinions are encountered that the independence in question was established by different leaders of the dynasty. Despite this situation, the lack of a study that addresses the issue with a holistic approach has been noticed. For this reason, in this study, different views are presented, pointing to the political independence of the Hasmoneans. Afterwards, these views were discussed within the framework of the phenomenon of political independence in the Hellenistic period, the conceptual framework of which we tried to present. Finally, among the results of the study, the possible reasons for the existing different views are pointed out and a relatively new argument is presented, indicating that the political independence of the Hasmonean State took place during the reign of Hyrcanus I, through literary sources, numismatic works and archaeological findings.</w:delText>
        </w:r>
      </w:del>
    </w:p>
    <w:p w14:paraId="7F953ED0" w14:textId="29A0DA4A" w:rsidR="00C22934" w:rsidRDefault="00C22934" w:rsidP="00C22934">
      <w:pPr>
        <w:spacing w:line="276" w:lineRule="auto"/>
        <w:jc w:val="both"/>
        <w:rPr>
          <w:del w:id="192" w:author="Comparison" w:date="2026-09-25T20:04:00Z" w16du:dateUtc="2026-09-26T00:04:00Z"/>
          <w:rFonts w:ascii="Times New Roman" w:hAnsi="Times New Roman" w:cs="Times New Roman"/>
          <w:sz w:val="24"/>
          <w:szCs w:val="24"/>
        </w:rPr>
      </w:pPr>
      <w:del w:id="193" w:author="Comparison" w:date="2026-09-25T20:04:00Z" w16du:dateUtc="2026-09-26T00:04:00Z">
        <w:r w:rsidRPr="00C22934">
          <w:rPr>
            <w:rFonts w:ascii="Times New Roman" w:hAnsi="Times New Roman" w:cs="Times New Roman"/>
            <w:b/>
            <w:bCs/>
            <w:sz w:val="24"/>
            <w:szCs w:val="24"/>
          </w:rPr>
          <w:delText>Keywords</w:delText>
        </w:r>
        <w:r w:rsidRPr="00C22934">
          <w:rPr>
            <w:rFonts w:ascii="Times New Roman" w:hAnsi="Times New Roman" w:cs="Times New Roman"/>
            <w:sz w:val="24"/>
            <w:szCs w:val="24"/>
          </w:rPr>
          <w:delText>: Hasmoneans, independence, John Hyrcanus I, autonomy, Judea.</w:delText>
        </w:r>
      </w:del>
    </w:p>
    <w:p w14:paraId="1AE3128A" w14:textId="2D1D4718" w:rsidR="00C22934" w:rsidRDefault="00C22934" w:rsidP="00C22934">
      <w:pPr>
        <w:spacing w:line="276" w:lineRule="auto"/>
        <w:jc w:val="both"/>
        <w:rPr>
          <w:del w:id="194" w:author="Comparison" w:date="2026-09-25T20:04:00Z" w16du:dateUtc="2026-09-26T00:04:00Z"/>
          <w:rFonts w:ascii="Times New Roman" w:hAnsi="Times New Roman" w:cs="Times New Roman"/>
          <w:b/>
          <w:bCs/>
          <w:sz w:val="24"/>
          <w:szCs w:val="24"/>
        </w:rPr>
      </w:pPr>
      <w:del w:id="195" w:author="Comparison" w:date="2026-09-25T20:04:00Z" w16du:dateUtc="2026-09-26T00:04:00Z">
        <w:r w:rsidRPr="00C22934">
          <w:rPr>
            <w:rFonts w:ascii="Times New Roman" w:hAnsi="Times New Roman" w:cs="Times New Roman"/>
            <w:b/>
            <w:bCs/>
            <w:sz w:val="24"/>
            <w:szCs w:val="24"/>
          </w:rPr>
          <w:delText>Note to Editor;</w:delText>
        </w:r>
      </w:del>
    </w:p>
    <w:p w14:paraId="573D3517" w14:textId="65099009" w:rsidR="00C22934" w:rsidRDefault="00C22934" w:rsidP="00C22934">
      <w:pPr>
        <w:spacing w:line="276" w:lineRule="auto"/>
        <w:jc w:val="both"/>
        <w:rPr>
          <w:del w:id="196" w:author="Comparison" w:date="2026-09-25T20:04:00Z" w16du:dateUtc="2026-09-26T00:04:00Z"/>
          <w:rFonts w:ascii="Times New Roman" w:hAnsi="Times New Roman" w:cs="Times New Roman"/>
          <w:sz w:val="24"/>
          <w:szCs w:val="24"/>
        </w:rPr>
      </w:pPr>
      <w:del w:id="197" w:author="Comparison" w:date="2026-09-25T20:04:00Z" w16du:dateUtc="2026-09-26T00:04:00Z">
        <w:r w:rsidRPr="00C22934">
          <w:rPr>
            <w:rFonts w:ascii="Times New Roman" w:hAnsi="Times New Roman" w:cs="Times New Roman"/>
            <w:sz w:val="24"/>
            <w:szCs w:val="24"/>
          </w:rPr>
          <w:delText>Dear Editor/s,</w:delText>
        </w:r>
      </w:del>
    </w:p>
    <w:p w14:paraId="3AE79A6A" w14:textId="24FF637B" w:rsidR="00C22934" w:rsidRPr="00C22934" w:rsidRDefault="00C22934" w:rsidP="00C22934">
      <w:pPr>
        <w:spacing w:line="276" w:lineRule="auto"/>
        <w:jc w:val="both"/>
        <w:rPr>
          <w:del w:id="198" w:author="Comparison" w:date="2026-09-25T20:04:00Z" w16du:dateUtc="2026-09-26T00:04:00Z"/>
          <w:rFonts w:ascii="Times New Roman" w:hAnsi="Times New Roman" w:cs="Times New Roman"/>
          <w:sz w:val="24"/>
          <w:szCs w:val="24"/>
        </w:rPr>
      </w:pPr>
      <w:del w:id="199" w:author="Comparison" w:date="2026-09-25T20:04:00Z" w16du:dateUtc="2026-09-26T00:04:00Z">
        <w:r w:rsidRPr="00C22934">
          <w:rPr>
            <w:rFonts w:ascii="Times New Roman" w:hAnsi="Times New Roman" w:cs="Times New Roman"/>
            <w:sz w:val="24"/>
            <w:szCs w:val="24"/>
          </w:rPr>
          <w:delText>If the study is accepted for publication, I would like to add the following statement to the study.</w:delText>
        </w:r>
      </w:del>
    </w:p>
    <w:p w14:paraId="1C6B0CBF" w14:textId="5A9A5BD2" w:rsidR="00C22934" w:rsidRDefault="00D469DA" w:rsidP="00C22934">
      <w:pPr>
        <w:spacing w:line="276" w:lineRule="auto"/>
        <w:jc w:val="both"/>
        <w:rPr>
          <w:del w:id="200" w:author="Comparison" w:date="2026-09-25T20:04:00Z" w16du:dateUtc="2026-09-26T00:04:00Z"/>
          <w:rFonts w:ascii="Times New Roman" w:hAnsi="Times New Roman" w:cs="Times New Roman"/>
          <w:sz w:val="24"/>
          <w:szCs w:val="24"/>
        </w:rPr>
      </w:pPr>
      <w:del w:id="201" w:author="Comparison" w:date="2026-09-25T20:04:00Z" w16du:dateUtc="2026-09-26T00:04:00Z">
        <w:r>
          <w:rPr>
            <w:rFonts w:ascii="Times New Roman" w:hAnsi="Times New Roman" w:cs="Times New Roman"/>
            <w:sz w:val="24"/>
            <w:szCs w:val="24"/>
          </w:rPr>
          <w:delText>“</w:delText>
        </w:r>
        <w:r w:rsidR="00C22934" w:rsidRPr="00C22934">
          <w:rPr>
            <w:rFonts w:ascii="Times New Roman" w:hAnsi="Times New Roman" w:cs="Times New Roman"/>
            <w:sz w:val="24"/>
            <w:szCs w:val="24"/>
          </w:rPr>
          <w:delText xml:space="preserve">This article is an expansion of a topic covered in the author's PhD thesis titled </w:delText>
        </w:r>
        <w:r w:rsidR="00C22934">
          <w:rPr>
            <w:rFonts w:ascii="Times New Roman" w:hAnsi="Times New Roman" w:cs="Times New Roman"/>
            <w:sz w:val="24"/>
            <w:szCs w:val="24"/>
          </w:rPr>
          <w:delText>“</w:delText>
        </w:r>
        <w:r w:rsidR="00C22934" w:rsidRPr="00C22934">
          <w:rPr>
            <w:rFonts w:ascii="Times New Roman" w:hAnsi="Times New Roman" w:cs="Times New Roman"/>
            <w:sz w:val="24"/>
            <w:szCs w:val="24"/>
          </w:rPr>
          <w:delText xml:space="preserve">The </w:delText>
        </w:r>
        <w:r w:rsidR="00C22934">
          <w:rPr>
            <w:rFonts w:ascii="Times New Roman" w:hAnsi="Times New Roman" w:cs="Times New Roman"/>
            <w:sz w:val="24"/>
            <w:szCs w:val="24"/>
          </w:rPr>
          <w:delText>Haşmonayim</w:delText>
        </w:r>
        <w:r w:rsidR="00C22934" w:rsidRPr="00C22934">
          <w:rPr>
            <w:rFonts w:ascii="Times New Roman" w:hAnsi="Times New Roman" w:cs="Times New Roman"/>
            <w:sz w:val="24"/>
            <w:szCs w:val="24"/>
          </w:rPr>
          <w:delText xml:space="preserve"> (</w:delText>
        </w:r>
        <w:r w:rsidR="00C22934">
          <w:rPr>
            <w:rFonts w:ascii="Times New Roman" w:hAnsi="Times New Roman" w:cs="Times New Roman"/>
            <w:sz w:val="24"/>
            <w:szCs w:val="24"/>
          </w:rPr>
          <w:delText>Haşmonaylar</w:delText>
        </w:r>
        <w:r w:rsidR="00C22934" w:rsidRPr="00C22934">
          <w:rPr>
            <w:rFonts w:ascii="Times New Roman" w:hAnsi="Times New Roman" w:cs="Times New Roman"/>
            <w:sz w:val="24"/>
            <w:szCs w:val="24"/>
          </w:rPr>
          <w:delText xml:space="preserve">) </w:delText>
        </w:r>
        <w:r w:rsidR="00C22934">
          <w:rPr>
            <w:rFonts w:ascii="Times New Roman" w:hAnsi="Times New Roman" w:cs="Times New Roman"/>
            <w:sz w:val="24"/>
            <w:szCs w:val="24"/>
          </w:rPr>
          <w:delText>Hanedanlığı”</w:delText>
        </w:r>
        <w:r w:rsidR="00C22934" w:rsidRPr="00C22934">
          <w:rPr>
            <w:rFonts w:ascii="Times New Roman" w:hAnsi="Times New Roman" w:cs="Times New Roman"/>
            <w:sz w:val="24"/>
            <w:szCs w:val="24"/>
          </w:rPr>
          <w:delText xml:space="preserve"> completed in 2022. I would like to thank my thesis supervisor and TUBITAK, which supported the research I conducted at the University of Cambridge within the scope of my thesis studies under the 2214-A programme with the application number 1059B142000508."</w:delText>
        </w:r>
      </w:del>
    </w:p>
    <w:p w14:paraId="6EC163AC" w14:textId="2FFA6577" w:rsidR="00D469DA" w:rsidRPr="00C22934" w:rsidRDefault="00D469DA" w:rsidP="00C22934">
      <w:pPr>
        <w:spacing w:line="276" w:lineRule="auto"/>
        <w:jc w:val="both"/>
        <w:rPr>
          <w:del w:id="202" w:author="Comparison" w:date="2026-09-25T20:04:00Z" w16du:dateUtc="2026-09-26T00:04:00Z"/>
          <w:rFonts w:ascii="Times New Roman" w:hAnsi="Times New Roman" w:cs="Times New Roman"/>
          <w:sz w:val="24"/>
          <w:szCs w:val="24"/>
        </w:rPr>
      </w:pPr>
      <w:del w:id="203" w:author="Comparison" w:date="2026-09-25T20:04:00Z" w16du:dateUtc="2026-09-26T00:04:00Z">
        <w:r>
          <w:rPr>
            <w:rFonts w:ascii="Times New Roman" w:hAnsi="Times New Roman" w:cs="Times New Roman"/>
            <w:sz w:val="24"/>
            <w:szCs w:val="24"/>
          </w:rPr>
          <w:delText>Best Regards,</w:delText>
        </w:r>
      </w:del>
    </w:p>
    <w:p w14:paraId="49E66932" w14:textId="77777777" w:rsidR="00C22934" w:rsidRDefault="00C22934">
      <w:pPr>
        <w:numPr>
          <w:ilvl w:val="0"/>
          <w:numId w:val="3"/>
        </w:numPr>
        <w:spacing w:line="480" w:lineRule="auto"/>
        <w:jc w:val="both"/>
        <w:rPr>
          <w:rPrChange w:id="204" w:author="Comparison" w:date="2026-09-25T20:04:00Z" w16du:dateUtc="2026-09-26T00:04:00Z">
            <w:rPr>
              <w:rFonts w:ascii="Times New Roman" w:hAnsi="Times New Roman" w:cs="Times New Roman"/>
              <w:sz w:val="24"/>
              <w:szCs w:val="24"/>
            </w:rPr>
          </w:rPrChange>
        </w:rPr>
        <w:pPrChange w:id="205" w:author="Comparison" w:date="2026-09-25T20:04:00Z" w16du:dateUtc="2026-09-26T00:04:00Z">
          <w:pPr/>
        </w:pPrChange>
      </w:pPr>
    </w:p>
    <w:sectPr w:rsidR="00C22934">
      <w:headerReference w:type="default" r:id="rId7"/>
      <w:footerReference w:type="default" r:id="rId8"/>
      <w:pgSz w:w="11909" w:h="16834"/>
      <w:pgMar w:top="1440" w:right="1440" w:bottom="1440" w:left="1440" w:header="720" w:footer="720" w:gutter="0"/>
      <w:lnNumType w:countBy="1" w:restart="continuous"/>
      <w:pgNumType w:start="1"/>
      <w:cols w:space="720"/>
      <w:docGrid w:linePitch="0"/>
      <w:sectPrChange w:id="210" w:author="Comparison" w:date="2026-09-25T20:04:00Z" w16du:dateUtc="2026-09-26T00:04:00Z">
        <w:sectPr w:rsidR="00C22934">
          <w:pgSz w:w="11906" w:h="16838"/>
          <w:pgMar w:top="1417" w:right="1417" w:bottom="1417" w:left="1417" w:header="708" w:footer="708" w:gutter="0"/>
          <w:lnNumType w:countBy="0" w:restart="newPage"/>
          <w:pgNumType w:start="0"/>
          <w:cols w:space="708"/>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5BE35A" w14:textId="77777777" w:rsidR="0070719D" w:rsidRDefault="0070719D">
      <w:pPr>
        <w:spacing w:line="240" w:lineRule="auto"/>
        <w:pPrChange w:id="10" w:author="Comparison" w:date="2026-09-25T20:04:00Z" w16du:dateUtc="2026-09-26T00:04:00Z">
          <w:pPr>
            <w:spacing w:after="0" w:line="240" w:lineRule="auto"/>
          </w:pPr>
        </w:pPrChange>
      </w:pPr>
      <w:r>
        <w:separator/>
      </w:r>
    </w:p>
  </w:endnote>
  <w:endnote w:type="continuationSeparator" w:id="0">
    <w:p w14:paraId="1A33807C" w14:textId="77777777" w:rsidR="0070719D" w:rsidRDefault="0070719D">
      <w:pPr>
        <w:spacing w:line="240" w:lineRule="auto"/>
        <w:pPrChange w:id="11" w:author="Comparison" w:date="2026-09-25T20:04:00Z" w16du:dateUtc="2026-09-26T00:04: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834681" w14:textId="47043FF6" w:rsidR="006F6474" w:rsidRDefault="0070719D">
    <w:pPr>
      <w:jc w:val="right"/>
      <w:pPrChange w:id="207" w:author="Comparison" w:date="2026-09-25T20:04:00Z" w16du:dateUtc="2026-09-26T00:04:00Z">
        <w:pPr>
          <w:pStyle w:val="Footer"/>
        </w:pPr>
      </w:pPrChange>
    </w:pPr>
    <w:ins w:id="208" w:author="Comparison" w:date="2026-09-25T20:04:00Z" w16du:dateUtc="2026-09-26T00:04:00Z">
      <w:r>
        <w:fldChar w:fldCharType="begin"/>
      </w:r>
      <w:r>
        <w:instrText>PAGE</w:instrText>
      </w:r>
      <w:r>
        <w:fldChar w:fldCharType="separate"/>
      </w:r>
    </w:ins>
    <w:r w:rsidR="006F6474">
      <w:rPr>
        <w:noProof/>
      </w:rPr>
      <w:t>1</w:t>
    </w:r>
    <w:ins w:id="209" w:author="Comparison" w:date="2026-09-25T20:04:00Z" w16du:dateUtc="2026-09-26T00:04:00Z">
      <w:r>
        <w:fldChar w:fldCharType="end"/>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9AAF58" w14:textId="77777777" w:rsidR="0070719D" w:rsidRDefault="0070719D">
      <w:pPr>
        <w:spacing w:line="240" w:lineRule="auto"/>
        <w:pPrChange w:id="8" w:author="Comparison" w:date="2026-09-25T20:04:00Z" w16du:dateUtc="2026-09-26T00:04:00Z">
          <w:pPr>
            <w:spacing w:after="0" w:line="240" w:lineRule="auto"/>
          </w:pPr>
        </w:pPrChange>
      </w:pPr>
      <w:r>
        <w:separator/>
      </w:r>
    </w:p>
  </w:footnote>
  <w:footnote w:type="continuationSeparator" w:id="0">
    <w:p w14:paraId="3BEA45D4" w14:textId="77777777" w:rsidR="0070719D" w:rsidRDefault="0070719D">
      <w:pPr>
        <w:spacing w:line="240" w:lineRule="auto"/>
        <w:pPrChange w:id="9" w:author="Comparison" w:date="2026-09-25T20:04:00Z" w16du:dateUtc="2026-09-26T00:04: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826E6D" w14:textId="77777777" w:rsidR="006F6474" w:rsidRDefault="006F6474">
    <w:pPr>
      <w:pStyle w:val="Heading1Char"/>
      <w:pPrChange w:id="206" w:author="Comparison" w:date="2026-09-25T20:04:00Z" w16du:dateUtc="2026-09-26T00:04: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CC0631"/>
    <w:multiLevelType w:val="multilevel"/>
    <w:tmpl w:val="6DAE1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8F5097"/>
    <w:multiLevelType w:val="multilevel"/>
    <w:tmpl w:val="E940D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5823FC6"/>
    <w:multiLevelType w:val="multilevel"/>
    <w:tmpl w:val="AB881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C794B9E"/>
    <w:multiLevelType w:val="multilevel"/>
    <w:tmpl w:val="45A2C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07770FC"/>
    <w:multiLevelType w:val="multilevel"/>
    <w:tmpl w:val="62305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A1F5241"/>
    <w:multiLevelType w:val="multilevel"/>
    <w:tmpl w:val="A5065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ACF2162"/>
    <w:multiLevelType w:val="multilevel"/>
    <w:tmpl w:val="CD7A4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EB12A13"/>
    <w:multiLevelType w:val="multilevel"/>
    <w:tmpl w:val="B1B29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EDB7A99"/>
    <w:multiLevelType w:val="multilevel"/>
    <w:tmpl w:val="10528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FF76EF3"/>
    <w:multiLevelType w:val="multilevel"/>
    <w:tmpl w:val="5246A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05418887">
    <w:abstractNumId w:val="7"/>
  </w:num>
  <w:num w:numId="2" w16cid:durableId="1357078370">
    <w:abstractNumId w:val="9"/>
  </w:num>
  <w:num w:numId="3" w16cid:durableId="1053430114">
    <w:abstractNumId w:val="6"/>
  </w:num>
  <w:num w:numId="4" w16cid:durableId="438530926">
    <w:abstractNumId w:val="0"/>
  </w:num>
  <w:num w:numId="5" w16cid:durableId="2022856441">
    <w:abstractNumId w:val="4"/>
  </w:num>
  <w:num w:numId="6" w16cid:durableId="1066487776">
    <w:abstractNumId w:val="1"/>
  </w:num>
  <w:num w:numId="7" w16cid:durableId="1092971279">
    <w:abstractNumId w:val="3"/>
  </w:num>
  <w:num w:numId="8" w16cid:durableId="520776628">
    <w:abstractNumId w:val="2"/>
  </w:num>
  <w:num w:numId="9" w16cid:durableId="174658998">
    <w:abstractNumId w:val="8"/>
  </w:num>
  <w:num w:numId="10" w16cid:durableId="1852912918">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9E9"/>
    <w:rsid w:val="00304E99"/>
    <w:rsid w:val="0050315B"/>
    <w:rsid w:val="005E33BB"/>
    <w:rsid w:val="006F6474"/>
    <w:rsid w:val="0070719D"/>
    <w:rsid w:val="0083756C"/>
    <w:rsid w:val="00C22934"/>
    <w:rsid w:val="00C70485"/>
    <w:rsid w:val="00C749E9"/>
    <w:rsid w:val="00D469DA"/>
    <w:rsid w:val="00EC0CE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B16BF"/>
  <w15:chartTrackingRefBased/>
  <w15:docId w15:val="{61294C96-0475-45D0-BC0F-C5AD99C4F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56C"/>
    <w:rPr>
      <w:lang w:val="en-GB"/>
    </w:rPr>
  </w:style>
  <w:style w:type="paragraph" w:styleId="Heading1">
    <w:name w:val="heading 1"/>
    <w:basedOn w:val="Normal"/>
    <w:next w:val="Normal"/>
    <w:link w:val="Heading1Char"/>
    <w:uiPriority w:val="9"/>
    <w:qFormat/>
    <w:pPr>
      <w:keepNext/>
      <w:keepLines/>
      <w:spacing w:before="400" w:after="120" w:line="276" w:lineRule="auto"/>
      <w:outlineLvl w:val="0"/>
      <w:pPrChange w:id="0" w:author="Comparison" w:date="2026-09-25T20:04:00Z">
        <w:pPr>
          <w:keepNext/>
          <w:keepLines/>
          <w:spacing w:before="400" w:after="120" w:line="276" w:lineRule="auto"/>
          <w:outlineLvl w:val="0"/>
        </w:pPr>
      </w:pPrChange>
    </w:pPr>
    <w:rPr>
      <w:rFonts w:ascii="Arial" w:eastAsia="Arial" w:hAnsi="Arial" w:cs="Arial"/>
      <w:sz w:val="40"/>
      <w:szCs w:val="40"/>
      <w:rPrChange w:id="0" w:author="Comparison" w:date="2026-09-25T20:04:00Z">
        <w:rPr>
          <w:rFonts w:ascii="Arial" w:eastAsia="Arial" w:hAnsi="Arial" w:cs="Arial"/>
          <w:sz w:val="40"/>
          <w:szCs w:val="40"/>
          <w:lang w:val="en-GB" w:eastAsia="en-US" w:bidi="ar-SA"/>
        </w:rPr>
      </w:rPrChange>
    </w:rPr>
  </w:style>
  <w:style w:type="paragraph" w:styleId="Heading2">
    <w:name w:val="heading 2"/>
    <w:basedOn w:val="Normal"/>
    <w:next w:val="Normal"/>
    <w:link w:val="Heading2Char"/>
    <w:uiPriority w:val="9"/>
    <w:unhideWhenUsed/>
    <w:qFormat/>
    <w:pPr>
      <w:keepNext/>
      <w:keepLines/>
      <w:spacing w:before="360" w:after="120" w:line="276" w:lineRule="auto"/>
      <w:outlineLvl w:val="1"/>
      <w:pPrChange w:id="1" w:author="Comparison" w:date="2026-09-25T20:04:00Z">
        <w:pPr>
          <w:keepNext/>
          <w:keepLines/>
          <w:spacing w:before="360" w:after="120" w:line="276" w:lineRule="auto"/>
          <w:outlineLvl w:val="1"/>
        </w:pPr>
      </w:pPrChange>
    </w:pPr>
    <w:rPr>
      <w:rFonts w:ascii="Arial" w:eastAsia="Arial" w:hAnsi="Arial" w:cs="Arial"/>
      <w:sz w:val="32"/>
      <w:szCs w:val="32"/>
      <w:rPrChange w:id="1" w:author="Comparison" w:date="2026-09-25T20:04:00Z">
        <w:rPr>
          <w:rFonts w:ascii="Arial" w:eastAsia="Arial" w:hAnsi="Arial" w:cs="Arial"/>
          <w:sz w:val="32"/>
          <w:szCs w:val="32"/>
          <w:lang w:val="en-GB" w:eastAsia="en-US" w:bidi="ar-SA"/>
        </w:rPr>
      </w:rPrChange>
    </w:rPr>
  </w:style>
  <w:style w:type="paragraph" w:styleId="Heading3">
    <w:name w:val="heading 3"/>
    <w:basedOn w:val="Normal"/>
    <w:next w:val="Normal"/>
    <w:link w:val="Heading3Char"/>
    <w:uiPriority w:val="9"/>
    <w:unhideWhenUsed/>
    <w:qFormat/>
    <w:pPr>
      <w:keepNext/>
      <w:keepLines/>
      <w:spacing w:before="320" w:after="80" w:line="276" w:lineRule="auto"/>
      <w:outlineLvl w:val="2"/>
      <w:pPrChange w:id="2" w:author="Comparison" w:date="2026-09-25T20:04:00Z">
        <w:pPr>
          <w:keepNext/>
          <w:keepLines/>
          <w:spacing w:before="320" w:after="80" w:line="276" w:lineRule="auto"/>
          <w:outlineLvl w:val="2"/>
        </w:pPr>
      </w:pPrChange>
    </w:pPr>
    <w:rPr>
      <w:rFonts w:ascii="Arial" w:eastAsia="Arial" w:hAnsi="Arial" w:cs="Arial"/>
      <w:color w:val="434343"/>
      <w:sz w:val="28"/>
      <w:szCs w:val="28"/>
      <w:rPrChange w:id="2" w:author="Comparison" w:date="2026-09-25T20:04:00Z">
        <w:rPr>
          <w:rFonts w:ascii="Arial" w:eastAsia="Arial" w:hAnsi="Arial" w:cs="Arial"/>
          <w:color w:val="434343"/>
          <w:sz w:val="28"/>
          <w:szCs w:val="28"/>
          <w:lang w:val="en-GB" w:eastAsia="en-US" w:bidi="ar-SA"/>
        </w:rPr>
      </w:rPrChange>
    </w:rPr>
  </w:style>
  <w:style w:type="paragraph" w:styleId="Heading4">
    <w:name w:val="heading 4"/>
    <w:basedOn w:val="Normal"/>
    <w:next w:val="Normal"/>
    <w:link w:val="Heading4Char"/>
    <w:uiPriority w:val="9"/>
    <w:semiHidden/>
    <w:unhideWhenUsed/>
    <w:qFormat/>
    <w:pPr>
      <w:keepNext/>
      <w:keepLines/>
      <w:spacing w:before="280" w:after="80" w:line="276" w:lineRule="auto"/>
      <w:outlineLvl w:val="3"/>
      <w:pPrChange w:id="3" w:author="Comparison" w:date="2026-09-25T20:04:00Z">
        <w:pPr>
          <w:keepNext/>
          <w:keepLines/>
          <w:spacing w:before="280" w:after="80" w:line="276" w:lineRule="auto"/>
          <w:outlineLvl w:val="3"/>
        </w:pPr>
      </w:pPrChange>
    </w:pPr>
    <w:rPr>
      <w:rFonts w:ascii="Arial" w:eastAsia="Arial" w:hAnsi="Arial" w:cs="Arial"/>
      <w:color w:val="666666"/>
      <w:sz w:val="24"/>
      <w:szCs w:val="24"/>
      <w:rPrChange w:id="3" w:author="Comparison" w:date="2026-09-25T20:04:00Z">
        <w:rPr>
          <w:rFonts w:ascii="Arial" w:eastAsia="Arial" w:hAnsi="Arial" w:cs="Arial"/>
          <w:color w:val="666666"/>
          <w:sz w:val="24"/>
          <w:szCs w:val="24"/>
          <w:lang w:val="en-GB" w:eastAsia="en-US" w:bidi="ar-SA"/>
        </w:rPr>
      </w:rPrChange>
    </w:rPr>
  </w:style>
  <w:style w:type="paragraph" w:styleId="Heading5">
    <w:name w:val="heading 5"/>
    <w:basedOn w:val="Normal"/>
    <w:next w:val="Normal"/>
    <w:link w:val="Heading5Char"/>
    <w:uiPriority w:val="9"/>
    <w:semiHidden/>
    <w:unhideWhenUsed/>
    <w:qFormat/>
    <w:pPr>
      <w:keepNext/>
      <w:keepLines/>
      <w:spacing w:before="240" w:after="80" w:line="276" w:lineRule="auto"/>
      <w:outlineLvl w:val="4"/>
      <w:pPrChange w:id="4" w:author="Comparison" w:date="2026-09-25T20:04:00Z">
        <w:pPr>
          <w:keepNext/>
          <w:keepLines/>
          <w:spacing w:before="240" w:after="80" w:line="276" w:lineRule="auto"/>
          <w:outlineLvl w:val="4"/>
        </w:pPr>
      </w:pPrChange>
    </w:pPr>
    <w:rPr>
      <w:rFonts w:ascii="Arial" w:eastAsia="Arial" w:hAnsi="Arial" w:cs="Arial"/>
      <w:color w:val="666666"/>
      <w:rPrChange w:id="4" w:author="Comparison" w:date="2026-09-25T20:04:00Z">
        <w:rPr>
          <w:rFonts w:ascii="Arial" w:eastAsia="Arial" w:hAnsi="Arial" w:cs="Arial"/>
          <w:color w:val="666666"/>
          <w:sz w:val="22"/>
          <w:szCs w:val="22"/>
          <w:lang w:val="en-GB" w:eastAsia="en-US" w:bidi="ar-SA"/>
        </w:rPr>
      </w:rPrChange>
    </w:rPr>
  </w:style>
  <w:style w:type="paragraph" w:styleId="Heading6">
    <w:name w:val="heading 6"/>
    <w:basedOn w:val="Normal"/>
    <w:next w:val="Normal"/>
    <w:link w:val="Heading6Char"/>
    <w:uiPriority w:val="9"/>
    <w:semiHidden/>
    <w:unhideWhenUsed/>
    <w:qFormat/>
    <w:pPr>
      <w:keepNext/>
      <w:keepLines/>
      <w:spacing w:before="240" w:after="80" w:line="276" w:lineRule="auto"/>
      <w:outlineLvl w:val="5"/>
      <w:pPrChange w:id="5" w:author="Comparison" w:date="2026-09-25T20:04:00Z">
        <w:pPr>
          <w:keepNext/>
          <w:keepLines/>
          <w:spacing w:before="240" w:after="80" w:line="276" w:lineRule="auto"/>
          <w:outlineLvl w:val="5"/>
        </w:pPr>
      </w:pPrChange>
    </w:pPr>
    <w:rPr>
      <w:rFonts w:ascii="Arial" w:eastAsia="Arial" w:hAnsi="Arial" w:cs="Arial"/>
      <w:i/>
      <w:color w:val="666666"/>
      <w:rPrChange w:id="5" w:author="Comparison" w:date="2026-09-25T20:04:00Z">
        <w:rPr>
          <w:rFonts w:ascii="Arial" w:eastAsia="Arial" w:hAnsi="Arial" w:cs="Arial"/>
          <w:i/>
          <w:color w:val="666666"/>
          <w:sz w:val="22"/>
          <w:szCs w:val="22"/>
          <w:lang w:val="en-GB"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22934"/>
    <w:rPr>
      <w:color w:val="0563C1" w:themeColor="hyperlink"/>
      <w:u w:val="single"/>
    </w:rPr>
  </w:style>
  <w:style w:type="character" w:styleId="UnresolvedMention">
    <w:name w:val="Unresolved Mention"/>
    <w:basedOn w:val="DefaultParagraphFont"/>
    <w:uiPriority w:val="99"/>
    <w:semiHidden/>
    <w:unhideWhenUsed/>
    <w:rsid w:val="00C22934"/>
    <w:rPr>
      <w:color w:val="605E5C"/>
      <w:shd w:val="clear" w:color="auto" w:fill="E1DFDD"/>
    </w:rPr>
  </w:style>
  <w:style w:type="character" w:customStyle="1" w:styleId="Heading1Char">
    <w:name w:val="Heading 1 Char"/>
    <w:basedOn w:val="DefaultParagraphFont"/>
    <w:link w:val="Heading1"/>
    <w:uiPriority w:val="9"/>
    <w:rsid w:val="006F6474"/>
    <w:rPr>
      <w:rFonts w:ascii="Arial" w:eastAsia="Arial" w:hAnsi="Arial" w:cs="Arial"/>
      <w:sz w:val="40"/>
      <w:szCs w:val="40"/>
      <w:lang w:val="en-GB"/>
    </w:rPr>
  </w:style>
  <w:style w:type="character" w:customStyle="1" w:styleId="Heading2Char">
    <w:name w:val="Heading 2 Char"/>
    <w:basedOn w:val="DefaultParagraphFont"/>
    <w:link w:val="Heading2"/>
    <w:uiPriority w:val="9"/>
    <w:rsid w:val="006F6474"/>
    <w:rPr>
      <w:rFonts w:ascii="Arial" w:eastAsia="Arial" w:hAnsi="Arial" w:cs="Arial"/>
      <w:sz w:val="32"/>
      <w:szCs w:val="32"/>
      <w:lang w:val="en-GB"/>
    </w:rPr>
  </w:style>
  <w:style w:type="character" w:customStyle="1" w:styleId="Heading3Char">
    <w:name w:val="Heading 3 Char"/>
    <w:basedOn w:val="DefaultParagraphFont"/>
    <w:link w:val="Heading3"/>
    <w:uiPriority w:val="9"/>
    <w:rsid w:val="006F6474"/>
    <w:rPr>
      <w:rFonts w:ascii="Arial" w:eastAsia="Arial" w:hAnsi="Arial" w:cs="Arial"/>
      <w:color w:val="434343"/>
      <w:sz w:val="28"/>
      <w:szCs w:val="28"/>
      <w:lang w:val="en-GB"/>
    </w:rPr>
  </w:style>
  <w:style w:type="character" w:customStyle="1" w:styleId="Heading4Char">
    <w:name w:val="Heading 4 Char"/>
    <w:basedOn w:val="DefaultParagraphFont"/>
    <w:link w:val="Heading4"/>
    <w:uiPriority w:val="9"/>
    <w:semiHidden/>
    <w:rsid w:val="006F6474"/>
    <w:rPr>
      <w:rFonts w:ascii="Arial" w:eastAsia="Arial" w:hAnsi="Arial" w:cs="Arial"/>
      <w:color w:val="666666"/>
      <w:sz w:val="24"/>
      <w:szCs w:val="24"/>
      <w:lang w:val="en-GB"/>
    </w:rPr>
  </w:style>
  <w:style w:type="character" w:customStyle="1" w:styleId="Heading5Char">
    <w:name w:val="Heading 5 Char"/>
    <w:basedOn w:val="DefaultParagraphFont"/>
    <w:link w:val="Heading5"/>
    <w:uiPriority w:val="9"/>
    <w:semiHidden/>
    <w:rsid w:val="006F6474"/>
    <w:rPr>
      <w:rFonts w:ascii="Arial" w:eastAsia="Arial" w:hAnsi="Arial" w:cs="Arial"/>
      <w:color w:val="666666"/>
      <w:lang w:val="en-GB"/>
    </w:rPr>
  </w:style>
  <w:style w:type="character" w:customStyle="1" w:styleId="Heading6Char">
    <w:name w:val="Heading 6 Char"/>
    <w:basedOn w:val="DefaultParagraphFont"/>
    <w:link w:val="Heading6"/>
    <w:uiPriority w:val="9"/>
    <w:semiHidden/>
    <w:rsid w:val="006F6474"/>
    <w:rPr>
      <w:rFonts w:ascii="Arial" w:eastAsia="Arial" w:hAnsi="Arial" w:cs="Arial"/>
      <w:i/>
      <w:color w:val="666666"/>
      <w:lang w:val="en-GB"/>
    </w:rPr>
  </w:style>
  <w:style w:type="paragraph" w:styleId="Title">
    <w:name w:val="Title"/>
    <w:basedOn w:val="Normal"/>
    <w:next w:val="Normal"/>
    <w:link w:val="TitleChar"/>
    <w:uiPriority w:val="10"/>
    <w:qFormat/>
    <w:pPr>
      <w:keepNext/>
      <w:keepLines/>
      <w:spacing w:after="60" w:line="276" w:lineRule="auto"/>
      <w:pPrChange w:id="6" w:author="Comparison" w:date="2026-09-25T20:04:00Z">
        <w:pPr>
          <w:keepNext/>
          <w:keepLines/>
          <w:spacing w:after="60" w:line="276" w:lineRule="auto"/>
        </w:pPr>
      </w:pPrChange>
    </w:pPr>
    <w:rPr>
      <w:rFonts w:ascii="Arial" w:eastAsia="Arial" w:hAnsi="Arial" w:cs="Arial"/>
      <w:sz w:val="52"/>
      <w:szCs w:val="52"/>
      <w:rPrChange w:id="6" w:author="Comparison" w:date="2026-09-25T20:04:00Z">
        <w:rPr>
          <w:rFonts w:ascii="Arial" w:eastAsia="Arial" w:hAnsi="Arial" w:cs="Arial"/>
          <w:sz w:val="52"/>
          <w:szCs w:val="52"/>
          <w:lang w:val="en-GB" w:eastAsia="en-US" w:bidi="ar-SA"/>
        </w:rPr>
      </w:rPrChange>
    </w:rPr>
  </w:style>
  <w:style w:type="character" w:customStyle="1" w:styleId="TitleChar">
    <w:name w:val="Title Char"/>
    <w:basedOn w:val="DefaultParagraphFont"/>
    <w:link w:val="Title"/>
    <w:uiPriority w:val="10"/>
    <w:rsid w:val="006F6474"/>
    <w:rPr>
      <w:rFonts w:ascii="Arial" w:eastAsia="Arial" w:hAnsi="Arial" w:cs="Arial"/>
      <w:sz w:val="52"/>
      <w:szCs w:val="52"/>
      <w:lang w:val="en-GB"/>
    </w:rPr>
  </w:style>
  <w:style w:type="paragraph" w:styleId="Subtitle">
    <w:name w:val="Subtitle"/>
    <w:basedOn w:val="Normal"/>
    <w:next w:val="Normal"/>
    <w:link w:val="SubtitleChar"/>
    <w:uiPriority w:val="11"/>
    <w:qFormat/>
    <w:pPr>
      <w:keepNext/>
      <w:keepLines/>
      <w:spacing w:after="320" w:line="276" w:lineRule="auto"/>
      <w:pPrChange w:id="7" w:author="Comparison" w:date="2026-09-25T20:04:00Z">
        <w:pPr>
          <w:keepNext/>
          <w:keepLines/>
          <w:spacing w:after="320" w:line="276" w:lineRule="auto"/>
        </w:pPr>
      </w:pPrChange>
    </w:pPr>
    <w:rPr>
      <w:rFonts w:ascii="Arial" w:eastAsia="Arial" w:hAnsi="Arial" w:cs="Arial"/>
      <w:color w:val="666666"/>
      <w:sz w:val="30"/>
      <w:szCs w:val="30"/>
      <w:rPrChange w:id="7" w:author="Comparison" w:date="2026-09-25T20:04:00Z">
        <w:rPr>
          <w:rFonts w:ascii="Arial" w:eastAsia="Arial" w:hAnsi="Arial" w:cs="Arial"/>
          <w:color w:val="666666"/>
          <w:sz w:val="30"/>
          <w:szCs w:val="30"/>
          <w:lang w:val="en-GB" w:eastAsia="en-US" w:bidi="ar-SA"/>
        </w:rPr>
      </w:rPrChange>
    </w:rPr>
  </w:style>
  <w:style w:type="character" w:customStyle="1" w:styleId="SubtitleChar">
    <w:name w:val="Subtitle Char"/>
    <w:basedOn w:val="DefaultParagraphFont"/>
    <w:link w:val="Subtitle"/>
    <w:uiPriority w:val="11"/>
    <w:rsid w:val="006F6474"/>
    <w:rPr>
      <w:rFonts w:ascii="Arial" w:eastAsia="Arial" w:hAnsi="Arial" w:cs="Arial"/>
      <w:color w:val="666666"/>
      <w:sz w:val="30"/>
      <w:szCs w:val="30"/>
      <w:lang w:val="en-GB"/>
    </w:rPr>
  </w:style>
  <w:style w:type="paragraph" w:styleId="Header">
    <w:name w:val="header"/>
    <w:basedOn w:val="Normal"/>
    <w:link w:val="HeaderChar"/>
    <w:uiPriority w:val="99"/>
    <w:unhideWhenUsed/>
    <w:rsid w:val="006F64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6474"/>
    <w:rPr>
      <w:lang w:val="en-GB"/>
    </w:rPr>
  </w:style>
  <w:style w:type="paragraph" w:styleId="Footer">
    <w:name w:val="footer"/>
    <w:basedOn w:val="Normal"/>
    <w:link w:val="FooterChar"/>
    <w:uiPriority w:val="99"/>
    <w:unhideWhenUsed/>
    <w:rsid w:val="006F64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6474"/>
    <w:rPr>
      <w:lang w:val="en-GB"/>
    </w:rPr>
  </w:style>
  <w:style w:type="character" w:styleId="LineNumber">
    <w:name w:val="line number"/>
    <w:basedOn w:val="DefaultParagraphFont"/>
    <w:uiPriority w:val="99"/>
    <w:semiHidden/>
    <w:unhideWhenUsed/>
    <w:rsid w:val="006F64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1032</Words>
  <Characters>5887</Characters>
  <Application>Microsoft Office Word</Application>
  <DocSecurity>0</DocSecurity>
  <Lines>49</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Etu</dc:creator>
  <cp:keywords/>
  <dc:description/>
  <cp:lastModifiedBy>Arthur Souza Rodrigues</cp:lastModifiedBy>
  <cp:revision>1</cp:revision>
  <dcterms:created xsi:type="dcterms:W3CDTF">2024-06-10T06:34:00Z</dcterms:created>
  <dcterms:modified xsi:type="dcterms:W3CDTF">2026-09-26T00:04:00Z</dcterms:modified>
</cp:coreProperties>
</file>