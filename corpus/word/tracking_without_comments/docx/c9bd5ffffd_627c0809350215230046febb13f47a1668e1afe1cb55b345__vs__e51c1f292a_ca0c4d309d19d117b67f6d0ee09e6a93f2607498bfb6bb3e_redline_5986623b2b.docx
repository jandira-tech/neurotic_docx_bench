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6E3318" w14:textId="77777777" w:rsidR="005E1DA1" w:rsidRDefault="005E1DA1" w:rsidP="00A558D8">
      <w:pPr>
        <w:widowControl w:val="0"/>
        <w:autoSpaceDE w:val="0"/>
        <w:autoSpaceDN w:val="0"/>
        <w:adjustRightInd w:val="0"/>
        <w:rPr>
          <w:ins w:id="9" w:author="Samantha Sanders" w:date="2026-09-25T21:13:00Z" w16du:dateUtc="2026-09-26T01:13:00Z"/>
          <w:rFonts w:ascii="Times New Roman" w:hAnsi="Times New Roman" w:cs="Times New Roman"/>
          <w:b/>
          <w:color w:val="5B9BD5" w:themeColor="accent5"/>
          <w:sz w:val="28"/>
        </w:rPr>
      </w:pPr>
    </w:p>
    <w:p w14:paraId="5BC7E747" w14:textId="4FF586CA" w:rsidR="00A558D8" w:rsidRPr="00700BEB" w:rsidRDefault="348202A5" w:rsidP="348202A5">
      <w:pPr>
        <w:widowControl w:val="0"/>
        <w:autoSpaceDE w:val="0"/>
        <w:autoSpaceDN w:val="0"/>
        <w:adjustRightInd w:val="0"/>
        <w:rPr>
          <w:ins w:id="10" w:author="Samantha Sanders" w:date="2026-09-25T21:13:00Z" w16du:dateUtc="2026-09-26T01:13:00Z"/>
          <w:rFonts w:ascii="Times New Roman" w:hAnsi="Times New Roman" w:cs="Times New Roman"/>
          <w:b/>
          <w:bCs/>
          <w:color w:val="5B9BD5" w:themeColor="accent5"/>
          <w:sz w:val="28"/>
          <w:szCs w:val="28"/>
        </w:rPr>
      </w:pPr>
      <w:ins w:id="11" w:author="Samantha Sanders" w:date="2026-09-25T21:13:00Z" w16du:dateUtc="2026-09-26T01:13:00Z">
        <w:r w:rsidRPr="348202A5">
          <w:rPr>
            <w:rFonts w:ascii="Times New Roman" w:hAnsi="Times New Roman" w:cs="Times New Roman"/>
            <w:b/>
            <w:bCs/>
            <w:color w:val="5B9BD5" w:themeColor="accent5"/>
            <w:sz w:val="28"/>
            <w:szCs w:val="28"/>
          </w:rPr>
          <w:t>Trail Runner Responsibility Code</w:t>
        </w:r>
      </w:ins>
    </w:p>
    <w:p w14:paraId="1F00700D" w14:textId="77777777" w:rsidR="00807CB7" w:rsidRPr="003B7C43" w:rsidRDefault="00807CB7" w:rsidP="00A558D8">
      <w:pPr>
        <w:widowControl w:val="0"/>
        <w:autoSpaceDE w:val="0"/>
        <w:autoSpaceDN w:val="0"/>
        <w:adjustRightInd w:val="0"/>
        <w:rPr>
          <w:ins w:id="12" w:author="Samantha Sanders" w:date="2026-09-25T21:13:00Z" w16du:dateUtc="2026-09-26T01:13:00Z"/>
          <w:rFonts w:ascii="Times New Roman" w:hAnsi="Times New Roman" w:cs="Times New Roman"/>
          <w:color w:val="1A1A1A"/>
        </w:rPr>
      </w:pPr>
    </w:p>
    <w:p w14:paraId="6ED773B8" w14:textId="62BFEE3A" w:rsidR="00A558D8" w:rsidRPr="003B7C43" w:rsidRDefault="00A558D8" w:rsidP="00A558D8">
      <w:pPr>
        <w:widowControl w:val="0"/>
        <w:autoSpaceDE w:val="0"/>
        <w:autoSpaceDN w:val="0"/>
        <w:adjustRightInd w:val="0"/>
        <w:rPr>
          <w:ins w:id="13" w:author="Samantha Sanders" w:date="2026-09-25T21:13:00Z" w16du:dateUtc="2026-09-26T01:13:00Z"/>
          <w:rFonts w:ascii="Times New Roman" w:hAnsi="Times New Roman" w:cs="Times New Roman"/>
          <w:color w:val="1A1A1A"/>
        </w:rPr>
      </w:pPr>
      <w:ins w:id="14" w:author="Samantha Sanders" w:date="2026-09-25T21:13:00Z" w16du:dateUtc="2026-09-26T01:13:00Z">
        <w:r w:rsidRPr="003B7C43">
          <w:rPr>
            <w:rFonts w:ascii="Times New Roman" w:hAnsi="Times New Roman" w:cs="Times New Roman"/>
            <w:color w:val="1A1A1A"/>
          </w:rPr>
          <w:t xml:space="preserve">Any person who participates in a trail run with the </w:t>
        </w:r>
        <w:r w:rsidR="00113E5E">
          <w:rPr>
            <w:rFonts w:ascii="Times New Roman" w:hAnsi="Times New Roman" w:cs="Times New Roman"/>
            <w:color w:val="1A1A1A"/>
          </w:rPr>
          <w:t>Foothills</w:t>
        </w:r>
        <w:r w:rsidRPr="003B7C43">
          <w:rPr>
            <w:rFonts w:ascii="Times New Roman" w:hAnsi="Times New Roman" w:cs="Times New Roman"/>
            <w:color w:val="1A1A1A"/>
          </w:rPr>
          <w:t xml:space="preserve"> Mountaineers is expected to assume and fulfill the following responsibilities.</w:t>
        </w:r>
      </w:ins>
    </w:p>
    <w:p w14:paraId="5A7F413E" w14:textId="77777777" w:rsidR="00A558D8" w:rsidRPr="003B7C43" w:rsidRDefault="00A558D8" w:rsidP="00A558D8">
      <w:pPr>
        <w:widowControl w:val="0"/>
        <w:autoSpaceDE w:val="0"/>
        <w:autoSpaceDN w:val="0"/>
        <w:adjustRightInd w:val="0"/>
        <w:rPr>
          <w:ins w:id="15" w:author="Samantha Sanders" w:date="2026-09-25T21:13:00Z" w16du:dateUtc="2026-09-26T01:13:00Z"/>
          <w:rFonts w:ascii="Times New Roman" w:hAnsi="Times New Roman" w:cs="Times New Roman"/>
          <w:color w:val="1A1A1A"/>
        </w:rPr>
      </w:pPr>
    </w:p>
    <w:p w14:paraId="1D3BAAB9" w14:textId="1191AAF3" w:rsidR="00A558D8" w:rsidRPr="005E1DA1" w:rsidRDefault="0054E7A7" w:rsidP="0054E7A7">
      <w:pPr>
        <w:pStyle w:val="ListParagraph"/>
        <w:widowControl w:val="0"/>
        <w:numPr>
          <w:ilvl w:val="0"/>
          <w:numId w:val="4"/>
        </w:numPr>
        <w:autoSpaceDE w:val="0"/>
        <w:autoSpaceDN w:val="0"/>
        <w:adjustRightInd w:val="0"/>
        <w:rPr>
          <w:ins w:id="16" w:author="Samantha Sanders" w:date="2026-09-25T21:13:00Z" w16du:dateUtc="2026-09-26T01:13:00Z"/>
          <w:rFonts w:ascii="Times New Roman" w:hAnsi="Times New Roman" w:cs="Times New Roman"/>
          <w:color w:val="1A1A1A"/>
        </w:rPr>
      </w:pPr>
      <w:ins w:id="17" w:author="Samantha Sanders" w:date="2026-09-25T21:13:00Z" w16du:dateUtc="2026-09-26T01:13:00Z">
        <w:r w:rsidRPr="0054E7A7">
          <w:rPr>
            <w:rFonts w:ascii="Times New Roman" w:hAnsi="Times New Roman" w:cs="Times New Roman"/>
            <w:color w:val="1A1A1A"/>
          </w:rPr>
          <w:t>Required equipment which includes adequate clothing, footwear, food, water, and the trail running 10 essentials (for runs taking participants over 5 miles from their vehicles). The trail runner should:</w:t>
        </w:r>
      </w:ins>
    </w:p>
    <w:p w14:paraId="61502899" w14:textId="77777777" w:rsidR="003B7C43" w:rsidRDefault="003B7C43" w:rsidP="003B7C43">
      <w:pPr>
        <w:widowControl w:val="0"/>
        <w:tabs>
          <w:tab w:val="left" w:pos="220"/>
          <w:tab w:val="left" w:pos="720"/>
        </w:tabs>
        <w:autoSpaceDE w:val="0"/>
        <w:autoSpaceDN w:val="0"/>
        <w:adjustRightInd w:val="0"/>
        <w:rPr>
          <w:ins w:id="18" w:author="Samantha Sanders" w:date="2026-09-25T21:13:00Z" w16du:dateUtc="2026-09-26T01:13:00Z"/>
          <w:rFonts w:ascii="Times New Roman" w:hAnsi="Times New Roman" w:cs="Times New Roman"/>
          <w:color w:val="1A1A1A"/>
        </w:rPr>
      </w:pPr>
    </w:p>
    <w:p w14:paraId="15112F5C" w14:textId="794AF043" w:rsidR="00A558D8" w:rsidRPr="003B7C43" w:rsidRDefault="348202A5" w:rsidP="348202A5">
      <w:pPr>
        <w:pStyle w:val="ListParagraph"/>
        <w:widowControl w:val="0"/>
        <w:numPr>
          <w:ilvl w:val="1"/>
          <w:numId w:val="4"/>
        </w:numPr>
        <w:autoSpaceDE w:val="0"/>
        <w:autoSpaceDN w:val="0"/>
        <w:adjustRightInd w:val="0"/>
        <w:rPr>
          <w:ins w:id="19" w:author="Samantha Sanders" w:date="2026-09-25T21:13:00Z" w16du:dateUtc="2026-09-26T01:13:00Z"/>
          <w:rFonts w:ascii="Times New Roman" w:hAnsi="Times New Roman" w:cs="Times New Roman"/>
          <w:color w:val="1A1A1A"/>
        </w:rPr>
      </w:pPr>
      <w:ins w:id="20" w:author="Samantha Sanders" w:date="2026-09-25T21:13:00Z" w16du:dateUtc="2026-09-26T01:13:00Z">
        <w:r w:rsidRPr="348202A5">
          <w:rPr>
            <w:rFonts w:ascii="Times New Roman" w:hAnsi="Times New Roman" w:cs="Times New Roman"/>
            <w:color w:val="1A1A1A"/>
          </w:rPr>
          <w:t>Be adequately prepared for the trail run. This includes having the above listed required equipment that is appropriate for the weather and the location; as well as having reviewed the route description.</w:t>
        </w:r>
      </w:ins>
    </w:p>
    <w:p w14:paraId="5B32733C" w14:textId="77777777" w:rsidR="003B7C43" w:rsidRDefault="003B7C43" w:rsidP="003B7C43">
      <w:pPr>
        <w:widowControl w:val="0"/>
        <w:tabs>
          <w:tab w:val="left" w:pos="220"/>
          <w:tab w:val="left" w:pos="720"/>
        </w:tabs>
        <w:autoSpaceDE w:val="0"/>
        <w:autoSpaceDN w:val="0"/>
        <w:adjustRightInd w:val="0"/>
        <w:rPr>
          <w:ins w:id="21" w:author="Samantha Sanders" w:date="2026-09-25T21:13:00Z" w16du:dateUtc="2026-09-26T01:13:00Z"/>
          <w:rFonts w:ascii="Times New Roman" w:hAnsi="Times New Roman" w:cs="Times New Roman"/>
          <w:color w:val="1A1A1A"/>
        </w:rPr>
      </w:pPr>
    </w:p>
    <w:p w14:paraId="5A055C68" w14:textId="1F05BC4D" w:rsidR="003B7C43" w:rsidRDefault="7AB6938D" w:rsidP="7AB6938D">
      <w:pPr>
        <w:pStyle w:val="ListParagraph"/>
        <w:widowControl w:val="0"/>
        <w:numPr>
          <w:ilvl w:val="1"/>
          <w:numId w:val="4"/>
        </w:numPr>
        <w:tabs>
          <w:tab w:val="left" w:pos="220"/>
          <w:tab w:val="left" w:pos="720"/>
        </w:tabs>
        <w:autoSpaceDE w:val="0"/>
        <w:autoSpaceDN w:val="0"/>
        <w:adjustRightInd w:val="0"/>
        <w:rPr>
          <w:ins w:id="22" w:author="Samantha Sanders" w:date="2026-09-25T21:13:00Z" w16du:dateUtc="2026-09-26T01:13:00Z"/>
          <w:rFonts w:ascii="Times New Roman" w:hAnsi="Times New Roman" w:cs="Times New Roman"/>
          <w:color w:val="1A1A1A"/>
        </w:rPr>
      </w:pPr>
      <w:ins w:id="23" w:author="Samantha Sanders" w:date="2026-09-25T21:13:00Z" w16du:dateUtc="2026-09-26T01:13:00Z">
        <w:r w:rsidRPr="7AB6938D">
          <w:rPr>
            <w:rFonts w:ascii="Times New Roman" w:hAnsi="Times New Roman" w:cs="Times New Roman"/>
            <w:color w:val="1A1A1A"/>
          </w:rPr>
          <w:t>Be in physical condition adequate for the trail run. The group may decide to hike portions of the route; however, some running should be expected.</w:t>
        </w:r>
      </w:ins>
    </w:p>
    <w:p w14:paraId="1AB6E9A2" w14:textId="0FBA8ED4" w:rsidR="003B7C43" w:rsidRDefault="003B7C43" w:rsidP="7AB6938D">
      <w:pPr>
        <w:widowControl w:val="0"/>
        <w:tabs>
          <w:tab w:val="left" w:pos="220"/>
          <w:tab w:val="left" w:pos="720"/>
        </w:tabs>
        <w:autoSpaceDE w:val="0"/>
        <w:autoSpaceDN w:val="0"/>
        <w:adjustRightInd w:val="0"/>
        <w:ind w:left="1080"/>
        <w:rPr>
          <w:ins w:id="24" w:author="Samantha Sanders" w:date="2026-09-25T21:13:00Z" w16du:dateUtc="2026-09-26T01:13:00Z"/>
          <w:rFonts w:ascii="Times New Roman" w:hAnsi="Times New Roman" w:cs="Times New Roman"/>
          <w:color w:val="1A1A1A"/>
        </w:rPr>
      </w:pPr>
    </w:p>
    <w:p w14:paraId="0E2B66E5" w14:textId="6069544E" w:rsidR="00A558D8" w:rsidRPr="003B7C43" w:rsidRDefault="00A558D8" w:rsidP="005E1DA1">
      <w:pPr>
        <w:pStyle w:val="ListParagraph"/>
        <w:widowControl w:val="0"/>
        <w:numPr>
          <w:ilvl w:val="0"/>
          <w:numId w:val="4"/>
        </w:numPr>
        <w:tabs>
          <w:tab w:val="left" w:pos="220"/>
          <w:tab w:val="left" w:pos="720"/>
        </w:tabs>
        <w:autoSpaceDE w:val="0"/>
        <w:autoSpaceDN w:val="0"/>
        <w:adjustRightInd w:val="0"/>
        <w:rPr>
          <w:ins w:id="25" w:author="Samantha Sanders" w:date="2026-09-25T21:13:00Z" w16du:dateUtc="2026-09-26T01:13:00Z"/>
          <w:rFonts w:ascii="Times New Roman" w:hAnsi="Times New Roman" w:cs="Times New Roman"/>
          <w:color w:val="1A1A1A"/>
        </w:rPr>
      </w:pPr>
      <w:ins w:id="26" w:author="Samantha Sanders" w:date="2026-09-25T21:13:00Z" w16du:dateUtc="2026-09-26T01:13:00Z">
        <w:r w:rsidRPr="003B7C43">
          <w:rPr>
            <w:rFonts w:ascii="Times New Roman" w:hAnsi="Times New Roman" w:cs="Times New Roman"/>
            <w:color w:val="1A1A1A"/>
          </w:rPr>
          <w:t>Follow correct procedures for trip registration, canceling</w:t>
        </w:r>
        <w:r w:rsidR="005E1DA1">
          <w:rPr>
            <w:rFonts w:ascii="Times New Roman" w:hAnsi="Times New Roman" w:cs="Times New Roman"/>
            <w:color w:val="1A1A1A"/>
          </w:rPr>
          <w:t>,</w:t>
        </w:r>
        <w:r w:rsidRPr="003B7C43">
          <w:rPr>
            <w:rFonts w:ascii="Times New Roman" w:hAnsi="Times New Roman" w:cs="Times New Roman"/>
            <w:color w:val="1A1A1A"/>
          </w:rPr>
          <w:t xml:space="preserve"> and wait-listing.</w:t>
        </w:r>
      </w:ins>
    </w:p>
    <w:p w14:paraId="762DBC3F" w14:textId="77777777" w:rsidR="003B7C43" w:rsidRDefault="003B7C43" w:rsidP="003B7C43">
      <w:pPr>
        <w:widowControl w:val="0"/>
        <w:tabs>
          <w:tab w:val="left" w:pos="220"/>
          <w:tab w:val="left" w:pos="720"/>
        </w:tabs>
        <w:autoSpaceDE w:val="0"/>
        <w:autoSpaceDN w:val="0"/>
        <w:adjustRightInd w:val="0"/>
        <w:rPr>
          <w:ins w:id="27" w:author="Samantha Sanders" w:date="2026-09-25T21:13:00Z" w16du:dateUtc="2026-09-26T01:13:00Z"/>
          <w:rFonts w:ascii="Times New Roman" w:hAnsi="Times New Roman" w:cs="Times New Roman"/>
          <w:color w:val="1A1A1A"/>
        </w:rPr>
      </w:pPr>
    </w:p>
    <w:p w14:paraId="20C73845" w14:textId="12862B83" w:rsidR="00700BEB" w:rsidRPr="005E1DA1" w:rsidRDefault="7AB6938D" w:rsidP="005E1DA1">
      <w:pPr>
        <w:pStyle w:val="ListParagraph"/>
        <w:widowControl w:val="0"/>
        <w:numPr>
          <w:ilvl w:val="0"/>
          <w:numId w:val="4"/>
        </w:numPr>
        <w:tabs>
          <w:tab w:val="left" w:pos="220"/>
        </w:tabs>
        <w:autoSpaceDE w:val="0"/>
        <w:autoSpaceDN w:val="0"/>
        <w:adjustRightInd w:val="0"/>
        <w:rPr>
          <w:ins w:id="28" w:author="Samantha Sanders" w:date="2026-09-25T21:13:00Z" w16du:dateUtc="2026-09-26T01:13:00Z"/>
          <w:rFonts w:ascii="Times New Roman" w:hAnsi="Times New Roman" w:cs="Times New Roman"/>
          <w:color w:val="1A1A1A"/>
        </w:rPr>
      </w:pPr>
      <w:ins w:id="29" w:author="Samantha Sanders" w:date="2026-09-25T21:13:00Z" w16du:dateUtc="2026-09-26T01:13:00Z">
        <w:r w:rsidRPr="7AB6938D">
          <w:rPr>
            <w:rFonts w:ascii="Times New Roman" w:hAnsi="Times New Roman" w:cs="Times New Roman"/>
            <w:color w:val="1A1A1A"/>
          </w:rPr>
          <w:t>Have a signed waiver before proceeding on a trail run. This includes guest runners. Waivers may be filed electronically during online registration or filed by email to the trail run leader before the trip.</w:t>
        </w:r>
      </w:ins>
    </w:p>
    <w:p w14:paraId="6E570447" w14:textId="4D019011" w:rsidR="7AB6938D" w:rsidRDefault="7AB6938D" w:rsidP="7AB6938D">
      <w:pPr>
        <w:ind w:left="360"/>
        <w:rPr>
          <w:ins w:id="30" w:author="Samantha Sanders" w:date="2026-09-25T21:13:00Z" w16du:dateUtc="2026-09-26T01:13:00Z"/>
          <w:rFonts w:ascii="Times New Roman" w:hAnsi="Times New Roman" w:cs="Times New Roman"/>
          <w:color w:val="1A1A1A"/>
        </w:rPr>
      </w:pPr>
    </w:p>
    <w:p w14:paraId="5D73E29C" w14:textId="2732C0C3" w:rsidR="7AB6938D" w:rsidRDefault="7AB6938D" w:rsidP="7AB6938D">
      <w:pPr>
        <w:pStyle w:val="ListParagraph"/>
        <w:numPr>
          <w:ilvl w:val="0"/>
          <w:numId w:val="4"/>
        </w:numPr>
        <w:rPr>
          <w:ins w:id="31" w:author="Samantha Sanders" w:date="2026-09-25T21:13:00Z" w16du:dateUtc="2026-09-26T01:13:00Z"/>
          <w:color w:val="1A1A1A"/>
        </w:rPr>
      </w:pPr>
      <w:ins w:id="32" w:author="Samantha Sanders" w:date="2026-09-25T21:13:00Z" w16du:dateUtc="2026-09-26T01:13:00Z">
        <w:r w:rsidRPr="7AB6938D">
          <w:rPr>
            <w:rFonts w:ascii="Times New Roman" w:hAnsi="Times New Roman" w:cs="Times New Roman"/>
            <w:color w:val="1A1A1A"/>
          </w:rPr>
          <w:t>Be a responsible member of a carpool by being prepared to assist the driver in the cost of transportation.</w:t>
        </w:r>
      </w:ins>
    </w:p>
    <w:p w14:paraId="49552936" w14:textId="4FA9C903" w:rsidR="7AB6938D" w:rsidRDefault="7AB6938D" w:rsidP="7AB6938D">
      <w:pPr>
        <w:ind w:left="360"/>
        <w:rPr>
          <w:ins w:id="33" w:author="Samantha Sanders" w:date="2026-09-25T21:13:00Z" w16du:dateUtc="2026-09-26T01:13:00Z"/>
          <w:rFonts w:ascii="Times New Roman" w:hAnsi="Times New Roman" w:cs="Times New Roman"/>
          <w:color w:val="1A1A1A"/>
        </w:rPr>
      </w:pPr>
    </w:p>
    <w:p w14:paraId="02DDA0BD" w14:textId="073AD8CA" w:rsidR="7AB6938D" w:rsidRDefault="7AB6938D" w:rsidP="7AB6938D">
      <w:pPr>
        <w:pStyle w:val="ListParagraph"/>
        <w:numPr>
          <w:ilvl w:val="0"/>
          <w:numId w:val="4"/>
        </w:numPr>
        <w:rPr>
          <w:ins w:id="34" w:author="Samantha Sanders" w:date="2026-09-25T21:13:00Z" w16du:dateUtc="2026-09-26T01:13:00Z"/>
          <w:color w:val="1A1A1A"/>
        </w:rPr>
      </w:pPr>
      <w:ins w:id="35" w:author="Samantha Sanders" w:date="2026-09-25T21:13:00Z" w16du:dateUtc="2026-09-26T01:13:00Z">
        <w:r w:rsidRPr="7AB6938D">
          <w:rPr>
            <w:rFonts w:ascii="Times New Roman" w:hAnsi="Times New Roman" w:cs="Times New Roman"/>
            <w:color w:val="1A1A1A"/>
          </w:rPr>
          <w:t xml:space="preserve">Runners are expected to behave in a safe and responsible manner and be adequately prepared for the trip. Those who are not adequately equipped for the trip may, at the leader's discretion, be sent home for the sake of safety. So please, don't forget your </w:t>
        </w:r>
        <w:r w:rsidRPr="7AB6938D">
          <w:rPr>
            <w:rFonts w:ascii="Times New Roman" w:hAnsi="Times New Roman" w:cs="Times New Roman"/>
            <w:i/>
            <w:iCs/>
            <w:color w:val="1A1A1A"/>
          </w:rPr>
          <w:t>trail running</w:t>
        </w:r>
        <w:r w:rsidRPr="7AB6938D">
          <w:rPr>
            <w:rFonts w:ascii="Times New Roman" w:hAnsi="Times New Roman" w:cs="Times New Roman"/>
            <w:color w:val="1A1A1A"/>
          </w:rPr>
          <w:t xml:space="preserve"> 10 essentials. Be a responsible group member and abide by the decisions of the leader or consensus of the group.</w:t>
        </w:r>
      </w:ins>
    </w:p>
    <w:p w14:paraId="59389348" w14:textId="451FA65B" w:rsidR="7AB6938D" w:rsidRDefault="7AB6938D" w:rsidP="7AB6938D">
      <w:pPr>
        <w:rPr>
          <w:ins w:id="36" w:author="Samantha Sanders" w:date="2026-09-25T21:13:00Z" w16du:dateUtc="2026-09-26T01:13:00Z"/>
          <w:rFonts w:ascii="Times New Roman" w:hAnsi="Times New Roman" w:cs="Times New Roman"/>
          <w:color w:val="1A1A1A"/>
        </w:rPr>
      </w:pPr>
    </w:p>
    <w:p w14:paraId="63CE1711" w14:textId="15C67BDF" w:rsidR="00A558D8" w:rsidRPr="00700BEB" w:rsidRDefault="7AB6938D" w:rsidP="005E1DA1">
      <w:pPr>
        <w:pStyle w:val="ListParagraph"/>
        <w:widowControl w:val="0"/>
        <w:numPr>
          <w:ilvl w:val="0"/>
          <w:numId w:val="4"/>
        </w:numPr>
        <w:tabs>
          <w:tab w:val="left" w:pos="220"/>
          <w:tab w:val="left" w:pos="720"/>
        </w:tabs>
        <w:autoSpaceDE w:val="0"/>
        <w:autoSpaceDN w:val="0"/>
        <w:adjustRightInd w:val="0"/>
        <w:rPr>
          <w:ins w:id="37" w:author="Samantha Sanders" w:date="2026-09-25T21:13:00Z" w16du:dateUtc="2026-09-26T01:13:00Z"/>
          <w:rFonts w:ascii="Times New Roman" w:hAnsi="Times New Roman" w:cs="Times New Roman"/>
          <w:color w:val="1A1A1A"/>
        </w:rPr>
      </w:pPr>
      <w:ins w:id="38" w:author="Samantha Sanders" w:date="2026-09-25T21:13:00Z" w16du:dateUtc="2026-09-26T01:13:00Z">
        <w:r w:rsidRPr="7AB6938D">
          <w:rPr>
            <w:rFonts w:ascii="Times New Roman" w:hAnsi="Times New Roman" w:cs="Times New Roman"/>
            <w:color w:val="1A1A1A"/>
          </w:rPr>
          <w:t>As a courtesy to those new to The Mountaineers we offer the following:</w:t>
        </w:r>
      </w:ins>
    </w:p>
    <w:p w14:paraId="5B01239E" w14:textId="77777777" w:rsidR="003B7C43" w:rsidRDefault="003B7C43" w:rsidP="003B7C43">
      <w:pPr>
        <w:pStyle w:val="ListParagraph"/>
        <w:widowControl w:val="0"/>
        <w:tabs>
          <w:tab w:val="left" w:pos="220"/>
          <w:tab w:val="left" w:pos="720"/>
        </w:tabs>
        <w:autoSpaceDE w:val="0"/>
        <w:autoSpaceDN w:val="0"/>
        <w:adjustRightInd w:val="0"/>
        <w:ind w:left="360"/>
        <w:rPr>
          <w:ins w:id="39" w:author="Samantha Sanders" w:date="2026-09-25T21:13:00Z" w16du:dateUtc="2026-09-26T01:13:00Z"/>
          <w:rFonts w:ascii="Times New Roman" w:hAnsi="Times New Roman" w:cs="Times New Roman"/>
          <w:color w:val="1A1A1A"/>
        </w:rPr>
      </w:pPr>
    </w:p>
    <w:p w14:paraId="713539D4" w14:textId="479435F0" w:rsidR="005E1DA1" w:rsidRDefault="7AB6938D" w:rsidP="005E1DA1">
      <w:pPr>
        <w:pStyle w:val="ListParagraph"/>
        <w:widowControl w:val="0"/>
        <w:numPr>
          <w:ilvl w:val="1"/>
          <w:numId w:val="4"/>
        </w:numPr>
        <w:tabs>
          <w:tab w:val="left" w:pos="220"/>
          <w:tab w:val="left" w:pos="720"/>
        </w:tabs>
        <w:autoSpaceDE w:val="0"/>
        <w:autoSpaceDN w:val="0"/>
        <w:adjustRightInd w:val="0"/>
        <w:rPr>
          <w:ins w:id="40" w:author="Samantha Sanders" w:date="2026-09-25T21:13:00Z" w16du:dateUtc="2026-09-26T01:13:00Z"/>
          <w:rFonts w:ascii="Times New Roman" w:hAnsi="Times New Roman" w:cs="Times New Roman"/>
          <w:color w:val="1A1A1A"/>
        </w:rPr>
      </w:pPr>
      <w:ins w:id="41" w:author="Samantha Sanders" w:date="2026-09-25T21:13:00Z" w16du:dateUtc="2026-09-26T01:13:00Z">
        <w:r w:rsidRPr="7AB6938D">
          <w:rPr>
            <w:rFonts w:ascii="Times New Roman" w:hAnsi="Times New Roman" w:cs="Times New Roman"/>
            <w:color w:val="1A1A1A"/>
          </w:rPr>
          <w:t xml:space="preserve">Trip leaders know, plan, and organize the route and oversee the group. </w:t>
        </w:r>
      </w:ins>
    </w:p>
    <w:p w14:paraId="7457DCA9" w14:textId="403FF8B6" w:rsidR="00A558D8" w:rsidRPr="003B7C43" w:rsidRDefault="7AB6938D" w:rsidP="005E1DA1">
      <w:pPr>
        <w:pStyle w:val="ListParagraph"/>
        <w:widowControl w:val="0"/>
        <w:numPr>
          <w:ilvl w:val="1"/>
          <w:numId w:val="4"/>
        </w:numPr>
        <w:tabs>
          <w:tab w:val="left" w:pos="220"/>
          <w:tab w:val="left" w:pos="720"/>
        </w:tabs>
        <w:autoSpaceDE w:val="0"/>
        <w:autoSpaceDN w:val="0"/>
        <w:adjustRightInd w:val="0"/>
        <w:rPr>
          <w:ins w:id="42" w:author="Samantha Sanders" w:date="2026-09-25T21:13:00Z" w16du:dateUtc="2026-09-26T01:13:00Z"/>
          <w:rFonts w:ascii="Times New Roman" w:hAnsi="Times New Roman" w:cs="Times New Roman"/>
          <w:color w:val="1A1A1A"/>
        </w:rPr>
      </w:pPr>
      <w:ins w:id="43" w:author="Samantha Sanders" w:date="2026-09-25T21:13:00Z" w16du:dateUtc="2026-09-26T01:13:00Z">
        <w:r w:rsidRPr="7AB6938D">
          <w:rPr>
            <w:rFonts w:ascii="Times New Roman" w:hAnsi="Times New Roman" w:cs="Times New Roman"/>
            <w:color w:val="1A1A1A"/>
          </w:rPr>
          <w:t>Leaders, in conjunction with a MOFA/WFA leader when present, are also responsible for managing the smooth exit of the group in the unlikely event of an emergency.</w:t>
        </w:r>
      </w:ins>
    </w:p>
    <w:p w14:paraId="539BB944" w14:textId="77777777" w:rsidR="003B7C43" w:rsidRDefault="003B7C43" w:rsidP="003B7C43">
      <w:pPr>
        <w:widowControl w:val="0"/>
        <w:tabs>
          <w:tab w:val="left" w:pos="220"/>
          <w:tab w:val="left" w:pos="720"/>
        </w:tabs>
        <w:autoSpaceDE w:val="0"/>
        <w:autoSpaceDN w:val="0"/>
        <w:adjustRightInd w:val="0"/>
        <w:rPr>
          <w:ins w:id="44" w:author="Samantha Sanders" w:date="2026-09-25T21:13:00Z" w16du:dateUtc="2026-09-26T01:13:00Z"/>
          <w:rFonts w:ascii="Times New Roman" w:hAnsi="Times New Roman" w:cs="Times New Roman"/>
          <w:color w:val="1A1A1A"/>
        </w:rPr>
      </w:pPr>
    </w:p>
    <w:p w14:paraId="701F3D2E" w14:textId="77777777" w:rsidR="00391175" w:rsidRDefault="00391175" w:rsidP="00391175">
      <w:pPr>
        <w:rPr>
          <w:del w:id="45" w:author="Samantha Sanders" w:date="2026-09-25T21:13:00Z" w16du:dateUtc="2026-09-26T01:13:00Z"/>
          <w:rFonts w:ascii="Arial Narrow" w:hAnsi="Arial Narrow"/>
          <w:b/>
          <w:sz w:val="25"/>
          <w:szCs w:val="25"/>
        </w:rPr>
      </w:pPr>
      <w:del w:id="46" w:author="Samantha Sanders" w:date="2026-09-25T21:13:00Z" w16du:dateUtc="2026-09-26T01:13:00Z">
        <w:r>
          <w:rPr>
            <w:rFonts w:ascii="Arial Narrow" w:hAnsi="Arial Narrow"/>
            <w:b/>
            <w:sz w:val="25"/>
            <w:szCs w:val="25"/>
          </w:rPr>
          <w:delText>Transfer Credit Articulation Appeals Process</w:delText>
        </w:r>
      </w:del>
    </w:p>
    <w:p w14:paraId="4CF47E79" w14:textId="77777777" w:rsidR="00391175" w:rsidRDefault="00391175" w:rsidP="00391175">
      <w:pPr>
        <w:rPr>
          <w:del w:id="47" w:author="Samantha Sanders" w:date="2026-09-25T21:13:00Z" w16du:dateUtc="2026-09-26T01:13:00Z"/>
          <w:rFonts w:ascii="Arial Narrow" w:hAnsi="Arial Narrow"/>
          <w:sz w:val="25"/>
          <w:szCs w:val="25"/>
        </w:rPr>
      </w:pPr>
    </w:p>
    <w:p w14:paraId="797B0212" w14:textId="2D811AF9" w:rsidR="00391175" w:rsidRDefault="00391175" w:rsidP="00391175">
      <w:pPr>
        <w:rPr>
          <w:del w:id="48" w:author="Samantha Sanders" w:date="2026-09-25T21:13:00Z" w16du:dateUtc="2026-09-26T01:13:00Z"/>
          <w:rFonts w:ascii="Arial Narrow" w:hAnsi="Arial Narrow"/>
          <w:sz w:val="25"/>
          <w:szCs w:val="25"/>
        </w:rPr>
      </w:pPr>
      <w:del w:id="49" w:author="Samantha Sanders" w:date="2026-09-25T21:13:00Z" w16du:dateUtc="2026-09-26T01:13:00Z">
        <w:r>
          <w:rPr>
            <w:rFonts w:ascii="Arial Narrow" w:hAnsi="Arial Narrow"/>
            <w:sz w:val="25"/>
            <w:szCs w:val="25"/>
          </w:rPr>
          <w:delText xml:space="preserve">Every effort is made to grant equivalent GE credit for courses from non-USHE institutions. However, because GE course requirements and expected outcomes vary between institutions, it is not always possible to do so.  </w:delText>
        </w:r>
      </w:del>
    </w:p>
    <w:p w14:paraId="7F0B702F" w14:textId="77777777" w:rsidR="00391175" w:rsidRDefault="00391175" w:rsidP="00391175">
      <w:pPr>
        <w:rPr>
          <w:del w:id="50" w:author="Samantha Sanders" w:date="2026-09-25T21:13:00Z" w16du:dateUtc="2026-09-26T01:13:00Z"/>
          <w:rFonts w:ascii="Arial Narrow" w:hAnsi="Arial Narrow"/>
          <w:sz w:val="25"/>
          <w:szCs w:val="25"/>
        </w:rPr>
      </w:pPr>
    </w:p>
    <w:p w14:paraId="74DBC0D1" w14:textId="5759F859" w:rsidR="00391175" w:rsidRDefault="00391175" w:rsidP="00391175">
      <w:pPr>
        <w:rPr>
          <w:del w:id="51" w:author="Samantha Sanders" w:date="2026-09-25T21:13:00Z" w16du:dateUtc="2026-09-26T01:13:00Z"/>
          <w:rFonts w:ascii="Arial Narrow" w:hAnsi="Arial Narrow"/>
          <w:sz w:val="25"/>
          <w:szCs w:val="25"/>
        </w:rPr>
      </w:pPr>
      <w:del w:id="52" w:author="Samantha Sanders" w:date="2026-09-25T21:13:00Z" w16du:dateUtc="2026-09-26T01:13:00Z">
        <w:r>
          <w:rPr>
            <w:rFonts w:ascii="Arial Narrow" w:hAnsi="Arial Narrow"/>
            <w:sz w:val="25"/>
            <w:szCs w:val="25"/>
          </w:rPr>
          <w:lastRenderedPageBreak/>
          <w:delText xml:space="preserve">If a student disagrees with how their transfer credit was accepted at </w:delText>
        </w:r>
        <w:r w:rsidR="005C2FDD">
          <w:rPr>
            <w:rFonts w:ascii="Arial Narrow" w:hAnsi="Arial Narrow"/>
            <w:sz w:val="25"/>
            <w:szCs w:val="25"/>
          </w:rPr>
          <w:delText>Utah Tech University</w:delText>
        </w:r>
        <w:r>
          <w:rPr>
            <w:rFonts w:ascii="Arial Narrow" w:hAnsi="Arial Narrow"/>
            <w:sz w:val="25"/>
            <w:szCs w:val="25"/>
          </w:rPr>
          <w:delText>, they must s</w:delText>
        </w:r>
        <w:r w:rsidRPr="004A395A">
          <w:rPr>
            <w:rFonts w:ascii="Arial Narrow" w:hAnsi="Arial Narrow"/>
            <w:sz w:val="25"/>
            <w:szCs w:val="25"/>
          </w:rPr>
          <w:delText xml:space="preserve">ubmit </w:delText>
        </w:r>
        <w:r>
          <w:rPr>
            <w:rFonts w:ascii="Arial Narrow" w:hAnsi="Arial Narrow"/>
            <w:sz w:val="25"/>
            <w:szCs w:val="25"/>
          </w:rPr>
          <w:delText>a detailed</w:delText>
        </w:r>
        <w:r w:rsidRPr="004A395A">
          <w:rPr>
            <w:rFonts w:ascii="Arial Narrow" w:hAnsi="Arial Narrow"/>
            <w:sz w:val="25"/>
            <w:szCs w:val="25"/>
          </w:rPr>
          <w:delText xml:space="preserve"> </w:delText>
        </w:r>
        <w:r>
          <w:rPr>
            <w:rFonts w:ascii="Arial Narrow" w:hAnsi="Arial Narrow"/>
            <w:sz w:val="25"/>
            <w:szCs w:val="25"/>
          </w:rPr>
          <w:delText xml:space="preserve">(reason for the appeal, D number, etc.) </w:delText>
        </w:r>
        <w:r w:rsidRPr="004A395A">
          <w:rPr>
            <w:rFonts w:ascii="Arial Narrow" w:hAnsi="Arial Narrow"/>
            <w:sz w:val="25"/>
            <w:szCs w:val="25"/>
          </w:rPr>
          <w:delText xml:space="preserve">email to: </w:delText>
        </w:r>
        <w:r>
          <w:rPr>
            <w:rFonts w:ascii="Arial Narrow" w:hAnsi="Arial Narrow"/>
            <w:sz w:val="25"/>
            <w:szCs w:val="25"/>
          </w:rPr>
          <w:delText>transfer@</w:delText>
        </w:r>
        <w:r w:rsidR="005C2FDD">
          <w:rPr>
            <w:rFonts w:ascii="Arial Narrow" w:hAnsi="Arial Narrow"/>
            <w:sz w:val="25"/>
            <w:szCs w:val="25"/>
          </w:rPr>
          <w:delText>utahtech</w:delText>
        </w:r>
        <w:r>
          <w:rPr>
            <w:rFonts w:ascii="Arial Narrow" w:hAnsi="Arial Narrow"/>
            <w:sz w:val="25"/>
            <w:szCs w:val="25"/>
          </w:rPr>
          <w:delText xml:space="preserve">.edu.  Students must provide a syllabus from the catalog year that the course was taken; appeals will not be reviewed without the syllabus.  Major-specific courses should be presented by the student to the applicable departmental advisors.  Department Chairs and Deans will review the course content and make a final decision on whether or not the course should be re-articulated. Students can find program-specific advisors </w:delText>
        </w:r>
        <w:r>
          <w:fldChar w:fldCharType="begin"/>
        </w:r>
        <w:r>
          <w:delInstrText>HYPERLINK "https://advisement.dixie.edu/advisors/"</w:delInstrText>
        </w:r>
        <w:r>
          <w:fldChar w:fldCharType="separate"/>
        </w:r>
        <w:r w:rsidRPr="00C61DE9">
          <w:rPr>
            <w:rStyle w:val="Hyperlink"/>
            <w:rFonts w:ascii="Arial Narrow" w:hAnsi="Arial Narrow"/>
            <w:sz w:val="25"/>
            <w:szCs w:val="25"/>
          </w:rPr>
          <w:delText>here</w:delText>
        </w:r>
        <w:r>
          <w:fldChar w:fldCharType="end"/>
        </w:r>
        <w:r>
          <w:rPr>
            <w:rFonts w:ascii="Arial Narrow" w:hAnsi="Arial Narrow"/>
            <w:sz w:val="25"/>
            <w:szCs w:val="25"/>
          </w:rPr>
          <w:delText xml:space="preserve">. </w:delText>
        </w:r>
      </w:del>
    </w:p>
    <w:p w14:paraId="70147F5E" w14:textId="77777777" w:rsidR="00A46661" w:rsidRDefault="00A46661" w:rsidP="348202A5">
      <w:pPr>
        <w:spacing w:after="160" w:line="259" w:lineRule="auto"/>
        <w:rPr>
          <w:rFonts w:ascii="Times New Roman" w:hAnsi="Times New Roman"/>
          <w:color w:val="1A1A1A"/>
          <w:rPrChange w:id="53" w:author="Samantha Sanders" w:date="2026-09-25T21:13:00Z" w16du:dateUtc="2026-09-26T01:13:00Z">
            <w:rPr/>
          </w:rPrChange>
        </w:rPr>
        <w:pPrChange w:id="54" w:author="Samantha Sanders" w:date="2026-09-25T21:13:00Z" w16du:dateUtc="2026-09-26T01:13:00Z">
          <w:pPr/>
        </w:pPrChange>
      </w:pPr>
    </w:p>
    <w:sectPr w:rsidR="00590188" w:rsidSect="00652E1D">
      <w:headerReference w:type="default" r:id="rId7"/>
      <w:footerReference w:type="default" r:id="rId8"/>
      <w:pgSz w:w="12240" w:h="15840"/>
      <w:pgMar w:top="1440" w:right="1800" w:bottom="1440" w:left="1800" w:header="720" w:footer="720" w:gutter="0"/>
      <w:cols w:space="720"/>
      <w:docGrid w:linePitch="360"/>
      <w:sectPrChange w:id="57" w:author="Samantha Sanders" w:date="2026-09-25T21:13:00Z" w16du:dateUtc="2026-09-26T01:13:00Z">
        <w:sectPr w:rsidR="00590188" w:rsidSect="00652E1D">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4148C8" w14:textId="77777777" w:rsidR="00A46661" w:rsidRDefault="00A46661" w:rsidP="00A3327F">
      <w:pPr>
        <w:pPrChange w:id="7" w:author="Samantha Sanders" w:date="2026-09-25T21:13:00Z" w16du:dateUtc="2026-09-26T01:13:00Z">
          <w:pPr>
            <w:spacing w:after="0" w:line="240" w:lineRule="auto"/>
          </w:pPr>
        </w:pPrChange>
      </w:pPr>
      <w:r>
        <w:separator/>
      </w:r>
    </w:p>
  </w:endnote>
  <w:endnote w:type="continuationSeparator" w:id="0">
    <w:p w14:paraId="0CE6D667" w14:textId="77777777" w:rsidR="00A46661" w:rsidRDefault="00A46661" w:rsidP="00A3327F">
      <w:pPr>
        <w:pPrChange w:id="8" w:author="Samantha Sanders" w:date="2026-09-25T21:13:00Z" w16du:dateUtc="2026-09-26T01:1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5D15B" w14:textId="77777777" w:rsidR="00EC771A" w:rsidRDefault="00EC7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A62D9" w14:textId="77777777" w:rsidR="00A46661" w:rsidRDefault="00A46661" w:rsidP="00A3327F">
      <w:pPr>
        <w:pPrChange w:id="5" w:author="Samantha Sanders" w:date="2026-09-25T21:13:00Z" w16du:dateUtc="2026-09-26T01:13:00Z">
          <w:pPr>
            <w:spacing w:after="0" w:line="240" w:lineRule="auto"/>
          </w:pPr>
        </w:pPrChange>
      </w:pPr>
      <w:r>
        <w:separator/>
      </w:r>
    </w:p>
  </w:footnote>
  <w:footnote w:type="continuationSeparator" w:id="0">
    <w:p w14:paraId="0B108EFF" w14:textId="77777777" w:rsidR="00A46661" w:rsidRDefault="00A46661" w:rsidP="00A3327F">
      <w:pPr>
        <w:pPrChange w:id="6" w:author="Samantha Sanders" w:date="2026-09-25T21:13:00Z" w16du:dateUtc="2026-09-26T01:13: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37A50" w14:textId="73DDC5AE" w:rsidR="00A3327F" w:rsidRPr="008F7C5B" w:rsidRDefault="00113E5E" w:rsidP="00A3327F">
    <w:pPr>
      <w:pStyle w:val="Header"/>
      <w:jc w:val="center"/>
      <w:rPr>
        <w:ins w:id="55" w:author="Samantha Sanders" w:date="2026-09-25T21:13:00Z" w16du:dateUtc="2026-09-26T01:13:00Z"/>
        <w:rFonts w:ascii="Times New Roman" w:hAnsi="Times New Roman"/>
        <w:sz w:val="40"/>
        <w:szCs w:val="36"/>
      </w:rPr>
    </w:pPr>
    <w:ins w:id="56" w:author="Samantha Sanders" w:date="2026-09-25T21:13:00Z" w16du:dateUtc="2026-09-26T01:13:00Z">
      <w:r>
        <w:rPr>
          <w:rFonts w:ascii="Times New Roman" w:hAnsi="Times New Roman"/>
          <w:sz w:val="40"/>
          <w:szCs w:val="36"/>
        </w:rPr>
        <w:t>Foothills</w:t>
      </w:r>
      <w:r w:rsidR="00A3327F">
        <w:rPr>
          <w:rFonts w:ascii="Times New Roman" w:hAnsi="Times New Roman"/>
          <w:sz w:val="40"/>
          <w:szCs w:val="36"/>
        </w:rPr>
        <w:t xml:space="preserve"> Mountaineers Trail Running</w:t>
      </w:r>
    </w:ins>
  </w:p>
  <w:p w14:paraId="6868EB31" w14:textId="77777777" w:rsidR="00EC771A" w:rsidRDefault="00EC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9A60A1"/>
    <w:multiLevelType w:val="hybridMultilevel"/>
    <w:tmpl w:val="B5B2E1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B20FE2"/>
    <w:multiLevelType w:val="hybridMultilevel"/>
    <w:tmpl w:val="2752D6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02570146">
    <w:abstractNumId w:val="0"/>
  </w:num>
  <w:num w:numId="2" w16cid:durableId="1115564221">
    <w:abstractNumId w:val="1"/>
  </w:num>
  <w:num w:numId="3" w16cid:durableId="1607271607">
    <w:abstractNumId w:val="3"/>
  </w:num>
  <w:num w:numId="4" w16cid:durableId="20228527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75"/>
    <w:rsid w:val="00113E5E"/>
    <w:rsid w:val="00391175"/>
    <w:rsid w:val="003B7C43"/>
    <w:rsid w:val="0046677B"/>
    <w:rsid w:val="005363F2"/>
    <w:rsid w:val="0054E7A7"/>
    <w:rsid w:val="005C2FDD"/>
    <w:rsid w:val="005E1DA1"/>
    <w:rsid w:val="00652E1D"/>
    <w:rsid w:val="0066320C"/>
    <w:rsid w:val="006F2FA7"/>
    <w:rsid w:val="00700BEB"/>
    <w:rsid w:val="0076457C"/>
    <w:rsid w:val="00807CB7"/>
    <w:rsid w:val="009257D3"/>
    <w:rsid w:val="00943A42"/>
    <w:rsid w:val="00953B9C"/>
    <w:rsid w:val="00A3327F"/>
    <w:rsid w:val="00A46661"/>
    <w:rsid w:val="00A558D8"/>
    <w:rsid w:val="00CC44F2"/>
    <w:rsid w:val="00D9599E"/>
    <w:rsid w:val="00DB6D08"/>
    <w:rsid w:val="00EC771A"/>
    <w:rsid w:val="348202A5"/>
    <w:rsid w:val="7AB69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E445"/>
  <w15:chartTrackingRefBased/>
  <w15:docId w15:val="{16E7F19F-CB3E-4F61-B782-F26208B9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Change w:id="0" w:author="Samantha Sanders" w:date="2026-09-25T21:13:00Z">
        <w:pPr>
          <w:spacing w:after="160" w:line="259" w:lineRule="auto"/>
        </w:pPr>
      </w:pPrChange>
    </w:pPr>
    <w:rPr>
      <w:rFonts w:eastAsiaTheme="minorEastAsia"/>
      <w:sz w:val="24"/>
      <w:szCs w:val="24"/>
      <w:rPrChange w:id="0" w:author="Samantha Sanders" w:date="2026-09-25T21:13: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1175"/>
    <w:rPr>
      <w:color w:val="0563C1" w:themeColor="hyperlink"/>
      <w:u w:val="single"/>
    </w:rPr>
  </w:style>
  <w:style w:type="paragraph" w:styleId="ListParagraph">
    <w:name w:val="List Paragraph"/>
    <w:basedOn w:val="Normal"/>
    <w:uiPriority w:val="34"/>
    <w:qFormat/>
    <w:rsid w:val="003B7C43"/>
    <w:pPr>
      <w:ind w:left="720"/>
      <w:contextualSpacing/>
      <w:pPrChange w:id="1" w:author="Samantha Sanders" w:date="2026-09-25T21:13:00Z">
        <w:pPr>
          <w:ind w:left="720"/>
          <w:contextualSpacing/>
        </w:pPr>
      </w:pPrChange>
    </w:pPr>
    <w:rPr>
      <w:rPrChange w:id="1" w:author="Samantha Sanders" w:date="2026-09-25T21:13:00Z">
        <w:rPr>
          <w:rFonts w:asciiTheme="minorHAnsi" w:eastAsiaTheme="minorEastAsia" w:hAnsiTheme="minorHAnsi" w:cstheme="minorBidi"/>
          <w:sz w:val="24"/>
          <w:szCs w:val="24"/>
          <w:lang w:val="en-US" w:eastAsia="en-US" w:bidi="ar-SA"/>
        </w:rPr>
      </w:rPrChange>
    </w:rPr>
  </w:style>
  <w:style w:type="paragraph" w:styleId="Header">
    <w:name w:val="header"/>
    <w:basedOn w:val="Normal"/>
    <w:link w:val="HeaderChar"/>
    <w:uiPriority w:val="99"/>
    <w:unhideWhenUsed/>
    <w:rsid w:val="00A3327F"/>
    <w:pPr>
      <w:tabs>
        <w:tab w:val="center" w:pos="4320"/>
        <w:tab w:val="right" w:pos="8640"/>
      </w:tabs>
      <w:pPrChange w:id="2" w:author="Samantha Sanders" w:date="2026-09-25T21:13:00Z">
        <w:pPr>
          <w:tabs>
            <w:tab w:val="center" w:pos="4320"/>
            <w:tab w:val="right" w:pos="8640"/>
          </w:tabs>
        </w:pPr>
      </w:pPrChange>
    </w:pPr>
    <w:rPr>
      <w:rPrChange w:id="2" w:author="Samantha Sanders" w:date="2026-09-25T21:13:00Z">
        <w:rPr>
          <w:rFonts w:asciiTheme="minorHAnsi" w:eastAsiaTheme="minorEastAsia" w:hAnsiTheme="minorHAnsi" w:cstheme="minorBidi"/>
          <w:sz w:val="24"/>
          <w:szCs w:val="24"/>
          <w:lang w:val="en-US" w:eastAsia="en-US" w:bidi="ar-SA"/>
        </w:rPr>
      </w:rPrChange>
    </w:rPr>
  </w:style>
  <w:style w:type="character" w:customStyle="1" w:styleId="HeaderChar">
    <w:name w:val="Header Char"/>
    <w:basedOn w:val="DefaultParagraphFont"/>
    <w:link w:val="Header"/>
    <w:uiPriority w:val="99"/>
    <w:rsid w:val="00EC771A"/>
    <w:rPr>
      <w:rFonts w:eastAsiaTheme="minorEastAsia"/>
      <w:sz w:val="24"/>
      <w:szCs w:val="24"/>
    </w:rPr>
  </w:style>
  <w:style w:type="paragraph" w:styleId="Footer">
    <w:name w:val="footer"/>
    <w:basedOn w:val="Normal"/>
    <w:link w:val="FooterChar"/>
    <w:uiPriority w:val="99"/>
    <w:unhideWhenUsed/>
    <w:rsid w:val="00A3327F"/>
    <w:pPr>
      <w:tabs>
        <w:tab w:val="center" w:pos="4320"/>
        <w:tab w:val="right" w:pos="8640"/>
      </w:tabs>
      <w:pPrChange w:id="3" w:author="Samantha Sanders" w:date="2026-09-25T21:13:00Z">
        <w:pPr>
          <w:tabs>
            <w:tab w:val="center" w:pos="4320"/>
            <w:tab w:val="right" w:pos="8640"/>
          </w:tabs>
        </w:pPr>
      </w:pPrChange>
    </w:pPr>
    <w:rPr>
      <w:rPrChange w:id="3" w:author="Samantha Sanders" w:date="2026-09-25T21:13:00Z">
        <w:rPr>
          <w:rFonts w:asciiTheme="minorHAnsi" w:eastAsiaTheme="minorEastAsia" w:hAnsiTheme="minorHAnsi" w:cstheme="minorBidi"/>
          <w:sz w:val="24"/>
          <w:szCs w:val="24"/>
          <w:lang w:val="en-US" w:eastAsia="en-US" w:bidi="ar-SA"/>
        </w:rPr>
      </w:rPrChange>
    </w:rPr>
  </w:style>
  <w:style w:type="character" w:customStyle="1" w:styleId="FooterChar">
    <w:name w:val="Footer Char"/>
    <w:basedOn w:val="DefaultParagraphFont"/>
    <w:link w:val="Footer"/>
    <w:uiPriority w:val="99"/>
    <w:rsid w:val="00EC771A"/>
    <w:rPr>
      <w:rFonts w:eastAsiaTheme="minorEastAsia"/>
      <w:sz w:val="24"/>
      <w:szCs w:val="24"/>
    </w:rPr>
  </w:style>
  <w:style w:type="paragraph" w:styleId="BalloonText">
    <w:name w:val="Balloon Text"/>
    <w:basedOn w:val="Normal"/>
    <w:link w:val="BalloonTextChar"/>
    <w:uiPriority w:val="99"/>
    <w:semiHidden/>
    <w:unhideWhenUsed/>
    <w:rsid w:val="0066320C"/>
    <w:pPr>
      <w:pPrChange w:id="4" w:author="Samantha Sanders" w:date="2026-09-25T21:13:00Z">
        <w:pPr/>
      </w:pPrChange>
    </w:pPr>
    <w:rPr>
      <w:rFonts w:ascii="Segoe UI" w:hAnsi="Segoe UI" w:cs="Segoe UI"/>
      <w:sz w:val="18"/>
      <w:szCs w:val="18"/>
      <w:rPrChange w:id="4" w:author="Samantha Sanders" w:date="2026-09-25T21:13:00Z">
        <w:rPr>
          <w:rFonts w:ascii="Segoe UI" w:eastAsiaTheme="minorEastAsia"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EC771A"/>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Stender</dc:creator>
  <cp:keywords/>
  <dc:description/>
  <cp:lastModifiedBy>Arthur Souza Rodrigues</cp:lastModifiedBy>
  <cp:revision>1</cp:revision>
  <dcterms:created xsi:type="dcterms:W3CDTF">2022-06-02T21:01:00Z</dcterms:created>
  <dcterms:modified xsi:type="dcterms:W3CDTF">2026-09-26T01:13:00Z</dcterms:modified>
</cp:coreProperties>
</file>