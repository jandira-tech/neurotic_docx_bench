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C1254" w14:textId="5E0ACA26" w:rsidR="008F2440" w:rsidRPr="008F2440" w:rsidRDefault="008F2440" w:rsidP="008F2440">
      <w:pPr>
        <w:rPr>
          <w:ins w:id="1" w:author="Vladislava Andrushchenko" w:date="2026-08-03T22:21:00Z" w16du:dateUtc="2026-08-04T02:21:00Z"/>
          <w:rFonts w:ascii="Arial" w:hAnsi="Arial" w:cs="Arial"/>
        </w:rPr>
      </w:pPr>
      <w:ins w:id="2" w:author="Vladislava Andrushchenko" w:date="2026-08-03T22:21:00Z" w16du:dateUtc="2026-08-04T02:21:00Z">
        <w:r w:rsidRPr="008F2440">
          <w:rPr>
            <w:rFonts w:ascii="Arial" w:hAnsi="Arial" w:cs="Arial"/>
            <w:color w:val="000000"/>
            <w:shd w:val="clear" w:color="auto" w:fill="FFFFFF"/>
          </w:rPr>
          <w:t>um has been the industry's standard dummy text ever since the 1500s, when an unknown printer took a galley of type and scrambled it to make a type specimen book. It has survived not only five centuries, but also the</w:t>
        </w:r>
        <w:r w:rsidRPr="008F2440">
          <w:rPr>
            <w:rFonts w:ascii="Arial" w:eastAsia="Arial" w:hAnsi="Arial" w:cs="Arial"/>
          </w:rPr>
          <w:t>, except as follows:</w:t>
        </w:r>
      </w:ins>
    </w:p>
    <w:p w14:paraId="1E07DA70" w14:textId="77777777" w:rsidR="008F2440" w:rsidRPr="008F2440" w:rsidRDefault="008F2440" w:rsidP="008F2440">
      <w:pPr>
        <w:rPr>
          <w:ins w:id="3" w:author="Vladislava Andrushchenko" w:date="2026-08-03T22:21:00Z" w16du:dateUtc="2026-08-04T02:21:00Z"/>
          <w:rFonts w:ascii="Arial" w:eastAsia="Arial" w:hAnsi="Arial" w:cs="Arial"/>
        </w:rPr>
      </w:pPr>
    </w:p>
    <w:p w14:paraId="2E53BDD3" w14:textId="07FD8DB3" w:rsidR="008F2440" w:rsidRPr="008F2440" w:rsidRDefault="008F2440" w:rsidP="008F2440">
      <w:pPr>
        <w:numPr>
          <w:ilvl w:val="0"/>
          <w:numId w:val="5"/>
        </w:numPr>
        <w:spacing w:after="240"/>
        <w:ind w:left="540" w:hanging="270"/>
        <w:jc w:val="both"/>
        <w:rPr>
          <w:ins w:id="4" w:author="Vladislava Andrushchenko" w:date="2026-08-03T22:21:00Z" w16du:dateUtc="2026-08-04T02:21:00Z"/>
          <w:rFonts w:ascii="Arial" w:hAnsi="Arial" w:cs="Arial"/>
        </w:rPr>
      </w:pPr>
      <w:ins w:id="5" w:author="Vladislava Andrushchenko" w:date="2026-08-03T22:21:00Z" w16du:dateUtc="2026-08-04T02:21:00Z">
        <w:r w:rsidRPr="008F2440">
          <w:rPr>
            <w:rFonts w:ascii="Arial" w:eastAsia="Arial" w:hAnsi="Arial" w:cs="Arial"/>
            <w:color w:val="000000"/>
          </w:rPr>
          <w:t xml:space="preserve">The </w:t>
        </w:r>
        <w:r w:rsidRPr="008F2440">
          <w:rPr>
            <w:rFonts w:ascii="Arial" w:hAnsi="Arial" w:cs="Arial"/>
            <w:color w:val="000000"/>
            <w:shd w:val="clear" w:color="auto" w:fill="FFFFFF"/>
          </w:rPr>
          <w:t>um has been the industry's standard dummy text ever since the 1500s, when an unknown printer took a galley of type and scrambled it to make a type specimen book. It has survived not only five centuries, but also the</w:t>
        </w:r>
        <w:r w:rsidRPr="008F2440">
          <w:rPr>
            <w:rFonts w:ascii="Arial" w:eastAsia="Arial" w:hAnsi="Arial" w:cs="Arial"/>
            <w:color w:val="000000"/>
          </w:rPr>
          <w:t>.</w:t>
        </w:r>
      </w:ins>
    </w:p>
    <w:p w14:paraId="5DA617E6" w14:textId="58B44C14" w:rsidR="008F2440" w:rsidRPr="008F2440" w:rsidRDefault="008F2440" w:rsidP="008F2440">
      <w:pPr>
        <w:numPr>
          <w:ilvl w:val="0"/>
          <w:numId w:val="5"/>
        </w:numPr>
        <w:spacing w:after="240"/>
        <w:ind w:left="540" w:hanging="270"/>
        <w:jc w:val="both"/>
        <w:rPr>
          <w:ins w:id="6" w:author="Vladislava Andrushchenko" w:date="2026-08-03T22:21:00Z" w16du:dateUtc="2026-08-04T02:21:00Z"/>
          <w:rFonts w:ascii="Arial" w:hAnsi="Arial" w:cs="Arial"/>
        </w:rPr>
      </w:pPr>
      <w:ins w:id="7" w:author="Vladislava Andrushchenko" w:date="2026-08-03T22:21:00Z" w16du:dateUtc="2026-08-04T02:21:00Z">
        <w:r w:rsidRPr="008F2440">
          <w:rPr>
            <w:rFonts w:ascii="Arial" w:eastAsia="Arial" w:hAnsi="Arial" w:cs="Arial"/>
            <w:color w:val="000000"/>
          </w:rPr>
          <w:t xml:space="preserve">If </w:t>
        </w:r>
        <w:r w:rsidRPr="008F2440">
          <w:rPr>
            <w:rFonts w:ascii="Arial" w:hAnsi="Arial" w:cs="Arial"/>
            <w:color w:val="000000"/>
            <w:shd w:val="clear" w:color="auto" w:fill="FFFFFF"/>
          </w:rPr>
          <w:t>um has been the industry's standard dummy text ever since the 1500s, when an unknown printer took a galley of type and scrambled it to make a type specimen book. It has survived not only five centuries, but also the</w:t>
        </w:r>
        <w:r w:rsidRPr="008F2440">
          <w:rPr>
            <w:rFonts w:ascii="Arial" w:eastAsia="Arial" w:hAnsi="Arial" w:cs="Arial"/>
            <w:color w:val="000000"/>
          </w:rPr>
          <w:t xml:space="preserve">.  </w:t>
        </w:r>
      </w:ins>
    </w:p>
    <w:p w14:paraId="517BDFC2" w14:textId="7D310844" w:rsidR="00732132" w:rsidRDefault="008F2440" w:rsidP="00732132">
      <w:pPr>
        <w:numPr>
          <w:ilvl w:val="0"/>
          <w:numId w:val="1"/>
        </w:numPr>
        <w:shd w:val="clear" w:color="auto" w:fill="FFFFFF"/>
        <w:spacing w:before="90"/>
        <w:jc w:val="both"/>
        <w:rPr>
          <w:del w:id="8" w:author="Vladislava Andrushchenko" w:date="2026-08-03T22:21:00Z" w16du:dateUtc="2026-08-04T02:21:00Z"/>
        </w:rPr>
      </w:pPr>
      <w:ins w:id="9" w:author="Vladislava Andrushchenko" w:date="2026-08-03T22:21:00Z" w16du:dateUtc="2026-08-04T02:21:00Z">
        <w:r w:rsidRPr="008F2440">
          <w:rPr>
            <w:rFonts w:ascii="Arial" w:eastAsia="Arial" w:hAnsi="Arial" w:cs="Arial"/>
            <w:color w:val="000000"/>
          </w:rPr>
          <w:t xml:space="preserve">Unless </w:t>
        </w:r>
        <w:r w:rsidRPr="008F2440">
          <w:rPr>
            <w:rFonts w:ascii="Arial" w:hAnsi="Arial" w:cs="Arial"/>
            <w:color w:val="000000"/>
            <w:shd w:val="clear" w:color="auto" w:fill="FFFFFF"/>
          </w:rPr>
          <w:t>um has been the industry's standard dummy text ever since the 1500s, when an unknown printer took a galley of type and scrambled it to make a type specimen book. It has survived not only five centuries, but also the</w:t>
        </w:r>
        <w:r w:rsidRPr="008F2440">
          <w:rPr>
            <w:rFonts w:ascii="Arial" w:eastAsia="Arial" w:hAnsi="Arial" w:cs="Arial"/>
            <w:color w:val="000000"/>
          </w:rPr>
          <w:t xml:space="preserve">. </w:t>
        </w:r>
      </w:ins>
      <w:del w:id="10" w:author="Vladislava Andrushchenko" w:date="2026-08-03T22:21:00Z" w16du:dateUtc="2026-08-04T02:21:00Z">
        <w:r w:rsidR="00732132">
          <w:rPr>
            <w:rFonts w:ascii="Open Sans" w:hAnsi="Open Sans" w:cs="Open Sans"/>
            <w:sz w:val="21"/>
            <w:szCs w:val="21"/>
            <w:shd w:val="clear" w:color="auto" w:fill="FFFFFF"/>
          </w:rPr>
          <w:delTex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delText>
        </w:r>
      </w:del>
    </w:p>
    <w:p w14:paraId="1843E979" w14:textId="77777777" w:rsidR="00732132" w:rsidRDefault="00732132" w:rsidP="00732132">
      <w:pPr>
        <w:spacing w:line="276" w:lineRule="auto"/>
        <w:rPr>
          <w:del w:id="11" w:author="Vladislava Andrushchenko" w:date="2026-08-03T22:21:00Z" w16du:dateUtc="2026-08-04T02:21:00Z"/>
        </w:rPr>
      </w:pPr>
    </w:p>
    <w:p w14:paraId="00609230" w14:textId="77777777" w:rsidR="00732132" w:rsidRDefault="00732132" w:rsidP="00732132">
      <w:pPr>
        <w:numPr>
          <w:ilvl w:val="0"/>
          <w:numId w:val="2"/>
        </w:numPr>
        <w:shd w:val="clear" w:color="auto" w:fill="FFFFFF"/>
        <w:rPr>
          <w:del w:id="12" w:author="Vladislava Andrushchenko" w:date="2026-08-03T22:21:00Z" w16du:dateUtc="2026-08-04T02:21:00Z"/>
        </w:rPr>
      </w:pPr>
      <w:del w:id="13" w:author="Vladislava Andrushchenko" w:date="2026-08-03T22:21:00Z" w16du:dateUtc="2026-08-04T02:21:00Z">
        <w:r>
          <w:rPr>
            <w:b/>
            <w:sz w:val="23"/>
            <w:u w:val="single" w:color="000000"/>
          </w:rPr>
          <w:delText>N</w:delText>
        </w:r>
        <w:r>
          <w:rPr>
            <w:b/>
            <w:sz w:val="18"/>
            <w:u w:val="single" w:color="000000"/>
          </w:rPr>
          <w:delText xml:space="preserve">O </w:delText>
        </w:r>
        <w:r>
          <w:rPr>
            <w:b/>
            <w:sz w:val="23"/>
            <w:u w:val="single" w:color="000000"/>
          </w:rPr>
          <w:delText>L</w:delText>
        </w:r>
        <w:r>
          <w:rPr>
            <w:b/>
            <w:sz w:val="18"/>
            <w:u w:val="single" w:color="000000"/>
          </w:rPr>
          <w:delText>ICENSE</w:delText>
        </w:r>
      </w:del>
    </w:p>
    <w:p w14:paraId="13D4FD01" w14:textId="77777777" w:rsidR="00732132" w:rsidRDefault="00732132" w:rsidP="00732132">
      <w:pPr>
        <w:spacing w:line="276" w:lineRule="auto"/>
        <w:rPr>
          <w:del w:id="14" w:author="Vladislava Andrushchenko" w:date="2026-08-03T22:21:00Z" w16du:dateUtc="2026-08-04T02:21:00Z"/>
        </w:rPr>
      </w:pPr>
    </w:p>
    <w:p w14:paraId="6CFAC05E" w14:textId="09DECD1B" w:rsidR="00732132" w:rsidRDefault="00732132" w:rsidP="00732132">
      <w:pPr>
        <w:numPr>
          <w:ilvl w:val="0"/>
          <w:numId w:val="3"/>
        </w:numPr>
        <w:shd w:val="clear" w:color="auto" w:fill="FFFFFF"/>
        <w:spacing w:before="91"/>
        <w:jc w:val="both"/>
        <w:rPr>
          <w:del w:id="15" w:author="Vladislava Andrushchenko" w:date="2026-08-03T22:21:00Z" w16du:dateUtc="2026-08-04T02:21:00Z"/>
        </w:rPr>
      </w:pPr>
      <w:del w:id="16" w:author="Vladislava Andrushchenko" w:date="2026-08-03T22:21:00Z" w16du:dateUtc="2026-08-04T02:21:00Z">
        <w:r>
          <w:rPr>
            <w:rFonts w:ascii="Open Sans" w:hAnsi="Open Sans" w:cs="Open Sans"/>
            <w:sz w:val="21"/>
            <w:szCs w:val="21"/>
            <w:shd w:val="clear" w:color="auto" w:fill="FFFFFF"/>
          </w:rPr>
          <w:delTex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delText>
        </w:r>
      </w:del>
    </w:p>
    <w:p w14:paraId="6AB2B669" w14:textId="77777777" w:rsidR="00732132" w:rsidRDefault="00732132" w:rsidP="00732132">
      <w:pPr>
        <w:spacing w:line="276" w:lineRule="auto"/>
        <w:rPr>
          <w:del w:id="17" w:author="Vladislava Andrushchenko" w:date="2026-08-03T22:21:00Z" w16du:dateUtc="2026-08-04T02:21:00Z"/>
        </w:rPr>
      </w:pPr>
    </w:p>
    <w:p w14:paraId="650CCB82" w14:textId="77777777" w:rsidR="00732132" w:rsidRDefault="00732132" w:rsidP="00732132">
      <w:pPr>
        <w:numPr>
          <w:ilvl w:val="0"/>
          <w:numId w:val="4"/>
        </w:numPr>
        <w:rPr>
          <w:del w:id="18" w:author="Vladislava Andrushchenko" w:date="2026-08-03T22:21:00Z" w16du:dateUtc="2026-08-04T02:21:00Z"/>
        </w:rPr>
      </w:pPr>
      <w:del w:id="19" w:author="Vladislava Andrushchenko" w:date="2026-08-03T22:21:00Z" w16du:dateUtc="2026-08-04T02:21:00Z">
        <w:r>
          <w:rPr>
            <w:b/>
            <w:sz w:val="23"/>
            <w:u w:val="single" w:color="000000"/>
          </w:rPr>
          <w:delText>Export Restrictions</w:delText>
        </w:r>
      </w:del>
    </w:p>
    <w:p w14:paraId="36E8339C" w14:textId="77777777" w:rsidR="00732132" w:rsidRDefault="00732132" w:rsidP="00732132">
      <w:pPr>
        <w:spacing w:line="276" w:lineRule="auto"/>
        <w:rPr>
          <w:del w:id="20" w:author="Vladislava Andrushchenko" w:date="2026-08-03T22:21:00Z" w16du:dateUtc="2026-08-04T02:21:00Z"/>
        </w:rPr>
      </w:pPr>
    </w:p>
    <w:p w14:paraId="5D6F94C9" w14:textId="77777777" w:rsidR="00D24516" w:rsidRPr="008F2440" w:rsidRDefault="00D24516" w:rsidP="008F2440">
      <w:pPr>
        <w:numPr>
          <w:ilvl w:val="0"/>
          <w:numId w:val="5"/>
        </w:numPr>
        <w:spacing w:after="240"/>
        <w:ind w:left="540" w:hanging="270"/>
        <w:jc w:val="both"/>
        <w:rPr>
          <w:rFonts w:ascii="Arial" w:hAnsi="Arial"/>
          <w:rPrChange w:id="21" w:author="Vladislava Andrushchenko" w:date="2026-08-03T22:21:00Z" w16du:dateUtc="2026-08-04T02:21:00Z">
            <w:rPr/>
          </w:rPrChange>
        </w:rPr>
        <w:pPrChange w:id="22" w:author="Vladislava Andrushchenko" w:date="2026-08-03T22:21:00Z" w16du:dateUtc="2026-08-04T02:21:00Z">
          <w:pPr/>
        </w:pPrChange>
      </w:pPr>
    </w:p>
    <w:sectPr w:rsidR="00D24516" w:rsidRPr="008F2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D4A"/>
    <w:multiLevelType w:val="hybridMultilevel"/>
    <w:tmpl w:val="60E6BF4C"/>
    <w:lvl w:ilvl="0" w:tplc="63C29B4A">
      <w:start w:val="16"/>
      <w:numFmt w:val="decimal"/>
      <w:suff w:val="space"/>
      <w:lvlText w:val="%1."/>
      <w:lvlJc w:val="right"/>
      <w:pPr>
        <w:ind w:left="600"/>
      </w:pPr>
    </w:lvl>
    <w:lvl w:ilvl="1" w:tplc="CF7EC728" w:tentative="1">
      <w:start w:val="1"/>
      <w:numFmt w:val="lowerLetter"/>
      <w:suff w:val="space"/>
      <w:lvlText w:val="%2."/>
      <w:lvlJc w:val="right"/>
      <w:pPr>
        <w:ind w:left="1200"/>
      </w:pPr>
    </w:lvl>
    <w:lvl w:ilvl="2" w:tplc="D27A146C" w:tentative="1">
      <w:start w:val="1"/>
      <w:numFmt w:val="lowerRoman"/>
      <w:suff w:val="space"/>
      <w:lvlText w:val="%3."/>
      <w:lvlJc w:val="right"/>
      <w:pPr>
        <w:ind w:left="1800"/>
      </w:pPr>
    </w:lvl>
    <w:lvl w:ilvl="3" w:tplc="F21E1B22" w:tentative="1">
      <w:start w:val="1"/>
      <w:numFmt w:val="decimal"/>
      <w:suff w:val="space"/>
      <w:lvlText w:val="%4."/>
      <w:lvlJc w:val="right"/>
      <w:pPr>
        <w:ind w:left="2400"/>
      </w:pPr>
    </w:lvl>
    <w:lvl w:ilvl="4" w:tplc="5300A57E" w:tentative="1">
      <w:start w:val="1"/>
      <w:numFmt w:val="lowerLetter"/>
      <w:suff w:val="space"/>
      <w:lvlText w:val="%5."/>
      <w:lvlJc w:val="right"/>
      <w:pPr>
        <w:ind w:left="3000"/>
      </w:pPr>
    </w:lvl>
    <w:lvl w:ilvl="5" w:tplc="568C8F06" w:tentative="1">
      <w:start w:val="1"/>
      <w:numFmt w:val="lowerRoman"/>
      <w:suff w:val="space"/>
      <w:lvlText w:val="%6."/>
      <w:lvlJc w:val="right"/>
      <w:pPr>
        <w:ind w:left="3600"/>
      </w:pPr>
    </w:lvl>
    <w:lvl w:ilvl="6" w:tplc="4C5AA56C" w:tentative="1">
      <w:start w:val="1"/>
      <w:numFmt w:val="decimal"/>
      <w:suff w:val="space"/>
      <w:lvlText w:val="%7."/>
      <w:lvlJc w:val="right"/>
      <w:pPr>
        <w:ind w:left="4200"/>
      </w:pPr>
    </w:lvl>
    <w:lvl w:ilvl="7" w:tplc="A78E7B22" w:tentative="1">
      <w:start w:val="1"/>
      <w:numFmt w:val="lowerLetter"/>
      <w:suff w:val="space"/>
      <w:lvlText w:val="%8."/>
      <w:lvlJc w:val="right"/>
      <w:pPr>
        <w:ind w:left="4800"/>
      </w:pPr>
    </w:lvl>
    <w:lvl w:ilvl="8" w:tplc="287A5A26" w:tentative="1">
      <w:start w:val="1"/>
      <w:numFmt w:val="lowerRoman"/>
      <w:suff w:val="space"/>
      <w:lvlText w:val="%9."/>
      <w:lvlJc w:val="right"/>
      <w:pPr>
        <w:ind w:left="5400"/>
      </w:pPr>
    </w:lvl>
  </w:abstractNum>
  <w:abstractNum w:abstractNumId="1" w15:restartNumberingAfterBreak="0">
    <w:nsid w:val="00724FA7"/>
    <w:multiLevelType w:val="hybridMultilevel"/>
    <w:tmpl w:val="10FE4B0E"/>
    <w:lvl w:ilvl="0" w:tplc="C9FEABBA">
      <w:start w:val="15"/>
      <w:numFmt w:val="decimal"/>
      <w:suff w:val="space"/>
      <w:lvlText w:val="%1."/>
      <w:lvlJc w:val="right"/>
      <w:pPr>
        <w:ind w:left="600"/>
      </w:pPr>
    </w:lvl>
    <w:lvl w:ilvl="1" w:tplc="A3FEF300" w:tentative="1">
      <w:start w:val="1"/>
      <w:numFmt w:val="lowerLetter"/>
      <w:suff w:val="space"/>
      <w:lvlText w:val="%2."/>
      <w:lvlJc w:val="right"/>
      <w:pPr>
        <w:ind w:left="1200"/>
      </w:pPr>
    </w:lvl>
    <w:lvl w:ilvl="2" w:tplc="F0E64130" w:tentative="1">
      <w:start w:val="1"/>
      <w:numFmt w:val="lowerRoman"/>
      <w:suff w:val="space"/>
      <w:lvlText w:val="%3."/>
      <w:lvlJc w:val="right"/>
      <w:pPr>
        <w:ind w:left="1800"/>
      </w:pPr>
    </w:lvl>
    <w:lvl w:ilvl="3" w:tplc="380EE28E" w:tentative="1">
      <w:start w:val="1"/>
      <w:numFmt w:val="decimal"/>
      <w:suff w:val="space"/>
      <w:lvlText w:val="%4."/>
      <w:lvlJc w:val="right"/>
      <w:pPr>
        <w:ind w:left="2400"/>
      </w:pPr>
    </w:lvl>
    <w:lvl w:ilvl="4" w:tplc="E9529CCC" w:tentative="1">
      <w:start w:val="1"/>
      <w:numFmt w:val="lowerLetter"/>
      <w:suff w:val="space"/>
      <w:lvlText w:val="%5."/>
      <w:lvlJc w:val="right"/>
      <w:pPr>
        <w:ind w:left="3000"/>
      </w:pPr>
    </w:lvl>
    <w:lvl w:ilvl="5" w:tplc="AD088F64" w:tentative="1">
      <w:start w:val="1"/>
      <w:numFmt w:val="lowerRoman"/>
      <w:suff w:val="space"/>
      <w:lvlText w:val="%6."/>
      <w:lvlJc w:val="right"/>
      <w:pPr>
        <w:ind w:left="3600"/>
      </w:pPr>
    </w:lvl>
    <w:lvl w:ilvl="6" w:tplc="95489368" w:tentative="1">
      <w:start w:val="1"/>
      <w:numFmt w:val="decimal"/>
      <w:suff w:val="space"/>
      <w:lvlText w:val="%7."/>
      <w:lvlJc w:val="right"/>
      <w:pPr>
        <w:ind w:left="4200"/>
      </w:pPr>
    </w:lvl>
    <w:lvl w:ilvl="7" w:tplc="A3A8CE8E" w:tentative="1">
      <w:start w:val="1"/>
      <w:numFmt w:val="lowerLetter"/>
      <w:suff w:val="space"/>
      <w:lvlText w:val="%8."/>
      <w:lvlJc w:val="right"/>
      <w:pPr>
        <w:ind w:left="4800"/>
      </w:pPr>
    </w:lvl>
    <w:lvl w:ilvl="8" w:tplc="9BE2D14C" w:tentative="1">
      <w:start w:val="1"/>
      <w:numFmt w:val="lowerRoman"/>
      <w:suff w:val="space"/>
      <w:lvlText w:val="%9."/>
      <w:lvlJc w:val="right"/>
      <w:pPr>
        <w:ind w:left="5400"/>
      </w:pPr>
    </w:lvl>
  </w:abstractNum>
  <w:abstractNum w:abstractNumId="2" w15:restartNumberingAfterBreak="0">
    <w:nsid w:val="143264A1"/>
    <w:multiLevelType w:val="hybridMultilevel"/>
    <w:tmpl w:val="80E0922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423D6307"/>
    <w:multiLevelType w:val="hybridMultilevel"/>
    <w:tmpl w:val="8CC4C14C"/>
    <w:lvl w:ilvl="0" w:tplc="25F455FE">
      <w:start w:val="14"/>
      <w:numFmt w:val="decimal"/>
      <w:suff w:val="space"/>
      <w:lvlText w:val="%1."/>
      <w:lvlJc w:val="right"/>
      <w:pPr>
        <w:ind w:left="600"/>
      </w:pPr>
    </w:lvl>
    <w:lvl w:ilvl="1" w:tplc="695A03E4" w:tentative="1">
      <w:start w:val="1"/>
      <w:numFmt w:val="lowerLetter"/>
      <w:suff w:val="space"/>
      <w:lvlText w:val="%2."/>
      <w:lvlJc w:val="right"/>
      <w:pPr>
        <w:ind w:left="1200"/>
      </w:pPr>
    </w:lvl>
    <w:lvl w:ilvl="2" w:tplc="AED0ECDC" w:tentative="1">
      <w:start w:val="1"/>
      <w:numFmt w:val="lowerRoman"/>
      <w:suff w:val="space"/>
      <w:lvlText w:val="%3."/>
      <w:lvlJc w:val="right"/>
      <w:pPr>
        <w:ind w:left="1800"/>
      </w:pPr>
    </w:lvl>
    <w:lvl w:ilvl="3" w:tplc="59941606" w:tentative="1">
      <w:start w:val="1"/>
      <w:numFmt w:val="decimal"/>
      <w:suff w:val="space"/>
      <w:lvlText w:val="%4."/>
      <w:lvlJc w:val="right"/>
      <w:pPr>
        <w:ind w:left="2400"/>
      </w:pPr>
    </w:lvl>
    <w:lvl w:ilvl="4" w:tplc="2FCAE3B2" w:tentative="1">
      <w:start w:val="1"/>
      <w:numFmt w:val="lowerLetter"/>
      <w:suff w:val="space"/>
      <w:lvlText w:val="%5."/>
      <w:lvlJc w:val="right"/>
      <w:pPr>
        <w:ind w:left="3000"/>
      </w:pPr>
    </w:lvl>
    <w:lvl w:ilvl="5" w:tplc="C59C881E" w:tentative="1">
      <w:start w:val="1"/>
      <w:numFmt w:val="lowerRoman"/>
      <w:suff w:val="space"/>
      <w:lvlText w:val="%6."/>
      <w:lvlJc w:val="right"/>
      <w:pPr>
        <w:ind w:left="3600"/>
      </w:pPr>
    </w:lvl>
    <w:lvl w:ilvl="6" w:tplc="647A217E" w:tentative="1">
      <w:start w:val="1"/>
      <w:numFmt w:val="decimal"/>
      <w:suff w:val="space"/>
      <w:lvlText w:val="%7."/>
      <w:lvlJc w:val="right"/>
      <w:pPr>
        <w:ind w:left="4200"/>
      </w:pPr>
    </w:lvl>
    <w:lvl w:ilvl="7" w:tplc="2E086B98" w:tentative="1">
      <w:start w:val="1"/>
      <w:numFmt w:val="lowerLetter"/>
      <w:suff w:val="space"/>
      <w:lvlText w:val="%8."/>
      <w:lvlJc w:val="right"/>
      <w:pPr>
        <w:ind w:left="4800"/>
      </w:pPr>
    </w:lvl>
    <w:lvl w:ilvl="8" w:tplc="074AE868" w:tentative="1">
      <w:start w:val="1"/>
      <w:numFmt w:val="lowerRoman"/>
      <w:suff w:val="space"/>
      <w:lvlText w:val="%9."/>
      <w:lvlJc w:val="right"/>
      <w:pPr>
        <w:ind w:left="5400"/>
      </w:pPr>
    </w:lvl>
  </w:abstractNum>
  <w:abstractNum w:abstractNumId="4" w15:restartNumberingAfterBreak="0">
    <w:nsid w:val="6B4D4141"/>
    <w:multiLevelType w:val="hybridMultilevel"/>
    <w:tmpl w:val="3E4EB11C"/>
    <w:lvl w:ilvl="0" w:tplc="16D66F98">
      <w:start w:val="13"/>
      <w:numFmt w:val="decimal"/>
      <w:suff w:val="space"/>
      <w:lvlText w:val="%1."/>
      <w:lvlJc w:val="right"/>
      <w:pPr>
        <w:ind w:left="600"/>
      </w:pPr>
    </w:lvl>
    <w:lvl w:ilvl="1" w:tplc="ABEC0F86" w:tentative="1">
      <w:start w:val="1"/>
      <w:numFmt w:val="lowerLetter"/>
      <w:suff w:val="space"/>
      <w:lvlText w:val="%2."/>
      <w:lvlJc w:val="right"/>
      <w:pPr>
        <w:ind w:left="1200"/>
      </w:pPr>
    </w:lvl>
    <w:lvl w:ilvl="2" w:tplc="F5FC5BB2" w:tentative="1">
      <w:start w:val="1"/>
      <w:numFmt w:val="lowerRoman"/>
      <w:suff w:val="space"/>
      <w:lvlText w:val="%3."/>
      <w:lvlJc w:val="right"/>
      <w:pPr>
        <w:ind w:left="1800"/>
      </w:pPr>
    </w:lvl>
    <w:lvl w:ilvl="3" w:tplc="3476FCA4" w:tentative="1">
      <w:start w:val="1"/>
      <w:numFmt w:val="decimal"/>
      <w:suff w:val="space"/>
      <w:lvlText w:val="%4."/>
      <w:lvlJc w:val="right"/>
      <w:pPr>
        <w:ind w:left="2400"/>
      </w:pPr>
    </w:lvl>
    <w:lvl w:ilvl="4" w:tplc="D298C954" w:tentative="1">
      <w:start w:val="1"/>
      <w:numFmt w:val="lowerLetter"/>
      <w:suff w:val="space"/>
      <w:lvlText w:val="%5."/>
      <w:lvlJc w:val="right"/>
      <w:pPr>
        <w:ind w:left="3000"/>
      </w:pPr>
    </w:lvl>
    <w:lvl w:ilvl="5" w:tplc="44A4C96A" w:tentative="1">
      <w:start w:val="1"/>
      <w:numFmt w:val="lowerRoman"/>
      <w:suff w:val="space"/>
      <w:lvlText w:val="%6."/>
      <w:lvlJc w:val="right"/>
      <w:pPr>
        <w:ind w:left="3600"/>
      </w:pPr>
    </w:lvl>
    <w:lvl w:ilvl="6" w:tplc="66E02EEE" w:tentative="1">
      <w:start w:val="1"/>
      <w:numFmt w:val="decimal"/>
      <w:suff w:val="space"/>
      <w:lvlText w:val="%7."/>
      <w:lvlJc w:val="right"/>
      <w:pPr>
        <w:ind w:left="4200"/>
      </w:pPr>
    </w:lvl>
    <w:lvl w:ilvl="7" w:tplc="D71CE444" w:tentative="1">
      <w:start w:val="1"/>
      <w:numFmt w:val="lowerLetter"/>
      <w:suff w:val="space"/>
      <w:lvlText w:val="%8."/>
      <w:lvlJc w:val="right"/>
      <w:pPr>
        <w:ind w:left="4800"/>
      </w:pPr>
    </w:lvl>
    <w:lvl w:ilvl="8" w:tplc="B80C2C14" w:tentative="1">
      <w:start w:val="1"/>
      <w:numFmt w:val="lowerRoman"/>
      <w:suff w:val="space"/>
      <w:lvlText w:val="%9."/>
      <w:lvlJc w:val="right"/>
      <w:pPr>
        <w:ind w:left="5400"/>
      </w:pPr>
    </w:lvl>
  </w:abstractNum>
  <w:num w:numId="1" w16cid:durableId="149487795">
    <w:abstractNumId w:val="4"/>
  </w:num>
  <w:num w:numId="2" w16cid:durableId="1640693888">
    <w:abstractNumId w:val="3"/>
  </w:num>
  <w:num w:numId="3" w16cid:durableId="1632393897">
    <w:abstractNumId w:val="1"/>
  </w:num>
  <w:num w:numId="4" w16cid:durableId="1904683245">
    <w:abstractNumId w:val="0"/>
  </w:num>
  <w:num w:numId="5" w16cid:durableId="1984003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132"/>
    <w:rsid w:val="00112874"/>
    <w:rsid w:val="003A1882"/>
    <w:rsid w:val="00635D55"/>
    <w:rsid w:val="00657E5B"/>
    <w:rsid w:val="00732132"/>
    <w:rsid w:val="0086697F"/>
    <w:rsid w:val="008F2440"/>
    <w:rsid w:val="009F58C9"/>
    <w:rsid w:val="00B41974"/>
    <w:rsid w:val="00B90A61"/>
    <w:rsid w:val="00D24516"/>
    <w:rsid w:val="00DE2AB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38C71A6E"/>
  <w15:chartTrackingRefBased/>
  <w15:docId w15:val="{5F0DA66C-343B-2D4B-93F7-5667ABDE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440"/>
    <w:pPr>
      <w:pPrChange w:id="0" w:author="Vladislava Andrushchenko" w:date="2026-08-03T22:21:00Z">
        <w:pPr>
          <w:spacing w:before="240" w:after="240" w:line="288" w:lineRule="auto"/>
        </w:pPr>
      </w:pPrChange>
    </w:pPr>
    <w:rPr>
      <w:rFonts w:ascii="Times New Roman" w:eastAsia="Times New Roman" w:hAnsi="Times New Roman" w:cs="Times New Roman"/>
      <w:kern w:val="0"/>
      <w:lang w:val="en-US"/>
      <w14:ligatures w14:val="none"/>
      <w:rPrChange w:id="0" w:author="Vladislava Andrushchenko" w:date="2026-08-03T22:21:00Z">
        <w:rPr>
          <w:color w:val="000000"/>
          <w:sz w:val="24"/>
          <w:lang w:val="en-US" w:eastAsia="en-US" w:bidi="ar-SA"/>
        </w:rPr>
      </w:rPrChange>
    </w:rPr>
  </w:style>
  <w:style w:type="paragraph" w:styleId="Heading1">
    <w:name w:val="heading 1"/>
    <w:basedOn w:val="Normal"/>
    <w:next w:val="Normal"/>
    <w:link w:val="Heading1Char"/>
    <w:uiPriority w:val="9"/>
    <w:qFormat/>
    <w:rsid w:val="00732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1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1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1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1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132"/>
    <w:rPr>
      <w:rFonts w:eastAsiaTheme="majorEastAsia" w:cstheme="majorBidi"/>
      <w:color w:val="272727" w:themeColor="text1" w:themeTint="D8"/>
    </w:rPr>
  </w:style>
  <w:style w:type="paragraph" w:styleId="Title">
    <w:name w:val="Title"/>
    <w:basedOn w:val="Normal"/>
    <w:next w:val="Normal"/>
    <w:link w:val="TitleChar"/>
    <w:uiPriority w:val="10"/>
    <w:qFormat/>
    <w:rsid w:val="007321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1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1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2132"/>
    <w:rPr>
      <w:i/>
      <w:iCs/>
      <w:color w:val="404040" w:themeColor="text1" w:themeTint="BF"/>
    </w:rPr>
  </w:style>
  <w:style w:type="paragraph" w:styleId="ListParagraph">
    <w:name w:val="List Paragraph"/>
    <w:basedOn w:val="Normal"/>
    <w:uiPriority w:val="34"/>
    <w:qFormat/>
    <w:rsid w:val="00732132"/>
    <w:pPr>
      <w:ind w:left="720"/>
      <w:contextualSpacing/>
    </w:pPr>
  </w:style>
  <w:style w:type="character" w:styleId="IntenseEmphasis">
    <w:name w:val="Intense Emphasis"/>
    <w:basedOn w:val="DefaultParagraphFont"/>
    <w:uiPriority w:val="21"/>
    <w:qFormat/>
    <w:rsid w:val="00732132"/>
    <w:rPr>
      <w:i/>
      <w:iCs/>
      <w:color w:val="0F4761" w:themeColor="accent1" w:themeShade="BF"/>
    </w:rPr>
  </w:style>
  <w:style w:type="paragraph" w:styleId="IntenseQuote">
    <w:name w:val="Intense Quote"/>
    <w:basedOn w:val="Normal"/>
    <w:next w:val="Normal"/>
    <w:link w:val="IntenseQuoteChar"/>
    <w:uiPriority w:val="30"/>
    <w:qFormat/>
    <w:rsid w:val="00732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132"/>
    <w:rPr>
      <w:i/>
      <w:iCs/>
      <w:color w:val="0F4761" w:themeColor="accent1" w:themeShade="BF"/>
    </w:rPr>
  </w:style>
  <w:style w:type="character" w:styleId="IntenseReference">
    <w:name w:val="Intense Reference"/>
    <w:basedOn w:val="DefaultParagraphFont"/>
    <w:uiPriority w:val="32"/>
    <w:qFormat/>
    <w:rsid w:val="007321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00221">
      <w:bodyDiv w:val="1"/>
      <w:marLeft w:val="0"/>
      <w:marRight w:val="0"/>
      <w:marTop w:val="0"/>
      <w:marBottom w:val="0"/>
      <w:divBdr>
        <w:top w:val="none" w:sz="0" w:space="0" w:color="auto"/>
        <w:left w:val="none" w:sz="0" w:space="0" w:color="auto"/>
        <w:bottom w:val="none" w:sz="0" w:space="0" w:color="auto"/>
        <w:right w:val="none" w:sz="0" w:space="0" w:color="auto"/>
      </w:divBdr>
      <w:divsChild>
        <w:div w:id="1427118361">
          <w:marLeft w:val="432"/>
          <w:marRight w:val="216"/>
          <w:marTop w:val="0"/>
          <w:marBottom w:val="0"/>
          <w:divBdr>
            <w:top w:val="none" w:sz="0" w:space="0" w:color="auto"/>
            <w:left w:val="none" w:sz="0" w:space="0" w:color="auto"/>
            <w:bottom w:val="none" w:sz="0" w:space="0" w:color="auto"/>
            <w:right w:val="none" w:sz="0" w:space="0" w:color="auto"/>
          </w:divBdr>
        </w:div>
        <w:div w:id="1823085798">
          <w:marLeft w:val="216"/>
          <w:marRight w:val="432"/>
          <w:marTop w:val="0"/>
          <w:marBottom w:val="0"/>
          <w:divBdr>
            <w:top w:val="none" w:sz="0" w:space="0" w:color="auto"/>
            <w:left w:val="none" w:sz="0" w:space="0" w:color="auto"/>
            <w:bottom w:val="none" w:sz="0" w:space="0" w:color="auto"/>
            <w:right w:val="none" w:sz="0" w:space="0" w:color="auto"/>
          </w:divBdr>
        </w:div>
        <w:div w:id="1535651734">
          <w:marLeft w:val="432"/>
          <w:marRight w:val="216"/>
          <w:marTop w:val="0"/>
          <w:marBottom w:val="0"/>
          <w:divBdr>
            <w:top w:val="none" w:sz="0" w:space="0" w:color="auto"/>
            <w:left w:val="none" w:sz="0" w:space="0" w:color="auto"/>
            <w:bottom w:val="none" w:sz="0" w:space="0" w:color="auto"/>
            <w:right w:val="none" w:sz="0" w:space="0" w:color="auto"/>
          </w:divBdr>
        </w:div>
        <w:div w:id="1350567928">
          <w:marLeft w:val="216"/>
          <w:marRight w:val="432"/>
          <w:marTop w:val="0"/>
          <w:marBottom w:val="0"/>
          <w:divBdr>
            <w:top w:val="none" w:sz="0" w:space="0" w:color="auto"/>
            <w:left w:val="none" w:sz="0" w:space="0" w:color="auto"/>
            <w:bottom w:val="none" w:sz="0" w:space="0" w:color="auto"/>
            <w:right w:val="none" w:sz="0" w:space="0" w:color="auto"/>
          </w:divBdr>
        </w:div>
      </w:divsChild>
    </w:div>
    <w:div w:id="2052612840">
      <w:bodyDiv w:val="1"/>
      <w:marLeft w:val="0"/>
      <w:marRight w:val="0"/>
      <w:marTop w:val="0"/>
      <w:marBottom w:val="0"/>
      <w:divBdr>
        <w:top w:val="none" w:sz="0" w:space="0" w:color="auto"/>
        <w:left w:val="none" w:sz="0" w:space="0" w:color="auto"/>
        <w:bottom w:val="none" w:sz="0" w:space="0" w:color="auto"/>
        <w:right w:val="none" w:sz="0" w:space="0" w:color="auto"/>
      </w:divBdr>
      <w:divsChild>
        <w:div w:id="1933119337">
          <w:marLeft w:val="432"/>
          <w:marRight w:val="216"/>
          <w:marTop w:val="0"/>
          <w:marBottom w:val="0"/>
          <w:divBdr>
            <w:top w:val="none" w:sz="0" w:space="0" w:color="auto"/>
            <w:left w:val="none" w:sz="0" w:space="0" w:color="auto"/>
            <w:bottom w:val="none" w:sz="0" w:space="0" w:color="auto"/>
            <w:right w:val="none" w:sz="0" w:space="0" w:color="auto"/>
          </w:divBdr>
        </w:div>
        <w:div w:id="945037585">
          <w:marLeft w:val="216"/>
          <w:marRight w:val="432"/>
          <w:marTop w:val="0"/>
          <w:marBottom w:val="0"/>
          <w:divBdr>
            <w:top w:val="none" w:sz="0" w:space="0" w:color="auto"/>
            <w:left w:val="none" w:sz="0" w:space="0" w:color="auto"/>
            <w:bottom w:val="none" w:sz="0" w:space="0" w:color="auto"/>
            <w:right w:val="none" w:sz="0" w:space="0" w:color="auto"/>
          </w:divBdr>
        </w:div>
        <w:div w:id="130371406">
          <w:marLeft w:val="432"/>
          <w:marRight w:val="216"/>
          <w:marTop w:val="0"/>
          <w:marBottom w:val="0"/>
          <w:divBdr>
            <w:top w:val="none" w:sz="0" w:space="0" w:color="auto"/>
            <w:left w:val="none" w:sz="0" w:space="0" w:color="auto"/>
            <w:bottom w:val="none" w:sz="0" w:space="0" w:color="auto"/>
            <w:right w:val="none" w:sz="0" w:space="0" w:color="auto"/>
          </w:divBdr>
        </w:div>
        <w:div w:id="1205362714">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2025-01-30T12:38:00Z</dcterms:created>
  <dcterms:modified xsi:type="dcterms:W3CDTF">2026-08-04T02:21:00Z</dcterms:modified>
</cp:coreProperties>
</file>