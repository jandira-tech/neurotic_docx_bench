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CACCE1" w14:textId="69F61DB1" w:rsidR="002D644D" w:rsidRDefault="002D644D">
      <w:pPr>
        <w:rPr>
          <w:ins w:id="13" w:author="Luccas Correa" w:date="2026-09-26T15:15:00Z" w16du:dateUtc="2026-09-26T19:15:00Z"/>
        </w:rPr>
      </w:pPr>
      <w:ins w:id="14" w:author="Luccas Correa" w:date="2026-09-26T15:15:00Z" w16du:dateUtc="2026-09-26T19:15:00Z">
        <w:r>
          <w:t>This paragraph formatting will change.</w:t>
        </w:r>
      </w:ins>
    </w:p>
    <w:p w14:paraId="5E25639F" w14:textId="268DFE7C" w:rsidR="002D644D" w:rsidRDefault="002D644D">
      <w:pPr>
        <w:rPr>
          <w:ins w:id="15" w:author="Luccas Correa" w:date="2026-09-26T15:15:00Z" w16du:dateUtc="2026-09-26T19:15:00Z"/>
        </w:rPr>
      </w:pPr>
      <w:ins w:id="16" w:author="Luccas Correa" w:date="2026-09-26T15:15:00Z" w16du:dateUtc="2026-09-26T19:15:00Z">
        <w:r>
          <w:t>This paragraph will have words.</w:t>
        </w:r>
      </w:ins>
    </w:p>
    <w:p w14:paraId="392FF9D2" w14:textId="29F358FA" w:rsidR="002D644D" w:rsidRDefault="002D644D">
      <w:pPr>
        <w:rPr>
          <w:ins w:id="17" w:author="Luccas Correa" w:date="2026-09-26T15:15:00Z" w16du:dateUtc="2026-09-26T19:15:00Z"/>
        </w:rPr>
      </w:pPr>
      <w:ins w:id="18" w:author="Luccas Correa" w:date="2026-09-26T15:15:00Z" w16du:dateUtc="2026-09-26T19:15:00Z">
        <w:r>
          <w:t>This paragraph will be deleted.</w:t>
        </w:r>
      </w:ins>
    </w:p>
    <w:p w14:paraId="3010FE36" w14:textId="399BDE3D" w:rsidR="002D644D" w:rsidRDefault="002D644D">
      <w:pPr>
        <w:rPr>
          <w:ins w:id="19" w:author="Luccas Correa" w:date="2026-09-26T15:15:00Z" w16du:dateUtc="2026-09-26T19:15:00Z"/>
        </w:rPr>
      </w:pPr>
      <w:ins w:id="20" w:author="Luccas Correa" w:date="2026-09-26T15:15:00Z" w16du:dateUtc="2026-09-26T19:15:00Z">
        <w:r>
          <w:t>This word will be deleted.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21" w:author="Luccas Correa" w:date="2026-09-26T15:15:00Z" w16du:dateUtc="2026-09-26T19:15:00Z">
          <w:tblPr>
            <w:tblW w:w="11384" w:type="dxa"/>
            <w:tblInd w:w="10" w:type="dxa"/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116"/>
        <w:gridCol w:w="3117"/>
        <w:gridCol w:w="3117"/>
        <w:tblGridChange w:id="22">
          <w:tblGrid>
            <w:gridCol w:w="5"/>
            <w:gridCol w:w="3111"/>
            <w:gridCol w:w="871"/>
            <w:gridCol w:w="1422"/>
            <w:gridCol w:w="824"/>
            <w:gridCol w:w="598"/>
            <w:gridCol w:w="2519"/>
          </w:tblGrid>
        </w:tblGridChange>
      </w:tblGrid>
      <w:tr w:rsidR="0083734B" w:rsidRPr="00880F52" w14:paraId="1799649E" w14:textId="3DD9A746" w:rsidTr="002D644D">
        <w:trPr>
          <w:trPrChange w:id="23" w:author="Luccas Correa" w:date="2026-09-26T15:15:00Z" w16du:dateUtc="2026-09-26T19:15:00Z">
            <w:trPr>
              <w:gridBefore w:val="1"/>
              <w:gridAfter w:val="1"/>
              <w:wAfter w:w="4558" w:type="dxa"/>
            </w:trPr>
          </w:trPrChange>
        </w:trPr>
        <w:tc>
          <w:tcPr>
            <w:tcW w:w="3116" w:type="dxa"/>
            <w:tcPrChange w:id="24" w:author="Luccas Correa" w:date="2026-09-26T15:15:00Z" w16du:dateUtc="2026-09-26T19:15:00Z">
              <w:tcPr>
                <w:tcW w:w="3982" w:type="dxa"/>
                <w:gridSpan w:val="2"/>
              </w:tcPr>
            </w:tcPrChange>
          </w:tcPr>
          <w:p w14:paraId="1618ECED" w14:textId="3D4B2CFB" w:rsidR="0083734B" w:rsidRDefault="002D644D">
            <w:pPr>
              <w:rPr>
                <w:del w:id="25" w:author="Luccas Correa" w:date="2026-09-26T15:15:00Z" w16du:dateUtc="2026-09-26T19:15:00Z"/>
                <w:rFonts w:ascii="Arial" w:hAnsi="Arial" w:cs="Arial"/>
                <w:noProof/>
                <w:color w:val="000000"/>
                <w:sz w:val="14"/>
              </w:rPr>
            </w:pPr>
            <w:ins w:id="26" w:author="Luccas Correa" w:date="2026-09-26T15:15:00Z" w16du:dateUtc="2026-09-26T19:15:00Z">
              <w:r>
                <w:t>First header</w:t>
              </w:r>
            </w:ins>
          </w:p>
          <w:p w14:paraId="08CE209E" w14:textId="6A795340" w:rsidR="0083734B" w:rsidRDefault="0083734B">
            <w:pPr>
              <w:rPr>
                <w:rPrChange w:id="27" w:author="Luccas Correa" w:date="2026-09-26T15:15:00Z" w16du:dateUtc="2026-09-26T19:15:00Z">
                  <w:rPr>
                    <w:rFonts w:ascii="Arial" w:hAnsi="Arial" w:cs="Arial"/>
                  </w:rPr>
                </w:rPrChange>
              </w:rPr>
              <w:pPrChange w:id="28" w:author="Luccas Correa" w:date="2026-09-26T15:15:00Z" w16du:dateUtc="2026-09-26T19:15:00Z">
                <w:pPr>
                  <w:tabs>
                    <w:tab w:val="left" w:pos="1282"/>
                  </w:tabs>
                </w:pPr>
              </w:pPrChange>
            </w:pPr>
            <w:del w:id="29" w:author="Luccas Correa" w:date="2026-09-26T15:15:00Z" w16du:dateUtc="2026-09-26T19:15:00Z">
              <w:r w:rsidRPr="00A67AF3">
                <w:rPr>
                  <w:rFonts w:ascii="Arial" w:hAnsi="Arial" w:cs="Arial"/>
                  <w:noProof/>
                </w:rPr>
                <mc:AlternateContent>
                  <mc:Choice Requires="wps">
                    <w:drawing>
                      <wp:anchor distT="45720" distB="45720" distL="114300" distR="114300" simplePos="0" relativeHeight="251663360" behindDoc="0" locked="0" layoutInCell="1" allowOverlap="1" wp14:anchorId="6C1753FB" wp14:editId="09E69D57">
                        <wp:simplePos x="0" y="0"/>
                        <wp:positionH relativeFrom="column">
                          <wp:posOffset>-5715</wp:posOffset>
                        </wp:positionH>
                        <wp:positionV relativeFrom="paragraph">
                          <wp:posOffset>180340</wp:posOffset>
                        </wp:positionV>
                        <wp:extent cx="1144905" cy="1404620"/>
                        <wp:effectExtent l="0" t="0" r="17145" b="13970"/>
                        <wp:wrapSquare wrapText="bothSides"/>
                        <wp:docPr id="217" name="Text Box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144905" cy="14046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4BE13F" w14:textId="3839FA4A" w:rsidR="0083734B" w:rsidRDefault="0083734B">
                                    <w:pPr>
                                      <w:rPr>
                                        <w:del w:id="30" w:author="Luccas Correa" w:date="2026-09-26T15:15:00Z" w16du:dateUtc="2026-09-26T19:15:00Z"/>
                                      </w:rPr>
                                    </w:pPr>
                                    <w:del w:id="31" w:author="Luccas Correa" w:date="2026-09-26T15:15:00Z" w16du:dateUtc="2026-09-26T19:15:00Z">
                                      <w:r>
                                        <w:delText>Contract “ACC”</w:delText>
                                      </w:r>
                                    </w:del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type w14:anchorId="6C1753FB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6" type="#_x0000_t202" style="position:absolute;margin-left:-.45pt;margin-top:14.2pt;width:90.1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  <v:textbox style="mso-fit-shape-to-text:t">
                          <w:txbxContent>
                            <w:p w14:paraId="104BE13F" w14:textId="3839FA4A" w:rsidR="0083734B" w:rsidRDefault="0083734B">
                              <w:pPr>
                                <w:rPr>
                                  <w:del w:id="32" w:author="Luccas Correa" w:date="2026-09-26T15:15:00Z" w16du:dateUtc="2026-09-26T19:15:00Z"/>
                                </w:rPr>
                              </w:pPr>
                              <w:del w:id="33" w:author="Luccas Correa" w:date="2026-09-26T15:15:00Z" w16du:dateUtc="2026-09-26T19:15:00Z">
                                <w:r>
                                  <w:delText>Contract “ACC”</w:delText>
                                </w:r>
                              </w:del>
                            </w:p>
                          </w:txbxContent>
                        </v:textbox>
                        <w10:wrap type="square"/>
                      </v:shape>
                    </w:pict>
                  </mc:Fallback>
                </mc:AlternateContent>
              </w:r>
              <w:r>
                <w:rPr>
                  <w:rFonts w:ascii="Arial" w:hAnsi="Arial" w:cs="Arial"/>
                </w:rPr>
                <w:tab/>
              </w:r>
            </w:del>
          </w:p>
        </w:tc>
        <w:tc>
          <w:tcPr>
            <w:tcW w:w="3117" w:type="dxa"/>
            <w:tcPrChange w:id="34" w:author="Luccas Correa" w:date="2026-09-26T15:15:00Z" w16du:dateUtc="2026-09-26T19:15:00Z">
              <w:tcPr>
                <w:tcW w:w="2844" w:type="dxa"/>
              </w:tcPr>
            </w:tcPrChange>
          </w:tcPr>
          <w:p w14:paraId="66C613C1" w14:textId="77777777" w:rsidR="0083734B" w:rsidRDefault="002D644D" w:rsidP="00B139F1">
            <w:pPr>
              <w:rPr>
                <w:rPrChange w:id="35" w:author="Luccas Correa" w:date="2026-09-26T15:15:00Z" w16du:dateUtc="2026-09-26T19:15:00Z">
                  <w:rPr>
                    <w:rFonts w:ascii="Arial" w:hAnsi="Arial" w:cs="Arial"/>
                  </w:rPr>
                </w:rPrChange>
              </w:rPr>
            </w:pPr>
            <w:ins w:id="36" w:author="Luccas Correa" w:date="2026-09-26T15:15:00Z" w16du:dateUtc="2026-09-26T19:15:00Z">
              <w:r>
                <w:t>Second header</w:t>
              </w:r>
            </w:ins>
            <w:del w:id="37" w:author="Luccas Correa" w:date="2026-09-26T15:15:00Z" w16du:dateUtc="2026-09-26T19:15:00Z">
              <w:r w:rsidR="0083734B"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3117" w:type="dxa"/>
            <w:tcPrChange w:id="38" w:author="Luccas Correa" w:date="2026-09-26T15:15:00Z" w16du:dateUtc="2026-09-26T19:15:00Z">
              <w:tcPr>
                <w:tcW w:w="3117" w:type="dxa"/>
                <w:gridSpan w:val="2"/>
              </w:tcPr>
            </w:tcPrChange>
          </w:tcPr>
          <w:p w14:paraId="6E579106" w14:textId="5C2D55D5" w:rsidR="002D644D" w:rsidRDefault="002D644D">
            <w:pPr>
              <w:spacing w:line="278" w:lineRule="auto"/>
            </w:pPr>
            <w:ins w:id="39" w:author="Luccas Correa" w:date="2026-09-26T15:15:00Z" w16du:dateUtc="2026-09-26T19:15:00Z">
              <w:r>
                <w:t>Third header</w:t>
              </w:r>
            </w:ins>
          </w:p>
        </w:tc>
      </w:tr>
      <w:tr w:rsidR="0083734B" w:rsidRPr="00880F52" w14:paraId="37177C3C" w14:textId="29ACA6DD" w:rsidTr="002D644D">
        <w:trPr>
          <w:trPrChange w:id="40" w:author="Luccas Correa" w:date="2026-09-26T15:15:00Z" w16du:dateUtc="2026-09-26T19:15:00Z">
            <w:trPr>
              <w:gridBefore w:val="1"/>
              <w:gridAfter w:val="1"/>
              <w:wAfter w:w="4558" w:type="dxa"/>
            </w:trPr>
          </w:trPrChange>
        </w:trPr>
        <w:tc>
          <w:tcPr>
            <w:tcW w:w="3116" w:type="dxa"/>
            <w:tcPrChange w:id="41" w:author="Luccas Correa" w:date="2026-09-26T15:15:00Z" w16du:dateUtc="2026-09-26T19:15:00Z">
              <w:tcPr>
                <w:tcW w:w="3982" w:type="dxa"/>
                <w:gridSpan w:val="2"/>
              </w:tcPr>
            </w:tcPrChange>
          </w:tcPr>
          <w:p w14:paraId="72B5CF9F" w14:textId="77777777" w:rsidR="0083734B" w:rsidRDefault="002D644D" w:rsidP="00B139F1">
            <w:pPr>
              <w:rPr>
                <w:rPrChange w:id="42" w:author="Luccas Correa" w:date="2026-09-26T15:15:00Z" w16du:dateUtc="2026-09-26T19:15:00Z">
                  <w:rPr>
                    <w:rFonts w:ascii="Arial" w:hAnsi="Arial" w:cs="Arial"/>
                  </w:rPr>
                </w:rPrChange>
              </w:rPr>
            </w:pPr>
            <w:ins w:id="43" w:author="Luccas Correa" w:date="2026-09-26T15:15:00Z" w16du:dateUtc="2026-09-26T19:15:00Z">
              <w:r>
                <w:t>First cell</w:t>
              </w:r>
            </w:ins>
          </w:p>
        </w:tc>
        <w:tc>
          <w:tcPr>
            <w:tcW w:w="3117" w:type="dxa"/>
            <w:tcPrChange w:id="44" w:author="Luccas Correa" w:date="2026-09-26T15:15:00Z" w16du:dateUtc="2026-09-26T19:15:00Z">
              <w:tcPr>
                <w:tcW w:w="2844" w:type="dxa"/>
              </w:tcPr>
            </w:tcPrChange>
          </w:tcPr>
          <w:p w14:paraId="43EAF8E1" w14:textId="77777777" w:rsidR="0083734B" w:rsidRDefault="002D644D" w:rsidP="00B139F1">
            <w:pPr>
              <w:rPr>
                <w:rPrChange w:id="45" w:author="Luccas Correa" w:date="2026-09-26T15:15:00Z" w16du:dateUtc="2026-09-26T19:15:00Z">
                  <w:rPr>
                    <w:rFonts w:ascii="Arial" w:hAnsi="Arial" w:cs="Arial"/>
                  </w:rPr>
                </w:rPrChange>
              </w:rPr>
            </w:pPr>
            <w:ins w:id="46" w:author="Luccas Correa" w:date="2026-09-26T15:15:00Z" w16du:dateUtc="2026-09-26T19:15:00Z">
              <w:r>
                <w:t>Second cell</w:t>
              </w:r>
            </w:ins>
            <w:del w:id="47" w:author="Luccas Correa" w:date="2026-09-26T15:15:00Z" w16du:dateUtc="2026-09-26T19:15:00Z">
              <w:r w:rsidR="0083734B"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3117" w:type="dxa"/>
            <w:tcPrChange w:id="48" w:author="Luccas Correa" w:date="2026-09-26T15:15:00Z" w16du:dateUtc="2026-09-26T19:15:00Z">
              <w:tcPr>
                <w:tcW w:w="3117" w:type="dxa"/>
                <w:gridSpan w:val="2"/>
              </w:tcPr>
            </w:tcPrChange>
          </w:tcPr>
          <w:p w14:paraId="19E44C18" w14:textId="2F212CA3" w:rsidR="002D644D" w:rsidRDefault="002D644D">
            <w:pPr>
              <w:spacing w:line="278" w:lineRule="auto"/>
            </w:pPr>
            <w:ins w:id="49" w:author="Luccas Correa" w:date="2026-09-26T15:15:00Z" w16du:dateUtc="2026-09-26T19:15:00Z">
              <w:r>
                <w:t>Third cell</w:t>
              </w:r>
            </w:ins>
          </w:p>
        </w:tc>
      </w:tr>
    </w:tbl>
    <w:tbl>
      <w:tblPr>
        <w:tblW w:w="11384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974"/>
        <w:gridCol w:w="2844"/>
        <w:gridCol w:w="4558"/>
      </w:tblGrid>
      <w:tr w:rsidR="0083734B" w:rsidRPr="00880F52" w14:paraId="1AEB8C3D" w14:textId="77777777" w:rsidTr="0083734B">
        <w:trPr>
          <w:gridAfter w:val="1"/>
          <w:wAfter w:w="4558" w:type="dxa"/>
          <w:del w:id="50" w:author="Luccas Correa" w:date="2026-09-26T15:15:00Z" w16du:dateUtc="2026-09-26T19:15:00Z"/>
        </w:trPr>
        <w:tc>
          <w:tcPr>
            <w:tcW w:w="3982" w:type="dxa"/>
            <w:gridSpan w:val="2"/>
          </w:tcPr>
          <w:p w14:paraId="1B05DA33" w14:textId="77777777" w:rsidR="0083734B" w:rsidRPr="00880F52" w:rsidRDefault="0083734B">
            <w:pPr>
              <w:spacing w:after="0" w:line="240" w:lineRule="auto"/>
              <w:rPr>
                <w:del w:id="51" w:author="Luccas Correa" w:date="2026-09-26T15:15:00Z" w16du:dateUtc="2026-09-26T19:15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4A90862E" w14:textId="77777777" w:rsidR="0083734B" w:rsidRPr="00880F52" w:rsidRDefault="0083734B">
            <w:pPr>
              <w:spacing w:after="0" w:line="240" w:lineRule="auto"/>
              <w:rPr>
                <w:del w:id="52" w:author="Luccas Correa" w:date="2026-09-26T15:15:00Z" w16du:dateUtc="2026-09-26T19:15:00Z"/>
                <w:rFonts w:ascii="Arial" w:hAnsi="Arial" w:cs="Arial"/>
              </w:rPr>
            </w:pPr>
            <w:del w:id="53" w:author="Luccas Correa" w:date="2026-09-26T15:15:00Z" w16du:dateUtc="2026-09-26T19:15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</w:tr>
      <w:tr w:rsidR="0083734B" w:rsidRPr="00880F52" w14:paraId="5D740A77" w14:textId="77777777" w:rsidTr="0083734B">
        <w:trPr>
          <w:gridAfter w:val="1"/>
          <w:wAfter w:w="4558" w:type="dxa"/>
          <w:del w:id="54" w:author="Luccas Correa" w:date="2026-09-26T15:15:00Z" w16du:dateUtc="2026-09-26T19:15:00Z"/>
        </w:trPr>
        <w:tc>
          <w:tcPr>
            <w:tcW w:w="3982" w:type="dxa"/>
            <w:gridSpan w:val="2"/>
          </w:tcPr>
          <w:p w14:paraId="596FBB47" w14:textId="77777777" w:rsidR="0083734B" w:rsidRPr="00880F52" w:rsidRDefault="0083734B">
            <w:pPr>
              <w:spacing w:after="0" w:line="240" w:lineRule="auto"/>
              <w:rPr>
                <w:del w:id="55" w:author="Luccas Correa" w:date="2026-09-26T15:15:00Z" w16du:dateUtc="2026-09-26T19:15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2E7078B2" w14:textId="77777777" w:rsidR="0083734B" w:rsidRPr="00880F52" w:rsidRDefault="0083734B">
            <w:pPr>
              <w:spacing w:after="0" w:line="240" w:lineRule="auto"/>
              <w:rPr>
                <w:del w:id="56" w:author="Luccas Correa" w:date="2026-09-26T15:15:00Z" w16du:dateUtc="2026-09-26T19:15:00Z"/>
                <w:rFonts w:ascii="Arial" w:hAnsi="Arial" w:cs="Arial"/>
              </w:rPr>
            </w:pPr>
            <w:del w:id="57" w:author="Luccas Correa" w:date="2026-09-26T15:15:00Z" w16du:dateUtc="2026-09-26T19:15:00Z">
              <w:r w:rsidRPr="00880F52">
                <w:rPr>
                  <w:rFonts w:ascii="Arial" w:hAnsi="Arial" w:cs="Arial"/>
                  <w:b/>
                  <w:color w:val="3067DB"/>
                  <w:sz w:val="24"/>
                </w:rPr>
                <w:delText>ORDER FORM</w:delText>
              </w:r>
            </w:del>
          </w:p>
        </w:tc>
      </w:tr>
      <w:tr w:rsidR="0083734B" w:rsidRPr="00880F52" w14:paraId="7D481CEE" w14:textId="77777777" w:rsidTr="0083734B">
        <w:trPr>
          <w:gridAfter w:val="1"/>
          <w:wAfter w:w="4558" w:type="dxa"/>
          <w:del w:id="58" w:author="Luccas Correa" w:date="2026-09-26T15:15:00Z" w16du:dateUtc="2026-09-26T19:15:00Z"/>
        </w:trPr>
        <w:tc>
          <w:tcPr>
            <w:tcW w:w="3982" w:type="dxa"/>
            <w:gridSpan w:val="2"/>
          </w:tcPr>
          <w:p w14:paraId="47C25B69" w14:textId="77777777" w:rsidR="0083734B" w:rsidRPr="00880F52" w:rsidRDefault="0083734B">
            <w:pPr>
              <w:spacing w:after="0" w:line="240" w:lineRule="auto"/>
              <w:rPr>
                <w:del w:id="59" w:author="Luccas Correa" w:date="2026-09-26T15:15:00Z" w16du:dateUtc="2026-09-26T19:15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06399F5E" w14:textId="77777777" w:rsidR="0083734B" w:rsidRPr="00880F52" w:rsidRDefault="0083734B">
            <w:pPr>
              <w:spacing w:after="0" w:line="240" w:lineRule="auto"/>
              <w:rPr>
                <w:del w:id="60" w:author="Luccas Correa" w:date="2026-09-26T15:15:00Z" w16du:dateUtc="2026-09-26T19:15:00Z"/>
                <w:rFonts w:ascii="Arial" w:hAnsi="Arial" w:cs="Arial"/>
              </w:rPr>
            </w:pPr>
            <w:del w:id="61" w:author="Luccas Correa" w:date="2026-09-26T15:15:00Z" w16du:dateUtc="2026-09-26T19:15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</w:tr>
      <w:tr w:rsidR="00B160FC" w:rsidRPr="00880F52" w14:paraId="332C0B93" w14:textId="77777777" w:rsidTr="0083734B">
        <w:trPr>
          <w:gridBefore w:val="1"/>
          <w:wBefore w:w="8" w:type="dxa"/>
          <w:del w:id="62" w:author="Luccas Correa" w:date="2026-09-26T15:15:00Z" w16du:dateUtc="2026-09-26T19:15:00Z"/>
        </w:trPr>
        <w:tc>
          <w:tcPr>
            <w:tcW w:w="1137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528AD577" w14:textId="77777777" w:rsidR="00B160FC" w:rsidRPr="00880F52" w:rsidRDefault="004C113D">
            <w:pPr>
              <w:spacing w:after="0" w:line="240" w:lineRule="auto"/>
              <w:rPr>
                <w:del w:id="63" w:author="Luccas Correa" w:date="2026-09-26T15:15:00Z" w16du:dateUtc="2026-09-26T19:15:00Z"/>
                <w:rFonts w:ascii="Arial" w:hAnsi="Arial" w:cs="Arial"/>
              </w:rPr>
            </w:pPr>
            <w:del w:id="64" w:author="Luccas Correa" w:date="2026-09-26T15:15:00Z" w16du:dateUtc="2026-09-26T19:15:00Z">
              <w:r w:rsidRPr="00880F52">
                <w:rPr>
                  <w:rFonts w:ascii="Arial" w:hAnsi="Arial" w:cs="Arial"/>
                  <w:color w:val="FFFFFF"/>
                  <w:sz w:val="14"/>
                </w:rPr>
                <w:delText>Client Information</w:delText>
              </w:r>
            </w:del>
          </w:p>
        </w:tc>
      </w:tr>
    </w:tbl>
    <w:p w14:paraId="7E869DE7" w14:textId="77777777" w:rsidR="00F36C3D" w:rsidRDefault="00F36C3D">
      <w:pPr>
        <w:rPr>
          <w:rPrChange w:id="65" w:author="Luccas Correa" w:date="2026-09-26T15:15:00Z" w16du:dateUtc="2026-09-26T19:15:00Z">
            <w:rPr>
              <w:rFonts w:ascii="Arial" w:hAnsi="Arial" w:cs="Arial"/>
            </w:rPr>
          </w:rPrChange>
        </w:rPr>
      </w:pPr>
    </w:p>
    <w:sectPr w:rsidR="00F36C3D"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  <w:sectPrChange w:id="79" w:author="Luccas Correa" w:date="2026-09-26T15:15:00Z" w16du:dateUtc="2026-09-26T19:15:00Z">
        <w:sectPr w:rsidR="00F36C3D">
          <w:pgMar w:top="288" w:right="432" w:bottom="438" w:left="432" w:header="288" w:footer="288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883BB4" w14:textId="77777777" w:rsidR="001D699F" w:rsidRDefault="001D699F">
      <w:pPr>
        <w:spacing w:after="0" w:line="240" w:lineRule="auto"/>
      </w:pPr>
      <w:r>
        <w:separator/>
      </w:r>
    </w:p>
  </w:endnote>
  <w:endnote w:type="continuationSeparator" w:id="0">
    <w:p w14:paraId="024329B9" w14:textId="77777777" w:rsidR="001D699F" w:rsidRDefault="001D6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5D5763" w14:paraId="4921691F" w14:textId="77777777">
      <w:trPr>
        <w:del w:id="67" w:author="Luccas Correa" w:date="2026-09-26T15:15:00Z" w16du:dateUtc="2026-09-26T19:15:00Z"/>
      </w:trPr>
      <w:tc>
        <w:tcPr>
          <w:tcW w:w="2917" w:type="dxa"/>
        </w:tcPr>
        <w:p w14:paraId="032BF9F9" w14:textId="77777777" w:rsidR="00F36EF9" w:rsidRPr="005D5763" w:rsidRDefault="00F36EF9">
          <w:pPr>
            <w:spacing w:after="0" w:line="240" w:lineRule="auto"/>
            <w:rPr>
              <w:del w:id="68" w:author="Luccas Correa" w:date="2026-09-26T15:15:00Z" w16du:dateUtc="2026-09-26T19:15:00Z"/>
              <w:rFonts w:ascii="Arial" w:hAnsi="Arial" w:cs="Arial"/>
              <w:sz w:val="14"/>
              <w:szCs w:val="14"/>
              <w:highlight w:val="black"/>
            </w:rPr>
          </w:pPr>
          <w:del w:id="69" w:author="Luccas Correa" w:date="2026-09-26T15:15:00Z" w16du:dateUtc="2026-09-26T19:15:00Z">
            <w:r w:rsidRPr="005D5763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21CAB5CA" w14:textId="483DAAE8" w:rsidR="00F36EF9" w:rsidRDefault="00F36EF9">
    <w:pPr>
      <w:pStyle w:val="QuoteChar"/>
      <w:rPr>
        <w:rPrChange w:id="70" w:author="Luccas Correa" w:date="2026-09-26T15:15:00Z" w16du:dateUtc="2026-09-26T19:15:00Z">
          <w:rPr>
            <w:rFonts w:ascii="Arial" w:hAnsi="Arial" w:cs="Arial"/>
            <w:sz w:val="14"/>
            <w:szCs w:val="14"/>
          </w:rPr>
        </w:rPrChange>
      </w:rPr>
      <w:pPrChange w:id="71" w:author="Luccas Correa" w:date="2026-09-26T15:15:00Z" w16du:dateUtc="2026-09-26T19:15:00Z">
        <w:pPr>
          <w:spacing w:after="0" w:line="240" w:lineRule="auto"/>
          <w:jc w:val="right"/>
        </w:pPr>
      </w:pPrChange>
    </w:pPr>
    <w:del w:id="72" w:author="Luccas Correa" w:date="2026-09-26T15:15:00Z" w16du:dateUtc="2026-09-26T19:15:00Z">
      <w:r w:rsidRPr="00880F52">
        <w:rPr>
          <w:rFonts w:ascii="Arial" w:hAnsi="Arial" w:cs="Arial"/>
          <w:color w:val="000000"/>
          <w:sz w:val="14"/>
          <w:szCs w:val="14"/>
        </w:rPr>
        <w:delText xml:space="preserve">Page </w:delTex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delText xml:space="preserve"> of </w:delTex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delInstrText>PAGEREF last_page</w:del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 w:rsidR="0083734B">
        <w:rPr>
          <w:rFonts w:ascii="Arial" w:hAnsi="Arial" w:cs="Arial"/>
          <w:noProof/>
          <w:color w:val="000000"/>
          <w:sz w:val="14"/>
          <w:szCs w:val="14"/>
        </w:rPr>
        <w:delText>8</w:delText>
      </w:r>
      <w:r w:rsidRPr="00880F52">
        <w:rPr>
          <w:rFonts w:ascii="Arial" w:hAnsi="Arial" w:cs="Arial"/>
          <w:sz w:val="14"/>
          <w:szCs w:val="14"/>
        </w:rP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880F52" w14:paraId="118FAC66" w14:textId="77777777">
      <w:trPr>
        <w:del w:id="73" w:author="Luccas Correa" w:date="2026-09-26T15:15:00Z" w16du:dateUtc="2026-09-26T19:15:00Z"/>
      </w:trPr>
      <w:tc>
        <w:tcPr>
          <w:tcW w:w="2917" w:type="dxa"/>
        </w:tcPr>
        <w:p w14:paraId="16D8ADC9" w14:textId="77777777" w:rsidR="00F36EF9" w:rsidRPr="00880F52" w:rsidRDefault="00F36EF9">
          <w:pPr>
            <w:spacing w:after="0" w:line="240" w:lineRule="auto"/>
            <w:rPr>
              <w:del w:id="74" w:author="Luccas Correa" w:date="2026-09-26T15:15:00Z" w16du:dateUtc="2026-09-26T19:15:00Z"/>
              <w:rFonts w:ascii="Arial" w:hAnsi="Arial" w:cs="Arial"/>
              <w:sz w:val="14"/>
              <w:szCs w:val="14"/>
            </w:rPr>
          </w:pPr>
          <w:del w:id="75" w:author="Luccas Correa" w:date="2026-09-26T15:15:00Z" w16du:dateUtc="2026-09-26T19:15:00Z">
            <w:r w:rsidRPr="00FE5398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4FD57742" w14:textId="46CB2D9C" w:rsidR="00F36EF9" w:rsidRDefault="00F36EF9">
    <w:pPr>
      <w:pStyle w:val="QuoteChar"/>
      <w:rPr>
        <w:rPrChange w:id="76" w:author="Luccas Correa" w:date="2026-09-26T15:15:00Z" w16du:dateUtc="2026-09-26T19:15:00Z">
          <w:rPr>
            <w:rFonts w:ascii="Arial" w:hAnsi="Arial" w:cs="Arial"/>
            <w:sz w:val="14"/>
            <w:szCs w:val="14"/>
          </w:rPr>
        </w:rPrChange>
      </w:rPr>
      <w:pPrChange w:id="77" w:author="Luccas Correa" w:date="2026-09-26T15:15:00Z" w16du:dateUtc="2026-09-26T19:15:00Z">
        <w:pPr>
          <w:spacing w:after="0" w:line="240" w:lineRule="auto"/>
          <w:jc w:val="right"/>
        </w:pPr>
      </w:pPrChange>
    </w:pPr>
    <w:del w:id="78" w:author="Luccas Correa" w:date="2026-09-26T15:15:00Z" w16du:dateUtc="2026-09-26T19:15:00Z">
      <w:r w:rsidRPr="00880F52">
        <w:rPr>
          <w:rFonts w:ascii="Arial" w:hAnsi="Arial" w:cs="Arial"/>
          <w:color w:val="000000"/>
          <w:sz w:val="14"/>
          <w:szCs w:val="14"/>
        </w:rPr>
        <w:delText xml:space="preserve">Page </w:delTex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delText xml:space="preserve"> of </w:delTex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delInstrText>PAGEREF last_page</w:del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 w:rsidR="00C271F2">
        <w:rPr>
          <w:rFonts w:ascii="Arial" w:hAnsi="Arial" w:cs="Arial"/>
          <w:b/>
          <w:bCs/>
          <w:noProof/>
          <w:sz w:val="14"/>
          <w:szCs w:val="14"/>
        </w:rPr>
        <w:delText>Error! Bookmark not defined.</w:delText>
      </w:r>
      <w:r w:rsidRPr="00880F52">
        <w:rPr>
          <w:rFonts w:ascii="Arial" w:hAnsi="Arial" w:cs="Arial"/>
          <w:sz w:val="14"/>
          <w:szCs w:val="14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B9D772" w14:textId="77777777" w:rsidR="001D699F" w:rsidRDefault="001D699F">
      <w:pPr>
        <w:spacing w:after="0" w:line="240" w:lineRule="auto"/>
      </w:pPr>
      <w:r>
        <w:separator/>
      </w:r>
    </w:p>
  </w:footnote>
  <w:footnote w:type="continuationSeparator" w:id="0">
    <w:p w14:paraId="5494029D" w14:textId="77777777" w:rsidR="001D699F" w:rsidRDefault="001D6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47384F" w14:textId="77777777" w:rsidR="00B139F1" w:rsidRDefault="00B139F1">
    <w:pPr>
      <w:pStyle w:val="SubtitleChar"/>
      <w:pPrChange w:id="66" w:author="Luccas Correa" w:date="2026-09-26T15:15:00Z" w16du:dateUtc="2026-09-26T19:15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2326A0"/>
    <w:multiLevelType w:val="hybridMultilevel"/>
    <w:tmpl w:val="6030A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A4AB1"/>
    <w:multiLevelType w:val="hybridMultilevel"/>
    <w:tmpl w:val="2DCC3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C86E7A"/>
    <w:multiLevelType w:val="hybridMultilevel"/>
    <w:tmpl w:val="98B611F6"/>
    <w:lvl w:ilvl="0" w:tplc="70526EB0">
      <w:start w:val="1"/>
      <w:numFmt w:val="decimal"/>
      <w:lvlText w:val="%1."/>
      <w:lvlJc w:val="left"/>
      <w:pPr>
        <w:ind w:left="820" w:hanging="360"/>
      </w:pPr>
      <w:rPr>
        <w:rFonts w:ascii="Arial" w:eastAsia="Times New Roman" w:hAnsi="Arial" w:cs="Arial" w:hint="default"/>
        <w:spacing w:val="1"/>
        <w:w w:val="99"/>
        <w:sz w:val="16"/>
        <w:szCs w:val="20"/>
      </w:rPr>
    </w:lvl>
    <w:lvl w:ilvl="1" w:tplc="FDDC7386">
      <w:start w:val="1"/>
      <w:numFmt w:val="bullet"/>
      <w:lvlText w:val="•"/>
      <w:lvlJc w:val="left"/>
      <w:pPr>
        <w:ind w:left="1692" w:hanging="360"/>
      </w:pPr>
      <w:rPr>
        <w:rFonts w:hint="default"/>
      </w:rPr>
    </w:lvl>
    <w:lvl w:ilvl="2" w:tplc="74A8B0B0">
      <w:start w:val="1"/>
      <w:numFmt w:val="bullet"/>
      <w:lvlText w:val="•"/>
      <w:lvlJc w:val="left"/>
      <w:pPr>
        <w:ind w:left="2564" w:hanging="360"/>
      </w:pPr>
      <w:rPr>
        <w:rFonts w:hint="default"/>
      </w:rPr>
    </w:lvl>
    <w:lvl w:ilvl="3" w:tplc="BE22D38E">
      <w:start w:val="1"/>
      <w:numFmt w:val="bullet"/>
      <w:lvlText w:val="•"/>
      <w:lvlJc w:val="left"/>
      <w:pPr>
        <w:ind w:left="3436" w:hanging="360"/>
      </w:pPr>
      <w:rPr>
        <w:rFonts w:hint="default"/>
      </w:rPr>
    </w:lvl>
    <w:lvl w:ilvl="4" w:tplc="79A07A52">
      <w:start w:val="1"/>
      <w:numFmt w:val="bullet"/>
      <w:lvlText w:val="•"/>
      <w:lvlJc w:val="left"/>
      <w:pPr>
        <w:ind w:left="4308" w:hanging="360"/>
      </w:pPr>
      <w:rPr>
        <w:rFonts w:hint="default"/>
      </w:rPr>
    </w:lvl>
    <w:lvl w:ilvl="5" w:tplc="3F66AD98">
      <w:start w:val="1"/>
      <w:numFmt w:val="bullet"/>
      <w:lvlText w:val="•"/>
      <w:lvlJc w:val="left"/>
      <w:pPr>
        <w:ind w:left="5180" w:hanging="360"/>
      </w:pPr>
      <w:rPr>
        <w:rFonts w:hint="default"/>
      </w:rPr>
    </w:lvl>
    <w:lvl w:ilvl="6" w:tplc="2DBCE666">
      <w:start w:val="1"/>
      <w:numFmt w:val="bullet"/>
      <w:lvlText w:val="•"/>
      <w:lvlJc w:val="left"/>
      <w:pPr>
        <w:ind w:left="6052" w:hanging="360"/>
      </w:pPr>
      <w:rPr>
        <w:rFonts w:hint="default"/>
      </w:rPr>
    </w:lvl>
    <w:lvl w:ilvl="7" w:tplc="922C0772">
      <w:start w:val="1"/>
      <w:numFmt w:val="bullet"/>
      <w:lvlText w:val="•"/>
      <w:lvlJc w:val="left"/>
      <w:pPr>
        <w:ind w:left="6924" w:hanging="360"/>
      </w:pPr>
      <w:rPr>
        <w:rFonts w:hint="default"/>
      </w:rPr>
    </w:lvl>
    <w:lvl w:ilvl="8" w:tplc="102A9136">
      <w:start w:val="1"/>
      <w:numFmt w:val="bullet"/>
      <w:lvlText w:val="•"/>
      <w:lvlJc w:val="left"/>
      <w:pPr>
        <w:ind w:left="7796" w:hanging="360"/>
      </w:pPr>
      <w:rPr>
        <w:rFonts w:hint="default"/>
      </w:rPr>
    </w:lvl>
  </w:abstractNum>
  <w:abstractNum w:abstractNumId="3" w15:restartNumberingAfterBreak="0">
    <w:nsid w:val="70787803"/>
    <w:multiLevelType w:val="hybridMultilevel"/>
    <w:tmpl w:val="CC1AACFA"/>
    <w:lvl w:ilvl="0" w:tplc="ECCE41C4">
      <w:start w:val="1"/>
      <w:numFmt w:val="upperLetter"/>
      <w:lvlText w:val="%1."/>
      <w:lvlJc w:val="left"/>
      <w:pPr>
        <w:ind w:left="720" w:hanging="360"/>
      </w:pPr>
      <w:rPr>
        <w:rFonts w:cs="Arial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878331">
    <w:abstractNumId w:val="0"/>
  </w:num>
  <w:num w:numId="2" w16cid:durableId="1761562559">
    <w:abstractNumId w:val="3"/>
  </w:num>
  <w:num w:numId="3" w16cid:durableId="2052418840">
    <w:abstractNumId w:val="1"/>
  </w:num>
  <w:num w:numId="4" w16cid:durableId="165629470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ocumentProtection w:edit="trackedChanges" w:enforcement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0FC"/>
    <w:rsid w:val="000233B8"/>
    <w:rsid w:val="00100CC7"/>
    <w:rsid w:val="00110205"/>
    <w:rsid w:val="001A6118"/>
    <w:rsid w:val="001C4C9A"/>
    <w:rsid w:val="001D699F"/>
    <w:rsid w:val="001F2F50"/>
    <w:rsid w:val="00253BE1"/>
    <w:rsid w:val="002D1FB1"/>
    <w:rsid w:val="002D644D"/>
    <w:rsid w:val="002E5A86"/>
    <w:rsid w:val="00320656"/>
    <w:rsid w:val="003446BD"/>
    <w:rsid w:val="003C15A6"/>
    <w:rsid w:val="003D24F4"/>
    <w:rsid w:val="003F2695"/>
    <w:rsid w:val="004C113D"/>
    <w:rsid w:val="00524058"/>
    <w:rsid w:val="005D5763"/>
    <w:rsid w:val="006C43DE"/>
    <w:rsid w:val="00715690"/>
    <w:rsid w:val="007C122F"/>
    <w:rsid w:val="007C3CB2"/>
    <w:rsid w:val="007C3EFD"/>
    <w:rsid w:val="0083734B"/>
    <w:rsid w:val="0084318F"/>
    <w:rsid w:val="00880F52"/>
    <w:rsid w:val="00990111"/>
    <w:rsid w:val="00A67AF3"/>
    <w:rsid w:val="00AF4127"/>
    <w:rsid w:val="00B139F1"/>
    <w:rsid w:val="00B160FC"/>
    <w:rsid w:val="00B41ADC"/>
    <w:rsid w:val="00C1648E"/>
    <w:rsid w:val="00C271F2"/>
    <w:rsid w:val="00D47814"/>
    <w:rsid w:val="00D62B66"/>
    <w:rsid w:val="00D672B3"/>
    <w:rsid w:val="00F36C3D"/>
    <w:rsid w:val="00F36EF9"/>
    <w:rsid w:val="00F46E68"/>
    <w:rsid w:val="00F7719E"/>
    <w:rsid w:val="00FE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8010"/>
  <w15:docId w15:val="{FFA96018-CD90-4D25-8E98-0E9FA74E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4D"/>
    <w:pPr>
      <w:keepNext/>
      <w:keepLines/>
      <w:spacing w:before="360" w:after="80" w:line="278" w:lineRule="auto"/>
      <w:outlineLvl w:val="0"/>
      <w:pPrChange w:id="0" w:author="Luccas Correa" w:date="2026-09-26T15:15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  <w:rPrChange w:id="0" w:author="Luccas Correa" w:date="2026-09-26T15:15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4D"/>
    <w:pPr>
      <w:keepNext/>
      <w:keepLines/>
      <w:spacing w:before="160" w:after="80" w:line="278" w:lineRule="auto"/>
      <w:outlineLvl w:val="1"/>
      <w:pPrChange w:id="1" w:author="Luccas Correa" w:date="2026-09-26T15:15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  <w:rPrChange w:id="1" w:author="Luccas Correa" w:date="2026-09-26T15:15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4D"/>
    <w:pPr>
      <w:keepNext/>
      <w:keepLines/>
      <w:spacing w:before="160" w:after="80" w:line="278" w:lineRule="auto"/>
      <w:outlineLvl w:val="2"/>
      <w:pPrChange w:id="2" w:author="Luccas Correa" w:date="2026-09-26T15:15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  <w:rPrChange w:id="2" w:author="Luccas Correa" w:date="2026-09-26T15:15:00Z">
        <w:rPr>
          <w:rFonts w:asciiTheme="minorHAnsi" w:eastAsiaTheme="majorEastAsia" w:hAnsiTheme="minorHAnsi" w:cstheme="majorBidi"/>
          <w:color w:val="2F5496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4D"/>
    <w:pPr>
      <w:keepNext/>
      <w:keepLines/>
      <w:spacing w:before="80" w:after="40" w:line="278" w:lineRule="auto"/>
      <w:outlineLvl w:val="3"/>
      <w:pPrChange w:id="3" w:author="Luccas Correa" w:date="2026-09-26T15:15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  <w:rPrChange w:id="3" w:author="Luccas Correa" w:date="2026-09-26T15:15:00Z">
        <w:rPr>
          <w:rFonts w:asciiTheme="minorHAnsi" w:eastAsiaTheme="majorEastAsia" w:hAnsiTheme="minorHAnsi" w:cstheme="majorBidi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4D"/>
    <w:pPr>
      <w:keepNext/>
      <w:keepLines/>
      <w:spacing w:before="80" w:after="40" w:line="278" w:lineRule="auto"/>
      <w:outlineLvl w:val="4"/>
      <w:pPrChange w:id="4" w:author="Luccas Correa" w:date="2026-09-26T15:15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  <w:rPrChange w:id="4" w:author="Luccas Correa" w:date="2026-09-26T15:15:00Z">
        <w:rPr>
          <w:rFonts w:asciiTheme="minorHAnsi" w:eastAsiaTheme="majorEastAsia" w:hAnsiTheme="minorHAnsi" w:cstheme="majorBidi"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4D"/>
    <w:pPr>
      <w:keepNext/>
      <w:keepLines/>
      <w:spacing w:before="40" w:after="0" w:line="278" w:lineRule="auto"/>
      <w:outlineLvl w:val="5"/>
      <w:pPrChange w:id="5" w:author="Luccas Correa" w:date="2026-09-26T15:15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Luccas Correa" w:date="2026-09-26T15:1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4D"/>
    <w:pPr>
      <w:keepNext/>
      <w:keepLines/>
      <w:spacing w:before="40" w:after="0" w:line="278" w:lineRule="auto"/>
      <w:outlineLvl w:val="6"/>
      <w:pPrChange w:id="6" w:author="Luccas Correa" w:date="2026-09-26T15:15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Luccas Correa" w:date="2026-09-26T15:1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4D"/>
    <w:pPr>
      <w:keepNext/>
      <w:keepLines/>
      <w:spacing w:after="0" w:line="278" w:lineRule="auto"/>
      <w:outlineLvl w:val="7"/>
      <w:pPrChange w:id="7" w:author="Luccas Correa" w:date="2026-09-26T15:15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Luccas Correa" w:date="2026-09-26T15:1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4D"/>
    <w:pPr>
      <w:keepNext/>
      <w:keepLines/>
      <w:spacing w:after="0" w:line="278" w:lineRule="auto"/>
      <w:outlineLvl w:val="8"/>
      <w:pPrChange w:id="8" w:author="Luccas Correa" w:date="2026-09-26T15:15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Luccas Correa" w:date="2026-09-26T15:1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F52"/>
  </w:style>
  <w:style w:type="paragraph" w:styleId="Footer">
    <w:name w:val="footer"/>
    <w:basedOn w:val="Normal"/>
    <w:link w:val="FooterChar"/>
    <w:uiPriority w:val="99"/>
    <w:unhideWhenUsed/>
    <w:rsid w:val="00880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F52"/>
  </w:style>
  <w:style w:type="paragraph" w:customStyle="1" w:styleId="Proposalnoteitalics">
    <w:name w:val="Proposal_note_italics"/>
    <w:basedOn w:val="Normal"/>
    <w:link w:val="ProposalnoteitalicsChar"/>
    <w:rsid w:val="00F46E68"/>
    <w:pPr>
      <w:spacing w:after="0" w:line="240" w:lineRule="auto"/>
    </w:pPr>
    <w:rPr>
      <w:rFonts w:ascii="Arial" w:eastAsia="Times New Roman" w:hAnsi="Arial" w:cs="Times New Roman"/>
      <w:i/>
      <w:sz w:val="14"/>
    </w:rPr>
  </w:style>
  <w:style w:type="character" w:customStyle="1" w:styleId="ProposalnoteitalicsChar">
    <w:name w:val="Proposal_note_italics Char"/>
    <w:link w:val="Proposalnoteitalics"/>
    <w:rsid w:val="00F46E68"/>
    <w:rPr>
      <w:rFonts w:ascii="Arial" w:eastAsia="Times New Roman" w:hAnsi="Arial" w:cs="Times New Roman"/>
      <w:i/>
      <w:sz w:val="14"/>
    </w:rPr>
  </w:style>
  <w:style w:type="paragraph" w:styleId="ListParagraph">
    <w:name w:val="List Paragraph"/>
    <w:basedOn w:val="Normal"/>
    <w:uiPriority w:val="34"/>
    <w:qFormat/>
    <w:rsid w:val="007C3E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6E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EF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139F1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9F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9F1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9F1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9F1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9F1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9F1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9F1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9F1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D644D"/>
    <w:pPr>
      <w:spacing w:after="80" w:line="240" w:lineRule="auto"/>
      <w:contextualSpacing/>
      <w:pPrChange w:id="9" w:author="Luccas Correa" w:date="2026-09-26T15:1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9-26T15:1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B139F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4D"/>
    <w:pPr>
      <w:numPr>
        <w:ilvl w:val="1"/>
      </w:numPr>
      <w:spacing w:line="278" w:lineRule="auto"/>
      <w:pPrChange w:id="10" w:author="Luccas Correa" w:date="2026-09-26T15:15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9-26T15:1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B139F1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D644D"/>
    <w:pPr>
      <w:spacing w:before="160" w:line="278" w:lineRule="auto"/>
      <w:jc w:val="center"/>
      <w:pPrChange w:id="11" w:author="Luccas Correa" w:date="2026-09-26T15:15:00Z">
        <w:pPr>
          <w:spacing w:before="160" w:after="160" w:line="278" w:lineRule="auto"/>
          <w:jc w:val="center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Luccas Correa" w:date="2026-09-26T15:1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B139F1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3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  <w:pPrChange w:id="12" w:author="Luccas Correa" w:date="2026-09-26T15:15:00Z">
        <w:pPr>
          <w:pBdr>
            <w:top w:val="single" w:sz="4" w:space="10" w:color="2F5496" w:themeColor="accent1" w:themeShade="BF"/>
            <w:bottom w:val="single" w:sz="4" w:space="10" w:color="2F5496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  <w:rPrChange w:id="12" w:author="Luccas Correa" w:date="2026-09-26T15:15:00Z">
        <w:rPr>
          <w:rFonts w:asciiTheme="minorHAnsi" w:eastAsiaTheme="minorHAnsi" w:hAnsiTheme="minorHAnsi" w:cstheme="minorBidi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9F1"/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B139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9F1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09AB3BA01494428132BB461684169C" ma:contentTypeVersion="4" ma:contentTypeDescription="Create a new document." ma:contentTypeScope="" ma:versionID="2b05118439871d6fbd58a2f524d76e1a">
  <xsd:schema xmlns:xsd="http://www.w3.org/2001/XMLSchema" xmlns:xs="http://www.w3.org/2001/XMLSchema" xmlns:p="http://schemas.microsoft.com/office/2006/metadata/properties" xmlns:ns2="12c68e0e-8f0d-4024-baa5-2686ee031b81" targetNamespace="http://schemas.microsoft.com/office/2006/metadata/properties" ma:root="true" ma:fieldsID="5f6ef868d68103f086a45dc7d003de61" ns2:_="">
    <xsd:import namespace="12c68e0e-8f0d-4024-baa5-2686ee031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68e0e-8f0d-4024-baa5-2686ee031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C4B7EA-39E2-400D-B26B-216F79D395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391C40-52CB-47D6-9872-E19C201B4A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FE247DA-33E0-4D6A-973F-CE03F6DC4F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02D13D-2EAB-4BD4-B95A-6B59443226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c68e0e-8f0d-4024-baa5-2686ee031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Steinke, Kristi</dc:creator>
  <cp:lastModifiedBy>Arthur Souza Rodrigues</cp:lastModifiedBy>
  <cp:revision>1</cp:revision>
  <cp:lastPrinted>2018-07-09T14:40:00Z</cp:lastPrinted>
  <dcterms:created xsi:type="dcterms:W3CDTF">2025-10-09T18:05:00Z</dcterms:created>
  <dcterms:modified xsi:type="dcterms:W3CDTF">2026-09-26T19:16:00Z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0x010100F709AB3BA01494428132BB461684169C</vt:lpwstr>
  </property>
</Properties>
</file>