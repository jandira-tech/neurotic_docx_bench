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009B37" w14:textId="77777777" w:rsidR="005107E8" w:rsidRDefault="00832023">
      <w:pPr>
        <w:pStyle w:val="Title"/>
        <w:rPr>
          <w:ins w:id="15" w:author="Comparison" w:date="2026-09-25T20:03:00Z" w16du:dateUtc="2026-09-26T00:03:00Z"/>
        </w:rPr>
      </w:pPr>
      <w:ins w:id="16" w:author="Comparison" w:date="2026-09-25T20:03:00Z" w16du:dateUtc="2026-09-26T00:03:00Z">
        <w:r>
          <w:t>Non-admitted patient emergency department service episode</w:t>
        </w:r>
        <w:r>
          <w:t>—</w:t>
        </w:r>
        <w:r>
          <w:t>service episode length, total minutes NNNNN</w:t>
        </w:r>
      </w:ins>
    </w:p>
    <w:p w14:paraId="164F5DAE" w14:textId="77777777" w:rsidR="005107E8" w:rsidRDefault="00832023">
      <w:pPr>
        <w:pStyle w:val="Subtitle"/>
        <w:rPr>
          <w:ins w:id="17" w:author="Comparison" w:date="2026-09-25T20:03:00Z" w16du:dateUtc="2026-09-26T00:03:00Z"/>
        </w:rPr>
      </w:pPr>
      <w:ins w:id="18" w:author="Comparison" w:date="2026-09-25T20:03:00Z" w16du:dateUtc="2026-09-26T00:03:00Z">
        <w:r>
          <w:t>Exported from METEOR</w:t>
        </w:r>
      </w:ins>
    </w:p>
    <w:p w14:paraId="7DC9A7BC" w14:textId="77777777" w:rsidR="005107E8" w:rsidRDefault="00832023">
      <w:pPr>
        <w:pStyle w:val="Subtitle"/>
        <w:spacing w:after="4100"/>
        <w:rPr>
          <w:ins w:id="19" w:author="Comparison" w:date="2026-09-25T20:03:00Z" w16du:dateUtc="2026-09-26T00:03:00Z"/>
        </w:rPr>
      </w:pPr>
      <w:ins w:id="20" w:author="Comparison" w:date="2026-09-25T20:03:00Z" w16du:dateUtc="2026-09-26T00:03:00Z">
        <w:r>
          <w:t>(AIHW's Metadata Online Registry)</w:t>
        </w:r>
      </w:ins>
    </w:p>
    <w:p w14:paraId="3C34DB19" w14:textId="77777777" w:rsidR="005107E8" w:rsidRDefault="00832023">
      <w:pPr>
        <w:rPr>
          <w:ins w:id="21" w:author="Comparison" w:date="2026-09-25T20:03:00Z" w16du:dateUtc="2026-09-26T00:03:00Z"/>
        </w:rPr>
      </w:pPr>
      <w:ins w:id="22" w:author="Comparison" w:date="2026-09-25T20:03:00Z" w16du:dateUtc="2026-09-26T00:03:00Z">
        <w:r>
          <w:t>©</w:t>
        </w:r>
        <w:r>
          <w:t xml:space="preserve"> Australian Institute of Health and Welfare 2024</w:t>
        </w:r>
      </w:ins>
    </w:p>
    <w:p w14:paraId="52C6150A" w14:textId="77777777" w:rsidR="005107E8" w:rsidRDefault="005107E8">
      <w:pPr>
        <w:rPr>
          <w:ins w:id="23" w:author="Comparison" w:date="2026-09-25T20:03:00Z" w16du:dateUtc="2026-09-26T00:03:00Z"/>
        </w:rPr>
      </w:pPr>
    </w:p>
    <w:p w14:paraId="1421FB00" w14:textId="77777777" w:rsidR="005107E8" w:rsidRDefault="00832023">
      <w:pPr>
        <w:rPr>
          <w:ins w:id="24" w:author="Comparison" w:date="2026-09-25T20:03:00Z" w16du:dateUtc="2026-09-26T00:03:00Z"/>
        </w:rPr>
      </w:pPr>
      <w:ins w:id="25" w:author="Comparison" w:date="2026-09-25T20:03:00Z" w16du:dateUtc="2026-09-26T00:03:00Z">
        <w:r>
          <w:t>This product, excluding the AIHW logo, Commonwealth Coat of Arms and any material owned by a third party or protected by a trademark, has been released under a Creative Commons BY 4.0 (CC BY 4.0) licence. Excluded material owned by third parties may include, for example, design and layout, images obtained under licence from third parties and signatures. We have made all reasonable efforts to identify and label material owned by third parties.</w:t>
        </w:r>
      </w:ins>
    </w:p>
    <w:p w14:paraId="76A6E4B8" w14:textId="77777777" w:rsidR="005107E8" w:rsidRDefault="00832023">
      <w:pPr>
        <w:rPr>
          <w:ins w:id="26" w:author="Comparison" w:date="2026-09-25T20:03:00Z" w16du:dateUtc="2026-09-26T00:03:00Z"/>
        </w:rPr>
      </w:pPr>
      <w:ins w:id="27" w:author="Comparison" w:date="2026-09-25T20:03:00Z" w16du:dateUtc="2026-09-26T00:03:00Z">
        <w:r>
          <w:t>You may distribute, remix and build on this website</w:t>
        </w:r>
        <w:r>
          <w:t>’</w:t>
        </w:r>
        <w:r>
          <w:t>s material but must attribute the AIHW as the copyright holder, in line with our attribution policy. The full terms and conditions of this licence are available at https://creativecommons.org/licenses/by/4.0/.</w:t>
        </w:r>
      </w:ins>
    </w:p>
    <w:p w14:paraId="7BA1701C" w14:textId="77777777" w:rsidR="005107E8" w:rsidRDefault="00832023">
      <w:pPr>
        <w:rPr>
          <w:ins w:id="28" w:author="Comparison" w:date="2026-09-25T20:03:00Z" w16du:dateUtc="2026-09-26T00:03:00Z"/>
        </w:rPr>
      </w:pPr>
      <w:ins w:id="29" w:author="Comparison" w:date="2026-09-25T20:03:00Z" w16du:dateUtc="2026-09-26T00:03:00Z">
        <w:r>
          <w:t>Enquiries relating to copyright should be addressed to info@aihw.gov.au.</w:t>
        </w:r>
      </w:ins>
    </w:p>
    <w:p w14:paraId="7B56D961" w14:textId="77777777" w:rsidR="005107E8" w:rsidRDefault="00832023">
      <w:pPr>
        <w:rPr>
          <w:ins w:id="30" w:author="Comparison" w:date="2026-09-25T20:03:00Z" w16du:dateUtc="2026-09-26T00:03:00Z"/>
        </w:rPr>
      </w:pPr>
      <w:ins w:id="31" w:author="Comparison" w:date="2026-09-25T20:03:00Z" w16du:dateUtc="2026-09-26T00:03:00Z">
        <w:r>
          <w:t>Enquiries or comments on the METEOR metadata or download should be directed to the METEOR team at meteor@aihw.gov.au.</w:t>
        </w:r>
      </w:ins>
    </w:p>
    <w:p w14:paraId="4DDE5E24" w14:textId="77777777" w:rsidR="005107E8" w:rsidRDefault="00832023">
      <w:pPr>
        <w:rPr>
          <w:ins w:id="32" w:author="Comparison" w:date="2026-09-25T20:03:00Z" w16du:dateUtc="2026-09-26T00:03:00Z"/>
        </w:rPr>
      </w:pPr>
      <w:ins w:id="33" w:author="Comparison" w:date="2026-09-25T20:03:00Z" w16du:dateUtc="2026-09-26T00:03:00Z">
        <w:r>
          <w:br w:type="page"/>
        </w:r>
      </w:ins>
    </w:p>
    <w:p w14:paraId="66CE6750" w14:textId="77777777" w:rsidR="005107E8" w:rsidRDefault="00832023">
      <w:pPr>
        <w:pStyle w:val="Heading1"/>
        <w:rPr>
          <w:ins w:id="34" w:author="Comparison" w:date="2026-09-25T20:03:00Z" w16du:dateUtc="2026-09-26T00:03:00Z"/>
        </w:rPr>
      </w:pPr>
      <w:ins w:id="35" w:author="Comparison" w:date="2026-09-25T20:03:00Z" w16du:dateUtc="2026-09-26T00:03:00Z">
        <w:r>
          <w:lastRenderedPageBreak/>
          <w:t>Non-admitted patient emergency department service episode</w:t>
        </w:r>
        <w:r>
          <w:t>—</w:t>
        </w:r>
        <w:r>
          <w:t>service episode length, total minutes NNNNN</w:t>
        </w:r>
      </w:ins>
    </w:p>
    <w:p w14:paraId="77C428FE" w14:textId="77777777" w:rsidR="00A60A96" w:rsidRPr="0094514B" w:rsidRDefault="00AD2CC0" w:rsidP="006A73E2">
      <w:pPr>
        <w:pStyle w:val="hmain"/>
        <w:rPr>
          <w:del w:id="36" w:author="Comparison" w:date="2026-09-25T20:03:00Z" w16du:dateUtc="2026-09-26T00:03:00Z"/>
          <w:rFonts w:ascii="Arial" w:hAnsi="Arial" w:cs="Arial"/>
        </w:rPr>
      </w:pPr>
      <w:del w:id="37" w:author="Comparison" w:date="2026-09-25T20:03:00Z" w16du:dateUtc="2026-09-26T00:03:00Z">
        <w:r>
          <w:rPr>
            <w:rFonts w:ascii="Arial" w:hAnsi="Arial" w:cs="Arial"/>
          </w:rPr>
          <w:delText>Glenda Losh</w:delText>
        </w:r>
      </w:del>
    </w:p>
    <w:p w14:paraId="3B6594E1" w14:textId="77777777" w:rsidR="001867A4" w:rsidRPr="00986021" w:rsidRDefault="00C515B0" w:rsidP="00A60A96">
      <w:pPr>
        <w:rPr>
          <w:del w:id="38" w:author="Comparison" w:date="2026-09-25T20:03:00Z" w16du:dateUtc="2026-09-26T00:03:00Z"/>
          <w:rFonts w:ascii="Arial" w:hAnsi="Arial" w:cs="Arial"/>
          <w:sz w:val="24"/>
        </w:rPr>
      </w:pPr>
      <w:del w:id="39" w:author="Comparison" w:date="2026-09-25T20:03:00Z" w16du:dateUtc="2026-09-26T00:03:00Z">
        <w:r w:rsidRPr="00986021">
          <w:rPr>
            <w:rFonts w:ascii="Arial" w:hAnsi="Arial" w:cs="Arial"/>
            <w:sz w:val="24"/>
          </w:rPr>
          <w:delText xml:space="preserve">35 Greenfield Road, Gosforth, Newcastle </w:delText>
        </w:r>
        <w:r w:rsidR="003B111F" w:rsidRPr="00986021">
          <w:rPr>
            <w:rFonts w:ascii="Arial" w:hAnsi="Arial" w:cs="Arial"/>
            <w:sz w:val="24"/>
          </w:rPr>
          <w:delText>upon</w:delText>
        </w:r>
        <w:r w:rsidRPr="00986021">
          <w:rPr>
            <w:rFonts w:ascii="Arial" w:hAnsi="Arial" w:cs="Arial"/>
            <w:sz w:val="24"/>
          </w:rPr>
          <w:delText xml:space="preserve"> Tyne NE3 5TP</w:delText>
        </w:r>
      </w:del>
    </w:p>
    <w:p w14:paraId="430D5846" w14:textId="77777777" w:rsidR="001867A4" w:rsidRPr="00986021" w:rsidRDefault="00C515B0" w:rsidP="00A60A96">
      <w:pPr>
        <w:rPr>
          <w:del w:id="40" w:author="Comparison" w:date="2026-09-25T20:03:00Z" w16du:dateUtc="2026-09-26T00:03:00Z"/>
          <w:rFonts w:ascii="Arial" w:hAnsi="Arial" w:cs="Arial"/>
          <w:sz w:val="24"/>
        </w:rPr>
      </w:pPr>
      <w:del w:id="41" w:author="Comparison" w:date="2026-09-25T20:03:00Z" w16du:dateUtc="2026-09-26T00:03:00Z">
        <w:r w:rsidRPr="00986021">
          <w:rPr>
            <w:rFonts w:ascii="Arial" w:hAnsi="Arial" w:cs="Arial"/>
            <w:sz w:val="24"/>
          </w:rPr>
          <w:delText>0191 217 1850</w:delText>
        </w:r>
        <w:r w:rsidR="0093695C" w:rsidRPr="00986021">
          <w:rPr>
            <w:rFonts w:ascii="Arial" w:hAnsi="Arial" w:cs="Arial"/>
            <w:sz w:val="24"/>
          </w:rPr>
          <w:delText xml:space="preserve"> </w:delText>
        </w:r>
        <w:r w:rsidR="001867A4" w:rsidRPr="00986021">
          <w:rPr>
            <w:rFonts w:ascii="Arial" w:hAnsi="Arial" w:cs="Arial"/>
            <w:sz w:val="24"/>
          </w:rPr>
          <w:delText xml:space="preserve">• </w:delText>
        </w:r>
        <w:r w:rsidR="00AD2CC0">
          <w:rPr>
            <w:rFonts w:ascii="Arial" w:hAnsi="Arial" w:cs="Arial"/>
            <w:sz w:val="24"/>
          </w:rPr>
          <w:delText>0797 121 7430</w:delText>
        </w:r>
        <w:r w:rsidR="0093695C" w:rsidRPr="00986021">
          <w:rPr>
            <w:rFonts w:ascii="Arial" w:hAnsi="Arial" w:cs="Arial"/>
            <w:sz w:val="24"/>
          </w:rPr>
          <w:delText xml:space="preserve"> </w:delText>
        </w:r>
        <w:r w:rsidR="001867A4" w:rsidRPr="00986021">
          <w:rPr>
            <w:rFonts w:ascii="Arial" w:hAnsi="Arial" w:cs="Arial"/>
            <w:sz w:val="24"/>
          </w:rPr>
          <w:delText xml:space="preserve">• </w:delText>
        </w:r>
        <w:r w:rsidR="00AD2CC0">
          <w:rPr>
            <w:rFonts w:ascii="Arial" w:hAnsi="Arial" w:cs="Arial"/>
            <w:sz w:val="24"/>
          </w:rPr>
          <w:delText>glendalosh</w:delText>
        </w:r>
        <w:r w:rsidRPr="00986021">
          <w:rPr>
            <w:rFonts w:ascii="Arial" w:hAnsi="Arial" w:cs="Arial"/>
            <w:sz w:val="24"/>
          </w:rPr>
          <w:delText>@me.com</w:delText>
        </w:r>
      </w:del>
    </w:p>
    <w:p w14:paraId="72005BC7" w14:textId="77777777" w:rsidR="00364B03" w:rsidRPr="0094514B" w:rsidRDefault="00364B03" w:rsidP="00364B03">
      <w:pPr>
        <w:jc w:val="both"/>
        <w:rPr>
          <w:del w:id="42" w:author="Comparison" w:date="2026-09-25T20:03:00Z" w16du:dateUtc="2026-09-26T00:03:00Z"/>
          <w:rFonts w:ascii="Arial" w:eastAsia="Times New Roman" w:hAnsi="Arial" w:cs="Arial"/>
          <w:lang w:eastAsia="en-GB"/>
        </w:rPr>
      </w:pPr>
    </w:p>
    <w:p w14:paraId="12CDE625" w14:textId="77777777" w:rsidR="009D45D9" w:rsidRPr="0094514B" w:rsidRDefault="009D45D9" w:rsidP="009D45D9">
      <w:pPr>
        <w:pStyle w:val="titleparagraph"/>
        <w:rPr>
          <w:del w:id="43" w:author="Comparison" w:date="2026-09-25T20:03:00Z" w16du:dateUtc="2026-09-26T00:03:00Z"/>
          <w:rFonts w:ascii="Arial" w:eastAsia="Times New Roman" w:hAnsi="Arial" w:cs="Arial"/>
        </w:rPr>
      </w:pPr>
      <w:del w:id="44" w:author="Comparison" w:date="2026-09-25T20:03:00Z" w16du:dateUtc="2026-09-26T00:03:00Z">
        <w:r w:rsidRPr="0094514B">
          <w:rPr>
            <w:rFonts w:ascii="Arial" w:eastAsia="Times New Roman" w:hAnsi="Arial" w:cs="Arial"/>
          </w:rPr>
          <w:delText>Personal statement</w:delText>
        </w:r>
      </w:del>
    </w:p>
    <w:p w14:paraId="0002CEDF" w14:textId="77777777" w:rsidR="009D45D9" w:rsidRPr="0094514B" w:rsidRDefault="00832023" w:rsidP="009A4C88">
      <w:pPr>
        <w:rPr>
          <w:del w:id="45" w:author="Comparison" w:date="2026-09-25T20:03:00Z" w16du:dateUtc="2026-09-26T00:03:00Z"/>
          <w:rFonts w:ascii="Arial" w:hAnsi="Arial" w:cs="Arial"/>
        </w:rPr>
      </w:pPr>
      <w:del w:id="46" w:author="Comparison" w:date="2026-09-25T20:03:00Z" w16du:dateUtc="2026-09-26T00:03:00Z">
        <w:r>
          <w:rPr>
            <w:noProof/>
          </w:rPr>
        </w:r>
      </w:del>
      <w:r>
        <w:pict w14:anchorId="21375BB2">
          <v:rect id="Horizontal Line 1" o:spid="_x0000_s1031" style="width:451.3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" fillcolor="#599ad1" stroked="f">
            <o:lock v:ext="edit" rotation="t" aspectratio="t" verticies="t" text="t" shapetype="t"/>
            <w10:anchorlock/>
          </v:rect>
        </w:pict>
      </w:r>
    </w:p>
    <w:tbl>
      <w:tblPr>
        <w:tblStyle w:val="TableGrid"/>
        <w:tblW w:w="5000" w:type="pct"/>
        <w:tblLayout w:type="fixed"/>
        <w:tblLook w:val="04A0" w:firstRow="1" w:lastRow="0" w:firstColumn="1" w:lastColumn="0" w:noHBand="0" w:noVBand="1"/>
        <w:tblPrChange w:id="47" w:author="Comparison" w:date="2026-09-25T20:03:00Z" w16du:dateUtc="2026-09-26T00:03:00Z">
          <w:tblPr>
            <w:tblW w:w="5000" w:type="pct"/>
            <w:shd w:val="clear" w:color="auto" w:fill="DFDFDF"/>
            <w:tblCellMar>
              <w:left w:w="0" w:type="dxa"/>
              <w:right w:w="0" w:type="dxa"/>
            </w:tblCellMar>
            <w:tblLook w:val="04A0" w:firstRow="1" w:lastRow="0" w:firstColumn="1" w:lastColumn="0" w:noHBand="0" w:noVBand="1"/>
          </w:tblPr>
        </w:tblPrChange>
      </w:tblPr>
      <w:tblGrid>
        <w:gridCol w:w="2614"/>
        <w:gridCol w:w="7842"/>
        <w:tblGridChange w:id="48">
          <w:tblGrid>
            <w:gridCol w:w="108"/>
            <w:gridCol w:w="2506"/>
            <w:gridCol w:w="6520"/>
            <w:gridCol w:w="1322"/>
          </w:tblGrid>
        </w:tblGridChange>
      </w:tblGrid>
      <w:tr w:rsidR="005D249C" w:rsidRPr="005D249C" w14:paraId="6999592C" w14:textId="77777777">
        <w:trPr>
          <w:trPrChange w:id="49" w:author="Comparison" w:date="2026-09-25T20:03:00Z" w16du:dateUtc="2026-09-26T00:03:00Z">
            <w:trPr>
              <w:gridBefore w:val="1"/>
              <w:gridAfter w:val="1"/>
            </w:trPr>
          </w:trPrChange>
        </w:trPr>
        <w:tc>
          <w:tcPr>
            <w:tcW w:w="720" w:type="dxa"/>
            <w:gridSpan w:val="2"/>
            <w:tcBorders>
              <w:top w:val="none" w:sz="0" w:space="0" w:color="000000"/>
              <w:left w:val="none" w:sz="0" w:space="0" w:color="000000"/>
              <w:bottom w:val="none" w:sz="0" w:space="0" w:color="000000"/>
              <w:right w:val="none" w:sz="0" w:space="0" w:color="000000"/>
            </w:tcBorders>
            <w:tcMar>
              <w:top w:w="200" w:type="dxa"/>
              <w:bottom w:w="100" w:type="dxa"/>
            </w:tcMar>
            <w:tcPrChange w:id="50" w:author="Comparison" w:date="2026-09-25T20:03:00Z" w16du:dateUtc="2026-09-26T00:03:00Z">
              <w:tcPr>
                <w:tcW w:w="0" w:type="auto"/>
                <w:gridSpan w:val="2"/>
                <w:shd w:val="clear" w:color="auto" w:fill="DFDFDF"/>
                <w:vAlign w:val="center"/>
              </w:tcPr>
            </w:tcPrChange>
          </w:tcPr>
          <w:tbl>
            <w:tblPr>
              <w:tblW w:w="5000" w:type="pct"/>
              <w:jc w:val="center"/>
              <w:tblCellSpacing w:w="0" w:type="dxa"/>
              <w:tblCellMar>
                <w:left w:w="0" w:type="dxa"/>
                <w:right w:w="0" w:type="dxa"/>
              </w:tblCellMar>
              <w:tblLook w:val="04A0" w:firstRow="1" w:lastRow="0" w:firstColumn="1" w:lastColumn="0" w:noHBand="0" w:noVBand="1"/>
            </w:tblPr>
            <w:tblGrid>
              <w:gridCol w:w="10240"/>
            </w:tblGrid>
            <w:tr w:rsidR="005D249C" w:rsidRPr="005D249C" w14:paraId="2F10DC45" w14:textId="77777777">
              <w:trPr>
                <w:tblCellSpacing w:w="0" w:type="dxa"/>
                <w:jc w:val="center"/>
                <w:del w:id="51" w:author="Comparison" w:date="2026-09-25T20:03:00Z" w16du:dateUtc="2026-09-26T00:03:00Z"/>
              </w:trPr>
              <w:tc>
                <w:tcPr>
                  <w:tcW w:w="9026" w:type="dxa"/>
                  <w:vAlign w:val="center"/>
                  <w:hideMark/>
                </w:tcPr>
                <w:tbl>
                  <w:tblPr>
                    <w:tblW w:w="9000" w:type="dxa"/>
                    <w:jc w:val="center"/>
                    <w:tblCellSpacing w:w="0" w:type="dxa"/>
                    <w:tblCellMar>
                      <w:left w:w="0" w:type="dxa"/>
                      <w:right w:w="0" w:type="dxa"/>
                    </w:tblCellMar>
                    <w:tblLook w:val="04A0" w:firstRow="1" w:lastRow="0" w:firstColumn="1" w:lastColumn="0" w:noHBand="0" w:noVBand="1"/>
                  </w:tblPr>
                  <w:tblGrid>
                    <w:gridCol w:w="9000"/>
                  </w:tblGrid>
                  <w:tr w:rsidR="005D249C" w:rsidRPr="005D249C" w14:paraId="702E551C" w14:textId="77777777">
                    <w:trPr>
                      <w:tblCellSpacing w:w="0" w:type="dxa"/>
                      <w:jc w:val="center"/>
                      <w:del w:id="52" w:author="Comparison" w:date="2026-09-25T20:03:00Z" w16du:dateUtc="2026-09-26T00:03:00Z"/>
                    </w:trPr>
                    <w:tc>
                      <w:tcPr>
                        <w:tcW w:w="9000" w:type="dxa"/>
                        <w:vAlign w:val="center"/>
                        <w:hideMark/>
                      </w:tcPr>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00"/>
                        </w:tblGrid>
                        <w:tr w:rsidR="005D249C" w:rsidRPr="005D249C" w14:paraId="3FB87B74" w14:textId="77777777">
                          <w:trPr>
                            <w:tblCellSpacing w:w="0" w:type="dxa"/>
                            <w:del w:id="53" w:author="Comparison" w:date="2026-09-25T20:03:00Z" w16du:dateUtc="2026-09-26T00:03:00Z"/>
                          </w:trPr>
                          <w:tc>
                            <w:tcPr>
                              <w:tcW w:w="9000" w:type="dxa"/>
                              <w:shd w:val="clear" w:color="auto" w:fill="FFFFFF"/>
                              <w:vAlign w:val="center"/>
                              <w:hideMark/>
                            </w:tcPr>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00"/>
                              </w:tblGrid>
                              <w:tr w:rsidR="005D249C" w:rsidRPr="005D249C" w14:paraId="0939DEED" w14:textId="77777777">
                                <w:trPr>
                                  <w:tblCellSpacing w:w="0" w:type="dxa"/>
                                  <w:del w:id="54" w:author="Comparison" w:date="2026-09-25T20:03:00Z" w16du:dateUtc="2026-09-26T00:03:00Z"/>
                                </w:trPr>
                                <w:tc>
                                  <w:tcPr>
                                    <w:tcW w:w="9000" w:type="dxa"/>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9000"/>
                                    </w:tblGrid>
                                    <w:tr w:rsidR="005D249C" w:rsidRPr="005D249C" w14:paraId="71130906" w14:textId="77777777">
                                      <w:trPr>
                                        <w:tblCellSpacing w:w="0" w:type="dxa"/>
                                        <w:del w:id="55" w:author="Comparison" w:date="2026-09-25T20:03:00Z" w16du:dateUtc="2026-09-26T00:03:00Z"/>
                                      </w:trPr>
                                      <w:tc>
                                        <w:tcPr>
                                          <w:tcW w:w="500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000"/>
                                          </w:tblGrid>
                                          <w:tr w:rsidR="005D249C" w:rsidRPr="005D249C" w14:paraId="74E561A0" w14:textId="77777777">
                                            <w:trPr>
                                              <w:tblCellSpacing w:w="0" w:type="dxa"/>
                                              <w:del w:id="56" w:author="Comparison" w:date="2026-09-25T20:03:00Z" w16du:dateUtc="2026-09-26T00:03:00Z"/>
                                            </w:trPr>
                                            <w:tc>
                                              <w:tcPr>
                                                <w:tcW w:w="9000" w:type="dxa"/>
                                                <w:vAlign w:val="center"/>
                                                <w:hideMark/>
                                              </w:tcPr>
                                              <w:tbl>
                                                <w:tblPr>
                                                  <w:tblW w:w="5000" w:type="pct"/>
                                                  <w:shd w:val="clear" w:color="auto" w:fill="DFDFDF"/>
                                                  <w:tblCellMar>
                                                    <w:left w:w="0" w:type="dxa"/>
                                                    <w:right w:w="0" w:type="dxa"/>
                                                  </w:tblCellMar>
                                                  <w:tblLook w:val="04A0" w:firstRow="1" w:lastRow="0" w:firstColumn="1" w:lastColumn="0" w:noHBand="0" w:noVBand="1"/>
                                                </w:tblPr>
                                                <w:tblGrid>
                                                  <w:gridCol w:w="9000"/>
                                                </w:tblGrid>
                                                <w:tr w:rsidR="005D249C" w:rsidRPr="005D249C" w14:paraId="4869C6F2" w14:textId="77777777" w:rsidTr="005D249C">
                                                  <w:trPr>
                                                    <w:del w:id="57" w:author="Comparison" w:date="2026-09-25T20:03:00Z" w16du:dateUtc="2026-09-26T00:03:00Z"/>
                                                  </w:trPr>
                                                  <w:tc>
                                                    <w:tcPr>
                                                      <w:tcW w:w="9000" w:type="dxa"/>
                                                      <w:shd w:val="clear" w:color="auto" w:fill="DFDFDF"/>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9000"/>
                                                      </w:tblGrid>
                                                      <w:tr w:rsidR="005D249C" w:rsidRPr="005D249C" w14:paraId="4B722EA0" w14:textId="77777777">
                                                        <w:trPr>
                                                          <w:tblCellSpacing w:w="0" w:type="dxa"/>
                                                          <w:jc w:val="center"/>
                                                          <w:del w:id="58" w:author="Comparison" w:date="2026-09-25T20:03:00Z" w16du:dateUtc="2026-09-26T00:03:00Z"/>
                                                        </w:trPr>
                                                        <w:tc>
                                                          <w:tcPr>
                                                            <w:tcW w:w="9000" w:type="dxa"/>
                                                            <w:vAlign w:val="center"/>
                                                            <w:hideMark/>
                                                          </w:tcPr>
                                                          <w:tbl>
                                                            <w:tblPr>
                                                              <w:tblW w:w="9000" w:type="dxa"/>
                                                              <w:jc w:val="center"/>
                                                              <w:tblCellSpacing w:w="0" w:type="dxa"/>
                                                              <w:tblCellMar>
                                                                <w:left w:w="0" w:type="dxa"/>
                                                                <w:right w:w="0" w:type="dxa"/>
                                                              </w:tblCellMar>
                                                              <w:tblLook w:val="04A0" w:firstRow="1" w:lastRow="0" w:firstColumn="1" w:lastColumn="0" w:noHBand="0" w:noVBand="1"/>
                                                            </w:tblPr>
                                                            <w:tblGrid>
                                                              <w:gridCol w:w="9000"/>
                                                            </w:tblGrid>
                                                            <w:tr w:rsidR="005D249C" w:rsidRPr="005D249C" w14:paraId="79828F9A" w14:textId="77777777">
                                                              <w:trPr>
                                                                <w:tblCellSpacing w:w="0" w:type="dxa"/>
                                                                <w:jc w:val="center"/>
                                                                <w:del w:id="59" w:author="Comparison" w:date="2026-09-25T20:03:00Z" w16du:dateUtc="2026-09-26T00:03:00Z"/>
                                                              </w:trPr>
                                                              <w:tc>
                                                                <w:tcPr>
                                                                  <w:tcW w:w="9000" w:type="dxa"/>
                                                                  <w:vAlign w:val="center"/>
                                                                  <w:hideMark/>
                                                                </w:tcPr>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00"/>
                                                                  </w:tblGrid>
                                                                  <w:tr w:rsidR="005D249C" w:rsidRPr="005D249C" w14:paraId="0F974A70" w14:textId="77777777">
                                                                    <w:trPr>
                                                                      <w:tblCellSpacing w:w="0" w:type="dxa"/>
                                                                      <w:del w:id="60" w:author="Comparison" w:date="2026-09-25T20:03:00Z" w16du:dateUtc="2026-09-26T00:03:00Z"/>
                                                                    </w:trPr>
                                                                    <w:tc>
                                                                      <w:tcPr>
                                                                        <w:tcW w:w="9000" w:type="dxa"/>
                                                                        <w:shd w:val="clear" w:color="auto" w:fill="FFFFFF"/>
                                                                        <w:vAlign w:val="center"/>
                                                                        <w:hideMark/>
                                                                      </w:tcPr>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00"/>
                                                                        </w:tblGrid>
                                                                        <w:tr w:rsidR="005D249C" w:rsidRPr="005D249C" w14:paraId="2B7BEBEB" w14:textId="77777777">
                                                                          <w:trPr>
                                                                            <w:tblCellSpacing w:w="0" w:type="dxa"/>
                                                                            <w:del w:id="61" w:author="Comparison" w:date="2026-09-25T20:03:00Z" w16du:dateUtc="2026-09-26T00:03:00Z"/>
                                                                          </w:trPr>
                                                                          <w:tc>
                                                                            <w:tcPr>
                                                                              <w:tcW w:w="9000" w:type="dxa"/>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9000"/>
                                                                              </w:tblGrid>
                                                                              <w:tr w:rsidR="005D249C" w:rsidRPr="005D249C" w14:paraId="0C58BB49" w14:textId="77777777">
                                                                                <w:trPr>
                                                                                  <w:tblCellSpacing w:w="0" w:type="dxa"/>
                                                                                  <w:del w:id="62" w:author="Comparison" w:date="2026-09-25T20:03:00Z" w16du:dateUtc="2026-09-26T00:03:00Z"/>
                                                                                </w:trPr>
                                                                                <w:tc>
                                                                                  <w:tcPr>
                                                                                    <w:tcW w:w="500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000"/>
                                                                                    </w:tblGrid>
                                                                                    <w:tr w:rsidR="005D249C" w:rsidRPr="005D249C" w14:paraId="16CCB18C" w14:textId="77777777">
                                                                                      <w:trPr>
                                                                                        <w:tblCellSpacing w:w="0" w:type="dxa"/>
                                                                                        <w:del w:id="63" w:author="Comparison" w:date="2026-09-25T20:03:00Z" w16du:dateUtc="2026-09-26T00:03:00Z"/>
                                                                                      </w:trPr>
                                                                                      <w:tc>
                                                                                        <w:tcPr>
                                                                                          <w:tcW w:w="9000" w:type="dxa"/>
                                                                                          <w:vAlign w:val="center"/>
                                                                                          <w:hideMark/>
                                                                                        </w:tcPr>
                                                                                        <w:p w14:paraId="06C6E1AF" w14:textId="77777777" w:rsidR="005D249C" w:rsidRPr="005D249C" w:rsidRDefault="00832023" w:rsidP="005D249C">
                                                                                          <w:pPr>
                                                                                            <w:rPr>
                                                                                              <w:del w:id="64" w:author="Comparison" w:date="2026-09-25T20:03:00Z" w16du:dateUtc="2026-09-26T00:03:00Z"/>
                                                                                              <w:rFonts w:ascii="Arial" w:eastAsia="Times New Roman" w:hAnsi="Arial" w:cs="Arial"/>
                                                                                              <w:color w:val="auto"/>
                                                                                              <w:sz w:val="21"/>
                                                                                              <w:szCs w:val="21"/>
                                                                                              <w:lang w:eastAsia="en-GB"/>
                                                                                            </w:rPr>
                                                                                          </w:pPr>
                                                                                          <w:ins w:id="65" w:author="Comparison" w:date="2026-09-25T20:03:00Z" w16du:dateUtc="2026-09-26T00:03:00Z">
                                                                                            <w:r>
                                                                                              <w:t>Identifying and definitional attributes</w:t>
                                                                                            </w:r>
                                                                                          </w:ins>
                                                                                        </w:p>
                                                                                      </w:tc>
                                                                                    </w:tr>
                                                                                  </w:tbl>
                                                                                  <w:p w14:paraId="45C4074C" w14:textId="77777777" w:rsidR="005D249C" w:rsidRPr="005D249C" w:rsidRDefault="005D249C" w:rsidP="005D249C">
                                                                                    <w:pPr>
                                                                                      <w:rPr>
                                                                                        <w:del w:id="66" w:author="Comparison" w:date="2026-09-25T20:03:00Z" w16du:dateUtc="2026-09-26T00:03:00Z"/>
                                                                                        <w:rFonts w:ascii="Arial" w:eastAsia="Times New Roman" w:hAnsi="Arial" w:cs="Arial"/>
                                                                                        <w:color w:val="auto"/>
                                                                                        <w:sz w:val="24"/>
                                                                                        <w:lang w:eastAsia="en-GB"/>
                                                                                      </w:rPr>
                                                                                    </w:pPr>
                                                                                  </w:p>
                                                                                </w:tc>
                                                                              </w:tr>
                                                                            </w:tbl>
                                                                            <w:p w14:paraId="43158429" w14:textId="77777777" w:rsidR="005D249C" w:rsidRPr="005D249C" w:rsidRDefault="005D249C" w:rsidP="005D249C">
                                                                              <w:pPr>
                                                                                <w:rPr>
                                                                                  <w:del w:id="67" w:author="Comparison" w:date="2026-09-25T20:03:00Z" w16du:dateUtc="2026-09-26T00:03:00Z"/>
                                                                                  <w:rFonts w:ascii="Arial" w:eastAsia="Times New Roman" w:hAnsi="Arial" w:cs="Arial"/>
                                                                                  <w:color w:val="auto"/>
                                                                                  <w:sz w:val="24"/>
                                                                                  <w:lang w:eastAsia="en-GB"/>
                                                                                </w:rPr>
                                                                              </w:pPr>
                                                                            </w:p>
                                                                          </w:tc>
                                                                        </w:tr>
                                                                      </w:tbl>
                                                                      <w:p w14:paraId="4C1653BD" w14:textId="77777777" w:rsidR="005D249C" w:rsidRPr="005D249C" w:rsidRDefault="005D249C" w:rsidP="005D249C">
                                                                        <w:pPr>
                                                                          <w:rPr>
                                                                            <w:del w:id="68" w:author="Comparison" w:date="2026-09-25T20:03:00Z" w16du:dateUtc="2026-09-26T00:03:00Z"/>
                                                                            <w:rFonts w:ascii="Arial" w:eastAsia="Times New Roman" w:hAnsi="Arial" w:cs="Arial"/>
                                                                            <w:color w:val="auto"/>
                                                                            <w:sz w:val="24"/>
                                                                            <w:lang w:eastAsia="en-GB"/>
                                                                          </w:rPr>
                                                                        </w:pPr>
                                                                      </w:p>
                                                                    </w:tc>
                                                                  </w:tr>
                                                                </w:tbl>
                                                                <w:p w14:paraId="3A0F56D2" w14:textId="77777777" w:rsidR="005D249C" w:rsidRPr="005D249C" w:rsidRDefault="005D249C" w:rsidP="005D249C">
                                                                  <w:pPr>
                                                                    <w:rPr>
                                                                      <w:del w:id="69" w:author="Comparison" w:date="2026-09-25T20:03:00Z" w16du:dateUtc="2026-09-26T00:03:00Z"/>
                                                                      <w:rFonts w:ascii="Helvetica" w:eastAsia="Times New Roman" w:hAnsi="Helvetica" w:cs="Times New Roman"/>
                                                                      <w:color w:val="auto"/>
                                                                      <w:sz w:val="24"/>
                                                                      <w:lang w:eastAsia="en-GB"/>
                                                                    </w:rPr>
                                                                  </w:pPr>
                                                                </w:p>
                                                              </w:tc>
                                                            </w:tr>
                                                          </w:tbl>
                                                          <w:p w14:paraId="20CBF491" w14:textId="77777777" w:rsidR="005D249C" w:rsidRPr="005D249C" w:rsidRDefault="005D249C" w:rsidP="005D249C">
                                                            <w:pPr>
                                                              <w:rPr>
                                                                <w:del w:id="70" w:author="Comparison" w:date="2026-09-25T20:03:00Z" w16du:dateUtc="2026-09-26T00:03:00Z"/>
                                                                <w:rFonts w:ascii="Arial" w:eastAsia="Times New Roman" w:hAnsi="Arial" w:cs="Arial"/>
                                                                <w:color w:val="auto"/>
                                                                <w:sz w:val="24"/>
                                                                <w:lang w:eastAsia="en-GB"/>
                                                              </w:rPr>
                                                            </w:pPr>
                                                          </w:p>
                                                        </w:tc>
                                                      </w:tr>
                                                    </w:tbl>
                                                    <w:p w14:paraId="767382B1" w14:textId="77777777" w:rsidR="005D249C" w:rsidRPr="005D249C" w:rsidRDefault="005D249C" w:rsidP="005D249C">
                                                      <w:pPr>
                                                        <w:rPr>
                                                          <w:del w:id="71" w:author="Comparison" w:date="2026-09-25T20:03:00Z" w16du:dateUtc="2026-09-26T00:03:00Z"/>
                                                          <w:rFonts w:ascii="Arial" w:eastAsia="Times New Roman" w:hAnsi="Arial" w:cs="Arial"/>
                                                          <w:color w:val="auto"/>
                                                          <w:sz w:val="24"/>
                                                          <w:lang w:eastAsia="en-GB"/>
                                                        </w:rPr>
                                                      </w:pPr>
                                                    </w:p>
                                                  </w:tc>
                                                </w:tr>
                                              </w:tbl>
                                              <w:p w14:paraId="1D021B7E" w14:textId="77777777" w:rsidR="005D249C" w:rsidRPr="005D249C" w:rsidRDefault="005D249C" w:rsidP="005D249C">
                                                <w:pPr>
                                                  <w:rPr>
                                                    <w:del w:id="72" w:author="Comparison" w:date="2026-09-25T20:03:00Z" w16du:dateUtc="2026-09-26T00:03:00Z"/>
                                                    <w:rFonts w:ascii="Arial" w:eastAsia="Times New Roman" w:hAnsi="Arial" w:cs="Arial"/>
                                                    <w:color w:val="auto"/>
                                                    <w:sz w:val="21"/>
                                                    <w:szCs w:val="21"/>
                                                    <w:lang w:eastAsia="en-GB"/>
                                                  </w:rPr>
                                                </w:pPr>
                                              </w:p>
                                            </w:tc>
                                          </w:tr>
                                        </w:tbl>
                                        <w:p w14:paraId="1EDF2173" w14:textId="77777777" w:rsidR="005D249C" w:rsidRPr="005D249C" w:rsidRDefault="005D249C" w:rsidP="005D249C">
                                          <w:pPr>
                                            <w:rPr>
                                              <w:del w:id="73" w:author="Comparison" w:date="2026-09-25T20:03:00Z" w16du:dateUtc="2026-09-26T00:03:00Z"/>
                                              <w:rFonts w:ascii="Arial" w:eastAsia="Times New Roman" w:hAnsi="Arial" w:cs="Arial"/>
                                              <w:color w:val="auto"/>
                                              <w:sz w:val="24"/>
                                              <w:lang w:eastAsia="en-GB"/>
                                            </w:rPr>
                                          </w:pPr>
                                        </w:p>
                                      </w:tc>
                                    </w:tr>
                                  </w:tbl>
                                  <w:p w14:paraId="024E19A1" w14:textId="77777777" w:rsidR="005D249C" w:rsidRPr="005D249C" w:rsidRDefault="005D249C" w:rsidP="005D249C">
                                    <w:pPr>
                                      <w:rPr>
                                        <w:del w:id="74" w:author="Comparison" w:date="2026-09-25T20:03:00Z" w16du:dateUtc="2026-09-26T00:03:00Z"/>
                                        <w:rFonts w:ascii="Arial" w:eastAsia="Times New Roman" w:hAnsi="Arial" w:cs="Arial"/>
                                        <w:color w:val="auto"/>
                                        <w:sz w:val="24"/>
                                        <w:lang w:eastAsia="en-GB"/>
                                      </w:rPr>
                                    </w:pPr>
                                  </w:p>
                                </w:tc>
                              </w:tr>
                            </w:tbl>
                            <w:p w14:paraId="0C29EEBD" w14:textId="77777777" w:rsidR="005D249C" w:rsidRPr="005D249C" w:rsidRDefault="005D249C" w:rsidP="005D249C">
                              <w:pPr>
                                <w:rPr>
                                  <w:del w:id="75" w:author="Comparison" w:date="2026-09-25T20:03:00Z" w16du:dateUtc="2026-09-26T00:03:00Z"/>
                                  <w:rFonts w:ascii="Arial" w:eastAsia="Times New Roman" w:hAnsi="Arial" w:cs="Arial"/>
                                  <w:color w:val="auto"/>
                                  <w:sz w:val="24"/>
                                  <w:lang w:eastAsia="en-GB"/>
                                </w:rPr>
                              </w:pPr>
                            </w:p>
                          </w:tc>
                        </w:tr>
                      </w:tbl>
                      <w:p w14:paraId="2364E192" w14:textId="77777777" w:rsidR="005D249C" w:rsidRPr="005D249C" w:rsidRDefault="005D249C" w:rsidP="005D249C">
                        <w:pPr>
                          <w:rPr>
                            <w:del w:id="76" w:author="Comparison" w:date="2026-09-25T20:03:00Z" w16du:dateUtc="2026-09-26T00:03:00Z"/>
                            <w:rFonts w:ascii="Helvetica" w:eastAsia="Times New Roman" w:hAnsi="Helvetica" w:cs="Times New Roman"/>
                            <w:color w:val="auto"/>
                            <w:sz w:val="24"/>
                            <w:lang w:eastAsia="en-GB"/>
                          </w:rPr>
                        </w:pPr>
                      </w:p>
                    </w:tc>
                  </w:tr>
                </w:tbl>
                <w:p w14:paraId="3C84006B" w14:textId="77777777" w:rsidR="005D249C" w:rsidRPr="005D249C" w:rsidRDefault="005D249C" w:rsidP="005D249C">
                  <w:pPr>
                    <w:rPr>
                      <w:del w:id="77" w:author="Comparison" w:date="2026-09-25T20:03:00Z" w16du:dateUtc="2026-09-26T00:03:00Z"/>
                      <w:rFonts w:ascii="Arial" w:eastAsia="Times New Roman" w:hAnsi="Arial" w:cs="Arial"/>
                      <w:color w:val="auto"/>
                      <w:sz w:val="24"/>
                      <w:lang w:eastAsia="en-GB"/>
                    </w:rPr>
                  </w:pPr>
                </w:p>
              </w:tc>
            </w:tr>
          </w:tbl>
          <w:p w14:paraId="34DEFCE9" w14:textId="77777777" w:rsidR="005D249C" w:rsidRDefault="005D249C">
            <w:pPr>
              <w:pStyle w:val="Heading3"/>
              <w:rPr>
                <w:rPrChange w:id="78" w:author="Comparison" w:date="2026-09-25T20:03:00Z" w16du:dateUtc="2026-09-26T00:03:00Z">
                  <w:rPr>
                    <w:rFonts w:ascii="Arial" w:eastAsia="Times New Roman" w:hAnsi="Arial" w:cs="Arial"/>
                    <w:color w:val="auto"/>
                    <w:sz w:val="24"/>
                    <w:szCs w:val="24"/>
                    <w:lang w:eastAsia="en-GB"/>
                  </w:rPr>
                </w:rPrChange>
              </w:rPr>
              <w:pPrChange w:id="79" w:author="Comparison" w:date="2026-09-25T20:03:00Z" w16du:dateUtc="2026-09-26T00:03:00Z">
                <w:pPr>
                  <w:jc w:val="left"/>
                </w:pPr>
              </w:pPrChange>
            </w:pPr>
          </w:p>
        </w:tc>
      </w:tr>
      <w:tr w:rsidR="005107E8" w14:paraId="55A9EEC6" w14:textId="77777777">
        <w:trPr>
          <w:ins w:id="80" w:author="Comparison" w:date="2026-09-25T20:03:00Z" w16du:dateUtc="2026-09-26T00:03: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57BE466B" w14:textId="77777777" w:rsidR="005107E8" w:rsidRDefault="00832023">
            <w:pPr>
              <w:rPr>
                <w:ins w:id="81" w:author="Comparison" w:date="2026-09-25T20:03:00Z" w16du:dateUtc="2026-09-26T00:03:00Z"/>
              </w:rPr>
            </w:pPr>
            <w:ins w:id="82" w:author="Comparison" w:date="2026-09-25T20:03:00Z" w16du:dateUtc="2026-09-26T00:03:00Z">
              <w:r>
                <w:rPr>
                  <w:rStyle w:val="row-heading"/>
                </w:rPr>
                <w:t>Metadata item type:</w:t>
              </w:r>
            </w:ins>
          </w:p>
        </w:tc>
        <w:tc>
          <w:tcPr>
            <w:tcW w:w="360" w:type="dxa"/>
            <w:tcBorders>
              <w:top w:val="none" w:sz="0" w:space="0" w:color="000000"/>
              <w:left w:val="none" w:sz="0" w:space="0" w:color="000000"/>
              <w:bottom w:val="none" w:sz="0" w:space="0" w:color="000000"/>
              <w:right w:val="none" w:sz="0" w:space="0" w:color="000000"/>
            </w:tcBorders>
          </w:tcPr>
          <w:p w14:paraId="39A04CAA" w14:textId="77777777" w:rsidR="005107E8" w:rsidRDefault="00832023">
            <w:pPr>
              <w:rPr>
                <w:ins w:id="83" w:author="Comparison" w:date="2026-09-25T20:03:00Z" w16du:dateUtc="2026-09-26T00:03:00Z"/>
              </w:rPr>
            </w:pPr>
            <w:ins w:id="84" w:author="Comparison" w:date="2026-09-25T20:03:00Z" w16du:dateUtc="2026-09-26T00:03:00Z">
              <w:r>
                <w:t>Data Element</w:t>
              </w:r>
            </w:ins>
          </w:p>
        </w:tc>
      </w:tr>
      <w:tr w:rsidR="005107E8" w14:paraId="11464558" w14:textId="77777777">
        <w:trPr>
          <w:ins w:id="85" w:author="Comparison" w:date="2026-09-25T20:03:00Z" w16du:dateUtc="2026-09-26T00:03: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65384C58" w14:textId="77777777" w:rsidR="005107E8" w:rsidRDefault="00832023">
            <w:pPr>
              <w:rPr>
                <w:ins w:id="86" w:author="Comparison" w:date="2026-09-25T20:03:00Z" w16du:dateUtc="2026-09-26T00:03:00Z"/>
              </w:rPr>
            </w:pPr>
            <w:ins w:id="87" w:author="Comparison" w:date="2026-09-25T20:03:00Z" w16du:dateUtc="2026-09-26T00:03:00Z">
              <w:r>
                <w:rPr>
                  <w:rStyle w:val="row-heading"/>
                </w:rPr>
                <w:t>Short name:</w:t>
              </w:r>
            </w:ins>
          </w:p>
        </w:tc>
        <w:tc>
          <w:tcPr>
            <w:tcW w:w="360" w:type="dxa"/>
            <w:tcBorders>
              <w:top w:val="none" w:sz="0" w:space="0" w:color="000000"/>
              <w:left w:val="none" w:sz="0" w:space="0" w:color="000000"/>
              <w:bottom w:val="none" w:sz="0" w:space="0" w:color="000000"/>
              <w:right w:val="none" w:sz="0" w:space="0" w:color="000000"/>
            </w:tcBorders>
          </w:tcPr>
          <w:p w14:paraId="3BD5B9D0" w14:textId="77777777" w:rsidR="005107E8" w:rsidRDefault="00832023">
            <w:pPr>
              <w:rPr>
                <w:ins w:id="88" w:author="Comparison" w:date="2026-09-25T20:03:00Z" w16du:dateUtc="2026-09-26T00:03:00Z"/>
              </w:rPr>
            </w:pPr>
            <w:ins w:id="89" w:author="Comparison" w:date="2026-09-25T20:03:00Z" w16du:dateUtc="2026-09-26T00:03:00Z">
              <w:r>
                <w:rPr>
                  <w:rStyle w:val="alternate-name-de"/>
                </w:rPr>
                <w:t>Length of non-admitted patient emergency department service episode</w:t>
              </w:r>
            </w:ins>
          </w:p>
        </w:tc>
      </w:tr>
      <w:tr w:rsidR="005107E8" w14:paraId="1B16DCEF" w14:textId="77777777">
        <w:trPr>
          <w:ins w:id="90" w:author="Comparison" w:date="2026-09-25T20:03:00Z" w16du:dateUtc="2026-09-26T00:03: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7E1D678D" w14:textId="77777777" w:rsidR="005107E8" w:rsidRDefault="00832023">
            <w:pPr>
              <w:rPr>
                <w:ins w:id="91" w:author="Comparison" w:date="2026-09-25T20:03:00Z" w16du:dateUtc="2026-09-26T00:03:00Z"/>
              </w:rPr>
            </w:pPr>
            <w:ins w:id="92" w:author="Comparison" w:date="2026-09-25T20:03:00Z" w16du:dateUtc="2026-09-26T00:03:00Z">
              <w:r>
                <w:rPr>
                  <w:rStyle w:val="row-heading"/>
                </w:rPr>
                <w:t>METEOR identifier:</w:t>
              </w:r>
            </w:ins>
          </w:p>
        </w:tc>
        <w:tc>
          <w:tcPr>
            <w:tcW w:w="360" w:type="dxa"/>
            <w:tcBorders>
              <w:top w:val="none" w:sz="0" w:space="0" w:color="000000"/>
              <w:left w:val="none" w:sz="0" w:space="0" w:color="000000"/>
              <w:bottom w:val="none" w:sz="0" w:space="0" w:color="000000"/>
              <w:right w:val="none" w:sz="0" w:space="0" w:color="000000"/>
            </w:tcBorders>
          </w:tcPr>
          <w:p w14:paraId="491A9019" w14:textId="77777777" w:rsidR="005107E8" w:rsidRDefault="00832023">
            <w:pPr>
              <w:rPr>
                <w:ins w:id="93" w:author="Comparison" w:date="2026-09-25T20:03:00Z" w16du:dateUtc="2026-09-26T00:03:00Z"/>
              </w:rPr>
            </w:pPr>
            <w:ins w:id="94" w:author="Comparison" w:date="2026-09-25T20:03:00Z" w16du:dateUtc="2026-09-26T00:03:00Z">
              <w:r>
                <w:t>270404</w:t>
              </w:r>
            </w:ins>
          </w:p>
        </w:tc>
      </w:tr>
      <w:tr w:rsidR="005107E8" w14:paraId="74D94008" w14:textId="77777777">
        <w:trPr>
          <w:ins w:id="95" w:author="Comparison" w:date="2026-09-25T20:03:00Z" w16du:dateUtc="2026-09-26T00:03: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66FD773B" w14:textId="77777777" w:rsidR="005107E8" w:rsidRDefault="00832023">
            <w:pPr>
              <w:rPr>
                <w:ins w:id="96" w:author="Comparison" w:date="2026-09-25T20:03:00Z" w16du:dateUtc="2026-09-26T00:03:00Z"/>
              </w:rPr>
            </w:pPr>
            <w:ins w:id="97" w:author="Comparison" w:date="2026-09-25T20:03:00Z" w16du:dateUtc="2026-09-26T00:03:00Z">
              <w:r>
                <w:rPr>
                  <w:rStyle w:val="row-heading"/>
                </w:rPr>
                <w:t>Registration status:</w:t>
              </w:r>
            </w:ins>
          </w:p>
        </w:tc>
        <w:tc>
          <w:tcPr>
            <w:tcW w:w="360" w:type="dxa"/>
            <w:tcBorders>
              <w:top w:val="none" w:sz="0" w:space="0" w:color="000000"/>
              <w:left w:val="none" w:sz="0" w:space="0" w:color="000000"/>
              <w:bottom w:val="none" w:sz="0" w:space="0" w:color="000000"/>
              <w:right w:val="none" w:sz="0" w:space="0" w:color="000000"/>
            </w:tcBorders>
          </w:tcPr>
          <w:p w14:paraId="24D4053A" w14:textId="77777777" w:rsidR="005107E8" w:rsidRDefault="00832023">
            <w:pPr>
              <w:rPr>
                <w:ins w:id="98" w:author="Comparison" w:date="2026-09-25T20:03:00Z" w16du:dateUtc="2026-09-26T00:03:00Z"/>
              </w:rPr>
            </w:pPr>
            <w:ins w:id="99" w:author="Comparison" w:date="2026-09-25T20:03:00Z" w16du:dateUtc="2026-09-26T00:03:00Z">
              <w:r>
                <w:fldChar w:fldCharType="begin"/>
              </w:r>
              <w:r>
                <w:instrText>HYPERLINK "https://meteor.aihw.gov.au/RegistrationAuthority/12"</w:instrText>
              </w:r>
              <w:r>
                <w:fldChar w:fldCharType="separate"/>
              </w:r>
              <w:r>
                <w:rPr>
                  <w:rStyle w:val="Hyperlink"/>
                  <w:color w:val="244061"/>
                </w:rPr>
                <w:t>Health</w:t>
              </w:r>
              <w:r>
                <w:fldChar w:fldCharType="end"/>
              </w:r>
              <w:r>
                <w:rPr>
                  <w:rStyle w:val="row-content"/>
                  <w:color w:val="244061"/>
                </w:rPr>
                <w:t>, Superseded 23/05/2012</w:t>
              </w:r>
            </w:ins>
          </w:p>
        </w:tc>
      </w:tr>
      <w:tr w:rsidR="005107E8" w14:paraId="040A15ED" w14:textId="77777777">
        <w:trPr>
          <w:ins w:id="100" w:author="Comparison" w:date="2026-09-25T20:03:00Z" w16du:dateUtc="2026-09-26T00:03: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33F9425E" w14:textId="77777777" w:rsidR="005107E8" w:rsidRDefault="00832023">
            <w:pPr>
              <w:rPr>
                <w:ins w:id="101" w:author="Comparison" w:date="2026-09-25T20:03:00Z" w16du:dateUtc="2026-09-26T00:03:00Z"/>
              </w:rPr>
            </w:pPr>
            <w:ins w:id="102" w:author="Comparison" w:date="2026-09-25T20:03:00Z" w16du:dateUtc="2026-09-26T00:03:00Z">
              <w:r>
                <w:rPr>
                  <w:rStyle w:val="row-heading"/>
                </w:rPr>
                <w:t>Definition:</w:t>
              </w:r>
            </w:ins>
          </w:p>
        </w:tc>
        <w:tc>
          <w:tcPr>
            <w:tcW w:w="360" w:type="dxa"/>
            <w:tcBorders>
              <w:top w:val="none" w:sz="0" w:space="0" w:color="000000"/>
              <w:left w:val="none" w:sz="0" w:space="0" w:color="000000"/>
              <w:bottom w:val="none" w:sz="0" w:space="0" w:color="000000"/>
              <w:right w:val="none" w:sz="0" w:space="0" w:color="000000"/>
            </w:tcBorders>
          </w:tcPr>
          <w:p w14:paraId="7C73DD9F" w14:textId="77777777" w:rsidR="005107E8" w:rsidRDefault="00832023">
            <w:pPr>
              <w:rPr>
                <w:ins w:id="103" w:author="Comparison" w:date="2026-09-25T20:03:00Z" w16du:dateUtc="2026-09-26T00:03:00Z"/>
              </w:rPr>
            </w:pPr>
            <w:ins w:id="104" w:author="Comparison" w:date="2026-09-25T20:03:00Z" w16du:dateUtc="2026-09-26T00:03:00Z">
              <w:r>
                <w:rPr>
                  <w:rStyle w:val="row-content-rich-text"/>
                </w:rPr>
                <w:t>The amount of time, measured in minutes, between when a patient presents at an emergency department for an emergency department service episode, and when the non-admitted component of the emergency department service episode has concluded.</w:t>
              </w:r>
            </w:ins>
          </w:p>
        </w:tc>
      </w:tr>
      <w:tr w:rsidR="005107E8" w14:paraId="333962C0" w14:textId="77777777">
        <w:trPr>
          <w:ins w:id="105" w:author="Comparison" w:date="2026-09-25T20:03:00Z" w16du:dateUtc="2026-09-26T00:03: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3C9344C1" w14:textId="77777777" w:rsidR="005107E8" w:rsidRDefault="00832023">
            <w:pPr>
              <w:rPr>
                <w:ins w:id="106" w:author="Comparison" w:date="2026-09-25T20:03:00Z" w16du:dateUtc="2026-09-26T00:03:00Z"/>
              </w:rPr>
            </w:pPr>
            <w:ins w:id="107" w:author="Comparison" w:date="2026-09-25T20:03:00Z" w16du:dateUtc="2026-09-26T00:03:00Z">
              <w:r>
                <w:rPr>
                  <w:rStyle w:val="row-heading"/>
                </w:rPr>
                <w:t>Data Element Concept:</w:t>
              </w:r>
            </w:ins>
          </w:p>
        </w:tc>
        <w:tc>
          <w:tcPr>
            <w:tcW w:w="360" w:type="dxa"/>
            <w:tcBorders>
              <w:top w:val="none" w:sz="0" w:space="0" w:color="000000"/>
              <w:left w:val="none" w:sz="0" w:space="0" w:color="000000"/>
              <w:bottom w:val="none" w:sz="0" w:space="0" w:color="000000"/>
              <w:right w:val="none" w:sz="0" w:space="0" w:color="000000"/>
            </w:tcBorders>
          </w:tcPr>
          <w:p w14:paraId="78C185DD" w14:textId="77777777" w:rsidR="005107E8" w:rsidRDefault="00832023">
            <w:pPr>
              <w:rPr>
                <w:ins w:id="108" w:author="Comparison" w:date="2026-09-25T20:03:00Z" w16du:dateUtc="2026-09-26T00:03:00Z"/>
              </w:rPr>
            </w:pPr>
            <w:ins w:id="109" w:author="Comparison" w:date="2026-09-25T20:03:00Z" w16du:dateUtc="2026-09-26T00:03:00Z">
              <w:r>
                <w:fldChar w:fldCharType="begin"/>
              </w:r>
              <w:r>
                <w:instrText>HYPERLINK "https://meteor.aihw.gov.au/content/269819"</w:instrText>
              </w:r>
              <w:r>
                <w:fldChar w:fldCharType="separate"/>
              </w:r>
              <w:r>
                <w:rPr>
                  <w:rStyle w:val="Hyperlink"/>
                </w:rPr>
                <w:t>Non-admitted patient emergency department service episode</w:t>
              </w:r>
              <w:r>
                <w:rPr>
                  <w:rStyle w:val="Hyperlink"/>
                </w:rPr>
                <w:t>—</w:t>
              </w:r>
              <w:r>
                <w:rPr>
                  <w:rStyle w:val="Hyperlink"/>
                </w:rPr>
                <w:t>service episode length</w:t>
              </w:r>
              <w:r>
                <w:fldChar w:fldCharType="end"/>
              </w:r>
            </w:ins>
          </w:p>
        </w:tc>
      </w:tr>
      <w:tr w:rsidR="005107E8" w14:paraId="25EE5353" w14:textId="77777777">
        <w:trPr>
          <w:ins w:id="110" w:author="Comparison" w:date="2026-09-25T20:03:00Z" w16du:dateUtc="2026-09-26T00:03: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73FB18DC" w14:textId="77777777" w:rsidR="005107E8" w:rsidRDefault="00832023">
            <w:pPr>
              <w:rPr>
                <w:ins w:id="111" w:author="Comparison" w:date="2026-09-25T20:03:00Z" w16du:dateUtc="2026-09-26T00:03:00Z"/>
              </w:rPr>
            </w:pPr>
            <w:ins w:id="112" w:author="Comparison" w:date="2026-09-25T20:03:00Z" w16du:dateUtc="2026-09-26T00:03:00Z">
              <w:r>
                <w:rPr>
                  <w:rStyle w:val="row-heading"/>
                </w:rPr>
                <w:t>Value Domain:</w:t>
              </w:r>
            </w:ins>
          </w:p>
        </w:tc>
        <w:tc>
          <w:tcPr>
            <w:tcW w:w="360" w:type="dxa"/>
            <w:tcBorders>
              <w:top w:val="none" w:sz="0" w:space="0" w:color="000000"/>
              <w:left w:val="none" w:sz="0" w:space="0" w:color="000000"/>
              <w:bottom w:val="none" w:sz="0" w:space="0" w:color="000000"/>
              <w:right w:val="none" w:sz="0" w:space="0" w:color="000000"/>
            </w:tcBorders>
          </w:tcPr>
          <w:p w14:paraId="02F5ACAE" w14:textId="77777777" w:rsidR="005107E8" w:rsidRDefault="00832023">
            <w:pPr>
              <w:rPr>
                <w:ins w:id="113" w:author="Comparison" w:date="2026-09-25T20:03:00Z" w16du:dateUtc="2026-09-26T00:03:00Z"/>
              </w:rPr>
            </w:pPr>
            <w:ins w:id="114" w:author="Comparison" w:date="2026-09-25T20:03:00Z" w16du:dateUtc="2026-09-26T00:03:00Z">
              <w:r>
                <w:fldChar w:fldCharType="begin"/>
              </w:r>
              <w:r>
                <w:instrText>HYPERLINK "https://meteor.aihw.gov.au/content/270602"</w:instrText>
              </w:r>
              <w:r>
                <w:fldChar w:fldCharType="separate"/>
              </w:r>
              <w:r>
                <w:rPr>
                  <w:rStyle w:val="Hyperlink"/>
                </w:rPr>
                <w:t>Total minutes NNNNN</w:t>
              </w:r>
              <w:r>
                <w:fldChar w:fldCharType="end"/>
              </w:r>
            </w:ins>
          </w:p>
        </w:tc>
      </w:tr>
    </w:tbl>
    <w:p w14:paraId="3AFEE7B8" w14:textId="77777777" w:rsidR="00AD2CC0" w:rsidRPr="004B13A1" w:rsidRDefault="004B13A1" w:rsidP="00AD2CC0">
      <w:pPr>
        <w:pStyle w:val="BodyText"/>
        <w:rPr>
          <w:del w:id="115" w:author="Comparison" w:date="2026-09-25T20:03:00Z" w16du:dateUtc="2026-09-26T00:03:00Z"/>
          <w:rFonts w:ascii="Arial" w:hAnsi="Arial"/>
          <w:sz w:val="22"/>
          <w:szCs w:val="22"/>
        </w:rPr>
      </w:pPr>
      <w:del w:id="116" w:author="Comparison" w:date="2026-09-25T20:03:00Z" w16du:dateUtc="2026-09-26T00:03:00Z">
        <w:r w:rsidRPr="004B13A1">
          <w:rPr>
            <w:rFonts w:ascii="Arial" w:hAnsi="Arial"/>
            <w:sz w:val="22"/>
            <w:szCs w:val="22"/>
          </w:rPr>
          <w:delText>A self</w:delText>
        </w:r>
        <w:r w:rsidR="00AD2CC0" w:rsidRPr="004B13A1">
          <w:rPr>
            <w:rFonts w:ascii="Arial" w:hAnsi="Arial"/>
            <w:sz w:val="22"/>
            <w:szCs w:val="22"/>
          </w:rPr>
          <w:delText xml:space="preserve">-motivated and hard working person with experience in all aspects of Sales and Administration.  Able to use my own initiative and can work alone or as part of a team. Capable of managing and motivating other staff to achieve company objectives. An effective communicator at all levels with good problem solving skills. Computer literate.  I currently work on the property section on NCJ Media and deal on a daily basis with New Homes Developers and Estate Agents, presenting </w:delText>
        </w:r>
        <w:r w:rsidRPr="004B13A1">
          <w:rPr>
            <w:rFonts w:ascii="Arial" w:hAnsi="Arial"/>
            <w:sz w:val="22"/>
            <w:szCs w:val="22"/>
          </w:rPr>
          <w:delText>tailor-made</w:delText>
        </w:r>
        <w:r w:rsidR="00AD2CC0" w:rsidRPr="004B13A1">
          <w:rPr>
            <w:rFonts w:ascii="Arial" w:hAnsi="Arial"/>
            <w:sz w:val="22"/>
            <w:szCs w:val="22"/>
          </w:rPr>
          <w:delText xml:space="preserve"> packages to suit their business needs. Over the past few years the market has changed considerably and I now present and sell on a daily basis multi media advertising solutions the online side of the business is a very exciting part of my role as it delivers results for clients. Sales person of the Year 2012 </w:delText>
        </w:r>
        <w:r w:rsidR="00AB54C4" w:rsidRPr="004B13A1">
          <w:rPr>
            <w:rFonts w:ascii="Arial" w:hAnsi="Arial"/>
            <w:sz w:val="22"/>
            <w:szCs w:val="22"/>
          </w:rPr>
          <w:delText xml:space="preserve">and 2015, </w:delText>
        </w:r>
        <w:r w:rsidR="00AD2CC0" w:rsidRPr="004B13A1">
          <w:rPr>
            <w:rFonts w:ascii="Arial" w:hAnsi="Arial"/>
            <w:sz w:val="22"/>
            <w:szCs w:val="22"/>
          </w:rPr>
          <w:delText xml:space="preserve">Runner up in 2011, 2013 and 2014. Most of my working life has been spent at NCJ Media where I have experienced various roles, mostly around the customer service or sales side of the business. </w:delText>
        </w:r>
      </w:del>
    </w:p>
    <w:p w14:paraId="600C458C" w14:textId="77777777" w:rsidR="004666E3" w:rsidRPr="00AD2CC0" w:rsidRDefault="004666E3" w:rsidP="006F08C0">
      <w:pPr>
        <w:rPr>
          <w:del w:id="117" w:author="Comparison" w:date="2026-09-25T20:03:00Z" w16du:dateUtc="2026-09-26T00:03:00Z"/>
          <w:rFonts w:ascii="Arial" w:hAnsi="Arial" w:cs="Arial"/>
        </w:rPr>
      </w:pPr>
    </w:p>
    <w:p w14:paraId="51D5058B" w14:textId="77777777" w:rsidR="00314FA2" w:rsidRPr="0094514B" w:rsidRDefault="00314FA2" w:rsidP="00314FA2">
      <w:pPr>
        <w:pStyle w:val="titleparagraph"/>
        <w:rPr>
          <w:del w:id="118" w:author="Comparison" w:date="2026-09-25T20:03:00Z" w16du:dateUtc="2026-09-26T00:03:00Z"/>
          <w:rFonts w:ascii="Arial" w:hAnsi="Arial" w:cs="Arial"/>
          <w:color w:val="2E74B5" w:themeColor="accent1" w:themeShade="BF"/>
        </w:rPr>
      </w:pPr>
      <w:del w:id="119" w:author="Comparison" w:date="2026-09-25T20:03:00Z" w16du:dateUtc="2026-09-26T00:03:00Z">
        <w:r w:rsidRPr="0094514B">
          <w:rPr>
            <w:rFonts w:ascii="Arial" w:hAnsi="Arial" w:cs="Arial"/>
            <w:color w:val="2E74B5" w:themeColor="accent1" w:themeShade="BF"/>
          </w:rPr>
          <w:delText xml:space="preserve">Key Skills </w:delText>
        </w:r>
      </w:del>
    </w:p>
    <w:p w14:paraId="74427EBC" w14:textId="77777777" w:rsidR="00314FA2" w:rsidRDefault="00832023" w:rsidP="00314FA2">
      <w:pPr>
        <w:rPr>
          <w:rPrChange w:id="120" w:author="Comparison" w:date="2026-09-25T20:03:00Z" w16du:dateUtc="2026-09-26T00:03:00Z">
            <w:rPr>
              <w:rFonts w:ascii="Arial" w:hAnsi="Arial" w:cs="Arial"/>
            </w:rPr>
          </w:rPrChange>
        </w:rPr>
      </w:pPr>
      <w:del w:id="121" w:author="Comparison" w:date="2026-09-25T20:03:00Z" w16du:dateUtc="2026-09-26T00:03:00Z">
        <w:r>
          <w:rPr>
            <w:noProof/>
          </w:rPr>
        </w:r>
      </w:del>
      <w:r>
        <w:pict w14:anchorId="00680EE7">
          <v:rect id="Horizontal Line 2" o:spid="_x0000_s1030" style="width:451.3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" fillcolor="#2e75b6" stroked="f">
            <o:lock v:ext="edit" rotation="t" aspectratio="t" verticies="t" text="t" shapetype="t"/>
            <w10:anchorlock/>
          </v:rect>
        </w:pict>
      </w:r>
    </w:p>
    <w:tbl>
      <w:tblPr>
        <w:tblStyle w:val="TableGrid"/>
        <w:tblW w:w="5000" w:type="pct"/>
        <w:tblLayout w:type="fixed"/>
        <w:tblLook w:val="04A0" w:firstRow="1" w:lastRow="0" w:firstColumn="1" w:lastColumn="0" w:noHBand="0" w:noVBand="1"/>
        <w:tblPrChange w:id="122" w:author="Comparison" w:date="2026-09-25T20:03:00Z" w16du:dateUtc="2026-09-26T00:03:00Z">
          <w:tblPr>
            <w:tblW w:w="5000" w:type="pct"/>
            <w:shd w:val="clear" w:color="auto" w:fill="DFDFDF"/>
            <w:tblCellMar>
              <w:left w:w="0" w:type="dxa"/>
              <w:right w:w="0" w:type="dxa"/>
            </w:tblCellMar>
            <w:tblLook w:val="04A0" w:firstRow="1" w:lastRow="0" w:firstColumn="1" w:lastColumn="0" w:noHBand="0" w:noVBand="1"/>
          </w:tblPr>
        </w:tblPrChange>
      </w:tblPr>
      <w:tblGrid>
        <w:gridCol w:w="2614"/>
        <w:gridCol w:w="7842"/>
        <w:tblGridChange w:id="123">
          <w:tblGrid>
            <w:gridCol w:w="108"/>
            <w:gridCol w:w="2506"/>
            <w:gridCol w:w="6520"/>
            <w:gridCol w:w="1322"/>
          </w:tblGrid>
        </w:tblGridChange>
      </w:tblGrid>
      <w:tr w:rsidR="005D249C" w:rsidRPr="005D249C" w14:paraId="7BC43D24" w14:textId="77777777">
        <w:trPr>
          <w:trPrChange w:id="124" w:author="Comparison" w:date="2026-09-25T20:03:00Z" w16du:dateUtc="2026-09-26T00:03:00Z">
            <w:trPr>
              <w:gridBefore w:val="1"/>
              <w:gridAfter w:val="1"/>
            </w:trPr>
          </w:trPrChange>
        </w:trPr>
        <w:tc>
          <w:tcPr>
            <w:tcW w:w="1080" w:type="dxa"/>
            <w:gridSpan w:val="2"/>
            <w:tcBorders>
              <w:top w:val="none" w:sz="0" w:space="0" w:color="000000"/>
              <w:left w:val="none" w:sz="0" w:space="0" w:color="000000"/>
              <w:bottom w:val="none" w:sz="0" w:space="0" w:color="000000"/>
              <w:right w:val="none" w:sz="0" w:space="0" w:color="000000"/>
            </w:tcBorders>
            <w:tcPrChange w:id="125" w:author="Comparison" w:date="2026-09-25T20:03:00Z" w16du:dateUtc="2026-09-26T00:03:00Z">
              <w:tcPr>
                <w:tcW w:w="0" w:type="auto"/>
                <w:gridSpan w:val="2"/>
                <w:shd w:val="clear" w:color="auto" w:fill="DFDFDF"/>
                <w:vAlign w:val="center"/>
              </w:tcPr>
            </w:tcPrChange>
          </w:tcPr>
          <w:tbl>
            <w:tblPr>
              <w:tblW w:w="5000" w:type="pct"/>
              <w:jc w:val="center"/>
              <w:tblCellSpacing w:w="0" w:type="dxa"/>
              <w:tblCellMar>
                <w:left w:w="0" w:type="dxa"/>
                <w:right w:w="0" w:type="dxa"/>
              </w:tblCellMar>
              <w:tblLook w:val="04A0" w:firstRow="1" w:lastRow="0" w:firstColumn="1" w:lastColumn="0" w:noHBand="0" w:noVBand="1"/>
            </w:tblPr>
            <w:tblGrid>
              <w:gridCol w:w="10240"/>
            </w:tblGrid>
            <w:tr w:rsidR="005D249C" w:rsidRPr="005D249C" w14:paraId="5EA076ED" w14:textId="77777777">
              <w:trPr>
                <w:tblCellSpacing w:w="0" w:type="dxa"/>
                <w:jc w:val="center"/>
                <w:del w:id="126" w:author="Comparison" w:date="2026-09-25T20:03:00Z" w16du:dateUtc="2026-09-26T00:03:00Z"/>
              </w:trPr>
              <w:tc>
                <w:tcPr>
                  <w:tcW w:w="9026" w:type="dxa"/>
                  <w:vAlign w:val="center"/>
                  <w:hideMark/>
                </w:tcPr>
                <w:tbl>
                  <w:tblPr>
                    <w:tblW w:w="9000" w:type="dxa"/>
                    <w:jc w:val="center"/>
                    <w:tblCellSpacing w:w="0" w:type="dxa"/>
                    <w:tblCellMar>
                      <w:left w:w="0" w:type="dxa"/>
                      <w:right w:w="0" w:type="dxa"/>
                    </w:tblCellMar>
                    <w:tblLook w:val="04A0" w:firstRow="1" w:lastRow="0" w:firstColumn="1" w:lastColumn="0" w:noHBand="0" w:noVBand="1"/>
                  </w:tblPr>
                  <w:tblGrid>
                    <w:gridCol w:w="9000"/>
                  </w:tblGrid>
                  <w:tr w:rsidR="005D249C" w:rsidRPr="005D249C" w14:paraId="094B226C" w14:textId="77777777">
                    <w:trPr>
                      <w:tblCellSpacing w:w="0" w:type="dxa"/>
                      <w:jc w:val="center"/>
                      <w:del w:id="127" w:author="Comparison" w:date="2026-09-25T20:03:00Z" w16du:dateUtc="2026-09-26T00:03:00Z"/>
                    </w:trPr>
                    <w:tc>
                      <w:tcPr>
                        <w:tcW w:w="9000" w:type="dxa"/>
                        <w:vAlign w:val="center"/>
                        <w:hideMark/>
                      </w:tcPr>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00"/>
                        </w:tblGrid>
                        <w:tr w:rsidR="005D249C" w:rsidRPr="005D249C" w14:paraId="0CBFB0EF" w14:textId="77777777">
                          <w:trPr>
                            <w:tblCellSpacing w:w="0" w:type="dxa"/>
                            <w:del w:id="128" w:author="Comparison" w:date="2026-09-25T20:03:00Z" w16du:dateUtc="2026-09-26T00:03:00Z"/>
                          </w:trPr>
                          <w:tc>
                            <w:tcPr>
                              <w:tcW w:w="9000" w:type="dxa"/>
                              <w:shd w:val="clear" w:color="auto" w:fill="FFFFFF"/>
                              <w:vAlign w:val="center"/>
                              <w:hideMark/>
                            </w:tcPr>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00"/>
                              </w:tblGrid>
                              <w:tr w:rsidR="005D249C" w:rsidRPr="005D249C" w14:paraId="11F67B97" w14:textId="77777777">
                                <w:trPr>
                                  <w:tblCellSpacing w:w="0" w:type="dxa"/>
                                  <w:del w:id="129" w:author="Comparison" w:date="2026-09-25T20:03:00Z" w16du:dateUtc="2026-09-26T00:03:00Z"/>
                                </w:trPr>
                                <w:tc>
                                  <w:tcPr>
                                    <w:tcW w:w="9000" w:type="dxa"/>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9000"/>
                                    </w:tblGrid>
                                    <w:tr w:rsidR="005D249C" w:rsidRPr="005D249C" w14:paraId="4EA3A1F7" w14:textId="77777777">
                                      <w:trPr>
                                        <w:tblCellSpacing w:w="0" w:type="dxa"/>
                                        <w:del w:id="130" w:author="Comparison" w:date="2026-09-25T20:03:00Z" w16du:dateUtc="2026-09-26T00:03:00Z"/>
                                      </w:trPr>
                                      <w:tc>
                                        <w:tcPr>
                                          <w:tcW w:w="500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000"/>
                                          </w:tblGrid>
                                          <w:tr w:rsidR="005D249C" w:rsidRPr="005D249C" w14:paraId="16988B55" w14:textId="77777777">
                                            <w:trPr>
                                              <w:tblCellSpacing w:w="0" w:type="dxa"/>
                                              <w:del w:id="131" w:author="Comparison" w:date="2026-09-25T20:03:00Z" w16du:dateUtc="2026-09-26T00:03:00Z"/>
                                            </w:trPr>
                                            <w:tc>
                                              <w:tcPr>
                                                <w:tcW w:w="9000" w:type="dxa"/>
                                                <w:vAlign w:val="center"/>
                                                <w:hideMark/>
                                              </w:tcPr>
                                              <w:p w14:paraId="3604D8F3" w14:textId="77777777" w:rsidR="005D249C" w:rsidRPr="004B13A1" w:rsidRDefault="00832023" w:rsidP="005D249C">
                                                <w:pPr>
                                                  <w:pStyle w:val="ListParagraph"/>
                                                  <w:numPr>
                                                    <w:ilvl w:val="0"/>
                                                    <w:numId w:val="16"/>
                                                  </w:numPr>
                                                  <w:rPr>
                                                    <w:del w:id="132" w:author="Comparison" w:date="2026-09-25T20:03:00Z" w16du:dateUtc="2026-09-26T00:03:00Z"/>
                                                    <w:rFonts w:ascii="Arial" w:hAnsi="Arial" w:cs="Arial"/>
                                                    <w:color w:val="auto"/>
                                                    <w:sz w:val="22"/>
                                                    <w:szCs w:val="22"/>
                                                    <w:lang w:eastAsia="en-GB"/>
                                                  </w:rPr>
                                                </w:pPr>
                                                <w:ins w:id="133" w:author="Comparison" w:date="2026-09-25T20:03:00Z" w16du:dateUtc="2026-09-26T00:03:00Z">
                                                  <w:r>
                                                    <w:t>Value domain attributes</w:t>
                                                  </w:r>
                                                </w:ins>
                                                <w:del w:id="134" w:author="Comparison" w:date="2026-09-25T20:03:00Z" w16du:dateUtc="2026-09-26T00:03:00Z">
                                                  <w:r w:rsidR="00AD2CC0" w:rsidRPr="004B13A1">
                                                    <w:rPr>
                                                      <w:rFonts w:ascii="Arial" w:hAnsi="Arial" w:cs="Arial"/>
                                                      <w:color w:val="auto"/>
                                                      <w:sz w:val="22"/>
                                                      <w:szCs w:val="22"/>
                                                      <w:lang w:eastAsia="en-GB"/>
                                                    </w:rPr>
                                                    <w:delText>Organisational</w:delText>
                                                  </w:r>
                                                </w:del>
                                              </w:p>
                                              <w:p w14:paraId="7303B645" w14:textId="77777777" w:rsidR="005D249C" w:rsidRPr="004B13A1" w:rsidRDefault="005D249C" w:rsidP="005D249C">
                                                <w:pPr>
                                                  <w:pStyle w:val="ListParagraph"/>
                                                  <w:numPr>
                                                    <w:ilvl w:val="0"/>
                                                    <w:numId w:val="16"/>
                                                  </w:numPr>
                                                  <w:rPr>
                                                    <w:del w:id="135" w:author="Comparison" w:date="2026-09-25T20:03:00Z" w16du:dateUtc="2026-09-26T00:03:00Z"/>
                                                    <w:rFonts w:ascii="Arial" w:hAnsi="Arial" w:cs="Arial"/>
                                                    <w:color w:val="auto"/>
                                                    <w:sz w:val="22"/>
                                                    <w:szCs w:val="22"/>
                                                    <w:lang w:eastAsia="en-GB"/>
                                                  </w:rPr>
                                                </w:pPr>
                                                <w:del w:id="136" w:author="Comparison" w:date="2026-09-25T20:03:00Z" w16du:dateUtc="2026-09-26T00:03:00Z">
                                                  <w:r w:rsidRPr="004B13A1">
                                                    <w:rPr>
                                                      <w:rFonts w:ascii="Arial" w:hAnsi="Arial" w:cs="Arial"/>
                                                      <w:color w:val="auto"/>
                                                      <w:sz w:val="22"/>
                                                      <w:szCs w:val="22"/>
                                                      <w:lang w:eastAsia="en-GB"/>
                                                    </w:rPr>
                                                    <w:delText>Deal negotiation and Revenue generation</w:delText>
                                                  </w:r>
                                                </w:del>
                                              </w:p>
                                              <w:p w14:paraId="707466A8" w14:textId="77777777" w:rsidR="005D249C" w:rsidRPr="004B13A1" w:rsidRDefault="00AD2CC0" w:rsidP="005D249C">
                                                <w:pPr>
                                                  <w:pStyle w:val="ListParagraph"/>
                                                  <w:numPr>
                                                    <w:ilvl w:val="0"/>
                                                    <w:numId w:val="16"/>
                                                  </w:numPr>
                                                  <w:rPr>
                                                    <w:del w:id="137" w:author="Comparison" w:date="2026-09-25T20:03:00Z" w16du:dateUtc="2026-09-26T00:03:00Z"/>
                                                    <w:rFonts w:ascii="Arial" w:hAnsi="Arial" w:cs="Arial"/>
                                                    <w:color w:val="auto"/>
                                                    <w:sz w:val="22"/>
                                                    <w:szCs w:val="22"/>
                                                    <w:lang w:eastAsia="en-GB"/>
                                                  </w:rPr>
                                                </w:pPr>
                                                <w:del w:id="138" w:author="Comparison" w:date="2026-09-25T20:03:00Z" w16du:dateUtc="2026-09-26T00:03:00Z">
                                                  <w:r w:rsidRPr="004B13A1">
                                                    <w:rPr>
                                                      <w:rFonts w:ascii="Arial" w:hAnsi="Arial" w:cs="Arial"/>
                                                      <w:color w:val="auto"/>
                                                      <w:sz w:val="22"/>
                                                      <w:szCs w:val="22"/>
                                                      <w:lang w:eastAsia="en-GB"/>
                                                    </w:rPr>
                                                    <w:delText>Working to deadlines</w:delText>
                                                  </w:r>
                                                </w:del>
                                              </w:p>
                                              <w:p w14:paraId="3C9322F5" w14:textId="77777777" w:rsidR="005D249C" w:rsidRPr="004B13A1" w:rsidRDefault="005D249C" w:rsidP="005D249C">
                                                <w:pPr>
                                                  <w:pStyle w:val="ListParagraph"/>
                                                  <w:numPr>
                                                    <w:ilvl w:val="0"/>
                                                    <w:numId w:val="16"/>
                                                  </w:numPr>
                                                  <w:rPr>
                                                    <w:del w:id="139" w:author="Comparison" w:date="2026-09-25T20:03:00Z" w16du:dateUtc="2026-09-26T00:03:00Z"/>
                                                    <w:rFonts w:ascii="Arial" w:hAnsi="Arial" w:cs="Arial"/>
                                                    <w:color w:val="auto"/>
                                                    <w:sz w:val="22"/>
                                                    <w:szCs w:val="22"/>
                                                    <w:lang w:eastAsia="en-GB"/>
                                                  </w:rPr>
                                                </w:pPr>
                                                <w:del w:id="140" w:author="Comparison" w:date="2026-09-25T20:03:00Z" w16du:dateUtc="2026-09-26T00:03:00Z">
                                                  <w:r w:rsidRPr="004B13A1">
                                                    <w:rPr>
                                                      <w:rFonts w:ascii="Arial" w:hAnsi="Arial" w:cs="Arial"/>
                                                      <w:color w:val="auto"/>
                                                      <w:sz w:val="22"/>
                                                      <w:szCs w:val="22"/>
                                                      <w:lang w:eastAsia="en-GB"/>
                                                    </w:rPr>
                                                    <w:delText>Marketing promotion and social media Executive level event coordination</w:delText>
                                                  </w:r>
                                                </w:del>
                                              </w:p>
                                              <w:p w14:paraId="73B0E871" w14:textId="77777777" w:rsidR="005D249C" w:rsidRPr="004B13A1" w:rsidRDefault="005D249C" w:rsidP="005D249C">
                                                <w:pPr>
                                                  <w:pStyle w:val="ListParagraph"/>
                                                  <w:numPr>
                                                    <w:ilvl w:val="0"/>
                                                    <w:numId w:val="16"/>
                                                  </w:numPr>
                                                  <w:rPr>
                                                    <w:del w:id="141" w:author="Comparison" w:date="2026-09-25T20:03:00Z" w16du:dateUtc="2026-09-26T00:03:00Z"/>
                                                    <w:rFonts w:ascii="Arial" w:hAnsi="Arial" w:cs="Arial"/>
                                                    <w:color w:val="auto"/>
                                                    <w:sz w:val="22"/>
                                                    <w:szCs w:val="22"/>
                                                    <w:lang w:eastAsia="en-GB"/>
                                                  </w:rPr>
                                                </w:pPr>
                                                <w:del w:id="142" w:author="Comparison" w:date="2026-09-25T20:03:00Z" w16du:dateUtc="2026-09-26T00:03:00Z">
                                                  <w:r w:rsidRPr="004B13A1">
                                                    <w:rPr>
                                                      <w:rFonts w:ascii="Arial" w:hAnsi="Arial" w:cs="Arial"/>
                                                      <w:color w:val="auto"/>
                                                      <w:sz w:val="22"/>
                                                      <w:szCs w:val="22"/>
                                                      <w:lang w:eastAsia="en-GB"/>
                                                    </w:rPr>
                                                    <w:delText>Strong awareness of digital database and CRM</w:delText>
                                                  </w:r>
                                                </w:del>
                                              </w:p>
                                              <w:p w14:paraId="64D23647" w14:textId="77777777" w:rsidR="00AD2CC0" w:rsidRPr="004B13A1" w:rsidRDefault="005D249C" w:rsidP="00AD2CC0">
                                                <w:pPr>
                                                  <w:pStyle w:val="ListParagraph"/>
                                                  <w:numPr>
                                                    <w:ilvl w:val="0"/>
                                                    <w:numId w:val="16"/>
                                                  </w:numPr>
                                                  <w:rPr>
                                                    <w:del w:id="143" w:author="Comparison" w:date="2026-09-25T20:03:00Z" w16du:dateUtc="2026-09-26T00:03:00Z"/>
                                                    <w:rFonts w:ascii="Arial" w:hAnsi="Arial" w:cs="Arial"/>
                                                    <w:color w:val="auto"/>
                                                    <w:sz w:val="22"/>
                                                    <w:szCs w:val="22"/>
                                                    <w:lang w:eastAsia="en-GB"/>
                                                  </w:rPr>
                                                </w:pPr>
                                                <w:del w:id="144" w:author="Comparison" w:date="2026-09-25T20:03:00Z" w16du:dateUtc="2026-09-26T00:03:00Z">
                                                  <w:r w:rsidRPr="004B13A1">
                                                    <w:rPr>
                                                      <w:rFonts w:ascii="Arial" w:hAnsi="Arial" w:cs="Arial"/>
                                                      <w:color w:val="auto"/>
                                                      <w:sz w:val="22"/>
                                                      <w:szCs w:val="22"/>
                                                      <w:lang w:eastAsia="en-GB"/>
                                                    </w:rPr>
                                                    <w:delText xml:space="preserve">Negotiating </w:delText>
                                                  </w:r>
                                                </w:del>
                                              </w:p>
                                              <w:p w14:paraId="6F792BF7" w14:textId="77777777" w:rsidR="005D249C" w:rsidRPr="005D249C" w:rsidRDefault="004B13A1" w:rsidP="00AD2CC0">
                                                <w:pPr>
                                                  <w:pStyle w:val="ListParagraph"/>
                                                  <w:numPr>
                                                    <w:ilvl w:val="0"/>
                                                    <w:numId w:val="16"/>
                                                  </w:numPr>
                                                  <w:rPr>
                                                    <w:del w:id="145" w:author="Comparison" w:date="2026-09-25T20:03:00Z" w16du:dateUtc="2026-09-26T00:03:00Z"/>
                                                    <w:rFonts w:ascii="Arial" w:hAnsi="Arial" w:cs="Arial"/>
                                                    <w:color w:val="auto"/>
                                                    <w:sz w:val="21"/>
                                                    <w:szCs w:val="21"/>
                                                    <w:lang w:eastAsia="en-GB"/>
                                                  </w:rPr>
                                                </w:pPr>
                                                <w:del w:id="146" w:author="Comparison" w:date="2026-09-25T20:03:00Z" w16du:dateUtc="2026-09-26T00:03:00Z">
                                                  <w:r w:rsidRPr="004B13A1">
                                                    <w:rPr>
                                                      <w:rFonts w:ascii="Arial" w:hAnsi="Arial" w:cs="Arial"/>
                                                      <w:color w:val="auto"/>
                                                      <w:sz w:val="22"/>
                                                      <w:szCs w:val="22"/>
                                                      <w:lang w:eastAsia="en-GB"/>
                                                    </w:rPr>
                                                    <w:delText>Tenacious</w:delText>
                                                  </w:r>
                                                  <w:r w:rsidR="005D249C" w:rsidRPr="004B13A1">
                                                    <w:rPr>
                                                      <w:rFonts w:ascii="Arial" w:hAnsi="Arial" w:cs="Arial"/>
                                                      <w:color w:val="auto"/>
                                                      <w:sz w:val="22"/>
                                                      <w:szCs w:val="22"/>
                                                      <w:lang w:eastAsia="en-GB"/>
                                                    </w:rPr>
                                                    <w:br/>
                                                  </w:r>
                                                </w:del>
                                              </w:p>
                                            </w:tc>
                                          </w:tr>
                                        </w:tbl>
                                        <w:p w14:paraId="7526053B" w14:textId="77777777" w:rsidR="005D249C" w:rsidRPr="005D249C" w:rsidRDefault="005D249C" w:rsidP="005D249C">
                                          <w:pPr>
                                            <w:rPr>
                                              <w:del w:id="147" w:author="Comparison" w:date="2026-09-25T20:03:00Z" w16du:dateUtc="2026-09-26T00:03:00Z"/>
                                              <w:rFonts w:ascii="Arial" w:eastAsia="Times New Roman" w:hAnsi="Arial" w:cs="Arial"/>
                                              <w:color w:val="auto"/>
                                              <w:sz w:val="24"/>
                                              <w:lang w:eastAsia="en-GB"/>
                                            </w:rPr>
                                          </w:pPr>
                                        </w:p>
                                      </w:tc>
                                    </w:tr>
                                  </w:tbl>
                                  <w:p w14:paraId="76897265" w14:textId="77777777" w:rsidR="005D249C" w:rsidRPr="005D249C" w:rsidRDefault="005D249C" w:rsidP="005D249C">
                                    <w:pPr>
                                      <w:rPr>
                                        <w:del w:id="148" w:author="Comparison" w:date="2026-09-25T20:03:00Z" w16du:dateUtc="2026-09-26T00:03:00Z"/>
                                        <w:rFonts w:ascii="Arial" w:eastAsia="Times New Roman" w:hAnsi="Arial" w:cs="Arial"/>
                                        <w:color w:val="auto"/>
                                        <w:sz w:val="24"/>
                                        <w:lang w:eastAsia="en-GB"/>
                                      </w:rPr>
                                    </w:pPr>
                                  </w:p>
                                </w:tc>
                              </w:tr>
                            </w:tbl>
                            <w:p w14:paraId="37EFFCBD" w14:textId="77777777" w:rsidR="005D249C" w:rsidRPr="005D249C" w:rsidRDefault="005D249C" w:rsidP="005D249C">
                              <w:pPr>
                                <w:rPr>
                                  <w:del w:id="149" w:author="Comparison" w:date="2026-09-25T20:03:00Z" w16du:dateUtc="2026-09-26T00:03:00Z"/>
                                  <w:rFonts w:ascii="Arial" w:eastAsia="Times New Roman" w:hAnsi="Arial" w:cs="Arial"/>
                                  <w:color w:val="auto"/>
                                  <w:sz w:val="24"/>
                                  <w:lang w:eastAsia="en-GB"/>
                                </w:rPr>
                              </w:pPr>
                            </w:p>
                          </w:tc>
                        </w:tr>
                      </w:tbl>
                      <w:p w14:paraId="30F3853C" w14:textId="77777777" w:rsidR="005D249C" w:rsidRPr="005D249C" w:rsidRDefault="005D249C" w:rsidP="005D249C">
                        <w:pPr>
                          <w:rPr>
                            <w:del w:id="150" w:author="Comparison" w:date="2026-09-25T20:03:00Z" w16du:dateUtc="2026-09-26T00:03:00Z"/>
                            <w:rFonts w:ascii="Helvetica" w:eastAsia="Times New Roman" w:hAnsi="Helvetica" w:cs="Times New Roman"/>
                            <w:color w:val="auto"/>
                            <w:sz w:val="24"/>
                            <w:lang w:eastAsia="en-GB"/>
                          </w:rPr>
                        </w:pPr>
                      </w:p>
                    </w:tc>
                  </w:tr>
                </w:tbl>
                <w:p w14:paraId="2274319F" w14:textId="77777777" w:rsidR="005D249C" w:rsidRPr="005D249C" w:rsidRDefault="005D249C" w:rsidP="005D249C">
                  <w:pPr>
                    <w:rPr>
                      <w:del w:id="151" w:author="Comparison" w:date="2026-09-25T20:03:00Z" w16du:dateUtc="2026-09-26T00:03:00Z"/>
                      <w:rFonts w:ascii="Arial" w:eastAsia="Times New Roman" w:hAnsi="Arial" w:cs="Arial"/>
                      <w:color w:val="auto"/>
                      <w:sz w:val="24"/>
                      <w:lang w:eastAsia="en-GB"/>
                    </w:rPr>
                  </w:pPr>
                </w:p>
              </w:tc>
            </w:tr>
          </w:tbl>
          <w:p w14:paraId="4CFF5DF4" w14:textId="77777777" w:rsidR="005D249C" w:rsidRDefault="005D249C">
            <w:pPr>
              <w:pStyle w:val="Heading2"/>
              <w:pBdr>
                <w:bottom w:val="single" w:sz="0" w:space="0" w:color="auto"/>
              </w:pBdr>
              <w:rPr>
                <w:rPrChange w:id="152" w:author="Comparison" w:date="2026-09-25T20:03:00Z" w16du:dateUtc="2026-09-26T00:03:00Z">
                  <w:rPr>
                    <w:rFonts w:ascii="Arial" w:eastAsia="Times New Roman" w:hAnsi="Arial" w:cs="Arial"/>
                    <w:color w:val="auto"/>
                    <w:sz w:val="24"/>
                    <w:szCs w:val="24"/>
                    <w:lang w:eastAsia="en-GB"/>
                  </w:rPr>
                </w:rPrChange>
              </w:rPr>
              <w:pPrChange w:id="153" w:author="Comparison" w:date="2026-09-25T20:03:00Z" w16du:dateUtc="2026-09-26T00:03:00Z">
                <w:pPr>
                  <w:jc w:val="left"/>
                </w:pPr>
              </w:pPrChange>
            </w:pPr>
          </w:p>
        </w:tc>
      </w:tr>
      <w:tr w:rsidR="005107E8" w14:paraId="3AF53B9A" w14:textId="77777777">
        <w:trPr>
          <w:ins w:id="154" w:author="Comparison" w:date="2026-09-25T20:03:00Z" w16du:dateUtc="2026-09-26T00:03:00Z"/>
        </w:trPr>
        <w:tc>
          <w:tcPr>
            <w:tcW w:w="1080" w:type="dxa"/>
            <w:gridSpan w:val="2"/>
            <w:tcBorders>
              <w:top w:val="none" w:sz="0" w:space="0" w:color="000000"/>
              <w:left w:val="none" w:sz="0" w:space="0" w:color="000000"/>
              <w:bottom w:val="none" w:sz="0" w:space="0" w:color="000000"/>
              <w:right w:val="none" w:sz="0" w:space="0" w:color="000000"/>
            </w:tcBorders>
            <w:tcMar>
              <w:top w:w="200" w:type="dxa"/>
              <w:bottom w:w="100" w:type="dxa"/>
            </w:tcMar>
          </w:tcPr>
          <w:p w14:paraId="361E1415" w14:textId="77777777" w:rsidR="005107E8" w:rsidRDefault="00832023">
            <w:pPr>
              <w:pStyle w:val="Heading3"/>
              <w:rPr>
                <w:ins w:id="155" w:author="Comparison" w:date="2026-09-25T20:03:00Z" w16du:dateUtc="2026-09-26T00:03:00Z"/>
              </w:rPr>
            </w:pPr>
            <w:ins w:id="156" w:author="Comparison" w:date="2026-09-25T20:03:00Z" w16du:dateUtc="2026-09-26T00:03:00Z">
              <w:r>
                <w:t>Representational attributes</w:t>
              </w:r>
            </w:ins>
          </w:p>
        </w:tc>
      </w:tr>
      <w:tr w:rsidR="005107E8" w14:paraId="36F5DEA3" w14:textId="77777777">
        <w:trPr>
          <w:ins w:id="157" w:author="Comparison" w:date="2026-09-25T20:03:00Z" w16du:dateUtc="2026-09-26T00:03: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046CD976" w14:textId="77777777" w:rsidR="005107E8" w:rsidRDefault="00832023">
            <w:pPr>
              <w:rPr>
                <w:ins w:id="158" w:author="Comparison" w:date="2026-09-25T20:03:00Z" w16du:dateUtc="2026-09-26T00:03:00Z"/>
              </w:rPr>
            </w:pPr>
            <w:ins w:id="159" w:author="Comparison" w:date="2026-09-25T20:03:00Z" w16du:dateUtc="2026-09-26T00:03:00Z">
              <w:r>
                <w:rPr>
                  <w:rStyle w:val="row-heading"/>
                </w:rPr>
                <w:t>Representation class:</w:t>
              </w:r>
            </w:ins>
          </w:p>
        </w:tc>
        <w:tc>
          <w:tcPr>
            <w:tcW w:w="3750" w:type="pct"/>
            <w:tcBorders>
              <w:top w:val="none" w:sz="0" w:space="0" w:color="000000"/>
              <w:left w:val="none" w:sz="0" w:space="0" w:color="000000"/>
              <w:bottom w:val="none" w:sz="0" w:space="0" w:color="000000"/>
              <w:right w:val="none" w:sz="0" w:space="0" w:color="000000"/>
            </w:tcBorders>
            <w:tcMar>
              <w:top w:w="100" w:type="dxa"/>
              <w:bottom w:w="100" w:type="dxa"/>
            </w:tcMar>
          </w:tcPr>
          <w:p w14:paraId="5EDF48BA" w14:textId="77777777" w:rsidR="005107E8" w:rsidRDefault="00832023">
            <w:pPr>
              <w:rPr>
                <w:ins w:id="160" w:author="Comparison" w:date="2026-09-25T20:03:00Z" w16du:dateUtc="2026-09-26T00:03:00Z"/>
              </w:rPr>
            </w:pPr>
            <w:ins w:id="161" w:author="Comparison" w:date="2026-09-25T20:03:00Z" w16du:dateUtc="2026-09-26T00:03:00Z">
              <w:r>
                <w:rPr>
                  <w:rStyle w:val="row-content"/>
                </w:rPr>
                <w:t>Total</w:t>
              </w:r>
            </w:ins>
          </w:p>
        </w:tc>
      </w:tr>
      <w:tr w:rsidR="005107E8" w14:paraId="28FEDB7B" w14:textId="77777777">
        <w:trPr>
          <w:ins w:id="162" w:author="Comparison" w:date="2026-09-25T20:03:00Z" w16du:dateUtc="2026-09-26T00:03: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71EE899D" w14:textId="77777777" w:rsidR="005107E8" w:rsidRDefault="00832023">
            <w:pPr>
              <w:rPr>
                <w:ins w:id="163" w:author="Comparison" w:date="2026-09-25T20:03:00Z" w16du:dateUtc="2026-09-26T00:03:00Z"/>
              </w:rPr>
            </w:pPr>
            <w:ins w:id="164" w:author="Comparison" w:date="2026-09-25T20:03:00Z" w16du:dateUtc="2026-09-26T00:03:00Z">
              <w:r>
                <w:rPr>
                  <w:rStyle w:val="row-heading"/>
                </w:rPr>
                <w:t>Data type:</w:t>
              </w:r>
            </w:ins>
          </w:p>
        </w:tc>
        <w:tc>
          <w:tcPr>
            <w:tcW w:w="3750" w:type="pct"/>
            <w:tcBorders>
              <w:top w:val="none" w:sz="0" w:space="0" w:color="000000"/>
              <w:left w:val="none" w:sz="0" w:space="0" w:color="000000"/>
              <w:bottom w:val="none" w:sz="0" w:space="0" w:color="000000"/>
              <w:right w:val="none" w:sz="0" w:space="0" w:color="000000"/>
            </w:tcBorders>
            <w:tcMar>
              <w:top w:w="100" w:type="dxa"/>
              <w:bottom w:w="100" w:type="dxa"/>
            </w:tcMar>
          </w:tcPr>
          <w:p w14:paraId="672246B1" w14:textId="77777777" w:rsidR="005107E8" w:rsidRDefault="00832023">
            <w:pPr>
              <w:rPr>
                <w:ins w:id="165" w:author="Comparison" w:date="2026-09-25T20:03:00Z" w16du:dateUtc="2026-09-26T00:03:00Z"/>
              </w:rPr>
            </w:pPr>
            <w:ins w:id="166" w:author="Comparison" w:date="2026-09-25T20:03:00Z" w16du:dateUtc="2026-09-26T00:03:00Z">
              <w:r>
                <w:rPr>
                  <w:rStyle w:val="row-content"/>
                </w:rPr>
                <w:t>Number</w:t>
              </w:r>
            </w:ins>
          </w:p>
        </w:tc>
      </w:tr>
      <w:tr w:rsidR="005107E8" w14:paraId="6B2BC024" w14:textId="77777777">
        <w:trPr>
          <w:ins w:id="167" w:author="Comparison" w:date="2026-09-25T20:03:00Z" w16du:dateUtc="2026-09-26T00:03: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384444A8" w14:textId="77777777" w:rsidR="005107E8" w:rsidRDefault="00832023">
            <w:pPr>
              <w:rPr>
                <w:ins w:id="168" w:author="Comparison" w:date="2026-09-25T20:03:00Z" w16du:dateUtc="2026-09-26T00:03:00Z"/>
              </w:rPr>
            </w:pPr>
            <w:ins w:id="169" w:author="Comparison" w:date="2026-09-25T20:03:00Z" w16du:dateUtc="2026-09-26T00:03:00Z">
              <w:r>
                <w:rPr>
                  <w:rStyle w:val="row-heading"/>
                </w:rPr>
                <w:t>Format:</w:t>
              </w:r>
            </w:ins>
          </w:p>
        </w:tc>
        <w:tc>
          <w:tcPr>
            <w:tcW w:w="3750" w:type="pct"/>
            <w:tcBorders>
              <w:top w:val="none" w:sz="0" w:space="0" w:color="000000"/>
              <w:left w:val="none" w:sz="0" w:space="0" w:color="000000"/>
              <w:bottom w:val="none" w:sz="0" w:space="0" w:color="000000"/>
              <w:right w:val="none" w:sz="0" w:space="0" w:color="000000"/>
            </w:tcBorders>
            <w:tcMar>
              <w:top w:w="100" w:type="dxa"/>
              <w:bottom w:w="100" w:type="dxa"/>
            </w:tcMar>
          </w:tcPr>
          <w:p w14:paraId="2E0AB0C2" w14:textId="77777777" w:rsidR="005107E8" w:rsidRDefault="00832023">
            <w:pPr>
              <w:rPr>
                <w:ins w:id="170" w:author="Comparison" w:date="2026-09-25T20:03:00Z" w16du:dateUtc="2026-09-26T00:03:00Z"/>
              </w:rPr>
            </w:pPr>
            <w:ins w:id="171" w:author="Comparison" w:date="2026-09-25T20:03:00Z" w16du:dateUtc="2026-09-26T00:03:00Z">
              <w:r>
                <w:rPr>
                  <w:rStyle w:val="row-content"/>
                </w:rPr>
                <w:t>NNNNN</w:t>
              </w:r>
            </w:ins>
          </w:p>
        </w:tc>
      </w:tr>
      <w:tr w:rsidR="005107E8" w14:paraId="2145CCDF" w14:textId="77777777">
        <w:trPr>
          <w:ins w:id="172" w:author="Comparison" w:date="2026-09-25T20:03:00Z" w16du:dateUtc="2026-09-26T00:03: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2D34802F" w14:textId="77777777" w:rsidR="005107E8" w:rsidRDefault="00832023">
            <w:pPr>
              <w:rPr>
                <w:ins w:id="173" w:author="Comparison" w:date="2026-09-25T20:03:00Z" w16du:dateUtc="2026-09-26T00:03:00Z"/>
              </w:rPr>
            </w:pPr>
            <w:ins w:id="174" w:author="Comparison" w:date="2026-09-25T20:03:00Z" w16du:dateUtc="2026-09-26T00:03:00Z">
              <w:r>
                <w:rPr>
                  <w:rStyle w:val="row-heading"/>
                </w:rPr>
                <w:t>Maximum character length:</w:t>
              </w:r>
            </w:ins>
          </w:p>
        </w:tc>
        <w:tc>
          <w:tcPr>
            <w:tcW w:w="3750" w:type="pct"/>
            <w:tcBorders>
              <w:top w:val="none" w:sz="0" w:space="0" w:color="000000"/>
              <w:left w:val="none" w:sz="0" w:space="0" w:color="000000"/>
              <w:bottom w:val="none" w:sz="0" w:space="0" w:color="000000"/>
              <w:right w:val="none" w:sz="0" w:space="0" w:color="000000"/>
            </w:tcBorders>
            <w:tcMar>
              <w:top w:w="100" w:type="dxa"/>
              <w:bottom w:w="100" w:type="dxa"/>
            </w:tcMar>
          </w:tcPr>
          <w:p w14:paraId="52264584" w14:textId="77777777" w:rsidR="005107E8" w:rsidRDefault="00832023">
            <w:pPr>
              <w:rPr>
                <w:ins w:id="175" w:author="Comparison" w:date="2026-09-25T20:03:00Z" w16du:dateUtc="2026-09-26T00:03:00Z"/>
              </w:rPr>
            </w:pPr>
            <w:ins w:id="176" w:author="Comparison" w:date="2026-09-25T20:03:00Z" w16du:dateUtc="2026-09-26T00:03:00Z">
              <w:r>
                <w:rPr>
                  <w:rStyle w:val="row-content"/>
                </w:rPr>
                <w:t>5</w:t>
              </w:r>
            </w:ins>
          </w:p>
        </w:tc>
      </w:tr>
      <w:tr w:rsidR="005107E8" w14:paraId="708E3DDB" w14:textId="77777777">
        <w:trPr>
          <w:ins w:id="177" w:author="Comparison" w:date="2026-09-25T20:03:00Z" w16du:dateUtc="2026-09-26T00:03: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5D776C57" w14:textId="77777777" w:rsidR="005107E8" w:rsidRDefault="00832023">
            <w:pPr>
              <w:rPr>
                <w:ins w:id="178" w:author="Comparison" w:date="2026-09-25T20:03:00Z" w16du:dateUtc="2026-09-26T00:03:00Z"/>
              </w:rPr>
            </w:pPr>
            <w:ins w:id="179" w:author="Comparison" w:date="2026-09-25T20:03:00Z" w16du:dateUtc="2026-09-26T00:03:00Z">
              <w:r>
                <w:rPr>
                  <w:rStyle w:val="row-heading"/>
                </w:rPr>
                <w:t>Unit of measure:</w:t>
              </w:r>
            </w:ins>
          </w:p>
        </w:tc>
        <w:tc>
          <w:tcPr>
            <w:tcW w:w="3750" w:type="pct"/>
            <w:tcBorders>
              <w:top w:val="none" w:sz="0" w:space="0" w:color="000000"/>
              <w:left w:val="none" w:sz="0" w:space="0" w:color="000000"/>
              <w:bottom w:val="none" w:sz="0" w:space="0" w:color="000000"/>
              <w:right w:val="none" w:sz="0" w:space="0" w:color="000000"/>
            </w:tcBorders>
            <w:tcMar>
              <w:top w:w="100" w:type="dxa"/>
              <w:bottom w:w="100" w:type="dxa"/>
            </w:tcMar>
          </w:tcPr>
          <w:p w14:paraId="49843912" w14:textId="77777777" w:rsidR="005107E8" w:rsidRDefault="00832023">
            <w:pPr>
              <w:rPr>
                <w:ins w:id="180" w:author="Comparison" w:date="2026-09-25T20:03:00Z" w16du:dateUtc="2026-09-26T00:03:00Z"/>
              </w:rPr>
            </w:pPr>
            <w:ins w:id="181" w:author="Comparison" w:date="2026-09-25T20:03:00Z" w16du:dateUtc="2026-09-26T00:03:00Z">
              <w:r>
                <w:rPr>
                  <w:rStyle w:val="row-content"/>
                </w:rPr>
                <w:t>Minute (m)</w:t>
              </w:r>
            </w:ins>
          </w:p>
        </w:tc>
      </w:tr>
    </w:tbl>
    <w:p w14:paraId="326A96AC" w14:textId="77777777" w:rsidR="00BB1992" w:rsidRDefault="00BB1992">
      <w:pPr>
        <w:rPr>
          <w:rPrChange w:id="182" w:author="Comparison" w:date="2026-09-25T20:03:00Z" w16du:dateUtc="2026-09-26T00:03:00Z">
            <w:rPr>
              <w:rFonts w:ascii="Arial" w:hAnsi="Arial" w:cs="Arial"/>
              <w:lang w:eastAsia="en-GB"/>
            </w:rPr>
          </w:rPrChange>
        </w:rPr>
        <w:pPrChange w:id="183" w:author="Comparison" w:date="2026-09-25T20:03:00Z" w16du:dateUtc="2026-09-26T00:03:00Z">
          <w:pPr>
            <w:pStyle w:val="liste"/>
            <w:numPr>
              <w:numId w:val="0"/>
            </w:numPr>
            <w:ind w:left="0" w:firstLine="0"/>
          </w:pPr>
        </w:pPrChange>
      </w:pPr>
    </w:p>
    <w:p w14:paraId="3E23236B" w14:textId="77777777" w:rsidR="001867A4" w:rsidRPr="0094514B" w:rsidRDefault="004666E3" w:rsidP="00DD0D46">
      <w:pPr>
        <w:pStyle w:val="titleparagraph"/>
        <w:rPr>
          <w:del w:id="184" w:author="Comparison" w:date="2026-09-25T20:03:00Z" w16du:dateUtc="2026-09-26T00:03:00Z"/>
          <w:rFonts w:ascii="Arial" w:eastAsia="Times New Roman" w:hAnsi="Arial" w:cs="Arial"/>
        </w:rPr>
      </w:pPr>
      <w:del w:id="185" w:author="Comparison" w:date="2026-09-25T20:03:00Z" w16du:dateUtc="2026-09-26T00:03:00Z">
        <w:r w:rsidRPr="0094514B">
          <w:rPr>
            <w:rFonts w:ascii="Arial" w:eastAsia="Times New Roman" w:hAnsi="Arial" w:cs="Arial"/>
          </w:rPr>
          <w:delText>Employment History</w:delText>
        </w:r>
      </w:del>
    </w:p>
    <w:p w14:paraId="65129F07" w14:textId="77777777" w:rsidR="00531C0C" w:rsidRPr="0094514B" w:rsidRDefault="00832023" w:rsidP="001867A4">
      <w:pPr>
        <w:rPr>
          <w:del w:id="186" w:author="Comparison" w:date="2026-09-25T20:03:00Z" w16du:dateUtc="2026-09-26T00:03:00Z"/>
          <w:rFonts w:ascii="Arial" w:hAnsi="Arial" w:cs="Arial"/>
        </w:rPr>
      </w:pPr>
      <w:del w:id="187" w:author="Comparison" w:date="2026-09-25T20:03:00Z" w16du:dateUtc="2026-09-26T00:03:00Z">
        <w:r>
          <w:rPr>
            <w:noProof/>
          </w:rPr>
        </w:r>
      </w:del>
      <w:r>
        <w:pict w14:anchorId="3CBA3FE5">
          <v:rect id="Horizontal Line 3" o:spid="_x0000_s1029" style="width:451.3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" fillcolor="#599ad1" stroked="f">
            <o:lock v:ext="edit" rotation="t" aspectratio="t" verticies="t" text="t" shapetype="t"/>
            <w10:anchorlock/>
          </v:rect>
        </w:pict>
      </w:r>
    </w:p>
    <w:p w14:paraId="166BC39C" w14:textId="77777777" w:rsidR="001867A4" w:rsidRPr="0094514B" w:rsidRDefault="001867A4" w:rsidP="00E749DB">
      <w:pPr>
        <w:pStyle w:val="NoSpacing"/>
        <w:rPr>
          <w:del w:id="188" w:author="Comparison" w:date="2026-09-25T20:03:00Z" w16du:dateUtc="2026-09-26T00:03:00Z"/>
          <w:rFonts w:ascii="Arial" w:hAnsi="Arial" w:cs="Arial"/>
          <w:lang w:eastAsia="en-GB"/>
        </w:rPr>
      </w:pPr>
    </w:p>
    <w:p w14:paraId="3F3BF902" w14:textId="77777777" w:rsidR="001867A4" w:rsidRPr="00986021" w:rsidRDefault="00AD2CC0" w:rsidP="00DD0D46">
      <w:pPr>
        <w:pStyle w:val="schoolname1"/>
        <w:rPr>
          <w:del w:id="189" w:author="Comparison" w:date="2026-09-25T20:03:00Z" w16du:dateUtc="2026-09-26T00:03:00Z"/>
          <w:rFonts w:ascii="Arial" w:hAnsi="Arial" w:cs="Arial"/>
          <w:szCs w:val="24"/>
        </w:rPr>
      </w:pPr>
      <w:del w:id="190" w:author="Comparison" w:date="2026-09-25T20:03:00Z" w16du:dateUtc="2026-09-26T00:03:00Z">
        <w:r>
          <w:rPr>
            <w:rFonts w:ascii="Arial" w:hAnsi="Arial" w:cs="Arial"/>
            <w:szCs w:val="24"/>
          </w:rPr>
          <w:delText>Senior Sales Executive</w:delText>
        </w:r>
        <w:r w:rsidR="00C515B0" w:rsidRPr="00986021">
          <w:rPr>
            <w:rFonts w:ascii="Arial" w:hAnsi="Arial" w:cs="Arial"/>
            <w:szCs w:val="24"/>
          </w:rPr>
          <w:delText xml:space="preserve">, </w:delText>
        </w:r>
        <w:r>
          <w:rPr>
            <w:rFonts w:ascii="Arial" w:hAnsi="Arial" w:cs="Arial"/>
            <w:szCs w:val="24"/>
          </w:rPr>
          <w:delText>NCJMedia</w:delText>
        </w:r>
        <w:r w:rsidR="00C515B0" w:rsidRPr="00986021">
          <w:rPr>
            <w:rFonts w:ascii="Arial" w:hAnsi="Arial" w:cs="Arial"/>
            <w:szCs w:val="24"/>
          </w:rPr>
          <w:delText>, Tyne &amp; Wear</w:delText>
        </w:r>
      </w:del>
    </w:p>
    <w:p w14:paraId="7ACCAA8C" w14:textId="77777777" w:rsidR="001867A4" w:rsidRPr="0094514B" w:rsidRDefault="001867A4" w:rsidP="00DD0D46">
      <w:pPr>
        <w:pStyle w:val="date1"/>
        <w:rPr>
          <w:del w:id="191" w:author="Comparison" w:date="2026-09-25T20:03:00Z" w16du:dateUtc="2026-09-26T00:03:00Z"/>
          <w:rFonts w:ascii="Arial" w:hAnsi="Arial" w:cs="Arial"/>
        </w:rPr>
      </w:pPr>
      <w:del w:id="192" w:author="Comparison" w:date="2026-09-25T20:03:00Z" w16du:dateUtc="2026-09-26T00:03:00Z">
        <w:r w:rsidRPr="0094514B">
          <w:rPr>
            <w:rFonts w:ascii="Arial" w:hAnsi="Arial" w:cs="Arial"/>
          </w:rPr>
          <w:delText>(</w:delText>
        </w:r>
        <w:r w:rsidR="00C515B0">
          <w:rPr>
            <w:rFonts w:ascii="Arial" w:hAnsi="Arial" w:cs="Arial"/>
          </w:rPr>
          <w:delText xml:space="preserve">October </w:delText>
        </w:r>
        <w:r w:rsidR="00AD2CC0">
          <w:rPr>
            <w:rFonts w:ascii="Arial" w:hAnsi="Arial" w:cs="Arial"/>
          </w:rPr>
          <w:delText>2005</w:delText>
        </w:r>
        <w:r w:rsidR="00C515B0">
          <w:rPr>
            <w:rFonts w:ascii="Arial" w:hAnsi="Arial" w:cs="Arial"/>
          </w:rPr>
          <w:delText xml:space="preserve"> - Present</w:delText>
        </w:r>
        <w:r w:rsidRPr="0094514B">
          <w:rPr>
            <w:rFonts w:ascii="Arial" w:hAnsi="Arial" w:cs="Arial"/>
          </w:rPr>
          <w:delText>)</w:delText>
        </w:r>
      </w:del>
    </w:p>
    <w:p w14:paraId="18B7C17C" w14:textId="77777777" w:rsidR="001867A4" w:rsidRPr="0094514B" w:rsidRDefault="001867A4" w:rsidP="009A4C88">
      <w:pPr>
        <w:pStyle w:val="NoSpacing"/>
        <w:ind w:left="0"/>
        <w:rPr>
          <w:del w:id="193" w:author="Comparison" w:date="2026-09-25T20:03:00Z" w16du:dateUtc="2026-09-26T00:03:00Z"/>
          <w:rFonts w:ascii="Arial" w:hAnsi="Arial" w:cs="Arial"/>
          <w:sz w:val="22"/>
          <w:lang w:eastAsia="en-GB"/>
        </w:rPr>
      </w:pPr>
    </w:p>
    <w:p w14:paraId="5C8678DA" w14:textId="77777777" w:rsidR="001867A4" w:rsidRDefault="00A40792" w:rsidP="00DD0D46">
      <w:pPr>
        <w:pStyle w:val="headerlist"/>
        <w:rPr>
          <w:del w:id="194" w:author="Comparison" w:date="2026-09-25T20:03:00Z" w16du:dateUtc="2026-09-26T00:03:00Z"/>
          <w:rFonts w:ascii="Arial" w:hAnsi="Arial" w:cs="Arial"/>
          <w:sz w:val="24"/>
          <w:szCs w:val="24"/>
        </w:rPr>
      </w:pPr>
      <w:del w:id="195" w:author="Comparison" w:date="2026-09-25T20:03:00Z" w16du:dateUtc="2026-09-26T00:03:00Z">
        <w:r w:rsidRPr="00986021">
          <w:rPr>
            <w:rFonts w:ascii="Arial" w:hAnsi="Arial" w:cs="Arial"/>
            <w:sz w:val="24"/>
            <w:szCs w:val="24"/>
          </w:rPr>
          <w:delText>Achievements and responsibilities</w:delText>
        </w:r>
        <w:r w:rsidR="006A73E2" w:rsidRPr="00986021">
          <w:rPr>
            <w:rFonts w:ascii="Arial" w:hAnsi="Arial" w:cs="Arial"/>
            <w:sz w:val="24"/>
            <w:szCs w:val="24"/>
          </w:rPr>
          <w:delText xml:space="preserve">: </w:delText>
        </w:r>
      </w:del>
    </w:p>
    <w:p w14:paraId="2DD735FD" w14:textId="77777777" w:rsidR="005D249C" w:rsidRDefault="005D249C">
      <w:pPr>
        <w:rPr>
          <w:rPrChange w:id="196" w:author="Comparison" w:date="2026-09-25T20:03:00Z" w16du:dateUtc="2026-09-26T00:03:00Z">
            <w:rPr>
              <w:rFonts w:ascii="Arial" w:hAnsi="Arial" w:cs="Arial"/>
              <w:sz w:val="24"/>
              <w:szCs w:val="24"/>
            </w:rPr>
          </w:rPrChange>
        </w:rPr>
        <w:pPrChange w:id="197" w:author="Comparison" w:date="2026-09-25T20:03:00Z" w16du:dateUtc="2026-09-26T00:03:00Z">
          <w:pPr>
            <w:pStyle w:val="headerlist"/>
          </w:pPr>
        </w:pPrChange>
      </w:pPr>
    </w:p>
    <w:tbl>
      <w:tblPr>
        <w:tblStyle w:val="TableGrid"/>
        <w:tblW w:w="5000" w:type="pct"/>
        <w:tblLayout w:type="fixed"/>
        <w:tblLook w:val="04A0" w:firstRow="1" w:lastRow="0" w:firstColumn="1" w:lastColumn="0" w:noHBand="0" w:noVBand="1"/>
        <w:tblPrChange w:id="198" w:author="Comparison" w:date="2026-09-25T20:03:00Z" w16du:dateUtc="2026-09-26T00:03:00Z">
          <w:tblPr>
            <w:tblW w:w="5000" w:type="pct"/>
            <w:shd w:val="clear" w:color="auto" w:fill="DFDFDF"/>
            <w:tblCellMar>
              <w:left w:w="0" w:type="dxa"/>
              <w:right w:w="0" w:type="dxa"/>
            </w:tblCellMar>
            <w:tblLook w:val="04A0" w:firstRow="1" w:lastRow="0" w:firstColumn="1" w:lastColumn="0" w:noHBand="0" w:noVBand="1"/>
          </w:tblPr>
        </w:tblPrChange>
      </w:tblPr>
      <w:tblGrid>
        <w:gridCol w:w="2614"/>
        <w:gridCol w:w="7842"/>
        <w:tblGridChange w:id="199">
          <w:tblGrid>
            <w:gridCol w:w="108"/>
            <w:gridCol w:w="2506"/>
            <w:gridCol w:w="6520"/>
            <w:gridCol w:w="1322"/>
          </w:tblGrid>
        </w:tblGridChange>
      </w:tblGrid>
      <w:tr w:rsidR="005D249C" w:rsidRPr="004B13A1" w14:paraId="14F70EB1" w14:textId="77777777">
        <w:trPr>
          <w:trPrChange w:id="200" w:author="Comparison" w:date="2026-09-25T20:03:00Z" w16du:dateUtc="2026-09-26T00:03:00Z">
            <w:trPr>
              <w:gridBefore w:val="1"/>
              <w:gridAfter w:val="1"/>
            </w:trPr>
          </w:trPrChange>
        </w:trPr>
        <w:tc>
          <w:tcPr>
            <w:tcW w:w="720" w:type="dxa"/>
            <w:gridSpan w:val="2"/>
            <w:tcBorders>
              <w:top w:val="none" w:sz="0" w:space="0" w:color="000000"/>
              <w:left w:val="none" w:sz="0" w:space="0" w:color="000000"/>
              <w:bottom w:val="none" w:sz="0" w:space="0" w:color="000000"/>
              <w:right w:val="none" w:sz="0" w:space="0" w:color="000000"/>
            </w:tcBorders>
            <w:tcPrChange w:id="201" w:author="Comparison" w:date="2026-09-25T20:03:00Z" w16du:dateUtc="2026-09-26T00:03:00Z">
              <w:tcPr>
                <w:tcW w:w="0" w:type="auto"/>
                <w:gridSpan w:val="2"/>
                <w:shd w:val="clear" w:color="auto" w:fill="DFDFDF"/>
                <w:vAlign w:val="center"/>
              </w:tcPr>
            </w:tcPrChange>
          </w:tcPr>
          <w:tbl>
            <w:tblPr>
              <w:tblW w:w="5000" w:type="pct"/>
              <w:jc w:val="center"/>
              <w:tblCellSpacing w:w="0" w:type="dxa"/>
              <w:tblCellMar>
                <w:left w:w="0" w:type="dxa"/>
                <w:right w:w="0" w:type="dxa"/>
              </w:tblCellMar>
              <w:tblLook w:val="04A0" w:firstRow="1" w:lastRow="0" w:firstColumn="1" w:lastColumn="0" w:noHBand="0" w:noVBand="1"/>
            </w:tblPr>
            <w:tblGrid>
              <w:gridCol w:w="10240"/>
            </w:tblGrid>
            <w:tr w:rsidR="005D249C" w:rsidRPr="004B13A1" w14:paraId="089A2BCD" w14:textId="77777777">
              <w:trPr>
                <w:tblCellSpacing w:w="0" w:type="dxa"/>
                <w:jc w:val="center"/>
                <w:del w:id="202" w:author="Comparison" w:date="2026-09-25T20:03:00Z" w16du:dateUtc="2026-09-26T00:03:00Z"/>
              </w:trPr>
              <w:tc>
                <w:tcPr>
                  <w:tcW w:w="9026" w:type="dxa"/>
                  <w:vAlign w:val="center"/>
                  <w:hideMark/>
                </w:tcPr>
                <w:tbl>
                  <w:tblPr>
                    <w:tblW w:w="9000" w:type="dxa"/>
                    <w:jc w:val="center"/>
                    <w:tblCellSpacing w:w="0" w:type="dxa"/>
                    <w:tblCellMar>
                      <w:left w:w="0" w:type="dxa"/>
                      <w:right w:w="0" w:type="dxa"/>
                    </w:tblCellMar>
                    <w:tblLook w:val="04A0" w:firstRow="1" w:lastRow="0" w:firstColumn="1" w:lastColumn="0" w:noHBand="0" w:noVBand="1"/>
                  </w:tblPr>
                  <w:tblGrid>
                    <w:gridCol w:w="9000"/>
                  </w:tblGrid>
                  <w:tr w:rsidR="005D249C" w:rsidRPr="004B13A1" w14:paraId="480B88A2" w14:textId="77777777">
                    <w:trPr>
                      <w:tblCellSpacing w:w="0" w:type="dxa"/>
                      <w:jc w:val="center"/>
                      <w:del w:id="203" w:author="Comparison" w:date="2026-09-25T20:03:00Z" w16du:dateUtc="2026-09-26T00:03:00Z"/>
                    </w:trPr>
                    <w:tc>
                      <w:tcPr>
                        <w:tcW w:w="9000" w:type="dxa"/>
                        <w:vAlign w:val="center"/>
                        <w:hideMark/>
                      </w:tcPr>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00"/>
                        </w:tblGrid>
                        <w:tr w:rsidR="005D249C" w:rsidRPr="004B13A1" w14:paraId="2CB8B156" w14:textId="77777777">
                          <w:trPr>
                            <w:tblCellSpacing w:w="0" w:type="dxa"/>
                            <w:del w:id="204" w:author="Comparison" w:date="2026-09-25T20:03:00Z" w16du:dateUtc="2026-09-26T00:03:00Z"/>
                          </w:trPr>
                          <w:tc>
                            <w:tcPr>
                              <w:tcW w:w="9000" w:type="dxa"/>
                              <w:shd w:val="clear" w:color="auto" w:fill="FFFFFF"/>
                              <w:vAlign w:val="center"/>
                              <w:hideMark/>
                            </w:tcPr>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00"/>
                              </w:tblGrid>
                              <w:tr w:rsidR="005D249C" w:rsidRPr="004B13A1" w14:paraId="37606B52" w14:textId="77777777">
                                <w:trPr>
                                  <w:tblCellSpacing w:w="0" w:type="dxa"/>
                                  <w:del w:id="205" w:author="Comparison" w:date="2026-09-25T20:03:00Z" w16du:dateUtc="2026-09-26T00:03:00Z"/>
                                </w:trPr>
                                <w:tc>
                                  <w:tcPr>
                                    <w:tcW w:w="9000" w:type="dxa"/>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9000"/>
                                    </w:tblGrid>
                                    <w:tr w:rsidR="005D249C" w:rsidRPr="004B13A1" w14:paraId="3679C7FF" w14:textId="77777777">
                                      <w:trPr>
                                        <w:tblCellSpacing w:w="0" w:type="dxa"/>
                                        <w:del w:id="206" w:author="Comparison" w:date="2026-09-25T20:03:00Z" w16du:dateUtc="2026-09-26T00:03:00Z"/>
                                      </w:trPr>
                                      <w:tc>
                                        <w:tcPr>
                                          <w:tcW w:w="500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000"/>
                                          </w:tblGrid>
                                          <w:tr w:rsidR="005D249C" w:rsidRPr="004B13A1" w14:paraId="6C78BB87" w14:textId="77777777">
                                            <w:trPr>
                                              <w:tblCellSpacing w:w="0" w:type="dxa"/>
                                              <w:del w:id="207" w:author="Comparison" w:date="2026-09-25T20:03:00Z" w16du:dateUtc="2026-09-26T00:03:00Z"/>
                                            </w:trPr>
                                            <w:tc>
                                              <w:tcPr>
                                                <w:tcW w:w="9000" w:type="dxa"/>
                                                <w:vAlign w:val="center"/>
                                                <w:hideMark/>
                                              </w:tcPr>
                                              <w:p w14:paraId="343EE8E0" w14:textId="77777777" w:rsidR="005D249C" w:rsidRPr="004B13A1" w:rsidRDefault="00832023" w:rsidP="005D249C">
                                                <w:pPr>
                                                  <w:rPr>
                                                    <w:del w:id="208" w:author="Comparison" w:date="2026-09-25T20:03:00Z" w16du:dateUtc="2026-09-26T00:03:00Z"/>
                                                    <w:rFonts w:ascii="Arial" w:eastAsia="Times New Roman" w:hAnsi="Arial" w:cs="Arial"/>
                                                    <w:color w:val="auto"/>
                                                    <w:lang w:eastAsia="en-GB"/>
                                                  </w:rPr>
                                                </w:pPr>
                                                <w:ins w:id="209" w:author="Comparison" w:date="2026-09-25T20:03:00Z" w16du:dateUtc="2026-09-26T00:03:00Z">
                                                  <w:r>
                                                    <w:t>Data element attributes</w:t>
                                                  </w:r>
                                                  <w:r>
                                                    <w:t> </w:t>
                                                  </w:r>
                                                </w:ins>
                                                <w:del w:id="210" w:author="Comparison" w:date="2026-09-25T20:03:00Z" w16du:dateUtc="2026-09-26T00:03:00Z">
                                                  <w:r w:rsidR="00AD2CC0" w:rsidRPr="004B13A1">
                                                    <w:rPr>
                                                      <w:rFonts w:ascii="Arial" w:eastAsia="Times New Roman" w:hAnsi="Arial" w:cs="Arial"/>
                                                      <w:color w:val="auto"/>
                                                      <w:lang w:eastAsia="en-GB"/>
                                                    </w:rPr>
                                                    <w:delText>NCJMedia is a multi-media organisation which is constantly changing to keep up with current trends. As a salesperson I am capable of accepting change and moving with any new idea</w:delText>
                                                  </w:r>
                                                  <w:r w:rsidR="005D249C" w:rsidRPr="004B13A1">
                                                    <w:rPr>
                                                      <w:rFonts w:ascii="Arial" w:eastAsia="Times New Roman" w:hAnsi="Arial" w:cs="Arial"/>
                                                      <w:color w:val="auto"/>
                                                      <w:lang w:eastAsia="en-GB"/>
                                                    </w:rPr>
                                                    <w:delText>.</w:delText>
                                                  </w:r>
                                                </w:del>
                                              </w:p>
                                            </w:tc>
                                          </w:tr>
                                        </w:tbl>
                                        <w:p w14:paraId="6EBF284B" w14:textId="77777777" w:rsidR="005D249C" w:rsidRPr="004B13A1" w:rsidRDefault="005D249C" w:rsidP="005D249C">
                                          <w:pPr>
                                            <w:rPr>
                                              <w:del w:id="211" w:author="Comparison" w:date="2026-09-25T20:03:00Z" w16du:dateUtc="2026-09-26T00:03:00Z"/>
                                              <w:rFonts w:ascii="Arial" w:eastAsia="Times New Roman" w:hAnsi="Arial" w:cs="Arial"/>
                                              <w:color w:val="auto"/>
                                              <w:lang w:eastAsia="en-GB"/>
                                            </w:rPr>
                                          </w:pPr>
                                        </w:p>
                                      </w:tc>
                                    </w:tr>
                                  </w:tbl>
                                  <w:p w14:paraId="78FA5A20" w14:textId="77777777" w:rsidR="005D249C" w:rsidRPr="004B13A1" w:rsidRDefault="005D249C" w:rsidP="005D249C">
                                    <w:pPr>
                                      <w:rPr>
                                        <w:del w:id="212" w:author="Comparison" w:date="2026-09-25T20:03:00Z" w16du:dateUtc="2026-09-26T00:03:00Z"/>
                                        <w:rFonts w:ascii="Arial" w:eastAsia="Times New Roman" w:hAnsi="Arial" w:cs="Arial"/>
                                        <w:color w:val="auto"/>
                                        <w:lang w:eastAsia="en-GB"/>
                                      </w:rPr>
                                    </w:pPr>
                                  </w:p>
                                </w:tc>
                              </w:tr>
                            </w:tbl>
                            <w:p w14:paraId="0901FFA2" w14:textId="77777777" w:rsidR="005D249C" w:rsidRPr="004B13A1" w:rsidRDefault="005D249C" w:rsidP="005D249C">
                              <w:pPr>
                                <w:rPr>
                                  <w:del w:id="213" w:author="Comparison" w:date="2026-09-25T20:03:00Z" w16du:dateUtc="2026-09-26T00:03:00Z"/>
                                  <w:rFonts w:ascii="Arial" w:eastAsia="Times New Roman" w:hAnsi="Arial" w:cs="Arial"/>
                                  <w:color w:val="auto"/>
                                  <w:lang w:eastAsia="en-GB"/>
                                </w:rPr>
                              </w:pPr>
                            </w:p>
                          </w:tc>
                        </w:tr>
                      </w:tbl>
                      <w:p w14:paraId="4477EEA8" w14:textId="77777777" w:rsidR="005D249C" w:rsidRPr="004B13A1" w:rsidRDefault="005D249C" w:rsidP="005D249C">
                        <w:pPr>
                          <w:rPr>
                            <w:del w:id="214" w:author="Comparison" w:date="2026-09-25T20:03:00Z" w16du:dateUtc="2026-09-26T00:03:00Z"/>
                            <w:rFonts w:ascii="Helvetica" w:eastAsia="Times New Roman" w:hAnsi="Helvetica" w:cs="Times New Roman"/>
                            <w:color w:val="auto"/>
                            <w:lang w:eastAsia="en-GB"/>
                          </w:rPr>
                        </w:pPr>
                      </w:p>
                    </w:tc>
                  </w:tr>
                </w:tbl>
                <w:p w14:paraId="7D859460" w14:textId="77777777" w:rsidR="005D249C" w:rsidRPr="004B13A1" w:rsidRDefault="005D249C" w:rsidP="005D249C">
                  <w:pPr>
                    <w:rPr>
                      <w:del w:id="215" w:author="Comparison" w:date="2026-09-25T20:03:00Z" w16du:dateUtc="2026-09-26T00:03:00Z"/>
                      <w:rFonts w:ascii="Arial" w:eastAsia="Times New Roman" w:hAnsi="Arial" w:cs="Arial"/>
                      <w:color w:val="auto"/>
                      <w:lang w:eastAsia="en-GB"/>
                    </w:rPr>
                  </w:pPr>
                </w:p>
              </w:tc>
            </w:tr>
          </w:tbl>
          <w:p w14:paraId="1D8F13CB" w14:textId="77777777" w:rsidR="005D249C" w:rsidRDefault="005D249C">
            <w:pPr>
              <w:pStyle w:val="Heading2"/>
              <w:pBdr>
                <w:bottom w:val="single" w:sz="0" w:space="0" w:color="auto"/>
              </w:pBdr>
              <w:rPr>
                <w:rPrChange w:id="216" w:author="Comparison" w:date="2026-09-25T20:03:00Z" w16du:dateUtc="2026-09-26T00:03:00Z">
                  <w:rPr>
                    <w:rFonts w:ascii="Arial" w:eastAsia="Times New Roman" w:hAnsi="Arial" w:cs="Arial"/>
                    <w:color w:val="auto"/>
                    <w:lang w:eastAsia="en-GB"/>
                  </w:rPr>
                </w:rPrChange>
              </w:rPr>
              <w:pPrChange w:id="217" w:author="Comparison" w:date="2026-09-25T20:03:00Z" w16du:dateUtc="2026-09-26T00:03:00Z">
                <w:pPr>
                  <w:jc w:val="left"/>
                </w:pPr>
              </w:pPrChange>
            </w:pPr>
          </w:p>
        </w:tc>
      </w:tr>
      <w:tr w:rsidR="005107E8" w14:paraId="31D76872" w14:textId="77777777">
        <w:trPr>
          <w:ins w:id="218" w:author="Comparison" w:date="2026-09-25T20:03:00Z" w16du:dateUtc="2026-09-26T00:03:00Z"/>
        </w:trPr>
        <w:tc>
          <w:tcPr>
            <w:tcW w:w="720" w:type="dxa"/>
            <w:gridSpan w:val="2"/>
            <w:tcBorders>
              <w:top w:val="none" w:sz="0" w:space="0" w:color="000000"/>
              <w:left w:val="none" w:sz="0" w:space="0" w:color="000000"/>
              <w:bottom w:val="none" w:sz="0" w:space="0" w:color="000000"/>
              <w:right w:val="none" w:sz="0" w:space="0" w:color="000000"/>
            </w:tcBorders>
            <w:tcMar>
              <w:top w:w="200" w:type="dxa"/>
              <w:bottom w:w="100" w:type="dxa"/>
            </w:tcMar>
          </w:tcPr>
          <w:p w14:paraId="321D872C" w14:textId="77777777" w:rsidR="005107E8" w:rsidRDefault="00832023">
            <w:pPr>
              <w:pStyle w:val="Heading3"/>
              <w:rPr>
                <w:ins w:id="219" w:author="Comparison" w:date="2026-09-25T20:03:00Z" w16du:dateUtc="2026-09-26T00:03:00Z"/>
              </w:rPr>
            </w:pPr>
            <w:ins w:id="220" w:author="Comparison" w:date="2026-09-25T20:03:00Z" w16du:dateUtc="2026-09-26T00:03:00Z">
              <w:r>
                <w:t>Source and reference attributes</w:t>
              </w:r>
            </w:ins>
          </w:p>
        </w:tc>
      </w:tr>
      <w:tr w:rsidR="005107E8" w14:paraId="6A15C72C" w14:textId="77777777">
        <w:trPr>
          <w:ins w:id="221" w:author="Comparison" w:date="2026-09-25T20:03:00Z" w16du:dateUtc="2026-09-26T00:03: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131EAD10" w14:textId="77777777" w:rsidR="005107E8" w:rsidRDefault="00832023">
            <w:pPr>
              <w:rPr>
                <w:ins w:id="222" w:author="Comparison" w:date="2026-09-25T20:03:00Z" w16du:dateUtc="2026-09-26T00:03:00Z"/>
              </w:rPr>
            </w:pPr>
            <w:ins w:id="223" w:author="Comparison" w:date="2026-09-25T20:03:00Z" w16du:dateUtc="2026-09-26T00:03:00Z">
              <w:r>
                <w:rPr>
                  <w:rStyle w:val="row-heading"/>
                </w:rPr>
                <w:t>Submitting organisation:</w:t>
              </w:r>
            </w:ins>
          </w:p>
        </w:tc>
        <w:tc>
          <w:tcPr>
            <w:tcW w:w="3750" w:type="pct"/>
            <w:tcBorders>
              <w:top w:val="none" w:sz="0" w:space="0" w:color="000000"/>
              <w:left w:val="none" w:sz="0" w:space="0" w:color="000000"/>
              <w:bottom w:val="none" w:sz="0" w:space="0" w:color="000000"/>
              <w:right w:val="none" w:sz="0" w:space="0" w:color="000000"/>
            </w:tcBorders>
            <w:tcMar>
              <w:top w:w="100" w:type="dxa"/>
              <w:bottom w:w="100" w:type="dxa"/>
            </w:tcMar>
          </w:tcPr>
          <w:p w14:paraId="1AE1F8E2" w14:textId="77777777" w:rsidR="005107E8" w:rsidRDefault="00832023">
            <w:pPr>
              <w:rPr>
                <w:ins w:id="224" w:author="Comparison" w:date="2026-09-25T20:03:00Z" w16du:dateUtc="2026-09-26T00:03:00Z"/>
              </w:rPr>
            </w:pPr>
            <w:ins w:id="225" w:author="Comparison" w:date="2026-09-25T20:03:00Z" w16du:dateUtc="2026-09-26T00:03:00Z">
              <w:r>
                <w:rPr>
                  <w:rStyle w:val="row-content"/>
                </w:rPr>
                <w:t>National reference group for non-admitted patient data development, 2001-02</w:t>
              </w:r>
              <w:r>
                <w:br/>
              </w:r>
            </w:ins>
          </w:p>
        </w:tc>
      </w:tr>
      <w:tr w:rsidR="005107E8" w14:paraId="5420FFCC" w14:textId="77777777">
        <w:trPr>
          <w:ins w:id="226" w:author="Comparison" w:date="2026-09-25T20:03:00Z" w16du:dateUtc="2026-09-26T00:03:00Z"/>
        </w:trPr>
        <w:tc>
          <w:tcPr>
            <w:tcW w:w="720" w:type="dxa"/>
            <w:gridSpan w:val="2"/>
            <w:tcBorders>
              <w:top w:val="none" w:sz="0" w:space="0" w:color="000000"/>
              <w:left w:val="none" w:sz="0" w:space="0" w:color="000000"/>
              <w:bottom w:val="none" w:sz="0" w:space="0" w:color="000000"/>
              <w:right w:val="none" w:sz="0" w:space="0" w:color="000000"/>
            </w:tcBorders>
            <w:tcMar>
              <w:top w:w="200" w:type="dxa"/>
              <w:bottom w:w="100" w:type="dxa"/>
            </w:tcMar>
          </w:tcPr>
          <w:p w14:paraId="1640EF17" w14:textId="77777777" w:rsidR="005107E8" w:rsidRDefault="00832023">
            <w:pPr>
              <w:pStyle w:val="Heading3"/>
              <w:rPr>
                <w:ins w:id="227" w:author="Comparison" w:date="2026-09-25T20:03:00Z" w16du:dateUtc="2026-09-26T00:03:00Z"/>
              </w:rPr>
            </w:pPr>
            <w:ins w:id="228" w:author="Comparison" w:date="2026-09-25T20:03:00Z" w16du:dateUtc="2026-09-26T00:03:00Z">
              <w:r>
                <w:t>Relational attributes</w:t>
              </w:r>
            </w:ins>
          </w:p>
        </w:tc>
      </w:tr>
      <w:tr w:rsidR="005107E8" w14:paraId="73A38DC5" w14:textId="77777777">
        <w:trPr>
          <w:ins w:id="229" w:author="Comparison" w:date="2026-09-25T20:03:00Z" w16du:dateUtc="2026-09-26T00:03: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68235D9C" w14:textId="77777777" w:rsidR="005107E8" w:rsidRDefault="00832023">
            <w:pPr>
              <w:rPr>
                <w:ins w:id="230" w:author="Comparison" w:date="2026-09-25T20:03:00Z" w16du:dateUtc="2026-09-26T00:03:00Z"/>
              </w:rPr>
            </w:pPr>
            <w:ins w:id="231" w:author="Comparison" w:date="2026-09-25T20:03:00Z" w16du:dateUtc="2026-09-26T00:03:00Z">
              <w:r>
                <w:rPr>
                  <w:rStyle w:val="row-heading"/>
                </w:rPr>
                <w:t>Related metadata references:</w:t>
              </w:r>
            </w:ins>
          </w:p>
        </w:tc>
        <w:tc>
          <w:tcPr>
            <w:tcW w:w="3750" w:type="pct"/>
            <w:tcBorders>
              <w:top w:val="none" w:sz="0" w:space="0" w:color="000000"/>
              <w:left w:val="none" w:sz="0" w:space="0" w:color="000000"/>
              <w:bottom w:val="none" w:sz="0" w:space="0" w:color="000000"/>
              <w:right w:val="none" w:sz="0" w:space="0" w:color="000000"/>
            </w:tcBorders>
            <w:tcMar>
              <w:top w:w="100" w:type="dxa"/>
              <w:bottom w:w="100" w:type="dxa"/>
            </w:tcMar>
          </w:tcPr>
          <w:p w14:paraId="2FCB05FC" w14:textId="77777777" w:rsidR="005107E8" w:rsidRDefault="00832023">
            <w:pPr>
              <w:rPr>
                <w:ins w:id="232" w:author="Comparison" w:date="2026-09-25T20:03:00Z" w16du:dateUtc="2026-09-26T00:03:00Z"/>
              </w:rPr>
            </w:pPr>
            <w:ins w:id="233" w:author="Comparison" w:date="2026-09-25T20:03:00Z" w16du:dateUtc="2026-09-26T00:03:00Z">
              <w:r>
                <w:rPr>
                  <w:rStyle w:val="row-content"/>
                </w:rPr>
                <w:t xml:space="preserve">Has been superseded by </w:t>
              </w:r>
              <w:r>
                <w:fldChar w:fldCharType="begin"/>
              </w:r>
              <w:r>
                <w:instrText>HYPERLINK "https://meteor.aihw.gov.au/content/472820"</w:instrText>
              </w:r>
              <w:r>
                <w:fldChar w:fldCharType="separate"/>
              </w:r>
              <w:r>
                <w:rPr>
                  <w:rStyle w:val="Hyperlink"/>
                </w:rPr>
                <w:t>Non-admitted patient emergency department service episode</w:t>
              </w:r>
              <w:r>
                <w:rPr>
                  <w:rStyle w:val="Hyperlink"/>
                </w:rPr>
                <w:t>—</w:t>
              </w:r>
              <w:r>
                <w:rPr>
                  <w:rStyle w:val="Hyperlink"/>
                </w:rPr>
                <w:t>service episode length, total minutes NNNNN</w:t>
              </w:r>
              <w:r>
                <w:fldChar w:fldCharType="end"/>
              </w:r>
            </w:ins>
          </w:p>
          <w:p w14:paraId="1AB165FF" w14:textId="77777777" w:rsidR="005107E8" w:rsidRDefault="00832023">
            <w:pPr>
              <w:pStyle w:val="registration-status"/>
              <w:rPr>
                <w:ins w:id="234" w:author="Comparison" w:date="2026-09-25T20:03:00Z" w16du:dateUtc="2026-09-26T00:03:00Z"/>
              </w:rPr>
            </w:pPr>
            <w:ins w:id="235" w:author="Comparison" w:date="2026-09-25T20:03:00Z" w16du:dateUtc="2026-09-26T00:03:00Z">
              <w:r>
                <w:fldChar w:fldCharType="begin"/>
              </w:r>
              <w:r>
                <w:instrText>HYPERLINK "https://meteor.aihw.gov.au/RegistrationAuthority/12"</w:instrText>
              </w:r>
              <w:r>
                <w:fldChar w:fldCharType="separate"/>
              </w:r>
              <w:r>
                <w:rPr>
                  <w:rStyle w:val="Hyperlink"/>
                  <w:color w:val="244061"/>
                </w:rPr>
                <w:t>Health</w:t>
              </w:r>
              <w:r>
                <w:fldChar w:fldCharType="end"/>
              </w:r>
              <w:r>
                <w:rPr>
                  <w:rStyle w:val="row-content"/>
                  <w:color w:val="244061"/>
                </w:rPr>
                <w:t>, Superseded 30/01/2012</w:t>
              </w:r>
            </w:ins>
          </w:p>
          <w:p w14:paraId="22A2AC20" w14:textId="77777777" w:rsidR="005107E8" w:rsidRDefault="00832023">
            <w:pPr>
              <w:rPr>
                <w:ins w:id="236" w:author="Comparison" w:date="2026-09-25T20:03:00Z" w16du:dateUtc="2026-09-26T00:03:00Z"/>
              </w:rPr>
            </w:pPr>
            <w:ins w:id="237" w:author="Comparison" w:date="2026-09-25T20:03:00Z" w16du:dateUtc="2026-09-26T00:03:00Z">
              <w:r>
                <w:br/>
              </w:r>
              <w:r>
                <w:rPr>
                  <w:rStyle w:val="row-content"/>
                </w:rPr>
                <w:t xml:space="preserve">Is formed using </w:t>
              </w:r>
              <w:r>
                <w:fldChar w:fldCharType="begin"/>
              </w:r>
              <w:r>
                <w:instrText>HYPERLINK "https://meteor.aihw.gov.au/content/270393"</w:instrText>
              </w:r>
              <w:r>
                <w:fldChar w:fldCharType="separate"/>
              </w:r>
              <w:r>
                <w:rPr>
                  <w:rStyle w:val="Hyperlink"/>
                </w:rPr>
                <w:t>Health service event</w:t>
              </w:r>
              <w:r>
                <w:rPr>
                  <w:rStyle w:val="Hyperlink"/>
                </w:rPr>
                <w:t>—</w:t>
              </w:r>
              <w:r>
                <w:rPr>
                  <w:rStyle w:val="Hyperlink"/>
                </w:rPr>
                <w:t>presentation date, DDMMYYYY</w:t>
              </w:r>
              <w:r>
                <w:fldChar w:fldCharType="end"/>
              </w:r>
            </w:ins>
          </w:p>
          <w:p w14:paraId="55B1FBD9" w14:textId="77777777" w:rsidR="005107E8" w:rsidRDefault="00832023">
            <w:pPr>
              <w:pStyle w:val="registration-status"/>
              <w:rPr>
                <w:ins w:id="238" w:author="Comparison" w:date="2026-09-25T20:03:00Z" w16du:dateUtc="2026-09-26T00:03:00Z"/>
              </w:rPr>
            </w:pPr>
            <w:ins w:id="239" w:author="Comparison" w:date="2026-09-25T20:03:00Z" w16du:dateUtc="2026-09-26T00:03:00Z">
              <w:r>
                <w:fldChar w:fldCharType="begin"/>
              </w:r>
              <w:r>
                <w:instrText>HYPERLINK "https://meteor.aihw.gov.au/RegistrationAuthority/12"</w:instrText>
              </w:r>
              <w:r>
                <w:fldChar w:fldCharType="separate"/>
              </w:r>
              <w:r>
                <w:rPr>
                  <w:rStyle w:val="Hyperlink"/>
                  <w:color w:val="244061"/>
                </w:rPr>
                <w:t>Health</w:t>
              </w:r>
              <w:r>
                <w:fldChar w:fldCharType="end"/>
              </w:r>
              <w:r>
                <w:rPr>
                  <w:rStyle w:val="row-content"/>
                  <w:color w:val="244061"/>
                </w:rPr>
                <w:t>, Standard 01/03/2005</w:t>
              </w:r>
            </w:ins>
          </w:p>
          <w:p w14:paraId="2817A4D3" w14:textId="77777777" w:rsidR="005107E8" w:rsidRDefault="00832023">
            <w:pPr>
              <w:rPr>
                <w:ins w:id="240" w:author="Comparison" w:date="2026-09-25T20:03:00Z" w16du:dateUtc="2026-09-26T00:03:00Z"/>
              </w:rPr>
            </w:pPr>
            <w:ins w:id="241" w:author="Comparison" w:date="2026-09-25T20:03:00Z" w16du:dateUtc="2026-09-26T00:03:00Z">
              <w:r>
                <w:br/>
              </w:r>
              <w:r>
                <w:rPr>
                  <w:rStyle w:val="row-content"/>
                </w:rPr>
                <w:t xml:space="preserve">Is formed using </w:t>
              </w:r>
              <w:r>
                <w:fldChar w:fldCharType="begin"/>
              </w:r>
              <w:r>
                <w:instrText>HYPERLINK "https://meteor.aihw.gov.au/content/270080"</w:instrText>
              </w:r>
              <w:r>
                <w:fldChar w:fldCharType="separate"/>
              </w:r>
              <w:r>
                <w:rPr>
                  <w:rStyle w:val="Hyperlink"/>
                </w:rPr>
                <w:t>Health service event</w:t>
              </w:r>
              <w:r>
                <w:rPr>
                  <w:rStyle w:val="Hyperlink"/>
                </w:rPr>
                <w:t>—</w:t>
              </w:r>
              <w:r>
                <w:rPr>
                  <w:rStyle w:val="Hyperlink"/>
                </w:rPr>
                <w:t>presentation time, hhmm</w:t>
              </w:r>
              <w:r>
                <w:fldChar w:fldCharType="end"/>
              </w:r>
            </w:ins>
          </w:p>
          <w:p w14:paraId="2E1B0932" w14:textId="77777777" w:rsidR="005107E8" w:rsidRDefault="00832023">
            <w:pPr>
              <w:pStyle w:val="registration-status"/>
              <w:rPr>
                <w:ins w:id="242" w:author="Comparison" w:date="2026-09-25T20:03:00Z" w16du:dateUtc="2026-09-26T00:03:00Z"/>
              </w:rPr>
            </w:pPr>
            <w:ins w:id="243" w:author="Comparison" w:date="2026-09-25T20:03:00Z" w16du:dateUtc="2026-09-26T00:03:00Z">
              <w:r>
                <w:fldChar w:fldCharType="begin"/>
              </w:r>
              <w:r>
                <w:instrText>HYPERLINK "https://meteor.aihw.gov.au/RegistrationAuthority/12"</w:instrText>
              </w:r>
              <w:r>
                <w:fldChar w:fldCharType="separate"/>
              </w:r>
              <w:r>
                <w:rPr>
                  <w:rStyle w:val="Hyperlink"/>
                  <w:color w:val="244061"/>
                </w:rPr>
                <w:t>Health</w:t>
              </w:r>
              <w:r>
                <w:fldChar w:fldCharType="end"/>
              </w:r>
              <w:r>
                <w:rPr>
                  <w:rStyle w:val="row-content"/>
                  <w:color w:val="244061"/>
                </w:rPr>
                <w:t>, Standard 01/03/2005</w:t>
              </w:r>
            </w:ins>
          </w:p>
          <w:p w14:paraId="5E3C9522" w14:textId="77777777" w:rsidR="005107E8" w:rsidRDefault="00832023">
            <w:pPr>
              <w:rPr>
                <w:ins w:id="244" w:author="Comparison" w:date="2026-09-25T20:03:00Z" w16du:dateUtc="2026-09-26T00:03:00Z"/>
              </w:rPr>
            </w:pPr>
            <w:ins w:id="245" w:author="Comparison" w:date="2026-09-25T20:03:00Z" w16du:dateUtc="2026-09-26T00:03:00Z">
              <w:r>
                <w:br/>
              </w:r>
              <w:r>
                <w:rPr>
                  <w:rStyle w:val="row-content"/>
                </w:rPr>
                <w:t xml:space="preserve">Is re-engineered from </w:t>
              </w:r>
              <w:r>
                <w:fldChar w:fldCharType="begin"/>
              </w:r>
              <w:r>
                <w:instrText>HYPERLINK "https://meteor.aihw.gov.au/content/273870"</w:instrText>
              </w:r>
              <w:r>
                <w:fldChar w:fldCharType="separate"/>
              </w:r>
              <w:r>
                <w:rPr>
                  <w:noProof/>
                </w:rPr>
                <w:drawing>
                  <wp:inline distT="0" distB="0" distL="0" distR="0" wp14:anchorId="6482A541" wp14:editId="030A993E">
                    <wp:extent cx="152400" cy="152400"/>
                    <wp:effectExtent l="19050" t="0" r="0" b="0"/>
                    <wp:docPr id="2" name="Picture 2">
                      <a:hlinkClick xmlns:a="http://schemas.openxmlformats.org/drawingml/2006/main" r:id="rId8" tooltip="PDF"/>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PDF"/>
                            <pic:cNvPicPr>
                              <a:picLocks noChangeAspect="1" noChangeArrowheads="1"/>
                            </pic:cNvPicPr>
                          </pic:nvPicPr>
                          <pic:blipFill>
                            <a:blip r:embed="rId9"/>
                            <a:srcRect/>
                            <a:stretch>
                              <a:fillRect/>
                            </a:stretch>
                          </pic:blipFill>
                          <pic:spPr bwMode="auto">
                            <a:xfrm>
                              <a:off x="0" y="0"/>
                              <a:ext cx="152400" cy="152400"/>
                            </a:xfrm>
                            <a:prstGeom prst="rect">
                              <a:avLst/>
                            </a:prstGeom>
                          </pic:spPr>
                        </pic:pic>
                      </a:graphicData>
                    </a:graphic>
                  </wp:inline>
                </w:drawing>
              </w:r>
              <w:r>
                <w:rPr>
                  <w:rStyle w:val="Hyperlink"/>
                </w:rPr>
                <w:t xml:space="preserve"> Length of non-admitted patient emergency department service episode, version 1, Derived DE, NHDD, NHIMG, Superseded 01/03/2005.pdf</w:t>
              </w:r>
              <w:r>
                <w:fldChar w:fldCharType="end"/>
              </w:r>
            </w:ins>
          </w:p>
          <w:p w14:paraId="55322E9D" w14:textId="77777777" w:rsidR="005107E8" w:rsidRDefault="00832023">
            <w:pPr>
              <w:rPr>
                <w:ins w:id="246" w:author="Comparison" w:date="2026-09-25T20:03:00Z" w16du:dateUtc="2026-09-26T00:03:00Z"/>
              </w:rPr>
            </w:pPr>
            <w:ins w:id="247" w:author="Comparison" w:date="2026-09-25T20:03:00Z" w16du:dateUtc="2026-09-26T00:03:00Z">
              <w:r>
                <w:rPr>
                  <w:rStyle w:val="row-content"/>
                </w:rPr>
                <w:t xml:space="preserve"> (14.5 KB)</w:t>
              </w:r>
            </w:ins>
          </w:p>
          <w:p w14:paraId="01332125" w14:textId="77777777" w:rsidR="005107E8" w:rsidRDefault="00832023">
            <w:pPr>
              <w:pStyle w:val="registration-status"/>
              <w:rPr>
                <w:ins w:id="248" w:author="Comparison" w:date="2026-09-25T20:03:00Z" w16du:dateUtc="2026-09-26T00:03:00Z"/>
              </w:rPr>
            </w:pPr>
            <w:ins w:id="249" w:author="Comparison" w:date="2026-09-25T20:03:00Z" w16du:dateUtc="2026-09-26T00:03:00Z">
              <w:r>
                <w:rPr>
                  <w:rStyle w:val="row-content"/>
                  <w:i/>
                  <w:color w:val="244061"/>
                </w:rPr>
                <w:t>No registration status</w:t>
              </w:r>
            </w:ins>
          </w:p>
          <w:p w14:paraId="218B2F55" w14:textId="77777777" w:rsidR="005107E8" w:rsidRDefault="00832023">
            <w:pPr>
              <w:rPr>
                <w:ins w:id="250" w:author="Comparison" w:date="2026-09-25T20:03:00Z" w16du:dateUtc="2026-09-26T00:03:00Z"/>
              </w:rPr>
            </w:pPr>
            <w:ins w:id="251" w:author="Comparison" w:date="2026-09-25T20:03:00Z" w16du:dateUtc="2026-09-26T00:03:00Z">
              <w:r>
                <w:br/>
              </w:r>
            </w:ins>
          </w:p>
        </w:tc>
      </w:tr>
      <w:tr w:rsidR="005107E8" w14:paraId="70AA566B" w14:textId="77777777">
        <w:trPr>
          <w:ins w:id="252" w:author="Comparison" w:date="2026-09-25T20:03:00Z" w16du:dateUtc="2026-09-26T00:03:00Z"/>
        </w:trPr>
        <w:tc>
          <w:tcPr>
            <w:tcW w:w="1250" w:type="pct"/>
            <w:tcBorders>
              <w:top w:val="none" w:sz="0" w:space="0" w:color="000000"/>
              <w:left w:val="none" w:sz="0" w:space="0" w:color="000000"/>
              <w:bottom w:val="none" w:sz="0" w:space="0" w:color="000000"/>
              <w:right w:val="none" w:sz="0" w:space="0" w:color="000000"/>
            </w:tcBorders>
            <w:tcMar>
              <w:top w:w="100" w:type="dxa"/>
              <w:bottom w:w="100" w:type="dxa"/>
            </w:tcMar>
          </w:tcPr>
          <w:p w14:paraId="1AB71D3C" w14:textId="77777777" w:rsidR="005107E8" w:rsidRDefault="00832023">
            <w:pPr>
              <w:rPr>
                <w:ins w:id="253" w:author="Comparison" w:date="2026-09-25T20:03:00Z" w16du:dateUtc="2026-09-26T00:03:00Z"/>
              </w:rPr>
            </w:pPr>
            <w:ins w:id="254" w:author="Comparison" w:date="2026-09-25T20:03:00Z" w16du:dateUtc="2026-09-26T00:03:00Z">
              <w:r>
                <w:rPr>
                  <w:rStyle w:val="row-heading"/>
                </w:rPr>
                <w:t>Implementation in Data Set Specifications:</w:t>
              </w:r>
            </w:ins>
          </w:p>
        </w:tc>
        <w:tc>
          <w:tcPr>
            <w:tcW w:w="360" w:type="dxa"/>
            <w:tcBorders>
              <w:top w:val="none" w:sz="0" w:space="0" w:color="000000"/>
              <w:left w:val="none" w:sz="0" w:space="0" w:color="000000"/>
              <w:bottom w:val="none" w:sz="0" w:space="0" w:color="000000"/>
              <w:right w:val="none" w:sz="0" w:space="0" w:color="000000"/>
            </w:tcBorders>
          </w:tcPr>
          <w:p w14:paraId="7DE9455C" w14:textId="77777777" w:rsidR="005107E8" w:rsidRDefault="00832023">
            <w:pPr>
              <w:rPr>
                <w:ins w:id="255" w:author="Comparison" w:date="2026-09-25T20:03:00Z" w16du:dateUtc="2026-09-26T00:03:00Z"/>
              </w:rPr>
            </w:pPr>
            <w:ins w:id="256" w:author="Comparison" w:date="2026-09-25T20:03:00Z" w16du:dateUtc="2026-09-26T00:03:00Z">
              <w:r>
                <w:fldChar w:fldCharType="begin"/>
              </w:r>
              <w:r>
                <w:instrText>HYPERLINK "https://meteor.aihw.gov.au/content/319769"</w:instrText>
              </w:r>
              <w:r>
                <w:fldChar w:fldCharType="separate"/>
              </w:r>
              <w:r>
                <w:rPr>
                  <w:rStyle w:val="Hyperlink"/>
                </w:rPr>
                <w:t>Non-admitted patient emergency department care NMDS</w:t>
              </w:r>
              <w:r>
                <w:fldChar w:fldCharType="end"/>
              </w:r>
            </w:ins>
          </w:p>
          <w:p w14:paraId="7916CDF5" w14:textId="77777777" w:rsidR="005107E8" w:rsidRDefault="00832023">
            <w:pPr>
              <w:pStyle w:val="registration-status"/>
              <w:rPr>
                <w:ins w:id="257" w:author="Comparison" w:date="2026-09-25T20:03:00Z" w16du:dateUtc="2026-09-26T00:03:00Z"/>
              </w:rPr>
            </w:pPr>
            <w:ins w:id="258" w:author="Comparison" w:date="2026-09-25T20:03:00Z" w16du:dateUtc="2026-09-26T00:03:00Z">
              <w:r>
                <w:fldChar w:fldCharType="begin"/>
              </w:r>
              <w:r>
                <w:instrText>HYPERLINK "https://meteor.aihw.gov.au/RegistrationAuthority/12"</w:instrText>
              </w:r>
              <w:r>
                <w:fldChar w:fldCharType="separate"/>
              </w:r>
              <w:r>
                <w:rPr>
                  <w:rStyle w:val="Hyperlink"/>
                  <w:color w:val="244061"/>
                </w:rPr>
                <w:t>Health</w:t>
              </w:r>
              <w:r>
                <w:fldChar w:fldCharType="end"/>
              </w:r>
              <w:r>
                <w:rPr>
                  <w:rStyle w:val="row-content"/>
                  <w:color w:val="244061"/>
                </w:rPr>
                <w:t>, Superseded 24/03/2006</w:t>
              </w:r>
            </w:ins>
          </w:p>
          <w:p w14:paraId="7AE833A6" w14:textId="77777777" w:rsidR="005107E8" w:rsidRDefault="00832023">
            <w:pPr>
              <w:rPr>
                <w:ins w:id="259" w:author="Comparison" w:date="2026-09-25T20:03:00Z" w16du:dateUtc="2026-09-26T00:03:00Z"/>
              </w:rPr>
            </w:pPr>
            <w:ins w:id="260" w:author="Comparison" w:date="2026-09-25T20:03:00Z" w16du:dateUtc="2026-09-26T00:03:00Z">
              <w:r>
                <w:rPr>
                  <w:rStyle w:val="row-content"/>
                  <w:b/>
                  <w:i/>
                </w:rPr>
                <w:t xml:space="preserve">Implementation start date: </w:t>
              </w:r>
              <w:r>
                <w:rPr>
                  <w:rStyle w:val="row-content"/>
                </w:rPr>
                <w:t>01/07/2005</w:t>
              </w:r>
              <w:r>
                <w:br/>
              </w:r>
              <w:r>
                <w:rPr>
                  <w:rStyle w:val="row-content"/>
                  <w:b/>
                  <w:i/>
                </w:rPr>
                <w:t xml:space="preserve">Implementation end date: </w:t>
              </w:r>
              <w:r>
                <w:rPr>
                  <w:rStyle w:val="row-content"/>
                </w:rPr>
                <w:t>30/06/2006</w:t>
              </w:r>
              <w:r>
                <w:br/>
              </w:r>
              <w:r>
                <w:br/>
              </w:r>
              <w:r>
                <w:fldChar w:fldCharType="begin"/>
              </w:r>
              <w:r>
                <w:instrText>HYPERLINK "https://meteor.aihw.gov.au/content/322655"</w:instrText>
              </w:r>
              <w:r>
                <w:fldChar w:fldCharType="separate"/>
              </w:r>
              <w:r>
                <w:rPr>
                  <w:rStyle w:val="Hyperlink"/>
                </w:rPr>
                <w:t>Non-admitted patient emergency department care NMDS</w:t>
              </w:r>
              <w:r>
                <w:fldChar w:fldCharType="end"/>
              </w:r>
            </w:ins>
          </w:p>
          <w:p w14:paraId="39126D0D" w14:textId="77777777" w:rsidR="005107E8" w:rsidRDefault="00832023">
            <w:pPr>
              <w:pStyle w:val="registration-status"/>
              <w:rPr>
                <w:ins w:id="261" w:author="Comparison" w:date="2026-09-25T20:03:00Z" w16du:dateUtc="2026-09-26T00:03:00Z"/>
              </w:rPr>
            </w:pPr>
            <w:ins w:id="262" w:author="Comparison" w:date="2026-09-25T20:03:00Z" w16du:dateUtc="2026-09-26T00:03:00Z">
              <w:r>
                <w:fldChar w:fldCharType="begin"/>
              </w:r>
              <w:r>
                <w:instrText>HYPERLINK "https://meteor.aihw.gov.au/RegistrationAuthority/12"</w:instrText>
              </w:r>
              <w:r>
                <w:fldChar w:fldCharType="separate"/>
              </w:r>
              <w:r>
                <w:rPr>
                  <w:rStyle w:val="Hyperlink"/>
                  <w:color w:val="244061"/>
                </w:rPr>
                <w:t>Health</w:t>
              </w:r>
              <w:r>
                <w:fldChar w:fldCharType="end"/>
              </w:r>
              <w:r>
                <w:rPr>
                  <w:rStyle w:val="row-content"/>
                  <w:color w:val="244061"/>
                </w:rPr>
                <w:t>, Superseded 23/10/2006</w:t>
              </w:r>
            </w:ins>
          </w:p>
          <w:p w14:paraId="12EE6E68" w14:textId="77777777" w:rsidR="005107E8" w:rsidRDefault="00832023">
            <w:pPr>
              <w:rPr>
                <w:ins w:id="263" w:author="Comparison" w:date="2026-09-25T20:03:00Z" w16du:dateUtc="2026-09-26T00:03:00Z"/>
              </w:rPr>
            </w:pPr>
            <w:ins w:id="264" w:author="Comparison" w:date="2026-09-25T20:03:00Z" w16du:dateUtc="2026-09-26T00:03:00Z">
              <w:r>
                <w:rPr>
                  <w:rStyle w:val="row-content"/>
                  <w:b/>
                  <w:i/>
                </w:rPr>
                <w:t xml:space="preserve">Implementation start date: </w:t>
              </w:r>
              <w:r>
                <w:rPr>
                  <w:rStyle w:val="row-content"/>
                </w:rPr>
                <w:t>01/07/2006</w:t>
              </w:r>
              <w:r>
                <w:br/>
              </w:r>
              <w:r>
                <w:rPr>
                  <w:rStyle w:val="row-content"/>
                  <w:b/>
                  <w:i/>
                </w:rPr>
                <w:t xml:space="preserve">Implementation end date: </w:t>
              </w:r>
              <w:r>
                <w:rPr>
                  <w:rStyle w:val="row-content"/>
                </w:rPr>
                <w:t>30/06/2007</w:t>
              </w:r>
              <w:r>
                <w:br/>
              </w:r>
              <w:r>
                <w:br/>
              </w:r>
              <w:r>
                <w:fldChar w:fldCharType="begin"/>
              </w:r>
              <w:r>
                <w:instrText>HYPERLINK "https://meteor.aihw.gov.au/content/273053"</w:instrText>
              </w:r>
              <w:r>
                <w:fldChar w:fldCharType="separate"/>
              </w:r>
              <w:r>
                <w:rPr>
                  <w:rStyle w:val="Hyperlink"/>
                </w:rPr>
                <w:t>Non-admitted patient emergency department care NMDS</w:t>
              </w:r>
              <w:r>
                <w:fldChar w:fldCharType="end"/>
              </w:r>
            </w:ins>
          </w:p>
          <w:p w14:paraId="600E47B9" w14:textId="77777777" w:rsidR="005107E8" w:rsidRDefault="00832023">
            <w:pPr>
              <w:pStyle w:val="registration-status"/>
              <w:rPr>
                <w:ins w:id="265" w:author="Comparison" w:date="2026-09-25T20:03:00Z" w16du:dateUtc="2026-09-26T00:03:00Z"/>
              </w:rPr>
            </w:pPr>
            <w:ins w:id="266" w:author="Comparison" w:date="2026-09-25T20:03:00Z" w16du:dateUtc="2026-09-26T00:03:00Z">
              <w:r>
                <w:fldChar w:fldCharType="begin"/>
              </w:r>
              <w:r>
                <w:instrText>HYPERLINK "https://meteor.aihw.gov.au/RegistrationAuthority/12"</w:instrText>
              </w:r>
              <w:r>
                <w:fldChar w:fldCharType="separate"/>
              </w:r>
              <w:r>
                <w:rPr>
                  <w:rStyle w:val="Hyperlink"/>
                  <w:color w:val="244061"/>
                </w:rPr>
                <w:t>Health</w:t>
              </w:r>
              <w:r>
                <w:fldChar w:fldCharType="end"/>
              </w:r>
              <w:r>
                <w:rPr>
                  <w:rStyle w:val="row-content"/>
                  <w:color w:val="244061"/>
                </w:rPr>
                <w:t>, Superseded 07/12/2005</w:t>
              </w:r>
            </w:ins>
          </w:p>
          <w:p w14:paraId="1EE26A09" w14:textId="77777777" w:rsidR="005107E8" w:rsidRDefault="00832023">
            <w:pPr>
              <w:rPr>
                <w:ins w:id="267" w:author="Comparison" w:date="2026-09-25T20:03:00Z" w16du:dateUtc="2026-09-26T00:03:00Z"/>
              </w:rPr>
            </w:pPr>
            <w:ins w:id="268" w:author="Comparison" w:date="2026-09-25T20:03:00Z" w16du:dateUtc="2026-09-26T00:03:00Z">
              <w:r>
                <w:br/>
              </w:r>
              <w:r>
                <w:fldChar w:fldCharType="begin"/>
              </w:r>
              <w:r>
                <w:instrText>HYPERLINK "https://meteor.aihw.gov.au/content/349836"</w:instrText>
              </w:r>
              <w:r>
                <w:fldChar w:fldCharType="separate"/>
              </w:r>
              <w:r>
                <w:rPr>
                  <w:rStyle w:val="Hyperlink"/>
                </w:rPr>
                <w:t>Non-admitted patient emergency department care NMDS 2007-08</w:t>
              </w:r>
              <w:r>
                <w:fldChar w:fldCharType="end"/>
              </w:r>
            </w:ins>
          </w:p>
          <w:p w14:paraId="6F0AAF56" w14:textId="77777777" w:rsidR="005107E8" w:rsidRDefault="00832023">
            <w:pPr>
              <w:pStyle w:val="registration-status"/>
              <w:rPr>
                <w:ins w:id="269" w:author="Comparison" w:date="2026-09-25T20:03:00Z" w16du:dateUtc="2026-09-26T00:03:00Z"/>
              </w:rPr>
            </w:pPr>
            <w:ins w:id="270" w:author="Comparison" w:date="2026-09-25T20:03:00Z" w16du:dateUtc="2026-09-26T00:03:00Z">
              <w:r>
                <w:fldChar w:fldCharType="begin"/>
              </w:r>
              <w:r>
                <w:instrText>HYPERLINK "https://meteor.aihw.gov.au/RegistrationAuthority/12"</w:instrText>
              </w:r>
              <w:r>
                <w:fldChar w:fldCharType="separate"/>
              </w:r>
              <w:r>
                <w:rPr>
                  <w:rStyle w:val="Hyperlink"/>
                  <w:color w:val="244061"/>
                </w:rPr>
                <w:t>Health</w:t>
              </w:r>
              <w:r>
                <w:fldChar w:fldCharType="end"/>
              </w:r>
              <w:r>
                <w:rPr>
                  <w:rStyle w:val="row-content"/>
                  <w:color w:val="244061"/>
                </w:rPr>
                <w:t>, Superseded 05/02/2008</w:t>
              </w:r>
            </w:ins>
          </w:p>
          <w:p w14:paraId="07F56ECE" w14:textId="77777777" w:rsidR="005107E8" w:rsidRDefault="00832023">
            <w:pPr>
              <w:rPr>
                <w:ins w:id="271" w:author="Comparison" w:date="2026-09-25T20:03:00Z" w16du:dateUtc="2026-09-26T00:03:00Z"/>
              </w:rPr>
            </w:pPr>
            <w:ins w:id="272" w:author="Comparison" w:date="2026-09-25T20:03:00Z" w16du:dateUtc="2026-09-26T00:03:00Z">
              <w:r>
                <w:rPr>
                  <w:rStyle w:val="row-content"/>
                  <w:b/>
                  <w:i/>
                </w:rPr>
                <w:t xml:space="preserve">Implementation start date: </w:t>
              </w:r>
              <w:r>
                <w:rPr>
                  <w:rStyle w:val="row-content"/>
                </w:rPr>
                <w:t>01/07/2007</w:t>
              </w:r>
              <w:r>
                <w:br/>
              </w:r>
              <w:r>
                <w:rPr>
                  <w:rStyle w:val="row-content"/>
                  <w:b/>
                  <w:i/>
                </w:rPr>
                <w:t xml:space="preserve">Implementation end date: </w:t>
              </w:r>
              <w:r>
                <w:rPr>
                  <w:rStyle w:val="row-content"/>
                </w:rPr>
                <w:t>30/06/2008</w:t>
              </w:r>
              <w:r>
                <w:br/>
              </w:r>
              <w:r>
                <w:br/>
              </w:r>
              <w:r>
                <w:fldChar w:fldCharType="begin"/>
              </w:r>
              <w:r>
                <w:instrText>HYPERLINK "https://meteor.aihw.gov.au/content/363530"</w:instrText>
              </w:r>
              <w:r>
                <w:fldChar w:fldCharType="separate"/>
              </w:r>
              <w:r>
                <w:rPr>
                  <w:rStyle w:val="Hyperlink"/>
                </w:rPr>
                <w:t>Non-admitted patient emergency department care NMDS 2008-10</w:t>
              </w:r>
              <w:r>
                <w:fldChar w:fldCharType="end"/>
              </w:r>
            </w:ins>
          </w:p>
          <w:p w14:paraId="6DA89259" w14:textId="77777777" w:rsidR="005107E8" w:rsidRDefault="00832023">
            <w:pPr>
              <w:pStyle w:val="registration-status"/>
              <w:rPr>
                <w:ins w:id="273" w:author="Comparison" w:date="2026-09-25T20:03:00Z" w16du:dateUtc="2026-09-26T00:03:00Z"/>
              </w:rPr>
            </w:pPr>
            <w:ins w:id="274" w:author="Comparison" w:date="2026-09-25T20:03:00Z" w16du:dateUtc="2026-09-26T00:03:00Z">
              <w:r>
                <w:fldChar w:fldCharType="begin"/>
              </w:r>
              <w:r>
                <w:instrText>HYPERLINK "https://meteor.aihw.gov.au/RegistrationAuthority/12"</w:instrText>
              </w:r>
              <w:r>
                <w:fldChar w:fldCharType="separate"/>
              </w:r>
              <w:r>
                <w:rPr>
                  <w:rStyle w:val="Hyperlink"/>
                  <w:color w:val="244061"/>
                </w:rPr>
                <w:t>Health</w:t>
              </w:r>
              <w:r>
                <w:fldChar w:fldCharType="end"/>
              </w:r>
              <w:r>
                <w:rPr>
                  <w:rStyle w:val="row-content"/>
                  <w:color w:val="244061"/>
                </w:rPr>
                <w:t>, Superseded 22/12/2009</w:t>
              </w:r>
            </w:ins>
          </w:p>
          <w:p w14:paraId="77036567" w14:textId="77777777" w:rsidR="005107E8" w:rsidRDefault="00832023">
            <w:pPr>
              <w:rPr>
                <w:ins w:id="275" w:author="Comparison" w:date="2026-09-25T20:03:00Z" w16du:dateUtc="2026-09-26T00:03:00Z"/>
              </w:rPr>
            </w:pPr>
            <w:ins w:id="276" w:author="Comparison" w:date="2026-09-25T20:03:00Z" w16du:dateUtc="2026-09-26T00:03:00Z">
              <w:r>
                <w:rPr>
                  <w:rStyle w:val="row-content"/>
                  <w:b/>
                  <w:i/>
                </w:rPr>
                <w:t xml:space="preserve">Implementation start date: </w:t>
              </w:r>
              <w:r>
                <w:rPr>
                  <w:rStyle w:val="row-content"/>
                </w:rPr>
                <w:t>01/07/2008</w:t>
              </w:r>
              <w:r>
                <w:br/>
              </w:r>
              <w:r>
                <w:rPr>
                  <w:rStyle w:val="row-content"/>
                  <w:b/>
                  <w:i/>
                </w:rPr>
                <w:t xml:space="preserve">Implementation end date: </w:t>
              </w:r>
              <w:r>
                <w:rPr>
                  <w:rStyle w:val="row-content"/>
                </w:rPr>
                <w:t>30/06/2010</w:t>
              </w:r>
              <w:r>
                <w:br/>
              </w:r>
              <w:r>
                <w:br/>
              </w:r>
              <w:r>
                <w:fldChar w:fldCharType="begin"/>
              </w:r>
              <w:r>
                <w:instrText>HYPERLINK "https://meteor.aihw.gov.au/content/374220"</w:instrText>
              </w:r>
              <w:r>
                <w:fldChar w:fldCharType="separate"/>
              </w:r>
              <w:r>
                <w:rPr>
                  <w:rStyle w:val="Hyperlink"/>
                </w:rPr>
                <w:t>Non-admitted patient emergency department care NMDS 2010-11</w:t>
              </w:r>
              <w:r>
                <w:fldChar w:fldCharType="end"/>
              </w:r>
            </w:ins>
          </w:p>
          <w:p w14:paraId="58561109" w14:textId="77777777" w:rsidR="005107E8" w:rsidRDefault="00832023">
            <w:pPr>
              <w:pStyle w:val="registration-status"/>
              <w:rPr>
                <w:ins w:id="277" w:author="Comparison" w:date="2026-09-25T20:03:00Z" w16du:dateUtc="2026-09-26T00:03:00Z"/>
              </w:rPr>
            </w:pPr>
            <w:ins w:id="278" w:author="Comparison" w:date="2026-09-25T20:03:00Z" w16du:dateUtc="2026-09-26T00:03:00Z">
              <w:r>
                <w:fldChar w:fldCharType="begin"/>
              </w:r>
              <w:r>
                <w:instrText>HYPERLINK "https://meteor.aihw.gov.au/RegistrationAuthority/12"</w:instrText>
              </w:r>
              <w:r>
                <w:fldChar w:fldCharType="separate"/>
              </w:r>
              <w:r>
                <w:rPr>
                  <w:rStyle w:val="Hyperlink"/>
                  <w:color w:val="244061"/>
                </w:rPr>
                <w:t>Health</w:t>
              </w:r>
              <w:r>
                <w:fldChar w:fldCharType="end"/>
              </w:r>
              <w:r>
                <w:rPr>
                  <w:rStyle w:val="row-content"/>
                  <w:color w:val="244061"/>
                </w:rPr>
                <w:t>, Superseded 18/01/2011</w:t>
              </w:r>
            </w:ins>
          </w:p>
          <w:p w14:paraId="78D86068" w14:textId="77777777" w:rsidR="005107E8" w:rsidRDefault="00832023">
            <w:pPr>
              <w:rPr>
                <w:ins w:id="279" w:author="Comparison" w:date="2026-09-25T20:03:00Z" w16du:dateUtc="2026-09-26T00:03:00Z"/>
              </w:rPr>
            </w:pPr>
            <w:ins w:id="280" w:author="Comparison" w:date="2026-09-25T20:03:00Z" w16du:dateUtc="2026-09-26T00:03:00Z">
              <w:r>
                <w:rPr>
                  <w:rStyle w:val="row-content"/>
                  <w:b/>
                  <w:i/>
                </w:rPr>
                <w:t xml:space="preserve">Implementation start date: </w:t>
              </w:r>
              <w:r>
                <w:rPr>
                  <w:rStyle w:val="row-content"/>
                </w:rPr>
                <w:t>01/07/2010</w:t>
              </w:r>
              <w:r>
                <w:br/>
              </w:r>
            </w:ins>
          </w:p>
          <w:p w14:paraId="1FF76354" w14:textId="77777777" w:rsidR="005107E8" w:rsidRDefault="00832023">
            <w:pPr>
              <w:rPr>
                <w:ins w:id="281" w:author="Comparison" w:date="2026-09-25T20:03:00Z" w16du:dateUtc="2026-09-26T00:03:00Z"/>
              </w:rPr>
            </w:pPr>
            <w:ins w:id="282" w:author="Comparison" w:date="2026-09-25T20:03:00Z" w16du:dateUtc="2026-09-26T00:03:00Z">
              <w:r>
                <w:rPr>
                  <w:rStyle w:val="row-content"/>
                  <w:b/>
                  <w:i/>
                </w:rPr>
                <w:t xml:space="preserve">Implementation end date: </w:t>
              </w:r>
              <w:r>
                <w:rPr>
                  <w:rStyle w:val="row-content"/>
                </w:rPr>
                <w:t>30/06/2011</w:t>
              </w:r>
              <w:r>
                <w:br/>
              </w:r>
              <w:r>
                <w:br/>
              </w:r>
            </w:ins>
          </w:p>
        </w:tc>
      </w:tr>
    </w:tbl>
    <w:p w14:paraId="64FB5BC3" w14:textId="77777777" w:rsidR="005D249C" w:rsidRDefault="005D249C">
      <w:pPr>
        <w:rPr>
          <w:rPrChange w:id="283" w:author="Comparison" w:date="2026-09-25T20:03:00Z" w16du:dateUtc="2026-09-26T00:03:00Z">
            <w:rPr>
              <w:rFonts w:ascii="Arial" w:hAnsi="Arial" w:cs="Arial"/>
              <w:sz w:val="22"/>
              <w:szCs w:val="22"/>
            </w:rPr>
          </w:rPrChange>
        </w:rPr>
        <w:pPrChange w:id="284" w:author="Comparison" w:date="2026-09-25T20:03:00Z" w16du:dateUtc="2026-09-26T00:03:00Z">
          <w:pPr>
            <w:pStyle w:val="headerlist"/>
          </w:pPr>
        </w:pPrChange>
      </w:pPr>
    </w:p>
    <w:p w14:paraId="36C184B3" w14:textId="77777777" w:rsidR="008B7BFF" w:rsidRPr="004B13A1" w:rsidRDefault="00832023" w:rsidP="005D249C">
      <w:pPr>
        <w:pStyle w:val="ListParagraph"/>
        <w:numPr>
          <w:ilvl w:val="0"/>
          <w:numId w:val="15"/>
        </w:numPr>
        <w:rPr>
          <w:ins w:id="285" w:author="Comparison" w:date="2026-09-25T20:03:00Z" w16du:dateUtc="2026-09-26T00:03:00Z"/>
          <w:rFonts w:ascii="Arial" w:hAnsi="Arial" w:cs="Arial"/>
          <w:color w:val="auto"/>
          <w:sz w:val="22"/>
          <w:szCs w:val="22"/>
          <w:lang w:eastAsia="en-GB"/>
        </w:rPr>
      </w:pPr>
      <w:ins w:id="286" w:author="Comparison" w:date="2026-09-25T20:03:00Z" w16du:dateUtc="2026-09-26T00:03:00Z">
        <w:r>
          <w:br/>
        </w:r>
      </w:ins>
    </w:p>
    <w:tbl>
      <w:tblPr>
        <w:tblW w:w="5000" w:type="pct"/>
        <w:shd w:val="clear" w:color="auto" w:fill="DFDFDF"/>
        <w:tblCellMar>
          <w:left w:w="0" w:type="dxa"/>
          <w:right w:w="0" w:type="dxa"/>
        </w:tblCellMar>
        <w:tblLook w:val="04A0" w:firstRow="1" w:lastRow="0" w:firstColumn="1" w:lastColumn="0" w:noHBand="0" w:noVBand="1"/>
      </w:tblPr>
      <w:tblGrid>
        <w:gridCol w:w="10240"/>
      </w:tblGrid>
      <w:tr w:rsidR="005D249C" w:rsidRPr="005D249C" w14:paraId="04BD6C8A" w14:textId="77777777" w:rsidTr="005D249C">
        <w:trPr>
          <w:del w:id="287" w:author="Comparison" w:date="2026-09-25T20:03:00Z" w16du:dateUtc="2026-09-26T00:03:00Z"/>
        </w:trPr>
        <w:tc>
          <w:tcPr>
            <w:tcW w:w="0" w:type="auto"/>
            <w:shd w:val="clear" w:color="auto" w:fill="DFDFDF"/>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10240"/>
            </w:tblGrid>
            <w:tr w:rsidR="005D249C" w:rsidRPr="005D249C" w14:paraId="5E40CCCE" w14:textId="77777777">
              <w:trPr>
                <w:tblCellSpacing w:w="0" w:type="dxa"/>
                <w:jc w:val="center"/>
                <w:del w:id="288" w:author="Comparison" w:date="2026-09-25T20:03:00Z" w16du:dateUtc="2026-09-26T00:03:00Z"/>
              </w:trPr>
              <w:tc>
                <w:tcPr>
                  <w:tcW w:w="0" w:type="auto"/>
                  <w:vAlign w:val="center"/>
                  <w:hideMark/>
                </w:tcPr>
                <w:tbl>
                  <w:tblPr>
                    <w:tblW w:w="9000" w:type="dxa"/>
                    <w:jc w:val="center"/>
                    <w:tblCellSpacing w:w="0" w:type="dxa"/>
                    <w:tblCellMar>
                      <w:left w:w="0" w:type="dxa"/>
                      <w:right w:w="0" w:type="dxa"/>
                    </w:tblCellMar>
                    <w:tblLook w:val="04A0" w:firstRow="1" w:lastRow="0" w:firstColumn="1" w:lastColumn="0" w:noHBand="0" w:noVBand="1"/>
                  </w:tblPr>
                  <w:tblGrid>
                    <w:gridCol w:w="9000"/>
                  </w:tblGrid>
                  <w:tr w:rsidR="005D249C" w:rsidRPr="005D249C" w14:paraId="3CA83699" w14:textId="77777777">
                    <w:trPr>
                      <w:tblCellSpacing w:w="0" w:type="dxa"/>
                      <w:jc w:val="center"/>
                      <w:del w:id="289" w:author="Comparison" w:date="2026-09-25T20:03:00Z" w16du:dateUtc="2026-09-26T00:03:00Z"/>
                    </w:trPr>
                    <w:tc>
                      <w:tcPr>
                        <w:tcW w:w="0" w:type="auto"/>
                        <w:vAlign w:val="center"/>
                        <w:hideMark/>
                      </w:tcPr>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00"/>
                        </w:tblGrid>
                        <w:tr w:rsidR="005D249C" w:rsidRPr="005D249C" w14:paraId="39AF7AF6" w14:textId="77777777">
                          <w:trPr>
                            <w:tblCellSpacing w:w="0" w:type="dxa"/>
                            <w:del w:id="290" w:author="Comparison" w:date="2026-09-25T20:03:00Z" w16du:dateUtc="2026-09-26T00:03:00Z"/>
                          </w:trPr>
                          <w:tc>
                            <w:tcPr>
                              <w:tcW w:w="0" w:type="auto"/>
                              <w:shd w:val="clear" w:color="auto" w:fill="FFFFFF"/>
                              <w:vAlign w:val="center"/>
                              <w:hideMark/>
                            </w:tcPr>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00"/>
                              </w:tblGrid>
                              <w:tr w:rsidR="005D249C" w:rsidRPr="005D249C" w14:paraId="569582E0" w14:textId="77777777">
                                <w:trPr>
                                  <w:tblCellSpacing w:w="0" w:type="dxa"/>
                                  <w:del w:id="291" w:author="Comparison" w:date="2026-09-25T20:03:00Z" w16du:dateUtc="2026-09-26T00:03:00Z"/>
                                </w:trPr>
                                <w:tc>
                                  <w:tcPr>
                                    <w:tcW w:w="0" w:type="auto"/>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9000"/>
                                    </w:tblGrid>
                                    <w:tr w:rsidR="005D249C" w:rsidRPr="005D249C" w14:paraId="2F5F3CE9" w14:textId="77777777">
                                      <w:trPr>
                                        <w:tblCellSpacing w:w="0" w:type="dxa"/>
                                        <w:del w:id="292" w:author="Comparison" w:date="2026-09-25T20:03:00Z" w16du:dateUtc="2026-09-26T00:03:00Z"/>
                                      </w:trPr>
                                      <w:tc>
                                        <w:tcPr>
                                          <w:tcW w:w="500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000"/>
                                          </w:tblGrid>
                                          <w:tr w:rsidR="005D249C" w:rsidRPr="005D249C" w14:paraId="5C78356D" w14:textId="77777777">
                                            <w:trPr>
                                              <w:tblCellSpacing w:w="0" w:type="dxa"/>
                                              <w:del w:id="293" w:author="Comparison" w:date="2026-09-25T20:03:00Z" w16du:dateUtc="2026-09-26T00:03:00Z"/>
                                            </w:trPr>
                                            <w:tc>
                                              <w:tcPr>
                                                <w:tcW w:w="0" w:type="auto"/>
                                                <w:vAlign w:val="center"/>
                                                <w:hideMark/>
                                              </w:tcPr>
                                              <w:p w14:paraId="19FC4246" w14:textId="3075EAE8" w:rsidR="005D249C" w:rsidRPr="004B13A1" w:rsidRDefault="008B7BFF" w:rsidP="005D249C">
                                                <w:pPr>
                                                  <w:pStyle w:val="ListParagraph"/>
                                                  <w:numPr>
                                                    <w:ilvl w:val="0"/>
                                                    <w:numId w:val="15"/>
                                                  </w:numPr>
                                                  <w:rPr>
                                                    <w:del w:id="294" w:author="Comparison" w:date="2026-09-25T20:03:00Z" w16du:dateUtc="2026-09-26T00:03:00Z"/>
                                                    <w:rFonts w:ascii="Arial" w:hAnsi="Arial" w:cs="Arial"/>
                                                    <w:color w:val="auto"/>
                                                    <w:sz w:val="22"/>
                                                    <w:szCs w:val="22"/>
                                                    <w:lang w:eastAsia="en-GB"/>
                                                  </w:rPr>
                                                </w:pPr>
                                                <w:del w:id="295" w:author="Comparison" w:date="2026-09-25T20:03:00Z" w16du:dateUtc="2026-09-26T00:03:00Z">
                                                  <w:r w:rsidRPr="004B13A1">
                                                    <w:rPr>
                                                      <w:rFonts w:ascii="Arial" w:hAnsi="Arial" w:cs="Arial"/>
                                                      <w:color w:val="auto"/>
                                                      <w:sz w:val="22"/>
                                                      <w:szCs w:val="22"/>
                                                      <w:lang w:eastAsia="en-GB"/>
                                                    </w:rPr>
                                                    <w:delText>Salesperson of the Year 2012 and 2015</w:delText>
                                                  </w:r>
                                                </w:del>
                                              </w:p>
                                              <w:p w14:paraId="7D87499F" w14:textId="77777777" w:rsidR="008B7BFF" w:rsidRPr="004B13A1" w:rsidRDefault="008B7BFF" w:rsidP="005D249C">
                                                <w:pPr>
                                                  <w:pStyle w:val="ListParagraph"/>
                                                  <w:numPr>
                                                    <w:ilvl w:val="0"/>
                                                    <w:numId w:val="15"/>
                                                  </w:numPr>
                                                  <w:rPr>
                                                    <w:del w:id="296" w:author="Comparison" w:date="2026-09-25T20:03:00Z" w16du:dateUtc="2026-09-26T00:03:00Z"/>
                                                    <w:rFonts w:ascii="Arial" w:hAnsi="Arial" w:cs="Arial"/>
                                                    <w:color w:val="auto"/>
                                                    <w:sz w:val="22"/>
                                                    <w:szCs w:val="22"/>
                                                    <w:lang w:eastAsia="en-GB"/>
                                                  </w:rPr>
                                                </w:pPr>
                                                <w:del w:id="297" w:author="Comparison" w:date="2026-09-25T20:03:00Z" w16du:dateUtc="2026-09-26T00:03:00Z">
                                                  <w:r w:rsidRPr="004B13A1">
                                                    <w:rPr>
                                                      <w:rFonts w:ascii="Arial" w:hAnsi="Arial" w:cs="Arial"/>
                                                      <w:color w:val="auto"/>
                                                      <w:sz w:val="22"/>
                                                      <w:szCs w:val="22"/>
                                                      <w:lang w:eastAsia="en-GB"/>
                                                    </w:rPr>
                                                    <w:delText>Runner Up Salesperson of the Year 2011, 2013, 2014</w:delText>
                                                  </w:r>
                                                </w:del>
                                              </w:p>
                                              <w:p w14:paraId="4A2062EE" w14:textId="77777777" w:rsidR="008B7BFF" w:rsidRPr="004B13A1" w:rsidRDefault="008B7BFF" w:rsidP="005D249C">
                                                <w:pPr>
                                                  <w:pStyle w:val="ListParagraph"/>
                                                  <w:numPr>
                                                    <w:ilvl w:val="0"/>
                                                    <w:numId w:val="15"/>
                                                  </w:numPr>
                                                  <w:rPr>
                                                    <w:del w:id="298" w:author="Comparison" w:date="2026-09-25T20:03:00Z" w16du:dateUtc="2026-09-26T00:03:00Z"/>
                                                    <w:rFonts w:ascii="Arial" w:hAnsi="Arial" w:cs="Arial"/>
                                                    <w:color w:val="auto"/>
                                                    <w:sz w:val="22"/>
                                                    <w:szCs w:val="22"/>
                                                    <w:lang w:eastAsia="en-GB"/>
                                                  </w:rPr>
                                                </w:pPr>
                                                <w:del w:id="299" w:author="Comparison" w:date="2026-09-25T20:03:00Z" w16du:dateUtc="2026-09-26T00:03:00Z">
                                                  <w:r w:rsidRPr="004B13A1">
                                                    <w:rPr>
                                                      <w:rFonts w:ascii="Arial" w:hAnsi="Arial" w:cs="Arial"/>
                                                      <w:color w:val="auto"/>
                                                      <w:sz w:val="22"/>
                                                      <w:szCs w:val="22"/>
                                                      <w:lang w:eastAsia="en-GB"/>
                                                    </w:rPr>
                                                    <w:delText>Negotiating and Winning New Business</w:delText>
                                                  </w:r>
                                                </w:del>
                                              </w:p>
                                              <w:p w14:paraId="57801C33" w14:textId="77777777" w:rsidR="008B7BFF" w:rsidRPr="004B13A1" w:rsidRDefault="008B7BFF" w:rsidP="005D249C">
                                                <w:pPr>
                                                  <w:pStyle w:val="ListParagraph"/>
                                                  <w:numPr>
                                                    <w:ilvl w:val="0"/>
                                                    <w:numId w:val="15"/>
                                                  </w:numPr>
                                                  <w:rPr>
                                                    <w:del w:id="300" w:author="Comparison" w:date="2026-09-25T20:03:00Z" w16du:dateUtc="2026-09-26T00:03:00Z"/>
                                                    <w:rFonts w:ascii="Arial" w:hAnsi="Arial" w:cs="Arial"/>
                                                    <w:color w:val="auto"/>
                                                    <w:sz w:val="22"/>
                                                    <w:szCs w:val="22"/>
                                                    <w:lang w:eastAsia="en-GB"/>
                                                  </w:rPr>
                                                </w:pPr>
                                                <w:del w:id="301" w:author="Comparison" w:date="2026-09-25T20:03:00Z" w16du:dateUtc="2026-09-26T00:03:00Z">
                                                  <w:r w:rsidRPr="004B13A1">
                                                    <w:rPr>
                                                      <w:rFonts w:ascii="Arial" w:hAnsi="Arial" w:cs="Arial"/>
                                                      <w:color w:val="auto"/>
                                                      <w:sz w:val="22"/>
                                                      <w:szCs w:val="22"/>
                                                      <w:lang w:eastAsia="en-GB"/>
                                                    </w:rPr>
                                                    <w:delText>Achieving Set Targets</w:delText>
                                                  </w:r>
                                                </w:del>
                                              </w:p>
                                              <w:p w14:paraId="68C6C543" w14:textId="77777777" w:rsidR="008B7BFF" w:rsidRPr="004B13A1" w:rsidRDefault="008B7BFF" w:rsidP="005D249C">
                                                <w:pPr>
                                                  <w:pStyle w:val="ListParagraph"/>
                                                  <w:numPr>
                                                    <w:ilvl w:val="0"/>
                                                    <w:numId w:val="15"/>
                                                  </w:numPr>
                                                  <w:rPr>
                                                    <w:del w:id="302" w:author="Comparison" w:date="2026-09-25T20:03:00Z" w16du:dateUtc="2026-09-26T00:03:00Z"/>
                                                    <w:rFonts w:ascii="Arial" w:hAnsi="Arial" w:cs="Arial"/>
                                                    <w:color w:val="auto"/>
                                                    <w:sz w:val="22"/>
                                                    <w:szCs w:val="22"/>
                                                    <w:lang w:eastAsia="en-GB"/>
                                                  </w:rPr>
                                                </w:pPr>
                                                <w:del w:id="303" w:author="Comparison" w:date="2026-09-25T20:03:00Z" w16du:dateUtc="2026-09-26T00:03:00Z">
                                                  <w:r w:rsidRPr="004B13A1">
                                                    <w:rPr>
                                                      <w:rFonts w:ascii="Arial" w:hAnsi="Arial" w:cs="Arial"/>
                                                      <w:color w:val="auto"/>
                                                      <w:sz w:val="22"/>
                                                      <w:szCs w:val="22"/>
                                                      <w:lang w:eastAsia="en-GB"/>
                                                    </w:rPr>
                                                    <w:delText>Meeting Deadlines</w:delText>
                                                  </w:r>
                                                </w:del>
                                              </w:p>
                                              <w:p w14:paraId="2C8A9B65" w14:textId="77777777" w:rsidR="008B7BFF" w:rsidRPr="005D249C" w:rsidRDefault="008B7BFF" w:rsidP="004B13A1">
                                                <w:pPr>
                                                  <w:pStyle w:val="ListParagraph"/>
                                                  <w:numPr>
                                                    <w:ilvl w:val="0"/>
                                                    <w:numId w:val="15"/>
                                                  </w:numPr>
                                                  <w:rPr>
                                                    <w:del w:id="304" w:author="Comparison" w:date="2026-09-25T20:03:00Z" w16du:dateUtc="2026-09-26T00:03:00Z"/>
                                                    <w:rFonts w:ascii="Arial" w:hAnsi="Arial" w:cs="Arial"/>
                                                    <w:color w:val="auto"/>
                                                    <w:sz w:val="21"/>
                                                    <w:szCs w:val="21"/>
                                                    <w:lang w:eastAsia="en-GB"/>
                                                  </w:rPr>
                                                </w:pPr>
                                                <w:del w:id="305" w:author="Comparison" w:date="2026-09-25T20:03:00Z" w16du:dateUtc="2026-09-26T00:03:00Z">
                                                  <w:r w:rsidRPr="004B13A1">
                                                    <w:rPr>
                                                      <w:rFonts w:ascii="Arial" w:hAnsi="Arial" w:cs="Arial"/>
                                                      <w:color w:val="auto"/>
                                                      <w:sz w:val="22"/>
                                                      <w:szCs w:val="22"/>
                                                      <w:lang w:eastAsia="en-GB"/>
                                                    </w:rPr>
                                                    <w:delText>Building Client Relationships</w:delText>
                                                  </w:r>
                                                </w:del>
                                              </w:p>
                                            </w:tc>
                                          </w:tr>
                                        </w:tbl>
                                        <w:p w14:paraId="0AA6783C" w14:textId="77777777" w:rsidR="005D249C" w:rsidRPr="005D249C" w:rsidRDefault="005D249C" w:rsidP="005D249C">
                                          <w:pPr>
                                            <w:rPr>
                                              <w:del w:id="306" w:author="Comparison" w:date="2026-09-25T20:03:00Z" w16du:dateUtc="2026-09-26T00:03:00Z"/>
                                              <w:rFonts w:ascii="Arial" w:eastAsia="Times New Roman" w:hAnsi="Arial" w:cs="Arial"/>
                                              <w:color w:val="auto"/>
                                              <w:sz w:val="24"/>
                                              <w:lang w:eastAsia="en-GB"/>
                                            </w:rPr>
                                          </w:pPr>
                                        </w:p>
                                      </w:tc>
                                    </w:tr>
                                  </w:tbl>
                                  <w:p w14:paraId="73B08970" w14:textId="77777777" w:rsidR="005D249C" w:rsidRPr="005D249C" w:rsidRDefault="005D249C" w:rsidP="005D249C">
                                    <w:pPr>
                                      <w:rPr>
                                        <w:del w:id="307" w:author="Comparison" w:date="2026-09-25T20:03:00Z" w16du:dateUtc="2026-09-26T00:03:00Z"/>
                                        <w:rFonts w:ascii="Arial" w:eastAsia="Times New Roman" w:hAnsi="Arial" w:cs="Arial"/>
                                        <w:color w:val="auto"/>
                                        <w:sz w:val="24"/>
                                        <w:lang w:eastAsia="en-GB"/>
                                      </w:rPr>
                                    </w:pPr>
                                  </w:p>
                                </w:tc>
                              </w:tr>
                            </w:tbl>
                            <w:p w14:paraId="40CAA883" w14:textId="77777777" w:rsidR="005D249C" w:rsidRPr="005D249C" w:rsidRDefault="005D249C" w:rsidP="005D249C">
                              <w:pPr>
                                <w:rPr>
                                  <w:del w:id="308" w:author="Comparison" w:date="2026-09-25T20:03:00Z" w16du:dateUtc="2026-09-26T00:03:00Z"/>
                                  <w:rFonts w:ascii="Arial" w:eastAsia="Times New Roman" w:hAnsi="Arial" w:cs="Arial"/>
                                  <w:color w:val="auto"/>
                                  <w:sz w:val="24"/>
                                  <w:lang w:eastAsia="en-GB"/>
                                </w:rPr>
                              </w:pPr>
                            </w:p>
                          </w:tc>
                        </w:tr>
                      </w:tbl>
                      <w:p w14:paraId="1C0D1340" w14:textId="77777777" w:rsidR="005D249C" w:rsidRPr="005D249C" w:rsidRDefault="005D249C" w:rsidP="005D249C">
                        <w:pPr>
                          <w:rPr>
                            <w:del w:id="309" w:author="Comparison" w:date="2026-09-25T20:03:00Z" w16du:dateUtc="2026-09-26T00:03:00Z"/>
                            <w:rFonts w:ascii="Helvetica" w:eastAsia="Times New Roman" w:hAnsi="Helvetica" w:cs="Times New Roman"/>
                            <w:color w:val="auto"/>
                            <w:sz w:val="24"/>
                            <w:lang w:eastAsia="en-GB"/>
                          </w:rPr>
                        </w:pPr>
                      </w:p>
                    </w:tc>
                  </w:tr>
                </w:tbl>
                <w:p w14:paraId="1C4355D7" w14:textId="77777777" w:rsidR="005D249C" w:rsidRPr="005D249C" w:rsidRDefault="005D249C" w:rsidP="005D249C">
                  <w:pPr>
                    <w:rPr>
                      <w:del w:id="310" w:author="Comparison" w:date="2026-09-25T20:03:00Z" w16du:dateUtc="2026-09-26T00:03:00Z"/>
                      <w:rFonts w:ascii="Arial" w:eastAsia="Times New Roman" w:hAnsi="Arial" w:cs="Arial"/>
                      <w:color w:val="auto"/>
                      <w:sz w:val="24"/>
                      <w:lang w:eastAsia="en-GB"/>
                    </w:rPr>
                  </w:pPr>
                </w:p>
              </w:tc>
            </w:tr>
          </w:tbl>
          <w:p w14:paraId="76FDE169" w14:textId="77777777" w:rsidR="005D249C" w:rsidRPr="005D249C" w:rsidRDefault="005D249C" w:rsidP="005D249C">
            <w:pPr>
              <w:rPr>
                <w:del w:id="311" w:author="Comparison" w:date="2026-09-25T20:03:00Z" w16du:dateUtc="2026-09-26T00:03:00Z"/>
                <w:rFonts w:ascii="Arial" w:eastAsia="Times New Roman" w:hAnsi="Arial" w:cs="Arial"/>
                <w:color w:val="auto"/>
                <w:sz w:val="24"/>
                <w:lang w:eastAsia="en-GB"/>
              </w:rPr>
            </w:pPr>
          </w:p>
        </w:tc>
      </w:tr>
    </w:tbl>
    <w:p w14:paraId="71F9931E" w14:textId="77777777" w:rsidR="00986021" w:rsidRPr="0094514B" w:rsidRDefault="00986021" w:rsidP="00986021">
      <w:pPr>
        <w:pStyle w:val="liste"/>
        <w:numPr>
          <w:ilvl w:val="0"/>
          <w:numId w:val="0"/>
        </w:numPr>
        <w:ind w:left="697" w:hanging="357"/>
        <w:rPr>
          <w:del w:id="312" w:author="Comparison" w:date="2026-09-25T20:03:00Z" w16du:dateUtc="2026-09-26T00:03:00Z"/>
          <w:rFonts w:ascii="Arial" w:hAnsi="Arial" w:cs="Arial"/>
          <w:lang w:eastAsia="en-GB"/>
        </w:rPr>
      </w:pPr>
    </w:p>
    <w:p w14:paraId="0E8DCD74" w14:textId="77777777" w:rsidR="00A40792" w:rsidRPr="0094514B" w:rsidRDefault="00A40792" w:rsidP="009A4C88">
      <w:pPr>
        <w:pStyle w:val="liste"/>
        <w:numPr>
          <w:ilvl w:val="0"/>
          <w:numId w:val="0"/>
        </w:numPr>
        <w:rPr>
          <w:del w:id="313" w:author="Comparison" w:date="2026-09-25T20:03:00Z" w16du:dateUtc="2026-09-26T00:03:00Z"/>
          <w:rFonts w:ascii="Arial" w:hAnsi="Arial" w:cs="Arial"/>
          <w:lang w:eastAsia="en-GB"/>
        </w:rPr>
      </w:pPr>
    </w:p>
    <w:p w14:paraId="710F8FAA" w14:textId="77777777" w:rsidR="00AB54C4" w:rsidRPr="00986021" w:rsidRDefault="00AB54C4" w:rsidP="00A40792">
      <w:pPr>
        <w:pStyle w:val="liste"/>
        <w:numPr>
          <w:ilvl w:val="0"/>
          <w:numId w:val="0"/>
        </w:numPr>
        <w:rPr>
          <w:del w:id="314" w:author="Comparison" w:date="2026-09-25T20:03:00Z" w16du:dateUtc="2026-09-26T00:03:00Z"/>
          <w:rFonts w:ascii="Arial" w:hAnsi="Arial" w:cs="Arial"/>
          <w:sz w:val="24"/>
          <w:szCs w:val="24"/>
        </w:rPr>
      </w:pPr>
      <w:del w:id="315" w:author="Comparison" w:date="2026-09-25T20:03:00Z" w16du:dateUtc="2026-09-26T00:03:00Z">
        <w:r>
          <w:rPr>
            <w:rFonts w:ascii="Arial" w:hAnsi="Arial" w:cs="Arial"/>
            <w:sz w:val="24"/>
            <w:szCs w:val="24"/>
          </w:rPr>
          <w:br/>
        </w:r>
        <w:r>
          <w:rPr>
            <w:rFonts w:ascii="Arial" w:hAnsi="Arial" w:cs="Arial"/>
            <w:sz w:val="24"/>
            <w:szCs w:val="24"/>
          </w:rPr>
          <w:br/>
        </w:r>
      </w:del>
    </w:p>
    <w:p w14:paraId="7D075342" w14:textId="77777777" w:rsidR="00AB54C4" w:rsidRPr="00986021" w:rsidRDefault="00AB54C4" w:rsidP="00AB54C4">
      <w:pPr>
        <w:pStyle w:val="schoolname1"/>
        <w:rPr>
          <w:del w:id="316" w:author="Comparison" w:date="2026-09-25T20:03:00Z" w16du:dateUtc="2026-09-26T00:03:00Z"/>
          <w:rFonts w:ascii="Arial" w:hAnsi="Arial" w:cs="Arial"/>
          <w:szCs w:val="24"/>
        </w:rPr>
      </w:pPr>
      <w:del w:id="317" w:author="Comparison" w:date="2026-09-25T20:03:00Z" w16du:dateUtc="2026-09-26T00:03:00Z">
        <w:r>
          <w:rPr>
            <w:rFonts w:ascii="Arial" w:hAnsi="Arial" w:cs="Arial"/>
            <w:szCs w:val="24"/>
          </w:rPr>
          <w:delText>PA to Sales Director</w:delText>
        </w:r>
        <w:r w:rsidRPr="00986021">
          <w:rPr>
            <w:rFonts w:ascii="Arial" w:hAnsi="Arial" w:cs="Arial"/>
            <w:szCs w:val="24"/>
          </w:rPr>
          <w:delText xml:space="preserve">, </w:delText>
        </w:r>
        <w:r>
          <w:rPr>
            <w:rFonts w:ascii="Arial" w:hAnsi="Arial" w:cs="Arial"/>
            <w:szCs w:val="24"/>
          </w:rPr>
          <w:delText>NCJMedia</w:delText>
        </w:r>
        <w:r w:rsidRPr="00986021">
          <w:rPr>
            <w:rFonts w:ascii="Arial" w:hAnsi="Arial" w:cs="Arial"/>
            <w:szCs w:val="24"/>
          </w:rPr>
          <w:delText>, Tyne &amp; Wear</w:delText>
        </w:r>
      </w:del>
    </w:p>
    <w:p w14:paraId="1D11F766" w14:textId="77777777" w:rsidR="00AB54C4" w:rsidRPr="0094514B" w:rsidRDefault="00AB54C4" w:rsidP="00AB54C4">
      <w:pPr>
        <w:pStyle w:val="date1"/>
        <w:rPr>
          <w:del w:id="318" w:author="Comparison" w:date="2026-09-25T20:03:00Z" w16du:dateUtc="2026-09-26T00:03:00Z"/>
          <w:rFonts w:ascii="Arial" w:hAnsi="Arial" w:cs="Arial"/>
        </w:rPr>
      </w:pPr>
      <w:del w:id="319" w:author="Comparison" w:date="2026-09-25T20:03:00Z" w16du:dateUtc="2026-09-26T00:03:00Z">
        <w:r w:rsidRPr="0094514B">
          <w:rPr>
            <w:rFonts w:ascii="Arial" w:hAnsi="Arial" w:cs="Arial"/>
          </w:rPr>
          <w:delText>(</w:delText>
        </w:r>
        <w:r>
          <w:rPr>
            <w:rFonts w:ascii="Arial" w:hAnsi="Arial" w:cs="Arial"/>
          </w:rPr>
          <w:delText xml:space="preserve">January </w:delText>
        </w:r>
        <w:r w:rsidR="004B13A1">
          <w:rPr>
            <w:rFonts w:ascii="Arial" w:hAnsi="Arial" w:cs="Arial"/>
          </w:rPr>
          <w:delText>1995 –</w:delText>
        </w:r>
        <w:r>
          <w:rPr>
            <w:rFonts w:ascii="Arial" w:hAnsi="Arial" w:cs="Arial"/>
          </w:rPr>
          <w:delText xml:space="preserve"> October 2005</w:delText>
        </w:r>
        <w:r w:rsidRPr="0094514B">
          <w:rPr>
            <w:rFonts w:ascii="Arial" w:hAnsi="Arial" w:cs="Arial"/>
          </w:rPr>
          <w:delText>)</w:delText>
        </w:r>
      </w:del>
    </w:p>
    <w:p w14:paraId="554CD799" w14:textId="77777777" w:rsidR="00AB54C4" w:rsidRPr="0094514B" w:rsidRDefault="00AB54C4" w:rsidP="00AB54C4">
      <w:pPr>
        <w:pStyle w:val="NoSpacing"/>
        <w:ind w:left="0"/>
        <w:rPr>
          <w:del w:id="320" w:author="Comparison" w:date="2026-09-25T20:03:00Z" w16du:dateUtc="2026-09-26T00:03:00Z"/>
          <w:rFonts w:ascii="Arial" w:hAnsi="Arial" w:cs="Arial"/>
          <w:sz w:val="22"/>
          <w:lang w:eastAsia="en-GB"/>
        </w:rPr>
      </w:pPr>
    </w:p>
    <w:p w14:paraId="7FF7F6B9" w14:textId="77777777" w:rsidR="00AB54C4" w:rsidRDefault="00AB54C4" w:rsidP="00AB54C4">
      <w:pPr>
        <w:pStyle w:val="headerlist"/>
        <w:rPr>
          <w:del w:id="321" w:author="Comparison" w:date="2026-09-25T20:03:00Z" w16du:dateUtc="2026-09-26T00:03:00Z"/>
          <w:rFonts w:ascii="Arial" w:hAnsi="Arial" w:cs="Arial"/>
          <w:sz w:val="24"/>
          <w:szCs w:val="24"/>
        </w:rPr>
      </w:pPr>
      <w:del w:id="322" w:author="Comparison" w:date="2026-09-25T20:03:00Z" w16du:dateUtc="2026-09-26T00:03:00Z">
        <w:r w:rsidRPr="00986021">
          <w:rPr>
            <w:rFonts w:ascii="Arial" w:hAnsi="Arial" w:cs="Arial"/>
            <w:sz w:val="24"/>
            <w:szCs w:val="24"/>
          </w:rPr>
          <w:delText xml:space="preserve">Achievements and responsibilities: </w:delText>
        </w:r>
      </w:del>
    </w:p>
    <w:p w14:paraId="66C117DB" w14:textId="77777777" w:rsidR="004B13A1" w:rsidRDefault="004B13A1" w:rsidP="00AB54C4">
      <w:pPr>
        <w:pStyle w:val="headerlist"/>
        <w:rPr>
          <w:del w:id="323" w:author="Comparison" w:date="2026-09-25T20:03:00Z" w16du:dateUtc="2026-09-26T00:03:00Z"/>
          <w:rFonts w:ascii="Arial" w:hAnsi="Arial" w:cs="Arial"/>
          <w:sz w:val="24"/>
          <w:szCs w:val="24"/>
        </w:rPr>
      </w:pPr>
    </w:p>
    <w:p w14:paraId="18BD281E" w14:textId="77777777" w:rsidR="004B13A1" w:rsidRDefault="004B13A1" w:rsidP="00AB54C4">
      <w:pPr>
        <w:pStyle w:val="headerlist"/>
        <w:rPr>
          <w:del w:id="324" w:author="Comparison" w:date="2026-09-25T20:03:00Z" w16du:dateUtc="2026-09-26T00:03:00Z"/>
          <w:rFonts w:ascii="Arial" w:hAnsi="Arial" w:cs="Arial"/>
          <w:sz w:val="22"/>
          <w:szCs w:val="22"/>
        </w:rPr>
      </w:pPr>
      <w:del w:id="325" w:author="Comparison" w:date="2026-09-25T20:03:00Z" w16du:dateUtc="2026-09-26T00:03:00Z">
        <w:r w:rsidRPr="004B13A1">
          <w:rPr>
            <w:rFonts w:ascii="Arial" w:hAnsi="Arial" w:cs="Arial"/>
            <w:sz w:val="22"/>
            <w:szCs w:val="22"/>
          </w:rPr>
          <w:delText>My role was to offer support to the Sales Director, deal with the day to day figures and running of the advertising department.</w:delText>
        </w:r>
      </w:del>
    </w:p>
    <w:p w14:paraId="2BB8CE88" w14:textId="77777777" w:rsidR="004B13A1" w:rsidRDefault="004B13A1" w:rsidP="00AB54C4">
      <w:pPr>
        <w:pStyle w:val="headerlist"/>
        <w:rPr>
          <w:del w:id="326" w:author="Comparison" w:date="2026-09-25T20:03:00Z" w16du:dateUtc="2026-09-26T00:03:00Z"/>
          <w:rFonts w:ascii="Arial" w:hAnsi="Arial" w:cs="Arial"/>
          <w:sz w:val="22"/>
          <w:szCs w:val="22"/>
        </w:rPr>
      </w:pPr>
    </w:p>
    <w:tbl>
      <w:tblPr>
        <w:tblW w:w="5000" w:type="pct"/>
        <w:shd w:val="clear" w:color="auto" w:fill="DFDFDF"/>
        <w:tblCellMar>
          <w:left w:w="0" w:type="dxa"/>
          <w:right w:w="0" w:type="dxa"/>
        </w:tblCellMar>
        <w:tblLook w:val="04A0" w:firstRow="1" w:lastRow="0" w:firstColumn="1" w:lastColumn="0" w:noHBand="0" w:noVBand="1"/>
      </w:tblPr>
      <w:tblGrid>
        <w:gridCol w:w="10240"/>
      </w:tblGrid>
      <w:tr w:rsidR="004B13A1" w:rsidRPr="005D249C" w14:paraId="0330F541" w14:textId="77777777" w:rsidTr="00AD28B8">
        <w:trPr>
          <w:del w:id="327" w:author="Comparison" w:date="2026-09-25T20:03:00Z" w16du:dateUtc="2026-09-26T00:03:00Z"/>
        </w:trPr>
        <w:tc>
          <w:tcPr>
            <w:tcW w:w="0" w:type="auto"/>
            <w:shd w:val="clear" w:color="auto" w:fill="DFDFDF"/>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10240"/>
            </w:tblGrid>
            <w:tr w:rsidR="004B13A1" w:rsidRPr="005D249C" w14:paraId="1833D47A" w14:textId="77777777" w:rsidTr="00AD28B8">
              <w:trPr>
                <w:tblCellSpacing w:w="0" w:type="dxa"/>
                <w:jc w:val="center"/>
                <w:del w:id="328" w:author="Comparison" w:date="2026-09-25T20:03:00Z" w16du:dateUtc="2026-09-26T00:03:00Z"/>
              </w:trPr>
              <w:tc>
                <w:tcPr>
                  <w:tcW w:w="0" w:type="auto"/>
                  <w:vAlign w:val="center"/>
                  <w:hideMark/>
                </w:tcPr>
                <w:tbl>
                  <w:tblPr>
                    <w:tblW w:w="9000" w:type="dxa"/>
                    <w:jc w:val="center"/>
                    <w:tblCellSpacing w:w="0" w:type="dxa"/>
                    <w:tblCellMar>
                      <w:left w:w="0" w:type="dxa"/>
                      <w:right w:w="0" w:type="dxa"/>
                    </w:tblCellMar>
                    <w:tblLook w:val="04A0" w:firstRow="1" w:lastRow="0" w:firstColumn="1" w:lastColumn="0" w:noHBand="0" w:noVBand="1"/>
                  </w:tblPr>
                  <w:tblGrid>
                    <w:gridCol w:w="9000"/>
                  </w:tblGrid>
                  <w:tr w:rsidR="004B13A1" w:rsidRPr="005D249C" w14:paraId="2ACB2DCC" w14:textId="77777777" w:rsidTr="00AD28B8">
                    <w:trPr>
                      <w:tblCellSpacing w:w="0" w:type="dxa"/>
                      <w:jc w:val="center"/>
                      <w:del w:id="329" w:author="Comparison" w:date="2026-09-25T20:03:00Z" w16du:dateUtc="2026-09-26T00:03:00Z"/>
                    </w:trPr>
                    <w:tc>
                      <w:tcPr>
                        <w:tcW w:w="0" w:type="auto"/>
                        <w:vAlign w:val="center"/>
                        <w:hideMark/>
                      </w:tcPr>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00"/>
                        </w:tblGrid>
                        <w:tr w:rsidR="004B13A1" w:rsidRPr="005D249C" w14:paraId="3F8DEEF8" w14:textId="77777777" w:rsidTr="00AD28B8">
                          <w:trPr>
                            <w:tblCellSpacing w:w="0" w:type="dxa"/>
                            <w:del w:id="330" w:author="Comparison" w:date="2026-09-25T20:03:00Z" w16du:dateUtc="2026-09-26T00:03:00Z"/>
                          </w:trPr>
                          <w:tc>
                            <w:tcPr>
                              <w:tcW w:w="0" w:type="auto"/>
                              <w:shd w:val="clear" w:color="auto" w:fill="FFFFFF"/>
                              <w:vAlign w:val="center"/>
                              <w:hideMark/>
                            </w:tcPr>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00"/>
                              </w:tblGrid>
                              <w:tr w:rsidR="004B13A1" w:rsidRPr="005D249C" w14:paraId="66EE9592" w14:textId="77777777" w:rsidTr="00AD28B8">
                                <w:trPr>
                                  <w:tblCellSpacing w:w="0" w:type="dxa"/>
                                  <w:del w:id="331" w:author="Comparison" w:date="2026-09-25T20:03:00Z" w16du:dateUtc="2026-09-26T00:03:00Z"/>
                                </w:trPr>
                                <w:tc>
                                  <w:tcPr>
                                    <w:tcW w:w="0" w:type="auto"/>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9000"/>
                                    </w:tblGrid>
                                    <w:tr w:rsidR="004B13A1" w:rsidRPr="005D249C" w14:paraId="0E103171" w14:textId="77777777" w:rsidTr="00AD28B8">
                                      <w:trPr>
                                        <w:tblCellSpacing w:w="0" w:type="dxa"/>
                                        <w:del w:id="332" w:author="Comparison" w:date="2026-09-25T20:03:00Z" w16du:dateUtc="2026-09-26T00:03:00Z"/>
                                      </w:trPr>
                                      <w:tc>
                                        <w:tcPr>
                                          <w:tcW w:w="500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000"/>
                                          </w:tblGrid>
                                          <w:tr w:rsidR="004B13A1" w:rsidRPr="005D249C" w14:paraId="6113CB98" w14:textId="77777777" w:rsidTr="00AD28B8">
                                            <w:trPr>
                                              <w:tblCellSpacing w:w="0" w:type="dxa"/>
                                              <w:del w:id="333" w:author="Comparison" w:date="2026-09-25T20:03:00Z" w16du:dateUtc="2026-09-26T00:03:00Z"/>
                                            </w:trPr>
                                            <w:tc>
                                              <w:tcPr>
                                                <w:tcW w:w="0" w:type="auto"/>
                                                <w:vAlign w:val="center"/>
                                                <w:hideMark/>
                                              </w:tcPr>
                                              <w:p w14:paraId="6BD803C1" w14:textId="77777777" w:rsidR="004B13A1" w:rsidRDefault="004B13A1" w:rsidP="00AD28B8">
                                                <w:pPr>
                                                  <w:pStyle w:val="ListParagraph"/>
                                                  <w:numPr>
                                                    <w:ilvl w:val="0"/>
                                                    <w:numId w:val="15"/>
                                                  </w:numPr>
                                                  <w:rPr>
                                                    <w:del w:id="334" w:author="Comparison" w:date="2026-09-25T20:03:00Z" w16du:dateUtc="2026-09-26T00:03:00Z"/>
                                                    <w:rFonts w:ascii="Arial" w:hAnsi="Arial" w:cs="Arial"/>
                                                    <w:color w:val="auto"/>
                                                    <w:sz w:val="22"/>
                                                    <w:szCs w:val="22"/>
                                                    <w:lang w:eastAsia="en-GB"/>
                                                  </w:rPr>
                                                </w:pPr>
                                                <w:del w:id="335" w:author="Comparison" w:date="2026-09-25T20:03:00Z" w16du:dateUtc="2026-09-26T00:03:00Z">
                                                  <w:r>
                                                    <w:rPr>
                                                      <w:rFonts w:ascii="Arial" w:hAnsi="Arial" w:cs="Arial"/>
                                                      <w:color w:val="auto"/>
                                                      <w:sz w:val="22"/>
                                                      <w:szCs w:val="22"/>
                                                      <w:lang w:eastAsia="en-GB"/>
                                                    </w:rPr>
                                                    <w:delText>Arranging Meeting and Appointments</w:delText>
                                                  </w:r>
                                                </w:del>
                                              </w:p>
                                              <w:p w14:paraId="591506D6" w14:textId="77777777" w:rsidR="004B13A1" w:rsidRPr="004B13A1" w:rsidRDefault="004B13A1" w:rsidP="00AD28B8">
                                                <w:pPr>
                                                  <w:pStyle w:val="ListParagraph"/>
                                                  <w:numPr>
                                                    <w:ilvl w:val="0"/>
                                                    <w:numId w:val="15"/>
                                                  </w:numPr>
                                                  <w:rPr>
                                                    <w:del w:id="336" w:author="Comparison" w:date="2026-09-25T20:03:00Z" w16du:dateUtc="2026-09-26T00:03:00Z"/>
                                                    <w:rFonts w:ascii="Arial" w:hAnsi="Arial" w:cs="Arial"/>
                                                    <w:color w:val="auto"/>
                                                    <w:sz w:val="22"/>
                                                    <w:szCs w:val="22"/>
                                                    <w:lang w:eastAsia="en-GB"/>
                                                  </w:rPr>
                                                </w:pPr>
                                                <w:del w:id="337" w:author="Comparison" w:date="2026-09-25T20:03:00Z" w16du:dateUtc="2026-09-26T00:03:00Z">
                                                  <w:r>
                                                    <w:rPr>
                                                      <w:rFonts w:ascii="Arial" w:hAnsi="Arial" w:cs="Arial"/>
                                                      <w:color w:val="auto"/>
                                                      <w:sz w:val="22"/>
                                                      <w:szCs w:val="22"/>
                                                      <w:lang w:eastAsia="en-GB"/>
                                                    </w:rPr>
                                                    <w:delText>Creating Presentations</w:delText>
                                                  </w:r>
                                                </w:del>
                                              </w:p>
                                              <w:p w14:paraId="16B42606" w14:textId="77777777" w:rsidR="004B13A1" w:rsidRPr="004B13A1" w:rsidRDefault="004B13A1" w:rsidP="00AD28B8">
                                                <w:pPr>
                                                  <w:pStyle w:val="ListParagraph"/>
                                                  <w:numPr>
                                                    <w:ilvl w:val="0"/>
                                                    <w:numId w:val="15"/>
                                                  </w:numPr>
                                                  <w:rPr>
                                                    <w:del w:id="338" w:author="Comparison" w:date="2026-09-25T20:03:00Z" w16du:dateUtc="2026-09-26T00:03:00Z"/>
                                                    <w:rFonts w:ascii="Arial" w:hAnsi="Arial" w:cs="Arial"/>
                                                    <w:color w:val="auto"/>
                                                    <w:sz w:val="22"/>
                                                    <w:szCs w:val="22"/>
                                                    <w:lang w:eastAsia="en-GB"/>
                                                  </w:rPr>
                                                </w:pPr>
                                                <w:del w:id="339" w:author="Comparison" w:date="2026-09-25T20:03:00Z" w16du:dateUtc="2026-09-26T00:03:00Z">
                                                  <w:r>
                                                    <w:rPr>
                                                      <w:rFonts w:ascii="Arial" w:hAnsi="Arial" w:cs="Arial"/>
                                                      <w:color w:val="auto"/>
                                                      <w:sz w:val="22"/>
                                                      <w:szCs w:val="22"/>
                                                      <w:lang w:eastAsia="en-GB"/>
                                                    </w:rPr>
                                                    <w:delText>Being the ‘Eyes’ and ‘Ears’ for the Sales Director on the sales floor</w:delText>
                                                  </w:r>
                                                </w:del>
                                              </w:p>
                                              <w:p w14:paraId="18236556" w14:textId="77777777" w:rsidR="004B13A1" w:rsidRPr="004B13A1" w:rsidRDefault="004B13A1" w:rsidP="00AD28B8">
                                                <w:pPr>
                                                  <w:pStyle w:val="ListParagraph"/>
                                                  <w:numPr>
                                                    <w:ilvl w:val="0"/>
                                                    <w:numId w:val="15"/>
                                                  </w:numPr>
                                                  <w:rPr>
                                                    <w:del w:id="340" w:author="Comparison" w:date="2026-09-25T20:03:00Z" w16du:dateUtc="2026-09-26T00:03:00Z"/>
                                                    <w:rFonts w:ascii="Arial" w:hAnsi="Arial" w:cs="Arial"/>
                                                    <w:color w:val="auto"/>
                                                    <w:sz w:val="21"/>
                                                    <w:szCs w:val="21"/>
                                                    <w:lang w:eastAsia="en-GB"/>
                                                  </w:rPr>
                                                </w:pPr>
                                                <w:del w:id="341" w:author="Comparison" w:date="2026-09-25T20:03:00Z" w16du:dateUtc="2026-09-26T00:03:00Z">
                                                  <w:r>
                                                    <w:rPr>
                                                      <w:rFonts w:ascii="Arial" w:hAnsi="Arial" w:cs="Arial"/>
                                                      <w:color w:val="auto"/>
                                                      <w:sz w:val="22"/>
                                                      <w:szCs w:val="22"/>
                                                      <w:lang w:eastAsia="en-GB"/>
                                                    </w:rPr>
                                                    <w:delText xml:space="preserve">Collating all the advertising figures </w:delText>
                                                  </w:r>
                                                </w:del>
                                              </w:p>
                                              <w:p w14:paraId="20F34DB7" w14:textId="77777777" w:rsidR="004B13A1" w:rsidRPr="004B13A1" w:rsidRDefault="004B13A1" w:rsidP="00AD28B8">
                                                <w:pPr>
                                                  <w:pStyle w:val="ListParagraph"/>
                                                  <w:numPr>
                                                    <w:ilvl w:val="0"/>
                                                    <w:numId w:val="15"/>
                                                  </w:numPr>
                                                  <w:rPr>
                                                    <w:del w:id="342" w:author="Comparison" w:date="2026-09-25T20:03:00Z" w16du:dateUtc="2026-09-26T00:03:00Z"/>
                                                    <w:rFonts w:ascii="Arial" w:hAnsi="Arial" w:cs="Arial"/>
                                                    <w:color w:val="auto"/>
                                                    <w:sz w:val="21"/>
                                                    <w:szCs w:val="21"/>
                                                    <w:lang w:eastAsia="en-GB"/>
                                                  </w:rPr>
                                                </w:pPr>
                                                <w:del w:id="343" w:author="Comparison" w:date="2026-09-25T20:03:00Z" w16du:dateUtc="2026-09-26T00:03:00Z">
                                                  <w:r>
                                                    <w:rPr>
                                                      <w:rFonts w:ascii="Arial" w:hAnsi="Arial" w:cs="Arial"/>
                                                      <w:color w:val="auto"/>
                                                      <w:sz w:val="22"/>
                                                      <w:szCs w:val="22"/>
                                                      <w:lang w:eastAsia="en-GB"/>
                                                    </w:rPr>
                                                    <w:delText>Issuing the figures to Sales Managers</w:delText>
                                                  </w:r>
                                                </w:del>
                                              </w:p>
                                              <w:p w14:paraId="30F9252C" w14:textId="77777777" w:rsidR="004B13A1" w:rsidRPr="005D249C" w:rsidRDefault="004B13A1" w:rsidP="00AD28B8">
                                                <w:pPr>
                                                  <w:pStyle w:val="ListParagraph"/>
                                                  <w:numPr>
                                                    <w:ilvl w:val="0"/>
                                                    <w:numId w:val="15"/>
                                                  </w:numPr>
                                                  <w:rPr>
                                                    <w:del w:id="344" w:author="Comparison" w:date="2026-09-25T20:03:00Z" w16du:dateUtc="2026-09-26T00:03:00Z"/>
                                                    <w:rFonts w:ascii="Arial" w:hAnsi="Arial" w:cs="Arial"/>
                                                    <w:color w:val="auto"/>
                                                    <w:sz w:val="21"/>
                                                    <w:szCs w:val="21"/>
                                                    <w:lang w:eastAsia="en-GB"/>
                                                  </w:rPr>
                                                </w:pPr>
                                                <w:del w:id="345" w:author="Comparison" w:date="2026-09-25T20:03:00Z" w16du:dateUtc="2026-09-26T00:03:00Z">
                                                  <w:r>
                                                    <w:rPr>
                                                      <w:rFonts w:ascii="Arial" w:hAnsi="Arial" w:cs="Arial"/>
                                                      <w:color w:val="auto"/>
                                                      <w:sz w:val="22"/>
                                                      <w:szCs w:val="22"/>
                                                      <w:lang w:eastAsia="en-GB"/>
                                                    </w:rPr>
                                                    <w:delText>Liaising with Sales Managers for Bonus Claims etc.,</w:delText>
                                                  </w:r>
                                                </w:del>
                                              </w:p>
                                            </w:tc>
                                          </w:tr>
                                        </w:tbl>
                                        <w:p w14:paraId="4F76726A" w14:textId="77777777" w:rsidR="004B13A1" w:rsidRPr="005D249C" w:rsidRDefault="004B13A1" w:rsidP="00AD28B8">
                                          <w:pPr>
                                            <w:rPr>
                                              <w:del w:id="346" w:author="Comparison" w:date="2026-09-25T20:03:00Z" w16du:dateUtc="2026-09-26T00:03:00Z"/>
                                              <w:rFonts w:ascii="Arial" w:eastAsia="Times New Roman" w:hAnsi="Arial" w:cs="Arial"/>
                                              <w:color w:val="auto"/>
                                              <w:sz w:val="24"/>
                                              <w:lang w:eastAsia="en-GB"/>
                                            </w:rPr>
                                          </w:pPr>
                                        </w:p>
                                      </w:tc>
                                    </w:tr>
                                  </w:tbl>
                                  <w:p w14:paraId="1E4562DE" w14:textId="77777777" w:rsidR="004B13A1" w:rsidRPr="005D249C" w:rsidRDefault="004B13A1" w:rsidP="00AD28B8">
                                    <w:pPr>
                                      <w:rPr>
                                        <w:del w:id="347" w:author="Comparison" w:date="2026-09-25T20:03:00Z" w16du:dateUtc="2026-09-26T00:03:00Z"/>
                                        <w:rFonts w:ascii="Arial" w:eastAsia="Times New Roman" w:hAnsi="Arial" w:cs="Arial"/>
                                        <w:color w:val="auto"/>
                                        <w:sz w:val="24"/>
                                        <w:lang w:eastAsia="en-GB"/>
                                      </w:rPr>
                                    </w:pPr>
                                  </w:p>
                                </w:tc>
                              </w:tr>
                            </w:tbl>
                            <w:p w14:paraId="69ECE158" w14:textId="77777777" w:rsidR="004B13A1" w:rsidRPr="005D249C" w:rsidRDefault="004B13A1" w:rsidP="00AD28B8">
                              <w:pPr>
                                <w:rPr>
                                  <w:del w:id="348" w:author="Comparison" w:date="2026-09-25T20:03:00Z" w16du:dateUtc="2026-09-26T00:03:00Z"/>
                                  <w:rFonts w:ascii="Arial" w:eastAsia="Times New Roman" w:hAnsi="Arial" w:cs="Arial"/>
                                  <w:color w:val="auto"/>
                                  <w:sz w:val="24"/>
                                  <w:lang w:eastAsia="en-GB"/>
                                </w:rPr>
                              </w:pPr>
                            </w:p>
                          </w:tc>
                        </w:tr>
                      </w:tbl>
                      <w:p w14:paraId="43157F8D" w14:textId="77777777" w:rsidR="004B13A1" w:rsidRPr="005D249C" w:rsidRDefault="004B13A1" w:rsidP="00AD28B8">
                        <w:pPr>
                          <w:rPr>
                            <w:del w:id="349" w:author="Comparison" w:date="2026-09-25T20:03:00Z" w16du:dateUtc="2026-09-26T00:03:00Z"/>
                            <w:rFonts w:ascii="Helvetica" w:eastAsia="Times New Roman" w:hAnsi="Helvetica" w:cs="Times New Roman"/>
                            <w:color w:val="auto"/>
                            <w:sz w:val="24"/>
                            <w:lang w:eastAsia="en-GB"/>
                          </w:rPr>
                        </w:pPr>
                      </w:p>
                    </w:tc>
                  </w:tr>
                </w:tbl>
                <w:p w14:paraId="4FA8C253" w14:textId="77777777" w:rsidR="004B13A1" w:rsidRPr="005D249C" w:rsidRDefault="004B13A1" w:rsidP="00AD28B8">
                  <w:pPr>
                    <w:rPr>
                      <w:del w:id="350" w:author="Comparison" w:date="2026-09-25T20:03:00Z" w16du:dateUtc="2026-09-26T00:03:00Z"/>
                      <w:rFonts w:ascii="Arial" w:eastAsia="Times New Roman" w:hAnsi="Arial" w:cs="Arial"/>
                      <w:color w:val="auto"/>
                      <w:sz w:val="24"/>
                      <w:lang w:eastAsia="en-GB"/>
                    </w:rPr>
                  </w:pPr>
                </w:p>
              </w:tc>
            </w:tr>
          </w:tbl>
          <w:p w14:paraId="176B1C7F" w14:textId="77777777" w:rsidR="004B13A1" w:rsidRPr="005D249C" w:rsidRDefault="004B13A1" w:rsidP="00AD28B8">
            <w:pPr>
              <w:rPr>
                <w:del w:id="351" w:author="Comparison" w:date="2026-09-25T20:03:00Z" w16du:dateUtc="2026-09-26T00:03:00Z"/>
                <w:rFonts w:ascii="Arial" w:eastAsia="Times New Roman" w:hAnsi="Arial" w:cs="Arial"/>
                <w:color w:val="auto"/>
                <w:sz w:val="24"/>
                <w:lang w:eastAsia="en-GB"/>
              </w:rPr>
            </w:pPr>
          </w:p>
        </w:tc>
      </w:tr>
    </w:tbl>
    <w:p w14:paraId="083D6C2C" w14:textId="77777777" w:rsidR="004B13A1" w:rsidRPr="0094514B" w:rsidRDefault="004B13A1" w:rsidP="004B13A1">
      <w:pPr>
        <w:pStyle w:val="liste"/>
        <w:numPr>
          <w:ilvl w:val="0"/>
          <w:numId w:val="0"/>
        </w:numPr>
        <w:ind w:left="697" w:hanging="357"/>
        <w:rPr>
          <w:del w:id="352" w:author="Comparison" w:date="2026-09-25T20:03:00Z" w16du:dateUtc="2026-09-26T00:03:00Z"/>
          <w:rFonts w:ascii="Arial" w:hAnsi="Arial" w:cs="Arial"/>
          <w:lang w:eastAsia="en-GB"/>
        </w:rPr>
      </w:pPr>
    </w:p>
    <w:p w14:paraId="376B983F" w14:textId="77777777" w:rsidR="004B13A1" w:rsidRDefault="004B13A1" w:rsidP="00AB54C4">
      <w:pPr>
        <w:pStyle w:val="headerlist"/>
        <w:rPr>
          <w:del w:id="353" w:author="Comparison" w:date="2026-09-25T20:03:00Z" w16du:dateUtc="2026-09-26T00:03:00Z"/>
          <w:rFonts w:ascii="Arial" w:hAnsi="Arial" w:cs="Arial"/>
          <w:sz w:val="22"/>
          <w:szCs w:val="22"/>
        </w:rPr>
      </w:pPr>
    </w:p>
    <w:p w14:paraId="35BC8591" w14:textId="77777777" w:rsidR="004B13A1" w:rsidRPr="004B13A1" w:rsidRDefault="004B13A1" w:rsidP="00AB54C4">
      <w:pPr>
        <w:pStyle w:val="headerlist"/>
        <w:rPr>
          <w:del w:id="354" w:author="Comparison" w:date="2026-09-25T20:03:00Z" w16du:dateUtc="2026-09-26T00:03:00Z"/>
          <w:rFonts w:ascii="Arial" w:hAnsi="Arial" w:cs="Arial"/>
          <w:sz w:val="22"/>
          <w:szCs w:val="22"/>
        </w:rPr>
      </w:pPr>
    </w:p>
    <w:p w14:paraId="1C5CCA51" w14:textId="77777777" w:rsidR="00AB54C4" w:rsidRDefault="00AB54C4" w:rsidP="00AB54C4">
      <w:pPr>
        <w:pStyle w:val="headerlist"/>
        <w:rPr>
          <w:del w:id="355" w:author="Comparison" w:date="2026-09-25T20:03:00Z" w16du:dateUtc="2026-09-26T00:03:00Z"/>
          <w:rFonts w:ascii="Arial" w:hAnsi="Arial" w:cs="Arial"/>
          <w:sz w:val="24"/>
          <w:szCs w:val="24"/>
        </w:rPr>
      </w:pPr>
    </w:p>
    <w:p w14:paraId="2ECA5992" w14:textId="77777777" w:rsidR="000E1821" w:rsidRPr="0094514B" w:rsidRDefault="000E1821" w:rsidP="000E1821">
      <w:pPr>
        <w:pStyle w:val="titleparagraph"/>
        <w:rPr>
          <w:del w:id="356" w:author="Comparison" w:date="2026-09-25T20:03:00Z" w16du:dateUtc="2026-09-26T00:03:00Z"/>
          <w:rFonts w:ascii="Arial" w:eastAsia="Times New Roman" w:hAnsi="Arial" w:cs="Arial"/>
        </w:rPr>
      </w:pPr>
      <w:del w:id="357" w:author="Comparison" w:date="2026-09-25T20:03:00Z" w16du:dateUtc="2026-09-26T00:03:00Z">
        <w:r w:rsidRPr="0094514B">
          <w:rPr>
            <w:rFonts w:ascii="Arial" w:eastAsia="Times New Roman" w:hAnsi="Arial" w:cs="Arial"/>
          </w:rPr>
          <w:delText>Education</w:delText>
        </w:r>
      </w:del>
    </w:p>
    <w:p w14:paraId="23DB0F35" w14:textId="77777777" w:rsidR="000E1821" w:rsidRPr="0094514B" w:rsidRDefault="00832023" w:rsidP="000E1821">
      <w:pPr>
        <w:rPr>
          <w:del w:id="358" w:author="Comparison" w:date="2026-09-25T20:03:00Z" w16du:dateUtc="2026-09-26T00:03:00Z"/>
          <w:rFonts w:ascii="Arial" w:hAnsi="Arial" w:cs="Arial"/>
          <w:lang w:eastAsia="en-GB"/>
        </w:rPr>
      </w:pPr>
      <w:del w:id="359" w:author="Comparison" w:date="2026-09-25T20:03:00Z" w16du:dateUtc="2026-09-26T00:03:00Z">
        <w:r>
          <w:rPr>
            <w:noProof/>
          </w:rPr>
        </w:r>
      </w:del>
      <w:r>
        <w:pict w14:anchorId="33E74C15">
          <v:rect id="Horizontal Line 4" o:spid="_x0000_s1028" style="width:451.3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" fillcolor="#599ad1" stroked="f">
            <o:lock v:ext="edit" rotation="t" aspectratio="t" verticies="t" text="t" shapetype="t"/>
            <w10:anchorlock/>
          </v:rect>
        </w:pict>
      </w:r>
    </w:p>
    <w:p w14:paraId="25E31D93" w14:textId="77777777" w:rsidR="000E1821" w:rsidRPr="0094514B" w:rsidRDefault="000E1821" w:rsidP="000E1821">
      <w:pPr>
        <w:pStyle w:val="schoolname1"/>
        <w:rPr>
          <w:del w:id="360" w:author="Comparison" w:date="2026-09-25T20:03:00Z" w16du:dateUtc="2026-09-26T00:03:00Z"/>
          <w:rFonts w:ascii="Arial" w:hAnsi="Arial" w:cs="Arial"/>
        </w:rPr>
      </w:pPr>
      <w:del w:id="361" w:author="Comparison" w:date="2026-09-25T20:03:00Z" w16du:dateUtc="2026-09-26T00:03:00Z">
        <w:r w:rsidRPr="0094514B">
          <w:rPr>
            <w:rFonts w:ascii="Arial" w:hAnsi="Arial" w:cs="Arial"/>
          </w:rPr>
          <w:delText xml:space="preserve"> </w:delText>
        </w:r>
      </w:del>
    </w:p>
    <w:p w14:paraId="14F26885" w14:textId="77777777" w:rsidR="000E1821" w:rsidRDefault="00AD2CC0" w:rsidP="000E1821">
      <w:pPr>
        <w:pStyle w:val="schoolname1"/>
        <w:rPr>
          <w:del w:id="362" w:author="Comparison" w:date="2026-09-25T20:03:00Z" w16du:dateUtc="2026-09-26T00:03:00Z"/>
          <w:rFonts w:ascii="Arial" w:hAnsi="Arial" w:cs="Arial"/>
        </w:rPr>
      </w:pPr>
      <w:del w:id="363" w:author="Comparison" w:date="2026-09-25T20:03:00Z" w16du:dateUtc="2026-09-26T00:03:00Z">
        <w:r>
          <w:rPr>
            <w:rFonts w:ascii="Arial" w:hAnsi="Arial" w:cs="Arial"/>
          </w:rPr>
          <w:delText>Kenton High School</w:delText>
        </w:r>
        <w:r w:rsidR="003B111F">
          <w:rPr>
            <w:rFonts w:ascii="Arial" w:hAnsi="Arial" w:cs="Arial"/>
          </w:rPr>
          <w:delText xml:space="preserve">, </w:delText>
        </w:r>
        <w:r>
          <w:rPr>
            <w:rFonts w:ascii="Arial" w:hAnsi="Arial" w:cs="Arial"/>
          </w:rPr>
          <w:delText>Kenton</w:delText>
        </w:r>
      </w:del>
    </w:p>
    <w:p w14:paraId="32A0812C" w14:textId="77777777" w:rsidR="003B111F" w:rsidRDefault="003B111F" w:rsidP="000E1821">
      <w:pPr>
        <w:pStyle w:val="schoolname1"/>
        <w:rPr>
          <w:del w:id="364" w:author="Comparison" w:date="2026-09-25T20:03:00Z" w16du:dateUtc="2026-09-26T00:03:00Z"/>
          <w:rFonts w:ascii="Arial" w:hAnsi="Arial" w:cs="Arial"/>
        </w:rPr>
      </w:pPr>
    </w:p>
    <w:p w14:paraId="52883A11" w14:textId="77777777" w:rsidR="003B111F" w:rsidRPr="004B13A1" w:rsidRDefault="003B111F" w:rsidP="000E1821">
      <w:pPr>
        <w:pStyle w:val="schoolname1"/>
        <w:rPr>
          <w:del w:id="365" w:author="Comparison" w:date="2026-09-25T20:03:00Z" w16du:dateUtc="2026-09-26T00:03:00Z"/>
          <w:rFonts w:ascii="Arial" w:eastAsia="Times New Roman" w:hAnsi="Arial" w:cs="Arial"/>
          <w:b w:val="0"/>
          <w:sz w:val="22"/>
          <w:szCs w:val="22"/>
          <w:lang w:eastAsia="en-GB"/>
        </w:rPr>
      </w:pPr>
      <w:del w:id="366" w:author="Comparison" w:date="2026-09-25T20:03:00Z" w16du:dateUtc="2026-09-26T00:03:00Z">
        <w:r w:rsidRPr="004B13A1">
          <w:rPr>
            <w:rFonts w:ascii="Arial" w:hAnsi="Arial" w:cs="Arial"/>
            <w:b w:val="0"/>
            <w:sz w:val="22"/>
            <w:szCs w:val="22"/>
          </w:rPr>
          <w:delText>6 O Levels achieved including English and Maths</w:delText>
        </w:r>
      </w:del>
    </w:p>
    <w:p w14:paraId="4F288A26" w14:textId="77777777" w:rsidR="000E1821" w:rsidRPr="0094514B" w:rsidRDefault="000E1821" w:rsidP="000E1821">
      <w:pPr>
        <w:pStyle w:val="NoSpacing"/>
        <w:rPr>
          <w:del w:id="367" w:author="Comparison" w:date="2026-09-25T20:03:00Z" w16du:dateUtc="2026-09-26T00:03:00Z"/>
          <w:rFonts w:ascii="Arial" w:hAnsi="Arial" w:cs="Arial"/>
        </w:rPr>
      </w:pPr>
    </w:p>
    <w:p w14:paraId="6148A3D4" w14:textId="77777777" w:rsidR="000E1821" w:rsidRPr="0094514B" w:rsidRDefault="000E1821" w:rsidP="000E1821">
      <w:pPr>
        <w:pStyle w:val="NoSpacing"/>
        <w:rPr>
          <w:del w:id="368" w:author="Comparison" w:date="2026-09-25T20:03:00Z" w16du:dateUtc="2026-09-26T00:03:00Z"/>
          <w:rFonts w:ascii="Arial" w:hAnsi="Arial" w:cs="Arial"/>
        </w:rPr>
      </w:pPr>
    </w:p>
    <w:p w14:paraId="3AC1D58E" w14:textId="77777777" w:rsidR="000E1821" w:rsidRPr="0094514B" w:rsidRDefault="000E1821" w:rsidP="000E1821">
      <w:pPr>
        <w:pStyle w:val="liste"/>
        <w:numPr>
          <w:ilvl w:val="0"/>
          <w:numId w:val="0"/>
        </w:numPr>
        <w:rPr>
          <w:del w:id="369" w:author="Comparison" w:date="2026-09-25T20:03:00Z" w16du:dateUtc="2026-09-26T00:03:00Z"/>
          <w:rFonts w:ascii="Arial" w:hAnsi="Arial" w:cs="Arial"/>
        </w:rPr>
      </w:pPr>
    </w:p>
    <w:p w14:paraId="392A84C0" w14:textId="77777777" w:rsidR="001867A4" w:rsidRPr="0094514B" w:rsidRDefault="001867A4" w:rsidP="00DD0D46">
      <w:pPr>
        <w:pStyle w:val="titleparagraph"/>
        <w:rPr>
          <w:del w:id="370" w:author="Comparison" w:date="2026-09-25T20:03:00Z" w16du:dateUtc="2026-09-26T00:03:00Z"/>
          <w:rFonts w:ascii="Arial" w:hAnsi="Arial" w:cs="Arial"/>
        </w:rPr>
      </w:pPr>
      <w:del w:id="371" w:author="Comparison" w:date="2026-09-25T20:03:00Z" w16du:dateUtc="2026-09-26T00:03:00Z">
        <w:r w:rsidRPr="0094514B">
          <w:rPr>
            <w:rFonts w:ascii="Arial" w:hAnsi="Arial" w:cs="Arial"/>
          </w:rPr>
          <w:delText>Hobbies &amp; Interests</w:delText>
        </w:r>
      </w:del>
    </w:p>
    <w:p w14:paraId="2F337D43" w14:textId="77777777" w:rsidR="00C06CD1" w:rsidRPr="0094514B" w:rsidRDefault="00832023" w:rsidP="00C06CD1">
      <w:pPr>
        <w:rPr>
          <w:del w:id="372" w:author="Comparison" w:date="2026-09-25T20:03:00Z" w16du:dateUtc="2026-09-26T00:03:00Z"/>
          <w:rFonts w:ascii="Arial" w:hAnsi="Arial" w:cs="Arial"/>
        </w:rPr>
      </w:pPr>
      <w:del w:id="373" w:author="Comparison" w:date="2026-09-25T20:03:00Z" w16du:dateUtc="2026-09-26T00:03:00Z">
        <w:r>
          <w:rPr>
            <w:noProof/>
          </w:rPr>
        </w:r>
      </w:del>
      <w:r>
        <w:pict w14:anchorId="2A470715">
          <v:rect id="Horizontal Line 5" o:spid="_x0000_s1027" style="width:451.3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" fillcolor="#599ad1" stroked="f">
            <o:lock v:ext="edit" rotation="t" aspectratio="t" verticies="t" text="t" shapetype="t"/>
            <w10:anchorlock/>
          </v:rect>
        </w:pict>
      </w:r>
    </w:p>
    <w:p w14:paraId="65594011" w14:textId="77777777" w:rsidR="00C06CD1" w:rsidRPr="0094514B" w:rsidRDefault="00C06CD1" w:rsidP="00C06CD1">
      <w:pPr>
        <w:rPr>
          <w:del w:id="374" w:author="Comparison" w:date="2026-09-25T20:03:00Z" w16du:dateUtc="2026-09-26T00:03:00Z"/>
          <w:rFonts w:ascii="Arial" w:hAnsi="Arial" w:cs="Arial"/>
        </w:rPr>
      </w:pPr>
    </w:p>
    <w:p w14:paraId="2BFBA604" w14:textId="77777777" w:rsidR="004C1349" w:rsidRPr="00986021" w:rsidRDefault="003B111F" w:rsidP="004C1349">
      <w:pPr>
        <w:rPr>
          <w:del w:id="375" w:author="Comparison" w:date="2026-09-25T20:03:00Z" w16du:dateUtc="2026-09-26T00:03:00Z"/>
          <w:rFonts w:ascii="Arial" w:eastAsia="Times New Roman" w:hAnsi="Arial" w:cs="Arial"/>
          <w:color w:val="auto"/>
          <w:sz w:val="24"/>
          <w:lang w:eastAsia="en-GB"/>
        </w:rPr>
      </w:pPr>
      <w:del w:id="376" w:author="Comparison" w:date="2026-09-25T20:03:00Z" w16du:dateUtc="2026-09-26T00:03:00Z">
        <w:r w:rsidRPr="004B13A1">
          <w:rPr>
            <w:rFonts w:ascii="Arial" w:eastAsia="Times New Roman" w:hAnsi="Arial" w:cs="Arial"/>
            <w:color w:val="auto"/>
            <w:lang w:eastAsia="en-GB"/>
          </w:rPr>
          <w:delText>I am interested in travelling and exploring new parts of the world; leisure time consists of gardening, reading</w:delText>
        </w:r>
        <w:r w:rsidR="004B13A1">
          <w:rPr>
            <w:rFonts w:ascii="Arial" w:eastAsia="Times New Roman" w:hAnsi="Arial" w:cs="Arial"/>
            <w:color w:val="auto"/>
            <w:lang w:eastAsia="en-GB"/>
          </w:rPr>
          <w:delText xml:space="preserve">, </w:delText>
        </w:r>
        <w:r w:rsidRPr="004B13A1">
          <w:rPr>
            <w:rFonts w:ascii="Arial" w:eastAsia="Times New Roman" w:hAnsi="Arial" w:cs="Arial"/>
            <w:color w:val="auto"/>
            <w:lang w:eastAsia="en-GB"/>
          </w:rPr>
          <w:delText>scuba diving</w:delText>
        </w:r>
        <w:r w:rsidR="004B13A1">
          <w:rPr>
            <w:rFonts w:ascii="Arial" w:eastAsia="Times New Roman" w:hAnsi="Arial" w:cs="Arial"/>
            <w:color w:val="auto"/>
            <w:lang w:eastAsia="en-GB"/>
          </w:rPr>
          <w:delText xml:space="preserve"> and tiding up after my Daughter. I am a family orientated person and love spending time with my family.</w:delText>
        </w:r>
      </w:del>
    </w:p>
    <w:p w14:paraId="701CB91F" w14:textId="77777777" w:rsidR="003C450D" w:rsidRPr="00986021" w:rsidRDefault="003C450D" w:rsidP="003C450D">
      <w:pPr>
        <w:pStyle w:val="NoSpacing"/>
        <w:rPr>
          <w:del w:id="377" w:author="Comparison" w:date="2026-09-25T20:03:00Z" w16du:dateUtc="2026-09-26T00:03:00Z"/>
          <w:rFonts w:ascii="Arial" w:hAnsi="Arial" w:cs="Arial"/>
          <w:sz w:val="24"/>
          <w:szCs w:val="24"/>
        </w:rPr>
      </w:pPr>
    </w:p>
    <w:p w14:paraId="18F6DA04" w14:textId="77777777" w:rsidR="003C450D" w:rsidRPr="0094514B" w:rsidRDefault="003C450D" w:rsidP="003C450D">
      <w:pPr>
        <w:pStyle w:val="NoSpacing"/>
        <w:rPr>
          <w:del w:id="378" w:author="Comparison" w:date="2026-09-25T20:03:00Z" w16du:dateUtc="2026-09-26T00:03:00Z"/>
          <w:rFonts w:ascii="Arial" w:hAnsi="Arial" w:cs="Arial"/>
        </w:rPr>
      </w:pPr>
    </w:p>
    <w:p w14:paraId="511699C1" w14:textId="77777777" w:rsidR="001867A4" w:rsidRPr="0094514B" w:rsidRDefault="001867A4" w:rsidP="00DD0D46">
      <w:pPr>
        <w:pStyle w:val="titleparagraph"/>
        <w:rPr>
          <w:del w:id="379" w:author="Comparison" w:date="2026-09-25T20:03:00Z" w16du:dateUtc="2026-09-26T00:03:00Z"/>
          <w:rFonts w:ascii="Arial" w:hAnsi="Arial" w:cs="Arial"/>
        </w:rPr>
      </w:pPr>
      <w:del w:id="380" w:author="Comparison" w:date="2026-09-25T20:03:00Z" w16du:dateUtc="2026-09-26T00:03:00Z">
        <w:r w:rsidRPr="0094514B">
          <w:rPr>
            <w:rFonts w:ascii="Arial" w:hAnsi="Arial" w:cs="Arial"/>
          </w:rPr>
          <w:delText>References</w:delText>
        </w:r>
      </w:del>
    </w:p>
    <w:p w14:paraId="6B1553D5" w14:textId="77777777" w:rsidR="00C06CD1" w:rsidRPr="0094514B" w:rsidRDefault="00832023" w:rsidP="00C06CD1">
      <w:pPr>
        <w:rPr>
          <w:del w:id="381" w:author="Comparison" w:date="2026-09-25T20:03:00Z" w16du:dateUtc="2026-09-26T00:03:00Z"/>
          <w:rFonts w:ascii="Arial" w:hAnsi="Arial" w:cs="Arial"/>
        </w:rPr>
      </w:pPr>
      <w:del w:id="382" w:author="Comparison" w:date="2026-09-25T20:03:00Z" w16du:dateUtc="2026-09-26T00:03:00Z">
        <w:r>
          <w:rPr>
            <w:noProof/>
          </w:rPr>
        </w:r>
      </w:del>
      <w:r>
        <w:pict w14:anchorId="29DBDF07">
          <v:rect id="Horizontal Line 6" o:spid="_x0000_s1026" style="width:451.3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" fillcolor="#599ad1" stroked="f">
            <o:lock v:ext="edit" rotation="t" aspectratio="t" verticies="t" text="t" shapetype="t"/>
            <w10:anchorlock/>
          </v:rect>
        </w:pict>
      </w:r>
    </w:p>
    <w:p w14:paraId="2C3E009A" w14:textId="77777777" w:rsidR="00900B5B" w:rsidRPr="0094514B" w:rsidRDefault="00900B5B" w:rsidP="00E749DB">
      <w:pPr>
        <w:pStyle w:val="NoSpacing"/>
        <w:rPr>
          <w:del w:id="383" w:author="Comparison" w:date="2026-09-25T20:03:00Z" w16du:dateUtc="2026-09-26T00:03:00Z"/>
          <w:rFonts w:ascii="Arial" w:hAnsi="Arial" w:cs="Arial"/>
        </w:rPr>
      </w:pPr>
    </w:p>
    <w:p w14:paraId="61A9CEEA" w14:textId="77777777" w:rsidR="002A72EC" w:rsidRPr="005A52AC" w:rsidRDefault="001867A4" w:rsidP="004C1349">
      <w:pPr>
        <w:pStyle w:val="NoSpacing"/>
        <w:ind w:left="0"/>
        <w:rPr>
          <w:del w:id="384" w:author="Comparison" w:date="2026-09-25T20:03:00Z" w16du:dateUtc="2026-09-26T00:03:00Z"/>
          <w:rFonts w:ascii="Arial" w:hAnsi="Arial" w:cs="Arial"/>
          <w:sz w:val="22"/>
        </w:rPr>
      </w:pPr>
      <w:del w:id="385" w:author="Comparison" w:date="2026-09-25T20:03:00Z" w16du:dateUtc="2026-09-26T00:03:00Z">
        <w:r w:rsidRPr="005A52AC">
          <w:rPr>
            <w:rFonts w:ascii="Arial" w:hAnsi="Arial" w:cs="Arial"/>
            <w:sz w:val="22"/>
          </w:rPr>
          <w:delText xml:space="preserve">References are available </w:delText>
        </w:r>
        <w:r w:rsidR="00AC6EBE" w:rsidRPr="005A52AC">
          <w:rPr>
            <w:rFonts w:ascii="Arial" w:hAnsi="Arial" w:cs="Arial"/>
            <w:sz w:val="22"/>
          </w:rPr>
          <w:delText>up</w:delText>
        </w:r>
        <w:r w:rsidRPr="005A52AC">
          <w:rPr>
            <w:rFonts w:ascii="Arial" w:hAnsi="Arial" w:cs="Arial"/>
            <w:sz w:val="22"/>
          </w:rPr>
          <w:delText>on request.</w:delText>
        </w:r>
      </w:del>
    </w:p>
    <w:p w14:paraId="4A73BEF9" w14:textId="77777777" w:rsidR="00314FA2" w:rsidRDefault="00314FA2">
      <w:pPr>
        <w:rPr>
          <w:rPrChange w:id="386" w:author="Comparison" w:date="2026-09-25T20:03:00Z" w16du:dateUtc="2026-09-26T00:03:00Z">
            <w:rPr>
              <w:rFonts w:ascii="Arial" w:hAnsi="Arial" w:cs="Arial"/>
              <w:sz w:val="22"/>
            </w:rPr>
          </w:rPrChange>
        </w:rPr>
        <w:pPrChange w:id="387" w:author="Comparison" w:date="2026-09-25T20:03:00Z" w16du:dateUtc="2026-09-26T00:03:00Z">
          <w:pPr>
            <w:pStyle w:val="NoSpacing"/>
            <w:ind w:left="0"/>
          </w:pPr>
        </w:pPrChange>
      </w:pPr>
    </w:p>
    <w:sectPr w:rsidR="00314FA2">
      <w:headerReference w:type="default" r:id="rId10"/>
      <w:footerReference w:type="default" r:id="rId11"/>
      <w:pgSz w:w="12240" w:h="15840"/>
      <w:pgMar w:top="1060" w:right="1000" w:bottom="1060" w:left="1000" w:header="720" w:footer="300" w:gutter="0"/>
      <w:cols w:space="720"/>
      <w:titlePg/>
      <w:docGrid w:linePitch="0"/>
      <w:sectPrChange w:id="393" w:author="Comparison" w:date="2026-09-25T20:03:00Z" w16du:dateUtc="2026-09-26T00:03:00Z">
        <w:sectPr w:rsidR="00314FA2">
          <w:pgSz w:w="11906" w:h="16838"/>
          <w:pgMar w:top="1440" w:right="1440" w:bottom="1440" w:left="1440" w:header="708" w:footer="708" w:gutter="0"/>
          <w:cols w:space="708"/>
          <w:titlePg w:val="0"/>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38847C" w14:textId="77777777" w:rsidR="00832023" w:rsidRDefault="00832023">
      <w:pPr>
        <w:spacing w:after="0" w:line="240" w:lineRule="auto"/>
        <w:pPrChange w:id="13" w:author="Comparison" w:date="2026-09-25T20:03:00Z" w16du:dateUtc="2026-09-26T00:03:00Z">
          <w:pPr/>
        </w:pPrChange>
      </w:pPr>
      <w:r>
        <w:separator/>
      </w:r>
    </w:p>
  </w:endnote>
  <w:endnote w:type="continuationSeparator" w:id="0">
    <w:p w14:paraId="07CFA3FC" w14:textId="77777777" w:rsidR="00832023" w:rsidRDefault="00832023">
      <w:pPr>
        <w:spacing w:after="0" w:line="240" w:lineRule="auto"/>
        <w:pPrChange w:id="14" w:author="Comparison" w:date="2026-09-25T20:03:00Z" w16du:dateUtc="2026-09-26T00:03: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5002EFF" w:usb1="C000E47F" w:usb2="00000029" w:usb3="00000000" w:csb0="000001FF" w:csb1="00000000"/>
  </w:font>
  <w:font w:name="Noto Sans">
    <w:altName w:val="Times New Roman"/>
    <w:panose1 w:val="020B0502040504020204"/>
    <w:charset w:val="00"/>
    <w:family w:val="swiss"/>
    <w:pitch w:val="variable"/>
    <w:sig w:usb0="E00082FF" w:usb1="400078FF" w:usb2="00000021" w:usb3="00000000" w:csb0="0000019F" w:csb1="00000000"/>
  </w:font>
  <w:font w:name="Calibri Light">
    <w:panose1 w:val="020F0302020204030204"/>
    <w:charset w:val="00"/>
    <w:family w:val="swiss"/>
    <w:pitch w:val="variable"/>
    <w:sig w:usb0="E0002AFF" w:usb1="C000247B" w:usb2="00000009" w:usb3="00000000" w:csb0="000001FF" w:csb1="00000000"/>
  </w:font>
  <w:font w:name="Quicksand">
    <w:panose1 w:val="020B0604020202020204"/>
    <w:charset w:val="00"/>
    <w:family w:val="auto"/>
    <w:pitch w:val="variable"/>
    <w:sig w:usb0="8000002F" w:usb1="00000008"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7239BC" w14:textId="77777777" w:rsidR="00986021" w:rsidRPr="00995F35" w:rsidRDefault="00832023" w:rsidP="00997810">
    <w:pPr>
      <w:pStyle w:val="Footer"/>
      <w:jc w:val="right"/>
      <w:rPr>
        <w:del w:id="389" w:author="Comparison" w:date="2026-09-25T20:03:00Z" w16du:dateUtc="2026-09-26T00:03:00Z"/>
        <w:color w:val="D9D9D9" w:themeColor="background1" w:themeShade="D9"/>
        <w:sz w:val="16"/>
        <w:szCs w:val="16"/>
      </w:rPr>
    </w:pPr>
    <w:ins w:id="390" w:author="Comparison" w:date="2026-09-25T20:03:00Z" w16du:dateUtc="2026-09-26T00:03:00Z">
      <w:r>
        <w:ptab w:relativeTo="margin" w:alignment="left" w:leader="none"/>
      </w:r>
      <w:r>
        <w:t>Metadata 270404</w:t>
      </w:r>
      <w:r>
        <w:ptab w:relativeTo="margin" w:alignment="right" w:leader="none"/>
      </w:r>
      <w:r>
        <w:t xml:space="preserve">Page </w:t>
      </w:r>
      <w:r>
        <w:fldChar w:fldCharType="begin"/>
      </w:r>
      <w:r>
        <w:instrText>PAGE</w:instrText>
      </w:r>
      <w:r>
        <w:fldChar w:fldCharType="separate"/>
      </w:r>
      <w:r>
        <w:fldChar w:fldCharType="end"/>
      </w:r>
      <w:r>
        <w:t xml:space="preserve"> of </w:t>
      </w:r>
      <w:r>
        <w:fldChar w:fldCharType="begin"/>
      </w:r>
      <w:r>
        <w:instrText>NUMPAGES</w:instrText>
      </w:r>
      <w:r>
        <w:fldChar w:fldCharType="separate"/>
      </w:r>
      <w:r>
        <w:fldChar w:fldCharType="end"/>
      </w:r>
      <w:r>
        <w:ptab w:relativeTo="margin" w:alignment="left" w:leader="none"/>
      </w:r>
      <w:r>
        <w:t>Downloaded 26-May-2024</w:t>
      </w:r>
    </w:ins>
    <w:del w:id="391" w:author="Comparison" w:date="2026-09-25T20:03:00Z" w16du:dateUtc="2026-09-26T00:03:00Z">
      <w:r w:rsidR="00986021">
        <w:rPr>
          <w:color w:val="D9D9D9" w:themeColor="background1" w:themeShade="D9"/>
          <w:sz w:val="16"/>
          <w:szCs w:val="16"/>
        </w:rPr>
        <w:delText>Basic</w:delText>
      </w:r>
      <w:r w:rsidR="00986021" w:rsidRPr="00995F35">
        <w:rPr>
          <w:color w:val="D9D9D9" w:themeColor="background1" w:themeShade="D9"/>
          <w:sz w:val="16"/>
          <w:szCs w:val="16"/>
        </w:rPr>
        <w:delText xml:space="preserve"> CV template by reed.co.uk</w:delText>
      </w:r>
    </w:del>
  </w:p>
  <w:p w14:paraId="1A1DD4FD" w14:textId="77777777" w:rsidR="00986021" w:rsidRDefault="00986021">
    <w:pPr>
      <w:pBdr>
        <w:top w:val="single" w:sz="0" w:space="0" w:color="auto"/>
      </w:pBdr>
      <w:pPrChange w:id="392" w:author="Comparison" w:date="2026-09-25T20:03:00Z" w16du:dateUtc="2026-09-26T00:03: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1B3338" w14:textId="77777777" w:rsidR="00832023" w:rsidRDefault="00832023">
      <w:pPr>
        <w:spacing w:after="0" w:line="240" w:lineRule="auto"/>
        <w:pPrChange w:id="11" w:author="Comparison" w:date="2026-09-25T20:03:00Z" w16du:dateUtc="2026-09-26T00:03:00Z">
          <w:pPr/>
        </w:pPrChange>
      </w:pPr>
      <w:r>
        <w:separator/>
      </w:r>
    </w:p>
  </w:footnote>
  <w:footnote w:type="continuationSeparator" w:id="0">
    <w:p w14:paraId="493070BD" w14:textId="77777777" w:rsidR="00832023" w:rsidRDefault="00832023">
      <w:pPr>
        <w:spacing w:after="0" w:line="240" w:lineRule="auto"/>
        <w:pPrChange w:id="12" w:author="Comparison" w:date="2026-09-25T20:03:00Z" w16du:dateUtc="2026-09-26T00:03: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87C43B" w14:textId="77777777" w:rsidR="00EC081F" w:rsidRDefault="00EC081F">
    <w:pPr>
      <w:pStyle w:val="Heading4Char"/>
      <w:pPrChange w:id="388" w:author="Comparison" w:date="2026-09-25T20:03:00Z" w16du:dateUtc="2026-09-26T00:03: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22AB3"/>
    <w:multiLevelType w:val="hybridMultilevel"/>
    <w:tmpl w:val="9C56F6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1172D7"/>
    <w:multiLevelType w:val="hybridMultilevel"/>
    <w:tmpl w:val="0890C6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5A6171"/>
    <w:multiLevelType w:val="hybridMultilevel"/>
    <w:tmpl w:val="0F92A10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0D727A88"/>
    <w:multiLevelType w:val="hybridMultilevel"/>
    <w:tmpl w:val="31363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713BDE"/>
    <w:multiLevelType w:val="hybridMultilevel"/>
    <w:tmpl w:val="FB6C1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316112"/>
    <w:multiLevelType w:val="hybridMultilevel"/>
    <w:tmpl w:val="960CF8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9862D0"/>
    <w:multiLevelType w:val="hybridMultilevel"/>
    <w:tmpl w:val="1A3CB78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ACB196F"/>
    <w:multiLevelType w:val="hybridMultilevel"/>
    <w:tmpl w:val="EB3AAC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B665E7"/>
    <w:multiLevelType w:val="hybridMultilevel"/>
    <w:tmpl w:val="3558B7A4"/>
    <w:lvl w:ilvl="0" w:tplc="A630FF0C">
      <w:start w:val="1"/>
      <w:numFmt w:val="bullet"/>
      <w:pStyle w:val="liste"/>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7F069C9"/>
    <w:multiLevelType w:val="hybridMultilevel"/>
    <w:tmpl w:val="2D0EF4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329A0C38"/>
    <w:multiLevelType w:val="hybridMultilevel"/>
    <w:tmpl w:val="E06068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B8B2318"/>
    <w:multiLevelType w:val="hybridMultilevel"/>
    <w:tmpl w:val="1F242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F3C0E0F"/>
    <w:multiLevelType w:val="hybridMultilevel"/>
    <w:tmpl w:val="FAF65100"/>
    <w:lvl w:ilvl="0" w:tplc="46B6255C">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3" w15:restartNumberingAfterBreak="0">
    <w:nsid w:val="71F87852"/>
    <w:multiLevelType w:val="hybridMultilevel"/>
    <w:tmpl w:val="7486A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F6752F"/>
    <w:multiLevelType w:val="hybridMultilevel"/>
    <w:tmpl w:val="DA5A5FDE"/>
    <w:lvl w:ilvl="0" w:tplc="08090001">
      <w:start w:val="1"/>
      <w:numFmt w:val="bullet"/>
      <w:lvlText w:val=""/>
      <w:lvlJc w:val="left"/>
      <w:pPr>
        <w:ind w:left="108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118374374">
    <w:abstractNumId w:val="12"/>
  </w:num>
  <w:num w:numId="2" w16cid:durableId="1437210823">
    <w:abstractNumId w:val="12"/>
  </w:num>
  <w:num w:numId="3" w16cid:durableId="1047024159">
    <w:abstractNumId w:val="8"/>
  </w:num>
  <w:num w:numId="4" w16cid:durableId="1129544259">
    <w:abstractNumId w:val="11"/>
  </w:num>
  <w:num w:numId="5" w16cid:durableId="906576469">
    <w:abstractNumId w:val="7"/>
  </w:num>
  <w:num w:numId="6" w16cid:durableId="122584716">
    <w:abstractNumId w:val="10"/>
  </w:num>
  <w:num w:numId="7" w16cid:durableId="761419317">
    <w:abstractNumId w:val="2"/>
  </w:num>
  <w:num w:numId="8" w16cid:durableId="63069821">
    <w:abstractNumId w:val="14"/>
  </w:num>
  <w:num w:numId="9" w16cid:durableId="707797335">
    <w:abstractNumId w:val="9"/>
  </w:num>
  <w:num w:numId="10" w16cid:durableId="640306954">
    <w:abstractNumId w:val="6"/>
  </w:num>
  <w:num w:numId="11" w16cid:durableId="1807238647">
    <w:abstractNumId w:val="4"/>
  </w:num>
  <w:num w:numId="12" w16cid:durableId="265623440">
    <w:abstractNumId w:val="0"/>
  </w:num>
  <w:num w:numId="13" w16cid:durableId="987905681">
    <w:abstractNumId w:val="13"/>
  </w:num>
  <w:num w:numId="14" w16cid:durableId="2127851817">
    <w:abstractNumId w:val="1"/>
  </w:num>
  <w:num w:numId="15" w16cid:durableId="1710035529">
    <w:abstractNumId w:val="5"/>
  </w:num>
  <w:num w:numId="16" w16cid:durableId="89816306">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867A4"/>
    <w:rsid w:val="00032512"/>
    <w:rsid w:val="000E1821"/>
    <w:rsid w:val="00104F0C"/>
    <w:rsid w:val="00115DA9"/>
    <w:rsid w:val="001867A4"/>
    <w:rsid w:val="00190E11"/>
    <w:rsid w:val="001A6916"/>
    <w:rsid w:val="001E3B30"/>
    <w:rsid w:val="002A72EC"/>
    <w:rsid w:val="002D77BB"/>
    <w:rsid w:val="00314FA2"/>
    <w:rsid w:val="003638EA"/>
    <w:rsid w:val="00364B03"/>
    <w:rsid w:val="00365B7C"/>
    <w:rsid w:val="00371721"/>
    <w:rsid w:val="003B111F"/>
    <w:rsid w:val="003C1E82"/>
    <w:rsid w:val="003C450D"/>
    <w:rsid w:val="004666E3"/>
    <w:rsid w:val="004705EC"/>
    <w:rsid w:val="004757D4"/>
    <w:rsid w:val="00493F38"/>
    <w:rsid w:val="004B13A1"/>
    <w:rsid w:val="004C1349"/>
    <w:rsid w:val="004D488A"/>
    <w:rsid w:val="004E5AE9"/>
    <w:rsid w:val="005107E8"/>
    <w:rsid w:val="00531C0C"/>
    <w:rsid w:val="005620EE"/>
    <w:rsid w:val="00574D21"/>
    <w:rsid w:val="005A52AC"/>
    <w:rsid w:val="005B7C3B"/>
    <w:rsid w:val="005D249C"/>
    <w:rsid w:val="005E33BB"/>
    <w:rsid w:val="005F3200"/>
    <w:rsid w:val="00613C8D"/>
    <w:rsid w:val="006542A1"/>
    <w:rsid w:val="00665F67"/>
    <w:rsid w:val="00673A8C"/>
    <w:rsid w:val="006A73E2"/>
    <w:rsid w:val="006F08C0"/>
    <w:rsid w:val="0070640A"/>
    <w:rsid w:val="00764372"/>
    <w:rsid w:val="00770B6B"/>
    <w:rsid w:val="00813A29"/>
    <w:rsid w:val="00832023"/>
    <w:rsid w:val="00864D5D"/>
    <w:rsid w:val="008B7BFF"/>
    <w:rsid w:val="008D2F1D"/>
    <w:rsid w:val="00900B5B"/>
    <w:rsid w:val="0090270F"/>
    <w:rsid w:val="009141D6"/>
    <w:rsid w:val="0093695C"/>
    <w:rsid w:val="0094514B"/>
    <w:rsid w:val="00986021"/>
    <w:rsid w:val="00997810"/>
    <w:rsid w:val="009A4C88"/>
    <w:rsid w:val="009D45D9"/>
    <w:rsid w:val="009F530E"/>
    <w:rsid w:val="00A14A24"/>
    <w:rsid w:val="00A40792"/>
    <w:rsid w:val="00A60A96"/>
    <w:rsid w:val="00AB54C4"/>
    <w:rsid w:val="00AC6EBE"/>
    <w:rsid w:val="00AD2CC0"/>
    <w:rsid w:val="00B452C1"/>
    <w:rsid w:val="00BB1992"/>
    <w:rsid w:val="00BB5996"/>
    <w:rsid w:val="00BB64C4"/>
    <w:rsid w:val="00BF764D"/>
    <w:rsid w:val="00C06CD1"/>
    <w:rsid w:val="00C515B0"/>
    <w:rsid w:val="00C622F6"/>
    <w:rsid w:val="00C630B7"/>
    <w:rsid w:val="00CB7CB3"/>
    <w:rsid w:val="00CE7B43"/>
    <w:rsid w:val="00D21AD0"/>
    <w:rsid w:val="00D602D3"/>
    <w:rsid w:val="00D700A1"/>
    <w:rsid w:val="00DD0D46"/>
    <w:rsid w:val="00E749DB"/>
    <w:rsid w:val="00EC081F"/>
    <w:rsid w:val="00EC3741"/>
    <w:rsid w:val="00EF4A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2"/>
    <o:shapelayout v:ext="edit">
      <o:idmap v:ext="edit" data="1"/>
    </o:shapelayout>
  </w:shapeDefaults>
  <w:decimalSymbol w:val="."/>
  <w:listSeparator w:val=","/>
  <w15:docId w15:val="{FE4F528D-A5F1-6049-BE78-B20F218D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8" w:lineRule="auto"/>
      <w:pPrChange w:id="0" w:author="Comparison" w:date="2026-09-25T20:03:00Z">
        <w:pPr>
          <w:jc w:val="center"/>
        </w:pPr>
      </w:pPrChange>
    </w:pPr>
    <w:rPr>
      <w:rFonts w:ascii="Segoe UI" w:eastAsiaTheme="minorEastAsia"/>
      <w:color w:val="000000" w:themeColor="text1"/>
      <w:kern w:val="2"/>
      <w:szCs w:val="24"/>
      <w:lang w:val="en-US"/>
      <w14:ligatures w14:val="standardContextual"/>
      <w:rPrChange w:id="0" w:author="Comparison" w:date="2026-09-25T20:03:00Z">
        <w:rPr>
          <w:rFonts w:ascii="Noto Sans" w:eastAsiaTheme="minorHAnsi" w:hAnsi="Noto Sans" w:cstheme="minorBidi"/>
          <w:color w:val="222E39"/>
          <w:sz w:val="22"/>
          <w:szCs w:val="22"/>
          <w:lang w:val="en-GB" w:eastAsia="en-US" w:bidi="ar-SA"/>
        </w:rPr>
      </w:rPrChange>
    </w:rPr>
  </w:style>
  <w:style w:type="paragraph" w:styleId="Heading1">
    <w:name w:val="heading 1"/>
    <w:link w:val="Heading1Char"/>
    <w:uiPriority w:val="9"/>
    <w:qFormat/>
    <w:pPr>
      <w:spacing w:line="278" w:lineRule="auto"/>
      <w:outlineLvl w:val="0"/>
      <w:pPrChange w:id="1" w:author="Comparison" w:date="2026-09-25T20:03:00Z">
        <w:pPr>
          <w:keepNext/>
          <w:keepLines/>
          <w:spacing w:before="120" w:after="120" w:line="278" w:lineRule="auto"/>
          <w:outlineLvl w:val="0"/>
        </w:pPr>
      </w:pPrChange>
    </w:pPr>
    <w:rPr>
      <w:rFonts w:ascii="Segoe UI" w:eastAsiaTheme="minorEastAsia"/>
      <w:b/>
      <w:color w:val="1B4369" w:themeColor="accent1" w:themeShade="6F"/>
      <w:kern w:val="2"/>
      <w:sz w:val="36"/>
      <w:szCs w:val="24"/>
      <w:lang w:val="en-US"/>
      <w:rPrChange w:id="1" w:author="Comparison" w:date="2026-09-25T20:03:00Z">
        <w:rPr>
          <w:rFonts w:ascii="Segoe UI" w:eastAsiaTheme="majorEastAsia" w:hAnsiTheme="minorHAnsi" w:cstheme="majorBidi"/>
          <w:color w:val="000000" w:themeColor="text1"/>
          <w:kern w:val="2"/>
          <w:szCs w:val="32"/>
          <w:lang w:val="en-US" w:eastAsia="en-US" w:bidi="ar-SA"/>
        </w:rPr>
      </w:rPrChange>
    </w:rPr>
  </w:style>
  <w:style w:type="paragraph" w:styleId="Heading2">
    <w:name w:val="heading 2"/>
    <w:link w:val="Heading2Char"/>
    <w:uiPriority w:val="9"/>
    <w:unhideWhenUsed/>
    <w:qFormat/>
    <w:pPr>
      <w:spacing w:line="278" w:lineRule="auto"/>
      <w:outlineLvl w:val="1"/>
      <w:pPrChange w:id="2" w:author="Comparison" w:date="2026-09-25T20:03:00Z">
        <w:pPr>
          <w:keepNext/>
          <w:keepLines/>
          <w:spacing w:before="40" w:after="160" w:line="278" w:lineRule="auto"/>
          <w:outlineLvl w:val="1"/>
        </w:pPr>
      </w:pPrChange>
    </w:pPr>
    <w:rPr>
      <w:rFonts w:ascii="Segoe UI" w:eastAsiaTheme="minorEastAsia"/>
      <w:b/>
      <w:color w:val="1F4D78" w:themeColor="accent1" w:themeShade="7F"/>
      <w:kern w:val="2"/>
      <w:sz w:val="32"/>
      <w:szCs w:val="24"/>
      <w:lang w:val="en-US"/>
      <w:rPrChange w:id="2" w:author="Comparison" w:date="2026-09-25T20:03:00Z">
        <w:rPr>
          <w:rFonts w:asciiTheme="majorHAnsi" w:eastAsiaTheme="majorEastAsia" w:hAnsiTheme="majorHAnsi" w:cstheme="majorBidi"/>
          <w:b/>
          <w:color w:val="000000" w:themeColor="text1"/>
          <w:kern w:val="2"/>
          <w:sz w:val="24"/>
          <w:szCs w:val="26"/>
          <w:lang w:val="en-US" w:eastAsia="en-US" w:bidi="ar-SA"/>
        </w:rPr>
      </w:rPrChange>
    </w:rPr>
  </w:style>
  <w:style w:type="paragraph" w:styleId="Heading3">
    <w:name w:val="heading 3"/>
    <w:link w:val="Heading3Char"/>
    <w:uiPriority w:val="9"/>
    <w:unhideWhenUsed/>
    <w:qFormat/>
    <w:pPr>
      <w:spacing w:line="278" w:lineRule="auto"/>
      <w:outlineLvl w:val="2"/>
      <w:pPrChange w:id="3" w:author="Comparison" w:date="2026-09-25T20:03:00Z">
        <w:pPr>
          <w:keepNext/>
          <w:keepLines/>
          <w:spacing w:before="40" w:after="160" w:line="278" w:lineRule="auto"/>
          <w:outlineLvl w:val="2"/>
        </w:pPr>
      </w:pPrChange>
    </w:pPr>
    <w:rPr>
      <w:rFonts w:ascii="Segoe UI" w:eastAsiaTheme="minorEastAsia"/>
      <w:b/>
      <w:color w:val="2E74B5" w:themeColor="accent1" w:themeShade="BF"/>
      <w:kern w:val="2"/>
      <w:sz w:val="28"/>
      <w:szCs w:val="24"/>
      <w:lang w:val="en-US"/>
      <w:rPrChange w:id="3" w:author="Comparison" w:date="2026-09-25T20:03:00Z">
        <w:rPr>
          <w:rFonts w:ascii="Segoe UI" w:eastAsiaTheme="majorEastAsia" w:hAnsiTheme="minorHAnsi" w:cstheme="majorBidi"/>
          <w:i/>
          <w:color w:val="47A5F4"/>
          <w:kern w:val="2"/>
          <w:szCs w:val="24"/>
          <w:lang w:val="en-US" w:eastAsia="en-US" w:bidi="ar-SA"/>
        </w:rPr>
      </w:rPrChange>
    </w:rPr>
  </w:style>
  <w:style w:type="paragraph" w:styleId="Heading4">
    <w:name w:val="heading 4"/>
    <w:link w:val="Heading4Char"/>
    <w:uiPriority w:val="9"/>
    <w:semiHidden/>
    <w:unhideWhenUsed/>
    <w:qFormat/>
    <w:pPr>
      <w:spacing w:line="278" w:lineRule="auto"/>
      <w:outlineLvl w:val="3"/>
      <w:pPrChange w:id="4" w:author="Comparison" w:date="2026-09-25T20:03:00Z">
        <w:pPr>
          <w:keepNext/>
          <w:keepLines/>
          <w:spacing w:before="40" w:line="259" w:lineRule="auto"/>
          <w:outlineLvl w:val="3"/>
        </w:pPr>
      </w:pPrChange>
    </w:pPr>
    <w:rPr>
      <w:rFonts w:ascii="Segoe UI" w:eastAsiaTheme="minorEastAsia"/>
      <w:b/>
      <w:color w:val="4B91D1" w:themeColor="accent1" w:themeShade="EF"/>
      <w:kern w:val="2"/>
      <w:sz w:val="26"/>
      <w:szCs w:val="24"/>
      <w:lang w:val="en-US"/>
      <w:rPrChange w:id="4" w:author="Comparison" w:date="2026-09-25T20:03:00Z">
        <w:rPr>
          <w:rFonts w:ascii="Noto Sans" w:eastAsiaTheme="majorEastAsia" w:hAnsi="Noto Sans" w:cstheme="majorBidi"/>
          <w:i/>
          <w:iCs/>
          <w:color w:val="47A5F4"/>
          <w:szCs w:val="32"/>
          <w:lang w:val="en-GB" w:eastAsia="en-GB" w:bidi="ar-SA"/>
        </w:rPr>
      </w:rPrChange>
    </w:rPr>
  </w:style>
  <w:style w:type="paragraph" w:styleId="Heading5">
    <w:name w:val="heading 5"/>
    <w:link w:val="Heading5Char"/>
    <w:uiPriority w:val="9"/>
    <w:semiHidden/>
    <w:unhideWhenUsed/>
    <w:qFormat/>
    <w:pPr>
      <w:spacing w:line="278" w:lineRule="auto"/>
      <w:outlineLvl w:val="4"/>
      <w:pPrChange w:id="5" w:author="Comparison" w:date="2026-09-25T20:03:00Z">
        <w:pPr>
          <w:spacing w:after="160" w:line="278" w:lineRule="auto"/>
          <w:outlineLvl w:val="4"/>
        </w:pPr>
      </w:pPrChange>
    </w:pPr>
    <w:rPr>
      <w:rFonts w:ascii="Segoe UI" w:eastAsiaTheme="minorEastAsia"/>
      <w:b/>
      <w:color w:val="5B9BD5" w:themeColor="accent1"/>
      <w:kern w:val="2"/>
      <w:sz w:val="24"/>
      <w:szCs w:val="24"/>
      <w:lang w:val="en-US"/>
      <w:rPrChange w:id="5" w:author="Comparison" w:date="2026-09-25T20:03:00Z">
        <w:rPr>
          <w:rFonts w:ascii="Segoe UI" w:eastAsiaTheme="minorEastAsia" w:hAnsiTheme="minorHAnsi" w:cstheme="minorBidi"/>
          <w:b/>
          <w:color w:val="5B9BD5" w:themeColor="accent1"/>
          <w:kern w:val="2"/>
          <w:sz w:val="24"/>
          <w:szCs w:val="24"/>
          <w:lang w:val="en-US" w:eastAsia="en-US" w:bidi="ar-SA"/>
        </w:rPr>
      </w:rPrChange>
    </w:rPr>
  </w:style>
  <w:style w:type="paragraph" w:styleId="Heading6">
    <w:name w:val="heading 6"/>
    <w:link w:val="Heading6Char"/>
    <w:uiPriority w:val="9"/>
    <w:semiHidden/>
    <w:unhideWhenUsed/>
    <w:qFormat/>
    <w:pPr>
      <w:spacing w:line="278" w:lineRule="auto"/>
      <w:outlineLvl w:val="5"/>
      <w:pPrChange w:id="6" w:author="Comparison" w:date="2026-09-25T20:03:00Z">
        <w:pPr>
          <w:spacing w:after="160" w:line="278" w:lineRule="auto"/>
          <w:outlineLvl w:val="5"/>
        </w:pPr>
      </w:pPrChange>
    </w:pPr>
    <w:rPr>
      <w:rFonts w:ascii="Segoe UI" w:eastAsiaTheme="minorEastAsia"/>
      <w:b/>
      <w:color w:val="5B9BD5" w:themeColor="accent1"/>
      <w:kern w:val="2"/>
      <w:szCs w:val="24"/>
      <w:lang w:val="en-US"/>
      <w:rPrChange w:id="6" w:author="Comparison" w:date="2026-09-25T20:03:00Z">
        <w:rPr>
          <w:rFonts w:ascii="Segoe UI" w:eastAsiaTheme="minorEastAsia" w:hAnsiTheme="minorHAnsi" w:cstheme="minorBidi"/>
          <w:b/>
          <w:color w:val="5B9BD5" w:themeColor="accent1"/>
          <w:kern w:val="2"/>
          <w:sz w:val="22"/>
          <w:szCs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rsid w:val="001867A4"/>
    <w:pPr>
      <w:ind w:left="720"/>
    </w:pPr>
    <w:rPr>
      <w:rFonts w:ascii="Times New Roman" w:eastAsia="Times New Roman" w:hAnsi="Times New Roman" w:cs="Times New Roman"/>
      <w:sz w:val="24"/>
    </w:rPr>
  </w:style>
  <w:style w:type="character" w:customStyle="1" w:styleId="Heading2Char">
    <w:name w:val="Heading 2 Char"/>
    <w:aliases w:val="school name Char"/>
    <w:basedOn w:val="DefaultParagraphFont"/>
    <w:link w:val="Heading2"/>
    <w:uiPriority w:val="9"/>
    <w:rsid w:val="00531C0C"/>
    <w:rPr>
      <w:rFonts w:ascii="Segoe UI" w:eastAsiaTheme="minorEastAsia"/>
      <w:b/>
      <w:color w:val="1F4D78" w:themeColor="accent1" w:themeShade="7F"/>
      <w:kern w:val="2"/>
      <w:sz w:val="32"/>
      <w:szCs w:val="24"/>
      <w:lang w:val="en-US"/>
    </w:rPr>
  </w:style>
  <w:style w:type="character" w:customStyle="1" w:styleId="Heading1Char">
    <w:name w:val="Heading 1 Char"/>
    <w:aliases w:val="&lt;h&gt; list Char"/>
    <w:basedOn w:val="DefaultParagraphFont"/>
    <w:link w:val="Heading1"/>
    <w:uiPriority w:val="9"/>
    <w:rsid w:val="00190E11"/>
    <w:rPr>
      <w:rFonts w:ascii="Segoe UI" w:eastAsiaTheme="minorEastAsia"/>
      <w:b/>
      <w:color w:val="1B4369" w:themeColor="accent1" w:themeShade="6F"/>
      <w:kern w:val="2"/>
      <w:sz w:val="36"/>
      <w:szCs w:val="24"/>
      <w:lang w:val="en-US"/>
    </w:rPr>
  </w:style>
  <w:style w:type="character" w:customStyle="1" w:styleId="Heading3Char">
    <w:name w:val="Heading 3 Char"/>
    <w:aliases w:val="date Char"/>
    <w:basedOn w:val="DefaultParagraphFont"/>
    <w:link w:val="Heading3"/>
    <w:uiPriority w:val="9"/>
    <w:rsid w:val="00BF764D"/>
    <w:rPr>
      <w:rFonts w:ascii="Segoe UI" w:eastAsiaTheme="minorEastAsia"/>
      <w:b/>
      <w:color w:val="2E74B5" w:themeColor="accent1" w:themeShade="BF"/>
      <w:kern w:val="2"/>
      <w:sz w:val="28"/>
      <w:szCs w:val="24"/>
      <w:lang w:val="en-US"/>
    </w:rPr>
  </w:style>
  <w:style w:type="paragraph" w:styleId="IntenseQuote">
    <w:name w:val="Intense Quote"/>
    <w:basedOn w:val="Normal"/>
    <w:next w:val="Normal"/>
    <w:link w:val="IntenseQuoteChar"/>
    <w:uiPriority w:val="30"/>
    <w:rsid w:val="001867A4"/>
    <w:pPr>
      <w:pBdr>
        <w:top w:val="single" w:sz="4" w:space="10" w:color="5B9BD5" w:themeColor="accent1"/>
        <w:bottom w:val="single" w:sz="4" w:space="10" w:color="5B9BD5" w:themeColor="accent1"/>
      </w:pBdr>
      <w:spacing w:before="360" w:after="360"/>
      <w:ind w:left="864" w:right="864"/>
    </w:pPr>
    <w:rPr>
      <w:rFonts w:ascii="Quicksand" w:hAnsi="Quicksand"/>
      <w:iCs/>
      <w:color w:val="5B9BD5" w:themeColor="accent1"/>
    </w:rPr>
  </w:style>
  <w:style w:type="character" w:customStyle="1" w:styleId="IntenseQuoteChar">
    <w:name w:val="Intense Quote Char"/>
    <w:basedOn w:val="DefaultParagraphFont"/>
    <w:link w:val="IntenseQuote"/>
    <w:uiPriority w:val="30"/>
    <w:rsid w:val="001867A4"/>
    <w:rPr>
      <w:rFonts w:ascii="Quicksand" w:hAnsi="Quicksand"/>
      <w:iCs/>
      <w:color w:val="5B9BD5" w:themeColor="accent1"/>
    </w:rPr>
  </w:style>
  <w:style w:type="paragraph" w:customStyle="1" w:styleId="hmain">
    <w:name w:val="&lt;h&gt; main"/>
    <w:link w:val="hmainChar"/>
    <w:qFormat/>
    <w:rsid w:val="00DD0D46"/>
    <w:pPr>
      <w:spacing w:line="360" w:lineRule="auto"/>
      <w:jc w:val="center"/>
    </w:pPr>
    <w:rPr>
      <w:rFonts w:ascii="Noto Sans" w:eastAsiaTheme="majorEastAsia" w:hAnsi="Noto Sans" w:cstheme="majorBidi"/>
      <w:color w:val="3374AB"/>
      <w:sz w:val="32"/>
      <w:szCs w:val="32"/>
      <w:lang w:eastAsia="en-GB"/>
    </w:rPr>
  </w:style>
  <w:style w:type="paragraph" w:styleId="NoSpacing">
    <w:name w:val="No Spacing"/>
    <w:aliases w:val="paragraph"/>
    <w:link w:val="NoSpacingChar"/>
    <w:uiPriority w:val="1"/>
    <w:qFormat/>
    <w:rsid w:val="00BF764D"/>
    <w:pPr>
      <w:spacing w:after="0" w:line="240" w:lineRule="auto"/>
      <w:ind w:left="340"/>
    </w:pPr>
    <w:rPr>
      <w:rFonts w:ascii="Noto Sans" w:hAnsi="Noto Sans"/>
      <w:color w:val="222E39"/>
      <w:sz w:val="20"/>
    </w:rPr>
  </w:style>
  <w:style w:type="character" w:customStyle="1" w:styleId="hmainChar">
    <w:name w:val="&lt;h&gt; main Char"/>
    <w:basedOn w:val="IntenseQuoteChar"/>
    <w:link w:val="hmain"/>
    <w:rsid w:val="00DD0D46"/>
    <w:rPr>
      <w:rFonts w:ascii="Noto Sans" w:eastAsiaTheme="majorEastAsia" w:hAnsi="Noto Sans" w:cstheme="majorBidi"/>
      <w:iCs w:val="0"/>
      <w:color w:val="3374AB"/>
      <w:sz w:val="32"/>
      <w:szCs w:val="32"/>
      <w:lang w:eastAsia="en-GB"/>
    </w:rPr>
  </w:style>
  <w:style w:type="character" w:styleId="Strong">
    <w:name w:val="Strong"/>
    <w:basedOn w:val="DefaultParagraphFont"/>
    <w:uiPriority w:val="22"/>
    <w:rsid w:val="00E749DB"/>
    <w:rPr>
      <w:b/>
      <w:bCs/>
    </w:rPr>
  </w:style>
  <w:style w:type="paragraph" w:customStyle="1" w:styleId="liste">
    <w:name w:val="liste"/>
    <w:basedOn w:val="NoSpacing"/>
    <w:link w:val="listeChar"/>
    <w:qFormat/>
    <w:rsid w:val="00BF764D"/>
    <w:pPr>
      <w:numPr>
        <w:numId w:val="3"/>
      </w:numPr>
      <w:ind w:left="697" w:hanging="357"/>
    </w:pPr>
  </w:style>
  <w:style w:type="character" w:customStyle="1" w:styleId="Heading4Char">
    <w:name w:val="Heading 4 Char"/>
    <w:aliases w:val="paragraph title Char"/>
    <w:basedOn w:val="DefaultParagraphFont"/>
    <w:link w:val="Heading4"/>
    <w:uiPriority w:val="9"/>
    <w:rsid w:val="00D602D3"/>
    <w:rPr>
      <w:rFonts w:ascii="Segoe UI" w:eastAsiaTheme="minorEastAsia"/>
      <w:b/>
      <w:color w:val="4B91D1" w:themeColor="accent1" w:themeShade="EF"/>
      <w:kern w:val="2"/>
      <w:sz w:val="26"/>
      <w:szCs w:val="24"/>
      <w:lang w:val="en-US"/>
    </w:rPr>
  </w:style>
  <w:style w:type="character" w:customStyle="1" w:styleId="NoSpacingChar">
    <w:name w:val="No Spacing Char"/>
    <w:aliases w:val="paragraph Char"/>
    <w:basedOn w:val="DefaultParagraphFont"/>
    <w:link w:val="NoSpacing"/>
    <w:uiPriority w:val="1"/>
    <w:rsid w:val="00BF764D"/>
    <w:rPr>
      <w:rFonts w:ascii="Noto Sans" w:hAnsi="Noto Sans"/>
      <w:color w:val="222E39"/>
      <w:sz w:val="20"/>
    </w:rPr>
  </w:style>
  <w:style w:type="character" w:customStyle="1" w:styleId="listeChar">
    <w:name w:val="liste Char"/>
    <w:basedOn w:val="NoSpacingChar"/>
    <w:link w:val="liste"/>
    <w:rsid w:val="00BF764D"/>
    <w:rPr>
      <w:rFonts w:ascii="Noto Sans" w:hAnsi="Noto Sans"/>
      <w:color w:val="222E39"/>
      <w:sz w:val="20"/>
    </w:rPr>
  </w:style>
  <w:style w:type="character" w:styleId="Hyperlink">
    <w:name w:val="Hyperlink"/>
    <w:unhideWhenUsed/>
    <w:rPr>
      <w:color w:val="0563C1" w:themeColor="hyperlink"/>
      <w:u w:val="single"/>
      <w:rPrChange w:id="7" w:author="Comparison" w:date="2026-09-25T20:03:00Z">
        <w:rPr>
          <w:color w:val="0563C1" w:themeColor="hyperlink"/>
          <w:u w:val="single"/>
        </w:rPr>
      </w:rPrChange>
    </w:rPr>
  </w:style>
  <w:style w:type="character" w:styleId="FollowedHyperlink">
    <w:name w:val="FollowedHyperlink"/>
    <w:basedOn w:val="DefaultParagraphFont"/>
    <w:uiPriority w:val="99"/>
    <w:semiHidden/>
    <w:unhideWhenUsed/>
    <w:rsid w:val="00BB64C4"/>
    <w:rPr>
      <w:color w:val="954F72" w:themeColor="followedHyperlink"/>
      <w:u w:val="single"/>
    </w:rPr>
  </w:style>
  <w:style w:type="paragraph" w:styleId="BalloonText">
    <w:name w:val="Balloon Text"/>
    <w:basedOn w:val="Normal"/>
    <w:link w:val="BalloonTextChar"/>
    <w:uiPriority w:val="99"/>
    <w:semiHidden/>
    <w:unhideWhenUsed/>
    <w:rsid w:val="00BB64C4"/>
    <w:rPr>
      <w:rFonts w:hAnsi="Segoe UI" w:cs="Segoe UI"/>
      <w:sz w:val="18"/>
      <w:szCs w:val="18"/>
    </w:rPr>
  </w:style>
  <w:style w:type="character" w:customStyle="1" w:styleId="BalloonTextChar">
    <w:name w:val="Balloon Text Char"/>
    <w:basedOn w:val="DefaultParagraphFont"/>
    <w:link w:val="BalloonText"/>
    <w:uiPriority w:val="99"/>
    <w:semiHidden/>
    <w:rsid w:val="00BB64C4"/>
    <w:rPr>
      <w:rFonts w:ascii="Segoe UI" w:hAnsi="Segoe UI" w:cs="Segoe UI"/>
      <w:color w:val="222E39"/>
      <w:sz w:val="18"/>
      <w:szCs w:val="18"/>
    </w:rPr>
  </w:style>
  <w:style w:type="paragraph" w:customStyle="1" w:styleId="titleparagraph">
    <w:name w:val="title paragraph"/>
    <w:basedOn w:val="Heading2"/>
    <w:next w:val="Normal"/>
    <w:link w:val="titleparagraphChar"/>
    <w:qFormat/>
    <w:rsid w:val="00104F0C"/>
    <w:pPr>
      <w:spacing w:before="200"/>
    </w:pPr>
    <w:rPr>
      <w:rFonts w:ascii="Noto Sans" w:hAnsi="Noto Sans"/>
      <w:iCs/>
      <w:color w:val="3374AB"/>
      <w:sz w:val="26"/>
      <w:szCs w:val="32"/>
      <w:lang w:eastAsia="en-GB"/>
    </w:rPr>
  </w:style>
  <w:style w:type="paragraph" w:customStyle="1" w:styleId="schoolname1">
    <w:name w:val="school name 1"/>
    <w:link w:val="schoolname1Char"/>
    <w:qFormat/>
    <w:rsid w:val="00D21AD0"/>
    <w:pPr>
      <w:spacing w:after="0"/>
    </w:pPr>
    <w:rPr>
      <w:rFonts w:asciiTheme="majorHAnsi" w:eastAsiaTheme="majorEastAsia" w:hAnsiTheme="majorHAnsi" w:cstheme="majorBidi"/>
      <w:b/>
      <w:color w:val="222E39"/>
      <w:sz w:val="24"/>
      <w:szCs w:val="26"/>
    </w:rPr>
  </w:style>
  <w:style w:type="character" w:customStyle="1" w:styleId="titleparagraphChar">
    <w:name w:val="title paragraph Char"/>
    <w:basedOn w:val="Heading4Char"/>
    <w:link w:val="titleparagraph"/>
    <w:rsid w:val="00104F0C"/>
    <w:rPr>
      <w:rFonts w:ascii="Noto Sans" w:eastAsiaTheme="majorEastAsia" w:hAnsi="Noto Sans" w:cstheme="majorBidi"/>
      <w:b w:val="0"/>
      <w:i/>
      <w:iCs w:val="0"/>
      <w:color w:val="3374AB"/>
      <w:kern w:val="2"/>
      <w:sz w:val="26"/>
      <w:szCs w:val="32"/>
      <w:lang w:val="en-US" w:eastAsia="en-GB"/>
    </w:rPr>
  </w:style>
  <w:style w:type="paragraph" w:customStyle="1" w:styleId="date1">
    <w:name w:val="date1"/>
    <w:link w:val="date1Char"/>
    <w:qFormat/>
    <w:rsid w:val="00D21AD0"/>
    <w:pPr>
      <w:spacing w:after="0"/>
    </w:pPr>
    <w:rPr>
      <w:rFonts w:ascii="Noto Sans" w:eastAsiaTheme="majorEastAsia" w:hAnsi="Noto Sans" w:cstheme="majorBidi"/>
      <w:i/>
      <w:color w:val="47A5F4"/>
      <w:sz w:val="20"/>
      <w:szCs w:val="24"/>
    </w:rPr>
  </w:style>
  <w:style w:type="character" w:customStyle="1" w:styleId="schoolname1Char">
    <w:name w:val="school name 1 Char"/>
    <w:basedOn w:val="Heading2Char"/>
    <w:link w:val="schoolname1"/>
    <w:rsid w:val="00D21AD0"/>
    <w:rPr>
      <w:rFonts w:asciiTheme="majorHAnsi" w:eastAsiaTheme="majorEastAsia" w:hAnsiTheme="majorHAnsi" w:cstheme="majorBidi"/>
      <w:b/>
      <w:color w:val="222E39"/>
      <w:kern w:val="2"/>
      <w:sz w:val="24"/>
      <w:szCs w:val="26"/>
      <w:lang w:val="en-US"/>
    </w:rPr>
  </w:style>
  <w:style w:type="paragraph" w:customStyle="1" w:styleId="headerlist">
    <w:name w:val="header list"/>
    <w:link w:val="headerlistChar"/>
    <w:qFormat/>
    <w:rsid w:val="00D21AD0"/>
    <w:pPr>
      <w:spacing w:after="0"/>
    </w:pPr>
    <w:rPr>
      <w:rFonts w:ascii="Noto Sans" w:eastAsiaTheme="majorEastAsia" w:hAnsi="Noto Sans" w:cstheme="majorBidi"/>
      <w:color w:val="222E39"/>
      <w:sz w:val="20"/>
      <w:szCs w:val="32"/>
    </w:rPr>
  </w:style>
  <w:style w:type="character" w:customStyle="1" w:styleId="date1Char">
    <w:name w:val="date1 Char"/>
    <w:basedOn w:val="Heading3Char"/>
    <w:link w:val="date1"/>
    <w:rsid w:val="00D21AD0"/>
    <w:rPr>
      <w:rFonts w:ascii="Noto Sans" w:eastAsiaTheme="majorEastAsia" w:hAnsi="Noto Sans" w:cstheme="majorBidi"/>
      <w:b/>
      <w:i w:val="0"/>
      <w:color w:val="47A5F4"/>
      <w:kern w:val="2"/>
      <w:sz w:val="20"/>
      <w:szCs w:val="24"/>
      <w:lang w:val="en-US"/>
    </w:rPr>
  </w:style>
  <w:style w:type="character" w:customStyle="1" w:styleId="headerlistChar">
    <w:name w:val="header list Char"/>
    <w:basedOn w:val="Heading1Char"/>
    <w:link w:val="headerlist"/>
    <w:rsid w:val="00D21AD0"/>
    <w:rPr>
      <w:rFonts w:ascii="Noto Sans" w:eastAsiaTheme="majorEastAsia" w:hAnsi="Noto Sans" w:cstheme="majorBidi"/>
      <w:b/>
      <w:color w:val="222E39"/>
      <w:kern w:val="2"/>
      <w:sz w:val="20"/>
      <w:szCs w:val="32"/>
      <w:lang w:val="en-US"/>
    </w:rPr>
  </w:style>
  <w:style w:type="character" w:styleId="CommentReference">
    <w:name w:val="annotation reference"/>
    <w:basedOn w:val="DefaultParagraphFont"/>
    <w:uiPriority w:val="99"/>
    <w:semiHidden/>
    <w:unhideWhenUsed/>
    <w:rsid w:val="001A6916"/>
    <w:rPr>
      <w:sz w:val="16"/>
      <w:szCs w:val="16"/>
    </w:rPr>
  </w:style>
  <w:style w:type="paragraph" w:styleId="CommentText">
    <w:name w:val="annotation text"/>
    <w:basedOn w:val="Normal"/>
    <w:link w:val="CommentTextChar"/>
    <w:uiPriority w:val="99"/>
    <w:semiHidden/>
    <w:unhideWhenUsed/>
    <w:rsid w:val="001A6916"/>
    <w:rPr>
      <w:sz w:val="20"/>
      <w:szCs w:val="20"/>
    </w:rPr>
  </w:style>
  <w:style w:type="character" w:customStyle="1" w:styleId="CommentTextChar">
    <w:name w:val="Comment Text Char"/>
    <w:basedOn w:val="DefaultParagraphFont"/>
    <w:link w:val="CommentText"/>
    <w:uiPriority w:val="99"/>
    <w:semiHidden/>
    <w:rsid w:val="001A6916"/>
    <w:rPr>
      <w:rFonts w:ascii="Noto Sans" w:hAnsi="Noto Sans"/>
      <w:color w:val="222E39"/>
      <w:sz w:val="20"/>
      <w:szCs w:val="20"/>
    </w:rPr>
  </w:style>
  <w:style w:type="paragraph" w:styleId="CommentSubject">
    <w:name w:val="annotation subject"/>
    <w:basedOn w:val="CommentText"/>
    <w:next w:val="CommentText"/>
    <w:link w:val="CommentSubjectChar"/>
    <w:uiPriority w:val="99"/>
    <w:semiHidden/>
    <w:unhideWhenUsed/>
    <w:rsid w:val="001A6916"/>
    <w:rPr>
      <w:b/>
      <w:bCs/>
    </w:rPr>
  </w:style>
  <w:style w:type="character" w:customStyle="1" w:styleId="CommentSubjectChar">
    <w:name w:val="Comment Subject Char"/>
    <w:basedOn w:val="CommentTextChar"/>
    <w:link w:val="CommentSubject"/>
    <w:uiPriority w:val="99"/>
    <w:semiHidden/>
    <w:rsid w:val="001A6916"/>
    <w:rPr>
      <w:rFonts w:ascii="Noto Sans" w:hAnsi="Noto Sans"/>
      <w:b/>
      <w:bCs/>
      <w:color w:val="222E39"/>
      <w:sz w:val="20"/>
      <w:szCs w:val="20"/>
    </w:rPr>
  </w:style>
  <w:style w:type="paragraph" w:customStyle="1" w:styleId="note">
    <w:name w:val="note"/>
    <w:basedOn w:val="NoSpacing"/>
    <w:link w:val="noteChar"/>
    <w:qFormat/>
    <w:rsid w:val="001A6916"/>
    <w:rPr>
      <w:i/>
      <w:color w:val="A6A6A6" w:themeColor="background1" w:themeShade="A6"/>
    </w:rPr>
  </w:style>
  <w:style w:type="paragraph" w:customStyle="1" w:styleId="mainparagraphtitle">
    <w:name w:val="main paragraph title"/>
    <w:basedOn w:val="Heading3"/>
    <w:link w:val="mainparagraphtitleChar"/>
    <w:qFormat/>
    <w:rsid w:val="00104F0C"/>
    <w:pPr>
      <w:spacing w:before="160"/>
    </w:pPr>
    <w:rPr>
      <w:i/>
      <w:iCs/>
      <w:color w:val="FF5B00"/>
      <w:szCs w:val="32"/>
      <w:lang w:eastAsia="en-GB"/>
    </w:rPr>
  </w:style>
  <w:style w:type="character" w:customStyle="1" w:styleId="noteChar">
    <w:name w:val="note Char"/>
    <w:basedOn w:val="NoSpacingChar"/>
    <w:link w:val="note"/>
    <w:rsid w:val="001A6916"/>
    <w:rPr>
      <w:rFonts w:ascii="Noto Sans" w:hAnsi="Noto Sans"/>
      <w:i/>
      <w:color w:val="A6A6A6" w:themeColor="background1" w:themeShade="A6"/>
      <w:sz w:val="20"/>
    </w:rPr>
  </w:style>
  <w:style w:type="paragraph" w:styleId="Header">
    <w:name w:val="header"/>
    <w:basedOn w:val="Normal"/>
    <w:link w:val="HeaderChar"/>
    <w:uiPriority w:val="99"/>
    <w:unhideWhenUsed/>
    <w:rsid w:val="00D602D3"/>
    <w:pPr>
      <w:tabs>
        <w:tab w:val="center" w:pos="4513"/>
        <w:tab w:val="right" w:pos="9026"/>
      </w:tabs>
    </w:pPr>
  </w:style>
  <w:style w:type="character" w:customStyle="1" w:styleId="mainparagraphtitleChar">
    <w:name w:val="main paragraph title Char"/>
    <w:basedOn w:val="Heading4Char"/>
    <w:link w:val="mainparagraphtitle"/>
    <w:rsid w:val="00104F0C"/>
    <w:rPr>
      <w:rFonts w:ascii="Noto Sans" w:eastAsiaTheme="majorEastAsia" w:hAnsi="Noto Sans" w:cstheme="majorBidi"/>
      <w:b/>
      <w:i/>
      <w:iCs w:val="0"/>
      <w:color w:val="FF5B00"/>
      <w:kern w:val="2"/>
      <w:sz w:val="20"/>
      <w:szCs w:val="32"/>
      <w:lang w:val="en-US" w:eastAsia="en-GB"/>
    </w:rPr>
  </w:style>
  <w:style w:type="character" w:customStyle="1" w:styleId="HeaderChar">
    <w:name w:val="Header Char"/>
    <w:basedOn w:val="DefaultParagraphFont"/>
    <w:link w:val="Header"/>
    <w:uiPriority w:val="99"/>
    <w:rsid w:val="00D602D3"/>
    <w:rPr>
      <w:rFonts w:ascii="Noto Sans" w:hAnsi="Noto Sans"/>
      <w:color w:val="222E39"/>
    </w:rPr>
  </w:style>
  <w:style w:type="paragraph" w:styleId="Footer">
    <w:name w:val="footer"/>
    <w:basedOn w:val="Normal"/>
    <w:link w:val="FooterChar"/>
    <w:uiPriority w:val="99"/>
    <w:unhideWhenUsed/>
    <w:rsid w:val="00D602D3"/>
    <w:pPr>
      <w:tabs>
        <w:tab w:val="center" w:pos="4513"/>
        <w:tab w:val="right" w:pos="9026"/>
      </w:tabs>
    </w:pPr>
  </w:style>
  <w:style w:type="character" w:customStyle="1" w:styleId="FooterChar">
    <w:name w:val="Footer Char"/>
    <w:basedOn w:val="DefaultParagraphFont"/>
    <w:link w:val="Footer"/>
    <w:uiPriority w:val="99"/>
    <w:rsid w:val="00D602D3"/>
    <w:rPr>
      <w:rFonts w:ascii="Noto Sans" w:hAnsi="Noto Sans"/>
      <w:color w:val="222E39"/>
    </w:rPr>
  </w:style>
  <w:style w:type="paragraph" w:styleId="BodyText">
    <w:name w:val="Body Text"/>
    <w:basedOn w:val="Normal"/>
    <w:link w:val="BodyTextChar"/>
    <w:rsid w:val="00AD2CC0"/>
    <w:pPr>
      <w:suppressAutoHyphens/>
    </w:pPr>
    <w:rPr>
      <w:rFonts w:ascii="Comic Sans MS" w:eastAsia="Times New Roman" w:hAnsi="Comic Sans MS" w:cs="Times New Roman"/>
      <w:color w:val="auto"/>
      <w:sz w:val="24"/>
      <w:szCs w:val="20"/>
      <w:lang w:eastAsia="ar-SA"/>
    </w:rPr>
  </w:style>
  <w:style w:type="character" w:customStyle="1" w:styleId="BodyTextChar">
    <w:name w:val="Body Text Char"/>
    <w:basedOn w:val="DefaultParagraphFont"/>
    <w:link w:val="BodyText"/>
    <w:rsid w:val="00AD2CC0"/>
    <w:rPr>
      <w:rFonts w:ascii="Comic Sans MS" w:eastAsia="Times New Roman" w:hAnsi="Comic Sans MS" w:cs="Times New Roman"/>
      <w:sz w:val="24"/>
      <w:szCs w:val="20"/>
      <w:lang w:eastAsia="ar-SA"/>
    </w:rPr>
  </w:style>
  <w:style w:type="character" w:customStyle="1" w:styleId="Heading5Char">
    <w:name w:val="Heading 5 Char"/>
    <w:basedOn w:val="DefaultParagraphFont"/>
    <w:link w:val="Heading5"/>
    <w:uiPriority w:val="9"/>
    <w:semiHidden/>
    <w:rsid w:val="00EC081F"/>
    <w:rPr>
      <w:rFonts w:ascii="Segoe UI" w:eastAsiaTheme="minorEastAsia"/>
      <w:b/>
      <w:color w:val="5B9BD5" w:themeColor="accent1"/>
      <w:kern w:val="2"/>
      <w:sz w:val="24"/>
      <w:szCs w:val="24"/>
      <w:lang w:val="en-US"/>
    </w:rPr>
  </w:style>
  <w:style w:type="character" w:customStyle="1" w:styleId="Heading6Char">
    <w:name w:val="Heading 6 Char"/>
    <w:basedOn w:val="DefaultParagraphFont"/>
    <w:link w:val="Heading6"/>
    <w:uiPriority w:val="9"/>
    <w:semiHidden/>
    <w:rsid w:val="00EC081F"/>
    <w:rPr>
      <w:rFonts w:ascii="Segoe UI" w:eastAsiaTheme="minorEastAsia"/>
      <w:b/>
      <w:color w:val="5B9BD5" w:themeColor="accent1"/>
      <w:kern w:val="2"/>
      <w:szCs w:val="24"/>
      <w:lang w:val="en-US"/>
    </w:rPr>
  </w:style>
  <w:style w:type="character" w:customStyle="1" w:styleId="row-heading">
    <w:name w:val="row-heading"/>
    <w:uiPriority w:val="11"/>
    <w:qFormat/>
    <w:rsid w:val="00EC081F"/>
    <w:rPr>
      <w:rFonts w:ascii="Segoe UI"/>
      <w:color w:val="44546A" w:themeColor="dark2"/>
      <w:sz w:val="22"/>
    </w:rPr>
  </w:style>
  <w:style w:type="character" w:customStyle="1" w:styleId="row-content">
    <w:name w:val="row-content"/>
    <w:uiPriority w:val="12"/>
    <w:qFormat/>
    <w:rsid w:val="00EC081F"/>
  </w:style>
  <w:style w:type="character" w:customStyle="1" w:styleId="row-content-rich-text">
    <w:name w:val="row-content-rich-text"/>
    <w:uiPriority w:val="12"/>
    <w:qFormat/>
    <w:rsid w:val="00EC081F"/>
  </w:style>
  <w:style w:type="character" w:customStyle="1" w:styleId="alternate-name-de">
    <w:name w:val="alternate-name-de"/>
    <w:uiPriority w:val="12"/>
    <w:qFormat/>
    <w:rsid w:val="00EC081F"/>
  </w:style>
  <w:style w:type="character" w:customStyle="1" w:styleId="alternate-name-indicator">
    <w:name w:val="alternate-name-indicator"/>
    <w:uiPriority w:val="12"/>
    <w:qFormat/>
    <w:rsid w:val="00EC081F"/>
  </w:style>
  <w:style w:type="paragraph" w:customStyle="1" w:styleId="registration-status">
    <w:name w:val="registration-status"/>
    <w:basedOn w:val="Normal"/>
    <w:uiPriority w:val="12"/>
    <w:qFormat/>
    <w:pPr>
      <w:ind w:left="400"/>
      <w:pPrChange w:id="8" w:author="Comparison" w:date="2026-09-25T20:03:00Z">
        <w:pPr>
          <w:spacing w:after="160" w:line="278" w:lineRule="auto"/>
          <w:ind w:left="400"/>
        </w:pPr>
      </w:pPrChange>
    </w:pPr>
    <w:rPr>
      <w:rPrChange w:id="8" w:author="Comparison" w:date="2026-09-25T20:03:00Z">
        <w:rPr>
          <w:rFonts w:ascii="Segoe UI" w:eastAsiaTheme="minorEastAsia" w:hAnsiTheme="minorHAnsi" w:cstheme="minorBidi"/>
          <w:color w:val="000000" w:themeColor="text1"/>
          <w:kern w:val="2"/>
          <w:sz w:val="22"/>
          <w:szCs w:val="24"/>
          <w:lang w:val="en-US" w:eastAsia="en-US" w:bidi="ar-SA"/>
          <w14:ligatures w14:val="standardContextual"/>
        </w:rPr>
      </w:rPrChange>
    </w:rPr>
  </w:style>
  <w:style w:type="table" w:styleId="TableGrid">
    <w:name w:val="Table Grid"/>
    <w:rsid w:val="00EC081F"/>
    <w:pPr>
      <w:spacing w:after="0" w:line="240" w:lineRule="auto"/>
    </w:pPr>
    <w:rPr>
      <w:rFonts w:eastAsiaTheme="minorEastAsia"/>
      <w:kern w:val="2"/>
      <w:sz w:val="24"/>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InnerTable">
    <w:name w:val="Inner Table"/>
    <w:basedOn w:val="TableGrid"/>
    <w:rsid w:val="00EC081F"/>
    <w:tblPr>
      <w:tblCellMar>
        <w:left w:w="0" w:type="dxa"/>
        <w:right w:w="0" w:type="dxa"/>
      </w:tblCellMar>
    </w:tblPr>
  </w:style>
  <w:style w:type="paragraph" w:styleId="Title">
    <w:name w:val="Title"/>
    <w:basedOn w:val="Normal"/>
    <w:next w:val="Normal"/>
    <w:link w:val="TitleChar"/>
    <w:uiPriority w:val="10"/>
    <w:qFormat/>
    <w:pPr>
      <w:pPrChange w:id="9" w:author="Comparison" w:date="2026-09-25T20:03:00Z">
        <w:pPr>
          <w:spacing w:after="160" w:line="278" w:lineRule="auto"/>
        </w:pPr>
      </w:pPrChange>
    </w:pPr>
    <w:rPr>
      <w:rFonts w:ascii="Calibri Light"/>
      <w:color w:val="000000" w:themeColor="dark1"/>
      <w:sz w:val="56"/>
      <w:rPrChange w:id="9" w:author="Comparison" w:date="2026-09-25T20:03:00Z">
        <w:rPr>
          <w:rFonts w:ascii="Calibri Light" w:eastAsiaTheme="minorEastAsia" w:hAnsiTheme="minorHAnsi" w:cstheme="minorBidi"/>
          <w:color w:val="000000" w:themeColor="dark1"/>
          <w:kern w:val="2"/>
          <w:sz w:val="56"/>
          <w:szCs w:val="24"/>
          <w:lang w:val="en-US" w:eastAsia="en-US" w:bidi="ar-SA"/>
        </w:rPr>
      </w:rPrChange>
    </w:rPr>
  </w:style>
  <w:style w:type="character" w:customStyle="1" w:styleId="TitleChar">
    <w:name w:val="Title Char"/>
    <w:basedOn w:val="DefaultParagraphFont"/>
    <w:link w:val="Title"/>
    <w:uiPriority w:val="10"/>
    <w:rsid w:val="00EC081F"/>
    <w:rPr>
      <w:rFonts w:ascii="Calibri Light" w:eastAsiaTheme="minorEastAsia"/>
      <w:color w:val="000000" w:themeColor="dark1"/>
      <w:kern w:val="2"/>
      <w:sz w:val="56"/>
      <w:szCs w:val="24"/>
      <w:lang w:val="en-US"/>
      <w14:ligatures w14:val="standardContextual"/>
    </w:rPr>
  </w:style>
  <w:style w:type="paragraph" w:styleId="Subtitle">
    <w:name w:val="Subtitle"/>
    <w:basedOn w:val="Normal"/>
    <w:next w:val="Normal"/>
    <w:link w:val="SubtitleChar"/>
    <w:uiPriority w:val="11"/>
    <w:qFormat/>
    <w:pPr>
      <w:pPrChange w:id="10" w:author="Comparison" w:date="2026-09-25T20:03:00Z">
        <w:pPr>
          <w:spacing w:after="160" w:line="278" w:lineRule="auto"/>
        </w:pPr>
      </w:pPrChange>
    </w:pPr>
    <w:rPr>
      <w:rFonts w:ascii="Calibri Light"/>
      <w:color w:val="000000" w:themeColor="dark1"/>
      <w:sz w:val="32"/>
      <w:rPrChange w:id="10" w:author="Comparison" w:date="2026-09-25T20:03:00Z">
        <w:rPr>
          <w:rFonts w:ascii="Calibri Light" w:eastAsiaTheme="minorEastAsia" w:hAnsiTheme="minorHAnsi" w:cstheme="minorBidi"/>
          <w:color w:val="000000" w:themeColor="dark1"/>
          <w:kern w:val="2"/>
          <w:sz w:val="32"/>
          <w:szCs w:val="24"/>
          <w:lang w:val="en-US" w:eastAsia="en-US" w:bidi="ar-SA"/>
        </w:rPr>
      </w:rPrChange>
    </w:rPr>
  </w:style>
  <w:style w:type="character" w:customStyle="1" w:styleId="SubtitleChar">
    <w:name w:val="Subtitle Char"/>
    <w:basedOn w:val="DefaultParagraphFont"/>
    <w:link w:val="Subtitle"/>
    <w:uiPriority w:val="11"/>
    <w:rsid w:val="00EC081F"/>
    <w:rPr>
      <w:rFonts w:ascii="Calibri Light" w:eastAsiaTheme="minorEastAsia"/>
      <w:color w:val="000000" w:themeColor="dark1"/>
      <w:kern w:val="2"/>
      <w:sz w:val="32"/>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9909281">
      <w:bodyDiv w:val="1"/>
      <w:marLeft w:val="0"/>
      <w:marRight w:val="0"/>
      <w:marTop w:val="0"/>
      <w:marBottom w:val="0"/>
      <w:divBdr>
        <w:top w:val="none" w:sz="0" w:space="0" w:color="auto"/>
        <w:left w:val="none" w:sz="0" w:space="0" w:color="auto"/>
        <w:bottom w:val="none" w:sz="0" w:space="0" w:color="auto"/>
        <w:right w:val="none" w:sz="0" w:space="0" w:color="auto"/>
      </w:divBdr>
      <w:divsChild>
        <w:div w:id="2001931995">
          <w:marLeft w:val="0"/>
          <w:marRight w:val="0"/>
          <w:marTop w:val="0"/>
          <w:marBottom w:val="0"/>
          <w:divBdr>
            <w:top w:val="none" w:sz="0" w:space="0" w:color="auto"/>
            <w:left w:val="none" w:sz="0" w:space="0" w:color="auto"/>
            <w:bottom w:val="none" w:sz="0" w:space="0" w:color="auto"/>
            <w:right w:val="none" w:sz="0" w:space="0" w:color="auto"/>
          </w:divBdr>
          <w:divsChild>
            <w:div w:id="1293827431">
              <w:marLeft w:val="0"/>
              <w:marRight w:val="0"/>
              <w:marTop w:val="0"/>
              <w:marBottom w:val="0"/>
              <w:divBdr>
                <w:top w:val="none" w:sz="0" w:space="0" w:color="auto"/>
                <w:left w:val="none" w:sz="0" w:space="0" w:color="auto"/>
                <w:bottom w:val="none" w:sz="0" w:space="0" w:color="auto"/>
                <w:right w:val="none" w:sz="0" w:space="0" w:color="auto"/>
              </w:divBdr>
            </w:div>
            <w:div w:id="534387854">
              <w:marLeft w:val="0"/>
              <w:marRight w:val="0"/>
              <w:marTop w:val="0"/>
              <w:marBottom w:val="0"/>
              <w:divBdr>
                <w:top w:val="none" w:sz="0" w:space="0" w:color="auto"/>
                <w:left w:val="none" w:sz="0" w:space="0" w:color="auto"/>
                <w:bottom w:val="none" w:sz="0" w:space="0" w:color="auto"/>
                <w:right w:val="none" w:sz="0" w:space="0" w:color="auto"/>
              </w:divBdr>
            </w:div>
            <w:div w:id="208617326">
              <w:marLeft w:val="0"/>
              <w:marRight w:val="0"/>
              <w:marTop w:val="0"/>
              <w:marBottom w:val="0"/>
              <w:divBdr>
                <w:top w:val="none" w:sz="0" w:space="0" w:color="auto"/>
                <w:left w:val="none" w:sz="0" w:space="0" w:color="auto"/>
                <w:bottom w:val="none" w:sz="0" w:space="0" w:color="auto"/>
                <w:right w:val="none" w:sz="0" w:space="0" w:color="auto"/>
              </w:divBdr>
            </w:div>
            <w:div w:id="132530864">
              <w:marLeft w:val="0"/>
              <w:marRight w:val="0"/>
              <w:marTop w:val="0"/>
              <w:marBottom w:val="0"/>
              <w:divBdr>
                <w:top w:val="none" w:sz="0" w:space="0" w:color="auto"/>
                <w:left w:val="none" w:sz="0" w:space="0" w:color="auto"/>
                <w:bottom w:val="none" w:sz="0" w:space="0" w:color="auto"/>
                <w:right w:val="none" w:sz="0" w:space="0" w:color="auto"/>
              </w:divBdr>
            </w:div>
            <w:div w:id="1821847845">
              <w:marLeft w:val="0"/>
              <w:marRight w:val="0"/>
              <w:marTop w:val="0"/>
              <w:marBottom w:val="0"/>
              <w:divBdr>
                <w:top w:val="none" w:sz="0" w:space="0" w:color="auto"/>
                <w:left w:val="none" w:sz="0" w:space="0" w:color="auto"/>
                <w:bottom w:val="none" w:sz="0" w:space="0" w:color="auto"/>
                <w:right w:val="none" w:sz="0" w:space="0" w:color="auto"/>
              </w:divBdr>
            </w:div>
            <w:div w:id="156919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665145">
      <w:bodyDiv w:val="1"/>
      <w:marLeft w:val="0"/>
      <w:marRight w:val="0"/>
      <w:marTop w:val="0"/>
      <w:marBottom w:val="0"/>
      <w:divBdr>
        <w:top w:val="none" w:sz="0" w:space="0" w:color="auto"/>
        <w:left w:val="none" w:sz="0" w:space="0" w:color="auto"/>
        <w:bottom w:val="none" w:sz="0" w:space="0" w:color="auto"/>
        <w:right w:val="none" w:sz="0" w:space="0" w:color="auto"/>
      </w:divBdr>
      <w:divsChild>
        <w:div w:id="1829634725">
          <w:marLeft w:val="0"/>
          <w:marRight w:val="0"/>
          <w:marTop w:val="0"/>
          <w:marBottom w:val="0"/>
          <w:divBdr>
            <w:top w:val="none" w:sz="0" w:space="0" w:color="auto"/>
            <w:left w:val="none" w:sz="0" w:space="0" w:color="auto"/>
            <w:bottom w:val="none" w:sz="0" w:space="0" w:color="auto"/>
            <w:right w:val="none" w:sz="0" w:space="0" w:color="auto"/>
          </w:divBdr>
        </w:div>
        <w:div w:id="67465797">
          <w:marLeft w:val="0"/>
          <w:marRight w:val="0"/>
          <w:marTop w:val="0"/>
          <w:marBottom w:val="0"/>
          <w:divBdr>
            <w:top w:val="none" w:sz="0" w:space="0" w:color="auto"/>
            <w:left w:val="none" w:sz="0" w:space="0" w:color="auto"/>
            <w:bottom w:val="none" w:sz="0" w:space="0" w:color="auto"/>
            <w:right w:val="none" w:sz="0" w:space="0" w:color="auto"/>
          </w:divBdr>
        </w:div>
        <w:div w:id="1764835301">
          <w:marLeft w:val="0"/>
          <w:marRight w:val="0"/>
          <w:marTop w:val="0"/>
          <w:marBottom w:val="0"/>
          <w:divBdr>
            <w:top w:val="none" w:sz="0" w:space="0" w:color="auto"/>
            <w:left w:val="none" w:sz="0" w:space="0" w:color="auto"/>
            <w:bottom w:val="none" w:sz="0" w:space="0" w:color="auto"/>
            <w:right w:val="none" w:sz="0" w:space="0" w:color="auto"/>
          </w:divBdr>
        </w:div>
        <w:div w:id="1278607706">
          <w:marLeft w:val="0"/>
          <w:marRight w:val="0"/>
          <w:marTop w:val="0"/>
          <w:marBottom w:val="0"/>
          <w:divBdr>
            <w:top w:val="none" w:sz="0" w:space="0" w:color="auto"/>
            <w:left w:val="none" w:sz="0" w:space="0" w:color="auto"/>
            <w:bottom w:val="none" w:sz="0" w:space="0" w:color="auto"/>
            <w:right w:val="none" w:sz="0" w:space="0" w:color="auto"/>
          </w:divBdr>
        </w:div>
        <w:div w:id="1366560040">
          <w:marLeft w:val="0"/>
          <w:marRight w:val="0"/>
          <w:marTop w:val="0"/>
          <w:marBottom w:val="0"/>
          <w:divBdr>
            <w:top w:val="none" w:sz="0" w:space="0" w:color="auto"/>
            <w:left w:val="none" w:sz="0" w:space="0" w:color="auto"/>
            <w:bottom w:val="none" w:sz="0" w:space="0" w:color="auto"/>
            <w:right w:val="none" w:sz="0" w:space="0" w:color="auto"/>
          </w:divBdr>
        </w:div>
        <w:div w:id="1084573704">
          <w:marLeft w:val="0"/>
          <w:marRight w:val="0"/>
          <w:marTop w:val="0"/>
          <w:marBottom w:val="0"/>
          <w:divBdr>
            <w:top w:val="none" w:sz="0" w:space="0" w:color="auto"/>
            <w:left w:val="none" w:sz="0" w:space="0" w:color="auto"/>
            <w:bottom w:val="none" w:sz="0" w:space="0" w:color="auto"/>
            <w:right w:val="none" w:sz="0" w:space="0" w:color="auto"/>
          </w:divBdr>
        </w:div>
        <w:div w:id="1874075058">
          <w:marLeft w:val="0"/>
          <w:marRight w:val="0"/>
          <w:marTop w:val="0"/>
          <w:marBottom w:val="0"/>
          <w:divBdr>
            <w:top w:val="none" w:sz="0" w:space="0" w:color="auto"/>
            <w:left w:val="none" w:sz="0" w:space="0" w:color="auto"/>
            <w:bottom w:val="none" w:sz="0" w:space="0" w:color="auto"/>
            <w:right w:val="none" w:sz="0" w:space="0" w:color="auto"/>
          </w:divBdr>
        </w:div>
        <w:div w:id="1347948790">
          <w:marLeft w:val="0"/>
          <w:marRight w:val="0"/>
          <w:marTop w:val="0"/>
          <w:marBottom w:val="0"/>
          <w:divBdr>
            <w:top w:val="none" w:sz="0" w:space="0" w:color="auto"/>
            <w:left w:val="none" w:sz="0" w:space="0" w:color="auto"/>
            <w:bottom w:val="none" w:sz="0" w:space="0" w:color="auto"/>
            <w:right w:val="none" w:sz="0" w:space="0" w:color="auto"/>
          </w:divBdr>
        </w:div>
        <w:div w:id="671563758">
          <w:marLeft w:val="0"/>
          <w:marRight w:val="0"/>
          <w:marTop w:val="0"/>
          <w:marBottom w:val="0"/>
          <w:divBdr>
            <w:top w:val="none" w:sz="0" w:space="0" w:color="auto"/>
            <w:left w:val="none" w:sz="0" w:space="0" w:color="auto"/>
            <w:bottom w:val="none" w:sz="0" w:space="0" w:color="auto"/>
            <w:right w:val="none" w:sz="0" w:space="0" w:color="auto"/>
          </w:divBdr>
        </w:div>
        <w:div w:id="410081551">
          <w:marLeft w:val="0"/>
          <w:marRight w:val="0"/>
          <w:marTop w:val="0"/>
          <w:marBottom w:val="0"/>
          <w:divBdr>
            <w:top w:val="none" w:sz="0" w:space="0" w:color="auto"/>
            <w:left w:val="none" w:sz="0" w:space="0" w:color="auto"/>
            <w:bottom w:val="none" w:sz="0" w:space="0" w:color="auto"/>
            <w:right w:val="none" w:sz="0" w:space="0" w:color="auto"/>
          </w:divBdr>
        </w:div>
        <w:div w:id="684131169">
          <w:marLeft w:val="0"/>
          <w:marRight w:val="0"/>
          <w:marTop w:val="0"/>
          <w:marBottom w:val="0"/>
          <w:divBdr>
            <w:top w:val="none" w:sz="0" w:space="0" w:color="auto"/>
            <w:left w:val="none" w:sz="0" w:space="0" w:color="auto"/>
            <w:bottom w:val="none" w:sz="0" w:space="0" w:color="auto"/>
            <w:right w:val="none" w:sz="0" w:space="0" w:color="auto"/>
          </w:divBdr>
        </w:div>
        <w:div w:id="781918397">
          <w:marLeft w:val="0"/>
          <w:marRight w:val="0"/>
          <w:marTop w:val="0"/>
          <w:marBottom w:val="0"/>
          <w:divBdr>
            <w:top w:val="none" w:sz="0" w:space="0" w:color="auto"/>
            <w:left w:val="none" w:sz="0" w:space="0" w:color="auto"/>
            <w:bottom w:val="none" w:sz="0" w:space="0" w:color="auto"/>
            <w:right w:val="none" w:sz="0" w:space="0" w:color="auto"/>
          </w:divBdr>
        </w:div>
        <w:div w:id="202837351">
          <w:marLeft w:val="0"/>
          <w:marRight w:val="0"/>
          <w:marTop w:val="0"/>
          <w:marBottom w:val="0"/>
          <w:divBdr>
            <w:top w:val="none" w:sz="0" w:space="0" w:color="auto"/>
            <w:left w:val="none" w:sz="0" w:space="0" w:color="auto"/>
            <w:bottom w:val="none" w:sz="0" w:space="0" w:color="auto"/>
            <w:right w:val="none" w:sz="0" w:space="0" w:color="auto"/>
          </w:divBdr>
        </w:div>
        <w:div w:id="1152137102">
          <w:marLeft w:val="0"/>
          <w:marRight w:val="0"/>
          <w:marTop w:val="0"/>
          <w:marBottom w:val="0"/>
          <w:divBdr>
            <w:top w:val="none" w:sz="0" w:space="0" w:color="auto"/>
            <w:left w:val="none" w:sz="0" w:space="0" w:color="auto"/>
            <w:bottom w:val="none" w:sz="0" w:space="0" w:color="auto"/>
            <w:right w:val="none" w:sz="0" w:space="0" w:color="auto"/>
          </w:divBdr>
        </w:div>
        <w:div w:id="1555311136">
          <w:marLeft w:val="0"/>
          <w:marRight w:val="0"/>
          <w:marTop w:val="0"/>
          <w:marBottom w:val="0"/>
          <w:divBdr>
            <w:top w:val="none" w:sz="0" w:space="0" w:color="auto"/>
            <w:left w:val="none" w:sz="0" w:space="0" w:color="auto"/>
            <w:bottom w:val="none" w:sz="0" w:space="0" w:color="auto"/>
            <w:right w:val="none" w:sz="0" w:space="0" w:color="auto"/>
          </w:divBdr>
        </w:div>
        <w:div w:id="360933219">
          <w:marLeft w:val="0"/>
          <w:marRight w:val="0"/>
          <w:marTop w:val="0"/>
          <w:marBottom w:val="0"/>
          <w:divBdr>
            <w:top w:val="none" w:sz="0" w:space="0" w:color="auto"/>
            <w:left w:val="none" w:sz="0" w:space="0" w:color="auto"/>
            <w:bottom w:val="none" w:sz="0" w:space="0" w:color="auto"/>
            <w:right w:val="none" w:sz="0" w:space="0" w:color="auto"/>
          </w:divBdr>
        </w:div>
        <w:div w:id="1484155338">
          <w:marLeft w:val="0"/>
          <w:marRight w:val="0"/>
          <w:marTop w:val="0"/>
          <w:marBottom w:val="0"/>
          <w:divBdr>
            <w:top w:val="none" w:sz="0" w:space="0" w:color="auto"/>
            <w:left w:val="none" w:sz="0" w:space="0" w:color="auto"/>
            <w:bottom w:val="none" w:sz="0" w:space="0" w:color="auto"/>
            <w:right w:val="none" w:sz="0" w:space="0" w:color="auto"/>
          </w:divBdr>
        </w:div>
        <w:div w:id="235821099">
          <w:marLeft w:val="0"/>
          <w:marRight w:val="0"/>
          <w:marTop w:val="0"/>
          <w:marBottom w:val="0"/>
          <w:divBdr>
            <w:top w:val="none" w:sz="0" w:space="0" w:color="auto"/>
            <w:left w:val="none" w:sz="0" w:space="0" w:color="auto"/>
            <w:bottom w:val="none" w:sz="0" w:space="0" w:color="auto"/>
            <w:right w:val="none" w:sz="0" w:space="0" w:color="auto"/>
          </w:divBdr>
        </w:div>
        <w:div w:id="213469002">
          <w:marLeft w:val="0"/>
          <w:marRight w:val="0"/>
          <w:marTop w:val="0"/>
          <w:marBottom w:val="0"/>
          <w:divBdr>
            <w:top w:val="none" w:sz="0" w:space="0" w:color="auto"/>
            <w:left w:val="none" w:sz="0" w:space="0" w:color="auto"/>
            <w:bottom w:val="none" w:sz="0" w:space="0" w:color="auto"/>
            <w:right w:val="none" w:sz="0" w:space="0" w:color="auto"/>
          </w:divBdr>
        </w:div>
      </w:divsChild>
    </w:div>
    <w:div w:id="346563590">
      <w:bodyDiv w:val="1"/>
      <w:marLeft w:val="0"/>
      <w:marRight w:val="0"/>
      <w:marTop w:val="0"/>
      <w:marBottom w:val="0"/>
      <w:divBdr>
        <w:top w:val="none" w:sz="0" w:space="0" w:color="auto"/>
        <w:left w:val="none" w:sz="0" w:space="0" w:color="auto"/>
        <w:bottom w:val="none" w:sz="0" w:space="0" w:color="auto"/>
        <w:right w:val="none" w:sz="0" w:space="0" w:color="auto"/>
      </w:divBdr>
      <w:divsChild>
        <w:div w:id="1308320539">
          <w:marLeft w:val="0"/>
          <w:marRight w:val="0"/>
          <w:marTop w:val="0"/>
          <w:marBottom w:val="0"/>
          <w:divBdr>
            <w:top w:val="none" w:sz="0" w:space="0" w:color="auto"/>
            <w:left w:val="none" w:sz="0" w:space="0" w:color="auto"/>
            <w:bottom w:val="none" w:sz="0" w:space="0" w:color="auto"/>
            <w:right w:val="none" w:sz="0" w:space="0" w:color="auto"/>
          </w:divBdr>
        </w:div>
        <w:div w:id="495268561">
          <w:marLeft w:val="0"/>
          <w:marRight w:val="0"/>
          <w:marTop w:val="0"/>
          <w:marBottom w:val="0"/>
          <w:divBdr>
            <w:top w:val="none" w:sz="0" w:space="0" w:color="auto"/>
            <w:left w:val="none" w:sz="0" w:space="0" w:color="auto"/>
            <w:bottom w:val="none" w:sz="0" w:space="0" w:color="auto"/>
            <w:right w:val="none" w:sz="0" w:space="0" w:color="auto"/>
          </w:divBdr>
        </w:div>
      </w:divsChild>
    </w:div>
    <w:div w:id="358436901">
      <w:bodyDiv w:val="1"/>
      <w:marLeft w:val="0"/>
      <w:marRight w:val="0"/>
      <w:marTop w:val="0"/>
      <w:marBottom w:val="0"/>
      <w:divBdr>
        <w:top w:val="none" w:sz="0" w:space="0" w:color="auto"/>
        <w:left w:val="none" w:sz="0" w:space="0" w:color="auto"/>
        <w:bottom w:val="none" w:sz="0" w:space="0" w:color="auto"/>
        <w:right w:val="none" w:sz="0" w:space="0" w:color="auto"/>
      </w:divBdr>
    </w:div>
    <w:div w:id="532576700">
      <w:bodyDiv w:val="1"/>
      <w:marLeft w:val="0"/>
      <w:marRight w:val="0"/>
      <w:marTop w:val="0"/>
      <w:marBottom w:val="0"/>
      <w:divBdr>
        <w:top w:val="none" w:sz="0" w:space="0" w:color="auto"/>
        <w:left w:val="none" w:sz="0" w:space="0" w:color="auto"/>
        <w:bottom w:val="none" w:sz="0" w:space="0" w:color="auto"/>
        <w:right w:val="none" w:sz="0" w:space="0" w:color="auto"/>
      </w:divBdr>
      <w:divsChild>
        <w:div w:id="866144568">
          <w:marLeft w:val="0"/>
          <w:marRight w:val="0"/>
          <w:marTop w:val="0"/>
          <w:marBottom w:val="0"/>
          <w:divBdr>
            <w:top w:val="none" w:sz="0" w:space="0" w:color="auto"/>
            <w:left w:val="none" w:sz="0" w:space="0" w:color="auto"/>
            <w:bottom w:val="none" w:sz="0" w:space="0" w:color="auto"/>
            <w:right w:val="none" w:sz="0" w:space="0" w:color="auto"/>
          </w:divBdr>
        </w:div>
        <w:div w:id="1792703292">
          <w:marLeft w:val="0"/>
          <w:marRight w:val="0"/>
          <w:marTop w:val="0"/>
          <w:marBottom w:val="0"/>
          <w:divBdr>
            <w:top w:val="none" w:sz="0" w:space="0" w:color="auto"/>
            <w:left w:val="none" w:sz="0" w:space="0" w:color="auto"/>
            <w:bottom w:val="none" w:sz="0" w:space="0" w:color="auto"/>
            <w:right w:val="none" w:sz="0" w:space="0" w:color="auto"/>
          </w:divBdr>
        </w:div>
        <w:div w:id="1784302190">
          <w:marLeft w:val="0"/>
          <w:marRight w:val="0"/>
          <w:marTop w:val="0"/>
          <w:marBottom w:val="0"/>
          <w:divBdr>
            <w:top w:val="none" w:sz="0" w:space="0" w:color="auto"/>
            <w:left w:val="none" w:sz="0" w:space="0" w:color="auto"/>
            <w:bottom w:val="none" w:sz="0" w:space="0" w:color="auto"/>
            <w:right w:val="none" w:sz="0" w:space="0" w:color="auto"/>
          </w:divBdr>
        </w:div>
        <w:div w:id="15499158">
          <w:marLeft w:val="0"/>
          <w:marRight w:val="0"/>
          <w:marTop w:val="0"/>
          <w:marBottom w:val="0"/>
          <w:divBdr>
            <w:top w:val="none" w:sz="0" w:space="0" w:color="auto"/>
            <w:left w:val="none" w:sz="0" w:space="0" w:color="auto"/>
            <w:bottom w:val="none" w:sz="0" w:space="0" w:color="auto"/>
            <w:right w:val="none" w:sz="0" w:space="0" w:color="auto"/>
          </w:divBdr>
        </w:div>
        <w:div w:id="1457869341">
          <w:marLeft w:val="0"/>
          <w:marRight w:val="0"/>
          <w:marTop w:val="0"/>
          <w:marBottom w:val="0"/>
          <w:divBdr>
            <w:top w:val="none" w:sz="0" w:space="0" w:color="auto"/>
            <w:left w:val="none" w:sz="0" w:space="0" w:color="auto"/>
            <w:bottom w:val="none" w:sz="0" w:space="0" w:color="auto"/>
            <w:right w:val="none" w:sz="0" w:space="0" w:color="auto"/>
          </w:divBdr>
        </w:div>
        <w:div w:id="1197622072">
          <w:marLeft w:val="0"/>
          <w:marRight w:val="0"/>
          <w:marTop w:val="0"/>
          <w:marBottom w:val="0"/>
          <w:divBdr>
            <w:top w:val="none" w:sz="0" w:space="0" w:color="auto"/>
            <w:left w:val="none" w:sz="0" w:space="0" w:color="auto"/>
            <w:bottom w:val="none" w:sz="0" w:space="0" w:color="auto"/>
            <w:right w:val="none" w:sz="0" w:space="0" w:color="auto"/>
          </w:divBdr>
        </w:div>
        <w:div w:id="1218711558">
          <w:marLeft w:val="0"/>
          <w:marRight w:val="0"/>
          <w:marTop w:val="0"/>
          <w:marBottom w:val="0"/>
          <w:divBdr>
            <w:top w:val="none" w:sz="0" w:space="0" w:color="auto"/>
            <w:left w:val="none" w:sz="0" w:space="0" w:color="auto"/>
            <w:bottom w:val="none" w:sz="0" w:space="0" w:color="auto"/>
            <w:right w:val="none" w:sz="0" w:space="0" w:color="auto"/>
          </w:divBdr>
        </w:div>
        <w:div w:id="1288857943">
          <w:marLeft w:val="0"/>
          <w:marRight w:val="0"/>
          <w:marTop w:val="0"/>
          <w:marBottom w:val="0"/>
          <w:divBdr>
            <w:top w:val="none" w:sz="0" w:space="0" w:color="auto"/>
            <w:left w:val="none" w:sz="0" w:space="0" w:color="auto"/>
            <w:bottom w:val="none" w:sz="0" w:space="0" w:color="auto"/>
            <w:right w:val="none" w:sz="0" w:space="0" w:color="auto"/>
          </w:divBdr>
        </w:div>
        <w:div w:id="1253129324">
          <w:marLeft w:val="0"/>
          <w:marRight w:val="0"/>
          <w:marTop w:val="0"/>
          <w:marBottom w:val="0"/>
          <w:divBdr>
            <w:top w:val="none" w:sz="0" w:space="0" w:color="auto"/>
            <w:left w:val="none" w:sz="0" w:space="0" w:color="auto"/>
            <w:bottom w:val="none" w:sz="0" w:space="0" w:color="auto"/>
            <w:right w:val="none" w:sz="0" w:space="0" w:color="auto"/>
          </w:divBdr>
        </w:div>
        <w:div w:id="233243436">
          <w:marLeft w:val="0"/>
          <w:marRight w:val="0"/>
          <w:marTop w:val="0"/>
          <w:marBottom w:val="0"/>
          <w:divBdr>
            <w:top w:val="none" w:sz="0" w:space="0" w:color="auto"/>
            <w:left w:val="none" w:sz="0" w:space="0" w:color="auto"/>
            <w:bottom w:val="none" w:sz="0" w:space="0" w:color="auto"/>
            <w:right w:val="none" w:sz="0" w:space="0" w:color="auto"/>
          </w:divBdr>
        </w:div>
        <w:div w:id="1048915937">
          <w:marLeft w:val="0"/>
          <w:marRight w:val="0"/>
          <w:marTop w:val="0"/>
          <w:marBottom w:val="0"/>
          <w:divBdr>
            <w:top w:val="none" w:sz="0" w:space="0" w:color="auto"/>
            <w:left w:val="none" w:sz="0" w:space="0" w:color="auto"/>
            <w:bottom w:val="none" w:sz="0" w:space="0" w:color="auto"/>
            <w:right w:val="none" w:sz="0" w:space="0" w:color="auto"/>
          </w:divBdr>
        </w:div>
        <w:div w:id="1713723903">
          <w:marLeft w:val="0"/>
          <w:marRight w:val="0"/>
          <w:marTop w:val="0"/>
          <w:marBottom w:val="0"/>
          <w:divBdr>
            <w:top w:val="none" w:sz="0" w:space="0" w:color="auto"/>
            <w:left w:val="none" w:sz="0" w:space="0" w:color="auto"/>
            <w:bottom w:val="none" w:sz="0" w:space="0" w:color="auto"/>
            <w:right w:val="none" w:sz="0" w:space="0" w:color="auto"/>
          </w:divBdr>
        </w:div>
        <w:div w:id="558908183">
          <w:marLeft w:val="0"/>
          <w:marRight w:val="0"/>
          <w:marTop w:val="0"/>
          <w:marBottom w:val="0"/>
          <w:divBdr>
            <w:top w:val="none" w:sz="0" w:space="0" w:color="auto"/>
            <w:left w:val="none" w:sz="0" w:space="0" w:color="auto"/>
            <w:bottom w:val="none" w:sz="0" w:space="0" w:color="auto"/>
            <w:right w:val="none" w:sz="0" w:space="0" w:color="auto"/>
          </w:divBdr>
        </w:div>
        <w:div w:id="1854300638">
          <w:marLeft w:val="0"/>
          <w:marRight w:val="0"/>
          <w:marTop w:val="0"/>
          <w:marBottom w:val="0"/>
          <w:divBdr>
            <w:top w:val="none" w:sz="0" w:space="0" w:color="auto"/>
            <w:left w:val="none" w:sz="0" w:space="0" w:color="auto"/>
            <w:bottom w:val="none" w:sz="0" w:space="0" w:color="auto"/>
            <w:right w:val="none" w:sz="0" w:space="0" w:color="auto"/>
          </w:divBdr>
        </w:div>
      </w:divsChild>
    </w:div>
    <w:div w:id="542837968">
      <w:bodyDiv w:val="1"/>
      <w:marLeft w:val="0"/>
      <w:marRight w:val="0"/>
      <w:marTop w:val="0"/>
      <w:marBottom w:val="0"/>
      <w:divBdr>
        <w:top w:val="none" w:sz="0" w:space="0" w:color="auto"/>
        <w:left w:val="none" w:sz="0" w:space="0" w:color="auto"/>
        <w:bottom w:val="none" w:sz="0" w:space="0" w:color="auto"/>
        <w:right w:val="none" w:sz="0" w:space="0" w:color="auto"/>
      </w:divBdr>
      <w:divsChild>
        <w:div w:id="13740400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714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346811">
      <w:bodyDiv w:val="1"/>
      <w:marLeft w:val="0"/>
      <w:marRight w:val="0"/>
      <w:marTop w:val="0"/>
      <w:marBottom w:val="0"/>
      <w:divBdr>
        <w:top w:val="none" w:sz="0" w:space="0" w:color="auto"/>
        <w:left w:val="none" w:sz="0" w:space="0" w:color="auto"/>
        <w:bottom w:val="none" w:sz="0" w:space="0" w:color="auto"/>
        <w:right w:val="none" w:sz="0" w:space="0" w:color="auto"/>
      </w:divBdr>
      <w:divsChild>
        <w:div w:id="1237938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300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77441">
      <w:bodyDiv w:val="1"/>
      <w:marLeft w:val="0"/>
      <w:marRight w:val="0"/>
      <w:marTop w:val="0"/>
      <w:marBottom w:val="0"/>
      <w:divBdr>
        <w:top w:val="none" w:sz="0" w:space="0" w:color="auto"/>
        <w:left w:val="none" w:sz="0" w:space="0" w:color="auto"/>
        <w:bottom w:val="none" w:sz="0" w:space="0" w:color="auto"/>
        <w:right w:val="none" w:sz="0" w:space="0" w:color="auto"/>
      </w:divBdr>
    </w:div>
    <w:div w:id="922034863">
      <w:bodyDiv w:val="1"/>
      <w:marLeft w:val="0"/>
      <w:marRight w:val="0"/>
      <w:marTop w:val="0"/>
      <w:marBottom w:val="0"/>
      <w:divBdr>
        <w:top w:val="none" w:sz="0" w:space="0" w:color="auto"/>
        <w:left w:val="none" w:sz="0" w:space="0" w:color="auto"/>
        <w:bottom w:val="none" w:sz="0" w:space="0" w:color="auto"/>
        <w:right w:val="none" w:sz="0" w:space="0" w:color="auto"/>
      </w:divBdr>
      <w:divsChild>
        <w:div w:id="1639408140">
          <w:marLeft w:val="0"/>
          <w:marRight w:val="0"/>
          <w:marTop w:val="0"/>
          <w:marBottom w:val="0"/>
          <w:divBdr>
            <w:top w:val="none" w:sz="0" w:space="0" w:color="auto"/>
            <w:left w:val="none" w:sz="0" w:space="0" w:color="auto"/>
            <w:bottom w:val="none" w:sz="0" w:space="0" w:color="auto"/>
            <w:right w:val="none" w:sz="0" w:space="0" w:color="auto"/>
          </w:divBdr>
        </w:div>
        <w:div w:id="2041129487">
          <w:marLeft w:val="0"/>
          <w:marRight w:val="0"/>
          <w:marTop w:val="0"/>
          <w:marBottom w:val="0"/>
          <w:divBdr>
            <w:top w:val="none" w:sz="0" w:space="0" w:color="auto"/>
            <w:left w:val="none" w:sz="0" w:space="0" w:color="auto"/>
            <w:bottom w:val="none" w:sz="0" w:space="0" w:color="auto"/>
            <w:right w:val="none" w:sz="0" w:space="0" w:color="auto"/>
          </w:divBdr>
        </w:div>
        <w:div w:id="436684282">
          <w:marLeft w:val="0"/>
          <w:marRight w:val="0"/>
          <w:marTop w:val="0"/>
          <w:marBottom w:val="0"/>
          <w:divBdr>
            <w:top w:val="none" w:sz="0" w:space="0" w:color="auto"/>
            <w:left w:val="none" w:sz="0" w:space="0" w:color="auto"/>
            <w:bottom w:val="none" w:sz="0" w:space="0" w:color="auto"/>
            <w:right w:val="none" w:sz="0" w:space="0" w:color="auto"/>
          </w:divBdr>
        </w:div>
        <w:div w:id="534268552">
          <w:marLeft w:val="0"/>
          <w:marRight w:val="0"/>
          <w:marTop w:val="0"/>
          <w:marBottom w:val="0"/>
          <w:divBdr>
            <w:top w:val="none" w:sz="0" w:space="0" w:color="auto"/>
            <w:left w:val="none" w:sz="0" w:space="0" w:color="auto"/>
            <w:bottom w:val="none" w:sz="0" w:space="0" w:color="auto"/>
            <w:right w:val="none" w:sz="0" w:space="0" w:color="auto"/>
          </w:divBdr>
        </w:div>
        <w:div w:id="1667590480">
          <w:marLeft w:val="0"/>
          <w:marRight w:val="0"/>
          <w:marTop w:val="0"/>
          <w:marBottom w:val="0"/>
          <w:divBdr>
            <w:top w:val="none" w:sz="0" w:space="0" w:color="auto"/>
            <w:left w:val="none" w:sz="0" w:space="0" w:color="auto"/>
            <w:bottom w:val="none" w:sz="0" w:space="0" w:color="auto"/>
            <w:right w:val="none" w:sz="0" w:space="0" w:color="auto"/>
          </w:divBdr>
        </w:div>
      </w:divsChild>
    </w:div>
    <w:div w:id="990714591">
      <w:bodyDiv w:val="1"/>
      <w:marLeft w:val="0"/>
      <w:marRight w:val="0"/>
      <w:marTop w:val="0"/>
      <w:marBottom w:val="0"/>
      <w:divBdr>
        <w:top w:val="none" w:sz="0" w:space="0" w:color="auto"/>
        <w:left w:val="none" w:sz="0" w:space="0" w:color="auto"/>
        <w:bottom w:val="none" w:sz="0" w:space="0" w:color="auto"/>
        <w:right w:val="none" w:sz="0" w:space="0" w:color="auto"/>
      </w:divBdr>
    </w:div>
    <w:div w:id="1117987847">
      <w:bodyDiv w:val="1"/>
      <w:marLeft w:val="0"/>
      <w:marRight w:val="0"/>
      <w:marTop w:val="0"/>
      <w:marBottom w:val="0"/>
      <w:divBdr>
        <w:top w:val="none" w:sz="0" w:space="0" w:color="auto"/>
        <w:left w:val="none" w:sz="0" w:space="0" w:color="auto"/>
        <w:bottom w:val="none" w:sz="0" w:space="0" w:color="auto"/>
        <w:right w:val="none" w:sz="0" w:space="0" w:color="auto"/>
      </w:divBdr>
      <w:divsChild>
        <w:div w:id="2885113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412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74678">
      <w:bodyDiv w:val="1"/>
      <w:marLeft w:val="0"/>
      <w:marRight w:val="0"/>
      <w:marTop w:val="0"/>
      <w:marBottom w:val="0"/>
      <w:divBdr>
        <w:top w:val="none" w:sz="0" w:space="0" w:color="auto"/>
        <w:left w:val="none" w:sz="0" w:space="0" w:color="auto"/>
        <w:bottom w:val="none" w:sz="0" w:space="0" w:color="auto"/>
        <w:right w:val="none" w:sz="0" w:space="0" w:color="auto"/>
      </w:divBdr>
      <w:divsChild>
        <w:div w:id="736246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07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23262">
      <w:bodyDiv w:val="1"/>
      <w:marLeft w:val="0"/>
      <w:marRight w:val="0"/>
      <w:marTop w:val="0"/>
      <w:marBottom w:val="0"/>
      <w:divBdr>
        <w:top w:val="none" w:sz="0" w:space="0" w:color="auto"/>
        <w:left w:val="none" w:sz="0" w:space="0" w:color="auto"/>
        <w:bottom w:val="none" w:sz="0" w:space="0" w:color="auto"/>
        <w:right w:val="none" w:sz="0" w:space="0" w:color="auto"/>
      </w:divBdr>
    </w:div>
    <w:div w:id="1738745584">
      <w:bodyDiv w:val="1"/>
      <w:marLeft w:val="0"/>
      <w:marRight w:val="0"/>
      <w:marTop w:val="0"/>
      <w:marBottom w:val="0"/>
      <w:divBdr>
        <w:top w:val="none" w:sz="0" w:space="0" w:color="auto"/>
        <w:left w:val="none" w:sz="0" w:space="0" w:color="auto"/>
        <w:bottom w:val="none" w:sz="0" w:space="0" w:color="auto"/>
        <w:right w:val="none" w:sz="0" w:space="0" w:color="auto"/>
      </w:divBdr>
      <w:divsChild>
        <w:div w:id="108593205">
          <w:marLeft w:val="0"/>
          <w:marRight w:val="0"/>
          <w:marTop w:val="0"/>
          <w:marBottom w:val="0"/>
          <w:divBdr>
            <w:top w:val="none" w:sz="0" w:space="0" w:color="auto"/>
            <w:left w:val="none" w:sz="0" w:space="0" w:color="auto"/>
            <w:bottom w:val="none" w:sz="0" w:space="0" w:color="auto"/>
            <w:right w:val="none" w:sz="0" w:space="0" w:color="auto"/>
          </w:divBdr>
        </w:div>
        <w:div w:id="46031822">
          <w:marLeft w:val="0"/>
          <w:marRight w:val="0"/>
          <w:marTop w:val="0"/>
          <w:marBottom w:val="0"/>
          <w:divBdr>
            <w:top w:val="none" w:sz="0" w:space="0" w:color="auto"/>
            <w:left w:val="none" w:sz="0" w:space="0" w:color="auto"/>
            <w:bottom w:val="none" w:sz="0" w:space="0" w:color="auto"/>
            <w:right w:val="none" w:sz="0" w:space="0" w:color="auto"/>
          </w:divBdr>
        </w:div>
        <w:div w:id="1891765261">
          <w:marLeft w:val="0"/>
          <w:marRight w:val="0"/>
          <w:marTop w:val="0"/>
          <w:marBottom w:val="0"/>
          <w:divBdr>
            <w:top w:val="none" w:sz="0" w:space="0" w:color="auto"/>
            <w:left w:val="none" w:sz="0" w:space="0" w:color="auto"/>
            <w:bottom w:val="none" w:sz="0" w:space="0" w:color="auto"/>
            <w:right w:val="none" w:sz="0" w:space="0" w:color="auto"/>
          </w:divBdr>
        </w:div>
        <w:div w:id="1712263375">
          <w:marLeft w:val="0"/>
          <w:marRight w:val="0"/>
          <w:marTop w:val="0"/>
          <w:marBottom w:val="0"/>
          <w:divBdr>
            <w:top w:val="none" w:sz="0" w:space="0" w:color="auto"/>
            <w:left w:val="none" w:sz="0" w:space="0" w:color="auto"/>
            <w:bottom w:val="none" w:sz="0" w:space="0" w:color="auto"/>
            <w:right w:val="none" w:sz="0" w:space="0" w:color="auto"/>
          </w:divBdr>
        </w:div>
        <w:div w:id="1381858459">
          <w:marLeft w:val="0"/>
          <w:marRight w:val="0"/>
          <w:marTop w:val="0"/>
          <w:marBottom w:val="0"/>
          <w:divBdr>
            <w:top w:val="none" w:sz="0" w:space="0" w:color="auto"/>
            <w:left w:val="none" w:sz="0" w:space="0" w:color="auto"/>
            <w:bottom w:val="none" w:sz="0" w:space="0" w:color="auto"/>
            <w:right w:val="none" w:sz="0" w:space="0" w:color="auto"/>
          </w:divBdr>
        </w:div>
      </w:divsChild>
    </w:div>
    <w:div w:id="1738823142">
      <w:bodyDiv w:val="1"/>
      <w:marLeft w:val="0"/>
      <w:marRight w:val="0"/>
      <w:marTop w:val="0"/>
      <w:marBottom w:val="0"/>
      <w:divBdr>
        <w:top w:val="none" w:sz="0" w:space="0" w:color="auto"/>
        <w:left w:val="none" w:sz="0" w:space="0" w:color="auto"/>
        <w:bottom w:val="none" w:sz="0" w:space="0" w:color="auto"/>
        <w:right w:val="none" w:sz="0" w:space="0" w:color="auto"/>
      </w:divBdr>
      <w:divsChild>
        <w:div w:id="34817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790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315491">
      <w:bodyDiv w:val="1"/>
      <w:marLeft w:val="0"/>
      <w:marRight w:val="0"/>
      <w:marTop w:val="0"/>
      <w:marBottom w:val="0"/>
      <w:divBdr>
        <w:top w:val="none" w:sz="0" w:space="0" w:color="auto"/>
        <w:left w:val="none" w:sz="0" w:space="0" w:color="auto"/>
        <w:bottom w:val="none" w:sz="0" w:space="0" w:color="auto"/>
        <w:right w:val="none" w:sz="0" w:space="0" w:color="auto"/>
      </w:divBdr>
      <w:divsChild>
        <w:div w:id="21706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308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teor.aihw.gov.au/content/27387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3CDA137-2423-4E5B-80B3-EFD11F170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Pages>
  <Words>1207</Words>
  <Characters>6881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Trinity Mirror PLC</Company>
  <LinksUpToDate>false</LinksUpToDate>
  <CharactersWithSpaces>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Charlotte Fortin</dc:creator>
  <cp:lastModifiedBy>Arthur Souza Rodrigues</cp:lastModifiedBy>
  <cp:revision>1</cp:revision>
  <cp:lastPrinted>2015-10-22T13:13:00Z</cp:lastPrinted>
  <dcterms:created xsi:type="dcterms:W3CDTF">2016-01-20T11:33:00Z</dcterms:created>
  <dcterms:modified xsi:type="dcterms:W3CDTF">2026-09-26T00:03:00Z</dcterms:modified>
</cp:coreProperties>
</file>