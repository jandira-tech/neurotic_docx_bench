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CellSpacing w:w="0" w:type="dxa"/>
        <w:tblCellMar>
          <w:left w:w="0" w:type="dxa"/>
          <w:right w:w="0" w:type="dxa"/>
        </w:tblCellMar>
        <w:tblLook w:val="04A0" w:firstRow="1" w:lastRow="0" w:firstColumn="1" w:lastColumn="0" w:noHBand="0" w:noVBand="1"/>
      </w:tblPr>
      <w:tblGrid>
        <w:gridCol w:w="9360"/>
      </w:tblGrid>
      <w:tr w:rsidR="00F53F8C" w14:paraId="726AD6D4" w14:textId="77777777">
        <w:trPr>
          <w:tblCellSpacing w:w="0" w:type="dxa"/>
          <w:ins w:id="8" w:author="dvojtko" w:date="2026-09-25T21:12:00Z" w16du:dateUtc="2026-09-26T01:12:00Z"/>
        </w:trPr>
        <w:tc>
          <w:tcPr>
            <w:tcW w:w="0" w:type="auto"/>
            <w:tcBorders>
              <w:top w:val="nil"/>
              <w:left w:val="nil"/>
              <w:bottom w:val="nil"/>
              <w:right w:val="nil"/>
            </w:tcBorders>
            <w:tcMar>
              <w:top w:w="0" w:type="dxa"/>
              <w:left w:w="125" w:type="dxa"/>
              <w:bottom w:w="0" w:type="dxa"/>
              <w:right w:w="125" w:type="dxa"/>
            </w:tcMar>
            <w:hideMark/>
          </w:tcPr>
          <w:p w14:paraId="472D0291" w14:textId="77777777" w:rsidR="00F53F8C" w:rsidRPr="00F1269A" w:rsidRDefault="00F1269A">
            <w:pPr>
              <w:jc w:val="center"/>
              <w:rPr>
                <w:ins w:id="9" w:author="dvojtko" w:date="2026-09-25T21:12:00Z" w16du:dateUtc="2026-09-26T01:12:00Z"/>
                <w:rFonts w:ascii="Arial" w:eastAsia="Times New Roman" w:hAnsi="Arial" w:cs="Arial"/>
                <w:b/>
                <w:bCs/>
                <w:sz w:val="28"/>
                <w:szCs w:val="28"/>
              </w:rPr>
            </w:pPr>
            <w:ins w:id="10" w:author="dvojtko" w:date="2026-09-25T21:12:00Z" w16du:dateUtc="2026-09-26T01:12:00Z">
              <w:r w:rsidRPr="00F1269A">
                <w:rPr>
                  <w:rFonts w:ascii="Arial" w:eastAsia="Times New Roman" w:hAnsi="Arial" w:cs="Arial"/>
                  <w:b/>
                  <w:bCs/>
                  <w:sz w:val="28"/>
                  <w:szCs w:val="28"/>
                </w:rPr>
                <w:t>Commission Review</w:t>
              </w:r>
            </w:ins>
          </w:p>
          <w:p w14:paraId="24C8478C" w14:textId="77777777" w:rsidR="00F53F8C" w:rsidRPr="00F1269A" w:rsidRDefault="00F1269A">
            <w:pPr>
              <w:jc w:val="center"/>
              <w:rPr>
                <w:ins w:id="11" w:author="dvojtko" w:date="2026-09-25T21:12:00Z" w16du:dateUtc="2026-09-26T01:12:00Z"/>
                <w:rFonts w:ascii="Arial" w:eastAsia="Times New Roman" w:hAnsi="Arial" w:cs="Arial"/>
                <w:b/>
                <w:bCs/>
                <w:i/>
                <w:iCs/>
              </w:rPr>
            </w:pPr>
            <w:ins w:id="12" w:author="dvojtko" w:date="2026-09-25T21:12:00Z" w16du:dateUtc="2026-09-26T01:12:00Z">
              <w:r w:rsidRPr="00F1269A">
                <w:rPr>
                  <w:rFonts w:ascii="Arial" w:eastAsia="Times New Roman" w:hAnsi="Arial" w:cs="Arial"/>
                  <w:b/>
                  <w:bCs/>
                  <w:i/>
                  <w:iCs/>
                </w:rPr>
                <w:t>Rules for G.S. 150B-19.1 Certification</w:t>
              </w:r>
            </w:ins>
          </w:p>
          <w:p w14:paraId="326D9BA7" w14:textId="77777777" w:rsidR="00F53F8C" w:rsidRPr="00F1269A" w:rsidRDefault="00F1269A">
            <w:pPr>
              <w:jc w:val="center"/>
              <w:rPr>
                <w:ins w:id="13" w:author="dvojtko" w:date="2026-09-25T21:12:00Z" w16du:dateUtc="2026-09-26T01:12:00Z"/>
                <w:rFonts w:ascii="Arial" w:eastAsia="Times New Roman" w:hAnsi="Arial" w:cs="Arial"/>
                <w:b/>
                <w:bCs/>
                <w:i/>
                <w:iCs/>
              </w:rPr>
            </w:pPr>
            <w:ins w:id="14" w:author="dvojtko" w:date="2026-09-25T21:12:00Z" w16du:dateUtc="2026-09-26T01:12:00Z">
              <w:r w:rsidRPr="00F1269A">
                <w:rPr>
                  <w:rFonts w:ascii="Arial" w:eastAsia="Times New Roman" w:hAnsi="Arial" w:cs="Arial"/>
                  <w:b/>
                  <w:bCs/>
                  <w:i/>
                  <w:iCs/>
                </w:rPr>
                <w:t>May 16, 2013 through June 19, 2013</w:t>
              </w:r>
            </w:ins>
          </w:p>
          <w:p w14:paraId="31F92EAF" w14:textId="77777777" w:rsidR="00F53F8C" w:rsidRPr="00F1269A" w:rsidRDefault="00F1269A">
            <w:pPr>
              <w:divId w:val="495537114"/>
              <w:rPr>
                <w:ins w:id="15" w:author="dvojtko" w:date="2026-09-25T21:12:00Z" w16du:dateUtc="2026-09-26T01:12:00Z"/>
                <w:rFonts w:ascii="Arial" w:eastAsia="Times New Roman" w:hAnsi="Arial" w:cs="Arial"/>
                <w:sz w:val="16"/>
                <w:szCs w:val="16"/>
              </w:rPr>
            </w:pPr>
            <w:ins w:id="16" w:author="dvojtko" w:date="2026-09-25T21:12:00Z" w16du:dateUtc="2026-09-26T01:12:00Z">
              <w:r w:rsidRPr="00F1269A">
                <w:rPr>
                  <w:rFonts w:ascii="Arial" w:eastAsia="Times New Roman" w:hAnsi="Arial" w:cs="Arial"/>
                  <w:sz w:val="16"/>
                  <w:szCs w:val="16"/>
                </w:rPr>
                <w:t>* Certification Recommended, ** Certification Not Recommended, *** Other</w:t>
              </w:r>
            </w:ins>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758"/>
              <w:gridCol w:w="66"/>
              <w:gridCol w:w="644"/>
              <w:gridCol w:w="627"/>
              <w:gridCol w:w="439"/>
              <w:gridCol w:w="576"/>
            </w:tblGrid>
            <w:tr w:rsidR="00F53F8C" w:rsidRPr="00F1269A" w14:paraId="49854726" w14:textId="77777777">
              <w:trPr>
                <w:tblCellSpacing w:w="15" w:type="dxa"/>
                <w:ins w:id="17" w:author="dvojtko" w:date="2026-09-25T21:12:00Z" w16du:dateUtc="2026-09-26T01:12:00Z"/>
              </w:trPr>
              <w:tc>
                <w:tcPr>
                  <w:tcW w:w="0" w:type="auto"/>
                  <w:gridSpan w:val="6"/>
                  <w:tcMar>
                    <w:top w:w="313" w:type="dxa"/>
                    <w:left w:w="15" w:type="dxa"/>
                    <w:bottom w:w="15" w:type="dxa"/>
                    <w:right w:w="15" w:type="dxa"/>
                  </w:tcMar>
                  <w:vAlign w:val="center"/>
                  <w:hideMark/>
                </w:tcPr>
                <w:p w14:paraId="3F80C152" w14:textId="77777777" w:rsidR="00F53F8C" w:rsidRPr="00F1269A" w:rsidRDefault="00F1269A">
                  <w:pPr>
                    <w:rPr>
                      <w:ins w:id="18" w:author="dvojtko" w:date="2026-09-25T21:12:00Z" w16du:dateUtc="2026-09-26T01:12:00Z"/>
                      <w:rFonts w:ascii="Arial" w:eastAsia="Times New Roman" w:hAnsi="Arial" w:cs="Arial"/>
                      <w:b/>
                      <w:bCs/>
                      <w:caps/>
                      <w:sz w:val="20"/>
                      <w:szCs w:val="20"/>
                    </w:rPr>
                  </w:pPr>
                  <w:ins w:id="19" w:author="dvojtko" w:date="2026-09-25T21:12:00Z" w16du:dateUtc="2026-09-26T01:12:00Z">
                    <w:r w:rsidRPr="00F1269A">
                      <w:rPr>
                        <w:rFonts w:ascii="Arial" w:eastAsia="Times New Roman" w:hAnsi="Arial" w:cs="Arial"/>
                        <w:b/>
                        <w:bCs/>
                        <w:caps/>
                        <w:sz w:val="20"/>
                        <w:szCs w:val="20"/>
                      </w:rPr>
                      <w:t>Home Inspector Licensure Board</w:t>
                    </w:r>
                  </w:ins>
                </w:p>
              </w:tc>
            </w:tr>
            <w:tr w:rsidR="00F53F8C" w:rsidRPr="00F1269A" w14:paraId="473824C6" w14:textId="77777777">
              <w:trPr>
                <w:tblCellSpacing w:w="15" w:type="dxa"/>
                <w:ins w:id="20" w:author="dvojtko" w:date="2026-09-25T21:12:00Z" w16du:dateUtc="2026-09-26T01:12:00Z"/>
              </w:trPr>
              <w:tc>
                <w:tcPr>
                  <w:tcW w:w="0" w:type="auto"/>
                  <w:gridSpan w:val="6"/>
                  <w:tcMar>
                    <w:top w:w="63" w:type="dxa"/>
                    <w:left w:w="125" w:type="dxa"/>
                    <w:bottom w:w="188" w:type="dxa"/>
                    <w:right w:w="15" w:type="dxa"/>
                  </w:tcMar>
                  <w:vAlign w:val="center"/>
                  <w:hideMark/>
                </w:tcPr>
                <w:p w14:paraId="190746E9" w14:textId="77777777" w:rsidR="00F53F8C" w:rsidRPr="00F1269A" w:rsidRDefault="00F1269A" w:rsidP="00F1269A">
                  <w:pPr>
                    <w:jc w:val="both"/>
                    <w:rPr>
                      <w:ins w:id="21" w:author="dvojtko" w:date="2026-09-25T21:12:00Z" w16du:dateUtc="2026-09-26T01:12:00Z"/>
                      <w:rFonts w:ascii="Arial" w:eastAsia="Times New Roman" w:hAnsi="Arial" w:cs="Arial"/>
                      <w:sz w:val="20"/>
                      <w:szCs w:val="20"/>
                    </w:rPr>
                  </w:pPr>
                  <w:ins w:id="22" w:author="dvojtko" w:date="2026-09-25T21:12:00Z" w16du:dateUtc="2026-09-26T01:12:00Z">
                    <w:r w:rsidRPr="00F1269A">
                      <w:rPr>
                        <w:rFonts w:ascii="Arial" w:eastAsia="Times New Roman" w:hAnsi="Arial" w:cs="Arial"/>
                        <w:sz w:val="20"/>
                        <w:szCs w:val="20"/>
                      </w:rPr>
                      <w:t>The rules in Chapter 8 are the engineering and building codes including the approval of school maintenance electricians (.0400); qualification board-limited certificate (.0500); qualification board-probationary certificate (.0600); qualification board-standard certificate (.0700); disciplinary actions and other contested matters (.0800); manufactured housing board (.0900); NC Home Inspector Licensure Board (.1000); home inspector standards of practice and code of ethics (.1100); disciplinary actions (.1200); home inspector continuing education (.1300); Manufactured Housing Board continuing education (.1400); and alternate designs and construction appeals (.1500).</w:t>
                    </w:r>
                  </w:ins>
                </w:p>
              </w:tc>
            </w:tr>
            <w:tr w:rsidR="00F53F8C" w:rsidRPr="00F1269A" w14:paraId="2FBB63A9" w14:textId="77777777" w:rsidTr="00F1269A">
              <w:trPr>
                <w:tblCellSpacing w:w="15" w:type="dxa"/>
                <w:ins w:id="23" w:author="dvojtko" w:date="2026-09-25T21:12:00Z" w16du:dateUtc="2026-09-26T01:12:00Z"/>
              </w:trPr>
              <w:tc>
                <w:tcPr>
                  <w:tcW w:w="3870" w:type="pct"/>
                  <w:hideMark/>
                </w:tcPr>
                <w:p w14:paraId="4FE78862" w14:textId="77777777" w:rsidR="00F53F8C" w:rsidRPr="00F1269A" w:rsidRDefault="00F1269A">
                  <w:pPr>
                    <w:rPr>
                      <w:ins w:id="24" w:author="dvojtko" w:date="2026-09-25T21:12:00Z" w16du:dateUtc="2026-09-26T01:12:00Z"/>
                      <w:rFonts w:ascii="Arial" w:eastAsia="Times New Roman" w:hAnsi="Arial" w:cs="Arial"/>
                      <w:sz w:val="20"/>
                      <w:szCs w:val="20"/>
                    </w:rPr>
                  </w:pPr>
                  <w:ins w:id="25" w:author="dvojtko" w:date="2026-09-25T21:12:00Z" w16du:dateUtc="2026-09-26T01:12:00Z">
                    <w:r w:rsidRPr="00F1269A">
                      <w:rPr>
                        <w:rFonts w:ascii="Arial" w:eastAsia="Times New Roman" w:hAnsi="Arial" w:cs="Arial"/>
                        <w:sz w:val="20"/>
                        <w:szCs w:val="20"/>
                        <w:u w:val="single"/>
                      </w:rPr>
                      <w:t>Complaints</w:t>
                    </w:r>
                    <w:r w:rsidRPr="00F1269A">
                      <w:rPr>
                        <w:rFonts w:ascii="Arial" w:eastAsia="Times New Roman" w:hAnsi="Arial" w:cs="Arial"/>
                        <w:sz w:val="20"/>
                        <w:szCs w:val="20"/>
                      </w:rPr>
                      <w:br/>
                      <w:t>Amend/*</w:t>
                    </w:r>
                  </w:ins>
                </w:p>
              </w:tc>
              <w:tc>
                <w:tcPr>
                  <w:tcW w:w="98" w:type="pct"/>
                  <w:vAlign w:val="center"/>
                  <w:hideMark/>
                </w:tcPr>
                <w:p w14:paraId="00680A3F" w14:textId="77777777" w:rsidR="00F53F8C" w:rsidRPr="00F1269A" w:rsidRDefault="00F53F8C">
                  <w:pPr>
                    <w:rPr>
                      <w:ins w:id="26"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325DC2EB" w14:textId="77777777" w:rsidR="00F53F8C" w:rsidRPr="00F1269A" w:rsidRDefault="00F1269A">
                  <w:pPr>
                    <w:rPr>
                      <w:ins w:id="27" w:author="dvojtko" w:date="2026-09-25T21:12:00Z" w16du:dateUtc="2026-09-26T01:12:00Z"/>
                      <w:rFonts w:ascii="Arial" w:eastAsia="Times New Roman" w:hAnsi="Arial" w:cs="Arial"/>
                      <w:sz w:val="20"/>
                      <w:szCs w:val="20"/>
                    </w:rPr>
                  </w:pPr>
                  <w:ins w:id="28" w:author="dvojtko" w:date="2026-09-25T21:12:00Z" w16du:dateUtc="2026-09-26T01:12:00Z">
                    <w:r>
                      <w:fldChar w:fldCharType="begin"/>
                    </w:r>
                    <w:r>
                      <w:instrText>HYPERLINK "http://rats/viewRule.pl?nRuleID=40098"</w:instrText>
                    </w:r>
                    <w:r>
                      <w:fldChar w:fldCharType="separate"/>
                    </w:r>
                    <w:r w:rsidRPr="00F1269A">
                      <w:rPr>
                        <w:rFonts w:ascii="Arial" w:eastAsia="Times New Roman" w:hAnsi="Arial" w:cs="Arial"/>
                        <w:sz w:val="20"/>
                        <w:szCs w:val="20"/>
                      </w:rPr>
                      <w:t>11</w:t>
                    </w:r>
                    <w:r>
                      <w:fldChar w:fldCharType="end"/>
                    </w:r>
                  </w:ins>
                </w:p>
              </w:tc>
              <w:tc>
                <w:tcPr>
                  <w:tcW w:w="254" w:type="pct"/>
                  <w:noWrap/>
                  <w:hideMark/>
                </w:tcPr>
                <w:p w14:paraId="520B7568" w14:textId="77777777" w:rsidR="00F53F8C" w:rsidRPr="00F1269A" w:rsidRDefault="00F1269A" w:rsidP="00F1269A">
                  <w:pPr>
                    <w:rPr>
                      <w:ins w:id="29" w:author="dvojtko" w:date="2026-09-25T21:12:00Z" w16du:dateUtc="2026-09-26T01:12:00Z"/>
                      <w:rFonts w:ascii="Arial" w:eastAsia="Times New Roman" w:hAnsi="Arial" w:cs="Arial"/>
                      <w:sz w:val="20"/>
                      <w:szCs w:val="20"/>
                    </w:rPr>
                  </w:pPr>
                  <w:ins w:id="30" w:author="dvojtko" w:date="2026-09-25T21:12:00Z" w16du:dateUtc="2026-09-26T01:12:00Z">
                    <w:r>
                      <w:fldChar w:fldCharType="begin"/>
                    </w:r>
                    <w:r>
                      <w:instrText>HYPERLINK "http://rats/viewRule.pl?nRuleID=40098"</w:instrText>
                    </w:r>
                    <w:r>
                      <w:fldChar w:fldCharType="separate"/>
                    </w:r>
                    <w:r w:rsidRPr="00F1269A">
                      <w:rPr>
                        <w:rFonts w:ascii="Arial" w:hAnsi="Arial" w:cs="Arial"/>
                        <w:sz w:val="20"/>
                        <w:szCs w:val="20"/>
                      </w:rPr>
                      <w:t>NCAC</w:t>
                    </w:r>
                    <w:r>
                      <w:fldChar w:fldCharType="end"/>
                    </w:r>
                  </w:ins>
                </w:p>
              </w:tc>
              <w:tc>
                <w:tcPr>
                  <w:tcW w:w="163" w:type="pct"/>
                  <w:noWrap/>
                  <w:hideMark/>
                </w:tcPr>
                <w:p w14:paraId="1CA3FC50" w14:textId="77777777" w:rsidR="00F53F8C" w:rsidRPr="00F1269A" w:rsidRDefault="00F1269A">
                  <w:pPr>
                    <w:rPr>
                      <w:ins w:id="31" w:author="dvojtko" w:date="2026-09-25T21:12:00Z" w16du:dateUtc="2026-09-26T01:12:00Z"/>
                      <w:rFonts w:ascii="Arial" w:eastAsia="Times New Roman" w:hAnsi="Arial" w:cs="Arial"/>
                      <w:sz w:val="20"/>
                      <w:szCs w:val="20"/>
                    </w:rPr>
                  </w:pPr>
                  <w:ins w:id="32" w:author="dvojtko" w:date="2026-09-25T21:12:00Z" w16du:dateUtc="2026-09-26T01:12:00Z">
                    <w:r>
                      <w:fldChar w:fldCharType="begin"/>
                    </w:r>
                    <w:r>
                      <w:instrText>HYPERLINK "http://rats/viewRule.pl?nRuleID=40098"</w:instrText>
                    </w:r>
                    <w:r>
                      <w:fldChar w:fldCharType="separate"/>
                    </w:r>
                    <w:r w:rsidRPr="00F1269A">
                      <w:rPr>
                        <w:rFonts w:ascii="Arial" w:eastAsia="Times New Roman" w:hAnsi="Arial" w:cs="Arial"/>
                        <w:sz w:val="20"/>
                        <w:szCs w:val="20"/>
                      </w:rPr>
                      <w:t>08</w:t>
                    </w:r>
                    <w:r>
                      <w:fldChar w:fldCharType="end"/>
                    </w:r>
                  </w:ins>
                </w:p>
              </w:tc>
              <w:tc>
                <w:tcPr>
                  <w:tcW w:w="208" w:type="pct"/>
                  <w:noWrap/>
                  <w:hideMark/>
                </w:tcPr>
                <w:p w14:paraId="5A134142" w14:textId="77777777" w:rsidR="00F53F8C" w:rsidRPr="00F1269A" w:rsidRDefault="00F1269A">
                  <w:pPr>
                    <w:rPr>
                      <w:ins w:id="33" w:author="dvojtko" w:date="2026-09-25T21:12:00Z" w16du:dateUtc="2026-09-26T01:12:00Z"/>
                      <w:rFonts w:ascii="Arial" w:eastAsia="Times New Roman" w:hAnsi="Arial" w:cs="Arial"/>
                      <w:sz w:val="20"/>
                      <w:szCs w:val="20"/>
                    </w:rPr>
                  </w:pPr>
                  <w:ins w:id="34" w:author="dvojtko" w:date="2026-09-25T21:12:00Z" w16du:dateUtc="2026-09-26T01:12:00Z">
                    <w:r>
                      <w:fldChar w:fldCharType="begin"/>
                    </w:r>
                    <w:r>
                      <w:instrText>HYPERLINK "http://rats/viewRule.pl?nRuleID=40098"</w:instrText>
                    </w:r>
                    <w:r>
                      <w:fldChar w:fldCharType="separate"/>
                    </w:r>
                    <w:r w:rsidRPr="00F1269A">
                      <w:rPr>
                        <w:rFonts w:ascii="Arial" w:eastAsia="Times New Roman" w:hAnsi="Arial" w:cs="Arial"/>
                        <w:sz w:val="20"/>
                        <w:szCs w:val="20"/>
                      </w:rPr>
                      <w:t>.1202</w:t>
                    </w:r>
                    <w:r>
                      <w:fldChar w:fldCharType="end"/>
                    </w:r>
                  </w:ins>
                </w:p>
              </w:tc>
            </w:tr>
            <w:tr w:rsidR="00F53F8C" w:rsidRPr="00F1269A" w14:paraId="100ED47B" w14:textId="77777777" w:rsidTr="00F1269A">
              <w:trPr>
                <w:tblCellSpacing w:w="15" w:type="dxa"/>
                <w:ins w:id="35" w:author="dvojtko" w:date="2026-09-25T21:12:00Z" w16du:dateUtc="2026-09-26T01:12:00Z"/>
              </w:trPr>
              <w:tc>
                <w:tcPr>
                  <w:tcW w:w="3870" w:type="pct"/>
                  <w:hideMark/>
                </w:tcPr>
                <w:p w14:paraId="42EB0656" w14:textId="77777777" w:rsidR="00F53F8C" w:rsidRPr="00F1269A" w:rsidRDefault="00F1269A">
                  <w:pPr>
                    <w:rPr>
                      <w:ins w:id="36" w:author="dvojtko" w:date="2026-09-25T21:12:00Z" w16du:dateUtc="2026-09-26T01:12:00Z"/>
                      <w:rFonts w:ascii="Arial" w:eastAsia="Times New Roman" w:hAnsi="Arial" w:cs="Arial"/>
                      <w:sz w:val="20"/>
                      <w:szCs w:val="20"/>
                    </w:rPr>
                  </w:pPr>
                  <w:ins w:id="37" w:author="dvojtko" w:date="2026-09-25T21:12:00Z" w16du:dateUtc="2026-09-26T01:12:00Z">
                    <w:r w:rsidRPr="00F1269A">
                      <w:rPr>
                        <w:rFonts w:ascii="Arial" w:eastAsia="Times New Roman" w:hAnsi="Arial" w:cs="Arial"/>
                        <w:sz w:val="20"/>
                        <w:szCs w:val="20"/>
                        <w:u w:val="single"/>
                      </w:rPr>
                      <w:t>Board Staff</w:t>
                    </w:r>
                    <w:r w:rsidRPr="00F1269A">
                      <w:rPr>
                        <w:rFonts w:ascii="Arial" w:eastAsia="Times New Roman" w:hAnsi="Arial" w:cs="Arial"/>
                        <w:sz w:val="20"/>
                        <w:szCs w:val="20"/>
                      </w:rPr>
                      <w:br/>
                      <w:t>Repeal/*</w:t>
                    </w:r>
                  </w:ins>
                </w:p>
              </w:tc>
              <w:tc>
                <w:tcPr>
                  <w:tcW w:w="98" w:type="pct"/>
                  <w:vAlign w:val="center"/>
                  <w:hideMark/>
                </w:tcPr>
                <w:p w14:paraId="4D5EF712" w14:textId="77777777" w:rsidR="00F53F8C" w:rsidRPr="00F1269A" w:rsidRDefault="00F53F8C">
                  <w:pPr>
                    <w:rPr>
                      <w:ins w:id="38"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4F39419C" w14:textId="77777777" w:rsidR="00F53F8C" w:rsidRPr="00F1269A" w:rsidRDefault="00F1269A">
                  <w:pPr>
                    <w:rPr>
                      <w:ins w:id="39" w:author="dvojtko" w:date="2026-09-25T21:12:00Z" w16du:dateUtc="2026-09-26T01:12:00Z"/>
                      <w:rFonts w:ascii="Arial" w:eastAsia="Times New Roman" w:hAnsi="Arial" w:cs="Arial"/>
                      <w:sz w:val="20"/>
                      <w:szCs w:val="20"/>
                    </w:rPr>
                  </w:pPr>
                  <w:ins w:id="40" w:author="dvojtko" w:date="2026-09-25T21:12:00Z" w16du:dateUtc="2026-09-26T01:12:00Z">
                    <w:r>
                      <w:fldChar w:fldCharType="begin"/>
                    </w:r>
                    <w:r>
                      <w:instrText>HYPERLINK "http://rats/viewRule.pl?nRuleID=40099"</w:instrText>
                    </w:r>
                    <w:r>
                      <w:fldChar w:fldCharType="separate"/>
                    </w:r>
                    <w:r w:rsidRPr="00F1269A">
                      <w:rPr>
                        <w:rFonts w:ascii="Arial" w:eastAsia="Times New Roman" w:hAnsi="Arial" w:cs="Arial"/>
                        <w:sz w:val="20"/>
                        <w:szCs w:val="20"/>
                      </w:rPr>
                      <w:t>11</w:t>
                    </w:r>
                    <w:r>
                      <w:fldChar w:fldCharType="end"/>
                    </w:r>
                  </w:ins>
                </w:p>
              </w:tc>
              <w:tc>
                <w:tcPr>
                  <w:tcW w:w="254" w:type="pct"/>
                  <w:noWrap/>
                  <w:hideMark/>
                </w:tcPr>
                <w:p w14:paraId="6296CFDE" w14:textId="77777777" w:rsidR="00F53F8C" w:rsidRPr="00F1269A" w:rsidRDefault="00F1269A">
                  <w:pPr>
                    <w:rPr>
                      <w:ins w:id="41" w:author="dvojtko" w:date="2026-09-25T21:12:00Z" w16du:dateUtc="2026-09-26T01:12:00Z"/>
                      <w:rFonts w:ascii="Arial" w:eastAsia="Times New Roman" w:hAnsi="Arial" w:cs="Arial"/>
                      <w:sz w:val="20"/>
                      <w:szCs w:val="20"/>
                    </w:rPr>
                  </w:pPr>
                  <w:ins w:id="42" w:author="dvojtko" w:date="2026-09-25T21:12:00Z" w16du:dateUtc="2026-09-26T01:12:00Z">
                    <w:r>
                      <w:fldChar w:fldCharType="begin"/>
                    </w:r>
                    <w:r>
                      <w:instrText>HYPERLINK "http://rats/viewRule.pl?nRuleID=40099"</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4EB15B74" w14:textId="77777777" w:rsidR="00F53F8C" w:rsidRPr="00F1269A" w:rsidRDefault="00F1269A">
                  <w:pPr>
                    <w:rPr>
                      <w:ins w:id="43" w:author="dvojtko" w:date="2026-09-25T21:12:00Z" w16du:dateUtc="2026-09-26T01:12:00Z"/>
                      <w:rFonts w:ascii="Arial" w:eastAsia="Times New Roman" w:hAnsi="Arial" w:cs="Arial"/>
                      <w:sz w:val="20"/>
                      <w:szCs w:val="20"/>
                    </w:rPr>
                  </w:pPr>
                  <w:ins w:id="44" w:author="dvojtko" w:date="2026-09-25T21:12:00Z" w16du:dateUtc="2026-09-26T01:12:00Z">
                    <w:r>
                      <w:fldChar w:fldCharType="begin"/>
                    </w:r>
                    <w:r>
                      <w:instrText>HYPERLINK "http://rats/viewRule.pl?nRuleID=40099"</w:instrText>
                    </w:r>
                    <w:r>
                      <w:fldChar w:fldCharType="separate"/>
                    </w:r>
                    <w:r w:rsidRPr="00F1269A">
                      <w:rPr>
                        <w:rFonts w:ascii="Arial" w:eastAsia="Times New Roman" w:hAnsi="Arial" w:cs="Arial"/>
                        <w:sz w:val="20"/>
                        <w:szCs w:val="20"/>
                      </w:rPr>
                      <w:t>08</w:t>
                    </w:r>
                    <w:r>
                      <w:fldChar w:fldCharType="end"/>
                    </w:r>
                  </w:ins>
                </w:p>
              </w:tc>
              <w:tc>
                <w:tcPr>
                  <w:tcW w:w="208" w:type="pct"/>
                  <w:noWrap/>
                  <w:hideMark/>
                </w:tcPr>
                <w:p w14:paraId="050E48E3" w14:textId="77777777" w:rsidR="00F53F8C" w:rsidRPr="00F1269A" w:rsidRDefault="00F1269A">
                  <w:pPr>
                    <w:rPr>
                      <w:ins w:id="45" w:author="dvojtko" w:date="2026-09-25T21:12:00Z" w16du:dateUtc="2026-09-26T01:12:00Z"/>
                      <w:rFonts w:ascii="Arial" w:eastAsia="Times New Roman" w:hAnsi="Arial" w:cs="Arial"/>
                      <w:sz w:val="20"/>
                      <w:szCs w:val="20"/>
                    </w:rPr>
                  </w:pPr>
                  <w:ins w:id="46" w:author="dvojtko" w:date="2026-09-25T21:12:00Z" w16du:dateUtc="2026-09-26T01:12:00Z">
                    <w:r>
                      <w:fldChar w:fldCharType="begin"/>
                    </w:r>
                    <w:r>
                      <w:instrText>HYPERLINK "http://rats/viewRule.pl?nRuleID=40099"</w:instrText>
                    </w:r>
                    <w:r>
                      <w:fldChar w:fldCharType="separate"/>
                    </w:r>
                    <w:r w:rsidRPr="00F1269A">
                      <w:rPr>
                        <w:rFonts w:ascii="Arial" w:eastAsia="Times New Roman" w:hAnsi="Arial" w:cs="Arial"/>
                        <w:sz w:val="20"/>
                        <w:szCs w:val="20"/>
                      </w:rPr>
                      <w:t>.1203</w:t>
                    </w:r>
                    <w:r>
                      <w:fldChar w:fldCharType="end"/>
                    </w:r>
                  </w:ins>
                </w:p>
              </w:tc>
            </w:tr>
            <w:tr w:rsidR="00F53F8C" w:rsidRPr="00F1269A" w14:paraId="776591F0" w14:textId="77777777" w:rsidTr="00F1269A">
              <w:trPr>
                <w:tblCellSpacing w:w="15" w:type="dxa"/>
                <w:ins w:id="47" w:author="dvojtko" w:date="2026-09-25T21:12:00Z" w16du:dateUtc="2026-09-26T01:12:00Z"/>
              </w:trPr>
              <w:tc>
                <w:tcPr>
                  <w:tcW w:w="3870" w:type="pct"/>
                  <w:hideMark/>
                </w:tcPr>
                <w:p w14:paraId="23FA2603" w14:textId="77777777" w:rsidR="00F53F8C" w:rsidRPr="00F1269A" w:rsidRDefault="00F1269A">
                  <w:pPr>
                    <w:rPr>
                      <w:ins w:id="48" w:author="dvojtko" w:date="2026-09-25T21:12:00Z" w16du:dateUtc="2026-09-26T01:12:00Z"/>
                      <w:rFonts w:ascii="Arial" w:eastAsia="Times New Roman" w:hAnsi="Arial" w:cs="Arial"/>
                      <w:sz w:val="20"/>
                      <w:szCs w:val="20"/>
                    </w:rPr>
                  </w:pPr>
                  <w:ins w:id="49" w:author="dvojtko" w:date="2026-09-25T21:12:00Z" w16du:dateUtc="2026-09-26T01:12:00Z">
                    <w:r w:rsidRPr="00F1269A">
                      <w:rPr>
                        <w:rFonts w:ascii="Arial" w:eastAsia="Times New Roman" w:hAnsi="Arial" w:cs="Arial"/>
                        <w:sz w:val="20"/>
                        <w:szCs w:val="20"/>
                        <w:u w:val="single"/>
                      </w:rPr>
                      <w:t>Investigation</w:t>
                    </w:r>
                    <w:r w:rsidRPr="00F1269A">
                      <w:rPr>
                        <w:rFonts w:ascii="Arial" w:eastAsia="Times New Roman" w:hAnsi="Arial" w:cs="Arial"/>
                        <w:sz w:val="20"/>
                        <w:szCs w:val="20"/>
                      </w:rPr>
                      <w:br/>
                      <w:t>Amend/*</w:t>
                    </w:r>
                  </w:ins>
                </w:p>
              </w:tc>
              <w:tc>
                <w:tcPr>
                  <w:tcW w:w="98" w:type="pct"/>
                  <w:vAlign w:val="center"/>
                  <w:hideMark/>
                </w:tcPr>
                <w:p w14:paraId="4E9104D3" w14:textId="77777777" w:rsidR="00F53F8C" w:rsidRPr="00F1269A" w:rsidRDefault="00F53F8C">
                  <w:pPr>
                    <w:rPr>
                      <w:ins w:id="50"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2C72F449" w14:textId="77777777" w:rsidR="00F53F8C" w:rsidRPr="00F1269A" w:rsidRDefault="00F1269A">
                  <w:pPr>
                    <w:rPr>
                      <w:ins w:id="51" w:author="dvojtko" w:date="2026-09-25T21:12:00Z" w16du:dateUtc="2026-09-26T01:12:00Z"/>
                      <w:rFonts w:ascii="Arial" w:eastAsia="Times New Roman" w:hAnsi="Arial" w:cs="Arial"/>
                      <w:sz w:val="20"/>
                      <w:szCs w:val="20"/>
                    </w:rPr>
                  </w:pPr>
                  <w:ins w:id="52" w:author="dvojtko" w:date="2026-09-25T21:12:00Z" w16du:dateUtc="2026-09-26T01:12:00Z">
                    <w:r>
                      <w:fldChar w:fldCharType="begin"/>
                    </w:r>
                    <w:r>
                      <w:instrText>HYPERLINK "http://rats/viewRule.pl?nRuleID=40100"</w:instrText>
                    </w:r>
                    <w:r>
                      <w:fldChar w:fldCharType="separate"/>
                    </w:r>
                    <w:r w:rsidRPr="00F1269A">
                      <w:rPr>
                        <w:rFonts w:ascii="Arial" w:eastAsia="Times New Roman" w:hAnsi="Arial" w:cs="Arial"/>
                        <w:sz w:val="20"/>
                        <w:szCs w:val="20"/>
                      </w:rPr>
                      <w:t>11</w:t>
                    </w:r>
                    <w:r>
                      <w:fldChar w:fldCharType="end"/>
                    </w:r>
                  </w:ins>
                </w:p>
              </w:tc>
              <w:tc>
                <w:tcPr>
                  <w:tcW w:w="254" w:type="pct"/>
                  <w:noWrap/>
                  <w:hideMark/>
                </w:tcPr>
                <w:p w14:paraId="511261FF" w14:textId="77777777" w:rsidR="00F53F8C" w:rsidRPr="00F1269A" w:rsidRDefault="00F1269A">
                  <w:pPr>
                    <w:rPr>
                      <w:ins w:id="53" w:author="dvojtko" w:date="2026-09-25T21:12:00Z" w16du:dateUtc="2026-09-26T01:12:00Z"/>
                      <w:rFonts w:ascii="Arial" w:eastAsia="Times New Roman" w:hAnsi="Arial" w:cs="Arial"/>
                      <w:sz w:val="20"/>
                      <w:szCs w:val="20"/>
                    </w:rPr>
                  </w:pPr>
                  <w:ins w:id="54" w:author="dvojtko" w:date="2026-09-25T21:12:00Z" w16du:dateUtc="2026-09-26T01:12:00Z">
                    <w:r>
                      <w:fldChar w:fldCharType="begin"/>
                    </w:r>
                    <w:r>
                      <w:instrText>HYPERLINK "http://rats/viewRule.pl?nRuleID=40100"</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4946466F" w14:textId="77777777" w:rsidR="00F53F8C" w:rsidRPr="00F1269A" w:rsidRDefault="00F1269A">
                  <w:pPr>
                    <w:rPr>
                      <w:ins w:id="55" w:author="dvojtko" w:date="2026-09-25T21:12:00Z" w16du:dateUtc="2026-09-26T01:12:00Z"/>
                      <w:rFonts w:ascii="Arial" w:eastAsia="Times New Roman" w:hAnsi="Arial" w:cs="Arial"/>
                      <w:sz w:val="20"/>
                      <w:szCs w:val="20"/>
                    </w:rPr>
                  </w:pPr>
                  <w:ins w:id="56" w:author="dvojtko" w:date="2026-09-25T21:12:00Z" w16du:dateUtc="2026-09-26T01:12:00Z">
                    <w:r>
                      <w:fldChar w:fldCharType="begin"/>
                    </w:r>
                    <w:r>
                      <w:instrText>HYPERLINK "http://rats/viewRule.pl?nRuleID=40100"</w:instrText>
                    </w:r>
                    <w:r>
                      <w:fldChar w:fldCharType="separate"/>
                    </w:r>
                    <w:r w:rsidRPr="00F1269A">
                      <w:rPr>
                        <w:rFonts w:ascii="Arial" w:eastAsia="Times New Roman" w:hAnsi="Arial" w:cs="Arial"/>
                        <w:sz w:val="20"/>
                        <w:szCs w:val="20"/>
                      </w:rPr>
                      <w:t>08</w:t>
                    </w:r>
                    <w:r>
                      <w:fldChar w:fldCharType="end"/>
                    </w:r>
                  </w:ins>
                </w:p>
              </w:tc>
              <w:tc>
                <w:tcPr>
                  <w:tcW w:w="208" w:type="pct"/>
                  <w:noWrap/>
                  <w:hideMark/>
                </w:tcPr>
                <w:p w14:paraId="2808DF27" w14:textId="77777777" w:rsidR="00F53F8C" w:rsidRPr="00F1269A" w:rsidRDefault="00F1269A">
                  <w:pPr>
                    <w:rPr>
                      <w:ins w:id="57" w:author="dvojtko" w:date="2026-09-25T21:12:00Z" w16du:dateUtc="2026-09-26T01:12:00Z"/>
                      <w:rFonts w:ascii="Arial" w:eastAsia="Times New Roman" w:hAnsi="Arial" w:cs="Arial"/>
                      <w:sz w:val="20"/>
                      <w:szCs w:val="20"/>
                    </w:rPr>
                  </w:pPr>
                  <w:ins w:id="58" w:author="dvojtko" w:date="2026-09-25T21:12:00Z" w16du:dateUtc="2026-09-26T01:12:00Z">
                    <w:r>
                      <w:fldChar w:fldCharType="begin"/>
                    </w:r>
                    <w:r>
                      <w:instrText>HYPERLINK "http://rats/viewRule.pl?nRuleID=40100"</w:instrText>
                    </w:r>
                    <w:r>
                      <w:fldChar w:fldCharType="separate"/>
                    </w:r>
                    <w:r w:rsidRPr="00F1269A">
                      <w:rPr>
                        <w:rFonts w:ascii="Arial" w:eastAsia="Times New Roman" w:hAnsi="Arial" w:cs="Arial"/>
                        <w:sz w:val="20"/>
                        <w:szCs w:val="20"/>
                      </w:rPr>
                      <w:t>.1204</w:t>
                    </w:r>
                    <w:r>
                      <w:fldChar w:fldCharType="end"/>
                    </w:r>
                  </w:ins>
                </w:p>
              </w:tc>
            </w:tr>
            <w:tr w:rsidR="00F53F8C" w:rsidRPr="00F1269A" w14:paraId="227B848F" w14:textId="77777777" w:rsidTr="00F1269A">
              <w:trPr>
                <w:tblCellSpacing w:w="15" w:type="dxa"/>
                <w:ins w:id="59" w:author="dvojtko" w:date="2026-09-25T21:12:00Z" w16du:dateUtc="2026-09-26T01:12:00Z"/>
              </w:trPr>
              <w:tc>
                <w:tcPr>
                  <w:tcW w:w="3870" w:type="pct"/>
                  <w:hideMark/>
                </w:tcPr>
                <w:p w14:paraId="0E9C9BED" w14:textId="77777777" w:rsidR="00F53F8C" w:rsidRPr="00F1269A" w:rsidRDefault="00F1269A">
                  <w:pPr>
                    <w:rPr>
                      <w:ins w:id="60" w:author="dvojtko" w:date="2026-09-25T21:12:00Z" w16du:dateUtc="2026-09-26T01:12:00Z"/>
                      <w:rFonts w:ascii="Arial" w:eastAsia="Times New Roman" w:hAnsi="Arial" w:cs="Arial"/>
                      <w:sz w:val="20"/>
                      <w:szCs w:val="20"/>
                    </w:rPr>
                  </w:pPr>
                  <w:ins w:id="61" w:author="dvojtko" w:date="2026-09-25T21:12:00Z" w16du:dateUtc="2026-09-26T01:12:00Z">
                    <w:r w:rsidRPr="00F1269A">
                      <w:rPr>
                        <w:rFonts w:ascii="Arial" w:eastAsia="Times New Roman" w:hAnsi="Arial" w:cs="Arial"/>
                        <w:sz w:val="20"/>
                        <w:szCs w:val="20"/>
                        <w:u w:val="single"/>
                      </w:rPr>
                      <w:t>Disciplinary Hearing</w:t>
                    </w:r>
                    <w:r w:rsidRPr="00F1269A">
                      <w:rPr>
                        <w:rFonts w:ascii="Arial" w:eastAsia="Times New Roman" w:hAnsi="Arial" w:cs="Arial"/>
                        <w:sz w:val="20"/>
                        <w:szCs w:val="20"/>
                      </w:rPr>
                      <w:br/>
                      <w:t>Amend/*</w:t>
                    </w:r>
                  </w:ins>
                </w:p>
              </w:tc>
              <w:tc>
                <w:tcPr>
                  <w:tcW w:w="98" w:type="pct"/>
                  <w:vAlign w:val="center"/>
                  <w:hideMark/>
                </w:tcPr>
                <w:p w14:paraId="2916909E" w14:textId="77777777" w:rsidR="00F53F8C" w:rsidRPr="00F1269A" w:rsidRDefault="00F53F8C">
                  <w:pPr>
                    <w:rPr>
                      <w:ins w:id="62"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61B6B5BE" w14:textId="77777777" w:rsidR="00F53F8C" w:rsidRPr="00F1269A" w:rsidRDefault="00F1269A">
                  <w:pPr>
                    <w:rPr>
                      <w:ins w:id="63" w:author="dvojtko" w:date="2026-09-25T21:12:00Z" w16du:dateUtc="2026-09-26T01:12:00Z"/>
                      <w:rFonts w:ascii="Arial" w:eastAsia="Times New Roman" w:hAnsi="Arial" w:cs="Arial"/>
                      <w:sz w:val="20"/>
                      <w:szCs w:val="20"/>
                    </w:rPr>
                  </w:pPr>
                  <w:ins w:id="64" w:author="dvojtko" w:date="2026-09-25T21:12:00Z" w16du:dateUtc="2026-09-26T01:12:00Z">
                    <w:r>
                      <w:fldChar w:fldCharType="begin"/>
                    </w:r>
                    <w:r>
                      <w:instrText>HYPERLINK "http://rats/viewRule.pl?nRuleID=40101"</w:instrText>
                    </w:r>
                    <w:r>
                      <w:fldChar w:fldCharType="separate"/>
                    </w:r>
                    <w:r w:rsidRPr="00F1269A">
                      <w:rPr>
                        <w:rFonts w:ascii="Arial" w:eastAsia="Times New Roman" w:hAnsi="Arial" w:cs="Arial"/>
                        <w:sz w:val="20"/>
                        <w:szCs w:val="20"/>
                      </w:rPr>
                      <w:t>11</w:t>
                    </w:r>
                    <w:r>
                      <w:fldChar w:fldCharType="end"/>
                    </w:r>
                  </w:ins>
                </w:p>
              </w:tc>
              <w:tc>
                <w:tcPr>
                  <w:tcW w:w="254" w:type="pct"/>
                  <w:noWrap/>
                  <w:hideMark/>
                </w:tcPr>
                <w:p w14:paraId="39672AA4" w14:textId="77777777" w:rsidR="00F53F8C" w:rsidRPr="00F1269A" w:rsidRDefault="00F1269A">
                  <w:pPr>
                    <w:rPr>
                      <w:ins w:id="65" w:author="dvojtko" w:date="2026-09-25T21:12:00Z" w16du:dateUtc="2026-09-26T01:12:00Z"/>
                      <w:rFonts w:ascii="Arial" w:eastAsia="Times New Roman" w:hAnsi="Arial" w:cs="Arial"/>
                      <w:sz w:val="20"/>
                      <w:szCs w:val="20"/>
                    </w:rPr>
                  </w:pPr>
                  <w:ins w:id="66" w:author="dvojtko" w:date="2026-09-25T21:12:00Z" w16du:dateUtc="2026-09-26T01:12:00Z">
                    <w:r>
                      <w:fldChar w:fldCharType="begin"/>
                    </w:r>
                    <w:r>
                      <w:instrText>HYPERLINK "http://rats/viewRule.pl?nRuleID=40101"</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45DBAFA4" w14:textId="77777777" w:rsidR="00F53F8C" w:rsidRPr="00F1269A" w:rsidRDefault="00F1269A">
                  <w:pPr>
                    <w:rPr>
                      <w:ins w:id="67" w:author="dvojtko" w:date="2026-09-25T21:12:00Z" w16du:dateUtc="2026-09-26T01:12:00Z"/>
                      <w:rFonts w:ascii="Arial" w:eastAsia="Times New Roman" w:hAnsi="Arial" w:cs="Arial"/>
                      <w:sz w:val="20"/>
                      <w:szCs w:val="20"/>
                    </w:rPr>
                  </w:pPr>
                  <w:ins w:id="68" w:author="dvojtko" w:date="2026-09-25T21:12:00Z" w16du:dateUtc="2026-09-26T01:12:00Z">
                    <w:r>
                      <w:fldChar w:fldCharType="begin"/>
                    </w:r>
                    <w:r>
                      <w:instrText>HYPERLINK "http://rats/viewRule.pl?nRuleID=40101"</w:instrText>
                    </w:r>
                    <w:r>
                      <w:fldChar w:fldCharType="separate"/>
                    </w:r>
                    <w:r w:rsidRPr="00F1269A">
                      <w:rPr>
                        <w:rFonts w:ascii="Arial" w:eastAsia="Times New Roman" w:hAnsi="Arial" w:cs="Arial"/>
                        <w:sz w:val="20"/>
                        <w:szCs w:val="20"/>
                      </w:rPr>
                      <w:t>08</w:t>
                    </w:r>
                    <w:r>
                      <w:fldChar w:fldCharType="end"/>
                    </w:r>
                  </w:ins>
                </w:p>
              </w:tc>
              <w:tc>
                <w:tcPr>
                  <w:tcW w:w="208" w:type="pct"/>
                  <w:noWrap/>
                  <w:hideMark/>
                </w:tcPr>
                <w:p w14:paraId="17EE0D28" w14:textId="77777777" w:rsidR="00F53F8C" w:rsidRPr="00F1269A" w:rsidRDefault="00F1269A">
                  <w:pPr>
                    <w:rPr>
                      <w:ins w:id="69" w:author="dvojtko" w:date="2026-09-25T21:12:00Z" w16du:dateUtc="2026-09-26T01:12:00Z"/>
                      <w:rFonts w:ascii="Arial" w:eastAsia="Times New Roman" w:hAnsi="Arial" w:cs="Arial"/>
                      <w:sz w:val="20"/>
                      <w:szCs w:val="20"/>
                    </w:rPr>
                  </w:pPr>
                  <w:ins w:id="70" w:author="dvojtko" w:date="2026-09-25T21:12:00Z" w16du:dateUtc="2026-09-26T01:12:00Z">
                    <w:r>
                      <w:fldChar w:fldCharType="begin"/>
                    </w:r>
                    <w:r>
                      <w:instrText>HYPERLINK "http://rats/viewRule.pl?nRuleID=40101"</w:instrText>
                    </w:r>
                    <w:r>
                      <w:fldChar w:fldCharType="separate"/>
                    </w:r>
                    <w:r w:rsidRPr="00F1269A">
                      <w:rPr>
                        <w:rFonts w:ascii="Arial" w:eastAsia="Times New Roman" w:hAnsi="Arial" w:cs="Arial"/>
                        <w:sz w:val="20"/>
                        <w:szCs w:val="20"/>
                      </w:rPr>
                      <w:t>.1205</w:t>
                    </w:r>
                    <w:r>
                      <w:fldChar w:fldCharType="end"/>
                    </w:r>
                  </w:ins>
                </w:p>
              </w:tc>
            </w:tr>
            <w:tr w:rsidR="00F53F8C" w:rsidRPr="00F1269A" w14:paraId="4B051829" w14:textId="77777777">
              <w:trPr>
                <w:tblCellSpacing w:w="15" w:type="dxa"/>
                <w:ins w:id="71" w:author="dvojtko" w:date="2026-09-25T21:12:00Z" w16du:dateUtc="2026-09-26T01:12:00Z"/>
              </w:trPr>
              <w:tc>
                <w:tcPr>
                  <w:tcW w:w="0" w:type="auto"/>
                  <w:gridSpan w:val="6"/>
                  <w:tcMar>
                    <w:top w:w="313" w:type="dxa"/>
                    <w:left w:w="15" w:type="dxa"/>
                    <w:bottom w:w="15" w:type="dxa"/>
                    <w:right w:w="15" w:type="dxa"/>
                  </w:tcMar>
                  <w:vAlign w:val="center"/>
                  <w:hideMark/>
                </w:tcPr>
                <w:p w14:paraId="7799314C" w14:textId="77777777" w:rsidR="00F53F8C" w:rsidRPr="00F1269A" w:rsidRDefault="00F1269A">
                  <w:pPr>
                    <w:rPr>
                      <w:ins w:id="72" w:author="dvojtko" w:date="2026-09-25T21:12:00Z" w16du:dateUtc="2026-09-26T01:12:00Z"/>
                      <w:rFonts w:ascii="Arial" w:eastAsia="Times New Roman" w:hAnsi="Arial" w:cs="Arial"/>
                      <w:b/>
                      <w:bCs/>
                      <w:caps/>
                      <w:sz w:val="20"/>
                      <w:szCs w:val="20"/>
                    </w:rPr>
                  </w:pPr>
                  <w:ins w:id="73" w:author="dvojtko" w:date="2026-09-25T21:12:00Z" w16du:dateUtc="2026-09-26T01:12:00Z">
                    <w:r w:rsidRPr="00F1269A">
                      <w:rPr>
                        <w:rFonts w:ascii="Arial" w:eastAsia="Times New Roman" w:hAnsi="Arial" w:cs="Arial"/>
                        <w:b/>
                        <w:bCs/>
                        <w:caps/>
                        <w:sz w:val="20"/>
                        <w:szCs w:val="20"/>
                      </w:rPr>
                      <w:t>Private Protective Services Board</w:t>
                    </w:r>
                  </w:ins>
                </w:p>
              </w:tc>
            </w:tr>
            <w:tr w:rsidR="00F53F8C" w:rsidRPr="00F1269A" w14:paraId="54A35A28" w14:textId="77777777">
              <w:trPr>
                <w:tblCellSpacing w:w="15" w:type="dxa"/>
                <w:ins w:id="74" w:author="dvojtko" w:date="2026-09-25T21:12:00Z" w16du:dateUtc="2026-09-26T01:12:00Z"/>
              </w:trPr>
              <w:tc>
                <w:tcPr>
                  <w:tcW w:w="0" w:type="auto"/>
                  <w:gridSpan w:val="6"/>
                  <w:tcMar>
                    <w:top w:w="63" w:type="dxa"/>
                    <w:left w:w="125" w:type="dxa"/>
                    <w:bottom w:w="188" w:type="dxa"/>
                    <w:right w:w="15" w:type="dxa"/>
                  </w:tcMar>
                  <w:vAlign w:val="center"/>
                  <w:hideMark/>
                </w:tcPr>
                <w:p w14:paraId="1D7CB7C9" w14:textId="77777777" w:rsidR="00F53F8C" w:rsidRPr="00F1269A" w:rsidRDefault="00F1269A" w:rsidP="00F1269A">
                  <w:pPr>
                    <w:jc w:val="both"/>
                    <w:rPr>
                      <w:ins w:id="75" w:author="dvojtko" w:date="2026-09-25T21:12:00Z" w16du:dateUtc="2026-09-26T01:12:00Z"/>
                      <w:rFonts w:ascii="Arial" w:eastAsia="Times New Roman" w:hAnsi="Arial" w:cs="Arial"/>
                      <w:sz w:val="20"/>
                      <w:szCs w:val="20"/>
                    </w:rPr>
                  </w:pPr>
                  <w:ins w:id="76" w:author="dvojtko" w:date="2026-09-25T21:12:00Z" w16du:dateUtc="2026-09-26T01:12:00Z">
                    <w:r w:rsidRPr="00F1269A">
                      <w:rPr>
                        <w:rFonts w:ascii="Arial" w:eastAsia="Times New Roman" w:hAnsi="Arial" w:cs="Arial"/>
                        <w:sz w:val="20"/>
                        <w:szCs w:val="20"/>
                      </w:rPr>
                      <w:t>The rules in Subchapter 7D cover organization and general provisions (.0100); licenses and trainee permits (.0200); security guard patrol and guard dog service (.0300); private investigator and counterintelligence (.0400); polygraph (.0500); psychological stress evaluator (PSE) (.0600); unarmed security guard registration (.0700); armed security guard firearm registration permit (.0800); trainer certificate (.0900); recovery fund (.1000); training and supervision for private investigator associates (.1100); continuing education (.1300); unarmed armored car service guard registration requirements (.1400); and armed armored car service guard registration permit requirements (.1500).</w:t>
                    </w:r>
                  </w:ins>
                </w:p>
              </w:tc>
            </w:tr>
            <w:tr w:rsidR="00F53F8C" w:rsidRPr="00F1269A" w14:paraId="57653208" w14:textId="77777777" w:rsidTr="00F1269A">
              <w:trPr>
                <w:tblCellSpacing w:w="15" w:type="dxa"/>
                <w:ins w:id="77" w:author="dvojtko" w:date="2026-09-25T21:12:00Z" w16du:dateUtc="2026-09-26T01:12:00Z"/>
              </w:trPr>
              <w:tc>
                <w:tcPr>
                  <w:tcW w:w="3870" w:type="pct"/>
                  <w:hideMark/>
                </w:tcPr>
                <w:p w14:paraId="19C69CF5" w14:textId="77777777" w:rsidR="00F53F8C" w:rsidRPr="00F1269A" w:rsidRDefault="00F1269A">
                  <w:pPr>
                    <w:rPr>
                      <w:ins w:id="78" w:author="dvojtko" w:date="2026-09-25T21:12:00Z" w16du:dateUtc="2026-09-26T01:12:00Z"/>
                      <w:rFonts w:ascii="Arial" w:eastAsia="Times New Roman" w:hAnsi="Arial" w:cs="Arial"/>
                      <w:sz w:val="20"/>
                      <w:szCs w:val="20"/>
                    </w:rPr>
                  </w:pPr>
                  <w:ins w:id="79" w:author="dvojtko" w:date="2026-09-25T21:12:00Z" w16du:dateUtc="2026-09-26T01:12:00Z">
                    <w:r w:rsidRPr="00F1269A">
                      <w:rPr>
                        <w:rFonts w:ascii="Arial" w:eastAsia="Times New Roman" w:hAnsi="Arial" w:cs="Arial"/>
                        <w:sz w:val="20"/>
                        <w:szCs w:val="20"/>
                        <w:u w:val="single"/>
                      </w:rPr>
                      <w:t>Experience Requirements for a Polygraph License</w:t>
                    </w:r>
                    <w:r w:rsidRPr="00F1269A">
                      <w:rPr>
                        <w:rFonts w:ascii="Arial" w:eastAsia="Times New Roman" w:hAnsi="Arial" w:cs="Arial"/>
                        <w:sz w:val="20"/>
                        <w:szCs w:val="20"/>
                      </w:rPr>
                      <w:br/>
                      <w:t>Amend/*</w:t>
                    </w:r>
                  </w:ins>
                </w:p>
              </w:tc>
              <w:tc>
                <w:tcPr>
                  <w:tcW w:w="98" w:type="pct"/>
                  <w:vAlign w:val="center"/>
                  <w:hideMark/>
                </w:tcPr>
                <w:p w14:paraId="7380101C" w14:textId="77777777" w:rsidR="00F53F8C" w:rsidRPr="00F1269A" w:rsidRDefault="00F53F8C">
                  <w:pPr>
                    <w:rPr>
                      <w:ins w:id="80"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12F6E95A" w14:textId="77777777" w:rsidR="00F53F8C" w:rsidRPr="00F1269A" w:rsidRDefault="00F1269A">
                  <w:pPr>
                    <w:rPr>
                      <w:ins w:id="81" w:author="dvojtko" w:date="2026-09-25T21:12:00Z" w16du:dateUtc="2026-09-26T01:12:00Z"/>
                      <w:rFonts w:ascii="Arial" w:eastAsia="Times New Roman" w:hAnsi="Arial" w:cs="Arial"/>
                      <w:sz w:val="20"/>
                      <w:szCs w:val="20"/>
                    </w:rPr>
                  </w:pPr>
                  <w:ins w:id="82" w:author="dvojtko" w:date="2026-09-25T21:12:00Z" w16du:dateUtc="2026-09-26T01:12:00Z">
                    <w:r>
                      <w:fldChar w:fldCharType="begin"/>
                    </w:r>
                    <w:r>
                      <w:instrText>HYPERLINK "http://rats/viewRule.pl?nRuleID=40055"</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2562D9D2" w14:textId="77777777" w:rsidR="00F53F8C" w:rsidRPr="00F1269A" w:rsidRDefault="00F1269A">
                  <w:pPr>
                    <w:rPr>
                      <w:ins w:id="83" w:author="dvojtko" w:date="2026-09-25T21:12:00Z" w16du:dateUtc="2026-09-26T01:12:00Z"/>
                      <w:rFonts w:ascii="Arial" w:eastAsia="Times New Roman" w:hAnsi="Arial" w:cs="Arial"/>
                      <w:sz w:val="20"/>
                      <w:szCs w:val="20"/>
                    </w:rPr>
                  </w:pPr>
                  <w:ins w:id="84" w:author="dvojtko" w:date="2026-09-25T21:12:00Z" w16du:dateUtc="2026-09-26T01:12:00Z">
                    <w:r>
                      <w:fldChar w:fldCharType="begin"/>
                    </w:r>
                    <w:r>
                      <w:instrText>HYPERLINK "http://rats/viewRule.pl?nRuleID=40055"</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5C4B02A3" w14:textId="77777777" w:rsidR="00F53F8C" w:rsidRPr="00F1269A" w:rsidRDefault="00F1269A">
                  <w:pPr>
                    <w:rPr>
                      <w:ins w:id="85" w:author="dvojtko" w:date="2026-09-25T21:12:00Z" w16du:dateUtc="2026-09-26T01:12:00Z"/>
                      <w:rFonts w:ascii="Arial" w:eastAsia="Times New Roman" w:hAnsi="Arial" w:cs="Arial"/>
                      <w:sz w:val="20"/>
                      <w:szCs w:val="20"/>
                    </w:rPr>
                  </w:pPr>
                  <w:ins w:id="86" w:author="dvojtko" w:date="2026-09-25T21:12:00Z" w16du:dateUtc="2026-09-26T01:12:00Z">
                    <w:r>
                      <w:fldChar w:fldCharType="begin"/>
                    </w:r>
                    <w:r>
                      <w:instrText>HYPERLINK "http://rats/viewRule.pl?nRuleID=40055"</w:instrText>
                    </w:r>
                    <w:r>
                      <w:fldChar w:fldCharType="separate"/>
                    </w:r>
                    <w:r w:rsidRPr="00F1269A">
                      <w:rPr>
                        <w:rFonts w:ascii="Arial" w:eastAsia="Times New Roman" w:hAnsi="Arial" w:cs="Arial"/>
                        <w:sz w:val="20"/>
                        <w:szCs w:val="20"/>
                      </w:rPr>
                      <w:t>07D</w:t>
                    </w:r>
                    <w:r>
                      <w:fldChar w:fldCharType="end"/>
                    </w:r>
                  </w:ins>
                </w:p>
              </w:tc>
              <w:tc>
                <w:tcPr>
                  <w:tcW w:w="208" w:type="pct"/>
                  <w:noWrap/>
                  <w:hideMark/>
                </w:tcPr>
                <w:p w14:paraId="44B10DA4" w14:textId="77777777" w:rsidR="00F53F8C" w:rsidRPr="00F1269A" w:rsidRDefault="00F1269A">
                  <w:pPr>
                    <w:rPr>
                      <w:ins w:id="87" w:author="dvojtko" w:date="2026-09-25T21:12:00Z" w16du:dateUtc="2026-09-26T01:12:00Z"/>
                      <w:rFonts w:ascii="Arial" w:eastAsia="Times New Roman" w:hAnsi="Arial" w:cs="Arial"/>
                      <w:sz w:val="20"/>
                      <w:szCs w:val="20"/>
                    </w:rPr>
                  </w:pPr>
                  <w:ins w:id="88" w:author="dvojtko" w:date="2026-09-25T21:12:00Z" w16du:dateUtc="2026-09-26T01:12:00Z">
                    <w:r>
                      <w:fldChar w:fldCharType="begin"/>
                    </w:r>
                    <w:r>
                      <w:instrText>HYPERLINK "http://rats/viewRule.pl?nRuleID=40055"</w:instrText>
                    </w:r>
                    <w:r>
                      <w:fldChar w:fldCharType="separate"/>
                    </w:r>
                    <w:r w:rsidRPr="00F1269A">
                      <w:rPr>
                        <w:rFonts w:ascii="Arial" w:eastAsia="Times New Roman" w:hAnsi="Arial" w:cs="Arial"/>
                        <w:sz w:val="20"/>
                        <w:szCs w:val="20"/>
                      </w:rPr>
                      <w:t>.0501</w:t>
                    </w:r>
                    <w:r>
                      <w:fldChar w:fldCharType="end"/>
                    </w:r>
                  </w:ins>
                </w:p>
              </w:tc>
            </w:tr>
            <w:tr w:rsidR="00F53F8C" w:rsidRPr="00F1269A" w14:paraId="07150C45" w14:textId="77777777" w:rsidTr="00F1269A">
              <w:trPr>
                <w:tblCellSpacing w:w="15" w:type="dxa"/>
                <w:ins w:id="89" w:author="dvojtko" w:date="2026-09-25T21:12:00Z" w16du:dateUtc="2026-09-26T01:12:00Z"/>
              </w:trPr>
              <w:tc>
                <w:tcPr>
                  <w:tcW w:w="3870" w:type="pct"/>
                  <w:hideMark/>
                </w:tcPr>
                <w:p w14:paraId="603D347F" w14:textId="77777777" w:rsidR="00F53F8C" w:rsidRPr="00F1269A" w:rsidRDefault="00F1269A">
                  <w:pPr>
                    <w:rPr>
                      <w:ins w:id="90" w:author="dvojtko" w:date="2026-09-25T21:12:00Z" w16du:dateUtc="2026-09-26T01:12:00Z"/>
                      <w:rFonts w:ascii="Arial" w:eastAsia="Times New Roman" w:hAnsi="Arial" w:cs="Arial"/>
                      <w:sz w:val="20"/>
                      <w:szCs w:val="20"/>
                    </w:rPr>
                  </w:pPr>
                  <w:ins w:id="91" w:author="dvojtko" w:date="2026-09-25T21:12:00Z" w16du:dateUtc="2026-09-26T01:12:00Z">
                    <w:r w:rsidRPr="00F1269A">
                      <w:rPr>
                        <w:rFonts w:ascii="Arial" w:eastAsia="Times New Roman" w:hAnsi="Arial" w:cs="Arial"/>
                        <w:sz w:val="20"/>
                        <w:szCs w:val="20"/>
                        <w:u w:val="single"/>
                      </w:rPr>
                      <w:t>Polygraph Trainee Permit Requirements</w:t>
                    </w:r>
                    <w:r w:rsidRPr="00F1269A">
                      <w:rPr>
                        <w:rFonts w:ascii="Arial" w:eastAsia="Times New Roman" w:hAnsi="Arial" w:cs="Arial"/>
                        <w:sz w:val="20"/>
                        <w:szCs w:val="20"/>
                      </w:rPr>
                      <w:br/>
                      <w:t>Amend/*</w:t>
                    </w:r>
                  </w:ins>
                </w:p>
              </w:tc>
              <w:tc>
                <w:tcPr>
                  <w:tcW w:w="98" w:type="pct"/>
                  <w:vAlign w:val="center"/>
                  <w:hideMark/>
                </w:tcPr>
                <w:p w14:paraId="2713D2F1" w14:textId="77777777" w:rsidR="00F53F8C" w:rsidRPr="00F1269A" w:rsidRDefault="00F53F8C">
                  <w:pPr>
                    <w:rPr>
                      <w:ins w:id="92"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3E90231F" w14:textId="77777777" w:rsidR="00F53F8C" w:rsidRPr="00F1269A" w:rsidRDefault="00F1269A">
                  <w:pPr>
                    <w:rPr>
                      <w:ins w:id="93" w:author="dvojtko" w:date="2026-09-25T21:12:00Z" w16du:dateUtc="2026-09-26T01:12:00Z"/>
                      <w:rFonts w:ascii="Arial" w:eastAsia="Times New Roman" w:hAnsi="Arial" w:cs="Arial"/>
                      <w:sz w:val="20"/>
                      <w:szCs w:val="20"/>
                    </w:rPr>
                  </w:pPr>
                  <w:ins w:id="94" w:author="dvojtko" w:date="2026-09-25T21:12:00Z" w16du:dateUtc="2026-09-26T01:12:00Z">
                    <w:r>
                      <w:fldChar w:fldCharType="begin"/>
                    </w:r>
                    <w:r>
                      <w:instrText>HYPERLINK "http://rats/viewRule.pl?nRuleID=40056"</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3AA01F40" w14:textId="77777777" w:rsidR="00F53F8C" w:rsidRPr="00F1269A" w:rsidRDefault="00F1269A">
                  <w:pPr>
                    <w:rPr>
                      <w:ins w:id="95" w:author="dvojtko" w:date="2026-09-25T21:12:00Z" w16du:dateUtc="2026-09-26T01:12:00Z"/>
                      <w:rFonts w:ascii="Arial" w:eastAsia="Times New Roman" w:hAnsi="Arial" w:cs="Arial"/>
                      <w:sz w:val="20"/>
                      <w:szCs w:val="20"/>
                    </w:rPr>
                  </w:pPr>
                  <w:ins w:id="96" w:author="dvojtko" w:date="2026-09-25T21:12:00Z" w16du:dateUtc="2026-09-26T01:12:00Z">
                    <w:r>
                      <w:fldChar w:fldCharType="begin"/>
                    </w:r>
                    <w:r>
                      <w:instrText>HYPERLINK "http://rats/viewRule.pl?nRuleID=40056"</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2BDB9C90" w14:textId="77777777" w:rsidR="00F53F8C" w:rsidRPr="00F1269A" w:rsidRDefault="00F1269A">
                  <w:pPr>
                    <w:rPr>
                      <w:ins w:id="97" w:author="dvojtko" w:date="2026-09-25T21:12:00Z" w16du:dateUtc="2026-09-26T01:12:00Z"/>
                      <w:rFonts w:ascii="Arial" w:eastAsia="Times New Roman" w:hAnsi="Arial" w:cs="Arial"/>
                      <w:sz w:val="20"/>
                      <w:szCs w:val="20"/>
                    </w:rPr>
                  </w:pPr>
                  <w:ins w:id="98" w:author="dvojtko" w:date="2026-09-25T21:12:00Z" w16du:dateUtc="2026-09-26T01:12:00Z">
                    <w:r>
                      <w:fldChar w:fldCharType="begin"/>
                    </w:r>
                    <w:r>
                      <w:instrText>HYPERLINK "http://rats/viewRule.pl?nRuleID=40056"</w:instrText>
                    </w:r>
                    <w:r>
                      <w:fldChar w:fldCharType="separate"/>
                    </w:r>
                    <w:r w:rsidRPr="00F1269A">
                      <w:rPr>
                        <w:rFonts w:ascii="Arial" w:eastAsia="Times New Roman" w:hAnsi="Arial" w:cs="Arial"/>
                        <w:sz w:val="20"/>
                        <w:szCs w:val="20"/>
                      </w:rPr>
                      <w:t>07D</w:t>
                    </w:r>
                    <w:r>
                      <w:fldChar w:fldCharType="end"/>
                    </w:r>
                  </w:ins>
                </w:p>
              </w:tc>
              <w:tc>
                <w:tcPr>
                  <w:tcW w:w="208" w:type="pct"/>
                  <w:noWrap/>
                  <w:hideMark/>
                </w:tcPr>
                <w:p w14:paraId="231210A3" w14:textId="77777777" w:rsidR="00F53F8C" w:rsidRPr="00F1269A" w:rsidRDefault="00F1269A">
                  <w:pPr>
                    <w:rPr>
                      <w:ins w:id="99" w:author="dvojtko" w:date="2026-09-25T21:12:00Z" w16du:dateUtc="2026-09-26T01:12:00Z"/>
                      <w:rFonts w:ascii="Arial" w:eastAsia="Times New Roman" w:hAnsi="Arial" w:cs="Arial"/>
                      <w:sz w:val="20"/>
                      <w:szCs w:val="20"/>
                    </w:rPr>
                  </w:pPr>
                  <w:ins w:id="100" w:author="dvojtko" w:date="2026-09-25T21:12:00Z" w16du:dateUtc="2026-09-26T01:12:00Z">
                    <w:r>
                      <w:fldChar w:fldCharType="begin"/>
                    </w:r>
                    <w:r>
                      <w:instrText>HYPERLINK "http://rats/viewRule.pl?nRuleID=40056"</w:instrText>
                    </w:r>
                    <w:r>
                      <w:fldChar w:fldCharType="separate"/>
                    </w:r>
                    <w:r w:rsidRPr="00F1269A">
                      <w:rPr>
                        <w:rFonts w:ascii="Arial" w:eastAsia="Times New Roman" w:hAnsi="Arial" w:cs="Arial"/>
                        <w:sz w:val="20"/>
                        <w:szCs w:val="20"/>
                      </w:rPr>
                      <w:t>.0502</w:t>
                    </w:r>
                    <w:r>
                      <w:fldChar w:fldCharType="end"/>
                    </w:r>
                  </w:ins>
                </w:p>
              </w:tc>
            </w:tr>
            <w:tr w:rsidR="00F53F8C" w:rsidRPr="00F1269A" w14:paraId="7CF71EA0" w14:textId="77777777" w:rsidTr="00F1269A">
              <w:trPr>
                <w:tblCellSpacing w:w="15" w:type="dxa"/>
                <w:ins w:id="101" w:author="dvojtko" w:date="2026-09-25T21:12:00Z" w16du:dateUtc="2026-09-26T01:12:00Z"/>
              </w:trPr>
              <w:tc>
                <w:tcPr>
                  <w:tcW w:w="3870" w:type="pct"/>
                  <w:hideMark/>
                </w:tcPr>
                <w:p w14:paraId="4D845861" w14:textId="77777777" w:rsidR="00F53F8C" w:rsidRPr="00F1269A" w:rsidRDefault="00F1269A">
                  <w:pPr>
                    <w:rPr>
                      <w:ins w:id="102" w:author="dvojtko" w:date="2026-09-25T21:12:00Z" w16du:dateUtc="2026-09-26T01:12:00Z"/>
                      <w:rFonts w:ascii="Arial" w:eastAsia="Times New Roman" w:hAnsi="Arial" w:cs="Arial"/>
                      <w:sz w:val="20"/>
                      <w:szCs w:val="20"/>
                    </w:rPr>
                  </w:pPr>
                  <w:ins w:id="103" w:author="dvojtko" w:date="2026-09-25T21:12:00Z" w16du:dateUtc="2026-09-26T01:12:00Z">
                    <w:r w:rsidRPr="00F1269A">
                      <w:rPr>
                        <w:rFonts w:ascii="Arial" w:eastAsia="Times New Roman" w:hAnsi="Arial" w:cs="Arial"/>
                        <w:sz w:val="20"/>
                        <w:szCs w:val="20"/>
                        <w:u w:val="single"/>
                      </w:rPr>
                      <w:t>Polygraph Examination Requirements</w:t>
                    </w:r>
                    <w:r w:rsidRPr="00F1269A">
                      <w:rPr>
                        <w:rFonts w:ascii="Arial" w:eastAsia="Times New Roman" w:hAnsi="Arial" w:cs="Arial"/>
                        <w:sz w:val="20"/>
                        <w:szCs w:val="20"/>
                      </w:rPr>
                      <w:br/>
                      <w:t>Amend/*</w:t>
                    </w:r>
                  </w:ins>
                </w:p>
              </w:tc>
              <w:tc>
                <w:tcPr>
                  <w:tcW w:w="98" w:type="pct"/>
                  <w:vAlign w:val="center"/>
                  <w:hideMark/>
                </w:tcPr>
                <w:p w14:paraId="693F6C9C" w14:textId="77777777" w:rsidR="00F53F8C" w:rsidRPr="00F1269A" w:rsidRDefault="00F53F8C">
                  <w:pPr>
                    <w:rPr>
                      <w:ins w:id="104"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413681AD" w14:textId="77777777" w:rsidR="00F53F8C" w:rsidRPr="00F1269A" w:rsidRDefault="00F1269A">
                  <w:pPr>
                    <w:rPr>
                      <w:ins w:id="105" w:author="dvojtko" w:date="2026-09-25T21:12:00Z" w16du:dateUtc="2026-09-26T01:12:00Z"/>
                      <w:rFonts w:ascii="Arial" w:eastAsia="Times New Roman" w:hAnsi="Arial" w:cs="Arial"/>
                      <w:sz w:val="20"/>
                      <w:szCs w:val="20"/>
                    </w:rPr>
                  </w:pPr>
                  <w:ins w:id="106" w:author="dvojtko" w:date="2026-09-25T21:12:00Z" w16du:dateUtc="2026-09-26T01:12:00Z">
                    <w:r>
                      <w:fldChar w:fldCharType="begin"/>
                    </w:r>
                    <w:r>
                      <w:instrText>HYPERLINK "http://rats/viewRule.pl?nRuleID=40057"</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63199DFE" w14:textId="77777777" w:rsidR="00F53F8C" w:rsidRPr="00F1269A" w:rsidRDefault="00F1269A">
                  <w:pPr>
                    <w:rPr>
                      <w:ins w:id="107" w:author="dvojtko" w:date="2026-09-25T21:12:00Z" w16du:dateUtc="2026-09-26T01:12:00Z"/>
                      <w:rFonts w:ascii="Arial" w:eastAsia="Times New Roman" w:hAnsi="Arial" w:cs="Arial"/>
                      <w:sz w:val="20"/>
                      <w:szCs w:val="20"/>
                    </w:rPr>
                  </w:pPr>
                  <w:ins w:id="108" w:author="dvojtko" w:date="2026-09-25T21:12:00Z" w16du:dateUtc="2026-09-26T01:12:00Z">
                    <w:r>
                      <w:fldChar w:fldCharType="begin"/>
                    </w:r>
                    <w:r>
                      <w:instrText>HYPERLINK "http://rats/viewRule.pl?nRuleID=40057"</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68CEF270" w14:textId="77777777" w:rsidR="00F53F8C" w:rsidRPr="00F1269A" w:rsidRDefault="00F1269A">
                  <w:pPr>
                    <w:rPr>
                      <w:ins w:id="109" w:author="dvojtko" w:date="2026-09-25T21:12:00Z" w16du:dateUtc="2026-09-26T01:12:00Z"/>
                      <w:rFonts w:ascii="Arial" w:eastAsia="Times New Roman" w:hAnsi="Arial" w:cs="Arial"/>
                      <w:sz w:val="20"/>
                      <w:szCs w:val="20"/>
                    </w:rPr>
                  </w:pPr>
                  <w:ins w:id="110" w:author="dvojtko" w:date="2026-09-25T21:12:00Z" w16du:dateUtc="2026-09-26T01:12:00Z">
                    <w:r>
                      <w:fldChar w:fldCharType="begin"/>
                    </w:r>
                    <w:r>
                      <w:instrText>HYPERLINK "http://rats/viewRule.pl?nRuleID=40057"</w:instrText>
                    </w:r>
                    <w:r>
                      <w:fldChar w:fldCharType="separate"/>
                    </w:r>
                    <w:r w:rsidRPr="00F1269A">
                      <w:rPr>
                        <w:rFonts w:ascii="Arial" w:eastAsia="Times New Roman" w:hAnsi="Arial" w:cs="Arial"/>
                        <w:sz w:val="20"/>
                        <w:szCs w:val="20"/>
                      </w:rPr>
                      <w:t>07D</w:t>
                    </w:r>
                    <w:r>
                      <w:fldChar w:fldCharType="end"/>
                    </w:r>
                  </w:ins>
                </w:p>
              </w:tc>
              <w:tc>
                <w:tcPr>
                  <w:tcW w:w="208" w:type="pct"/>
                  <w:noWrap/>
                  <w:hideMark/>
                </w:tcPr>
                <w:p w14:paraId="6637925E" w14:textId="77777777" w:rsidR="00F53F8C" w:rsidRPr="00F1269A" w:rsidRDefault="00F1269A">
                  <w:pPr>
                    <w:rPr>
                      <w:ins w:id="111" w:author="dvojtko" w:date="2026-09-25T21:12:00Z" w16du:dateUtc="2026-09-26T01:12:00Z"/>
                      <w:rFonts w:ascii="Arial" w:eastAsia="Times New Roman" w:hAnsi="Arial" w:cs="Arial"/>
                      <w:sz w:val="20"/>
                      <w:szCs w:val="20"/>
                    </w:rPr>
                  </w:pPr>
                  <w:ins w:id="112" w:author="dvojtko" w:date="2026-09-25T21:12:00Z" w16du:dateUtc="2026-09-26T01:12:00Z">
                    <w:r>
                      <w:fldChar w:fldCharType="begin"/>
                    </w:r>
                    <w:r>
                      <w:instrText>HYPERLINK "http://rats/viewRule.pl?nRuleID=40057"</w:instrText>
                    </w:r>
                    <w:r>
                      <w:fldChar w:fldCharType="separate"/>
                    </w:r>
                    <w:r w:rsidRPr="00F1269A">
                      <w:rPr>
                        <w:rFonts w:ascii="Arial" w:eastAsia="Times New Roman" w:hAnsi="Arial" w:cs="Arial"/>
                        <w:sz w:val="20"/>
                        <w:szCs w:val="20"/>
                      </w:rPr>
                      <w:t>.0503</w:t>
                    </w:r>
                    <w:r>
                      <w:fldChar w:fldCharType="end"/>
                    </w:r>
                  </w:ins>
                </w:p>
              </w:tc>
            </w:tr>
            <w:tr w:rsidR="00F53F8C" w:rsidRPr="00F1269A" w14:paraId="6C75BE5A" w14:textId="77777777" w:rsidTr="00F1269A">
              <w:trPr>
                <w:tblCellSpacing w:w="15" w:type="dxa"/>
                <w:ins w:id="113" w:author="dvojtko" w:date="2026-09-25T21:12:00Z" w16du:dateUtc="2026-09-26T01:12:00Z"/>
              </w:trPr>
              <w:tc>
                <w:tcPr>
                  <w:tcW w:w="3870" w:type="pct"/>
                  <w:hideMark/>
                </w:tcPr>
                <w:p w14:paraId="2F5ED158" w14:textId="77777777" w:rsidR="00F53F8C" w:rsidRPr="00F1269A" w:rsidRDefault="00F1269A">
                  <w:pPr>
                    <w:rPr>
                      <w:ins w:id="114" w:author="dvojtko" w:date="2026-09-25T21:12:00Z" w16du:dateUtc="2026-09-26T01:12:00Z"/>
                      <w:rFonts w:ascii="Arial" w:eastAsia="Times New Roman" w:hAnsi="Arial" w:cs="Arial"/>
                      <w:sz w:val="20"/>
                      <w:szCs w:val="20"/>
                    </w:rPr>
                  </w:pPr>
                  <w:ins w:id="115" w:author="dvojtko" w:date="2026-09-25T21:12:00Z" w16du:dateUtc="2026-09-26T01:12:00Z">
                    <w:r w:rsidRPr="00F1269A">
                      <w:rPr>
                        <w:rFonts w:ascii="Arial" w:eastAsia="Times New Roman" w:hAnsi="Arial" w:cs="Arial"/>
                        <w:sz w:val="20"/>
                        <w:szCs w:val="20"/>
                        <w:u w:val="single"/>
                      </w:rPr>
                      <w:t>Polygraph Instruments</w:t>
                    </w:r>
                    <w:r w:rsidRPr="00F1269A">
                      <w:rPr>
                        <w:rFonts w:ascii="Arial" w:eastAsia="Times New Roman" w:hAnsi="Arial" w:cs="Arial"/>
                        <w:sz w:val="20"/>
                        <w:szCs w:val="20"/>
                      </w:rPr>
                      <w:br/>
                      <w:t>Amend/*</w:t>
                    </w:r>
                  </w:ins>
                </w:p>
              </w:tc>
              <w:tc>
                <w:tcPr>
                  <w:tcW w:w="98" w:type="pct"/>
                  <w:vAlign w:val="center"/>
                  <w:hideMark/>
                </w:tcPr>
                <w:p w14:paraId="6391E220" w14:textId="77777777" w:rsidR="00F53F8C" w:rsidRPr="00F1269A" w:rsidRDefault="00F53F8C">
                  <w:pPr>
                    <w:rPr>
                      <w:ins w:id="116"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6E9CD890" w14:textId="77777777" w:rsidR="00F53F8C" w:rsidRPr="00F1269A" w:rsidRDefault="00F1269A">
                  <w:pPr>
                    <w:rPr>
                      <w:ins w:id="117" w:author="dvojtko" w:date="2026-09-25T21:12:00Z" w16du:dateUtc="2026-09-26T01:12:00Z"/>
                      <w:rFonts w:ascii="Arial" w:eastAsia="Times New Roman" w:hAnsi="Arial" w:cs="Arial"/>
                      <w:sz w:val="20"/>
                      <w:szCs w:val="20"/>
                    </w:rPr>
                  </w:pPr>
                  <w:ins w:id="118" w:author="dvojtko" w:date="2026-09-25T21:12:00Z" w16du:dateUtc="2026-09-26T01:12:00Z">
                    <w:r>
                      <w:fldChar w:fldCharType="begin"/>
                    </w:r>
                    <w:r>
                      <w:instrText>HYPERLINK "http://rats/viewRule.pl?nRuleID=40058"</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122CFE95" w14:textId="77777777" w:rsidR="00F53F8C" w:rsidRPr="00F1269A" w:rsidRDefault="00F1269A">
                  <w:pPr>
                    <w:rPr>
                      <w:ins w:id="119" w:author="dvojtko" w:date="2026-09-25T21:12:00Z" w16du:dateUtc="2026-09-26T01:12:00Z"/>
                      <w:rFonts w:ascii="Arial" w:eastAsia="Times New Roman" w:hAnsi="Arial" w:cs="Arial"/>
                      <w:sz w:val="20"/>
                      <w:szCs w:val="20"/>
                    </w:rPr>
                  </w:pPr>
                  <w:ins w:id="120" w:author="dvojtko" w:date="2026-09-25T21:12:00Z" w16du:dateUtc="2026-09-26T01:12:00Z">
                    <w:r>
                      <w:fldChar w:fldCharType="begin"/>
                    </w:r>
                    <w:r>
                      <w:instrText>HYPERLINK "http://rats/viewRule.pl?nRuleID=40058"</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632F4DC1" w14:textId="77777777" w:rsidR="00F53F8C" w:rsidRPr="00F1269A" w:rsidRDefault="00F1269A">
                  <w:pPr>
                    <w:rPr>
                      <w:ins w:id="121" w:author="dvojtko" w:date="2026-09-25T21:12:00Z" w16du:dateUtc="2026-09-26T01:12:00Z"/>
                      <w:rFonts w:ascii="Arial" w:eastAsia="Times New Roman" w:hAnsi="Arial" w:cs="Arial"/>
                      <w:sz w:val="20"/>
                      <w:szCs w:val="20"/>
                    </w:rPr>
                  </w:pPr>
                  <w:ins w:id="122" w:author="dvojtko" w:date="2026-09-25T21:12:00Z" w16du:dateUtc="2026-09-26T01:12:00Z">
                    <w:r>
                      <w:fldChar w:fldCharType="begin"/>
                    </w:r>
                    <w:r>
                      <w:instrText>HYPERLINK "http://rats/viewRule.pl?nRuleID=40058"</w:instrText>
                    </w:r>
                    <w:r>
                      <w:fldChar w:fldCharType="separate"/>
                    </w:r>
                    <w:r w:rsidRPr="00F1269A">
                      <w:rPr>
                        <w:rFonts w:ascii="Arial" w:eastAsia="Times New Roman" w:hAnsi="Arial" w:cs="Arial"/>
                        <w:sz w:val="20"/>
                        <w:szCs w:val="20"/>
                      </w:rPr>
                      <w:t>07D</w:t>
                    </w:r>
                    <w:r>
                      <w:fldChar w:fldCharType="end"/>
                    </w:r>
                  </w:ins>
                </w:p>
              </w:tc>
              <w:tc>
                <w:tcPr>
                  <w:tcW w:w="208" w:type="pct"/>
                  <w:noWrap/>
                  <w:hideMark/>
                </w:tcPr>
                <w:p w14:paraId="28C6C4B9" w14:textId="77777777" w:rsidR="00F53F8C" w:rsidRPr="00F1269A" w:rsidRDefault="00F1269A">
                  <w:pPr>
                    <w:rPr>
                      <w:ins w:id="123" w:author="dvojtko" w:date="2026-09-25T21:12:00Z" w16du:dateUtc="2026-09-26T01:12:00Z"/>
                      <w:rFonts w:ascii="Arial" w:eastAsia="Times New Roman" w:hAnsi="Arial" w:cs="Arial"/>
                      <w:sz w:val="20"/>
                      <w:szCs w:val="20"/>
                    </w:rPr>
                  </w:pPr>
                  <w:ins w:id="124" w:author="dvojtko" w:date="2026-09-25T21:12:00Z" w16du:dateUtc="2026-09-26T01:12:00Z">
                    <w:r>
                      <w:fldChar w:fldCharType="begin"/>
                    </w:r>
                    <w:r>
                      <w:instrText>HYPERLINK "http://rats/viewRule.pl?nRuleID=40058"</w:instrText>
                    </w:r>
                    <w:r>
                      <w:fldChar w:fldCharType="separate"/>
                    </w:r>
                    <w:r w:rsidRPr="00F1269A">
                      <w:rPr>
                        <w:rFonts w:ascii="Arial" w:eastAsia="Times New Roman" w:hAnsi="Arial" w:cs="Arial"/>
                        <w:sz w:val="20"/>
                        <w:szCs w:val="20"/>
                      </w:rPr>
                      <w:t>.0504</w:t>
                    </w:r>
                    <w:r>
                      <w:fldChar w:fldCharType="end"/>
                    </w:r>
                  </w:ins>
                </w:p>
              </w:tc>
            </w:tr>
            <w:tr w:rsidR="00F53F8C" w:rsidRPr="00F1269A" w14:paraId="384DB5FB" w14:textId="77777777">
              <w:trPr>
                <w:tblCellSpacing w:w="15" w:type="dxa"/>
                <w:ins w:id="125" w:author="dvojtko" w:date="2026-09-25T21:12:00Z" w16du:dateUtc="2026-09-26T01:12:00Z"/>
              </w:trPr>
              <w:tc>
                <w:tcPr>
                  <w:tcW w:w="0" w:type="auto"/>
                  <w:gridSpan w:val="6"/>
                  <w:tcMar>
                    <w:top w:w="313" w:type="dxa"/>
                    <w:left w:w="15" w:type="dxa"/>
                    <w:bottom w:w="15" w:type="dxa"/>
                    <w:right w:w="15" w:type="dxa"/>
                  </w:tcMar>
                  <w:vAlign w:val="center"/>
                  <w:hideMark/>
                </w:tcPr>
                <w:p w14:paraId="7C147808" w14:textId="77777777" w:rsidR="00F53F8C" w:rsidRPr="00F1269A" w:rsidRDefault="00F1269A">
                  <w:pPr>
                    <w:rPr>
                      <w:ins w:id="126" w:author="dvojtko" w:date="2026-09-25T21:12:00Z" w16du:dateUtc="2026-09-26T01:12:00Z"/>
                      <w:rFonts w:ascii="Arial" w:eastAsia="Times New Roman" w:hAnsi="Arial" w:cs="Arial"/>
                      <w:b/>
                      <w:bCs/>
                      <w:caps/>
                      <w:sz w:val="20"/>
                      <w:szCs w:val="20"/>
                    </w:rPr>
                  </w:pPr>
                  <w:ins w:id="127" w:author="dvojtko" w:date="2026-09-25T21:12:00Z" w16du:dateUtc="2026-09-26T01:12:00Z">
                    <w:r w:rsidRPr="00F1269A">
                      <w:rPr>
                        <w:rFonts w:ascii="Arial" w:eastAsia="Times New Roman" w:hAnsi="Arial" w:cs="Arial"/>
                        <w:b/>
                        <w:bCs/>
                        <w:caps/>
                        <w:sz w:val="20"/>
                        <w:szCs w:val="20"/>
                      </w:rPr>
                      <w:t>Criminal Justice Education and Training Standards Commission</w:t>
                    </w:r>
                  </w:ins>
                </w:p>
              </w:tc>
            </w:tr>
            <w:tr w:rsidR="00F53F8C" w:rsidRPr="00F1269A" w14:paraId="2C2E76B4" w14:textId="77777777">
              <w:trPr>
                <w:tblCellSpacing w:w="15" w:type="dxa"/>
                <w:ins w:id="128" w:author="dvojtko" w:date="2026-09-25T21:12:00Z" w16du:dateUtc="2026-09-26T01:12:00Z"/>
              </w:trPr>
              <w:tc>
                <w:tcPr>
                  <w:tcW w:w="0" w:type="auto"/>
                  <w:gridSpan w:val="6"/>
                  <w:tcMar>
                    <w:top w:w="63" w:type="dxa"/>
                    <w:left w:w="125" w:type="dxa"/>
                    <w:bottom w:w="188" w:type="dxa"/>
                    <w:right w:w="15" w:type="dxa"/>
                  </w:tcMar>
                  <w:vAlign w:val="center"/>
                  <w:hideMark/>
                </w:tcPr>
                <w:p w14:paraId="184B2764" w14:textId="77777777" w:rsidR="00F1269A" w:rsidRDefault="00F1269A" w:rsidP="00F1269A">
                  <w:pPr>
                    <w:jc w:val="both"/>
                    <w:rPr>
                      <w:ins w:id="129" w:author="dvojtko" w:date="2026-09-25T21:12:00Z" w16du:dateUtc="2026-09-26T01:12:00Z"/>
                      <w:rFonts w:ascii="Arial" w:eastAsia="Times New Roman" w:hAnsi="Arial" w:cs="Arial"/>
                      <w:sz w:val="20"/>
                      <w:szCs w:val="20"/>
                    </w:rPr>
                  </w:pPr>
                  <w:ins w:id="130" w:author="dvojtko" w:date="2026-09-25T21:12:00Z" w16du:dateUtc="2026-09-26T01:12:00Z">
                    <w:r w:rsidRPr="00F1269A">
                      <w:rPr>
                        <w:rFonts w:ascii="Arial" w:eastAsia="Times New Roman" w:hAnsi="Arial" w:cs="Arial"/>
                        <w:sz w:val="20"/>
                        <w:szCs w:val="20"/>
                      </w:rPr>
                      <w:t xml:space="preserve">The rules in Chapter 9 are from the Criminal Justice Education and Training Standards Commission. This Commission has primary responsibility for setting statewide education, training, employment, and retention standards for criminal justice personnel (not including sheriffs). </w:t>
                    </w:r>
                  </w:ins>
                </w:p>
                <w:p w14:paraId="1632EC91" w14:textId="77777777" w:rsidR="00F1269A" w:rsidRDefault="00F1269A" w:rsidP="00F1269A">
                  <w:pPr>
                    <w:jc w:val="both"/>
                    <w:rPr>
                      <w:ins w:id="131" w:author="dvojtko" w:date="2026-09-25T21:12:00Z" w16du:dateUtc="2026-09-26T01:12:00Z"/>
                      <w:rFonts w:ascii="Arial" w:eastAsia="Times New Roman" w:hAnsi="Arial" w:cs="Arial"/>
                      <w:sz w:val="20"/>
                      <w:szCs w:val="20"/>
                    </w:rPr>
                  </w:pPr>
                </w:p>
                <w:p w14:paraId="3AAA23DC" w14:textId="77777777" w:rsidR="00F53F8C" w:rsidRPr="00F1269A" w:rsidRDefault="00F1269A" w:rsidP="00F1269A">
                  <w:pPr>
                    <w:jc w:val="both"/>
                    <w:rPr>
                      <w:ins w:id="132" w:author="dvojtko" w:date="2026-09-25T21:12:00Z" w16du:dateUtc="2026-09-26T01:12:00Z"/>
                      <w:rFonts w:ascii="Arial" w:eastAsia="Times New Roman" w:hAnsi="Arial" w:cs="Arial"/>
                      <w:sz w:val="20"/>
                      <w:szCs w:val="20"/>
                    </w:rPr>
                  </w:pPr>
                  <w:ins w:id="133" w:author="dvojtko" w:date="2026-09-25T21:12:00Z" w16du:dateUtc="2026-09-26T01:12:00Z">
                    <w:r w:rsidRPr="00F1269A">
                      <w:rPr>
                        <w:rFonts w:ascii="Arial" w:eastAsia="Times New Roman" w:hAnsi="Arial" w:cs="Arial"/>
                        <w:sz w:val="20"/>
                        <w:szCs w:val="20"/>
                      </w:rPr>
                      <w:t>The rules in Subchapter 9B cover minimum standards for: employment (.0100); schools and training programs (.0200); criminal justice instructors (.0300); completion of training (.0400); school directors (.0500); and certification of post-secondary criminal justice education programs (.0600).</w:t>
                    </w:r>
                  </w:ins>
                </w:p>
              </w:tc>
            </w:tr>
            <w:tr w:rsidR="00F53F8C" w:rsidRPr="00F1269A" w14:paraId="48B6A7CE" w14:textId="77777777" w:rsidTr="00F1269A">
              <w:trPr>
                <w:tblCellSpacing w:w="15" w:type="dxa"/>
                <w:ins w:id="134" w:author="dvojtko" w:date="2026-09-25T21:12:00Z" w16du:dateUtc="2026-09-26T01:12:00Z"/>
              </w:trPr>
              <w:tc>
                <w:tcPr>
                  <w:tcW w:w="3870" w:type="pct"/>
                  <w:hideMark/>
                </w:tcPr>
                <w:p w14:paraId="0D8CB1AF" w14:textId="77777777" w:rsidR="00F53F8C" w:rsidRPr="00F1269A" w:rsidRDefault="00F1269A">
                  <w:pPr>
                    <w:rPr>
                      <w:ins w:id="135" w:author="dvojtko" w:date="2026-09-25T21:12:00Z" w16du:dateUtc="2026-09-26T01:12:00Z"/>
                      <w:rFonts w:ascii="Arial" w:eastAsia="Times New Roman" w:hAnsi="Arial" w:cs="Arial"/>
                      <w:sz w:val="20"/>
                      <w:szCs w:val="20"/>
                    </w:rPr>
                  </w:pPr>
                  <w:ins w:id="136" w:author="dvojtko" w:date="2026-09-25T21:12:00Z" w16du:dateUtc="2026-09-26T01:12:00Z">
                    <w:r w:rsidRPr="00F1269A">
                      <w:rPr>
                        <w:rFonts w:ascii="Arial" w:eastAsia="Times New Roman" w:hAnsi="Arial" w:cs="Arial"/>
                        <w:sz w:val="20"/>
                        <w:szCs w:val="20"/>
                        <w:u w:val="single"/>
                      </w:rPr>
                      <w:lastRenderedPageBreak/>
                      <w:t>Basic Law Enforcement Training</w:t>
                    </w:r>
                    <w:r w:rsidRPr="00F1269A">
                      <w:rPr>
                        <w:rFonts w:ascii="Arial" w:eastAsia="Times New Roman" w:hAnsi="Arial" w:cs="Arial"/>
                        <w:sz w:val="20"/>
                        <w:szCs w:val="20"/>
                      </w:rPr>
                      <w:br/>
                      <w:t>Amend/*</w:t>
                    </w:r>
                  </w:ins>
                </w:p>
              </w:tc>
              <w:tc>
                <w:tcPr>
                  <w:tcW w:w="98" w:type="pct"/>
                  <w:vAlign w:val="center"/>
                  <w:hideMark/>
                </w:tcPr>
                <w:p w14:paraId="69893554" w14:textId="77777777" w:rsidR="00F53F8C" w:rsidRPr="00F1269A" w:rsidRDefault="00F53F8C">
                  <w:pPr>
                    <w:rPr>
                      <w:ins w:id="137"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4FCFBE8B" w14:textId="77777777" w:rsidR="00F53F8C" w:rsidRPr="00F1269A" w:rsidRDefault="00F1269A">
                  <w:pPr>
                    <w:rPr>
                      <w:ins w:id="138" w:author="dvojtko" w:date="2026-09-25T21:12:00Z" w16du:dateUtc="2026-09-26T01:12:00Z"/>
                      <w:rFonts w:ascii="Arial" w:eastAsia="Times New Roman" w:hAnsi="Arial" w:cs="Arial"/>
                      <w:sz w:val="20"/>
                      <w:szCs w:val="20"/>
                    </w:rPr>
                  </w:pPr>
                  <w:ins w:id="139" w:author="dvojtko" w:date="2026-09-25T21:12:00Z" w16du:dateUtc="2026-09-26T01:12:00Z">
                    <w:r>
                      <w:fldChar w:fldCharType="begin"/>
                    </w:r>
                    <w:r>
                      <w:instrText>HYPERLINK "http://rats/viewRule.pl?nRuleID=40097"</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6FCDAAF7" w14:textId="77777777" w:rsidR="00F53F8C" w:rsidRPr="00F1269A" w:rsidRDefault="00F1269A">
                  <w:pPr>
                    <w:rPr>
                      <w:ins w:id="140" w:author="dvojtko" w:date="2026-09-25T21:12:00Z" w16du:dateUtc="2026-09-26T01:12:00Z"/>
                      <w:rFonts w:ascii="Arial" w:eastAsia="Times New Roman" w:hAnsi="Arial" w:cs="Arial"/>
                      <w:sz w:val="20"/>
                      <w:szCs w:val="20"/>
                    </w:rPr>
                  </w:pPr>
                  <w:ins w:id="141" w:author="dvojtko" w:date="2026-09-25T21:12:00Z" w16du:dateUtc="2026-09-26T01:12:00Z">
                    <w:r>
                      <w:fldChar w:fldCharType="begin"/>
                    </w:r>
                    <w:r>
                      <w:instrText>HYPERLINK "http://rats/viewRule.pl?nRuleID=40097"</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4024C915" w14:textId="77777777" w:rsidR="00F53F8C" w:rsidRPr="00F1269A" w:rsidRDefault="00F1269A">
                  <w:pPr>
                    <w:rPr>
                      <w:ins w:id="142" w:author="dvojtko" w:date="2026-09-25T21:12:00Z" w16du:dateUtc="2026-09-26T01:12:00Z"/>
                      <w:rFonts w:ascii="Arial" w:eastAsia="Times New Roman" w:hAnsi="Arial" w:cs="Arial"/>
                      <w:sz w:val="20"/>
                      <w:szCs w:val="20"/>
                    </w:rPr>
                  </w:pPr>
                  <w:ins w:id="143" w:author="dvojtko" w:date="2026-09-25T21:12:00Z" w16du:dateUtc="2026-09-26T01:12:00Z">
                    <w:r>
                      <w:fldChar w:fldCharType="begin"/>
                    </w:r>
                    <w:r>
                      <w:instrText>HYPERLINK "http://rats/viewRule.pl?nRuleID=40097"</w:instrText>
                    </w:r>
                    <w:r>
                      <w:fldChar w:fldCharType="separate"/>
                    </w:r>
                    <w:r w:rsidRPr="00F1269A">
                      <w:rPr>
                        <w:rFonts w:ascii="Arial" w:eastAsia="Times New Roman" w:hAnsi="Arial" w:cs="Arial"/>
                        <w:sz w:val="20"/>
                        <w:szCs w:val="20"/>
                      </w:rPr>
                      <w:t>09B</w:t>
                    </w:r>
                    <w:r>
                      <w:fldChar w:fldCharType="end"/>
                    </w:r>
                  </w:ins>
                </w:p>
              </w:tc>
              <w:tc>
                <w:tcPr>
                  <w:tcW w:w="208" w:type="pct"/>
                  <w:noWrap/>
                  <w:hideMark/>
                </w:tcPr>
                <w:p w14:paraId="5E42EE23" w14:textId="77777777" w:rsidR="00F53F8C" w:rsidRPr="00F1269A" w:rsidRDefault="00F1269A">
                  <w:pPr>
                    <w:rPr>
                      <w:ins w:id="144" w:author="dvojtko" w:date="2026-09-25T21:12:00Z" w16du:dateUtc="2026-09-26T01:12:00Z"/>
                      <w:rFonts w:ascii="Arial" w:eastAsia="Times New Roman" w:hAnsi="Arial" w:cs="Arial"/>
                      <w:sz w:val="20"/>
                      <w:szCs w:val="20"/>
                    </w:rPr>
                  </w:pPr>
                  <w:ins w:id="145" w:author="dvojtko" w:date="2026-09-25T21:12:00Z" w16du:dateUtc="2026-09-26T01:12:00Z">
                    <w:r>
                      <w:fldChar w:fldCharType="begin"/>
                    </w:r>
                    <w:r>
                      <w:instrText>HYPERLINK "http://rats/viewRule.pl?nRuleID=40097"</w:instrText>
                    </w:r>
                    <w:r>
                      <w:fldChar w:fldCharType="separate"/>
                    </w:r>
                    <w:r w:rsidRPr="00F1269A">
                      <w:rPr>
                        <w:rFonts w:ascii="Arial" w:eastAsia="Times New Roman" w:hAnsi="Arial" w:cs="Arial"/>
                        <w:sz w:val="20"/>
                        <w:szCs w:val="20"/>
                      </w:rPr>
                      <w:t>.0205</w:t>
                    </w:r>
                    <w:r>
                      <w:fldChar w:fldCharType="end"/>
                    </w:r>
                  </w:ins>
                </w:p>
              </w:tc>
            </w:tr>
            <w:tr w:rsidR="00F53F8C" w:rsidRPr="00F1269A" w14:paraId="639F9D69" w14:textId="77777777" w:rsidTr="00F1269A">
              <w:trPr>
                <w:tblCellSpacing w:w="15" w:type="dxa"/>
                <w:ins w:id="146" w:author="dvojtko" w:date="2026-09-25T21:12:00Z" w16du:dateUtc="2026-09-26T01:12:00Z"/>
              </w:trPr>
              <w:tc>
                <w:tcPr>
                  <w:tcW w:w="3870" w:type="pct"/>
                  <w:hideMark/>
                </w:tcPr>
                <w:p w14:paraId="225063AD" w14:textId="77777777" w:rsidR="00F53F8C" w:rsidRPr="00F1269A" w:rsidRDefault="00F1269A">
                  <w:pPr>
                    <w:rPr>
                      <w:ins w:id="147" w:author="dvojtko" w:date="2026-09-25T21:12:00Z" w16du:dateUtc="2026-09-26T01:12:00Z"/>
                      <w:rFonts w:ascii="Arial" w:eastAsia="Times New Roman" w:hAnsi="Arial" w:cs="Arial"/>
                      <w:sz w:val="20"/>
                      <w:szCs w:val="20"/>
                    </w:rPr>
                  </w:pPr>
                  <w:ins w:id="148" w:author="dvojtko" w:date="2026-09-25T21:12:00Z" w16du:dateUtc="2026-09-26T01:12:00Z">
                    <w:r w:rsidRPr="00F1269A">
                      <w:rPr>
                        <w:rFonts w:ascii="Arial" w:eastAsia="Times New Roman" w:hAnsi="Arial" w:cs="Arial"/>
                        <w:sz w:val="20"/>
                        <w:szCs w:val="20"/>
                        <w:u w:val="single"/>
                      </w:rPr>
                      <w:t>Juvenile Justice Specialized Instructor Training - Restra...</w:t>
                    </w:r>
                    <w:r w:rsidRPr="00F1269A">
                      <w:rPr>
                        <w:rFonts w:ascii="Arial" w:eastAsia="Times New Roman" w:hAnsi="Arial" w:cs="Arial"/>
                        <w:sz w:val="20"/>
                        <w:szCs w:val="20"/>
                      </w:rPr>
                      <w:br/>
                      <w:t>Amend/*</w:t>
                    </w:r>
                  </w:ins>
                </w:p>
              </w:tc>
              <w:tc>
                <w:tcPr>
                  <w:tcW w:w="98" w:type="pct"/>
                  <w:vAlign w:val="center"/>
                  <w:hideMark/>
                </w:tcPr>
                <w:p w14:paraId="010CB586" w14:textId="77777777" w:rsidR="00F53F8C" w:rsidRPr="00F1269A" w:rsidRDefault="00F53F8C">
                  <w:pPr>
                    <w:rPr>
                      <w:ins w:id="149"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5F9C88B4" w14:textId="77777777" w:rsidR="00F53F8C" w:rsidRPr="00F1269A" w:rsidRDefault="00F1269A">
                  <w:pPr>
                    <w:rPr>
                      <w:ins w:id="150" w:author="dvojtko" w:date="2026-09-25T21:12:00Z" w16du:dateUtc="2026-09-26T01:12:00Z"/>
                      <w:rFonts w:ascii="Arial" w:eastAsia="Times New Roman" w:hAnsi="Arial" w:cs="Arial"/>
                      <w:sz w:val="20"/>
                      <w:szCs w:val="20"/>
                    </w:rPr>
                  </w:pPr>
                  <w:ins w:id="151" w:author="dvojtko" w:date="2026-09-25T21:12:00Z" w16du:dateUtc="2026-09-26T01:12:00Z">
                    <w:r>
                      <w:fldChar w:fldCharType="begin"/>
                    </w:r>
                    <w:r>
                      <w:instrText>HYPERLINK "http://rats/viewRule.pl?nRuleID=40094"</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133555FC" w14:textId="77777777" w:rsidR="00F53F8C" w:rsidRPr="00F1269A" w:rsidRDefault="00F1269A">
                  <w:pPr>
                    <w:rPr>
                      <w:ins w:id="152" w:author="dvojtko" w:date="2026-09-25T21:12:00Z" w16du:dateUtc="2026-09-26T01:12:00Z"/>
                      <w:rFonts w:ascii="Arial" w:eastAsia="Times New Roman" w:hAnsi="Arial" w:cs="Arial"/>
                      <w:sz w:val="20"/>
                      <w:szCs w:val="20"/>
                    </w:rPr>
                  </w:pPr>
                  <w:ins w:id="153" w:author="dvojtko" w:date="2026-09-25T21:12:00Z" w16du:dateUtc="2026-09-26T01:12:00Z">
                    <w:r>
                      <w:fldChar w:fldCharType="begin"/>
                    </w:r>
                    <w:r>
                      <w:instrText>HYPERLINK "http://rats/viewRule.pl?nRuleID=40094"</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00305568" w14:textId="77777777" w:rsidR="00F53F8C" w:rsidRPr="00F1269A" w:rsidRDefault="00F1269A">
                  <w:pPr>
                    <w:rPr>
                      <w:ins w:id="154" w:author="dvojtko" w:date="2026-09-25T21:12:00Z" w16du:dateUtc="2026-09-26T01:12:00Z"/>
                      <w:rFonts w:ascii="Arial" w:eastAsia="Times New Roman" w:hAnsi="Arial" w:cs="Arial"/>
                      <w:sz w:val="20"/>
                      <w:szCs w:val="20"/>
                    </w:rPr>
                  </w:pPr>
                  <w:ins w:id="155" w:author="dvojtko" w:date="2026-09-25T21:12:00Z" w16du:dateUtc="2026-09-26T01:12:00Z">
                    <w:r>
                      <w:fldChar w:fldCharType="begin"/>
                    </w:r>
                    <w:r>
                      <w:instrText>HYPERLINK "http://rats/viewRule.pl?nRuleID=40094"</w:instrText>
                    </w:r>
                    <w:r>
                      <w:fldChar w:fldCharType="separate"/>
                    </w:r>
                    <w:r w:rsidRPr="00F1269A">
                      <w:rPr>
                        <w:rFonts w:ascii="Arial" w:eastAsia="Times New Roman" w:hAnsi="Arial" w:cs="Arial"/>
                        <w:sz w:val="20"/>
                        <w:szCs w:val="20"/>
                      </w:rPr>
                      <w:t>09B</w:t>
                    </w:r>
                    <w:r>
                      <w:fldChar w:fldCharType="end"/>
                    </w:r>
                  </w:ins>
                </w:p>
              </w:tc>
              <w:tc>
                <w:tcPr>
                  <w:tcW w:w="208" w:type="pct"/>
                  <w:noWrap/>
                  <w:hideMark/>
                </w:tcPr>
                <w:p w14:paraId="59491460" w14:textId="77777777" w:rsidR="00F53F8C" w:rsidRPr="00F1269A" w:rsidRDefault="00F1269A">
                  <w:pPr>
                    <w:rPr>
                      <w:ins w:id="156" w:author="dvojtko" w:date="2026-09-25T21:12:00Z" w16du:dateUtc="2026-09-26T01:12:00Z"/>
                      <w:rFonts w:ascii="Arial" w:eastAsia="Times New Roman" w:hAnsi="Arial" w:cs="Arial"/>
                      <w:sz w:val="20"/>
                      <w:szCs w:val="20"/>
                    </w:rPr>
                  </w:pPr>
                  <w:ins w:id="157" w:author="dvojtko" w:date="2026-09-25T21:12:00Z" w16du:dateUtc="2026-09-26T01:12:00Z">
                    <w:r>
                      <w:fldChar w:fldCharType="begin"/>
                    </w:r>
                    <w:r>
                      <w:instrText>HYPERLINK "http://rats/viewRule.pl?nRuleID=40094"</w:instrText>
                    </w:r>
                    <w:r>
                      <w:fldChar w:fldCharType="separate"/>
                    </w:r>
                    <w:r w:rsidRPr="00F1269A">
                      <w:rPr>
                        <w:rFonts w:ascii="Arial" w:eastAsia="Times New Roman" w:hAnsi="Arial" w:cs="Arial"/>
                        <w:sz w:val="20"/>
                        <w:szCs w:val="20"/>
                      </w:rPr>
                      <w:t>.0241</w:t>
                    </w:r>
                    <w:r>
                      <w:fldChar w:fldCharType="end"/>
                    </w:r>
                  </w:ins>
                </w:p>
              </w:tc>
            </w:tr>
            <w:tr w:rsidR="00F53F8C" w:rsidRPr="00F1269A" w14:paraId="69210AD9" w14:textId="77777777">
              <w:trPr>
                <w:tblCellSpacing w:w="15" w:type="dxa"/>
                <w:ins w:id="158" w:author="dvojtko" w:date="2026-09-25T21:12:00Z" w16du:dateUtc="2026-09-26T01:12:00Z"/>
              </w:trPr>
              <w:tc>
                <w:tcPr>
                  <w:tcW w:w="0" w:type="auto"/>
                  <w:gridSpan w:val="6"/>
                  <w:tcMar>
                    <w:top w:w="250" w:type="dxa"/>
                    <w:left w:w="125" w:type="dxa"/>
                    <w:bottom w:w="188" w:type="dxa"/>
                    <w:right w:w="15" w:type="dxa"/>
                  </w:tcMar>
                  <w:vAlign w:val="center"/>
                  <w:hideMark/>
                </w:tcPr>
                <w:p w14:paraId="7D66BB01" w14:textId="77777777" w:rsidR="00F53F8C" w:rsidRPr="00F1269A" w:rsidRDefault="00F1269A">
                  <w:pPr>
                    <w:rPr>
                      <w:ins w:id="159" w:author="dvojtko" w:date="2026-09-25T21:12:00Z" w16du:dateUtc="2026-09-26T01:12:00Z"/>
                      <w:rFonts w:ascii="Arial" w:eastAsia="Times New Roman" w:hAnsi="Arial" w:cs="Arial"/>
                      <w:sz w:val="20"/>
                      <w:szCs w:val="20"/>
                    </w:rPr>
                  </w:pPr>
                  <w:ins w:id="160" w:author="dvojtko" w:date="2026-09-25T21:12:00Z" w16du:dateUtc="2026-09-26T01:12:00Z">
                    <w:r w:rsidRPr="00F1269A">
                      <w:rPr>
                        <w:rFonts w:ascii="Arial" w:eastAsia="Times New Roman" w:hAnsi="Arial" w:cs="Arial"/>
                        <w:sz w:val="20"/>
                        <w:szCs w:val="20"/>
                      </w:rPr>
                      <w:t>The rules in Subchapter 9E relate to the law enforcement officers' in-service training program.</w:t>
                    </w:r>
                  </w:ins>
                </w:p>
              </w:tc>
            </w:tr>
            <w:tr w:rsidR="00F53F8C" w:rsidRPr="00F1269A" w14:paraId="430D194C" w14:textId="77777777" w:rsidTr="00F1269A">
              <w:trPr>
                <w:tblCellSpacing w:w="15" w:type="dxa"/>
                <w:ins w:id="161" w:author="dvojtko" w:date="2026-09-25T21:12:00Z" w16du:dateUtc="2026-09-26T01:12:00Z"/>
              </w:trPr>
              <w:tc>
                <w:tcPr>
                  <w:tcW w:w="3870" w:type="pct"/>
                  <w:hideMark/>
                </w:tcPr>
                <w:p w14:paraId="33AA1FD8" w14:textId="77777777" w:rsidR="00F53F8C" w:rsidRPr="00F1269A" w:rsidRDefault="00F1269A">
                  <w:pPr>
                    <w:rPr>
                      <w:ins w:id="162" w:author="dvojtko" w:date="2026-09-25T21:12:00Z" w16du:dateUtc="2026-09-26T01:12:00Z"/>
                      <w:rFonts w:ascii="Arial" w:eastAsia="Times New Roman" w:hAnsi="Arial" w:cs="Arial"/>
                      <w:sz w:val="20"/>
                      <w:szCs w:val="20"/>
                    </w:rPr>
                  </w:pPr>
                  <w:ins w:id="163" w:author="dvojtko" w:date="2026-09-25T21:12:00Z" w16du:dateUtc="2026-09-26T01:12:00Z">
                    <w:r w:rsidRPr="00F1269A">
                      <w:rPr>
                        <w:rFonts w:ascii="Arial" w:eastAsia="Times New Roman" w:hAnsi="Arial" w:cs="Arial"/>
                        <w:sz w:val="20"/>
                        <w:szCs w:val="20"/>
                        <w:u w:val="single"/>
                      </w:rPr>
                      <w:t>Instructors: Annual In-Service Training</w:t>
                    </w:r>
                    <w:r w:rsidRPr="00F1269A">
                      <w:rPr>
                        <w:rFonts w:ascii="Arial" w:eastAsia="Times New Roman" w:hAnsi="Arial" w:cs="Arial"/>
                        <w:sz w:val="20"/>
                        <w:szCs w:val="20"/>
                      </w:rPr>
                      <w:br/>
                      <w:t>Amend/*</w:t>
                    </w:r>
                  </w:ins>
                </w:p>
              </w:tc>
              <w:tc>
                <w:tcPr>
                  <w:tcW w:w="98" w:type="pct"/>
                  <w:vAlign w:val="center"/>
                  <w:hideMark/>
                </w:tcPr>
                <w:p w14:paraId="2094625C" w14:textId="77777777" w:rsidR="00F53F8C" w:rsidRPr="00F1269A" w:rsidRDefault="00F53F8C">
                  <w:pPr>
                    <w:rPr>
                      <w:ins w:id="164"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778E226F" w14:textId="77777777" w:rsidR="00F53F8C" w:rsidRPr="00F1269A" w:rsidRDefault="00F1269A">
                  <w:pPr>
                    <w:rPr>
                      <w:ins w:id="165" w:author="dvojtko" w:date="2026-09-25T21:12:00Z" w16du:dateUtc="2026-09-26T01:12:00Z"/>
                      <w:rFonts w:ascii="Arial" w:eastAsia="Times New Roman" w:hAnsi="Arial" w:cs="Arial"/>
                      <w:sz w:val="20"/>
                      <w:szCs w:val="20"/>
                    </w:rPr>
                  </w:pPr>
                  <w:ins w:id="166" w:author="dvojtko" w:date="2026-09-25T21:12:00Z" w16du:dateUtc="2026-09-26T01:12:00Z">
                    <w:r>
                      <w:fldChar w:fldCharType="begin"/>
                    </w:r>
                    <w:r>
                      <w:instrText>HYPERLINK "http://rats/viewRule.pl?nRuleID=40092"</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22CBF350" w14:textId="77777777" w:rsidR="00F53F8C" w:rsidRPr="00F1269A" w:rsidRDefault="00F1269A">
                  <w:pPr>
                    <w:rPr>
                      <w:ins w:id="167" w:author="dvojtko" w:date="2026-09-25T21:12:00Z" w16du:dateUtc="2026-09-26T01:12:00Z"/>
                      <w:rFonts w:ascii="Arial" w:eastAsia="Times New Roman" w:hAnsi="Arial" w:cs="Arial"/>
                      <w:sz w:val="20"/>
                      <w:szCs w:val="20"/>
                    </w:rPr>
                  </w:pPr>
                  <w:ins w:id="168" w:author="dvojtko" w:date="2026-09-25T21:12:00Z" w16du:dateUtc="2026-09-26T01:12:00Z">
                    <w:r>
                      <w:fldChar w:fldCharType="begin"/>
                    </w:r>
                    <w:r>
                      <w:instrText>HYPERLINK "http://rats/viewRule.pl?nRuleID=40092"</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054208A0" w14:textId="77777777" w:rsidR="00F53F8C" w:rsidRPr="00F1269A" w:rsidRDefault="00F1269A">
                  <w:pPr>
                    <w:rPr>
                      <w:ins w:id="169" w:author="dvojtko" w:date="2026-09-25T21:12:00Z" w16du:dateUtc="2026-09-26T01:12:00Z"/>
                      <w:rFonts w:ascii="Arial" w:eastAsia="Times New Roman" w:hAnsi="Arial" w:cs="Arial"/>
                      <w:sz w:val="20"/>
                      <w:szCs w:val="20"/>
                    </w:rPr>
                  </w:pPr>
                  <w:ins w:id="170" w:author="dvojtko" w:date="2026-09-25T21:12:00Z" w16du:dateUtc="2026-09-26T01:12:00Z">
                    <w:r>
                      <w:fldChar w:fldCharType="begin"/>
                    </w:r>
                    <w:r>
                      <w:instrText>HYPERLINK "http://rats/viewRule.pl?nRuleID=40092"</w:instrText>
                    </w:r>
                    <w:r>
                      <w:fldChar w:fldCharType="separate"/>
                    </w:r>
                    <w:r w:rsidRPr="00F1269A">
                      <w:rPr>
                        <w:rFonts w:ascii="Arial" w:eastAsia="Times New Roman" w:hAnsi="Arial" w:cs="Arial"/>
                        <w:sz w:val="20"/>
                        <w:szCs w:val="20"/>
                      </w:rPr>
                      <w:t>09E</w:t>
                    </w:r>
                    <w:r>
                      <w:fldChar w:fldCharType="end"/>
                    </w:r>
                  </w:ins>
                </w:p>
              </w:tc>
              <w:tc>
                <w:tcPr>
                  <w:tcW w:w="208" w:type="pct"/>
                  <w:noWrap/>
                  <w:hideMark/>
                </w:tcPr>
                <w:p w14:paraId="51519D51" w14:textId="77777777" w:rsidR="00F53F8C" w:rsidRPr="00F1269A" w:rsidRDefault="00F1269A">
                  <w:pPr>
                    <w:rPr>
                      <w:ins w:id="171" w:author="dvojtko" w:date="2026-09-25T21:12:00Z" w16du:dateUtc="2026-09-26T01:12:00Z"/>
                      <w:rFonts w:ascii="Arial" w:eastAsia="Times New Roman" w:hAnsi="Arial" w:cs="Arial"/>
                      <w:sz w:val="20"/>
                      <w:szCs w:val="20"/>
                    </w:rPr>
                  </w:pPr>
                  <w:ins w:id="172" w:author="dvojtko" w:date="2026-09-25T21:12:00Z" w16du:dateUtc="2026-09-26T01:12:00Z">
                    <w:r>
                      <w:fldChar w:fldCharType="begin"/>
                    </w:r>
                    <w:r>
                      <w:instrText>HYPERLINK "http://rats/viewRule.pl?nRuleID=40092"</w:instrText>
                    </w:r>
                    <w:r>
                      <w:fldChar w:fldCharType="separate"/>
                    </w:r>
                    <w:r w:rsidRPr="00F1269A">
                      <w:rPr>
                        <w:rFonts w:ascii="Arial" w:eastAsia="Times New Roman" w:hAnsi="Arial" w:cs="Arial"/>
                        <w:sz w:val="20"/>
                        <w:szCs w:val="20"/>
                      </w:rPr>
                      <w:t>.0104</w:t>
                    </w:r>
                    <w:r>
                      <w:fldChar w:fldCharType="end"/>
                    </w:r>
                  </w:ins>
                </w:p>
              </w:tc>
            </w:tr>
            <w:tr w:rsidR="00F53F8C" w:rsidRPr="00F1269A" w14:paraId="0347BC7F" w14:textId="77777777">
              <w:trPr>
                <w:tblCellSpacing w:w="15" w:type="dxa"/>
                <w:ins w:id="173" w:author="dvojtko" w:date="2026-09-25T21:12:00Z" w16du:dateUtc="2026-09-26T01:12:00Z"/>
              </w:trPr>
              <w:tc>
                <w:tcPr>
                  <w:tcW w:w="0" w:type="auto"/>
                  <w:gridSpan w:val="6"/>
                  <w:tcMar>
                    <w:top w:w="250" w:type="dxa"/>
                    <w:left w:w="125" w:type="dxa"/>
                    <w:bottom w:w="188" w:type="dxa"/>
                    <w:right w:w="15" w:type="dxa"/>
                  </w:tcMar>
                  <w:vAlign w:val="center"/>
                  <w:hideMark/>
                </w:tcPr>
                <w:p w14:paraId="68904F86" w14:textId="77777777" w:rsidR="00F53F8C" w:rsidRPr="00F1269A" w:rsidRDefault="00F1269A">
                  <w:pPr>
                    <w:rPr>
                      <w:ins w:id="174" w:author="dvojtko" w:date="2026-09-25T21:12:00Z" w16du:dateUtc="2026-09-26T01:12:00Z"/>
                      <w:rFonts w:ascii="Arial" w:eastAsia="Times New Roman" w:hAnsi="Arial" w:cs="Arial"/>
                      <w:sz w:val="20"/>
                      <w:szCs w:val="20"/>
                    </w:rPr>
                  </w:pPr>
                  <w:ins w:id="175" w:author="dvojtko" w:date="2026-09-25T21:12:00Z" w16du:dateUtc="2026-09-26T01:12:00Z">
                    <w:r w:rsidRPr="00F1269A">
                      <w:rPr>
                        <w:rFonts w:ascii="Arial" w:eastAsia="Times New Roman" w:hAnsi="Arial" w:cs="Arial"/>
                        <w:sz w:val="20"/>
                        <w:szCs w:val="20"/>
                      </w:rPr>
                      <w:t>The rules in Subchapter 9F cover concealed handgun training.</w:t>
                    </w:r>
                  </w:ins>
                </w:p>
              </w:tc>
            </w:tr>
            <w:tr w:rsidR="00F53F8C" w:rsidRPr="00F1269A" w14:paraId="4D623B1E" w14:textId="77777777" w:rsidTr="00F1269A">
              <w:trPr>
                <w:tblCellSpacing w:w="15" w:type="dxa"/>
                <w:ins w:id="176" w:author="dvojtko" w:date="2026-09-25T21:12:00Z" w16du:dateUtc="2026-09-26T01:12:00Z"/>
              </w:trPr>
              <w:tc>
                <w:tcPr>
                  <w:tcW w:w="3870" w:type="pct"/>
                  <w:hideMark/>
                </w:tcPr>
                <w:p w14:paraId="72170E6E" w14:textId="77777777" w:rsidR="00F53F8C" w:rsidRPr="00F1269A" w:rsidRDefault="00F1269A">
                  <w:pPr>
                    <w:rPr>
                      <w:ins w:id="177" w:author="dvojtko" w:date="2026-09-25T21:12:00Z" w16du:dateUtc="2026-09-26T01:12:00Z"/>
                      <w:rFonts w:ascii="Arial" w:eastAsia="Times New Roman" w:hAnsi="Arial" w:cs="Arial"/>
                      <w:sz w:val="20"/>
                      <w:szCs w:val="20"/>
                    </w:rPr>
                  </w:pPr>
                  <w:ins w:id="178" w:author="dvojtko" w:date="2026-09-25T21:12:00Z" w16du:dateUtc="2026-09-26T01:12:00Z">
                    <w:r w:rsidRPr="00F1269A">
                      <w:rPr>
                        <w:rFonts w:ascii="Arial" w:eastAsia="Times New Roman" w:hAnsi="Arial" w:cs="Arial"/>
                        <w:sz w:val="20"/>
                        <w:szCs w:val="20"/>
                        <w:u w:val="single"/>
                      </w:rPr>
                      <w:t>Filing and Fees</w:t>
                    </w:r>
                    <w:r w:rsidRPr="00F1269A">
                      <w:rPr>
                        <w:rFonts w:ascii="Arial" w:eastAsia="Times New Roman" w:hAnsi="Arial" w:cs="Arial"/>
                        <w:sz w:val="20"/>
                        <w:szCs w:val="20"/>
                      </w:rPr>
                      <w:br/>
                      <w:t>Amend/</w:t>
                    </w:r>
                  </w:ins>
                </w:p>
              </w:tc>
              <w:tc>
                <w:tcPr>
                  <w:tcW w:w="98" w:type="pct"/>
                  <w:vAlign w:val="center"/>
                  <w:hideMark/>
                </w:tcPr>
                <w:p w14:paraId="799177F0" w14:textId="77777777" w:rsidR="00F53F8C" w:rsidRPr="00F1269A" w:rsidRDefault="00F53F8C">
                  <w:pPr>
                    <w:rPr>
                      <w:ins w:id="179"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5CB32B32" w14:textId="77777777" w:rsidR="00F53F8C" w:rsidRPr="00F1269A" w:rsidRDefault="00F1269A">
                  <w:pPr>
                    <w:rPr>
                      <w:ins w:id="180" w:author="dvojtko" w:date="2026-09-25T21:12:00Z" w16du:dateUtc="2026-09-26T01:12:00Z"/>
                      <w:rFonts w:ascii="Arial" w:eastAsia="Times New Roman" w:hAnsi="Arial" w:cs="Arial"/>
                      <w:sz w:val="20"/>
                      <w:szCs w:val="20"/>
                    </w:rPr>
                  </w:pPr>
                  <w:ins w:id="181" w:author="dvojtko" w:date="2026-09-25T21:12:00Z" w16du:dateUtc="2026-09-26T01:12:00Z">
                    <w:r>
                      <w:fldChar w:fldCharType="begin"/>
                    </w:r>
                    <w:r>
                      <w:instrText>HYPERLINK "http://rats/viewRule.pl?nRuleID=40093"</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608D047D" w14:textId="77777777" w:rsidR="00F53F8C" w:rsidRPr="00F1269A" w:rsidRDefault="00F1269A">
                  <w:pPr>
                    <w:rPr>
                      <w:ins w:id="182" w:author="dvojtko" w:date="2026-09-25T21:12:00Z" w16du:dateUtc="2026-09-26T01:12:00Z"/>
                      <w:rFonts w:ascii="Arial" w:eastAsia="Times New Roman" w:hAnsi="Arial" w:cs="Arial"/>
                      <w:sz w:val="20"/>
                      <w:szCs w:val="20"/>
                    </w:rPr>
                  </w:pPr>
                  <w:ins w:id="183" w:author="dvojtko" w:date="2026-09-25T21:12:00Z" w16du:dateUtc="2026-09-26T01:12:00Z">
                    <w:r>
                      <w:fldChar w:fldCharType="begin"/>
                    </w:r>
                    <w:r>
                      <w:instrText>HYPERLINK "http://rats/viewRule.pl?nRuleID=40093"</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1CF21BC2" w14:textId="77777777" w:rsidR="00F53F8C" w:rsidRPr="00F1269A" w:rsidRDefault="00F1269A">
                  <w:pPr>
                    <w:rPr>
                      <w:ins w:id="184" w:author="dvojtko" w:date="2026-09-25T21:12:00Z" w16du:dateUtc="2026-09-26T01:12:00Z"/>
                      <w:rFonts w:ascii="Arial" w:eastAsia="Times New Roman" w:hAnsi="Arial" w:cs="Arial"/>
                      <w:sz w:val="20"/>
                      <w:szCs w:val="20"/>
                    </w:rPr>
                  </w:pPr>
                  <w:ins w:id="185" w:author="dvojtko" w:date="2026-09-25T21:12:00Z" w16du:dateUtc="2026-09-26T01:12:00Z">
                    <w:r>
                      <w:fldChar w:fldCharType="begin"/>
                    </w:r>
                    <w:r>
                      <w:instrText>HYPERLINK "http://rats/viewRule.pl?nRuleID=40093"</w:instrText>
                    </w:r>
                    <w:r>
                      <w:fldChar w:fldCharType="separate"/>
                    </w:r>
                    <w:r w:rsidRPr="00F1269A">
                      <w:rPr>
                        <w:rFonts w:ascii="Arial" w:eastAsia="Times New Roman" w:hAnsi="Arial" w:cs="Arial"/>
                        <w:sz w:val="20"/>
                        <w:szCs w:val="20"/>
                      </w:rPr>
                      <w:t>09F</w:t>
                    </w:r>
                    <w:r>
                      <w:fldChar w:fldCharType="end"/>
                    </w:r>
                  </w:ins>
                </w:p>
              </w:tc>
              <w:tc>
                <w:tcPr>
                  <w:tcW w:w="208" w:type="pct"/>
                  <w:noWrap/>
                  <w:hideMark/>
                </w:tcPr>
                <w:p w14:paraId="0F1FADFB" w14:textId="77777777" w:rsidR="00F53F8C" w:rsidRPr="00F1269A" w:rsidRDefault="00F1269A">
                  <w:pPr>
                    <w:rPr>
                      <w:ins w:id="186" w:author="dvojtko" w:date="2026-09-25T21:12:00Z" w16du:dateUtc="2026-09-26T01:12:00Z"/>
                      <w:rFonts w:ascii="Arial" w:eastAsia="Times New Roman" w:hAnsi="Arial" w:cs="Arial"/>
                      <w:sz w:val="20"/>
                      <w:szCs w:val="20"/>
                    </w:rPr>
                  </w:pPr>
                  <w:ins w:id="187" w:author="dvojtko" w:date="2026-09-25T21:12:00Z" w16du:dateUtc="2026-09-26T01:12:00Z">
                    <w:r>
                      <w:fldChar w:fldCharType="begin"/>
                    </w:r>
                    <w:r>
                      <w:instrText>HYPERLINK "http://rats/viewRule.pl?nRuleID=40093"</w:instrText>
                    </w:r>
                    <w:r>
                      <w:fldChar w:fldCharType="separate"/>
                    </w:r>
                    <w:r w:rsidRPr="00F1269A">
                      <w:rPr>
                        <w:rFonts w:ascii="Arial" w:eastAsia="Times New Roman" w:hAnsi="Arial" w:cs="Arial"/>
                        <w:sz w:val="20"/>
                        <w:szCs w:val="20"/>
                      </w:rPr>
                      <w:t>.0107</w:t>
                    </w:r>
                    <w:r>
                      <w:fldChar w:fldCharType="end"/>
                    </w:r>
                  </w:ins>
                </w:p>
              </w:tc>
            </w:tr>
            <w:tr w:rsidR="00F53F8C" w:rsidRPr="00F1269A" w14:paraId="50D66817" w14:textId="77777777">
              <w:trPr>
                <w:tblCellSpacing w:w="15" w:type="dxa"/>
                <w:ins w:id="188" w:author="dvojtko" w:date="2026-09-25T21:12:00Z" w16du:dateUtc="2026-09-26T01:12:00Z"/>
              </w:trPr>
              <w:tc>
                <w:tcPr>
                  <w:tcW w:w="0" w:type="auto"/>
                  <w:gridSpan w:val="6"/>
                  <w:tcMar>
                    <w:top w:w="250" w:type="dxa"/>
                    <w:left w:w="125" w:type="dxa"/>
                    <w:bottom w:w="188" w:type="dxa"/>
                    <w:right w:w="15" w:type="dxa"/>
                  </w:tcMar>
                  <w:vAlign w:val="center"/>
                  <w:hideMark/>
                </w:tcPr>
                <w:p w14:paraId="4C82CBEF" w14:textId="77777777" w:rsidR="00F53F8C" w:rsidRPr="00F1269A" w:rsidRDefault="00F1269A" w:rsidP="00F1269A">
                  <w:pPr>
                    <w:jc w:val="both"/>
                    <w:rPr>
                      <w:ins w:id="189" w:author="dvojtko" w:date="2026-09-25T21:12:00Z" w16du:dateUtc="2026-09-26T01:12:00Z"/>
                      <w:rFonts w:ascii="Arial" w:eastAsia="Times New Roman" w:hAnsi="Arial" w:cs="Arial"/>
                      <w:sz w:val="20"/>
                      <w:szCs w:val="20"/>
                    </w:rPr>
                  </w:pPr>
                  <w:ins w:id="190" w:author="dvojtko" w:date="2026-09-25T21:12:00Z" w16du:dateUtc="2026-09-26T01:12:00Z">
                    <w:r w:rsidRPr="00F1269A">
                      <w:rPr>
                        <w:rFonts w:ascii="Arial" w:eastAsia="Times New Roman" w:hAnsi="Arial" w:cs="Arial"/>
                        <w:sz w:val="20"/>
                        <w:szCs w:val="20"/>
                      </w:rPr>
                      <w:t>The rules in Subchapter 9G are the standards for correction including scope, applicability and definitions (.0100); minimum standards for certification of correctional officers, probation/parole officers, and probation/parole officers-intermediate (.0200); certification of correctional officers, probation/parole officers, probation/parole officers intermediate and instructors (.0300); minimum standards for training of correctional officers, probation/parole officers, and probation/parole officers-intermediate (.0400); enforcement of rules (.0500); professional certification program (.0600); and forms (.0700).</w:t>
                    </w:r>
                  </w:ins>
                </w:p>
              </w:tc>
            </w:tr>
            <w:tr w:rsidR="00F53F8C" w:rsidRPr="00F1269A" w14:paraId="0CD91EF8" w14:textId="77777777" w:rsidTr="00F1269A">
              <w:trPr>
                <w:tblCellSpacing w:w="15" w:type="dxa"/>
                <w:ins w:id="191" w:author="dvojtko" w:date="2026-09-25T21:12:00Z" w16du:dateUtc="2026-09-26T01:12:00Z"/>
              </w:trPr>
              <w:tc>
                <w:tcPr>
                  <w:tcW w:w="3870" w:type="pct"/>
                  <w:hideMark/>
                </w:tcPr>
                <w:p w14:paraId="4C641325" w14:textId="77777777" w:rsidR="00F53F8C" w:rsidRPr="00F1269A" w:rsidRDefault="00F1269A">
                  <w:pPr>
                    <w:rPr>
                      <w:ins w:id="192" w:author="dvojtko" w:date="2026-09-25T21:12:00Z" w16du:dateUtc="2026-09-26T01:12:00Z"/>
                      <w:rFonts w:ascii="Arial" w:eastAsia="Times New Roman" w:hAnsi="Arial" w:cs="Arial"/>
                      <w:sz w:val="20"/>
                      <w:szCs w:val="20"/>
                    </w:rPr>
                  </w:pPr>
                  <w:ins w:id="193" w:author="dvojtko" w:date="2026-09-25T21:12:00Z" w16du:dateUtc="2026-09-26T01:12:00Z">
                    <w:r w:rsidRPr="00F1269A">
                      <w:rPr>
                        <w:rFonts w:ascii="Arial" w:eastAsia="Times New Roman" w:hAnsi="Arial" w:cs="Arial"/>
                        <w:sz w:val="20"/>
                        <w:szCs w:val="20"/>
                        <w:u w:val="single"/>
                      </w:rPr>
                      <w:t>Corrections Specialized Instructor Training - Firearms</w:t>
                    </w:r>
                    <w:r w:rsidRPr="00F1269A">
                      <w:rPr>
                        <w:rFonts w:ascii="Arial" w:eastAsia="Times New Roman" w:hAnsi="Arial" w:cs="Arial"/>
                        <w:sz w:val="20"/>
                        <w:szCs w:val="20"/>
                      </w:rPr>
                      <w:br/>
                      <w:t>Amend/*</w:t>
                    </w:r>
                  </w:ins>
                </w:p>
              </w:tc>
              <w:tc>
                <w:tcPr>
                  <w:tcW w:w="98" w:type="pct"/>
                  <w:vAlign w:val="center"/>
                  <w:hideMark/>
                </w:tcPr>
                <w:p w14:paraId="363F55A6" w14:textId="77777777" w:rsidR="00F53F8C" w:rsidRPr="00F1269A" w:rsidRDefault="00F53F8C">
                  <w:pPr>
                    <w:rPr>
                      <w:ins w:id="194"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36C587AA" w14:textId="77777777" w:rsidR="00F53F8C" w:rsidRPr="00F1269A" w:rsidRDefault="00F1269A">
                  <w:pPr>
                    <w:rPr>
                      <w:ins w:id="195" w:author="dvojtko" w:date="2026-09-25T21:12:00Z" w16du:dateUtc="2026-09-26T01:12:00Z"/>
                      <w:rFonts w:ascii="Arial" w:eastAsia="Times New Roman" w:hAnsi="Arial" w:cs="Arial"/>
                      <w:sz w:val="20"/>
                      <w:szCs w:val="20"/>
                    </w:rPr>
                  </w:pPr>
                  <w:ins w:id="196" w:author="dvojtko" w:date="2026-09-25T21:12:00Z" w16du:dateUtc="2026-09-26T01:12:00Z">
                    <w:r>
                      <w:fldChar w:fldCharType="begin"/>
                    </w:r>
                    <w:r>
                      <w:instrText>HYPERLINK "http://rats/viewRule.pl?nRuleID=40095"</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52F24DBD" w14:textId="77777777" w:rsidR="00F53F8C" w:rsidRPr="00F1269A" w:rsidRDefault="00F1269A">
                  <w:pPr>
                    <w:rPr>
                      <w:ins w:id="197" w:author="dvojtko" w:date="2026-09-25T21:12:00Z" w16du:dateUtc="2026-09-26T01:12:00Z"/>
                      <w:rFonts w:ascii="Arial" w:eastAsia="Times New Roman" w:hAnsi="Arial" w:cs="Arial"/>
                      <w:sz w:val="20"/>
                      <w:szCs w:val="20"/>
                    </w:rPr>
                  </w:pPr>
                  <w:ins w:id="198" w:author="dvojtko" w:date="2026-09-25T21:12:00Z" w16du:dateUtc="2026-09-26T01:12:00Z">
                    <w:r>
                      <w:fldChar w:fldCharType="begin"/>
                    </w:r>
                    <w:r>
                      <w:instrText>HYPERLINK "http://rats/viewRule.pl?nRuleID=40095"</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349D225A" w14:textId="77777777" w:rsidR="00F53F8C" w:rsidRPr="00F1269A" w:rsidRDefault="00F1269A">
                  <w:pPr>
                    <w:rPr>
                      <w:ins w:id="199" w:author="dvojtko" w:date="2026-09-25T21:12:00Z" w16du:dateUtc="2026-09-26T01:12:00Z"/>
                      <w:rFonts w:ascii="Arial" w:eastAsia="Times New Roman" w:hAnsi="Arial" w:cs="Arial"/>
                      <w:sz w:val="20"/>
                      <w:szCs w:val="20"/>
                    </w:rPr>
                  </w:pPr>
                  <w:ins w:id="200" w:author="dvojtko" w:date="2026-09-25T21:12:00Z" w16du:dateUtc="2026-09-26T01:12:00Z">
                    <w:r>
                      <w:fldChar w:fldCharType="begin"/>
                    </w:r>
                    <w:r>
                      <w:instrText>HYPERLINK "http://rats/viewRule.pl?nRuleID=40095"</w:instrText>
                    </w:r>
                    <w:r>
                      <w:fldChar w:fldCharType="separate"/>
                    </w:r>
                    <w:r w:rsidRPr="00F1269A">
                      <w:rPr>
                        <w:rFonts w:ascii="Arial" w:eastAsia="Times New Roman" w:hAnsi="Arial" w:cs="Arial"/>
                        <w:sz w:val="20"/>
                        <w:szCs w:val="20"/>
                      </w:rPr>
                      <w:t>09G</w:t>
                    </w:r>
                    <w:r>
                      <w:fldChar w:fldCharType="end"/>
                    </w:r>
                  </w:ins>
                </w:p>
              </w:tc>
              <w:tc>
                <w:tcPr>
                  <w:tcW w:w="208" w:type="pct"/>
                  <w:noWrap/>
                  <w:hideMark/>
                </w:tcPr>
                <w:p w14:paraId="0B3BB69B" w14:textId="77777777" w:rsidR="00F53F8C" w:rsidRPr="00F1269A" w:rsidRDefault="00F1269A">
                  <w:pPr>
                    <w:rPr>
                      <w:ins w:id="201" w:author="dvojtko" w:date="2026-09-25T21:12:00Z" w16du:dateUtc="2026-09-26T01:12:00Z"/>
                      <w:rFonts w:ascii="Arial" w:eastAsia="Times New Roman" w:hAnsi="Arial" w:cs="Arial"/>
                      <w:sz w:val="20"/>
                      <w:szCs w:val="20"/>
                    </w:rPr>
                  </w:pPr>
                  <w:ins w:id="202" w:author="dvojtko" w:date="2026-09-25T21:12:00Z" w16du:dateUtc="2026-09-26T01:12:00Z">
                    <w:r>
                      <w:fldChar w:fldCharType="begin"/>
                    </w:r>
                    <w:r>
                      <w:instrText>HYPERLINK "http://rats/viewRule.pl?nRuleID=40095"</w:instrText>
                    </w:r>
                    <w:r>
                      <w:fldChar w:fldCharType="separate"/>
                    </w:r>
                    <w:r w:rsidRPr="00F1269A">
                      <w:rPr>
                        <w:rFonts w:ascii="Arial" w:eastAsia="Times New Roman" w:hAnsi="Arial" w:cs="Arial"/>
                        <w:sz w:val="20"/>
                        <w:szCs w:val="20"/>
                      </w:rPr>
                      <w:t>.0415</w:t>
                    </w:r>
                    <w:r>
                      <w:fldChar w:fldCharType="end"/>
                    </w:r>
                  </w:ins>
                </w:p>
              </w:tc>
            </w:tr>
            <w:tr w:rsidR="00F53F8C" w:rsidRPr="00F1269A" w14:paraId="41D19F45" w14:textId="77777777" w:rsidTr="00F1269A">
              <w:trPr>
                <w:tblCellSpacing w:w="15" w:type="dxa"/>
                <w:ins w:id="203" w:author="dvojtko" w:date="2026-09-25T21:12:00Z" w16du:dateUtc="2026-09-26T01:12:00Z"/>
              </w:trPr>
              <w:tc>
                <w:tcPr>
                  <w:tcW w:w="3870" w:type="pct"/>
                  <w:hideMark/>
                </w:tcPr>
                <w:p w14:paraId="0085CE97" w14:textId="77777777" w:rsidR="00F53F8C" w:rsidRPr="00F1269A" w:rsidRDefault="00F1269A">
                  <w:pPr>
                    <w:rPr>
                      <w:ins w:id="204" w:author="dvojtko" w:date="2026-09-25T21:12:00Z" w16du:dateUtc="2026-09-26T01:12:00Z"/>
                      <w:rFonts w:ascii="Arial" w:eastAsia="Times New Roman" w:hAnsi="Arial" w:cs="Arial"/>
                      <w:sz w:val="20"/>
                      <w:szCs w:val="20"/>
                    </w:rPr>
                  </w:pPr>
                  <w:ins w:id="205" w:author="dvojtko" w:date="2026-09-25T21:12:00Z" w16du:dateUtc="2026-09-26T01:12:00Z">
                    <w:r w:rsidRPr="00F1269A">
                      <w:rPr>
                        <w:rFonts w:ascii="Arial" w:eastAsia="Times New Roman" w:hAnsi="Arial" w:cs="Arial"/>
                        <w:sz w:val="20"/>
                        <w:szCs w:val="20"/>
                        <w:u w:val="single"/>
                      </w:rPr>
                      <w:t>Corrections Specialized Instructor Training - Controls, R...</w:t>
                    </w:r>
                    <w:r w:rsidRPr="00F1269A">
                      <w:rPr>
                        <w:rFonts w:ascii="Arial" w:eastAsia="Times New Roman" w:hAnsi="Arial" w:cs="Arial"/>
                        <w:sz w:val="20"/>
                        <w:szCs w:val="20"/>
                      </w:rPr>
                      <w:br/>
                      <w:t>Amend/*</w:t>
                    </w:r>
                  </w:ins>
                </w:p>
              </w:tc>
              <w:tc>
                <w:tcPr>
                  <w:tcW w:w="98" w:type="pct"/>
                  <w:vAlign w:val="center"/>
                  <w:hideMark/>
                </w:tcPr>
                <w:p w14:paraId="285316B4" w14:textId="77777777" w:rsidR="00F53F8C" w:rsidRPr="00F1269A" w:rsidRDefault="00F53F8C">
                  <w:pPr>
                    <w:rPr>
                      <w:ins w:id="206"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169AB270" w14:textId="77777777" w:rsidR="00F53F8C" w:rsidRPr="00F1269A" w:rsidRDefault="00F1269A">
                  <w:pPr>
                    <w:rPr>
                      <w:ins w:id="207" w:author="dvojtko" w:date="2026-09-25T21:12:00Z" w16du:dateUtc="2026-09-26T01:12:00Z"/>
                      <w:rFonts w:ascii="Arial" w:eastAsia="Times New Roman" w:hAnsi="Arial" w:cs="Arial"/>
                      <w:sz w:val="20"/>
                      <w:szCs w:val="20"/>
                    </w:rPr>
                  </w:pPr>
                  <w:ins w:id="208" w:author="dvojtko" w:date="2026-09-25T21:12:00Z" w16du:dateUtc="2026-09-26T01:12:00Z">
                    <w:r>
                      <w:fldChar w:fldCharType="begin"/>
                    </w:r>
                    <w:r>
                      <w:instrText>HYPERLINK "http://rats/viewRule.pl?nRuleID=40096"</w:instrText>
                    </w:r>
                    <w:r>
                      <w:fldChar w:fldCharType="separate"/>
                    </w:r>
                    <w:r w:rsidRPr="00F1269A">
                      <w:rPr>
                        <w:rFonts w:ascii="Arial" w:eastAsia="Times New Roman" w:hAnsi="Arial" w:cs="Arial"/>
                        <w:sz w:val="20"/>
                        <w:szCs w:val="20"/>
                      </w:rPr>
                      <w:t>12</w:t>
                    </w:r>
                    <w:r>
                      <w:fldChar w:fldCharType="end"/>
                    </w:r>
                  </w:ins>
                </w:p>
              </w:tc>
              <w:tc>
                <w:tcPr>
                  <w:tcW w:w="254" w:type="pct"/>
                  <w:noWrap/>
                  <w:hideMark/>
                </w:tcPr>
                <w:p w14:paraId="47BC36C2" w14:textId="77777777" w:rsidR="00F53F8C" w:rsidRPr="00F1269A" w:rsidRDefault="00F1269A">
                  <w:pPr>
                    <w:rPr>
                      <w:ins w:id="209" w:author="dvojtko" w:date="2026-09-25T21:12:00Z" w16du:dateUtc="2026-09-26T01:12:00Z"/>
                      <w:rFonts w:ascii="Arial" w:eastAsia="Times New Roman" w:hAnsi="Arial" w:cs="Arial"/>
                      <w:sz w:val="20"/>
                      <w:szCs w:val="20"/>
                    </w:rPr>
                  </w:pPr>
                  <w:ins w:id="210" w:author="dvojtko" w:date="2026-09-25T21:12:00Z" w16du:dateUtc="2026-09-26T01:12:00Z">
                    <w:r>
                      <w:fldChar w:fldCharType="begin"/>
                    </w:r>
                    <w:r>
                      <w:instrText>HYPERLINK "http://rats/viewRule.pl?nRuleID=40096"</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1A8D9E49" w14:textId="77777777" w:rsidR="00F53F8C" w:rsidRPr="00F1269A" w:rsidRDefault="00F1269A">
                  <w:pPr>
                    <w:rPr>
                      <w:ins w:id="211" w:author="dvojtko" w:date="2026-09-25T21:12:00Z" w16du:dateUtc="2026-09-26T01:12:00Z"/>
                      <w:rFonts w:ascii="Arial" w:eastAsia="Times New Roman" w:hAnsi="Arial" w:cs="Arial"/>
                      <w:sz w:val="20"/>
                      <w:szCs w:val="20"/>
                    </w:rPr>
                  </w:pPr>
                  <w:ins w:id="212" w:author="dvojtko" w:date="2026-09-25T21:12:00Z" w16du:dateUtc="2026-09-26T01:12:00Z">
                    <w:r>
                      <w:fldChar w:fldCharType="begin"/>
                    </w:r>
                    <w:r>
                      <w:instrText>HYPERLINK "http://rats/viewRule.pl?nRuleID=40096"</w:instrText>
                    </w:r>
                    <w:r>
                      <w:fldChar w:fldCharType="separate"/>
                    </w:r>
                    <w:r w:rsidRPr="00F1269A">
                      <w:rPr>
                        <w:rFonts w:ascii="Arial" w:eastAsia="Times New Roman" w:hAnsi="Arial" w:cs="Arial"/>
                        <w:sz w:val="20"/>
                        <w:szCs w:val="20"/>
                      </w:rPr>
                      <w:t>09G</w:t>
                    </w:r>
                    <w:r>
                      <w:fldChar w:fldCharType="end"/>
                    </w:r>
                  </w:ins>
                </w:p>
              </w:tc>
              <w:tc>
                <w:tcPr>
                  <w:tcW w:w="208" w:type="pct"/>
                  <w:noWrap/>
                  <w:hideMark/>
                </w:tcPr>
                <w:p w14:paraId="45FE24AB" w14:textId="77777777" w:rsidR="00F53F8C" w:rsidRPr="00F1269A" w:rsidRDefault="00F1269A">
                  <w:pPr>
                    <w:rPr>
                      <w:ins w:id="213" w:author="dvojtko" w:date="2026-09-25T21:12:00Z" w16du:dateUtc="2026-09-26T01:12:00Z"/>
                      <w:rFonts w:ascii="Arial" w:eastAsia="Times New Roman" w:hAnsi="Arial" w:cs="Arial"/>
                      <w:sz w:val="20"/>
                      <w:szCs w:val="20"/>
                    </w:rPr>
                  </w:pPr>
                  <w:ins w:id="214" w:author="dvojtko" w:date="2026-09-25T21:12:00Z" w16du:dateUtc="2026-09-26T01:12:00Z">
                    <w:r>
                      <w:fldChar w:fldCharType="begin"/>
                    </w:r>
                    <w:r>
                      <w:instrText>HYPERLINK "http://rats/viewRule.pl?nRuleID=40096"</w:instrText>
                    </w:r>
                    <w:r>
                      <w:fldChar w:fldCharType="separate"/>
                    </w:r>
                    <w:r w:rsidRPr="00F1269A">
                      <w:rPr>
                        <w:rFonts w:ascii="Arial" w:eastAsia="Times New Roman" w:hAnsi="Arial" w:cs="Arial"/>
                        <w:sz w:val="20"/>
                        <w:szCs w:val="20"/>
                      </w:rPr>
                      <w:t>.0416</w:t>
                    </w:r>
                    <w:r>
                      <w:fldChar w:fldCharType="end"/>
                    </w:r>
                  </w:ins>
                </w:p>
              </w:tc>
            </w:tr>
            <w:tr w:rsidR="00F53F8C" w:rsidRPr="00F1269A" w14:paraId="733F2DC3" w14:textId="77777777">
              <w:trPr>
                <w:tblCellSpacing w:w="15" w:type="dxa"/>
                <w:ins w:id="215" w:author="dvojtko" w:date="2026-09-25T21:12:00Z" w16du:dateUtc="2026-09-26T01:12:00Z"/>
              </w:trPr>
              <w:tc>
                <w:tcPr>
                  <w:tcW w:w="0" w:type="auto"/>
                  <w:gridSpan w:val="6"/>
                  <w:tcMar>
                    <w:top w:w="313" w:type="dxa"/>
                    <w:left w:w="15" w:type="dxa"/>
                    <w:bottom w:w="15" w:type="dxa"/>
                    <w:right w:w="15" w:type="dxa"/>
                  </w:tcMar>
                  <w:vAlign w:val="center"/>
                  <w:hideMark/>
                </w:tcPr>
                <w:p w14:paraId="21D7EA2B" w14:textId="77777777" w:rsidR="00F53F8C" w:rsidRPr="00F1269A" w:rsidRDefault="00F1269A">
                  <w:pPr>
                    <w:rPr>
                      <w:ins w:id="216" w:author="dvojtko" w:date="2026-09-25T21:12:00Z" w16du:dateUtc="2026-09-26T01:12:00Z"/>
                      <w:rFonts w:ascii="Arial" w:eastAsia="Times New Roman" w:hAnsi="Arial" w:cs="Arial"/>
                      <w:b/>
                      <w:bCs/>
                      <w:caps/>
                      <w:sz w:val="20"/>
                      <w:szCs w:val="20"/>
                    </w:rPr>
                  </w:pPr>
                  <w:ins w:id="217" w:author="dvojtko" w:date="2026-09-25T21:12:00Z" w16du:dateUtc="2026-09-26T01:12:00Z">
                    <w:r w:rsidRPr="00F1269A">
                      <w:rPr>
                        <w:rFonts w:ascii="Arial" w:eastAsia="Times New Roman" w:hAnsi="Arial" w:cs="Arial"/>
                        <w:b/>
                        <w:bCs/>
                        <w:caps/>
                        <w:sz w:val="20"/>
                        <w:szCs w:val="20"/>
                      </w:rPr>
                      <w:t>State Board of Education</w:t>
                    </w:r>
                  </w:ins>
                </w:p>
              </w:tc>
            </w:tr>
            <w:tr w:rsidR="00F53F8C" w:rsidRPr="00F1269A" w14:paraId="716984D8" w14:textId="77777777">
              <w:trPr>
                <w:tblCellSpacing w:w="15" w:type="dxa"/>
                <w:ins w:id="218" w:author="dvojtko" w:date="2026-09-25T21:12:00Z" w16du:dateUtc="2026-09-26T01:12:00Z"/>
              </w:trPr>
              <w:tc>
                <w:tcPr>
                  <w:tcW w:w="0" w:type="auto"/>
                  <w:gridSpan w:val="6"/>
                  <w:tcMar>
                    <w:top w:w="63" w:type="dxa"/>
                    <w:left w:w="125" w:type="dxa"/>
                    <w:bottom w:w="188" w:type="dxa"/>
                    <w:right w:w="15" w:type="dxa"/>
                  </w:tcMar>
                  <w:vAlign w:val="center"/>
                  <w:hideMark/>
                </w:tcPr>
                <w:p w14:paraId="59CB903E" w14:textId="77777777" w:rsidR="00F53F8C" w:rsidRPr="00F1269A" w:rsidRDefault="00F1269A">
                  <w:pPr>
                    <w:rPr>
                      <w:ins w:id="219" w:author="dvojtko" w:date="2026-09-25T21:12:00Z" w16du:dateUtc="2026-09-26T01:12:00Z"/>
                      <w:rFonts w:ascii="Arial" w:eastAsia="Times New Roman" w:hAnsi="Arial" w:cs="Arial"/>
                      <w:sz w:val="20"/>
                      <w:szCs w:val="20"/>
                    </w:rPr>
                  </w:pPr>
                  <w:ins w:id="220" w:author="dvojtko" w:date="2026-09-25T21:12:00Z" w16du:dateUtc="2026-09-26T01:12:00Z">
                    <w:r w:rsidRPr="00F1269A">
                      <w:rPr>
                        <w:rFonts w:ascii="Arial" w:eastAsia="Times New Roman" w:hAnsi="Arial" w:cs="Arial"/>
                        <w:sz w:val="20"/>
                        <w:szCs w:val="20"/>
                      </w:rPr>
                      <w:t>The rules in Subchapter 6G relate to education agency relations including rules about the school-based management and accountability program (.0300) and charter schools (.0500).</w:t>
                    </w:r>
                  </w:ins>
                </w:p>
              </w:tc>
            </w:tr>
            <w:tr w:rsidR="00F53F8C" w:rsidRPr="00F1269A" w14:paraId="4E18DE7C" w14:textId="77777777" w:rsidTr="00F1269A">
              <w:trPr>
                <w:tblCellSpacing w:w="15" w:type="dxa"/>
                <w:ins w:id="221" w:author="dvojtko" w:date="2026-09-25T21:12:00Z" w16du:dateUtc="2026-09-26T01:12:00Z"/>
              </w:trPr>
              <w:tc>
                <w:tcPr>
                  <w:tcW w:w="3870" w:type="pct"/>
                  <w:hideMark/>
                </w:tcPr>
                <w:p w14:paraId="781A4901" w14:textId="77777777" w:rsidR="00F53F8C" w:rsidRPr="00F1269A" w:rsidRDefault="00F1269A">
                  <w:pPr>
                    <w:rPr>
                      <w:ins w:id="222" w:author="dvojtko" w:date="2026-09-25T21:12:00Z" w16du:dateUtc="2026-09-26T01:12:00Z"/>
                      <w:rFonts w:ascii="Arial" w:eastAsia="Times New Roman" w:hAnsi="Arial" w:cs="Arial"/>
                      <w:sz w:val="20"/>
                      <w:szCs w:val="20"/>
                    </w:rPr>
                  </w:pPr>
                  <w:ins w:id="223" w:author="dvojtko" w:date="2026-09-25T21:12:00Z" w16du:dateUtc="2026-09-26T01:12:00Z">
                    <w:r w:rsidRPr="00F1269A">
                      <w:rPr>
                        <w:rFonts w:ascii="Arial" w:eastAsia="Times New Roman" w:hAnsi="Arial" w:cs="Arial"/>
                        <w:sz w:val="20"/>
                        <w:szCs w:val="20"/>
                        <w:u w:val="single"/>
                      </w:rPr>
                      <w:t>Annual Performance Standards Under the Ready Accountabi</w:t>
                    </w:r>
                    <w:r>
                      <w:rPr>
                        <w:rFonts w:ascii="Arial" w:eastAsia="Times New Roman" w:hAnsi="Arial" w:cs="Arial"/>
                        <w:sz w:val="20"/>
                        <w:szCs w:val="20"/>
                        <w:u w:val="single"/>
                      </w:rPr>
                      <w:t>l</w:t>
                    </w:r>
                    <w:r w:rsidRPr="00F1269A">
                      <w:rPr>
                        <w:rFonts w:ascii="Arial" w:eastAsia="Times New Roman" w:hAnsi="Arial" w:cs="Arial"/>
                        <w:sz w:val="20"/>
                        <w:szCs w:val="20"/>
                        <w:u w:val="single"/>
                      </w:rPr>
                      <w:t>it...</w:t>
                    </w:r>
                    <w:r w:rsidRPr="00F1269A">
                      <w:rPr>
                        <w:rFonts w:ascii="Arial" w:eastAsia="Times New Roman" w:hAnsi="Arial" w:cs="Arial"/>
                        <w:sz w:val="20"/>
                        <w:szCs w:val="20"/>
                      </w:rPr>
                      <w:br/>
                      <w:t>Amend/*</w:t>
                    </w:r>
                  </w:ins>
                </w:p>
              </w:tc>
              <w:tc>
                <w:tcPr>
                  <w:tcW w:w="98" w:type="pct"/>
                  <w:vAlign w:val="center"/>
                  <w:hideMark/>
                </w:tcPr>
                <w:p w14:paraId="236F92D7" w14:textId="77777777" w:rsidR="00F53F8C" w:rsidRPr="00F1269A" w:rsidRDefault="00F53F8C">
                  <w:pPr>
                    <w:rPr>
                      <w:ins w:id="224" w:author="dvojtko" w:date="2026-09-25T21:12:00Z" w16du:dateUtc="2026-09-26T01:12:00Z"/>
                      <w:rFonts w:ascii="Arial" w:eastAsia="Times New Roman" w:hAnsi="Arial" w:cs="Arial"/>
                      <w:sz w:val="20"/>
                      <w:szCs w:val="20"/>
                    </w:rPr>
                  </w:pPr>
                </w:p>
              </w:tc>
              <w:tc>
                <w:tcPr>
                  <w:tcW w:w="294" w:type="pct"/>
                  <w:noWrap/>
                  <w:tcMar>
                    <w:top w:w="15" w:type="dxa"/>
                    <w:left w:w="376" w:type="dxa"/>
                    <w:bottom w:w="15" w:type="dxa"/>
                    <w:right w:w="15" w:type="dxa"/>
                  </w:tcMar>
                  <w:hideMark/>
                </w:tcPr>
                <w:p w14:paraId="0A61161B" w14:textId="77777777" w:rsidR="00F53F8C" w:rsidRPr="00F1269A" w:rsidRDefault="00F1269A">
                  <w:pPr>
                    <w:rPr>
                      <w:ins w:id="225" w:author="dvojtko" w:date="2026-09-25T21:12:00Z" w16du:dateUtc="2026-09-26T01:12:00Z"/>
                      <w:rFonts w:ascii="Arial" w:eastAsia="Times New Roman" w:hAnsi="Arial" w:cs="Arial"/>
                      <w:sz w:val="20"/>
                      <w:szCs w:val="20"/>
                    </w:rPr>
                  </w:pPr>
                  <w:ins w:id="226" w:author="dvojtko" w:date="2026-09-25T21:12:00Z" w16du:dateUtc="2026-09-26T01:12:00Z">
                    <w:r>
                      <w:fldChar w:fldCharType="begin"/>
                    </w:r>
                    <w:r>
                      <w:instrText>HYPERLINK "http://rats/viewRule.pl?nRuleID=40090"</w:instrText>
                    </w:r>
                    <w:r>
                      <w:fldChar w:fldCharType="separate"/>
                    </w:r>
                    <w:r w:rsidRPr="00F1269A">
                      <w:rPr>
                        <w:rFonts w:ascii="Arial" w:eastAsia="Times New Roman" w:hAnsi="Arial" w:cs="Arial"/>
                        <w:sz w:val="20"/>
                        <w:szCs w:val="20"/>
                      </w:rPr>
                      <w:t>16</w:t>
                    </w:r>
                    <w:r>
                      <w:fldChar w:fldCharType="end"/>
                    </w:r>
                  </w:ins>
                </w:p>
              </w:tc>
              <w:tc>
                <w:tcPr>
                  <w:tcW w:w="254" w:type="pct"/>
                  <w:noWrap/>
                  <w:hideMark/>
                </w:tcPr>
                <w:p w14:paraId="4999AEAC" w14:textId="77777777" w:rsidR="00F53F8C" w:rsidRPr="00F1269A" w:rsidRDefault="00F1269A">
                  <w:pPr>
                    <w:rPr>
                      <w:ins w:id="227" w:author="dvojtko" w:date="2026-09-25T21:12:00Z" w16du:dateUtc="2026-09-26T01:12:00Z"/>
                      <w:rFonts w:ascii="Arial" w:eastAsia="Times New Roman" w:hAnsi="Arial" w:cs="Arial"/>
                      <w:sz w:val="20"/>
                      <w:szCs w:val="20"/>
                    </w:rPr>
                  </w:pPr>
                  <w:ins w:id="228" w:author="dvojtko" w:date="2026-09-25T21:12:00Z" w16du:dateUtc="2026-09-26T01:12:00Z">
                    <w:r>
                      <w:fldChar w:fldCharType="begin"/>
                    </w:r>
                    <w:r>
                      <w:instrText>HYPERLINK "http://rats/viewRule.pl?nRuleID=40090"</w:instrText>
                    </w:r>
                    <w:r>
                      <w:fldChar w:fldCharType="separate"/>
                    </w:r>
                    <w:r w:rsidRPr="00F1269A">
                      <w:rPr>
                        <w:rFonts w:ascii="Arial" w:eastAsia="Times New Roman" w:hAnsi="Arial" w:cs="Arial"/>
                        <w:sz w:val="20"/>
                        <w:szCs w:val="20"/>
                      </w:rPr>
                      <w:t>NCAC</w:t>
                    </w:r>
                    <w:r>
                      <w:fldChar w:fldCharType="end"/>
                    </w:r>
                  </w:ins>
                </w:p>
              </w:tc>
              <w:tc>
                <w:tcPr>
                  <w:tcW w:w="163" w:type="pct"/>
                  <w:noWrap/>
                  <w:hideMark/>
                </w:tcPr>
                <w:p w14:paraId="27CEE469" w14:textId="77777777" w:rsidR="00F53F8C" w:rsidRPr="00F1269A" w:rsidRDefault="00F1269A">
                  <w:pPr>
                    <w:rPr>
                      <w:ins w:id="229" w:author="dvojtko" w:date="2026-09-25T21:12:00Z" w16du:dateUtc="2026-09-26T01:12:00Z"/>
                      <w:rFonts w:ascii="Arial" w:eastAsia="Times New Roman" w:hAnsi="Arial" w:cs="Arial"/>
                      <w:sz w:val="20"/>
                      <w:szCs w:val="20"/>
                    </w:rPr>
                  </w:pPr>
                  <w:ins w:id="230" w:author="dvojtko" w:date="2026-09-25T21:12:00Z" w16du:dateUtc="2026-09-26T01:12:00Z">
                    <w:r>
                      <w:fldChar w:fldCharType="begin"/>
                    </w:r>
                    <w:r>
                      <w:instrText>HYPERLINK "http://rats/viewRule.pl?nRuleID=40090"</w:instrText>
                    </w:r>
                    <w:r>
                      <w:fldChar w:fldCharType="separate"/>
                    </w:r>
                    <w:r w:rsidRPr="00F1269A">
                      <w:rPr>
                        <w:rFonts w:ascii="Arial" w:eastAsia="Times New Roman" w:hAnsi="Arial" w:cs="Arial"/>
                        <w:sz w:val="20"/>
                        <w:szCs w:val="20"/>
                      </w:rPr>
                      <w:t>06G</w:t>
                    </w:r>
                    <w:r>
                      <w:fldChar w:fldCharType="end"/>
                    </w:r>
                  </w:ins>
                </w:p>
              </w:tc>
              <w:tc>
                <w:tcPr>
                  <w:tcW w:w="208" w:type="pct"/>
                  <w:noWrap/>
                  <w:hideMark/>
                </w:tcPr>
                <w:p w14:paraId="471D6783" w14:textId="77777777" w:rsidR="00F53F8C" w:rsidRPr="00F1269A" w:rsidRDefault="00F1269A">
                  <w:pPr>
                    <w:rPr>
                      <w:ins w:id="231" w:author="dvojtko" w:date="2026-09-25T21:12:00Z" w16du:dateUtc="2026-09-26T01:12:00Z"/>
                      <w:rFonts w:ascii="Arial" w:eastAsia="Times New Roman" w:hAnsi="Arial" w:cs="Arial"/>
                      <w:sz w:val="20"/>
                      <w:szCs w:val="20"/>
                    </w:rPr>
                  </w:pPr>
                  <w:ins w:id="232" w:author="dvojtko" w:date="2026-09-25T21:12:00Z" w16du:dateUtc="2026-09-26T01:12:00Z">
                    <w:r>
                      <w:fldChar w:fldCharType="begin"/>
                    </w:r>
                    <w:r>
                      <w:instrText>HYPERLINK "http://rats/viewRule.pl?nRuleID=40090"</w:instrText>
                    </w:r>
                    <w:r>
                      <w:fldChar w:fldCharType="separate"/>
                    </w:r>
                    <w:r w:rsidRPr="00F1269A">
                      <w:rPr>
                        <w:rFonts w:ascii="Arial" w:eastAsia="Times New Roman" w:hAnsi="Arial" w:cs="Arial"/>
                        <w:sz w:val="20"/>
                        <w:szCs w:val="20"/>
                      </w:rPr>
                      <w:t>.0312</w:t>
                    </w:r>
                    <w:r>
                      <w:fldChar w:fldCharType="end"/>
                    </w:r>
                  </w:ins>
                </w:p>
              </w:tc>
            </w:tr>
          </w:tbl>
          <w:p w14:paraId="2B1C2958" w14:textId="77777777" w:rsidR="00F53F8C" w:rsidRPr="00F1269A" w:rsidRDefault="00F53F8C" w:rsidP="00F1269A">
            <w:pPr>
              <w:pStyle w:val="z-BottomofForm"/>
              <w:pBdr>
                <w:top w:val="none" w:sz="0" w:space="0" w:color="auto"/>
              </w:pBdr>
              <w:rPr>
                <w:ins w:id="233" w:author="dvojtko" w:date="2026-09-25T21:12:00Z" w16du:dateUtc="2026-09-26T01:12:00Z"/>
                <w:rFonts w:eastAsia="Times New Roman"/>
              </w:rPr>
            </w:pPr>
          </w:p>
        </w:tc>
      </w:tr>
    </w:tbl>
    <w:p w14:paraId="539F0565" w14:textId="7511609C" w:rsidR="00A14E38" w:rsidRDefault="00A14E38" w:rsidP="008A79C0">
      <w:pPr>
        <w:pStyle w:val="AppFormTitle"/>
        <w:rPr>
          <w:del w:id="234" w:author="dvojtko" w:date="2026-09-25T21:12:00Z" w16du:dateUtc="2026-09-26T01:12:00Z"/>
          <w:u w:val="single"/>
          <w:lang w:val="en-GB"/>
        </w:rPr>
      </w:pPr>
      <w:del w:id="235" w:author="dvojtko" w:date="2026-09-25T21:12:00Z" w16du:dateUtc="2026-09-26T01:12:00Z">
        <w:r>
          <w:rPr>
            <w:noProof/>
            <w:lang w:val="en-GB" w:eastAsia="en-GB"/>
          </w:rPr>
          <w:lastRenderedPageBreak/>
          <w:drawing>
            <wp:inline distT="0" distB="0" distL="0" distR="0" wp14:anchorId="0C15A6C4" wp14:editId="35AB55F7">
              <wp:extent cx="1691640" cy="990600"/>
              <wp:effectExtent l="0" t="0" r="3810" b="0"/>
              <wp:docPr id="2" name="Picture 2" descr="C:\Users\Kerri\AppData\Local\Microsoft\Windows\Temporary Internet Files\Content.MSO\FCCDD9E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erri\AppData\Local\Microsoft\Windows\Temporary Internet Files\Content.MSO\FCCDD9EF.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91640" cy="990600"/>
                      </a:xfrm>
                      <a:prstGeom prst="rect">
                        <a:avLst/>
                      </a:prstGeom>
                      <a:noFill/>
                      <a:ln>
                        <a:noFill/>
                      </a:ln>
                    </pic:spPr>
                  </pic:pic>
                </a:graphicData>
              </a:graphic>
            </wp:inline>
          </w:drawing>
        </w:r>
      </w:del>
    </w:p>
    <w:p w14:paraId="7A1CE626" w14:textId="77777777" w:rsidR="001F7DF1" w:rsidRPr="00C212C0" w:rsidRDefault="001F7DF1" w:rsidP="008A79C0">
      <w:pPr>
        <w:pStyle w:val="AppFormTitle"/>
        <w:rPr>
          <w:del w:id="236" w:author="dvojtko" w:date="2026-09-25T21:12:00Z" w16du:dateUtc="2026-09-26T01:12:00Z"/>
          <w:rFonts w:asciiTheme="minorHAnsi" w:hAnsiTheme="minorHAnsi"/>
          <w:sz w:val="22"/>
          <w:szCs w:val="22"/>
          <w:lang w:val="en-GB"/>
        </w:rPr>
      </w:pPr>
      <w:del w:id="237" w:author="dvojtko" w:date="2026-09-25T21:12:00Z" w16du:dateUtc="2026-09-26T01:12:00Z">
        <w:r w:rsidRPr="00C212C0">
          <w:rPr>
            <w:rFonts w:asciiTheme="minorHAnsi" w:hAnsiTheme="minorHAnsi"/>
            <w:sz w:val="22"/>
            <w:szCs w:val="22"/>
            <w:lang w:val="en-GB"/>
          </w:rPr>
          <w:delText>CES Guidance</w:delText>
        </w:r>
      </w:del>
    </w:p>
    <w:p w14:paraId="41B63059" w14:textId="77777777" w:rsidR="008A79C0" w:rsidRPr="00C212C0" w:rsidRDefault="008A79C0" w:rsidP="001F7DF1">
      <w:pPr>
        <w:pStyle w:val="AppFormTitle"/>
        <w:rPr>
          <w:del w:id="238" w:author="dvojtko" w:date="2026-09-25T21:12:00Z" w16du:dateUtc="2026-09-26T01:12:00Z"/>
          <w:rFonts w:asciiTheme="minorHAnsi" w:hAnsiTheme="minorHAnsi"/>
          <w:sz w:val="22"/>
          <w:szCs w:val="22"/>
          <w:lang w:val="en-GB"/>
        </w:rPr>
      </w:pPr>
      <w:del w:id="239" w:author="dvojtko" w:date="2026-09-25T21:12:00Z" w16du:dateUtc="2026-09-26T01:12:00Z">
        <w:r w:rsidRPr="00C212C0">
          <w:rPr>
            <w:rFonts w:asciiTheme="minorHAnsi" w:hAnsiTheme="minorHAnsi"/>
            <w:sz w:val="22"/>
            <w:szCs w:val="22"/>
            <w:lang w:val="en-GB"/>
          </w:rPr>
          <w:delText>CES M</w:delText>
        </w:r>
        <w:r w:rsidR="001F7DF1" w:rsidRPr="00C212C0">
          <w:rPr>
            <w:rFonts w:asciiTheme="minorHAnsi" w:hAnsiTheme="minorHAnsi"/>
            <w:sz w:val="22"/>
            <w:szCs w:val="22"/>
            <w:lang w:val="en-GB"/>
          </w:rPr>
          <w:delText>odel Application Forms and Supplementary Forms</w:delText>
        </w:r>
      </w:del>
    </w:p>
    <w:p w14:paraId="05699995" w14:textId="77777777" w:rsidR="00BF4B89" w:rsidRPr="00C212C0" w:rsidRDefault="00281766" w:rsidP="00BF4B89">
      <w:pPr>
        <w:pStyle w:val="AppFormTitle"/>
        <w:rPr>
          <w:del w:id="240" w:author="dvojtko" w:date="2026-09-25T21:12:00Z" w16du:dateUtc="2026-09-26T01:12:00Z"/>
          <w:rFonts w:asciiTheme="minorHAnsi" w:hAnsiTheme="minorHAnsi"/>
          <w:sz w:val="22"/>
          <w:szCs w:val="22"/>
          <w:lang w:val="en-GB"/>
        </w:rPr>
      </w:pPr>
      <w:del w:id="241" w:author="dvojtko" w:date="2026-09-25T21:12:00Z" w16du:dateUtc="2026-09-26T01:12:00Z">
        <w:r w:rsidRPr="00C212C0">
          <w:rPr>
            <w:rFonts w:asciiTheme="minorHAnsi" w:hAnsiTheme="minorHAnsi"/>
            <w:sz w:val="22"/>
            <w:szCs w:val="22"/>
            <w:lang w:val="en-GB"/>
          </w:rPr>
          <w:delText>N</w:delText>
        </w:r>
        <w:r w:rsidR="001F7DF1" w:rsidRPr="00C212C0">
          <w:rPr>
            <w:rFonts w:asciiTheme="minorHAnsi" w:hAnsiTheme="minorHAnsi"/>
            <w:sz w:val="22"/>
            <w:szCs w:val="22"/>
            <w:lang w:val="en-GB"/>
          </w:rPr>
          <w:delText>otes to Applicants</w:delText>
        </w:r>
      </w:del>
    </w:p>
    <w:p w14:paraId="3F35950A" w14:textId="77777777" w:rsidR="00452476" w:rsidRPr="00BF4B89" w:rsidRDefault="00686981" w:rsidP="00C212C0">
      <w:pPr>
        <w:pStyle w:val="AppFormTitle"/>
        <w:jc w:val="both"/>
        <w:rPr>
          <w:del w:id="242" w:author="dvojtko" w:date="2026-09-25T21:12:00Z" w16du:dateUtc="2026-09-26T01:12:00Z"/>
          <w:rFonts w:asciiTheme="minorHAnsi" w:hAnsiTheme="minorHAnsi"/>
          <w:sz w:val="22"/>
          <w:szCs w:val="22"/>
          <w:u w:val="single"/>
          <w:lang w:val="en-GB"/>
        </w:rPr>
      </w:pPr>
      <w:del w:id="243" w:author="dvojtko" w:date="2026-09-25T21:12:00Z" w16du:dateUtc="2026-09-26T01:12:00Z">
        <w:r w:rsidRPr="00452476">
          <w:rPr>
            <w:rFonts w:asciiTheme="minorHAnsi" w:hAnsiTheme="minorHAnsi"/>
            <w:b w:val="0"/>
            <w:sz w:val="22"/>
            <w:szCs w:val="22"/>
            <w:lang w:val="en-GB"/>
          </w:rPr>
          <w:delText>These Notes accompany</w:delText>
        </w:r>
        <w:r w:rsidR="00BF4B89">
          <w:rPr>
            <w:rFonts w:asciiTheme="minorHAnsi" w:hAnsiTheme="minorHAnsi"/>
            <w:b w:val="0"/>
            <w:sz w:val="22"/>
            <w:szCs w:val="22"/>
            <w:lang w:val="en-GB"/>
          </w:rPr>
          <w:delText xml:space="preserve"> the relevant CES Model Application Forms for each category of employee and</w:delText>
        </w:r>
        <w:r w:rsidR="00452476">
          <w:rPr>
            <w:rFonts w:asciiTheme="minorHAnsi" w:hAnsiTheme="minorHAnsi"/>
            <w:b w:val="0"/>
            <w:sz w:val="22"/>
            <w:szCs w:val="22"/>
            <w:lang w:val="en-GB"/>
          </w:rPr>
          <w:delText>:</w:delText>
        </w:r>
      </w:del>
    </w:p>
    <w:p w14:paraId="05A3650C" w14:textId="77777777" w:rsidR="00452476" w:rsidRDefault="00686981" w:rsidP="00452476">
      <w:pPr>
        <w:pStyle w:val="AppFormTitle"/>
        <w:numPr>
          <w:ilvl w:val="0"/>
          <w:numId w:val="6"/>
        </w:numPr>
        <w:spacing w:before="0" w:line="240" w:lineRule="auto"/>
        <w:jc w:val="both"/>
        <w:rPr>
          <w:del w:id="244" w:author="dvojtko" w:date="2026-09-25T21:12:00Z" w16du:dateUtc="2026-09-26T01:12:00Z"/>
          <w:rFonts w:asciiTheme="minorHAnsi" w:hAnsiTheme="minorHAnsi"/>
          <w:b w:val="0"/>
          <w:sz w:val="22"/>
          <w:szCs w:val="22"/>
          <w:lang w:val="en-GB"/>
        </w:rPr>
      </w:pPr>
      <w:del w:id="245" w:author="dvojtko" w:date="2026-09-25T21:12:00Z" w16du:dateUtc="2026-09-26T01:12:00Z">
        <w:r w:rsidRPr="00452476">
          <w:rPr>
            <w:rFonts w:asciiTheme="minorHAnsi" w:hAnsiTheme="minorHAnsi"/>
            <w:b w:val="0"/>
            <w:sz w:val="22"/>
            <w:szCs w:val="22"/>
            <w:lang w:val="en-GB"/>
          </w:rPr>
          <w:delText>t</w:delText>
        </w:r>
        <w:r w:rsidR="00452476">
          <w:rPr>
            <w:rFonts w:asciiTheme="minorHAnsi" w:hAnsiTheme="minorHAnsi"/>
            <w:b w:val="0"/>
            <w:sz w:val="22"/>
            <w:szCs w:val="22"/>
            <w:lang w:val="en-GB"/>
          </w:rPr>
          <w:delText>he</w:delText>
        </w:r>
        <w:r w:rsidRPr="00452476">
          <w:rPr>
            <w:rFonts w:asciiTheme="minorHAnsi" w:hAnsiTheme="minorHAnsi"/>
            <w:b w:val="0"/>
            <w:sz w:val="22"/>
            <w:szCs w:val="22"/>
            <w:lang w:val="en-GB"/>
          </w:rPr>
          <w:delText xml:space="preserve"> </w:delText>
        </w:r>
        <w:r w:rsidR="00BF4B89">
          <w:rPr>
            <w:rFonts w:asciiTheme="minorHAnsi" w:hAnsiTheme="minorHAnsi"/>
            <w:b w:val="0"/>
            <w:sz w:val="22"/>
            <w:szCs w:val="22"/>
            <w:lang w:val="en-GB"/>
          </w:rPr>
          <w:delText xml:space="preserve">Model </w:delText>
        </w:r>
        <w:r w:rsidRPr="00452476">
          <w:rPr>
            <w:rFonts w:asciiTheme="minorHAnsi" w:hAnsiTheme="minorHAnsi"/>
            <w:b w:val="0"/>
            <w:sz w:val="22"/>
            <w:szCs w:val="22"/>
            <w:lang w:val="en-GB"/>
          </w:rPr>
          <w:delText>Recruitment Monitoring Form</w:delText>
        </w:r>
        <w:r w:rsidR="00452476">
          <w:rPr>
            <w:rFonts w:asciiTheme="minorHAnsi" w:hAnsiTheme="minorHAnsi"/>
            <w:b w:val="0"/>
            <w:sz w:val="22"/>
            <w:szCs w:val="22"/>
            <w:lang w:val="en-GB"/>
          </w:rPr>
          <w:delText>;</w:delText>
        </w:r>
      </w:del>
    </w:p>
    <w:p w14:paraId="68682A9D" w14:textId="77777777" w:rsidR="00452476" w:rsidRDefault="00452476" w:rsidP="00452476">
      <w:pPr>
        <w:pStyle w:val="AppFormTitle"/>
        <w:numPr>
          <w:ilvl w:val="0"/>
          <w:numId w:val="6"/>
        </w:numPr>
        <w:spacing w:before="0" w:line="240" w:lineRule="auto"/>
        <w:jc w:val="both"/>
        <w:rPr>
          <w:del w:id="246" w:author="dvojtko" w:date="2026-09-25T21:12:00Z" w16du:dateUtc="2026-09-26T01:12:00Z"/>
          <w:rFonts w:asciiTheme="minorHAnsi" w:hAnsiTheme="minorHAnsi"/>
          <w:b w:val="0"/>
          <w:sz w:val="22"/>
          <w:szCs w:val="22"/>
          <w:lang w:val="en-GB"/>
        </w:rPr>
      </w:pPr>
      <w:del w:id="247" w:author="dvojtko" w:date="2026-09-25T21:12:00Z" w16du:dateUtc="2026-09-26T01:12:00Z">
        <w:r>
          <w:rPr>
            <w:rFonts w:asciiTheme="minorHAnsi" w:hAnsiTheme="minorHAnsi"/>
            <w:b w:val="0"/>
            <w:sz w:val="22"/>
            <w:szCs w:val="22"/>
            <w:lang w:val="en-GB"/>
          </w:rPr>
          <w:delText>the</w:delText>
        </w:r>
        <w:r w:rsidR="00686981" w:rsidRPr="00452476">
          <w:rPr>
            <w:rFonts w:asciiTheme="minorHAnsi" w:hAnsiTheme="minorHAnsi"/>
            <w:b w:val="0"/>
            <w:sz w:val="22"/>
            <w:szCs w:val="22"/>
            <w:lang w:val="en-GB"/>
          </w:rPr>
          <w:delText xml:space="preserve"> </w:delText>
        </w:r>
        <w:r w:rsidR="00BF4B89">
          <w:rPr>
            <w:rFonts w:asciiTheme="minorHAnsi" w:hAnsiTheme="minorHAnsi"/>
            <w:b w:val="0"/>
            <w:sz w:val="22"/>
            <w:szCs w:val="22"/>
            <w:lang w:val="en-GB"/>
          </w:rPr>
          <w:delText xml:space="preserve">Model </w:delText>
        </w:r>
        <w:r w:rsidR="00686981" w:rsidRPr="00452476">
          <w:rPr>
            <w:rFonts w:asciiTheme="minorHAnsi" w:hAnsiTheme="minorHAnsi"/>
            <w:b w:val="0"/>
            <w:sz w:val="22"/>
            <w:szCs w:val="22"/>
            <w:lang w:val="en-GB"/>
          </w:rPr>
          <w:delText>Rehabilitation of Offenders Act 1974 – Disclosure Form</w:delText>
        </w:r>
        <w:r>
          <w:rPr>
            <w:rFonts w:asciiTheme="minorHAnsi" w:hAnsiTheme="minorHAnsi"/>
            <w:b w:val="0"/>
            <w:sz w:val="22"/>
            <w:szCs w:val="22"/>
            <w:lang w:val="en-GB"/>
          </w:rPr>
          <w:delText>; and</w:delText>
        </w:r>
      </w:del>
    </w:p>
    <w:p w14:paraId="7F37BE25" w14:textId="53046D22" w:rsidR="00452476" w:rsidRDefault="00452476" w:rsidP="00452476">
      <w:pPr>
        <w:pStyle w:val="AppFormTitle"/>
        <w:numPr>
          <w:ilvl w:val="0"/>
          <w:numId w:val="6"/>
        </w:numPr>
        <w:spacing w:before="0" w:line="240" w:lineRule="auto"/>
        <w:jc w:val="both"/>
        <w:rPr>
          <w:del w:id="248" w:author="dvojtko" w:date="2026-09-25T21:12:00Z" w16du:dateUtc="2026-09-26T01:12:00Z"/>
          <w:rFonts w:asciiTheme="minorHAnsi" w:hAnsiTheme="minorHAnsi"/>
          <w:b w:val="0"/>
          <w:sz w:val="22"/>
          <w:szCs w:val="22"/>
          <w:lang w:val="en-GB"/>
        </w:rPr>
      </w:pPr>
      <w:del w:id="249" w:author="dvojtko" w:date="2026-09-25T21:12:00Z" w16du:dateUtc="2026-09-26T01:12:00Z">
        <w:r>
          <w:rPr>
            <w:rFonts w:asciiTheme="minorHAnsi" w:hAnsiTheme="minorHAnsi"/>
            <w:b w:val="0"/>
            <w:sz w:val="22"/>
            <w:szCs w:val="22"/>
            <w:lang w:val="en-GB"/>
          </w:rPr>
          <w:delText xml:space="preserve">the </w:delText>
        </w:r>
        <w:r w:rsidR="00BF4B89">
          <w:rPr>
            <w:rFonts w:asciiTheme="minorHAnsi" w:hAnsiTheme="minorHAnsi"/>
            <w:b w:val="0"/>
            <w:sz w:val="22"/>
            <w:szCs w:val="22"/>
            <w:lang w:val="en-GB"/>
          </w:rPr>
          <w:delText xml:space="preserve">Model </w:delText>
        </w:r>
        <w:r>
          <w:rPr>
            <w:rFonts w:asciiTheme="minorHAnsi" w:hAnsiTheme="minorHAnsi"/>
            <w:b w:val="0"/>
            <w:sz w:val="22"/>
            <w:szCs w:val="22"/>
            <w:lang w:val="en-GB"/>
          </w:rPr>
          <w:delText>Consent to Obtain Reference</w:delText>
        </w:r>
        <w:r w:rsidR="00795E88">
          <w:rPr>
            <w:rFonts w:asciiTheme="minorHAnsi" w:hAnsiTheme="minorHAnsi"/>
            <w:b w:val="0"/>
            <w:sz w:val="22"/>
            <w:szCs w:val="22"/>
            <w:lang w:val="en-GB"/>
          </w:rPr>
          <w:delText>s</w:delText>
        </w:r>
        <w:r>
          <w:rPr>
            <w:rFonts w:asciiTheme="minorHAnsi" w:hAnsiTheme="minorHAnsi"/>
            <w:b w:val="0"/>
            <w:sz w:val="22"/>
            <w:szCs w:val="22"/>
            <w:lang w:val="en-GB"/>
          </w:rPr>
          <w:delText xml:space="preserve"> Form,</w:delText>
        </w:r>
      </w:del>
    </w:p>
    <w:p w14:paraId="18868DFA" w14:textId="77777777" w:rsidR="00452476" w:rsidRDefault="00452476" w:rsidP="00452476">
      <w:pPr>
        <w:pStyle w:val="AppFormTitle"/>
        <w:spacing w:before="0" w:line="240" w:lineRule="auto"/>
        <w:jc w:val="both"/>
        <w:rPr>
          <w:del w:id="250" w:author="dvojtko" w:date="2026-09-25T21:12:00Z" w16du:dateUtc="2026-09-26T01:12:00Z"/>
          <w:rFonts w:asciiTheme="minorHAnsi" w:hAnsiTheme="minorHAnsi"/>
          <w:b w:val="0"/>
          <w:sz w:val="22"/>
          <w:szCs w:val="22"/>
          <w:lang w:val="en-GB"/>
        </w:rPr>
      </w:pPr>
    </w:p>
    <w:p w14:paraId="7D015F19" w14:textId="77777777" w:rsidR="00452476" w:rsidRDefault="00686981" w:rsidP="00452476">
      <w:pPr>
        <w:pStyle w:val="AppFormTitle"/>
        <w:spacing w:before="0" w:line="240" w:lineRule="auto"/>
        <w:jc w:val="both"/>
        <w:rPr>
          <w:del w:id="251" w:author="dvojtko" w:date="2026-09-25T21:12:00Z" w16du:dateUtc="2026-09-26T01:12:00Z"/>
          <w:rFonts w:asciiTheme="minorHAnsi" w:hAnsiTheme="minorHAnsi"/>
          <w:b w:val="0"/>
          <w:sz w:val="22"/>
          <w:szCs w:val="22"/>
          <w:lang w:val="en-GB"/>
        </w:rPr>
      </w:pPr>
      <w:del w:id="252" w:author="dvojtko" w:date="2026-09-25T21:12:00Z" w16du:dateUtc="2026-09-26T01:12:00Z">
        <w:r w:rsidRPr="00452476">
          <w:rPr>
            <w:rFonts w:asciiTheme="minorHAnsi" w:hAnsiTheme="minorHAnsi"/>
            <w:b w:val="0"/>
            <w:sz w:val="22"/>
            <w:szCs w:val="22"/>
            <w:lang w:val="en-GB"/>
          </w:rPr>
          <w:delText xml:space="preserve">together referred to as the “supplementary forms”.   </w:delText>
        </w:r>
      </w:del>
    </w:p>
    <w:p w14:paraId="38AA3386" w14:textId="77777777" w:rsidR="00452476" w:rsidRDefault="00452476" w:rsidP="00452476">
      <w:pPr>
        <w:pStyle w:val="AppFormTitle"/>
        <w:spacing w:before="0" w:line="240" w:lineRule="auto"/>
        <w:jc w:val="both"/>
        <w:rPr>
          <w:del w:id="253" w:author="dvojtko" w:date="2026-09-25T21:12:00Z" w16du:dateUtc="2026-09-26T01:12:00Z"/>
          <w:rFonts w:asciiTheme="minorHAnsi" w:hAnsiTheme="minorHAnsi"/>
          <w:b w:val="0"/>
          <w:sz w:val="22"/>
          <w:szCs w:val="22"/>
          <w:lang w:val="en-GB"/>
        </w:rPr>
      </w:pPr>
    </w:p>
    <w:p w14:paraId="748775D1" w14:textId="0986CCAA" w:rsidR="00686981" w:rsidRDefault="00686981" w:rsidP="00452476">
      <w:pPr>
        <w:pStyle w:val="AppFormTitle"/>
        <w:spacing w:before="0" w:line="240" w:lineRule="auto"/>
        <w:jc w:val="both"/>
        <w:rPr>
          <w:del w:id="254" w:author="dvojtko" w:date="2026-09-25T21:12:00Z" w16du:dateUtc="2026-09-26T01:12:00Z"/>
          <w:rFonts w:asciiTheme="minorHAnsi" w:hAnsiTheme="minorHAnsi"/>
          <w:b w:val="0"/>
          <w:sz w:val="22"/>
          <w:szCs w:val="22"/>
          <w:lang w:val="en-GB"/>
        </w:rPr>
      </w:pPr>
      <w:del w:id="255" w:author="dvojtko" w:date="2026-09-25T21:12:00Z" w16du:dateUtc="2026-09-26T01:12:00Z">
        <w:r w:rsidRPr="00452476">
          <w:rPr>
            <w:rFonts w:asciiTheme="minorHAnsi" w:hAnsiTheme="minorHAnsi"/>
            <w:b w:val="0"/>
            <w:sz w:val="22"/>
            <w:szCs w:val="22"/>
            <w:lang w:val="en-GB"/>
          </w:rPr>
          <w:delText xml:space="preserve">Where there is a distinction between </w:delText>
        </w:r>
        <w:r w:rsidR="00A14E38">
          <w:rPr>
            <w:rFonts w:asciiTheme="minorHAnsi" w:hAnsiTheme="minorHAnsi"/>
            <w:b w:val="0"/>
            <w:sz w:val="22"/>
            <w:szCs w:val="22"/>
            <w:lang w:val="en-GB"/>
          </w:rPr>
          <w:delText xml:space="preserve">the </w:delText>
        </w:r>
        <w:r w:rsidRPr="00452476">
          <w:rPr>
            <w:rFonts w:asciiTheme="minorHAnsi" w:hAnsiTheme="minorHAnsi"/>
            <w:b w:val="0"/>
            <w:sz w:val="22"/>
            <w:szCs w:val="22"/>
            <w:lang w:val="en-GB"/>
          </w:rPr>
          <w:delText xml:space="preserve">categories of employee to which these Notes apply, it will be clearly highlighted.    </w:delText>
        </w:r>
      </w:del>
    </w:p>
    <w:p w14:paraId="0BBFC079" w14:textId="77777777" w:rsidR="00452476" w:rsidRPr="00452476" w:rsidRDefault="00452476" w:rsidP="00452476">
      <w:pPr>
        <w:pStyle w:val="AppFormTitle"/>
        <w:spacing w:before="0" w:line="240" w:lineRule="auto"/>
        <w:jc w:val="both"/>
        <w:rPr>
          <w:del w:id="256" w:author="dvojtko" w:date="2026-09-25T21:12:00Z" w16du:dateUtc="2026-09-26T01:12:00Z"/>
          <w:rFonts w:asciiTheme="minorHAnsi" w:hAnsiTheme="minorHAnsi"/>
          <w:b w:val="0"/>
          <w:sz w:val="22"/>
          <w:szCs w:val="22"/>
          <w:lang w:val="en-GB"/>
        </w:rPr>
      </w:pPr>
    </w:p>
    <w:p w14:paraId="5647AB03" w14:textId="77777777" w:rsidR="00686981" w:rsidRDefault="00686981" w:rsidP="00452476">
      <w:pPr>
        <w:jc w:val="both"/>
        <w:rPr>
          <w:del w:id="257" w:author="dvojtko" w:date="2026-09-25T21:12:00Z" w16du:dateUtc="2026-09-26T01:12:00Z"/>
          <w:rFonts w:asciiTheme="minorHAnsi" w:hAnsiTheme="minorHAnsi" w:cs="Arial"/>
          <w:lang w:val="en-GB"/>
        </w:rPr>
      </w:pPr>
      <w:del w:id="258" w:author="dvojtko" w:date="2026-09-25T21:12:00Z" w16du:dateUtc="2026-09-26T01:12:00Z">
        <w:r w:rsidRPr="00452476">
          <w:rPr>
            <w:rFonts w:asciiTheme="minorHAnsi" w:hAnsiTheme="minorHAnsi" w:cs="Arial"/>
            <w:lang w:val="en-GB"/>
          </w:rPr>
          <w:delText xml:space="preserve">Applicants are advised to read through these Notes fully before completing the Application Form and the supplementary forms. </w:delText>
        </w:r>
      </w:del>
    </w:p>
    <w:p w14:paraId="16786FC1" w14:textId="77777777" w:rsidR="00452476" w:rsidRPr="00452476" w:rsidRDefault="00452476" w:rsidP="00452476">
      <w:pPr>
        <w:jc w:val="both"/>
        <w:rPr>
          <w:del w:id="259" w:author="dvojtko" w:date="2026-09-25T21:12:00Z" w16du:dateUtc="2026-09-26T01:12:00Z"/>
          <w:rFonts w:asciiTheme="minorHAnsi" w:hAnsiTheme="minorHAnsi" w:cs="Arial"/>
          <w:lang w:val="en-GB"/>
        </w:rPr>
      </w:pPr>
    </w:p>
    <w:p w14:paraId="2563F48A" w14:textId="0D015E59" w:rsidR="00686981" w:rsidRDefault="00686981" w:rsidP="00452476">
      <w:pPr>
        <w:jc w:val="both"/>
        <w:rPr>
          <w:del w:id="260" w:author="dvojtko" w:date="2026-09-25T21:12:00Z" w16du:dateUtc="2026-09-26T01:12:00Z"/>
          <w:rFonts w:asciiTheme="minorHAnsi" w:hAnsiTheme="minorHAnsi" w:cs="Arial"/>
          <w:lang w:val="en-GB"/>
        </w:rPr>
      </w:pPr>
      <w:del w:id="261" w:author="dvojtko" w:date="2026-09-25T21:12:00Z" w16du:dateUtc="2026-09-26T01:12:00Z">
        <w:r w:rsidRPr="00452476">
          <w:rPr>
            <w:rFonts w:asciiTheme="minorHAnsi" w:hAnsiTheme="minorHAnsi" w:cs="Arial"/>
            <w:lang w:val="en-GB"/>
          </w:rPr>
          <w:delText>Applicants are advised that references to School</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College in the Application Forms, the supplementary forms and these Notes to Applicants includes Academies.  Further, references to Governing Body in those documents include an Academy Trust</w:delText>
        </w:r>
        <w:r w:rsidR="00452476">
          <w:rPr>
            <w:rFonts w:asciiTheme="minorHAnsi" w:hAnsiTheme="minorHAnsi" w:cs="Arial"/>
            <w:lang w:val="en-GB"/>
          </w:rPr>
          <w:delText xml:space="preserve"> </w:delText>
        </w:r>
        <w:r w:rsidRPr="00452476">
          <w:rPr>
            <w:rFonts w:asciiTheme="minorHAnsi" w:hAnsiTheme="minorHAnsi" w:cs="Arial"/>
            <w:lang w:val="en-GB"/>
          </w:rPr>
          <w:delText>Company</w:delText>
        </w:r>
        <w:r w:rsidR="00452476">
          <w:rPr>
            <w:rFonts w:asciiTheme="minorHAnsi" w:hAnsiTheme="minorHAnsi" w:cs="Arial"/>
            <w:lang w:val="en-GB"/>
          </w:rPr>
          <w:delText>, a Multi Academy Trust Company</w:delText>
        </w:r>
        <w:r w:rsidRPr="00452476">
          <w:rPr>
            <w:rFonts w:asciiTheme="minorHAnsi" w:hAnsiTheme="minorHAnsi" w:cs="Arial"/>
            <w:lang w:val="en-GB"/>
          </w:rPr>
          <w:delText xml:space="preserve"> and</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or its Governing Body</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Board of Directors</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Local Governing Body</w:delText>
        </w:r>
        <w:r w:rsidR="00452476">
          <w:rPr>
            <w:rFonts w:asciiTheme="minorHAnsi" w:hAnsiTheme="minorHAnsi" w:cs="Arial"/>
            <w:lang w:val="en-GB"/>
          </w:rPr>
          <w:delText xml:space="preserve"> as appropriate</w:delText>
        </w:r>
        <w:r w:rsidRPr="00452476">
          <w:rPr>
            <w:rFonts w:asciiTheme="minorHAnsi" w:hAnsiTheme="minorHAnsi" w:cs="Arial"/>
            <w:lang w:val="en-GB"/>
          </w:rPr>
          <w:delText>.</w:delText>
        </w:r>
      </w:del>
    </w:p>
    <w:p w14:paraId="06A9192B" w14:textId="77777777" w:rsidR="00452476" w:rsidRPr="00452476" w:rsidRDefault="00452476" w:rsidP="00452476">
      <w:pPr>
        <w:jc w:val="both"/>
        <w:rPr>
          <w:del w:id="262" w:author="dvojtko" w:date="2026-09-25T21:12:00Z" w16du:dateUtc="2026-09-26T01:12:00Z"/>
          <w:rFonts w:asciiTheme="minorHAnsi" w:hAnsiTheme="minorHAnsi" w:cs="Arial"/>
          <w:lang w:val="en-GB"/>
        </w:rPr>
      </w:pPr>
    </w:p>
    <w:p w14:paraId="20374198" w14:textId="77777777" w:rsidR="00686981" w:rsidRPr="00C212C0" w:rsidRDefault="00686981" w:rsidP="00452476">
      <w:pPr>
        <w:jc w:val="both"/>
        <w:rPr>
          <w:del w:id="263" w:author="dvojtko" w:date="2026-09-25T21:12:00Z" w16du:dateUtc="2026-09-26T01:12:00Z"/>
          <w:rFonts w:asciiTheme="minorHAnsi" w:hAnsiTheme="minorHAnsi" w:cs="Arial"/>
          <w:b/>
          <w:lang w:val="en-GB"/>
        </w:rPr>
      </w:pPr>
      <w:del w:id="264" w:author="dvojtko" w:date="2026-09-25T21:12:00Z" w16du:dateUtc="2026-09-26T01:12:00Z">
        <w:r w:rsidRPr="00C212C0">
          <w:rPr>
            <w:rFonts w:asciiTheme="minorHAnsi" w:hAnsiTheme="minorHAnsi" w:cs="Arial"/>
            <w:b/>
            <w:lang w:val="en-GB"/>
          </w:rPr>
          <w:delText>TECHNICAL INSTRUCTIONS</w:delText>
        </w:r>
      </w:del>
    </w:p>
    <w:p w14:paraId="02DC15D3" w14:textId="77777777" w:rsidR="00452476" w:rsidRPr="00452476" w:rsidRDefault="00452476" w:rsidP="00452476">
      <w:pPr>
        <w:jc w:val="both"/>
        <w:rPr>
          <w:del w:id="265" w:author="dvojtko" w:date="2026-09-25T21:12:00Z" w16du:dateUtc="2026-09-26T01:12:00Z"/>
          <w:rFonts w:asciiTheme="minorHAnsi" w:hAnsiTheme="minorHAnsi" w:cs="Arial"/>
          <w:b/>
          <w:u w:val="single"/>
          <w:lang w:val="en-GB"/>
        </w:rPr>
      </w:pPr>
    </w:p>
    <w:p w14:paraId="503DFC92" w14:textId="1B7D349B" w:rsidR="00686981" w:rsidRDefault="00686981" w:rsidP="00452476">
      <w:pPr>
        <w:numPr>
          <w:ilvl w:val="0"/>
          <w:numId w:val="3"/>
        </w:numPr>
        <w:ind w:left="709" w:hanging="709"/>
        <w:jc w:val="both"/>
        <w:rPr>
          <w:del w:id="266" w:author="dvojtko" w:date="2026-09-25T21:12:00Z" w16du:dateUtc="2026-09-26T01:12:00Z"/>
          <w:rFonts w:asciiTheme="minorHAnsi" w:hAnsiTheme="minorHAnsi" w:cs="Arial"/>
          <w:lang w:val="en-GB"/>
        </w:rPr>
      </w:pPr>
      <w:del w:id="267" w:author="dvojtko" w:date="2026-09-25T21:12:00Z" w16du:dateUtc="2026-09-26T01:12:00Z">
        <w:r w:rsidRPr="00452476">
          <w:rPr>
            <w:rFonts w:asciiTheme="minorHAnsi" w:hAnsiTheme="minorHAnsi" w:cs="Arial"/>
            <w:lang w:val="en-GB"/>
          </w:rPr>
          <w:delText>Depending on the recruiting school</w:delText>
        </w:r>
        <w:r w:rsidR="00795E88">
          <w:rPr>
            <w:rFonts w:asciiTheme="minorHAnsi" w:hAnsiTheme="minorHAnsi" w:cs="Arial"/>
            <w:lang w:val="en-GB"/>
          </w:rPr>
          <w:delText>’s</w:delText>
        </w:r>
        <w:r w:rsidR="00131114">
          <w:rPr>
            <w:rFonts w:asciiTheme="minorHAnsi" w:hAnsiTheme="minorHAnsi" w:cs="Arial"/>
            <w:lang w:val="en-GB"/>
          </w:rPr>
          <w:delText xml:space="preserve"> / </w:delText>
        </w:r>
        <w:r w:rsidRPr="00452476">
          <w:rPr>
            <w:rFonts w:asciiTheme="minorHAnsi" w:hAnsiTheme="minorHAnsi" w:cs="Arial"/>
            <w:lang w:val="en-GB"/>
          </w:rPr>
          <w:delText>college</w:delText>
        </w:r>
        <w:r w:rsidR="00452476">
          <w:rPr>
            <w:rFonts w:asciiTheme="minorHAnsi" w:hAnsiTheme="minorHAnsi" w:cs="Arial"/>
            <w:lang w:val="en-GB"/>
          </w:rPr>
          <w:delText>’</w:delText>
        </w:r>
        <w:r w:rsidRPr="00452476">
          <w:rPr>
            <w:rFonts w:asciiTheme="minorHAnsi" w:hAnsiTheme="minorHAnsi" w:cs="Arial"/>
            <w:lang w:val="en-GB"/>
          </w:rPr>
          <w:delText>s own requirements applicants may complete the Application Form and supplementary forms in three ways:</w:delText>
        </w:r>
      </w:del>
    </w:p>
    <w:p w14:paraId="750F3A5D" w14:textId="77777777" w:rsidR="00452476" w:rsidRPr="00452476" w:rsidRDefault="00452476" w:rsidP="00452476">
      <w:pPr>
        <w:ind w:left="709"/>
        <w:jc w:val="both"/>
        <w:rPr>
          <w:del w:id="268" w:author="dvojtko" w:date="2026-09-25T21:12:00Z" w16du:dateUtc="2026-09-26T01:12:00Z"/>
          <w:rFonts w:asciiTheme="minorHAnsi" w:hAnsiTheme="minorHAnsi" w:cs="Arial"/>
          <w:lang w:val="en-GB"/>
        </w:rPr>
      </w:pPr>
    </w:p>
    <w:p w14:paraId="643F0402" w14:textId="77777777" w:rsidR="00686981" w:rsidRPr="00452476" w:rsidRDefault="00686981" w:rsidP="00452476">
      <w:pPr>
        <w:pStyle w:val="ListParagraph"/>
        <w:numPr>
          <w:ilvl w:val="0"/>
          <w:numId w:val="7"/>
        </w:numPr>
        <w:tabs>
          <w:tab w:val="left" w:pos="1418"/>
        </w:tabs>
        <w:ind w:hanging="11"/>
        <w:jc w:val="both"/>
        <w:rPr>
          <w:del w:id="269" w:author="dvojtko" w:date="2026-09-25T21:12:00Z" w16du:dateUtc="2026-09-26T01:12:00Z"/>
          <w:rFonts w:asciiTheme="minorHAnsi" w:hAnsiTheme="minorHAnsi" w:cs="Arial"/>
          <w:lang w:val="en-GB"/>
        </w:rPr>
      </w:pPr>
      <w:del w:id="270" w:author="dvojtko" w:date="2026-09-25T21:12:00Z" w16du:dateUtc="2026-09-26T01:12:00Z">
        <w:r w:rsidRPr="00452476">
          <w:rPr>
            <w:rFonts w:asciiTheme="minorHAnsi" w:hAnsiTheme="minorHAnsi" w:cs="Arial"/>
            <w:lang w:val="en-GB"/>
          </w:rPr>
          <w:delText>Completion and submission electronically;</w:delText>
        </w:r>
      </w:del>
    </w:p>
    <w:p w14:paraId="6089B53D" w14:textId="4F504E74" w:rsidR="00686981" w:rsidRPr="00452476" w:rsidRDefault="00686981" w:rsidP="00452476">
      <w:pPr>
        <w:pStyle w:val="ListParagraph"/>
        <w:numPr>
          <w:ilvl w:val="0"/>
          <w:numId w:val="7"/>
        </w:numPr>
        <w:ind w:left="1418" w:hanging="709"/>
        <w:jc w:val="both"/>
        <w:rPr>
          <w:del w:id="271" w:author="dvojtko" w:date="2026-09-25T21:12:00Z" w16du:dateUtc="2026-09-26T01:12:00Z"/>
          <w:rFonts w:asciiTheme="minorHAnsi" w:hAnsiTheme="minorHAnsi" w:cs="Arial"/>
          <w:lang w:val="en-GB"/>
        </w:rPr>
      </w:pPr>
      <w:del w:id="272" w:author="dvojtko" w:date="2026-09-25T21:12:00Z" w16du:dateUtc="2026-09-26T01:12:00Z">
        <w:r w:rsidRPr="00452476">
          <w:rPr>
            <w:rFonts w:asciiTheme="minorHAnsi" w:hAnsiTheme="minorHAnsi" w:cs="Arial"/>
            <w:lang w:val="en-GB"/>
          </w:rPr>
          <w:delText>Completion electronically, printing and submitting</w:delText>
        </w:r>
        <w:r w:rsidR="00795E88">
          <w:rPr>
            <w:rFonts w:asciiTheme="minorHAnsi" w:hAnsiTheme="minorHAnsi" w:cs="Arial"/>
            <w:lang w:val="en-GB"/>
          </w:rPr>
          <w:delText xml:space="preserve"> a</w:delText>
        </w:r>
        <w:r w:rsidRPr="00452476">
          <w:rPr>
            <w:rFonts w:asciiTheme="minorHAnsi" w:hAnsiTheme="minorHAnsi" w:cs="Arial"/>
            <w:lang w:val="en-GB"/>
          </w:rPr>
          <w:delText xml:space="preserve"> hardcopy via post, by fax or by scanning and emailing;</w:delText>
        </w:r>
      </w:del>
    </w:p>
    <w:p w14:paraId="1DFAD04F" w14:textId="77777777" w:rsidR="00686981" w:rsidRDefault="00686981" w:rsidP="00452476">
      <w:pPr>
        <w:pStyle w:val="ListParagraph"/>
        <w:numPr>
          <w:ilvl w:val="0"/>
          <w:numId w:val="7"/>
        </w:numPr>
        <w:ind w:left="1418" w:hanging="709"/>
        <w:jc w:val="both"/>
        <w:rPr>
          <w:del w:id="273" w:author="dvojtko" w:date="2026-09-25T21:12:00Z" w16du:dateUtc="2026-09-26T01:12:00Z"/>
          <w:rFonts w:asciiTheme="minorHAnsi" w:hAnsiTheme="minorHAnsi" w:cs="Arial"/>
          <w:lang w:val="en-GB"/>
        </w:rPr>
      </w:pPr>
      <w:del w:id="274" w:author="dvojtko" w:date="2026-09-25T21:12:00Z" w16du:dateUtc="2026-09-26T01:12:00Z">
        <w:r w:rsidRPr="00452476">
          <w:rPr>
            <w:rFonts w:asciiTheme="minorHAnsi" w:hAnsiTheme="minorHAnsi" w:cs="Arial"/>
            <w:lang w:val="en-GB"/>
          </w:rPr>
          <w:delText xml:space="preserve">Printing off and completing in handwritten format, then submitting by post, by fax or by scanning and emailing.   </w:delText>
        </w:r>
      </w:del>
    </w:p>
    <w:p w14:paraId="3A1636CC" w14:textId="77777777" w:rsidR="00452476" w:rsidRPr="00452476" w:rsidRDefault="00452476" w:rsidP="00452476">
      <w:pPr>
        <w:pStyle w:val="ListParagraph"/>
        <w:jc w:val="both"/>
        <w:rPr>
          <w:del w:id="275" w:author="dvojtko" w:date="2026-09-25T21:12:00Z" w16du:dateUtc="2026-09-26T01:12:00Z"/>
          <w:rFonts w:asciiTheme="minorHAnsi" w:hAnsiTheme="minorHAnsi" w:cs="Arial"/>
          <w:lang w:val="en-GB"/>
        </w:rPr>
      </w:pPr>
    </w:p>
    <w:p w14:paraId="0141109F" w14:textId="77777777" w:rsidR="00686981" w:rsidRPr="00452476" w:rsidRDefault="00686981" w:rsidP="00452476">
      <w:pPr>
        <w:numPr>
          <w:ilvl w:val="0"/>
          <w:numId w:val="3"/>
        </w:numPr>
        <w:ind w:left="709" w:hanging="709"/>
        <w:jc w:val="both"/>
        <w:rPr>
          <w:del w:id="276" w:author="dvojtko" w:date="2026-09-25T21:12:00Z" w16du:dateUtc="2026-09-26T01:12:00Z"/>
          <w:rFonts w:asciiTheme="minorHAnsi" w:hAnsiTheme="minorHAnsi" w:cs="Arial"/>
          <w:lang w:val="en-GB"/>
        </w:rPr>
      </w:pPr>
      <w:del w:id="277" w:author="dvojtko" w:date="2026-09-25T21:12:00Z" w16du:dateUtc="2026-09-26T01:12:00Z">
        <w:r w:rsidRPr="00452476">
          <w:rPr>
            <w:rFonts w:asciiTheme="minorHAnsi" w:hAnsiTheme="minorHAnsi" w:cs="Arial"/>
            <w:lang w:val="en-GB"/>
          </w:rPr>
          <w:delText>Where applicants complete the Application Form and supplementary forms and submit by post, written acknowledgement of receipt will only be provided where the applicant has supplied a stamped addressed envelope with their posted application.</w:delText>
        </w:r>
      </w:del>
    </w:p>
    <w:p w14:paraId="38275571" w14:textId="77777777" w:rsidR="00452476" w:rsidRPr="00452476" w:rsidRDefault="00452476" w:rsidP="00452476">
      <w:pPr>
        <w:ind w:left="709"/>
        <w:jc w:val="both"/>
        <w:rPr>
          <w:del w:id="278" w:author="dvojtko" w:date="2026-09-25T21:12:00Z" w16du:dateUtc="2026-09-26T01:12:00Z"/>
          <w:rFonts w:asciiTheme="minorHAnsi" w:hAnsiTheme="minorHAnsi" w:cs="Arial"/>
          <w:lang w:val="en-GB"/>
        </w:rPr>
      </w:pPr>
    </w:p>
    <w:p w14:paraId="580593F0" w14:textId="77777777" w:rsidR="00452476" w:rsidRPr="00C212C0" w:rsidRDefault="00686981" w:rsidP="00BF4B89">
      <w:pPr>
        <w:rPr>
          <w:del w:id="279" w:author="dvojtko" w:date="2026-09-25T21:12:00Z" w16du:dateUtc="2026-09-26T01:12:00Z"/>
          <w:rFonts w:asciiTheme="minorHAnsi" w:hAnsiTheme="minorHAnsi" w:cs="Arial"/>
          <w:b/>
          <w:lang w:val="en-GB"/>
        </w:rPr>
      </w:pPr>
      <w:del w:id="280" w:author="dvojtko" w:date="2026-09-25T21:12:00Z" w16du:dateUtc="2026-09-26T01:12:00Z">
        <w:r w:rsidRPr="00C212C0">
          <w:rPr>
            <w:rFonts w:asciiTheme="minorHAnsi" w:hAnsiTheme="minorHAnsi" w:cs="Arial"/>
            <w:b/>
            <w:lang w:val="en-GB"/>
          </w:rPr>
          <w:delText>GENERAL INFORMATION</w:delText>
        </w:r>
      </w:del>
    </w:p>
    <w:p w14:paraId="690932DB" w14:textId="77777777" w:rsidR="00452476" w:rsidRPr="00452476" w:rsidRDefault="00452476" w:rsidP="00452476">
      <w:pPr>
        <w:jc w:val="both"/>
        <w:rPr>
          <w:del w:id="281" w:author="dvojtko" w:date="2026-09-25T21:12:00Z" w16du:dateUtc="2026-09-26T01:12:00Z"/>
          <w:rFonts w:asciiTheme="minorHAnsi" w:hAnsiTheme="minorHAnsi" w:cs="Arial"/>
          <w:lang w:val="en-GB"/>
        </w:rPr>
      </w:pPr>
    </w:p>
    <w:p w14:paraId="20F0DF24" w14:textId="1E891FB2" w:rsidR="00686981" w:rsidRPr="00452476" w:rsidRDefault="00686981" w:rsidP="00452476">
      <w:pPr>
        <w:jc w:val="both"/>
        <w:rPr>
          <w:del w:id="282" w:author="dvojtko" w:date="2026-09-25T21:12:00Z" w16du:dateUtc="2026-09-26T01:12:00Z"/>
          <w:rFonts w:asciiTheme="minorHAnsi" w:hAnsiTheme="minorHAnsi" w:cs="Arial"/>
          <w:b/>
          <w:u w:val="single"/>
          <w:lang w:val="en-GB"/>
        </w:rPr>
      </w:pPr>
      <w:del w:id="283" w:author="dvojtko" w:date="2026-09-25T21:12:00Z" w16du:dateUtc="2026-09-26T01:12:00Z">
        <w:r w:rsidRPr="00452476">
          <w:rPr>
            <w:rFonts w:asciiTheme="minorHAnsi" w:hAnsiTheme="minorHAnsi" w:cs="Arial"/>
            <w:lang w:val="en-GB"/>
          </w:rPr>
          <w:delText>Applicants must ensure that they are using the most up to date version of the Application Form and supplementary forms. Where there is any doubt, applicants should contact the school</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 xml:space="preserve">college where the position applied for is based, or the contact person mentioned in the </w:delText>
        </w:r>
        <w:r w:rsidR="00146548">
          <w:rPr>
            <w:rFonts w:asciiTheme="minorHAnsi" w:hAnsiTheme="minorHAnsi" w:cs="Arial"/>
            <w:lang w:val="en-GB"/>
          </w:rPr>
          <w:delText>job advertisement</w:delText>
        </w:r>
        <w:r w:rsidRPr="00452476">
          <w:rPr>
            <w:rFonts w:asciiTheme="minorHAnsi" w:hAnsiTheme="minorHAnsi" w:cs="Arial"/>
            <w:lang w:val="en-GB"/>
          </w:rPr>
          <w:delText xml:space="preserve">.  </w:delText>
        </w:r>
      </w:del>
    </w:p>
    <w:p w14:paraId="53AD2AEA" w14:textId="77777777" w:rsidR="00452476" w:rsidRDefault="00452476" w:rsidP="00452476">
      <w:pPr>
        <w:keepLines/>
        <w:jc w:val="both"/>
        <w:rPr>
          <w:del w:id="284" w:author="dvojtko" w:date="2026-09-25T21:12:00Z" w16du:dateUtc="2026-09-26T01:12:00Z"/>
          <w:rFonts w:asciiTheme="minorHAnsi" w:hAnsiTheme="minorHAnsi" w:cs="Arial"/>
          <w:lang w:val="en-GB"/>
        </w:rPr>
      </w:pPr>
    </w:p>
    <w:p w14:paraId="35542DBF" w14:textId="77777777" w:rsidR="00686981" w:rsidRPr="00452476" w:rsidRDefault="00686981" w:rsidP="00452476">
      <w:pPr>
        <w:keepLines/>
        <w:jc w:val="both"/>
        <w:rPr>
          <w:del w:id="285" w:author="dvojtko" w:date="2026-09-25T21:12:00Z" w16du:dateUtc="2026-09-26T01:12:00Z"/>
          <w:rFonts w:asciiTheme="minorHAnsi" w:hAnsiTheme="minorHAnsi" w:cs="Arial"/>
          <w:lang w:val="en-GB"/>
        </w:rPr>
      </w:pPr>
      <w:del w:id="286" w:author="dvojtko" w:date="2026-09-25T21:12:00Z" w16du:dateUtc="2026-09-26T01:12:00Z">
        <w:r w:rsidRPr="00452476">
          <w:rPr>
            <w:rFonts w:asciiTheme="minorHAnsi" w:hAnsiTheme="minorHAnsi" w:cs="Arial"/>
            <w:lang w:val="en-GB"/>
          </w:rPr>
          <w:delText>Applicants are reminded that this is an application for a post in a Catholic Voluntary Aided School</w:delText>
        </w:r>
        <w:r w:rsidR="00452476">
          <w:rPr>
            <w:rFonts w:asciiTheme="minorHAnsi" w:hAnsiTheme="minorHAnsi" w:cs="Arial"/>
            <w:lang w:val="en-GB"/>
          </w:rPr>
          <w:delText xml:space="preserve"> </w:delText>
        </w:r>
        <w:r w:rsidRPr="00452476">
          <w:rPr>
            <w:rFonts w:asciiTheme="minorHAnsi" w:hAnsiTheme="minorHAnsi" w:cs="Arial"/>
            <w:lang w:val="en-GB"/>
          </w:rPr>
          <w:delText>/</w:delText>
        </w:r>
        <w:r w:rsidR="00452476">
          <w:rPr>
            <w:rFonts w:asciiTheme="minorHAnsi" w:hAnsiTheme="minorHAnsi" w:cs="Arial"/>
            <w:lang w:val="en-GB"/>
          </w:rPr>
          <w:delText xml:space="preserve"> </w:delText>
        </w:r>
        <w:r w:rsidRPr="00452476">
          <w:rPr>
            <w:rFonts w:asciiTheme="minorHAnsi" w:hAnsiTheme="minorHAnsi" w:cs="Arial"/>
            <w:lang w:val="en-GB"/>
          </w:rPr>
          <w:delText>Catholic Voluntary Academy</w:delText>
        </w:r>
        <w:r w:rsidR="00452476">
          <w:rPr>
            <w:rFonts w:asciiTheme="minorHAnsi" w:hAnsiTheme="minorHAnsi" w:cs="Arial"/>
            <w:lang w:val="en-GB"/>
          </w:rPr>
          <w:delText xml:space="preserve"> / Catholic Voluntary Multi Academy Trust</w:delText>
        </w:r>
        <w:r w:rsidRPr="00452476">
          <w:rPr>
            <w:rFonts w:asciiTheme="minorHAnsi" w:hAnsiTheme="minorHAnsi" w:cs="Arial"/>
            <w:lang w:val="en-GB"/>
          </w:rPr>
          <w:delText xml:space="preserve"> (if applicable) where the Governing Body</w:delText>
        </w:r>
        <w:r w:rsidR="00452476">
          <w:rPr>
            <w:rFonts w:asciiTheme="minorHAnsi" w:hAnsiTheme="minorHAnsi" w:cs="Arial"/>
            <w:lang w:val="en-GB"/>
          </w:rPr>
          <w:delText xml:space="preserve"> </w:delText>
        </w:r>
        <w:r w:rsidRPr="00452476">
          <w:rPr>
            <w:rFonts w:asciiTheme="minorHAnsi" w:hAnsiTheme="minorHAnsi" w:cs="Arial"/>
            <w:lang w:val="en-GB"/>
          </w:rPr>
          <w:delText>/</w:delText>
        </w:r>
        <w:r w:rsidR="00452476">
          <w:rPr>
            <w:rFonts w:asciiTheme="minorHAnsi" w:hAnsiTheme="minorHAnsi" w:cs="Arial"/>
            <w:lang w:val="en-GB"/>
          </w:rPr>
          <w:delText xml:space="preserve"> </w:delText>
        </w:r>
        <w:r w:rsidRPr="00452476">
          <w:rPr>
            <w:rFonts w:asciiTheme="minorHAnsi" w:hAnsiTheme="minorHAnsi" w:cs="Arial"/>
            <w:lang w:val="en-GB"/>
          </w:rPr>
          <w:delText xml:space="preserve">Academy Trust </w:delText>
        </w:r>
        <w:r w:rsidR="00452476">
          <w:rPr>
            <w:rFonts w:asciiTheme="minorHAnsi" w:hAnsiTheme="minorHAnsi" w:cs="Arial"/>
            <w:lang w:val="en-GB"/>
          </w:rPr>
          <w:delText xml:space="preserve">Company / Multi Academy Trust Company </w:delText>
        </w:r>
        <w:r w:rsidRPr="00452476">
          <w:rPr>
            <w:rFonts w:asciiTheme="minorHAnsi" w:hAnsiTheme="minorHAnsi" w:cs="Arial"/>
            <w:lang w:val="en-GB"/>
          </w:rPr>
          <w:delText>is the employer and that the post will be subject to the terms and conditions of the appropriate CES model contract of employment.</w:delText>
        </w:r>
        <w:r w:rsidR="00452476">
          <w:rPr>
            <w:rFonts w:asciiTheme="minorHAnsi" w:hAnsiTheme="minorHAnsi" w:cs="Arial"/>
            <w:lang w:val="en-GB"/>
          </w:rPr>
          <w:delText xml:space="preserve"> </w:delText>
        </w:r>
        <w:r w:rsidRPr="00452476">
          <w:rPr>
            <w:rFonts w:asciiTheme="minorHAnsi" w:hAnsiTheme="minorHAnsi" w:cs="Arial"/>
            <w:lang w:val="en-GB"/>
          </w:rPr>
          <w:delText xml:space="preserve"> A copy of the relevant contract will be provided to the applicant if they are shortlisted for interview.</w:delText>
        </w:r>
      </w:del>
    </w:p>
    <w:p w14:paraId="796BD0F3" w14:textId="77777777" w:rsidR="00452476" w:rsidRDefault="00452476" w:rsidP="00452476">
      <w:pPr>
        <w:keepLines/>
        <w:jc w:val="both"/>
        <w:rPr>
          <w:del w:id="287" w:author="dvojtko" w:date="2026-09-25T21:12:00Z" w16du:dateUtc="2026-09-26T01:12:00Z"/>
          <w:rFonts w:asciiTheme="minorHAnsi" w:hAnsiTheme="minorHAnsi" w:cs="Arial"/>
          <w:lang w:val="en-GB"/>
        </w:rPr>
      </w:pPr>
    </w:p>
    <w:p w14:paraId="383BEEF1" w14:textId="7DC4DB91" w:rsidR="00686981" w:rsidRDefault="00686981" w:rsidP="00452476">
      <w:pPr>
        <w:keepLines/>
        <w:jc w:val="both"/>
        <w:rPr>
          <w:del w:id="288" w:author="dvojtko" w:date="2026-09-25T21:12:00Z" w16du:dateUtc="2026-09-26T01:12:00Z"/>
          <w:rFonts w:asciiTheme="minorHAnsi" w:hAnsiTheme="minorHAnsi" w:cs="Arial"/>
          <w:lang w:val="en-GB"/>
        </w:rPr>
      </w:pPr>
      <w:del w:id="289" w:author="dvojtko" w:date="2026-09-25T21:12:00Z" w16du:dateUtc="2026-09-26T01:12:00Z">
        <w:r w:rsidRPr="00452476">
          <w:rPr>
            <w:rFonts w:asciiTheme="minorHAnsi" w:hAnsiTheme="minorHAnsi" w:cs="Arial"/>
            <w:lang w:val="en-GB"/>
          </w:rPr>
          <w:delText>Applicants should note that, in accordance with the safeguarding vulnerable groups’ regime, it is their responsibility to have made any necessary registrations relevant at the time of making this application</w:delText>
        </w:r>
        <w:r w:rsidR="00452476">
          <w:rPr>
            <w:rFonts w:asciiTheme="minorHAnsi" w:hAnsiTheme="minorHAnsi" w:cs="Arial"/>
            <w:lang w:val="en-GB"/>
          </w:rPr>
          <w:delText>,</w:delText>
        </w:r>
        <w:r w:rsidRPr="00452476">
          <w:rPr>
            <w:rFonts w:asciiTheme="minorHAnsi" w:hAnsiTheme="minorHAnsi" w:cs="Arial"/>
            <w:lang w:val="en-GB"/>
          </w:rPr>
          <w:delText xml:space="preserve"> which </w:delText>
        </w:r>
        <w:r w:rsidR="00452476">
          <w:rPr>
            <w:rFonts w:asciiTheme="minorHAnsi" w:hAnsiTheme="minorHAnsi" w:cs="Arial"/>
            <w:lang w:val="en-GB"/>
          </w:rPr>
          <w:delText>are</w:delText>
        </w:r>
        <w:r w:rsidRPr="00452476">
          <w:rPr>
            <w:rFonts w:asciiTheme="minorHAnsi" w:hAnsiTheme="minorHAnsi" w:cs="Arial"/>
            <w:lang w:val="en-GB"/>
          </w:rPr>
          <w:delText xml:space="preserve"> required for people working or volunteering with children. Accordingly, applicants are put on notice that any offer of employment made will be conditional upon</w:delText>
        </w:r>
        <w:r w:rsidR="005F120F">
          <w:rPr>
            <w:rFonts w:asciiTheme="minorHAnsi" w:hAnsiTheme="minorHAnsi" w:cs="Arial"/>
            <w:lang w:val="en-GB"/>
          </w:rPr>
          <w:delText xml:space="preserve"> identity and right to work checks and</w:delText>
        </w:r>
        <w:r w:rsidRPr="00452476">
          <w:rPr>
            <w:rFonts w:asciiTheme="minorHAnsi" w:hAnsiTheme="minorHAnsi" w:cs="Arial"/>
            <w:lang w:val="en-GB"/>
          </w:rPr>
          <w:delText xml:space="preserve"> the results of Disclosure &amp; Barring Service</w:delText>
        </w:r>
        <w:r w:rsidR="00795E88">
          <w:rPr>
            <w:rFonts w:asciiTheme="minorHAnsi" w:hAnsiTheme="minorHAnsi" w:cs="Arial"/>
            <w:lang w:val="en-GB"/>
          </w:rPr>
          <w:delText xml:space="preserve"> </w:delText>
        </w:r>
        <w:r w:rsidRPr="00452476">
          <w:rPr>
            <w:rFonts w:asciiTheme="minorHAnsi" w:hAnsiTheme="minorHAnsi" w:cs="Arial"/>
            <w:lang w:val="en-GB"/>
          </w:rPr>
          <w:delText xml:space="preserve">and </w:delText>
        </w:r>
        <w:r w:rsidR="00BF4B89">
          <w:rPr>
            <w:rFonts w:asciiTheme="minorHAnsi" w:hAnsiTheme="minorHAnsi" w:cs="Arial"/>
            <w:lang w:val="en-GB"/>
          </w:rPr>
          <w:delText>Teacher Services</w:delText>
        </w:r>
        <w:r w:rsidRPr="00452476">
          <w:rPr>
            <w:rFonts w:asciiTheme="minorHAnsi" w:hAnsiTheme="minorHAnsi" w:cs="Arial"/>
            <w:lang w:val="en-GB"/>
          </w:rPr>
          <w:delText xml:space="preserve"> </w:delText>
        </w:r>
        <w:r w:rsidR="00795E88">
          <w:rPr>
            <w:rFonts w:asciiTheme="minorHAnsi" w:hAnsiTheme="minorHAnsi" w:cs="Arial"/>
            <w:lang w:val="en-GB"/>
          </w:rPr>
          <w:delText xml:space="preserve">checks </w:delText>
        </w:r>
        <w:r w:rsidRPr="00452476">
          <w:rPr>
            <w:rFonts w:asciiTheme="minorHAnsi" w:hAnsiTheme="minorHAnsi" w:cs="Arial"/>
            <w:lang w:val="en-GB"/>
          </w:rPr>
          <w:delText>(</w:delText>
        </w:r>
        <w:r w:rsidR="00795E88">
          <w:rPr>
            <w:rFonts w:asciiTheme="minorHAnsi" w:hAnsiTheme="minorHAnsi" w:cs="Arial"/>
            <w:lang w:val="en-GB"/>
          </w:rPr>
          <w:delText>where applicable</w:delText>
        </w:r>
        <w:r w:rsidRPr="00452476">
          <w:rPr>
            <w:rFonts w:asciiTheme="minorHAnsi" w:hAnsiTheme="minorHAnsi" w:cs="Arial"/>
            <w:lang w:val="en-GB"/>
          </w:rPr>
          <w:delText xml:space="preserve">). </w:delText>
        </w:r>
        <w:r w:rsidR="009B6C97">
          <w:rPr>
            <w:rFonts w:asciiTheme="minorHAnsi" w:hAnsiTheme="minorHAnsi" w:cs="Arial"/>
            <w:lang w:val="en-GB"/>
          </w:rPr>
          <w:delText>For those who have lived or worked outside of the UK</w:delText>
        </w:r>
        <w:r w:rsidR="00194505">
          <w:rPr>
            <w:rFonts w:asciiTheme="minorHAnsi" w:hAnsiTheme="minorHAnsi" w:cs="Arial"/>
            <w:lang w:val="en-GB"/>
          </w:rPr>
          <w:delText>, the offer will</w:delText>
        </w:r>
        <w:r w:rsidR="005F120F">
          <w:rPr>
            <w:rFonts w:asciiTheme="minorHAnsi" w:hAnsiTheme="minorHAnsi" w:cs="Arial"/>
            <w:lang w:val="en-GB"/>
          </w:rPr>
          <w:delText xml:space="preserve"> also</w:delText>
        </w:r>
        <w:r w:rsidR="00194505">
          <w:rPr>
            <w:rFonts w:asciiTheme="minorHAnsi" w:hAnsiTheme="minorHAnsi" w:cs="Arial"/>
            <w:lang w:val="en-GB"/>
          </w:rPr>
          <w:delText xml:space="preserve"> be conditional on satisfactory </w:delText>
        </w:r>
        <w:r w:rsidR="00795E88">
          <w:rPr>
            <w:rFonts w:asciiTheme="minorHAnsi" w:hAnsiTheme="minorHAnsi" w:cs="Arial"/>
            <w:lang w:val="en-GB"/>
          </w:rPr>
          <w:delText xml:space="preserve">overseas </w:delText>
        </w:r>
        <w:r w:rsidR="00194505">
          <w:rPr>
            <w:rFonts w:asciiTheme="minorHAnsi" w:hAnsiTheme="minorHAnsi" w:cs="Arial"/>
            <w:lang w:val="en-GB"/>
          </w:rPr>
          <w:delText>checks</w:delText>
        </w:r>
        <w:r w:rsidR="005F120F">
          <w:rPr>
            <w:rFonts w:asciiTheme="minorHAnsi" w:hAnsiTheme="minorHAnsi" w:cs="Arial"/>
            <w:lang w:val="en-GB"/>
          </w:rPr>
          <w:delText xml:space="preserve"> including, where necessary</w:delText>
        </w:r>
        <w:r w:rsidR="00A14E38">
          <w:rPr>
            <w:rFonts w:asciiTheme="minorHAnsi" w:hAnsiTheme="minorHAnsi" w:cs="Arial"/>
            <w:lang w:val="en-GB"/>
          </w:rPr>
          <w:delText>,</w:delText>
        </w:r>
        <w:r w:rsidR="005F120F">
          <w:rPr>
            <w:rFonts w:asciiTheme="minorHAnsi" w:hAnsiTheme="minorHAnsi" w:cs="Arial"/>
            <w:lang w:val="en-GB"/>
          </w:rPr>
          <w:delText xml:space="preserve"> the provision of a letter of professional standing.</w:delText>
        </w:r>
      </w:del>
    </w:p>
    <w:p w14:paraId="6E4A6658" w14:textId="77777777" w:rsidR="00452476" w:rsidRDefault="00452476" w:rsidP="00452476">
      <w:pPr>
        <w:keepLines/>
        <w:jc w:val="both"/>
        <w:rPr>
          <w:del w:id="290" w:author="dvojtko" w:date="2026-09-25T21:12:00Z" w16du:dateUtc="2026-09-26T01:12:00Z"/>
          <w:rFonts w:asciiTheme="minorHAnsi" w:hAnsiTheme="minorHAnsi" w:cs="Arial"/>
          <w:lang w:val="en-GB"/>
        </w:rPr>
      </w:pPr>
    </w:p>
    <w:p w14:paraId="37453328" w14:textId="77777777" w:rsidR="00452476" w:rsidRPr="00BF4B89" w:rsidRDefault="00686981" w:rsidP="00452476">
      <w:pPr>
        <w:keepLines/>
        <w:jc w:val="both"/>
        <w:rPr>
          <w:del w:id="291" w:author="dvojtko" w:date="2026-09-25T21:12:00Z" w16du:dateUtc="2026-09-26T01:12:00Z"/>
          <w:rFonts w:asciiTheme="minorHAnsi" w:hAnsiTheme="minorHAnsi" w:cs="Arial"/>
          <w:b/>
          <w:lang w:val="en-GB"/>
        </w:rPr>
      </w:pPr>
      <w:del w:id="292" w:author="dvojtko" w:date="2026-09-25T21:12:00Z" w16du:dateUtc="2026-09-26T01:12:00Z">
        <w:r w:rsidRPr="00452476">
          <w:rPr>
            <w:rFonts w:asciiTheme="minorHAnsi" w:hAnsiTheme="minorHAnsi" w:cs="Arial"/>
            <w:lang w:val="en-GB"/>
          </w:rPr>
          <w:delText>Before signing th</w:delText>
        </w:r>
        <w:r w:rsidR="00452476">
          <w:rPr>
            <w:rFonts w:asciiTheme="minorHAnsi" w:hAnsiTheme="minorHAnsi" w:cs="Arial"/>
            <w:lang w:val="en-GB"/>
          </w:rPr>
          <w:delText>e</w:delText>
        </w:r>
        <w:r w:rsidRPr="00452476">
          <w:rPr>
            <w:rFonts w:asciiTheme="minorHAnsi" w:hAnsiTheme="minorHAnsi" w:cs="Arial"/>
            <w:lang w:val="en-GB"/>
          </w:rPr>
          <w:delText xml:space="preserve"> </w:delText>
        </w:r>
        <w:r w:rsidR="00452476">
          <w:rPr>
            <w:rFonts w:asciiTheme="minorHAnsi" w:hAnsiTheme="minorHAnsi" w:cs="Arial"/>
            <w:lang w:val="en-GB"/>
          </w:rPr>
          <w:delText xml:space="preserve">application </w:delText>
        </w:r>
        <w:r w:rsidRPr="00452476">
          <w:rPr>
            <w:rFonts w:asciiTheme="minorHAnsi" w:hAnsiTheme="minorHAnsi" w:cs="Arial"/>
            <w:lang w:val="en-GB"/>
          </w:rPr>
          <w:delText xml:space="preserve">form, applicants must ensure that every section has been completed.  </w:delText>
        </w:r>
        <w:r w:rsidRPr="00BF4B89">
          <w:rPr>
            <w:rFonts w:asciiTheme="minorHAnsi" w:hAnsiTheme="minorHAnsi" w:cs="Arial"/>
            <w:b/>
            <w:lang w:val="en-GB"/>
          </w:rPr>
          <w:delText xml:space="preserve">Failure to complete all relevant sections may result in an application being rejected. </w:delText>
        </w:r>
      </w:del>
    </w:p>
    <w:p w14:paraId="74C862AA" w14:textId="77777777" w:rsidR="00452476" w:rsidRDefault="00452476" w:rsidP="00452476">
      <w:pPr>
        <w:keepLines/>
        <w:jc w:val="both"/>
        <w:rPr>
          <w:del w:id="293" w:author="dvojtko" w:date="2026-09-25T21:12:00Z" w16du:dateUtc="2026-09-26T01:12:00Z"/>
          <w:rFonts w:asciiTheme="minorHAnsi" w:hAnsiTheme="minorHAnsi" w:cs="Arial"/>
          <w:lang w:val="en-GB"/>
        </w:rPr>
      </w:pPr>
    </w:p>
    <w:p w14:paraId="467E0B7E" w14:textId="43D68D5C" w:rsidR="00452476" w:rsidRDefault="00686981" w:rsidP="00452476">
      <w:pPr>
        <w:keepLines/>
        <w:jc w:val="both"/>
        <w:rPr>
          <w:del w:id="294" w:author="dvojtko" w:date="2026-09-25T21:12:00Z" w16du:dateUtc="2026-09-26T01:12:00Z"/>
          <w:rFonts w:asciiTheme="minorHAnsi" w:hAnsiTheme="minorHAnsi" w:cs="Arial"/>
          <w:lang w:val="en-GB"/>
        </w:rPr>
      </w:pPr>
      <w:del w:id="295" w:author="dvojtko" w:date="2026-09-25T21:12:00Z" w16du:dateUtc="2026-09-26T01:12:00Z">
        <w:r w:rsidRPr="00452476">
          <w:rPr>
            <w:rFonts w:asciiTheme="minorHAnsi" w:hAnsiTheme="minorHAnsi" w:cs="Arial"/>
            <w:lang w:val="en-GB"/>
          </w:rPr>
          <w:delText>All Application Forms, supplementary forms and any relevant documentary evidence should be sent to the school</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 xml:space="preserve">college where the position applied for is based, or as instructed in the </w:delText>
        </w:r>
        <w:r w:rsidR="00146548">
          <w:rPr>
            <w:rFonts w:asciiTheme="minorHAnsi" w:hAnsiTheme="minorHAnsi" w:cs="Arial"/>
            <w:lang w:val="en-GB"/>
          </w:rPr>
          <w:delText>job advertisement</w:delText>
        </w:r>
        <w:r w:rsidRPr="00452476">
          <w:rPr>
            <w:rFonts w:asciiTheme="minorHAnsi" w:hAnsiTheme="minorHAnsi" w:cs="Arial"/>
            <w:lang w:val="en-GB"/>
          </w:rPr>
          <w:delText xml:space="preserve">.  </w:delText>
        </w:r>
        <w:r w:rsidRPr="00452476">
          <w:rPr>
            <w:rFonts w:asciiTheme="minorHAnsi" w:hAnsiTheme="minorHAnsi" w:cs="Arial"/>
            <w:b/>
            <w:lang w:val="en-GB"/>
          </w:rPr>
          <w:delText xml:space="preserve">Applicants should </w:delText>
        </w:r>
        <w:r w:rsidRPr="00452476">
          <w:rPr>
            <w:rFonts w:asciiTheme="minorHAnsi" w:hAnsiTheme="minorHAnsi" w:cs="Arial"/>
            <w:b/>
            <w:u w:val="single"/>
            <w:lang w:val="en-GB"/>
          </w:rPr>
          <w:delText>not</w:delText>
        </w:r>
        <w:r w:rsidRPr="00452476">
          <w:rPr>
            <w:rFonts w:asciiTheme="minorHAnsi" w:hAnsiTheme="minorHAnsi" w:cs="Arial"/>
            <w:b/>
            <w:lang w:val="en-GB"/>
          </w:rPr>
          <w:delText xml:space="preserve"> return any Application Form and</w:delText>
        </w:r>
        <w:r w:rsidR="00131114">
          <w:rPr>
            <w:rFonts w:asciiTheme="minorHAnsi" w:hAnsiTheme="minorHAnsi" w:cs="Arial"/>
            <w:b/>
            <w:lang w:val="en-GB"/>
          </w:rPr>
          <w:delText xml:space="preserve"> </w:delText>
        </w:r>
        <w:r w:rsidRPr="00452476">
          <w:rPr>
            <w:rFonts w:asciiTheme="minorHAnsi" w:hAnsiTheme="minorHAnsi" w:cs="Arial"/>
            <w:b/>
            <w:lang w:val="en-GB"/>
          </w:rPr>
          <w:delText>/</w:delText>
        </w:r>
        <w:r w:rsidR="00131114">
          <w:rPr>
            <w:rFonts w:asciiTheme="minorHAnsi" w:hAnsiTheme="minorHAnsi" w:cs="Arial"/>
            <w:b/>
            <w:lang w:val="en-GB"/>
          </w:rPr>
          <w:delText xml:space="preserve"> </w:delText>
        </w:r>
        <w:r w:rsidRPr="00452476">
          <w:rPr>
            <w:rFonts w:asciiTheme="minorHAnsi" w:hAnsiTheme="minorHAnsi" w:cs="Arial"/>
            <w:b/>
            <w:lang w:val="en-GB"/>
          </w:rPr>
          <w:delText>or supplementary forms and</w:delText>
        </w:r>
        <w:r w:rsidR="00131114">
          <w:rPr>
            <w:rFonts w:asciiTheme="minorHAnsi" w:hAnsiTheme="minorHAnsi" w:cs="Arial"/>
            <w:b/>
            <w:lang w:val="en-GB"/>
          </w:rPr>
          <w:delText xml:space="preserve"> </w:delText>
        </w:r>
        <w:r w:rsidRPr="00452476">
          <w:rPr>
            <w:rFonts w:asciiTheme="minorHAnsi" w:hAnsiTheme="minorHAnsi" w:cs="Arial"/>
            <w:b/>
            <w:lang w:val="en-GB"/>
          </w:rPr>
          <w:delText>/</w:delText>
        </w:r>
        <w:r w:rsidR="00131114">
          <w:rPr>
            <w:rFonts w:asciiTheme="minorHAnsi" w:hAnsiTheme="minorHAnsi" w:cs="Arial"/>
            <w:b/>
            <w:lang w:val="en-GB"/>
          </w:rPr>
          <w:delText xml:space="preserve"> </w:delText>
        </w:r>
        <w:r w:rsidRPr="00452476">
          <w:rPr>
            <w:rFonts w:asciiTheme="minorHAnsi" w:hAnsiTheme="minorHAnsi" w:cs="Arial"/>
            <w:b/>
            <w:lang w:val="en-GB"/>
          </w:rPr>
          <w:delText>or any relevant documentary evidence to the CES.</w:delText>
        </w:r>
        <w:r w:rsidRPr="00452476">
          <w:rPr>
            <w:rFonts w:asciiTheme="minorHAnsi" w:hAnsiTheme="minorHAnsi" w:cs="Arial"/>
            <w:lang w:val="en-GB"/>
          </w:rPr>
          <w:delText xml:space="preserve">  Any applications received by the CES will not be forwarded or returned but shall be securely disposed of. </w:delText>
        </w:r>
      </w:del>
    </w:p>
    <w:p w14:paraId="6C8BC4CD" w14:textId="77777777" w:rsidR="00686981" w:rsidRPr="00452476" w:rsidRDefault="00686981" w:rsidP="00452476">
      <w:pPr>
        <w:keepLines/>
        <w:jc w:val="both"/>
        <w:rPr>
          <w:del w:id="296" w:author="dvojtko" w:date="2026-09-25T21:12:00Z" w16du:dateUtc="2026-09-26T01:12:00Z"/>
          <w:rFonts w:asciiTheme="minorHAnsi" w:hAnsiTheme="minorHAnsi" w:cs="Arial"/>
          <w:lang w:val="en-GB"/>
        </w:rPr>
      </w:pPr>
      <w:del w:id="297" w:author="dvojtko" w:date="2026-09-25T21:12:00Z" w16du:dateUtc="2026-09-26T01:12:00Z">
        <w:r w:rsidRPr="00452476">
          <w:rPr>
            <w:rFonts w:asciiTheme="minorHAnsi" w:hAnsiTheme="minorHAnsi" w:cs="Arial"/>
            <w:lang w:val="en-GB"/>
          </w:rPr>
          <w:delText xml:space="preserve"> </w:delText>
        </w:r>
      </w:del>
    </w:p>
    <w:p w14:paraId="4909D91E" w14:textId="77777777" w:rsidR="00686981" w:rsidRPr="00C212C0" w:rsidRDefault="00686981" w:rsidP="00452476">
      <w:pPr>
        <w:jc w:val="both"/>
        <w:rPr>
          <w:del w:id="298" w:author="dvojtko" w:date="2026-09-25T21:12:00Z" w16du:dateUtc="2026-09-26T01:12:00Z"/>
          <w:rFonts w:asciiTheme="minorHAnsi" w:hAnsiTheme="minorHAnsi" w:cs="Arial"/>
          <w:b/>
          <w:lang w:val="en-GB"/>
        </w:rPr>
      </w:pPr>
      <w:del w:id="299" w:author="dvojtko" w:date="2026-09-25T21:12:00Z" w16du:dateUtc="2026-09-26T01:12:00Z">
        <w:r w:rsidRPr="00C212C0">
          <w:rPr>
            <w:rFonts w:asciiTheme="minorHAnsi" w:hAnsiTheme="minorHAnsi" w:cs="Arial"/>
            <w:b/>
            <w:lang w:val="en-GB"/>
          </w:rPr>
          <w:delText xml:space="preserve">THE APPLICATION FORM – GUIDANCE ON COMPLETING SPECIFIC SECTIONS </w:delText>
        </w:r>
      </w:del>
    </w:p>
    <w:p w14:paraId="19DB3C6D" w14:textId="77777777" w:rsidR="00452476" w:rsidRDefault="00452476" w:rsidP="00452476">
      <w:pPr>
        <w:keepLines/>
        <w:jc w:val="both"/>
        <w:rPr>
          <w:del w:id="300" w:author="dvojtko" w:date="2026-09-25T21:12:00Z" w16du:dateUtc="2026-09-26T01:12:00Z"/>
          <w:rFonts w:asciiTheme="minorHAnsi" w:hAnsiTheme="minorHAnsi" w:cs="Arial"/>
          <w:lang w:val="en-GB"/>
        </w:rPr>
      </w:pPr>
    </w:p>
    <w:p w14:paraId="0AA9E3FD" w14:textId="77777777" w:rsidR="00686981" w:rsidRPr="00452476" w:rsidRDefault="00686981" w:rsidP="00452476">
      <w:pPr>
        <w:keepLines/>
        <w:jc w:val="both"/>
        <w:rPr>
          <w:del w:id="301" w:author="dvojtko" w:date="2026-09-25T21:12:00Z" w16du:dateUtc="2026-09-26T01:12:00Z"/>
          <w:rFonts w:asciiTheme="minorHAnsi" w:hAnsiTheme="minorHAnsi" w:cs="Arial"/>
          <w:lang w:val="en-GB"/>
        </w:rPr>
      </w:pPr>
      <w:del w:id="302" w:author="dvojtko" w:date="2026-09-25T21:12:00Z" w16du:dateUtc="2026-09-26T01:12:00Z">
        <w:r w:rsidRPr="00452476">
          <w:rPr>
            <w:rFonts w:asciiTheme="minorHAnsi" w:hAnsiTheme="minorHAnsi" w:cs="Arial"/>
            <w:lang w:val="en-GB"/>
          </w:rPr>
          <w:delText>Applicants are advised that the Governing Body complies with the School Standards and Framework Act 1998 and the Equality Act 2010.</w:delText>
        </w:r>
      </w:del>
    </w:p>
    <w:p w14:paraId="329C11D7" w14:textId="77777777" w:rsidR="00452476" w:rsidRDefault="00452476" w:rsidP="00452476">
      <w:pPr>
        <w:keepLines/>
        <w:jc w:val="both"/>
        <w:rPr>
          <w:del w:id="303" w:author="dvojtko" w:date="2026-09-25T21:12:00Z" w16du:dateUtc="2026-09-26T01:12:00Z"/>
          <w:rFonts w:asciiTheme="minorHAnsi" w:hAnsiTheme="minorHAnsi" w:cs="Arial"/>
          <w:b/>
          <w:u w:val="single"/>
          <w:lang w:val="en-GB"/>
        </w:rPr>
      </w:pPr>
    </w:p>
    <w:p w14:paraId="28653009" w14:textId="509D8A6A" w:rsidR="00686981" w:rsidRPr="00C212C0" w:rsidRDefault="00686981" w:rsidP="00452476">
      <w:pPr>
        <w:keepLines/>
        <w:jc w:val="both"/>
        <w:rPr>
          <w:del w:id="304" w:author="dvojtko" w:date="2026-09-25T21:12:00Z" w16du:dateUtc="2026-09-26T01:12:00Z"/>
          <w:rFonts w:asciiTheme="minorHAnsi" w:hAnsiTheme="minorHAnsi" w:cs="Arial"/>
          <w:b/>
          <w:lang w:val="en-GB"/>
        </w:rPr>
      </w:pPr>
      <w:del w:id="305" w:author="dvojtko" w:date="2026-09-25T21:12:00Z" w16du:dateUtc="2026-09-26T01:12:00Z">
        <w:r w:rsidRPr="00C212C0">
          <w:rPr>
            <w:rFonts w:asciiTheme="minorHAnsi" w:hAnsiTheme="minorHAnsi" w:cs="Arial"/>
            <w:b/>
            <w:lang w:val="en-GB"/>
          </w:rPr>
          <w:delText>Details of the Role Applied For</w:delText>
        </w:r>
      </w:del>
    </w:p>
    <w:p w14:paraId="4CF09552" w14:textId="77777777" w:rsidR="00452476" w:rsidRDefault="00452476" w:rsidP="00452476">
      <w:pPr>
        <w:keepLines/>
        <w:jc w:val="both"/>
        <w:rPr>
          <w:del w:id="306" w:author="dvojtko" w:date="2026-09-25T21:12:00Z" w16du:dateUtc="2026-09-26T01:12:00Z"/>
          <w:rFonts w:asciiTheme="minorHAnsi" w:hAnsiTheme="minorHAnsi" w:cs="Arial"/>
          <w:b/>
          <w:u w:val="single"/>
          <w:lang w:val="en-GB"/>
        </w:rPr>
      </w:pPr>
    </w:p>
    <w:p w14:paraId="449D52A4" w14:textId="618253FA" w:rsidR="00452476" w:rsidRDefault="00C212C0" w:rsidP="00452476">
      <w:pPr>
        <w:keepLines/>
        <w:jc w:val="both"/>
        <w:rPr>
          <w:del w:id="307" w:author="dvojtko" w:date="2026-09-25T21:12:00Z" w16du:dateUtc="2026-09-26T01:12:00Z"/>
          <w:rFonts w:asciiTheme="minorHAnsi" w:hAnsiTheme="minorHAnsi" w:cs="Arial"/>
          <w:lang w:val="en-GB"/>
        </w:rPr>
      </w:pPr>
      <w:del w:id="308" w:author="dvojtko" w:date="2026-09-25T21:12:00Z" w16du:dateUtc="2026-09-26T01:12:00Z">
        <w:r>
          <w:rPr>
            <w:rFonts w:asciiTheme="minorHAnsi" w:hAnsiTheme="minorHAnsi" w:cs="Arial"/>
            <w:lang w:val="en-GB"/>
          </w:rPr>
          <w:delText xml:space="preserve">Applicants should </w:delText>
        </w:r>
        <w:r w:rsidR="00452476">
          <w:rPr>
            <w:rFonts w:asciiTheme="minorHAnsi" w:hAnsiTheme="minorHAnsi" w:cs="Arial"/>
            <w:lang w:val="en-GB"/>
          </w:rPr>
          <w:delText xml:space="preserve">complete this section of the </w:delText>
        </w:r>
        <w:r w:rsidR="00A14E38">
          <w:rPr>
            <w:rFonts w:asciiTheme="minorHAnsi" w:hAnsiTheme="minorHAnsi" w:cs="Arial"/>
            <w:lang w:val="en-GB"/>
          </w:rPr>
          <w:delText>F</w:delText>
        </w:r>
        <w:r w:rsidR="00452476">
          <w:rPr>
            <w:rFonts w:asciiTheme="minorHAnsi" w:hAnsiTheme="minorHAnsi" w:cs="Arial"/>
            <w:lang w:val="en-GB"/>
          </w:rPr>
          <w:delText xml:space="preserve">orm by </w:delText>
        </w:r>
        <w:r w:rsidR="005F120F">
          <w:rPr>
            <w:rFonts w:asciiTheme="minorHAnsi" w:hAnsiTheme="minorHAnsi" w:cs="Arial"/>
            <w:lang w:val="en-GB"/>
          </w:rPr>
          <w:delText xml:space="preserve">inserting the relevant information and </w:delText>
        </w:r>
        <w:r w:rsidR="00452476">
          <w:rPr>
            <w:rFonts w:asciiTheme="minorHAnsi" w:hAnsiTheme="minorHAnsi" w:cs="Arial"/>
            <w:lang w:val="en-GB"/>
          </w:rPr>
          <w:delText xml:space="preserve">ticking the </w:delText>
        </w:r>
        <w:r w:rsidR="00A14E38">
          <w:rPr>
            <w:rFonts w:asciiTheme="minorHAnsi" w:hAnsiTheme="minorHAnsi" w:cs="Arial"/>
            <w:lang w:val="en-GB"/>
          </w:rPr>
          <w:delText>appropriate</w:delText>
        </w:r>
        <w:r w:rsidR="00452476">
          <w:rPr>
            <w:rFonts w:asciiTheme="minorHAnsi" w:hAnsiTheme="minorHAnsi" w:cs="Arial"/>
            <w:lang w:val="en-GB"/>
          </w:rPr>
          <w:delText xml:space="preserve"> boxes.</w:delText>
        </w:r>
      </w:del>
    </w:p>
    <w:p w14:paraId="62782DF9" w14:textId="77777777" w:rsidR="00686981" w:rsidRPr="00452476" w:rsidRDefault="00686981" w:rsidP="00452476">
      <w:pPr>
        <w:keepLines/>
        <w:jc w:val="both"/>
        <w:rPr>
          <w:del w:id="309" w:author="dvojtko" w:date="2026-09-25T21:12:00Z" w16du:dateUtc="2026-09-26T01:12:00Z"/>
          <w:rFonts w:asciiTheme="minorHAnsi" w:hAnsiTheme="minorHAnsi" w:cs="Arial"/>
          <w:lang w:val="en-GB"/>
        </w:rPr>
      </w:pPr>
      <w:del w:id="310" w:author="dvojtko" w:date="2026-09-25T21:12:00Z" w16du:dateUtc="2026-09-26T01:12:00Z">
        <w:r w:rsidRPr="00452476">
          <w:rPr>
            <w:rFonts w:asciiTheme="minorHAnsi" w:hAnsiTheme="minorHAnsi" w:cs="Arial"/>
            <w:lang w:val="en-GB"/>
          </w:rPr>
          <w:delText xml:space="preserve"> </w:delText>
        </w:r>
      </w:del>
    </w:p>
    <w:p w14:paraId="3788A5D7" w14:textId="6287E278" w:rsidR="00452476" w:rsidRPr="00C212C0" w:rsidRDefault="00686981" w:rsidP="00452476">
      <w:pPr>
        <w:jc w:val="both"/>
        <w:rPr>
          <w:del w:id="311" w:author="dvojtko" w:date="2026-09-25T21:12:00Z" w16du:dateUtc="2026-09-26T01:12:00Z"/>
          <w:rFonts w:asciiTheme="minorHAnsi" w:hAnsiTheme="minorHAnsi" w:cs="Arial"/>
          <w:b/>
          <w:lang w:val="en-GB"/>
        </w:rPr>
      </w:pPr>
      <w:del w:id="312" w:author="dvojtko" w:date="2026-09-25T21:12:00Z" w16du:dateUtc="2026-09-26T01:12:00Z">
        <w:r w:rsidRPr="00C212C0">
          <w:rPr>
            <w:rFonts w:asciiTheme="minorHAnsi" w:hAnsiTheme="minorHAnsi" w:cs="Arial"/>
            <w:b/>
            <w:lang w:val="en-GB"/>
          </w:rPr>
          <w:delText>Personal Details</w:delText>
        </w:r>
      </w:del>
    </w:p>
    <w:p w14:paraId="104EF0AA" w14:textId="77777777" w:rsidR="00452476" w:rsidRDefault="00452476" w:rsidP="00452476">
      <w:pPr>
        <w:jc w:val="both"/>
        <w:rPr>
          <w:del w:id="313" w:author="dvojtko" w:date="2026-09-25T21:12:00Z" w16du:dateUtc="2026-09-26T01:12:00Z"/>
          <w:rFonts w:asciiTheme="minorHAnsi" w:hAnsiTheme="minorHAnsi" w:cs="Arial"/>
          <w:b/>
          <w:u w:val="single"/>
          <w:lang w:val="en-GB"/>
        </w:rPr>
      </w:pPr>
    </w:p>
    <w:p w14:paraId="3F736F24" w14:textId="6034BBDF" w:rsidR="00686981" w:rsidRDefault="00C212C0" w:rsidP="00452476">
      <w:pPr>
        <w:jc w:val="both"/>
        <w:rPr>
          <w:del w:id="314" w:author="dvojtko" w:date="2026-09-25T21:12:00Z" w16du:dateUtc="2026-09-26T01:12:00Z"/>
          <w:rFonts w:asciiTheme="minorHAnsi" w:hAnsiTheme="minorHAnsi" w:cs="Arial"/>
          <w:b/>
          <w:u w:val="single"/>
          <w:lang w:val="en-GB"/>
        </w:rPr>
      </w:pPr>
      <w:del w:id="315" w:author="dvojtko" w:date="2026-09-25T21:12:00Z" w16du:dateUtc="2026-09-26T01:12:00Z">
        <w:r>
          <w:rPr>
            <w:rFonts w:asciiTheme="minorHAnsi" w:hAnsiTheme="minorHAnsi" w:cs="Arial"/>
            <w:lang w:val="en-GB"/>
          </w:rPr>
          <w:delText>Applicants should</w:delText>
        </w:r>
        <w:r w:rsidR="00452476">
          <w:rPr>
            <w:rFonts w:asciiTheme="minorHAnsi" w:hAnsiTheme="minorHAnsi" w:cs="Arial"/>
            <w:lang w:val="en-GB"/>
          </w:rPr>
          <w:delText xml:space="preserve"> </w:delText>
        </w:r>
        <w:r w:rsidR="005F120F">
          <w:rPr>
            <w:rFonts w:asciiTheme="minorHAnsi" w:hAnsiTheme="minorHAnsi" w:cs="Arial"/>
            <w:lang w:val="en-GB"/>
          </w:rPr>
          <w:delText xml:space="preserve">insert the requested details and </w:delText>
        </w:r>
        <w:r w:rsidR="00452476">
          <w:rPr>
            <w:rFonts w:asciiTheme="minorHAnsi" w:hAnsiTheme="minorHAnsi" w:cs="Arial"/>
            <w:lang w:val="en-GB"/>
          </w:rPr>
          <w:delText xml:space="preserve">tick the relevant box in order to indicate how </w:delText>
        </w:r>
        <w:r>
          <w:rPr>
            <w:rFonts w:asciiTheme="minorHAnsi" w:hAnsiTheme="minorHAnsi" w:cs="Arial"/>
            <w:lang w:val="en-GB"/>
          </w:rPr>
          <w:delText>they</w:delText>
        </w:r>
        <w:r w:rsidR="00452476">
          <w:rPr>
            <w:rFonts w:asciiTheme="minorHAnsi" w:hAnsiTheme="minorHAnsi" w:cs="Arial"/>
            <w:lang w:val="en-GB"/>
          </w:rPr>
          <w:delText xml:space="preserve"> would prefer to be contacted.</w:delText>
        </w:r>
        <w:r w:rsidR="00686981" w:rsidRPr="00452476">
          <w:rPr>
            <w:rFonts w:asciiTheme="minorHAnsi" w:hAnsiTheme="minorHAnsi" w:cs="Arial"/>
            <w:b/>
            <w:u w:val="single"/>
            <w:lang w:val="en-GB"/>
          </w:rPr>
          <w:delText xml:space="preserve"> </w:delText>
        </w:r>
      </w:del>
    </w:p>
    <w:p w14:paraId="4A7B998F" w14:textId="77777777" w:rsidR="00452476" w:rsidRDefault="00452476" w:rsidP="00452476">
      <w:pPr>
        <w:jc w:val="both"/>
        <w:rPr>
          <w:del w:id="316" w:author="dvojtko" w:date="2026-09-25T21:12:00Z" w16du:dateUtc="2026-09-26T01:12:00Z"/>
          <w:rFonts w:asciiTheme="minorHAnsi" w:hAnsiTheme="minorHAnsi" w:cs="Arial"/>
          <w:b/>
          <w:u w:val="single"/>
          <w:lang w:val="en-GB"/>
        </w:rPr>
      </w:pPr>
    </w:p>
    <w:p w14:paraId="02BEE8DB" w14:textId="0F0F9B2A" w:rsidR="00686981" w:rsidRDefault="00C212C0" w:rsidP="00452476">
      <w:pPr>
        <w:jc w:val="both"/>
        <w:rPr>
          <w:del w:id="317" w:author="dvojtko" w:date="2026-09-25T21:12:00Z" w16du:dateUtc="2026-09-26T01:12:00Z"/>
          <w:rFonts w:asciiTheme="minorHAnsi" w:hAnsiTheme="minorHAnsi" w:cs="Arial"/>
          <w:lang w:val="en-GB"/>
        </w:rPr>
      </w:pPr>
      <w:del w:id="318" w:author="dvojtko" w:date="2026-09-25T21:12:00Z" w16du:dateUtc="2026-09-26T01:12:00Z">
        <w:r>
          <w:rPr>
            <w:rFonts w:asciiTheme="minorHAnsi" w:hAnsiTheme="minorHAnsi" w:cs="Arial"/>
            <w:lang w:val="en-GB"/>
          </w:rPr>
          <w:delText xml:space="preserve">If an applicant has </w:delText>
        </w:r>
        <w:r w:rsidR="00686981" w:rsidRPr="00452476">
          <w:rPr>
            <w:rFonts w:asciiTheme="minorHAnsi" w:hAnsiTheme="minorHAnsi" w:cs="Arial"/>
            <w:lang w:val="en-GB"/>
          </w:rPr>
          <w:delText xml:space="preserve">obtained qualified teacher status from a jurisdiction other than England or Wales </w:delText>
        </w:r>
        <w:r>
          <w:rPr>
            <w:rFonts w:asciiTheme="minorHAnsi" w:hAnsiTheme="minorHAnsi" w:cs="Arial"/>
            <w:lang w:val="en-GB"/>
          </w:rPr>
          <w:delText>they should</w:delText>
        </w:r>
        <w:r w:rsidR="00686981" w:rsidRPr="00452476">
          <w:rPr>
            <w:rFonts w:asciiTheme="minorHAnsi" w:hAnsiTheme="minorHAnsi" w:cs="Arial"/>
            <w:lang w:val="en-GB"/>
          </w:rPr>
          <w:delText xml:space="preserve"> insert </w:delText>
        </w:r>
        <w:r>
          <w:rPr>
            <w:rFonts w:asciiTheme="minorHAnsi" w:hAnsiTheme="minorHAnsi" w:cs="Arial"/>
            <w:lang w:val="en-GB"/>
          </w:rPr>
          <w:delText>their</w:delText>
        </w:r>
        <w:r w:rsidR="00686981" w:rsidRPr="00452476">
          <w:rPr>
            <w:rFonts w:asciiTheme="minorHAnsi" w:hAnsiTheme="minorHAnsi" w:cs="Arial"/>
            <w:lang w:val="en-GB"/>
          </w:rPr>
          <w:delText xml:space="preserve"> membership number for the relevant teaching profession regulator and provide details of the specific regulator</w:delText>
        </w:r>
        <w:r w:rsidR="00403403">
          <w:rPr>
            <w:rFonts w:asciiTheme="minorHAnsi" w:hAnsiTheme="minorHAnsi" w:cs="Arial"/>
            <w:lang w:val="en-GB"/>
          </w:rPr>
          <w:delText xml:space="preserve">.  </w:delText>
        </w:r>
      </w:del>
    </w:p>
    <w:p w14:paraId="70F7CE3B" w14:textId="77777777" w:rsidR="00BD39DB" w:rsidRDefault="00BD39DB" w:rsidP="00452476">
      <w:pPr>
        <w:jc w:val="both"/>
        <w:rPr>
          <w:del w:id="319" w:author="dvojtko" w:date="2026-09-25T21:12:00Z" w16du:dateUtc="2026-09-26T01:12:00Z"/>
          <w:rFonts w:asciiTheme="minorHAnsi" w:hAnsiTheme="minorHAnsi" w:cs="Arial"/>
          <w:lang w:val="en-GB"/>
        </w:rPr>
      </w:pPr>
    </w:p>
    <w:p w14:paraId="6DAFA1DF" w14:textId="3F0B8275" w:rsidR="00BD39DB" w:rsidRDefault="00BD39DB" w:rsidP="00452476">
      <w:pPr>
        <w:jc w:val="both"/>
        <w:rPr>
          <w:del w:id="320" w:author="dvojtko" w:date="2026-09-25T21:12:00Z" w16du:dateUtc="2026-09-26T01:12:00Z"/>
          <w:rFonts w:asciiTheme="minorHAnsi" w:hAnsiTheme="minorHAnsi" w:cs="Arial"/>
          <w:lang w:val="en-GB"/>
        </w:rPr>
      </w:pPr>
      <w:del w:id="321" w:author="dvojtko" w:date="2026-09-25T21:12:00Z" w16du:dateUtc="2026-09-26T01:12:00Z">
        <w:r>
          <w:rPr>
            <w:rFonts w:asciiTheme="minorHAnsi" w:hAnsiTheme="minorHAnsi" w:cs="Arial"/>
            <w:lang w:val="en-GB"/>
          </w:rPr>
          <w:delText xml:space="preserve">Support staff and Lay Chaplain Application Forms only – if </w:delText>
        </w:r>
        <w:r w:rsidR="00C212C0">
          <w:rPr>
            <w:rFonts w:asciiTheme="minorHAnsi" w:hAnsiTheme="minorHAnsi" w:cs="Arial"/>
            <w:lang w:val="en-GB"/>
          </w:rPr>
          <w:delText>applicants</w:delText>
        </w:r>
        <w:r>
          <w:rPr>
            <w:rFonts w:asciiTheme="minorHAnsi" w:hAnsiTheme="minorHAnsi" w:cs="Arial"/>
            <w:lang w:val="en-GB"/>
          </w:rPr>
          <w:delText xml:space="preserve"> have not obtained qualified teacher status </w:delText>
        </w:r>
        <w:r w:rsidR="00C212C0">
          <w:rPr>
            <w:rFonts w:asciiTheme="minorHAnsi" w:hAnsiTheme="minorHAnsi" w:cs="Arial"/>
            <w:lang w:val="en-GB"/>
          </w:rPr>
          <w:delText>they should</w:delText>
        </w:r>
        <w:r>
          <w:rPr>
            <w:rFonts w:asciiTheme="minorHAnsi" w:hAnsiTheme="minorHAnsi" w:cs="Arial"/>
            <w:lang w:val="en-GB"/>
          </w:rPr>
          <w:delText xml:space="preserve"> leave this section blank.</w:delText>
        </w:r>
      </w:del>
    </w:p>
    <w:p w14:paraId="45D8A043" w14:textId="1207F07C" w:rsidR="00686981" w:rsidRPr="00C212C0" w:rsidRDefault="00BD39DB" w:rsidP="00C212C0">
      <w:pPr>
        <w:rPr>
          <w:del w:id="322" w:author="dvojtko" w:date="2026-09-25T21:12:00Z" w16du:dateUtc="2026-09-26T01:12:00Z"/>
          <w:rFonts w:asciiTheme="minorHAnsi" w:hAnsiTheme="minorHAnsi" w:cs="Arial"/>
          <w:b/>
          <w:lang w:val="en-GB"/>
        </w:rPr>
      </w:pPr>
      <w:del w:id="323" w:author="dvojtko" w:date="2026-09-25T21:12:00Z" w16du:dateUtc="2026-09-26T01:12:00Z">
        <w:r>
          <w:rPr>
            <w:rFonts w:asciiTheme="minorHAnsi" w:hAnsiTheme="minorHAnsi" w:cs="Arial"/>
            <w:lang w:val="en-GB"/>
          </w:rPr>
          <w:br w:type="page"/>
        </w:r>
        <w:r w:rsidR="00686981" w:rsidRPr="00C212C0">
          <w:rPr>
            <w:rFonts w:asciiTheme="minorHAnsi" w:hAnsiTheme="minorHAnsi" w:cs="Arial"/>
            <w:b/>
            <w:lang w:val="en-GB"/>
          </w:rPr>
          <w:delText>Details of</w:delText>
        </w:r>
        <w:r w:rsidR="00403403" w:rsidRPr="00C212C0">
          <w:rPr>
            <w:rFonts w:asciiTheme="minorHAnsi" w:hAnsiTheme="minorHAnsi" w:cs="Arial"/>
            <w:b/>
            <w:lang w:val="en-GB"/>
          </w:rPr>
          <w:delText xml:space="preserve"> </w:delText>
        </w:r>
        <w:r w:rsidR="00686981" w:rsidRPr="00C212C0">
          <w:rPr>
            <w:rFonts w:asciiTheme="minorHAnsi" w:hAnsiTheme="minorHAnsi" w:cs="Arial"/>
            <w:b/>
            <w:lang w:val="en-GB"/>
          </w:rPr>
          <w:delText>Present Employment</w:delText>
        </w:r>
      </w:del>
    </w:p>
    <w:p w14:paraId="22890E25" w14:textId="77777777" w:rsidR="00686981" w:rsidRPr="00452476" w:rsidRDefault="00686981" w:rsidP="00403403">
      <w:pPr>
        <w:jc w:val="both"/>
        <w:rPr>
          <w:del w:id="324" w:author="dvojtko" w:date="2026-09-25T21:12:00Z" w16du:dateUtc="2026-09-26T01:12:00Z"/>
          <w:rFonts w:asciiTheme="minorHAnsi" w:hAnsiTheme="minorHAnsi" w:cs="Arial"/>
          <w:b/>
          <w:u w:val="single"/>
          <w:lang w:val="en-GB"/>
        </w:rPr>
      </w:pPr>
    </w:p>
    <w:p w14:paraId="7EF0792E" w14:textId="6BC3A38A" w:rsidR="00686981" w:rsidRPr="00452476" w:rsidRDefault="00C212C0" w:rsidP="00403403">
      <w:pPr>
        <w:jc w:val="both"/>
        <w:rPr>
          <w:del w:id="325" w:author="dvojtko" w:date="2026-09-25T21:12:00Z" w16du:dateUtc="2026-09-26T01:12:00Z"/>
          <w:rFonts w:asciiTheme="minorHAnsi" w:hAnsiTheme="minorHAnsi" w:cs="Arial"/>
          <w:lang w:val="en-GB"/>
        </w:rPr>
      </w:pPr>
      <w:del w:id="326" w:author="dvojtko" w:date="2026-09-25T21:12:00Z" w16du:dateUtc="2026-09-26T01:12:00Z">
        <w:r>
          <w:rPr>
            <w:rFonts w:asciiTheme="minorHAnsi" w:hAnsiTheme="minorHAnsi" w:cs="Arial"/>
            <w:lang w:val="en-GB"/>
          </w:rPr>
          <w:delText>Applicants who</w:delText>
        </w:r>
        <w:r w:rsidR="00403403">
          <w:rPr>
            <w:rFonts w:asciiTheme="minorHAnsi" w:hAnsiTheme="minorHAnsi" w:cs="Arial"/>
            <w:lang w:val="en-GB"/>
          </w:rPr>
          <w:delText xml:space="preserve"> are </w:delText>
        </w:r>
        <w:r w:rsidR="00686981" w:rsidRPr="00452476">
          <w:rPr>
            <w:rFonts w:asciiTheme="minorHAnsi" w:hAnsiTheme="minorHAnsi" w:cs="Arial"/>
            <w:lang w:val="en-GB"/>
          </w:rPr>
          <w:delText>not currently employed</w:delText>
        </w:r>
        <w:r w:rsidR="007713E7">
          <w:rPr>
            <w:rFonts w:asciiTheme="minorHAnsi" w:hAnsiTheme="minorHAnsi" w:cs="Arial"/>
            <w:lang w:val="en-GB"/>
          </w:rPr>
          <w:delText>,</w:delText>
        </w:r>
        <w:r w:rsidR="00686981" w:rsidRPr="00452476">
          <w:rPr>
            <w:rFonts w:asciiTheme="minorHAnsi" w:hAnsiTheme="minorHAnsi" w:cs="Arial"/>
            <w:lang w:val="en-GB"/>
          </w:rPr>
          <w:delText xml:space="preserve"> </w:delText>
        </w:r>
        <w:r>
          <w:rPr>
            <w:rFonts w:asciiTheme="minorHAnsi" w:hAnsiTheme="minorHAnsi" w:cs="Arial"/>
            <w:lang w:val="en-GB"/>
          </w:rPr>
          <w:delText xml:space="preserve">should </w:delText>
        </w:r>
        <w:r w:rsidR="00686981" w:rsidRPr="00452476">
          <w:rPr>
            <w:rFonts w:asciiTheme="minorHAnsi" w:hAnsiTheme="minorHAnsi" w:cs="Arial"/>
            <w:lang w:val="en-GB"/>
          </w:rPr>
          <w:delText xml:space="preserve">tick the box that says “no” and proceed to </w:delText>
        </w:r>
        <w:r w:rsidR="005F120F">
          <w:rPr>
            <w:rFonts w:asciiTheme="minorHAnsi" w:hAnsiTheme="minorHAnsi" w:cs="Arial"/>
            <w:lang w:val="en-GB"/>
          </w:rPr>
          <w:delText xml:space="preserve">the </w:delText>
        </w:r>
        <w:r w:rsidR="00403403">
          <w:rPr>
            <w:rFonts w:asciiTheme="minorHAnsi" w:hAnsiTheme="minorHAnsi" w:cs="Arial"/>
            <w:lang w:val="en-GB"/>
          </w:rPr>
          <w:delText>next section.</w:delText>
        </w:r>
      </w:del>
    </w:p>
    <w:p w14:paraId="6A65CE72" w14:textId="77777777" w:rsidR="00BD39DB" w:rsidRDefault="00BD39DB" w:rsidP="00BD39DB">
      <w:pPr>
        <w:rPr>
          <w:del w:id="327" w:author="dvojtko" w:date="2026-09-25T21:12:00Z" w16du:dateUtc="2026-09-26T01:12:00Z"/>
          <w:rFonts w:asciiTheme="minorHAnsi" w:hAnsiTheme="minorHAnsi" w:cs="Arial"/>
          <w:b/>
          <w:u w:val="single"/>
          <w:lang w:val="en-GB"/>
        </w:rPr>
      </w:pPr>
    </w:p>
    <w:p w14:paraId="5EADEB9D" w14:textId="55A1852F" w:rsidR="00686981" w:rsidRPr="00C212C0" w:rsidRDefault="00686981" w:rsidP="00BD39DB">
      <w:pPr>
        <w:rPr>
          <w:del w:id="328" w:author="dvojtko" w:date="2026-09-25T21:12:00Z" w16du:dateUtc="2026-09-26T01:12:00Z"/>
          <w:rFonts w:asciiTheme="minorHAnsi" w:hAnsiTheme="minorHAnsi" w:cs="Arial"/>
          <w:b/>
          <w:lang w:val="en-GB"/>
        </w:rPr>
      </w:pPr>
      <w:del w:id="329" w:author="dvojtko" w:date="2026-09-25T21:12:00Z" w16du:dateUtc="2026-09-26T01:12:00Z">
        <w:r w:rsidRPr="00C212C0">
          <w:rPr>
            <w:rFonts w:asciiTheme="minorHAnsi" w:hAnsiTheme="minorHAnsi" w:cs="Arial"/>
            <w:b/>
            <w:lang w:val="en-GB"/>
          </w:rPr>
          <w:delText>Employment History</w:delText>
        </w:r>
      </w:del>
    </w:p>
    <w:p w14:paraId="5134DE12" w14:textId="77777777" w:rsidR="00686981" w:rsidRPr="00452476" w:rsidRDefault="00686981" w:rsidP="00452476">
      <w:pPr>
        <w:ind w:left="927"/>
        <w:jc w:val="both"/>
        <w:rPr>
          <w:del w:id="330" w:author="dvojtko" w:date="2026-09-25T21:12:00Z" w16du:dateUtc="2026-09-26T01:12:00Z"/>
          <w:rFonts w:asciiTheme="minorHAnsi" w:hAnsiTheme="minorHAnsi" w:cs="Arial"/>
          <w:b/>
          <w:u w:val="single"/>
          <w:lang w:val="en-GB"/>
        </w:rPr>
      </w:pPr>
    </w:p>
    <w:p w14:paraId="743831ED" w14:textId="307F487F" w:rsidR="00686981" w:rsidRDefault="00686981" w:rsidP="00403403">
      <w:pPr>
        <w:jc w:val="both"/>
        <w:rPr>
          <w:del w:id="331" w:author="dvojtko" w:date="2026-09-25T21:12:00Z" w16du:dateUtc="2026-09-26T01:12:00Z"/>
          <w:rFonts w:asciiTheme="minorHAnsi" w:hAnsiTheme="minorHAnsi" w:cs="Arial"/>
          <w:lang w:val="en-GB"/>
        </w:rPr>
      </w:pPr>
      <w:del w:id="332" w:author="dvojtko" w:date="2026-09-25T21:12:00Z" w16du:dateUtc="2026-09-26T01:12:00Z">
        <w:r w:rsidRPr="00452476">
          <w:rPr>
            <w:rFonts w:asciiTheme="minorHAnsi" w:hAnsiTheme="minorHAnsi" w:cs="Arial"/>
            <w:lang w:val="en-GB"/>
          </w:rPr>
          <w:delText>Applicants should provide full and accurate details of relevant employment history and professional or work experience</w:delText>
        </w:r>
        <w:r w:rsidR="00930C04">
          <w:rPr>
            <w:rFonts w:asciiTheme="minorHAnsi" w:hAnsiTheme="minorHAnsi" w:cs="Arial"/>
            <w:lang w:val="en-GB"/>
          </w:rPr>
          <w:delText xml:space="preserve"> starting with the most recent</w:delText>
        </w:r>
        <w:r w:rsidRPr="00452476">
          <w:rPr>
            <w:rFonts w:asciiTheme="minorHAnsi" w:hAnsiTheme="minorHAnsi" w:cs="Arial"/>
            <w:lang w:val="en-GB"/>
          </w:rPr>
          <w:delText xml:space="preserve">.  They should not repeat the information provided (if applicable) relating to present employment.  Where the applicant is a student seeking a </w:delText>
        </w:r>
        <w:r w:rsidR="00412668" w:rsidRPr="00452476">
          <w:rPr>
            <w:rFonts w:asciiTheme="minorHAnsi" w:hAnsiTheme="minorHAnsi" w:cs="Arial"/>
            <w:lang w:val="en-GB"/>
          </w:rPr>
          <w:delText>first-time</w:delText>
        </w:r>
        <w:r w:rsidRPr="00452476">
          <w:rPr>
            <w:rFonts w:asciiTheme="minorHAnsi" w:hAnsiTheme="minorHAnsi" w:cs="Arial"/>
            <w:lang w:val="en-GB"/>
          </w:rPr>
          <w:delText xml:space="preserve"> appointment</w:delText>
        </w:r>
        <w:r w:rsidR="00412668">
          <w:rPr>
            <w:rFonts w:asciiTheme="minorHAnsi" w:hAnsiTheme="minorHAnsi" w:cs="Arial"/>
            <w:lang w:val="en-GB"/>
          </w:rPr>
          <w:delText>,</w:delText>
        </w:r>
        <w:r w:rsidRPr="00452476">
          <w:rPr>
            <w:rFonts w:asciiTheme="minorHAnsi" w:hAnsiTheme="minorHAnsi" w:cs="Arial"/>
            <w:lang w:val="en-GB"/>
          </w:rPr>
          <w:delText xml:space="preserve"> they should provide details of</w:delText>
        </w:r>
        <w:r w:rsidR="00BD39DB">
          <w:rPr>
            <w:rFonts w:asciiTheme="minorHAnsi" w:hAnsiTheme="minorHAnsi" w:cs="Arial"/>
            <w:lang w:val="en-GB"/>
          </w:rPr>
          <w:delText xml:space="preserve"> all</w:delText>
        </w:r>
        <w:r w:rsidRPr="00452476">
          <w:rPr>
            <w:rFonts w:asciiTheme="minorHAnsi" w:hAnsiTheme="minorHAnsi" w:cs="Arial"/>
            <w:lang w:val="en-GB"/>
          </w:rPr>
          <w:delText xml:space="preserve"> teaching practice to date (if applicable). </w:delText>
        </w:r>
      </w:del>
    </w:p>
    <w:p w14:paraId="2AE045B0" w14:textId="77777777" w:rsidR="00403403" w:rsidRPr="00452476" w:rsidRDefault="00403403" w:rsidP="00403403">
      <w:pPr>
        <w:jc w:val="both"/>
        <w:rPr>
          <w:del w:id="333" w:author="dvojtko" w:date="2026-09-25T21:12:00Z" w16du:dateUtc="2026-09-26T01:12:00Z"/>
          <w:rFonts w:asciiTheme="minorHAnsi" w:hAnsiTheme="minorHAnsi" w:cs="Arial"/>
          <w:lang w:val="en-GB"/>
        </w:rPr>
      </w:pPr>
    </w:p>
    <w:p w14:paraId="78DE3CB0" w14:textId="0C04B371" w:rsidR="00403403" w:rsidRPr="00C212C0" w:rsidRDefault="00686981" w:rsidP="00403403">
      <w:pPr>
        <w:jc w:val="both"/>
        <w:rPr>
          <w:del w:id="334" w:author="dvojtko" w:date="2026-09-25T21:12:00Z" w16du:dateUtc="2026-09-26T01:12:00Z"/>
          <w:rFonts w:asciiTheme="minorHAnsi" w:hAnsiTheme="minorHAnsi" w:cs="Arial"/>
          <w:b/>
          <w:lang w:val="en-GB"/>
        </w:rPr>
      </w:pPr>
      <w:del w:id="335" w:author="dvojtko" w:date="2026-09-25T21:12:00Z" w16du:dateUtc="2026-09-26T01:12:00Z">
        <w:r w:rsidRPr="00C212C0">
          <w:rPr>
            <w:rFonts w:asciiTheme="minorHAnsi" w:hAnsiTheme="minorHAnsi" w:cs="Arial"/>
            <w:b/>
            <w:lang w:val="en-GB"/>
          </w:rPr>
          <w:delText>Other Employment</w:delText>
        </w:r>
        <w:r w:rsidR="00131114">
          <w:rPr>
            <w:rFonts w:asciiTheme="minorHAnsi" w:hAnsiTheme="minorHAnsi" w:cs="Arial"/>
            <w:b/>
            <w:lang w:val="en-GB"/>
          </w:rPr>
          <w:delText xml:space="preserve"> </w:delText>
        </w:r>
        <w:r w:rsidRPr="00C212C0">
          <w:rPr>
            <w:rFonts w:asciiTheme="minorHAnsi" w:hAnsiTheme="minorHAnsi" w:cs="Arial"/>
            <w:b/>
            <w:lang w:val="en-GB"/>
          </w:rPr>
          <w:delText>/</w:delText>
        </w:r>
        <w:r w:rsidR="00131114">
          <w:rPr>
            <w:rFonts w:asciiTheme="minorHAnsi" w:hAnsiTheme="minorHAnsi" w:cs="Arial"/>
            <w:b/>
            <w:lang w:val="en-GB"/>
          </w:rPr>
          <w:delText xml:space="preserve"> </w:delText>
        </w:r>
        <w:r w:rsidRPr="00C212C0">
          <w:rPr>
            <w:rFonts w:asciiTheme="minorHAnsi" w:hAnsiTheme="minorHAnsi" w:cs="Arial"/>
            <w:b/>
            <w:lang w:val="en-GB"/>
          </w:rPr>
          <w:delText>Work Experience</w:delText>
        </w:r>
      </w:del>
    </w:p>
    <w:p w14:paraId="00CB1E48" w14:textId="77777777" w:rsidR="00403403" w:rsidRDefault="00403403" w:rsidP="00403403">
      <w:pPr>
        <w:jc w:val="both"/>
        <w:rPr>
          <w:del w:id="336" w:author="dvojtko" w:date="2026-09-25T21:12:00Z" w16du:dateUtc="2026-09-26T01:12:00Z"/>
          <w:rFonts w:asciiTheme="minorHAnsi" w:hAnsiTheme="minorHAnsi" w:cs="Arial"/>
          <w:lang w:val="en-GB"/>
        </w:rPr>
      </w:pPr>
    </w:p>
    <w:p w14:paraId="0B556AD4" w14:textId="77777777" w:rsidR="00686981" w:rsidRPr="00403403" w:rsidRDefault="00686981" w:rsidP="00403403">
      <w:pPr>
        <w:jc w:val="both"/>
        <w:rPr>
          <w:del w:id="337" w:author="dvojtko" w:date="2026-09-25T21:12:00Z" w16du:dateUtc="2026-09-26T01:12:00Z"/>
          <w:rFonts w:asciiTheme="minorHAnsi" w:hAnsiTheme="minorHAnsi" w:cs="Arial"/>
          <w:b/>
          <w:u w:val="single"/>
          <w:lang w:val="en-GB"/>
        </w:rPr>
      </w:pPr>
      <w:del w:id="338" w:author="dvojtko" w:date="2026-09-25T21:12:00Z" w16du:dateUtc="2026-09-26T01:12:00Z">
        <w:r w:rsidRPr="00452476">
          <w:rPr>
            <w:rFonts w:asciiTheme="minorHAnsi" w:hAnsiTheme="minorHAnsi" w:cs="Arial"/>
            <w:lang w:val="en-GB"/>
          </w:rPr>
          <w:delText>Applicants should provide details of all other employment and paid or unpaid experience after the age of 1</w:delText>
        </w:r>
        <w:r w:rsidR="00403403">
          <w:rPr>
            <w:rFonts w:asciiTheme="minorHAnsi" w:hAnsiTheme="minorHAnsi" w:cs="Arial"/>
            <w:lang w:val="en-GB"/>
          </w:rPr>
          <w:delText>8</w:delText>
        </w:r>
        <w:r w:rsidRPr="00452476">
          <w:rPr>
            <w:rFonts w:asciiTheme="minorHAnsi" w:hAnsiTheme="minorHAnsi" w:cs="Arial"/>
            <w:lang w:val="en-GB"/>
          </w:rPr>
          <w:delText xml:space="preserve"> (e.g. employment unrelated to the teaching profession, voluntary work etc).  </w:delText>
        </w:r>
      </w:del>
    </w:p>
    <w:p w14:paraId="66F0031B" w14:textId="77777777" w:rsidR="00403403" w:rsidRDefault="00403403" w:rsidP="00403403">
      <w:pPr>
        <w:jc w:val="both"/>
        <w:rPr>
          <w:del w:id="339" w:author="dvojtko" w:date="2026-09-25T21:12:00Z" w16du:dateUtc="2026-09-26T01:12:00Z"/>
          <w:rFonts w:asciiTheme="minorHAnsi" w:hAnsiTheme="minorHAnsi" w:cs="Arial"/>
          <w:lang w:val="en-GB"/>
        </w:rPr>
      </w:pPr>
    </w:p>
    <w:p w14:paraId="20B42214" w14:textId="3D30367B" w:rsidR="00403403" w:rsidRDefault="00686981" w:rsidP="00403403">
      <w:pPr>
        <w:jc w:val="both"/>
        <w:rPr>
          <w:del w:id="340" w:author="dvojtko" w:date="2026-09-25T21:12:00Z" w16du:dateUtc="2026-09-26T01:12:00Z"/>
          <w:rFonts w:asciiTheme="minorHAnsi" w:hAnsiTheme="minorHAnsi" w:cs="Arial"/>
          <w:lang w:val="en-GB"/>
        </w:rPr>
      </w:pPr>
      <w:del w:id="341" w:author="dvojtko" w:date="2026-09-25T21:12:00Z" w16du:dateUtc="2026-09-26T01:12:00Z">
        <w:r w:rsidRPr="00452476">
          <w:rPr>
            <w:rFonts w:asciiTheme="minorHAnsi" w:hAnsiTheme="minorHAnsi" w:cs="Arial"/>
            <w:lang w:val="en-GB"/>
          </w:rPr>
          <w:delText>Applicants must ensure that there are no gaps in the chronology of their education and</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or employment history from the age of 1</w:delText>
        </w:r>
        <w:r w:rsidR="00403403">
          <w:rPr>
            <w:rFonts w:asciiTheme="minorHAnsi" w:hAnsiTheme="minorHAnsi" w:cs="Arial"/>
            <w:lang w:val="en-GB"/>
          </w:rPr>
          <w:delText>8</w:delText>
        </w:r>
        <w:r w:rsidRPr="00452476">
          <w:rPr>
            <w:rFonts w:asciiTheme="minorHAnsi" w:hAnsiTheme="minorHAnsi" w:cs="Arial"/>
            <w:lang w:val="en-GB"/>
          </w:rPr>
          <w:delText xml:space="preserve"> to the present day</w:delText>
        </w:r>
        <w:r w:rsidR="00403403">
          <w:rPr>
            <w:rFonts w:asciiTheme="minorHAnsi" w:hAnsiTheme="minorHAnsi" w:cs="Arial"/>
            <w:lang w:val="en-GB"/>
          </w:rPr>
          <w:delText xml:space="preserve"> and space has been provided on the form for this information</w:delText>
        </w:r>
        <w:r w:rsidRPr="00452476">
          <w:rPr>
            <w:rFonts w:asciiTheme="minorHAnsi" w:hAnsiTheme="minorHAnsi" w:cs="Arial"/>
            <w:lang w:val="en-GB"/>
          </w:rPr>
          <w:delText xml:space="preserve">.  Failure to provide a full account may lead to an application being rejected.  </w:delText>
        </w:r>
      </w:del>
    </w:p>
    <w:p w14:paraId="398C0D6B" w14:textId="77777777" w:rsidR="00403403" w:rsidRDefault="00403403" w:rsidP="00403403">
      <w:pPr>
        <w:jc w:val="both"/>
        <w:rPr>
          <w:del w:id="342" w:author="dvojtko" w:date="2026-09-25T21:12:00Z" w16du:dateUtc="2026-09-26T01:12:00Z"/>
          <w:rFonts w:asciiTheme="minorHAnsi" w:hAnsiTheme="minorHAnsi" w:cs="Arial"/>
          <w:lang w:val="en-GB"/>
        </w:rPr>
      </w:pPr>
    </w:p>
    <w:p w14:paraId="4CEB8588" w14:textId="13803BC8" w:rsidR="00686981" w:rsidRDefault="00686981" w:rsidP="00403403">
      <w:pPr>
        <w:jc w:val="both"/>
        <w:rPr>
          <w:del w:id="343" w:author="dvojtko" w:date="2026-09-25T21:12:00Z" w16du:dateUtc="2026-09-26T01:12:00Z"/>
          <w:rFonts w:asciiTheme="minorHAnsi" w:hAnsiTheme="minorHAnsi" w:cs="Arial"/>
          <w:lang w:val="en-GB"/>
        </w:rPr>
      </w:pPr>
      <w:del w:id="344" w:author="dvojtko" w:date="2026-09-25T21:12:00Z" w16du:dateUtc="2026-09-26T01:12:00Z">
        <w:r w:rsidRPr="00452476">
          <w:rPr>
            <w:rFonts w:asciiTheme="minorHAnsi" w:hAnsiTheme="minorHAnsi" w:cs="Arial"/>
            <w:lang w:val="en-GB"/>
          </w:rPr>
          <w:delText>Applicants must declare whether they have ever been ordained and</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 xml:space="preserve">or been a member of a religious community.  Where the answer to this question is ‘yes’, the Applicant must provide full details and expect that this will be discussed in more detail if they are successfully shortlisted for interview, more particularly in relation to their Canonical status and whether the Applicant is subject to any restrictions which may affect their suitability for appointment to the post applied for.  </w:delText>
        </w:r>
      </w:del>
    </w:p>
    <w:p w14:paraId="026E8D13" w14:textId="77777777" w:rsidR="00403403" w:rsidRPr="00452476" w:rsidRDefault="00403403" w:rsidP="00403403">
      <w:pPr>
        <w:jc w:val="both"/>
        <w:rPr>
          <w:del w:id="345" w:author="dvojtko" w:date="2026-09-25T21:12:00Z" w16du:dateUtc="2026-09-26T01:12:00Z"/>
          <w:rFonts w:asciiTheme="minorHAnsi" w:hAnsiTheme="minorHAnsi" w:cs="Arial"/>
          <w:lang w:val="en-GB"/>
        </w:rPr>
      </w:pPr>
    </w:p>
    <w:p w14:paraId="6626BD22" w14:textId="7450387B" w:rsidR="00686981" w:rsidRPr="00C212C0" w:rsidRDefault="00686981" w:rsidP="00403403">
      <w:pPr>
        <w:jc w:val="both"/>
        <w:rPr>
          <w:del w:id="346" w:author="dvojtko" w:date="2026-09-25T21:12:00Z" w16du:dateUtc="2026-09-26T01:12:00Z"/>
          <w:rFonts w:asciiTheme="minorHAnsi" w:hAnsiTheme="minorHAnsi" w:cs="Arial"/>
          <w:b/>
          <w:lang w:val="en-GB"/>
        </w:rPr>
      </w:pPr>
      <w:del w:id="347" w:author="dvojtko" w:date="2026-09-25T21:12:00Z" w16du:dateUtc="2026-09-26T01:12:00Z">
        <w:r w:rsidRPr="00C212C0">
          <w:rPr>
            <w:rFonts w:asciiTheme="minorHAnsi" w:hAnsiTheme="minorHAnsi" w:cs="Arial"/>
            <w:b/>
            <w:lang w:val="en-GB"/>
          </w:rPr>
          <w:delText>Post-11 Education and Training</w:delText>
        </w:r>
      </w:del>
    </w:p>
    <w:p w14:paraId="7732BA23" w14:textId="77777777" w:rsidR="00403403" w:rsidRDefault="00403403" w:rsidP="00403403">
      <w:pPr>
        <w:jc w:val="both"/>
        <w:rPr>
          <w:del w:id="348" w:author="dvojtko" w:date="2026-09-25T21:12:00Z" w16du:dateUtc="2026-09-26T01:12:00Z"/>
          <w:rFonts w:asciiTheme="minorHAnsi" w:hAnsiTheme="minorHAnsi" w:cs="Arial"/>
          <w:b/>
          <w:u w:val="single"/>
          <w:lang w:val="en-GB"/>
        </w:rPr>
      </w:pPr>
    </w:p>
    <w:p w14:paraId="701BBA10" w14:textId="226DC41E" w:rsidR="00686981" w:rsidRPr="00452476" w:rsidRDefault="00686981" w:rsidP="00403403">
      <w:pPr>
        <w:jc w:val="both"/>
        <w:rPr>
          <w:del w:id="349" w:author="dvojtko" w:date="2026-09-25T21:12:00Z" w16du:dateUtc="2026-09-26T01:12:00Z"/>
          <w:rFonts w:asciiTheme="minorHAnsi" w:hAnsiTheme="minorHAnsi" w:cs="Arial"/>
          <w:lang w:val="en-GB"/>
        </w:rPr>
      </w:pPr>
      <w:del w:id="350" w:author="dvojtko" w:date="2026-09-25T21:12:00Z" w16du:dateUtc="2026-09-26T01:12:00Z">
        <w:r w:rsidRPr="00452476">
          <w:rPr>
            <w:rFonts w:asciiTheme="minorHAnsi" w:hAnsiTheme="minorHAnsi" w:cs="Arial"/>
            <w:lang w:val="en-GB"/>
          </w:rPr>
          <w:delText>Applicants should provide details of education received in this country and</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 xml:space="preserve">or abroad, academic vocational qualifications obtained including degrees, with class and division, and Teacher Certificates.  Applicants must include postgraduate and professional qualifications.  Applicants are advised that they may be required to produce evidence of qualifications attained. </w:delText>
        </w:r>
        <w:r w:rsidR="00BD39DB">
          <w:rPr>
            <w:rFonts w:asciiTheme="minorHAnsi" w:hAnsiTheme="minorHAnsi" w:cs="Arial"/>
            <w:lang w:val="en-GB"/>
          </w:rPr>
          <w:delText xml:space="preserve">  Please ensure that all relevant classifications and grades are included.</w:delText>
        </w:r>
      </w:del>
    </w:p>
    <w:p w14:paraId="72BDE0A2" w14:textId="77777777" w:rsidR="00403403" w:rsidRDefault="00403403" w:rsidP="00403403">
      <w:pPr>
        <w:jc w:val="both"/>
        <w:rPr>
          <w:del w:id="351" w:author="dvojtko" w:date="2026-09-25T21:12:00Z" w16du:dateUtc="2026-09-26T01:12:00Z"/>
          <w:rFonts w:asciiTheme="minorHAnsi" w:hAnsiTheme="minorHAnsi" w:cs="Arial"/>
          <w:lang w:val="en-GB"/>
        </w:rPr>
      </w:pPr>
    </w:p>
    <w:p w14:paraId="795FAB8C" w14:textId="111FF0E8" w:rsidR="00686981" w:rsidRPr="00452476" w:rsidRDefault="00686981" w:rsidP="00403403">
      <w:pPr>
        <w:jc w:val="both"/>
        <w:rPr>
          <w:del w:id="352" w:author="dvojtko" w:date="2026-09-25T21:12:00Z" w16du:dateUtc="2026-09-26T01:12:00Z"/>
          <w:rFonts w:asciiTheme="minorHAnsi" w:hAnsiTheme="minorHAnsi" w:cs="Arial"/>
          <w:lang w:val="en-GB"/>
        </w:rPr>
      </w:pPr>
      <w:del w:id="353" w:author="dvojtko" w:date="2026-09-25T21:12:00Z" w16du:dateUtc="2026-09-26T01:12:00Z">
        <w:r w:rsidRPr="00452476">
          <w:rPr>
            <w:rFonts w:asciiTheme="minorHAnsi" w:hAnsiTheme="minorHAnsi" w:cs="Arial"/>
            <w:lang w:val="en-GB"/>
          </w:rPr>
          <w:delText xml:space="preserve">Catholic Certificate in Religious Studies (“CCRS”) – this was formerly known as the Catholic Teachers’ Certificate and </w:delText>
        </w:r>
        <w:r w:rsidR="00930C04">
          <w:rPr>
            <w:rFonts w:asciiTheme="minorHAnsi" w:hAnsiTheme="minorHAnsi" w:cs="Arial"/>
            <w:lang w:val="en-GB"/>
          </w:rPr>
          <w:delText xml:space="preserve">the </w:delText>
        </w:r>
        <w:r w:rsidRPr="00452476">
          <w:rPr>
            <w:rFonts w:asciiTheme="minorHAnsi" w:hAnsiTheme="minorHAnsi" w:cs="Arial"/>
            <w:lang w:val="en-GB"/>
          </w:rPr>
          <w:delText xml:space="preserve">Certificate in Religious Education. </w:delText>
        </w:r>
      </w:del>
    </w:p>
    <w:p w14:paraId="66450E12" w14:textId="77777777" w:rsidR="00403403" w:rsidRDefault="00403403" w:rsidP="00403403">
      <w:pPr>
        <w:jc w:val="both"/>
        <w:rPr>
          <w:del w:id="354" w:author="dvojtko" w:date="2026-09-25T21:12:00Z" w16du:dateUtc="2026-09-26T01:12:00Z"/>
          <w:rFonts w:asciiTheme="minorHAnsi" w:hAnsiTheme="minorHAnsi" w:cs="Arial"/>
          <w:lang w:val="en-GB"/>
        </w:rPr>
      </w:pPr>
    </w:p>
    <w:p w14:paraId="0239BE41" w14:textId="3A2EC7B6" w:rsidR="00686981" w:rsidRDefault="00686981" w:rsidP="00403403">
      <w:pPr>
        <w:jc w:val="both"/>
        <w:rPr>
          <w:del w:id="355" w:author="dvojtko" w:date="2026-09-25T21:12:00Z" w16du:dateUtc="2026-09-26T01:12:00Z"/>
          <w:rFonts w:asciiTheme="minorHAnsi" w:hAnsiTheme="minorHAnsi" w:cs="Arial"/>
          <w:lang w:val="en-GB"/>
        </w:rPr>
      </w:pPr>
      <w:del w:id="356" w:author="dvojtko" w:date="2026-09-25T21:12:00Z" w16du:dateUtc="2026-09-26T01:12:00Z">
        <w:r w:rsidRPr="00452476">
          <w:rPr>
            <w:rFonts w:asciiTheme="minorHAnsi" w:hAnsiTheme="minorHAnsi" w:cs="Arial"/>
            <w:lang w:val="en-GB"/>
          </w:rPr>
          <w:delText xml:space="preserve">Teacher post Application Forms only </w:delText>
        </w:r>
        <w:r w:rsidR="00403403">
          <w:rPr>
            <w:rFonts w:asciiTheme="minorHAnsi" w:hAnsiTheme="minorHAnsi" w:cs="Arial"/>
            <w:lang w:val="en-GB"/>
          </w:rPr>
          <w:delText>–</w:delText>
        </w:r>
        <w:r w:rsidRPr="00452476">
          <w:rPr>
            <w:rFonts w:asciiTheme="minorHAnsi" w:hAnsiTheme="minorHAnsi" w:cs="Arial"/>
            <w:lang w:val="en-GB"/>
          </w:rPr>
          <w:delText xml:space="preserve"> </w:delText>
        </w:r>
        <w:r w:rsidR="00C212C0">
          <w:rPr>
            <w:rFonts w:asciiTheme="minorHAnsi" w:hAnsiTheme="minorHAnsi" w:cs="Arial"/>
            <w:lang w:val="en-GB"/>
          </w:rPr>
          <w:delText>applicants should</w:delText>
        </w:r>
        <w:r w:rsidR="00403403">
          <w:rPr>
            <w:rFonts w:asciiTheme="minorHAnsi" w:hAnsiTheme="minorHAnsi" w:cs="Arial"/>
            <w:lang w:val="en-GB"/>
          </w:rPr>
          <w:delText xml:space="preserve"> </w:delText>
        </w:r>
        <w:r w:rsidRPr="00452476">
          <w:rPr>
            <w:rFonts w:asciiTheme="minorHAnsi" w:hAnsiTheme="minorHAnsi" w:cs="Arial"/>
            <w:lang w:val="en-GB"/>
          </w:rPr>
          <w:delText xml:space="preserve">state which subjects </w:delText>
        </w:r>
        <w:r w:rsidR="00C212C0">
          <w:rPr>
            <w:rFonts w:asciiTheme="minorHAnsi" w:hAnsiTheme="minorHAnsi" w:cs="Arial"/>
            <w:lang w:val="en-GB"/>
          </w:rPr>
          <w:delText>they</w:delText>
        </w:r>
        <w:r w:rsidRPr="00452476">
          <w:rPr>
            <w:rFonts w:asciiTheme="minorHAnsi" w:hAnsiTheme="minorHAnsi" w:cs="Arial"/>
            <w:lang w:val="en-GB"/>
          </w:rPr>
          <w:delText xml:space="preserve"> are qualified to teach</w:delText>
        </w:r>
        <w:r w:rsidR="00403403">
          <w:rPr>
            <w:rFonts w:asciiTheme="minorHAnsi" w:hAnsiTheme="minorHAnsi" w:cs="Arial"/>
            <w:lang w:val="en-GB"/>
          </w:rPr>
          <w:delText xml:space="preserve"> including</w:delText>
        </w:r>
        <w:r w:rsidRPr="00452476">
          <w:rPr>
            <w:rFonts w:asciiTheme="minorHAnsi" w:hAnsiTheme="minorHAnsi" w:cs="Arial"/>
            <w:lang w:val="en-GB"/>
          </w:rPr>
          <w:delText xml:space="preserve"> other subjects for which </w:delText>
        </w:r>
        <w:r w:rsidR="00C212C0">
          <w:rPr>
            <w:rFonts w:asciiTheme="minorHAnsi" w:hAnsiTheme="minorHAnsi" w:cs="Arial"/>
            <w:lang w:val="en-GB"/>
          </w:rPr>
          <w:delText>they</w:delText>
        </w:r>
        <w:r w:rsidRPr="00452476">
          <w:rPr>
            <w:rFonts w:asciiTheme="minorHAnsi" w:hAnsiTheme="minorHAnsi" w:cs="Arial"/>
            <w:lang w:val="en-GB"/>
          </w:rPr>
          <w:delText xml:space="preserve"> may have experience to teach</w:delText>
        </w:r>
        <w:r w:rsidR="00403403">
          <w:rPr>
            <w:rFonts w:asciiTheme="minorHAnsi" w:hAnsiTheme="minorHAnsi" w:cs="Arial"/>
            <w:lang w:val="en-GB"/>
          </w:rPr>
          <w:delText xml:space="preserve">.  </w:delText>
        </w:r>
        <w:r w:rsidR="00C212C0">
          <w:rPr>
            <w:rFonts w:asciiTheme="minorHAnsi" w:hAnsiTheme="minorHAnsi" w:cs="Arial"/>
            <w:lang w:val="en-GB"/>
          </w:rPr>
          <w:delText xml:space="preserve">Applicants should </w:delText>
        </w:r>
        <w:r w:rsidR="00403403">
          <w:rPr>
            <w:rFonts w:asciiTheme="minorHAnsi" w:hAnsiTheme="minorHAnsi" w:cs="Arial"/>
            <w:lang w:val="en-GB"/>
          </w:rPr>
          <w:delText>also</w:delText>
        </w:r>
        <w:r w:rsidRPr="00452476">
          <w:rPr>
            <w:rFonts w:asciiTheme="minorHAnsi" w:hAnsiTheme="minorHAnsi" w:cs="Arial"/>
            <w:lang w:val="en-GB"/>
          </w:rPr>
          <w:delText xml:space="preserve"> </w:delText>
        </w:r>
        <w:r w:rsidR="00403403">
          <w:rPr>
            <w:rFonts w:asciiTheme="minorHAnsi" w:hAnsiTheme="minorHAnsi" w:cs="Arial"/>
            <w:lang w:val="en-GB"/>
          </w:rPr>
          <w:delText>provide</w:delText>
        </w:r>
        <w:r w:rsidRPr="00452476">
          <w:rPr>
            <w:rFonts w:asciiTheme="minorHAnsi" w:hAnsiTheme="minorHAnsi" w:cs="Arial"/>
            <w:lang w:val="en-GB"/>
          </w:rPr>
          <w:delText xml:space="preserve"> details of any other specialisms and special areas of teaching interest.  </w:delText>
        </w:r>
      </w:del>
    </w:p>
    <w:p w14:paraId="7C4484CC" w14:textId="77777777" w:rsidR="00403403" w:rsidRPr="00452476" w:rsidRDefault="00403403" w:rsidP="00403403">
      <w:pPr>
        <w:jc w:val="both"/>
        <w:rPr>
          <w:del w:id="357" w:author="dvojtko" w:date="2026-09-25T21:12:00Z" w16du:dateUtc="2026-09-26T01:12:00Z"/>
          <w:rFonts w:asciiTheme="minorHAnsi" w:hAnsiTheme="minorHAnsi" w:cs="Arial"/>
          <w:lang w:val="en-GB"/>
        </w:rPr>
      </w:pPr>
    </w:p>
    <w:p w14:paraId="6BA7875C" w14:textId="639FD5EC" w:rsidR="00686981" w:rsidRDefault="00686981" w:rsidP="00403403">
      <w:pPr>
        <w:jc w:val="both"/>
        <w:rPr>
          <w:del w:id="358" w:author="dvojtko" w:date="2026-09-25T21:12:00Z" w16du:dateUtc="2026-09-26T01:12:00Z"/>
          <w:rFonts w:asciiTheme="minorHAnsi" w:hAnsiTheme="minorHAnsi" w:cs="Arial"/>
          <w:lang w:val="en-GB"/>
        </w:rPr>
      </w:pPr>
      <w:del w:id="359" w:author="dvojtko" w:date="2026-09-25T21:12:00Z" w16du:dateUtc="2026-09-26T01:12:00Z">
        <w:r w:rsidRPr="00452476">
          <w:rPr>
            <w:rFonts w:asciiTheme="minorHAnsi" w:hAnsiTheme="minorHAnsi" w:cs="Arial"/>
            <w:lang w:val="en-GB"/>
          </w:rPr>
          <w:delText xml:space="preserve">Senior Leadership posts only - the CES recognises that </w:delText>
        </w:r>
        <w:r w:rsidR="00930C04">
          <w:rPr>
            <w:rFonts w:asciiTheme="minorHAnsi" w:hAnsiTheme="minorHAnsi" w:cs="Arial"/>
            <w:lang w:val="en-GB"/>
          </w:rPr>
          <w:delText xml:space="preserve">the </w:delText>
        </w:r>
        <w:r w:rsidRPr="00452476">
          <w:rPr>
            <w:rFonts w:asciiTheme="minorHAnsi" w:hAnsiTheme="minorHAnsi" w:cs="Arial"/>
            <w:lang w:val="en-GB"/>
          </w:rPr>
          <w:delText xml:space="preserve">NPQH is no longer a mandatory requirement in England but applicants should still provide details of </w:delText>
        </w:r>
        <w:r w:rsidR="00930C04">
          <w:rPr>
            <w:rFonts w:asciiTheme="minorHAnsi" w:hAnsiTheme="minorHAnsi" w:cs="Arial"/>
            <w:lang w:val="en-GB"/>
          </w:rPr>
          <w:delText xml:space="preserve">the </w:delText>
        </w:r>
        <w:r w:rsidRPr="00452476">
          <w:rPr>
            <w:rFonts w:asciiTheme="minorHAnsi" w:hAnsiTheme="minorHAnsi" w:cs="Arial"/>
            <w:lang w:val="en-GB"/>
          </w:rPr>
          <w:delText xml:space="preserve">NPQH where requested in the Application Form as a potentially desirable qualification.  </w:delText>
        </w:r>
        <w:r w:rsidRPr="00452476">
          <w:rPr>
            <w:rFonts w:asciiTheme="minorHAnsi" w:hAnsiTheme="minorHAnsi" w:cs="Arial"/>
          </w:rPr>
          <w:delText xml:space="preserve">Applicants for Headteacher posts in Wales </w:delText>
        </w:r>
        <w:r w:rsidRPr="00452476">
          <w:rPr>
            <w:rFonts w:asciiTheme="minorHAnsi" w:hAnsiTheme="minorHAnsi" w:cs="Arial"/>
            <w:u w:val="single"/>
          </w:rPr>
          <w:delText>must</w:delText>
        </w:r>
        <w:r w:rsidRPr="00452476">
          <w:rPr>
            <w:rFonts w:asciiTheme="minorHAnsi" w:hAnsiTheme="minorHAnsi" w:cs="Arial"/>
          </w:rPr>
          <w:delText xml:space="preserve"> provide details of </w:delText>
        </w:r>
        <w:r w:rsidR="00930C04">
          <w:rPr>
            <w:rFonts w:asciiTheme="minorHAnsi" w:hAnsiTheme="minorHAnsi" w:cs="Arial"/>
          </w:rPr>
          <w:delText xml:space="preserve">the </w:delText>
        </w:r>
        <w:r w:rsidRPr="00452476">
          <w:rPr>
            <w:rFonts w:asciiTheme="minorHAnsi" w:hAnsiTheme="minorHAnsi" w:cs="Arial"/>
          </w:rPr>
          <w:delText>NPQH as this remains a mandatory requirement for first Headship appointments</w:delText>
        </w:r>
        <w:r w:rsidRPr="00452476">
          <w:rPr>
            <w:rFonts w:asciiTheme="minorHAnsi" w:hAnsiTheme="minorHAnsi" w:cs="Arial"/>
            <w:lang w:val="en-GB"/>
          </w:rPr>
          <w:delText xml:space="preserve">.  </w:delText>
        </w:r>
      </w:del>
    </w:p>
    <w:p w14:paraId="1500D1EE" w14:textId="77777777" w:rsidR="00403403" w:rsidRPr="00452476" w:rsidRDefault="00403403" w:rsidP="00403403">
      <w:pPr>
        <w:jc w:val="both"/>
        <w:rPr>
          <w:del w:id="360" w:author="dvojtko" w:date="2026-09-25T21:12:00Z" w16du:dateUtc="2026-09-26T01:12:00Z"/>
          <w:rFonts w:asciiTheme="minorHAnsi" w:hAnsiTheme="minorHAnsi" w:cs="Arial"/>
          <w:lang w:val="en-GB"/>
        </w:rPr>
      </w:pPr>
    </w:p>
    <w:p w14:paraId="1CC7D8E7" w14:textId="77777777" w:rsidR="00C212C0" w:rsidRDefault="00C212C0" w:rsidP="00403403">
      <w:pPr>
        <w:jc w:val="both"/>
        <w:rPr>
          <w:del w:id="361" w:author="dvojtko" w:date="2026-09-25T21:12:00Z" w16du:dateUtc="2026-09-26T01:12:00Z"/>
          <w:rFonts w:asciiTheme="minorHAnsi" w:hAnsiTheme="minorHAnsi" w:cs="Arial"/>
          <w:b/>
          <w:lang w:val="en-GB"/>
        </w:rPr>
      </w:pPr>
    </w:p>
    <w:p w14:paraId="51534415" w14:textId="77777777" w:rsidR="00C212C0" w:rsidRDefault="00C212C0" w:rsidP="00403403">
      <w:pPr>
        <w:jc w:val="both"/>
        <w:rPr>
          <w:del w:id="362" w:author="dvojtko" w:date="2026-09-25T21:12:00Z" w16du:dateUtc="2026-09-26T01:12:00Z"/>
          <w:rFonts w:asciiTheme="minorHAnsi" w:hAnsiTheme="minorHAnsi" w:cs="Arial"/>
          <w:b/>
          <w:lang w:val="en-GB"/>
        </w:rPr>
      </w:pPr>
    </w:p>
    <w:p w14:paraId="5DD0261C" w14:textId="77777777" w:rsidR="00C212C0" w:rsidRDefault="00C212C0" w:rsidP="00403403">
      <w:pPr>
        <w:jc w:val="both"/>
        <w:rPr>
          <w:del w:id="363" w:author="dvojtko" w:date="2026-09-25T21:12:00Z" w16du:dateUtc="2026-09-26T01:12:00Z"/>
          <w:rFonts w:asciiTheme="minorHAnsi" w:hAnsiTheme="minorHAnsi" w:cs="Arial"/>
          <w:b/>
          <w:lang w:val="en-GB"/>
        </w:rPr>
      </w:pPr>
    </w:p>
    <w:p w14:paraId="2B2E57F7" w14:textId="77777777" w:rsidR="00C212C0" w:rsidRDefault="00C212C0" w:rsidP="00403403">
      <w:pPr>
        <w:jc w:val="both"/>
        <w:rPr>
          <w:del w:id="364" w:author="dvojtko" w:date="2026-09-25T21:12:00Z" w16du:dateUtc="2026-09-26T01:12:00Z"/>
          <w:rFonts w:asciiTheme="minorHAnsi" w:hAnsiTheme="minorHAnsi" w:cs="Arial"/>
          <w:b/>
          <w:lang w:val="en-GB"/>
        </w:rPr>
      </w:pPr>
    </w:p>
    <w:p w14:paraId="5B825487" w14:textId="1552F930" w:rsidR="00686981" w:rsidRPr="00C212C0" w:rsidRDefault="00686981" w:rsidP="00403403">
      <w:pPr>
        <w:jc w:val="both"/>
        <w:rPr>
          <w:del w:id="365" w:author="dvojtko" w:date="2026-09-25T21:12:00Z" w16du:dateUtc="2026-09-26T01:12:00Z"/>
          <w:rFonts w:asciiTheme="minorHAnsi" w:hAnsiTheme="minorHAnsi" w:cs="Arial"/>
          <w:b/>
          <w:lang w:val="en-GB"/>
        </w:rPr>
      </w:pPr>
      <w:del w:id="366" w:author="dvojtko" w:date="2026-09-25T21:12:00Z" w16du:dateUtc="2026-09-26T01:12:00Z">
        <w:r w:rsidRPr="00C212C0">
          <w:rPr>
            <w:rFonts w:asciiTheme="minorHAnsi" w:hAnsiTheme="minorHAnsi" w:cs="Arial"/>
            <w:b/>
            <w:lang w:val="en-GB"/>
          </w:rPr>
          <w:delText>Supporting Statement</w:delText>
        </w:r>
      </w:del>
    </w:p>
    <w:p w14:paraId="31F19A4F" w14:textId="77777777" w:rsidR="00403403" w:rsidRPr="00452476" w:rsidRDefault="00403403" w:rsidP="00403403">
      <w:pPr>
        <w:ind w:left="2007"/>
        <w:jc w:val="both"/>
        <w:rPr>
          <w:del w:id="367" w:author="dvojtko" w:date="2026-09-25T21:12:00Z" w16du:dateUtc="2026-09-26T01:12:00Z"/>
          <w:rFonts w:asciiTheme="minorHAnsi" w:hAnsiTheme="minorHAnsi" w:cs="Arial"/>
          <w:b/>
          <w:u w:val="single"/>
          <w:lang w:val="en-GB"/>
        </w:rPr>
      </w:pPr>
    </w:p>
    <w:p w14:paraId="1CB98552" w14:textId="77777777" w:rsidR="00686981" w:rsidRPr="00452476" w:rsidRDefault="00686981" w:rsidP="00403403">
      <w:pPr>
        <w:jc w:val="both"/>
        <w:rPr>
          <w:del w:id="368" w:author="dvojtko" w:date="2026-09-25T21:12:00Z" w16du:dateUtc="2026-09-26T01:12:00Z"/>
          <w:rFonts w:asciiTheme="minorHAnsi" w:hAnsiTheme="minorHAnsi" w:cs="Arial"/>
          <w:lang w:val="en-GB"/>
        </w:rPr>
      </w:pPr>
      <w:del w:id="369" w:author="dvojtko" w:date="2026-09-25T21:12:00Z" w16du:dateUtc="2026-09-26T01:12:00Z">
        <w:r w:rsidRPr="00452476">
          <w:rPr>
            <w:rFonts w:asciiTheme="minorHAnsi" w:hAnsiTheme="minorHAnsi" w:cs="Arial"/>
            <w:lang w:val="en-GB"/>
          </w:rPr>
          <w:delText>Applicants should ensure that their supporting statement is clear and concise and does not exceed 1,300 words.  It is preferable, although not compulsory, that the supporting statement is</w:delText>
        </w:r>
        <w:r w:rsidR="00B942DA">
          <w:rPr>
            <w:rFonts w:asciiTheme="minorHAnsi" w:hAnsiTheme="minorHAnsi" w:cs="Arial"/>
            <w:lang w:val="en-GB"/>
          </w:rPr>
          <w:delText xml:space="preserve"> typed rather than handwritten.</w:delText>
        </w:r>
      </w:del>
    </w:p>
    <w:p w14:paraId="6A0A2671" w14:textId="77777777" w:rsidR="00C212C0" w:rsidRDefault="00C212C0" w:rsidP="00BD39DB">
      <w:pPr>
        <w:rPr>
          <w:del w:id="370" w:author="dvojtko" w:date="2026-09-25T21:12:00Z" w16du:dateUtc="2026-09-26T01:12:00Z"/>
          <w:rFonts w:asciiTheme="minorHAnsi" w:hAnsiTheme="minorHAnsi" w:cs="Arial"/>
          <w:b/>
          <w:lang w:val="en-GB"/>
        </w:rPr>
      </w:pPr>
    </w:p>
    <w:p w14:paraId="143C4C3F" w14:textId="2BF17B0B" w:rsidR="00686981" w:rsidRPr="00C212C0" w:rsidRDefault="00686981" w:rsidP="00BD39DB">
      <w:pPr>
        <w:rPr>
          <w:del w:id="371" w:author="dvojtko" w:date="2026-09-25T21:12:00Z" w16du:dateUtc="2026-09-26T01:12:00Z"/>
          <w:rFonts w:asciiTheme="minorHAnsi" w:hAnsiTheme="minorHAnsi" w:cs="Arial"/>
          <w:b/>
          <w:lang w:val="en-GB"/>
        </w:rPr>
      </w:pPr>
      <w:del w:id="372" w:author="dvojtko" w:date="2026-09-25T21:12:00Z" w16du:dateUtc="2026-09-26T01:12:00Z">
        <w:r w:rsidRPr="00C212C0">
          <w:rPr>
            <w:rFonts w:asciiTheme="minorHAnsi" w:hAnsiTheme="minorHAnsi" w:cs="Arial"/>
            <w:b/>
            <w:lang w:val="en-GB"/>
          </w:rPr>
          <w:delText>References</w:delText>
        </w:r>
      </w:del>
    </w:p>
    <w:p w14:paraId="6845BBDD" w14:textId="77777777" w:rsidR="00B942DA" w:rsidRDefault="00B942DA" w:rsidP="00B942DA">
      <w:pPr>
        <w:keepLines/>
        <w:jc w:val="both"/>
        <w:rPr>
          <w:del w:id="373" w:author="dvojtko" w:date="2026-09-25T21:12:00Z" w16du:dateUtc="2026-09-26T01:12:00Z"/>
          <w:rFonts w:asciiTheme="minorHAnsi" w:hAnsiTheme="minorHAnsi" w:cs="Arial"/>
          <w:b/>
          <w:u w:val="single"/>
          <w:lang w:val="en-GB"/>
        </w:rPr>
      </w:pPr>
    </w:p>
    <w:p w14:paraId="56450937" w14:textId="77777777" w:rsidR="00B942DA" w:rsidRDefault="00686981" w:rsidP="00B942DA">
      <w:pPr>
        <w:keepLines/>
        <w:jc w:val="both"/>
        <w:rPr>
          <w:del w:id="374" w:author="dvojtko" w:date="2026-09-25T21:12:00Z" w16du:dateUtc="2026-09-26T01:12:00Z"/>
          <w:rFonts w:asciiTheme="minorHAnsi" w:hAnsiTheme="minorHAnsi" w:cs="Arial"/>
          <w:lang w:val="en-GB"/>
        </w:rPr>
      </w:pPr>
      <w:del w:id="375" w:author="dvojtko" w:date="2026-09-25T21:12:00Z" w16du:dateUtc="2026-09-26T01:12:00Z">
        <w:r w:rsidRPr="00452476">
          <w:rPr>
            <w:rFonts w:asciiTheme="minorHAnsi" w:hAnsiTheme="minorHAnsi" w:cs="Arial"/>
            <w:lang w:val="en-GB"/>
          </w:rPr>
          <w:delText>All applicants are required to provide details of at least two, and up to three, referees. A referee who is a current or former employer must have full access to the applicant’s personnel records. This is in order to ensure that the information provided is accurate.</w:delText>
        </w:r>
      </w:del>
    </w:p>
    <w:p w14:paraId="317F6D74" w14:textId="77777777" w:rsidR="00B942DA" w:rsidRDefault="00B942DA" w:rsidP="00B942DA">
      <w:pPr>
        <w:keepLines/>
        <w:jc w:val="both"/>
        <w:rPr>
          <w:del w:id="376" w:author="dvojtko" w:date="2026-09-25T21:12:00Z" w16du:dateUtc="2026-09-26T01:12:00Z"/>
          <w:rFonts w:asciiTheme="minorHAnsi" w:hAnsiTheme="minorHAnsi" w:cs="Arial"/>
          <w:lang w:val="en-GB"/>
        </w:rPr>
      </w:pPr>
    </w:p>
    <w:p w14:paraId="0096D941" w14:textId="77777777" w:rsidR="00686981" w:rsidRDefault="00B942DA" w:rsidP="00B942DA">
      <w:pPr>
        <w:keepLines/>
        <w:jc w:val="both"/>
        <w:rPr>
          <w:del w:id="377" w:author="dvojtko" w:date="2026-09-25T21:12:00Z" w16du:dateUtc="2026-09-26T01:12:00Z"/>
          <w:rFonts w:asciiTheme="minorHAnsi" w:hAnsiTheme="minorHAnsi" w:cs="Arial"/>
          <w:lang w:val="en-GB"/>
        </w:rPr>
      </w:pPr>
      <w:del w:id="378" w:author="dvojtko" w:date="2026-09-25T21:12:00Z" w16du:dateUtc="2026-09-26T01:12:00Z">
        <w:r>
          <w:rPr>
            <w:rFonts w:asciiTheme="minorHAnsi" w:hAnsiTheme="minorHAnsi" w:cs="Arial"/>
            <w:lang w:val="en-GB"/>
          </w:rPr>
          <w:delText>T</w:delText>
        </w:r>
        <w:r w:rsidR="00686981" w:rsidRPr="00452476">
          <w:rPr>
            <w:rFonts w:asciiTheme="minorHAnsi" w:hAnsiTheme="minorHAnsi" w:cs="Arial"/>
            <w:lang w:val="en-GB"/>
          </w:rPr>
          <w:delText>here may be situations where the referee does not have full access to an applicant’s records for data protection and privacy reasons.  If that is the case, the referee will need to be in a position to complete the reference to an acceptable standard with information relating to the applicant’s dates of employment.  All posts are subject to satisfactory references.</w:delText>
        </w:r>
      </w:del>
    </w:p>
    <w:p w14:paraId="36194B7C" w14:textId="77777777" w:rsidR="00B942DA" w:rsidRPr="00452476" w:rsidRDefault="00B942DA" w:rsidP="00B942DA">
      <w:pPr>
        <w:keepLines/>
        <w:jc w:val="both"/>
        <w:rPr>
          <w:del w:id="379" w:author="dvojtko" w:date="2026-09-25T21:12:00Z" w16du:dateUtc="2026-09-26T01:12:00Z"/>
          <w:rFonts w:asciiTheme="minorHAnsi" w:hAnsiTheme="minorHAnsi" w:cs="Arial"/>
          <w:lang w:val="en-GB"/>
        </w:rPr>
      </w:pPr>
    </w:p>
    <w:p w14:paraId="0371A8B9" w14:textId="4493CB75" w:rsidR="00686981" w:rsidRPr="008C2A5C" w:rsidRDefault="00686981" w:rsidP="00B942DA">
      <w:pPr>
        <w:keepLines/>
        <w:jc w:val="both"/>
        <w:rPr>
          <w:del w:id="380" w:author="dvojtko" w:date="2026-09-25T21:12:00Z" w16du:dateUtc="2026-09-26T01:12:00Z"/>
          <w:rFonts w:asciiTheme="minorHAnsi" w:hAnsiTheme="minorHAnsi" w:cs="Arial"/>
          <w:b/>
          <w:lang w:val="en-GB"/>
        </w:rPr>
      </w:pPr>
      <w:del w:id="381" w:author="dvojtko" w:date="2026-09-25T21:12:00Z" w16du:dateUtc="2026-09-26T01:12:00Z">
        <w:r w:rsidRPr="00452476">
          <w:rPr>
            <w:rFonts w:asciiTheme="minorHAnsi" w:hAnsiTheme="minorHAnsi" w:cs="Arial"/>
            <w:lang w:val="en-GB"/>
          </w:rPr>
          <w:delText xml:space="preserve">It is the applicant’s responsibility to ensure that they have obtained their nominated referees’ explicit consent to pass on their contact details.  Not only is this a matter of courtesy but </w:delText>
        </w:r>
        <w:r w:rsidR="00930C04">
          <w:rPr>
            <w:rFonts w:asciiTheme="minorHAnsi" w:hAnsiTheme="minorHAnsi" w:cs="Arial"/>
            <w:lang w:val="en-GB"/>
          </w:rPr>
          <w:delText xml:space="preserve">it </w:delText>
        </w:r>
        <w:r w:rsidRPr="00452476">
          <w:rPr>
            <w:rFonts w:asciiTheme="minorHAnsi" w:hAnsiTheme="minorHAnsi" w:cs="Arial"/>
            <w:lang w:val="en-GB"/>
          </w:rPr>
          <w:delText>ensures that the General Data Protection Regulation is being complied with.</w:delText>
        </w:r>
        <w:r w:rsidR="00B942DA">
          <w:rPr>
            <w:rFonts w:asciiTheme="minorHAnsi" w:hAnsiTheme="minorHAnsi" w:cs="Arial"/>
            <w:lang w:val="en-GB"/>
          </w:rPr>
          <w:delText xml:space="preserve">  </w:delText>
        </w:r>
        <w:r w:rsidR="00B942DA" w:rsidRPr="008C2A5C">
          <w:rPr>
            <w:rFonts w:asciiTheme="minorHAnsi" w:hAnsiTheme="minorHAnsi" w:cs="Arial"/>
            <w:b/>
            <w:lang w:val="en-GB"/>
          </w:rPr>
          <w:delText>Please also complete the Consent to Obtain References Form</w:delText>
        </w:r>
        <w:r w:rsidR="003A2A1A" w:rsidRPr="008C2A5C">
          <w:rPr>
            <w:rFonts w:asciiTheme="minorHAnsi" w:hAnsiTheme="minorHAnsi" w:cs="Arial"/>
            <w:b/>
            <w:lang w:val="en-GB"/>
          </w:rPr>
          <w:delText xml:space="preserve"> and return it with your application.</w:delText>
        </w:r>
      </w:del>
    </w:p>
    <w:p w14:paraId="3A626386" w14:textId="77777777" w:rsidR="003A2A1A" w:rsidRDefault="003A2A1A" w:rsidP="00B942DA">
      <w:pPr>
        <w:keepLines/>
        <w:jc w:val="both"/>
        <w:rPr>
          <w:del w:id="382" w:author="dvojtko" w:date="2026-09-25T21:12:00Z" w16du:dateUtc="2026-09-26T01:12:00Z"/>
          <w:rFonts w:asciiTheme="minorHAnsi" w:hAnsiTheme="minorHAnsi" w:cs="Arial"/>
          <w:lang w:val="en-GB"/>
        </w:rPr>
      </w:pPr>
    </w:p>
    <w:p w14:paraId="6B90ECDC" w14:textId="36638105" w:rsidR="003A2A1A" w:rsidRPr="00452476" w:rsidRDefault="003A2A1A" w:rsidP="00B942DA">
      <w:pPr>
        <w:keepLines/>
        <w:jc w:val="both"/>
        <w:rPr>
          <w:del w:id="383" w:author="dvojtko" w:date="2026-09-25T21:12:00Z" w16du:dateUtc="2026-09-26T01:12:00Z"/>
          <w:rFonts w:asciiTheme="minorHAnsi" w:hAnsiTheme="minorHAnsi" w:cs="Arial"/>
          <w:lang w:val="en-GB"/>
        </w:rPr>
      </w:pPr>
      <w:del w:id="384" w:author="dvojtko" w:date="2026-09-25T21:12:00Z" w16du:dateUtc="2026-09-26T01:12:00Z">
        <w:r w:rsidRPr="00452476">
          <w:rPr>
            <w:rFonts w:asciiTheme="minorHAnsi" w:hAnsiTheme="minorHAnsi" w:cs="Arial"/>
          </w:rPr>
          <w:delText>Applicants must advise the school</w:delText>
        </w:r>
        <w:r w:rsidR="00131114">
          <w:rPr>
            <w:rFonts w:asciiTheme="minorHAnsi" w:hAnsiTheme="minorHAnsi" w:cs="Arial"/>
          </w:rPr>
          <w:delText xml:space="preserve"> </w:delText>
        </w:r>
        <w:r w:rsidRPr="00452476">
          <w:rPr>
            <w:rFonts w:asciiTheme="minorHAnsi" w:hAnsiTheme="minorHAnsi" w:cs="Arial"/>
          </w:rPr>
          <w:delText>/</w:delText>
        </w:r>
        <w:r w:rsidR="00131114">
          <w:rPr>
            <w:rFonts w:asciiTheme="minorHAnsi" w:hAnsiTheme="minorHAnsi" w:cs="Arial"/>
          </w:rPr>
          <w:delText xml:space="preserve"> </w:delText>
        </w:r>
        <w:r w:rsidRPr="00452476">
          <w:rPr>
            <w:rFonts w:asciiTheme="minorHAnsi" w:hAnsiTheme="minorHAnsi" w:cs="Arial"/>
          </w:rPr>
          <w:delText>college if they do not want them to contact any of their referees and provide reasons.  For example, where applicants are currently employed, they may not wish the school</w:delText>
        </w:r>
        <w:r w:rsidR="00131114">
          <w:rPr>
            <w:rFonts w:asciiTheme="minorHAnsi" w:hAnsiTheme="minorHAnsi" w:cs="Arial"/>
          </w:rPr>
          <w:delText xml:space="preserve"> </w:delText>
        </w:r>
        <w:r w:rsidRPr="00452476">
          <w:rPr>
            <w:rFonts w:asciiTheme="minorHAnsi" w:hAnsiTheme="minorHAnsi" w:cs="Arial"/>
          </w:rPr>
          <w:delText>/</w:delText>
        </w:r>
        <w:r w:rsidR="00131114">
          <w:rPr>
            <w:rFonts w:asciiTheme="minorHAnsi" w:hAnsiTheme="minorHAnsi" w:cs="Arial"/>
          </w:rPr>
          <w:delText xml:space="preserve"> </w:delText>
        </w:r>
        <w:r w:rsidRPr="00452476">
          <w:rPr>
            <w:rFonts w:asciiTheme="minorHAnsi" w:hAnsiTheme="minorHAnsi" w:cs="Arial"/>
          </w:rPr>
          <w:delText>college to contact their employer until such time that they have given notice to terminate their employment.</w:delText>
        </w:r>
        <w:r w:rsidRPr="00452476">
          <w:rPr>
            <w:rFonts w:asciiTheme="minorHAnsi" w:hAnsiTheme="minorHAnsi" w:cs="Arial"/>
            <w:b/>
            <w:lang w:val="en-GB"/>
          </w:rPr>
          <w:delText xml:space="preserve">     </w:delText>
        </w:r>
      </w:del>
    </w:p>
    <w:p w14:paraId="31DBA451" w14:textId="77777777" w:rsidR="00686981" w:rsidRPr="00452476" w:rsidRDefault="00686981" w:rsidP="00452476">
      <w:pPr>
        <w:keepLines/>
        <w:ind w:left="873"/>
        <w:jc w:val="both"/>
        <w:rPr>
          <w:del w:id="385" w:author="dvojtko" w:date="2026-09-25T21:12:00Z" w16du:dateUtc="2026-09-26T01:12:00Z"/>
          <w:rFonts w:asciiTheme="minorHAnsi" w:hAnsiTheme="minorHAnsi" w:cs="Arial"/>
          <w:lang w:val="en-GB"/>
        </w:rPr>
      </w:pPr>
      <w:del w:id="386" w:author="dvojtko" w:date="2026-09-25T21:12:00Z" w16du:dateUtc="2026-09-26T01:12:00Z">
        <w:r w:rsidRPr="00452476">
          <w:rPr>
            <w:rFonts w:asciiTheme="minorHAnsi" w:hAnsiTheme="minorHAnsi" w:cs="Arial"/>
            <w:lang w:val="en-GB"/>
          </w:rPr>
          <w:delText xml:space="preserve"> </w:delText>
        </w:r>
      </w:del>
    </w:p>
    <w:p w14:paraId="523B7C95" w14:textId="21A0DFD1" w:rsidR="003A2A1A" w:rsidRDefault="00686981" w:rsidP="003A2A1A">
      <w:pPr>
        <w:keepLines/>
        <w:jc w:val="both"/>
        <w:rPr>
          <w:del w:id="387" w:author="dvojtko" w:date="2026-09-25T21:12:00Z" w16du:dateUtc="2026-09-26T01:12:00Z"/>
          <w:rFonts w:asciiTheme="minorHAnsi" w:hAnsiTheme="minorHAnsi" w:cs="Arial"/>
          <w:lang w:val="en-GB"/>
        </w:rPr>
      </w:pPr>
      <w:del w:id="388" w:author="dvojtko" w:date="2026-09-25T21:12:00Z" w16du:dateUtc="2026-09-26T01:12:00Z">
        <w:r w:rsidRPr="00452476">
          <w:rPr>
            <w:rFonts w:asciiTheme="minorHAnsi" w:hAnsiTheme="minorHAnsi" w:cs="Arial"/>
            <w:lang w:val="en-GB"/>
          </w:rPr>
          <w:delText>Applicants are advised that schools</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colleges designated with a religious character in England and Wales are permitted by law to require certain posts to be filled by practising Catholics.  In certain specific circumstances, it is possible that a temporary post may be filled by a person who is not a practising Catholic and there is no intention to deter suitable applicants from expressing their interest.</w:delText>
        </w:r>
      </w:del>
    </w:p>
    <w:p w14:paraId="4F275311" w14:textId="77777777" w:rsidR="003A2A1A" w:rsidRDefault="003A2A1A" w:rsidP="003A2A1A">
      <w:pPr>
        <w:keepLines/>
        <w:jc w:val="both"/>
        <w:rPr>
          <w:del w:id="389" w:author="dvojtko" w:date="2026-09-25T21:12:00Z" w16du:dateUtc="2026-09-26T01:12:00Z"/>
          <w:rFonts w:asciiTheme="minorHAnsi" w:hAnsiTheme="minorHAnsi" w:cs="Arial"/>
          <w:b/>
          <w:lang w:val="en-GB"/>
        </w:rPr>
      </w:pPr>
    </w:p>
    <w:p w14:paraId="32AAA571" w14:textId="3C381446" w:rsidR="003A2A1A" w:rsidRDefault="00686981" w:rsidP="003A2A1A">
      <w:pPr>
        <w:keepLines/>
        <w:jc w:val="both"/>
        <w:rPr>
          <w:del w:id="390" w:author="dvojtko" w:date="2026-09-25T21:12:00Z" w16du:dateUtc="2026-09-26T01:12:00Z"/>
          <w:rFonts w:asciiTheme="minorHAnsi" w:hAnsiTheme="minorHAnsi" w:cs="Arial"/>
        </w:rPr>
      </w:pPr>
      <w:del w:id="391" w:author="dvojtko" w:date="2026-09-25T21:12:00Z" w16du:dateUtc="2026-09-26T01:12:00Z">
        <w:r w:rsidRPr="00452476">
          <w:rPr>
            <w:rFonts w:asciiTheme="minorHAnsi" w:hAnsiTheme="minorHAnsi" w:cs="Arial"/>
            <w:b/>
            <w:lang w:val="en-GB"/>
          </w:rPr>
          <w:delText>Senior Leadership posts</w:delText>
        </w:r>
        <w:r w:rsidRPr="00452476">
          <w:rPr>
            <w:rFonts w:asciiTheme="minorHAnsi" w:hAnsiTheme="minorHAnsi" w:cs="Arial"/>
            <w:lang w:val="en-GB"/>
          </w:rPr>
          <w:delText xml:space="preserve"> – Applicants </w:delText>
        </w:r>
        <w:r w:rsidRPr="00452476">
          <w:rPr>
            <w:rFonts w:asciiTheme="minorHAnsi" w:hAnsiTheme="minorHAnsi" w:cs="Arial"/>
          </w:rPr>
          <w:delText xml:space="preserve">are advised that the ‘Memorandum on Appointment </w:delText>
        </w:r>
        <w:r w:rsidR="003A2A1A">
          <w:rPr>
            <w:rFonts w:asciiTheme="minorHAnsi" w:hAnsiTheme="minorHAnsi" w:cs="Arial"/>
          </w:rPr>
          <w:delText>of</w:delText>
        </w:r>
        <w:r w:rsidRPr="00452476">
          <w:rPr>
            <w:rFonts w:asciiTheme="minorHAnsi" w:hAnsiTheme="minorHAnsi" w:cs="Arial"/>
          </w:rPr>
          <w:delText xml:space="preserve"> </w:delText>
        </w:r>
        <w:r w:rsidR="0060429F">
          <w:rPr>
            <w:rFonts w:asciiTheme="minorHAnsi" w:hAnsiTheme="minorHAnsi" w:cs="Arial"/>
          </w:rPr>
          <w:delText>Staff</w:delText>
        </w:r>
        <w:r w:rsidR="0060429F" w:rsidRPr="00452476">
          <w:rPr>
            <w:rFonts w:asciiTheme="minorHAnsi" w:hAnsiTheme="minorHAnsi" w:cs="Arial"/>
          </w:rPr>
          <w:delText xml:space="preserve"> </w:delText>
        </w:r>
        <w:r w:rsidRPr="00452476">
          <w:rPr>
            <w:rFonts w:asciiTheme="minorHAnsi" w:hAnsiTheme="minorHAnsi" w:cs="Arial"/>
          </w:rPr>
          <w:delText xml:space="preserve">To Catholic Schools’ provides that ‘the posts of Headteacher or Principal, Deputy Headteacher or Deputy Principal and Head or Coordinator of Religious Education are to be filled by practising Catholics’.  The Memorandum may be viewed by visiting the CES’s website at: </w:delText>
        </w:r>
      </w:del>
    </w:p>
    <w:p w14:paraId="5799B9F7" w14:textId="77777777" w:rsidR="003A2A1A" w:rsidRDefault="003A2A1A" w:rsidP="003A2A1A">
      <w:pPr>
        <w:keepLines/>
        <w:jc w:val="both"/>
        <w:rPr>
          <w:del w:id="392" w:author="dvojtko" w:date="2026-09-25T21:12:00Z" w16du:dateUtc="2026-09-26T01:12:00Z"/>
        </w:rPr>
      </w:pPr>
      <w:del w:id="393" w:author="dvojtko" w:date="2026-09-25T21:12:00Z" w16du:dateUtc="2026-09-26T01:12:00Z">
        <w:r>
          <w:fldChar w:fldCharType="begin"/>
        </w:r>
        <w:r>
          <w:delInstrText>HYPERLINK "http://www.catholiceducation.org.uk/employment-documents/bishops-memorandum/item/1000049-memorandum-on-appointment-of-teachers-to-catholic-schools"</w:delInstrText>
        </w:r>
        <w:r>
          <w:fldChar w:fldCharType="separate"/>
        </w:r>
        <w:r w:rsidRPr="00ED5697">
          <w:rPr>
            <w:rStyle w:val="Hyperlink"/>
          </w:rPr>
          <w:delText>http://www.catholiceducation.org.uk/employment-documents/bishops-memorandum/item/1000049-memorandum-on-appointment-of-teachers-to-catholic-schools</w:delText>
        </w:r>
        <w:r>
          <w:fldChar w:fldCharType="end"/>
        </w:r>
      </w:del>
    </w:p>
    <w:p w14:paraId="3F80115F" w14:textId="77777777" w:rsidR="00686981" w:rsidRPr="003A2A1A" w:rsidRDefault="00686981" w:rsidP="003A2A1A">
      <w:pPr>
        <w:keepLines/>
        <w:jc w:val="both"/>
        <w:rPr>
          <w:del w:id="394" w:author="dvojtko" w:date="2026-09-25T21:12:00Z" w16du:dateUtc="2026-09-26T01:12:00Z"/>
          <w:rFonts w:asciiTheme="minorHAnsi" w:hAnsiTheme="minorHAnsi" w:cs="Arial"/>
          <w:lang w:val="en-GB"/>
        </w:rPr>
      </w:pPr>
      <w:del w:id="395" w:author="dvojtko" w:date="2026-09-25T21:12:00Z" w16du:dateUtc="2026-09-26T01:12:00Z">
        <w:r>
          <w:fldChar w:fldCharType="begin"/>
        </w:r>
        <w:r>
          <w:delInstrText>HYPERLINK</w:delInstrText>
        </w:r>
        <w:r>
          <w:fldChar w:fldCharType="separate"/>
        </w:r>
        <w:r>
          <w:fldChar w:fldCharType="end"/>
        </w:r>
      </w:del>
    </w:p>
    <w:p w14:paraId="2F273EC8" w14:textId="0132BA9C" w:rsidR="003A2A1A" w:rsidRDefault="00686981" w:rsidP="003A2A1A">
      <w:pPr>
        <w:keepLines/>
        <w:jc w:val="both"/>
        <w:rPr>
          <w:del w:id="396" w:author="dvojtko" w:date="2026-09-25T21:12:00Z" w16du:dateUtc="2026-09-26T01:12:00Z"/>
          <w:rFonts w:asciiTheme="minorHAnsi" w:hAnsiTheme="minorHAnsi" w:cs="Arial"/>
        </w:rPr>
      </w:pPr>
      <w:del w:id="397" w:author="dvojtko" w:date="2026-09-25T21:12:00Z" w16du:dateUtc="2026-09-26T01:12:00Z">
        <w:r w:rsidRPr="00452476">
          <w:rPr>
            <w:rFonts w:asciiTheme="minorHAnsi" w:hAnsiTheme="minorHAnsi" w:cs="Arial"/>
            <w:b/>
          </w:rPr>
          <w:delText>Teacher posts</w:delText>
        </w:r>
        <w:r w:rsidRPr="00452476">
          <w:rPr>
            <w:rFonts w:asciiTheme="minorHAnsi" w:hAnsiTheme="minorHAnsi" w:cs="Arial"/>
          </w:rPr>
          <w:delText xml:space="preserve"> – Applicants are advised that schools</w:delText>
        </w:r>
        <w:r w:rsidR="00131114">
          <w:rPr>
            <w:rFonts w:asciiTheme="minorHAnsi" w:hAnsiTheme="minorHAnsi" w:cs="Arial"/>
          </w:rPr>
          <w:delText xml:space="preserve"> </w:delText>
        </w:r>
        <w:r w:rsidRPr="00452476">
          <w:rPr>
            <w:rFonts w:asciiTheme="minorHAnsi" w:hAnsiTheme="minorHAnsi" w:cs="Arial"/>
          </w:rPr>
          <w:delText>/</w:delText>
        </w:r>
        <w:r w:rsidR="00131114">
          <w:rPr>
            <w:rFonts w:asciiTheme="minorHAnsi" w:hAnsiTheme="minorHAnsi" w:cs="Arial"/>
          </w:rPr>
          <w:delText xml:space="preserve"> </w:delText>
        </w:r>
        <w:r w:rsidRPr="00452476">
          <w:rPr>
            <w:rFonts w:asciiTheme="minorHAnsi" w:hAnsiTheme="minorHAnsi" w:cs="Arial"/>
          </w:rPr>
          <w:delText xml:space="preserve">colleges are entitled to give priority to Catholic applicants.  A higher degree of priority may be given to practising Catholic applicants but applications from all Catholic applicants (whether practising or not) are eligible to be given priority over applicants who are not Catholic.  Nevertheless, applicants who are not Catholic are welcome to apply.  </w:delText>
        </w:r>
      </w:del>
    </w:p>
    <w:p w14:paraId="0FA04D42" w14:textId="77777777" w:rsidR="00686981" w:rsidRPr="00452476" w:rsidRDefault="00686981" w:rsidP="003A2A1A">
      <w:pPr>
        <w:keepLines/>
        <w:jc w:val="both"/>
        <w:rPr>
          <w:del w:id="398" w:author="dvojtko" w:date="2026-09-25T21:12:00Z" w16du:dateUtc="2026-09-26T01:12:00Z"/>
          <w:rFonts w:asciiTheme="minorHAnsi" w:hAnsiTheme="minorHAnsi" w:cs="Arial"/>
        </w:rPr>
      </w:pPr>
      <w:del w:id="399" w:author="dvojtko" w:date="2026-09-25T21:12:00Z" w16du:dateUtc="2026-09-26T01:12:00Z">
        <w:r w:rsidRPr="00452476">
          <w:rPr>
            <w:rFonts w:asciiTheme="minorHAnsi" w:hAnsiTheme="minorHAnsi" w:cs="Arial"/>
          </w:rPr>
          <w:delText xml:space="preserve"> </w:delText>
        </w:r>
      </w:del>
    </w:p>
    <w:p w14:paraId="13C0A536" w14:textId="45116DC2" w:rsidR="00686981" w:rsidRDefault="00686981" w:rsidP="003A2A1A">
      <w:pPr>
        <w:keepLines/>
        <w:jc w:val="both"/>
        <w:rPr>
          <w:del w:id="400" w:author="dvojtko" w:date="2026-09-25T21:12:00Z" w16du:dateUtc="2026-09-26T01:12:00Z"/>
          <w:rFonts w:asciiTheme="minorHAnsi" w:hAnsiTheme="minorHAnsi" w:cs="Arial"/>
        </w:rPr>
      </w:pPr>
      <w:del w:id="401" w:author="dvojtko" w:date="2026-09-25T21:12:00Z" w16du:dateUtc="2026-09-26T01:12:00Z">
        <w:r w:rsidRPr="00452476">
          <w:rPr>
            <w:rFonts w:asciiTheme="minorHAnsi" w:hAnsiTheme="minorHAnsi" w:cs="Arial"/>
            <w:b/>
          </w:rPr>
          <w:delText>Support Staff posts</w:delText>
        </w:r>
        <w:r w:rsidRPr="00452476">
          <w:rPr>
            <w:rFonts w:asciiTheme="minorHAnsi" w:hAnsiTheme="minorHAnsi" w:cs="Arial"/>
          </w:rPr>
          <w:delText xml:space="preserve"> – Applicants are advised that schools</w:delText>
        </w:r>
        <w:r w:rsidR="00131114">
          <w:rPr>
            <w:rFonts w:asciiTheme="minorHAnsi" w:hAnsiTheme="minorHAnsi" w:cs="Arial"/>
          </w:rPr>
          <w:delText xml:space="preserve"> </w:delText>
        </w:r>
        <w:r w:rsidRPr="00452476">
          <w:rPr>
            <w:rFonts w:asciiTheme="minorHAnsi" w:hAnsiTheme="minorHAnsi" w:cs="Arial"/>
          </w:rPr>
          <w:delText>/</w:delText>
        </w:r>
        <w:r w:rsidR="00131114">
          <w:rPr>
            <w:rFonts w:asciiTheme="minorHAnsi" w:hAnsiTheme="minorHAnsi" w:cs="Arial"/>
          </w:rPr>
          <w:delText xml:space="preserve"> </w:delText>
        </w:r>
        <w:r w:rsidRPr="00452476">
          <w:rPr>
            <w:rFonts w:asciiTheme="minorHAnsi" w:hAnsiTheme="minorHAnsi" w:cs="Arial"/>
          </w:rPr>
          <w:delText xml:space="preserve">colleges (in England only) are entitled to give priority to Catholic applicants </w:delText>
        </w:r>
        <w:r w:rsidRPr="00452476">
          <w:rPr>
            <w:rFonts w:asciiTheme="minorHAnsi" w:hAnsiTheme="minorHAnsi" w:cs="Arial"/>
            <w:u w:val="single"/>
          </w:rPr>
          <w:delText>where it can be demonstrated that attaching this requirement to a particular post is a proportionate means of achieving a legitimate aim (commonly known as a “genuine occupational requirement”)</w:delText>
        </w:r>
        <w:r w:rsidRPr="00452476">
          <w:rPr>
            <w:rFonts w:asciiTheme="minorHAnsi" w:hAnsiTheme="minorHAnsi" w:cs="Arial"/>
          </w:rPr>
          <w:delText>.  The recruitment documentation should make clear whether this requirement applies to the post.</w:delText>
        </w:r>
      </w:del>
    </w:p>
    <w:p w14:paraId="608EBFFD" w14:textId="77777777" w:rsidR="003A2A1A" w:rsidRPr="00452476" w:rsidRDefault="003A2A1A" w:rsidP="003A2A1A">
      <w:pPr>
        <w:keepLines/>
        <w:jc w:val="both"/>
        <w:rPr>
          <w:del w:id="402" w:author="dvojtko" w:date="2026-09-25T21:12:00Z" w16du:dateUtc="2026-09-26T01:12:00Z"/>
          <w:rFonts w:asciiTheme="minorHAnsi" w:hAnsiTheme="minorHAnsi" w:cs="Arial"/>
        </w:rPr>
      </w:pPr>
    </w:p>
    <w:p w14:paraId="5F682FAA" w14:textId="4F7140AA" w:rsidR="00686981" w:rsidRDefault="00686981" w:rsidP="003A2A1A">
      <w:pPr>
        <w:keepLines/>
        <w:jc w:val="both"/>
        <w:rPr>
          <w:del w:id="403" w:author="dvojtko" w:date="2026-09-25T21:12:00Z" w16du:dateUtc="2026-09-26T01:12:00Z"/>
          <w:rFonts w:asciiTheme="minorHAnsi" w:hAnsiTheme="minorHAnsi" w:cs="Arial"/>
        </w:rPr>
      </w:pPr>
      <w:bookmarkStart w:id="404" w:name="_Hlk511290235"/>
      <w:del w:id="405" w:author="dvojtko" w:date="2026-09-25T21:12:00Z" w16du:dateUtc="2026-09-26T01:12:00Z">
        <w:r w:rsidRPr="00452476">
          <w:rPr>
            <w:rFonts w:asciiTheme="minorHAnsi" w:hAnsiTheme="minorHAnsi" w:cs="Arial"/>
            <w:b/>
          </w:rPr>
          <w:delText>Definition of “practising Catholic”</w:delText>
        </w:r>
        <w:r w:rsidR="003A2A1A">
          <w:rPr>
            <w:rFonts w:asciiTheme="minorHAnsi" w:hAnsiTheme="minorHAnsi" w:cs="Arial"/>
            <w:b/>
          </w:rPr>
          <w:delText xml:space="preserve"> </w:delText>
        </w:r>
        <w:r w:rsidR="00131114">
          <w:rPr>
            <w:rFonts w:asciiTheme="minorHAnsi" w:hAnsiTheme="minorHAnsi" w:cs="Arial"/>
          </w:rPr>
          <w:delText>–</w:delText>
        </w:r>
        <w:r w:rsidRPr="00452476">
          <w:rPr>
            <w:rFonts w:asciiTheme="minorHAnsi" w:hAnsiTheme="minorHAnsi" w:cs="Arial"/>
            <w:b/>
          </w:rPr>
          <w:delText xml:space="preserve"> </w:delText>
        </w:r>
        <w:r w:rsidRPr="00452476">
          <w:rPr>
            <w:rFonts w:asciiTheme="minorHAnsi" w:hAnsiTheme="minorHAnsi" w:cs="Arial"/>
          </w:rPr>
          <w:delText>Schools</w:delText>
        </w:r>
        <w:r w:rsidR="00131114">
          <w:rPr>
            <w:rFonts w:asciiTheme="minorHAnsi" w:hAnsiTheme="minorHAnsi" w:cs="Arial"/>
          </w:rPr>
          <w:delText xml:space="preserve"> </w:delText>
        </w:r>
        <w:r w:rsidRPr="00452476">
          <w:rPr>
            <w:rFonts w:asciiTheme="minorHAnsi" w:hAnsiTheme="minorHAnsi" w:cs="Arial"/>
          </w:rPr>
          <w:delText>/</w:delText>
        </w:r>
        <w:r w:rsidR="00131114">
          <w:rPr>
            <w:rFonts w:asciiTheme="minorHAnsi" w:hAnsiTheme="minorHAnsi" w:cs="Arial"/>
          </w:rPr>
          <w:delText xml:space="preserve"> </w:delText>
        </w:r>
        <w:r w:rsidRPr="00452476">
          <w:rPr>
            <w:rFonts w:asciiTheme="minorHAnsi" w:hAnsiTheme="minorHAnsi" w:cs="Arial"/>
          </w:rPr>
          <w:delText>colleges may provide guidance to the applicant regarding the definition of a “practising Catholic” with the application pack and</w:delText>
        </w:r>
        <w:r w:rsidR="00131114">
          <w:rPr>
            <w:rFonts w:asciiTheme="minorHAnsi" w:hAnsiTheme="minorHAnsi" w:cs="Arial"/>
          </w:rPr>
          <w:delText xml:space="preserve"> </w:delText>
        </w:r>
        <w:r w:rsidRPr="00452476">
          <w:rPr>
            <w:rFonts w:asciiTheme="minorHAnsi" w:hAnsiTheme="minorHAnsi" w:cs="Arial"/>
          </w:rPr>
          <w:delText>/</w:delText>
        </w:r>
        <w:r w:rsidR="00131114">
          <w:rPr>
            <w:rFonts w:asciiTheme="minorHAnsi" w:hAnsiTheme="minorHAnsi" w:cs="Arial"/>
          </w:rPr>
          <w:delText xml:space="preserve"> </w:delText>
        </w:r>
        <w:r w:rsidRPr="00452476">
          <w:rPr>
            <w:rFonts w:asciiTheme="minorHAnsi" w:hAnsiTheme="minorHAnsi" w:cs="Arial"/>
          </w:rPr>
          <w:delText>or in the event that the applicant is shortlisted for interview.</w:delText>
        </w:r>
      </w:del>
    </w:p>
    <w:p w14:paraId="3AF97608" w14:textId="77777777" w:rsidR="003A2A1A" w:rsidRPr="00452476" w:rsidRDefault="003A2A1A" w:rsidP="003A2A1A">
      <w:pPr>
        <w:keepLines/>
        <w:jc w:val="both"/>
        <w:rPr>
          <w:del w:id="406" w:author="dvojtko" w:date="2026-09-25T21:12:00Z" w16du:dateUtc="2026-09-26T01:12:00Z"/>
          <w:rFonts w:asciiTheme="minorHAnsi" w:hAnsiTheme="minorHAnsi" w:cs="Arial"/>
        </w:rPr>
      </w:pPr>
    </w:p>
    <w:bookmarkEnd w:id="404"/>
    <w:p w14:paraId="0F31F29E" w14:textId="77777777" w:rsidR="00686981" w:rsidRDefault="00686981" w:rsidP="003A2A1A">
      <w:pPr>
        <w:keepLines/>
        <w:jc w:val="both"/>
        <w:rPr>
          <w:del w:id="407" w:author="dvojtko" w:date="2026-09-25T21:12:00Z" w16du:dateUtc="2026-09-26T01:12:00Z"/>
          <w:rFonts w:asciiTheme="minorHAnsi" w:hAnsiTheme="minorHAnsi" w:cs="Arial"/>
          <w:b/>
        </w:rPr>
      </w:pPr>
      <w:del w:id="408" w:author="dvojtko" w:date="2026-09-25T21:12:00Z" w16du:dateUtc="2026-09-26T01:12:00Z">
        <w:r w:rsidRPr="00452476">
          <w:rPr>
            <w:rFonts w:asciiTheme="minorHAnsi" w:hAnsiTheme="minorHAnsi" w:cs="Arial"/>
            <w:b/>
          </w:rPr>
          <w:delText xml:space="preserve">In summary, all suitably qualified Catholic applicants, regardless of the teaching post for which they are applying, are eligible to be given preference over applicants who are not Catholic.  Practising Catholic applicants should nominate their Parish Priest as one of their referees.  Those applicants applying for </w:delText>
        </w:r>
        <w:r w:rsidR="003A2A1A">
          <w:rPr>
            <w:rFonts w:asciiTheme="minorHAnsi" w:hAnsiTheme="minorHAnsi" w:cs="Arial"/>
            <w:b/>
          </w:rPr>
          <w:delText xml:space="preserve">the </w:delText>
        </w:r>
        <w:r w:rsidRPr="00452476">
          <w:rPr>
            <w:rFonts w:asciiTheme="minorHAnsi" w:hAnsiTheme="minorHAnsi" w:cs="Arial"/>
            <w:b/>
          </w:rPr>
          <w:delText xml:space="preserve">permanent Senior Leadership posts referenced in the Memorandum </w:delText>
        </w:r>
        <w:r w:rsidRPr="00452476">
          <w:rPr>
            <w:rFonts w:asciiTheme="minorHAnsi" w:hAnsiTheme="minorHAnsi" w:cs="Arial"/>
            <w:b/>
            <w:u w:val="single"/>
          </w:rPr>
          <w:delText>must</w:delText>
        </w:r>
        <w:r w:rsidRPr="00452476">
          <w:rPr>
            <w:rFonts w:asciiTheme="minorHAnsi" w:hAnsiTheme="minorHAnsi" w:cs="Arial"/>
            <w:b/>
          </w:rPr>
          <w:delText xml:space="preserve"> provide such details.  </w:delText>
        </w:r>
      </w:del>
    </w:p>
    <w:p w14:paraId="0A35457C" w14:textId="77777777" w:rsidR="003A2A1A" w:rsidRPr="00452476" w:rsidRDefault="003A2A1A" w:rsidP="003A2A1A">
      <w:pPr>
        <w:keepLines/>
        <w:jc w:val="both"/>
        <w:rPr>
          <w:del w:id="409" w:author="dvojtko" w:date="2026-09-25T21:12:00Z" w16du:dateUtc="2026-09-26T01:12:00Z"/>
          <w:rFonts w:asciiTheme="minorHAnsi" w:hAnsiTheme="minorHAnsi" w:cs="Arial"/>
          <w:b/>
        </w:rPr>
      </w:pPr>
    </w:p>
    <w:p w14:paraId="38B74E5C" w14:textId="4E6E8E61" w:rsidR="003A2A1A" w:rsidRDefault="00686981" w:rsidP="003A2A1A">
      <w:pPr>
        <w:keepLines/>
        <w:jc w:val="both"/>
        <w:rPr>
          <w:del w:id="410" w:author="dvojtko" w:date="2026-09-25T21:12:00Z" w16du:dateUtc="2026-09-26T01:12:00Z"/>
          <w:rFonts w:asciiTheme="minorHAnsi" w:hAnsiTheme="minorHAnsi" w:cs="Arial"/>
        </w:rPr>
      </w:pPr>
      <w:del w:id="411" w:author="dvojtko" w:date="2026-09-25T21:12:00Z" w16du:dateUtc="2026-09-26T01:12:00Z">
        <w:r w:rsidRPr="003A2A1A">
          <w:rPr>
            <w:rFonts w:asciiTheme="minorHAnsi" w:hAnsiTheme="minorHAnsi" w:cs="Arial"/>
          </w:rPr>
          <w:delText xml:space="preserve">For other teaching posts, Catholics who do not consider themselves to be “practising” may provide a copy of their baptism certificate with their application form, instead of providing a Priest’s reference.  Alternatively, they should provide details of the name and address of the Parish where they were baptised and the date of their baptism.  For support staff posts, the recruitment documentation should make </w:delText>
        </w:r>
        <w:r w:rsidR="00FD1D34">
          <w:rPr>
            <w:rFonts w:asciiTheme="minorHAnsi" w:hAnsiTheme="minorHAnsi" w:cs="Arial"/>
          </w:rPr>
          <w:delText xml:space="preserve">it clear if </w:delText>
        </w:r>
        <w:r w:rsidRPr="003A2A1A">
          <w:rPr>
            <w:rFonts w:asciiTheme="minorHAnsi" w:hAnsiTheme="minorHAnsi" w:cs="Arial"/>
          </w:rPr>
          <w:delText xml:space="preserve">being a Catholic is a requirement for the post. </w:delText>
        </w:r>
      </w:del>
    </w:p>
    <w:p w14:paraId="6B45EE9E" w14:textId="77777777" w:rsidR="003A2A1A" w:rsidRDefault="003A2A1A" w:rsidP="003A2A1A">
      <w:pPr>
        <w:keepLines/>
        <w:jc w:val="both"/>
        <w:rPr>
          <w:del w:id="412" w:author="dvojtko" w:date="2026-09-25T21:12:00Z" w16du:dateUtc="2026-09-26T01:12:00Z"/>
          <w:rFonts w:asciiTheme="minorHAnsi" w:hAnsiTheme="minorHAnsi" w:cs="Arial"/>
          <w:u w:val="single"/>
          <w:lang w:val="en-GB"/>
        </w:rPr>
      </w:pPr>
    </w:p>
    <w:p w14:paraId="74E02360" w14:textId="09B00F04" w:rsidR="00686981" w:rsidRPr="003A2A1A" w:rsidRDefault="00686981" w:rsidP="003A2A1A">
      <w:pPr>
        <w:keepLines/>
        <w:jc w:val="both"/>
        <w:rPr>
          <w:del w:id="413" w:author="dvojtko" w:date="2026-09-25T21:12:00Z" w16du:dateUtc="2026-09-26T01:12:00Z"/>
          <w:rFonts w:asciiTheme="minorHAnsi" w:hAnsiTheme="minorHAnsi" w:cs="Arial"/>
        </w:rPr>
      </w:pPr>
      <w:del w:id="414" w:author="dvojtko" w:date="2026-09-25T21:12:00Z" w16du:dateUtc="2026-09-26T01:12:00Z">
        <w:r w:rsidRPr="00452476">
          <w:rPr>
            <w:rFonts w:asciiTheme="minorHAnsi" w:hAnsiTheme="minorHAnsi" w:cs="Arial"/>
            <w:lang w:val="en-GB"/>
          </w:rPr>
          <w:delText>In the event that an applicant is appointed, any failure to disclose the existence of a relationship, whether it be by marriage, blood or as co-habitee, between the applicant or their spouse</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civil partner</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partner</w:delText>
        </w:r>
        <w:r w:rsidR="0022048F">
          <w:rPr>
            <w:rFonts w:asciiTheme="minorHAnsi" w:hAnsiTheme="minorHAnsi" w:cs="Arial"/>
            <w:lang w:val="en-GB"/>
          </w:rPr>
          <w:delText>,</w:delText>
        </w:r>
        <w:r w:rsidRPr="00452476">
          <w:rPr>
            <w:rFonts w:asciiTheme="minorHAnsi" w:hAnsiTheme="minorHAnsi" w:cs="Arial"/>
            <w:lang w:val="en-GB"/>
          </w:rPr>
          <w:delText xml:space="preserve"> with a member, or an employee, of the Governing Body of the school</w:delText>
        </w:r>
        <w:r w:rsidR="00131114">
          <w:rPr>
            <w:rFonts w:asciiTheme="minorHAnsi" w:hAnsiTheme="minorHAnsi" w:cs="Arial"/>
            <w:lang w:val="en-GB"/>
          </w:rPr>
          <w:delText xml:space="preserve"> </w:delText>
        </w:r>
        <w:r w:rsidRPr="00452476">
          <w:rPr>
            <w:rFonts w:asciiTheme="minorHAnsi" w:hAnsiTheme="minorHAnsi" w:cs="Arial"/>
            <w:lang w:val="en-GB"/>
          </w:rPr>
          <w:delText>/</w:delText>
        </w:r>
        <w:r w:rsidR="00131114">
          <w:rPr>
            <w:rFonts w:asciiTheme="minorHAnsi" w:hAnsiTheme="minorHAnsi" w:cs="Arial"/>
            <w:lang w:val="en-GB"/>
          </w:rPr>
          <w:delText xml:space="preserve"> </w:delText>
        </w:r>
        <w:r w:rsidRPr="00452476">
          <w:rPr>
            <w:rFonts w:asciiTheme="minorHAnsi" w:hAnsiTheme="minorHAnsi" w:cs="Arial"/>
            <w:lang w:val="en-GB"/>
          </w:rPr>
          <w:delText xml:space="preserve">college where the post is situated may be considered a disciplinary offence warranting summary dismissal.    </w:delText>
        </w:r>
      </w:del>
    </w:p>
    <w:p w14:paraId="55B9FD01" w14:textId="77777777" w:rsidR="004A41EB" w:rsidRDefault="004A41EB" w:rsidP="004A41EB">
      <w:pPr>
        <w:jc w:val="both"/>
        <w:rPr>
          <w:del w:id="415" w:author="dvojtko" w:date="2026-09-25T21:12:00Z" w16du:dateUtc="2026-09-26T01:12:00Z"/>
          <w:rFonts w:asciiTheme="minorHAnsi" w:hAnsiTheme="minorHAnsi" w:cs="Arial"/>
          <w:b/>
          <w:u w:val="single"/>
          <w:lang w:val="en-GB"/>
        </w:rPr>
      </w:pPr>
    </w:p>
    <w:p w14:paraId="5B2BF531" w14:textId="2D7A41DB" w:rsidR="00686981" w:rsidRPr="00C212C0" w:rsidRDefault="00F92B1B" w:rsidP="004A41EB">
      <w:pPr>
        <w:jc w:val="both"/>
        <w:rPr>
          <w:del w:id="416" w:author="dvojtko" w:date="2026-09-25T21:12:00Z" w16du:dateUtc="2026-09-26T01:12:00Z"/>
          <w:rFonts w:asciiTheme="minorHAnsi" w:hAnsiTheme="minorHAnsi" w:cs="Arial"/>
          <w:b/>
          <w:lang w:val="en-GB"/>
        </w:rPr>
      </w:pPr>
      <w:del w:id="417" w:author="dvojtko" w:date="2026-09-25T21:12:00Z" w16du:dateUtc="2026-09-26T01:12:00Z">
        <w:r w:rsidRPr="00C212C0">
          <w:rPr>
            <w:rFonts w:asciiTheme="minorHAnsi" w:hAnsiTheme="minorHAnsi" w:cs="Arial"/>
            <w:b/>
            <w:lang w:val="en-GB"/>
          </w:rPr>
          <w:delText>Right to work in the UK</w:delText>
        </w:r>
      </w:del>
    </w:p>
    <w:p w14:paraId="406A2CDF" w14:textId="77777777" w:rsidR="004A41EB" w:rsidRPr="00452476" w:rsidRDefault="004A41EB" w:rsidP="004A41EB">
      <w:pPr>
        <w:jc w:val="both"/>
        <w:rPr>
          <w:del w:id="418" w:author="dvojtko" w:date="2026-09-25T21:12:00Z" w16du:dateUtc="2026-09-26T01:12:00Z"/>
          <w:rFonts w:asciiTheme="minorHAnsi" w:hAnsiTheme="minorHAnsi" w:cs="Arial"/>
          <w:b/>
          <w:u w:val="single"/>
          <w:lang w:val="en-GB"/>
        </w:rPr>
      </w:pPr>
    </w:p>
    <w:p w14:paraId="411F7880" w14:textId="463D4913" w:rsidR="00B22E99" w:rsidRDefault="001531DC" w:rsidP="004A41EB">
      <w:pPr>
        <w:jc w:val="both"/>
        <w:rPr>
          <w:del w:id="419" w:author="dvojtko" w:date="2026-09-25T21:12:00Z" w16du:dateUtc="2026-09-26T01:12:00Z"/>
          <w:rFonts w:asciiTheme="minorHAnsi" w:hAnsiTheme="minorHAnsi" w:cs="Arial"/>
          <w:lang w:val="en-GB"/>
        </w:rPr>
      </w:pPr>
      <w:del w:id="420" w:author="dvojtko" w:date="2026-09-25T21:12:00Z" w16du:dateUtc="2026-09-26T01:12:00Z">
        <w:r>
          <w:delText xml:space="preserve">The Governing Body </w:delText>
        </w:r>
        <w:r w:rsidR="00686981" w:rsidRPr="00452476">
          <w:rPr>
            <w:rFonts w:asciiTheme="minorHAnsi" w:hAnsiTheme="minorHAnsi" w:cs="Arial"/>
            <w:lang w:val="en-GB"/>
          </w:rPr>
          <w:delText xml:space="preserve">is under a legal duty to require all members of staff to provide documentary evidence of their entitlement to undertake the position applied for and to ensure that they have an ongoing entitlement to live and work in the UK.  These checks need to be carried out for every person the Governing Body employs regardless of race, ethnicity or nationality.  Therefore, on </w:delText>
        </w:r>
        <w:r w:rsidR="0022048F">
          <w:rPr>
            <w:rFonts w:asciiTheme="minorHAnsi" w:hAnsiTheme="minorHAnsi" w:cs="Arial"/>
            <w:lang w:val="en-GB"/>
          </w:rPr>
          <w:delText xml:space="preserve">receipt of a </w:delText>
        </w:r>
        <w:r w:rsidR="00686981" w:rsidRPr="00452476">
          <w:rPr>
            <w:rFonts w:asciiTheme="minorHAnsi" w:hAnsiTheme="minorHAnsi" w:cs="Arial"/>
            <w:lang w:val="en-GB"/>
          </w:rPr>
          <w:delText xml:space="preserve">conditional offer of employment, and before a successful applicant commences their post, they must provide supporting evidence of their right to live and work in the UK.  </w:delText>
        </w:r>
      </w:del>
    </w:p>
    <w:p w14:paraId="3829B28C" w14:textId="77777777" w:rsidR="00236BE3" w:rsidRDefault="00236BE3" w:rsidP="004A41EB">
      <w:pPr>
        <w:jc w:val="both"/>
        <w:rPr>
          <w:del w:id="421" w:author="dvojtko" w:date="2026-09-25T21:12:00Z" w16du:dateUtc="2026-09-26T01:12:00Z"/>
          <w:rFonts w:asciiTheme="minorHAnsi" w:hAnsiTheme="minorHAnsi" w:cs="Arial"/>
          <w:lang w:val="en-GB"/>
        </w:rPr>
      </w:pPr>
    </w:p>
    <w:p w14:paraId="28702923" w14:textId="7F1183DF" w:rsidR="00FD1D34" w:rsidRDefault="008D215B" w:rsidP="004A41EB">
      <w:pPr>
        <w:jc w:val="both"/>
        <w:rPr>
          <w:del w:id="422" w:author="dvojtko" w:date="2026-09-25T21:12:00Z" w16du:dateUtc="2026-09-26T01:12:00Z"/>
          <w:rFonts w:asciiTheme="minorHAnsi" w:hAnsiTheme="minorHAnsi" w:cs="Arial"/>
          <w:lang w:val="en-GB"/>
        </w:rPr>
      </w:pPr>
      <w:del w:id="423" w:author="dvojtko" w:date="2026-09-25T21:12:00Z" w16du:dateUtc="2026-09-26T01:12:00Z">
        <w:r>
          <w:rPr>
            <w:rFonts w:asciiTheme="minorHAnsi" w:hAnsiTheme="minorHAnsi" w:cs="Arial"/>
            <w:lang w:val="en-GB"/>
          </w:rPr>
          <w:delText xml:space="preserve">The Home Office guidance </w:delText>
        </w:r>
        <w:r w:rsidR="00FD1D34">
          <w:rPr>
            <w:rFonts w:asciiTheme="minorHAnsi" w:hAnsiTheme="minorHAnsi" w:cs="Arial"/>
            <w:lang w:val="en-GB"/>
          </w:rPr>
          <w:delText>entitled</w:delText>
        </w:r>
        <w:r>
          <w:rPr>
            <w:rFonts w:asciiTheme="minorHAnsi" w:hAnsiTheme="minorHAnsi" w:cs="Arial"/>
            <w:lang w:val="en-GB"/>
          </w:rPr>
          <w:delText xml:space="preserve"> “</w:delText>
        </w:r>
        <w:r w:rsidR="00684335">
          <w:rPr>
            <w:rFonts w:asciiTheme="minorHAnsi" w:hAnsiTheme="minorHAnsi" w:cs="Arial"/>
            <w:lang w:val="en-GB"/>
          </w:rPr>
          <w:delText>A</w:delText>
        </w:r>
        <w:r>
          <w:rPr>
            <w:rFonts w:asciiTheme="minorHAnsi" w:hAnsiTheme="minorHAnsi" w:cs="Arial"/>
            <w:lang w:val="en-GB"/>
          </w:rPr>
          <w:delText>n employer’s guide to right to work checks”</w:delText>
        </w:r>
        <w:r w:rsidR="002520C0">
          <w:rPr>
            <w:rFonts w:asciiTheme="minorHAnsi" w:hAnsiTheme="minorHAnsi" w:cs="Arial"/>
            <w:lang w:val="en-GB"/>
          </w:rPr>
          <w:delText xml:space="preserve"> provides a list of the document</w:delText>
        </w:r>
        <w:r w:rsidR="00BC3FBF">
          <w:rPr>
            <w:rFonts w:asciiTheme="minorHAnsi" w:hAnsiTheme="minorHAnsi" w:cs="Arial"/>
            <w:lang w:val="en-GB"/>
          </w:rPr>
          <w:delText>s</w:delText>
        </w:r>
        <w:r w:rsidR="00FD1D34">
          <w:rPr>
            <w:rFonts w:asciiTheme="minorHAnsi" w:hAnsiTheme="minorHAnsi" w:cs="Arial"/>
            <w:lang w:val="en-GB"/>
          </w:rPr>
          <w:delText xml:space="preserve"> that can be provided to demonstrate an applicant’s right to live and work in the UK</w:delText>
        </w:r>
        <w:r w:rsidR="00236BE3">
          <w:rPr>
            <w:rFonts w:asciiTheme="minorHAnsi" w:hAnsiTheme="minorHAnsi" w:cs="Arial"/>
            <w:lang w:val="en-GB"/>
          </w:rPr>
          <w:delText xml:space="preserve"> </w:delText>
        </w:r>
        <w:r w:rsidR="00FD1D34">
          <w:rPr>
            <w:rFonts w:asciiTheme="minorHAnsi" w:hAnsiTheme="minorHAnsi" w:cs="Arial"/>
            <w:lang w:val="en-GB"/>
          </w:rPr>
          <w:delText xml:space="preserve">(see </w:delText>
        </w:r>
        <w:r w:rsidR="00236BE3">
          <w:rPr>
            <w:rFonts w:asciiTheme="minorHAnsi" w:hAnsiTheme="minorHAnsi" w:cs="Arial"/>
            <w:lang w:val="en-GB"/>
          </w:rPr>
          <w:delText>Annex A</w:delText>
        </w:r>
        <w:r w:rsidR="00FD1D34">
          <w:rPr>
            <w:rFonts w:asciiTheme="minorHAnsi" w:hAnsiTheme="minorHAnsi" w:cs="Arial"/>
            <w:lang w:val="en-GB"/>
          </w:rPr>
          <w:delText xml:space="preserve"> of the guidance)</w:delText>
        </w:r>
        <w:r w:rsidR="00236BE3">
          <w:rPr>
            <w:rFonts w:asciiTheme="minorHAnsi" w:hAnsiTheme="minorHAnsi" w:cs="Arial"/>
            <w:lang w:val="en-GB"/>
          </w:rPr>
          <w:delText>.</w:delText>
        </w:r>
        <w:r w:rsidR="002520C0">
          <w:rPr>
            <w:rFonts w:asciiTheme="minorHAnsi" w:hAnsiTheme="minorHAnsi" w:cs="Arial"/>
            <w:lang w:val="en-GB"/>
          </w:rPr>
          <w:delText xml:space="preserve"> </w:delText>
        </w:r>
        <w:r>
          <w:rPr>
            <w:rFonts w:asciiTheme="minorHAnsi" w:hAnsiTheme="minorHAnsi" w:cs="Arial"/>
            <w:lang w:val="en-GB"/>
          </w:rPr>
          <w:delText xml:space="preserve"> </w:delText>
        </w:r>
      </w:del>
    </w:p>
    <w:p w14:paraId="450488FC" w14:textId="77777777" w:rsidR="00FD1D34" w:rsidRDefault="00FD1D34" w:rsidP="004A41EB">
      <w:pPr>
        <w:jc w:val="both"/>
        <w:rPr>
          <w:del w:id="424" w:author="dvojtko" w:date="2026-09-25T21:12:00Z" w16du:dateUtc="2026-09-26T01:12:00Z"/>
          <w:rFonts w:asciiTheme="minorHAnsi" w:hAnsiTheme="minorHAnsi" w:cs="Arial"/>
          <w:lang w:val="en-GB"/>
        </w:rPr>
      </w:pPr>
    </w:p>
    <w:p w14:paraId="44483935" w14:textId="36593A06" w:rsidR="00686981" w:rsidRDefault="00FD1D34" w:rsidP="004A41EB">
      <w:pPr>
        <w:jc w:val="both"/>
        <w:rPr>
          <w:del w:id="425" w:author="dvojtko" w:date="2026-09-25T21:12:00Z" w16du:dateUtc="2026-09-26T01:12:00Z"/>
          <w:rFonts w:asciiTheme="minorHAnsi" w:hAnsiTheme="minorHAnsi" w:cs="Arial"/>
          <w:lang w:val="en-GB"/>
        </w:rPr>
      </w:pPr>
      <w:del w:id="426" w:author="dvojtko" w:date="2026-09-25T21:12:00Z" w16du:dateUtc="2026-09-26T01:12:00Z">
        <w:r>
          <w:rPr>
            <w:rFonts w:asciiTheme="minorHAnsi" w:hAnsiTheme="minorHAnsi" w:cs="Arial"/>
            <w:lang w:val="en-GB"/>
          </w:rPr>
          <w:delText>T</w:delText>
        </w:r>
        <w:r w:rsidR="00603B76">
          <w:rPr>
            <w:rFonts w:asciiTheme="minorHAnsi" w:hAnsiTheme="minorHAnsi" w:cs="Arial"/>
            <w:lang w:val="en-GB"/>
          </w:rPr>
          <w:delText>h</w:delText>
        </w:r>
        <w:r w:rsidR="00F3695A">
          <w:rPr>
            <w:rFonts w:asciiTheme="minorHAnsi" w:hAnsiTheme="minorHAnsi" w:cs="Arial"/>
            <w:lang w:val="en-GB"/>
          </w:rPr>
          <w:delText xml:space="preserve">e Home Office </w:delText>
        </w:r>
        <w:r w:rsidR="00603B76">
          <w:rPr>
            <w:rFonts w:asciiTheme="minorHAnsi" w:hAnsiTheme="minorHAnsi" w:cs="Arial"/>
            <w:lang w:val="en-GB"/>
          </w:rPr>
          <w:delText>guidance is regularly updated</w:delText>
        </w:r>
        <w:r>
          <w:rPr>
            <w:rFonts w:asciiTheme="minorHAnsi" w:hAnsiTheme="minorHAnsi" w:cs="Arial"/>
            <w:lang w:val="en-GB"/>
          </w:rPr>
          <w:delText xml:space="preserve"> to reflect changes in immigration law</w:delText>
        </w:r>
        <w:r w:rsidR="00BC3FBF">
          <w:rPr>
            <w:rFonts w:asciiTheme="minorHAnsi" w:hAnsiTheme="minorHAnsi" w:cs="Arial"/>
            <w:lang w:val="en-GB"/>
          </w:rPr>
          <w:delText>.</w:delText>
        </w:r>
        <w:r w:rsidR="00146548">
          <w:rPr>
            <w:rFonts w:asciiTheme="minorHAnsi" w:hAnsiTheme="minorHAnsi" w:cs="Arial"/>
            <w:lang w:val="en-GB"/>
          </w:rPr>
          <w:delText xml:space="preserve"> I</w:delText>
        </w:r>
        <w:r w:rsidR="00603B76">
          <w:rPr>
            <w:rFonts w:asciiTheme="minorHAnsi" w:hAnsiTheme="minorHAnsi" w:cs="Arial"/>
            <w:lang w:val="en-GB"/>
          </w:rPr>
          <w:delText xml:space="preserve">t is important that </w:delText>
        </w:r>
        <w:r w:rsidR="00776A8C">
          <w:rPr>
            <w:rFonts w:asciiTheme="minorHAnsi" w:hAnsiTheme="minorHAnsi" w:cs="Arial"/>
            <w:lang w:val="en-GB"/>
          </w:rPr>
          <w:delText>applicants</w:delText>
        </w:r>
        <w:r w:rsidR="00603B76">
          <w:rPr>
            <w:rFonts w:asciiTheme="minorHAnsi" w:hAnsiTheme="minorHAnsi" w:cs="Arial"/>
            <w:lang w:val="en-GB"/>
          </w:rPr>
          <w:delText xml:space="preserve"> refer to the current version.</w:delText>
        </w:r>
        <w:r w:rsidR="00C94C63">
          <w:rPr>
            <w:rFonts w:asciiTheme="minorHAnsi" w:hAnsiTheme="minorHAnsi" w:cs="Arial"/>
            <w:lang w:val="en-GB"/>
          </w:rPr>
          <w:delText xml:space="preserve"> Applicants should expect to provide </w:delText>
        </w:r>
        <w:r>
          <w:rPr>
            <w:rFonts w:asciiTheme="minorHAnsi" w:hAnsiTheme="minorHAnsi" w:cs="Arial"/>
            <w:lang w:val="en-GB"/>
          </w:rPr>
          <w:delText xml:space="preserve">originals of the </w:delText>
        </w:r>
        <w:r w:rsidR="00C94C63">
          <w:rPr>
            <w:rFonts w:asciiTheme="minorHAnsi" w:hAnsiTheme="minorHAnsi" w:cs="Arial"/>
            <w:lang w:val="en-GB"/>
          </w:rPr>
          <w:delText xml:space="preserve">documents listed in Annex A to the Governing Body </w:delText>
        </w:r>
        <w:r>
          <w:rPr>
            <w:rFonts w:asciiTheme="minorHAnsi" w:hAnsiTheme="minorHAnsi" w:cs="Arial"/>
            <w:lang w:val="en-GB"/>
          </w:rPr>
          <w:delText>as</w:delText>
        </w:r>
        <w:r w:rsidR="00C94C63">
          <w:rPr>
            <w:rFonts w:asciiTheme="minorHAnsi" w:hAnsiTheme="minorHAnsi" w:cs="Arial"/>
            <w:lang w:val="en-GB"/>
          </w:rPr>
          <w:delText xml:space="preserve"> evidence of their right to work in the UK</w:delText>
        </w:r>
        <w:r w:rsidR="008A000E">
          <w:rPr>
            <w:rFonts w:asciiTheme="minorHAnsi" w:hAnsiTheme="minorHAnsi" w:cs="Arial"/>
            <w:lang w:val="en-GB"/>
          </w:rPr>
          <w:delText>.</w:delText>
        </w:r>
        <w:r w:rsidR="00603B76">
          <w:rPr>
            <w:rFonts w:asciiTheme="minorHAnsi" w:hAnsiTheme="minorHAnsi" w:cs="Arial"/>
            <w:lang w:val="en-GB"/>
          </w:rPr>
          <w:delText xml:space="preserve"> </w:delText>
        </w:r>
        <w:r>
          <w:rPr>
            <w:rFonts w:asciiTheme="minorHAnsi" w:hAnsiTheme="minorHAnsi" w:cs="Arial"/>
            <w:lang w:val="en-GB"/>
          </w:rPr>
          <w:delText>Verified copies will then be taken of the original documents as required.</w:delText>
        </w:r>
        <w:r w:rsidR="007A075B">
          <w:rPr>
            <w:rFonts w:asciiTheme="minorHAnsi" w:hAnsiTheme="minorHAnsi" w:cs="Arial"/>
            <w:lang w:val="en-GB"/>
          </w:rPr>
          <w:delText xml:space="preserve"> </w:delText>
        </w:r>
      </w:del>
    </w:p>
    <w:p w14:paraId="21C78A10" w14:textId="77777777" w:rsidR="004A41EB" w:rsidRDefault="004A41EB" w:rsidP="004A41EB">
      <w:pPr>
        <w:keepLines/>
        <w:jc w:val="both"/>
        <w:rPr>
          <w:del w:id="427" w:author="dvojtko" w:date="2026-09-25T21:12:00Z" w16du:dateUtc="2026-09-26T01:12:00Z"/>
          <w:rFonts w:asciiTheme="minorHAnsi" w:hAnsiTheme="minorHAnsi" w:cs="Arial"/>
          <w:lang w:val="en-GB"/>
        </w:rPr>
      </w:pPr>
    </w:p>
    <w:p w14:paraId="5114B67F" w14:textId="1CF2ABD8" w:rsidR="00686981" w:rsidRPr="00BC3FBF" w:rsidRDefault="008A000E" w:rsidP="00D737EC">
      <w:pPr>
        <w:keepLines/>
        <w:jc w:val="both"/>
        <w:rPr>
          <w:del w:id="428" w:author="dvojtko" w:date="2026-09-25T21:12:00Z" w16du:dateUtc="2026-09-26T01:12:00Z"/>
          <w:rFonts w:asciiTheme="minorHAnsi" w:hAnsiTheme="minorHAnsi" w:cs="Arial"/>
          <w:b/>
          <w:bCs/>
          <w:u w:val="single"/>
          <w:lang w:val="en-GB"/>
        </w:rPr>
      </w:pPr>
      <w:del w:id="429" w:author="dvojtko" w:date="2026-09-25T21:12:00Z" w16du:dateUtc="2026-09-26T01:12:00Z">
        <w:r w:rsidRPr="00C212C0">
          <w:rPr>
            <w:rFonts w:asciiTheme="minorHAnsi" w:hAnsiTheme="minorHAnsi" w:cs="Arial"/>
            <w:b/>
            <w:bCs/>
            <w:lang w:val="en-GB"/>
          </w:rPr>
          <w:delText>Language requirements for public sector workers</w:delText>
        </w:r>
      </w:del>
    </w:p>
    <w:p w14:paraId="22AA09B8" w14:textId="77777777" w:rsidR="00D737EC" w:rsidRPr="00452476" w:rsidRDefault="00D737EC" w:rsidP="00C212C0">
      <w:pPr>
        <w:keepLines/>
        <w:rPr>
          <w:del w:id="430" w:author="dvojtko" w:date="2026-09-25T21:12:00Z" w16du:dateUtc="2026-09-26T01:12:00Z"/>
          <w:rFonts w:asciiTheme="minorHAnsi" w:hAnsiTheme="minorHAnsi" w:cs="Arial"/>
          <w:b/>
          <w:u w:val="single"/>
          <w:lang w:val="en-GB"/>
        </w:rPr>
      </w:pPr>
    </w:p>
    <w:p w14:paraId="050DF487" w14:textId="6264C42A" w:rsidR="00D007AE" w:rsidRPr="00C212C0" w:rsidRDefault="00D007AE" w:rsidP="00FD1D34">
      <w:pPr>
        <w:jc w:val="both"/>
        <w:rPr>
          <w:del w:id="431" w:author="dvojtko" w:date="2026-09-25T21:12:00Z" w16du:dateUtc="2026-09-26T01:12:00Z"/>
          <w:rFonts w:asciiTheme="minorHAnsi" w:hAnsiTheme="minorHAnsi" w:cstheme="minorHAnsi"/>
          <w:lang w:val="en-GB"/>
        </w:rPr>
      </w:pPr>
      <w:del w:id="432" w:author="dvojtko" w:date="2026-09-25T21:12:00Z" w16du:dateUtc="2026-09-26T01:12:00Z">
        <w:r w:rsidRPr="00C212C0">
          <w:rPr>
            <w:rFonts w:asciiTheme="minorHAnsi" w:hAnsiTheme="minorHAnsi" w:cstheme="minorHAnsi"/>
          </w:rPr>
          <w:delText xml:space="preserve">The ability to communicate with members of the public in accurate spoken </w:delText>
        </w:r>
        <w:r w:rsidR="00CC0848">
          <w:rPr>
            <w:rFonts w:asciiTheme="minorHAnsi" w:hAnsiTheme="minorHAnsi" w:cstheme="minorHAnsi"/>
          </w:rPr>
          <w:delText>English and</w:delText>
        </w:r>
        <w:r w:rsidR="00131114">
          <w:rPr>
            <w:rFonts w:asciiTheme="minorHAnsi" w:hAnsiTheme="minorHAnsi" w:cstheme="minorHAnsi"/>
          </w:rPr>
          <w:delText xml:space="preserve"> </w:delText>
        </w:r>
        <w:r w:rsidR="00CC0848">
          <w:rPr>
            <w:rFonts w:asciiTheme="minorHAnsi" w:hAnsiTheme="minorHAnsi" w:cstheme="minorHAnsi"/>
          </w:rPr>
          <w:delText>/</w:delText>
        </w:r>
        <w:r w:rsidR="00131114">
          <w:rPr>
            <w:rFonts w:asciiTheme="minorHAnsi" w:hAnsiTheme="minorHAnsi" w:cstheme="minorHAnsi"/>
          </w:rPr>
          <w:delText xml:space="preserve"> </w:delText>
        </w:r>
        <w:r w:rsidR="00CC0848">
          <w:rPr>
            <w:rFonts w:asciiTheme="minorHAnsi" w:hAnsiTheme="minorHAnsi" w:cstheme="minorHAnsi"/>
          </w:rPr>
          <w:delText>or Welsh</w:delText>
        </w:r>
        <w:r w:rsidRPr="00C212C0">
          <w:rPr>
            <w:rFonts w:asciiTheme="minorHAnsi" w:hAnsiTheme="minorHAnsi" w:cstheme="minorHAnsi"/>
          </w:rPr>
          <w:delText xml:space="preserve"> is an essential requirement for </w:delText>
        </w:r>
        <w:r w:rsidR="00CC0848">
          <w:rPr>
            <w:rFonts w:asciiTheme="minorHAnsi" w:hAnsiTheme="minorHAnsi" w:cstheme="minorHAnsi"/>
          </w:rPr>
          <w:delText>public facing posts</w:delText>
        </w:r>
        <w:r w:rsidRPr="00C212C0">
          <w:rPr>
            <w:rFonts w:asciiTheme="minorHAnsi" w:hAnsiTheme="minorHAnsi" w:cstheme="minorHAnsi"/>
          </w:rPr>
          <w:delText xml:space="preserve">. </w:delText>
        </w:r>
        <w:r w:rsidR="00EA4189">
          <w:rPr>
            <w:rFonts w:asciiTheme="minorHAnsi" w:hAnsiTheme="minorHAnsi" w:cstheme="minorHAnsi"/>
          </w:rPr>
          <w:delText xml:space="preserve">The </w:delText>
        </w:r>
        <w:r w:rsidR="00FD1D34">
          <w:rPr>
            <w:rFonts w:asciiTheme="minorHAnsi" w:hAnsiTheme="minorHAnsi" w:cstheme="minorHAnsi"/>
          </w:rPr>
          <w:delText xml:space="preserve">Public Sector Workers </w:delText>
        </w:r>
        <w:r w:rsidR="00EA4189">
          <w:rPr>
            <w:rFonts w:asciiTheme="minorHAnsi" w:hAnsiTheme="minorHAnsi" w:cstheme="minorHAnsi"/>
          </w:rPr>
          <w:delText>Code of Practice notes that “to serve the public it is vital that those working in public-facing roles can communicate in English, or in Wales, English or Welsh”</w:delText>
        </w:r>
        <w:r w:rsidR="00EA4189">
          <w:rPr>
            <w:rStyle w:val="FootnoteReference"/>
            <w:rFonts w:asciiTheme="minorHAnsi" w:hAnsiTheme="minorHAnsi" w:cstheme="minorHAnsi"/>
          </w:rPr>
          <w:footnoteReference w:id="1"/>
        </w:r>
        <w:r w:rsidR="00EA4189">
          <w:rPr>
            <w:rFonts w:asciiTheme="minorHAnsi" w:hAnsiTheme="minorHAnsi" w:cstheme="minorHAnsi"/>
          </w:rPr>
          <w:delText xml:space="preserve">. </w:delText>
        </w:r>
        <w:r w:rsidR="00EA4189" w:rsidRPr="00EA4189">
          <w:rPr>
            <w:rFonts w:asciiTheme="minorHAnsi" w:hAnsiTheme="minorHAnsi" w:cstheme="minorHAnsi"/>
          </w:rPr>
          <w:delText>The standard of language required is</w:delText>
        </w:r>
        <w:r w:rsidR="00EA4189" w:rsidRPr="00EA4189">
          <w:rPr>
            <w:rFonts w:cstheme="minorHAnsi"/>
            <w:color w:val="000000" w:themeColor="text1"/>
          </w:rPr>
          <w:delText xml:space="preserve"> satisfied if it</w:delText>
        </w:r>
        <w:r w:rsidR="00EA4189" w:rsidRPr="00C212C0">
          <w:rPr>
            <w:rFonts w:cstheme="minorHAnsi"/>
            <w:color w:val="000000" w:themeColor="text1"/>
          </w:rPr>
          <w:delText xml:space="preserve"> is sufficient to enable the effective performance of the person’s role</w:delText>
        </w:r>
        <w:r w:rsidR="00EA4189">
          <w:rPr>
            <w:rStyle w:val="FootnoteReference"/>
            <w:rFonts w:cstheme="minorHAnsi"/>
            <w:color w:val="000000" w:themeColor="text1"/>
          </w:rPr>
          <w:footnoteReference w:id="2"/>
        </w:r>
        <w:r w:rsidR="00EA4189" w:rsidRPr="00EA4189">
          <w:rPr>
            <w:rFonts w:cstheme="minorHAnsi"/>
            <w:color w:val="000000" w:themeColor="text1"/>
          </w:rPr>
          <w:delText>.</w:delText>
        </w:r>
        <w:r w:rsidRPr="00C212C0">
          <w:rPr>
            <w:rFonts w:asciiTheme="minorHAnsi" w:hAnsiTheme="minorHAnsi" w:cstheme="minorHAnsi"/>
          </w:rPr>
          <w:delText xml:space="preserve"> Please note that this language requirement may be in addition to mandatory English language requirements associated with </w:delText>
        </w:r>
        <w:r w:rsidR="00BD7030">
          <w:rPr>
            <w:rFonts w:asciiTheme="minorHAnsi" w:hAnsiTheme="minorHAnsi" w:cstheme="minorHAnsi"/>
          </w:rPr>
          <w:delText>an applicant’s</w:delText>
        </w:r>
        <w:r w:rsidRPr="00C212C0">
          <w:rPr>
            <w:rFonts w:asciiTheme="minorHAnsi" w:hAnsiTheme="minorHAnsi" w:cstheme="minorHAnsi"/>
          </w:rPr>
          <w:delText xml:space="preserve"> immigration route. </w:delText>
        </w:r>
      </w:del>
    </w:p>
    <w:p w14:paraId="556675D5" w14:textId="079142CA" w:rsidR="00D737EC" w:rsidRDefault="00686981" w:rsidP="00D737EC">
      <w:pPr>
        <w:keepLines/>
        <w:jc w:val="both"/>
        <w:rPr>
          <w:del w:id="435" w:author="dvojtko" w:date="2026-09-25T21:12:00Z" w16du:dateUtc="2026-09-26T01:12:00Z"/>
          <w:rFonts w:asciiTheme="minorHAnsi" w:hAnsiTheme="minorHAnsi" w:cs="Arial"/>
          <w:lang w:val="en-GB"/>
        </w:rPr>
      </w:pPr>
      <w:del w:id="436" w:author="dvojtko" w:date="2026-09-25T21:12:00Z" w16du:dateUtc="2026-09-26T01:12:00Z">
        <w:r w:rsidRPr="00452476">
          <w:rPr>
            <w:rFonts w:asciiTheme="minorHAnsi" w:hAnsiTheme="minorHAnsi" w:cs="Arial"/>
            <w:lang w:val="en-GB"/>
          </w:rPr>
          <w:delText xml:space="preserve">Public facing roles within the public sector would include leadership teams, teachers, support staff and others employed to work in </w:delText>
        </w:r>
        <w:r w:rsidR="0022048F">
          <w:rPr>
            <w:rFonts w:asciiTheme="minorHAnsi" w:hAnsiTheme="minorHAnsi" w:cs="Arial"/>
            <w:lang w:val="en-GB"/>
          </w:rPr>
          <w:delText>publicly funded</w:delText>
        </w:r>
        <w:r w:rsidRPr="00452476">
          <w:rPr>
            <w:rFonts w:asciiTheme="minorHAnsi" w:hAnsiTheme="minorHAnsi" w:cs="Arial"/>
            <w:lang w:val="en-GB"/>
          </w:rPr>
          <w:delText xml:space="preserve"> schools.  </w:delText>
        </w:r>
      </w:del>
    </w:p>
    <w:p w14:paraId="1D105C84" w14:textId="47E3E796" w:rsidR="00D737EC" w:rsidRDefault="00D737EC" w:rsidP="00D737EC">
      <w:pPr>
        <w:keepLines/>
        <w:jc w:val="both"/>
        <w:rPr>
          <w:del w:id="437" w:author="dvojtko" w:date="2026-09-25T21:12:00Z" w16du:dateUtc="2026-09-26T01:12:00Z"/>
          <w:rFonts w:asciiTheme="minorHAnsi" w:hAnsiTheme="minorHAnsi" w:cs="Arial"/>
          <w:b/>
          <w:u w:val="single"/>
          <w:lang w:val="en-GB"/>
        </w:rPr>
      </w:pPr>
    </w:p>
    <w:p w14:paraId="17BA0481" w14:textId="77777777" w:rsidR="00686981" w:rsidRPr="00C212C0" w:rsidRDefault="00686981" w:rsidP="00D737EC">
      <w:pPr>
        <w:keepLines/>
        <w:jc w:val="both"/>
        <w:rPr>
          <w:del w:id="438" w:author="dvojtko" w:date="2026-09-25T21:12:00Z" w16du:dateUtc="2026-09-26T01:12:00Z"/>
          <w:rFonts w:asciiTheme="minorHAnsi" w:hAnsiTheme="minorHAnsi" w:cs="Arial"/>
          <w:b/>
          <w:lang w:val="en-GB"/>
        </w:rPr>
      </w:pPr>
      <w:del w:id="439" w:author="dvojtko" w:date="2026-09-25T21:12:00Z" w16du:dateUtc="2026-09-26T01:12:00Z">
        <w:r w:rsidRPr="00C212C0">
          <w:rPr>
            <w:rFonts w:asciiTheme="minorHAnsi" w:hAnsiTheme="minorHAnsi" w:cs="Arial"/>
            <w:b/>
            <w:lang w:val="en-GB"/>
          </w:rPr>
          <w:delText>Declaration</w:delText>
        </w:r>
      </w:del>
    </w:p>
    <w:p w14:paraId="564B8674" w14:textId="77777777" w:rsidR="00D737EC" w:rsidRPr="00452476" w:rsidRDefault="00D737EC" w:rsidP="00D737EC">
      <w:pPr>
        <w:keepLines/>
        <w:jc w:val="both"/>
        <w:rPr>
          <w:del w:id="440" w:author="dvojtko" w:date="2026-09-25T21:12:00Z" w16du:dateUtc="2026-09-26T01:12:00Z"/>
          <w:rFonts w:asciiTheme="minorHAnsi" w:hAnsiTheme="minorHAnsi" w:cs="Arial"/>
          <w:b/>
          <w:u w:val="single"/>
          <w:lang w:val="en-GB"/>
        </w:rPr>
      </w:pPr>
    </w:p>
    <w:p w14:paraId="2A71F5D2" w14:textId="0D385344" w:rsidR="00686981" w:rsidRDefault="00686981" w:rsidP="00D737EC">
      <w:pPr>
        <w:keepLines/>
        <w:jc w:val="both"/>
        <w:rPr>
          <w:del w:id="441" w:author="dvojtko" w:date="2026-09-25T21:12:00Z" w16du:dateUtc="2026-09-26T01:12:00Z"/>
          <w:rFonts w:asciiTheme="minorHAnsi" w:hAnsiTheme="minorHAnsi" w:cs="Arial"/>
          <w:lang w:val="en-GB"/>
        </w:rPr>
      </w:pPr>
      <w:del w:id="442" w:author="dvojtko" w:date="2026-09-25T21:12:00Z" w16du:dateUtc="2026-09-26T01:12:00Z">
        <w:r w:rsidRPr="00452476">
          <w:rPr>
            <w:rFonts w:asciiTheme="minorHAnsi" w:hAnsiTheme="minorHAnsi" w:cs="Arial"/>
            <w:lang w:val="en-GB"/>
          </w:rPr>
          <w:delText xml:space="preserve">The Governing Body has a duty to make a report where </w:delText>
        </w:r>
        <w:r w:rsidR="00776A8C">
          <w:rPr>
            <w:rFonts w:asciiTheme="minorHAnsi" w:hAnsiTheme="minorHAnsi" w:cs="Arial"/>
            <w:lang w:val="en-GB"/>
          </w:rPr>
          <w:delText>an</w:delText>
        </w:r>
        <w:r w:rsidRPr="00452476">
          <w:rPr>
            <w:rFonts w:asciiTheme="minorHAnsi" w:hAnsiTheme="minorHAnsi" w:cs="Arial"/>
            <w:lang w:val="en-GB"/>
          </w:rPr>
          <w:delText xml:space="preserve"> applicant provides false information in prescribed circumstances in accordance with the Education Act 2002. </w:delText>
        </w:r>
      </w:del>
    </w:p>
    <w:p w14:paraId="70F03F6B" w14:textId="77777777" w:rsidR="00D737EC" w:rsidRPr="00452476" w:rsidRDefault="00D737EC" w:rsidP="00D737EC">
      <w:pPr>
        <w:keepLines/>
        <w:jc w:val="both"/>
        <w:rPr>
          <w:del w:id="443" w:author="dvojtko" w:date="2026-09-25T21:12:00Z" w16du:dateUtc="2026-09-26T01:12:00Z"/>
          <w:rFonts w:asciiTheme="minorHAnsi" w:hAnsiTheme="minorHAnsi" w:cs="Arial"/>
          <w:lang w:val="en-GB"/>
        </w:rPr>
      </w:pPr>
    </w:p>
    <w:p w14:paraId="4BBDECAC" w14:textId="77777777" w:rsidR="00686981" w:rsidRPr="00C212C0" w:rsidRDefault="00686981" w:rsidP="00452476">
      <w:pPr>
        <w:keepLines/>
        <w:ind w:left="567" w:hanging="567"/>
        <w:jc w:val="both"/>
        <w:rPr>
          <w:del w:id="444" w:author="dvojtko" w:date="2026-09-25T21:12:00Z" w16du:dateUtc="2026-09-26T01:12:00Z"/>
          <w:rFonts w:asciiTheme="minorHAnsi" w:hAnsiTheme="minorHAnsi" w:cs="Arial"/>
          <w:b/>
        </w:rPr>
      </w:pPr>
      <w:del w:id="445" w:author="dvojtko" w:date="2026-09-25T21:12:00Z" w16du:dateUtc="2026-09-26T01:12:00Z">
        <w:r w:rsidRPr="00C212C0">
          <w:rPr>
            <w:rFonts w:asciiTheme="minorHAnsi" w:hAnsiTheme="minorHAnsi" w:cs="Arial"/>
            <w:b/>
          </w:rPr>
          <w:delText>SUPPLEMENTARY FORMS</w:delText>
        </w:r>
      </w:del>
    </w:p>
    <w:p w14:paraId="502D659D" w14:textId="77777777" w:rsidR="00D737EC" w:rsidRPr="00452476" w:rsidRDefault="00D737EC" w:rsidP="00452476">
      <w:pPr>
        <w:keepLines/>
        <w:ind w:left="567" w:hanging="567"/>
        <w:jc w:val="both"/>
        <w:rPr>
          <w:del w:id="446" w:author="dvojtko" w:date="2026-09-25T21:12:00Z" w16du:dateUtc="2026-09-26T01:12:00Z"/>
          <w:rFonts w:asciiTheme="minorHAnsi" w:hAnsiTheme="minorHAnsi" w:cs="Arial"/>
          <w:b/>
          <w:u w:val="single"/>
        </w:rPr>
      </w:pPr>
    </w:p>
    <w:p w14:paraId="78A01DC9" w14:textId="77777777" w:rsidR="00686981" w:rsidRPr="00C212C0" w:rsidRDefault="008114B0" w:rsidP="00D737EC">
      <w:pPr>
        <w:keepLines/>
        <w:jc w:val="both"/>
        <w:rPr>
          <w:del w:id="447" w:author="dvojtko" w:date="2026-09-25T21:12:00Z" w16du:dateUtc="2026-09-26T01:12:00Z"/>
          <w:rFonts w:asciiTheme="minorHAnsi" w:hAnsiTheme="minorHAnsi" w:cs="Arial"/>
          <w:b/>
        </w:rPr>
      </w:pPr>
      <w:del w:id="448" w:author="dvojtko" w:date="2026-09-25T21:12:00Z" w16du:dateUtc="2026-09-26T01:12:00Z">
        <w:r w:rsidRPr="00C212C0">
          <w:rPr>
            <w:rFonts w:asciiTheme="minorHAnsi" w:hAnsiTheme="minorHAnsi" w:cs="Arial"/>
            <w:b/>
          </w:rPr>
          <w:delText xml:space="preserve">Model </w:delText>
        </w:r>
        <w:r w:rsidR="00686981" w:rsidRPr="00C212C0">
          <w:rPr>
            <w:rFonts w:asciiTheme="minorHAnsi" w:hAnsiTheme="minorHAnsi" w:cs="Arial"/>
            <w:b/>
          </w:rPr>
          <w:delText>Recruitment Monit</w:delText>
        </w:r>
        <w:r w:rsidR="00D737EC" w:rsidRPr="00C212C0">
          <w:rPr>
            <w:rFonts w:asciiTheme="minorHAnsi" w:hAnsiTheme="minorHAnsi" w:cs="Arial"/>
            <w:b/>
          </w:rPr>
          <w:delText>oring Form</w:delText>
        </w:r>
      </w:del>
    </w:p>
    <w:p w14:paraId="31A39B7C" w14:textId="77777777" w:rsidR="00D737EC" w:rsidRPr="00452476" w:rsidRDefault="00D737EC" w:rsidP="00D737EC">
      <w:pPr>
        <w:keepLines/>
        <w:ind w:left="2367"/>
        <w:jc w:val="both"/>
        <w:rPr>
          <w:del w:id="449" w:author="dvojtko" w:date="2026-09-25T21:12:00Z" w16du:dateUtc="2026-09-26T01:12:00Z"/>
          <w:rFonts w:asciiTheme="minorHAnsi" w:hAnsiTheme="minorHAnsi" w:cs="Arial"/>
          <w:b/>
          <w:u w:val="single"/>
        </w:rPr>
      </w:pPr>
    </w:p>
    <w:p w14:paraId="6C90BA70" w14:textId="5201F97F" w:rsidR="00D737EC" w:rsidRDefault="00686981" w:rsidP="00D737EC">
      <w:pPr>
        <w:keepLines/>
        <w:jc w:val="both"/>
        <w:rPr>
          <w:del w:id="450" w:author="dvojtko" w:date="2026-09-25T21:12:00Z" w16du:dateUtc="2026-09-26T01:12:00Z"/>
          <w:rFonts w:asciiTheme="minorHAnsi" w:hAnsiTheme="minorHAnsi" w:cs="Arial"/>
        </w:rPr>
      </w:pPr>
      <w:del w:id="451" w:author="dvojtko" w:date="2026-09-25T21:12:00Z" w16du:dateUtc="2026-09-26T01:12:00Z">
        <w:r w:rsidRPr="00452476">
          <w:rPr>
            <w:rFonts w:asciiTheme="minorHAnsi" w:hAnsiTheme="minorHAnsi" w:cs="Arial"/>
          </w:rPr>
          <w:delText>Applicants are not required to complete the Recruitment Monitoring Form, however, if they do, they will be helping the school</w:delText>
        </w:r>
        <w:r w:rsidR="00131114">
          <w:rPr>
            <w:rFonts w:asciiTheme="minorHAnsi" w:hAnsiTheme="minorHAnsi" w:cs="Arial"/>
          </w:rPr>
          <w:delText xml:space="preserve"> </w:delText>
        </w:r>
        <w:r w:rsidRPr="00452476">
          <w:rPr>
            <w:rFonts w:asciiTheme="minorHAnsi" w:hAnsiTheme="minorHAnsi" w:cs="Arial"/>
          </w:rPr>
          <w:delText>/</w:delText>
        </w:r>
        <w:r w:rsidR="00131114">
          <w:rPr>
            <w:rFonts w:asciiTheme="minorHAnsi" w:hAnsiTheme="minorHAnsi" w:cs="Arial"/>
          </w:rPr>
          <w:delText xml:space="preserve"> </w:delText>
        </w:r>
        <w:r w:rsidRPr="00452476">
          <w:rPr>
            <w:rFonts w:asciiTheme="minorHAnsi" w:hAnsiTheme="minorHAnsi" w:cs="Arial"/>
          </w:rPr>
          <w:delText xml:space="preserve">college to fulfil its duties under the Equality Act 2010.  </w:delText>
        </w:r>
      </w:del>
    </w:p>
    <w:p w14:paraId="074D4517" w14:textId="77777777" w:rsidR="00D737EC" w:rsidRDefault="00D737EC" w:rsidP="00D737EC">
      <w:pPr>
        <w:keepLines/>
        <w:jc w:val="both"/>
        <w:rPr>
          <w:del w:id="452" w:author="dvojtko" w:date="2026-09-25T21:12:00Z" w16du:dateUtc="2026-09-26T01:12:00Z"/>
          <w:rFonts w:asciiTheme="minorHAnsi" w:hAnsiTheme="minorHAnsi" w:cs="Arial"/>
        </w:rPr>
      </w:pPr>
    </w:p>
    <w:p w14:paraId="3A603422" w14:textId="77777777" w:rsidR="00D737EC" w:rsidRDefault="00686981" w:rsidP="00D737EC">
      <w:pPr>
        <w:keepLines/>
        <w:jc w:val="both"/>
        <w:rPr>
          <w:del w:id="453" w:author="dvojtko" w:date="2026-09-25T21:12:00Z" w16du:dateUtc="2026-09-26T01:12:00Z"/>
          <w:rFonts w:asciiTheme="minorHAnsi" w:hAnsiTheme="minorHAnsi" w:cs="Arial"/>
        </w:rPr>
      </w:pPr>
      <w:del w:id="454" w:author="dvojtko" w:date="2026-09-25T21:12:00Z" w16du:dateUtc="2026-09-26T01:12:00Z">
        <w:r w:rsidRPr="00452476">
          <w:rPr>
            <w:rFonts w:asciiTheme="minorHAnsi" w:hAnsiTheme="minorHAnsi" w:cs="Arial"/>
          </w:rPr>
          <w:delText xml:space="preserve">The Recruitment Monitoring Form will be used purely for monitoring and statistical purposes and will not form part of the application or the recruitment process.  The persons involved in the recruitment process will not have sight of the completed Recruitment Monitoring Form.  </w:delText>
        </w:r>
      </w:del>
    </w:p>
    <w:p w14:paraId="17BCDFB6" w14:textId="77777777" w:rsidR="00D737EC" w:rsidRDefault="00D737EC" w:rsidP="00D737EC">
      <w:pPr>
        <w:keepLines/>
        <w:jc w:val="both"/>
        <w:rPr>
          <w:del w:id="455" w:author="dvojtko" w:date="2026-09-25T21:12:00Z" w16du:dateUtc="2026-09-26T01:12:00Z"/>
          <w:rFonts w:asciiTheme="minorHAnsi" w:hAnsiTheme="minorHAnsi" w:cs="Arial"/>
        </w:rPr>
      </w:pPr>
    </w:p>
    <w:p w14:paraId="43DEF70C" w14:textId="4BEBEC09" w:rsidR="00D737EC" w:rsidRDefault="00686981" w:rsidP="00D737EC">
      <w:pPr>
        <w:keepLines/>
        <w:jc w:val="both"/>
        <w:rPr>
          <w:del w:id="456" w:author="dvojtko" w:date="2026-09-25T21:12:00Z" w16du:dateUtc="2026-09-26T01:12:00Z"/>
          <w:rFonts w:asciiTheme="minorHAnsi" w:hAnsiTheme="minorHAnsi" w:cs="Arial"/>
        </w:rPr>
      </w:pPr>
      <w:del w:id="457" w:author="dvojtko" w:date="2026-09-25T21:12:00Z" w16du:dateUtc="2026-09-26T01:12:00Z">
        <w:r w:rsidRPr="00452476">
          <w:rPr>
            <w:rFonts w:asciiTheme="minorHAnsi" w:hAnsiTheme="minorHAnsi" w:cs="Arial"/>
          </w:rPr>
          <w:delText>Where applicants wish to complete the Recruitment Monitoring Form</w:delText>
        </w:r>
        <w:r w:rsidR="00534E4E">
          <w:rPr>
            <w:rFonts w:asciiTheme="minorHAnsi" w:hAnsiTheme="minorHAnsi" w:cs="Arial"/>
          </w:rPr>
          <w:delText>,</w:delText>
        </w:r>
        <w:r w:rsidRPr="00452476">
          <w:rPr>
            <w:rFonts w:asciiTheme="minorHAnsi" w:hAnsiTheme="minorHAnsi" w:cs="Arial"/>
          </w:rPr>
          <w:delText xml:space="preserve"> they should return it </w:delText>
        </w:r>
        <w:r w:rsidRPr="00452476">
          <w:rPr>
            <w:rFonts w:asciiTheme="minorHAnsi" w:hAnsiTheme="minorHAnsi" w:cs="Arial"/>
            <w:i/>
          </w:rPr>
          <w:delText>with</w:delText>
        </w:r>
        <w:r w:rsidRPr="00452476">
          <w:rPr>
            <w:rFonts w:asciiTheme="minorHAnsi" w:hAnsiTheme="minorHAnsi" w:cs="Arial"/>
          </w:rPr>
          <w:delText xml:space="preserve"> their completed application</w:delText>
        </w:r>
        <w:r w:rsidR="00952743">
          <w:rPr>
            <w:rFonts w:asciiTheme="minorHAnsi" w:hAnsiTheme="minorHAnsi" w:cs="Arial"/>
          </w:rPr>
          <w:delText xml:space="preserve"> form</w:delText>
        </w:r>
        <w:r w:rsidRPr="00452476">
          <w:rPr>
            <w:rFonts w:asciiTheme="minorHAnsi" w:hAnsiTheme="minorHAnsi" w:cs="Arial"/>
          </w:rPr>
          <w:delText xml:space="preserve"> but in a </w:delText>
        </w:r>
        <w:r w:rsidRPr="00452476">
          <w:rPr>
            <w:rFonts w:asciiTheme="minorHAnsi" w:hAnsiTheme="minorHAnsi" w:cs="Arial"/>
            <w:i/>
          </w:rPr>
          <w:delText>separate</w:delText>
        </w:r>
        <w:r w:rsidRPr="00452476">
          <w:rPr>
            <w:rFonts w:asciiTheme="minorHAnsi" w:hAnsiTheme="minorHAnsi" w:cs="Arial"/>
          </w:rPr>
          <w:delText xml:space="preserve"> sealed envelope clearly marked “Confidential – F.A.O: Recruitment Monitor”. </w:delText>
        </w:r>
      </w:del>
    </w:p>
    <w:p w14:paraId="5BB86E76" w14:textId="77777777" w:rsidR="00686981" w:rsidRPr="00452476" w:rsidRDefault="00686981" w:rsidP="00D737EC">
      <w:pPr>
        <w:keepLines/>
        <w:jc w:val="both"/>
        <w:rPr>
          <w:del w:id="458" w:author="dvojtko" w:date="2026-09-25T21:12:00Z" w16du:dateUtc="2026-09-26T01:12:00Z"/>
          <w:rFonts w:asciiTheme="minorHAnsi" w:hAnsiTheme="minorHAnsi" w:cs="Arial"/>
        </w:rPr>
      </w:pPr>
      <w:del w:id="459" w:author="dvojtko" w:date="2026-09-25T21:12:00Z" w16du:dateUtc="2026-09-26T01:12:00Z">
        <w:r w:rsidRPr="00452476">
          <w:rPr>
            <w:rFonts w:asciiTheme="minorHAnsi" w:hAnsiTheme="minorHAnsi" w:cs="Arial"/>
          </w:rPr>
          <w:delText xml:space="preserve">   </w:delText>
        </w:r>
      </w:del>
    </w:p>
    <w:p w14:paraId="3C17BB91" w14:textId="77777777" w:rsidR="00686981" w:rsidRPr="00C212C0" w:rsidRDefault="008114B0" w:rsidP="00D737EC">
      <w:pPr>
        <w:keepLines/>
        <w:jc w:val="both"/>
        <w:rPr>
          <w:del w:id="460" w:author="dvojtko" w:date="2026-09-25T21:12:00Z" w16du:dateUtc="2026-09-26T01:12:00Z"/>
          <w:rFonts w:asciiTheme="minorHAnsi" w:hAnsiTheme="minorHAnsi" w:cs="Arial"/>
          <w:b/>
        </w:rPr>
      </w:pPr>
      <w:del w:id="461" w:author="dvojtko" w:date="2026-09-25T21:12:00Z" w16du:dateUtc="2026-09-26T01:12:00Z">
        <w:r w:rsidRPr="00C212C0">
          <w:rPr>
            <w:rFonts w:asciiTheme="minorHAnsi" w:hAnsiTheme="minorHAnsi" w:cs="Arial"/>
            <w:b/>
          </w:rPr>
          <w:delText xml:space="preserve">Model </w:delText>
        </w:r>
        <w:r w:rsidR="00686981" w:rsidRPr="00C212C0">
          <w:rPr>
            <w:rFonts w:asciiTheme="minorHAnsi" w:hAnsiTheme="minorHAnsi" w:cs="Arial"/>
            <w:b/>
          </w:rPr>
          <w:delText>Rehabilitation of Offenders Act 1974 – Disclosure Form</w:delText>
        </w:r>
      </w:del>
    </w:p>
    <w:p w14:paraId="75836D7C" w14:textId="77777777" w:rsidR="00D737EC" w:rsidRDefault="00D737EC" w:rsidP="00D737EC">
      <w:pPr>
        <w:keepLines/>
        <w:jc w:val="both"/>
        <w:rPr>
          <w:del w:id="462" w:author="dvojtko" w:date="2026-09-25T21:12:00Z" w16du:dateUtc="2026-09-26T01:12:00Z"/>
          <w:rFonts w:asciiTheme="minorHAnsi" w:hAnsiTheme="minorHAnsi" w:cs="Arial"/>
          <w:b/>
          <w:u w:val="single"/>
        </w:rPr>
      </w:pPr>
    </w:p>
    <w:p w14:paraId="4E0C16A5" w14:textId="2F73BCAB" w:rsidR="00D737EC" w:rsidRDefault="00031BB4" w:rsidP="00D737EC">
      <w:pPr>
        <w:keepLines/>
        <w:jc w:val="both"/>
        <w:rPr>
          <w:del w:id="463" w:author="dvojtko" w:date="2026-09-25T21:12:00Z" w16du:dateUtc="2026-09-26T01:12:00Z"/>
          <w:rFonts w:asciiTheme="minorHAnsi" w:hAnsiTheme="minorHAnsi" w:cs="Arial"/>
          <w:iCs/>
          <w:lang w:val="en-GB"/>
        </w:rPr>
      </w:pPr>
      <w:del w:id="464" w:author="dvojtko" w:date="2026-09-25T21:12:00Z" w16du:dateUtc="2026-09-26T01:12:00Z">
        <w:r w:rsidRPr="00452476">
          <w:rPr>
            <w:rFonts w:asciiTheme="minorHAnsi" w:hAnsiTheme="minorHAnsi" w:cs="Arial"/>
            <w:iCs/>
            <w:lang w:val="en-GB"/>
          </w:rPr>
          <w:delText xml:space="preserve">As the position applied for gives privileged access to vulnerable groups, </w:delText>
        </w:r>
        <w:r w:rsidR="00173F45">
          <w:rPr>
            <w:rFonts w:asciiTheme="minorHAnsi" w:hAnsiTheme="minorHAnsi" w:cs="Arial"/>
            <w:iCs/>
            <w:lang w:val="en-GB"/>
          </w:rPr>
          <w:delText xml:space="preserve">all </w:delText>
        </w:r>
        <w:r w:rsidRPr="00452476">
          <w:rPr>
            <w:rFonts w:asciiTheme="minorHAnsi" w:hAnsiTheme="minorHAnsi" w:cs="Arial"/>
            <w:iCs/>
            <w:lang w:val="en-GB"/>
          </w:rPr>
          <w:delText>applicants</w:delText>
        </w:r>
        <w:r w:rsidR="00D737EC">
          <w:rPr>
            <w:rFonts w:asciiTheme="minorHAnsi" w:hAnsiTheme="minorHAnsi" w:cs="Arial"/>
            <w:iCs/>
            <w:lang w:val="en-GB"/>
          </w:rPr>
          <w:delText xml:space="preserve"> attending interview</w:delText>
        </w:r>
        <w:r w:rsidRPr="00452476">
          <w:rPr>
            <w:rFonts w:asciiTheme="minorHAnsi" w:hAnsiTheme="minorHAnsi" w:cs="Arial"/>
            <w:iCs/>
            <w:lang w:val="en-GB"/>
          </w:rPr>
          <w:delText xml:space="preserve"> </w:delText>
        </w:r>
        <w:r w:rsidR="00173F45">
          <w:rPr>
            <w:rFonts w:asciiTheme="minorHAnsi" w:hAnsiTheme="minorHAnsi" w:cs="Arial"/>
            <w:iCs/>
            <w:lang w:val="en-GB"/>
          </w:rPr>
          <w:delText xml:space="preserve">are required </w:delText>
        </w:r>
        <w:r w:rsidRPr="00452476">
          <w:rPr>
            <w:rFonts w:asciiTheme="minorHAnsi" w:hAnsiTheme="minorHAnsi" w:cs="Arial"/>
            <w:iCs/>
            <w:lang w:val="en-GB"/>
          </w:rPr>
          <w:delText>to disclose all spent convictions and cautions under the Rehabilitation of Offenders Act 1974 (Exemptions) Order 1975 unless it is a “protected” conviction</w:delText>
        </w:r>
        <w:r w:rsidR="00131114">
          <w:rPr>
            <w:rFonts w:asciiTheme="minorHAnsi" w:hAnsiTheme="minorHAnsi" w:cs="Arial"/>
            <w:iCs/>
            <w:lang w:val="en-GB"/>
          </w:rPr>
          <w:delText xml:space="preserve"> </w:delText>
        </w:r>
        <w:r w:rsidRPr="00452476">
          <w:rPr>
            <w:rFonts w:asciiTheme="minorHAnsi" w:hAnsiTheme="minorHAnsi" w:cs="Arial"/>
            <w:iCs/>
            <w:lang w:val="en-GB"/>
          </w:rPr>
          <w:delText>/</w:delText>
        </w:r>
        <w:r w:rsidR="00131114">
          <w:rPr>
            <w:rFonts w:asciiTheme="minorHAnsi" w:hAnsiTheme="minorHAnsi" w:cs="Arial"/>
            <w:iCs/>
            <w:lang w:val="en-GB"/>
          </w:rPr>
          <w:delText xml:space="preserve"> </w:delText>
        </w:r>
        <w:r w:rsidRPr="00452476">
          <w:rPr>
            <w:rFonts w:asciiTheme="minorHAnsi" w:hAnsiTheme="minorHAnsi" w:cs="Arial"/>
            <w:iCs/>
            <w:lang w:val="en-GB"/>
          </w:rPr>
          <w:delText>caution under the amendments made to the Rehabilitation of Offenders Act 1974 (Exemptions) Order 1975 (in 2013</w:delText>
        </w:r>
        <w:r w:rsidR="000F3DE5">
          <w:rPr>
            <w:rFonts w:asciiTheme="minorHAnsi" w:hAnsiTheme="minorHAnsi" w:cs="Arial"/>
            <w:iCs/>
            <w:lang w:val="en-GB"/>
          </w:rPr>
          <w:delText xml:space="preserve"> and 2020</w:delText>
        </w:r>
        <w:r w:rsidRPr="00452476">
          <w:rPr>
            <w:rFonts w:asciiTheme="minorHAnsi" w:hAnsiTheme="minorHAnsi" w:cs="Arial"/>
            <w:iCs/>
            <w:lang w:val="en-GB"/>
          </w:rPr>
          <w:delText>) and, therefore, not subject to disclosure.</w:delText>
        </w:r>
        <w:r w:rsidR="009C6D58">
          <w:rPr>
            <w:rFonts w:asciiTheme="minorHAnsi" w:hAnsiTheme="minorHAnsi" w:cs="Arial"/>
            <w:iCs/>
            <w:lang w:val="en-GB"/>
          </w:rPr>
          <w:delText xml:space="preserve"> </w:delText>
        </w:r>
      </w:del>
    </w:p>
    <w:p w14:paraId="40CDA7A9" w14:textId="77777777" w:rsidR="00D737EC" w:rsidRDefault="00D737EC" w:rsidP="00D737EC">
      <w:pPr>
        <w:keepLines/>
        <w:jc w:val="both"/>
        <w:rPr>
          <w:del w:id="465" w:author="dvojtko" w:date="2026-09-25T21:12:00Z" w16du:dateUtc="2026-09-26T01:12:00Z"/>
          <w:rFonts w:asciiTheme="minorHAnsi" w:hAnsiTheme="minorHAnsi" w:cs="Arial"/>
          <w:iCs/>
        </w:rPr>
      </w:pPr>
    </w:p>
    <w:p w14:paraId="2CA5D191" w14:textId="21E0D237" w:rsidR="00D737EC" w:rsidRDefault="00173F45" w:rsidP="00D737EC">
      <w:pPr>
        <w:keepLines/>
        <w:jc w:val="both"/>
        <w:rPr>
          <w:del w:id="466" w:author="dvojtko" w:date="2026-09-25T21:12:00Z" w16du:dateUtc="2026-09-26T01:12:00Z"/>
          <w:rFonts w:asciiTheme="minorHAnsi" w:hAnsiTheme="minorHAnsi" w:cs="Arial"/>
          <w:iCs/>
        </w:rPr>
      </w:pPr>
      <w:del w:id="467" w:author="dvojtko" w:date="2026-09-25T21:12:00Z" w16du:dateUtc="2026-09-26T01:12:00Z">
        <w:r>
          <w:rPr>
            <w:rFonts w:asciiTheme="minorHAnsi" w:hAnsiTheme="minorHAnsi" w:cs="Arial"/>
            <w:b/>
            <w:iCs/>
          </w:rPr>
          <w:delText xml:space="preserve">Applicants </w:delText>
        </w:r>
        <w:r w:rsidR="00D737EC" w:rsidRPr="008114B0">
          <w:rPr>
            <w:rFonts w:asciiTheme="minorHAnsi" w:hAnsiTheme="minorHAnsi" w:cs="Arial"/>
            <w:b/>
            <w:iCs/>
          </w:rPr>
          <w:delText>invited for interview</w:delText>
        </w:r>
        <w:r w:rsidR="00D737EC">
          <w:rPr>
            <w:rFonts w:asciiTheme="minorHAnsi" w:hAnsiTheme="minorHAnsi" w:cs="Arial"/>
            <w:iCs/>
          </w:rPr>
          <w:delText xml:space="preserve">, </w:delText>
        </w:r>
        <w:r>
          <w:rPr>
            <w:rFonts w:asciiTheme="minorHAnsi" w:hAnsiTheme="minorHAnsi" w:cs="Arial"/>
            <w:iCs/>
          </w:rPr>
          <w:delText>should</w:delText>
        </w:r>
        <w:r w:rsidR="00D737EC">
          <w:rPr>
            <w:rFonts w:asciiTheme="minorHAnsi" w:hAnsiTheme="minorHAnsi" w:cs="Arial"/>
            <w:iCs/>
          </w:rPr>
          <w:delText xml:space="preserve"> bring </w:delText>
        </w:r>
        <w:r w:rsidR="00031BB4" w:rsidRPr="00452476">
          <w:rPr>
            <w:rFonts w:asciiTheme="minorHAnsi" w:hAnsiTheme="minorHAnsi" w:cs="Arial"/>
            <w:iCs/>
          </w:rPr>
          <w:delText>The Disclosure Form</w:delText>
        </w:r>
        <w:r w:rsidR="00D737EC">
          <w:rPr>
            <w:rFonts w:asciiTheme="minorHAnsi" w:hAnsiTheme="minorHAnsi" w:cs="Arial"/>
            <w:iCs/>
          </w:rPr>
          <w:delText xml:space="preserve"> with </w:delText>
        </w:r>
        <w:r>
          <w:rPr>
            <w:rFonts w:asciiTheme="minorHAnsi" w:hAnsiTheme="minorHAnsi" w:cs="Arial"/>
            <w:iCs/>
          </w:rPr>
          <w:delText>them</w:delText>
        </w:r>
        <w:r w:rsidR="00D737EC">
          <w:rPr>
            <w:rFonts w:asciiTheme="minorHAnsi" w:hAnsiTheme="minorHAnsi" w:cs="Arial"/>
            <w:iCs/>
          </w:rPr>
          <w:delText xml:space="preserve"> to the interview in a </w:delText>
        </w:r>
        <w:r w:rsidR="00D737EC" w:rsidRPr="008114B0">
          <w:rPr>
            <w:rFonts w:asciiTheme="minorHAnsi" w:hAnsiTheme="minorHAnsi" w:cs="Arial"/>
            <w:b/>
            <w:iCs/>
          </w:rPr>
          <w:delText>separate, sealed envelope</w:delText>
        </w:r>
        <w:r w:rsidR="00D737EC">
          <w:rPr>
            <w:rFonts w:asciiTheme="minorHAnsi" w:hAnsiTheme="minorHAnsi" w:cs="Arial"/>
            <w:iCs/>
          </w:rPr>
          <w:delText xml:space="preserve"> </w:delText>
        </w:r>
        <w:r w:rsidR="00031BB4" w:rsidRPr="00452476">
          <w:rPr>
            <w:rFonts w:asciiTheme="minorHAnsi" w:hAnsiTheme="minorHAnsi" w:cs="Arial"/>
            <w:iCs/>
          </w:rPr>
          <w:delText>clearly marked “Confidential – Rehabilitation of Offenders Act 1974 – Disclosure Form”</w:delText>
        </w:r>
        <w:r w:rsidR="00D737EC">
          <w:rPr>
            <w:rFonts w:asciiTheme="minorHAnsi" w:hAnsiTheme="minorHAnsi" w:cs="Arial"/>
            <w:iCs/>
          </w:rPr>
          <w:delText xml:space="preserve">.  </w:delText>
        </w:r>
        <w:r>
          <w:rPr>
            <w:rFonts w:asciiTheme="minorHAnsi" w:hAnsiTheme="minorHAnsi" w:cs="Arial"/>
            <w:iCs/>
          </w:rPr>
          <w:delText>Interviewees</w:delText>
        </w:r>
        <w:r w:rsidR="00D737EC">
          <w:rPr>
            <w:rFonts w:asciiTheme="minorHAnsi" w:hAnsiTheme="minorHAnsi" w:cs="Arial"/>
            <w:iCs/>
          </w:rPr>
          <w:delText xml:space="preserve"> will be asked to hand the form to the interviewer at the end of the interview.</w:delText>
        </w:r>
      </w:del>
    </w:p>
    <w:p w14:paraId="706572FA" w14:textId="77777777" w:rsidR="00D737EC" w:rsidRDefault="00D737EC" w:rsidP="00D737EC">
      <w:pPr>
        <w:keepLines/>
        <w:jc w:val="both"/>
        <w:rPr>
          <w:del w:id="468" w:author="dvojtko" w:date="2026-09-25T21:12:00Z" w16du:dateUtc="2026-09-26T01:12:00Z"/>
          <w:rFonts w:asciiTheme="minorHAnsi" w:hAnsiTheme="minorHAnsi" w:cs="Arial"/>
          <w:iCs/>
        </w:rPr>
      </w:pPr>
    </w:p>
    <w:p w14:paraId="7170FB64" w14:textId="521F6FC6" w:rsidR="00DF40F3" w:rsidRDefault="00173F45" w:rsidP="00DF40F3">
      <w:pPr>
        <w:shd w:val="clear" w:color="auto" w:fill="FFFFFF"/>
        <w:jc w:val="both"/>
        <w:rPr>
          <w:del w:id="469" w:author="dvojtko" w:date="2026-09-25T21:12:00Z" w16du:dateUtc="2026-09-26T01:12:00Z"/>
          <w:rFonts w:ascii="Arial" w:hAnsi="Arial" w:cs="Arial"/>
          <w:color w:val="0B0C0C"/>
          <w:sz w:val="29"/>
          <w:szCs w:val="29"/>
          <w:lang w:val="en-GB" w:eastAsia="en-GB"/>
        </w:rPr>
      </w:pPr>
      <w:del w:id="470" w:author="dvojtko" w:date="2026-09-25T21:12:00Z" w16du:dateUtc="2026-09-26T01:12:00Z">
        <w:r>
          <w:rPr>
            <w:rFonts w:asciiTheme="minorHAnsi" w:hAnsiTheme="minorHAnsi" w:cs="Arial"/>
            <w:b/>
            <w:bCs/>
          </w:rPr>
          <w:delText>Interviewees</w:delText>
        </w:r>
        <w:r w:rsidR="00DF40F3">
          <w:rPr>
            <w:rFonts w:asciiTheme="minorHAnsi" w:hAnsiTheme="minorHAnsi" w:cs="Arial"/>
            <w:b/>
            <w:bCs/>
          </w:rPr>
          <w:delText xml:space="preserve"> must disclose all spent and unspent convictions on this form other than those which are “protected”.  This may include driving offences but will not include youth cautions, reprimands or warnings. </w:delText>
        </w:r>
        <w:r>
          <w:rPr>
            <w:rFonts w:asciiTheme="minorHAnsi" w:hAnsiTheme="minorHAnsi" w:cs="Arial"/>
            <w:b/>
            <w:bCs/>
          </w:rPr>
          <w:delText>T</w:delText>
        </w:r>
        <w:r w:rsidR="00DF40F3">
          <w:rPr>
            <w:rFonts w:asciiTheme="minorHAnsi" w:hAnsiTheme="minorHAnsi" w:cs="Arial"/>
            <w:b/>
            <w:bCs/>
          </w:rPr>
          <w:delText>he rules on multiple convictions were changed in November 2020.  If</w:delText>
        </w:r>
        <w:r>
          <w:rPr>
            <w:rFonts w:asciiTheme="minorHAnsi" w:hAnsiTheme="minorHAnsi" w:cs="Arial"/>
            <w:b/>
            <w:bCs/>
          </w:rPr>
          <w:delText xml:space="preserve"> interviewees</w:delText>
        </w:r>
        <w:r w:rsidR="00DF40F3">
          <w:rPr>
            <w:rFonts w:asciiTheme="minorHAnsi" w:hAnsiTheme="minorHAnsi" w:cs="Arial"/>
            <w:b/>
            <w:bCs/>
          </w:rPr>
          <w:delText xml:space="preserve"> are unsure about whether or not </w:delText>
        </w:r>
        <w:r>
          <w:rPr>
            <w:rFonts w:asciiTheme="minorHAnsi" w:hAnsiTheme="minorHAnsi" w:cs="Arial"/>
            <w:b/>
            <w:bCs/>
          </w:rPr>
          <w:delText>a</w:delText>
        </w:r>
        <w:r w:rsidR="00DF40F3">
          <w:rPr>
            <w:rFonts w:asciiTheme="minorHAnsi" w:hAnsiTheme="minorHAnsi" w:cs="Arial"/>
            <w:b/>
            <w:bCs/>
          </w:rPr>
          <w:delText xml:space="preserve"> conviction requires disclosure </w:delText>
        </w:r>
        <w:r>
          <w:rPr>
            <w:rFonts w:asciiTheme="minorHAnsi" w:hAnsiTheme="minorHAnsi" w:cs="Arial"/>
            <w:b/>
            <w:bCs/>
          </w:rPr>
          <w:delText>they should</w:delText>
        </w:r>
        <w:r w:rsidR="00DF40F3">
          <w:rPr>
            <w:rFonts w:asciiTheme="minorHAnsi" w:hAnsiTheme="minorHAnsi" w:cs="Arial"/>
            <w:b/>
            <w:bCs/>
          </w:rPr>
          <w:delText xml:space="preserve"> review the Ministry of Justice guidance on the filtering of “protected” convictions and cautions which can be accessed on the </w:delText>
        </w:r>
        <w:r w:rsidR="00DF40F3">
          <w:fldChar w:fldCharType="begin"/>
        </w:r>
        <w:r w:rsidR="00DF40F3">
          <w:delInstrText>HYPERLINK "https://www.gov.uk/government/publications/new-guidance-on-the-rehabilitation-of-offenders-act-1974"</w:delInstrText>
        </w:r>
        <w:r w:rsidR="00DF40F3">
          <w:fldChar w:fldCharType="separate"/>
        </w:r>
        <w:r w:rsidR="00DF40F3">
          <w:rPr>
            <w:rStyle w:val="Hyperlink"/>
            <w:rFonts w:asciiTheme="minorHAnsi" w:hAnsiTheme="minorHAnsi" w:cs="Arial"/>
            <w:b/>
            <w:bCs/>
          </w:rPr>
          <w:delText>Ministry of Justice</w:delText>
        </w:r>
        <w:r w:rsidR="00DF40F3">
          <w:fldChar w:fldCharType="end"/>
        </w:r>
        <w:r w:rsidR="00DF40F3">
          <w:rPr>
            <w:rFonts w:asciiTheme="minorHAnsi" w:hAnsiTheme="minorHAnsi" w:cs="Arial"/>
            <w:b/>
            <w:bCs/>
          </w:rPr>
          <w:delText xml:space="preserve"> website. </w:delText>
        </w:r>
      </w:del>
    </w:p>
    <w:p w14:paraId="454F1BEB" w14:textId="632898D5" w:rsidR="00031BB4" w:rsidRDefault="00031BB4" w:rsidP="00D737EC">
      <w:pPr>
        <w:keepLines/>
        <w:jc w:val="both"/>
        <w:rPr>
          <w:del w:id="471" w:author="dvojtko" w:date="2026-09-25T21:12:00Z" w16du:dateUtc="2026-09-26T01:12:00Z"/>
          <w:rFonts w:asciiTheme="minorHAnsi" w:hAnsiTheme="minorHAnsi" w:cs="Arial"/>
          <w:iCs/>
          <w:lang w:val="en-GB"/>
        </w:rPr>
      </w:pPr>
      <w:del w:id="472" w:author="dvojtko" w:date="2026-09-25T21:12:00Z" w16du:dateUtc="2026-09-26T01:12:00Z">
        <w:r w:rsidRPr="00452476">
          <w:rPr>
            <w:rFonts w:asciiTheme="minorHAnsi" w:hAnsiTheme="minorHAnsi" w:cs="Arial"/>
            <w:iCs/>
            <w:lang w:val="en-GB"/>
          </w:rPr>
          <w:delText>The Disclosure Form will only be seen by those persons within the school</w:delText>
        </w:r>
        <w:r w:rsidR="00131114">
          <w:rPr>
            <w:rFonts w:asciiTheme="minorHAnsi" w:hAnsiTheme="minorHAnsi" w:cs="Arial"/>
            <w:iCs/>
            <w:lang w:val="en-GB"/>
          </w:rPr>
          <w:delText xml:space="preserve"> </w:delText>
        </w:r>
        <w:r w:rsidRPr="00452476">
          <w:rPr>
            <w:rFonts w:asciiTheme="minorHAnsi" w:hAnsiTheme="minorHAnsi" w:cs="Arial"/>
            <w:iCs/>
            <w:lang w:val="en-GB"/>
          </w:rPr>
          <w:delText>/</w:delText>
        </w:r>
        <w:r w:rsidR="00131114">
          <w:rPr>
            <w:rFonts w:asciiTheme="minorHAnsi" w:hAnsiTheme="minorHAnsi" w:cs="Arial"/>
            <w:iCs/>
            <w:lang w:val="en-GB"/>
          </w:rPr>
          <w:delText xml:space="preserve"> </w:delText>
        </w:r>
        <w:r w:rsidRPr="00452476">
          <w:rPr>
            <w:rFonts w:asciiTheme="minorHAnsi" w:hAnsiTheme="minorHAnsi" w:cs="Arial"/>
            <w:iCs/>
            <w:lang w:val="en-GB"/>
          </w:rPr>
          <w:delText>academy</w:delText>
        </w:r>
        <w:r w:rsidR="00131114">
          <w:rPr>
            <w:rFonts w:asciiTheme="minorHAnsi" w:hAnsiTheme="minorHAnsi" w:cs="Arial"/>
            <w:iCs/>
            <w:lang w:val="en-GB"/>
          </w:rPr>
          <w:delText xml:space="preserve"> </w:delText>
        </w:r>
        <w:r w:rsidRPr="00452476">
          <w:rPr>
            <w:rFonts w:asciiTheme="minorHAnsi" w:hAnsiTheme="minorHAnsi" w:cs="Arial"/>
            <w:iCs/>
            <w:lang w:val="en-GB"/>
          </w:rPr>
          <w:delText>/</w:delText>
        </w:r>
        <w:r w:rsidR="00131114">
          <w:rPr>
            <w:rFonts w:asciiTheme="minorHAnsi" w:hAnsiTheme="minorHAnsi" w:cs="Arial"/>
            <w:iCs/>
            <w:lang w:val="en-GB"/>
          </w:rPr>
          <w:delText xml:space="preserve"> </w:delText>
        </w:r>
        <w:r w:rsidRPr="00452476">
          <w:rPr>
            <w:rFonts w:asciiTheme="minorHAnsi" w:hAnsiTheme="minorHAnsi" w:cs="Arial"/>
            <w:iCs/>
            <w:lang w:val="en-GB"/>
          </w:rPr>
          <w:delText>college and</w:delText>
        </w:r>
        <w:r w:rsidR="00131114">
          <w:rPr>
            <w:rFonts w:asciiTheme="minorHAnsi" w:hAnsiTheme="minorHAnsi" w:cs="Arial"/>
            <w:iCs/>
            <w:lang w:val="en-GB"/>
          </w:rPr>
          <w:delText xml:space="preserve"> </w:delText>
        </w:r>
        <w:r w:rsidRPr="00452476">
          <w:rPr>
            <w:rFonts w:asciiTheme="minorHAnsi" w:hAnsiTheme="minorHAnsi" w:cs="Arial"/>
            <w:iCs/>
            <w:lang w:val="en-GB"/>
          </w:rPr>
          <w:delText>/</w:delText>
        </w:r>
        <w:r w:rsidR="00131114">
          <w:rPr>
            <w:rFonts w:asciiTheme="minorHAnsi" w:hAnsiTheme="minorHAnsi" w:cs="Arial"/>
            <w:iCs/>
            <w:lang w:val="en-GB"/>
          </w:rPr>
          <w:delText xml:space="preserve"> </w:delText>
        </w:r>
        <w:r w:rsidRPr="00452476">
          <w:rPr>
            <w:rFonts w:asciiTheme="minorHAnsi" w:hAnsiTheme="minorHAnsi" w:cs="Arial"/>
            <w:iCs/>
            <w:lang w:val="en-GB"/>
          </w:rPr>
          <w:delText>or Governing Body</w:delText>
        </w:r>
        <w:r w:rsidR="00845C94">
          <w:rPr>
            <w:rFonts w:asciiTheme="minorHAnsi" w:hAnsiTheme="minorHAnsi" w:cs="Arial"/>
            <w:iCs/>
            <w:lang w:val="en-GB"/>
          </w:rPr>
          <w:delText xml:space="preserve"> / Academy Trust Company / Multi-Academy Trust Company</w:delText>
        </w:r>
        <w:r w:rsidRPr="00452476">
          <w:rPr>
            <w:rFonts w:asciiTheme="minorHAnsi" w:hAnsiTheme="minorHAnsi" w:cs="Arial"/>
            <w:iCs/>
            <w:lang w:val="en-GB"/>
          </w:rPr>
          <w:delText xml:space="preserve"> who are required to see it as part of the recruitment process</w:delText>
        </w:r>
        <w:r w:rsidR="00D737EC">
          <w:rPr>
            <w:rFonts w:asciiTheme="minorHAnsi" w:hAnsiTheme="minorHAnsi" w:cs="Arial"/>
            <w:iCs/>
            <w:lang w:val="en-GB"/>
          </w:rPr>
          <w:delText xml:space="preserve"> if you are </w:delText>
        </w:r>
        <w:r w:rsidR="00845C94">
          <w:rPr>
            <w:rFonts w:asciiTheme="minorHAnsi" w:hAnsiTheme="minorHAnsi" w:cs="Arial"/>
            <w:iCs/>
            <w:lang w:val="en-GB"/>
          </w:rPr>
          <w:delText>the preferred / one of the preferred candidates for the position.</w:delText>
        </w:r>
      </w:del>
    </w:p>
    <w:p w14:paraId="06EED1C1" w14:textId="77777777" w:rsidR="00845C94" w:rsidRDefault="00845C94" w:rsidP="00D737EC">
      <w:pPr>
        <w:keepLines/>
        <w:jc w:val="both"/>
        <w:rPr>
          <w:del w:id="473" w:author="dvojtko" w:date="2026-09-25T21:12:00Z" w16du:dateUtc="2026-09-26T01:12:00Z"/>
          <w:rFonts w:asciiTheme="minorHAnsi" w:hAnsiTheme="minorHAnsi" w:cs="Arial"/>
          <w:iCs/>
          <w:lang w:val="en-GB"/>
        </w:rPr>
      </w:pPr>
    </w:p>
    <w:p w14:paraId="11879B33" w14:textId="77777777" w:rsidR="00534E4E" w:rsidRDefault="00534E4E" w:rsidP="00D737EC">
      <w:pPr>
        <w:keepLines/>
        <w:jc w:val="both"/>
        <w:rPr>
          <w:del w:id="474" w:author="dvojtko" w:date="2026-09-25T21:12:00Z" w16du:dateUtc="2026-09-26T01:12:00Z"/>
          <w:rFonts w:asciiTheme="minorHAnsi" w:hAnsiTheme="minorHAnsi" w:cs="Arial"/>
          <w:b/>
          <w:iCs/>
          <w:u w:val="single"/>
          <w:lang w:val="en-GB"/>
        </w:rPr>
      </w:pPr>
    </w:p>
    <w:p w14:paraId="12F18241" w14:textId="1FA4D4E2" w:rsidR="00845C94" w:rsidRPr="00C212C0" w:rsidRDefault="008114B0" w:rsidP="00D737EC">
      <w:pPr>
        <w:keepLines/>
        <w:jc w:val="both"/>
        <w:rPr>
          <w:del w:id="475" w:author="dvojtko" w:date="2026-09-25T21:12:00Z" w16du:dateUtc="2026-09-26T01:12:00Z"/>
          <w:rFonts w:asciiTheme="minorHAnsi" w:hAnsiTheme="minorHAnsi" w:cs="Arial"/>
          <w:b/>
          <w:iCs/>
          <w:lang w:val="en-GB"/>
        </w:rPr>
      </w:pPr>
      <w:del w:id="476" w:author="dvojtko" w:date="2026-09-25T21:12:00Z" w16du:dateUtc="2026-09-26T01:12:00Z">
        <w:r w:rsidRPr="00C212C0">
          <w:rPr>
            <w:rFonts w:asciiTheme="minorHAnsi" w:hAnsiTheme="minorHAnsi" w:cs="Arial"/>
            <w:b/>
            <w:iCs/>
            <w:lang w:val="en-GB"/>
          </w:rPr>
          <w:delText xml:space="preserve">Model </w:delText>
        </w:r>
        <w:r w:rsidR="00845C94" w:rsidRPr="00C212C0">
          <w:rPr>
            <w:rFonts w:asciiTheme="minorHAnsi" w:hAnsiTheme="minorHAnsi" w:cs="Arial"/>
            <w:b/>
            <w:iCs/>
            <w:lang w:val="en-GB"/>
          </w:rPr>
          <w:delText>Consent to Obtain References Form</w:delText>
        </w:r>
      </w:del>
    </w:p>
    <w:p w14:paraId="561EA060" w14:textId="77777777" w:rsidR="00845C94" w:rsidRDefault="00845C94" w:rsidP="00D737EC">
      <w:pPr>
        <w:keepLines/>
        <w:jc w:val="both"/>
        <w:rPr>
          <w:del w:id="477" w:author="dvojtko" w:date="2026-09-25T21:12:00Z" w16du:dateUtc="2026-09-26T01:12:00Z"/>
          <w:rFonts w:asciiTheme="minorHAnsi" w:hAnsiTheme="minorHAnsi" w:cs="Arial"/>
          <w:b/>
          <w:iCs/>
          <w:u w:val="single"/>
          <w:lang w:val="en-GB"/>
        </w:rPr>
      </w:pPr>
    </w:p>
    <w:p w14:paraId="6FFB5585" w14:textId="2696C529" w:rsidR="00845C94" w:rsidRDefault="00173F45" w:rsidP="00D737EC">
      <w:pPr>
        <w:keepLines/>
        <w:jc w:val="both"/>
        <w:rPr>
          <w:del w:id="478" w:author="dvojtko" w:date="2026-09-25T21:12:00Z" w16du:dateUtc="2026-09-26T01:12:00Z"/>
          <w:rFonts w:asciiTheme="minorHAnsi" w:hAnsiTheme="minorHAnsi" w:cs="Arial"/>
          <w:iCs/>
          <w:lang w:val="en-GB"/>
        </w:rPr>
      </w:pPr>
      <w:del w:id="479" w:author="dvojtko" w:date="2026-09-25T21:12:00Z" w16du:dateUtc="2026-09-26T01:12:00Z">
        <w:r>
          <w:rPr>
            <w:rFonts w:asciiTheme="minorHAnsi" w:hAnsiTheme="minorHAnsi" w:cs="Arial"/>
            <w:iCs/>
            <w:lang w:val="en-GB"/>
          </w:rPr>
          <w:delText xml:space="preserve">Applicants should </w:delText>
        </w:r>
        <w:r w:rsidR="00845C94">
          <w:rPr>
            <w:rFonts w:asciiTheme="minorHAnsi" w:hAnsiTheme="minorHAnsi" w:cs="Arial"/>
            <w:iCs/>
            <w:lang w:val="en-GB"/>
          </w:rPr>
          <w:delText xml:space="preserve">ensure that </w:delText>
        </w:r>
        <w:r>
          <w:rPr>
            <w:rFonts w:asciiTheme="minorHAnsi" w:hAnsiTheme="minorHAnsi" w:cs="Arial"/>
            <w:iCs/>
            <w:lang w:val="en-GB"/>
          </w:rPr>
          <w:delText>they</w:delText>
        </w:r>
        <w:r w:rsidR="00845C94">
          <w:rPr>
            <w:rFonts w:asciiTheme="minorHAnsi" w:hAnsiTheme="minorHAnsi" w:cs="Arial"/>
            <w:iCs/>
            <w:lang w:val="en-GB"/>
          </w:rPr>
          <w:delText xml:space="preserve"> complete and return the Consent to Obtain References Form with </w:delText>
        </w:r>
        <w:r>
          <w:rPr>
            <w:rFonts w:asciiTheme="minorHAnsi" w:hAnsiTheme="minorHAnsi" w:cs="Arial"/>
            <w:iCs/>
            <w:lang w:val="en-GB"/>
          </w:rPr>
          <w:delText>their</w:delText>
        </w:r>
        <w:r w:rsidR="00845C94">
          <w:rPr>
            <w:rFonts w:asciiTheme="minorHAnsi" w:hAnsiTheme="minorHAnsi" w:cs="Arial"/>
            <w:iCs/>
            <w:lang w:val="en-GB"/>
          </w:rPr>
          <w:delText xml:space="preserve"> completed application.</w:delText>
        </w:r>
      </w:del>
    </w:p>
    <w:p w14:paraId="180CB692" w14:textId="77777777" w:rsidR="00845C94" w:rsidRDefault="00845C94" w:rsidP="00D737EC">
      <w:pPr>
        <w:keepLines/>
        <w:jc w:val="both"/>
        <w:rPr>
          <w:del w:id="480" w:author="dvojtko" w:date="2026-09-25T21:12:00Z" w16du:dateUtc="2026-09-26T01:12:00Z"/>
          <w:rFonts w:asciiTheme="minorHAnsi" w:hAnsiTheme="minorHAnsi" w:cs="Arial"/>
          <w:iCs/>
          <w:lang w:val="en-GB"/>
        </w:rPr>
      </w:pPr>
    </w:p>
    <w:p w14:paraId="3AC4BE34" w14:textId="37143EF4" w:rsidR="00845C94" w:rsidRDefault="00845C94">
      <w:pPr>
        <w:rPr>
          <w:rPrChange w:id="481" w:author="dvojtko" w:date="2026-09-25T21:12:00Z" w16du:dateUtc="2026-09-26T01:12:00Z">
            <w:rPr>
              <w:rFonts w:asciiTheme="minorHAnsi" w:hAnsiTheme="minorHAnsi" w:cs="Arial"/>
              <w:iCs/>
              <w:lang w:val="en-GB"/>
            </w:rPr>
          </w:rPrChange>
        </w:rPr>
        <w:pPrChange w:id="482" w:author="dvojtko" w:date="2026-09-25T21:12:00Z" w16du:dateUtc="2026-09-26T01:12:00Z">
          <w:pPr>
            <w:keepLines/>
            <w:spacing w:after="0" w:line="240" w:lineRule="auto"/>
            <w:jc w:val="both"/>
          </w:pPr>
        </w:pPrChange>
      </w:pPr>
      <w:del w:id="483" w:author="dvojtko" w:date="2026-09-25T21:12:00Z" w16du:dateUtc="2026-09-26T01:12:00Z">
        <w:r>
          <w:rPr>
            <w:rFonts w:asciiTheme="minorHAnsi" w:hAnsiTheme="minorHAnsi" w:cs="Arial"/>
            <w:iCs/>
            <w:lang w:val="en-GB"/>
          </w:rPr>
          <w:delText xml:space="preserve">If </w:delText>
        </w:r>
        <w:r w:rsidR="00173F45">
          <w:rPr>
            <w:rFonts w:asciiTheme="minorHAnsi" w:hAnsiTheme="minorHAnsi" w:cs="Arial"/>
            <w:iCs/>
            <w:lang w:val="en-GB"/>
          </w:rPr>
          <w:delText>applicants</w:delText>
        </w:r>
        <w:r>
          <w:rPr>
            <w:rFonts w:asciiTheme="minorHAnsi" w:hAnsiTheme="minorHAnsi" w:cs="Arial"/>
            <w:iCs/>
            <w:lang w:val="en-GB"/>
          </w:rPr>
          <w:delText xml:space="preserve"> have any further questions in relation to the position applied for </w:delText>
        </w:r>
        <w:r w:rsidR="00173F45">
          <w:rPr>
            <w:rFonts w:asciiTheme="minorHAnsi" w:hAnsiTheme="minorHAnsi" w:cs="Arial"/>
            <w:iCs/>
            <w:lang w:val="en-GB"/>
          </w:rPr>
          <w:delText>they should</w:delText>
        </w:r>
        <w:r>
          <w:rPr>
            <w:rFonts w:asciiTheme="minorHAnsi" w:hAnsiTheme="minorHAnsi" w:cs="Arial"/>
            <w:iCs/>
            <w:lang w:val="en-GB"/>
          </w:rPr>
          <w:delText xml:space="preserve"> contact the school / college where the position applied for is based or </w:delText>
        </w:r>
        <w:r w:rsidR="00173F45">
          <w:rPr>
            <w:rFonts w:asciiTheme="minorHAnsi" w:hAnsiTheme="minorHAnsi" w:cs="Arial"/>
            <w:iCs/>
            <w:lang w:val="en-GB"/>
          </w:rPr>
          <w:delText xml:space="preserve">they should </w:delText>
        </w:r>
        <w:r>
          <w:rPr>
            <w:rFonts w:asciiTheme="minorHAnsi" w:hAnsiTheme="minorHAnsi" w:cs="Arial"/>
            <w:iCs/>
            <w:lang w:val="en-GB"/>
          </w:rPr>
          <w:delText xml:space="preserve">contact the individual named on the </w:delText>
        </w:r>
        <w:r w:rsidR="00DF40F3">
          <w:rPr>
            <w:rFonts w:asciiTheme="minorHAnsi" w:hAnsiTheme="minorHAnsi" w:cs="Arial"/>
            <w:iCs/>
            <w:lang w:val="en-GB"/>
          </w:rPr>
          <w:delText xml:space="preserve">job </w:delText>
        </w:r>
        <w:r>
          <w:rPr>
            <w:rFonts w:asciiTheme="minorHAnsi" w:hAnsiTheme="minorHAnsi" w:cs="Arial"/>
            <w:iCs/>
            <w:lang w:val="en-GB"/>
          </w:rPr>
          <w:delText>advertisement.</w:delText>
        </w:r>
      </w:del>
    </w:p>
    <w:sectPr w:rsidR="00845C94">
      <w:headerReference w:type="default" r:id="rId12"/>
      <w:footerReference w:type="default" r:id="rId13"/>
      <w:pgSz w:w="12240" w:h="15840"/>
      <w:pgMar w:top="1440" w:right="1440" w:bottom="1440" w:left="1440" w:header="720" w:footer="720" w:gutter="0"/>
      <w:cols w:space="720"/>
      <w:docGrid w:linePitch="360"/>
      <w:sectPrChange w:id="492" w:author="dvojtko" w:date="2026-09-25T21:12:00Z" w16du:dateUtc="2026-09-26T01:12:00Z">
        <w:sectPr w:rsidR="00845C94">
          <w:pgSz w:w="11906" w:h="16838"/>
          <w:pgMar w:top="1440" w:right="1440" w:bottom="1440" w:left="1440" w:header="708" w:footer="708" w:gutter="0"/>
          <w:pgBorders>
            <w:top w:val="single" w:sz="4" w:space="24" w:color="auto"/>
            <w:left w:val="single" w:sz="4" w:space="24" w:color="auto"/>
            <w:bottom w:val="single" w:sz="4" w:space="24" w:color="auto"/>
            <w:right w:val="single" w:sz="4" w:space="24" w:color="auto"/>
          </w:pgBorders>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B146DB" w14:textId="77777777" w:rsidR="008A6BC7" w:rsidRDefault="008A6BC7" w:rsidP="00985B80">
      <w:pPr>
        <w:pPrChange w:id="6" w:author="dvojtko" w:date="2026-09-25T21:12:00Z" w16du:dateUtc="2026-09-26T01:12:00Z">
          <w:pPr>
            <w:spacing w:after="0" w:line="240" w:lineRule="auto"/>
          </w:pPr>
        </w:pPrChange>
      </w:pPr>
      <w:r>
        <w:separator/>
      </w:r>
    </w:p>
  </w:endnote>
  <w:endnote w:type="continuationSeparator" w:id="0">
    <w:p w14:paraId="29CAC607" w14:textId="77777777" w:rsidR="008A6BC7" w:rsidRDefault="008A6BC7" w:rsidP="00985B80">
      <w:pPr>
        <w:pPrChange w:id="7" w:author="dvojtko" w:date="2026-09-25T21:12:00Z" w16du:dateUtc="2026-09-26T01:12: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96EEB0" w14:textId="3E172AD7" w:rsidR="00FF371D" w:rsidRPr="00452476" w:rsidRDefault="00BF4B89">
    <w:pPr>
      <w:pStyle w:val="Footer"/>
      <w:rPr>
        <w:del w:id="487" w:author="dvojtko" w:date="2026-09-25T21:12:00Z" w16du:dateUtc="2026-09-26T01:12:00Z"/>
        <w:sz w:val="18"/>
        <w:szCs w:val="18"/>
      </w:rPr>
    </w:pPr>
    <w:del w:id="488" w:author="dvojtko" w:date="2026-09-25T21:12:00Z" w16du:dateUtc="2026-09-26T01:12:00Z">
      <w:r>
        <w:rPr>
          <w:sz w:val="18"/>
          <w:szCs w:val="18"/>
        </w:rPr>
        <w:delText xml:space="preserve">CES Guidance – Model </w:delText>
      </w:r>
      <w:r w:rsidR="00FF371D" w:rsidRPr="00452476">
        <w:rPr>
          <w:sz w:val="18"/>
          <w:szCs w:val="18"/>
        </w:rPr>
        <w:delText>Application Forms</w:delText>
      </w:r>
      <w:r w:rsidR="00452476" w:rsidRPr="00452476">
        <w:rPr>
          <w:sz w:val="18"/>
          <w:szCs w:val="18"/>
        </w:rPr>
        <w:delText xml:space="preserve"> – Notes to Applicants</w:delText>
      </w:r>
      <w:r w:rsidR="00FF371D" w:rsidRPr="00452476">
        <w:rPr>
          <w:sz w:val="18"/>
          <w:szCs w:val="18"/>
        </w:rPr>
        <w:delText xml:space="preserve"> – </w:delText>
      </w:r>
      <w:r w:rsidR="00B63C22" w:rsidRPr="00452476">
        <w:rPr>
          <w:sz w:val="18"/>
          <w:szCs w:val="18"/>
        </w:rPr>
        <w:delText xml:space="preserve">Sept </w:delText>
      </w:r>
      <w:r w:rsidR="00FF371D" w:rsidRPr="00452476">
        <w:rPr>
          <w:sz w:val="18"/>
          <w:szCs w:val="18"/>
        </w:rPr>
        <w:delText>2013</w:delText>
      </w:r>
      <w:r w:rsidR="00E45B65" w:rsidRPr="00452476">
        <w:rPr>
          <w:sz w:val="18"/>
          <w:szCs w:val="18"/>
        </w:rPr>
        <w:delText xml:space="preserve"> </w:delText>
      </w:r>
      <w:r w:rsidR="0021716B" w:rsidRPr="00452476">
        <w:rPr>
          <w:sz w:val="18"/>
          <w:szCs w:val="18"/>
        </w:rPr>
        <w:delText xml:space="preserve">- updated </w:delText>
      </w:r>
      <w:r w:rsidR="001C401C">
        <w:rPr>
          <w:sz w:val="18"/>
          <w:szCs w:val="18"/>
        </w:rPr>
        <w:delText>February 2021</w:delText>
      </w:r>
    </w:del>
  </w:p>
  <w:p w14:paraId="294FAF1B" w14:textId="77777777" w:rsidR="00FF371D" w:rsidRPr="00452476" w:rsidRDefault="00FF371D">
    <w:pPr>
      <w:pStyle w:val="Footer"/>
      <w:rPr>
        <w:del w:id="489" w:author="dvojtko" w:date="2026-09-25T21:12:00Z" w16du:dateUtc="2026-09-26T01:12:00Z"/>
        <w:sz w:val="18"/>
        <w:szCs w:val="18"/>
      </w:rPr>
    </w:pPr>
    <w:del w:id="490" w:author="dvojtko" w:date="2026-09-25T21:12:00Z" w16du:dateUtc="2026-09-26T01:12:00Z">
      <w:r w:rsidRPr="00452476">
        <w:rPr>
          <w:sz w:val="18"/>
          <w:szCs w:val="18"/>
        </w:rPr>
        <w:delText>THE CATHOLIC EDUCATION SERVICE ©</w:delText>
      </w:r>
    </w:del>
  </w:p>
  <w:p w14:paraId="70FD5820" w14:textId="77777777" w:rsidR="00F36D53" w:rsidRDefault="00F36D53">
    <w:pPr>
      <w:pStyle w:val="FooterChar"/>
      <w:pPrChange w:id="491" w:author="dvojtko" w:date="2026-09-25T21:12:00Z" w16du:dateUtc="2026-09-26T01:12: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5DB601" w14:textId="77777777" w:rsidR="008A6BC7" w:rsidRDefault="008A6BC7" w:rsidP="00985B80">
      <w:pPr>
        <w:pPrChange w:id="4" w:author="dvojtko" w:date="2026-09-25T21:12:00Z" w16du:dateUtc="2026-09-26T01:12:00Z">
          <w:pPr>
            <w:spacing w:after="0" w:line="240" w:lineRule="auto"/>
          </w:pPr>
        </w:pPrChange>
      </w:pPr>
      <w:r>
        <w:separator/>
      </w:r>
    </w:p>
  </w:footnote>
  <w:footnote w:type="continuationSeparator" w:id="0">
    <w:p w14:paraId="758C72ED" w14:textId="77777777" w:rsidR="008A6BC7" w:rsidRDefault="008A6BC7" w:rsidP="00985B80">
      <w:pPr>
        <w:pPrChange w:id="5" w:author="dvojtko" w:date="2026-09-25T21:12:00Z" w16du:dateUtc="2026-09-26T01:12:00Z">
          <w:pPr>
            <w:spacing w:after="0" w:line="240" w:lineRule="auto"/>
          </w:pPr>
        </w:pPrChange>
      </w:pPr>
      <w:r>
        <w:continuationSeparator/>
      </w:r>
    </w:p>
  </w:footnote>
  <w:footnote w:id="1">
    <w:p w14:paraId="56C55C40" w14:textId="6A268FBB" w:rsidR="00EA4189" w:rsidRPr="00C212C0" w:rsidRDefault="00EA4189">
      <w:pPr>
        <w:pStyle w:val="FootnoteText"/>
        <w:rPr>
          <w:lang w:val="en-GB"/>
        </w:rPr>
      </w:pPr>
      <w:del w:id="433" w:author="dvojtko" w:date="2026-09-25T21:12:00Z" w16du:dateUtc="2026-09-26T01:12:00Z">
        <w:r>
          <w:rPr>
            <w:rStyle w:val="FootnoteReference"/>
          </w:rPr>
          <w:footnoteRef/>
        </w:r>
        <w:r>
          <w:delText xml:space="preserve"> </w:delText>
        </w:r>
        <w:r>
          <w:rPr>
            <w:lang w:val="en-GB"/>
          </w:rPr>
          <w:delText xml:space="preserve">See </w:delText>
        </w:r>
        <w:r>
          <w:fldChar w:fldCharType="begin"/>
        </w:r>
        <w:r>
          <w:delInstrText>HYPERLINK "https://assets.publishing.service.gov.uk/government/uploads/system/uploads/attachment_data/file/573013/english_language_requirement_public_sector_workers_code_of_practice_2016.pdf"</w:delInstrText>
        </w:r>
        <w:r>
          <w:fldChar w:fldCharType="separate"/>
        </w:r>
        <w:r w:rsidRPr="00E651CD">
          <w:rPr>
            <w:rStyle w:val="Hyperlink"/>
            <w:lang w:val="en-GB"/>
          </w:rPr>
          <w:delText>https://assets.publishing.service.gov.uk/government/uploads/system/uploads/attachment_data/file/573013/english_language_requirement_public_sector_workers_code_of_practice_2016.pdf</w:delText>
        </w:r>
        <w:r>
          <w:fldChar w:fldCharType="end"/>
        </w:r>
        <w:r>
          <w:rPr>
            <w:lang w:val="en-GB"/>
          </w:rPr>
          <w:delText xml:space="preserve"> </w:delText>
        </w:r>
      </w:del>
    </w:p>
  </w:footnote>
  <w:footnote w:id="2">
    <w:p w14:paraId="374AEC79" w14:textId="6BDF4D86" w:rsidR="00EA4189" w:rsidRPr="00C212C0" w:rsidRDefault="00EA4189">
      <w:pPr>
        <w:pStyle w:val="FootnoteText"/>
        <w:rPr>
          <w:lang w:val="en-GB"/>
        </w:rPr>
      </w:pPr>
      <w:del w:id="434" w:author="dvojtko" w:date="2026-09-25T21:12:00Z" w16du:dateUtc="2026-09-26T01:12:00Z">
        <w:r>
          <w:rPr>
            <w:rStyle w:val="FootnoteReference"/>
          </w:rPr>
          <w:footnoteRef/>
        </w:r>
        <w:r>
          <w:delText xml:space="preserve"> </w:delText>
        </w:r>
        <w:r>
          <w:rPr>
            <w:lang w:val="en-GB"/>
          </w:rPr>
          <w:delText>S.77(8) Immigration Act 2016</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4B176" w14:textId="2C9D5113" w:rsidR="00FF371D" w:rsidRDefault="00FF371D">
    <w:pPr>
      <w:pStyle w:val="Header"/>
      <w:pBdr>
        <w:bottom w:val="single" w:sz="4" w:space="1" w:color="D9D9D9"/>
      </w:pBdr>
      <w:jc w:val="right"/>
      <w:rPr>
        <w:del w:id="484" w:author="dvojtko" w:date="2026-09-25T21:12:00Z" w16du:dateUtc="2026-09-26T01:12:00Z"/>
        <w:b/>
      </w:rPr>
    </w:pPr>
    <w:del w:id="485" w:author="dvojtko" w:date="2026-09-25T21:12:00Z" w16du:dateUtc="2026-09-26T01:12:00Z">
      <w:r>
        <w:rPr>
          <w:color w:val="7F7F7F"/>
          <w:spacing w:val="60"/>
        </w:rPr>
        <w:delText>Page</w:delText>
      </w:r>
      <w:r>
        <w:delText xml:space="preserve"> | </w:delText>
      </w:r>
      <w:r w:rsidR="005230A0">
        <w:fldChar w:fldCharType="begin"/>
      </w:r>
      <w:r w:rsidR="005230A0">
        <w:delInstrText xml:space="preserve"> PAGE   \* MERGEFORMAT </w:delInstrText>
      </w:r>
      <w:r w:rsidR="005230A0">
        <w:fldChar w:fldCharType="separate"/>
      </w:r>
      <w:r w:rsidR="00995D92" w:rsidRPr="00995D92">
        <w:rPr>
          <w:b/>
          <w:noProof/>
        </w:rPr>
        <w:delText>2</w:delText>
      </w:r>
      <w:r w:rsidR="005230A0">
        <w:fldChar w:fldCharType="end"/>
      </w:r>
    </w:del>
  </w:p>
  <w:p w14:paraId="7CC8B7CE" w14:textId="77777777" w:rsidR="00FF371D" w:rsidRDefault="00FF371D">
    <w:pPr>
      <w:pStyle w:val="HeaderChar"/>
      <w:pPrChange w:id="486" w:author="dvojtko" w:date="2026-09-25T21:12:00Z" w16du:dateUtc="2026-09-26T01:12: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1D25A1"/>
    <w:multiLevelType w:val="hybridMultilevel"/>
    <w:tmpl w:val="9D147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A8456E"/>
    <w:multiLevelType w:val="hybridMultilevel"/>
    <w:tmpl w:val="BFC8CE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302C2D"/>
    <w:multiLevelType w:val="multilevel"/>
    <w:tmpl w:val="16C03A4A"/>
    <w:lvl w:ilvl="0">
      <w:start w:val="1"/>
      <w:numFmt w:val="decimal"/>
      <w:lvlText w:val="%1."/>
      <w:lvlJc w:val="left"/>
      <w:pPr>
        <w:ind w:left="2367" w:hanging="360"/>
      </w:pPr>
    </w:lvl>
    <w:lvl w:ilvl="1">
      <w:start w:val="1"/>
      <w:numFmt w:val="decimal"/>
      <w:isLgl/>
      <w:lvlText w:val="%1.%2."/>
      <w:lvlJc w:val="left"/>
      <w:pPr>
        <w:ind w:left="288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120" w:hanging="1800"/>
      </w:pPr>
      <w:rPr>
        <w:rFonts w:hint="default"/>
      </w:rPr>
    </w:lvl>
    <w:lvl w:ilvl="8">
      <w:start w:val="1"/>
      <w:numFmt w:val="decimal"/>
      <w:isLgl/>
      <w:lvlText w:val="%1.%2.%3.%4.%5.%6.%7.%8.%9."/>
      <w:lvlJc w:val="left"/>
      <w:pPr>
        <w:ind w:left="6480" w:hanging="1800"/>
      </w:pPr>
      <w:rPr>
        <w:rFonts w:hint="default"/>
      </w:rPr>
    </w:lvl>
  </w:abstractNum>
  <w:abstractNum w:abstractNumId="3" w15:restartNumberingAfterBreak="0">
    <w:nsid w:val="4849564E"/>
    <w:multiLevelType w:val="multilevel"/>
    <w:tmpl w:val="2EAA802C"/>
    <w:lvl w:ilvl="0">
      <w:start w:val="1"/>
      <w:numFmt w:val="decimal"/>
      <w:pStyle w:val="AppFormNotes"/>
      <w:lvlText w:val="%1."/>
      <w:lvlJc w:val="left"/>
      <w:pPr>
        <w:tabs>
          <w:tab w:val="num" w:pos="567"/>
        </w:tabs>
        <w:ind w:left="567" w:hanging="567"/>
      </w:pPr>
      <w:rPr>
        <w:rFonts w:hint="default"/>
        <w:b w:val="0"/>
        <w:u w:val="none"/>
      </w:rPr>
    </w:lvl>
    <w:lvl w:ilvl="1">
      <w:start w:val="1"/>
      <w:numFmt w:val="lowerLetter"/>
      <w:pStyle w:val="AppFormDetails"/>
      <w:lvlText w:val="(%2)"/>
      <w:lvlJc w:val="left"/>
      <w:pPr>
        <w:tabs>
          <w:tab w:val="num" w:pos="1021"/>
        </w:tabs>
        <w:ind w:left="1021" w:hanging="454"/>
      </w:pPr>
      <w:rPr>
        <w:rFonts w:hint="default"/>
        <w:b w:val="0"/>
        <w:u w:val="none"/>
      </w:rPr>
    </w:lvl>
    <w:lvl w:ilvl="2">
      <w:start w:val="1"/>
      <w:numFmt w:val="decimal"/>
      <w:lvlText w:val="%1.%2.%3."/>
      <w:lvlJc w:val="left"/>
      <w:pPr>
        <w:tabs>
          <w:tab w:val="num" w:pos="1418"/>
        </w:tabs>
        <w:ind w:left="1418" w:hanging="698"/>
      </w:pPr>
      <w:rPr>
        <w:rFonts w:hint="default"/>
        <w:b w:val="0"/>
        <w:u w:val="none"/>
      </w:rPr>
    </w:lvl>
    <w:lvl w:ilvl="3">
      <w:start w:val="1"/>
      <w:numFmt w:val="decimal"/>
      <w:lvlText w:val="%1.%2.%3.%4."/>
      <w:lvlJc w:val="left"/>
      <w:pPr>
        <w:tabs>
          <w:tab w:val="num" w:pos="2880"/>
        </w:tabs>
        <w:ind w:left="2880" w:hanging="720"/>
      </w:pPr>
      <w:rPr>
        <w:rFonts w:hint="default"/>
        <w:b w:val="0"/>
        <w:u w:val="none"/>
      </w:rPr>
    </w:lvl>
    <w:lvl w:ilvl="4">
      <w:start w:val="1"/>
      <w:numFmt w:val="decimal"/>
      <w:lvlText w:val="%1.%2.%3.%4.%5."/>
      <w:lvlJc w:val="left"/>
      <w:pPr>
        <w:tabs>
          <w:tab w:val="num" w:pos="3960"/>
        </w:tabs>
        <w:ind w:left="3960" w:hanging="1080"/>
      </w:pPr>
      <w:rPr>
        <w:rFonts w:hint="default"/>
        <w:b w:val="0"/>
        <w:u w:val="none"/>
      </w:rPr>
    </w:lvl>
    <w:lvl w:ilvl="5">
      <w:start w:val="1"/>
      <w:numFmt w:val="decimal"/>
      <w:lvlText w:val="%1.%2.%3.%4.%5.%6."/>
      <w:lvlJc w:val="left"/>
      <w:pPr>
        <w:tabs>
          <w:tab w:val="num" w:pos="4680"/>
        </w:tabs>
        <w:ind w:left="4680" w:hanging="1080"/>
      </w:pPr>
      <w:rPr>
        <w:rFonts w:hint="default"/>
        <w:b w:val="0"/>
        <w:u w:val="none"/>
      </w:rPr>
    </w:lvl>
    <w:lvl w:ilvl="6">
      <w:start w:val="1"/>
      <w:numFmt w:val="decimal"/>
      <w:lvlText w:val="%1.%2.%3.%4.%5.%6.%7."/>
      <w:lvlJc w:val="left"/>
      <w:pPr>
        <w:tabs>
          <w:tab w:val="num" w:pos="5760"/>
        </w:tabs>
        <w:ind w:left="5760" w:hanging="1440"/>
      </w:pPr>
      <w:rPr>
        <w:rFonts w:hint="default"/>
        <w:b w:val="0"/>
        <w:u w:val="none"/>
      </w:rPr>
    </w:lvl>
    <w:lvl w:ilvl="7">
      <w:start w:val="1"/>
      <w:numFmt w:val="decimal"/>
      <w:lvlText w:val="%1.%2.%3.%4.%5.%6.%7.%8."/>
      <w:lvlJc w:val="left"/>
      <w:pPr>
        <w:tabs>
          <w:tab w:val="num" w:pos="6480"/>
        </w:tabs>
        <w:ind w:left="6480" w:hanging="1440"/>
      </w:pPr>
      <w:rPr>
        <w:rFonts w:hint="default"/>
        <w:b w:val="0"/>
        <w:u w:val="none"/>
      </w:rPr>
    </w:lvl>
    <w:lvl w:ilvl="8">
      <w:start w:val="1"/>
      <w:numFmt w:val="decimal"/>
      <w:lvlText w:val="%1.%2.%3.%4.%5.%6.%7.%8.%9."/>
      <w:lvlJc w:val="left"/>
      <w:pPr>
        <w:tabs>
          <w:tab w:val="num" w:pos="7560"/>
        </w:tabs>
        <w:ind w:left="7560" w:hanging="1800"/>
      </w:pPr>
      <w:rPr>
        <w:rFonts w:hint="default"/>
        <w:b w:val="0"/>
        <w:u w:val="none"/>
      </w:rPr>
    </w:lvl>
  </w:abstractNum>
  <w:abstractNum w:abstractNumId="4" w15:restartNumberingAfterBreak="0">
    <w:nsid w:val="4E7E75C3"/>
    <w:multiLevelType w:val="hybridMultilevel"/>
    <w:tmpl w:val="208E4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F6620B"/>
    <w:multiLevelType w:val="multilevel"/>
    <w:tmpl w:val="16C03A4A"/>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76033274"/>
    <w:multiLevelType w:val="hybridMultilevel"/>
    <w:tmpl w:val="86E22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0051420">
    <w:abstractNumId w:val="3"/>
  </w:num>
  <w:num w:numId="2" w16cid:durableId="1656179122">
    <w:abstractNumId w:val="4"/>
  </w:num>
  <w:num w:numId="3" w16cid:durableId="1118720789">
    <w:abstractNumId w:val="2"/>
  </w:num>
  <w:num w:numId="4" w16cid:durableId="297229333">
    <w:abstractNumId w:val="5"/>
  </w:num>
  <w:num w:numId="5" w16cid:durableId="20970936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6718690">
    <w:abstractNumId w:val="6"/>
  </w:num>
  <w:num w:numId="7" w16cid:durableId="476799715">
    <w:abstractNumId w:val="0"/>
  </w:num>
  <w:num w:numId="8" w16cid:durableId="8392016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02D8C16-5851-4FA3-8CF3-889823B1BD98}"/>
    <w:docVar w:name="dgnword-eventsink" w:val="497506000"/>
  </w:docVars>
  <w:rsids>
    <w:rsidRoot w:val="00281766"/>
    <w:rsid w:val="0000596C"/>
    <w:rsid w:val="0001704F"/>
    <w:rsid w:val="00031BB4"/>
    <w:rsid w:val="00034E3E"/>
    <w:rsid w:val="000556AC"/>
    <w:rsid w:val="00077775"/>
    <w:rsid w:val="000909C4"/>
    <w:rsid w:val="00090D3D"/>
    <w:rsid w:val="00093B21"/>
    <w:rsid w:val="00096DDA"/>
    <w:rsid w:val="000D6FC6"/>
    <w:rsid w:val="000E70EF"/>
    <w:rsid w:val="000F3DE5"/>
    <w:rsid w:val="001006FD"/>
    <w:rsid w:val="00102303"/>
    <w:rsid w:val="0011731C"/>
    <w:rsid w:val="00126ADB"/>
    <w:rsid w:val="00131114"/>
    <w:rsid w:val="00137B72"/>
    <w:rsid w:val="00146548"/>
    <w:rsid w:val="001531DC"/>
    <w:rsid w:val="00153546"/>
    <w:rsid w:val="001557D6"/>
    <w:rsid w:val="00160CEF"/>
    <w:rsid w:val="0017180A"/>
    <w:rsid w:val="00173F45"/>
    <w:rsid w:val="001816FA"/>
    <w:rsid w:val="00186379"/>
    <w:rsid w:val="00194505"/>
    <w:rsid w:val="00197E41"/>
    <w:rsid w:val="001A6C99"/>
    <w:rsid w:val="001B23A0"/>
    <w:rsid w:val="001C401C"/>
    <w:rsid w:val="001C4364"/>
    <w:rsid w:val="001C4DC8"/>
    <w:rsid w:val="001C68CD"/>
    <w:rsid w:val="001C6FD6"/>
    <w:rsid w:val="001F0367"/>
    <w:rsid w:val="001F7DF1"/>
    <w:rsid w:val="002068E8"/>
    <w:rsid w:val="00214692"/>
    <w:rsid w:val="0021716B"/>
    <w:rsid w:val="0022048F"/>
    <w:rsid w:val="00226AA3"/>
    <w:rsid w:val="00236BE3"/>
    <w:rsid w:val="00246F6E"/>
    <w:rsid w:val="002520C0"/>
    <w:rsid w:val="00256804"/>
    <w:rsid w:val="00263927"/>
    <w:rsid w:val="00271FF4"/>
    <w:rsid w:val="002748C5"/>
    <w:rsid w:val="00274C45"/>
    <w:rsid w:val="00281766"/>
    <w:rsid w:val="00287CEA"/>
    <w:rsid w:val="00296289"/>
    <w:rsid w:val="002A21DB"/>
    <w:rsid w:val="002A390B"/>
    <w:rsid w:val="002E71C4"/>
    <w:rsid w:val="002E7772"/>
    <w:rsid w:val="00304714"/>
    <w:rsid w:val="00322EAF"/>
    <w:rsid w:val="003265E5"/>
    <w:rsid w:val="003268AD"/>
    <w:rsid w:val="00330D8A"/>
    <w:rsid w:val="0033536E"/>
    <w:rsid w:val="00345829"/>
    <w:rsid w:val="00355133"/>
    <w:rsid w:val="00373A0A"/>
    <w:rsid w:val="00374689"/>
    <w:rsid w:val="0037678C"/>
    <w:rsid w:val="00385F11"/>
    <w:rsid w:val="0038717E"/>
    <w:rsid w:val="00397AB0"/>
    <w:rsid w:val="003A05BA"/>
    <w:rsid w:val="003A2A1A"/>
    <w:rsid w:val="003B7C33"/>
    <w:rsid w:val="003C20C0"/>
    <w:rsid w:val="003C2471"/>
    <w:rsid w:val="003D0CFE"/>
    <w:rsid w:val="003D2700"/>
    <w:rsid w:val="003E01B7"/>
    <w:rsid w:val="003E3D04"/>
    <w:rsid w:val="00403403"/>
    <w:rsid w:val="00404156"/>
    <w:rsid w:val="00412668"/>
    <w:rsid w:val="00415A81"/>
    <w:rsid w:val="00417365"/>
    <w:rsid w:val="00421791"/>
    <w:rsid w:val="00427DD8"/>
    <w:rsid w:val="0043678E"/>
    <w:rsid w:val="00444926"/>
    <w:rsid w:val="00451451"/>
    <w:rsid w:val="00452476"/>
    <w:rsid w:val="00452974"/>
    <w:rsid w:val="00460C49"/>
    <w:rsid w:val="00467215"/>
    <w:rsid w:val="00471291"/>
    <w:rsid w:val="00474AFF"/>
    <w:rsid w:val="00482DE8"/>
    <w:rsid w:val="00483378"/>
    <w:rsid w:val="00493B6B"/>
    <w:rsid w:val="0049618E"/>
    <w:rsid w:val="004A41EB"/>
    <w:rsid w:val="004B2428"/>
    <w:rsid w:val="004B4FFD"/>
    <w:rsid w:val="004D1C95"/>
    <w:rsid w:val="004D6D0B"/>
    <w:rsid w:val="004E553A"/>
    <w:rsid w:val="005024ED"/>
    <w:rsid w:val="005230A0"/>
    <w:rsid w:val="00534E4E"/>
    <w:rsid w:val="00545627"/>
    <w:rsid w:val="0055750D"/>
    <w:rsid w:val="00562647"/>
    <w:rsid w:val="00570B12"/>
    <w:rsid w:val="00571D18"/>
    <w:rsid w:val="00587898"/>
    <w:rsid w:val="00596DE7"/>
    <w:rsid w:val="005A5F5F"/>
    <w:rsid w:val="005B5BEA"/>
    <w:rsid w:val="005C335E"/>
    <w:rsid w:val="005D4D56"/>
    <w:rsid w:val="005E0EBE"/>
    <w:rsid w:val="005E1422"/>
    <w:rsid w:val="005E5EF6"/>
    <w:rsid w:val="005F120F"/>
    <w:rsid w:val="005F1540"/>
    <w:rsid w:val="006007FB"/>
    <w:rsid w:val="00603B76"/>
    <w:rsid w:val="0060429F"/>
    <w:rsid w:val="00606ADF"/>
    <w:rsid w:val="006303BE"/>
    <w:rsid w:val="0063263E"/>
    <w:rsid w:val="00646671"/>
    <w:rsid w:val="00646D47"/>
    <w:rsid w:val="00656696"/>
    <w:rsid w:val="00657C89"/>
    <w:rsid w:val="00665859"/>
    <w:rsid w:val="006726F7"/>
    <w:rsid w:val="006774B7"/>
    <w:rsid w:val="00684335"/>
    <w:rsid w:val="0068450E"/>
    <w:rsid w:val="00686981"/>
    <w:rsid w:val="00687C55"/>
    <w:rsid w:val="00692B49"/>
    <w:rsid w:val="00693D7A"/>
    <w:rsid w:val="00697056"/>
    <w:rsid w:val="006A660B"/>
    <w:rsid w:val="006E0EEF"/>
    <w:rsid w:val="006F2237"/>
    <w:rsid w:val="006F2FA7"/>
    <w:rsid w:val="006F6A22"/>
    <w:rsid w:val="00706919"/>
    <w:rsid w:val="00710D64"/>
    <w:rsid w:val="0074115A"/>
    <w:rsid w:val="0075136F"/>
    <w:rsid w:val="00752FAD"/>
    <w:rsid w:val="007550B4"/>
    <w:rsid w:val="007573CA"/>
    <w:rsid w:val="007713E7"/>
    <w:rsid w:val="00776A8C"/>
    <w:rsid w:val="0078340B"/>
    <w:rsid w:val="007857DB"/>
    <w:rsid w:val="00795E88"/>
    <w:rsid w:val="007A06C7"/>
    <w:rsid w:val="007A075B"/>
    <w:rsid w:val="007A46EC"/>
    <w:rsid w:val="007C39E2"/>
    <w:rsid w:val="007C6143"/>
    <w:rsid w:val="007D6EE6"/>
    <w:rsid w:val="007E1F03"/>
    <w:rsid w:val="007F5C0B"/>
    <w:rsid w:val="00806A81"/>
    <w:rsid w:val="008114B0"/>
    <w:rsid w:val="00812CFD"/>
    <w:rsid w:val="008231A7"/>
    <w:rsid w:val="0082563B"/>
    <w:rsid w:val="0084245C"/>
    <w:rsid w:val="00842501"/>
    <w:rsid w:val="00845C94"/>
    <w:rsid w:val="008505F1"/>
    <w:rsid w:val="00862E6F"/>
    <w:rsid w:val="008653B4"/>
    <w:rsid w:val="0088365B"/>
    <w:rsid w:val="00894BDC"/>
    <w:rsid w:val="00895D43"/>
    <w:rsid w:val="008977D9"/>
    <w:rsid w:val="008A000E"/>
    <w:rsid w:val="008A6BC7"/>
    <w:rsid w:val="008A6D65"/>
    <w:rsid w:val="008A79C0"/>
    <w:rsid w:val="008C0F5B"/>
    <w:rsid w:val="008C1487"/>
    <w:rsid w:val="008C2A5C"/>
    <w:rsid w:val="008D215B"/>
    <w:rsid w:val="008D6F9B"/>
    <w:rsid w:val="008D7EEC"/>
    <w:rsid w:val="008E2E59"/>
    <w:rsid w:val="008E3922"/>
    <w:rsid w:val="008E53A1"/>
    <w:rsid w:val="008E54F5"/>
    <w:rsid w:val="008F66A5"/>
    <w:rsid w:val="009201E1"/>
    <w:rsid w:val="00930C04"/>
    <w:rsid w:val="00935F24"/>
    <w:rsid w:val="00940A53"/>
    <w:rsid w:val="0094537F"/>
    <w:rsid w:val="00952743"/>
    <w:rsid w:val="00974F58"/>
    <w:rsid w:val="00985B80"/>
    <w:rsid w:val="00986789"/>
    <w:rsid w:val="00995D92"/>
    <w:rsid w:val="009974BE"/>
    <w:rsid w:val="009B6C97"/>
    <w:rsid w:val="009C38D7"/>
    <w:rsid w:val="009C6068"/>
    <w:rsid w:val="009C6D58"/>
    <w:rsid w:val="009D054D"/>
    <w:rsid w:val="009E1E49"/>
    <w:rsid w:val="009E4FAE"/>
    <w:rsid w:val="009E7A2B"/>
    <w:rsid w:val="009F105D"/>
    <w:rsid w:val="009F2807"/>
    <w:rsid w:val="00A05016"/>
    <w:rsid w:val="00A07E23"/>
    <w:rsid w:val="00A11839"/>
    <w:rsid w:val="00A14E38"/>
    <w:rsid w:val="00A2768A"/>
    <w:rsid w:val="00A329DB"/>
    <w:rsid w:val="00A36803"/>
    <w:rsid w:val="00A40E3F"/>
    <w:rsid w:val="00A4310D"/>
    <w:rsid w:val="00A5281B"/>
    <w:rsid w:val="00AA01A1"/>
    <w:rsid w:val="00AB0336"/>
    <w:rsid w:val="00AB4E5C"/>
    <w:rsid w:val="00AB7A33"/>
    <w:rsid w:val="00AC6ED8"/>
    <w:rsid w:val="00AF5D5F"/>
    <w:rsid w:val="00B1256D"/>
    <w:rsid w:val="00B22E99"/>
    <w:rsid w:val="00B26728"/>
    <w:rsid w:val="00B315D3"/>
    <w:rsid w:val="00B469A4"/>
    <w:rsid w:val="00B63C22"/>
    <w:rsid w:val="00B65A7D"/>
    <w:rsid w:val="00B67480"/>
    <w:rsid w:val="00B80602"/>
    <w:rsid w:val="00B83B38"/>
    <w:rsid w:val="00B86E4F"/>
    <w:rsid w:val="00B86E62"/>
    <w:rsid w:val="00B92D4E"/>
    <w:rsid w:val="00B94152"/>
    <w:rsid w:val="00B942DA"/>
    <w:rsid w:val="00BA14DF"/>
    <w:rsid w:val="00BA214A"/>
    <w:rsid w:val="00BB1E44"/>
    <w:rsid w:val="00BB2BC2"/>
    <w:rsid w:val="00BC3FBF"/>
    <w:rsid w:val="00BD39DB"/>
    <w:rsid w:val="00BD7030"/>
    <w:rsid w:val="00BF4B89"/>
    <w:rsid w:val="00BF6C0D"/>
    <w:rsid w:val="00C00F76"/>
    <w:rsid w:val="00C0182F"/>
    <w:rsid w:val="00C1048C"/>
    <w:rsid w:val="00C1063B"/>
    <w:rsid w:val="00C1292A"/>
    <w:rsid w:val="00C212C0"/>
    <w:rsid w:val="00C314CF"/>
    <w:rsid w:val="00C33228"/>
    <w:rsid w:val="00C37F77"/>
    <w:rsid w:val="00C44856"/>
    <w:rsid w:val="00C664AB"/>
    <w:rsid w:val="00C67278"/>
    <w:rsid w:val="00C678AC"/>
    <w:rsid w:val="00C700F8"/>
    <w:rsid w:val="00C94C63"/>
    <w:rsid w:val="00C97C67"/>
    <w:rsid w:val="00CB2639"/>
    <w:rsid w:val="00CB66CC"/>
    <w:rsid w:val="00CB67A5"/>
    <w:rsid w:val="00CC0848"/>
    <w:rsid w:val="00CC58A8"/>
    <w:rsid w:val="00CD5395"/>
    <w:rsid w:val="00CD73D3"/>
    <w:rsid w:val="00CE41B7"/>
    <w:rsid w:val="00CF62B5"/>
    <w:rsid w:val="00CF6DEB"/>
    <w:rsid w:val="00D007AE"/>
    <w:rsid w:val="00D13D72"/>
    <w:rsid w:val="00D2680E"/>
    <w:rsid w:val="00D4549C"/>
    <w:rsid w:val="00D56887"/>
    <w:rsid w:val="00D63675"/>
    <w:rsid w:val="00D710D8"/>
    <w:rsid w:val="00D737EC"/>
    <w:rsid w:val="00D92AE5"/>
    <w:rsid w:val="00DA3CDF"/>
    <w:rsid w:val="00DE121A"/>
    <w:rsid w:val="00DE19B1"/>
    <w:rsid w:val="00DE4799"/>
    <w:rsid w:val="00DF40F3"/>
    <w:rsid w:val="00E04977"/>
    <w:rsid w:val="00E24836"/>
    <w:rsid w:val="00E36F99"/>
    <w:rsid w:val="00E45B65"/>
    <w:rsid w:val="00E46D0D"/>
    <w:rsid w:val="00E47AC2"/>
    <w:rsid w:val="00E529F5"/>
    <w:rsid w:val="00E60FF6"/>
    <w:rsid w:val="00E71A74"/>
    <w:rsid w:val="00E93BD8"/>
    <w:rsid w:val="00E95084"/>
    <w:rsid w:val="00E95189"/>
    <w:rsid w:val="00EA354F"/>
    <w:rsid w:val="00EA4189"/>
    <w:rsid w:val="00EA5A29"/>
    <w:rsid w:val="00EC0265"/>
    <w:rsid w:val="00EC044C"/>
    <w:rsid w:val="00EC64FA"/>
    <w:rsid w:val="00F05B18"/>
    <w:rsid w:val="00F0636D"/>
    <w:rsid w:val="00F06AE0"/>
    <w:rsid w:val="00F1269A"/>
    <w:rsid w:val="00F1346B"/>
    <w:rsid w:val="00F26149"/>
    <w:rsid w:val="00F363C9"/>
    <w:rsid w:val="00F3695A"/>
    <w:rsid w:val="00F36D53"/>
    <w:rsid w:val="00F455B5"/>
    <w:rsid w:val="00F52FF2"/>
    <w:rsid w:val="00F53F8C"/>
    <w:rsid w:val="00F72EB1"/>
    <w:rsid w:val="00F7670B"/>
    <w:rsid w:val="00F92B1B"/>
    <w:rsid w:val="00F971DA"/>
    <w:rsid w:val="00FB2D3E"/>
    <w:rsid w:val="00FB43C9"/>
    <w:rsid w:val="00FB7066"/>
    <w:rsid w:val="00FC28AA"/>
    <w:rsid w:val="00FD1D34"/>
    <w:rsid w:val="00FE00F2"/>
    <w:rsid w:val="00FE7A06"/>
    <w:rsid w:val="00FF371D"/>
    <w:rsid w:val="00FF3E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F52CE"/>
  <w15:chartTrackingRefBased/>
  <w15:docId w15:val="{1CD057F7-B2E9-4463-8F64-1BACE700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dvojtko" w:date="2026-09-25T21:12:00Z">
        <w:pPr>
          <w:spacing w:after="200" w:line="276" w:lineRule="auto"/>
        </w:pPr>
      </w:pPrChange>
    </w:pPr>
    <w:rPr>
      <w:rFonts w:ascii="Times New Roman" w:eastAsiaTheme="minorEastAsia" w:hAnsi="Times New Roman"/>
      <w:sz w:val="24"/>
      <w:szCs w:val="24"/>
      <w:lang w:val="en-US" w:eastAsia="en-US"/>
      <w:rPrChange w:id="0" w:author="dvojtko" w:date="2026-09-25T21:12:00Z">
        <w:rPr>
          <w:rFonts w:ascii="Calibri" w:eastAsia="Calibri" w:hAnsi="Calibr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FormTitle">
    <w:name w:val="App Form Title"/>
    <w:basedOn w:val="Normal"/>
    <w:rsid w:val="00281766"/>
    <w:pPr>
      <w:spacing w:before="360" w:line="288" w:lineRule="auto"/>
      <w:jc w:val="center"/>
    </w:pPr>
    <w:rPr>
      <w:rFonts w:ascii="Arial" w:hAnsi="Arial" w:cs="Arial"/>
      <w:b/>
      <w:sz w:val="28"/>
      <w:szCs w:val="28"/>
    </w:rPr>
  </w:style>
  <w:style w:type="paragraph" w:customStyle="1" w:styleId="AppFormNotes">
    <w:name w:val="App Form Notes"/>
    <w:basedOn w:val="Normal"/>
    <w:rsid w:val="00281766"/>
    <w:pPr>
      <w:keepLines/>
      <w:numPr>
        <w:numId w:val="1"/>
      </w:numPr>
      <w:spacing w:before="360" w:line="288" w:lineRule="auto"/>
      <w:jc w:val="both"/>
    </w:pPr>
    <w:rPr>
      <w:rFonts w:ascii="Arial" w:hAnsi="Arial" w:cs="Arial"/>
    </w:rPr>
  </w:style>
  <w:style w:type="paragraph" w:customStyle="1" w:styleId="AppFormDetails">
    <w:name w:val="App Form Details"/>
    <w:basedOn w:val="AppFormNotes"/>
    <w:rsid w:val="00281766"/>
    <w:pPr>
      <w:numPr>
        <w:ilvl w:val="1"/>
      </w:numPr>
    </w:pPr>
    <w:rPr>
      <w:lang w:val="en-GB"/>
    </w:rPr>
  </w:style>
  <w:style w:type="character" w:styleId="Hyperlink">
    <w:name w:val="Hyperlink"/>
    <w:uiPriority w:val="99"/>
    <w:unhideWhenUsed/>
    <w:rsid w:val="004D1C95"/>
    <w:rPr>
      <w:color w:val="0000FF"/>
      <w:u w:val="single"/>
    </w:rPr>
  </w:style>
  <w:style w:type="paragraph" w:styleId="Header">
    <w:name w:val="header"/>
    <w:basedOn w:val="Normal"/>
    <w:link w:val="HeaderChar"/>
    <w:uiPriority w:val="99"/>
    <w:unhideWhenUsed/>
    <w:rsid w:val="00B83B38"/>
    <w:pPr>
      <w:tabs>
        <w:tab w:val="center" w:pos="4513"/>
        <w:tab w:val="right" w:pos="9026"/>
      </w:tabs>
    </w:pPr>
  </w:style>
  <w:style w:type="character" w:customStyle="1" w:styleId="HeaderChar">
    <w:name w:val="Header Char"/>
    <w:link w:val="Header"/>
    <w:uiPriority w:val="99"/>
    <w:rsid w:val="00B83B38"/>
    <w:rPr>
      <w:rFonts w:ascii="Calibri" w:eastAsia="Calibri" w:hAnsi="Calibri" w:cs="Times New Roman"/>
      <w:lang w:val="en-US"/>
    </w:rPr>
  </w:style>
  <w:style w:type="paragraph" w:styleId="Footer">
    <w:name w:val="footer"/>
    <w:basedOn w:val="Normal"/>
    <w:link w:val="FooterChar"/>
    <w:uiPriority w:val="99"/>
    <w:unhideWhenUsed/>
    <w:rsid w:val="00B83B38"/>
    <w:pPr>
      <w:tabs>
        <w:tab w:val="center" w:pos="4513"/>
        <w:tab w:val="right" w:pos="9026"/>
      </w:tabs>
    </w:pPr>
  </w:style>
  <w:style w:type="character" w:customStyle="1" w:styleId="FooterChar">
    <w:name w:val="Footer Char"/>
    <w:link w:val="Footer"/>
    <w:uiPriority w:val="99"/>
    <w:rsid w:val="00B83B38"/>
    <w:rPr>
      <w:rFonts w:ascii="Calibri" w:eastAsia="Calibri" w:hAnsi="Calibri" w:cs="Times New Roman"/>
      <w:lang w:val="en-US"/>
    </w:rPr>
  </w:style>
  <w:style w:type="paragraph" w:styleId="BalloonText">
    <w:name w:val="Balloon Text"/>
    <w:basedOn w:val="Normal"/>
    <w:link w:val="BalloonTextChar"/>
    <w:uiPriority w:val="99"/>
    <w:semiHidden/>
    <w:unhideWhenUsed/>
    <w:rsid w:val="00CB66CC"/>
    <w:rPr>
      <w:rFonts w:ascii="Tahoma" w:hAnsi="Tahoma" w:cs="Tahoma"/>
      <w:sz w:val="16"/>
      <w:szCs w:val="16"/>
    </w:rPr>
  </w:style>
  <w:style w:type="character" w:customStyle="1" w:styleId="BalloonTextChar">
    <w:name w:val="Balloon Text Char"/>
    <w:link w:val="BalloonText"/>
    <w:uiPriority w:val="99"/>
    <w:semiHidden/>
    <w:rsid w:val="00CB66CC"/>
    <w:rPr>
      <w:rFonts w:ascii="Tahoma" w:eastAsia="Calibri" w:hAnsi="Tahoma" w:cs="Tahoma"/>
      <w:sz w:val="16"/>
      <w:szCs w:val="16"/>
      <w:lang w:val="en-US"/>
    </w:rPr>
  </w:style>
  <w:style w:type="paragraph" w:styleId="Revision">
    <w:name w:val="Revision"/>
    <w:hidden/>
    <w:uiPriority w:val="99"/>
    <w:semiHidden/>
    <w:rsid w:val="00571D18"/>
    <w:rPr>
      <w:sz w:val="22"/>
      <w:szCs w:val="22"/>
      <w:lang w:val="en-US" w:eastAsia="en-US"/>
    </w:rPr>
  </w:style>
  <w:style w:type="character" w:customStyle="1" w:styleId="UnresolvedMention1">
    <w:name w:val="Unresolved Mention1"/>
    <w:uiPriority w:val="99"/>
    <w:semiHidden/>
    <w:unhideWhenUsed/>
    <w:rsid w:val="00686981"/>
    <w:rPr>
      <w:color w:val="808080"/>
      <w:shd w:val="clear" w:color="auto" w:fill="E6E6E6"/>
    </w:rPr>
  </w:style>
  <w:style w:type="paragraph" w:styleId="FootnoteText">
    <w:name w:val="footnote text"/>
    <w:basedOn w:val="Normal"/>
    <w:link w:val="FootnoteTextChar"/>
    <w:uiPriority w:val="99"/>
    <w:semiHidden/>
    <w:unhideWhenUsed/>
    <w:rsid w:val="00686981"/>
    <w:rPr>
      <w:sz w:val="20"/>
      <w:szCs w:val="20"/>
    </w:rPr>
  </w:style>
  <w:style w:type="character" w:customStyle="1" w:styleId="FootnoteTextChar">
    <w:name w:val="Footnote Text Char"/>
    <w:link w:val="FootnoteText"/>
    <w:uiPriority w:val="99"/>
    <w:semiHidden/>
    <w:rsid w:val="00686981"/>
    <w:rPr>
      <w:lang w:val="en-US" w:eastAsia="en-US"/>
    </w:rPr>
  </w:style>
  <w:style w:type="character" w:styleId="FootnoteReference">
    <w:name w:val="footnote reference"/>
    <w:uiPriority w:val="99"/>
    <w:semiHidden/>
    <w:unhideWhenUsed/>
    <w:rsid w:val="00686981"/>
    <w:rPr>
      <w:vertAlign w:val="superscript"/>
    </w:rPr>
  </w:style>
  <w:style w:type="paragraph" w:styleId="ListParagraph">
    <w:name w:val="List Paragraph"/>
    <w:basedOn w:val="Normal"/>
    <w:uiPriority w:val="34"/>
    <w:qFormat/>
    <w:rsid w:val="00452476"/>
    <w:pPr>
      <w:ind w:left="720"/>
      <w:contextualSpacing/>
    </w:pPr>
  </w:style>
  <w:style w:type="character" w:styleId="FollowedHyperlink">
    <w:name w:val="FollowedHyperlink"/>
    <w:basedOn w:val="DefaultParagraphFont"/>
    <w:uiPriority w:val="99"/>
    <w:semiHidden/>
    <w:unhideWhenUsed/>
    <w:rPr>
      <w:color w:val="235986"/>
      <w:u w:val="single"/>
      <w:rPrChange w:id="1" w:author="dvojtko" w:date="2026-09-25T21:12:00Z">
        <w:rPr>
          <w:color w:val="954F72" w:themeColor="followedHyperlink"/>
          <w:u w:val="single"/>
        </w:rPr>
      </w:rPrChange>
    </w:rPr>
  </w:style>
  <w:style w:type="character" w:styleId="CommentReference">
    <w:name w:val="annotation reference"/>
    <w:basedOn w:val="DefaultParagraphFont"/>
    <w:uiPriority w:val="99"/>
    <w:semiHidden/>
    <w:unhideWhenUsed/>
    <w:rsid w:val="003D0CFE"/>
    <w:rPr>
      <w:sz w:val="16"/>
      <w:szCs w:val="16"/>
    </w:rPr>
  </w:style>
  <w:style w:type="paragraph" w:styleId="CommentText">
    <w:name w:val="annotation text"/>
    <w:basedOn w:val="Normal"/>
    <w:link w:val="CommentTextChar"/>
    <w:uiPriority w:val="99"/>
    <w:semiHidden/>
    <w:unhideWhenUsed/>
    <w:rsid w:val="003D0CFE"/>
    <w:rPr>
      <w:sz w:val="20"/>
      <w:szCs w:val="20"/>
    </w:rPr>
  </w:style>
  <w:style w:type="character" w:customStyle="1" w:styleId="CommentTextChar">
    <w:name w:val="Comment Text Char"/>
    <w:basedOn w:val="DefaultParagraphFont"/>
    <w:link w:val="CommentText"/>
    <w:uiPriority w:val="99"/>
    <w:semiHidden/>
    <w:rsid w:val="003D0CFE"/>
    <w:rPr>
      <w:lang w:val="en-US" w:eastAsia="en-US"/>
    </w:rPr>
  </w:style>
  <w:style w:type="paragraph" w:styleId="CommentSubject">
    <w:name w:val="annotation subject"/>
    <w:basedOn w:val="CommentText"/>
    <w:next w:val="CommentText"/>
    <w:link w:val="CommentSubjectChar"/>
    <w:uiPriority w:val="99"/>
    <w:semiHidden/>
    <w:unhideWhenUsed/>
    <w:rsid w:val="003D0CFE"/>
    <w:rPr>
      <w:b/>
      <w:bCs/>
    </w:rPr>
  </w:style>
  <w:style w:type="character" w:customStyle="1" w:styleId="CommentSubjectChar">
    <w:name w:val="Comment Subject Char"/>
    <w:basedOn w:val="CommentTextChar"/>
    <w:link w:val="CommentSubject"/>
    <w:uiPriority w:val="99"/>
    <w:semiHidden/>
    <w:rsid w:val="003D0CFE"/>
    <w:rPr>
      <w:b/>
      <w:bCs/>
      <w:lang w:val="en-US" w:eastAsia="en-US"/>
    </w:rPr>
  </w:style>
  <w:style w:type="paragraph" w:styleId="z-TopofForm">
    <w:name w:val="HTML Top of Form"/>
    <w:basedOn w:val="Normal"/>
    <w:next w:val="Normal"/>
    <w:link w:val="z-TopofFormChar"/>
    <w:hidden/>
    <w:uiPriority w:val="99"/>
    <w:semiHidden/>
    <w:unhideWhenUsed/>
    <w:pPr>
      <w:pBdr>
        <w:bottom w:val="single" w:sz="6" w:space="1" w:color="auto"/>
      </w:pBdr>
      <w:jc w:val="center"/>
      <w:pPrChange w:id="2" w:author="dvojtko" w:date="2026-09-25T21:12:00Z">
        <w:pPr>
          <w:pBdr>
            <w:bottom w:val="single" w:sz="6" w:space="1" w:color="auto"/>
          </w:pBdr>
          <w:jc w:val="center"/>
        </w:pPr>
      </w:pPrChange>
    </w:pPr>
    <w:rPr>
      <w:rFonts w:ascii="Arial" w:hAnsi="Arial" w:cs="Arial"/>
      <w:vanish/>
      <w:sz w:val="16"/>
      <w:szCs w:val="16"/>
      <w:rPrChange w:id="2" w:author="dvojtko" w:date="2026-09-25T21:12:00Z">
        <w:rPr>
          <w:rFonts w:ascii="Arial" w:eastAsiaTheme="minorEastAsia" w:hAnsi="Arial" w:cs="Arial"/>
          <w:vanish/>
          <w:sz w:val="16"/>
          <w:szCs w:val="16"/>
          <w:lang w:val="en-US" w:eastAsia="en-US" w:bidi="ar-SA"/>
        </w:rPr>
      </w:rPrChange>
    </w:rPr>
  </w:style>
  <w:style w:type="character" w:customStyle="1" w:styleId="z-TopofFormChar">
    <w:name w:val="z-Top of Form Char"/>
    <w:basedOn w:val="DefaultParagraphFont"/>
    <w:link w:val="z-TopofForm"/>
    <w:uiPriority w:val="99"/>
    <w:semiHidden/>
    <w:rsid w:val="009201E1"/>
    <w:rPr>
      <w:rFonts w:ascii="Arial" w:eastAsiaTheme="minorEastAsia" w:hAnsi="Arial" w:cs="Arial"/>
      <w:vanish/>
      <w:sz w:val="16"/>
      <w:szCs w:val="16"/>
      <w:lang w:val="en-US" w:eastAsia="en-US"/>
    </w:rPr>
  </w:style>
  <w:style w:type="paragraph" w:styleId="z-BottomofForm">
    <w:name w:val="HTML Bottom of Form"/>
    <w:basedOn w:val="Normal"/>
    <w:next w:val="Normal"/>
    <w:link w:val="z-BottomofFormChar"/>
    <w:hidden/>
    <w:uiPriority w:val="99"/>
    <w:unhideWhenUsed/>
    <w:pPr>
      <w:pBdr>
        <w:top w:val="single" w:sz="6" w:space="1" w:color="auto"/>
      </w:pBdr>
      <w:jc w:val="center"/>
      <w:pPrChange w:id="3" w:author="dvojtko" w:date="2026-09-25T21:12:00Z">
        <w:pPr>
          <w:pBdr>
            <w:top w:val="single" w:sz="6" w:space="1" w:color="auto"/>
          </w:pBdr>
          <w:jc w:val="center"/>
        </w:pPr>
      </w:pPrChange>
    </w:pPr>
    <w:rPr>
      <w:rFonts w:ascii="Arial" w:hAnsi="Arial" w:cs="Arial"/>
      <w:vanish/>
      <w:sz w:val="16"/>
      <w:szCs w:val="16"/>
      <w:rPrChange w:id="3" w:author="dvojtko" w:date="2026-09-25T21:12:00Z">
        <w:rPr>
          <w:rFonts w:ascii="Arial" w:eastAsiaTheme="minorEastAsia" w:hAnsi="Arial" w:cs="Arial"/>
          <w:vanish/>
          <w:sz w:val="16"/>
          <w:szCs w:val="16"/>
          <w:lang w:val="en-US" w:eastAsia="en-US" w:bidi="ar-SA"/>
        </w:rPr>
      </w:rPrChange>
    </w:rPr>
  </w:style>
  <w:style w:type="character" w:customStyle="1" w:styleId="z-BottomofFormChar">
    <w:name w:val="z-Bottom of Form Char"/>
    <w:basedOn w:val="DefaultParagraphFont"/>
    <w:link w:val="z-BottomofForm"/>
    <w:uiPriority w:val="99"/>
    <w:rsid w:val="009201E1"/>
    <w:rPr>
      <w:rFonts w:ascii="Arial" w:eastAsiaTheme="minorEastAsia" w:hAnsi="Arial" w:cs="Arial"/>
      <w:vanish/>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86967">
      <w:bodyDiv w:val="1"/>
      <w:marLeft w:val="0"/>
      <w:marRight w:val="0"/>
      <w:marTop w:val="0"/>
      <w:marBottom w:val="0"/>
      <w:divBdr>
        <w:top w:val="none" w:sz="0" w:space="0" w:color="auto"/>
        <w:left w:val="none" w:sz="0" w:space="0" w:color="auto"/>
        <w:bottom w:val="none" w:sz="0" w:space="0" w:color="auto"/>
        <w:right w:val="none" w:sz="0" w:space="0" w:color="auto"/>
      </w:divBdr>
    </w:div>
    <w:div w:id="98136790">
      <w:bodyDiv w:val="1"/>
      <w:marLeft w:val="0"/>
      <w:marRight w:val="0"/>
      <w:marTop w:val="0"/>
      <w:marBottom w:val="0"/>
      <w:divBdr>
        <w:top w:val="none" w:sz="0" w:space="0" w:color="auto"/>
        <w:left w:val="none" w:sz="0" w:space="0" w:color="auto"/>
        <w:bottom w:val="none" w:sz="0" w:space="0" w:color="auto"/>
        <w:right w:val="none" w:sz="0" w:space="0" w:color="auto"/>
      </w:divBdr>
    </w:div>
    <w:div w:id="495537114">
      <w:marLeft w:val="0"/>
      <w:marRight w:val="0"/>
      <w:marTop w:val="250"/>
      <w:marBottom w:val="0"/>
      <w:divBdr>
        <w:top w:val="none" w:sz="0" w:space="0" w:color="auto"/>
        <w:left w:val="none" w:sz="0" w:space="0" w:color="auto"/>
        <w:bottom w:val="none" w:sz="0" w:space="0" w:color="auto"/>
        <w:right w:val="none" w:sz="0" w:space="0" w:color="auto"/>
      </w:divBdr>
    </w:div>
    <w:div w:id="839197668">
      <w:bodyDiv w:val="1"/>
      <w:marLeft w:val="0"/>
      <w:marRight w:val="0"/>
      <w:marTop w:val="0"/>
      <w:marBottom w:val="0"/>
      <w:divBdr>
        <w:top w:val="none" w:sz="0" w:space="0" w:color="auto"/>
        <w:left w:val="none" w:sz="0" w:space="0" w:color="auto"/>
        <w:bottom w:val="none" w:sz="0" w:space="0" w:color="auto"/>
        <w:right w:val="none" w:sz="0" w:space="0" w:color="auto"/>
      </w:divBdr>
    </w:div>
    <w:div w:id="1169827208">
      <w:bodyDiv w:val="1"/>
      <w:marLeft w:val="0"/>
      <w:marRight w:val="0"/>
      <w:marTop w:val="0"/>
      <w:marBottom w:val="0"/>
      <w:divBdr>
        <w:top w:val="none" w:sz="0" w:space="0" w:color="auto"/>
        <w:left w:val="none" w:sz="0" w:space="0" w:color="auto"/>
        <w:bottom w:val="none" w:sz="0" w:space="0" w:color="auto"/>
        <w:right w:val="none" w:sz="0" w:space="0" w:color="auto"/>
      </w:divBdr>
    </w:div>
    <w:div w:id="1642926407">
      <w:bodyDiv w:val="1"/>
      <w:marLeft w:val="0"/>
      <w:marRight w:val="0"/>
      <w:marTop w:val="0"/>
      <w:marBottom w:val="0"/>
      <w:divBdr>
        <w:top w:val="none" w:sz="0" w:space="0" w:color="auto"/>
        <w:left w:val="none" w:sz="0" w:space="0" w:color="auto"/>
        <w:bottom w:val="none" w:sz="0" w:space="0" w:color="auto"/>
        <w:right w:val="none" w:sz="0" w:space="0" w:color="auto"/>
      </w:divBdr>
    </w:div>
    <w:div w:id="1907295950">
      <w:bodyDiv w:val="1"/>
      <w:marLeft w:val="0"/>
      <w:marRight w:val="0"/>
      <w:marTop w:val="0"/>
      <w:marBottom w:val="0"/>
      <w:divBdr>
        <w:top w:val="none" w:sz="0" w:space="0" w:color="auto"/>
        <w:left w:val="none" w:sz="0" w:space="0" w:color="auto"/>
        <w:bottom w:val="none" w:sz="0" w:space="0" w:color="auto"/>
        <w:right w:val="none" w:sz="0" w:space="0" w:color="auto"/>
      </w:divBdr>
    </w:div>
    <w:div w:id="1968512303">
      <w:bodyDiv w:val="1"/>
      <w:marLeft w:val="0"/>
      <w:marRight w:val="0"/>
      <w:marTop w:val="0"/>
      <w:marBottom w:val="0"/>
      <w:divBdr>
        <w:top w:val="none" w:sz="0" w:space="0" w:color="auto"/>
        <w:left w:val="none" w:sz="0" w:space="0" w:color="auto"/>
        <w:bottom w:val="none" w:sz="0" w:space="0" w:color="auto"/>
        <w:right w:val="none" w:sz="0" w:space="0" w:color="auto"/>
      </w:divBdr>
    </w:div>
    <w:div w:id="2125998891">
      <w:bodyDiv w:val="1"/>
      <w:marLeft w:val="0"/>
      <w:marRight w:val="0"/>
      <w:marTop w:val="0"/>
      <w:marBottom w:val="0"/>
      <w:divBdr>
        <w:top w:val="none" w:sz="0" w:space="0" w:color="auto"/>
        <w:left w:val="none" w:sz="0" w:space="0" w:color="auto"/>
        <w:bottom w:val="none" w:sz="0" w:space="0" w:color="auto"/>
        <w:right w:val="none" w:sz="0" w:space="0" w:color="auto"/>
      </w:divBdr>
    </w:div>
    <w:div w:id="2127457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ad2ced07-1d57-44af-a2d4-427505efc089">
      <Terms xmlns="http://schemas.microsoft.com/office/infopath/2007/PartnerControls"/>
    </lcf76f155ced4ddcb4097134ff3c332f>
    <_ip_UnifiedCompliancePolicyProperties xmlns="http://schemas.microsoft.com/sharepoint/v3" xsi:nil="true"/>
    <TaxCatchAll xmlns="d059bbd8-d4ad-41ad-8fc0-28a89b25350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F16682383A8940B5320D78494D673C" ma:contentTypeVersion="20" ma:contentTypeDescription="Create a new document." ma:contentTypeScope="" ma:versionID="4467084e18cabfaa6c0de599d3b61f23">
  <xsd:schema xmlns:xsd="http://www.w3.org/2001/XMLSchema" xmlns:xs="http://www.w3.org/2001/XMLSchema" xmlns:p="http://schemas.microsoft.com/office/2006/metadata/properties" xmlns:ns1="http://schemas.microsoft.com/sharepoint/v3" xmlns:ns2="ad2ced07-1d57-44af-a2d4-427505efc089" xmlns:ns3="d059bbd8-d4ad-41ad-8fc0-28a89b253506" targetNamespace="http://schemas.microsoft.com/office/2006/metadata/properties" ma:root="true" ma:fieldsID="889f6cd51c91bbba0dd15d0b7c6ac486" ns1:_="" ns2:_="" ns3:_="">
    <xsd:import namespace="http://schemas.microsoft.com/sharepoint/v3"/>
    <xsd:import namespace="ad2ced07-1d57-44af-a2d4-427505efc089"/>
    <xsd:import namespace="d059bbd8-d4ad-41ad-8fc0-28a89b25350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lcf76f155ced4ddcb4097134ff3c332f" minOccurs="0"/>
                <xsd:element ref="ns3:TaxCatchAll"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2ced07-1d57-44af-a2d4-427505efc0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8084b5b8-5c41-402a-93b7-1e2a455a0556"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59bbd8-d4ad-41ad-8fc0-28a89b2535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0a038f-ea9a-453e-968c-484d71c4e6da}" ma:internalName="TaxCatchAll" ma:showField="CatchAllData" ma:web="d059bbd8-d4ad-41ad-8fc0-28a89b2535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E6E9025-D1A0-476E-A42B-998C1EB447F0}">
  <ds:schemaRefs>
    <ds:schemaRef ds:uri="http://schemas.microsoft.com/office/2006/metadata/properties"/>
    <ds:schemaRef ds:uri="http://schemas.microsoft.com/office/infopath/2007/PartnerControls"/>
    <ds:schemaRef ds:uri="http://schemas.microsoft.com/sharepoint/v3"/>
    <ds:schemaRef ds:uri="ad2ced07-1d57-44af-a2d4-427505efc089"/>
    <ds:schemaRef ds:uri="d059bbd8-d4ad-41ad-8fc0-28a89b253506"/>
  </ds:schemaRefs>
</ds:datastoreItem>
</file>

<file path=customXml/itemProps2.xml><?xml version="1.0" encoding="utf-8"?>
<ds:datastoreItem xmlns:ds="http://schemas.openxmlformats.org/officeDocument/2006/customXml" ds:itemID="{132D65E7-CBC9-416D-BE03-B151E622D721}">
  <ds:schemaRefs>
    <ds:schemaRef ds:uri="http://schemas.microsoft.com/sharepoint/v3/contenttype/forms"/>
  </ds:schemaRefs>
</ds:datastoreItem>
</file>

<file path=customXml/itemProps3.xml><?xml version="1.0" encoding="utf-8"?>
<ds:datastoreItem xmlns:ds="http://schemas.openxmlformats.org/officeDocument/2006/customXml" ds:itemID="{74A9F804-46D0-4E01-A182-BD64C3E8B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d2ced07-1d57-44af-a2d4-427505efc089"/>
    <ds:schemaRef ds:uri="d059bbd8-d4ad-41ad-8fc0-28a89b253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F66F91-2488-4D28-ABFC-E3CB5E618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3760</Words>
  <Characters>21432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25142</CharactersWithSpaces>
  <SharedDoc>false</SharedDoc>
  <HLinks>
    <vt:vector size="12" baseType="variant">
      <vt:variant>
        <vt:i4>262153</vt:i4>
      </vt:variant>
      <vt:variant>
        <vt:i4>0</vt:i4>
      </vt:variant>
      <vt:variant>
        <vt:i4>0</vt:i4>
      </vt:variant>
      <vt:variant>
        <vt:i4>5</vt:i4>
      </vt:variant>
      <vt:variant>
        <vt:lpwstr>http:///</vt:lpwstr>
      </vt:variant>
      <vt:variant>
        <vt:lpwstr/>
      </vt:variant>
      <vt:variant>
        <vt:i4>7798906</vt:i4>
      </vt:variant>
      <vt:variant>
        <vt:i4>0</vt:i4>
      </vt:variant>
      <vt:variant>
        <vt:i4>0</vt:i4>
      </vt:variant>
      <vt:variant>
        <vt:i4>5</vt:i4>
      </vt:variant>
      <vt:variant>
        <vt:lpwstr>https://assets.publishing.service.gov.uk/government/uploads/system/uploads/attachment_data/file/573013/english_language_requirement_public_sector_workers_code_of_practice_2016.pdf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Cassandra Hurley</dc:creator>
  <cp:keywords/>
  <cp:lastModifiedBy>Arthur Souza Rodrigues</cp:lastModifiedBy>
  <cp:revision>1</cp:revision>
  <cp:lastPrinted>2017-09-21T13:52:00Z</cp:lastPrinted>
  <dcterms:created xsi:type="dcterms:W3CDTF">2022-02-21T13:45:00Z</dcterms:created>
  <dcterms:modified xsi:type="dcterms:W3CDTF">2026-09-26T01:12:00Z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0x01010069F16682383A8940B5320D78494D673C</vt:lpwstr>
  </property>
</Properties>
</file>