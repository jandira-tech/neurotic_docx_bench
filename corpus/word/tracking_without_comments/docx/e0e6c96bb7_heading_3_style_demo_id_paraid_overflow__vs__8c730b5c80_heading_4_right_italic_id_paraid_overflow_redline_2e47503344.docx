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A6677D" w14:textId="77777777" w:rsidR="000F4DE6" w:rsidRDefault="00943EAF">
      <w:r>
        <w:rPr>
          <w:rFonts w:ascii="Arial" w:hAnsi="Arial"/>
          <w:b/>
          <w:i/>
          <w:sz w:val="24"/>
          <w:rPrChange w:id="0" w:author="Author" w:date="2026-06-29T11:03:00Z" w16du:dateUtc="2026-06-29T15:03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Heading </w:t>
      </w:r>
      <w:ins w:id="1" w:author="Author" w:date="2026-06-29T11:03:00Z" w16du:dateUtc="2026-06-29T15:03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t>4 Right Italic</w:t>
        </w:r>
      </w:ins>
      <w:del w:id="2" w:author="Author" w:date="2026-06-29T11:03:00Z" w16du:dateUtc="2026-06-29T15:03:00Z">
        <w:r>
          <w:rPr>
            <w:rFonts w:ascii="Arial" w:hAnsi="Arial" w:cs="Arial"/>
            <w:b/>
            <w:bCs/>
            <w:sz w:val="28"/>
            <w:szCs w:val="28"/>
          </w:rPr>
          <w:delText>3 Style</w:delText>
        </w:r>
      </w:del>
      <w:r>
        <w:rPr>
          <w:rFonts w:ascii="Arial" w:hAnsi="Arial"/>
          <w:b/>
          <w:i/>
          <w:sz w:val="24"/>
          <w:rPrChange w:id="3" w:author="Author" w:date="2026-06-29T11:03:00Z" w16du:dateUtc="2026-06-29T15:03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 Demo</w:t>
      </w:r>
    </w:p>
    <w:p w14:paraId="5CDD2410" w14:textId="77777777" w:rsidR="000F4DE6" w:rsidRDefault="00943EAF">
      <w:pPr>
        <w:spacing w:before="280" w:after="80" w:line="240" w:lineRule="auto"/>
        <w:pPrChange w:id="4" w:author="Author" w:date="2026-06-29T11:03:00Z" w16du:dateUtc="2026-06-29T15:03:00Z">
          <w:pPr>
            <w:spacing w:before="320" w:after="80" w:line="240" w:lineRule="auto"/>
          </w:pPr>
        </w:pPrChange>
      </w:pPr>
      <w:del w:id="5" w:author="Author" w:date="2026-06-29T11:03:00Z" w16du:dateUtc="2026-06-29T15:03:00Z">
        <w:r>
          <w:rPr>
            <w:rFonts w:ascii="Arial" w:hAnsi="Arial" w:cs="Arial"/>
            <w:b/>
            <w:bCs/>
            <w:sz w:val="28"/>
            <w:szCs w:val="28"/>
          </w:rPr>
          <w:delText xml:space="preserve">Demonstrating </w:delText>
        </w:r>
      </w:del>
      <w:r>
        <w:rPr>
          <w:rFonts w:ascii="Arial" w:hAnsi="Arial"/>
          <w:b/>
          <w:i/>
          <w:sz w:val="24"/>
          <w:rPrChange w:id="6" w:author="Author" w:date="2026-06-29T11:03:00Z" w16du:dateUtc="2026-06-29T15:03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Heading </w:t>
      </w:r>
      <w:ins w:id="7" w:author="Author" w:date="2026-06-29T11:03:00Z" w16du:dateUtc="2026-06-29T15:03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t>4</w:t>
        </w:r>
      </w:ins>
      <w:del w:id="8" w:author="Author" w:date="2026-06-29T11:03:00Z" w16du:dateUtc="2026-06-29T15:03:00Z">
        <w:r>
          <w:rPr>
            <w:rFonts w:ascii="Arial" w:hAnsi="Arial" w:cs="Arial"/>
            <w:b/>
            <w:bCs/>
            <w:sz w:val="28"/>
            <w:szCs w:val="28"/>
          </w:rPr>
          <w:delText>3 paragraph</w:delText>
        </w:r>
      </w:del>
      <w:r>
        <w:rPr>
          <w:rFonts w:ascii="Arial" w:hAnsi="Arial"/>
          <w:b/>
          <w:i/>
          <w:sz w:val="24"/>
          <w:rPrChange w:id="9" w:author="Author" w:date="2026-06-29T11:03:00Z" w16du:dateUtc="2026-06-29T15:03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 style</w:t>
      </w:r>
      <w:ins w:id="10" w:author="Author" w:date="2026-06-29T11:03:00Z" w16du:dateUtc="2026-06-29T15:03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t xml:space="preserve"> with right alignment and italic formatting</w:t>
        </w:r>
      </w:ins>
      <w:r>
        <w:rPr>
          <w:rFonts w:ascii="Arial" w:hAnsi="Arial"/>
          <w:b/>
          <w:i/>
          <w:sz w:val="24"/>
          <w:rPrChange w:id="11" w:author="Author" w:date="2026-06-29T11:03:00Z" w16du:dateUtc="2026-06-29T15:03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>.</w:t>
      </w:r>
    </w:p>
    <w:p w14:paraId="2ABD6B2E" w14:textId="77777777" w:rsidR="000F4DE6" w:rsidRDefault="00943EAF">
      <w:pPr>
        <w:spacing w:before="280" w:after="80" w:line="240" w:lineRule="auto"/>
        <w:pPrChange w:id="12" w:author="Author" w:date="2026-06-29T11:03:00Z" w16du:dateUtc="2026-06-29T15:03:00Z">
          <w:pPr>
            <w:spacing w:before="320" w:after="80" w:line="240" w:lineRule="auto"/>
          </w:pPr>
        </w:pPrChange>
      </w:pPr>
      <w:ins w:id="13" w:author="Author" w:date="2026-06-29T11:03:00Z" w16du:dateUtc="2026-06-29T15:03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t>This creates unique stylized subheadings for document sections.</w:t>
        </w:r>
      </w:ins>
      <w:del w:id="14" w:author="Author" w:date="2026-06-29T11:03:00Z" w16du:dateUtc="2026-06-29T15:03:00Z">
        <w:r>
          <w:rPr>
            <w:rFonts w:ascii="Arial" w:hAnsi="Arial" w:cs="Arial"/>
            <w:b/>
            <w:bCs/>
            <w:sz w:val="28"/>
            <w:szCs w:val="28"/>
          </w:rPr>
          <w:delText>Section Sub-header</w:delText>
        </w:r>
      </w:del>
    </w:p>
    <w:sectPr w:rsidR="000F4DE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DE6"/>
    <w:rsid w:val="000F4DE6"/>
    <w:rsid w:val="00250A99"/>
    <w:rsid w:val="00914C6C"/>
    <w:rsid w:val="00943EAF"/>
    <w:rsid w:val="00B6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01E87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2026-06-29T15:03:00Z</dcterms:modified>
</cp:coreProperties>
</file>