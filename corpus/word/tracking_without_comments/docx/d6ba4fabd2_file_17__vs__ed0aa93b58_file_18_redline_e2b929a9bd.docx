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77777777" w:rsidR="0068173E" w:rsidRDefault="0068173E">
      <w:pPr>
        <w:rPr>
          <w:rFonts w:ascii="&quot;Calibri&quot;, Arial, sans-serif" w:hAnsi="&quot;Calibri&quot;, Arial, sans-serif"/>
          <w:i/>
          <w:rPrChange w:id="0" w:author="Arthur Souza Rodrigues" w:date="2026-07-10T21:42:00Z" w16du:dateUtc="2026-07-11T01:42:00Z">
            <w:rPr/>
          </w:rPrChange>
        </w:rPr>
      </w:pPr>
      <w:r>
        <w:rPr>
          <w:rFonts w:ascii="&quot;Calibri&quot;, Arial, sans-serif" w:hAnsi="&quot;Calibri&quot;, Arial, sans-serif"/>
          <w:i/>
          <w:rPrChange w:id="1" w:author="Arthur Souza Rodrigues" w:date="2026-07-10T21:42:00Z" w16du:dateUtc="2026-07-11T01:42:00Z">
            <w:rPr/>
          </w:rPrChange>
        </w:rPr>
        <w:t>file_</w:t>
      </w:r>
      <w:ins w:id="2" w:author="Arthur Souza Rodrigues" w:date="2026-07-10T21:42:00Z" w16du:dateUtc="2026-07-11T01:42:00Z">
        <w:r w:rsidR="007300AF">
          <w:rPr>
            <w:rFonts w:ascii="&quot;Calibri&quot;, Arial, sans-serif" w:hAnsi="&quot;Calibri&quot;, Arial, sans-serif" w:cs="&quot;Calibri&quot;, Arial, sans-serif"/>
            <w:i/>
            <w:iCs/>
          </w:rPr>
          <w:t>18</w:t>
        </w:r>
      </w:ins>
      <w:del w:id="3" w:author="Arthur Souza Rodrigues" w:date="2026-07-10T21:42:00Z" w16du:dateUtc="2026-07-11T01:42:00Z">
        <w:r>
          <w:delText>17</w:delText>
        </w:r>
      </w:del>
      <w:r>
        <w:rPr>
          <w:rFonts w:ascii="&quot;Calibri&quot;, Arial, sans-serif" w:hAnsi="&quot;Calibri&quot;, Arial, sans-serif"/>
          <w:i/>
          <w:rPrChange w:id="4" w:author="Arthur Souza Rodrigues" w:date="2026-07-10T21:42:00Z" w16du:dateUtc="2026-07-11T01:42:00Z">
            <w:rPr/>
          </w:rPrChange>
        </w:rPr>
        <w:t>.docx</w:t>
      </w:r>
    </w:p>
    <w:p w14:paraId="4032209B" w14:textId="07FB767E" w:rsidR="002110FF" w:rsidRDefault="00D43130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Track Changes Suggesting Calibri Italic Demo</w:t>
        </w:r>
      </w:ins>
    </w:p>
    <w:p w14:paraId="5E19BFFC" w14:textId="77777777" w:rsidR="002110FF" w:rsidRDefault="00D43130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This document combines Suggesting mode with Calibri font and italic style.</w:t>
        </w:r>
      </w:ins>
    </w:p>
    <w:p w14:paraId="3932F078" w14:textId="3CD767F0" w:rsidR="00AF7DF7" w:rsidRDefault="00D43130">
      <w:pPr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 in Suggesting mode creates elegant tracked proposals.</w:t>
        </w:r>
      </w:ins>
      <w:del w:id="11" w:author="Arthur Souza Rodrigues" w:date="2026-07-10T21:42:00Z" w16du:dateUtc="2026-07-11T01:42:00Z">
        <w:r>
          <w:delText>Project Tasks</w:delText>
        </w:r>
      </w:del>
    </w:p>
    <w:p w14:paraId="72400A3A" w14:textId="77777777" w:rsidR="00AF7DF7" w:rsidRDefault="00D43130">
      <w:del w:id="12" w:author="Arthur Souza Rodrigues" w:date="2026-07-10T21:42:00Z" w16du:dateUtc="2026-07-11T01:42:00Z">
        <w:r>
          <w:delText>Task</w:delText>
        </w:r>
        <w:r>
          <w:tab/>
          <w:delText>Owner</w:delText>
        </w:r>
        <w:r>
          <w:tab/>
          <w:delText>Status</w:delText>
        </w:r>
        <w:r>
          <w:tab/>
          <w:delText>Design UI</w:delText>
        </w:r>
        <w:r>
          <w:tab/>
          <w:delText>Alice</w:delText>
        </w:r>
        <w:r>
          <w:tab/>
          <w:delText>In Pr</w:delText>
        </w:r>
        <w:r>
          <w:delText xml:space="preserve"> (Week 2)</w:delText>
        </w:r>
        <w:r>
          <w:delText>ogress</w:delText>
        </w:r>
        <w:r>
          <w:tab/>
          <w:delText>Write Tests</w:delText>
        </w:r>
        <w:r>
          <w:tab/>
          <w:delText>Bob</w:delText>
        </w:r>
        <w:r>
          <w:tab/>
          <w:delText>Pend</w:delText>
        </w:r>
        <w:r>
          <w:delText xml:space="preserve"> - High Priority</w:delText>
        </w:r>
        <w:r>
          <w:delText>ing</w:delText>
        </w:r>
        <w:r>
          <w:tab/>
          <w:delText>Deploy API</w:delText>
        </w:r>
        <w:r>
          <w:tab/>
          <w:delText>Carol</w:delText>
        </w:r>
        <w:r>
          <w:tab/>
          <w:delText>Done</w:delText>
        </w:r>
      </w:del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172A21"/>
    <w:rsid w:val="002110FF"/>
    <w:rsid w:val="0068173E"/>
    <w:rsid w:val="007300AF"/>
    <w:rsid w:val="00AF7DF7"/>
    <w:rsid w:val="00D53FE7"/>
    <w:rsid w:val="00F5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2026-07-11T01:42:00Z</dcterms:modified>
</cp:coreProperties>
</file>