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9" w:author="Aaron Tang" w:date="2026-08-03T22:22:00Z" w16du:dateUtc="2026-08-04T02:22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8"/>
        <w:gridCol w:w="3974"/>
        <w:gridCol w:w="2844"/>
        <w:gridCol w:w="2844"/>
        <w:gridCol w:w="4550"/>
        <w:gridCol w:w="1706"/>
        <w:tblGridChange w:id="20">
          <w:tblGrid>
            <w:gridCol w:w="5"/>
            <w:gridCol w:w="8"/>
            <w:gridCol w:w="1400"/>
            <w:gridCol w:w="209"/>
            <w:gridCol w:w="2365"/>
            <w:gridCol w:w="479"/>
            <w:gridCol w:w="1908"/>
            <w:gridCol w:w="457"/>
            <w:gridCol w:w="864"/>
            <w:gridCol w:w="1321"/>
            <w:gridCol w:w="659"/>
            <w:gridCol w:w="4550"/>
            <w:gridCol w:w="1706"/>
          </w:tblGrid>
        </w:tblGridChange>
      </w:tblGrid>
      <w:tr w:rsidR="00E40BBF" w14:paraId="4594EA4C" w14:textId="1026BAD8" w:rsidTr="00377210">
        <w:trPr>
          <w:gridAfter w:val="1"/>
          <w:wAfter w:w="8" w:type="dxa"/>
          <w:trPrChange w:id="21" w:author="Aaron Tang" w:date="2026-08-03T22:22:00Z" w16du:dateUtc="2026-08-04T02:22:00Z">
            <w:trPr>
              <w:gridAfter w:val="1"/>
            </w:trPr>
          </w:trPrChange>
        </w:trPr>
        <w:tc>
          <w:tcPr>
            <w:tcW w:w="3982" w:type="dxa"/>
            <w:gridSpan w:val="3"/>
            <w:tcPrChange w:id="22" w:author="Aaron Tang" w:date="2026-08-03T22:22:00Z" w16du:dateUtc="2026-08-04T02:22:00Z">
              <w:tcPr>
                <w:tcW w:w="6374" w:type="dxa"/>
                <w:gridSpan w:val="7"/>
              </w:tcPr>
            </w:tcPrChange>
          </w:tcPr>
          <w:p w14:paraId="078E69D0" w14:textId="3171B894" w:rsidR="00581A63" w:rsidRDefault="00581A63" w:rsidP="00377210">
            <w:pPr>
              <w:spacing w:after="0" w:line="240" w:lineRule="auto"/>
              <w:rPr>
                <w:ins w:id="23" w:author="Aaron Tang" w:date="2026-08-03T22:22:00Z" w16du:dateUtc="2026-08-04T02:22:00Z"/>
                <w:rFonts w:ascii="Arial" w:hAnsi="Arial" w:cs="Arial"/>
                <w:noProof/>
                <w:color w:val="000000"/>
                <w:sz w:val="14"/>
              </w:rPr>
            </w:pPr>
          </w:p>
          <w:p w14:paraId="6EF684ED" w14:textId="289A1EBC" w:rsidR="00E40BBF" w:rsidRPr="00A67AF3" w:rsidRDefault="00581A63" w:rsidP="00377210">
            <w:pPr>
              <w:tabs>
                <w:tab w:val="left" w:pos="1282"/>
              </w:tabs>
              <w:rPr>
                <w:rFonts w:ascii="Arial" w:hAnsi="Arial"/>
                <w:rPrChange w:id="24" w:author="Aaron Tang" w:date="2026-08-03T22:22:00Z" w16du:dateUtc="2026-08-04T02:22:00Z">
                  <w:rPr/>
                </w:rPrChange>
              </w:rPr>
              <w:pPrChange w:id="25" w:author="Aaron Tang" w:date="2026-08-03T22:22:00Z" w16du:dateUtc="2026-08-04T02:22:00Z">
                <w:pPr/>
              </w:pPrChange>
            </w:pPr>
            <w:ins w:id="26" w:author="Aaron Tang" w:date="2026-08-03T22:22:00Z" w16du:dateUtc="2026-08-04T02:22:00Z">
              <w:r w:rsidRPr="00A67AF3">
                <w:rPr>
                  <w:rFonts w:ascii="Arial" w:hAnsi="Arial" w:cs="Arial"/>
                  <w:noProof/>
                </w:rPr>
                <mc:AlternateContent>
                  <mc:Choice Requires="wps">
                    <w:drawing>
                      <wp:anchor distT="45720" distB="45720" distL="114300" distR="114300" simplePos="0" relativeHeight="251661312" behindDoc="0" locked="0" layoutInCell="1" allowOverlap="1" wp14:anchorId="6E2679FF" wp14:editId="552321F3">
                        <wp:simplePos x="0" y="0"/>
                        <wp:positionH relativeFrom="column">
                          <wp:posOffset>-5715</wp:posOffset>
                        </wp:positionH>
                        <wp:positionV relativeFrom="paragraph">
                          <wp:posOffset>180340</wp:posOffset>
                        </wp:positionV>
                        <wp:extent cx="1144905" cy="1404620"/>
                        <wp:effectExtent l="0" t="0" r="17145" b="13970"/>
                        <wp:wrapSquare wrapText="bothSides"/>
                        <wp:docPr id="217" name="Text Box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144905" cy="140462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A66F8B6" w14:textId="77777777" w:rsidR="00581A63" w:rsidRDefault="00581A63" w:rsidP="00581A63">
                                    <w:pPr>
                                      <w:rPr>
                                        <w:ins w:id="27" w:author="Aaron Tang" w:date="2026-08-03T22:22:00Z" w16du:dateUtc="2026-08-04T02:22:00Z"/>
                                      </w:rPr>
                                    </w:pPr>
                                    <w:ins w:id="28" w:author="Aaron Tang" w:date="2026-08-03T22:22:00Z" w16du:dateUtc="2026-08-04T02:22:00Z">
                                      <w:r>
                                        <w:t>Contract “ACC”</w:t>
                                      </w:r>
                                    </w:ins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spAutoFit/>
                              </wps:bodyPr>
                            </wps:wsp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20000</wp14:pctHeight>
                        </wp14:sizeRelV>
                      </wp:anchor>
                    </w:drawing>
                  </mc:Choice>
                  <mc:Fallback>
                    <w:pict>
                      <v:shapetype w14:anchorId="6E2679FF"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2" o:spid="_x0000_s1026" type="#_x0000_t202" style="position:absolute;margin-left:-.45pt;margin-top:14.2pt;width:90.1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">
                        <v:textbox style="mso-fit-shape-to-text:t">
                          <w:txbxContent>
                            <w:p w14:paraId="6A66F8B6" w14:textId="77777777" w:rsidR="00581A63" w:rsidRDefault="00581A63" w:rsidP="00581A63">
                              <w:pPr>
                                <w:rPr>
                                  <w:ins w:id="29" w:author="Aaron Tang" w:date="2026-08-03T22:22:00Z" w16du:dateUtc="2026-08-04T02:22:00Z"/>
                                </w:rPr>
                              </w:pPr>
                              <w:ins w:id="30" w:author="Aaron Tang" w:date="2026-08-03T22:22:00Z" w16du:dateUtc="2026-08-04T02:22:00Z">
                                <w:r>
                                  <w:t>Contract “ACC”</w:t>
                                </w:r>
                              </w:ins>
                            </w:p>
                          </w:txbxContent>
                        </v:textbox>
                        <w10:wrap type="square"/>
                      </v:shape>
                    </w:pict>
                  </mc:Fallback>
                </mc:AlternateContent>
              </w:r>
              <w:r>
                <w:rPr>
                  <w:rFonts w:ascii="Arial" w:hAnsi="Arial" w:cs="Arial"/>
                </w:rPr>
                <w:tab/>
              </w:r>
            </w:ins>
            <w:del w:id="31" w:author="Aaron Tang" w:date="2026-08-03T22:22:00Z" w16du:dateUtc="2026-08-04T02:22:00Z">
              <w:r w:rsidR="00E22732">
                <w:delText>1</w:delText>
              </w:r>
            </w:del>
          </w:p>
        </w:tc>
        <w:tc>
          <w:tcPr>
            <w:tcW w:w="2844" w:type="dxa"/>
            <w:tcPrChange w:id="32" w:author="Aaron Tang" w:date="2026-08-03T22:22:00Z" w16du:dateUtc="2026-08-04T02:22:00Z">
              <w:tcPr>
                <w:tcW w:w="2642" w:type="dxa"/>
                <w:gridSpan w:val="2"/>
              </w:tcPr>
            </w:tcPrChange>
          </w:tcPr>
          <w:p w14:paraId="025658AF" w14:textId="3B99D68F" w:rsidR="00E40BBF" w:rsidRPr="00880F52" w:rsidRDefault="00581A63" w:rsidP="001A6919">
            <w:pPr>
              <w:spacing w:after="0" w:line="240" w:lineRule="auto"/>
              <w:rPr>
                <w:rFonts w:ascii="Arial" w:hAnsi="Arial"/>
                <w:rPrChange w:id="33" w:author="Aaron Tang" w:date="2026-08-03T22:22:00Z" w16du:dateUtc="2026-08-04T02:22:00Z">
                  <w:rPr/>
                </w:rPrChange>
              </w:rPr>
            </w:pPr>
            <w:ins w:id="34" w:author="Aaron Tang" w:date="2026-08-03T22:22:00Z" w16du:dateUtc="2026-08-04T02:22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  <w:del w:id="35" w:author="Aaron Tang" w:date="2026-08-03T22:22:00Z" w16du:dateUtc="2026-08-04T02:22:00Z">
              <w:r w:rsidR="00E22732">
                <w:delText>2</w:delText>
              </w:r>
            </w:del>
          </w:p>
        </w:tc>
        <w:tc>
          <w:tcPr>
            <w:tcW w:w="4550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right w:w="30" w:type="dxa"/>
            </w:tcMar>
            <w:tcPrChange w:id="36" w:author="Aaron Tang" w:date="2026-08-03T22:22:00Z" w16du:dateUtc="2026-08-04T02:22:00Z">
              <w:tcPr>
                <w:tcW w:w="4550" w:type="dxa"/>
                <w:tcBorders>
                  <w:top w:val="single" w:sz="6" w:space="0" w:color="000000"/>
                  <w:left w:val="single" w:sz="6" w:space="0" w:color="000000"/>
                  <w:right w:val="single" w:sz="6" w:space="0" w:color="000000"/>
                </w:tcBorders>
              </w:tcPr>
            </w:tcPrChange>
          </w:tcPr>
          <w:p w14:paraId="4D51DE63" w14:textId="5BCB2AE3" w:rsidR="00E53FC7" w:rsidRDefault="00E53FC7" w:rsidP="00377210">
            <w:pPr>
              <w:pBdr>
                <w:top w:val="none" w:sz="0" w:space="1" w:color="auto"/>
                <w:left w:val="none" w:sz="0" w:space="1" w:color="auto"/>
                <w:bottom w:val="none" w:sz="0" w:space="1" w:color="auto"/>
                <w:right w:val="none" w:sz="0" w:space="1" w:color="auto"/>
              </w:pBdr>
              <w:spacing w:before="60"/>
              <w:rPr>
                <w:rFonts w:ascii="Arial" w:hAnsi="Arial" w:cs="Arial"/>
                <w:color w:val="000000"/>
                <w:sz w:val="14"/>
              </w:rPr>
            </w:pPr>
            <w:ins w:id="37" w:author="Aaron Tang" w:date="2026-08-03T22:22:00Z" w16du:dateUtc="2026-08-04T02:22:00Z">
              <w:r>
                <w:rPr>
                  <w:rFonts w:ascii="Arial" w:hAnsi="Arial" w:cs="Arial"/>
                  <w:color w:val="000000"/>
                  <w:sz w:val="14"/>
                </w:rPr>
                <w:t>More text</w:t>
              </w:r>
            </w:ins>
          </w:p>
        </w:tc>
      </w:tr>
      <w:tr w:rsidR="00E40BBF" w14:paraId="45976993" w14:textId="77777777" w:rsidTr="00377210">
        <w:trPr>
          <w:gridAfter w:val="1"/>
          <w:wAfter w:w="8" w:type="dxa"/>
          <w:trPrChange w:id="38" w:author="Aaron Tang" w:date="2026-08-03T22:22:00Z" w16du:dateUtc="2026-08-04T02:22:00Z">
            <w:trPr>
              <w:gridAfter w:val="1"/>
            </w:trPr>
          </w:trPrChange>
        </w:trPr>
        <w:tc>
          <w:tcPr>
            <w:tcW w:w="3982" w:type="dxa"/>
            <w:gridSpan w:val="2"/>
            <w:tcPrChange w:id="39" w:author="Aaron Tang" w:date="2026-08-03T22:22:00Z" w16du:dateUtc="2026-08-04T02:22:00Z">
              <w:tcPr>
                <w:tcW w:w="1413" w:type="dxa"/>
                <w:gridSpan w:val="3"/>
              </w:tcPr>
            </w:tcPrChange>
          </w:tcPr>
          <w:p w14:paraId="7CED2C57" w14:textId="17C8F1A3" w:rsidR="00E40BBF" w:rsidRPr="00880F52" w:rsidRDefault="00E22732" w:rsidP="001A6919">
            <w:pPr>
              <w:spacing w:after="0" w:line="240" w:lineRule="auto"/>
              <w:rPr>
                <w:rFonts w:ascii="Arial" w:hAnsi="Arial"/>
                <w:rPrChange w:id="40" w:author="Aaron Tang" w:date="2026-08-03T22:22:00Z" w16du:dateUtc="2026-08-04T02:22:00Z">
                  <w:rPr/>
                </w:rPrChange>
              </w:rPr>
            </w:pPr>
            <w:del w:id="41" w:author="Aaron Tang" w:date="2026-08-03T22:22:00Z" w16du:dateUtc="2026-08-04T02:22:00Z">
              <w:r>
                <w:delText>3</w:delText>
              </w:r>
            </w:del>
          </w:p>
        </w:tc>
        <w:tc>
          <w:tcPr>
            <w:tcW w:w="2844" w:type="dxa"/>
            <w:tcPrChange w:id="42" w:author="Aaron Tang" w:date="2026-08-03T22:22:00Z" w16du:dateUtc="2026-08-04T02:22:00Z">
              <w:tcPr>
                <w:tcW w:w="4961" w:type="dxa"/>
                <w:gridSpan w:val="4"/>
              </w:tcPr>
            </w:tcPrChange>
          </w:tcPr>
          <w:p w14:paraId="31CB086E" w14:textId="12EAAAD9" w:rsidR="00E40BBF" w:rsidRPr="00880F52" w:rsidRDefault="00581A63" w:rsidP="00377210">
            <w:pPr>
              <w:spacing w:after="0" w:line="240" w:lineRule="auto"/>
              <w:rPr>
                <w:rFonts w:ascii="Arial" w:hAnsi="Arial"/>
                <w:rPrChange w:id="43" w:author="Aaron Tang" w:date="2026-08-03T22:22:00Z" w16du:dateUtc="2026-08-04T02:22:00Z">
                  <w:rPr/>
                </w:rPrChange>
              </w:rPr>
              <w:pPrChange w:id="44" w:author="Aaron Tang" w:date="2026-08-03T22:22:00Z" w16du:dateUtc="2026-08-04T02:22:00Z">
                <w:pPr/>
              </w:pPrChange>
            </w:pPr>
            <w:ins w:id="45" w:author="Aaron Tang" w:date="2026-08-03T22:22:00Z" w16du:dateUtc="2026-08-04T02:22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  <w:del w:id="46" w:author="Aaron Tang" w:date="2026-08-03T22:22:00Z" w16du:dateUtc="2026-08-04T02:22:00Z">
              <w:r w:rsidR="00E22732">
                <w:delText>4</w:delText>
              </w:r>
            </w:del>
          </w:p>
        </w:tc>
        <w:tc>
          <w:tcPr>
            <w:tcW w:w="4550" w:type="dxa"/>
            <w:gridSpan w:val="2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  <w:tcPrChange w:id="47" w:author="Aaron Tang" w:date="2026-08-03T22:22:00Z" w16du:dateUtc="2026-08-04T02:22:00Z">
              <w:tcPr>
                <w:tcW w:w="2642" w:type="dxa"/>
                <w:gridSpan w:val="3"/>
              </w:tcPr>
            </w:tcPrChange>
          </w:tcPr>
          <w:p w14:paraId="550F4358" w14:textId="4FA8F5E3" w:rsidR="00E40BBF" w:rsidRPr="00880F52" w:rsidRDefault="00E22732" w:rsidP="00377210">
            <w:pPr>
              <w:spacing w:after="0" w:line="240" w:lineRule="auto"/>
              <w:rPr>
                <w:rFonts w:ascii="Arial" w:hAnsi="Arial"/>
                <w:rPrChange w:id="48" w:author="Aaron Tang" w:date="2026-08-03T22:22:00Z" w16du:dateUtc="2026-08-04T02:22:00Z">
                  <w:rPr/>
                </w:rPrChange>
              </w:rPr>
              <w:pPrChange w:id="49" w:author="Aaron Tang" w:date="2026-08-03T22:22:00Z" w16du:dateUtc="2026-08-04T02:22:00Z">
                <w:pPr/>
              </w:pPrChange>
            </w:pPr>
            <w:del w:id="50" w:author="Aaron Tang" w:date="2026-08-03T22:22:00Z" w16du:dateUtc="2026-08-04T02:22:00Z">
              <w:r>
                <w:delText>5</w:delText>
              </w:r>
            </w:del>
          </w:p>
        </w:tc>
      </w:tr>
      <w:tr w:rsidR="00E40BBF" w14:paraId="49C00EDE" w14:textId="7B94E69B" w:rsidTr="00377210">
        <w:trPr>
          <w:gridAfter w:val="1"/>
          <w:wAfter w:w="8" w:type="dxa"/>
          <w:trPrChange w:id="51" w:author="Aaron Tang" w:date="2026-08-03T22:22:00Z" w16du:dateUtc="2026-08-04T02:22:00Z">
            <w:trPr>
              <w:gridAfter w:val="1"/>
            </w:trPr>
          </w:trPrChange>
        </w:trPr>
        <w:tc>
          <w:tcPr>
            <w:tcW w:w="3982" w:type="dxa"/>
            <w:gridSpan w:val="2"/>
            <w:tcPrChange w:id="52" w:author="Aaron Tang" w:date="2026-08-03T22:22:00Z" w16du:dateUtc="2026-08-04T02:22:00Z">
              <w:tcPr>
                <w:tcW w:w="9016" w:type="dxa"/>
                <w:gridSpan w:val="4"/>
              </w:tcPr>
            </w:tcPrChange>
          </w:tcPr>
          <w:p w14:paraId="76417F5D" w14:textId="1FEDE201" w:rsidR="00E40BBF" w:rsidRPr="00880F52" w:rsidRDefault="00E22732" w:rsidP="001A6919">
            <w:pPr>
              <w:spacing w:after="0" w:line="240" w:lineRule="auto"/>
              <w:rPr>
                <w:rFonts w:ascii="Arial" w:hAnsi="Arial"/>
                <w:rPrChange w:id="53" w:author="Aaron Tang" w:date="2026-08-03T22:22:00Z" w16du:dateUtc="2026-08-04T02:22:00Z">
                  <w:rPr/>
                </w:rPrChange>
              </w:rPr>
            </w:pPr>
            <w:del w:id="54" w:author="Aaron Tang" w:date="2026-08-03T22:22:00Z" w16du:dateUtc="2026-08-04T02:22:00Z">
              <w:r>
                <w:delText>6</w:delText>
              </w:r>
            </w:del>
          </w:p>
        </w:tc>
        <w:tc>
          <w:tcPr>
            <w:tcW w:w="2844" w:type="dxa"/>
            <w:tcPrChange w:id="55" w:author="Aaron Tang" w:date="2026-08-03T22:22:00Z" w16du:dateUtc="2026-08-04T02:22:00Z">
              <w:tcPr>
                <w:tcW w:w="2844" w:type="dxa"/>
                <w:gridSpan w:val="2"/>
              </w:tcPr>
            </w:tcPrChange>
          </w:tcPr>
          <w:p w14:paraId="3A251732" w14:textId="77777777" w:rsidR="00581A63" w:rsidRPr="00880F52" w:rsidRDefault="00581A63" w:rsidP="00377210">
            <w:pPr>
              <w:rPr>
                <w:rFonts w:ascii="Arial" w:hAnsi="Arial" w:cs="Arial"/>
                <w:color w:val="000000"/>
                <w:sz w:val="14"/>
              </w:rPr>
            </w:pPr>
            <w:ins w:id="56" w:author="Aaron Tang" w:date="2026-08-03T22:22:00Z" w16du:dateUtc="2026-08-04T02:22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  <w:tc>
          <w:tcPr>
            <w:tcW w:w="4550" w:type="dxa"/>
            <w:gridSpan w:val="2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  <w:tcPrChange w:id="57" w:author="Aaron Tang" w:date="2026-08-03T22:22:00Z" w16du:dateUtc="2026-08-04T02:22:00Z">
              <w:tcPr>
                <w:tcW w:w="4550" w:type="dxa"/>
                <w:gridSpan w:val="4"/>
                <w:tcBorders>
                  <w:left w:val="single" w:sz="6" w:space="0" w:color="000000"/>
                  <w:right w:val="single" w:sz="6" w:space="0" w:color="000000"/>
                </w:tcBorders>
              </w:tcPr>
            </w:tcPrChange>
          </w:tcPr>
          <w:p w14:paraId="3BF7B3AE" w14:textId="77777777" w:rsidR="00581A63" w:rsidRPr="00880F52" w:rsidRDefault="00581A63" w:rsidP="00377210">
            <w:pPr>
              <w:rPr>
                <w:rFonts w:ascii="Arial" w:hAnsi="Arial" w:cs="Arial"/>
              </w:rPr>
            </w:pPr>
          </w:p>
        </w:tc>
      </w:tr>
      <w:tr w:rsidR="00581A63" w:rsidRPr="00880F52" w14:paraId="49ED9CAB" w14:textId="77777777" w:rsidTr="00377210">
        <w:trPr>
          <w:gridAfter w:val="1"/>
          <w:wAfter w:w="8" w:type="dxa"/>
          <w:ins w:id="58" w:author="Aaron Tang" w:date="2026-08-03T22:22:00Z" w16du:dateUtc="2026-08-04T02:22:00Z"/>
        </w:trPr>
        <w:tc>
          <w:tcPr>
            <w:tcW w:w="3982" w:type="dxa"/>
            <w:gridSpan w:val="2"/>
          </w:tcPr>
          <w:p w14:paraId="66152CEC" w14:textId="77777777" w:rsidR="00581A63" w:rsidRPr="00880F52" w:rsidRDefault="00581A63" w:rsidP="00377210">
            <w:pPr>
              <w:spacing w:after="0" w:line="240" w:lineRule="auto"/>
              <w:rPr>
                <w:ins w:id="59" w:author="Aaron Tang" w:date="2026-08-03T22:22:00Z" w16du:dateUtc="2026-08-04T02:22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55695178" w14:textId="77777777" w:rsidR="00581A63" w:rsidRPr="00880F52" w:rsidRDefault="00E53FC7" w:rsidP="00377210">
            <w:pPr>
              <w:spacing w:after="0" w:line="240" w:lineRule="auto"/>
              <w:rPr>
                <w:ins w:id="60" w:author="Aaron Tang" w:date="2026-08-03T22:22:00Z" w16du:dateUtc="2026-08-04T02:22:00Z"/>
                <w:rFonts w:ascii="Arial" w:hAnsi="Arial" w:cs="Arial"/>
              </w:rPr>
            </w:pPr>
            <w:ins w:id="61" w:author="Aaron Tang" w:date="2026-08-03T22:22:00Z" w16du:dateUtc="2026-08-04T02:22:00Z">
              <w:r>
                <w:rPr>
                  <w:rFonts w:ascii="Arial" w:hAnsi="Arial" w:cs="Arial"/>
                  <w:b/>
                  <w:color w:val="3067DB"/>
                  <w:sz w:val="24"/>
                </w:rPr>
                <w:t>More text</w:t>
              </w:r>
            </w:ins>
          </w:p>
        </w:tc>
        <w:tc>
          <w:tcPr>
            <w:tcW w:w="4550" w:type="dxa"/>
            <w:gridSpan w:val="2"/>
            <w:tcBorders>
              <w:left w:val="single" w:sz="6" w:space="0" w:color="000000"/>
              <w:right w:val="single" w:sz="6" w:space="0" w:color="000000"/>
            </w:tcBorders>
            <w:tcMar>
              <w:left w:w="30" w:type="dxa"/>
              <w:right w:w="30" w:type="dxa"/>
            </w:tcMar>
          </w:tcPr>
          <w:p w14:paraId="44674C79" w14:textId="77777777" w:rsidR="00581A63" w:rsidRPr="00880F52" w:rsidRDefault="00581A63" w:rsidP="00377210">
            <w:pPr>
              <w:spacing w:after="0" w:line="240" w:lineRule="auto"/>
              <w:rPr>
                <w:ins w:id="62" w:author="Aaron Tang" w:date="2026-08-03T22:22:00Z" w16du:dateUtc="2026-08-04T02:22:00Z"/>
                <w:rFonts w:ascii="Arial" w:hAnsi="Arial" w:cs="Arial"/>
              </w:rPr>
            </w:pPr>
          </w:p>
        </w:tc>
      </w:tr>
      <w:tr w:rsidR="00581A63" w:rsidRPr="00880F52" w14:paraId="41B6FF3B" w14:textId="77777777" w:rsidTr="00377210">
        <w:trPr>
          <w:gridAfter w:val="1"/>
          <w:wAfter w:w="8" w:type="dxa"/>
          <w:ins w:id="63" w:author="Aaron Tang" w:date="2026-08-03T22:22:00Z" w16du:dateUtc="2026-08-04T02:22:00Z"/>
        </w:trPr>
        <w:tc>
          <w:tcPr>
            <w:tcW w:w="3982" w:type="dxa"/>
            <w:gridSpan w:val="2"/>
          </w:tcPr>
          <w:p w14:paraId="3BA01660" w14:textId="77777777" w:rsidR="00581A63" w:rsidRPr="00880F52" w:rsidRDefault="00581A63" w:rsidP="00377210">
            <w:pPr>
              <w:spacing w:after="0" w:line="240" w:lineRule="auto"/>
              <w:rPr>
                <w:ins w:id="64" w:author="Aaron Tang" w:date="2026-08-03T22:22:00Z" w16du:dateUtc="2026-08-04T02:22:00Z"/>
                <w:rFonts w:ascii="Arial" w:hAnsi="Arial" w:cs="Arial"/>
              </w:rPr>
            </w:pPr>
          </w:p>
        </w:tc>
        <w:tc>
          <w:tcPr>
            <w:tcW w:w="2844" w:type="dxa"/>
          </w:tcPr>
          <w:p w14:paraId="07873AF1" w14:textId="77777777" w:rsidR="00581A63" w:rsidRPr="00880F52" w:rsidRDefault="00581A63" w:rsidP="00377210">
            <w:pPr>
              <w:spacing w:after="0" w:line="240" w:lineRule="auto"/>
              <w:rPr>
                <w:ins w:id="65" w:author="Aaron Tang" w:date="2026-08-03T22:22:00Z" w16du:dateUtc="2026-08-04T02:22:00Z"/>
                <w:rFonts w:ascii="Arial" w:hAnsi="Arial" w:cs="Arial"/>
              </w:rPr>
            </w:pPr>
            <w:ins w:id="66" w:author="Aaron Tang" w:date="2026-08-03T22:22:00Z" w16du:dateUtc="2026-08-04T02:22:00Z">
              <w:r w:rsidRPr="00880F52">
                <w:rPr>
                  <w:rFonts w:ascii="Arial" w:hAnsi="Arial" w:cs="Arial"/>
                  <w:color w:val="000000"/>
                  <w:sz w:val="14"/>
                </w:rPr>
                <w:t> </w:t>
              </w:r>
            </w:ins>
          </w:p>
        </w:tc>
        <w:tc>
          <w:tcPr>
            <w:tcW w:w="455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left w:w="30" w:type="dxa"/>
              <w:bottom w:w="30" w:type="dxa"/>
              <w:right w:w="30" w:type="dxa"/>
            </w:tcMar>
          </w:tcPr>
          <w:p w14:paraId="69ECEFC3" w14:textId="77777777" w:rsidR="00581A63" w:rsidRPr="00880F52" w:rsidRDefault="00581A63" w:rsidP="00377210">
            <w:pPr>
              <w:spacing w:after="0" w:line="240" w:lineRule="auto"/>
              <w:rPr>
                <w:ins w:id="67" w:author="Aaron Tang" w:date="2026-08-03T22:22:00Z" w16du:dateUtc="2026-08-04T02:22:00Z"/>
                <w:rFonts w:ascii="Arial" w:hAnsi="Arial" w:cs="Arial"/>
              </w:rPr>
            </w:pPr>
          </w:p>
        </w:tc>
      </w:tr>
      <w:tr w:rsidR="00581A63" w:rsidRPr="00880F52" w14:paraId="1C9D6536" w14:textId="77777777" w:rsidTr="00377210">
        <w:trPr>
          <w:gridBefore w:val="1"/>
          <w:wBefore w:w="8" w:type="dxa"/>
          <w:ins w:id="68" w:author="Aaron Tang" w:date="2026-08-03T22:22:00Z" w16du:dateUtc="2026-08-04T02:22:00Z"/>
        </w:trPr>
        <w:tc>
          <w:tcPr>
            <w:tcW w:w="11376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067DB"/>
            <w:tcMar>
              <w:left w:w="30" w:type="dxa"/>
            </w:tcMar>
          </w:tcPr>
          <w:p w14:paraId="246A49C9" w14:textId="77777777" w:rsidR="00581A63" w:rsidRPr="00880F52" w:rsidRDefault="00581A63" w:rsidP="00377210">
            <w:pPr>
              <w:spacing w:after="0" w:line="240" w:lineRule="auto"/>
              <w:rPr>
                <w:ins w:id="69" w:author="Aaron Tang" w:date="2026-08-03T22:22:00Z" w16du:dateUtc="2026-08-04T02:22:00Z"/>
                <w:rFonts w:ascii="Arial" w:hAnsi="Arial" w:cs="Arial"/>
              </w:rPr>
            </w:pPr>
            <w:ins w:id="70" w:author="Aaron Tang" w:date="2026-08-03T22:22:00Z" w16du:dateUtc="2026-08-04T02:22:00Z">
              <w:r w:rsidRPr="00880F52">
                <w:rPr>
                  <w:rFonts w:ascii="Arial" w:hAnsi="Arial" w:cs="Arial"/>
                  <w:color w:val="FFFFFF"/>
                  <w:sz w:val="14"/>
                </w:rPr>
                <w:t>Client Information</w:t>
              </w:r>
            </w:ins>
          </w:p>
        </w:tc>
      </w:tr>
      <w:tr w:rsidR="00581A63" w:rsidRPr="00880F52" w14:paraId="1F56CAE9" w14:textId="77777777" w:rsidTr="00377210">
        <w:trPr>
          <w:gridBefore w:val="1"/>
          <w:wBefore w:w="8" w:type="dxa"/>
          <w:ins w:id="71" w:author="Aaron Tang" w:date="2026-08-03T22:22:00Z" w16du:dateUtc="2026-08-04T02:22:00Z"/>
        </w:trPr>
        <w:tc>
          <w:tcPr>
            <w:tcW w:w="967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D407D24" w14:textId="77777777" w:rsidR="00581A63" w:rsidRPr="00E53FC7" w:rsidRDefault="00E53FC7" w:rsidP="00377210">
            <w:pPr>
              <w:spacing w:after="0" w:line="240" w:lineRule="auto"/>
              <w:rPr>
                <w:ins w:id="72" w:author="Aaron Tang" w:date="2026-08-03T22:22:00Z" w16du:dateUtc="2026-08-04T02:22:00Z"/>
                <w:rFonts w:ascii="Arial" w:hAnsi="Arial" w:cs="Arial"/>
                <w:highlight w:val="yellow"/>
              </w:rPr>
            </w:pPr>
            <w:ins w:id="73" w:author="Aaron Tang" w:date="2026-08-03T22:22:00Z" w16du:dateUtc="2026-08-04T02:22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t>text</w:t>
              </w:r>
            </w:ins>
          </w:p>
          <w:p w14:paraId="0E0DB495" w14:textId="77777777" w:rsidR="00581A63" w:rsidRPr="00E53FC7" w:rsidRDefault="00E53FC7" w:rsidP="00377210">
            <w:pPr>
              <w:spacing w:after="0" w:line="240" w:lineRule="auto"/>
              <w:rPr>
                <w:ins w:id="74" w:author="Aaron Tang" w:date="2026-08-03T22:22:00Z" w16du:dateUtc="2026-08-04T02:22:00Z"/>
                <w:rFonts w:ascii="Arial" w:hAnsi="Arial" w:cs="Arial"/>
                <w:highlight w:val="yellow"/>
              </w:rPr>
            </w:pPr>
            <w:ins w:id="75" w:author="Aaron Tang" w:date="2026-08-03T22:22:00Z" w16du:dateUtc="2026-08-04T02:22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t>more text</w:t>
              </w:r>
            </w:ins>
          </w:p>
        </w:tc>
        <w:tc>
          <w:tcPr>
            <w:tcW w:w="170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ED57E30" w14:textId="77777777" w:rsidR="00581A63" w:rsidRPr="00E53FC7" w:rsidRDefault="00581A63" w:rsidP="00377210">
            <w:pPr>
              <w:spacing w:after="0" w:line="240" w:lineRule="auto"/>
              <w:rPr>
                <w:ins w:id="76" w:author="Aaron Tang" w:date="2026-08-03T22:22:00Z" w16du:dateUtc="2026-08-04T02:22:00Z"/>
                <w:rFonts w:ascii="Arial" w:hAnsi="Arial" w:cs="Arial"/>
                <w:highlight w:val="yellow"/>
              </w:rPr>
            </w:pPr>
            <w:ins w:id="77" w:author="Aaron Tang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 </w:t>
              </w:r>
              <w:r w:rsidR="00E53FC7">
                <w:rPr>
                  <w:rFonts w:ascii="Arial" w:hAnsi="Arial" w:cs="Arial"/>
                  <w:highlight w:val="yellow"/>
                </w:rPr>
                <w:t>Some more text</w:t>
              </w:r>
            </w:ins>
          </w:p>
        </w:tc>
      </w:tr>
      <w:tr w:rsidR="00581A63" w:rsidRPr="00880F52" w14:paraId="239FA4D0" w14:textId="77777777" w:rsidTr="00377210">
        <w:trPr>
          <w:gridBefore w:val="1"/>
          <w:wBefore w:w="8" w:type="dxa"/>
          <w:ins w:id="78" w:author="Aaron Tang" w:date="2026-08-03T22:22:00Z" w16du:dateUtc="2026-08-04T02:22:00Z"/>
        </w:trPr>
        <w:tc>
          <w:tcPr>
            <w:tcW w:w="34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FB30D75" w14:textId="77777777" w:rsidR="00581A63" w:rsidRPr="00E53FC7" w:rsidRDefault="00707D07" w:rsidP="00E53FC7">
            <w:pPr>
              <w:spacing w:after="0" w:line="240" w:lineRule="auto"/>
              <w:rPr>
                <w:ins w:id="79" w:author="Aaron Tang" w:date="2026-08-03T22:22:00Z" w16du:dateUtc="2026-08-04T02:22:00Z"/>
                <w:rFonts w:ascii="Arial" w:hAnsi="Arial" w:cs="Arial"/>
                <w:highlight w:val="yellow"/>
              </w:rPr>
            </w:pPr>
            <w:ins w:id="80" w:author="Aaron Tang" w:date="2026-08-03T22:22:00Z" w16du:dateUtc="2026-08-04T02:22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t xml:space="preserve">This is the really broken text </w:t>
              </w:r>
            </w:ins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3181FE9" w14:textId="77777777" w:rsidR="00581A63" w:rsidRPr="00E53FC7" w:rsidRDefault="00581A63" w:rsidP="00377210">
            <w:pPr>
              <w:spacing w:after="0" w:line="240" w:lineRule="auto"/>
              <w:rPr>
                <w:ins w:id="81" w:author="Aaron Tang" w:date="2026-08-03T22:22:00Z" w16du:dateUtc="2026-08-04T02:22:00Z"/>
                <w:rFonts w:ascii="Arial" w:hAnsi="Arial" w:cs="Arial"/>
                <w:highlight w:val="yellow"/>
              </w:rPr>
            </w:pPr>
            <w:ins w:id="82" w:author="Aaron Tang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Phone No.</w:t>
              </w:r>
            </w:ins>
          </w:p>
          <w:p w14:paraId="7F8D28C0" w14:textId="77777777" w:rsidR="00581A63" w:rsidRPr="00E53FC7" w:rsidRDefault="00581A63" w:rsidP="00377210">
            <w:pPr>
              <w:spacing w:after="0" w:line="240" w:lineRule="auto"/>
              <w:rPr>
                <w:ins w:id="83" w:author="Aaron Tang" w:date="2026-08-03T22:22:00Z" w16du:dateUtc="2026-08-04T02:22:00Z"/>
                <w:rFonts w:ascii="Arial" w:hAnsi="Arial" w:cs="Arial"/>
                <w:highlight w:val="yellow"/>
              </w:rPr>
            </w:pPr>
            <w:ins w:id="84" w:author="Aaron Tang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(</w:t>
              </w:r>
            </w:ins>
          </w:p>
        </w:tc>
        <w:tc>
          <w:tcPr>
            <w:tcW w:w="568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6561385F" w14:textId="77777777" w:rsidR="00581A63" w:rsidRPr="00E53FC7" w:rsidRDefault="00581A63" w:rsidP="00377210">
            <w:pPr>
              <w:spacing w:after="0" w:line="240" w:lineRule="auto"/>
              <w:rPr>
                <w:ins w:id="85" w:author="Aaron Tang" w:date="2026-08-03T22:22:00Z" w16du:dateUtc="2026-08-04T02:22:00Z"/>
                <w:rFonts w:ascii="Arial" w:hAnsi="Arial" w:cs="Arial"/>
                <w:highlight w:val="yellow"/>
              </w:rPr>
            </w:pPr>
            <w:ins w:id="86" w:author="Aaron Tang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e-mail</w:t>
              </w:r>
            </w:ins>
          </w:p>
          <w:p w14:paraId="5DBC80A2" w14:textId="77777777" w:rsidR="00581A63" w:rsidRPr="00E53FC7" w:rsidRDefault="00581A63" w:rsidP="00377210">
            <w:pPr>
              <w:spacing w:after="0" w:line="240" w:lineRule="auto"/>
              <w:rPr>
                <w:ins w:id="87" w:author="Aaron Tang" w:date="2026-08-03T22:22:00Z" w16du:dateUtc="2026-08-04T02:22:00Z"/>
                <w:rFonts w:ascii="Arial" w:hAnsi="Arial" w:cs="Arial"/>
                <w:highlight w:val="yellow"/>
              </w:rPr>
            </w:pPr>
            <w:ins w:id="88" w:author="Aaron Tang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k</w:t>
              </w:r>
            </w:ins>
          </w:p>
        </w:tc>
      </w:tr>
      <w:tr w:rsidR="00581A63" w:rsidRPr="00990111" w14:paraId="640CD13F" w14:textId="77777777" w:rsidTr="00377210">
        <w:trPr>
          <w:gridBefore w:val="1"/>
          <w:wBefore w:w="8" w:type="dxa"/>
          <w:ins w:id="89" w:author="Aaron Tang" w:date="2026-08-03T22:22:00Z" w16du:dateUtc="2026-08-04T02:22:00Z"/>
        </w:trPr>
        <w:tc>
          <w:tcPr>
            <w:tcW w:w="568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E8290DC" w14:textId="77777777" w:rsidR="00581A63" w:rsidRPr="00E53FC7" w:rsidRDefault="00581A63" w:rsidP="00377210">
            <w:pPr>
              <w:spacing w:after="0" w:line="240" w:lineRule="auto"/>
              <w:rPr>
                <w:ins w:id="90" w:author="Aaron Tang" w:date="2026-08-03T22:22:00Z" w16du:dateUtc="2026-08-04T02:22:00Z"/>
                <w:rFonts w:ascii="Arial" w:hAnsi="Arial" w:cs="Arial"/>
                <w:highlight w:val="yellow"/>
              </w:rPr>
            </w:pPr>
            <w:ins w:id="91" w:author="Aaron Tang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Billing Street Address</w:t>
              </w:r>
            </w:ins>
          </w:p>
          <w:p w14:paraId="31FC24D6" w14:textId="77777777" w:rsidR="00581A63" w:rsidRPr="00E53FC7" w:rsidRDefault="00E53FC7" w:rsidP="00377210">
            <w:pPr>
              <w:spacing w:after="0" w:line="240" w:lineRule="auto"/>
              <w:rPr>
                <w:ins w:id="92" w:author="Aaron Tang" w:date="2026-08-03T22:22:00Z" w16du:dateUtc="2026-08-04T02:22:00Z"/>
                <w:rFonts w:ascii="Arial" w:hAnsi="Arial" w:cs="Arial"/>
                <w:highlight w:val="yellow"/>
              </w:rPr>
            </w:pPr>
            <w:ins w:id="93" w:author="Aaron Tang" w:date="2026-08-03T22:22:00Z" w16du:dateUtc="2026-08-04T02:22:00Z">
              <w:r>
                <w:rPr>
                  <w:rFonts w:ascii="Arial" w:hAnsi="Arial" w:cs="Arial"/>
                  <w:color w:val="000000"/>
                  <w:sz w:val="14"/>
                  <w:highlight w:val="yellow"/>
                </w:rPr>
                <w:t>North pole</w:t>
              </w:r>
            </w:ins>
          </w:p>
        </w:tc>
        <w:tc>
          <w:tcPr>
            <w:tcW w:w="2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311DE236" w14:textId="77777777" w:rsidR="00581A63" w:rsidRPr="00E53FC7" w:rsidRDefault="00581A63" w:rsidP="00377210">
            <w:pPr>
              <w:spacing w:after="0" w:line="240" w:lineRule="auto"/>
              <w:rPr>
                <w:ins w:id="94" w:author="Aaron Tang" w:date="2026-08-03T22:22:00Z" w16du:dateUtc="2026-08-04T02:22:00Z"/>
                <w:rFonts w:ascii="Arial" w:hAnsi="Arial" w:cs="Arial"/>
                <w:highlight w:val="yellow"/>
              </w:rPr>
            </w:pPr>
            <w:ins w:id="95" w:author="Aaron Tang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City</w:t>
              </w:r>
            </w:ins>
          </w:p>
          <w:p w14:paraId="627BFB7F" w14:textId="77777777" w:rsidR="00581A63" w:rsidRPr="00E53FC7" w:rsidRDefault="00581A63" w:rsidP="00377210">
            <w:pPr>
              <w:spacing w:after="0" w:line="240" w:lineRule="auto"/>
              <w:rPr>
                <w:ins w:id="96" w:author="Aaron Tang" w:date="2026-08-03T22:22:00Z" w16du:dateUtc="2026-08-04T02:22:00Z"/>
                <w:rFonts w:ascii="Arial" w:hAnsi="Arial" w:cs="Arial"/>
                <w:highlight w:val="yellow"/>
              </w:rPr>
            </w:pPr>
            <w:ins w:id="97" w:author="Aaron Tang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Toronto</w:t>
              </w:r>
            </w:ins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496C14B9" w14:textId="77777777" w:rsidR="00581A63" w:rsidRPr="00E53FC7" w:rsidRDefault="00581A63" w:rsidP="00377210">
            <w:pPr>
              <w:spacing w:after="0" w:line="240" w:lineRule="auto"/>
              <w:rPr>
                <w:ins w:id="98" w:author="Aaron Tang" w:date="2026-08-03T22:22:00Z" w16du:dateUtc="2026-08-04T02:22:00Z"/>
                <w:rFonts w:ascii="Arial" w:hAnsi="Arial" w:cs="Arial"/>
                <w:highlight w:val="yellow"/>
              </w:rPr>
            </w:pPr>
            <w:ins w:id="99" w:author="Aaron Tang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State/Province</w:t>
              </w:r>
            </w:ins>
          </w:p>
          <w:p w14:paraId="5263D206" w14:textId="77777777" w:rsidR="00581A63" w:rsidRPr="00E53FC7" w:rsidRDefault="00581A63" w:rsidP="00377210">
            <w:pPr>
              <w:spacing w:after="0" w:line="240" w:lineRule="auto"/>
              <w:rPr>
                <w:ins w:id="100" w:author="Aaron Tang" w:date="2026-08-03T22:22:00Z" w16du:dateUtc="2026-08-04T02:22:00Z"/>
                <w:rFonts w:ascii="Arial" w:hAnsi="Arial" w:cs="Arial"/>
                <w:highlight w:val="yellow"/>
              </w:rPr>
            </w:pPr>
            <w:ins w:id="101" w:author="Aaron Tang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</w:rPr>
                <w:t>ON</w:t>
              </w:r>
            </w:ins>
          </w:p>
        </w:tc>
        <w:tc>
          <w:tcPr>
            <w:tcW w:w="17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5A7D21B2" w14:textId="77777777" w:rsidR="00581A63" w:rsidRPr="00E53FC7" w:rsidRDefault="00581A63" w:rsidP="00377210">
            <w:pPr>
              <w:spacing w:after="0" w:line="240" w:lineRule="auto"/>
              <w:rPr>
                <w:ins w:id="102" w:author="Aaron Tang" w:date="2026-08-03T22:22:00Z" w16du:dateUtc="2026-08-04T02:22:00Z"/>
                <w:rFonts w:ascii="Arial" w:hAnsi="Arial" w:cs="Arial"/>
                <w:highlight w:val="yellow"/>
                <w:lang w:val="fr-CA"/>
              </w:rPr>
            </w:pPr>
            <w:ins w:id="103" w:author="Aaron Tang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t>Zip/Postal Code</w:t>
              </w:r>
            </w:ins>
          </w:p>
          <w:p w14:paraId="0D828AA0" w14:textId="77777777" w:rsidR="00581A63" w:rsidRPr="00E53FC7" w:rsidRDefault="00581A63" w:rsidP="00377210">
            <w:pPr>
              <w:spacing w:after="0" w:line="240" w:lineRule="auto"/>
              <w:rPr>
                <w:ins w:id="104" w:author="Aaron Tang" w:date="2026-08-03T22:22:00Z" w16du:dateUtc="2026-08-04T02:22:00Z"/>
                <w:rFonts w:ascii="Arial" w:hAnsi="Arial" w:cs="Arial"/>
                <w:highlight w:val="yellow"/>
                <w:lang w:val="fr-CA"/>
              </w:rPr>
            </w:pPr>
            <w:ins w:id="105" w:author="Aaron Tang" w:date="2026-08-03T22:22:00Z" w16du:dateUtc="2026-08-04T02:22:00Z">
              <w:r w:rsidRP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t>M</w:t>
              </w:r>
              <w:r w:rsidR="00E53FC7">
                <w:rPr>
                  <w:rFonts w:ascii="Arial" w:hAnsi="Arial" w:cs="Arial"/>
                  <w:color w:val="000000"/>
                  <w:sz w:val="14"/>
                  <w:highlight w:val="yellow"/>
                  <w:lang w:val="fr-CA"/>
                </w:rPr>
                <w:t>00000</w:t>
              </w:r>
            </w:ins>
          </w:p>
        </w:tc>
      </w:tr>
    </w:tbl>
    <w:p w14:paraId="6F305045" w14:textId="77777777" w:rsidR="00581A63" w:rsidRPr="00990111" w:rsidRDefault="00581A63" w:rsidP="00581A63">
      <w:pPr>
        <w:spacing w:after="0" w:line="240" w:lineRule="auto"/>
        <w:rPr>
          <w:ins w:id="106" w:author="Aaron Tang" w:date="2026-08-03T22:22:00Z" w16du:dateUtc="2026-08-04T02:22:00Z"/>
          <w:rFonts w:ascii="Arial" w:hAnsi="Arial" w:cs="Arial"/>
          <w:lang w:val="fr-CA"/>
        </w:rPr>
      </w:pPr>
      <w:ins w:id="107" w:author="Aaron Tang" w:date="2026-08-03T22:22:00Z" w16du:dateUtc="2026-08-04T02:22:00Z">
        <w:r w:rsidRPr="00990111">
          <w:rPr>
            <w:rFonts w:ascii="Arial" w:hAnsi="Arial" w:cs="Arial"/>
            <w:color w:val="000000"/>
            <w:sz w:val="14"/>
            <w:lang w:val="fr-CA"/>
          </w:rPr>
          <w:t> </w:t>
        </w:r>
      </w:ins>
    </w:p>
    <w:p w14:paraId="2777FE54" w14:textId="77777777" w:rsidR="003630F5" w:rsidRDefault="003630F5"/>
    <w:sectPr w:rsidR="003630F5" w:rsidSect="00581A63">
      <w:headerReference w:type="default" r:id="rId6"/>
      <w:footerReference w:type="even" r:id="rId7"/>
      <w:footerReference w:type="default" r:id="rId8"/>
      <w:pgSz w:w="12240" w:h="15840"/>
      <w:pgMar w:top="288" w:right="432" w:bottom="438" w:left="432" w:header="288" w:footer="288" w:gutter="0"/>
      <w:cols w:space="720"/>
      <w:docGrid w:linePitch="0"/>
      <w:sectPrChange w:id="122" w:author="Aaron Tang" w:date="2026-08-03T22:22:00Z" w16du:dateUtc="2026-08-04T02:22:00Z">
        <w:sectPr w:rsidR="003630F5" w:rsidSect="00581A63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2F250" w14:textId="77777777" w:rsidR="00BB37D7" w:rsidRDefault="00BB37D7">
      <w:pPr>
        <w:spacing w:after="0" w:line="240" w:lineRule="auto"/>
        <w:pPrChange w:id="17" w:author="Aaron Tang" w:date="2026-08-03T22:22:00Z" w16du:dateUtc="2026-08-04T02:22:00Z">
          <w:pPr/>
        </w:pPrChange>
      </w:pPr>
      <w:r>
        <w:separator/>
      </w:r>
    </w:p>
  </w:endnote>
  <w:endnote w:type="continuationSeparator" w:id="0">
    <w:p w14:paraId="2C6D5925" w14:textId="77777777" w:rsidR="00BB37D7" w:rsidRDefault="00BB37D7">
      <w:pPr>
        <w:spacing w:after="0" w:line="240" w:lineRule="auto"/>
        <w:pPrChange w:id="18" w:author="Aaron Tang" w:date="2026-08-03T22:22:00Z" w16du:dateUtc="2026-08-04T02:22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5D5763" w14:paraId="31ECF9FD" w14:textId="77777777">
      <w:trPr>
        <w:ins w:id="109" w:author="Aaron Tang" w:date="2026-08-03T22:22:00Z" w16du:dateUtc="2026-08-04T02:22:00Z"/>
      </w:trPr>
      <w:tc>
        <w:tcPr>
          <w:tcW w:w="2917" w:type="dxa"/>
        </w:tcPr>
        <w:p w14:paraId="3FDA39EC" w14:textId="77777777" w:rsidR="00581A63" w:rsidRPr="005D5763" w:rsidRDefault="00581A63">
          <w:pPr>
            <w:spacing w:after="0" w:line="240" w:lineRule="auto"/>
            <w:rPr>
              <w:ins w:id="110" w:author="Aaron Tang" w:date="2026-08-03T22:22:00Z" w16du:dateUtc="2026-08-04T02:22:00Z"/>
              <w:rFonts w:ascii="Arial" w:hAnsi="Arial" w:cs="Arial"/>
              <w:sz w:val="14"/>
              <w:szCs w:val="14"/>
              <w:highlight w:val="black"/>
            </w:rPr>
          </w:pPr>
          <w:ins w:id="111" w:author="Aaron Tang" w:date="2026-08-03T22:22:00Z" w16du:dateUtc="2026-08-04T02:22:00Z">
            <w:r w:rsidRPr="005D5763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t>FRHI Hotels &amp; Resorts (Canada) Inc. Q-00203</w:t>
            </w:r>
          </w:ins>
        </w:p>
      </w:tc>
    </w:tr>
  </w:tbl>
  <w:p w14:paraId="44D28978" w14:textId="77777777" w:rsidR="001A6919" w:rsidRPr="00880F52" w:rsidRDefault="00581A63">
    <w:pPr>
      <w:spacing w:after="0" w:line="240" w:lineRule="auto"/>
      <w:jc w:val="right"/>
      <w:rPr>
        <w:rFonts w:ascii="Arial" w:hAnsi="Arial"/>
        <w:sz w:val="14"/>
        <w:rPrChange w:id="112" w:author="Aaron Tang" w:date="2026-08-03T22:22:00Z" w16du:dateUtc="2026-08-04T02:22:00Z">
          <w:rPr/>
        </w:rPrChange>
      </w:rPr>
      <w:pPrChange w:id="113" w:author="Aaron Tang" w:date="2026-08-03T22:22:00Z" w16du:dateUtc="2026-08-04T02:22:00Z">
        <w:pPr>
          <w:pStyle w:val="Footer"/>
        </w:pPr>
      </w:pPrChange>
    </w:pPr>
    <w:ins w:id="114" w:author="Aaron Tang" w:date="2026-08-03T22:22:00Z" w16du:dateUtc="2026-08-04T02:22:00Z">
      <w:r w:rsidRPr="00880F52">
        <w:rPr>
          <w:rFonts w:ascii="Arial" w:hAnsi="Arial" w:cs="Arial"/>
          <w:color w:val="000000"/>
          <w:sz w:val="14"/>
          <w:szCs w:val="14"/>
        </w:rPr>
        <w:t xml:space="preserve">Page </w: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t xml:space="preserve"> of </w: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instrText>PAGEREF last_page</w: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  <w:r>
        <w:rPr>
          <w:rFonts w:ascii="Arial" w:hAnsi="Arial" w:cs="Arial"/>
          <w:noProof/>
          <w:color w:val="000000"/>
          <w:sz w:val="14"/>
          <w:szCs w:val="14"/>
        </w:rPr>
        <w:t>8</w:t>
      </w:r>
      <w:r w:rsidRPr="00880F52">
        <w:rPr>
          <w:rFonts w:ascii="Arial" w:hAnsi="Arial" w:cs="Arial"/>
          <w:sz w:val="14"/>
          <w:szCs w:val="14"/>
        </w:rP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917"/>
    </w:tblGrid>
    <w:tr w:rsidR="00581A63" w:rsidRPr="00880F52" w14:paraId="7C472ED5" w14:textId="77777777">
      <w:trPr>
        <w:ins w:id="115" w:author="Aaron Tang" w:date="2026-08-03T22:22:00Z" w16du:dateUtc="2026-08-04T02:22:00Z"/>
      </w:trPr>
      <w:tc>
        <w:tcPr>
          <w:tcW w:w="2917" w:type="dxa"/>
        </w:tcPr>
        <w:p w14:paraId="1825C6C5" w14:textId="77777777" w:rsidR="00581A63" w:rsidRPr="00880F52" w:rsidRDefault="00581A63">
          <w:pPr>
            <w:spacing w:after="0" w:line="240" w:lineRule="auto"/>
            <w:rPr>
              <w:ins w:id="116" w:author="Aaron Tang" w:date="2026-08-03T22:22:00Z" w16du:dateUtc="2026-08-04T02:22:00Z"/>
              <w:rFonts w:ascii="Arial" w:hAnsi="Arial" w:cs="Arial"/>
              <w:sz w:val="14"/>
              <w:szCs w:val="14"/>
            </w:rPr>
          </w:pPr>
          <w:ins w:id="117" w:author="Aaron Tang" w:date="2026-08-03T22:22:00Z" w16du:dateUtc="2026-08-04T02:22:00Z">
            <w:r w:rsidRPr="00FE5398">
              <w:rPr>
                <w:rFonts w:ascii="Arial" w:hAnsi="Arial" w:cs="Arial"/>
                <w:color w:val="000000"/>
                <w:sz w:val="14"/>
                <w:szCs w:val="14"/>
                <w:highlight w:val="black"/>
              </w:rPr>
              <w:t>FRHI Hotels &amp; Resorts (Canada) Inc. Q-00203</w:t>
            </w:r>
          </w:ins>
        </w:p>
      </w:tc>
    </w:tr>
  </w:tbl>
  <w:p w14:paraId="136A5F58" w14:textId="19A7F12E" w:rsidR="001A6919" w:rsidRPr="00880F52" w:rsidRDefault="00581A63">
    <w:pPr>
      <w:spacing w:after="0" w:line="240" w:lineRule="auto"/>
      <w:jc w:val="right"/>
      <w:rPr>
        <w:rFonts w:ascii="Arial" w:hAnsi="Arial"/>
        <w:sz w:val="14"/>
        <w:rPrChange w:id="118" w:author="Aaron Tang" w:date="2026-08-03T22:22:00Z" w16du:dateUtc="2026-08-04T02:22:00Z">
          <w:rPr/>
        </w:rPrChange>
      </w:rPr>
      <w:pPrChange w:id="119" w:author="Aaron Tang" w:date="2026-08-03T22:22:00Z" w16du:dateUtc="2026-08-04T02:22:00Z">
        <w:pPr>
          <w:pStyle w:val="Footer"/>
        </w:pPr>
      </w:pPrChange>
    </w:pPr>
    <w:ins w:id="120" w:author="Aaron Tang" w:date="2026-08-03T22:22:00Z" w16du:dateUtc="2026-08-04T02:22:00Z">
      <w:r w:rsidRPr="00880F52">
        <w:rPr>
          <w:rFonts w:ascii="Arial" w:hAnsi="Arial" w:cs="Arial"/>
          <w:color w:val="000000"/>
          <w:sz w:val="14"/>
          <w:szCs w:val="14"/>
        </w:rPr>
        <w:t xml:space="preserve">Page </w:t>
      </w:r>
      <w:r w:rsidRPr="00880F52">
        <w:rPr>
          <w:rFonts w:ascii="Arial" w:hAnsi="Arial" w:cs="Arial"/>
          <w:color w:val="000000"/>
          <w:sz w:val="14"/>
          <w:szCs w:val="14"/>
        </w:rPr>
        <w:pgNum/>
      </w:r>
      <w:r w:rsidRPr="00880F52">
        <w:rPr>
          <w:rFonts w:ascii="Arial" w:hAnsi="Arial" w:cs="Arial"/>
          <w:color w:val="000000"/>
          <w:sz w:val="14"/>
          <w:szCs w:val="14"/>
        </w:rPr>
        <w:t xml:space="preserve"> of </w:t>
      </w:r>
      <w:r w:rsidRPr="00880F52">
        <w:rPr>
          <w:rFonts w:ascii="Arial" w:hAnsi="Arial" w:cs="Arial"/>
          <w:sz w:val="14"/>
          <w:szCs w:val="14"/>
        </w:rPr>
        <w:fldChar w:fldCharType="begin"/>
      </w:r>
      <w:r w:rsidRPr="00880F52">
        <w:rPr>
          <w:rFonts w:ascii="Arial" w:hAnsi="Arial" w:cs="Arial"/>
          <w:color w:val="000000"/>
          <w:sz w:val="14"/>
          <w:szCs w:val="14"/>
        </w:rPr>
        <w:instrText>PAGEREF last_page</w:instrText>
      </w:r>
      <w:r w:rsidRPr="00880F52">
        <w:rPr>
          <w:rFonts w:ascii="Arial" w:hAnsi="Arial" w:cs="Arial"/>
          <w:sz w:val="14"/>
          <w:szCs w:val="14"/>
        </w:rPr>
        <w:fldChar w:fldCharType="separate"/>
      </w:r>
    </w:ins>
    <w:r w:rsidR="001A6919">
      <w:rPr>
        <w:rFonts w:ascii="Arial" w:hAnsi="Arial" w:cs="Arial"/>
        <w:b/>
        <w:bCs/>
        <w:noProof/>
        <w:sz w:val="14"/>
        <w:szCs w:val="14"/>
      </w:rPr>
      <w:t>Error! Bookmark not defined.</w:t>
    </w:r>
    <w:ins w:id="121" w:author="Aaron Tang" w:date="2026-08-03T22:22:00Z" w16du:dateUtc="2026-08-04T02:22:00Z">
      <w:r w:rsidRPr="00880F52">
        <w:rPr>
          <w:rFonts w:ascii="Arial" w:hAnsi="Arial" w:cs="Arial"/>
          <w:sz w:val="14"/>
          <w:szCs w:val="14"/>
        </w:rPr>
        <w:fldChar w:fldCharType="end"/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BEB25" w14:textId="77777777" w:rsidR="00BB37D7" w:rsidRDefault="00BB37D7">
      <w:pPr>
        <w:spacing w:after="0" w:line="240" w:lineRule="auto"/>
        <w:pPrChange w:id="15" w:author="Aaron Tang" w:date="2026-08-03T22:22:00Z" w16du:dateUtc="2026-08-04T02:22:00Z">
          <w:pPr/>
        </w:pPrChange>
      </w:pPr>
      <w:r>
        <w:separator/>
      </w:r>
    </w:p>
  </w:footnote>
  <w:footnote w:type="continuationSeparator" w:id="0">
    <w:p w14:paraId="6E8F7BF7" w14:textId="77777777" w:rsidR="00BB37D7" w:rsidRDefault="00BB37D7">
      <w:pPr>
        <w:spacing w:after="0" w:line="240" w:lineRule="auto"/>
        <w:pPrChange w:id="16" w:author="Aaron Tang" w:date="2026-08-03T22:22:00Z" w16du:dateUtc="2026-08-04T02:22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FAB4E4" w14:textId="77777777" w:rsidR="001A6919" w:rsidRDefault="001A6919">
    <w:pPr>
      <w:pStyle w:val="TableGrid"/>
      <w:pPrChange w:id="108" w:author="Aaron Tang" w:date="2026-08-03T22:22:00Z" w16du:dateUtc="2026-08-04T02:22:00Z">
        <w:pPr>
          <w:pStyle w:val="Header"/>
        </w:pPr>
      </w:pPrChange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BBF"/>
    <w:rsid w:val="00112874"/>
    <w:rsid w:val="001A6919"/>
    <w:rsid w:val="00244A8C"/>
    <w:rsid w:val="003630F5"/>
    <w:rsid w:val="0041538A"/>
    <w:rsid w:val="00581A63"/>
    <w:rsid w:val="00635A30"/>
    <w:rsid w:val="00707D07"/>
    <w:rsid w:val="00976151"/>
    <w:rsid w:val="009922C7"/>
    <w:rsid w:val="009C3DFD"/>
    <w:rsid w:val="00BB37D7"/>
    <w:rsid w:val="00BE3B20"/>
    <w:rsid w:val="00C51EFF"/>
    <w:rsid w:val="00E22732"/>
    <w:rsid w:val="00E40BBF"/>
    <w:rsid w:val="00E53FC7"/>
    <w:rsid w:val="00FA3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1BACDE"/>
  <w15:chartTrackingRefBased/>
  <w15:docId w15:val="{54FFCA4A-74EE-3948-B3CF-DEB62C5E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A63"/>
    <w:pPr>
      <w:spacing w:after="160" w:line="259" w:lineRule="auto"/>
      <w:pPrChange w:id="0" w:author="Aaron Tang" w:date="2026-08-03T22:22:00Z">
        <w:pPr/>
      </w:pPrChange>
    </w:pPr>
    <w:rPr>
      <w:rFonts w:eastAsiaTheme="minorEastAsia"/>
      <w:kern w:val="0"/>
      <w:sz w:val="22"/>
      <w:szCs w:val="22"/>
      <w:lang w:val="en-US"/>
      <w14:ligatures w14:val="none"/>
      <w:rPrChange w:id="0" w:author="Aaron Tang" w:date="2026-08-03T22:22:00Z">
        <w:rPr>
          <w:rFonts w:asciiTheme="minorHAnsi" w:eastAsiaTheme="minorHAnsi" w:hAnsiTheme="minorHAnsi" w:cstheme="minorBidi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581A63"/>
    <w:pPr>
      <w:keepNext/>
      <w:keepLines/>
      <w:spacing w:before="360" w:after="80" w:line="278" w:lineRule="auto"/>
      <w:outlineLvl w:val="0"/>
      <w:pPrChange w:id="1" w:author="Aaron Tang" w:date="2026-08-03T22:22:00Z">
        <w:pPr>
          <w:keepNext/>
          <w:keepLines/>
          <w:spacing w:before="360" w:after="80" w:line="259" w:lineRule="auto"/>
          <w:outlineLvl w:val="0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  <w:rPrChange w:id="1" w:author="Aaron Tang" w:date="2026-08-03T22:22:00Z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 w:eastAsia="en-US" w:bidi="ar-SA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A63"/>
    <w:pPr>
      <w:keepNext/>
      <w:keepLines/>
      <w:spacing w:before="160" w:after="80" w:line="278" w:lineRule="auto"/>
      <w:outlineLvl w:val="1"/>
      <w:pPrChange w:id="2" w:author="Aaron Tang" w:date="2026-08-03T22:22:00Z">
        <w:pPr>
          <w:keepNext/>
          <w:keepLines/>
          <w:spacing w:before="160" w:after="80" w:line="259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  <w:rPrChange w:id="2" w:author="Aaron Tang" w:date="2026-08-03T22:22:00Z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n-US" w:eastAsia="en-US" w:bidi="ar-SA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A63"/>
    <w:pPr>
      <w:keepNext/>
      <w:keepLines/>
      <w:spacing w:before="160" w:after="80" w:line="278" w:lineRule="auto"/>
      <w:outlineLvl w:val="2"/>
      <w:pPrChange w:id="3" w:author="Aaron Tang" w:date="2026-08-03T22:22:00Z">
        <w:pPr>
          <w:keepNext/>
          <w:keepLines/>
          <w:spacing w:before="160" w:after="80" w:line="259" w:lineRule="auto"/>
          <w:outlineLvl w:val="2"/>
        </w:pPr>
      </w:pPrChange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  <w:rPrChange w:id="3" w:author="Aaron Tang" w:date="2026-08-03T22:22:00Z">
        <w:rPr>
          <w:rFonts w:asciiTheme="minorHAnsi" w:eastAsiaTheme="majorEastAsia" w:hAnsiTheme="min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A63"/>
    <w:pPr>
      <w:keepNext/>
      <w:keepLines/>
      <w:spacing w:before="80" w:after="40" w:line="278" w:lineRule="auto"/>
      <w:outlineLvl w:val="3"/>
      <w:pPrChange w:id="4" w:author="Aaron Tang" w:date="2026-08-03T22:22:00Z">
        <w:pPr>
          <w:keepNext/>
          <w:keepLines/>
          <w:spacing w:before="80" w:after="40" w:line="259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  <w:rPrChange w:id="4" w:author="Aaron Tang" w:date="2026-08-03T22:22:00Z">
        <w:rPr>
          <w:rFonts w:asciiTheme="minorHAnsi" w:eastAsiaTheme="majorEastAsia" w:hAnsiTheme="minorHAnsi" w:cstheme="maj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A63"/>
    <w:pPr>
      <w:keepNext/>
      <w:keepLines/>
      <w:spacing w:before="80" w:after="40" w:line="278" w:lineRule="auto"/>
      <w:outlineLvl w:val="4"/>
      <w:pPrChange w:id="5" w:author="Aaron Tang" w:date="2026-08-03T22:22:00Z">
        <w:pPr>
          <w:keepNext/>
          <w:keepLines/>
          <w:spacing w:before="80" w:after="40" w:line="259" w:lineRule="auto"/>
          <w:outlineLvl w:val="4"/>
        </w:pPr>
      </w:pPrChange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  <w:rPrChange w:id="5" w:author="Aaron Tang" w:date="2026-08-03T22:22:00Z">
        <w:rPr>
          <w:rFonts w:asciiTheme="minorHAnsi" w:eastAsiaTheme="majorEastAsia" w:hAnsiTheme="minorHAnsi" w:cstheme="majorBidi"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A63"/>
    <w:pPr>
      <w:keepNext/>
      <w:keepLines/>
      <w:spacing w:before="40" w:after="0" w:line="278" w:lineRule="auto"/>
      <w:outlineLvl w:val="5"/>
      <w:pPrChange w:id="6" w:author="Aaron Tang" w:date="2026-08-03T22:22:00Z">
        <w:pPr>
          <w:keepNext/>
          <w:keepLines/>
          <w:spacing w:before="40" w:after="160" w:line="259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  <w:rPrChange w:id="6" w:author="Aaron Tang" w:date="2026-08-03T22:22:00Z">
        <w:rPr>
          <w:rFonts w:asciiTheme="minorHAnsi" w:eastAsiaTheme="majorEastAsia" w:hAnsiTheme="minorHAnsi" w:cstheme="majorBidi"/>
          <w:i/>
          <w:iCs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A63"/>
    <w:pPr>
      <w:keepNext/>
      <w:keepLines/>
      <w:spacing w:before="40" w:after="0" w:line="278" w:lineRule="auto"/>
      <w:outlineLvl w:val="6"/>
      <w:pPrChange w:id="7" w:author="Aaron Tang" w:date="2026-08-03T22:22:00Z">
        <w:pPr>
          <w:keepNext/>
          <w:keepLines/>
          <w:spacing w:before="40" w:after="160" w:line="259" w:lineRule="auto"/>
          <w:outlineLvl w:val="6"/>
        </w:pPr>
      </w:pPrChange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  <w:rPrChange w:id="7" w:author="Aaron Tang" w:date="2026-08-03T22:22:00Z">
        <w:rPr>
          <w:rFonts w:asciiTheme="minorHAnsi" w:eastAsiaTheme="majorEastAsia" w:hAnsiTheme="minorHAnsi" w:cstheme="majorBidi"/>
          <w:color w:val="595959" w:themeColor="text1" w:themeTint="A6"/>
          <w:sz w:val="22"/>
          <w:szCs w:val="22"/>
          <w:lang w:val="en-US" w:eastAsia="en-US" w:bidi="ar-SA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A63"/>
    <w:pPr>
      <w:keepNext/>
      <w:keepLines/>
      <w:spacing w:after="0" w:line="278" w:lineRule="auto"/>
      <w:outlineLvl w:val="7"/>
      <w:pPrChange w:id="8" w:author="Aaron Tang" w:date="2026-08-03T22:22:00Z">
        <w:pPr>
          <w:keepNext/>
          <w:keepLines/>
          <w:spacing w:after="160" w:line="259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  <w:rPrChange w:id="8" w:author="Aaron Tang" w:date="2026-08-03T22:22:00Z">
        <w:rPr>
          <w:rFonts w:asciiTheme="minorHAnsi" w:eastAsiaTheme="majorEastAsia" w:hAnsiTheme="minorHAnsi" w:cstheme="majorBidi"/>
          <w:i/>
          <w:iCs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A63"/>
    <w:pPr>
      <w:keepNext/>
      <w:keepLines/>
      <w:spacing w:after="0" w:line="278" w:lineRule="auto"/>
      <w:outlineLvl w:val="8"/>
      <w:pPrChange w:id="9" w:author="Aaron Tang" w:date="2026-08-03T22:22:00Z">
        <w:pPr>
          <w:keepNext/>
          <w:keepLines/>
          <w:spacing w:after="160" w:line="259" w:lineRule="auto"/>
          <w:outlineLvl w:val="8"/>
        </w:pPr>
      </w:pPrChange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  <w:rPrChange w:id="9" w:author="Aaron Tang" w:date="2026-08-03T22:22:00Z">
        <w:rPr>
          <w:rFonts w:asciiTheme="minorHAnsi" w:eastAsiaTheme="majorEastAsia" w:hAnsiTheme="minorHAnsi" w:cstheme="majorBidi"/>
          <w:color w:val="272727" w:themeColor="text1" w:themeTint="D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B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B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B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B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BF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B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BF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B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BF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81A63"/>
    <w:pPr>
      <w:spacing w:after="80" w:line="240" w:lineRule="auto"/>
      <w:contextualSpacing/>
      <w:pPrChange w:id="10" w:author="Aaron Tang" w:date="2026-08-03T22:22:00Z">
        <w:pPr>
          <w:spacing w:after="80" w:line="259" w:lineRule="auto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  <w:rPrChange w:id="10" w:author="Aaron Tang" w:date="2026-08-03T22:22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E40BB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A63"/>
    <w:pPr>
      <w:numPr>
        <w:ilvl w:val="1"/>
      </w:numPr>
      <w:spacing w:line="278" w:lineRule="auto"/>
      <w:pPrChange w:id="11" w:author="Aaron Tang" w:date="2026-08-03T22:22:00Z">
        <w:pPr>
          <w:numPr>
            <w:ilvl w:val="1"/>
          </w:numPr>
          <w:spacing w:after="160" w:line="259" w:lineRule="auto"/>
        </w:pPr>
      </w:pPrChange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  <w:rPrChange w:id="11" w:author="Aaron Tang" w:date="2026-08-03T22:22:00Z">
        <w:rPr>
          <w:rFonts w:asciiTheme="minorHAnsi" w:eastAsiaTheme="majorEastAsia" w:hAnsiTheme="minorHAnsi" w:cstheme="majorBidi"/>
          <w:color w:val="595959" w:themeColor="text1" w:themeTint="A6"/>
          <w:spacing w:val="15"/>
          <w:sz w:val="28"/>
          <w:szCs w:val="28"/>
          <w:lang w:val="en-US" w:eastAsia="en-US" w:bidi="ar-SA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E40BB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81A63"/>
    <w:pPr>
      <w:spacing w:before="160" w:line="278" w:lineRule="auto"/>
      <w:jc w:val="center"/>
      <w:pPrChange w:id="12" w:author="Aaron Tang" w:date="2026-08-03T22:22:00Z">
        <w:pPr>
          <w:spacing w:before="160" w:after="160" w:line="259" w:lineRule="auto"/>
          <w:jc w:val="center"/>
        </w:pPr>
      </w:pPrChange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  <w:rPrChange w:id="12" w:author="Aaron Tang" w:date="2026-08-03T22:22:00Z">
        <w:rPr>
          <w:rFonts w:asciiTheme="minorHAnsi" w:eastAsiaTheme="minorEastAsia" w:hAnsiTheme="minorHAnsi" w:cstheme="minorBidi"/>
          <w:i/>
          <w:iCs/>
          <w:color w:val="404040" w:themeColor="text1" w:themeTint="BF"/>
          <w:sz w:val="22"/>
          <w:szCs w:val="22"/>
          <w:lang w:val="en-US" w:eastAsia="en-US" w:bidi="ar-SA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E40BBF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81A63"/>
    <w:pPr>
      <w:spacing w:line="278" w:lineRule="auto"/>
      <w:ind w:left="720"/>
      <w:contextualSpacing/>
      <w:pPrChange w:id="13" w:author="Aaron Tang" w:date="2026-08-03T22:22:00Z">
        <w:pPr>
          <w:spacing w:after="160" w:line="259" w:lineRule="auto"/>
          <w:ind w:left="720"/>
          <w:contextualSpacing/>
        </w:pPr>
      </w:pPrChange>
    </w:pPr>
    <w:rPr>
      <w:rFonts w:eastAsiaTheme="minorHAnsi"/>
      <w:kern w:val="2"/>
      <w:sz w:val="24"/>
      <w:szCs w:val="24"/>
      <w14:ligatures w14:val="standardContextual"/>
      <w:rPrChange w:id="13" w:author="Aaron Tang" w:date="2026-08-03T22:22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styleId="IntenseEmphasis">
    <w:name w:val="Intense Emphasis"/>
    <w:basedOn w:val="DefaultParagraphFont"/>
    <w:uiPriority w:val="21"/>
    <w:qFormat/>
    <w:rsid w:val="00E40B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  <w:pPrChange w:id="14" w:author="Aaron Tang" w:date="2026-08-03T22:22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 w:line="259" w:lineRule="auto"/>
          <w:ind w:left="864" w:right="864"/>
          <w:jc w:val="center"/>
        </w:pPr>
      </w:pPrChange>
    </w:pPr>
    <w:rPr>
      <w:rFonts w:eastAsiaTheme="minorHAnsi"/>
      <w:i/>
      <w:iCs/>
      <w:color w:val="0F4761" w:themeColor="accent1" w:themeShade="BF"/>
      <w:kern w:val="2"/>
      <w:sz w:val="24"/>
      <w:szCs w:val="24"/>
      <w14:ligatures w14:val="standardContextual"/>
      <w:rPrChange w:id="14" w:author="Aaron Tang" w:date="2026-08-03T22:22:00Z">
        <w:rPr>
          <w:rFonts w:asciiTheme="minorHAnsi" w:eastAsiaTheme="minorEastAsia" w:hAnsiTheme="minorHAnsi" w:cstheme="minorBidi"/>
          <w:i/>
          <w:iCs/>
          <w:color w:val="0F4761" w:themeColor="accent1" w:themeShade="BF"/>
          <w:sz w:val="22"/>
          <w:szCs w:val="22"/>
          <w:lang w:val="en-US" w:eastAsia="en-US" w:bidi="ar-SA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BF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40B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40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691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6919"/>
  </w:style>
  <w:style w:type="paragraph" w:styleId="Footer">
    <w:name w:val="footer"/>
    <w:basedOn w:val="Normal"/>
    <w:link w:val="FooterChar"/>
    <w:uiPriority w:val="99"/>
    <w:unhideWhenUsed/>
    <w:rsid w:val="001A691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69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Nistuley</dc:creator>
  <cp:keywords/>
  <dc:description/>
  <cp:lastModifiedBy>Arthur Souza Rodrigues</cp:lastModifiedBy>
  <cp:revision>1</cp:revision>
  <dcterms:created xsi:type="dcterms:W3CDTF">2025-04-21T10:00:00Z</dcterms:created>
  <dcterms:modified xsi:type="dcterms:W3CDTF">2026-08-04T02:22:00Z</dcterms:modified>
</cp:coreProperties>
</file>