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9583B" w14:textId="77777777" w:rsidR="00342406" w:rsidRPr="00854C26" w:rsidRDefault="00854C26" w:rsidP="0061350B">
      <w:pPr>
        <w:spacing w:before="360" w:after="240" w:line="240" w:lineRule="auto"/>
        <w:jc w:val="center"/>
        <w:rPr>
          <w:ins w:id="0" w:author="Pribil-Kövesdy Döníz" w:date="2026-09-22T12:15:00Z" w16du:dateUtc="2026-09-22T16:15:00Z"/>
          <w:rFonts w:cstheme="minorHAnsi"/>
          <w:b/>
          <w:smallCaps/>
          <w:sz w:val="32"/>
          <w:szCs w:val="32"/>
        </w:rPr>
      </w:pPr>
      <w:ins w:id="1" w:author="Pribil-Kövesdy Döníz" w:date="2026-09-22T12:15:00Z" w16du:dateUtc="2026-09-22T16:15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0C0A8B88" w14:textId="77777777" w:rsidR="00854C26" w:rsidRPr="00854C26" w:rsidRDefault="00854C26" w:rsidP="0061350B">
      <w:pPr>
        <w:spacing w:before="360" w:after="300" w:line="240" w:lineRule="auto"/>
        <w:rPr>
          <w:ins w:id="2" w:author="Pribil-Kövesdy Döníz" w:date="2026-09-22T12:15:00Z" w16du:dateUtc="2026-09-22T16:15:00Z"/>
          <w:sz w:val="28"/>
          <w:szCs w:val="28"/>
        </w:rPr>
      </w:pPr>
      <w:ins w:id="3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2664FA7C" w14:textId="77777777" w:rsidR="001A08E6" w:rsidRDefault="001A08E6" w:rsidP="00A3501D">
      <w:pPr>
        <w:spacing w:after="0" w:line="240" w:lineRule="auto"/>
        <w:ind w:right="4471"/>
        <w:jc w:val="both"/>
        <w:outlineLvl w:val="2"/>
        <w:rPr>
          <w:del w:id="4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AEA2D55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5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4D9D7E4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6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43C20A4" w14:textId="77777777" w:rsidR="001A08E6" w:rsidRDefault="001A08E6" w:rsidP="00283A07">
      <w:pPr>
        <w:spacing w:after="0" w:line="240" w:lineRule="auto"/>
        <w:ind w:right="4471"/>
        <w:jc w:val="both"/>
        <w:outlineLvl w:val="2"/>
        <w:rPr>
          <w:del w:id="7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1BD131C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8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9" w:author="Pribil-Kövesdy Döníz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 внесении изменений в постановление администрации города Чебо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ксары </w:delText>
        </w:r>
        <w:r w:rsidR="004E38A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 29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.12.2021 № 24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57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«Об утверждении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Чебоксары»</w:delText>
        </w:r>
      </w:del>
    </w:p>
    <w:p w14:paraId="5D9309B6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10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CE88493" w14:textId="77777777" w:rsidR="00A3501D" w:rsidRPr="00283A07" w:rsidRDefault="00A3501D" w:rsidP="00A3501D">
      <w:pPr>
        <w:spacing w:after="0" w:line="240" w:lineRule="auto"/>
        <w:ind w:right="4471"/>
        <w:jc w:val="both"/>
        <w:outlineLvl w:val="2"/>
        <w:rPr>
          <w:del w:id="11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32E61A" w14:textId="77777777" w:rsidR="00283A07" w:rsidRDefault="009A39E4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12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3" w:author="Pribil-Kövesdy Döníz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соответствии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приказом Мин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истерства 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фина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нсов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йской Федерации 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30.10.2020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D149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№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258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C122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 утверждении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федерального бюджета территориальными органами Федерального казначейства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»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и с целью приведения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муниципального правового акта города Чебоксары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соответствие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с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требованиями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действующ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его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законодательств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Российской Федерации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администрация города Чебоксары </w:delText>
        </w:r>
        <w:r w:rsidR="00283A07" w:rsidRPr="00283A07">
          <w:rPr>
            <w:rFonts w:ascii="Times New Roman" w:eastAsia="Times New Roman" w:hAnsi="Times New Roman" w:cs="Times New Roman"/>
            <w:bCs/>
            <w:spacing w:val="60"/>
            <w:sz w:val="28"/>
            <w:szCs w:val="28"/>
            <w:lang w:eastAsia="ru-RU"/>
          </w:rPr>
          <w:delText>постановляет: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</w:del>
    </w:p>
    <w:p w14:paraId="4EB24019" w14:textId="77777777" w:rsidR="009A39E4" w:rsidRDefault="003022CA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14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5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1.1.</w:delText>
        </w:r>
        <w:r w:rsidRPr="003022CA"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Внести</w:delText>
        </w:r>
        <w:r w:rsidRPr="003022CA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постановление администрации города Чебоксары Чувашской Республики от 29.12.2021 № 2457 «Об утверждении Порядка учета бюджетных и денежных обязательств получателей средств бюджета города Чебоксары»</w:delText>
        </w:r>
        <w:r w:rsidR="00001ACC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следующие изменения:</w:delText>
        </w:r>
      </w:del>
    </w:p>
    <w:p w14:paraId="2751D1F4" w14:textId="77777777" w:rsidR="00B019C8" w:rsidRPr="00B019C8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16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7" w:author="Pribil-Kövesdy Döníz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преамбулу изложит</w:delText>
        </w:r>
        <w:r w:rsidR="002F35E2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ь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следующей редакции:</w:delText>
        </w:r>
      </w:del>
    </w:p>
    <w:p w14:paraId="08F05370" w14:textId="77777777" w:rsidR="00B019C8" w:rsidRPr="00283A07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18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9" w:author="Pribil-Kövesdy Döníz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«В соответствии со стать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ей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219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Бюджетного кодекса Российской Федерации администрация города Чебоксары постановляет:»</w:delText>
        </w:r>
      </w:del>
    </w:p>
    <w:p w14:paraId="06BDA258" w14:textId="77777777" w:rsidR="00283A07" w:rsidRDefault="00283A07" w:rsidP="001D72E4">
      <w:pPr>
        <w:spacing w:after="0" w:line="312" w:lineRule="auto"/>
        <w:ind w:firstLine="709"/>
        <w:jc w:val="both"/>
        <w:rPr>
          <w:del w:id="20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1" w:author="Pribil-Kövesdy Döníz" w:date="2026-09-22T12:15:00Z" w16du:dateUtc="2026-09-22T16:15:00Z"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.2. В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Порядк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е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</w:delText>
        </w:r>
        <w:r w:rsidR="00DB095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(далее - Порядок)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3409B55A" w14:textId="77777777" w:rsidR="00D25FC9" w:rsidRPr="00D25FC9" w:rsidRDefault="00D25FC9" w:rsidP="00D25FC9">
      <w:pPr>
        <w:spacing w:after="0" w:line="312" w:lineRule="auto"/>
        <w:ind w:firstLine="709"/>
        <w:jc w:val="both"/>
        <w:rPr>
          <w:del w:id="22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3" w:author="Pribil-Kövesdy Döníz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пункт 6 дополнить абзацем следующего содержания:</w:delText>
        </w:r>
      </w:del>
    </w:p>
    <w:p w14:paraId="737F1E0D" w14:textId="77777777" w:rsidR="0023433B" w:rsidRDefault="00D25FC9" w:rsidP="001D72E4">
      <w:pPr>
        <w:spacing w:after="0" w:line="312" w:lineRule="auto"/>
        <w:ind w:firstLine="709"/>
        <w:jc w:val="both"/>
        <w:rPr>
          <w:del w:id="24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5" w:author="Pribil-Kövesdy Döníz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«Сведения о бюджетном обязательстве и Сведения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формир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уются</w:delText>
        </w:r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 использованием единой информац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ионной системы в сфере закупок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на основании документов-оснований, документов, подтверждающих возникновение денежного обязательства, предусмотренных пунктом 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Перечня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.»;</w:delText>
        </w:r>
      </w:del>
    </w:p>
    <w:p w14:paraId="6EB0C930" w14:textId="77777777" w:rsidR="00364E9B" w:rsidRDefault="00364E9B" w:rsidP="001D72E4">
      <w:pPr>
        <w:spacing w:after="0" w:line="312" w:lineRule="auto"/>
        <w:ind w:firstLine="709"/>
        <w:jc w:val="both"/>
        <w:rPr>
          <w:del w:id="26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7" w:author="Pribil-Kövesdy Döníz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12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содержания:</w:delText>
        </w:r>
      </w:del>
    </w:p>
    <w:p w14:paraId="0F232902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28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9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бюджетном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предусмотренная:</w:delText>
        </w:r>
      </w:del>
    </w:p>
    <w:p w14:paraId="52E8DADD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30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1" w:author="Pribil-Kövesdy Döníz" w:date="2026-09-22T12:15:00Z" w16du:dateUtc="2026-09-22T16:15:00Z"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абзацами третьим,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четвертым,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шестым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настоящего пункта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осуществляется в единой информационной системе</w:delText>
        </w:r>
        <w:r w:rsidR="00936F9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 </w:delText>
        </w:r>
        <w:r w:rsidR="000E305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автоматически.»;</w:delText>
        </w:r>
      </w:del>
    </w:p>
    <w:p w14:paraId="4A211F69" w14:textId="77777777" w:rsidR="00CA065F" w:rsidRDefault="00CA065F" w:rsidP="001D72E4">
      <w:pPr>
        <w:spacing w:after="0" w:line="312" w:lineRule="auto"/>
        <w:ind w:firstLine="709"/>
        <w:jc w:val="both"/>
        <w:rPr>
          <w:del w:id="32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3" w:author="Pribil-Kövesdy Döníz" w:date="2026-09-22T12:15:00Z" w16du:dateUtc="2026-09-22T16:15:00Z"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24</w:delText>
        </w:r>
        <w:r w:rsidR="0070776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</w:delText>
        </w:r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73BED1CA" w14:textId="77777777" w:rsidR="00364E9B" w:rsidRPr="00364E9B" w:rsidRDefault="00CA065F" w:rsidP="00364E9B">
      <w:pPr>
        <w:spacing w:after="0" w:line="312" w:lineRule="auto"/>
        <w:ind w:firstLine="709"/>
        <w:jc w:val="both"/>
        <w:rPr>
          <w:del w:id="34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5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bookmarkStart w:id="36" w:name="sub_1010"/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на основании документа, подтверждающего возникновение денежного обязательства, предусмотренного пунктом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графы 2 Перечня, сформированного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 подписанного без использования единой информационной системы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проверка, предусмотренная абзацем четвертым настоящего пункта, осуществляется одновременно с проверкой соответствия информации, включаемой в Сведения о денежном обязательстве, аналогичной информации в реестре контрактов.</w:delText>
        </w:r>
      </w:del>
    </w:p>
    <w:p w14:paraId="7A8319A1" w14:textId="77777777" w:rsidR="00364E9B" w:rsidRDefault="00364E9B" w:rsidP="00364E9B">
      <w:pPr>
        <w:spacing w:after="0" w:line="312" w:lineRule="auto"/>
        <w:ind w:firstLine="709"/>
        <w:jc w:val="both"/>
        <w:rPr>
          <w:del w:id="37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8" w:author="Pribil-Kövesdy Döníz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 настоящим пунктом, осуществляется автоматически.</w:delText>
        </w:r>
        <w:r w:rsidR="001128D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»;</w:delText>
        </w:r>
      </w:del>
    </w:p>
    <w:p w14:paraId="127B413C" w14:textId="77777777" w:rsidR="004602ED" w:rsidRPr="00092F4B" w:rsidRDefault="004602ED" w:rsidP="004602ED">
      <w:pPr>
        <w:spacing w:after="0" w:line="312" w:lineRule="auto"/>
        <w:ind w:firstLine="142"/>
        <w:jc w:val="both"/>
        <w:rPr>
          <w:del w:id="39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40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в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>
          <w:fldChar w:fldCharType="begin"/>
        </w:r>
        <w:r>
          <w:delInstrText>HYPERLINK "garantF1://74934158.30000"</w:delInstrText>
        </w:r>
        <w:r>
          <w:fldChar w:fldCharType="separate"/>
        </w:r>
        <w:r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приложении №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 к Порядку</w:delText>
        </w:r>
        <w:r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1D824522" w14:textId="77777777" w:rsidR="004602ED" w:rsidRDefault="004602ED" w:rsidP="004602ED">
      <w:pPr>
        <w:spacing w:after="0" w:line="312" w:lineRule="auto"/>
        <w:jc w:val="both"/>
        <w:rPr>
          <w:del w:id="41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42" w:author="Pribil-Kövesdy Döníz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>
          <w:fldChar w:fldCharType="begin"/>
        </w:r>
        <w:r>
          <w:delInstrText>HYPERLINK "garantF1://74934158.30004"</w:delInstrText>
        </w:r>
        <w:r>
          <w:fldChar w:fldCharType="separate"/>
        </w:r>
        <w:r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6.8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p w14:paraId="29A2F4E2" w14:textId="77777777" w:rsidR="005A2382" w:rsidRPr="00092F4B" w:rsidRDefault="005A2382" w:rsidP="004602ED">
      <w:pPr>
        <w:spacing w:after="0" w:line="312" w:lineRule="auto"/>
        <w:jc w:val="both"/>
        <w:rPr>
          <w:del w:id="43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44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45" w:author="Pribil-Kövesdy Döníz" w:date="2026-09-22T12:15:00Z" w16du:dateUtc="2026-09-22T16:15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791"/>
        <w:gridCol w:w="11203"/>
        <w:tblGridChange w:id="46">
          <w:tblGrid>
            <w:gridCol w:w="2791"/>
            <w:gridCol w:w="1881"/>
            <w:gridCol w:w="4673"/>
            <w:gridCol w:w="4649"/>
          </w:tblGrid>
        </w:tblGridChange>
      </w:tblGrid>
      <w:tr w:rsidR="004602ED" w14:paraId="37A2DA2F" w14:textId="77777777" w:rsidTr="00AD06DF">
        <w:trPr>
          <w:trPrChange w:id="47" w:author="Pribil-Kövesdy Döníz" w:date="2026-09-22T12:15:00Z" w16du:dateUtc="2026-09-22T16:15:00Z">
            <w:trPr>
              <w:gridAfter w:val="1"/>
            </w:trPr>
          </w:trPrChange>
        </w:trPr>
        <w:tc>
          <w:tcPr>
            <w:tcW w:w="2802" w:type="dxa"/>
            <w:tcPrChange w:id="48" w:author="Pribil-Kövesdy Döníz" w:date="2026-09-22T12:15:00Z" w16du:dateUtc="2026-09-22T16:15:00Z">
              <w:tcPr>
                <w:tcW w:w="4672" w:type="dxa"/>
                <w:gridSpan w:val="2"/>
              </w:tcPr>
            </w:tcPrChange>
          </w:tcPr>
          <w:p w14:paraId="6B99392C" w14:textId="77777777" w:rsidR="004602ED" w:rsidRDefault="00854C26" w:rsidP="00391C9E">
            <w:pPr>
              <w:rPr>
                <w:rPrChange w:id="49" w:author="Pribil-Kövesdy Döníz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50" w:author="Pribil-Kövesdy Döníz" w:date="2026-09-22T12:15:00Z" w16du:dateUtc="2026-09-22T16:15:00Z">
                <w:pPr>
                  <w:spacing w:line="312" w:lineRule="auto"/>
                  <w:jc w:val="both"/>
                </w:pPr>
              </w:pPrChange>
            </w:pPr>
            <w:ins w:id="51" w:author="Pribil-Kövesdy Döníz" w:date="2026-09-22T12:15:00Z" w16du:dateUtc="2026-09-22T16:15:00Z">
              <w:r>
                <w:t>Név</w:t>
              </w:r>
            </w:ins>
            <w:del w:id="52" w:author="Pribil-Kövesdy Döníz" w:date="2026-09-22T12:15:00Z" w16du:dateUtc="2026-09-22T16:15:00Z">
              <w:r w:rsidR="004602ED" w:rsidRPr="004602E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6.8. Идентификатор</w:delText>
              </w:r>
            </w:del>
          </w:p>
        </w:tc>
        <w:tc>
          <w:tcPr>
            <w:tcW w:w="11340" w:type="dxa"/>
            <w:tcPrChange w:id="53" w:author="Pribil-Kövesdy Döníz" w:date="2026-09-22T12:15:00Z" w16du:dateUtc="2026-09-22T16:15:00Z">
              <w:tcPr>
                <w:tcW w:w="4673" w:type="dxa"/>
              </w:tcPr>
            </w:tcPrChange>
          </w:tcPr>
          <w:p w14:paraId="70333A3A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54" w:author="Pribil-Kövesdy Döníz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55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Указывается идентификатор документа-основания при заполнении "Да" в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пункте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(при наличии).</w:delText>
              </w:r>
            </w:del>
          </w:p>
          <w:p w14:paraId="784DBCD3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56" w:author="Pribil-Kövesdy Döníz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57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При незаполнении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пункта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идентификатор указывается при наличии.</w:delText>
              </w:r>
            </w:del>
          </w:p>
          <w:p w14:paraId="5951F14C" w14:textId="77777777" w:rsidR="004602ED" w:rsidRDefault="004602ED" w:rsidP="00391C9E">
            <w:pPr>
              <w:rPr>
                <w:rPrChange w:id="58" w:author="Pribil-Kövesdy Döníz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59" w:author="Pribil-Kövesdy Döníz" w:date="2026-09-22T12:15:00Z" w16du:dateUtc="2026-09-22T16:15:00Z">
                <w:pPr>
                  <w:autoSpaceDE w:val="0"/>
                  <w:autoSpaceDN w:val="0"/>
                  <w:adjustRightInd w:val="0"/>
                  <w:ind w:firstLine="283"/>
                  <w:jc w:val="both"/>
                </w:pPr>
              </w:pPrChange>
            </w:pPr>
            <w:del w:id="60" w:author="Pribil-Kövesdy Döníz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Идентификатор документа-основания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казначейства.</w:delText>
              </w:r>
            </w:del>
          </w:p>
        </w:tc>
      </w:tr>
      <w:tr w:rsidR="00854C26" w14:paraId="01E3BFDB" w14:textId="77777777" w:rsidTr="00AD06DF">
        <w:trPr>
          <w:ins w:id="61" w:author="Pribil-Kövesdy Döníz" w:date="2026-09-22T12:15:00Z" w16du:dateUtc="2026-09-22T16:15:00Z"/>
        </w:trPr>
        <w:tc>
          <w:tcPr>
            <w:tcW w:w="2802" w:type="dxa"/>
          </w:tcPr>
          <w:p w14:paraId="3765FF1C" w14:textId="77777777" w:rsidR="00854C26" w:rsidRDefault="00F520F7" w:rsidP="00F520F7">
            <w:pPr>
              <w:rPr>
                <w:ins w:id="62" w:author="Pribil-Kövesdy Döníz" w:date="2026-09-22T12:15:00Z" w16du:dateUtc="2026-09-22T16:15:00Z"/>
              </w:rPr>
            </w:pPr>
            <w:ins w:id="63" w:author="Pribil-Kövesdy Döníz" w:date="2026-09-22T12:15:00Z" w16du:dateUtc="2026-09-22T16:15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5EF897C8" w14:textId="77777777" w:rsidR="00854C26" w:rsidRDefault="00854C26" w:rsidP="00391C9E">
            <w:pPr>
              <w:rPr>
                <w:ins w:id="64" w:author="Pribil-Kövesdy Döníz" w:date="2026-09-22T12:15:00Z" w16du:dateUtc="2026-09-22T16:15:00Z"/>
              </w:rPr>
            </w:pPr>
          </w:p>
        </w:tc>
      </w:tr>
    </w:tbl>
    <w:p w14:paraId="12BD7FAE" w14:textId="77777777" w:rsidR="00854C26" w:rsidRPr="00854C26" w:rsidRDefault="00854C26" w:rsidP="0061350B">
      <w:pPr>
        <w:spacing w:before="360" w:line="240" w:lineRule="auto"/>
        <w:rPr>
          <w:ins w:id="65" w:author="Pribil-Kövesdy Döníz" w:date="2026-09-22T12:15:00Z" w16du:dateUtc="2026-09-22T16:15:00Z"/>
          <w:sz w:val="28"/>
          <w:szCs w:val="28"/>
        </w:rPr>
      </w:pPr>
      <w:ins w:id="66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7D99144A" w14:textId="77777777" w:rsidR="004602ED" w:rsidRDefault="005A2382" w:rsidP="00364E9B">
      <w:pPr>
        <w:spacing w:after="0" w:line="312" w:lineRule="auto"/>
        <w:ind w:firstLine="709"/>
        <w:jc w:val="both"/>
        <w:rPr>
          <w:del w:id="67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68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»;</w:delText>
        </w:r>
      </w:del>
    </w:p>
    <w:p w14:paraId="74AC4534" w14:textId="77777777" w:rsidR="00092F4B" w:rsidRPr="00092F4B" w:rsidRDefault="00DC6DD7" w:rsidP="00E510DF">
      <w:pPr>
        <w:spacing w:after="0" w:line="312" w:lineRule="auto"/>
        <w:ind w:firstLine="142"/>
        <w:jc w:val="both"/>
        <w:rPr>
          <w:del w:id="69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0" w:name="sub_10111"/>
      <w:bookmarkEnd w:id="36"/>
      <w:del w:id="71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</w:delText>
        </w:r>
        <w:bookmarkStart w:id="72" w:name="sub_1013"/>
        <w:bookmarkEnd w:id="70"/>
        <w:r w:rsidR="00B019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в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092F4B">
          <w:fldChar w:fldCharType="begin"/>
        </w:r>
        <w:r w:rsidR="00092F4B">
          <w:delInstrText>HYPERLINK "garantF1://74934158.30000"</w:delInstrText>
        </w:r>
        <w:r w:rsidR="00092F4B">
          <w:fldChar w:fldCharType="separate"/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приложении </w:delText>
        </w:r>
        <w:r w:rsidR="007B1B48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№</w:delText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 3</w:delText>
        </w:r>
        <w:r w:rsidR="00092F4B">
          <w:fldChar w:fldCharType="end"/>
        </w:r>
        <w:r w:rsidR="00E123B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к Порядку</w:delText>
        </w:r>
        <w:r w:rsidR="00092F4B"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0FE7D281" w14:textId="77777777" w:rsidR="00092F4B" w:rsidRPr="00092F4B" w:rsidRDefault="00B019A1" w:rsidP="00B019A1">
      <w:pPr>
        <w:spacing w:after="0" w:line="312" w:lineRule="auto"/>
        <w:jc w:val="both"/>
        <w:rPr>
          <w:del w:id="73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4" w:name="sub_132"/>
      <w:bookmarkEnd w:id="72"/>
      <w:del w:id="75" w:author="Pribil-Kövesdy Döníz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 w:rsidR="00092F4B">
          <w:fldChar w:fldCharType="begin"/>
        </w:r>
        <w:r w:rsidR="00092F4B">
          <w:delInstrText>HYPERLINK "garantF1://74934158.30004"</w:delInstrText>
        </w:r>
        <w:r w:rsidR="00092F4B">
          <w:fldChar w:fldCharType="separate"/>
        </w:r>
        <w:r w:rsidR="00092F4B"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 w:rsidR="00092F4B">
          <w:fldChar w:fldCharType="end"/>
        </w:r>
        <w:r w:rsidR="00E510DF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bookmarkEnd w:id="74"/>
    <w:p w14:paraId="4B836705" w14:textId="77777777" w:rsidR="00092F4B" w:rsidRPr="00092F4B" w:rsidRDefault="00342829" w:rsidP="00D53245">
      <w:pPr>
        <w:spacing w:after="0" w:line="312" w:lineRule="auto"/>
        <w:jc w:val="both"/>
        <w:rPr>
          <w:del w:id="76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77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78" w:author="Pribil-Kövesdy Döníz" w:date="2026-09-22T12:15:00Z" w16du:dateUtc="2026-09-22T16:15:00Z">
          <w:tblPr>
            <w:tblW w:w="9356" w:type="dxa"/>
            <w:tblInd w:w="-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2792"/>
        <w:gridCol w:w="11202"/>
        <w:tblGridChange w:id="79">
          <w:tblGrid>
            <w:gridCol w:w="5"/>
            <w:gridCol w:w="2792"/>
            <w:gridCol w:w="1314"/>
            <w:gridCol w:w="5245"/>
            <w:gridCol w:w="4643"/>
          </w:tblGrid>
        </w:tblGridChange>
      </w:tblGrid>
      <w:tr w:rsidR="00371747" w:rsidRPr="00092F4B" w14:paraId="6073BA91" w14:textId="77777777" w:rsidTr="0061350B">
        <w:trPr>
          <w:trHeight w:val="1168"/>
          <w:trPrChange w:id="80" w:author="Pribil-Kövesdy Döníz" w:date="2026-09-22T12:15:00Z" w16du:dateUtc="2026-09-22T16:15:00Z">
            <w:trPr>
              <w:gridAfter w:val="1"/>
              <w:trHeight w:val="454"/>
            </w:trPr>
          </w:trPrChange>
        </w:trPr>
        <w:tc>
          <w:tcPr>
            <w:tcW w:w="2802" w:type="dxa"/>
            <w:tcPrChange w:id="81" w:author="Pribil-Kövesdy Döníz" w:date="2026-09-22T12:15:00Z" w16du:dateUtc="2026-09-22T16:15:00Z">
              <w:tcPr>
                <w:tcW w:w="4111" w:type="dxa"/>
                <w:gridSpan w:val="3"/>
                <w:tcBorders>
                  <w:top w:val="single" w:sz="4" w:space="0" w:color="auto"/>
                  <w:right w:val="single" w:sz="4" w:space="0" w:color="auto"/>
                </w:tcBorders>
              </w:tcPr>
            </w:tcPrChange>
          </w:tcPr>
          <w:p w14:paraId="0AD7EBB7" w14:textId="77777777" w:rsidR="00854C26" w:rsidRDefault="00A236F9" w:rsidP="00391C9E">
            <w:pPr>
              <w:rPr>
                <w:ins w:id="82" w:author="Pribil-Kövesdy Döníz" w:date="2026-09-22T12:15:00Z" w16du:dateUtc="2026-09-22T16:15:00Z"/>
              </w:rPr>
            </w:pPr>
            <w:ins w:id="83" w:author="Pribil-Kövesdy Döníz" w:date="2026-09-22T12:15:00Z" w16du:dateUtc="2026-09-22T16:15:00Z">
              <w:r>
                <w:t>Mobilitás típusa</w:t>
              </w:r>
            </w:ins>
          </w:p>
          <w:p w14:paraId="0B140196" w14:textId="77777777" w:rsidR="00611147" w:rsidRDefault="00A236F9" w:rsidP="00391C9E">
            <w:pPr>
              <w:rPr>
                <w:rPrChange w:id="84" w:author="Pribil-Kövesdy Döníz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85" w:author="Pribil-Kövesdy Döníz" w:date="2026-09-22T12:15:00Z" w16du:dateUtc="2026-09-22T16:15:00Z">
                <w:pPr>
                  <w:jc w:val="both"/>
                </w:pPr>
              </w:pPrChange>
            </w:pPr>
            <w:ins w:id="86" w:author="Pribil-Kövesdy Döníz" w:date="2026-09-22T12:15:00Z" w16du:dateUtc="2026-09-22T16:15:00Z">
              <w:r>
                <w:t>(nem helyes törlendő)</w:t>
              </w:r>
            </w:ins>
            <w:bookmarkStart w:id="87" w:name="sub_30004"/>
            <w:del w:id="88" w:author="Pribil-Kövesdy Döníz" w:date="2026-09-22T12:15:00Z" w16du:dateUtc="2026-09-22T16:15:00Z">
              <w:r w:rsid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1</w:delText>
              </w:r>
              <w:r w:rsidR="00371747" w:rsidRPr="00092F4B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. </w:delText>
              </w:r>
              <w:bookmarkEnd w:id="87"/>
              <w:r w:rsid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Муниципальный</w:delText>
              </w:r>
              <w:r w:rsidR="00E510DF"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 контракт (договор) на поставку товаров, выполнение работ, оказание услуг для обеспечения </w:delText>
              </w:r>
              <w:r w:rsid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муниципальных </w:delText>
              </w:r>
              <w:r w:rsidR="00E510DF"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нужд, сведения о котором подлежат включению в реестр контрактов</w:delText>
              </w:r>
            </w:del>
          </w:p>
        </w:tc>
        <w:tc>
          <w:tcPr>
            <w:tcW w:w="11340" w:type="dxa"/>
            <w:tcPrChange w:id="89" w:author="Pribil-Kövesdy Döníz" w:date="2026-09-22T12:15:00Z" w16du:dateUtc="2026-09-22T16:15:00Z">
              <w:tcPr>
                <w:tcW w:w="5245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2C9F231C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90" w:author="Pribil-Kövesdy Döníz" w:date="2026-09-22T12:15:00Z" w16du:dateUtc="2026-09-22T16:15:00Z"/>
              </w:rPr>
            </w:pPr>
            <w:ins w:id="91" w:author="Pribil-Kövesdy Döníz" w:date="2026-09-22T12:15:00Z" w16du:dateUtc="2026-09-22T16:15:00Z">
              <w:r>
                <w:t>szakmai továbbképzés</w:t>
              </w:r>
            </w:ins>
          </w:p>
          <w:p w14:paraId="7012C182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92" w:author="Pribil-Kövesdy Döníz" w:date="2026-09-22T12:15:00Z" w16du:dateUtc="2026-09-22T16:15:00Z"/>
              </w:rPr>
            </w:pPr>
            <w:ins w:id="93" w:author="Pribil-Kövesdy Döníz" w:date="2026-09-22T12:15:00Z" w16du:dateUtc="2026-09-22T16:15:00Z">
              <w:r>
                <w:t>nyelvtanfolyam</w:t>
              </w:r>
            </w:ins>
          </w:p>
          <w:p w14:paraId="1A969E5A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94" w:author="Pribil-Kövesdy Döníz" w:date="2026-09-22T12:15:00Z" w16du:dateUtc="2026-09-22T16:15:00Z"/>
              </w:rPr>
            </w:pPr>
            <w:ins w:id="95" w:author="Pribil-Kövesdy Döníz" w:date="2026-09-22T12:15:00Z" w16du:dateUtc="2026-09-22T16:15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98D9802" w14:textId="77777777" w:rsidR="00E510DF" w:rsidRDefault="00A236F9" w:rsidP="00E510DF">
            <w:pPr>
              <w:autoSpaceDE w:val="0"/>
              <w:autoSpaceDN w:val="0"/>
              <w:adjustRightInd w:val="0"/>
              <w:rPr>
                <w:del w:id="96" w:author="Pribil-Kövesdy Döníz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ins w:id="97" w:author="Pribil-Kövesdy Döníz" w:date="2026-09-22T12:15:00Z" w16du:dateUtc="2026-09-22T16:15:00Z">
              <w:r>
                <w:t>oktatási tevékenység</w:t>
              </w:r>
            </w:ins>
            <w:del w:id="98" w:author="Pribil-Kövesdy Döníz" w:date="2026-09-22T12:15:00Z" w16du:dateUtc="2026-09-22T16:15:00Z">
              <w:r w:rsidR="00E510DF"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Муниципальный контракт </w:delText>
              </w:r>
              <w:r w:rsidR="00E510DF">
                <w:rPr>
                  <w:rFonts w:ascii="Times New Roman" w:hAnsi="Times New Roman" w:cs="Times New Roman"/>
                  <w:sz w:val="28"/>
                  <w:szCs w:val="28"/>
                </w:rPr>
                <w:delText>(в случае осуществления авансовых платежей в соответствии с условиями м</w:delText>
              </w:r>
              <w:r w:rsidR="00E510DF"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униципальн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ого</w:delText>
              </w:r>
              <w:r w:rsidR="00E510DF"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а</w:delText>
              </w:r>
              <w:r w:rsidR="00E510DF">
                <w:rPr>
                  <w:rFonts w:ascii="Times New Roman" w:hAnsi="Times New Roman" w:cs="Times New Roman"/>
                  <w:sz w:val="28"/>
                  <w:szCs w:val="28"/>
                </w:rPr>
                <w:delText>, внесение арендной платы по муниципальному контракту, если условиями такого муниципального контракта (договора) не предусмотрено предоставление документов для оплаты денежных обязательств при осуществлении авансовых платежей (внесении арендной платы)</w:delText>
              </w:r>
            </w:del>
          </w:p>
          <w:p w14:paraId="680D4743" w14:textId="77777777" w:rsidR="00371747" w:rsidRDefault="00371747" w:rsidP="00391C9E">
            <w:pPr>
              <w:pStyle w:val="ListParagraph"/>
              <w:numPr>
                <w:ilvl w:val="0"/>
                <w:numId w:val="1"/>
              </w:numPr>
              <w:rPr>
                <w:rPrChange w:id="99" w:author="Pribil-Kövesdy Döníz" w:date="2026-09-22T12:15:00Z" w16du:dateUtc="2026-09-22T16:15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pPrChange w:id="100" w:author="Pribil-Kövesdy Döníz" w:date="2026-09-22T12:15:00Z" w16du:dateUtc="2026-09-22T16:15:00Z">
                <w:pPr>
                  <w:pStyle w:val="a1"/>
                </w:pPr>
              </w:pPrChange>
            </w:pPr>
          </w:p>
        </w:tc>
      </w:tr>
      <w:tr w:rsidR="00371747" w:rsidRPr="00092F4B" w14:paraId="19853652" w14:textId="77777777" w:rsidTr="00AD06DF">
        <w:trPr>
          <w:trPrChange w:id="101" w:author="Pribil-Kövesdy Döníz" w:date="2026-09-22T12:15:00Z" w16du:dateUtc="2026-09-22T16:15:00Z">
            <w:trPr>
              <w:gridAfter w:val="1"/>
              <w:trHeight w:val="454"/>
            </w:trPr>
          </w:trPrChange>
        </w:trPr>
        <w:tc>
          <w:tcPr>
            <w:tcW w:w="2802" w:type="dxa"/>
            <w:tcPrChange w:id="102" w:author="Pribil-Kövesdy Döníz" w:date="2026-09-22T12:15:00Z" w16du:dateUtc="2026-09-22T16:15:00Z">
              <w:tcPr>
                <w:tcW w:w="4111" w:type="dxa"/>
                <w:gridSpan w:val="3"/>
                <w:tcBorders>
                  <w:right w:val="single" w:sz="4" w:space="0" w:color="auto"/>
                </w:tcBorders>
              </w:tcPr>
            </w:tcPrChange>
          </w:tcPr>
          <w:p w14:paraId="516AE5C4" w14:textId="77777777" w:rsidR="00A236F9" w:rsidRDefault="00A236F9" w:rsidP="00391C9E">
            <w:pPr>
              <w:rPr>
                <w:ins w:id="103" w:author="Pribil-Kövesdy Döníz" w:date="2026-09-22T12:15:00Z" w16du:dateUtc="2026-09-22T16:15:00Z"/>
              </w:rPr>
            </w:pPr>
            <w:ins w:id="104" w:author="Pribil-Kövesdy Döníz" w:date="2026-09-22T12:15:00Z" w16du:dateUtc="2026-09-22T16:15:00Z">
              <w:r>
                <w:t>Továbbképzés címe</w:t>
              </w:r>
            </w:ins>
          </w:p>
          <w:p w14:paraId="52C935B9" w14:textId="77777777" w:rsidR="00371747" w:rsidRDefault="00A236F9" w:rsidP="00391C9E">
            <w:pPr>
              <w:rPr>
                <w:rPrChange w:id="105" w:author="Pribil-Kövesdy Döníz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106" w:author="Pribil-Kövesdy Döníz" w:date="2026-09-22T12:15:00Z" w16du:dateUtc="2026-09-22T16:15:00Z">
                <w:pPr>
                  <w:ind w:firstLine="709"/>
                  <w:jc w:val="both"/>
                </w:pPr>
              </w:pPrChange>
            </w:pPr>
            <w:ins w:id="107" w:author="Pribil-Kövesdy Döníz" w:date="2026-09-22T12:15:00Z" w16du:dateUtc="2026-09-22T16:15:00Z">
              <w:r>
                <w:t>(amennyiben releváns)</w:t>
              </w:r>
            </w:ins>
          </w:p>
        </w:tc>
        <w:tc>
          <w:tcPr>
            <w:tcW w:w="11340" w:type="dxa"/>
            <w:tcPrChange w:id="108" w:author="Pribil-Kövesdy Döníz" w:date="2026-09-22T12:15:00Z" w16du:dateUtc="2026-09-22T16:15:00Z">
              <w:tcPr>
                <w:tcW w:w="5245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0C1EED60" w14:textId="77777777" w:rsidR="00371747" w:rsidRDefault="00E510DF" w:rsidP="00391C9E">
            <w:pPr>
              <w:rPr>
                <w:rPrChange w:id="109" w:author="Pribil-Kövesdy Döníz" w:date="2026-09-22T12:15:00Z" w16du:dateUtc="2026-09-22T16:15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pPrChange w:id="110" w:author="Pribil-Kövesdy Döníz" w:date="2026-09-22T12:15:00Z" w16du:dateUtc="2026-09-22T16:15:00Z">
                <w:pPr>
                  <w:pStyle w:val="a1"/>
                </w:pPr>
              </w:pPrChange>
            </w:pPr>
            <w:del w:id="111" w:author="Pribil-Kövesdy Döníz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Документ о приемке поставленных товаров, выполненных работ (их результатов, в том числе этапов), оказанных услуг</w:delText>
              </w:r>
            </w:del>
          </w:p>
        </w:tc>
      </w:tr>
      <w:tr w:rsidR="00371747" w:rsidRPr="00092F4B" w14:paraId="54AC9B37" w14:textId="77777777" w:rsidTr="0061350B">
        <w:trPr>
          <w:trHeight w:val="428"/>
          <w:trPrChange w:id="112" w:author="Pribil-Kövesdy Döníz" w:date="2026-09-22T12:15:00Z" w16du:dateUtc="2026-09-22T16:15:00Z">
            <w:trPr>
              <w:gridAfter w:val="1"/>
              <w:trHeight w:val="454"/>
            </w:trPr>
          </w:trPrChange>
        </w:trPr>
        <w:tc>
          <w:tcPr>
            <w:tcW w:w="2802" w:type="dxa"/>
            <w:tcPrChange w:id="113" w:author="Pribil-Kövesdy Döníz" w:date="2026-09-22T12:15:00Z" w16du:dateUtc="2026-09-22T16:15:00Z">
              <w:tcPr>
                <w:tcW w:w="4111" w:type="dxa"/>
                <w:gridSpan w:val="3"/>
                <w:tcBorders>
                  <w:right w:val="single" w:sz="4" w:space="0" w:color="auto"/>
                </w:tcBorders>
              </w:tcPr>
            </w:tcPrChange>
          </w:tcPr>
          <w:p w14:paraId="2681B557" w14:textId="77777777" w:rsidR="00371747" w:rsidRDefault="00A236F9" w:rsidP="00391C9E">
            <w:pPr>
              <w:rPr>
                <w:rPrChange w:id="114" w:author="Pribil-Kövesdy Döníz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115" w:author="Pribil-Kövesdy Döníz" w:date="2026-09-22T12:15:00Z" w16du:dateUtc="2026-09-22T16:15:00Z">
                <w:pPr>
                  <w:ind w:firstLine="709"/>
                  <w:jc w:val="both"/>
                </w:pPr>
              </w:pPrChange>
            </w:pPr>
            <w:ins w:id="116" w:author="Pribil-Kövesdy Döníz" w:date="2026-09-22T12:15:00Z" w16du:dateUtc="2026-09-22T16:15:00Z">
              <w:r>
                <w:t>Fogadó intézmény neve</w:t>
              </w:r>
            </w:ins>
          </w:p>
        </w:tc>
        <w:tc>
          <w:tcPr>
            <w:tcW w:w="11340" w:type="dxa"/>
            <w:tcPrChange w:id="117" w:author="Pribil-Kövesdy Döníz" w:date="2026-09-22T12:15:00Z" w16du:dateUtc="2026-09-22T16:15:00Z">
              <w:tcPr>
                <w:tcW w:w="5245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5916A45E" w14:textId="77777777" w:rsidR="00371747" w:rsidRDefault="00E510DF" w:rsidP="00391C9E">
            <w:pPr>
              <w:rPr>
                <w:rPrChange w:id="118" w:author="Pribil-Kövesdy Döníz" w:date="2026-09-22T12:15:00Z" w16du:dateUtc="2026-09-22T16:15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pPrChange w:id="119" w:author="Pribil-Kövesdy Döníz" w:date="2026-09-22T12:15:00Z" w16du:dateUtc="2026-09-22T16:15:00Z">
                <w:pPr>
                  <w:pStyle w:val="a1"/>
                </w:pPr>
              </w:pPrChange>
            </w:pPr>
            <w:del w:id="120" w:author="Pribil-Kövesdy Döníz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</w:delText>
              </w:r>
            </w:del>
          </w:p>
        </w:tc>
      </w:tr>
      <w:tr w:rsidR="00371747" w:rsidRPr="00092F4B" w14:paraId="68999679" w14:textId="77777777" w:rsidTr="0061350B">
        <w:trPr>
          <w:trHeight w:val="703"/>
          <w:trPrChange w:id="121" w:author="Pribil-Kövesdy Döníz" w:date="2026-09-22T12:15:00Z" w16du:dateUtc="2026-09-22T16:15:00Z">
            <w:trPr>
              <w:gridAfter w:val="1"/>
              <w:trHeight w:val="454"/>
            </w:trPr>
          </w:trPrChange>
        </w:trPr>
        <w:tc>
          <w:tcPr>
            <w:tcW w:w="2802" w:type="dxa"/>
            <w:tcPrChange w:id="122" w:author="Pribil-Kövesdy Döníz" w:date="2026-09-22T12:15:00Z" w16du:dateUtc="2026-09-22T16:15:00Z">
              <w:tcPr>
                <w:tcW w:w="4111" w:type="dxa"/>
                <w:gridSpan w:val="3"/>
                <w:tcBorders>
                  <w:right w:val="single" w:sz="4" w:space="0" w:color="auto"/>
                </w:tcBorders>
              </w:tcPr>
            </w:tcPrChange>
          </w:tcPr>
          <w:p w14:paraId="618729B4" w14:textId="77777777" w:rsidR="005E7FFD" w:rsidRDefault="005E7FFD" w:rsidP="00391C9E">
            <w:pPr>
              <w:rPr>
                <w:ins w:id="123" w:author="Pribil-Kövesdy Döníz" w:date="2026-09-22T12:15:00Z" w16du:dateUtc="2026-09-22T16:15:00Z"/>
              </w:rPr>
            </w:pPr>
            <w:ins w:id="124" w:author="Pribil-Kövesdy Döníz" w:date="2026-09-22T12:15:00Z" w16du:dateUtc="2026-09-22T16:15:00Z">
              <w:r>
                <w:t>Fogadó intézmény típusa</w:t>
              </w:r>
            </w:ins>
          </w:p>
          <w:p w14:paraId="7CCB6A7D" w14:textId="77777777" w:rsidR="00371747" w:rsidRDefault="005E7FFD" w:rsidP="00391C9E">
            <w:pPr>
              <w:rPr>
                <w:rPrChange w:id="125" w:author="Pribil-Kövesdy Döníz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126" w:author="Pribil-Kövesdy Döníz" w:date="2026-09-22T12:15:00Z" w16du:dateUtc="2026-09-22T16:15:00Z">
                <w:pPr>
                  <w:ind w:firstLine="709"/>
                  <w:jc w:val="both"/>
                </w:pPr>
              </w:pPrChange>
            </w:pPr>
            <w:ins w:id="127" w:author="Pribil-Kövesdy Döníz" w:date="2026-09-22T12:15:00Z" w16du:dateUtc="2026-09-22T16:15:00Z">
              <w:r>
                <w:t>(nem helyes törlendő)</w:t>
              </w:r>
            </w:ins>
          </w:p>
        </w:tc>
        <w:tc>
          <w:tcPr>
            <w:tcW w:w="11340" w:type="dxa"/>
            <w:tcPrChange w:id="128" w:author="Pribil-Kövesdy Döníz" w:date="2026-09-22T12:15:00Z" w16du:dateUtc="2026-09-22T16:15:00Z">
              <w:tcPr>
                <w:tcW w:w="5245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5A215412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129" w:author="Pribil-Kövesdy Döníz" w:date="2026-09-22T12:15:00Z" w16du:dateUtc="2026-09-22T16:15:00Z"/>
              </w:rPr>
            </w:pPr>
            <w:ins w:id="130" w:author="Pribil-Kövesdy Döníz" w:date="2026-09-22T12:15:00Z" w16du:dateUtc="2026-09-22T16:15:00Z">
              <w:r>
                <w:t>oktatási intézmény</w:t>
              </w:r>
            </w:ins>
          </w:p>
          <w:p w14:paraId="22C131A0" w14:textId="77777777" w:rsidR="00371747" w:rsidRDefault="005E7FFD" w:rsidP="00391C9E">
            <w:pPr>
              <w:pStyle w:val="ListParagraph"/>
              <w:numPr>
                <w:ilvl w:val="0"/>
                <w:numId w:val="2"/>
              </w:numPr>
              <w:rPr>
                <w:rPrChange w:id="131" w:author="Pribil-Kövesdy Döníz" w:date="2026-09-22T12:15:00Z" w16du:dateUtc="2026-09-22T16:15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pPrChange w:id="132" w:author="Pribil-Kövesdy Döníz" w:date="2026-09-22T12:15:00Z" w16du:dateUtc="2026-09-22T16:15:00Z">
                <w:pPr>
                  <w:pStyle w:val="a1"/>
                </w:pPr>
              </w:pPrChange>
            </w:pPr>
            <w:ins w:id="133" w:author="Pribil-Kövesdy Döníz" w:date="2026-09-22T12:15:00Z" w16du:dateUtc="2026-09-22T16:15:00Z">
              <w:r>
                <w:t>továbbképző intézmény</w:t>
              </w:r>
            </w:ins>
            <w:del w:id="134" w:author="Pribil-Kövesdy Döníz" w:date="2026-09-22T12:15:00Z" w16du:dateUtc="2026-09-22T16:15:00Z">
              <w:r w:rsidR="00E510DF"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Счет-фактура</w:delText>
              </w:r>
            </w:del>
          </w:p>
        </w:tc>
      </w:tr>
      <w:tr w:rsidR="00371747" w:rsidRPr="00092F4B" w14:paraId="58C77C09" w14:textId="77777777" w:rsidTr="00AD06DF">
        <w:trPr>
          <w:trPrChange w:id="135" w:author="Pribil-Kövesdy Döníz" w:date="2026-09-22T12:15:00Z" w16du:dateUtc="2026-09-22T16:15:00Z">
            <w:trPr>
              <w:gridAfter w:val="1"/>
              <w:trHeight w:val="454"/>
            </w:trPr>
          </w:trPrChange>
        </w:trPr>
        <w:tc>
          <w:tcPr>
            <w:tcW w:w="2802" w:type="dxa"/>
            <w:tcPrChange w:id="136" w:author="Pribil-Kövesdy Döníz" w:date="2026-09-22T12:15:00Z" w16du:dateUtc="2026-09-22T16:15:00Z">
              <w:tcPr>
                <w:tcW w:w="4111" w:type="dxa"/>
                <w:gridSpan w:val="3"/>
                <w:tcBorders>
                  <w:right w:val="single" w:sz="4" w:space="0" w:color="auto"/>
                </w:tcBorders>
              </w:tcPr>
            </w:tcPrChange>
          </w:tcPr>
          <w:p w14:paraId="672E8782" w14:textId="77777777" w:rsidR="00371747" w:rsidRDefault="00A236F9" w:rsidP="00391C9E">
            <w:pPr>
              <w:rPr>
                <w:rPrChange w:id="137" w:author="Pribil-Kövesdy Döníz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138" w:author="Pribil-Kövesdy Döníz" w:date="2026-09-22T12:15:00Z" w16du:dateUtc="2026-09-22T16:15:00Z">
                <w:pPr>
                  <w:ind w:firstLine="709"/>
                  <w:jc w:val="both"/>
                </w:pPr>
              </w:pPrChange>
            </w:pPr>
            <w:ins w:id="139" w:author="Pribil-Kövesdy Döníz" w:date="2026-09-22T12:15:00Z" w16du:dateUtc="2026-09-22T16:15:00Z">
              <w:r>
                <w:t>Fogadó ország</w:t>
              </w:r>
            </w:ins>
          </w:p>
        </w:tc>
        <w:tc>
          <w:tcPr>
            <w:tcW w:w="11340" w:type="dxa"/>
            <w:tcPrChange w:id="140" w:author="Pribil-Kövesdy Döníz" w:date="2026-09-22T12:15:00Z" w16du:dateUtc="2026-09-22T16:15:00Z">
              <w:tcPr>
                <w:tcW w:w="5245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7F11611C" w14:textId="77777777" w:rsidR="00371747" w:rsidRDefault="00E510DF" w:rsidP="00391C9E">
            <w:pPr>
              <w:rPr>
                <w:rPrChange w:id="141" w:author="Pribil-Kövesdy Döníz" w:date="2026-09-22T12:15:00Z" w16du:dateUtc="2026-09-22T16:15:00Z">
                  <w:rPr>
                    <w:rFonts w:ascii="Times New Roman" w:hAnsi="Times New Roman" w:cs="Times New Roman"/>
                    <w:sz w:val="28"/>
                    <w:szCs w:val="28"/>
                  </w:rPr>
                </w:rPrChange>
              </w:rPr>
              <w:pPrChange w:id="142" w:author="Pribil-Kövesdy Döníz" w:date="2026-09-22T12:15:00Z" w16du:dateUtc="2026-09-22T16:15:00Z">
                <w:pPr>
                  <w:pStyle w:val="a1"/>
                </w:pPr>
              </w:pPrChange>
            </w:pPr>
            <w:del w:id="143" w:author="Pribil-Kövesdy Döníz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Иной документ, подтверждающий возникновение денежного обязательства получателя средств бюджета (далее - иной документ, подтверждающий возникновение денежного обязательства) по бюджетному обязательству получателя средств бюджета, возникшему на основании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муниципального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контракта.</w:delText>
              </w:r>
            </w:del>
          </w:p>
        </w:tc>
      </w:tr>
      <w:tr w:rsidR="00A236F9" w14:paraId="319685F6" w14:textId="77777777" w:rsidTr="00AD06DF">
        <w:trPr>
          <w:ins w:id="144" w:author="Pribil-Kövesdy Döníz" w:date="2026-09-22T12:15:00Z" w16du:dateUtc="2026-09-22T16:15:00Z"/>
        </w:trPr>
        <w:tc>
          <w:tcPr>
            <w:tcW w:w="2802" w:type="dxa"/>
          </w:tcPr>
          <w:p w14:paraId="5498D298" w14:textId="77777777" w:rsidR="00A236F9" w:rsidRDefault="00A236F9" w:rsidP="00391C9E">
            <w:pPr>
              <w:rPr>
                <w:ins w:id="145" w:author="Pribil-Kövesdy Döníz" w:date="2026-09-22T12:15:00Z" w16du:dateUtc="2026-09-22T16:15:00Z"/>
              </w:rPr>
            </w:pPr>
            <w:ins w:id="146" w:author="Pribil-Kövesdy Döníz" w:date="2026-09-22T12:15:00Z" w16du:dateUtc="2026-09-22T16:15:00Z">
              <w:r>
                <w:t>Munkanyelv</w:t>
              </w:r>
            </w:ins>
          </w:p>
        </w:tc>
        <w:tc>
          <w:tcPr>
            <w:tcW w:w="11340" w:type="dxa"/>
          </w:tcPr>
          <w:p w14:paraId="05D4037D" w14:textId="77777777" w:rsidR="00A236F9" w:rsidRDefault="00A236F9" w:rsidP="00391C9E">
            <w:pPr>
              <w:rPr>
                <w:ins w:id="147" w:author="Pribil-Kövesdy Döníz" w:date="2026-09-22T12:15:00Z" w16du:dateUtc="2026-09-22T16:15:00Z"/>
              </w:rPr>
            </w:pPr>
          </w:p>
        </w:tc>
      </w:tr>
      <w:tr w:rsidR="00A236F9" w14:paraId="7F7206F2" w14:textId="77777777" w:rsidTr="00AD06DF">
        <w:trPr>
          <w:ins w:id="148" w:author="Pribil-Kövesdy Döníz" w:date="2026-09-22T12:15:00Z" w16du:dateUtc="2026-09-22T16:15:00Z"/>
        </w:trPr>
        <w:tc>
          <w:tcPr>
            <w:tcW w:w="2802" w:type="dxa"/>
          </w:tcPr>
          <w:p w14:paraId="7629E2F2" w14:textId="77777777" w:rsidR="00A236F9" w:rsidRDefault="00A236F9" w:rsidP="00391C9E">
            <w:pPr>
              <w:rPr>
                <w:ins w:id="149" w:author="Pribil-Kövesdy Döníz" w:date="2026-09-22T12:15:00Z" w16du:dateUtc="2026-09-22T16:15:00Z"/>
              </w:rPr>
            </w:pPr>
            <w:ins w:id="150" w:author="Pribil-Kövesdy Döníz" w:date="2026-09-22T12:15:00Z" w16du:dateUtc="2026-09-22T16:15:00Z">
              <w:r>
                <w:t>Mobilitás időtartama</w:t>
              </w:r>
            </w:ins>
          </w:p>
          <w:p w14:paraId="3FF465FC" w14:textId="77777777" w:rsidR="00A236F9" w:rsidRDefault="00A236F9" w:rsidP="00AD06DF">
            <w:pPr>
              <w:rPr>
                <w:ins w:id="151" w:author="Pribil-Kövesdy Döníz" w:date="2026-09-22T12:15:00Z" w16du:dateUtc="2026-09-22T16:15:00Z"/>
              </w:rPr>
            </w:pPr>
            <w:ins w:id="152" w:author="Pribil-Kövesdy Döníz" w:date="2026-09-22T12:15:00Z" w16du:dateUtc="2026-09-22T16:15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DF948FE" w14:textId="77777777" w:rsidR="00A236F9" w:rsidRDefault="00A236F9" w:rsidP="0061350B">
            <w:pPr>
              <w:ind w:firstLine="882"/>
              <w:rPr>
                <w:ins w:id="153" w:author="Pribil-Kövesdy Döníz" w:date="2026-09-22T12:15:00Z" w16du:dateUtc="2026-09-22T16:15:00Z"/>
              </w:rPr>
            </w:pPr>
            <w:ins w:id="154" w:author="Pribil-Kövesdy Döníz" w:date="2026-09-22T12:15:00Z" w16du:dateUtc="2026-09-22T16:15:00Z">
              <w:r>
                <w:t>nap</w:t>
              </w:r>
            </w:ins>
          </w:p>
        </w:tc>
      </w:tr>
    </w:tbl>
    <w:p w14:paraId="68434E88" w14:textId="77777777" w:rsidR="0061350B" w:rsidRDefault="0061350B">
      <w:pPr>
        <w:rPr>
          <w:ins w:id="155" w:author="Pribil-Kövesdy Döníz" w:date="2026-09-22T12:15:00Z" w16du:dateUtc="2026-09-22T16:15:00Z"/>
          <w:sz w:val="28"/>
          <w:szCs w:val="28"/>
          <w:highlight w:val="lightGray"/>
        </w:rPr>
      </w:pPr>
      <w:ins w:id="156" w:author="Pribil-Kövesdy Döníz" w:date="2026-09-22T12:15:00Z" w16du:dateUtc="2026-09-22T16:15:00Z">
        <w:r>
          <w:rPr>
            <w:sz w:val="28"/>
            <w:szCs w:val="28"/>
            <w:highlight w:val="lightGray"/>
          </w:rPr>
          <w:br w:type="page"/>
        </w:r>
      </w:ins>
    </w:p>
    <w:p w14:paraId="7928948A" w14:textId="77777777" w:rsidR="007A6560" w:rsidRPr="007C10F6" w:rsidRDefault="007C10F6" w:rsidP="007C10F6">
      <w:pPr>
        <w:spacing w:line="240" w:lineRule="auto"/>
        <w:rPr>
          <w:ins w:id="157" w:author="Pribil-Kövesdy Döníz" w:date="2026-09-22T12:15:00Z" w16du:dateUtc="2026-09-22T16:15:00Z"/>
          <w:sz w:val="28"/>
          <w:szCs w:val="28"/>
        </w:rPr>
      </w:pPr>
      <w:ins w:id="158" w:author="Pribil-Kövesdy Döníz" w:date="2026-09-22T12:15:00Z" w16du:dateUtc="2026-09-22T16:15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6C484143" w14:textId="77777777" w:rsidTr="007A6560">
        <w:trPr>
          <w:ins w:id="159" w:author="Pribil-Kövesdy Döníz" w:date="2026-09-22T12:15:00Z" w16du:dateUtc="2026-09-22T16:15:00Z"/>
        </w:trPr>
        <w:tc>
          <w:tcPr>
            <w:tcW w:w="4714" w:type="dxa"/>
          </w:tcPr>
          <w:p w14:paraId="24D769DF" w14:textId="77777777" w:rsidR="007A6560" w:rsidRPr="004B3A33" w:rsidRDefault="007A6560" w:rsidP="007A6560">
            <w:pPr>
              <w:rPr>
                <w:ins w:id="160" w:author="Pribil-Kövesdy Döníz" w:date="2026-09-22T12:15:00Z" w16du:dateUtc="2026-09-22T16:15:00Z"/>
                <w:b/>
                <w:bCs/>
              </w:rPr>
            </w:pPr>
            <w:ins w:id="161" w:author="Pribil-Kövesdy Döníz" w:date="2026-09-22T12:15:00Z" w16du:dateUtc="2026-09-22T16:15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77054D86" w14:textId="77777777" w:rsidR="007A6560" w:rsidRPr="00AD06DF" w:rsidRDefault="007A6560" w:rsidP="007A6560">
            <w:pPr>
              <w:rPr>
                <w:ins w:id="162" w:author="Pribil-Kövesdy Döníz" w:date="2026-09-22T12:15:00Z" w16du:dateUtc="2026-09-22T16:15:00Z"/>
              </w:rPr>
            </w:pPr>
            <w:ins w:id="163" w:author="Pribil-Kövesdy Döníz" w:date="2026-09-22T12:15:00Z" w16du:dateUtc="2026-09-22T16:15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17C12C1" w14:textId="77777777" w:rsidR="007A6560" w:rsidRPr="004B3A33" w:rsidRDefault="007A6560" w:rsidP="007A6560">
            <w:pPr>
              <w:rPr>
                <w:ins w:id="164" w:author="Pribil-Kövesdy Döníz" w:date="2026-09-22T12:15:00Z" w16du:dateUtc="2026-09-22T16:15:00Z"/>
                <w:b/>
                <w:bCs/>
              </w:rPr>
            </w:pPr>
            <w:ins w:id="165" w:author="Pribil-Kövesdy Döníz" w:date="2026-09-22T12:15:00Z" w16du:dateUtc="2026-09-22T16:15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FE8405E" w14:textId="77777777" w:rsidR="007A6560" w:rsidRPr="00AD06DF" w:rsidRDefault="007A6560" w:rsidP="004B3A33">
            <w:pPr>
              <w:rPr>
                <w:ins w:id="166" w:author="Pribil-Kövesdy Döníz" w:date="2026-09-22T12:15:00Z" w16du:dateUtc="2026-09-22T16:15:00Z"/>
              </w:rPr>
            </w:pPr>
            <w:ins w:id="167" w:author="Pribil-Kövesdy Döníz" w:date="2026-09-22T12:15:00Z" w16du:dateUtc="2026-09-22T16:15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7BFA3035" w14:textId="77777777" w:rsidR="004B3A33" w:rsidRDefault="007A6560" w:rsidP="007A6560">
            <w:pPr>
              <w:rPr>
                <w:ins w:id="168" w:author="Pribil-Kövesdy Döníz" w:date="2026-09-22T12:15:00Z" w16du:dateUtc="2026-09-22T16:15:00Z"/>
              </w:rPr>
            </w:pPr>
            <w:ins w:id="169" w:author="Pribil-Kövesdy Döníz" w:date="2026-09-22T12:15:00Z" w16du:dateUtc="2026-09-22T16:15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8186E32" w14:textId="77777777" w:rsidR="007A6560" w:rsidRPr="00AD06DF" w:rsidRDefault="004B3A33" w:rsidP="007A6560">
            <w:pPr>
              <w:rPr>
                <w:ins w:id="170" w:author="Pribil-Kövesdy Döníz" w:date="2026-09-22T12:15:00Z" w16du:dateUtc="2026-09-22T16:15:00Z"/>
              </w:rPr>
            </w:pPr>
            <w:ins w:id="171" w:author="Pribil-Kövesdy Döníz" w:date="2026-09-22T12:15:00Z" w16du:dateUtc="2026-09-22T16:15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108F5FCA" w14:textId="77777777" w:rsidTr="007C10F6">
        <w:trPr>
          <w:trHeight w:val="2994"/>
          <w:ins w:id="172" w:author="Pribil-Kövesdy Döníz" w:date="2026-09-22T12:15:00Z" w16du:dateUtc="2026-09-22T16:15:00Z"/>
        </w:trPr>
        <w:tc>
          <w:tcPr>
            <w:tcW w:w="4714" w:type="dxa"/>
          </w:tcPr>
          <w:p w14:paraId="2AFCA406" w14:textId="77777777" w:rsidR="007A6560" w:rsidRDefault="007A6560" w:rsidP="00391C9E">
            <w:pPr>
              <w:rPr>
                <w:ins w:id="173" w:author="Pribil-Kövesdy Döníz" w:date="2026-09-22T12:15:00Z" w16du:dateUtc="2026-09-22T16:15:00Z"/>
              </w:rPr>
            </w:pPr>
          </w:p>
        </w:tc>
        <w:tc>
          <w:tcPr>
            <w:tcW w:w="4715" w:type="dxa"/>
          </w:tcPr>
          <w:p w14:paraId="392D373F" w14:textId="77777777" w:rsidR="007A6560" w:rsidRDefault="007A6560" w:rsidP="00391C9E">
            <w:pPr>
              <w:rPr>
                <w:ins w:id="174" w:author="Pribil-Kövesdy Döníz" w:date="2026-09-22T12:15:00Z" w16du:dateUtc="2026-09-22T16:15:00Z"/>
              </w:rPr>
            </w:pPr>
          </w:p>
        </w:tc>
        <w:tc>
          <w:tcPr>
            <w:tcW w:w="4715" w:type="dxa"/>
          </w:tcPr>
          <w:p w14:paraId="16AD4727" w14:textId="77777777" w:rsidR="007A6560" w:rsidRDefault="007A6560" w:rsidP="00391C9E">
            <w:pPr>
              <w:rPr>
                <w:ins w:id="175" w:author="Pribil-Kövesdy Döníz" w:date="2026-09-22T12:15:00Z" w16du:dateUtc="2026-09-22T16:15:00Z"/>
              </w:rPr>
            </w:pPr>
          </w:p>
        </w:tc>
      </w:tr>
    </w:tbl>
    <w:p w14:paraId="675A79D5" w14:textId="77777777" w:rsidR="00686BE4" w:rsidRPr="00AD06DF" w:rsidRDefault="004B3A33" w:rsidP="00391C9E">
      <w:pPr>
        <w:spacing w:line="240" w:lineRule="auto"/>
        <w:rPr>
          <w:ins w:id="176" w:author="Pribil-Kövesdy Döníz" w:date="2026-09-22T12:15:00Z" w16du:dateUtc="2026-09-22T16:15:00Z"/>
        </w:rPr>
      </w:pPr>
      <w:ins w:id="177" w:author="Pribil-Kövesdy Döníz" w:date="2026-09-22T12:15:00Z" w16du:dateUtc="2026-09-22T16:15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500DC17" w14:textId="77777777" w:rsidR="005E7FFD" w:rsidRDefault="005E7FFD" w:rsidP="00391C9E">
      <w:pPr>
        <w:spacing w:line="240" w:lineRule="auto"/>
        <w:rPr>
          <w:ins w:id="178" w:author="Pribil-Kövesdy Döníz" w:date="2026-09-22T12:15:00Z" w16du:dateUtc="2026-09-22T16:15:00Z"/>
        </w:rPr>
      </w:pPr>
      <w:ins w:id="179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18FD116D" w14:textId="77777777" w:rsidTr="0061350B">
        <w:trPr>
          <w:trHeight w:val="2835"/>
          <w:ins w:id="180" w:author="Pribil-Kövesdy Döníz" w:date="2026-09-22T12:15:00Z" w16du:dateUtc="2026-09-22T16:15:00Z"/>
        </w:trPr>
        <w:tc>
          <w:tcPr>
            <w:tcW w:w="14142" w:type="dxa"/>
          </w:tcPr>
          <w:p w14:paraId="5D080D8F" w14:textId="77777777" w:rsidR="005E7FFD" w:rsidRDefault="005E7FFD" w:rsidP="0061350B">
            <w:pPr>
              <w:rPr>
                <w:ins w:id="181" w:author="Pribil-Kövesdy Döníz" w:date="2026-09-22T12:15:00Z" w16du:dateUtc="2026-09-22T16:15:00Z"/>
              </w:rPr>
            </w:pPr>
          </w:p>
        </w:tc>
      </w:tr>
    </w:tbl>
    <w:p w14:paraId="3F923A58" w14:textId="77777777" w:rsidR="00391C9E" w:rsidRDefault="00646D28" w:rsidP="00391C9E">
      <w:pPr>
        <w:spacing w:before="120" w:after="0" w:line="240" w:lineRule="auto"/>
        <w:rPr>
          <w:ins w:id="182" w:author="Pribil-Kövesdy Döníz" w:date="2026-09-22T12:15:00Z" w16du:dateUtc="2026-09-22T16:15:00Z"/>
          <w:sz w:val="28"/>
          <w:szCs w:val="28"/>
          <w:highlight w:val="lightGray"/>
        </w:rPr>
      </w:pPr>
      <w:ins w:id="183" w:author="Pribil-Kövesdy Döníz" w:date="2026-09-22T12:15:00Z" w16du:dateUtc="2026-09-22T16:15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7D52133" w14:textId="77777777" w:rsidR="00391C9E" w:rsidRDefault="00391C9E" w:rsidP="00391C9E">
      <w:pPr>
        <w:spacing w:before="120" w:after="0" w:line="240" w:lineRule="auto"/>
        <w:rPr>
          <w:ins w:id="184" w:author="Pribil-Kövesdy Döníz" w:date="2026-09-22T12:15:00Z" w16du:dateUtc="2026-09-22T16:15:00Z"/>
        </w:rPr>
      </w:pPr>
      <w:ins w:id="185" w:author="Pribil-Kövesdy Döníz" w:date="2026-09-22T12:15:00Z" w16du:dateUtc="2026-09-22T16:15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7FEDFD86" w14:textId="77777777" w:rsidTr="003C2C83">
        <w:trPr>
          <w:trHeight w:val="1701"/>
          <w:ins w:id="186" w:author="Pribil-Kövesdy Döníz" w:date="2026-09-22T12:15:00Z" w16du:dateUtc="2026-09-22T16:15:00Z"/>
        </w:trPr>
        <w:tc>
          <w:tcPr>
            <w:tcW w:w="14142" w:type="dxa"/>
          </w:tcPr>
          <w:p w14:paraId="76679C8E" w14:textId="77777777" w:rsidR="00391C9E" w:rsidRDefault="00391C9E" w:rsidP="0061350B">
            <w:pPr>
              <w:spacing w:before="120"/>
              <w:rPr>
                <w:ins w:id="187" w:author="Pribil-Kövesdy Döníz" w:date="2026-09-22T12:15:00Z" w16du:dateUtc="2026-09-22T16:15:00Z"/>
              </w:rPr>
            </w:pPr>
          </w:p>
        </w:tc>
      </w:tr>
    </w:tbl>
    <w:p w14:paraId="68240D51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88" w:author="Pribil-Kövesdy Döníz" w:date="2026-09-22T12:15:00Z" w16du:dateUtc="2026-09-22T16:15:00Z"/>
          <w:sz w:val="28"/>
          <w:szCs w:val="28"/>
        </w:rPr>
      </w:pPr>
      <w:ins w:id="189" w:author="Pribil-Kövesdy Döníz" w:date="2026-09-22T12:15:00Z" w16du:dateUtc="2026-09-22T16:15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77EE51B0" w14:textId="77777777" w:rsidR="00092F4B" w:rsidRPr="00092F4B" w:rsidRDefault="003C2C83" w:rsidP="001D72E4">
      <w:pPr>
        <w:spacing w:after="0" w:line="312" w:lineRule="auto"/>
        <w:ind w:firstLine="709"/>
        <w:jc w:val="both"/>
        <w:rPr>
          <w:del w:id="190" w:author="Pribil-Kövesdy Döníz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ins w:id="191" w:author="Pribil-Kövesdy Döníz" w:date="2026-09-22T12:15:00Z" w16du:dateUtc="2026-09-22T16:15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92" w:author="Pribil-Kövesdy Döníz" w:date="2026-09-22T12:15:00Z" w16du:dateUtc="2026-09-22T16:15:00Z">
        <w:r w:rsidR="00D53245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</w:delText>
        </w:r>
        <w:r w:rsidR="00A6530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</w:delText>
        </w:r>
      </w:del>
    </w:p>
    <w:p w14:paraId="0CC0C6C6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193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94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2. Настоящее постановление </w:delText>
        </w:r>
        <w:r w:rsidR="00E77ECF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ступает в силу со дня его официального опубликования.</w:delText>
        </w:r>
      </w:del>
    </w:p>
    <w:p w14:paraId="5A965ABE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195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96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3. Контроль за исполнением настоящего постановления возложить                 на заместителя главы администрации города по экономическому развитию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  <w:delText>и финансам.</w:delText>
        </w:r>
      </w:del>
    </w:p>
    <w:p w14:paraId="5524096F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197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28ABC11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198" w:author="Pribil-Kövesdy Döníz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99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Временно исполняющий </w:delText>
        </w:r>
      </w:del>
    </w:p>
    <w:p w14:paraId="7F5DC2B8" w14:textId="77777777" w:rsidR="00C66430" w:rsidRPr="003C2C83" w:rsidRDefault="00237E94" w:rsidP="003C2C83">
      <w:pPr>
        <w:tabs>
          <w:tab w:val="left" w:pos="11340"/>
        </w:tabs>
        <w:spacing w:after="0" w:line="240" w:lineRule="auto"/>
        <w:rPr>
          <w:sz w:val="28"/>
          <w:rPrChange w:id="200" w:author="Pribil-Kövesdy Döníz" w:date="2026-09-22T12:15:00Z" w16du:dateUtc="2026-09-22T16:15:00Z">
            <w:rPr/>
          </w:rPrChange>
        </w:rPr>
        <w:pPrChange w:id="201" w:author="Pribil-Kövesdy Döníz" w:date="2026-09-22T12:15:00Z" w16du:dateUtc="2026-09-22T16:15:00Z">
          <w:pPr>
            <w:autoSpaceDE w:val="0"/>
            <w:autoSpaceDN w:val="0"/>
            <w:adjustRightInd w:val="0"/>
            <w:spacing w:after="0" w:line="312" w:lineRule="auto"/>
            <w:jc w:val="both"/>
          </w:pPr>
        </w:pPrChange>
      </w:pPr>
      <w:del w:id="202" w:author="Pribil-Kövesdy Döníz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полномочия главы города Чебоксары                                                Д.В. Спирин</w:delText>
        </w:r>
      </w:del>
    </w:p>
    <w:sectPr w:rsidR="00C66430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06" w:author="Pribil-Kövesdy Döníz" w:date="2026-09-22T12:15:00Z" w16du:dateUtc="2026-09-22T16:15:00Z">
        <w:sectPr w:rsidR="00C66430" w:rsidRPr="003C2C83" w:rsidSect="00AD06DF">
          <w:pgSz w:w="11906" w:h="16838" w:orient="portrait"/>
          <w:pgMar w:top="1134" w:right="850" w:bottom="1134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B74B9B" w14:textId="77777777" w:rsidR="00342406" w:rsidRDefault="00342406" w:rsidP="00D56FA5">
      <w:pPr>
        <w:spacing w:after="0" w:line="240" w:lineRule="auto"/>
      </w:pPr>
      <w:r>
        <w:separator/>
      </w:r>
    </w:p>
  </w:endnote>
  <w:endnote w:type="continuationSeparator" w:id="0">
    <w:p w14:paraId="0EE58A3D" w14:textId="77777777" w:rsidR="00342406" w:rsidRDefault="00342406" w:rsidP="00D56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1646DC" w14:textId="77777777" w:rsidR="00D56FA5" w:rsidRDefault="00D56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13D190" w14:textId="77777777" w:rsidR="00342406" w:rsidRDefault="00342406" w:rsidP="00D56FA5">
      <w:pPr>
        <w:spacing w:after="0" w:line="240" w:lineRule="auto"/>
      </w:pPr>
      <w:r>
        <w:separator/>
      </w:r>
    </w:p>
  </w:footnote>
  <w:footnote w:type="continuationSeparator" w:id="0">
    <w:p w14:paraId="508DC447" w14:textId="77777777" w:rsidR="00342406" w:rsidRDefault="00342406" w:rsidP="00D56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C854D4" w14:textId="77777777" w:rsidR="00D56FA5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03" w:author="Pribil-Kövesdy Döníz" w:date="2026-09-22T12:15:00Z" w16du:dateUtc="2026-09-22T16:15:00Z">
          <w:rPr/>
        </w:rPrChange>
      </w:rPr>
      <w:pPrChange w:id="204" w:author="Pribil-Kövesdy Döníz" w:date="2026-09-22T12:15:00Z" w16du:dateUtc="2026-09-22T16:15:00Z">
        <w:pPr>
          <w:pStyle w:val="Header"/>
        </w:pPr>
      </w:pPrChange>
    </w:pPr>
    <w:ins w:id="205" w:author="Pribil-Kövesdy Döníz" w:date="2026-09-22T12:15:00Z" w16du:dateUtc="2026-09-22T16:15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491436">
    <w:abstractNumId w:val="1"/>
  </w:num>
  <w:num w:numId="2" w16cid:durableId="644048315">
    <w:abstractNumId w:val="2"/>
  </w:num>
  <w:num w:numId="3" w16cid:durableId="17139162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EB"/>
    <w:rsid w:val="00001ACC"/>
    <w:rsid w:val="00035EAA"/>
    <w:rsid w:val="00036E97"/>
    <w:rsid w:val="000662A4"/>
    <w:rsid w:val="00082C08"/>
    <w:rsid w:val="00092F4B"/>
    <w:rsid w:val="0009325F"/>
    <w:rsid w:val="000958BD"/>
    <w:rsid w:val="000A2771"/>
    <w:rsid w:val="000B58E0"/>
    <w:rsid w:val="000B708F"/>
    <w:rsid w:val="000C0E26"/>
    <w:rsid w:val="000E3056"/>
    <w:rsid w:val="000E661E"/>
    <w:rsid w:val="001128DA"/>
    <w:rsid w:val="001343C7"/>
    <w:rsid w:val="00136EE1"/>
    <w:rsid w:val="00171781"/>
    <w:rsid w:val="001752BE"/>
    <w:rsid w:val="001845B4"/>
    <w:rsid w:val="001A08E6"/>
    <w:rsid w:val="001B0A93"/>
    <w:rsid w:val="001B5184"/>
    <w:rsid w:val="001B5B30"/>
    <w:rsid w:val="001C1227"/>
    <w:rsid w:val="001D1498"/>
    <w:rsid w:val="001D438A"/>
    <w:rsid w:val="001D72E4"/>
    <w:rsid w:val="002223E4"/>
    <w:rsid w:val="00232D74"/>
    <w:rsid w:val="0023433B"/>
    <w:rsid w:val="00237E94"/>
    <w:rsid w:val="00283A07"/>
    <w:rsid w:val="002939A5"/>
    <w:rsid w:val="00296FB3"/>
    <w:rsid w:val="002A33A8"/>
    <w:rsid w:val="002B62D2"/>
    <w:rsid w:val="002C4EFB"/>
    <w:rsid w:val="002E38FF"/>
    <w:rsid w:val="002F35E2"/>
    <w:rsid w:val="003022CA"/>
    <w:rsid w:val="003235BC"/>
    <w:rsid w:val="00337259"/>
    <w:rsid w:val="00342406"/>
    <w:rsid w:val="00342829"/>
    <w:rsid w:val="003552AF"/>
    <w:rsid w:val="00355E40"/>
    <w:rsid w:val="00364E9B"/>
    <w:rsid w:val="00371747"/>
    <w:rsid w:val="0038633C"/>
    <w:rsid w:val="00391806"/>
    <w:rsid w:val="00391C9E"/>
    <w:rsid w:val="003C2C83"/>
    <w:rsid w:val="003C6CE3"/>
    <w:rsid w:val="003D40A6"/>
    <w:rsid w:val="003E09CD"/>
    <w:rsid w:val="003E3DC6"/>
    <w:rsid w:val="003E4B8C"/>
    <w:rsid w:val="00405768"/>
    <w:rsid w:val="00426DC9"/>
    <w:rsid w:val="00433895"/>
    <w:rsid w:val="00440F44"/>
    <w:rsid w:val="004602ED"/>
    <w:rsid w:val="00483B04"/>
    <w:rsid w:val="0049449E"/>
    <w:rsid w:val="004B3738"/>
    <w:rsid w:val="004B3A33"/>
    <w:rsid w:val="004B7A0A"/>
    <w:rsid w:val="004C2A12"/>
    <w:rsid w:val="004E2B04"/>
    <w:rsid w:val="004E38A1"/>
    <w:rsid w:val="004E65A6"/>
    <w:rsid w:val="00501D8F"/>
    <w:rsid w:val="00503751"/>
    <w:rsid w:val="00504B8C"/>
    <w:rsid w:val="00517B7B"/>
    <w:rsid w:val="00520C2C"/>
    <w:rsid w:val="00527CBC"/>
    <w:rsid w:val="00544BBC"/>
    <w:rsid w:val="005850B6"/>
    <w:rsid w:val="00594D9A"/>
    <w:rsid w:val="005A2382"/>
    <w:rsid w:val="005C1F89"/>
    <w:rsid w:val="005D46EB"/>
    <w:rsid w:val="005E7FFD"/>
    <w:rsid w:val="00604B9E"/>
    <w:rsid w:val="00611147"/>
    <w:rsid w:val="0061350B"/>
    <w:rsid w:val="00615E33"/>
    <w:rsid w:val="006209CB"/>
    <w:rsid w:val="00646D28"/>
    <w:rsid w:val="0067146E"/>
    <w:rsid w:val="00686BE4"/>
    <w:rsid w:val="006B47E7"/>
    <w:rsid w:val="006F5B9A"/>
    <w:rsid w:val="00707767"/>
    <w:rsid w:val="00741BFA"/>
    <w:rsid w:val="0074549C"/>
    <w:rsid w:val="00745992"/>
    <w:rsid w:val="00751814"/>
    <w:rsid w:val="00774609"/>
    <w:rsid w:val="007A6560"/>
    <w:rsid w:val="007B003B"/>
    <w:rsid w:val="007B1B48"/>
    <w:rsid w:val="007B3168"/>
    <w:rsid w:val="007C10F6"/>
    <w:rsid w:val="007D0A1A"/>
    <w:rsid w:val="007D6295"/>
    <w:rsid w:val="007E272A"/>
    <w:rsid w:val="00811D61"/>
    <w:rsid w:val="00831EA8"/>
    <w:rsid w:val="00847130"/>
    <w:rsid w:val="00854C26"/>
    <w:rsid w:val="00866058"/>
    <w:rsid w:val="00875E83"/>
    <w:rsid w:val="00882D51"/>
    <w:rsid w:val="0089053A"/>
    <w:rsid w:val="008B612B"/>
    <w:rsid w:val="008B7245"/>
    <w:rsid w:val="008D1B73"/>
    <w:rsid w:val="008E11C9"/>
    <w:rsid w:val="008F0A0E"/>
    <w:rsid w:val="008F6DB9"/>
    <w:rsid w:val="00915049"/>
    <w:rsid w:val="00933363"/>
    <w:rsid w:val="00936F9D"/>
    <w:rsid w:val="009565D4"/>
    <w:rsid w:val="009653BA"/>
    <w:rsid w:val="00987AEA"/>
    <w:rsid w:val="009A39E4"/>
    <w:rsid w:val="009E5FB8"/>
    <w:rsid w:val="009E68E4"/>
    <w:rsid w:val="00A1440D"/>
    <w:rsid w:val="00A236F9"/>
    <w:rsid w:val="00A3501D"/>
    <w:rsid w:val="00A644AF"/>
    <w:rsid w:val="00A65302"/>
    <w:rsid w:val="00A7560A"/>
    <w:rsid w:val="00A81577"/>
    <w:rsid w:val="00AA1AD6"/>
    <w:rsid w:val="00AC17FD"/>
    <w:rsid w:val="00AD06DF"/>
    <w:rsid w:val="00AE641D"/>
    <w:rsid w:val="00B019A1"/>
    <w:rsid w:val="00B019C8"/>
    <w:rsid w:val="00B470B9"/>
    <w:rsid w:val="00B8724A"/>
    <w:rsid w:val="00BA0906"/>
    <w:rsid w:val="00BD14A3"/>
    <w:rsid w:val="00BE1A76"/>
    <w:rsid w:val="00C20CD4"/>
    <w:rsid w:val="00C23D6E"/>
    <w:rsid w:val="00C27664"/>
    <w:rsid w:val="00C31252"/>
    <w:rsid w:val="00C44C84"/>
    <w:rsid w:val="00C66430"/>
    <w:rsid w:val="00C83873"/>
    <w:rsid w:val="00C91401"/>
    <w:rsid w:val="00C94E58"/>
    <w:rsid w:val="00CA065F"/>
    <w:rsid w:val="00CA26C7"/>
    <w:rsid w:val="00CB7A31"/>
    <w:rsid w:val="00CC60CE"/>
    <w:rsid w:val="00D12036"/>
    <w:rsid w:val="00D25D01"/>
    <w:rsid w:val="00D25FC9"/>
    <w:rsid w:val="00D26B8F"/>
    <w:rsid w:val="00D30B59"/>
    <w:rsid w:val="00D444F0"/>
    <w:rsid w:val="00D53245"/>
    <w:rsid w:val="00D554D3"/>
    <w:rsid w:val="00D56FA5"/>
    <w:rsid w:val="00D6191A"/>
    <w:rsid w:val="00D638B3"/>
    <w:rsid w:val="00D6753F"/>
    <w:rsid w:val="00D74278"/>
    <w:rsid w:val="00D94EDA"/>
    <w:rsid w:val="00DB095D"/>
    <w:rsid w:val="00DC074E"/>
    <w:rsid w:val="00DC6DD7"/>
    <w:rsid w:val="00DE011F"/>
    <w:rsid w:val="00DE0350"/>
    <w:rsid w:val="00DE30F3"/>
    <w:rsid w:val="00DF0E66"/>
    <w:rsid w:val="00DF6A2F"/>
    <w:rsid w:val="00E123B9"/>
    <w:rsid w:val="00E37B41"/>
    <w:rsid w:val="00E41EA4"/>
    <w:rsid w:val="00E510DF"/>
    <w:rsid w:val="00E57A5E"/>
    <w:rsid w:val="00E74729"/>
    <w:rsid w:val="00E76CF0"/>
    <w:rsid w:val="00E77ECF"/>
    <w:rsid w:val="00EB093A"/>
    <w:rsid w:val="00EB58E1"/>
    <w:rsid w:val="00EC29E0"/>
    <w:rsid w:val="00EE2BFB"/>
    <w:rsid w:val="00F210C0"/>
    <w:rsid w:val="00F370DF"/>
    <w:rsid w:val="00F520F7"/>
    <w:rsid w:val="00F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E473"/>
  <w15:chartTrackingRefBased/>
  <w15:docId w15:val="{FA80C64A-C7ED-4B18-B99D-5285305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0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F4B"/>
    <w:rPr>
      <w:color w:val="0563C1" w:themeColor="hyperlink"/>
      <w:u w:val="single"/>
    </w:rPr>
  </w:style>
  <w:style w:type="character" w:customStyle="1" w:styleId="a">
    <w:name w:val="Гипертекстовая ссылка"/>
    <w:basedOn w:val="DefaultParagraphFont"/>
    <w:uiPriority w:val="99"/>
    <w:rsid w:val="002223E4"/>
    <w:rPr>
      <w:color w:val="106BBE"/>
    </w:rPr>
  </w:style>
  <w:style w:type="paragraph" w:customStyle="1" w:styleId="a0">
    <w:name w:val="Прижатый влево"/>
    <w:basedOn w:val="Normal"/>
    <w:next w:val="Normal"/>
    <w:uiPriority w:val="99"/>
    <w:rsid w:val="002223E4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1">
    <w:name w:val="Нормальный (таблица)"/>
    <w:basedOn w:val="Normal"/>
    <w:next w:val="Normal"/>
    <w:uiPriority w:val="99"/>
    <w:rsid w:val="00371747"/>
    <w:pPr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46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6FA5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FA5"/>
    <w:rPr>
      <w:rFonts w:ascii="Tahoma" w:hAnsi="Tahoma" w:cs="Tahoma"/>
      <w:sz w:val="16"/>
      <w:szCs w:val="16"/>
      <w:lang w:val="hu-HU"/>
    </w:rPr>
  </w:style>
  <w:style w:type="paragraph" w:styleId="Header">
    <w:name w:val="header"/>
    <w:basedOn w:val="Normal"/>
    <w:link w:val="HeaderChar"/>
    <w:uiPriority w:val="99"/>
    <w:unhideWhenUsed/>
    <w:rsid w:val="00D56FA5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D56FA5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D56FA5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D56FA5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Ирина Ивановна</dc:creator>
  <cp:keywords/>
  <dc:description/>
  <cp:lastModifiedBy>Arthur Souza Rodrigues</cp:lastModifiedBy>
  <cp:revision>1</cp:revision>
  <cp:lastPrinted>2023-12-04T08:37:00Z</cp:lastPrinted>
  <dcterms:created xsi:type="dcterms:W3CDTF">2022-02-11T12:07:00Z</dcterms:created>
  <dcterms:modified xsi:type="dcterms:W3CDTF">2026-09-22T16:15:00Z</dcterms:modified>
</cp:coreProperties>
</file>