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A3B2D" w14:textId="77777777" w:rsidR="0041115F" w:rsidRDefault="00661C73">
      <w:pPr>
        <w:rPr>
          <w:ins w:id="35" w:author="Comparison" w:date="2026-08-04T06:08:00Z" w16du:dateUtc="2026-08-04T10:08:00Z"/>
        </w:rPr>
      </w:pPr>
      <w:ins w:id="36" w:author="Comparison" w:date="2026-08-04T06:08:00Z" w16du:dateUtc="2026-08-04T10:08:00Z">
        <w:r>
          <w:t>This document demonstrates valid uses of mc:AlternateContent for testing.</w:t>
        </w:r>
      </w:ins>
    </w:p>
    <w:p w14:paraId="17CCE878" w14:textId="77777777" w:rsidR="0041115F" w:rsidRDefault="00661C73">
      <w:pPr>
        <w:rPr>
          <w:ins w:id="37" w:author="Comparison" w:date="2026-08-04T06:08:00Z" w16du:dateUtc="2026-08-04T10:08:00Z"/>
        </w:rPr>
      </w:pPr>
      <w:ins w:id="38" w:author="Comparison" w:date="2026-08-04T06:08:00Z" w16du:dateUtc="2026-08-04T10:08:00Z">
        <w:r>
          <w:t xml:space="preserve">Run-level AlternateContent: </w:t>
        </w:r>
        <w:r>
          <w:rPr>
            <w:b/>
            <w:color w:val="FF0000"/>
          </w:rPr>
          <w:t>Choice run (bold red, Requires=w14)</w:t>
        </w:r>
      </w:ins>
    </w:p>
    <w:tbl>
      <w:tblPr>
        <w:tblW w:w="0" w:type="auto"/>
        <w:tblLook w:val="04A0" w:firstRow="1" w:lastRow="0" w:firstColumn="1" w:lastColumn="0" w:noHBand="0" w:noVBand="1"/>
        <w:tblPrChange w:id="39" w:author="Comparison" w:date="2026-08-04T06:08:00Z" w16du:dateUtc="2026-08-04T10:08:00Z">
          <w:tblPr>
            <w:tblW w:w="0" w:type="auto"/>
            <w:tblInd w:w="10" w:type="dxa"/>
            <w:tblLayout w:type="fixed"/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3704"/>
        <w:gridCol w:w="2363"/>
        <w:gridCol w:w="2573"/>
        <w:tblGridChange w:id="40">
          <w:tblGrid>
            <w:gridCol w:w="10"/>
            <w:gridCol w:w="3694"/>
            <w:gridCol w:w="288"/>
            <w:gridCol w:w="2075"/>
            <w:gridCol w:w="769"/>
            <w:gridCol w:w="1804"/>
            <w:gridCol w:w="2746"/>
          </w:tblGrid>
        </w:tblGridChange>
      </w:tblGrid>
      <w:tr w:rsidR="00581A63" w:rsidRPr="00880F52" w14:paraId="58CD568D" w14:textId="77777777">
        <w:trPr>
          <w:trPrChange w:id="41" w:author="Comparison" w:date="2026-08-04T06:08:00Z" w16du:dateUtc="2026-08-04T10:08:00Z">
            <w:trPr>
              <w:gridBefore w:val="1"/>
              <w:wAfter w:w="8" w:type="dxa"/>
            </w:trPr>
          </w:trPrChange>
        </w:trPr>
        <w:tc>
          <w:tcPr>
            <w:tcW w:w="8640" w:type="dxa"/>
            <w:tcPrChange w:id="42" w:author="Comparison" w:date="2026-08-04T06:08:00Z" w16du:dateUtc="2026-08-04T10:08:00Z">
              <w:tcPr>
                <w:tcW w:w="3982" w:type="dxa"/>
                <w:gridSpan w:val="2"/>
              </w:tcPr>
            </w:tcPrChange>
          </w:tcPr>
          <w:p w14:paraId="2AFF0323" w14:textId="77777777" w:rsidR="0041115F" w:rsidRDefault="00661C73">
            <w:pPr>
              <w:rPr>
                <w:ins w:id="43" w:author="Comparison" w:date="2026-08-04T06:08:00Z" w16du:dateUtc="2026-08-04T10:08:00Z"/>
              </w:rPr>
            </w:pPr>
            <w:ins w:id="44" w:author="Comparison" w:date="2026-08-04T06:08:00Z" w16du:dateUtc="2026-08-04T10:08:00Z">
              <w:r>
                <w:t>Cell-level AlternateContent follows:</w:t>
              </w:r>
            </w:ins>
          </w:p>
          <w:p w14:paraId="078E69D0" w14:textId="3171B894" w:rsidR="00581A63" w:rsidRDefault="00661C73" w:rsidP="00377210">
            <w:pPr>
              <w:spacing w:after="0" w:line="240" w:lineRule="auto"/>
              <w:rPr>
                <w:del w:id="45" w:author="Comparison" w:date="2026-08-04T06:08:00Z" w16du:dateUtc="2026-08-04T10:08:00Z"/>
                <w:rFonts w:ascii="Arial" w:hAnsi="Arial" w:cs="Arial"/>
                <w:noProof/>
                <w:color w:val="000000"/>
                <w:sz w:val="14"/>
              </w:rPr>
            </w:pPr>
            <w:ins w:id="46" w:author="Comparison" w:date="2026-08-04T06:08:00Z" w16du:dateUtc="2026-08-04T10:08:00Z">
              <w:r>
                <w:t>Choice paragraph inside table cell (Requires=w14)</w:t>
              </w:r>
            </w:ins>
          </w:p>
          <w:p w14:paraId="7D7E175E" w14:textId="77777777" w:rsidR="00581A63" w:rsidRDefault="00581A63">
            <w:pPr>
              <w:rPr>
                <w:rPrChange w:id="47" w:author="Comparison" w:date="2026-08-04T06:08:00Z" w16du:dateUtc="2026-08-04T10:08:00Z">
                  <w:rPr>
                    <w:rFonts w:ascii="Arial" w:hAnsi="Arial" w:cs="Arial"/>
                  </w:rPr>
                </w:rPrChange>
              </w:rPr>
              <w:pPrChange w:id="48" w:author="Comparison" w:date="2026-08-04T06:08:00Z" w16du:dateUtc="2026-08-04T10:08:00Z">
                <w:pPr>
                  <w:tabs>
                    <w:tab w:val="left" w:pos="1282"/>
                  </w:tabs>
                </w:pPr>
              </w:pPrChange>
            </w:pPr>
            <w:del w:id="49" w:author="Comparison" w:date="2026-08-04T06:08:00Z" w16du:dateUtc="2026-08-04T10:08:00Z">
              <w:r w:rsidRPr="00A67AF3">
                <w:rPr>
                  <w:rFonts w:ascii="Arial" w:hAnsi="Arial" w:cs="Arial"/>
                  <w:noProof/>
                </w:rPr>
                <mc:AlternateContent>
                  <mc:Choice Requires="wps">
                    <w:drawing>
                      <wp:anchor distT="45720" distB="45720" distL="114300" distR="114300" simplePos="0" relativeHeight="251659264" behindDoc="0" locked="0" layoutInCell="1" allowOverlap="1" wp14:anchorId="6E2679FF" wp14:editId="552321F3">
                        <wp:simplePos x="0" y="0"/>
                        <wp:positionH relativeFrom="column">
                          <wp:posOffset>-5715</wp:posOffset>
                        </wp:positionH>
                        <wp:positionV relativeFrom="paragraph">
                          <wp:posOffset>180340</wp:posOffset>
                        </wp:positionV>
                        <wp:extent cx="1144905" cy="1404620"/>
                        <wp:effectExtent l="0" t="0" r="17145" b="13970"/>
                        <wp:wrapSquare wrapText="bothSides"/>
                        <wp:docPr id="217" name="Text Box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144905" cy="14046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A66F8B6" w14:textId="77777777" w:rsidR="00581A63" w:rsidRDefault="00581A63" w:rsidP="00581A63">
                                    <w:pPr>
                                      <w:rPr>
                                        <w:del w:id="50" w:author="Comparison" w:date="2026-08-04T06:08:00Z" w16du:dateUtc="2026-08-04T10:08:00Z"/>
                                      </w:rPr>
                                    </w:pPr>
                                    <w:del w:id="51" w:author="Comparison" w:date="2026-08-04T06:08:00Z" w16du:dateUtc="2026-08-04T10:08:00Z">
                                      <w:r>
                                        <w:delText>Contract “ACC”</w:delText>
                                      </w:r>
                                    </w:del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20000</wp14:pctHeight>
                        </wp14:sizeRelV>
                      </wp:anchor>
                    </w:drawing>
                  </mc:Choice>
                  <mc:Fallback>
                    <w:pict>
                      <v:shapetype w14:anchorId="6E2679FF"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26" type="#_x0000_t202" style="position:absolute;margin-left:-.45pt;margin-top:14.2pt;width:90.1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">
                        <v:textbox style="mso-fit-shape-to-text:t">
                          <w:txbxContent>
                            <w:p w14:paraId="6A66F8B6" w14:textId="77777777" w:rsidR="00581A63" w:rsidRDefault="00581A63" w:rsidP="00581A63">
                              <w:pPr>
                                <w:rPr>
                                  <w:del w:id="52" w:author="Comparison" w:date="2026-08-04T06:08:00Z" w16du:dateUtc="2026-08-04T10:08:00Z"/>
                                </w:rPr>
                              </w:pPr>
                              <w:del w:id="53" w:author="Comparison" w:date="2026-08-04T06:08:00Z" w16du:dateUtc="2026-08-04T10:08:00Z">
                                <w:r>
                                  <w:delText>Contract “ACC”</w:delText>
                                </w:r>
                              </w:del>
                            </w:p>
                          </w:txbxContent>
                        </v:textbox>
                        <w10:wrap type="square"/>
                      </v:shape>
                    </w:pict>
                  </mc:Fallback>
                </mc:AlternateContent>
              </w:r>
              <w:r>
                <w:rPr>
                  <w:rFonts w:ascii="Arial" w:hAnsi="Arial" w:cs="Arial"/>
                </w:rPr>
                <w:tab/>
              </w:r>
            </w:del>
          </w:p>
        </w:tc>
        <w:tc>
          <w:tcPr>
            <w:tcW w:w="8640" w:type="dxa"/>
            <w:tcPrChange w:id="54" w:author="Comparison" w:date="2026-08-04T06:08:00Z" w16du:dateUtc="2026-08-04T10:08:00Z">
              <w:tcPr>
                <w:tcW w:w="2844" w:type="dxa"/>
                <w:gridSpan w:val="2"/>
              </w:tcPr>
            </w:tcPrChange>
          </w:tcPr>
          <w:p w14:paraId="695363F0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  <w:del w:id="55" w:author="Comparison" w:date="2026-08-04T06:08:00Z" w16du:dateUtc="2026-08-04T10:08:00Z">
              <w:r w:rsidRPr="00880F52">
                <w:rPr>
                  <w:rFonts w:ascii="Arial" w:hAnsi="Arial" w:cs="Arial"/>
                  <w:color w:val="000000"/>
                  <w:sz w:val="14"/>
                </w:rPr>
                <w:delText> </w:delText>
              </w:r>
            </w:del>
          </w:p>
        </w:tc>
        <w:tc>
          <w:tcPr>
            <w:tcW w:w="8640" w:type="dxa"/>
            <w:tcPrChange w:id="56" w:author="Comparison" w:date="2026-08-04T06:08:00Z" w16du:dateUtc="2026-08-04T10:08:00Z">
              <w:tcPr>
                <w:tcW w:w="4550" w:type="dxa"/>
                <w:gridSpan w:val="2"/>
                <w:tcBorders>
                  <w:top w:val="single" w:sz="6" w:space="0" w:color="000000"/>
                  <w:left w:val="single" w:sz="6" w:space="0" w:color="000000"/>
                  <w:right w:val="single" w:sz="6" w:space="0" w:color="000000"/>
                </w:tcBorders>
                <w:tcMar>
                  <w:top w:w="30" w:type="dxa"/>
                  <w:left w:w="30" w:type="dxa"/>
                  <w:right w:w="30" w:type="dxa"/>
                </w:tcMar>
              </w:tcPr>
            </w:tcPrChange>
          </w:tcPr>
          <w:p w14:paraId="4D51DE63" w14:textId="5BCB2AE3" w:rsidR="00581A63" w:rsidRPr="00880F52" w:rsidRDefault="00E53FC7" w:rsidP="00377210">
            <w:pPr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spacing w:before="60" w:after="0" w:line="240" w:lineRule="auto"/>
              <w:rPr>
                <w:rFonts w:ascii="Arial" w:hAnsi="Arial" w:cs="Arial"/>
              </w:rPr>
            </w:pPr>
            <w:del w:id="57" w:author="Comparison" w:date="2026-08-04T06:08:00Z" w16du:dateUtc="2026-08-04T10:08:00Z">
              <w:r>
                <w:rPr>
                  <w:rFonts w:ascii="Arial" w:hAnsi="Arial" w:cs="Arial"/>
                  <w:color w:val="000000"/>
                  <w:sz w:val="14"/>
                </w:rPr>
                <w:delText>More text</w:delText>
              </w:r>
            </w:del>
          </w:p>
        </w:tc>
      </w:tr>
    </w:tbl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3413"/>
        <w:gridCol w:w="561"/>
        <w:gridCol w:w="1714"/>
        <w:gridCol w:w="1130"/>
        <w:gridCol w:w="1145"/>
        <w:gridCol w:w="1707"/>
        <w:gridCol w:w="1698"/>
        <w:gridCol w:w="8"/>
      </w:tblGrid>
      <w:tr w:rsidR="00581A63" w:rsidRPr="00880F52" w14:paraId="7085A791" w14:textId="77777777" w:rsidTr="00377210">
        <w:trPr>
          <w:gridAfter w:val="1"/>
          <w:wAfter w:w="8" w:type="dxa"/>
          <w:del w:id="58" w:author="Comparison" w:date="2026-08-04T06:08:00Z" w16du:dateUtc="2026-08-04T10:08:00Z"/>
        </w:trPr>
        <w:tc>
          <w:tcPr>
            <w:tcW w:w="3982" w:type="dxa"/>
            <w:gridSpan w:val="3"/>
          </w:tcPr>
          <w:p w14:paraId="587E5037" w14:textId="77777777" w:rsidR="00581A63" w:rsidRPr="00880F52" w:rsidRDefault="00581A63" w:rsidP="00377210">
            <w:pPr>
              <w:spacing w:after="0" w:line="240" w:lineRule="auto"/>
              <w:rPr>
                <w:del w:id="59" w:author="Comparison" w:date="2026-08-04T06:08:00Z" w16du:dateUtc="2026-08-04T10:08:00Z"/>
                <w:rFonts w:ascii="Arial" w:hAnsi="Arial" w:cs="Arial"/>
              </w:rPr>
            </w:pPr>
          </w:p>
        </w:tc>
        <w:tc>
          <w:tcPr>
            <w:tcW w:w="2844" w:type="dxa"/>
            <w:gridSpan w:val="2"/>
          </w:tcPr>
          <w:p w14:paraId="00D82487" w14:textId="77777777" w:rsidR="00581A63" w:rsidRPr="00880F52" w:rsidRDefault="00581A63" w:rsidP="00377210">
            <w:pPr>
              <w:spacing w:after="0" w:line="240" w:lineRule="auto"/>
              <w:rPr>
                <w:del w:id="60" w:author="Comparison" w:date="2026-08-04T06:08:00Z" w16du:dateUtc="2026-08-04T10:08:00Z"/>
                <w:rFonts w:ascii="Arial" w:hAnsi="Arial" w:cs="Arial"/>
              </w:rPr>
            </w:pPr>
            <w:del w:id="61" w:author="Comparison" w:date="2026-08-04T06:08:00Z" w16du:dateUtc="2026-08-04T10:08:00Z">
              <w:r w:rsidRPr="00880F52">
                <w:rPr>
                  <w:rFonts w:ascii="Arial" w:hAnsi="Arial" w:cs="Arial"/>
                  <w:color w:val="000000"/>
                  <w:sz w:val="14"/>
                </w:rPr>
                <w:delText> </w:delText>
              </w:r>
            </w:del>
          </w:p>
        </w:tc>
        <w:tc>
          <w:tcPr>
            <w:tcW w:w="4550" w:type="dxa"/>
            <w:gridSpan w:val="3"/>
            <w:tcBorders>
              <w:left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</w:tcPr>
          <w:p w14:paraId="7EFDFAA6" w14:textId="77777777" w:rsidR="00581A63" w:rsidRPr="00880F52" w:rsidRDefault="00581A63" w:rsidP="00377210">
            <w:pPr>
              <w:spacing w:after="0" w:line="240" w:lineRule="auto"/>
              <w:rPr>
                <w:del w:id="62" w:author="Comparison" w:date="2026-08-04T06:08:00Z" w16du:dateUtc="2026-08-04T10:08:00Z"/>
                <w:rFonts w:ascii="Arial" w:hAnsi="Arial" w:cs="Arial"/>
              </w:rPr>
            </w:pPr>
          </w:p>
        </w:tc>
      </w:tr>
      <w:tr w:rsidR="00581A63" w:rsidRPr="00880F52" w14:paraId="28B4DDDF" w14:textId="77777777" w:rsidTr="00377210">
        <w:trPr>
          <w:gridAfter w:val="1"/>
          <w:wAfter w:w="8" w:type="dxa"/>
          <w:del w:id="63" w:author="Comparison" w:date="2026-08-04T06:08:00Z" w16du:dateUtc="2026-08-04T10:08:00Z"/>
        </w:trPr>
        <w:tc>
          <w:tcPr>
            <w:tcW w:w="3982" w:type="dxa"/>
            <w:gridSpan w:val="3"/>
          </w:tcPr>
          <w:p w14:paraId="527A553E" w14:textId="77777777" w:rsidR="00581A63" w:rsidRPr="00880F52" w:rsidRDefault="00581A63" w:rsidP="00377210">
            <w:pPr>
              <w:spacing w:after="0" w:line="240" w:lineRule="auto"/>
              <w:rPr>
                <w:del w:id="64" w:author="Comparison" w:date="2026-08-04T06:08:00Z" w16du:dateUtc="2026-08-04T10:08:00Z"/>
                <w:rFonts w:ascii="Arial" w:hAnsi="Arial" w:cs="Arial"/>
              </w:rPr>
            </w:pPr>
          </w:p>
        </w:tc>
        <w:tc>
          <w:tcPr>
            <w:tcW w:w="2844" w:type="dxa"/>
            <w:gridSpan w:val="2"/>
          </w:tcPr>
          <w:p w14:paraId="3A251732" w14:textId="77777777" w:rsidR="00581A63" w:rsidRPr="00880F52" w:rsidRDefault="00581A63" w:rsidP="00377210">
            <w:pPr>
              <w:spacing w:after="0" w:line="240" w:lineRule="auto"/>
              <w:rPr>
                <w:del w:id="65" w:author="Comparison" w:date="2026-08-04T06:08:00Z" w16du:dateUtc="2026-08-04T10:08:00Z"/>
                <w:rFonts w:ascii="Arial" w:hAnsi="Arial" w:cs="Arial"/>
              </w:rPr>
            </w:pPr>
            <w:del w:id="66" w:author="Comparison" w:date="2026-08-04T06:08:00Z" w16du:dateUtc="2026-08-04T10:08:00Z">
              <w:r w:rsidRPr="00880F52">
                <w:rPr>
                  <w:rFonts w:ascii="Arial" w:hAnsi="Arial" w:cs="Arial"/>
                  <w:color w:val="000000"/>
                  <w:sz w:val="14"/>
                </w:rPr>
                <w:delText> </w:delText>
              </w:r>
            </w:del>
          </w:p>
        </w:tc>
        <w:tc>
          <w:tcPr>
            <w:tcW w:w="4550" w:type="dxa"/>
            <w:gridSpan w:val="3"/>
            <w:tcBorders>
              <w:left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</w:tcPr>
          <w:p w14:paraId="3BF7B3AE" w14:textId="77777777" w:rsidR="00581A63" w:rsidRPr="00880F52" w:rsidRDefault="00581A63" w:rsidP="00377210">
            <w:pPr>
              <w:spacing w:after="0" w:line="240" w:lineRule="auto"/>
              <w:rPr>
                <w:del w:id="67" w:author="Comparison" w:date="2026-08-04T06:08:00Z" w16du:dateUtc="2026-08-04T10:08:00Z"/>
                <w:rFonts w:ascii="Arial" w:hAnsi="Arial" w:cs="Arial"/>
              </w:rPr>
            </w:pPr>
          </w:p>
        </w:tc>
      </w:tr>
      <w:tr w:rsidR="00581A63" w:rsidRPr="00880F52" w14:paraId="4067C317" w14:textId="77777777" w:rsidTr="00377210">
        <w:trPr>
          <w:gridAfter w:val="1"/>
          <w:wAfter w:w="8" w:type="dxa"/>
          <w:del w:id="68" w:author="Comparison" w:date="2026-08-04T06:08:00Z" w16du:dateUtc="2026-08-04T10:08:00Z"/>
        </w:trPr>
        <w:tc>
          <w:tcPr>
            <w:tcW w:w="3982" w:type="dxa"/>
            <w:gridSpan w:val="3"/>
          </w:tcPr>
          <w:p w14:paraId="3DB08EAD" w14:textId="77777777" w:rsidR="00581A63" w:rsidRPr="00880F52" w:rsidRDefault="00581A63" w:rsidP="00377210">
            <w:pPr>
              <w:spacing w:after="0" w:line="240" w:lineRule="auto"/>
              <w:rPr>
                <w:del w:id="69" w:author="Comparison" w:date="2026-08-04T06:08:00Z" w16du:dateUtc="2026-08-04T10:08:00Z"/>
                <w:rFonts w:ascii="Arial" w:hAnsi="Arial" w:cs="Arial"/>
              </w:rPr>
            </w:pPr>
          </w:p>
        </w:tc>
        <w:tc>
          <w:tcPr>
            <w:tcW w:w="2844" w:type="dxa"/>
            <w:gridSpan w:val="2"/>
          </w:tcPr>
          <w:p w14:paraId="395E5472" w14:textId="1072F88F" w:rsidR="00581A63" w:rsidRPr="00880F52" w:rsidRDefault="00E53FC7" w:rsidP="00377210">
            <w:pPr>
              <w:spacing w:after="0" w:line="240" w:lineRule="auto"/>
              <w:rPr>
                <w:del w:id="70" w:author="Comparison" w:date="2026-08-04T06:08:00Z" w16du:dateUtc="2026-08-04T10:08:00Z"/>
                <w:rFonts w:ascii="Arial" w:hAnsi="Arial" w:cs="Arial"/>
              </w:rPr>
            </w:pPr>
            <w:del w:id="71" w:author="Comparison" w:date="2026-08-04T06:08:00Z" w16du:dateUtc="2026-08-04T10:08:00Z">
              <w:r>
                <w:rPr>
                  <w:rFonts w:ascii="Arial" w:hAnsi="Arial" w:cs="Arial"/>
                  <w:b/>
                  <w:color w:val="3067DB"/>
                  <w:sz w:val="24"/>
                </w:rPr>
                <w:delText>More text</w:delText>
              </w:r>
            </w:del>
          </w:p>
        </w:tc>
        <w:tc>
          <w:tcPr>
            <w:tcW w:w="4550" w:type="dxa"/>
            <w:gridSpan w:val="3"/>
            <w:tcBorders>
              <w:left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</w:tcPr>
          <w:p w14:paraId="72DA6BD5" w14:textId="77777777" w:rsidR="00581A63" w:rsidRPr="00880F52" w:rsidRDefault="00581A63" w:rsidP="00377210">
            <w:pPr>
              <w:spacing w:after="0" w:line="240" w:lineRule="auto"/>
              <w:rPr>
                <w:del w:id="72" w:author="Comparison" w:date="2026-08-04T06:08:00Z" w16du:dateUtc="2026-08-04T10:08:00Z"/>
                <w:rFonts w:ascii="Arial" w:hAnsi="Arial" w:cs="Arial"/>
              </w:rPr>
            </w:pPr>
          </w:p>
        </w:tc>
      </w:tr>
      <w:tr w:rsidR="00581A63" w:rsidRPr="00880F52" w14:paraId="792AD4A5" w14:textId="77777777" w:rsidTr="00377210">
        <w:trPr>
          <w:gridAfter w:val="1"/>
          <w:wAfter w:w="8" w:type="dxa"/>
          <w:del w:id="73" w:author="Comparison" w:date="2026-08-04T06:08:00Z" w16du:dateUtc="2026-08-04T10:08:00Z"/>
        </w:trPr>
        <w:tc>
          <w:tcPr>
            <w:tcW w:w="3982" w:type="dxa"/>
            <w:gridSpan w:val="3"/>
          </w:tcPr>
          <w:p w14:paraId="67B414CE" w14:textId="77777777" w:rsidR="00581A63" w:rsidRPr="00880F52" w:rsidRDefault="00581A63" w:rsidP="00377210">
            <w:pPr>
              <w:spacing w:after="0" w:line="240" w:lineRule="auto"/>
              <w:rPr>
                <w:del w:id="74" w:author="Comparison" w:date="2026-08-04T06:08:00Z" w16du:dateUtc="2026-08-04T10:08:00Z"/>
                <w:rFonts w:ascii="Arial" w:hAnsi="Arial" w:cs="Arial"/>
              </w:rPr>
            </w:pPr>
          </w:p>
        </w:tc>
        <w:tc>
          <w:tcPr>
            <w:tcW w:w="2844" w:type="dxa"/>
            <w:gridSpan w:val="2"/>
          </w:tcPr>
          <w:p w14:paraId="028F1FAC" w14:textId="77777777" w:rsidR="00581A63" w:rsidRPr="00880F52" w:rsidRDefault="00581A63" w:rsidP="00377210">
            <w:pPr>
              <w:spacing w:after="0" w:line="240" w:lineRule="auto"/>
              <w:rPr>
                <w:del w:id="75" w:author="Comparison" w:date="2026-08-04T06:08:00Z" w16du:dateUtc="2026-08-04T10:08:00Z"/>
                <w:rFonts w:ascii="Arial" w:hAnsi="Arial" w:cs="Arial"/>
              </w:rPr>
            </w:pPr>
            <w:del w:id="76" w:author="Comparison" w:date="2026-08-04T06:08:00Z" w16du:dateUtc="2026-08-04T10:08:00Z">
              <w:r w:rsidRPr="00880F52">
                <w:rPr>
                  <w:rFonts w:ascii="Arial" w:hAnsi="Arial" w:cs="Arial"/>
                  <w:color w:val="000000"/>
                  <w:sz w:val="14"/>
                </w:rPr>
                <w:delText> </w:delText>
              </w:r>
            </w:del>
          </w:p>
        </w:tc>
        <w:tc>
          <w:tcPr>
            <w:tcW w:w="4550" w:type="dxa"/>
            <w:gridSpan w:val="3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0" w:type="dxa"/>
              <w:bottom w:w="30" w:type="dxa"/>
              <w:right w:w="30" w:type="dxa"/>
            </w:tcMar>
          </w:tcPr>
          <w:p w14:paraId="47BEAE20" w14:textId="77777777" w:rsidR="00581A63" w:rsidRPr="00880F52" w:rsidRDefault="00581A63" w:rsidP="00377210">
            <w:pPr>
              <w:spacing w:after="0" w:line="240" w:lineRule="auto"/>
              <w:rPr>
                <w:del w:id="77" w:author="Comparison" w:date="2026-08-04T06:08:00Z" w16du:dateUtc="2026-08-04T10:08:00Z"/>
                <w:rFonts w:ascii="Arial" w:hAnsi="Arial" w:cs="Arial"/>
              </w:rPr>
            </w:pPr>
          </w:p>
        </w:tc>
      </w:tr>
      <w:tr w:rsidR="00581A63" w:rsidRPr="00880F52" w14:paraId="7DB58C8D" w14:textId="77777777" w:rsidTr="00377210">
        <w:trPr>
          <w:gridBefore w:val="1"/>
          <w:wBefore w:w="8" w:type="dxa"/>
          <w:del w:id="78" w:author="Comparison" w:date="2026-08-04T06:08:00Z" w16du:dateUtc="2026-08-04T10:08:00Z"/>
        </w:trPr>
        <w:tc>
          <w:tcPr>
            <w:tcW w:w="11376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067DB"/>
            <w:tcMar>
              <w:left w:w="30" w:type="dxa"/>
            </w:tcMar>
          </w:tcPr>
          <w:p w14:paraId="7B2CB8AC" w14:textId="77777777" w:rsidR="00581A63" w:rsidRPr="00880F52" w:rsidRDefault="00581A63" w:rsidP="00377210">
            <w:pPr>
              <w:spacing w:after="0" w:line="240" w:lineRule="auto"/>
              <w:rPr>
                <w:del w:id="79" w:author="Comparison" w:date="2026-08-04T06:08:00Z" w16du:dateUtc="2026-08-04T10:08:00Z"/>
                <w:rFonts w:ascii="Arial" w:hAnsi="Arial" w:cs="Arial"/>
              </w:rPr>
            </w:pPr>
            <w:del w:id="80" w:author="Comparison" w:date="2026-08-04T06:08:00Z" w16du:dateUtc="2026-08-04T10:08:00Z">
              <w:r w:rsidRPr="00880F52">
                <w:rPr>
                  <w:rFonts w:ascii="Arial" w:hAnsi="Arial" w:cs="Arial"/>
                  <w:color w:val="FFFFFF"/>
                  <w:sz w:val="14"/>
                </w:rPr>
                <w:delText>Client Information</w:delText>
              </w:r>
            </w:del>
          </w:p>
        </w:tc>
      </w:tr>
      <w:tr w:rsidR="00581A63" w:rsidRPr="00880F52" w14:paraId="43EB0628" w14:textId="77777777" w:rsidTr="00377210">
        <w:trPr>
          <w:gridBefore w:val="1"/>
          <w:wBefore w:w="8" w:type="dxa"/>
          <w:del w:id="81" w:author="Comparison" w:date="2026-08-04T06:08:00Z" w16du:dateUtc="2026-08-04T10:08:00Z"/>
        </w:trPr>
        <w:tc>
          <w:tcPr>
            <w:tcW w:w="967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8DDF6FB" w14:textId="18F19CF9" w:rsidR="00581A63" w:rsidRPr="00E53FC7" w:rsidRDefault="00E53FC7" w:rsidP="00377210">
            <w:pPr>
              <w:spacing w:after="0" w:line="240" w:lineRule="auto"/>
              <w:rPr>
                <w:del w:id="82" w:author="Comparison" w:date="2026-08-04T06:08:00Z" w16du:dateUtc="2026-08-04T10:08:00Z"/>
                <w:rFonts w:ascii="Arial" w:hAnsi="Arial" w:cs="Arial"/>
                <w:highlight w:val="yellow"/>
              </w:rPr>
            </w:pPr>
            <w:del w:id="83" w:author="Comparison" w:date="2026-08-04T06:08:00Z" w16du:dateUtc="2026-08-04T10:08:00Z">
              <w:r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text</w:delText>
              </w:r>
            </w:del>
          </w:p>
          <w:p w14:paraId="3658DB78" w14:textId="70643A58" w:rsidR="00581A63" w:rsidRPr="00E53FC7" w:rsidRDefault="00E53FC7" w:rsidP="00377210">
            <w:pPr>
              <w:spacing w:after="0" w:line="240" w:lineRule="auto"/>
              <w:rPr>
                <w:del w:id="84" w:author="Comparison" w:date="2026-08-04T06:08:00Z" w16du:dateUtc="2026-08-04T10:08:00Z"/>
                <w:rFonts w:ascii="Arial" w:hAnsi="Arial" w:cs="Arial"/>
                <w:highlight w:val="yellow"/>
              </w:rPr>
            </w:pPr>
            <w:del w:id="85" w:author="Comparison" w:date="2026-08-04T06:08:00Z" w16du:dateUtc="2026-08-04T10:08:00Z">
              <w:r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more text</w:delText>
              </w:r>
            </w:del>
          </w:p>
        </w:tc>
        <w:tc>
          <w:tcPr>
            <w:tcW w:w="1706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FFACF2F" w14:textId="7950C33E" w:rsidR="00581A63" w:rsidRPr="00E53FC7" w:rsidRDefault="00581A63" w:rsidP="00377210">
            <w:pPr>
              <w:spacing w:after="0" w:line="240" w:lineRule="auto"/>
              <w:rPr>
                <w:del w:id="86" w:author="Comparison" w:date="2026-08-04T06:08:00Z" w16du:dateUtc="2026-08-04T10:08:00Z"/>
                <w:rFonts w:ascii="Arial" w:hAnsi="Arial" w:cs="Arial"/>
                <w:highlight w:val="yellow"/>
              </w:rPr>
            </w:pPr>
            <w:del w:id="87" w:author="Comparison" w:date="2026-08-04T06:08:00Z" w16du:dateUtc="2026-08-04T10:08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 </w:delText>
              </w:r>
              <w:r w:rsidR="00E53FC7">
                <w:rPr>
                  <w:rFonts w:ascii="Arial" w:hAnsi="Arial" w:cs="Arial"/>
                  <w:highlight w:val="yellow"/>
                </w:rPr>
                <w:delText>Some more text</w:delText>
              </w:r>
            </w:del>
          </w:p>
        </w:tc>
      </w:tr>
      <w:tr w:rsidR="00581A63" w:rsidRPr="00880F52" w14:paraId="6A1742D3" w14:textId="77777777" w:rsidTr="00377210">
        <w:trPr>
          <w:gridBefore w:val="1"/>
          <w:wBefore w:w="8" w:type="dxa"/>
          <w:del w:id="88" w:author="Comparison" w:date="2026-08-04T06:08:00Z" w16du:dateUtc="2026-08-04T10:08:00Z"/>
        </w:trPr>
        <w:tc>
          <w:tcPr>
            <w:tcW w:w="3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C780D84" w14:textId="28D340FB" w:rsidR="00581A63" w:rsidRPr="00E53FC7" w:rsidRDefault="00707D07" w:rsidP="00E53FC7">
            <w:pPr>
              <w:spacing w:after="0" w:line="240" w:lineRule="auto"/>
              <w:rPr>
                <w:del w:id="89" w:author="Comparison" w:date="2026-08-04T06:08:00Z" w16du:dateUtc="2026-08-04T10:08:00Z"/>
                <w:rFonts w:ascii="Arial" w:hAnsi="Arial" w:cs="Arial"/>
                <w:highlight w:val="yellow"/>
              </w:rPr>
            </w:pPr>
            <w:del w:id="90" w:author="Comparison" w:date="2026-08-04T06:08:00Z" w16du:dateUtc="2026-08-04T10:08:00Z">
              <w:r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 xml:space="preserve">This is the really broken text </w:delText>
              </w:r>
            </w:del>
          </w:p>
        </w:tc>
        <w:tc>
          <w:tcPr>
            <w:tcW w:w="2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4AB431D" w14:textId="77777777" w:rsidR="00581A63" w:rsidRPr="00E53FC7" w:rsidRDefault="00581A63" w:rsidP="00377210">
            <w:pPr>
              <w:spacing w:after="0" w:line="240" w:lineRule="auto"/>
              <w:rPr>
                <w:del w:id="91" w:author="Comparison" w:date="2026-08-04T06:08:00Z" w16du:dateUtc="2026-08-04T10:08:00Z"/>
                <w:rFonts w:ascii="Arial" w:hAnsi="Arial" w:cs="Arial"/>
                <w:highlight w:val="yellow"/>
              </w:rPr>
            </w:pPr>
            <w:del w:id="92" w:author="Comparison" w:date="2026-08-04T06:08:00Z" w16du:dateUtc="2026-08-04T10:08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Phone No.</w:delText>
              </w:r>
            </w:del>
          </w:p>
          <w:p w14:paraId="693A9848" w14:textId="028CCD77" w:rsidR="00581A63" w:rsidRPr="00E53FC7" w:rsidRDefault="00581A63" w:rsidP="00377210">
            <w:pPr>
              <w:spacing w:after="0" w:line="240" w:lineRule="auto"/>
              <w:rPr>
                <w:del w:id="93" w:author="Comparison" w:date="2026-08-04T06:08:00Z" w16du:dateUtc="2026-08-04T10:08:00Z"/>
                <w:rFonts w:ascii="Arial" w:hAnsi="Arial" w:cs="Arial"/>
                <w:highlight w:val="yellow"/>
              </w:rPr>
            </w:pPr>
            <w:del w:id="94" w:author="Comparison" w:date="2026-08-04T06:08:00Z" w16du:dateUtc="2026-08-04T10:08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(</w:delText>
              </w:r>
            </w:del>
          </w:p>
        </w:tc>
        <w:tc>
          <w:tcPr>
            <w:tcW w:w="5688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7F0FFD1" w14:textId="77777777" w:rsidR="00581A63" w:rsidRPr="00E53FC7" w:rsidRDefault="00581A63" w:rsidP="00377210">
            <w:pPr>
              <w:spacing w:after="0" w:line="240" w:lineRule="auto"/>
              <w:rPr>
                <w:del w:id="95" w:author="Comparison" w:date="2026-08-04T06:08:00Z" w16du:dateUtc="2026-08-04T10:08:00Z"/>
                <w:rFonts w:ascii="Arial" w:hAnsi="Arial" w:cs="Arial"/>
                <w:highlight w:val="yellow"/>
              </w:rPr>
            </w:pPr>
            <w:del w:id="96" w:author="Comparison" w:date="2026-08-04T06:08:00Z" w16du:dateUtc="2026-08-04T10:08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e-mail</w:delText>
              </w:r>
            </w:del>
          </w:p>
          <w:p w14:paraId="4392997E" w14:textId="08D54B37" w:rsidR="00581A63" w:rsidRPr="00E53FC7" w:rsidRDefault="00581A63" w:rsidP="00377210">
            <w:pPr>
              <w:spacing w:after="0" w:line="240" w:lineRule="auto"/>
              <w:rPr>
                <w:del w:id="97" w:author="Comparison" w:date="2026-08-04T06:08:00Z" w16du:dateUtc="2026-08-04T10:08:00Z"/>
                <w:rFonts w:ascii="Arial" w:hAnsi="Arial" w:cs="Arial"/>
                <w:highlight w:val="yellow"/>
              </w:rPr>
            </w:pPr>
            <w:del w:id="98" w:author="Comparison" w:date="2026-08-04T06:08:00Z" w16du:dateUtc="2026-08-04T10:08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k</w:delText>
              </w:r>
            </w:del>
          </w:p>
        </w:tc>
      </w:tr>
      <w:tr w:rsidR="00581A63" w:rsidRPr="00990111" w14:paraId="6EE2003E" w14:textId="77777777" w:rsidTr="00377210">
        <w:trPr>
          <w:gridBefore w:val="1"/>
          <w:wBefore w:w="8" w:type="dxa"/>
          <w:del w:id="99" w:author="Comparison" w:date="2026-08-04T06:08:00Z" w16du:dateUtc="2026-08-04T10:08:00Z"/>
        </w:trPr>
        <w:tc>
          <w:tcPr>
            <w:tcW w:w="568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96B8081" w14:textId="77777777" w:rsidR="00581A63" w:rsidRPr="00E53FC7" w:rsidRDefault="00581A63" w:rsidP="00377210">
            <w:pPr>
              <w:spacing w:after="0" w:line="240" w:lineRule="auto"/>
              <w:rPr>
                <w:del w:id="100" w:author="Comparison" w:date="2026-08-04T06:08:00Z" w16du:dateUtc="2026-08-04T10:08:00Z"/>
                <w:rFonts w:ascii="Arial" w:hAnsi="Arial" w:cs="Arial"/>
                <w:highlight w:val="yellow"/>
              </w:rPr>
            </w:pPr>
            <w:del w:id="101" w:author="Comparison" w:date="2026-08-04T06:08:00Z" w16du:dateUtc="2026-08-04T10:08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Billing Street Address</w:delText>
              </w:r>
            </w:del>
          </w:p>
          <w:p w14:paraId="4C2DA543" w14:textId="60F70041" w:rsidR="00581A63" w:rsidRPr="00E53FC7" w:rsidRDefault="00E53FC7" w:rsidP="00377210">
            <w:pPr>
              <w:spacing w:after="0" w:line="240" w:lineRule="auto"/>
              <w:rPr>
                <w:del w:id="102" w:author="Comparison" w:date="2026-08-04T06:08:00Z" w16du:dateUtc="2026-08-04T10:08:00Z"/>
                <w:rFonts w:ascii="Arial" w:hAnsi="Arial" w:cs="Arial"/>
                <w:highlight w:val="yellow"/>
              </w:rPr>
            </w:pPr>
            <w:del w:id="103" w:author="Comparison" w:date="2026-08-04T06:08:00Z" w16du:dateUtc="2026-08-04T10:08:00Z">
              <w:r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North pole</w:delText>
              </w:r>
            </w:del>
          </w:p>
        </w:tc>
        <w:tc>
          <w:tcPr>
            <w:tcW w:w="2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E29D15C" w14:textId="77777777" w:rsidR="00581A63" w:rsidRPr="00E53FC7" w:rsidRDefault="00581A63" w:rsidP="00377210">
            <w:pPr>
              <w:spacing w:after="0" w:line="240" w:lineRule="auto"/>
              <w:rPr>
                <w:del w:id="104" w:author="Comparison" w:date="2026-08-04T06:08:00Z" w16du:dateUtc="2026-08-04T10:08:00Z"/>
                <w:rFonts w:ascii="Arial" w:hAnsi="Arial" w:cs="Arial"/>
                <w:highlight w:val="yellow"/>
              </w:rPr>
            </w:pPr>
            <w:del w:id="105" w:author="Comparison" w:date="2026-08-04T06:08:00Z" w16du:dateUtc="2026-08-04T10:08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City</w:delText>
              </w:r>
            </w:del>
          </w:p>
          <w:p w14:paraId="75517DFA" w14:textId="77777777" w:rsidR="00581A63" w:rsidRPr="00E53FC7" w:rsidRDefault="00581A63" w:rsidP="00377210">
            <w:pPr>
              <w:spacing w:after="0" w:line="240" w:lineRule="auto"/>
              <w:rPr>
                <w:del w:id="106" w:author="Comparison" w:date="2026-08-04T06:08:00Z" w16du:dateUtc="2026-08-04T10:08:00Z"/>
                <w:rFonts w:ascii="Arial" w:hAnsi="Arial" w:cs="Arial"/>
                <w:highlight w:val="yellow"/>
              </w:rPr>
            </w:pPr>
            <w:del w:id="107" w:author="Comparison" w:date="2026-08-04T06:08:00Z" w16du:dateUtc="2026-08-04T10:08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Toronto</w:delText>
              </w:r>
            </w:del>
          </w:p>
        </w:tc>
        <w:tc>
          <w:tcPr>
            <w:tcW w:w="1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25ACB91" w14:textId="77777777" w:rsidR="00581A63" w:rsidRPr="00E53FC7" w:rsidRDefault="00581A63" w:rsidP="00377210">
            <w:pPr>
              <w:spacing w:after="0" w:line="240" w:lineRule="auto"/>
              <w:rPr>
                <w:del w:id="108" w:author="Comparison" w:date="2026-08-04T06:08:00Z" w16du:dateUtc="2026-08-04T10:08:00Z"/>
                <w:rFonts w:ascii="Arial" w:hAnsi="Arial" w:cs="Arial"/>
                <w:highlight w:val="yellow"/>
              </w:rPr>
            </w:pPr>
            <w:del w:id="109" w:author="Comparison" w:date="2026-08-04T06:08:00Z" w16du:dateUtc="2026-08-04T10:08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State/Province</w:delText>
              </w:r>
            </w:del>
          </w:p>
          <w:p w14:paraId="00405B29" w14:textId="77777777" w:rsidR="00581A63" w:rsidRPr="00E53FC7" w:rsidRDefault="00581A63" w:rsidP="00377210">
            <w:pPr>
              <w:spacing w:after="0" w:line="240" w:lineRule="auto"/>
              <w:rPr>
                <w:del w:id="110" w:author="Comparison" w:date="2026-08-04T06:08:00Z" w16du:dateUtc="2026-08-04T10:08:00Z"/>
                <w:rFonts w:ascii="Arial" w:hAnsi="Arial" w:cs="Arial"/>
                <w:highlight w:val="yellow"/>
              </w:rPr>
            </w:pPr>
            <w:del w:id="111" w:author="Comparison" w:date="2026-08-04T06:08:00Z" w16du:dateUtc="2026-08-04T10:08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ON</w:delText>
              </w:r>
            </w:del>
          </w:p>
        </w:tc>
        <w:tc>
          <w:tcPr>
            <w:tcW w:w="17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FF5F36F" w14:textId="77777777" w:rsidR="00581A63" w:rsidRPr="00E53FC7" w:rsidRDefault="00581A63" w:rsidP="00377210">
            <w:pPr>
              <w:spacing w:after="0" w:line="240" w:lineRule="auto"/>
              <w:rPr>
                <w:del w:id="112" w:author="Comparison" w:date="2026-08-04T06:08:00Z" w16du:dateUtc="2026-08-04T10:08:00Z"/>
                <w:rFonts w:ascii="Arial" w:hAnsi="Arial" w:cs="Arial"/>
                <w:highlight w:val="yellow"/>
                <w:lang w:val="fr-CA"/>
              </w:rPr>
            </w:pPr>
            <w:del w:id="113" w:author="Comparison" w:date="2026-08-04T06:08:00Z" w16du:dateUtc="2026-08-04T10:08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  <w:lang w:val="fr-CA"/>
                </w:rPr>
                <w:delText>Zip/Postal Code</w:delText>
              </w:r>
            </w:del>
          </w:p>
          <w:p w14:paraId="5988C45D" w14:textId="30E46CC3" w:rsidR="00581A63" w:rsidRPr="00E53FC7" w:rsidRDefault="00581A63" w:rsidP="00377210">
            <w:pPr>
              <w:spacing w:after="0" w:line="240" w:lineRule="auto"/>
              <w:rPr>
                <w:del w:id="114" w:author="Comparison" w:date="2026-08-04T06:08:00Z" w16du:dateUtc="2026-08-04T10:08:00Z"/>
                <w:rFonts w:ascii="Arial" w:hAnsi="Arial" w:cs="Arial"/>
                <w:highlight w:val="yellow"/>
                <w:lang w:val="fr-CA"/>
              </w:rPr>
            </w:pPr>
            <w:del w:id="115" w:author="Comparison" w:date="2026-08-04T06:08:00Z" w16du:dateUtc="2026-08-04T10:08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  <w:lang w:val="fr-CA"/>
                </w:rPr>
                <w:delText>M</w:delText>
              </w:r>
              <w:r w:rsidR="00E53FC7">
                <w:rPr>
                  <w:rFonts w:ascii="Arial" w:hAnsi="Arial" w:cs="Arial"/>
                  <w:color w:val="000000"/>
                  <w:sz w:val="14"/>
                  <w:highlight w:val="yellow"/>
                  <w:lang w:val="fr-CA"/>
                </w:rPr>
                <w:delText>00000</w:delText>
              </w:r>
            </w:del>
          </w:p>
        </w:tc>
      </w:tr>
    </w:tbl>
    <w:p w14:paraId="0C3B0DD1" w14:textId="77777777" w:rsidR="0041115F" w:rsidRDefault="00661C73">
      <w:pPr>
        <w:rPr>
          <w:ins w:id="116" w:author="Comparison" w:date="2026-08-04T06:08:00Z" w16du:dateUtc="2026-08-04T10:08:00Z"/>
        </w:rPr>
      </w:pPr>
      <w:ins w:id="117" w:author="Comparison" w:date="2026-08-04T06:08:00Z" w16du:dateUtc="2026-08-04T10:08:00Z">
        <w:r>
          <w:t>Choice paragraph at body level (Requires=w14)</w:t>
        </w:r>
      </w:ins>
    </w:p>
    <w:p w14:paraId="6F305045" w14:textId="77777777" w:rsidR="00581A63" w:rsidRPr="00990111" w:rsidRDefault="00661C73" w:rsidP="00581A63">
      <w:pPr>
        <w:spacing w:after="0" w:line="240" w:lineRule="auto"/>
        <w:rPr>
          <w:del w:id="118" w:author="Comparison" w:date="2026-08-04T06:08:00Z" w16du:dateUtc="2026-08-04T10:08:00Z"/>
          <w:rFonts w:ascii="Arial" w:hAnsi="Arial" w:cs="Arial"/>
          <w:lang w:val="fr-CA"/>
        </w:rPr>
      </w:pPr>
      <w:ins w:id="119" w:author="Comparison" w:date="2026-08-04T06:08:00Z" w16du:dateUtc="2026-08-04T10:08:00Z">
        <w:r>
          <w:t>Choice A: Requires=w15</w:t>
        </w:r>
      </w:ins>
      <w:del w:id="120" w:author="Comparison" w:date="2026-08-04T06:08:00Z" w16du:dateUtc="2026-08-04T10:08:00Z">
        <w:r w:rsidR="00581A63" w:rsidRPr="00990111">
          <w:rPr>
            <w:rFonts w:ascii="Arial" w:hAnsi="Arial" w:cs="Arial"/>
            <w:color w:val="000000"/>
            <w:sz w:val="14"/>
            <w:lang w:val="fr-CA"/>
          </w:rPr>
          <w:delText> </w:delText>
        </w:r>
      </w:del>
    </w:p>
    <w:p w14:paraId="181F7C85" w14:textId="77777777" w:rsidR="00C51EFF" w:rsidRPr="00581A63" w:rsidRDefault="00C51EFF" w:rsidP="00581A63"/>
    <w:sectPr w:rsidR="00C51EFF" w:rsidRPr="00581A63" w:rsidSect="00034616">
      <w:headerReference w:type="default" r:id="rId8"/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  <w:sectPrChange w:id="133" w:author="Comparison" w:date="2026-08-04T06:08:00Z" w16du:dateUtc="2026-08-04T10:08:00Z">
        <w:sectPr w:rsidR="00C51EFF" w:rsidRPr="00581A63" w:rsidSect="00034616">
          <w:pgMar w:top="288" w:right="432" w:bottom="438" w:left="432" w:header="288" w:footer="288" w:gutter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13AF3" w14:textId="77777777" w:rsidR="00661C73" w:rsidRDefault="00661C73">
      <w:pPr>
        <w:spacing w:after="0" w:line="240" w:lineRule="auto"/>
      </w:pPr>
      <w:r>
        <w:separator/>
      </w:r>
    </w:p>
  </w:endnote>
  <w:endnote w:type="continuationSeparator" w:id="0">
    <w:p w14:paraId="1C76C153" w14:textId="77777777" w:rsidR="00661C73" w:rsidRDefault="00661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581A63" w:rsidRPr="005D5763" w14:paraId="31ECF9FD" w14:textId="77777777">
      <w:trPr>
        <w:del w:id="121" w:author="Comparison" w:date="2026-08-04T06:08:00Z" w16du:dateUtc="2026-08-04T10:08:00Z"/>
      </w:trPr>
      <w:tc>
        <w:tcPr>
          <w:tcW w:w="2917" w:type="dxa"/>
        </w:tcPr>
        <w:p w14:paraId="3FDA39EC" w14:textId="77777777" w:rsidR="00581A63" w:rsidRPr="005D5763" w:rsidRDefault="00581A63">
          <w:pPr>
            <w:spacing w:after="0" w:line="240" w:lineRule="auto"/>
            <w:rPr>
              <w:del w:id="122" w:author="Comparison" w:date="2026-08-04T06:08:00Z" w16du:dateUtc="2026-08-04T10:08:00Z"/>
              <w:rFonts w:ascii="Arial" w:hAnsi="Arial" w:cs="Arial"/>
              <w:sz w:val="14"/>
              <w:szCs w:val="14"/>
              <w:highlight w:val="black"/>
            </w:rPr>
          </w:pPr>
          <w:del w:id="123" w:author="Comparison" w:date="2026-08-04T06:08:00Z" w16du:dateUtc="2026-08-04T10:08:00Z">
            <w:r w:rsidRPr="005D5763">
              <w:rPr>
                <w:rFonts w:ascii="Arial" w:hAnsi="Arial" w:cs="Arial"/>
                <w:color w:val="000000"/>
                <w:sz w:val="14"/>
                <w:szCs w:val="14"/>
                <w:highlight w:val="black"/>
              </w:rPr>
              <w:delText>FRHI Hotels &amp; Resorts (Canada) Inc. Q-00203</w:delText>
            </w:r>
          </w:del>
        </w:p>
      </w:tc>
    </w:tr>
  </w:tbl>
  <w:p w14:paraId="6B3F1DEC" w14:textId="77777777" w:rsidR="00581A63" w:rsidRDefault="00581A63">
    <w:pPr>
      <w:pStyle w:val="Footer"/>
      <w:rPr>
        <w:rPrChange w:id="124" w:author="Comparison" w:date="2026-08-04T06:08:00Z" w16du:dateUtc="2026-08-04T10:08:00Z">
          <w:rPr>
            <w:rFonts w:ascii="Arial" w:hAnsi="Arial" w:cs="Arial"/>
            <w:sz w:val="14"/>
            <w:szCs w:val="14"/>
          </w:rPr>
        </w:rPrChange>
      </w:rPr>
      <w:pPrChange w:id="125" w:author="Comparison" w:date="2026-08-04T06:08:00Z" w16du:dateUtc="2026-08-04T10:08:00Z">
        <w:pPr>
          <w:spacing w:after="0" w:line="240" w:lineRule="auto"/>
          <w:jc w:val="right"/>
        </w:pPr>
      </w:pPrChange>
    </w:pPr>
    <w:del w:id="126" w:author="Comparison" w:date="2026-08-04T06:08:00Z" w16du:dateUtc="2026-08-04T10:08:00Z">
      <w:r w:rsidRPr="00880F52">
        <w:rPr>
          <w:rFonts w:ascii="Arial" w:hAnsi="Arial" w:cs="Arial"/>
          <w:color w:val="000000"/>
          <w:sz w:val="14"/>
          <w:szCs w:val="14"/>
        </w:rPr>
        <w:delText xml:space="preserve">Page </w:delText>
      </w:r>
      <w:r w:rsidRPr="00880F52">
        <w:rPr>
          <w:rFonts w:ascii="Arial" w:hAnsi="Arial" w:cs="Arial"/>
          <w:color w:val="000000"/>
          <w:sz w:val="14"/>
          <w:szCs w:val="14"/>
        </w:rPr>
        <w:pgNum/>
      </w:r>
      <w:r w:rsidRPr="00880F52">
        <w:rPr>
          <w:rFonts w:ascii="Arial" w:hAnsi="Arial" w:cs="Arial"/>
          <w:color w:val="000000"/>
          <w:sz w:val="14"/>
          <w:szCs w:val="14"/>
        </w:rPr>
        <w:delText xml:space="preserve"> of </w:delText>
      </w:r>
      <w:r w:rsidRPr="00880F52">
        <w:rPr>
          <w:rFonts w:ascii="Arial" w:hAnsi="Arial" w:cs="Arial"/>
          <w:sz w:val="14"/>
          <w:szCs w:val="14"/>
        </w:rPr>
        <w:fldChar w:fldCharType="begin"/>
      </w:r>
      <w:r w:rsidRPr="00880F52">
        <w:rPr>
          <w:rFonts w:ascii="Arial" w:hAnsi="Arial" w:cs="Arial"/>
          <w:color w:val="000000"/>
          <w:sz w:val="14"/>
          <w:szCs w:val="14"/>
        </w:rPr>
        <w:delInstrText>PAGEREF last_page</w:delInstrText>
      </w:r>
      <w:r w:rsidRPr="00880F52">
        <w:rPr>
          <w:rFonts w:ascii="Arial" w:hAnsi="Arial" w:cs="Arial"/>
          <w:sz w:val="14"/>
          <w:szCs w:val="14"/>
        </w:rPr>
        <w:fldChar w:fldCharType="separate"/>
      </w:r>
      <w:r>
        <w:rPr>
          <w:rFonts w:ascii="Arial" w:hAnsi="Arial" w:cs="Arial"/>
          <w:noProof/>
          <w:color w:val="000000"/>
          <w:sz w:val="14"/>
          <w:szCs w:val="14"/>
        </w:rPr>
        <w:delText>8</w:delText>
      </w:r>
      <w:r w:rsidRPr="00880F52">
        <w:rPr>
          <w:rFonts w:ascii="Arial" w:hAnsi="Arial" w:cs="Arial"/>
          <w:sz w:val="14"/>
          <w:szCs w:val="14"/>
        </w:rPr>
        <w:fldChar w:fldCharType="end"/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581A63" w:rsidRPr="00880F52" w14:paraId="7C472ED5" w14:textId="77777777">
      <w:trPr>
        <w:del w:id="127" w:author="Comparison" w:date="2026-08-04T06:08:00Z" w16du:dateUtc="2026-08-04T10:08:00Z"/>
      </w:trPr>
      <w:tc>
        <w:tcPr>
          <w:tcW w:w="2917" w:type="dxa"/>
        </w:tcPr>
        <w:p w14:paraId="1825C6C5" w14:textId="77777777" w:rsidR="00581A63" w:rsidRPr="00880F52" w:rsidRDefault="00581A63">
          <w:pPr>
            <w:spacing w:after="0" w:line="240" w:lineRule="auto"/>
            <w:rPr>
              <w:del w:id="128" w:author="Comparison" w:date="2026-08-04T06:08:00Z" w16du:dateUtc="2026-08-04T10:08:00Z"/>
              <w:rFonts w:ascii="Arial" w:hAnsi="Arial" w:cs="Arial"/>
              <w:sz w:val="14"/>
              <w:szCs w:val="14"/>
            </w:rPr>
          </w:pPr>
          <w:del w:id="129" w:author="Comparison" w:date="2026-08-04T06:08:00Z" w16du:dateUtc="2026-08-04T10:08:00Z">
            <w:r w:rsidRPr="00FE5398">
              <w:rPr>
                <w:rFonts w:ascii="Arial" w:hAnsi="Arial" w:cs="Arial"/>
                <w:color w:val="000000"/>
                <w:sz w:val="14"/>
                <w:szCs w:val="14"/>
                <w:highlight w:val="black"/>
              </w:rPr>
              <w:delText>FRHI Hotels &amp; Resorts (Canada) Inc. Q-00203</w:delText>
            </w:r>
          </w:del>
        </w:p>
      </w:tc>
    </w:tr>
  </w:tbl>
  <w:p w14:paraId="51DC9538" w14:textId="6256D122" w:rsidR="00581A63" w:rsidRDefault="00581A63">
    <w:pPr>
      <w:pStyle w:val="Footer"/>
      <w:rPr>
        <w:rPrChange w:id="130" w:author="Comparison" w:date="2026-08-04T06:08:00Z" w16du:dateUtc="2026-08-04T10:08:00Z">
          <w:rPr>
            <w:rFonts w:ascii="Arial" w:hAnsi="Arial" w:cs="Arial"/>
            <w:sz w:val="14"/>
            <w:szCs w:val="14"/>
          </w:rPr>
        </w:rPrChange>
      </w:rPr>
      <w:pPrChange w:id="131" w:author="Comparison" w:date="2026-08-04T06:08:00Z" w16du:dateUtc="2026-08-04T10:08:00Z">
        <w:pPr>
          <w:spacing w:after="0" w:line="240" w:lineRule="auto"/>
          <w:jc w:val="right"/>
        </w:pPr>
      </w:pPrChange>
    </w:pPr>
    <w:del w:id="132" w:author="Comparison" w:date="2026-08-04T06:08:00Z" w16du:dateUtc="2026-08-04T10:08:00Z">
      <w:r w:rsidRPr="00880F52">
        <w:rPr>
          <w:rFonts w:ascii="Arial" w:hAnsi="Arial" w:cs="Arial"/>
          <w:color w:val="000000"/>
          <w:sz w:val="14"/>
          <w:szCs w:val="14"/>
        </w:rPr>
        <w:delText xml:space="preserve">Page </w:delText>
      </w:r>
      <w:r w:rsidRPr="00880F52">
        <w:rPr>
          <w:rFonts w:ascii="Arial" w:hAnsi="Arial" w:cs="Arial"/>
          <w:color w:val="000000"/>
          <w:sz w:val="14"/>
          <w:szCs w:val="14"/>
        </w:rPr>
        <w:pgNum/>
      </w:r>
      <w:r w:rsidRPr="00880F52">
        <w:rPr>
          <w:rFonts w:ascii="Arial" w:hAnsi="Arial" w:cs="Arial"/>
          <w:color w:val="000000"/>
          <w:sz w:val="14"/>
          <w:szCs w:val="14"/>
        </w:rPr>
        <w:delText xml:space="preserve"> of </w:delText>
      </w:r>
      <w:r w:rsidRPr="00880F52">
        <w:rPr>
          <w:rFonts w:ascii="Arial" w:hAnsi="Arial" w:cs="Arial"/>
          <w:sz w:val="14"/>
          <w:szCs w:val="14"/>
        </w:rPr>
        <w:fldChar w:fldCharType="begin"/>
      </w:r>
      <w:r w:rsidRPr="00880F52">
        <w:rPr>
          <w:rFonts w:ascii="Arial" w:hAnsi="Arial" w:cs="Arial"/>
          <w:color w:val="000000"/>
          <w:sz w:val="14"/>
          <w:szCs w:val="14"/>
        </w:rPr>
        <w:delInstrText>PAGEREF last_page</w:delInstrText>
      </w:r>
      <w:r w:rsidRPr="00880F52">
        <w:rPr>
          <w:rFonts w:ascii="Arial" w:hAnsi="Arial" w:cs="Arial"/>
          <w:sz w:val="14"/>
          <w:szCs w:val="14"/>
        </w:rPr>
        <w:fldChar w:fldCharType="separate"/>
      </w:r>
      <w:r w:rsidR="00C8456C">
        <w:rPr>
          <w:rFonts w:ascii="Arial" w:hAnsi="Arial" w:cs="Arial"/>
          <w:b/>
          <w:bCs/>
          <w:noProof/>
          <w:sz w:val="14"/>
          <w:szCs w:val="14"/>
        </w:rPr>
        <w:delText>Error! Bookmark not defined.</w:delText>
      </w:r>
      <w:r w:rsidRPr="00880F52">
        <w:rPr>
          <w:rFonts w:ascii="Arial" w:hAnsi="Arial" w:cs="Arial"/>
          <w:sz w:val="14"/>
          <w:szCs w:val="14"/>
        </w:rP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DBA98" w14:textId="77777777" w:rsidR="00661C73" w:rsidRDefault="00661C73">
      <w:pPr>
        <w:spacing w:after="0" w:line="240" w:lineRule="auto"/>
      </w:pPr>
      <w:r>
        <w:separator/>
      </w:r>
    </w:p>
  </w:footnote>
  <w:footnote w:type="continuationSeparator" w:id="0">
    <w:p w14:paraId="05A9519A" w14:textId="77777777" w:rsidR="00661C73" w:rsidRDefault="00661C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7F595" w14:textId="77777777" w:rsidR="00CB74E4" w:rsidRDefault="00CB74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8843091">
    <w:abstractNumId w:val="8"/>
  </w:num>
  <w:num w:numId="2" w16cid:durableId="560365046">
    <w:abstractNumId w:val="6"/>
  </w:num>
  <w:num w:numId="3" w16cid:durableId="1621496400">
    <w:abstractNumId w:val="5"/>
  </w:num>
  <w:num w:numId="4" w16cid:durableId="915673952">
    <w:abstractNumId w:val="4"/>
  </w:num>
  <w:num w:numId="5" w16cid:durableId="1837064072">
    <w:abstractNumId w:val="7"/>
  </w:num>
  <w:num w:numId="6" w16cid:durableId="1193037359">
    <w:abstractNumId w:val="3"/>
  </w:num>
  <w:num w:numId="7" w16cid:durableId="585843276">
    <w:abstractNumId w:val="2"/>
  </w:num>
  <w:num w:numId="8" w16cid:durableId="2033457028">
    <w:abstractNumId w:val="1"/>
  </w:num>
  <w:num w:numId="9" w16cid:durableId="916133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A63"/>
    <w:rsid w:val="00034616"/>
    <w:rsid w:val="0006063C"/>
    <w:rsid w:val="0015074B"/>
    <w:rsid w:val="0029639D"/>
    <w:rsid w:val="00326F90"/>
    <w:rsid w:val="0041115F"/>
    <w:rsid w:val="0041538A"/>
    <w:rsid w:val="00581A63"/>
    <w:rsid w:val="00635A30"/>
    <w:rsid w:val="00661C73"/>
    <w:rsid w:val="00707D07"/>
    <w:rsid w:val="00946E5F"/>
    <w:rsid w:val="00976151"/>
    <w:rsid w:val="00A16521"/>
    <w:rsid w:val="00AA1D8D"/>
    <w:rsid w:val="00B47730"/>
    <w:rsid w:val="00C51EFF"/>
    <w:rsid w:val="00C8456C"/>
    <w:rsid w:val="00CB0664"/>
    <w:rsid w:val="00CB74E4"/>
    <w:rsid w:val="00E53FC7"/>
    <w:rsid w:val="00FA38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2DF77"/>
  <w15:chartTrackingRefBased/>
  <w15:docId w15:val="{382F6E8F-B0E5-2645-821F-5459842D1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  <w:pPrChange w:id="0" w:author="Comparison" w:date="2026-08-04T06:08:00Z">
        <w:pPr>
          <w:spacing w:after="160" w:line="259" w:lineRule="auto"/>
        </w:pPr>
      </w:pPrChange>
    </w:pPr>
    <w:rPr>
      <w:rFonts w:eastAsiaTheme="minorEastAsia"/>
      <w:kern w:val="0"/>
      <w:sz w:val="22"/>
      <w:szCs w:val="22"/>
      <w14:ligatures w14:val="none"/>
      <w:rPrChange w:id="0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pPrChange w:id="1" w:author="Comparison" w:date="2026-08-04T06:08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  <w:rPrChange w:id="1" w:author="Comparison" w:date="2026-08-04T06:08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pPrChange w:id="2" w:author="Comparison" w:date="2026-08-04T06:08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  <w:rPrChange w:id="2" w:author="Comparison" w:date="2026-08-04T06:08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3" w:author="Comparison" w:date="2026-08-04T06:08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rPrChange w:id="3" w:author="Comparison" w:date="2026-08-04T06:08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4" w:author="Comparison" w:date="2026-08-04T06:08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rPrChange w:id="4" w:author="Comparison" w:date="2026-08-04T06:08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5" w:author="Comparison" w:date="2026-08-04T06:08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rPrChange w:id="5" w:author="Comparison" w:date="2026-08-04T06:08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6" w:author="Comparison" w:date="2026-08-04T06:08:00Z">
        <w:pPr>
          <w:keepNext/>
          <w:keepLines/>
          <w:spacing w:before="40" w:line="278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rPrChange w:id="6" w:author="Comparison" w:date="2026-08-04T06:08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7" w:author="Comparison" w:date="2026-08-04T06:08:00Z">
        <w:pPr>
          <w:keepNext/>
          <w:keepLines/>
          <w:spacing w:before="40" w:line="278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rPrChange w:id="7" w:author="Comparison" w:date="2026-08-04T06:08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pPrChange w:id="8" w:author="Comparison" w:date="2026-08-04T06:08:00Z">
        <w:pPr>
          <w:keepNext/>
          <w:keepLines/>
          <w:spacing w:line="278" w:lineRule="auto"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sz w:val="20"/>
      <w:szCs w:val="20"/>
      <w:rPrChange w:id="8" w:author="Comparison" w:date="2026-08-04T06:08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pPrChange w:id="9" w:author="Comparison" w:date="2026-08-04T06:08:00Z">
        <w:pPr>
          <w:keepNext/>
          <w:keepLines/>
          <w:spacing w:line="278" w:lineRule="auto"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rPrChange w:id="9" w:author="Comparison" w:date="2026-08-04T06:08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A63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81A63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81A63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A63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A63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A63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A63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A63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A63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 w:line="240" w:lineRule="auto"/>
      <w:contextualSpacing/>
      <w:pPrChange w:id="10" w:author="Comparison" w:date="2026-08-04T06:08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:rPrChange w:id="10" w:author="Comparison" w:date="2026-08-04T06:08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581A63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pPrChange w:id="11" w:author="Comparison" w:date="2026-08-04T06:08:00Z">
        <w:pPr>
          <w:numPr>
            <w:ilvl w:val="1"/>
          </w:numPr>
          <w:spacing w:after="200" w:line="278" w:lineRule="auto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  <w:rPrChange w:id="11" w:author="Comparison" w:date="2026-08-04T06:08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581A63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12" w:author="Comparison" w:date="2026-08-04T06:08:00Z">
        <w:pPr>
          <w:spacing w:before="160" w:after="200" w:line="278" w:lineRule="auto"/>
          <w:jc w:val="center"/>
        </w:pPr>
      </w:pPrChange>
    </w:pPr>
    <w:rPr>
      <w:i/>
      <w:iCs/>
      <w:color w:val="000000" w:themeColor="text1"/>
      <w:rPrChange w:id="12" w:author="Comparison" w:date="2026-08-04T06:08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581A63"/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13" w:author="Comparison" w:date="2026-08-04T06:08:00Z">
        <w:pPr>
          <w:spacing w:after="200" w:line="278" w:lineRule="auto"/>
          <w:ind w:left="720"/>
          <w:contextualSpacing/>
        </w:pPr>
      </w:pPrChange>
    </w:pPr>
    <w:rPr>
      <w:rPrChange w:id="13" w:author="Comparison" w:date="2026-08-04T06:08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4" w:author="Comparison" w:date="2026-08-04T06:08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15" w:author="Comparison" w:date="2026-08-04T06:08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b/>
      <w:bCs/>
      <w:i/>
      <w:iCs/>
      <w:color w:val="156082" w:themeColor="accent1"/>
      <w:rPrChange w:id="15" w:author="Comparison" w:date="2026-08-04T06:08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A63"/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6" w:author="Comparison" w:date="2026-08-04T06:08:00Z">
        <w:rPr>
          <w:b/>
          <w:bCs/>
          <w:smallCaps/>
          <w:color w:val="0F4761" w:themeColor="accent1" w:themeShade="BF"/>
          <w:spacing w:val="5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CB74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74E4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B74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74E4"/>
    <w:rPr>
      <w:rFonts w:eastAsiaTheme="minorEastAsia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17" w:author="Comparison" w:date="2026-08-04T06:08:00Z">
        <w:pPr/>
      </w:pPrChange>
    </w:pPr>
    <w:rPr>
      <w:rFonts w:eastAsiaTheme="minorEastAsia"/>
      <w:kern w:val="0"/>
      <w:sz w:val="22"/>
      <w:szCs w:val="22"/>
      <w14:ligatures w14:val="none"/>
      <w:rPrChange w:id="17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18" w:author="Comparison" w:date="2026-08-04T06:08:00Z">
        <w:pPr>
          <w:spacing w:after="120" w:line="276" w:lineRule="auto"/>
        </w:pPr>
      </w:pPrChange>
    </w:pPr>
    <w:rPr>
      <w:rPrChange w:id="18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CB74E4"/>
    <w:rPr>
      <w:rFonts w:eastAsiaTheme="minorEastAsia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CB74E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CB74E4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9" w:author="Comparison" w:date="2026-08-04T06:08:00Z">
        <w:pPr>
          <w:spacing w:after="120" w:line="276" w:lineRule="auto"/>
        </w:pPr>
      </w:pPrChange>
    </w:pPr>
    <w:rPr>
      <w:sz w:val="16"/>
      <w:szCs w:val="16"/>
      <w:rPrChange w:id="19" w:author="Comparison" w:date="2026-08-04T06:08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CB74E4"/>
    <w:rPr>
      <w:rFonts w:eastAsiaTheme="minorEastAsia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20" w:author="Comparison" w:date="2026-08-04T06:08:00Z">
        <w:pPr>
          <w:spacing w:after="200" w:line="276" w:lineRule="auto"/>
          <w:ind w:left="360" w:hanging="360"/>
          <w:contextualSpacing/>
        </w:pPr>
      </w:pPrChange>
    </w:pPr>
    <w:rPr>
      <w:rPrChange w:id="20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21" w:author="Comparison" w:date="2026-08-04T06:08:00Z">
        <w:pPr>
          <w:spacing w:after="200" w:line="276" w:lineRule="auto"/>
          <w:ind w:left="720" w:hanging="360"/>
          <w:contextualSpacing/>
        </w:pPr>
      </w:pPrChange>
    </w:pPr>
    <w:rPr>
      <w:rPrChange w:id="21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22" w:author="Comparison" w:date="2026-08-04T06:08:00Z">
        <w:pPr>
          <w:spacing w:after="200" w:line="276" w:lineRule="auto"/>
          <w:ind w:left="1080" w:hanging="360"/>
          <w:contextualSpacing/>
        </w:pPr>
      </w:pPrChange>
    </w:pPr>
    <w:rPr>
      <w:rPrChange w:id="22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23" w:author="Comparison" w:date="2026-08-04T06:08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23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24" w:author="Comparison" w:date="2026-08-04T06:08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24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25" w:author="Comparison" w:date="2026-08-04T06:08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25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26" w:author="Comparison" w:date="2026-08-04T06:08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26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27" w:author="Comparison" w:date="2026-08-04T06:08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27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8" w:author="Comparison" w:date="2026-08-04T06:08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28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9" w:author="Comparison" w:date="2026-08-04T06:08:00Z">
        <w:pPr>
          <w:spacing w:after="120" w:line="276" w:lineRule="auto"/>
          <w:ind w:left="360"/>
          <w:contextualSpacing/>
        </w:pPr>
      </w:pPrChange>
    </w:pPr>
    <w:rPr>
      <w:rPrChange w:id="29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30" w:author="Comparison" w:date="2026-08-04T06:08:00Z">
        <w:pPr>
          <w:spacing w:after="120" w:line="276" w:lineRule="auto"/>
          <w:ind w:left="720"/>
          <w:contextualSpacing/>
        </w:pPr>
      </w:pPrChange>
    </w:pPr>
    <w:rPr>
      <w:rPrChange w:id="30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31" w:author="Comparison" w:date="2026-08-04T06:08:00Z">
        <w:pPr>
          <w:spacing w:after="120" w:line="276" w:lineRule="auto"/>
          <w:ind w:left="1080"/>
          <w:contextualSpacing/>
        </w:pPr>
      </w:pPrChange>
    </w:pPr>
    <w:rPr>
      <w:rPrChange w:id="31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2" w:author="Comparison" w:date="2026-08-04T06:08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/>
      <w:kern w:val="0"/>
      <w:sz w:val="20"/>
      <w:szCs w:val="20"/>
      <w14:ligatures w14:val="none"/>
      <w:rPrChange w:id="32" w:author="Comparison" w:date="2026-08-04T06:08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CB74E4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33" w:author="Comparison" w:date="2026-08-04T06:08:00Z">
        <w:pPr>
          <w:spacing w:after="200"/>
        </w:pPr>
      </w:pPrChange>
    </w:pPr>
    <w:rPr>
      <w:b/>
      <w:bCs/>
      <w:color w:val="156082" w:themeColor="accent1"/>
      <w:sz w:val="18"/>
      <w:szCs w:val="18"/>
      <w:rPrChange w:id="33" w:author="Comparison" w:date="2026-08-04T06:08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CB74E4"/>
    <w:rPr>
      <w:b/>
      <w:bCs/>
    </w:rPr>
  </w:style>
  <w:style w:type="character" w:styleId="Emphasis">
    <w:name w:val="Emphasis"/>
    <w:basedOn w:val="DefaultParagraphFont"/>
    <w:uiPriority w:val="20"/>
    <w:qFormat/>
    <w:rsid w:val="00CB74E4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CB74E4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CB74E4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CB74E4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4" w:author="Comparison" w:date="2026-08-04T06:08:00Z">
        <w:pPr>
          <w:keepNext/>
          <w:keepLines/>
          <w:spacing w:before="480" w:line="276" w:lineRule="auto"/>
        </w:pPr>
      </w:pPrChange>
    </w:pPr>
    <w:rPr>
      <w:rPrChange w:id="34" w:author="Comparison" w:date="2026-08-04T06:08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CB74E4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B74E4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B74E4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B74E4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B74E4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B74E4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B74E4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CB74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74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74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74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74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74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74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CB74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74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74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74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74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74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74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74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CB74E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74E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74E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74E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74E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74E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74E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74E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A4584B2-118F-2A4D-86B0-07675BE77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Tang</dc:creator>
  <cp:keywords/>
  <dc:description/>
  <cp:lastModifiedBy>Arthur Souza Rodrigues</cp:lastModifiedBy>
  <cp:revision>1</cp:revision>
  <dcterms:created xsi:type="dcterms:W3CDTF">2025-10-09T16:07:00Z</dcterms:created>
  <dcterms:modified xsi:type="dcterms:W3CDTF">2026-08-04T10:08:00Z</dcterms:modified>
</cp:coreProperties>
</file>