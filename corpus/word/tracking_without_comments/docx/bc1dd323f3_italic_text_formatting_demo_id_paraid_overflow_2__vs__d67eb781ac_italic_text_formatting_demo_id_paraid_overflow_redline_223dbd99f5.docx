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F9579" w14:textId="77777777" w:rsidR="00760210" w:rsidRDefault="00CB1D87">
      <w:r>
        <w:rPr>
          <w:rPrChange w:id="0" w:author="Comparison" w:date="2026-07-05T01:09:00Z" w16du:dateUtc="2026-07-05T05:09:00Z">
            <w:rPr>
              <w:i/>
              <w:iCs/>
            </w:rPr>
          </w:rPrChange>
        </w:rPr>
        <w:t>Italic Text Formatting Demo</w:t>
      </w:r>
    </w:p>
    <w:p w14:paraId="64C60EEF" w14:textId="77777777" w:rsidR="00760210" w:rsidRDefault="00CB1D87">
      <w:r>
        <w:rPr>
          <w:rPrChange w:id="1" w:author="Comparison" w:date="2026-07-05T01:09:00Z" w16du:dateUtc="2026-07-05T05:09:00Z">
            <w:rPr>
              <w:i/>
              <w:iCs/>
            </w:rPr>
          </w:rPrChange>
        </w:rPr>
        <w:t>This document demonstrates italic text</w:t>
      </w:r>
      <w:del w:id="2" w:author="Comparison" w:date="2026-07-05T01:09:00Z" w16du:dateUtc="2026-07-05T05:09:00Z">
        <w:r>
          <w:rPr>
            <w:i/>
            <w:iCs/>
          </w:rPr>
          <w:delText xml:space="preserve"> formatting</w:delText>
        </w:r>
      </w:del>
      <w:r>
        <w:rPr>
          <w:rPrChange w:id="3" w:author="Comparison" w:date="2026-07-05T01:09:00Z" w16du:dateUtc="2026-07-05T05:09:00Z">
            <w:rPr>
              <w:i/>
              <w:iCs/>
            </w:rPr>
          </w:rPrChange>
        </w:rPr>
        <w:t>.</w:t>
      </w:r>
    </w:p>
    <w:p w14:paraId="1D37C7B5" w14:textId="77777777" w:rsidR="00760210" w:rsidRDefault="00CB1D87">
      <w:r>
        <w:rPr>
          <w:rPrChange w:id="4" w:author="Comparison" w:date="2026-07-05T01:09:00Z" w16du:dateUtc="2026-07-05T05:09:00Z">
            <w:rPr>
              <w:i/>
              <w:iCs/>
            </w:rPr>
          </w:rPrChange>
        </w:rPr>
        <w:t>This text is italic.</w:t>
      </w:r>
    </w:p>
    <w:sectPr w:rsidR="007602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210"/>
    <w:rsid w:val="00760210"/>
    <w:rsid w:val="00B37A4C"/>
    <w:rsid w:val="00BE72BB"/>
    <w:rsid w:val="00CB1D87"/>
    <w:rsid w:val="00EC201C"/>
    <w:rsid w:val="00F2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EF41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2026-07-05T05:09:00Z</dcterms:modified>
</cp:coreProperties>
</file>