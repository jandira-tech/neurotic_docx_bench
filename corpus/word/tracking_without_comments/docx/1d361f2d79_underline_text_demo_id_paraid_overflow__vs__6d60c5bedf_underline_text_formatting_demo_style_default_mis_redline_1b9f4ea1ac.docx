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ED0FBC" w14:textId="77777777" w:rsidR="00C21A0E" w:rsidRDefault="005E302C">
      <w:r>
        <w:rPr>
          <w:u w:val="single"/>
          <w:rPrChange w:id="0" w:author="Comparison" w:date="2026-07-05T01:11:00Z" w16du:dateUtc="2026-07-05T05:11:00Z"/>
        </w:rPr>
        <w:t xml:space="preserve">Underline Text </w:t>
      </w:r>
      <w:ins w:id="1" w:author="Comparison" w:date="2026-07-05T01:11:00Z" w16du:dateUtc="2026-07-05T05:11:00Z">
        <w:r>
          <w:rPr>
            <w:u w:val="single"/>
          </w:rPr>
          <w:t xml:space="preserve">Formatting </w:t>
        </w:r>
      </w:ins>
      <w:r>
        <w:rPr>
          <w:u w:val="single"/>
          <w:rPrChange w:id="2" w:author="Comparison" w:date="2026-07-05T01:11:00Z" w16du:dateUtc="2026-07-05T05:11:00Z"/>
        </w:rPr>
        <w:t>Demo</w:t>
      </w:r>
    </w:p>
    <w:p w14:paraId="3B817E28" w14:textId="77777777" w:rsidR="00C21A0E" w:rsidRDefault="005E302C">
      <w:ins w:id="3" w:author="Comparison" w:date="2026-07-05T01:11:00Z" w16du:dateUtc="2026-07-05T05:11:00Z">
        <w:r>
          <w:rPr>
            <w:u w:val="single"/>
          </w:rPr>
          <w:t>This document demonstrates</w:t>
        </w:r>
      </w:ins>
      <w:del w:id="4" w:author="Comparison" w:date="2026-07-05T01:11:00Z" w16du:dateUtc="2026-07-05T05:11:00Z">
        <w:r>
          <w:delText>Demonstrating</w:delText>
        </w:r>
      </w:del>
      <w:r>
        <w:rPr>
          <w:u w:val="single"/>
          <w:rPrChange w:id="5" w:author="Comparison" w:date="2026-07-05T01:11:00Z" w16du:dateUtc="2026-07-05T05:11:00Z"/>
        </w:rPr>
        <w:t xml:space="preserve"> underline formatting.</w:t>
      </w:r>
    </w:p>
    <w:p w14:paraId="71D19CB8" w14:textId="77777777" w:rsidR="00C21A0E" w:rsidRDefault="005E302C">
      <w:r>
        <w:rPr>
          <w:u w:val="single"/>
          <w:rPrChange w:id="6" w:author="Comparison" w:date="2026-07-05T01:11:00Z" w16du:dateUtc="2026-07-05T05:11:00Z"/>
        </w:rPr>
        <w:t>This text is underlined.</w:t>
      </w:r>
    </w:p>
    <w:sectPr w:rsidR="00C21A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A0E"/>
    <w:rsid w:val="00383EFC"/>
    <w:rsid w:val="003A1D6D"/>
    <w:rsid w:val="005E302C"/>
    <w:rsid w:val="00B37A4C"/>
    <w:rsid w:val="00C21A0E"/>
    <w:rsid w:val="00C8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BC512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2026-07-05T05:11:00Z</dcterms:modified>
</cp:coreProperties>
</file>