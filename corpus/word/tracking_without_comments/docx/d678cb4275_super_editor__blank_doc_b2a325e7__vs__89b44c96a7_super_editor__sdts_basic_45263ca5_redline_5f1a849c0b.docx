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CE6418" w14:textId="5392DD9C" w:rsidR="00627681" w:rsidRDefault="00843431">
      <w:pPr>
        <w:rPr>
          <w:ins w:id="0" w:author="Nick Bernal" w:date="2026-09-26T15:17:00Z" w16du:dateUtc="2026-09-26T19:17:00Z"/>
        </w:rPr>
      </w:pPr>
      <w:ins w:id="1" w:author="Nick Bernal" w:date="2026-09-26T15:17:00Z" w16du:dateUtc="2026-09-26T19:17:00Z">
        <w:r>
          <w:t>Before block-level SDT</w:t>
        </w:r>
        <w:r w:rsidR="008D0F0C">
          <w:t xml:space="preserve"> </w:t>
        </w:r>
      </w:ins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customXmlInsRangeStart w:id="2" w:author="Nick Bernal" w:date="2026-09-26T15:17:00Z"/>
      <w:sdt>
        <w:sdtPr>
          <w:alias w:val="Block Table Control"/>
          <w:tag w:val="block_table_sdt"/>
          <w:id w:val="-22177123"/>
        </w:sdtPr>
        <w:sdtEndPr/>
        <w:sdtContent>
          <w:customXmlInsRangeEnd w:id="2"/>
          <w:tr w:rsidR="00627681" w14:paraId="220AD313" w14:textId="77777777">
            <w:trPr>
              <w:ins w:id="3" w:author="Nick Bernal" w:date="2026-09-26T15:17:00Z" w16du:dateUtc="2026-09-26T19:17:00Z"/>
            </w:trPr>
            <w:tc>
              <w:tcPr>
                <w:tcW w:w="2500" w:type="dxa"/>
              </w:tcPr>
              <w:p w14:paraId="63E2A24A" w14:textId="77777777" w:rsidR="00627681" w:rsidRDefault="00843431">
                <w:pPr>
                  <w:rPr>
                    <w:ins w:id="4" w:author="Nick Bernal" w:date="2026-09-26T15:17:00Z" w16du:dateUtc="2026-09-26T19:17:00Z"/>
                  </w:rPr>
                </w:pPr>
                <w:ins w:id="5" w:author="Nick Bernal" w:date="2026-09-26T15:17:00Z" w16du:dateUtc="2026-09-26T19:17:00Z">
                  <w:r>
                    <w:t>A1</w:t>
                  </w:r>
                </w:ins>
              </w:p>
            </w:tc>
            <w:tc>
              <w:tcPr>
                <w:tcW w:w="2500" w:type="dxa"/>
              </w:tcPr>
              <w:p w14:paraId="0878EC38" w14:textId="77777777" w:rsidR="00627681" w:rsidRDefault="00843431">
                <w:pPr>
                  <w:rPr>
                    <w:ins w:id="6" w:author="Nick Bernal" w:date="2026-09-26T15:17:00Z" w16du:dateUtc="2026-09-26T19:17:00Z"/>
                  </w:rPr>
                </w:pPr>
                <w:ins w:id="7" w:author="Nick Bernal" w:date="2026-09-26T15:17:00Z" w16du:dateUtc="2026-09-26T19:17:00Z">
                  <w:r>
                    <w:t>B1</w:t>
                  </w:r>
                </w:ins>
              </w:p>
            </w:tc>
          </w:tr>
          <w:customXmlInsRangeStart w:id="8" w:author="Nick Bernal" w:date="2026-09-26T15:17:00Z"/>
        </w:sdtContent>
      </w:sdt>
      <w:customXmlInsRangeEnd w:id="8"/>
    </w:tbl>
    <w:p w14:paraId="14503242" w14:textId="77777777" w:rsidR="00627681" w:rsidRDefault="00843431">
      <w:pPr>
        <w:rPr>
          <w:ins w:id="9" w:author="Nick Bernal" w:date="2026-09-26T15:17:00Z" w16du:dateUtc="2026-09-26T19:17:00Z"/>
        </w:rPr>
      </w:pPr>
      <w:ins w:id="10" w:author="Nick Bernal" w:date="2026-09-26T15:17:00Z" w16du:dateUtc="2026-09-26T19:17:00Z">
        <w:r>
          <w:t>Between SDTs</w:t>
        </w:r>
      </w:ins>
    </w:p>
    <w:p w14:paraId="63A4C3D9" w14:textId="77777777" w:rsidR="00627681" w:rsidRDefault="00843431">
      <w:pPr>
        <w:rPr>
          <w:ins w:id="11" w:author="Nick Bernal" w:date="2026-09-26T15:17:00Z" w16du:dateUtc="2026-09-26T19:17:00Z"/>
        </w:rPr>
      </w:pPr>
      <w:ins w:id="12" w:author="Nick Bernal" w:date="2026-09-26T15:17:00Z" w16du:dateUtc="2026-09-26T19:17:00Z">
        <w:r>
          <w:t>Inline before</w:t>
        </w:r>
        <w:r>
          <w:t>controlled text</w:t>
        </w:r>
        <w:r>
          <w:t>inline after.</w:t>
        </w:r>
      </w:ins>
    </w:p>
    <w:p w14:paraId="1005EFF9" w14:textId="77777777" w:rsidR="003C58BC" w:rsidRDefault="00843431">
      <w:ins w:id="13" w:author="Nick Bernal" w:date="2026-09-26T15:17:00Z" w16du:dateUtc="2026-09-26T19:17:00Z">
        <w:r>
          <w:t>After inline-level SDT</w:t>
        </w:r>
      </w:ins>
    </w:p>
    <w:sectPr w:rsidR="003C58BC">
      <w:pgSz w:w="12240" w:h="15840"/>
      <w:pgMar w:top="1440" w:right="1440" w:bottom="1440" w:left="1440" w:header="708" w:footer="708" w:gutter="0"/>
      <w:cols w:space="708"/>
      <w:docGrid w:linePitch="360"/>
      <w:sectPrChange w:id="14" w:author="Nick Bernal" w:date="2026-09-26T15:17:00Z" w16du:dateUtc="2026-09-26T19:17:00Z">
        <w:sectPr w:rsidR="003C58BC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49513F"/>
    <w:rsid w:val="004E5F3F"/>
    <w:rsid w:val="00627681"/>
    <w:rsid w:val="00843431"/>
    <w:rsid w:val="008D0F0C"/>
    <w:rsid w:val="008F0B4F"/>
    <w:rsid w:val="00931F1A"/>
    <w:rsid w:val="00960ED7"/>
    <w:rsid w:val="00AF412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2025-01-22T20:41:00Z</dcterms:created>
  <dcterms:modified xsi:type="dcterms:W3CDTF">2026-09-26T19:17:00Z</dcterms:modified>
</cp:coreProperties>
</file>