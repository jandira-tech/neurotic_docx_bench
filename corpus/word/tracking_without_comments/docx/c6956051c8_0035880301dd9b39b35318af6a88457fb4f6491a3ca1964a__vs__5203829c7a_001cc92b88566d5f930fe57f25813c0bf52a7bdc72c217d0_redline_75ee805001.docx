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B6F02" w14:textId="77777777" w:rsidR="002E5199" w:rsidRDefault="002E5199" w:rsidP="009700EB">
      <w:pPr>
        <w:pStyle w:val="Default"/>
        <w:rPr>
          <w:ins w:id="9" w:author="uzivatel" w:date="2026-09-22T12:27:00Z" w16du:dateUtc="2026-09-22T16:27:00Z"/>
          <w:b/>
          <w:bCs/>
          <w:sz w:val="22"/>
          <w:szCs w:val="22"/>
          <w:u w:val="single"/>
        </w:rPr>
      </w:pPr>
    </w:p>
    <w:p w14:paraId="3B0E7B24" w14:textId="77777777" w:rsidR="002E5199" w:rsidRDefault="002E5199" w:rsidP="002E5199">
      <w:pPr>
        <w:pStyle w:val="Heading4"/>
        <w:jc w:val="center"/>
        <w:rPr>
          <w:ins w:id="10" w:author="uzivatel" w:date="2026-09-22T12:27:00Z" w16du:dateUtc="2026-09-22T16:27:00Z"/>
          <w:sz w:val="34"/>
        </w:rPr>
      </w:pPr>
      <w:ins w:id="11" w:author="uzivatel" w:date="2026-09-22T12:27:00Z" w16du:dateUtc="2026-09-22T16:27:00Z">
        <w:r>
          <w:rPr>
            <w:sz w:val="34"/>
          </w:rPr>
          <w:t>Základní škola Rumburk, U Nemocnice 1132/5, okres Děčín, p. o.</w:t>
        </w:r>
      </w:ins>
    </w:p>
    <w:p w14:paraId="3596DEA2" w14:textId="77777777" w:rsidR="002E5199" w:rsidRDefault="002E5199" w:rsidP="002E5199">
      <w:pPr>
        <w:rPr>
          <w:ins w:id="12" w:author="uzivatel" w:date="2026-09-22T12:27:00Z" w16du:dateUtc="2026-09-22T16:27:00Z"/>
          <w:sz w:val="16"/>
        </w:rPr>
      </w:pPr>
      <w:ins w:id="13" w:author="uzivatel" w:date="2026-09-22T12:27:00Z" w16du:dateUtc="2026-09-22T16:27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77E7BC6C" w14:textId="77777777" w:rsidR="00067C1B" w:rsidRDefault="00067C1B" w:rsidP="002E5199">
      <w:pPr>
        <w:pStyle w:val="Default"/>
        <w:jc w:val="center"/>
        <w:rPr>
          <w:ins w:id="14" w:author="uzivatel" w:date="2026-09-22T12:27:00Z" w16du:dateUtc="2026-09-22T16:27:00Z"/>
        </w:rPr>
      </w:pPr>
    </w:p>
    <w:p w14:paraId="103477B2" w14:textId="77777777" w:rsidR="009700EB" w:rsidRPr="00AF69EB" w:rsidRDefault="009700EB" w:rsidP="002E5199">
      <w:pPr>
        <w:pStyle w:val="Default"/>
        <w:jc w:val="center"/>
        <w:rPr>
          <w:ins w:id="15" w:author="uzivatel" w:date="2026-09-22T12:27:00Z" w16du:dateUtc="2026-09-22T16:27:00Z"/>
          <w:b/>
          <w:bCs/>
          <w:sz w:val="22"/>
          <w:szCs w:val="22"/>
          <w:u w:val="single"/>
        </w:rPr>
      </w:pPr>
      <w:ins w:id="16" w:author="uzivatel" w:date="2026-09-22T12:27:00Z" w16du:dateUtc="2026-09-22T16:27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47E08FE7" w14:textId="77777777" w:rsidR="009D457F" w:rsidRDefault="009D457F" w:rsidP="009700EB">
      <w:pPr>
        <w:pStyle w:val="Default"/>
        <w:rPr>
          <w:ins w:id="17" w:author="uzivatel" w:date="2026-09-22T12:27:00Z" w16du:dateUtc="2026-09-22T16:27:00Z"/>
          <w:b/>
          <w:bCs/>
          <w:sz w:val="22"/>
          <w:szCs w:val="22"/>
        </w:rPr>
      </w:pPr>
    </w:p>
    <w:p w14:paraId="0CFD5927" w14:textId="77777777" w:rsidR="009700EB" w:rsidRDefault="009700EB" w:rsidP="009700EB">
      <w:pPr>
        <w:pStyle w:val="Default"/>
        <w:rPr>
          <w:ins w:id="18" w:author="uzivatel" w:date="2026-09-22T12:27:00Z" w16du:dateUtc="2026-09-22T16:27:00Z"/>
          <w:rFonts w:ascii="Roboto" w:hAnsi="Roboto"/>
        </w:rPr>
      </w:pPr>
      <w:ins w:id="19" w:author="uzivatel" w:date="2026-09-22T12:27:00Z" w16du:dateUtc="2026-09-22T16:27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6E51E48A" w14:textId="77777777" w:rsidR="004714D6" w:rsidRDefault="003A4848" w:rsidP="003A4848">
      <w:pPr>
        <w:pStyle w:val="Default"/>
        <w:numPr>
          <w:ilvl w:val="0"/>
          <w:numId w:val="41"/>
        </w:numPr>
        <w:rPr>
          <w:ins w:id="20" w:author="uzivatel" w:date="2026-09-22T12:27:00Z" w16du:dateUtc="2026-09-22T16:27:00Z"/>
          <w:rFonts w:ascii="Roboto" w:hAnsi="Roboto"/>
        </w:rPr>
      </w:pPr>
      <w:ins w:id="21" w:author="uzivatel" w:date="2026-09-22T12:27:00Z" w16du:dateUtc="2026-09-22T16:27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56B964E3" w14:textId="77777777" w:rsidR="003A4848" w:rsidRPr="004714D6" w:rsidRDefault="003A4848" w:rsidP="003A4848">
      <w:pPr>
        <w:pStyle w:val="Default"/>
        <w:numPr>
          <w:ilvl w:val="0"/>
          <w:numId w:val="41"/>
        </w:numPr>
        <w:rPr>
          <w:ins w:id="22" w:author="uzivatel" w:date="2026-09-22T12:27:00Z" w16du:dateUtc="2026-09-22T16:27:00Z"/>
          <w:rFonts w:ascii="Roboto" w:hAnsi="Roboto"/>
        </w:rPr>
      </w:pPr>
      <w:ins w:id="23" w:author="uzivatel" w:date="2026-09-22T12:27:00Z" w16du:dateUtc="2026-09-22T16:27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216041BE" w14:textId="77777777" w:rsidR="003A4848" w:rsidRDefault="003A4848" w:rsidP="003A4848">
      <w:pPr>
        <w:pStyle w:val="Default"/>
        <w:numPr>
          <w:ilvl w:val="0"/>
          <w:numId w:val="41"/>
        </w:numPr>
        <w:rPr>
          <w:ins w:id="24" w:author="uzivatel" w:date="2026-09-22T12:27:00Z" w16du:dateUtc="2026-09-22T16:27:00Z"/>
          <w:rFonts w:ascii="Roboto" w:hAnsi="Roboto"/>
        </w:rPr>
      </w:pPr>
      <w:ins w:id="25" w:author="uzivatel" w:date="2026-09-22T12:27:00Z" w16du:dateUtc="2026-09-22T16:27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04C6D15F" w14:textId="77777777" w:rsidR="003A4848" w:rsidRDefault="003A4848" w:rsidP="003A4848">
      <w:pPr>
        <w:pStyle w:val="Default"/>
        <w:numPr>
          <w:ilvl w:val="0"/>
          <w:numId w:val="41"/>
        </w:numPr>
        <w:rPr>
          <w:ins w:id="26" w:author="uzivatel" w:date="2026-09-22T12:27:00Z" w16du:dateUtc="2026-09-22T16:27:00Z"/>
          <w:rFonts w:ascii="Roboto" w:hAnsi="Roboto"/>
        </w:rPr>
      </w:pPr>
      <w:ins w:id="27" w:author="uzivatel" w:date="2026-09-22T12:27:00Z" w16du:dateUtc="2026-09-22T16:27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5A5AD797" w14:textId="77777777" w:rsidR="003A4848" w:rsidRDefault="003A4848" w:rsidP="003A4848">
      <w:pPr>
        <w:pStyle w:val="Default"/>
        <w:numPr>
          <w:ilvl w:val="0"/>
          <w:numId w:val="41"/>
        </w:numPr>
        <w:rPr>
          <w:ins w:id="28" w:author="uzivatel" w:date="2026-09-22T12:27:00Z" w16du:dateUtc="2026-09-22T16:27:00Z"/>
          <w:rFonts w:ascii="Roboto" w:hAnsi="Roboto"/>
        </w:rPr>
      </w:pPr>
      <w:ins w:id="29" w:author="uzivatel" w:date="2026-09-22T12:27:00Z" w16du:dateUtc="2026-09-22T16:27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6A0DB0E4" w14:textId="77777777" w:rsidR="008F695B" w:rsidRPr="009D457F" w:rsidRDefault="003A4848" w:rsidP="009700EB">
      <w:pPr>
        <w:pStyle w:val="Default"/>
        <w:numPr>
          <w:ilvl w:val="0"/>
          <w:numId w:val="41"/>
        </w:numPr>
        <w:rPr>
          <w:ins w:id="30" w:author="uzivatel" w:date="2026-09-22T12:27:00Z" w16du:dateUtc="2026-09-22T16:27:00Z"/>
          <w:b/>
          <w:bCs/>
          <w:sz w:val="22"/>
          <w:szCs w:val="22"/>
        </w:rPr>
      </w:pPr>
      <w:ins w:id="31" w:author="uzivatel" w:date="2026-09-22T12:27:00Z" w16du:dateUtc="2026-09-22T16:27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2A481064" w14:textId="77777777" w:rsidR="009D457F" w:rsidRPr="009D457F" w:rsidRDefault="009D457F" w:rsidP="009D457F">
      <w:pPr>
        <w:pStyle w:val="Default"/>
        <w:ind w:left="720"/>
        <w:rPr>
          <w:ins w:id="32" w:author="uzivatel" w:date="2026-09-22T12:27:00Z" w16du:dateUtc="2026-09-22T16:27:00Z"/>
          <w:b/>
          <w:bCs/>
          <w:sz w:val="22"/>
          <w:szCs w:val="22"/>
        </w:rPr>
      </w:pPr>
    </w:p>
    <w:p w14:paraId="29A9A5F2" w14:textId="77777777" w:rsidR="0071556C" w:rsidRDefault="0043051E" w:rsidP="009700EB">
      <w:pPr>
        <w:pStyle w:val="Default"/>
        <w:rPr>
          <w:ins w:id="33" w:author="uzivatel" w:date="2026-09-22T12:27:00Z" w16du:dateUtc="2026-09-22T16:27:00Z"/>
          <w:b/>
          <w:bCs/>
          <w:sz w:val="22"/>
          <w:szCs w:val="22"/>
          <w:u w:val="single"/>
        </w:rPr>
      </w:pPr>
      <w:ins w:id="34" w:author="uzivatel" w:date="2026-09-22T12:27:00Z" w16du:dateUtc="2026-09-22T16:27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6C4FF1AE" w14:textId="77777777" w:rsidR="002E5199" w:rsidRPr="0043051E" w:rsidRDefault="002E5199" w:rsidP="009700EB">
      <w:pPr>
        <w:pStyle w:val="Default"/>
        <w:rPr>
          <w:ins w:id="35" w:author="uzivatel" w:date="2026-09-22T12:27:00Z" w16du:dateUtc="2026-09-22T16:27:00Z"/>
          <w:b/>
          <w:bCs/>
          <w:sz w:val="22"/>
          <w:szCs w:val="22"/>
          <w:u w:val="single"/>
        </w:rPr>
      </w:pPr>
    </w:p>
    <w:p w14:paraId="51F785F6" w14:textId="77777777" w:rsidR="00E60474" w:rsidRDefault="00C9043F" w:rsidP="00E2631A">
      <w:pPr>
        <w:pStyle w:val="Default"/>
        <w:rPr>
          <w:ins w:id="36" w:author="uzivatel" w:date="2026-09-22T12:27:00Z" w16du:dateUtc="2026-09-22T16:27:00Z"/>
          <w:rFonts w:ascii="Roboto" w:hAnsi="Roboto"/>
        </w:rPr>
      </w:pPr>
      <w:ins w:id="37" w:author="uzivatel" w:date="2026-09-22T12:27:00Z" w16du:dateUtc="2026-09-22T16:27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1FDB21D5" w14:textId="77777777" w:rsidR="00E2631A" w:rsidRPr="00E2631A" w:rsidRDefault="00E2631A" w:rsidP="00E2631A">
      <w:pPr>
        <w:pStyle w:val="Default"/>
        <w:rPr>
          <w:ins w:id="38" w:author="uzivatel" w:date="2026-09-22T12:27:00Z" w16du:dateUtc="2026-09-22T16:27:00Z"/>
          <w:rFonts w:ascii="Roboto" w:hAnsi="Roboto"/>
        </w:rPr>
      </w:pPr>
    </w:p>
    <w:p w14:paraId="34ADBEB3" w14:textId="77777777" w:rsidR="00DF0E9B" w:rsidRPr="00E2631A" w:rsidRDefault="00DF0E9B" w:rsidP="00DF0E9B">
      <w:pPr>
        <w:pStyle w:val="Default"/>
        <w:rPr>
          <w:ins w:id="39" w:author="uzivatel" w:date="2026-09-22T12:27:00Z" w16du:dateUtc="2026-09-22T16:27:00Z"/>
          <w:rFonts w:ascii="Roboto" w:hAnsi="Roboto"/>
          <w:b/>
        </w:rPr>
      </w:pPr>
      <w:ins w:id="40" w:author="uzivatel" w:date="2026-09-22T12:27:00Z" w16du:dateUtc="2026-09-22T16:27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08799619" w14:textId="77777777" w:rsidR="000C1D5B" w:rsidRDefault="000C1D5B" w:rsidP="00222525">
      <w:pPr>
        <w:pStyle w:val="Default"/>
        <w:rPr>
          <w:ins w:id="41" w:author="uzivatel" w:date="2026-09-22T12:27:00Z" w16du:dateUtc="2026-09-22T16:27:00Z"/>
          <w:b/>
          <w:bCs/>
          <w:sz w:val="22"/>
          <w:szCs w:val="22"/>
          <w:u w:val="single"/>
        </w:rPr>
      </w:pPr>
    </w:p>
    <w:p w14:paraId="3B7FF1FB" w14:textId="77777777" w:rsidR="00222525" w:rsidRDefault="00967EDD" w:rsidP="00222525">
      <w:pPr>
        <w:pStyle w:val="Default"/>
        <w:rPr>
          <w:ins w:id="42" w:author="uzivatel" w:date="2026-09-22T12:27:00Z" w16du:dateUtc="2026-09-22T16:27:00Z"/>
          <w:b/>
          <w:bCs/>
          <w:sz w:val="22"/>
          <w:szCs w:val="22"/>
          <w:u w:val="single"/>
        </w:rPr>
      </w:pPr>
      <w:ins w:id="43" w:author="uzivatel" w:date="2026-09-22T12:27:00Z" w16du:dateUtc="2026-09-22T16:27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36730D2A" w14:textId="77777777" w:rsidR="000C1D5B" w:rsidRDefault="000C1D5B" w:rsidP="00222525">
      <w:pPr>
        <w:pStyle w:val="Default"/>
        <w:rPr>
          <w:ins w:id="44" w:author="uzivatel" w:date="2026-09-22T12:27:00Z" w16du:dateUtc="2026-09-22T16:27:00Z"/>
          <w:b/>
          <w:bCs/>
          <w:sz w:val="22"/>
          <w:szCs w:val="22"/>
          <w:u w:val="single"/>
        </w:rPr>
      </w:pPr>
    </w:p>
    <w:p w14:paraId="76CCDC12" w14:textId="77777777" w:rsidR="00393DFA" w:rsidRPr="009E4030" w:rsidRDefault="005F4481" w:rsidP="00222525">
      <w:pPr>
        <w:pStyle w:val="Default"/>
        <w:numPr>
          <w:ilvl w:val="0"/>
          <w:numId w:val="38"/>
        </w:numPr>
        <w:rPr>
          <w:ins w:id="45" w:author="uzivatel" w:date="2026-09-22T12:27:00Z" w16du:dateUtc="2026-09-22T16:27:00Z"/>
          <w:rFonts w:ascii="Roboto" w:hAnsi="Roboto"/>
        </w:rPr>
      </w:pPr>
      <w:ins w:id="46" w:author="uzivatel" w:date="2026-09-22T12:27:00Z" w16du:dateUtc="2026-09-22T16:27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2C239A3F" w14:textId="77777777" w:rsidR="005F4481" w:rsidRPr="009E4030" w:rsidRDefault="005F4481" w:rsidP="009E4030">
      <w:pPr>
        <w:pStyle w:val="Default"/>
        <w:numPr>
          <w:ilvl w:val="0"/>
          <w:numId w:val="43"/>
        </w:numPr>
        <w:rPr>
          <w:ins w:id="47" w:author="uzivatel" w:date="2026-09-22T12:27:00Z" w16du:dateUtc="2026-09-22T16:27:00Z"/>
          <w:rFonts w:ascii="Roboto" w:hAnsi="Roboto"/>
        </w:rPr>
      </w:pPr>
      <w:ins w:id="48" w:author="uzivatel" w:date="2026-09-22T12:27:00Z" w16du:dateUtc="2026-09-22T16:27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6CE13887" w14:textId="77777777" w:rsidR="00393DFA" w:rsidRPr="009E4030" w:rsidRDefault="00393DFA" w:rsidP="009E4030">
      <w:pPr>
        <w:pStyle w:val="Default"/>
        <w:numPr>
          <w:ilvl w:val="0"/>
          <w:numId w:val="43"/>
        </w:numPr>
        <w:rPr>
          <w:ins w:id="49" w:author="uzivatel" w:date="2026-09-22T12:27:00Z" w16du:dateUtc="2026-09-22T16:27:00Z"/>
          <w:rFonts w:ascii="Roboto" w:hAnsi="Roboto"/>
        </w:rPr>
      </w:pPr>
      <w:ins w:id="50" w:author="uzivatel" w:date="2026-09-22T12:27:00Z" w16du:dateUtc="2026-09-22T16:27:00Z">
        <w:r w:rsidRPr="009E4030">
          <w:rPr>
            <w:rFonts w:ascii="Roboto" w:hAnsi="Roboto"/>
          </w:rPr>
          <w:t>individuální konzultace</w:t>
        </w:r>
      </w:ins>
    </w:p>
    <w:p w14:paraId="1742847D" w14:textId="77777777" w:rsidR="00AB7A30" w:rsidRPr="00222525" w:rsidRDefault="00393DFA" w:rsidP="009E4030">
      <w:pPr>
        <w:pStyle w:val="Default"/>
        <w:numPr>
          <w:ilvl w:val="0"/>
          <w:numId w:val="38"/>
        </w:numPr>
        <w:rPr>
          <w:ins w:id="51" w:author="uzivatel" w:date="2026-09-22T12:27:00Z" w16du:dateUtc="2026-09-22T16:27:00Z"/>
          <w:b/>
          <w:bCs/>
          <w:sz w:val="22"/>
          <w:szCs w:val="22"/>
          <w:u w:val="single"/>
        </w:rPr>
      </w:pPr>
      <w:ins w:id="52" w:author="uzivatel" w:date="2026-09-22T12:27:00Z" w16du:dateUtc="2026-09-22T16:27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6DE16309" w14:textId="77777777" w:rsidR="00AB7A30" w:rsidRPr="00ED3AF5" w:rsidRDefault="006B75D9" w:rsidP="009E4030">
      <w:pPr>
        <w:pStyle w:val="Default"/>
        <w:numPr>
          <w:ilvl w:val="0"/>
          <w:numId w:val="38"/>
        </w:numPr>
        <w:rPr>
          <w:ins w:id="53" w:author="uzivatel" w:date="2026-09-22T12:27:00Z" w16du:dateUtc="2026-09-22T16:27:00Z"/>
          <w:rFonts w:ascii="Roboto" w:hAnsi="Roboto"/>
        </w:rPr>
      </w:pPr>
      <w:ins w:id="54" w:author="uzivatel" w:date="2026-09-22T12:27:00Z" w16du:dateUtc="2026-09-22T16:27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7AA12FE0" w14:textId="77777777" w:rsidR="000C1D5B" w:rsidRPr="00067C1B" w:rsidRDefault="008E16D0" w:rsidP="009E4030">
      <w:pPr>
        <w:pStyle w:val="Default"/>
        <w:numPr>
          <w:ilvl w:val="0"/>
          <w:numId w:val="38"/>
        </w:numPr>
        <w:rPr>
          <w:ins w:id="55" w:author="uzivatel" w:date="2026-09-22T12:27:00Z" w16du:dateUtc="2026-09-22T16:27:00Z"/>
          <w:rFonts w:ascii="Roboto" w:hAnsi="Roboto"/>
        </w:rPr>
      </w:pPr>
      <w:ins w:id="56" w:author="uzivatel" w:date="2026-09-22T12:27:00Z" w16du:dateUtc="2026-09-22T16:27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14B69BE3" w14:textId="77777777" w:rsidR="00F01D59" w:rsidRDefault="00EF2DAF" w:rsidP="009E4030">
      <w:pPr>
        <w:pStyle w:val="Default"/>
        <w:numPr>
          <w:ilvl w:val="0"/>
          <w:numId w:val="38"/>
        </w:numPr>
        <w:rPr>
          <w:ins w:id="57" w:author="uzivatel" w:date="2026-09-22T12:27:00Z" w16du:dateUtc="2026-09-22T16:27:00Z"/>
          <w:rFonts w:ascii="Roboto" w:hAnsi="Roboto"/>
        </w:rPr>
      </w:pPr>
      <w:ins w:id="58" w:author="uzivatel" w:date="2026-09-22T12:27:00Z" w16du:dateUtc="2026-09-22T16:27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3C872284" w14:textId="77777777" w:rsidR="00E2631A" w:rsidRDefault="00EF2DAF" w:rsidP="009E4030">
      <w:pPr>
        <w:pStyle w:val="Default"/>
        <w:numPr>
          <w:ilvl w:val="0"/>
          <w:numId w:val="38"/>
        </w:numPr>
        <w:rPr>
          <w:ins w:id="59" w:author="uzivatel" w:date="2026-09-22T12:27:00Z" w16du:dateUtc="2026-09-22T16:27:00Z"/>
          <w:rFonts w:ascii="Roboto" w:hAnsi="Roboto"/>
        </w:rPr>
      </w:pPr>
      <w:ins w:id="60" w:author="uzivatel" w:date="2026-09-22T12:27:00Z" w16du:dateUtc="2026-09-22T16:27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2743EDA2" w14:textId="77777777" w:rsidR="005406F7" w:rsidRPr="00F91991" w:rsidRDefault="005406F7" w:rsidP="005406F7">
      <w:pPr>
        <w:pStyle w:val="Default"/>
        <w:numPr>
          <w:ilvl w:val="0"/>
          <w:numId w:val="38"/>
        </w:numPr>
        <w:rPr>
          <w:ins w:id="61" w:author="uzivatel" w:date="2026-09-22T12:27:00Z" w16du:dateUtc="2026-09-22T16:27:00Z"/>
          <w:rFonts w:ascii="Times New Roman" w:hAnsi="Times New Roman" w:cs="Times New Roman"/>
        </w:rPr>
      </w:pPr>
      <w:ins w:id="62" w:author="uzivatel" w:date="2026-09-22T12:27:00Z" w16du:dateUtc="2026-09-22T16:27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740024DC" w14:textId="77777777" w:rsidR="00EF2DAF" w:rsidRPr="00EF2DAF" w:rsidRDefault="005406F7" w:rsidP="009E4030">
      <w:pPr>
        <w:pStyle w:val="Default"/>
        <w:numPr>
          <w:ilvl w:val="0"/>
          <w:numId w:val="38"/>
        </w:numPr>
        <w:rPr>
          <w:ins w:id="63" w:author="uzivatel" w:date="2026-09-22T12:27:00Z" w16du:dateUtc="2026-09-22T16:27:00Z"/>
          <w:rFonts w:ascii="Roboto" w:hAnsi="Roboto"/>
        </w:rPr>
      </w:pPr>
      <w:ins w:id="64" w:author="uzivatel" w:date="2026-09-22T12:27:00Z" w16du:dateUtc="2026-09-22T16:27:00Z">
        <w:r>
          <w:rPr>
            <w:rFonts w:ascii="Roboto" w:hAnsi="Roboto"/>
          </w:rPr>
          <w:lastRenderedPageBreak/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4492F0ED" w14:textId="77777777" w:rsidR="000C1D5B" w:rsidRDefault="000C1D5B" w:rsidP="000C1D5B">
      <w:pPr>
        <w:pStyle w:val="Default"/>
        <w:numPr>
          <w:ilvl w:val="0"/>
          <w:numId w:val="33"/>
        </w:numPr>
        <w:rPr>
          <w:ins w:id="65" w:author="uzivatel" w:date="2026-09-22T12:27:00Z" w16du:dateUtc="2026-09-22T16:27:00Z"/>
          <w:rFonts w:ascii="Roboto" w:hAnsi="Roboto"/>
        </w:rPr>
      </w:pPr>
      <w:ins w:id="66" w:author="uzivatel" w:date="2026-09-22T12:27:00Z" w16du:dateUtc="2026-09-22T16:27:00Z">
        <w:r>
          <w:rPr>
            <w:rFonts w:ascii="Roboto" w:hAnsi="Roboto"/>
          </w:rPr>
          <w:t>žáci si přinesou:</w:t>
        </w:r>
      </w:ins>
    </w:p>
    <w:p w14:paraId="5431883E" w14:textId="77777777" w:rsidR="00992F5A" w:rsidRDefault="000C1D5B" w:rsidP="000C1D5B">
      <w:pPr>
        <w:pStyle w:val="Default"/>
        <w:numPr>
          <w:ilvl w:val="0"/>
          <w:numId w:val="39"/>
        </w:numPr>
        <w:rPr>
          <w:ins w:id="67" w:author="uzivatel" w:date="2026-09-22T12:27:00Z" w16du:dateUtc="2026-09-22T16:27:00Z"/>
          <w:rFonts w:ascii="Roboto" w:hAnsi="Roboto"/>
        </w:rPr>
      </w:pPr>
      <w:ins w:id="68" w:author="uzivatel" w:date="2026-09-22T12:27:00Z" w16du:dateUtc="2026-09-22T16:27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0B448BB1" w14:textId="77777777" w:rsidR="000C1D5B" w:rsidRPr="00992F5A" w:rsidRDefault="000C1D5B" w:rsidP="000C1D5B">
      <w:pPr>
        <w:pStyle w:val="Default"/>
        <w:numPr>
          <w:ilvl w:val="0"/>
          <w:numId w:val="39"/>
        </w:numPr>
        <w:rPr>
          <w:ins w:id="69" w:author="uzivatel" w:date="2026-09-22T12:27:00Z" w16du:dateUtc="2026-09-22T16:27:00Z"/>
          <w:rFonts w:ascii="Roboto" w:hAnsi="Roboto"/>
        </w:rPr>
      </w:pPr>
      <w:ins w:id="70" w:author="uzivatel" w:date="2026-09-22T12:27:00Z" w16du:dateUtc="2026-09-22T16:27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5FAFBE9F" w14:textId="77777777" w:rsidR="000C1D5B" w:rsidRDefault="000C1D5B" w:rsidP="000C1D5B">
      <w:pPr>
        <w:pStyle w:val="Default"/>
        <w:numPr>
          <w:ilvl w:val="0"/>
          <w:numId w:val="39"/>
        </w:numPr>
        <w:rPr>
          <w:ins w:id="71" w:author="uzivatel" w:date="2026-09-22T12:27:00Z" w16du:dateUtc="2026-09-22T16:27:00Z"/>
        </w:rPr>
      </w:pPr>
      <w:ins w:id="72" w:author="uzivatel" w:date="2026-09-22T12:27:00Z" w16du:dateUtc="2026-09-22T16:27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626B201A" w14:textId="77777777" w:rsidR="002B75C0" w:rsidRPr="001D411F" w:rsidRDefault="002B75C0" w:rsidP="002B75C0">
      <w:pPr>
        <w:tabs>
          <w:tab w:val="left" w:pos="0"/>
          <w:tab w:val="left" w:pos="1530"/>
        </w:tabs>
        <w:ind w:hanging="40"/>
        <w:jc w:val="center"/>
        <w:rPr>
          <w:del w:id="73" w:author="uzivatel" w:date="2026-09-22T12:27:00Z" w16du:dateUtc="2026-09-22T16:27:00Z"/>
        </w:rPr>
      </w:pPr>
      <w:bookmarkStart w:id="74" w:name="_Hlk98713133"/>
      <w:del w:id="75" w:author="uzivatel" w:date="2026-09-22T12:27:00Z" w16du:dateUtc="2026-09-22T16:27:00Z">
        <w:r w:rsidRPr="001D411F">
          <w:delText xml:space="preserve">ГОСУДАРСТВЕННОЕ АВТОНОМНОЕ ОБРАЗОВАТЕЛЬНОЕ УЧРЕЖДЕНИЕ ВЫСШЕГО ОБРАЗОВАНИЯ </w:delText>
        </w:r>
      </w:del>
    </w:p>
    <w:p w14:paraId="42BB7D41" w14:textId="77777777" w:rsidR="002B75C0" w:rsidRPr="001D411F" w:rsidRDefault="002B75C0" w:rsidP="002B75C0">
      <w:pPr>
        <w:tabs>
          <w:tab w:val="left" w:pos="0"/>
          <w:tab w:val="left" w:pos="1530"/>
        </w:tabs>
        <w:ind w:hanging="40"/>
        <w:jc w:val="center"/>
        <w:rPr>
          <w:del w:id="76" w:author="uzivatel" w:date="2026-09-22T12:27:00Z" w16du:dateUtc="2026-09-22T16:27:00Z"/>
          <w:b/>
        </w:rPr>
      </w:pPr>
    </w:p>
    <w:p w14:paraId="2DC11176" w14:textId="77777777" w:rsidR="002B75C0" w:rsidRPr="001D411F" w:rsidRDefault="002B75C0" w:rsidP="002B75C0">
      <w:pPr>
        <w:tabs>
          <w:tab w:val="left" w:pos="0"/>
          <w:tab w:val="left" w:pos="1530"/>
        </w:tabs>
        <w:ind w:hanging="40"/>
        <w:jc w:val="center"/>
        <w:rPr>
          <w:del w:id="77" w:author="uzivatel" w:date="2026-09-22T12:27:00Z" w16du:dateUtc="2026-09-22T16:27:00Z"/>
          <w:b/>
        </w:rPr>
      </w:pPr>
      <w:del w:id="78" w:author="uzivatel" w:date="2026-09-22T12:27:00Z" w16du:dateUtc="2026-09-22T16:27:00Z">
        <w:r w:rsidRPr="001D411F">
          <w:rPr>
            <w:b/>
          </w:rPr>
          <w:delText xml:space="preserve">«ЛЕНИНГРАДСКИЙ ГОСУДАРСТВЕННЫЙ УНИВЕРСИТЕТ </w:delText>
        </w:r>
      </w:del>
    </w:p>
    <w:p w14:paraId="62C7B674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79" w:author="uzivatel" w:date="2026-09-22T12:27:00Z" w16du:dateUtc="2026-09-22T16:27:00Z"/>
        </w:rPr>
      </w:pPr>
      <w:del w:id="80" w:author="uzivatel" w:date="2026-09-22T12:27:00Z" w16du:dateUtc="2026-09-22T16:27:00Z">
        <w:r w:rsidRPr="001D411F">
          <w:rPr>
            <w:b/>
          </w:rPr>
          <w:delText>ИМЕНИ А.С. ПУШКИНА»</w:delText>
        </w:r>
      </w:del>
    </w:p>
    <w:p w14:paraId="22AF7122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81" w:author="uzivatel" w:date="2026-09-22T12:27:00Z" w16du:dateUtc="2026-09-22T16:27:00Z"/>
        </w:rPr>
      </w:pPr>
    </w:p>
    <w:p w14:paraId="3F93FBE5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82" w:author="uzivatel" w:date="2026-09-22T12:27:00Z" w16du:dateUtc="2026-09-22T16:27:00Z"/>
        </w:rPr>
      </w:pPr>
    </w:p>
    <w:p w14:paraId="2B33522A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83" w:author="uzivatel" w:date="2026-09-22T12:27:00Z" w16du:dateUtc="2026-09-22T16:27:00Z"/>
        </w:rPr>
      </w:pPr>
    </w:p>
    <w:p w14:paraId="6AE3E428" w14:textId="77777777" w:rsidR="002B75C0" w:rsidRPr="001D411F" w:rsidRDefault="002B75C0" w:rsidP="002B75C0">
      <w:pPr>
        <w:tabs>
          <w:tab w:val="left" w:pos="1530"/>
        </w:tabs>
        <w:ind w:firstLine="5630"/>
        <w:rPr>
          <w:del w:id="84" w:author="uzivatel" w:date="2026-09-22T12:27:00Z" w16du:dateUtc="2026-09-22T16:27:00Z"/>
        </w:rPr>
      </w:pPr>
      <w:del w:id="85" w:author="uzivatel" w:date="2026-09-22T12:27:00Z" w16du:dateUtc="2026-09-22T16:27:00Z">
        <w:r w:rsidRPr="001D411F">
          <w:delText>УТВЕРЖДАЮ</w:delText>
        </w:r>
      </w:del>
    </w:p>
    <w:p w14:paraId="43B4B6A3" w14:textId="77777777" w:rsidR="002B75C0" w:rsidRPr="001D411F" w:rsidRDefault="002B75C0" w:rsidP="002B75C0">
      <w:pPr>
        <w:tabs>
          <w:tab w:val="left" w:pos="1530"/>
        </w:tabs>
        <w:ind w:firstLine="5630"/>
        <w:rPr>
          <w:del w:id="86" w:author="uzivatel" w:date="2026-09-22T12:27:00Z" w16du:dateUtc="2026-09-22T16:27:00Z"/>
        </w:rPr>
      </w:pPr>
      <w:del w:id="87" w:author="uzivatel" w:date="2026-09-22T12:27:00Z" w16du:dateUtc="2026-09-22T16:27:00Z">
        <w:r w:rsidRPr="001D411F">
          <w:delText>Проректор по учебно-методической</w:delText>
        </w:r>
      </w:del>
    </w:p>
    <w:p w14:paraId="06CF5878" w14:textId="77777777" w:rsidR="002B75C0" w:rsidRPr="001D411F" w:rsidRDefault="002B75C0" w:rsidP="002B75C0">
      <w:pPr>
        <w:tabs>
          <w:tab w:val="left" w:pos="1530"/>
        </w:tabs>
        <w:ind w:firstLine="5630"/>
        <w:rPr>
          <w:del w:id="88" w:author="uzivatel" w:date="2026-09-22T12:27:00Z" w16du:dateUtc="2026-09-22T16:27:00Z"/>
        </w:rPr>
      </w:pPr>
      <w:del w:id="89" w:author="uzivatel" w:date="2026-09-22T12:27:00Z" w16du:dateUtc="2026-09-22T16:27:00Z">
        <w:r w:rsidRPr="001D411F">
          <w:delText xml:space="preserve">работе </w:delText>
        </w:r>
      </w:del>
    </w:p>
    <w:p w14:paraId="5B81B17C" w14:textId="77777777" w:rsidR="002B75C0" w:rsidRPr="001D411F" w:rsidRDefault="002B75C0" w:rsidP="002B75C0">
      <w:pPr>
        <w:tabs>
          <w:tab w:val="left" w:pos="1530"/>
        </w:tabs>
        <w:ind w:firstLine="5630"/>
        <w:rPr>
          <w:del w:id="90" w:author="uzivatel" w:date="2026-09-22T12:27:00Z" w16du:dateUtc="2026-09-22T16:27:00Z"/>
        </w:rPr>
      </w:pPr>
      <w:del w:id="91" w:author="uzivatel" w:date="2026-09-22T12:27:00Z" w16du:dateUtc="2026-09-22T16:27:00Z">
        <w:r w:rsidRPr="001D411F">
          <w:delText>____________ С.Н.Большаков</w:delText>
        </w:r>
      </w:del>
    </w:p>
    <w:p w14:paraId="1982BD3D" w14:textId="77777777" w:rsidR="002B75C0" w:rsidRPr="001D411F" w:rsidRDefault="002B75C0" w:rsidP="002B75C0">
      <w:pPr>
        <w:tabs>
          <w:tab w:val="left" w:pos="748"/>
          <w:tab w:val="left" w:pos="828"/>
          <w:tab w:val="left" w:pos="3822"/>
        </w:tabs>
        <w:ind w:hanging="40"/>
        <w:jc w:val="center"/>
        <w:rPr>
          <w:del w:id="92" w:author="uzivatel" w:date="2026-09-22T12:27:00Z" w16du:dateUtc="2026-09-22T16:27:00Z"/>
        </w:rPr>
      </w:pPr>
    </w:p>
    <w:bookmarkEnd w:id="74"/>
    <w:p w14:paraId="47A282CF" w14:textId="77777777" w:rsidR="002B75C0" w:rsidRPr="001D411F" w:rsidRDefault="002B75C0" w:rsidP="002B75C0">
      <w:pPr>
        <w:suppressAutoHyphens/>
        <w:autoSpaceDE w:val="0"/>
        <w:autoSpaceDN w:val="0"/>
        <w:adjustRightInd w:val="0"/>
        <w:ind w:left="4180"/>
        <w:jc w:val="both"/>
        <w:rPr>
          <w:del w:id="93" w:author="uzivatel" w:date="2026-09-22T12:27:00Z" w16du:dateUtc="2026-09-22T16:27:00Z"/>
          <w:noProof/>
        </w:rPr>
      </w:pPr>
    </w:p>
    <w:p w14:paraId="40811B23" w14:textId="77777777" w:rsidR="002B75C0" w:rsidRPr="001D411F" w:rsidRDefault="002B75C0" w:rsidP="002B75C0">
      <w:pPr>
        <w:suppressAutoHyphens/>
        <w:autoSpaceDE w:val="0"/>
        <w:autoSpaceDN w:val="0"/>
        <w:adjustRightInd w:val="0"/>
        <w:ind w:left="4180"/>
        <w:jc w:val="both"/>
        <w:rPr>
          <w:del w:id="94" w:author="uzivatel" w:date="2026-09-22T12:27:00Z" w16du:dateUtc="2026-09-22T16:27:00Z"/>
        </w:rPr>
      </w:pPr>
    </w:p>
    <w:p w14:paraId="33FAE2AF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both"/>
        <w:rPr>
          <w:del w:id="95" w:author="uzivatel" w:date="2026-09-22T12:27:00Z" w16du:dateUtc="2026-09-22T16:27:00Z"/>
          <w:b/>
          <w:bCs/>
        </w:rPr>
      </w:pPr>
    </w:p>
    <w:p w14:paraId="3AD72CAA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96" w:author="uzivatel" w:date="2026-09-22T12:27:00Z" w16du:dateUtc="2026-09-22T16:27:00Z"/>
          <w:bCs/>
        </w:rPr>
      </w:pPr>
      <w:del w:id="97" w:author="uzivatel" w:date="2026-09-22T12:27:00Z" w16du:dateUtc="2026-09-22T16:27:00Z">
        <w:r w:rsidRPr="001D411F">
          <w:rPr>
            <w:bCs/>
          </w:rPr>
          <w:delText xml:space="preserve">РАБОЧАЯ ПРОГРАММА </w:delText>
        </w:r>
      </w:del>
    </w:p>
    <w:p w14:paraId="6BD94E78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98" w:author="uzivatel" w:date="2026-09-22T12:27:00Z" w16du:dateUtc="2026-09-22T16:27:00Z"/>
          <w:bCs/>
        </w:rPr>
      </w:pPr>
    </w:p>
    <w:p w14:paraId="0AA45433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99" w:author="uzivatel" w:date="2026-09-22T12:27:00Z" w16du:dateUtc="2026-09-22T16:27:00Z"/>
          <w:bCs/>
        </w:rPr>
      </w:pPr>
      <w:del w:id="100" w:author="uzivatel" w:date="2026-09-22T12:27:00Z" w16du:dateUtc="2026-09-22T16:27:00Z">
        <w:r w:rsidRPr="001D411F">
          <w:rPr>
            <w:bCs/>
          </w:rPr>
          <w:delText>дисциплины</w:delText>
        </w:r>
      </w:del>
    </w:p>
    <w:p w14:paraId="5D3ECCB7" w14:textId="77777777" w:rsidR="002B75C0" w:rsidRPr="001D411F" w:rsidRDefault="002B75C0" w:rsidP="002B75C0">
      <w:pPr>
        <w:outlineLvl w:val="4"/>
        <w:rPr>
          <w:del w:id="101" w:author="uzivatel" w:date="2026-09-22T12:27:00Z" w16du:dateUtc="2026-09-22T16:27:00Z"/>
          <w:b/>
          <w:bCs/>
        </w:rPr>
      </w:pPr>
    </w:p>
    <w:p w14:paraId="4D407E6B" w14:textId="77777777" w:rsidR="002B75C0" w:rsidRPr="001D411F" w:rsidRDefault="002B75C0" w:rsidP="002B75C0">
      <w:pPr>
        <w:rPr>
          <w:del w:id="102" w:author="uzivatel" w:date="2026-09-22T12:27:00Z" w16du:dateUtc="2026-09-22T16:27:00Z"/>
          <w:caps/>
        </w:rPr>
      </w:pPr>
    </w:p>
    <w:p w14:paraId="3E3EA4F7" w14:textId="77777777" w:rsidR="002B75C0" w:rsidRPr="001D411F" w:rsidRDefault="00CF3A81" w:rsidP="002B75C0">
      <w:pPr>
        <w:jc w:val="center"/>
        <w:rPr>
          <w:del w:id="103" w:author="uzivatel" w:date="2026-09-22T12:27:00Z" w16du:dateUtc="2026-09-22T16:27:00Z"/>
          <w:b/>
          <w:szCs w:val="28"/>
        </w:rPr>
      </w:pPr>
      <w:del w:id="104" w:author="uzivatel" w:date="2026-09-22T12:27:00Z" w16du:dateUtc="2026-09-22T16:27:00Z">
        <w:r w:rsidRPr="001D411F">
          <w:rPr>
            <w:b/>
            <w:szCs w:val="28"/>
          </w:rPr>
          <w:delText>Б1.О.03.01 АКТУАЛЬНЫЕ ВОПРОСЫ ОБРАЗОВАНИЯ (МОДУЛЬ):</w:delText>
        </w:r>
      </w:del>
    </w:p>
    <w:p w14:paraId="044B6642" w14:textId="77777777" w:rsidR="002B75C0" w:rsidRPr="001D411F" w:rsidRDefault="00CF3A81" w:rsidP="002B75C0">
      <w:pPr>
        <w:jc w:val="center"/>
        <w:rPr>
          <w:del w:id="105" w:author="uzivatel" w:date="2026-09-22T12:27:00Z" w16du:dateUtc="2026-09-22T16:27:00Z"/>
          <w:b/>
          <w:sz w:val="28"/>
          <w:szCs w:val="28"/>
        </w:rPr>
      </w:pPr>
      <w:del w:id="106" w:author="uzivatel" w:date="2026-09-22T12:27:00Z" w16du:dateUtc="2026-09-22T16:27:00Z">
        <w:r w:rsidRPr="001D411F">
          <w:rPr>
            <w:b/>
            <w:szCs w:val="28"/>
          </w:rPr>
          <w:delText>ПЕДАГОГИКА И ПСИХОЛОГИЯ ВЫСШЕЙ ШКОЛЫ</w:delText>
        </w:r>
      </w:del>
    </w:p>
    <w:p w14:paraId="5B9EB33D" w14:textId="77777777" w:rsidR="002B75C0" w:rsidRPr="001D411F" w:rsidRDefault="002B75C0" w:rsidP="002B75C0">
      <w:pPr>
        <w:tabs>
          <w:tab w:val="right" w:leader="underscore" w:pos="8505"/>
        </w:tabs>
        <w:rPr>
          <w:del w:id="107" w:author="uzivatel" w:date="2026-09-22T12:27:00Z" w16du:dateUtc="2026-09-22T16:27:00Z"/>
        </w:rPr>
      </w:pPr>
    </w:p>
    <w:p w14:paraId="724F0D04" w14:textId="77777777" w:rsidR="002B75C0" w:rsidRPr="001D411F" w:rsidRDefault="002B75C0" w:rsidP="002B75C0">
      <w:pPr>
        <w:ind w:left="1152"/>
        <w:jc w:val="center"/>
        <w:rPr>
          <w:del w:id="108" w:author="uzivatel" w:date="2026-09-22T12:27:00Z" w16du:dateUtc="2026-09-22T16:27:00Z"/>
          <w:b/>
          <w:bCs/>
        </w:rPr>
      </w:pPr>
      <w:del w:id="109" w:author="uzivatel" w:date="2026-09-22T12:27:00Z" w16du:dateUtc="2026-09-22T16:27:00Z">
        <w:r w:rsidRPr="001D411F">
          <w:rPr>
            <w:bCs/>
          </w:rPr>
          <w:delText xml:space="preserve">Направление подготовки </w:delText>
        </w:r>
        <w:r w:rsidRPr="001D411F">
          <w:rPr>
            <w:b/>
            <w:bCs/>
          </w:rPr>
          <w:delText>44.04.01 - Педагогическое образование</w:delText>
        </w:r>
        <w:r w:rsidRPr="001D411F">
          <w:rPr>
            <w:bCs/>
          </w:rPr>
          <w:delText xml:space="preserve"> </w:delText>
        </w:r>
      </w:del>
    </w:p>
    <w:p w14:paraId="5DB334D5" w14:textId="77777777" w:rsidR="002B75C0" w:rsidRPr="001D411F" w:rsidRDefault="002B75C0" w:rsidP="002B75C0">
      <w:pPr>
        <w:ind w:left="1152"/>
        <w:jc w:val="both"/>
        <w:rPr>
          <w:del w:id="110" w:author="uzivatel" w:date="2026-09-22T12:27:00Z" w16du:dateUtc="2026-09-22T16:27:00Z"/>
          <w:b/>
        </w:rPr>
      </w:pPr>
    </w:p>
    <w:p w14:paraId="3EFEBC40" w14:textId="77777777" w:rsidR="002B75C0" w:rsidRPr="001D411F" w:rsidRDefault="002B75C0" w:rsidP="002B75C0">
      <w:pPr>
        <w:ind w:left="1152"/>
        <w:jc w:val="center"/>
        <w:rPr>
          <w:del w:id="111" w:author="uzivatel" w:date="2026-09-22T12:27:00Z" w16du:dateUtc="2026-09-22T16:27:00Z"/>
          <w:b/>
          <w:bCs/>
          <w:i/>
        </w:rPr>
      </w:pPr>
      <w:del w:id="112" w:author="uzivatel" w:date="2026-09-22T12:27:00Z" w16du:dateUtc="2026-09-22T16:27:00Z">
        <w:r w:rsidRPr="001D411F">
          <w:rPr>
            <w:bCs/>
          </w:rPr>
          <w:delText xml:space="preserve">Направленность (профиль) – </w:delText>
        </w:r>
        <w:r w:rsidRPr="001D411F">
          <w:rPr>
            <w:b/>
            <w:bCs/>
            <w:i/>
          </w:rPr>
          <w:delText>«Изобразительное искусство»</w:delText>
        </w:r>
      </w:del>
    </w:p>
    <w:p w14:paraId="4D88BA2B" w14:textId="77777777" w:rsidR="002B75C0" w:rsidRPr="001D411F" w:rsidRDefault="002B75C0" w:rsidP="002B75C0">
      <w:pPr>
        <w:ind w:left="1152"/>
        <w:jc w:val="center"/>
        <w:rPr>
          <w:del w:id="113" w:author="uzivatel" w:date="2026-09-22T12:27:00Z" w16du:dateUtc="2026-09-22T16:27:00Z"/>
          <w:b/>
          <w:bCs/>
          <w:i/>
        </w:rPr>
      </w:pPr>
    </w:p>
    <w:p w14:paraId="115AD213" w14:textId="77777777" w:rsidR="002B75C0" w:rsidRPr="001D411F" w:rsidRDefault="002B75C0" w:rsidP="002B75C0">
      <w:pPr>
        <w:rPr>
          <w:del w:id="114" w:author="uzivatel" w:date="2026-09-22T12:27:00Z" w16du:dateUtc="2026-09-22T16:27:00Z"/>
          <w:b/>
          <w:bCs/>
          <w:i/>
          <w:iCs/>
        </w:rPr>
      </w:pPr>
    </w:p>
    <w:p w14:paraId="6439DD32" w14:textId="77777777" w:rsidR="002B75C0" w:rsidRPr="001D411F" w:rsidRDefault="002B75C0" w:rsidP="002B75C0">
      <w:pPr>
        <w:rPr>
          <w:del w:id="115" w:author="uzivatel" w:date="2026-09-22T12:27:00Z" w16du:dateUtc="2026-09-22T16:27:00Z"/>
          <w:b/>
          <w:bCs/>
          <w:i/>
          <w:iCs/>
        </w:rPr>
      </w:pPr>
    </w:p>
    <w:p w14:paraId="1AE7AD25" w14:textId="77777777" w:rsidR="002B75C0" w:rsidRPr="001D411F" w:rsidRDefault="002B75C0" w:rsidP="002B75C0">
      <w:pPr>
        <w:jc w:val="center"/>
        <w:rPr>
          <w:del w:id="116" w:author="uzivatel" w:date="2026-09-22T12:27:00Z" w16du:dateUtc="2026-09-22T16:27:00Z"/>
        </w:rPr>
      </w:pPr>
    </w:p>
    <w:p w14:paraId="44EA2016" w14:textId="77777777" w:rsidR="001D411F" w:rsidRPr="001D411F" w:rsidRDefault="001D411F" w:rsidP="002B75C0">
      <w:pPr>
        <w:jc w:val="center"/>
        <w:rPr>
          <w:del w:id="117" w:author="uzivatel" w:date="2026-09-22T12:27:00Z" w16du:dateUtc="2026-09-22T16:27:00Z"/>
        </w:rPr>
      </w:pPr>
    </w:p>
    <w:p w14:paraId="64DDB5F2" w14:textId="77777777" w:rsidR="001D411F" w:rsidRPr="001D411F" w:rsidRDefault="001D411F" w:rsidP="002B75C0">
      <w:pPr>
        <w:jc w:val="center"/>
        <w:rPr>
          <w:del w:id="118" w:author="uzivatel" w:date="2026-09-22T12:27:00Z" w16du:dateUtc="2026-09-22T16:27:00Z"/>
        </w:rPr>
      </w:pPr>
    </w:p>
    <w:p w14:paraId="2899E978" w14:textId="77777777" w:rsidR="001D411F" w:rsidRPr="001D411F" w:rsidRDefault="001D411F" w:rsidP="002B75C0">
      <w:pPr>
        <w:jc w:val="center"/>
        <w:rPr>
          <w:del w:id="119" w:author="uzivatel" w:date="2026-09-22T12:27:00Z" w16du:dateUtc="2026-09-22T16:27:00Z"/>
        </w:rPr>
      </w:pPr>
    </w:p>
    <w:p w14:paraId="339E714B" w14:textId="77777777" w:rsidR="00B01314" w:rsidRDefault="00B01314" w:rsidP="00B01314">
      <w:pPr>
        <w:tabs>
          <w:tab w:val="left" w:pos="3822"/>
        </w:tabs>
        <w:jc w:val="center"/>
        <w:rPr>
          <w:del w:id="120" w:author="uzivatel" w:date="2026-09-22T12:27:00Z" w16du:dateUtc="2026-09-22T16:27:00Z"/>
          <w:bCs/>
        </w:rPr>
      </w:pPr>
      <w:del w:id="121" w:author="uzivatel" w:date="2026-09-22T12:27:00Z" w16du:dateUtc="2026-09-22T16:27:00Z">
        <w:r>
          <w:rPr>
            <w:bCs/>
          </w:rPr>
          <w:delText>(год начала подготовки – 2022)</w:delText>
        </w:r>
      </w:del>
    </w:p>
    <w:p w14:paraId="606D15C6" w14:textId="77777777" w:rsidR="00B01314" w:rsidRDefault="00B01314" w:rsidP="00B01314">
      <w:pPr>
        <w:jc w:val="center"/>
        <w:rPr>
          <w:del w:id="122" w:author="uzivatel" w:date="2026-09-22T12:27:00Z" w16du:dateUtc="2026-09-22T16:27:00Z"/>
        </w:rPr>
      </w:pPr>
    </w:p>
    <w:p w14:paraId="53E92A5D" w14:textId="77777777" w:rsidR="00B01314" w:rsidRDefault="00B01314" w:rsidP="00B01314">
      <w:pPr>
        <w:jc w:val="center"/>
        <w:rPr>
          <w:del w:id="123" w:author="uzivatel" w:date="2026-09-22T12:27:00Z" w16du:dateUtc="2026-09-22T16:27:00Z"/>
        </w:rPr>
      </w:pPr>
    </w:p>
    <w:p w14:paraId="330B1F08" w14:textId="77777777" w:rsidR="00B01314" w:rsidRDefault="00B01314" w:rsidP="00B01314">
      <w:pPr>
        <w:jc w:val="center"/>
        <w:rPr>
          <w:del w:id="124" w:author="uzivatel" w:date="2026-09-22T12:27:00Z" w16du:dateUtc="2026-09-22T16:27:00Z"/>
        </w:rPr>
      </w:pPr>
    </w:p>
    <w:p w14:paraId="4CB2494D" w14:textId="77777777" w:rsidR="00B01314" w:rsidRDefault="00B01314" w:rsidP="00B01314">
      <w:pPr>
        <w:jc w:val="center"/>
        <w:rPr>
          <w:del w:id="125" w:author="uzivatel" w:date="2026-09-22T12:27:00Z" w16du:dateUtc="2026-09-22T16:27:00Z"/>
        </w:rPr>
      </w:pPr>
    </w:p>
    <w:p w14:paraId="6EB2EF2E" w14:textId="77777777" w:rsidR="00B01314" w:rsidRDefault="00B01314" w:rsidP="00B01314">
      <w:pPr>
        <w:jc w:val="center"/>
        <w:rPr>
          <w:del w:id="126" w:author="uzivatel" w:date="2026-09-22T12:27:00Z" w16du:dateUtc="2026-09-22T16:27:00Z"/>
        </w:rPr>
      </w:pPr>
    </w:p>
    <w:p w14:paraId="618E9A3D" w14:textId="77777777" w:rsidR="00B01314" w:rsidRDefault="00B01314" w:rsidP="00B01314">
      <w:pPr>
        <w:jc w:val="center"/>
        <w:rPr>
          <w:del w:id="127" w:author="uzivatel" w:date="2026-09-22T12:27:00Z" w16du:dateUtc="2026-09-22T16:27:00Z"/>
        </w:rPr>
      </w:pPr>
    </w:p>
    <w:p w14:paraId="36C010F8" w14:textId="77777777" w:rsidR="00B01314" w:rsidRDefault="00B01314" w:rsidP="00B01314">
      <w:pPr>
        <w:jc w:val="center"/>
        <w:rPr>
          <w:del w:id="128" w:author="uzivatel" w:date="2026-09-22T12:27:00Z" w16du:dateUtc="2026-09-22T16:27:00Z"/>
        </w:rPr>
      </w:pPr>
    </w:p>
    <w:p w14:paraId="0157C8C6" w14:textId="77777777" w:rsidR="00B01314" w:rsidRDefault="00B01314" w:rsidP="00B01314">
      <w:pPr>
        <w:jc w:val="center"/>
        <w:rPr>
          <w:del w:id="129" w:author="uzivatel" w:date="2026-09-22T12:27:00Z" w16du:dateUtc="2026-09-22T16:27:00Z"/>
        </w:rPr>
      </w:pPr>
    </w:p>
    <w:p w14:paraId="1FBDFCC5" w14:textId="77777777" w:rsidR="00B01314" w:rsidRDefault="00B01314" w:rsidP="00B01314">
      <w:pPr>
        <w:jc w:val="center"/>
        <w:rPr>
          <w:del w:id="130" w:author="uzivatel" w:date="2026-09-22T12:27:00Z" w16du:dateUtc="2026-09-22T16:27:00Z"/>
        </w:rPr>
      </w:pPr>
    </w:p>
    <w:p w14:paraId="5696C4D1" w14:textId="77777777" w:rsidR="00B01314" w:rsidRDefault="00B01314" w:rsidP="00B01314">
      <w:pPr>
        <w:jc w:val="center"/>
        <w:rPr>
          <w:del w:id="131" w:author="uzivatel" w:date="2026-09-22T12:27:00Z" w16du:dateUtc="2026-09-22T16:27:00Z"/>
        </w:rPr>
      </w:pPr>
    </w:p>
    <w:p w14:paraId="7109748E" w14:textId="77777777" w:rsidR="00B01314" w:rsidRDefault="00B01314" w:rsidP="00B01314">
      <w:pPr>
        <w:jc w:val="center"/>
        <w:rPr>
          <w:del w:id="132" w:author="uzivatel" w:date="2026-09-22T12:27:00Z" w16du:dateUtc="2026-09-22T16:27:00Z"/>
        </w:rPr>
      </w:pPr>
    </w:p>
    <w:p w14:paraId="12C96007" w14:textId="77777777" w:rsidR="00B01314" w:rsidRDefault="00B01314" w:rsidP="00B01314">
      <w:pPr>
        <w:jc w:val="center"/>
        <w:rPr>
          <w:del w:id="133" w:author="uzivatel" w:date="2026-09-22T12:27:00Z" w16du:dateUtc="2026-09-22T16:27:00Z"/>
        </w:rPr>
      </w:pPr>
      <w:del w:id="134" w:author="uzivatel" w:date="2026-09-22T12:27:00Z" w16du:dateUtc="2026-09-22T16:27:00Z">
        <w:r>
          <w:delText>Санкт-Петербург</w:delText>
        </w:r>
      </w:del>
    </w:p>
    <w:p w14:paraId="5275AA5C" w14:textId="77777777" w:rsidR="002B75C0" w:rsidRPr="001D411F" w:rsidRDefault="00B01314" w:rsidP="00B01314">
      <w:pPr>
        <w:tabs>
          <w:tab w:val="left" w:pos="748"/>
          <w:tab w:val="left" w:pos="828"/>
          <w:tab w:val="left" w:pos="3822"/>
        </w:tabs>
        <w:jc w:val="center"/>
        <w:rPr>
          <w:del w:id="135" w:author="uzivatel" w:date="2026-09-22T12:27:00Z" w16du:dateUtc="2026-09-22T16:27:00Z"/>
        </w:rPr>
      </w:pPr>
      <w:del w:id="136" w:author="uzivatel" w:date="2026-09-22T12:27:00Z" w16du:dateUtc="2026-09-22T16:27:00Z">
        <w:r>
          <w:delText>2022</w:delText>
        </w:r>
        <w:r w:rsidR="00DA10A6" w:rsidRPr="001D411F">
          <w:rPr>
            <w:b/>
            <w:bCs/>
          </w:rPr>
          <w:br w:type="page"/>
        </w:r>
        <w:bookmarkStart w:id="137" w:name="_Hlk98721152"/>
        <w:bookmarkStart w:id="138" w:name="_Hlk98716413"/>
        <w:r w:rsidR="002B75C0" w:rsidRPr="001D411F">
          <w:rPr>
            <w:b/>
            <w:bCs/>
            <w:color w:val="000000"/>
          </w:rPr>
          <w:delText xml:space="preserve">1. </w:delText>
        </w:r>
        <w:bookmarkStart w:id="139" w:name="_Hlk98715140"/>
        <w:r w:rsidR="002B75C0" w:rsidRPr="001D411F">
          <w:rPr>
            <w:b/>
            <w:bCs/>
            <w:color w:val="000000"/>
          </w:rPr>
          <w:delText>ПЕРЕЧЕНЬ ПЛАНИРУЕМЫХ РЕЗУЛЬТАТОВ ОБУЧЕНИЯ ПО ДИСЦИПЛИНЕ:</w:delText>
        </w:r>
      </w:del>
    </w:p>
    <w:p w14:paraId="07155FA5" w14:textId="77777777" w:rsidR="002B75C0" w:rsidRPr="001D411F" w:rsidRDefault="002B75C0" w:rsidP="002B75C0">
      <w:pPr>
        <w:pStyle w:val="a"/>
        <w:spacing w:line="240" w:lineRule="auto"/>
        <w:ind w:left="0" w:firstLine="567"/>
        <w:rPr>
          <w:del w:id="140" w:author="uzivatel" w:date="2026-09-22T12:27:00Z" w16du:dateUtc="2026-09-22T16:27:00Z"/>
          <w:color w:val="000000"/>
        </w:rPr>
      </w:pPr>
      <w:del w:id="141" w:author="uzivatel" w:date="2026-09-22T12:27:00Z" w16du:dateUtc="2026-09-22T16:27:00Z">
        <w:r w:rsidRPr="001D411F">
          <w:rPr>
            <w:color w:val="000000"/>
          </w:rPr>
          <w:delText>Процесс изучения дисциплины направлен на формирование следующих компетенций:</w:delText>
        </w:r>
        <w:bookmarkEnd w:id="137"/>
      </w:del>
    </w:p>
    <w:tbl>
      <w:tblPr>
        <w:tblW w:w="10054" w:type="dxa"/>
        <w:tblInd w:w="-434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993"/>
        <w:gridCol w:w="3107"/>
        <w:gridCol w:w="5954"/>
      </w:tblGrid>
      <w:tr w:rsidR="002B75C0" w:rsidRPr="001D411F" w14:paraId="431C4E0D" w14:textId="77777777" w:rsidTr="002B75C0">
        <w:trPr>
          <w:trHeight w:val="858"/>
          <w:del w:id="142" w:author="uzivatel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5A02F6B6" w14:textId="77777777" w:rsidR="002B75C0" w:rsidRPr="001D411F" w:rsidRDefault="002B75C0" w:rsidP="008A5162">
            <w:pPr>
              <w:pStyle w:val="a0"/>
              <w:jc w:val="center"/>
              <w:rPr>
                <w:del w:id="143" w:author="uzivatel" w:date="2026-09-22T12:27:00Z" w16du:dateUtc="2026-09-22T16:27:00Z"/>
                <w:i/>
                <w:iCs/>
                <w:color w:val="000000"/>
              </w:rPr>
            </w:pPr>
            <w:del w:id="144" w:author="uzivatel" w:date="2026-09-22T12:27:00Z" w16du:dateUtc="2026-09-22T16:27:00Z">
              <w:r w:rsidRPr="001D411F">
                <w:rPr>
                  <w:color w:val="000000"/>
                </w:rPr>
                <w:delText>Индекс компетенции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3EBF7FAE" w14:textId="77777777" w:rsidR="002B75C0" w:rsidRPr="001D411F" w:rsidRDefault="002B75C0" w:rsidP="008A5162">
            <w:pPr>
              <w:pStyle w:val="a0"/>
              <w:jc w:val="center"/>
              <w:rPr>
                <w:del w:id="145" w:author="uzivatel" w:date="2026-09-22T12:27:00Z" w16du:dateUtc="2026-09-22T16:27:00Z"/>
              </w:rPr>
            </w:pPr>
            <w:del w:id="146" w:author="uzivatel" w:date="2026-09-22T12:27:00Z" w16du:dateUtc="2026-09-22T16:27:00Z">
              <w:r w:rsidRPr="001D411F">
                <w:rPr>
                  <w:color w:val="000000"/>
                </w:rPr>
                <w:delText xml:space="preserve">Содержание компетенции </w:delText>
              </w:r>
            </w:del>
          </w:p>
          <w:p w14:paraId="53920EB3" w14:textId="77777777" w:rsidR="002B75C0" w:rsidRPr="001D411F" w:rsidRDefault="002B75C0" w:rsidP="008A5162">
            <w:pPr>
              <w:pStyle w:val="a0"/>
              <w:jc w:val="center"/>
              <w:rPr>
                <w:del w:id="147" w:author="uzivatel" w:date="2026-09-22T12:27:00Z" w16du:dateUtc="2026-09-22T16:27:00Z"/>
              </w:rPr>
            </w:pPr>
            <w:del w:id="148" w:author="uzivatel" w:date="2026-09-22T12:27:00Z" w16du:dateUtc="2026-09-22T16:27:00Z">
              <w:r w:rsidRPr="001D411F">
                <w:rPr>
                  <w:color w:val="000000"/>
                </w:rPr>
                <w:delText>(или ее части)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254AD6B9" w14:textId="77777777" w:rsidR="002B75C0" w:rsidRPr="001D411F" w:rsidRDefault="002B75C0" w:rsidP="008A5162">
            <w:pPr>
              <w:pStyle w:val="a0"/>
              <w:jc w:val="center"/>
              <w:rPr>
                <w:del w:id="149" w:author="uzivatel" w:date="2026-09-22T12:27:00Z" w16du:dateUtc="2026-09-22T16:27:00Z"/>
              </w:rPr>
            </w:pPr>
            <w:del w:id="150" w:author="uzivatel" w:date="2026-09-22T12:27:00Z" w16du:dateUtc="2026-09-22T16:27:00Z">
              <w:r w:rsidRPr="001D411F">
                <w:delText>Индикаторы компетенций (код и содержание)</w:delText>
              </w:r>
            </w:del>
          </w:p>
        </w:tc>
      </w:tr>
      <w:tr w:rsidR="002B75C0" w:rsidRPr="001D411F" w14:paraId="2B6EAC3E" w14:textId="77777777" w:rsidTr="002B75C0">
        <w:trPr>
          <w:trHeight w:val="858"/>
          <w:del w:id="151" w:author="uzivatel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2FEB1035" w14:textId="77777777" w:rsidR="002B75C0" w:rsidRPr="001D411F" w:rsidRDefault="002B75C0" w:rsidP="002B75C0">
            <w:pPr>
              <w:pStyle w:val="a0"/>
              <w:jc w:val="center"/>
              <w:rPr>
                <w:del w:id="152" w:author="uzivatel" w:date="2026-09-22T12:27:00Z" w16du:dateUtc="2026-09-22T16:27:00Z"/>
                <w:color w:val="000000"/>
              </w:rPr>
            </w:pPr>
            <w:del w:id="153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УК-5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67D97FAB" w14:textId="77777777" w:rsidR="002B75C0" w:rsidRPr="001D411F" w:rsidRDefault="002B75C0" w:rsidP="002B75C0">
            <w:pPr>
              <w:rPr>
                <w:del w:id="154" w:author="uzivatel" w:date="2026-09-22T12:27:00Z" w16du:dateUtc="2026-09-22T16:27:00Z"/>
                <w:sz w:val="20"/>
                <w:szCs w:val="20"/>
              </w:rPr>
            </w:pPr>
            <w:del w:id="155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 xml:space="preserve">Способен анализировать и учитывать разнообразие культур в процессе межкультурного взаимодействия 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1E03A8BA" w14:textId="77777777" w:rsidR="002B75C0" w:rsidRPr="001D411F" w:rsidRDefault="002B75C0" w:rsidP="002B75C0">
            <w:pPr>
              <w:rPr>
                <w:del w:id="156" w:author="uzivatel" w:date="2026-09-22T12:27:00Z" w16du:dateUtc="2026-09-22T16:27:00Z"/>
                <w:sz w:val="20"/>
                <w:szCs w:val="20"/>
              </w:rPr>
            </w:pPr>
            <w:del w:id="157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ИУК-5.1. Находит и использует необходимую для саморазвития и взаимодействия с другими информацию о культурных особенностях и традициях различных сообществ.</w:delText>
              </w:r>
            </w:del>
          </w:p>
          <w:p w14:paraId="0D6CA6BD" w14:textId="77777777" w:rsidR="002B75C0" w:rsidRPr="001D411F" w:rsidRDefault="002B75C0" w:rsidP="002B75C0">
            <w:pPr>
              <w:rPr>
                <w:del w:id="158" w:author="uzivatel" w:date="2026-09-22T12:27:00Z" w16du:dateUtc="2026-09-22T16:27:00Z"/>
                <w:sz w:val="20"/>
                <w:szCs w:val="20"/>
              </w:rPr>
            </w:pPr>
            <w:del w:id="159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ИУК-5.2. Демонстрирует уважительное отношение к историческому наследию и социокультурным традициям различных народов, основываясь на знании этапов исторического развития общества (включая основные события, деятельность основных исторических деятелей) и культурных традиций мира (включая мировые религии, философские и этические учения), в зависимости от среды взаимодействия и задач образования.</w:delText>
              </w:r>
            </w:del>
          </w:p>
          <w:p w14:paraId="1C4558DC" w14:textId="77777777" w:rsidR="002B75C0" w:rsidRPr="001D411F" w:rsidRDefault="002B75C0" w:rsidP="002B75C0">
            <w:pPr>
              <w:rPr>
                <w:del w:id="160" w:author="uzivatel" w:date="2026-09-22T12:27:00Z" w16du:dateUtc="2026-09-22T16:27:00Z"/>
                <w:sz w:val="20"/>
                <w:szCs w:val="20"/>
              </w:rPr>
            </w:pPr>
            <w:del w:id="161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ИУК-5.3. Умеет толерантно и конструктивно взаимодействовать с людьми с учетом их социокультурных особенностей в целях успешного выполнения профессиональных задач и усиления социальной интеграции.</w:delText>
              </w:r>
            </w:del>
          </w:p>
        </w:tc>
      </w:tr>
      <w:tr w:rsidR="002B75C0" w:rsidRPr="001D411F" w14:paraId="7BC583B7" w14:textId="77777777" w:rsidTr="002B75C0">
        <w:trPr>
          <w:trHeight w:val="858"/>
          <w:del w:id="162" w:author="uzivatel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4FD28277" w14:textId="77777777" w:rsidR="002B75C0" w:rsidRPr="001D411F" w:rsidRDefault="002B75C0" w:rsidP="002B75C0">
            <w:pPr>
              <w:pStyle w:val="a0"/>
              <w:jc w:val="center"/>
              <w:rPr>
                <w:del w:id="163" w:author="uzivatel" w:date="2026-09-22T12:27:00Z" w16du:dateUtc="2026-09-22T16:27:00Z"/>
                <w:color w:val="000000"/>
              </w:rPr>
            </w:pPr>
            <w:del w:id="164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УК-6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59E3F50F" w14:textId="77777777" w:rsidR="002B75C0" w:rsidRPr="001D411F" w:rsidRDefault="002B75C0" w:rsidP="002B75C0">
            <w:pPr>
              <w:rPr>
                <w:del w:id="165" w:author="uzivatel" w:date="2026-09-22T12:27:00Z" w16du:dateUtc="2026-09-22T16:27:00Z"/>
                <w:sz w:val="20"/>
                <w:szCs w:val="20"/>
              </w:rPr>
            </w:pPr>
            <w:del w:id="166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Способен определить и реализовать приоритеты собственной деятельности и способы ее совершенствования на основе самооценки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193D1485" w14:textId="77777777" w:rsidR="002B75C0" w:rsidRPr="001D411F" w:rsidRDefault="002B75C0" w:rsidP="002B75C0">
            <w:pPr>
              <w:rPr>
                <w:del w:id="167" w:author="uzivatel" w:date="2026-09-22T12:27:00Z" w16du:dateUtc="2026-09-22T16:27:00Z"/>
                <w:sz w:val="20"/>
                <w:szCs w:val="20"/>
              </w:rPr>
            </w:pPr>
            <w:del w:id="168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ИУК-6.1. Применяет рефлексивные методы в процессе оценки разнообразных ресурсов (личностных, психофизиологических, ситуативных, временных и т.д.), используемых для решения задач самоорганизации и саморазвития.</w:delText>
              </w:r>
            </w:del>
          </w:p>
          <w:p w14:paraId="57490483" w14:textId="77777777" w:rsidR="002B75C0" w:rsidRPr="001D411F" w:rsidRDefault="002B75C0" w:rsidP="002B75C0">
            <w:pPr>
              <w:rPr>
                <w:del w:id="169" w:author="uzivatel" w:date="2026-09-22T12:27:00Z" w16du:dateUtc="2026-09-22T16:27:00Z"/>
                <w:sz w:val="20"/>
                <w:szCs w:val="20"/>
              </w:rPr>
            </w:pPr>
            <w:del w:id="170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ИУК-6.2. Определяет приоритеты собственной деятельности, выстраивает планы их достижения.</w:delText>
              </w:r>
            </w:del>
          </w:p>
          <w:p w14:paraId="273EF965" w14:textId="77777777" w:rsidR="002B75C0" w:rsidRPr="001D411F" w:rsidRDefault="002B75C0" w:rsidP="002B75C0">
            <w:pPr>
              <w:rPr>
                <w:del w:id="171" w:author="uzivatel" w:date="2026-09-22T12:27:00Z" w16du:dateUtc="2026-09-22T16:27:00Z"/>
                <w:sz w:val="20"/>
                <w:szCs w:val="20"/>
              </w:rPr>
            </w:pPr>
            <w:del w:id="172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ИУК-6.3. Формулирует цели собственной деятельности, определяет пути их достижения с учетом ресурсов, условий, средств, временной перспективы развития деятельности и планируемых результатов.</w:delText>
              </w:r>
            </w:del>
          </w:p>
          <w:p w14:paraId="35F26F6F" w14:textId="77777777" w:rsidR="002B75C0" w:rsidRPr="001D411F" w:rsidRDefault="002B75C0" w:rsidP="002B75C0">
            <w:pPr>
              <w:rPr>
                <w:del w:id="173" w:author="uzivatel" w:date="2026-09-22T12:27:00Z" w16du:dateUtc="2026-09-22T16:27:00Z"/>
                <w:sz w:val="20"/>
                <w:szCs w:val="20"/>
              </w:rPr>
            </w:pPr>
            <w:del w:id="174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ИУК-6.4. Критически оценивает эффективность использования времени и других ресурсов для совершенствования своей деятельности.</w:delText>
              </w:r>
            </w:del>
          </w:p>
          <w:p w14:paraId="30A9C3B3" w14:textId="77777777" w:rsidR="002B75C0" w:rsidRPr="001D411F" w:rsidRDefault="002B75C0" w:rsidP="002B75C0">
            <w:pPr>
              <w:rPr>
                <w:del w:id="175" w:author="uzivatel" w:date="2026-09-22T12:27:00Z" w16du:dateUtc="2026-09-22T16:27:00Z"/>
                <w:sz w:val="20"/>
                <w:szCs w:val="20"/>
              </w:rPr>
            </w:pPr>
            <w:del w:id="176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ИУК-6.5. Демонстрирует интерес к учебе и использует предоставляемые возможности для приобретения новых знаний и навыков с целью совершенствования своей деятельности.</w:delText>
              </w:r>
            </w:del>
          </w:p>
        </w:tc>
      </w:tr>
      <w:tr w:rsidR="002B75C0" w:rsidRPr="001D411F" w14:paraId="316DC89E" w14:textId="77777777" w:rsidTr="002B75C0">
        <w:trPr>
          <w:trHeight w:val="253"/>
          <w:del w:id="177" w:author="uzivatel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635AED94" w14:textId="77777777" w:rsidR="002B75C0" w:rsidRPr="001D411F" w:rsidRDefault="002B75C0" w:rsidP="002B75C0">
            <w:pPr>
              <w:pStyle w:val="a0"/>
              <w:jc w:val="center"/>
              <w:rPr>
                <w:del w:id="178" w:author="uzivatel" w:date="2026-09-22T12:27:00Z" w16du:dateUtc="2026-09-22T16:27:00Z"/>
                <w:color w:val="000000"/>
              </w:rPr>
            </w:pPr>
            <w:del w:id="179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ОПК-1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32592866" w14:textId="77777777" w:rsidR="002B75C0" w:rsidRPr="001D411F" w:rsidRDefault="002B75C0" w:rsidP="002B75C0">
            <w:pPr>
              <w:rPr>
                <w:del w:id="180" w:author="uzivatel" w:date="2026-09-22T12:27:00Z" w16du:dateUtc="2026-09-22T16:27:00Z"/>
                <w:sz w:val="20"/>
                <w:szCs w:val="20"/>
              </w:rPr>
            </w:pPr>
            <w:del w:id="181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Способен осуществлять и оптимизировать профессиональную деятельность в соответствии с нормативно-правовыми актами в сфере образования и нормами профессиональной этики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216F9E88" w14:textId="77777777" w:rsidR="002B75C0" w:rsidRPr="001D411F" w:rsidRDefault="002B75C0" w:rsidP="002B75C0">
            <w:pPr>
              <w:rPr>
                <w:del w:id="182" w:author="uzivatel" w:date="2026-09-22T12:27:00Z" w16du:dateUtc="2026-09-22T16:27:00Z"/>
                <w:sz w:val="20"/>
                <w:szCs w:val="20"/>
              </w:rPr>
            </w:pPr>
            <w:del w:id="183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 xml:space="preserve">ИОПК-1.1. Знает: приоритетные направления развития системы образования Российской Федерации, законы и иные нормативные правовые акты, реаментирующие деятельность в сфере образования в Российской Федерации. </w:delText>
              </w:r>
            </w:del>
          </w:p>
          <w:p w14:paraId="52219A34" w14:textId="77777777" w:rsidR="002B75C0" w:rsidRPr="001D411F" w:rsidRDefault="002B75C0" w:rsidP="002B75C0">
            <w:pPr>
              <w:rPr>
                <w:del w:id="184" w:author="uzivatel" w:date="2026-09-22T12:27:00Z" w16du:dateUtc="2026-09-22T16:27:00Z"/>
                <w:sz w:val="20"/>
                <w:szCs w:val="20"/>
              </w:rPr>
            </w:pPr>
            <w:del w:id="185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ИОПК-1.2. Умеет: применять основные нормативно-правовые акты в сфере образования и профессиональной деятельности с учетом норм профессиональной этики, выявлять актуальные проблемы в сфере образования с целью выполнения научного исследования.</w:delText>
              </w:r>
            </w:del>
          </w:p>
          <w:p w14:paraId="6E258BB6" w14:textId="77777777" w:rsidR="002B75C0" w:rsidRPr="001D411F" w:rsidRDefault="002B75C0" w:rsidP="002B75C0">
            <w:pPr>
              <w:rPr>
                <w:del w:id="186" w:author="uzivatel" w:date="2026-09-22T12:27:00Z" w16du:dateUtc="2026-09-22T16:27:00Z"/>
                <w:sz w:val="20"/>
                <w:szCs w:val="20"/>
              </w:rPr>
            </w:pPr>
            <w:del w:id="187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ИОПК-1.3. Владеет: действиями по соблюдению правовых, нравственных и этических норм, требований профессиональной этики в условиях реальных педагогических ситуаций; действиями (навыками) по осуществлению профессиональной деятельности в соответствии с требованиями федеральных государственных образовательных стандартов всех уровней образования.</w:delText>
              </w:r>
            </w:del>
          </w:p>
        </w:tc>
      </w:tr>
      <w:tr w:rsidR="002B75C0" w:rsidRPr="001D411F" w14:paraId="69B5A0D8" w14:textId="77777777" w:rsidTr="002B75C0">
        <w:trPr>
          <w:trHeight w:val="858"/>
          <w:del w:id="188" w:author="uzivatel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5BB626D8" w14:textId="77777777" w:rsidR="002B75C0" w:rsidRPr="001D411F" w:rsidRDefault="002B75C0" w:rsidP="002B75C0">
            <w:pPr>
              <w:pStyle w:val="a0"/>
              <w:jc w:val="center"/>
              <w:rPr>
                <w:del w:id="189" w:author="uzivatel" w:date="2026-09-22T12:27:00Z" w16du:dateUtc="2026-09-22T16:27:00Z"/>
                <w:color w:val="000000"/>
              </w:rPr>
            </w:pPr>
            <w:del w:id="190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ОПК-4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75FD1750" w14:textId="77777777" w:rsidR="002B75C0" w:rsidRPr="001D411F" w:rsidRDefault="002B75C0" w:rsidP="002B75C0">
            <w:pPr>
              <w:rPr>
                <w:del w:id="191" w:author="uzivatel" w:date="2026-09-22T12:27:00Z" w16du:dateUtc="2026-09-22T16:27:00Z"/>
                <w:sz w:val="20"/>
                <w:szCs w:val="20"/>
              </w:rPr>
            </w:pPr>
            <w:del w:id="192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Способен создавать и реализовывать условия и принципы духовно-нравственного воспитания обучающихся на основе базовых национальных ценностей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09745905" w14:textId="77777777" w:rsidR="002B75C0" w:rsidRPr="001D411F" w:rsidRDefault="002B75C0" w:rsidP="002B75C0">
            <w:pPr>
              <w:rPr>
                <w:del w:id="193" w:author="uzivatel" w:date="2026-09-22T12:27:00Z" w16du:dateUtc="2026-09-22T16:27:00Z"/>
                <w:sz w:val="20"/>
                <w:szCs w:val="20"/>
              </w:rPr>
            </w:pPr>
            <w:del w:id="194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ИОПК-4.1. Знает: общие принципы и подходы к реализации процесса воспитания; методы и приемы формирования ценностных ориентаций обучающихся, развития нравственных чувств (совести, долга, эмпатии, ответственности и др.), формирования нравственного облика (терпения, милосердия и др.), нравственной позиции (способности различать добро и зло, проявлять самоотверженность, готовности к преодолению жизненных испытаний) нравственного поведения; документы, регламентирующие содержание базовых национальных ценностей.</w:delText>
              </w:r>
            </w:del>
          </w:p>
          <w:p w14:paraId="4F87B928" w14:textId="77777777" w:rsidR="002B75C0" w:rsidRPr="001D411F" w:rsidRDefault="002B75C0" w:rsidP="002B75C0">
            <w:pPr>
              <w:rPr>
                <w:del w:id="195" w:author="uzivatel" w:date="2026-09-22T12:27:00Z" w16du:dateUtc="2026-09-22T16:27:00Z"/>
                <w:sz w:val="20"/>
                <w:szCs w:val="20"/>
              </w:rPr>
            </w:pPr>
            <w:del w:id="196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ИОПК-4.2. Умеет: создавать воспитательные ситуации, содействующие становлению у обучающихся нравственной позиции, духовности, ценностного отношения к человеку.</w:delText>
              </w:r>
            </w:del>
          </w:p>
          <w:p w14:paraId="24D7110B" w14:textId="77777777" w:rsidR="002B75C0" w:rsidRPr="001D411F" w:rsidRDefault="002B75C0" w:rsidP="002B75C0">
            <w:pPr>
              <w:rPr>
                <w:del w:id="197" w:author="uzivatel" w:date="2026-09-22T12:27:00Z" w16du:dateUtc="2026-09-22T16:27:00Z"/>
                <w:sz w:val="20"/>
                <w:szCs w:val="20"/>
              </w:rPr>
            </w:pPr>
            <w:del w:id="198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ИОПК-4.3. Владеет: методами и приемами становления нравственного отношения обучающихся к окружающей действительности; способами усвоения подрастающим поколением и претворением в практическое действие и поведение духовных ценностей (индивидуально-личностных, общечеловеческих, национальных, семейных и др.).</w:delText>
              </w:r>
            </w:del>
          </w:p>
        </w:tc>
      </w:tr>
      <w:tr w:rsidR="002B75C0" w:rsidRPr="001D411F" w14:paraId="048100B6" w14:textId="77777777" w:rsidTr="002B75C0">
        <w:trPr>
          <w:trHeight w:val="858"/>
          <w:del w:id="199" w:author="uzivatel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77E8741A" w14:textId="77777777" w:rsidR="002B75C0" w:rsidRPr="001D411F" w:rsidRDefault="002B75C0" w:rsidP="002B75C0">
            <w:pPr>
              <w:pStyle w:val="a0"/>
              <w:jc w:val="center"/>
              <w:rPr>
                <w:del w:id="200" w:author="uzivatel" w:date="2026-09-22T12:27:00Z" w16du:dateUtc="2026-09-22T16:27:00Z"/>
                <w:color w:val="000000"/>
              </w:rPr>
            </w:pPr>
            <w:del w:id="201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ОПК-6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2BBB1065" w14:textId="77777777" w:rsidR="002B75C0" w:rsidRPr="001D411F" w:rsidRDefault="002B75C0" w:rsidP="002B75C0">
            <w:pPr>
              <w:rPr>
                <w:del w:id="202" w:author="uzivatel" w:date="2026-09-22T12:27:00Z" w16du:dateUtc="2026-09-22T16:27:00Z"/>
                <w:sz w:val="20"/>
                <w:szCs w:val="20"/>
              </w:rPr>
            </w:pPr>
            <w:del w:id="203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Способен проектировать и использовать эффективные психолого-педагогические, в том числе инклюзивные, технологии в профессиональной деятельности, необходимые для индивидуализации обучения, развития, воспитания обучающихся с особыми образовательными потребностями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4270AB6A" w14:textId="77777777" w:rsidR="002B75C0" w:rsidRPr="001D411F" w:rsidRDefault="002B75C0" w:rsidP="002B75C0">
            <w:pPr>
              <w:rPr>
                <w:del w:id="204" w:author="uzivatel" w:date="2026-09-22T12:27:00Z" w16du:dateUtc="2026-09-22T16:27:00Z"/>
                <w:sz w:val="20"/>
                <w:szCs w:val="20"/>
              </w:rPr>
            </w:pPr>
            <w:del w:id="205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ИОПК-6.1. Знает: психолого-педагогические основы учебной деятельности; принципы проектирования и особенности использования психолого-педагогических (в том числе инклюзивных) технологий в профессиональной деятельности с учетом личностных и возрастных особенностей обучающихся, в том числе с особыми образовательными потребностями.</w:delText>
              </w:r>
            </w:del>
          </w:p>
          <w:p w14:paraId="776CC83D" w14:textId="77777777" w:rsidR="002B75C0" w:rsidRPr="001D411F" w:rsidRDefault="002B75C0" w:rsidP="002B75C0">
            <w:pPr>
              <w:rPr>
                <w:del w:id="206" w:author="uzivatel" w:date="2026-09-22T12:27:00Z" w16du:dateUtc="2026-09-22T16:27:00Z"/>
                <w:sz w:val="20"/>
                <w:szCs w:val="20"/>
              </w:rPr>
            </w:pPr>
            <w:del w:id="207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ИОПК-6.2. Умеет: использовать знания об особенностях развития обучающихся для планирования учебно-воспитательной работы; применять образовательные технологии для индивидуализации обучения, развития, воспитания обучающихся, в том числе с особыми образовательными потребностями.</w:delText>
              </w:r>
            </w:del>
          </w:p>
          <w:p w14:paraId="234AB7FC" w14:textId="77777777" w:rsidR="002B75C0" w:rsidRPr="001D411F" w:rsidRDefault="002B75C0" w:rsidP="002B75C0">
            <w:pPr>
              <w:rPr>
                <w:del w:id="208" w:author="uzivatel" w:date="2026-09-22T12:27:00Z" w16du:dateUtc="2026-09-22T16:27:00Z"/>
                <w:sz w:val="20"/>
                <w:szCs w:val="20"/>
              </w:rPr>
            </w:pPr>
            <w:del w:id="209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ИОПК-6.3. Владеет: действиями учета особенностей развития обучающихся в образовательном процессе; навыками отбора и использования психолого-педагогических (в том числе инклюзивных)  технологий в профессиональной деятельности для индивидуализации обучения, развития, воспитания, в том числе обучающихся с особыми образовательными потребностями;  навыками разработки и реализации индивидуальных образовательных маршрутов, индивидуально-ориентированных образовательных программ (совместно с другими субъектами образовательных отношений).</w:delText>
              </w:r>
            </w:del>
          </w:p>
        </w:tc>
      </w:tr>
      <w:bookmarkEnd w:id="138"/>
      <w:bookmarkEnd w:id="139"/>
    </w:tbl>
    <w:p w14:paraId="64050880" w14:textId="77777777" w:rsidR="002B75C0" w:rsidRPr="001D411F" w:rsidRDefault="002B75C0" w:rsidP="002B75C0">
      <w:pPr>
        <w:pStyle w:val="txt"/>
        <w:spacing w:before="0" w:beforeAutospacing="0" w:after="0" w:afterAutospacing="0"/>
        <w:ind w:right="-6"/>
        <w:jc w:val="center"/>
        <w:rPr>
          <w:del w:id="210" w:author="uzivatel" w:date="2026-09-22T12:27:00Z" w16du:dateUtc="2026-09-22T16:27:00Z"/>
          <w:iCs/>
        </w:rPr>
      </w:pPr>
    </w:p>
    <w:p w14:paraId="30241428" w14:textId="77777777" w:rsidR="00DA10A6" w:rsidRPr="001D411F" w:rsidRDefault="00DA10A6" w:rsidP="0027119F">
      <w:pPr>
        <w:rPr>
          <w:del w:id="211" w:author="uzivatel" w:date="2026-09-22T12:27:00Z" w16du:dateUtc="2026-09-22T16:27:00Z"/>
        </w:rPr>
      </w:pPr>
      <w:del w:id="212" w:author="uzivatel" w:date="2026-09-22T12:27:00Z" w16du:dateUtc="2026-09-22T16:27:00Z">
        <w:r w:rsidRPr="001D411F">
          <w:rPr>
            <w:b/>
            <w:bCs/>
          </w:rPr>
          <w:delText xml:space="preserve">2. </w:delText>
        </w:r>
        <w:r w:rsidR="00CA1940" w:rsidRPr="001D411F">
          <w:rPr>
            <w:b/>
            <w:bCs/>
            <w:caps/>
          </w:rPr>
          <w:delText xml:space="preserve">Место дисциплины </w:delText>
        </w:r>
        <w:r w:rsidRPr="001D411F">
          <w:rPr>
            <w:b/>
            <w:bCs/>
            <w:caps/>
          </w:rPr>
          <w:delText>в структуре ОП</w:delText>
        </w:r>
        <w:r w:rsidRPr="001D411F">
          <w:rPr>
            <w:b/>
            <w:bCs/>
          </w:rPr>
          <w:delText xml:space="preserve">: </w:delText>
        </w:r>
      </w:del>
    </w:p>
    <w:p w14:paraId="73260D75" w14:textId="77777777" w:rsidR="00BE48BB" w:rsidRPr="001D411F" w:rsidRDefault="00BE48BB" w:rsidP="00BE48BB">
      <w:pPr>
        <w:ind w:right="-1" w:firstLine="567"/>
        <w:rPr>
          <w:del w:id="213" w:author="uzivatel" w:date="2026-09-22T12:27:00Z" w16du:dateUtc="2026-09-22T16:27:00Z"/>
        </w:rPr>
      </w:pPr>
      <w:del w:id="214" w:author="uzivatel" w:date="2026-09-22T12:27:00Z" w16du:dateUtc="2026-09-22T16:27:00Z">
        <w:r w:rsidRPr="001D411F">
          <w:rPr>
            <w:u w:val="single"/>
          </w:rPr>
          <w:delText>Цель дисциплины:</w:delText>
        </w:r>
        <w:r w:rsidRPr="001D411F">
          <w:delText xml:space="preserve"> подготовка обучающихся к профессионально-педагогической деятельности в высшей школе, через освоение комплекса компетенций, обеспечивающих эффективное решение научных, профессиональных и личностных задач в процессе педагогической деятельности в вузе.</w:delText>
        </w:r>
      </w:del>
    </w:p>
    <w:p w14:paraId="15DF33EC" w14:textId="77777777" w:rsidR="00BE48BB" w:rsidRPr="001D411F" w:rsidRDefault="00BE48BB" w:rsidP="00BE48BB">
      <w:pPr>
        <w:ind w:firstLine="567"/>
        <w:rPr>
          <w:del w:id="215" w:author="uzivatel" w:date="2026-09-22T12:27:00Z" w16du:dateUtc="2026-09-22T16:27:00Z"/>
          <w:u w:val="single"/>
        </w:rPr>
      </w:pPr>
      <w:del w:id="216" w:author="uzivatel" w:date="2026-09-22T12:27:00Z" w16du:dateUtc="2026-09-22T16:27:00Z">
        <w:r w:rsidRPr="001D411F">
          <w:rPr>
            <w:u w:val="single"/>
          </w:rPr>
          <w:delText>Задачи дисциплины:</w:delText>
        </w:r>
      </w:del>
    </w:p>
    <w:p w14:paraId="2ED7A64C" w14:textId="77777777" w:rsidR="00BE48BB" w:rsidRPr="001D411F" w:rsidRDefault="00BE48BB" w:rsidP="00BE48BB">
      <w:pPr>
        <w:ind w:firstLine="567"/>
        <w:rPr>
          <w:del w:id="217" w:author="uzivatel" w:date="2026-09-22T12:27:00Z" w16du:dateUtc="2026-09-22T16:27:00Z"/>
        </w:rPr>
      </w:pPr>
      <w:del w:id="218" w:author="uzivatel" w:date="2026-09-22T12:27:00Z" w16du:dateUtc="2026-09-22T16:27:00Z">
        <w:r w:rsidRPr="001D411F">
          <w:rPr>
            <w:b/>
          </w:rPr>
          <w:delText xml:space="preserve">- </w:delText>
        </w:r>
        <w:r w:rsidRPr="001D411F">
          <w:delText>сформировать представление о современной системе высшего образования в России и за рубежом, основных тенденциях развития, важнейших образовательных парадигм;</w:delText>
        </w:r>
      </w:del>
    </w:p>
    <w:p w14:paraId="221388FA" w14:textId="77777777" w:rsidR="00BE48BB" w:rsidRPr="001D411F" w:rsidRDefault="00BE48BB" w:rsidP="00BE48BB">
      <w:pPr>
        <w:ind w:firstLine="567"/>
        <w:rPr>
          <w:del w:id="219" w:author="uzivatel" w:date="2026-09-22T12:27:00Z" w16du:dateUtc="2026-09-22T16:27:00Z"/>
        </w:rPr>
      </w:pPr>
      <w:del w:id="220" w:author="uzivatel" w:date="2026-09-22T12:27:00Z" w16du:dateUtc="2026-09-22T16:27:00Z">
        <w:r w:rsidRPr="001D411F">
          <w:delText>- изучить психолого-педагогические основы обучения и воспитания в высшей школе;</w:delText>
        </w:r>
      </w:del>
    </w:p>
    <w:p w14:paraId="627AB0B7" w14:textId="77777777" w:rsidR="00BE48BB" w:rsidRPr="001D411F" w:rsidRDefault="00BE48BB" w:rsidP="00BE48BB">
      <w:pPr>
        <w:ind w:firstLine="567"/>
        <w:rPr>
          <w:del w:id="221" w:author="uzivatel" w:date="2026-09-22T12:27:00Z" w16du:dateUtc="2026-09-22T16:27:00Z"/>
        </w:rPr>
      </w:pPr>
      <w:del w:id="222" w:author="uzivatel" w:date="2026-09-22T12:27:00Z" w16du:dateUtc="2026-09-22T16:27:00Z">
        <w:r w:rsidRPr="001D411F">
          <w:delText xml:space="preserve">- овладеть современными технологиями, методами и средствами, используемыми в процессе обучения, в том числе методами организации самостоятельной учебной и научно-исследовательской деятельности студентов в высшей школе; </w:delText>
        </w:r>
      </w:del>
    </w:p>
    <w:p w14:paraId="17DA4AC7" w14:textId="77777777" w:rsidR="00BE48BB" w:rsidRPr="001D411F" w:rsidRDefault="00BE48BB" w:rsidP="00BE48BB">
      <w:pPr>
        <w:ind w:firstLine="567"/>
        <w:rPr>
          <w:del w:id="223" w:author="uzivatel" w:date="2026-09-22T12:27:00Z" w16du:dateUtc="2026-09-22T16:27:00Z"/>
        </w:rPr>
      </w:pPr>
      <w:del w:id="224" w:author="uzivatel" w:date="2026-09-22T12:27:00Z" w16du:dateUtc="2026-09-22T16:27:00Z">
        <w:r w:rsidRPr="001D411F">
          <w:delText>- подготовить магистров к решению коммуникативных проблем, возникающих в процессе обучения;</w:delText>
        </w:r>
      </w:del>
    </w:p>
    <w:p w14:paraId="2C737628" w14:textId="77777777" w:rsidR="00BE48BB" w:rsidRPr="001D411F" w:rsidRDefault="00BE48BB" w:rsidP="00BE48BB">
      <w:pPr>
        <w:ind w:firstLine="567"/>
        <w:rPr>
          <w:del w:id="225" w:author="uzivatel" w:date="2026-09-22T12:27:00Z" w16du:dateUtc="2026-09-22T16:27:00Z"/>
        </w:rPr>
      </w:pPr>
      <w:del w:id="226" w:author="uzivatel" w:date="2026-09-22T12:27:00Z" w16du:dateUtc="2026-09-22T16:27:00Z">
        <w:r w:rsidRPr="001D411F">
          <w:delText xml:space="preserve">- подготовить магистров к процессу организации и управления самообразованием и научно-исследовательской деятельностью студентов. </w:delText>
        </w:r>
      </w:del>
    </w:p>
    <w:p w14:paraId="6488A968" w14:textId="77777777" w:rsidR="00BE48BB" w:rsidRPr="001D411F" w:rsidRDefault="00BE48BB" w:rsidP="00BE48BB">
      <w:pPr>
        <w:tabs>
          <w:tab w:val="left" w:pos="868"/>
        </w:tabs>
        <w:ind w:firstLine="709"/>
        <w:rPr>
          <w:del w:id="227" w:author="uzivatel" w:date="2026-09-22T12:27:00Z" w16du:dateUtc="2026-09-22T16:27:00Z"/>
        </w:rPr>
      </w:pPr>
      <w:del w:id="228" w:author="uzivatel" w:date="2026-09-22T12:27:00Z" w16du:dateUtc="2026-09-22T16:27:00Z">
        <w:r w:rsidRPr="001D411F">
          <w:rPr>
            <w:bCs/>
          </w:rPr>
          <w:delText>Учебная дисциплина «Педагогика и психология высшей школы» входит в обязательную часть дисциплин ОП.</w:delText>
        </w:r>
      </w:del>
    </w:p>
    <w:p w14:paraId="69D7E28E" w14:textId="77777777" w:rsidR="00BE48BB" w:rsidRPr="001D411F" w:rsidRDefault="00BE48BB" w:rsidP="00BE48BB">
      <w:pPr>
        <w:tabs>
          <w:tab w:val="left" w:pos="868"/>
        </w:tabs>
        <w:ind w:firstLine="709"/>
        <w:rPr>
          <w:del w:id="229" w:author="uzivatel" w:date="2026-09-22T12:27:00Z" w16du:dateUtc="2026-09-22T16:27:00Z"/>
        </w:rPr>
      </w:pPr>
      <w:del w:id="230" w:author="uzivatel" w:date="2026-09-22T12:27:00Z" w16du:dateUtc="2026-09-22T16:27:00Z">
        <w:r w:rsidRPr="001D411F">
          <w:delText>Дисциплина «Педагогика и психология высшей школы» является дисциплиной, в которой закладываются основы педагогической деятельности будущего выпускника магистратуры в системе высшего образования. Поэтому она играет важную роль в формировании универсальных и общепрофессиональных компетенций будущих преподавателей и носит междисциплинарный характер. Для изучения дисциплины необходимы компетенции, сформированные в результате изучения магистрами дисциплин профессиональной и профильной подготовки.</w:delText>
        </w:r>
      </w:del>
    </w:p>
    <w:p w14:paraId="1A1B5162" w14:textId="77777777" w:rsidR="00BE48BB" w:rsidRPr="001D411F" w:rsidRDefault="00BE48BB" w:rsidP="00BE48BB">
      <w:pPr>
        <w:tabs>
          <w:tab w:val="left" w:pos="868"/>
        </w:tabs>
        <w:ind w:firstLine="709"/>
        <w:rPr>
          <w:del w:id="231" w:author="uzivatel" w:date="2026-09-22T12:27:00Z" w16du:dateUtc="2026-09-22T16:27:00Z"/>
        </w:rPr>
      </w:pPr>
      <w:del w:id="232" w:author="uzivatel" w:date="2026-09-22T12:27:00Z" w16du:dateUtc="2026-09-22T16:27:00Z">
        <w:r w:rsidRPr="001D411F">
          <w:delText>Для освоения дисциплины «Педагогика и психология высшей школы» обучающиеся используют знания, умения, компетенции, сформированные в процессе изучения дисциплины «Философия», «Педагогика», «Психология.</w:delText>
        </w:r>
      </w:del>
    </w:p>
    <w:p w14:paraId="250DD061" w14:textId="77777777" w:rsidR="00DB5F25" w:rsidRPr="001D411F" w:rsidRDefault="00DB5F25" w:rsidP="003D230F">
      <w:pPr>
        <w:jc w:val="both"/>
        <w:rPr>
          <w:del w:id="233" w:author="uzivatel" w:date="2026-09-22T12:27:00Z" w16du:dateUtc="2026-09-22T16:27:00Z"/>
          <w:u w:val="single"/>
        </w:rPr>
      </w:pPr>
    </w:p>
    <w:p w14:paraId="1DFFE06C" w14:textId="77777777" w:rsidR="00DA10A6" w:rsidRPr="001D411F" w:rsidRDefault="00DA10A6" w:rsidP="003A38C9">
      <w:pPr>
        <w:spacing w:line="360" w:lineRule="auto"/>
        <w:rPr>
          <w:del w:id="234" w:author="uzivatel" w:date="2026-09-22T12:27:00Z" w16du:dateUtc="2026-09-22T16:27:00Z"/>
          <w:b/>
          <w:bCs/>
          <w:u w:val="single"/>
        </w:rPr>
      </w:pPr>
      <w:del w:id="235" w:author="uzivatel" w:date="2026-09-22T12:27:00Z" w16du:dateUtc="2026-09-22T16:27:00Z">
        <w:r w:rsidRPr="001D411F">
          <w:rPr>
            <w:b/>
            <w:bCs/>
            <w:u w:val="single"/>
          </w:rPr>
          <w:delText xml:space="preserve">3. </w:delText>
        </w:r>
        <w:r w:rsidRPr="001D411F">
          <w:rPr>
            <w:b/>
            <w:bCs/>
            <w:caps/>
            <w:u w:val="single"/>
          </w:rPr>
          <w:delText>Объем дисциплины и виды учебной работы</w:delText>
        </w:r>
      </w:del>
    </w:p>
    <w:p w14:paraId="7C515823" w14:textId="77777777" w:rsidR="00B71438" w:rsidRPr="001D411F" w:rsidRDefault="00DA10A6" w:rsidP="00B71438">
      <w:pPr>
        <w:ind w:firstLine="709"/>
        <w:jc w:val="both"/>
        <w:rPr>
          <w:del w:id="236" w:author="uzivatel" w:date="2026-09-22T12:27:00Z" w16du:dateUtc="2026-09-22T16:27:00Z"/>
          <w:color w:val="000000"/>
        </w:rPr>
      </w:pPr>
      <w:del w:id="237" w:author="uzivatel" w:date="2026-09-22T12:27:00Z" w16du:dateUtc="2026-09-22T16:27:00Z">
        <w:r w:rsidRPr="001D411F">
          <w:delText xml:space="preserve">Общая трудоемкость освоения дисциплины составляет </w:delText>
        </w:r>
        <w:r w:rsidR="00CF5175" w:rsidRPr="001D411F">
          <w:delText>4</w:delText>
        </w:r>
        <w:r w:rsidR="00D239B4" w:rsidRPr="001D411F">
          <w:delText xml:space="preserve"> зачетных единиц</w:delText>
        </w:r>
        <w:r w:rsidR="003313B5" w:rsidRPr="001D411F">
          <w:delText>ы</w:delText>
        </w:r>
        <w:r w:rsidRPr="001D411F">
          <w:delText xml:space="preserve">, </w:delText>
        </w:r>
        <w:r w:rsidR="00CF5175" w:rsidRPr="001D411F">
          <w:delText>144</w:delText>
        </w:r>
        <w:r w:rsidRPr="001D411F">
          <w:delText xml:space="preserve"> академических часа</w:delText>
        </w:r>
        <w:r w:rsidR="006B5D8F" w:rsidRPr="001D411F">
          <w:delText xml:space="preserve"> </w:delText>
        </w:r>
        <w:r w:rsidR="00B71438" w:rsidRPr="001D411F">
          <w:rPr>
            <w:i/>
          </w:rPr>
          <w:delText>(1 зачетная единица соответствует 36 акад</w:delText>
        </w:r>
        <w:r w:rsidR="00B71438" w:rsidRPr="001D411F">
          <w:rPr>
            <w:i/>
            <w:color w:val="000000"/>
          </w:rPr>
          <w:delText>емическим часам).</w:delText>
        </w:r>
      </w:del>
    </w:p>
    <w:p w14:paraId="57AF2CCD" w14:textId="77777777" w:rsidR="00DA10A6" w:rsidRPr="001D411F" w:rsidRDefault="00DA10A6" w:rsidP="00EC69C9">
      <w:pPr>
        <w:ind w:firstLine="720"/>
        <w:jc w:val="both"/>
        <w:rPr>
          <w:del w:id="238" w:author="uzivatel" w:date="2026-09-22T12:27:00Z" w16du:dateUtc="2026-09-22T16:27:00Z"/>
        </w:rPr>
      </w:pPr>
    </w:p>
    <w:p w14:paraId="76569880" w14:textId="77777777" w:rsidR="003145CE" w:rsidRPr="001D411F" w:rsidRDefault="00ED2E06" w:rsidP="003145CE">
      <w:pPr>
        <w:spacing w:line="360" w:lineRule="auto"/>
        <w:rPr>
          <w:del w:id="239" w:author="uzivatel" w:date="2026-09-22T12:27:00Z" w16du:dateUtc="2026-09-22T16:27:00Z"/>
          <w:color w:val="000000"/>
        </w:rPr>
      </w:pPr>
      <w:del w:id="240" w:author="uzivatel" w:date="2026-09-22T12:27:00Z" w16du:dateUtc="2026-09-22T16:27:00Z">
        <w:r w:rsidRPr="001D411F">
          <w:rPr>
            <w:color w:val="000000"/>
          </w:rPr>
          <w:delText>Зао</w:delText>
        </w:r>
        <w:r w:rsidR="003145CE" w:rsidRPr="001D411F">
          <w:rPr>
            <w:color w:val="000000"/>
          </w:rPr>
          <w:delText>чная форма обучения</w:delText>
        </w:r>
      </w:del>
    </w:p>
    <w:tbl>
      <w:tblPr>
        <w:tblW w:w="9397" w:type="dxa"/>
        <w:tblInd w:w="86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6" w:space="0" w:color="00000A"/>
          <w:insideV w:val="single" w:sz="6" w:space="0" w:color="00000A"/>
        </w:tblBorders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6540"/>
        <w:gridCol w:w="1297"/>
        <w:gridCol w:w="1560"/>
      </w:tblGrid>
      <w:tr w:rsidR="002B75C0" w:rsidRPr="001D411F" w14:paraId="11871ED1" w14:textId="77777777" w:rsidTr="008A5162">
        <w:trPr>
          <w:trHeight w:val="257"/>
          <w:del w:id="241" w:author="uzivatel" w:date="2026-09-22T12:27:00Z" w16du:dateUtc="2026-09-22T16:27:00Z"/>
        </w:trPr>
        <w:tc>
          <w:tcPr>
            <w:tcW w:w="6540" w:type="dxa"/>
          </w:tcPr>
          <w:p w14:paraId="73255325" w14:textId="77777777" w:rsidR="002B75C0" w:rsidRPr="001D411F" w:rsidRDefault="002B75C0" w:rsidP="008A5162">
            <w:pPr>
              <w:pStyle w:val="a0"/>
              <w:jc w:val="center"/>
              <w:rPr>
                <w:del w:id="242" w:author="uzivatel" w:date="2026-09-22T12:27:00Z" w16du:dateUtc="2026-09-22T16:27:00Z"/>
                <w:i/>
                <w:iCs/>
              </w:rPr>
            </w:pPr>
            <w:bookmarkStart w:id="243" w:name="_Hlk98686718"/>
            <w:del w:id="244" w:author="uzivatel" w:date="2026-09-22T12:27:00Z" w16du:dateUtc="2026-09-22T16:27:00Z">
              <w:r w:rsidRPr="001D411F">
                <w:delText>Вид учебной работы</w:delText>
              </w:r>
            </w:del>
          </w:p>
        </w:tc>
        <w:tc>
          <w:tcPr>
            <w:tcW w:w="2857" w:type="dxa"/>
            <w:gridSpan w:val="2"/>
          </w:tcPr>
          <w:p w14:paraId="79F39AD0" w14:textId="77777777" w:rsidR="002B75C0" w:rsidRPr="001D411F" w:rsidRDefault="002B75C0" w:rsidP="008A5162">
            <w:pPr>
              <w:pStyle w:val="a0"/>
              <w:jc w:val="center"/>
              <w:rPr>
                <w:del w:id="245" w:author="uzivatel" w:date="2026-09-22T12:27:00Z" w16du:dateUtc="2026-09-22T16:27:00Z"/>
              </w:rPr>
            </w:pPr>
            <w:del w:id="246" w:author="uzivatel" w:date="2026-09-22T12:27:00Z" w16du:dateUtc="2026-09-22T16:27:00Z">
              <w:r w:rsidRPr="001D411F">
                <w:delText>Трудоемкость в акад.час</w:delText>
              </w:r>
            </w:del>
          </w:p>
        </w:tc>
      </w:tr>
      <w:tr w:rsidR="002B75C0" w:rsidRPr="001D411F" w14:paraId="27358F29" w14:textId="77777777" w:rsidTr="008A5162">
        <w:trPr>
          <w:trHeight w:val="257"/>
          <w:del w:id="247" w:author="uzivatel" w:date="2026-09-22T12:27:00Z" w16du:dateUtc="2026-09-22T16:27:00Z"/>
        </w:trPr>
        <w:tc>
          <w:tcPr>
            <w:tcW w:w="6540" w:type="dxa"/>
          </w:tcPr>
          <w:p w14:paraId="07B5F825" w14:textId="77777777" w:rsidR="002B75C0" w:rsidRPr="001D411F" w:rsidRDefault="002B75C0" w:rsidP="008A5162">
            <w:pPr>
              <w:pStyle w:val="a0"/>
              <w:jc w:val="center"/>
              <w:rPr>
                <w:del w:id="248" w:author="uzivatel" w:date="2026-09-22T12:27:00Z" w16du:dateUtc="2026-09-22T16:27:00Z"/>
              </w:rPr>
            </w:pPr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6AFD4A1A" w14:textId="77777777" w:rsidR="002B75C0" w:rsidRPr="001D411F" w:rsidRDefault="002B75C0" w:rsidP="008A5162">
            <w:pPr>
              <w:pStyle w:val="a0"/>
              <w:jc w:val="center"/>
              <w:rPr>
                <w:del w:id="249" w:author="uzivatel" w:date="2026-09-22T12:27:00Z" w16du:dateUtc="2026-09-22T16:27:00Z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1210BD29" w14:textId="77777777" w:rsidR="002B75C0" w:rsidRPr="001D411F" w:rsidRDefault="002B75C0" w:rsidP="008A5162">
            <w:pPr>
              <w:pStyle w:val="a0"/>
              <w:ind w:hanging="3"/>
              <w:jc w:val="center"/>
              <w:rPr>
                <w:del w:id="250" w:author="uzivatel" w:date="2026-09-22T12:27:00Z" w16du:dateUtc="2026-09-22T16:27:00Z"/>
                <w:sz w:val="20"/>
                <w:szCs w:val="20"/>
              </w:rPr>
            </w:pPr>
            <w:del w:id="251" w:author="uzivatel" w:date="2026-09-22T12:27:00Z" w16du:dateUtc="2026-09-22T16:27:00Z">
              <w:r w:rsidRPr="001D411F">
                <w:rPr>
                  <w:sz w:val="20"/>
                  <w:szCs w:val="20"/>
                </w:rPr>
                <w:delText>Практическая подготовка</w:delText>
              </w:r>
            </w:del>
          </w:p>
        </w:tc>
      </w:tr>
      <w:tr w:rsidR="002B75C0" w:rsidRPr="001D411F" w14:paraId="5B719FC3" w14:textId="77777777" w:rsidTr="008A5162">
        <w:trPr>
          <w:trHeight w:val="262"/>
          <w:del w:id="252" w:author="uzivatel" w:date="2026-09-22T12:27:00Z" w16du:dateUtc="2026-09-22T16:27:00Z"/>
        </w:trPr>
        <w:tc>
          <w:tcPr>
            <w:tcW w:w="6540" w:type="dxa"/>
            <w:shd w:val="clear" w:color="auto" w:fill="E0E0E0"/>
          </w:tcPr>
          <w:p w14:paraId="4CC1D363" w14:textId="77777777" w:rsidR="002B75C0" w:rsidRPr="001D411F" w:rsidRDefault="002B75C0" w:rsidP="008A5162">
            <w:pPr>
              <w:rPr>
                <w:del w:id="253" w:author="uzivatel" w:date="2026-09-22T12:27:00Z" w16du:dateUtc="2026-09-22T16:27:00Z"/>
              </w:rPr>
            </w:pPr>
            <w:del w:id="254" w:author="uzivatel" w:date="2026-09-22T12:27:00Z" w16du:dateUtc="2026-09-22T16:27:00Z">
              <w:r w:rsidRPr="001D411F">
                <w:rPr>
                  <w:b/>
                </w:rPr>
                <w:delText>Контактная работа (аудиторные занятия) (всего):</w:delText>
              </w:r>
            </w:del>
          </w:p>
        </w:tc>
        <w:tc>
          <w:tcPr>
            <w:tcW w:w="2857" w:type="dxa"/>
            <w:gridSpan w:val="2"/>
            <w:shd w:val="clear" w:color="auto" w:fill="E0E0E0"/>
          </w:tcPr>
          <w:p w14:paraId="42D75F59" w14:textId="77777777" w:rsidR="002B75C0" w:rsidRPr="001D411F" w:rsidRDefault="002B75C0" w:rsidP="008A5162">
            <w:pPr>
              <w:jc w:val="center"/>
              <w:rPr>
                <w:del w:id="255" w:author="uzivatel" w:date="2026-09-22T12:27:00Z" w16du:dateUtc="2026-09-22T16:27:00Z"/>
              </w:rPr>
            </w:pPr>
            <w:del w:id="256" w:author="uzivatel" w:date="2026-09-22T12:27:00Z" w16du:dateUtc="2026-09-22T16:27:00Z">
              <w:r w:rsidRPr="001D411F">
                <w:delText>24</w:delText>
              </w:r>
            </w:del>
          </w:p>
        </w:tc>
      </w:tr>
      <w:tr w:rsidR="002B75C0" w:rsidRPr="001D411F" w14:paraId="5A6EF6F1" w14:textId="77777777" w:rsidTr="008A5162">
        <w:trPr>
          <w:del w:id="257" w:author="uzivatel" w:date="2026-09-22T12:27:00Z" w16du:dateUtc="2026-09-22T16:27:00Z"/>
        </w:trPr>
        <w:tc>
          <w:tcPr>
            <w:tcW w:w="6540" w:type="dxa"/>
          </w:tcPr>
          <w:p w14:paraId="310AF227" w14:textId="77777777" w:rsidR="002B75C0" w:rsidRPr="001D411F" w:rsidRDefault="002B75C0" w:rsidP="008A5162">
            <w:pPr>
              <w:pStyle w:val="a0"/>
              <w:rPr>
                <w:del w:id="258" w:author="uzivatel" w:date="2026-09-22T12:27:00Z" w16du:dateUtc="2026-09-22T16:27:00Z"/>
              </w:rPr>
            </w:pPr>
            <w:del w:id="259" w:author="uzivatel" w:date="2026-09-22T12:27:00Z" w16du:dateUtc="2026-09-22T16:27:00Z">
              <w:r w:rsidRPr="001D411F">
                <w:delText>в том числе:</w:delText>
              </w:r>
            </w:del>
          </w:p>
        </w:tc>
        <w:tc>
          <w:tcPr>
            <w:tcW w:w="2857" w:type="dxa"/>
            <w:gridSpan w:val="2"/>
          </w:tcPr>
          <w:p w14:paraId="0BF894BE" w14:textId="77777777" w:rsidR="002B75C0" w:rsidRPr="001D411F" w:rsidRDefault="002B75C0" w:rsidP="008A5162">
            <w:pPr>
              <w:pStyle w:val="a0"/>
              <w:snapToGrid w:val="0"/>
              <w:jc w:val="center"/>
              <w:rPr>
                <w:del w:id="260" w:author="uzivatel" w:date="2026-09-22T12:27:00Z" w16du:dateUtc="2026-09-22T16:27:00Z"/>
              </w:rPr>
            </w:pPr>
          </w:p>
        </w:tc>
      </w:tr>
      <w:tr w:rsidR="002B75C0" w:rsidRPr="001D411F" w14:paraId="21B560CE" w14:textId="77777777" w:rsidTr="008A5162">
        <w:trPr>
          <w:del w:id="261" w:author="uzivatel" w:date="2026-09-22T12:27:00Z" w16du:dateUtc="2026-09-22T16:27:00Z"/>
        </w:trPr>
        <w:tc>
          <w:tcPr>
            <w:tcW w:w="6540" w:type="dxa"/>
          </w:tcPr>
          <w:p w14:paraId="6E04650C" w14:textId="77777777" w:rsidR="002B75C0" w:rsidRPr="001D411F" w:rsidRDefault="002B75C0" w:rsidP="008A5162">
            <w:pPr>
              <w:pStyle w:val="a0"/>
              <w:rPr>
                <w:del w:id="262" w:author="uzivatel" w:date="2026-09-22T12:27:00Z" w16du:dateUtc="2026-09-22T16:27:00Z"/>
              </w:rPr>
            </w:pPr>
            <w:del w:id="263" w:author="uzivatel" w:date="2026-09-22T12:27:00Z" w16du:dateUtc="2026-09-22T16:27:00Z">
              <w:r w:rsidRPr="001D411F">
                <w:delText>Лекции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39A573F9" w14:textId="77777777" w:rsidR="002B75C0" w:rsidRPr="001D411F" w:rsidRDefault="002B75C0" w:rsidP="008A5162">
            <w:pPr>
              <w:jc w:val="center"/>
              <w:rPr>
                <w:del w:id="264" w:author="uzivatel" w:date="2026-09-22T12:27:00Z" w16du:dateUtc="2026-09-22T16:27:00Z"/>
              </w:rPr>
            </w:pPr>
            <w:del w:id="265" w:author="uzivatel" w:date="2026-09-22T12:27:00Z" w16du:dateUtc="2026-09-22T16:27:00Z">
              <w:r w:rsidRPr="001D411F">
                <w:delText>10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1B5EDF9E" w14:textId="77777777" w:rsidR="002B75C0" w:rsidRPr="001D411F" w:rsidRDefault="002B75C0" w:rsidP="008A5162">
            <w:pPr>
              <w:jc w:val="center"/>
              <w:rPr>
                <w:del w:id="266" w:author="uzivatel" w:date="2026-09-22T12:27:00Z" w16du:dateUtc="2026-09-22T16:27:00Z"/>
              </w:rPr>
            </w:pPr>
            <w:del w:id="267" w:author="uzivatel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7CD77A84" w14:textId="77777777" w:rsidTr="008A5162">
        <w:trPr>
          <w:del w:id="268" w:author="uzivatel" w:date="2026-09-22T12:27:00Z" w16du:dateUtc="2026-09-22T16:27:00Z"/>
        </w:trPr>
        <w:tc>
          <w:tcPr>
            <w:tcW w:w="6540" w:type="dxa"/>
          </w:tcPr>
          <w:p w14:paraId="464F7F59" w14:textId="77777777" w:rsidR="002B75C0" w:rsidRPr="001D411F" w:rsidRDefault="002B75C0" w:rsidP="008A5162">
            <w:pPr>
              <w:pStyle w:val="a0"/>
              <w:rPr>
                <w:del w:id="269" w:author="uzivatel" w:date="2026-09-22T12:27:00Z" w16du:dateUtc="2026-09-22T16:27:00Z"/>
              </w:rPr>
            </w:pPr>
            <w:del w:id="270" w:author="uzivatel" w:date="2026-09-22T12:27:00Z" w16du:dateUtc="2026-09-22T16:27:00Z">
              <w:r w:rsidRPr="001D411F">
                <w:delText>Лабораторные работы/ Практические занятия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72D5623B" w14:textId="77777777" w:rsidR="002B75C0" w:rsidRPr="001D411F" w:rsidRDefault="002B75C0" w:rsidP="008A5162">
            <w:pPr>
              <w:jc w:val="center"/>
              <w:rPr>
                <w:del w:id="271" w:author="uzivatel" w:date="2026-09-22T12:27:00Z" w16du:dateUtc="2026-09-22T16:27:00Z"/>
              </w:rPr>
            </w:pPr>
            <w:del w:id="272" w:author="uzivatel" w:date="2026-09-22T12:27:00Z" w16du:dateUtc="2026-09-22T16:27:00Z">
              <w:r w:rsidRPr="001D411F">
                <w:delText>-/14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7F2656A8" w14:textId="77777777" w:rsidR="002B75C0" w:rsidRPr="001D411F" w:rsidRDefault="002B75C0" w:rsidP="008A5162">
            <w:pPr>
              <w:jc w:val="center"/>
              <w:rPr>
                <w:del w:id="273" w:author="uzivatel" w:date="2026-09-22T12:27:00Z" w16du:dateUtc="2026-09-22T16:27:00Z"/>
              </w:rPr>
            </w:pPr>
            <w:del w:id="274" w:author="uzivatel" w:date="2026-09-22T12:27:00Z" w16du:dateUtc="2026-09-22T16:27:00Z">
              <w:r w:rsidRPr="001D411F">
                <w:delText>-/</w:delText>
              </w:r>
              <w:r w:rsidR="00615EC2">
                <w:delText>-</w:delText>
              </w:r>
            </w:del>
          </w:p>
        </w:tc>
      </w:tr>
      <w:tr w:rsidR="002B75C0" w:rsidRPr="001D411F" w14:paraId="17993800" w14:textId="77777777" w:rsidTr="008A5162">
        <w:trPr>
          <w:del w:id="275" w:author="uzivatel" w:date="2026-09-22T12:27:00Z" w16du:dateUtc="2026-09-22T16:27:00Z"/>
        </w:trPr>
        <w:tc>
          <w:tcPr>
            <w:tcW w:w="6540" w:type="dxa"/>
            <w:shd w:val="clear" w:color="auto" w:fill="E0E0E0"/>
          </w:tcPr>
          <w:p w14:paraId="71841429" w14:textId="77777777" w:rsidR="002B75C0" w:rsidRPr="001D411F" w:rsidRDefault="002B75C0" w:rsidP="008A5162">
            <w:pPr>
              <w:pStyle w:val="a0"/>
              <w:rPr>
                <w:del w:id="276" w:author="uzivatel" w:date="2026-09-22T12:27:00Z" w16du:dateUtc="2026-09-22T16:27:00Z"/>
              </w:rPr>
            </w:pPr>
            <w:del w:id="277" w:author="uzivatel" w:date="2026-09-22T12:27:00Z" w16du:dateUtc="2026-09-22T16:27:00Z">
              <w:r w:rsidRPr="001D411F">
                <w:rPr>
                  <w:b/>
                  <w:bCs/>
                </w:rPr>
                <w:delText>Самостоятельная работа (всего)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  <w:shd w:val="clear" w:color="auto" w:fill="E0E0E0"/>
          </w:tcPr>
          <w:p w14:paraId="73064C9F" w14:textId="77777777" w:rsidR="002B75C0" w:rsidRPr="001D411F" w:rsidRDefault="002B75C0" w:rsidP="008A5162">
            <w:pPr>
              <w:jc w:val="center"/>
              <w:rPr>
                <w:del w:id="278" w:author="uzivatel" w:date="2026-09-22T12:27:00Z" w16du:dateUtc="2026-09-22T16:27:00Z"/>
              </w:rPr>
            </w:pPr>
            <w:del w:id="279" w:author="uzivatel" w:date="2026-09-22T12:27:00Z" w16du:dateUtc="2026-09-22T16:27:00Z">
              <w:r w:rsidRPr="001D411F">
                <w:delText>1</w:delText>
              </w:r>
              <w:r w:rsidR="00BE48BB" w:rsidRPr="001D411F">
                <w:delText>11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E0E0E0"/>
          </w:tcPr>
          <w:p w14:paraId="53B666F9" w14:textId="77777777" w:rsidR="002B75C0" w:rsidRPr="001D411F" w:rsidRDefault="002B75C0" w:rsidP="008A5162">
            <w:pPr>
              <w:jc w:val="center"/>
              <w:rPr>
                <w:del w:id="280" w:author="uzivatel" w:date="2026-09-22T12:27:00Z" w16du:dateUtc="2026-09-22T16:27:00Z"/>
              </w:rPr>
            </w:pPr>
            <w:del w:id="281" w:author="uzivatel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3F115B24" w14:textId="77777777" w:rsidTr="008A5162">
        <w:trPr>
          <w:del w:id="282" w:author="uzivatel" w:date="2026-09-22T12:27:00Z" w16du:dateUtc="2026-09-22T16:27:00Z"/>
        </w:trPr>
        <w:tc>
          <w:tcPr>
            <w:tcW w:w="6540" w:type="dxa"/>
            <w:shd w:val="clear" w:color="auto" w:fill="D9D9D9"/>
          </w:tcPr>
          <w:p w14:paraId="6C060DCC" w14:textId="77777777" w:rsidR="002B75C0" w:rsidRPr="001D411F" w:rsidRDefault="002B75C0" w:rsidP="002B75C0">
            <w:pPr>
              <w:pStyle w:val="a0"/>
              <w:rPr>
                <w:del w:id="283" w:author="uzivatel" w:date="2026-09-22T12:27:00Z" w16du:dateUtc="2026-09-22T16:27:00Z"/>
              </w:rPr>
            </w:pPr>
            <w:del w:id="284" w:author="uzivatel" w:date="2026-09-22T12:27:00Z" w16du:dateUtc="2026-09-22T16:27:00Z">
              <w:r w:rsidRPr="001D411F">
                <w:rPr>
                  <w:b/>
                </w:rPr>
                <w:delText>Вид промежуточной аттестации (зачет):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  <w:shd w:val="clear" w:color="auto" w:fill="D9D9D9"/>
          </w:tcPr>
          <w:p w14:paraId="3F4C34FC" w14:textId="77777777" w:rsidR="002B75C0" w:rsidRPr="001D411F" w:rsidRDefault="002B75C0" w:rsidP="002B75C0">
            <w:pPr>
              <w:pStyle w:val="a0"/>
              <w:jc w:val="center"/>
              <w:rPr>
                <w:del w:id="285" w:author="uzivatel" w:date="2026-09-22T12:27:00Z" w16du:dateUtc="2026-09-22T16:27:00Z"/>
              </w:rPr>
            </w:pPr>
            <w:del w:id="286" w:author="uzivatel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D9D9D9"/>
          </w:tcPr>
          <w:p w14:paraId="69997459" w14:textId="77777777" w:rsidR="002B75C0" w:rsidRPr="001D411F" w:rsidRDefault="002B75C0" w:rsidP="002B75C0">
            <w:pPr>
              <w:pStyle w:val="a0"/>
              <w:jc w:val="center"/>
              <w:rPr>
                <w:del w:id="287" w:author="uzivatel" w:date="2026-09-22T12:27:00Z" w16du:dateUtc="2026-09-22T16:27:00Z"/>
              </w:rPr>
            </w:pPr>
            <w:del w:id="288" w:author="uzivatel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3A45F7F0" w14:textId="77777777" w:rsidTr="008A5162">
        <w:trPr>
          <w:del w:id="289" w:author="uzivatel" w:date="2026-09-22T12:27:00Z" w16du:dateUtc="2026-09-22T16:27:00Z"/>
        </w:trPr>
        <w:tc>
          <w:tcPr>
            <w:tcW w:w="6540" w:type="dxa"/>
          </w:tcPr>
          <w:p w14:paraId="17E241A2" w14:textId="77777777" w:rsidR="002B75C0" w:rsidRPr="001D411F" w:rsidRDefault="002B75C0" w:rsidP="002B75C0">
            <w:pPr>
              <w:pStyle w:val="a0"/>
              <w:rPr>
                <w:del w:id="290" w:author="uzivatel" w:date="2026-09-22T12:27:00Z" w16du:dateUtc="2026-09-22T16:27:00Z"/>
              </w:rPr>
            </w:pPr>
            <w:del w:id="291" w:author="uzivatel" w:date="2026-09-22T12:27:00Z" w16du:dateUtc="2026-09-22T16:27:00Z">
              <w:r w:rsidRPr="001D411F">
                <w:delText>контактная работа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5DFC9740" w14:textId="77777777" w:rsidR="002B75C0" w:rsidRPr="001D411F" w:rsidRDefault="002B75C0" w:rsidP="002B75C0">
            <w:pPr>
              <w:pStyle w:val="a0"/>
              <w:jc w:val="center"/>
              <w:rPr>
                <w:del w:id="292" w:author="uzivatel" w:date="2026-09-22T12:27:00Z" w16du:dateUtc="2026-09-22T16:27:00Z"/>
              </w:rPr>
            </w:pPr>
            <w:del w:id="293" w:author="uzivatel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3E436351" w14:textId="77777777" w:rsidR="002B75C0" w:rsidRPr="001D411F" w:rsidRDefault="002B75C0" w:rsidP="002B75C0">
            <w:pPr>
              <w:pStyle w:val="a0"/>
              <w:jc w:val="center"/>
              <w:rPr>
                <w:del w:id="294" w:author="uzivatel" w:date="2026-09-22T12:27:00Z" w16du:dateUtc="2026-09-22T16:27:00Z"/>
              </w:rPr>
            </w:pPr>
            <w:del w:id="295" w:author="uzivatel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28014F4C" w14:textId="77777777" w:rsidTr="008A5162">
        <w:trPr>
          <w:del w:id="296" w:author="uzivatel" w:date="2026-09-22T12:27:00Z" w16du:dateUtc="2026-09-22T16:27:00Z"/>
        </w:trPr>
        <w:tc>
          <w:tcPr>
            <w:tcW w:w="6540" w:type="dxa"/>
          </w:tcPr>
          <w:p w14:paraId="2945800A" w14:textId="77777777" w:rsidR="002B75C0" w:rsidRPr="001D411F" w:rsidRDefault="002B75C0" w:rsidP="002B75C0">
            <w:pPr>
              <w:pStyle w:val="a0"/>
              <w:rPr>
                <w:del w:id="297" w:author="uzivatel" w:date="2026-09-22T12:27:00Z" w16du:dateUtc="2026-09-22T16:27:00Z"/>
              </w:rPr>
            </w:pPr>
            <w:del w:id="298" w:author="uzivatel" w:date="2026-09-22T12:27:00Z" w16du:dateUtc="2026-09-22T16:27:00Z">
              <w:r w:rsidRPr="001D411F">
                <w:delText>самостоятельная работа по подготовке к зачету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6A4DCEE8" w14:textId="77777777" w:rsidR="002B75C0" w:rsidRPr="001D411F" w:rsidRDefault="002B75C0" w:rsidP="002B75C0">
            <w:pPr>
              <w:pStyle w:val="a0"/>
              <w:jc w:val="center"/>
              <w:rPr>
                <w:del w:id="299" w:author="uzivatel" w:date="2026-09-22T12:27:00Z" w16du:dateUtc="2026-09-22T16:27:00Z"/>
              </w:rPr>
            </w:pPr>
            <w:del w:id="300" w:author="uzivatel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46077ADD" w14:textId="77777777" w:rsidR="002B75C0" w:rsidRPr="001D411F" w:rsidRDefault="002B75C0" w:rsidP="002B75C0">
            <w:pPr>
              <w:pStyle w:val="a0"/>
              <w:jc w:val="center"/>
              <w:rPr>
                <w:del w:id="301" w:author="uzivatel" w:date="2026-09-22T12:27:00Z" w16du:dateUtc="2026-09-22T16:27:00Z"/>
              </w:rPr>
            </w:pPr>
            <w:del w:id="302" w:author="uzivatel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1C0E4C38" w14:textId="77777777" w:rsidTr="008A5162">
        <w:trPr>
          <w:del w:id="303" w:author="uzivatel" w:date="2026-09-22T12:27:00Z" w16du:dateUtc="2026-09-22T16:27:00Z"/>
        </w:trPr>
        <w:tc>
          <w:tcPr>
            <w:tcW w:w="6540" w:type="dxa"/>
            <w:shd w:val="clear" w:color="auto" w:fill="DDDDDD"/>
          </w:tcPr>
          <w:p w14:paraId="554BD65F" w14:textId="77777777" w:rsidR="002B75C0" w:rsidRPr="001D411F" w:rsidRDefault="002B75C0" w:rsidP="002B75C0">
            <w:pPr>
              <w:pStyle w:val="a0"/>
              <w:ind w:left="57"/>
              <w:rPr>
                <w:del w:id="304" w:author="uzivatel" w:date="2026-09-22T12:27:00Z" w16du:dateUtc="2026-09-22T16:27:00Z"/>
              </w:rPr>
            </w:pPr>
            <w:del w:id="305" w:author="uzivatel" w:date="2026-09-22T12:27:00Z" w16du:dateUtc="2026-09-22T16:27:00Z">
              <w:r w:rsidRPr="001D411F">
                <w:rPr>
                  <w:b/>
                </w:rPr>
                <w:delText>Вид промежуточной аттестации (экзамен):</w:delText>
              </w:r>
            </w:del>
          </w:p>
        </w:tc>
        <w:tc>
          <w:tcPr>
            <w:tcW w:w="2857" w:type="dxa"/>
            <w:gridSpan w:val="2"/>
            <w:shd w:val="clear" w:color="auto" w:fill="DDDDDD"/>
          </w:tcPr>
          <w:p w14:paraId="596BEA74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306" w:author="uzivatel" w:date="2026-09-22T12:27:00Z" w16du:dateUtc="2026-09-22T16:27:00Z"/>
                <w:bCs/>
              </w:rPr>
            </w:pPr>
            <w:del w:id="307" w:author="uzivatel" w:date="2026-09-22T12:27:00Z" w16du:dateUtc="2026-09-22T16:27:00Z">
              <w:r w:rsidRPr="001D411F">
                <w:rPr>
                  <w:bCs/>
                </w:rPr>
                <w:delText>9</w:delText>
              </w:r>
            </w:del>
          </w:p>
        </w:tc>
      </w:tr>
      <w:tr w:rsidR="002B75C0" w:rsidRPr="001D411F" w14:paraId="4F65101A" w14:textId="77777777" w:rsidTr="008A5162">
        <w:trPr>
          <w:del w:id="308" w:author="uzivatel" w:date="2026-09-22T12:27:00Z" w16du:dateUtc="2026-09-22T16:27:00Z"/>
        </w:trPr>
        <w:tc>
          <w:tcPr>
            <w:tcW w:w="6540" w:type="dxa"/>
          </w:tcPr>
          <w:p w14:paraId="6B8EBF48" w14:textId="77777777" w:rsidR="002B75C0" w:rsidRPr="001D411F" w:rsidRDefault="002B75C0" w:rsidP="002B75C0">
            <w:pPr>
              <w:pStyle w:val="a0"/>
              <w:ind w:left="57"/>
              <w:rPr>
                <w:del w:id="309" w:author="uzivatel" w:date="2026-09-22T12:27:00Z" w16du:dateUtc="2026-09-22T16:27:00Z"/>
              </w:rPr>
            </w:pPr>
            <w:del w:id="310" w:author="uzivatel" w:date="2026-09-22T12:27:00Z" w16du:dateUtc="2026-09-22T16:27:00Z">
              <w:r w:rsidRPr="001D411F">
                <w:delText>контактная работа</w:delText>
              </w:r>
            </w:del>
          </w:p>
        </w:tc>
        <w:tc>
          <w:tcPr>
            <w:tcW w:w="2857" w:type="dxa"/>
            <w:gridSpan w:val="2"/>
          </w:tcPr>
          <w:p w14:paraId="5E4D1D2C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311" w:author="uzivatel" w:date="2026-09-22T12:27:00Z" w16du:dateUtc="2026-09-22T16:27:00Z"/>
                <w:bCs/>
              </w:rPr>
            </w:pPr>
            <w:del w:id="312" w:author="uzivatel" w:date="2026-09-22T12:27:00Z" w16du:dateUtc="2026-09-22T16:27:00Z">
              <w:r w:rsidRPr="001D411F">
                <w:rPr>
                  <w:bCs/>
                </w:rPr>
                <w:delText>2,35</w:delText>
              </w:r>
            </w:del>
          </w:p>
        </w:tc>
      </w:tr>
      <w:tr w:rsidR="002B75C0" w:rsidRPr="001D411F" w14:paraId="0FACF363" w14:textId="77777777" w:rsidTr="008A5162">
        <w:trPr>
          <w:del w:id="313" w:author="uzivatel" w:date="2026-09-22T12:27:00Z" w16du:dateUtc="2026-09-22T16:27:00Z"/>
        </w:trPr>
        <w:tc>
          <w:tcPr>
            <w:tcW w:w="6540" w:type="dxa"/>
          </w:tcPr>
          <w:p w14:paraId="73279D98" w14:textId="77777777" w:rsidR="002B75C0" w:rsidRPr="001D411F" w:rsidRDefault="002B75C0" w:rsidP="002B75C0">
            <w:pPr>
              <w:pStyle w:val="a0"/>
              <w:ind w:left="57"/>
              <w:rPr>
                <w:del w:id="314" w:author="uzivatel" w:date="2026-09-22T12:27:00Z" w16du:dateUtc="2026-09-22T16:27:00Z"/>
              </w:rPr>
            </w:pPr>
            <w:del w:id="315" w:author="uzivatel" w:date="2026-09-22T12:27:00Z" w16du:dateUtc="2026-09-22T16:27:00Z">
              <w:r w:rsidRPr="001D411F">
                <w:delText>самостоятельная работа по подготовке к экзамену</w:delText>
              </w:r>
            </w:del>
          </w:p>
        </w:tc>
        <w:tc>
          <w:tcPr>
            <w:tcW w:w="2857" w:type="dxa"/>
            <w:gridSpan w:val="2"/>
          </w:tcPr>
          <w:p w14:paraId="51D5BC7D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316" w:author="uzivatel" w:date="2026-09-22T12:27:00Z" w16du:dateUtc="2026-09-22T16:27:00Z"/>
                <w:bCs/>
              </w:rPr>
            </w:pPr>
            <w:del w:id="317" w:author="uzivatel" w:date="2026-09-22T12:27:00Z" w16du:dateUtc="2026-09-22T16:27:00Z">
              <w:r w:rsidRPr="001D411F">
                <w:rPr>
                  <w:bCs/>
                </w:rPr>
                <w:delText>6,65</w:delText>
              </w:r>
            </w:del>
          </w:p>
        </w:tc>
      </w:tr>
      <w:tr w:rsidR="002B75C0" w:rsidRPr="001D411F" w14:paraId="7A6B72FE" w14:textId="77777777" w:rsidTr="008A5162">
        <w:trPr>
          <w:trHeight w:val="306"/>
          <w:del w:id="318" w:author="uzivatel" w:date="2026-09-22T12:27:00Z" w16du:dateUtc="2026-09-22T16:27:00Z"/>
        </w:trPr>
        <w:tc>
          <w:tcPr>
            <w:tcW w:w="6540" w:type="dxa"/>
            <w:shd w:val="clear" w:color="auto" w:fill="E0E0E0"/>
          </w:tcPr>
          <w:p w14:paraId="7901C69F" w14:textId="77777777" w:rsidR="002B75C0" w:rsidRPr="001D411F" w:rsidRDefault="002B75C0" w:rsidP="002B75C0">
            <w:pPr>
              <w:pStyle w:val="a0"/>
              <w:rPr>
                <w:del w:id="319" w:author="uzivatel" w:date="2026-09-22T12:27:00Z" w16du:dateUtc="2026-09-22T16:27:00Z"/>
              </w:rPr>
            </w:pPr>
            <w:del w:id="320" w:author="uzivatel" w:date="2026-09-22T12:27:00Z" w16du:dateUtc="2026-09-22T16:27:00Z">
              <w:r w:rsidRPr="001D411F">
                <w:rPr>
                  <w:b/>
                </w:rPr>
                <w:delText>Общая трудоемкость дисциплины (в час. /з.е.)</w:delText>
              </w:r>
            </w:del>
          </w:p>
        </w:tc>
        <w:tc>
          <w:tcPr>
            <w:tcW w:w="2857" w:type="dxa"/>
            <w:gridSpan w:val="2"/>
            <w:shd w:val="clear" w:color="auto" w:fill="E0E0E0"/>
          </w:tcPr>
          <w:p w14:paraId="542DC1AA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321" w:author="uzivatel" w:date="2026-09-22T12:27:00Z" w16du:dateUtc="2026-09-22T16:27:00Z"/>
                <w:bCs/>
              </w:rPr>
            </w:pPr>
            <w:del w:id="322" w:author="uzivatel" w:date="2026-09-22T12:27:00Z" w16du:dateUtc="2026-09-22T16:27:00Z">
              <w:r w:rsidRPr="001D411F">
                <w:rPr>
                  <w:bCs/>
                </w:rPr>
                <w:delText>144/4</w:delText>
              </w:r>
            </w:del>
          </w:p>
        </w:tc>
      </w:tr>
      <w:bookmarkEnd w:id="243"/>
    </w:tbl>
    <w:p w14:paraId="07276B1F" w14:textId="77777777" w:rsidR="002B75C0" w:rsidRPr="001D411F" w:rsidRDefault="002B75C0" w:rsidP="003145CE">
      <w:pPr>
        <w:spacing w:line="360" w:lineRule="auto"/>
        <w:rPr>
          <w:del w:id="323" w:author="uzivatel" w:date="2026-09-22T12:27:00Z" w16du:dateUtc="2026-09-22T16:27:00Z"/>
          <w:color w:val="000000"/>
        </w:rPr>
      </w:pPr>
    </w:p>
    <w:p w14:paraId="0E452682" w14:textId="77777777" w:rsidR="00DA10A6" w:rsidRPr="001D411F" w:rsidRDefault="00DA10A6" w:rsidP="00936094">
      <w:pPr>
        <w:spacing w:after="120"/>
        <w:rPr>
          <w:del w:id="324" w:author="uzivatel" w:date="2026-09-22T12:27:00Z" w16du:dateUtc="2026-09-22T16:27:00Z"/>
          <w:b/>
          <w:bCs/>
          <w:caps/>
        </w:rPr>
      </w:pPr>
      <w:del w:id="325" w:author="uzivatel" w:date="2026-09-22T12:27:00Z" w16du:dateUtc="2026-09-22T16:27:00Z">
        <w:r w:rsidRPr="001D411F">
          <w:rPr>
            <w:b/>
            <w:bCs/>
          </w:rPr>
          <w:delText xml:space="preserve">4. </w:delText>
        </w:r>
        <w:r w:rsidRPr="001D411F">
          <w:rPr>
            <w:b/>
            <w:bCs/>
            <w:caps/>
          </w:rPr>
          <w:delText>Содержание дисциплины</w:delText>
        </w:r>
      </w:del>
    </w:p>
    <w:p w14:paraId="0DE2FD15" w14:textId="77777777" w:rsidR="00D141E6" w:rsidRPr="001D411F" w:rsidRDefault="00D141E6" w:rsidP="00D141E6">
      <w:pPr>
        <w:ind w:firstLine="708"/>
        <w:jc w:val="both"/>
        <w:rPr>
          <w:del w:id="326" w:author="uzivatel" w:date="2026-09-22T12:27:00Z" w16du:dateUtc="2026-09-22T16:27:00Z"/>
        </w:rPr>
      </w:pPr>
      <w:del w:id="327" w:author="uzivatel" w:date="2026-09-22T12:27:00Z" w16du:dateUtc="2026-09-22T16:27:00Z">
        <w:r w:rsidRPr="001D411F">
          <w:delText>При проведении учебных занятий обеспечивается развитие у обучающихся навыков командной работы, межличностной коммуникации, принятия решений, лидерских качеств (включая при необходимости проведение интерактивных лекций, групповых дискуссий, ролевых игр, тренингов, анализ ситуаций и имитационных моделей, составленных на основе результатов научных исследований, проводимых организацией, в том числе с учетом региональных особенностей профессиональной деятельности выпускников и потребностей работодателей).</w:delText>
        </w:r>
      </w:del>
    </w:p>
    <w:p w14:paraId="5813B66A" w14:textId="77777777" w:rsidR="00D141E6" w:rsidRPr="001D411F" w:rsidRDefault="00D141E6" w:rsidP="00D141E6">
      <w:pPr>
        <w:rPr>
          <w:del w:id="328" w:author="uzivatel" w:date="2026-09-22T12:27:00Z" w16du:dateUtc="2026-09-22T16:27:00Z"/>
          <w:b/>
          <w:bCs/>
        </w:rPr>
      </w:pPr>
    </w:p>
    <w:p w14:paraId="0749EBA9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720" w:hanging="720"/>
        <w:rPr>
          <w:del w:id="329" w:author="uzivatel" w:date="2026-09-22T12:27:00Z" w16du:dateUtc="2026-09-22T16:27:00Z"/>
          <w:b/>
          <w:bCs/>
          <w:sz w:val="24"/>
          <w:szCs w:val="24"/>
        </w:rPr>
      </w:pPr>
      <w:bookmarkStart w:id="330" w:name="_Hlk98702274"/>
      <w:bookmarkStart w:id="331" w:name="_Hlk98683790"/>
      <w:bookmarkStart w:id="332" w:name="_Hlk98688469"/>
      <w:bookmarkStart w:id="333" w:name="_Hlk98717686"/>
      <w:bookmarkStart w:id="334" w:name="_Hlk98721408"/>
      <w:bookmarkStart w:id="335" w:name="_Hlk98701459"/>
      <w:del w:id="336" w:author="uzivatel" w:date="2026-09-22T12:27:00Z" w16du:dateUtc="2026-09-22T16:27:00Z">
        <w:r w:rsidRPr="001D411F">
          <w:rPr>
            <w:b/>
            <w:bCs/>
            <w:color w:val="000000"/>
            <w:sz w:val="24"/>
            <w:szCs w:val="24"/>
          </w:rPr>
          <w:delText xml:space="preserve">4.1 </w:delText>
        </w:r>
        <w:r w:rsidRPr="001D411F">
          <w:rPr>
            <w:b/>
            <w:bCs/>
            <w:sz w:val="24"/>
            <w:szCs w:val="24"/>
          </w:rPr>
          <w:delText>Блоки (разделы) дисциплины.</w:delText>
        </w:r>
      </w:del>
    </w:p>
    <w:p w14:paraId="39E25C21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720" w:hanging="720"/>
        <w:rPr>
          <w:del w:id="337" w:author="uzivatel" w:date="2026-09-22T12:27:00Z" w16du:dateUtc="2026-09-22T16:27:00Z"/>
          <w:b/>
          <w:bCs/>
          <w:sz w:val="24"/>
          <w:szCs w:val="24"/>
        </w:rPr>
      </w:pP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693"/>
        <w:gridCol w:w="8521"/>
      </w:tblGrid>
      <w:tr w:rsidR="002B75C0" w:rsidRPr="001D411F" w14:paraId="153BB699" w14:textId="77777777" w:rsidTr="008A5162">
        <w:trPr>
          <w:del w:id="338" w:author="uzivatel" w:date="2026-09-22T12:27:00Z" w16du:dateUtc="2026-09-22T16:27:00Z"/>
        </w:trPr>
        <w:tc>
          <w:tcPr>
            <w:tcW w:w="693" w:type="dxa"/>
          </w:tcPr>
          <w:p w14:paraId="3BF53E7F" w14:textId="77777777" w:rsidR="002B75C0" w:rsidRPr="001D411F" w:rsidRDefault="002B75C0" w:rsidP="008A5162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jc w:val="center"/>
              <w:rPr>
                <w:del w:id="339" w:author="uzivatel" w:date="2026-09-22T12:27:00Z" w16du:dateUtc="2026-09-22T16:27:00Z"/>
                <w:bCs/>
                <w:sz w:val="24"/>
                <w:szCs w:val="24"/>
              </w:rPr>
            </w:pPr>
            <w:del w:id="340" w:author="uzivatel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№</w:delText>
              </w:r>
            </w:del>
          </w:p>
        </w:tc>
        <w:tc>
          <w:tcPr>
            <w:tcW w:w="8521" w:type="dxa"/>
          </w:tcPr>
          <w:p w14:paraId="4A6B662D" w14:textId="77777777" w:rsidR="002B75C0" w:rsidRPr="001D411F" w:rsidRDefault="002B75C0" w:rsidP="008A5162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rPr>
                <w:del w:id="341" w:author="uzivatel" w:date="2026-09-22T12:27:00Z" w16du:dateUtc="2026-09-22T16:27:00Z"/>
                <w:bCs/>
                <w:sz w:val="24"/>
                <w:szCs w:val="24"/>
              </w:rPr>
            </w:pPr>
            <w:del w:id="342" w:author="uzivatel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Наименование блока (раздела) дисциплины</w:delText>
              </w:r>
            </w:del>
          </w:p>
        </w:tc>
      </w:tr>
      <w:tr w:rsidR="00BE48BB" w:rsidRPr="001D411F" w14:paraId="660596F1" w14:textId="77777777" w:rsidTr="00E17864">
        <w:trPr>
          <w:del w:id="343" w:author="uzivatel" w:date="2026-09-22T12:27:00Z" w16du:dateUtc="2026-09-22T16:27:00Z"/>
        </w:trPr>
        <w:tc>
          <w:tcPr>
            <w:tcW w:w="693" w:type="dxa"/>
          </w:tcPr>
          <w:p w14:paraId="2ED8D4CA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jc w:val="center"/>
              <w:rPr>
                <w:del w:id="344" w:author="uzivatel" w:date="2026-09-22T12:27:00Z" w16du:dateUtc="2026-09-22T16:27:00Z"/>
                <w:bCs/>
                <w:sz w:val="24"/>
                <w:szCs w:val="24"/>
              </w:rPr>
            </w:pPr>
            <w:del w:id="345" w:author="uzivatel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1</w:delText>
              </w:r>
            </w:del>
          </w:p>
        </w:tc>
        <w:tc>
          <w:tcPr>
            <w:tcW w:w="8521" w:type="dxa"/>
            <w:vAlign w:val="center"/>
          </w:tcPr>
          <w:p w14:paraId="4F680E9E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346" w:author="uzivatel" w:date="2026-09-22T12:27:00Z" w16du:dateUtc="2026-09-22T16:27:00Z"/>
                <w:bCs/>
                <w:sz w:val="24"/>
                <w:szCs w:val="24"/>
              </w:rPr>
            </w:pPr>
            <w:del w:id="347" w:author="uzivatel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</w:tr>
      <w:tr w:rsidR="00BE48BB" w:rsidRPr="001D411F" w14:paraId="175DA4D6" w14:textId="77777777" w:rsidTr="00E17864">
        <w:trPr>
          <w:del w:id="348" w:author="uzivatel" w:date="2026-09-22T12:27:00Z" w16du:dateUtc="2026-09-22T16:27:00Z"/>
        </w:trPr>
        <w:tc>
          <w:tcPr>
            <w:tcW w:w="693" w:type="dxa"/>
          </w:tcPr>
          <w:p w14:paraId="7F7C89B1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jc w:val="center"/>
              <w:rPr>
                <w:del w:id="349" w:author="uzivatel" w:date="2026-09-22T12:27:00Z" w16du:dateUtc="2026-09-22T16:27:00Z"/>
                <w:bCs/>
                <w:sz w:val="24"/>
                <w:szCs w:val="24"/>
              </w:rPr>
            </w:pPr>
            <w:del w:id="350" w:author="uzivatel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2</w:delText>
              </w:r>
            </w:del>
          </w:p>
        </w:tc>
        <w:tc>
          <w:tcPr>
            <w:tcW w:w="8521" w:type="dxa"/>
            <w:vAlign w:val="center"/>
          </w:tcPr>
          <w:p w14:paraId="67BB4BF3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351" w:author="uzivatel" w:date="2026-09-22T12:27:00Z" w16du:dateUtc="2026-09-22T16:27:00Z"/>
                <w:bCs/>
                <w:sz w:val="24"/>
                <w:szCs w:val="24"/>
              </w:rPr>
            </w:pPr>
            <w:del w:id="352" w:author="uzivatel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</w:tr>
      <w:bookmarkEnd w:id="330"/>
    </w:tbl>
    <w:p w14:paraId="7E896D5F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0" w:firstLine="0"/>
        <w:rPr>
          <w:del w:id="353" w:author="uzivatel" w:date="2026-09-22T12:27:00Z" w16du:dateUtc="2026-09-22T16:27:00Z"/>
          <w:b/>
          <w:bCs/>
          <w:color w:val="000000"/>
          <w:sz w:val="24"/>
          <w:szCs w:val="24"/>
        </w:rPr>
      </w:pPr>
    </w:p>
    <w:p w14:paraId="7935C839" w14:textId="77777777" w:rsidR="002B75C0" w:rsidRPr="001D411F" w:rsidRDefault="002B75C0" w:rsidP="002B75C0">
      <w:pPr>
        <w:rPr>
          <w:del w:id="354" w:author="uzivatel" w:date="2026-09-22T12:27:00Z" w16du:dateUtc="2026-09-22T16:27:00Z"/>
        </w:rPr>
      </w:pPr>
      <w:bookmarkStart w:id="355" w:name="_Hlk98687745"/>
      <w:bookmarkStart w:id="356" w:name="_Hlk98702400"/>
      <w:bookmarkStart w:id="357" w:name="_Hlk98715371"/>
      <w:bookmarkStart w:id="358" w:name="_Hlk98715873"/>
      <w:bookmarkStart w:id="359" w:name="_Hlk98716743"/>
      <w:bookmarkStart w:id="360" w:name="_Hlk98713506"/>
      <w:bookmarkEnd w:id="331"/>
      <w:del w:id="361" w:author="uzivatel" w:date="2026-09-22T12:27:00Z" w16du:dateUtc="2026-09-22T16:27:00Z">
        <w:r w:rsidRPr="001D411F">
          <w:rPr>
            <w:b/>
            <w:color w:val="000000"/>
          </w:rPr>
          <w:delText>4.2. Примерная тематика курсовых работ (проектов):</w:delText>
        </w:r>
      </w:del>
    </w:p>
    <w:p w14:paraId="1F4F3682" w14:textId="77777777" w:rsidR="002B75C0" w:rsidRPr="001D411F" w:rsidRDefault="002B75C0" w:rsidP="002B75C0">
      <w:pPr>
        <w:rPr>
          <w:del w:id="362" w:author="uzivatel" w:date="2026-09-22T12:27:00Z" w16du:dateUtc="2026-09-22T16:27:00Z"/>
        </w:rPr>
      </w:pPr>
      <w:del w:id="363" w:author="uzivatel" w:date="2026-09-22T12:27:00Z" w16du:dateUtc="2026-09-22T16:27:00Z">
        <w:r w:rsidRPr="001D411F">
          <w:delText>Курсовая работа по дисциплине не предусмотрена учебным планом.</w:delText>
        </w:r>
      </w:del>
    </w:p>
    <w:bookmarkEnd w:id="332"/>
    <w:bookmarkEnd w:id="355"/>
    <w:p w14:paraId="3CEAE02F" w14:textId="77777777" w:rsidR="002B75C0" w:rsidRPr="001D411F" w:rsidRDefault="002B75C0" w:rsidP="002B75C0">
      <w:pPr>
        <w:rPr>
          <w:del w:id="364" w:author="uzivatel" w:date="2026-09-22T12:27:00Z" w16du:dateUtc="2026-09-22T16:27:00Z"/>
          <w:color w:val="000000"/>
        </w:rPr>
      </w:pPr>
    </w:p>
    <w:p w14:paraId="19A74571" w14:textId="77777777" w:rsidR="002B75C0" w:rsidRPr="001D411F" w:rsidRDefault="002B75C0" w:rsidP="002B75C0">
      <w:pPr>
        <w:rPr>
          <w:del w:id="365" w:author="uzivatel" w:date="2026-09-22T12:27:00Z" w16du:dateUtc="2026-09-22T16:27:00Z"/>
          <w:b/>
        </w:rPr>
      </w:pPr>
      <w:del w:id="366" w:author="uzivatel" w:date="2026-09-22T12:27:00Z" w16du:dateUtc="2026-09-22T16:27:00Z">
        <w:r w:rsidRPr="001D411F">
          <w:rPr>
            <w:b/>
            <w:bCs/>
            <w:caps/>
          </w:rPr>
          <w:delText xml:space="preserve">4.3. </w:delText>
        </w:r>
        <w:r w:rsidRPr="001D411F">
          <w:rPr>
            <w:b/>
          </w:rPr>
          <w:delText>Перечень занятий, проводимых в активной и интерактивной формах, обеспечивающих развитие у обучающихся навыков командной работы, межличностной коммуникации, принятия решений, лидерских качеств. Практическая подготовка*.</w:delText>
        </w:r>
      </w:del>
    </w:p>
    <w:p w14:paraId="411FB5C6" w14:textId="77777777" w:rsidR="002B75C0" w:rsidRPr="001D411F" w:rsidRDefault="002B75C0" w:rsidP="002B75C0">
      <w:pPr>
        <w:rPr>
          <w:del w:id="367" w:author="uzivatel" w:date="2026-09-22T12:27:00Z" w16du:dateUtc="2026-09-22T16:27:00Z"/>
        </w:rPr>
      </w:pPr>
    </w:p>
    <w:tbl>
      <w:tblPr>
        <w:tblW w:w="9919" w:type="dxa"/>
        <w:tblInd w:w="-15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709"/>
        <w:gridCol w:w="3397"/>
        <w:gridCol w:w="1979"/>
        <w:gridCol w:w="1992"/>
        <w:gridCol w:w="1842"/>
      </w:tblGrid>
      <w:tr w:rsidR="002B75C0" w:rsidRPr="001D411F" w14:paraId="26908E12" w14:textId="77777777" w:rsidTr="002B75C0">
        <w:trPr>
          <w:trHeight w:val="307"/>
          <w:del w:id="368" w:author="uzivatel" w:date="2026-09-22T12:27:00Z" w16du:dateUtc="2026-09-22T16:27:00Z"/>
        </w:trPr>
        <w:tc>
          <w:tcPr>
            <w:tcW w:w="709" w:type="dxa"/>
            <w:vMerge w:val="restart"/>
            <w:tcBorders>
              <w:top w:val="single" w:sz="12" w:space="0" w:color="00000A"/>
              <w:left w:val="single" w:sz="12" w:space="0" w:color="00000A"/>
            </w:tcBorders>
            <w:vAlign w:val="center"/>
          </w:tcPr>
          <w:p w14:paraId="788D4FD5" w14:textId="77777777" w:rsidR="002B75C0" w:rsidRPr="001D411F" w:rsidRDefault="002B75C0" w:rsidP="008A5162">
            <w:pPr>
              <w:pStyle w:val="a0"/>
              <w:jc w:val="center"/>
              <w:rPr>
                <w:del w:id="369" w:author="uzivatel" w:date="2026-09-22T12:27:00Z" w16du:dateUtc="2026-09-22T16:27:00Z"/>
                <w:b/>
              </w:rPr>
            </w:pPr>
            <w:del w:id="370" w:author="uzivatel" w:date="2026-09-22T12:27:00Z" w16du:dateUtc="2026-09-22T16:27:00Z">
              <w:r w:rsidRPr="001D411F">
                <w:rPr>
                  <w:b/>
                </w:rPr>
                <w:delText>№ п/п</w:delText>
              </w:r>
            </w:del>
          </w:p>
        </w:tc>
        <w:tc>
          <w:tcPr>
            <w:tcW w:w="3397" w:type="dxa"/>
            <w:vMerge w:val="restart"/>
            <w:tcBorders>
              <w:top w:val="single" w:sz="12" w:space="0" w:color="00000A"/>
              <w:left w:val="single" w:sz="6" w:space="0" w:color="00000A"/>
            </w:tcBorders>
            <w:vAlign w:val="center"/>
          </w:tcPr>
          <w:p w14:paraId="603C9597" w14:textId="77777777" w:rsidR="002B75C0" w:rsidRPr="001D411F" w:rsidRDefault="002B75C0" w:rsidP="008A5162">
            <w:pPr>
              <w:pStyle w:val="a0"/>
              <w:jc w:val="center"/>
              <w:rPr>
                <w:del w:id="371" w:author="uzivatel" w:date="2026-09-22T12:27:00Z" w16du:dateUtc="2026-09-22T16:27:00Z"/>
                <w:b/>
              </w:rPr>
            </w:pPr>
            <w:del w:id="372" w:author="uzivatel" w:date="2026-09-22T12:27:00Z" w16du:dateUtc="2026-09-22T16:27:00Z">
              <w:r w:rsidRPr="001D411F">
                <w:rPr>
                  <w:b/>
                </w:rPr>
                <w:delText>Наименование блока (раздела) дисциплины</w:delText>
              </w:r>
            </w:del>
          </w:p>
        </w:tc>
        <w:tc>
          <w:tcPr>
            <w:tcW w:w="3971" w:type="dxa"/>
            <w:gridSpan w:val="2"/>
            <w:tcBorders>
              <w:top w:val="single" w:sz="12" w:space="0" w:color="00000A"/>
              <w:left w:val="single" w:sz="6" w:space="0" w:color="00000A"/>
              <w:bottom w:val="single" w:sz="4" w:space="0" w:color="auto"/>
              <w:right w:val="single" w:sz="4" w:space="0" w:color="auto"/>
            </w:tcBorders>
            <w:vAlign w:val="center"/>
          </w:tcPr>
          <w:p w14:paraId="0F439B66" w14:textId="77777777" w:rsidR="002B75C0" w:rsidRPr="001D411F" w:rsidRDefault="002B75C0" w:rsidP="008A5162">
            <w:pPr>
              <w:pStyle w:val="a0"/>
              <w:tabs>
                <w:tab w:val="left" w:pos="20"/>
              </w:tabs>
              <w:ind w:firstLine="20"/>
              <w:jc w:val="center"/>
              <w:rPr>
                <w:del w:id="373" w:author="uzivatel" w:date="2026-09-22T12:27:00Z" w16du:dateUtc="2026-09-22T16:27:00Z"/>
                <w:b/>
              </w:rPr>
            </w:pPr>
            <w:del w:id="374" w:author="uzivatel" w:date="2026-09-22T12:27:00Z" w16du:dateUtc="2026-09-22T16:27:00Z">
              <w:r w:rsidRPr="001D411F">
                <w:rPr>
                  <w:b/>
                </w:rPr>
                <w:delText>Занятия, проводимые в активной и интерактивной формах</w:delText>
              </w:r>
            </w:del>
          </w:p>
        </w:tc>
        <w:tc>
          <w:tcPr>
            <w:tcW w:w="1842" w:type="dxa"/>
            <w:vMerge w:val="restart"/>
            <w:tcBorders>
              <w:top w:val="single" w:sz="12" w:space="0" w:color="00000A"/>
              <w:left w:val="single" w:sz="4" w:space="0" w:color="auto"/>
              <w:right w:val="single" w:sz="12" w:space="0" w:color="00000A"/>
            </w:tcBorders>
          </w:tcPr>
          <w:p w14:paraId="2FAD4DDB" w14:textId="77777777" w:rsidR="002B75C0" w:rsidRPr="001D411F" w:rsidRDefault="002B75C0" w:rsidP="008A5162">
            <w:pPr>
              <w:pStyle w:val="a0"/>
              <w:jc w:val="center"/>
              <w:rPr>
                <w:del w:id="375" w:author="uzivatel" w:date="2026-09-22T12:27:00Z" w16du:dateUtc="2026-09-22T16:27:00Z"/>
                <w:b/>
              </w:rPr>
            </w:pPr>
            <w:del w:id="376" w:author="uzivatel" w:date="2026-09-22T12:27:00Z" w16du:dateUtc="2026-09-22T16:27:00Z">
              <w:r w:rsidRPr="001D411F">
                <w:rPr>
                  <w:b/>
                </w:rPr>
                <w:delText>Практическая подготовка*</w:delText>
              </w:r>
            </w:del>
          </w:p>
        </w:tc>
      </w:tr>
      <w:tr w:rsidR="002B75C0" w:rsidRPr="001D411F" w14:paraId="605C482D" w14:textId="77777777" w:rsidTr="002B75C0">
        <w:trPr>
          <w:trHeight w:val="509"/>
          <w:del w:id="377" w:author="uzivatel" w:date="2026-09-22T12:27:00Z" w16du:dateUtc="2026-09-22T16:27:00Z"/>
        </w:trPr>
        <w:tc>
          <w:tcPr>
            <w:tcW w:w="709" w:type="dxa"/>
            <w:vMerge/>
            <w:tcBorders>
              <w:left w:val="single" w:sz="12" w:space="0" w:color="00000A"/>
              <w:bottom w:val="single" w:sz="6" w:space="0" w:color="00000A"/>
            </w:tcBorders>
            <w:vAlign w:val="center"/>
          </w:tcPr>
          <w:p w14:paraId="12A71545" w14:textId="77777777" w:rsidR="002B75C0" w:rsidRPr="001D411F" w:rsidRDefault="002B75C0" w:rsidP="008A5162">
            <w:pPr>
              <w:pStyle w:val="a0"/>
              <w:jc w:val="center"/>
              <w:rPr>
                <w:del w:id="378" w:author="uzivatel" w:date="2026-09-22T12:27:00Z" w16du:dateUtc="2026-09-22T16:27:00Z"/>
                <w:b/>
              </w:rPr>
            </w:pPr>
          </w:p>
        </w:tc>
        <w:tc>
          <w:tcPr>
            <w:tcW w:w="3397" w:type="dxa"/>
            <w:vMerge/>
            <w:tcBorders>
              <w:left w:val="single" w:sz="6" w:space="0" w:color="00000A"/>
              <w:bottom w:val="single" w:sz="6" w:space="0" w:color="00000A"/>
            </w:tcBorders>
            <w:vAlign w:val="center"/>
          </w:tcPr>
          <w:p w14:paraId="2EE7AB8B" w14:textId="77777777" w:rsidR="002B75C0" w:rsidRPr="001D411F" w:rsidRDefault="002B75C0" w:rsidP="008A5162">
            <w:pPr>
              <w:pStyle w:val="a0"/>
              <w:jc w:val="center"/>
              <w:rPr>
                <w:del w:id="379" w:author="uzivatel" w:date="2026-09-22T12:27:00Z" w16du:dateUtc="2026-09-22T16:27:00Z"/>
                <w:b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</w:tcBorders>
            <w:vAlign w:val="center"/>
          </w:tcPr>
          <w:p w14:paraId="08ACC52C" w14:textId="77777777" w:rsidR="002B75C0" w:rsidRPr="001D411F" w:rsidRDefault="002B75C0" w:rsidP="008A5162">
            <w:pPr>
              <w:pStyle w:val="a0"/>
              <w:tabs>
                <w:tab w:val="left" w:pos="0"/>
              </w:tabs>
              <w:ind w:firstLine="20"/>
              <w:jc w:val="center"/>
              <w:rPr>
                <w:del w:id="380" w:author="uzivatel" w:date="2026-09-22T12:27:00Z" w16du:dateUtc="2026-09-22T16:27:00Z"/>
                <w:b/>
              </w:rPr>
            </w:pPr>
            <w:del w:id="381" w:author="uzivatel" w:date="2026-09-22T12:27:00Z" w16du:dateUtc="2026-09-22T16:27:00Z">
              <w:r w:rsidRPr="001D411F">
                <w:rPr>
                  <w:b/>
                </w:rPr>
                <w:delText>Форма проведения занятия</w:delText>
              </w:r>
            </w:del>
          </w:p>
        </w:tc>
        <w:tc>
          <w:tcPr>
            <w:tcW w:w="1992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  <w:right w:val="single" w:sz="4" w:space="0" w:color="auto"/>
            </w:tcBorders>
            <w:vAlign w:val="center"/>
          </w:tcPr>
          <w:p w14:paraId="6714DC02" w14:textId="77777777" w:rsidR="002B75C0" w:rsidRPr="001D411F" w:rsidRDefault="002B75C0" w:rsidP="008A5162">
            <w:pPr>
              <w:pStyle w:val="a0"/>
              <w:tabs>
                <w:tab w:val="left" w:pos="0"/>
              </w:tabs>
              <w:jc w:val="center"/>
              <w:rPr>
                <w:del w:id="382" w:author="uzivatel" w:date="2026-09-22T12:27:00Z" w16du:dateUtc="2026-09-22T16:27:00Z"/>
                <w:b/>
              </w:rPr>
            </w:pPr>
            <w:del w:id="383" w:author="uzivatel" w:date="2026-09-22T12:27:00Z" w16du:dateUtc="2026-09-22T16:27:00Z">
              <w:r w:rsidRPr="001D411F">
                <w:rPr>
                  <w:b/>
                </w:rPr>
                <w:delText>Наименование видов занятий</w:delText>
              </w:r>
            </w:del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26492D51" w14:textId="77777777" w:rsidR="002B75C0" w:rsidRPr="001D411F" w:rsidRDefault="002B75C0" w:rsidP="008A5162">
            <w:pPr>
              <w:pStyle w:val="a0"/>
              <w:jc w:val="center"/>
              <w:rPr>
                <w:del w:id="384" w:author="uzivatel" w:date="2026-09-22T12:27:00Z" w16du:dateUtc="2026-09-22T16:27:00Z"/>
                <w:b/>
              </w:rPr>
            </w:pPr>
          </w:p>
        </w:tc>
      </w:tr>
      <w:bookmarkEnd w:id="333"/>
      <w:bookmarkEnd w:id="334"/>
      <w:bookmarkEnd w:id="356"/>
      <w:bookmarkEnd w:id="357"/>
      <w:bookmarkEnd w:id="358"/>
      <w:bookmarkEnd w:id="359"/>
      <w:tr w:rsidR="00BE48BB" w:rsidRPr="001D411F" w14:paraId="390597D9" w14:textId="77777777" w:rsidTr="00E56050">
        <w:trPr>
          <w:trHeight w:val="422"/>
          <w:del w:id="385" w:author="uzivatel" w:date="2026-09-22T12:27:00Z" w16du:dateUtc="2026-09-22T16:27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4F49D8B0" w14:textId="77777777" w:rsidR="00BE48BB" w:rsidRPr="001D411F" w:rsidRDefault="00BE48BB" w:rsidP="00BE48BB">
            <w:pPr>
              <w:pStyle w:val="a0"/>
              <w:jc w:val="center"/>
              <w:rPr>
                <w:del w:id="386" w:author="uzivatel" w:date="2026-09-22T12:27:00Z" w16du:dateUtc="2026-09-22T16:27:00Z"/>
              </w:rPr>
            </w:pPr>
            <w:del w:id="387" w:author="uzivatel" w:date="2026-09-22T12:27:00Z" w16du:dateUtc="2026-09-22T16:27:00Z">
              <w:r w:rsidRPr="001D411F">
                <w:delText>1.</w:delText>
              </w:r>
            </w:del>
          </w:p>
        </w:tc>
        <w:tc>
          <w:tcPr>
            <w:tcW w:w="339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vAlign w:val="center"/>
          </w:tcPr>
          <w:p w14:paraId="5F0AB8D1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388" w:author="uzivatel" w:date="2026-09-22T12:27:00Z" w16du:dateUtc="2026-09-22T16:27:00Z"/>
                <w:bCs/>
                <w:sz w:val="24"/>
                <w:szCs w:val="24"/>
              </w:rPr>
            </w:pPr>
            <w:del w:id="389" w:author="uzivatel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  <w:tc>
          <w:tcPr>
            <w:tcW w:w="19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396124CF" w14:textId="77777777" w:rsidR="00BE48BB" w:rsidRPr="001D411F" w:rsidRDefault="00BE48BB" w:rsidP="00BE48BB">
            <w:pPr>
              <w:pStyle w:val="a0"/>
              <w:rPr>
                <w:del w:id="390" w:author="uzivatel" w:date="2026-09-22T12:27:00Z" w16du:dateUtc="2026-09-22T16:27:00Z"/>
              </w:rPr>
            </w:pPr>
            <w:del w:id="391" w:author="uzivatel" w:date="2026-09-22T12:27:00Z" w16du:dateUtc="2026-09-22T16:27:00Z">
              <w:r w:rsidRPr="001D411F">
                <w:delText>лекционное занятие</w:delText>
              </w:r>
            </w:del>
          </w:p>
        </w:tc>
        <w:tc>
          <w:tcPr>
            <w:tcW w:w="199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5ECDEED7" w14:textId="77777777" w:rsidR="00BE48BB" w:rsidRPr="001D411F" w:rsidRDefault="00BE48BB" w:rsidP="00BE48BB">
            <w:pPr>
              <w:pStyle w:val="a0"/>
              <w:rPr>
                <w:del w:id="392" w:author="uzivatel" w:date="2026-09-22T12:27:00Z" w16du:dateUtc="2026-09-22T16:27:00Z"/>
              </w:rPr>
            </w:pPr>
            <w:del w:id="393" w:author="uzivatel" w:date="2026-09-22T12:27:00Z" w16du:dateUtc="2026-09-22T16:27:00Z">
              <w:r w:rsidRPr="001D411F">
                <w:delText>Выполнение практического задания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1D509F8D" w14:textId="77777777" w:rsidR="00BE48BB" w:rsidRPr="001D411F" w:rsidRDefault="00BE48BB" w:rsidP="00BE48BB">
            <w:pPr>
              <w:pStyle w:val="a0"/>
              <w:rPr>
                <w:del w:id="394" w:author="uzivatel" w:date="2026-09-22T12:27:00Z" w16du:dateUtc="2026-09-22T16:27:00Z"/>
              </w:rPr>
            </w:pPr>
          </w:p>
        </w:tc>
      </w:tr>
      <w:tr w:rsidR="00BE48BB" w:rsidRPr="001D411F" w14:paraId="32C8C909" w14:textId="77777777" w:rsidTr="00E56050">
        <w:trPr>
          <w:trHeight w:val="446"/>
          <w:del w:id="395" w:author="uzivatel" w:date="2026-09-22T12:27:00Z" w16du:dateUtc="2026-09-22T16:27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269F3F71" w14:textId="77777777" w:rsidR="00BE48BB" w:rsidRPr="001D411F" w:rsidRDefault="00BE48BB" w:rsidP="00BE48BB">
            <w:pPr>
              <w:pStyle w:val="a0"/>
              <w:jc w:val="center"/>
              <w:rPr>
                <w:del w:id="396" w:author="uzivatel" w:date="2026-09-22T12:27:00Z" w16du:dateUtc="2026-09-22T16:27:00Z"/>
              </w:rPr>
            </w:pPr>
            <w:del w:id="397" w:author="uzivatel" w:date="2026-09-22T12:27:00Z" w16du:dateUtc="2026-09-22T16:27:00Z">
              <w:r w:rsidRPr="001D411F">
                <w:delText>2.</w:delText>
              </w:r>
            </w:del>
          </w:p>
        </w:tc>
        <w:tc>
          <w:tcPr>
            <w:tcW w:w="339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vAlign w:val="center"/>
          </w:tcPr>
          <w:p w14:paraId="4651A333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398" w:author="uzivatel" w:date="2026-09-22T12:27:00Z" w16du:dateUtc="2026-09-22T16:27:00Z"/>
                <w:bCs/>
                <w:sz w:val="24"/>
                <w:szCs w:val="24"/>
              </w:rPr>
            </w:pPr>
            <w:del w:id="399" w:author="uzivatel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  <w:tc>
          <w:tcPr>
            <w:tcW w:w="19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44EEAA80" w14:textId="77777777" w:rsidR="00BE48BB" w:rsidRPr="001D411F" w:rsidRDefault="00BE48BB" w:rsidP="00BE48BB">
            <w:pPr>
              <w:pStyle w:val="a0"/>
              <w:rPr>
                <w:del w:id="400" w:author="uzivatel" w:date="2026-09-22T12:27:00Z" w16du:dateUtc="2026-09-22T16:27:00Z"/>
              </w:rPr>
            </w:pPr>
            <w:del w:id="401" w:author="uzivatel" w:date="2026-09-22T12:27:00Z" w16du:dateUtc="2026-09-22T16:27:00Z">
              <w:r w:rsidRPr="001D411F">
                <w:delText>практическое занятие</w:delText>
              </w:r>
            </w:del>
          </w:p>
        </w:tc>
        <w:tc>
          <w:tcPr>
            <w:tcW w:w="199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130FDB93" w14:textId="77777777" w:rsidR="00BE48BB" w:rsidRPr="001D411F" w:rsidRDefault="00BE48BB" w:rsidP="00BE48BB">
            <w:pPr>
              <w:pStyle w:val="a0"/>
              <w:rPr>
                <w:del w:id="402" w:author="uzivatel" w:date="2026-09-22T12:27:00Z" w16du:dateUtc="2026-09-22T16:27:00Z"/>
              </w:rPr>
            </w:pPr>
            <w:del w:id="403" w:author="uzivatel" w:date="2026-09-22T12:27:00Z" w16du:dateUtc="2026-09-22T16:27:00Z">
              <w:r w:rsidRPr="001D411F">
                <w:delText>Выполнение практического задания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62675F88" w14:textId="77777777" w:rsidR="00BE48BB" w:rsidRPr="001D411F" w:rsidRDefault="00BE48BB" w:rsidP="00BE48BB">
            <w:pPr>
              <w:pStyle w:val="a0"/>
              <w:rPr>
                <w:del w:id="404" w:author="uzivatel" w:date="2026-09-22T12:27:00Z" w16du:dateUtc="2026-09-22T16:27:00Z"/>
              </w:rPr>
            </w:pPr>
          </w:p>
        </w:tc>
      </w:tr>
      <w:bookmarkEnd w:id="335"/>
      <w:bookmarkEnd w:id="360"/>
    </w:tbl>
    <w:p w14:paraId="5BD535EF" w14:textId="77777777" w:rsidR="002B75C0" w:rsidRPr="001D411F" w:rsidRDefault="002B75C0" w:rsidP="00D141E6">
      <w:pPr>
        <w:rPr>
          <w:del w:id="405" w:author="uzivatel" w:date="2026-09-22T12:27:00Z" w16du:dateUtc="2026-09-22T16:27:00Z"/>
          <w:b/>
          <w:bCs/>
        </w:rPr>
      </w:pPr>
    </w:p>
    <w:p w14:paraId="1D82FF99" w14:textId="77777777" w:rsidR="006E4F50" w:rsidRPr="001D411F" w:rsidRDefault="00DA10A6" w:rsidP="006E4F50">
      <w:pPr>
        <w:jc w:val="both"/>
        <w:rPr>
          <w:del w:id="406" w:author="uzivatel" w:date="2026-09-22T12:27:00Z" w16du:dateUtc="2026-09-22T16:27:00Z"/>
          <w:b/>
          <w:bCs/>
          <w:caps/>
        </w:rPr>
      </w:pPr>
      <w:del w:id="407" w:author="uzivatel" w:date="2026-09-22T12:27:00Z" w16du:dateUtc="2026-09-22T16:27:00Z">
        <w:r w:rsidRPr="001D411F">
          <w:rPr>
            <w:b/>
            <w:bCs/>
            <w:caps/>
          </w:rPr>
          <w:delText>5. Учебно-методическое обеспечение для самостоятельной работы обучающихся по дисциплине</w:delText>
        </w:r>
      </w:del>
    </w:p>
    <w:p w14:paraId="45944807" w14:textId="77777777" w:rsidR="00BE48BB" w:rsidRPr="001D411F" w:rsidRDefault="00BE48BB" w:rsidP="00BE48BB">
      <w:pPr>
        <w:pStyle w:val="BodyText"/>
        <w:spacing w:after="0"/>
        <w:rPr>
          <w:del w:id="408" w:author="uzivatel" w:date="2026-09-22T12:27:00Z" w16du:dateUtc="2026-09-22T16:27:00Z"/>
        </w:rPr>
      </w:pPr>
      <w:del w:id="409" w:author="uzivatel" w:date="2026-09-22T12:27:00Z" w16du:dateUtc="2026-09-22T16:27:00Z">
        <w:r w:rsidRPr="001D411F">
          <w:rPr>
            <w:b/>
            <w:bCs/>
          </w:rPr>
          <w:delText>5.1. Темы для творческой самостоятельной работы обучающегося</w:delText>
        </w:r>
      </w:del>
    </w:p>
    <w:p w14:paraId="649C1E44" w14:textId="77777777" w:rsidR="00BE48BB" w:rsidRPr="001D411F" w:rsidRDefault="00BE48BB" w:rsidP="00BE48BB">
      <w:pPr>
        <w:pStyle w:val="BodyText"/>
        <w:spacing w:after="0"/>
        <w:rPr>
          <w:del w:id="410" w:author="uzivatel" w:date="2026-09-22T12:27:00Z" w16du:dateUtc="2026-09-22T16:27:00Z"/>
        </w:rPr>
      </w:pPr>
      <w:del w:id="411" w:author="uzivatel" w:date="2026-09-22T12:27:00Z" w16du:dateUtc="2026-09-22T16:27:00Z">
        <w:r w:rsidRPr="001D411F">
          <w:delText xml:space="preserve">Творческая самостоятельная работа обучающихся по дисциплине не предусмотрена. </w:delText>
        </w:r>
      </w:del>
    </w:p>
    <w:p w14:paraId="5441FBDB" w14:textId="77777777" w:rsidR="00BE48BB" w:rsidRPr="001D411F" w:rsidRDefault="00BE48BB" w:rsidP="00BE48BB">
      <w:pPr>
        <w:rPr>
          <w:del w:id="412" w:author="uzivatel" w:date="2026-09-22T12:27:00Z" w16du:dateUtc="2026-09-22T16:27:00Z"/>
          <w:b/>
          <w:bCs/>
        </w:rPr>
      </w:pPr>
    </w:p>
    <w:p w14:paraId="0267E2A5" w14:textId="77777777" w:rsidR="00BE48BB" w:rsidRPr="001D411F" w:rsidRDefault="00BE48BB" w:rsidP="00BE48BB">
      <w:pPr>
        <w:rPr>
          <w:del w:id="413" w:author="uzivatel" w:date="2026-09-22T12:27:00Z" w16du:dateUtc="2026-09-22T16:27:00Z"/>
          <w:b/>
          <w:bCs/>
        </w:rPr>
      </w:pPr>
      <w:del w:id="414" w:author="uzivatel" w:date="2026-09-22T12:27:00Z" w16du:dateUtc="2026-09-22T16:27:00Z">
        <w:r w:rsidRPr="001D411F">
          <w:rPr>
            <w:b/>
            <w:bCs/>
          </w:rPr>
          <w:delText>5.2. Темы рефератов</w:delText>
        </w:r>
      </w:del>
    </w:p>
    <w:p w14:paraId="666E7E80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15" w:author="uzivatel" w:date="2026-09-22T12:27:00Z" w16du:dateUtc="2026-09-22T16:27:00Z"/>
          <w:rFonts w:ascii="Times New Roman" w:hAnsi="Times New Roman"/>
          <w:bCs/>
          <w:sz w:val="24"/>
          <w:szCs w:val="24"/>
        </w:rPr>
      </w:pPr>
      <w:del w:id="416" w:author="uzivate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Роль высшего образования в современной России</w:delText>
        </w:r>
      </w:del>
    </w:p>
    <w:p w14:paraId="37F7D4F0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17" w:author="uzivatel" w:date="2026-09-22T12:27:00Z" w16du:dateUtc="2026-09-22T16:27:00Z"/>
          <w:rFonts w:ascii="Times New Roman" w:hAnsi="Times New Roman"/>
          <w:bCs/>
          <w:sz w:val="24"/>
          <w:szCs w:val="24"/>
        </w:rPr>
      </w:pPr>
      <w:del w:id="418" w:author="uzivate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Роль высшего образования в современной цивилизации</w:delText>
        </w:r>
      </w:del>
    </w:p>
    <w:p w14:paraId="39B0BCE6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19" w:author="uzivatel" w:date="2026-09-22T12:27:00Z" w16du:dateUtc="2026-09-22T16:27:00Z"/>
          <w:rFonts w:ascii="Times New Roman" w:hAnsi="Times New Roman"/>
          <w:bCs/>
          <w:sz w:val="24"/>
          <w:szCs w:val="24"/>
        </w:rPr>
      </w:pPr>
      <w:del w:id="420" w:author="uzivate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Гуманизация, фундаментализация и стандартизация высшего образования</w:delText>
        </w:r>
      </w:del>
    </w:p>
    <w:p w14:paraId="4C4BA8DB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21" w:author="uzivatel" w:date="2026-09-22T12:27:00Z" w16du:dateUtc="2026-09-22T16:27:00Z"/>
          <w:rFonts w:ascii="Times New Roman" w:hAnsi="Times New Roman"/>
          <w:bCs/>
          <w:sz w:val="24"/>
          <w:szCs w:val="24"/>
        </w:rPr>
      </w:pPr>
      <w:del w:id="422" w:author="uzivate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Самосознание педагога и структура педагогической деятельности</w:delText>
        </w:r>
      </w:del>
    </w:p>
    <w:p w14:paraId="0D99C994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23" w:author="uzivatel" w:date="2026-09-22T12:27:00Z" w16du:dateUtc="2026-09-22T16:27:00Z"/>
          <w:rFonts w:ascii="Times New Roman" w:hAnsi="Times New Roman"/>
          <w:bCs/>
          <w:sz w:val="24"/>
          <w:szCs w:val="24"/>
        </w:rPr>
      </w:pPr>
      <w:del w:id="424" w:author="uzivate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Информационные технологии в образовательном процессе вуза</w:delText>
        </w:r>
      </w:del>
    </w:p>
    <w:p w14:paraId="5FD6FB72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25" w:author="uzivatel" w:date="2026-09-22T12:27:00Z" w16du:dateUtc="2026-09-22T16:27:00Z"/>
          <w:rFonts w:ascii="Times New Roman" w:hAnsi="Times New Roman"/>
          <w:bCs/>
          <w:sz w:val="24"/>
          <w:szCs w:val="24"/>
        </w:rPr>
      </w:pPr>
      <w:del w:id="426" w:author="uzivate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Психология профессионального становления личности.</w:delText>
        </w:r>
      </w:del>
    </w:p>
    <w:p w14:paraId="55792598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27" w:author="uzivatel" w:date="2026-09-22T12:27:00Z" w16du:dateUtc="2026-09-22T16:27:00Z"/>
          <w:rFonts w:ascii="Times New Roman" w:hAnsi="Times New Roman"/>
          <w:bCs/>
          <w:sz w:val="24"/>
          <w:szCs w:val="24"/>
        </w:rPr>
      </w:pPr>
      <w:del w:id="428" w:author="uzivate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Проблемы успеваемости в высшей школе</w:delText>
        </w:r>
      </w:del>
    </w:p>
    <w:p w14:paraId="23A4289D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29" w:author="uzivatel" w:date="2026-09-22T12:27:00Z" w16du:dateUtc="2026-09-22T16:27:00Z"/>
          <w:rFonts w:ascii="Times New Roman" w:hAnsi="Times New Roman"/>
          <w:bCs/>
          <w:sz w:val="24"/>
          <w:szCs w:val="24"/>
        </w:rPr>
      </w:pPr>
      <w:del w:id="430" w:author="uzivate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Психология профессионального становления</w:delText>
        </w:r>
      </w:del>
    </w:p>
    <w:p w14:paraId="6BB6D431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31" w:author="uzivatel" w:date="2026-09-22T12:27:00Z" w16du:dateUtc="2026-09-22T16:27:00Z"/>
          <w:rFonts w:ascii="Times New Roman" w:hAnsi="Times New Roman"/>
          <w:bCs/>
          <w:sz w:val="24"/>
          <w:szCs w:val="24"/>
        </w:rPr>
      </w:pPr>
      <w:del w:id="432" w:author="uzivate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Методологические основы моделирования образовательных программ.</w:delText>
        </w:r>
      </w:del>
    </w:p>
    <w:p w14:paraId="5FF74EBD" w14:textId="77777777" w:rsidR="00BE48BB" w:rsidRPr="001D411F" w:rsidRDefault="00BE48BB" w:rsidP="00BE48BB">
      <w:pPr>
        <w:pStyle w:val="ListParagraph"/>
        <w:numPr>
          <w:ilvl w:val="0"/>
          <w:numId w:val="31"/>
        </w:numPr>
        <w:rPr>
          <w:del w:id="433" w:author="uzivatel" w:date="2026-09-22T12:27:00Z" w16du:dateUtc="2026-09-22T16:27:00Z"/>
          <w:rFonts w:ascii="Times New Roman" w:hAnsi="Times New Roman"/>
          <w:bCs/>
          <w:sz w:val="24"/>
          <w:szCs w:val="24"/>
        </w:rPr>
      </w:pPr>
      <w:del w:id="434" w:author="uzivate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 xml:space="preserve">Методы обучения в высшей школе и их классификация по различным основаниям. </w:delText>
        </w:r>
      </w:del>
    </w:p>
    <w:p w14:paraId="2D949AED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35" w:author="uzivatel" w:date="2026-09-22T12:27:00Z" w16du:dateUtc="2026-09-22T16:27:00Z"/>
          <w:rFonts w:ascii="Times New Roman" w:hAnsi="Times New Roman"/>
          <w:bCs/>
          <w:sz w:val="24"/>
          <w:szCs w:val="24"/>
        </w:rPr>
      </w:pPr>
      <w:del w:id="436" w:author="uzivate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Реализация образовательных программ в вузе и их практическая значимость.</w:delText>
        </w:r>
      </w:del>
    </w:p>
    <w:p w14:paraId="39085003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rPr>
          <w:del w:id="437" w:author="uzivatel" w:date="2026-09-22T12:27:00Z" w16du:dateUtc="2026-09-22T16:27:00Z"/>
          <w:rFonts w:ascii="Times New Roman" w:hAnsi="Times New Roman"/>
          <w:bCs/>
          <w:sz w:val="24"/>
          <w:szCs w:val="24"/>
        </w:rPr>
      </w:pPr>
      <w:del w:id="438" w:author="uzivatel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Самостоятельная работа студентов: функции, требования, виды.</w:delText>
        </w:r>
      </w:del>
    </w:p>
    <w:p w14:paraId="0EF25BBC" w14:textId="77777777" w:rsidR="00BE48BB" w:rsidRPr="001D411F" w:rsidRDefault="00BE48BB" w:rsidP="00BE48BB">
      <w:pPr>
        <w:pStyle w:val="ListParagraph"/>
        <w:numPr>
          <w:ilvl w:val="0"/>
          <w:numId w:val="31"/>
        </w:numPr>
        <w:tabs>
          <w:tab w:val="left" w:pos="284"/>
        </w:tabs>
        <w:spacing w:after="0" w:line="240" w:lineRule="auto"/>
        <w:jc w:val="both"/>
        <w:rPr>
          <w:del w:id="439" w:author="uzivatel" w:date="2026-09-22T12:27:00Z" w16du:dateUtc="2026-09-22T16:27:00Z"/>
          <w:rFonts w:ascii="Times New Roman" w:hAnsi="Times New Roman"/>
          <w:sz w:val="24"/>
          <w:szCs w:val="24"/>
        </w:rPr>
      </w:pPr>
      <w:del w:id="440" w:author="uzivatel" w:date="2026-09-22T12:27:00Z" w16du:dateUtc="2026-09-22T16:27:00Z">
        <w:r w:rsidRPr="001D411F">
          <w:rPr>
            <w:rFonts w:ascii="Times New Roman" w:hAnsi="Times New Roman"/>
            <w:sz w:val="24"/>
            <w:szCs w:val="24"/>
          </w:rPr>
          <w:delText>Инновационные технологии в обучении.</w:delText>
        </w:r>
      </w:del>
    </w:p>
    <w:p w14:paraId="02B5EA35" w14:textId="77777777" w:rsidR="00BE48BB" w:rsidRPr="001D411F" w:rsidRDefault="00BE48BB" w:rsidP="00BE48BB">
      <w:pPr>
        <w:pStyle w:val="ListParagraph"/>
        <w:numPr>
          <w:ilvl w:val="0"/>
          <w:numId w:val="31"/>
        </w:numPr>
        <w:tabs>
          <w:tab w:val="left" w:pos="284"/>
        </w:tabs>
        <w:spacing w:after="0" w:line="240" w:lineRule="auto"/>
        <w:jc w:val="both"/>
        <w:rPr>
          <w:del w:id="441" w:author="uzivatel" w:date="2026-09-22T12:27:00Z" w16du:dateUtc="2026-09-22T16:27:00Z"/>
          <w:rFonts w:ascii="Times New Roman" w:hAnsi="Times New Roman"/>
          <w:sz w:val="24"/>
          <w:szCs w:val="24"/>
        </w:rPr>
      </w:pPr>
      <w:del w:id="442" w:author="uzivatel" w:date="2026-09-22T12:27:00Z" w16du:dateUtc="2026-09-22T16:27:00Z">
        <w:r w:rsidRPr="001D411F">
          <w:rPr>
            <w:rFonts w:ascii="Times New Roman" w:hAnsi="Times New Roman"/>
            <w:sz w:val="24"/>
            <w:szCs w:val="24"/>
          </w:rPr>
          <w:delText xml:space="preserve">Дистанционное обучение в системе профессиональной подготовки. </w:delText>
        </w:r>
      </w:del>
    </w:p>
    <w:p w14:paraId="17E69B7E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443" w:author="uzivatel" w:date="2026-09-22T12:27:00Z" w16du:dateUtc="2026-09-22T16:27:00Z"/>
        </w:rPr>
      </w:pPr>
      <w:del w:id="444" w:author="uzivatel" w:date="2026-09-22T12:27:00Z" w16du:dateUtc="2026-09-22T16:27:00Z">
        <w:r w:rsidRPr="001D411F">
          <w:delText>Основные направления организации самостоятельной работы у бакалавров и магистров.</w:delText>
        </w:r>
      </w:del>
    </w:p>
    <w:p w14:paraId="04E7F903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445" w:author="uzivatel" w:date="2026-09-22T12:27:00Z" w16du:dateUtc="2026-09-22T16:27:00Z"/>
        </w:rPr>
      </w:pPr>
      <w:del w:id="446" w:author="uzivatel" w:date="2026-09-22T12:27:00Z" w16du:dateUtc="2026-09-22T16:27:00Z">
        <w:r w:rsidRPr="001D411F">
          <w:delText xml:space="preserve">Основные направления развития личности студента. </w:delText>
        </w:r>
      </w:del>
    </w:p>
    <w:p w14:paraId="5248901A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447" w:author="uzivatel" w:date="2026-09-22T12:27:00Z" w16du:dateUtc="2026-09-22T16:27:00Z"/>
        </w:rPr>
      </w:pPr>
      <w:del w:id="448" w:author="uzivatel" w:date="2026-09-22T12:27:00Z" w16du:dateUtc="2026-09-22T16:27:00Z">
        <w:r w:rsidRPr="001D411F">
          <w:delText xml:space="preserve">Особенности интеллектуального развития студентов. </w:delText>
        </w:r>
      </w:del>
    </w:p>
    <w:p w14:paraId="44CD0F22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449" w:author="uzivatel" w:date="2026-09-22T12:27:00Z" w16du:dateUtc="2026-09-22T16:27:00Z"/>
        </w:rPr>
      </w:pPr>
      <w:del w:id="450" w:author="uzivatel" w:date="2026-09-22T12:27:00Z" w16du:dateUtc="2026-09-22T16:27:00Z">
        <w:r w:rsidRPr="001D411F">
          <w:delText xml:space="preserve">Познавательный интерес, познавательная деятельность, познавательная активность. </w:delText>
        </w:r>
      </w:del>
    </w:p>
    <w:p w14:paraId="09CA7574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451" w:author="uzivatel" w:date="2026-09-22T12:27:00Z" w16du:dateUtc="2026-09-22T16:27:00Z"/>
        </w:rPr>
      </w:pPr>
      <w:del w:id="452" w:author="uzivatel" w:date="2026-09-22T12:27:00Z" w16du:dateUtc="2026-09-22T16:27:00Z">
        <w:r w:rsidRPr="001D411F">
          <w:delText xml:space="preserve">Средства активизации познавательной деятельности в вузе. Познавательная самостоятельность. </w:delText>
        </w:r>
      </w:del>
    </w:p>
    <w:p w14:paraId="37089E69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453" w:author="uzivatel" w:date="2026-09-22T12:27:00Z" w16du:dateUtc="2026-09-22T16:27:00Z"/>
        </w:rPr>
      </w:pPr>
      <w:del w:id="454" w:author="uzivatel" w:date="2026-09-22T12:27:00Z" w16du:dateUtc="2026-09-22T16:27:00Z">
        <w:r w:rsidRPr="001D411F">
          <w:delText xml:space="preserve">Теория поэтапного формирования умственных действий как наиболее эффективный путь решения проблемы управления познавательной деятельностью студентов.  </w:delText>
        </w:r>
      </w:del>
    </w:p>
    <w:p w14:paraId="60B1EF9E" w14:textId="77777777" w:rsidR="009F4F6F" w:rsidRPr="001D411F" w:rsidRDefault="009F4F6F" w:rsidP="00625492">
      <w:pPr>
        <w:rPr>
          <w:del w:id="455" w:author="uzivatel" w:date="2026-09-22T12:27:00Z" w16du:dateUtc="2026-09-22T16:27:00Z"/>
          <w:b/>
          <w:bCs/>
          <w:caps/>
        </w:rPr>
      </w:pPr>
    </w:p>
    <w:p w14:paraId="2542798F" w14:textId="77777777" w:rsidR="00DA10A6" w:rsidRPr="001D411F" w:rsidRDefault="00DA10A6" w:rsidP="00625492">
      <w:pPr>
        <w:rPr>
          <w:del w:id="456" w:author="uzivatel" w:date="2026-09-22T12:27:00Z" w16du:dateUtc="2026-09-22T16:27:00Z"/>
          <w:b/>
          <w:bCs/>
        </w:rPr>
      </w:pPr>
      <w:del w:id="457" w:author="uzivatel" w:date="2026-09-22T12:27:00Z" w16du:dateUtc="2026-09-22T16:27:00Z">
        <w:r w:rsidRPr="001D411F">
          <w:rPr>
            <w:b/>
            <w:bCs/>
            <w:caps/>
          </w:rPr>
          <w:delText xml:space="preserve">6. Оценочные средства для текущего контроля успеваемости </w:delText>
        </w:r>
      </w:del>
    </w:p>
    <w:p w14:paraId="023E31C7" w14:textId="77777777" w:rsidR="00DA10A6" w:rsidRPr="001D411F" w:rsidRDefault="00DA10A6" w:rsidP="00D66A7F">
      <w:pPr>
        <w:spacing w:after="120"/>
        <w:rPr>
          <w:del w:id="458" w:author="uzivatel" w:date="2026-09-22T12:27:00Z" w16du:dateUtc="2026-09-22T16:27:00Z"/>
          <w:b/>
          <w:bCs/>
        </w:rPr>
      </w:pPr>
      <w:del w:id="459" w:author="uzivatel" w:date="2026-09-22T12:27:00Z" w16du:dateUtc="2026-09-22T16:27:00Z">
        <w:r w:rsidRPr="001D411F">
          <w:rPr>
            <w:b/>
            <w:bCs/>
          </w:rPr>
          <w:delText xml:space="preserve">6.1. </w:delText>
        </w:r>
        <w:r w:rsidR="00D66A7F" w:rsidRPr="001D411F">
          <w:rPr>
            <w:b/>
            <w:bCs/>
          </w:rPr>
          <w:delText>Текущий контроль</w:delText>
        </w:r>
      </w:del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096"/>
        <w:gridCol w:w="2693"/>
      </w:tblGrid>
      <w:tr w:rsidR="00D66A7F" w:rsidRPr="001D411F" w14:paraId="6CA32532" w14:textId="77777777" w:rsidTr="004953F9">
        <w:trPr>
          <w:trHeight w:val="582"/>
          <w:del w:id="460" w:author="uzivatel" w:date="2026-09-22T12:27:00Z" w16du:dateUtc="2026-09-22T16:27:00Z"/>
        </w:trPr>
        <w:tc>
          <w:tcPr>
            <w:tcW w:w="567" w:type="dxa"/>
            <w:vAlign w:val="center"/>
          </w:tcPr>
          <w:p w14:paraId="27085611" w14:textId="77777777" w:rsidR="00D66A7F" w:rsidRPr="001D411F" w:rsidRDefault="00D66A7F" w:rsidP="00F43A50">
            <w:pPr>
              <w:pStyle w:val="a0"/>
              <w:jc w:val="center"/>
              <w:rPr>
                <w:del w:id="461" w:author="uzivatel" w:date="2026-09-22T12:27:00Z" w16du:dateUtc="2026-09-22T16:27:00Z"/>
              </w:rPr>
            </w:pPr>
            <w:del w:id="462" w:author="uzivatel" w:date="2026-09-22T12:27:00Z" w16du:dateUtc="2026-09-22T16:27:00Z">
              <w:r w:rsidRPr="001D411F">
                <w:delText>№</w:delText>
              </w:r>
            </w:del>
          </w:p>
          <w:p w14:paraId="05DA9B8E" w14:textId="77777777" w:rsidR="00D66A7F" w:rsidRPr="001D411F" w:rsidRDefault="00D66A7F" w:rsidP="00F43A50">
            <w:pPr>
              <w:pStyle w:val="a0"/>
              <w:jc w:val="center"/>
              <w:rPr>
                <w:del w:id="463" w:author="uzivatel" w:date="2026-09-22T12:27:00Z" w16du:dateUtc="2026-09-22T16:27:00Z"/>
              </w:rPr>
            </w:pPr>
            <w:del w:id="464" w:author="uzivatel" w:date="2026-09-22T12:27:00Z" w16du:dateUtc="2026-09-22T16:27:00Z">
              <w:r w:rsidRPr="001D411F">
                <w:delText>п</w:delText>
              </w:r>
              <w:r w:rsidR="007D59BB" w:rsidRPr="001D411F">
                <w:delText>/</w:delText>
              </w:r>
              <w:r w:rsidRPr="001D411F">
                <w:delText>п</w:delText>
              </w:r>
            </w:del>
          </w:p>
        </w:tc>
        <w:tc>
          <w:tcPr>
            <w:tcW w:w="6096" w:type="dxa"/>
            <w:vAlign w:val="center"/>
          </w:tcPr>
          <w:p w14:paraId="2E8E44BE" w14:textId="77777777" w:rsidR="00D66A7F" w:rsidRPr="001D411F" w:rsidRDefault="00D66A7F" w:rsidP="00F43A50">
            <w:pPr>
              <w:pStyle w:val="a0"/>
              <w:jc w:val="center"/>
              <w:rPr>
                <w:del w:id="465" w:author="uzivatel" w:date="2026-09-22T12:27:00Z" w16du:dateUtc="2026-09-22T16:27:00Z"/>
              </w:rPr>
            </w:pPr>
            <w:del w:id="466" w:author="uzivatel" w:date="2026-09-22T12:27:00Z" w16du:dateUtc="2026-09-22T16:27:00Z">
              <w:r w:rsidRPr="001D411F">
                <w:delText>№  и наименование блока (раздела) дисциплины</w:delText>
              </w:r>
            </w:del>
          </w:p>
        </w:tc>
        <w:tc>
          <w:tcPr>
            <w:tcW w:w="2693" w:type="dxa"/>
            <w:vAlign w:val="center"/>
          </w:tcPr>
          <w:p w14:paraId="22F002AB" w14:textId="77777777" w:rsidR="00D66A7F" w:rsidRPr="001D411F" w:rsidRDefault="00D66A7F" w:rsidP="00F43A50">
            <w:pPr>
              <w:pStyle w:val="a0"/>
              <w:jc w:val="center"/>
              <w:rPr>
                <w:del w:id="467" w:author="uzivatel" w:date="2026-09-22T12:27:00Z" w16du:dateUtc="2026-09-22T16:27:00Z"/>
              </w:rPr>
            </w:pPr>
            <w:del w:id="468" w:author="uzivatel" w:date="2026-09-22T12:27:00Z" w16du:dateUtc="2026-09-22T16:27:00Z">
              <w:r w:rsidRPr="001D411F">
                <w:delText>Форма текущего контроля</w:delText>
              </w:r>
            </w:del>
          </w:p>
        </w:tc>
      </w:tr>
      <w:tr w:rsidR="00BE48BB" w:rsidRPr="001D411F" w14:paraId="59BA62BB" w14:textId="77777777" w:rsidTr="00D27E1F">
        <w:trPr>
          <w:del w:id="469" w:author="uzivatel" w:date="2026-09-22T12:27:00Z" w16du:dateUtc="2026-09-22T16:27:00Z"/>
        </w:trPr>
        <w:tc>
          <w:tcPr>
            <w:tcW w:w="567" w:type="dxa"/>
          </w:tcPr>
          <w:p w14:paraId="49D6EF84" w14:textId="77777777" w:rsidR="00BE48BB" w:rsidRPr="001D411F" w:rsidRDefault="00BE48BB" w:rsidP="00BE48BB">
            <w:pPr>
              <w:pStyle w:val="a0"/>
              <w:rPr>
                <w:del w:id="470" w:author="uzivatel" w:date="2026-09-22T12:27:00Z" w16du:dateUtc="2026-09-22T16:27:00Z"/>
              </w:rPr>
            </w:pPr>
            <w:del w:id="471" w:author="uzivatel" w:date="2026-09-22T12:27:00Z" w16du:dateUtc="2026-09-22T16:27:00Z">
              <w:r w:rsidRPr="001D411F">
                <w:delText>1</w:delText>
              </w:r>
            </w:del>
          </w:p>
        </w:tc>
        <w:tc>
          <w:tcPr>
            <w:tcW w:w="6096" w:type="dxa"/>
            <w:vAlign w:val="center"/>
          </w:tcPr>
          <w:p w14:paraId="55AF7AA3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472" w:author="uzivatel" w:date="2026-09-22T12:27:00Z" w16du:dateUtc="2026-09-22T16:27:00Z"/>
                <w:bCs/>
                <w:sz w:val="24"/>
                <w:szCs w:val="24"/>
              </w:rPr>
            </w:pPr>
            <w:del w:id="473" w:author="uzivatel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  <w:tc>
          <w:tcPr>
            <w:tcW w:w="2693" w:type="dxa"/>
            <w:vAlign w:val="center"/>
          </w:tcPr>
          <w:p w14:paraId="48009755" w14:textId="77777777" w:rsidR="00BE48BB" w:rsidRPr="001D411F" w:rsidRDefault="00BE48BB" w:rsidP="00BE48BB">
            <w:pPr>
              <w:pStyle w:val="a0"/>
              <w:jc w:val="center"/>
              <w:rPr>
                <w:del w:id="474" w:author="uzivatel" w:date="2026-09-22T12:27:00Z" w16du:dateUtc="2026-09-22T16:27:00Z"/>
              </w:rPr>
            </w:pPr>
            <w:del w:id="475" w:author="uzivatel" w:date="2026-09-22T12:27:00Z" w16du:dateUtc="2026-09-22T16:27:00Z">
              <w:r w:rsidRPr="001D411F">
                <w:delText>Работа на практических занятиях</w:delText>
              </w:r>
            </w:del>
          </w:p>
        </w:tc>
      </w:tr>
      <w:tr w:rsidR="00BE48BB" w:rsidRPr="001D411F" w14:paraId="0AA3EC1F" w14:textId="77777777" w:rsidTr="00D27E1F">
        <w:trPr>
          <w:del w:id="476" w:author="uzivatel" w:date="2026-09-22T12:27:00Z" w16du:dateUtc="2026-09-22T16:27:00Z"/>
        </w:trPr>
        <w:tc>
          <w:tcPr>
            <w:tcW w:w="567" w:type="dxa"/>
          </w:tcPr>
          <w:p w14:paraId="5E6A8B61" w14:textId="77777777" w:rsidR="00BE48BB" w:rsidRPr="001D411F" w:rsidRDefault="00BE48BB" w:rsidP="00BE48BB">
            <w:pPr>
              <w:pStyle w:val="a0"/>
              <w:rPr>
                <w:del w:id="477" w:author="uzivatel" w:date="2026-09-22T12:27:00Z" w16du:dateUtc="2026-09-22T16:27:00Z"/>
              </w:rPr>
            </w:pPr>
            <w:del w:id="478" w:author="uzivatel" w:date="2026-09-22T12:27:00Z" w16du:dateUtc="2026-09-22T16:27:00Z">
              <w:r w:rsidRPr="001D411F">
                <w:delText>2</w:delText>
              </w:r>
            </w:del>
          </w:p>
        </w:tc>
        <w:tc>
          <w:tcPr>
            <w:tcW w:w="6096" w:type="dxa"/>
            <w:vAlign w:val="center"/>
          </w:tcPr>
          <w:p w14:paraId="3871F436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479" w:author="uzivatel" w:date="2026-09-22T12:27:00Z" w16du:dateUtc="2026-09-22T16:27:00Z"/>
                <w:bCs/>
                <w:sz w:val="24"/>
                <w:szCs w:val="24"/>
              </w:rPr>
            </w:pPr>
            <w:del w:id="480" w:author="uzivatel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  <w:tc>
          <w:tcPr>
            <w:tcW w:w="2693" w:type="dxa"/>
          </w:tcPr>
          <w:p w14:paraId="06B28BA5" w14:textId="77777777" w:rsidR="00BE48BB" w:rsidRPr="001D411F" w:rsidRDefault="00BE48BB" w:rsidP="00BE48BB">
            <w:pPr>
              <w:pStyle w:val="a0"/>
              <w:jc w:val="center"/>
              <w:rPr>
                <w:del w:id="481" w:author="uzivatel" w:date="2026-09-22T12:27:00Z" w16du:dateUtc="2026-09-22T16:27:00Z"/>
              </w:rPr>
            </w:pPr>
            <w:del w:id="482" w:author="uzivatel" w:date="2026-09-22T12:27:00Z" w16du:dateUtc="2026-09-22T16:27:00Z">
              <w:r w:rsidRPr="001D411F">
                <w:delText>Работа на практических занятиях</w:delText>
              </w:r>
            </w:del>
          </w:p>
        </w:tc>
      </w:tr>
    </w:tbl>
    <w:p w14:paraId="4DA6170F" w14:textId="77777777" w:rsidR="00D66A7F" w:rsidRPr="001D411F" w:rsidRDefault="00D66A7F" w:rsidP="00D66A7F">
      <w:pPr>
        <w:spacing w:after="120"/>
        <w:rPr>
          <w:del w:id="483" w:author="uzivatel" w:date="2026-09-22T12:27:00Z" w16du:dateUtc="2026-09-22T16:27:00Z"/>
          <w:b/>
          <w:bCs/>
        </w:rPr>
      </w:pPr>
    </w:p>
    <w:p w14:paraId="77CF8452" w14:textId="77777777" w:rsidR="00EA3E09" w:rsidRPr="001D411F" w:rsidRDefault="00DA10A6" w:rsidP="006C7B9A">
      <w:pPr>
        <w:spacing w:line="360" w:lineRule="auto"/>
        <w:rPr>
          <w:del w:id="484" w:author="uzivatel" w:date="2026-09-22T12:27:00Z" w16du:dateUtc="2026-09-22T16:27:00Z"/>
          <w:b/>
          <w:bCs/>
        </w:rPr>
      </w:pPr>
      <w:del w:id="485" w:author="uzivatel" w:date="2026-09-22T12:27:00Z" w16du:dateUtc="2026-09-22T16:27:00Z">
        <w:r w:rsidRPr="001D411F">
          <w:rPr>
            <w:b/>
            <w:bCs/>
          </w:rPr>
          <w:delText>7. ПЕРЕЧЕНЬ УЧЕБНОЙ ЛИТЕРАТУРЫ:</w:delText>
        </w:r>
      </w:del>
    </w:p>
    <w:p w14:paraId="6F1430E0" w14:textId="77777777" w:rsidR="00320791" w:rsidRPr="001D411F" w:rsidRDefault="00320791" w:rsidP="00320791">
      <w:pPr>
        <w:spacing w:line="360" w:lineRule="auto"/>
        <w:rPr>
          <w:del w:id="486" w:author="uzivatel" w:date="2026-09-22T12:27:00Z" w16du:dateUtc="2026-09-22T16:27:00Z"/>
          <w:b/>
          <w:bCs/>
        </w:rPr>
      </w:pPr>
    </w:p>
    <w:tbl>
      <w:tblPr>
        <w:tblW w:w="9493" w:type="dxa"/>
        <w:tblInd w:w="41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Layout w:type="fixed"/>
        <w:tblCellMar>
          <w:top w:w="55" w:type="dxa"/>
          <w:left w:w="36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62"/>
        <w:gridCol w:w="2268"/>
        <w:gridCol w:w="1560"/>
        <w:gridCol w:w="1275"/>
        <w:gridCol w:w="1134"/>
        <w:gridCol w:w="1276"/>
        <w:gridCol w:w="1418"/>
      </w:tblGrid>
      <w:tr w:rsidR="00BE48BB" w:rsidRPr="001D411F" w14:paraId="620A89F9" w14:textId="77777777" w:rsidTr="00AD7573">
        <w:trPr>
          <w:del w:id="487" w:author="uzivatel" w:date="2026-09-22T12:27:00Z" w16du:dateUtc="2026-09-22T16:27:00Z"/>
        </w:trPr>
        <w:tc>
          <w:tcPr>
            <w:tcW w:w="562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74A40193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88" w:author="uzivatel" w:date="2026-09-22T12:27:00Z" w16du:dateUtc="2026-09-22T16:27:00Z"/>
                <w:b/>
              </w:rPr>
            </w:pPr>
            <w:del w:id="489" w:author="uzivatel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№ п/п</w:delText>
              </w:r>
            </w:del>
          </w:p>
        </w:tc>
        <w:tc>
          <w:tcPr>
            <w:tcW w:w="2268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52DD5C83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90" w:author="uzivatel" w:date="2026-09-22T12:27:00Z" w16du:dateUtc="2026-09-22T16:27:00Z"/>
                <w:b/>
                <w:bCs/>
              </w:rPr>
            </w:pPr>
            <w:del w:id="491" w:author="uzivatel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Наименование</w:delText>
              </w:r>
            </w:del>
          </w:p>
        </w:tc>
        <w:tc>
          <w:tcPr>
            <w:tcW w:w="1560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1132EE07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92" w:author="uzivatel" w:date="2026-09-22T12:27:00Z" w16du:dateUtc="2026-09-22T16:27:00Z"/>
                <w:b/>
                <w:bCs/>
              </w:rPr>
            </w:pPr>
            <w:del w:id="493" w:author="uzivatel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Авторы</w:delText>
              </w:r>
            </w:del>
          </w:p>
        </w:tc>
        <w:tc>
          <w:tcPr>
            <w:tcW w:w="1275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textDirection w:val="btLr"/>
            <w:vAlign w:val="center"/>
          </w:tcPr>
          <w:p w14:paraId="69E22D40" w14:textId="77777777" w:rsidR="00BE48BB" w:rsidRPr="001D411F" w:rsidRDefault="00BE48BB" w:rsidP="00AD7573">
            <w:pPr>
              <w:shd w:val="clear" w:color="auto" w:fill="FFFFFF"/>
              <w:snapToGrid w:val="0"/>
              <w:ind w:left="113" w:right="113"/>
              <w:jc w:val="center"/>
              <w:rPr>
                <w:del w:id="494" w:author="uzivatel" w:date="2026-09-22T12:27:00Z" w16du:dateUtc="2026-09-22T16:27:00Z"/>
                <w:b/>
                <w:bCs/>
              </w:rPr>
            </w:pPr>
            <w:del w:id="495" w:author="uzivatel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Место издания</w:delText>
              </w:r>
            </w:del>
          </w:p>
        </w:tc>
        <w:tc>
          <w:tcPr>
            <w:tcW w:w="1134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textDirection w:val="btLr"/>
            <w:vAlign w:val="center"/>
          </w:tcPr>
          <w:p w14:paraId="24EEDE9F" w14:textId="77777777" w:rsidR="00BE48BB" w:rsidRPr="001D411F" w:rsidRDefault="00BE48BB" w:rsidP="00AD7573">
            <w:pPr>
              <w:shd w:val="clear" w:color="auto" w:fill="FFFFFF"/>
              <w:snapToGrid w:val="0"/>
              <w:ind w:left="113" w:right="113"/>
              <w:jc w:val="center"/>
              <w:rPr>
                <w:del w:id="496" w:author="uzivatel" w:date="2026-09-22T12:27:00Z" w16du:dateUtc="2026-09-22T16:27:00Z"/>
                <w:b/>
                <w:bCs/>
              </w:rPr>
            </w:pPr>
            <w:del w:id="497" w:author="uzivatel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Год издания</w:delText>
              </w:r>
            </w:del>
          </w:p>
        </w:tc>
        <w:tc>
          <w:tcPr>
            <w:tcW w:w="269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  <w:vAlign w:val="center"/>
          </w:tcPr>
          <w:p w14:paraId="7ADF4297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98" w:author="uzivatel" w:date="2026-09-22T12:27:00Z" w16du:dateUtc="2026-09-22T16:27:00Z"/>
                <w:b/>
                <w:bCs/>
              </w:rPr>
            </w:pPr>
            <w:del w:id="499" w:author="uzivatel" w:date="2026-09-22T12:27:00Z" w16du:dateUtc="2026-09-22T16:27:00Z">
              <w:r w:rsidRPr="001D411F">
                <w:rPr>
                  <w:b/>
                  <w:bCs/>
                  <w:shd w:val="clear" w:color="auto" w:fill="FFFFFF"/>
                </w:rPr>
                <w:delText>Наличие</w:delText>
              </w:r>
            </w:del>
          </w:p>
        </w:tc>
      </w:tr>
      <w:tr w:rsidR="00BE48BB" w:rsidRPr="001D411F" w14:paraId="5B14F3E0" w14:textId="77777777" w:rsidTr="00AD7573">
        <w:trPr>
          <w:trHeight w:val="677"/>
          <w:del w:id="500" w:author="uzivatel" w:date="2026-09-22T12:27:00Z" w16du:dateUtc="2026-09-22T16:27:00Z"/>
        </w:trPr>
        <w:tc>
          <w:tcPr>
            <w:tcW w:w="562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495BFDAF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01" w:author="uzivatel" w:date="2026-09-22T12:27:00Z" w16du:dateUtc="2026-09-22T16:27:00Z"/>
                <w:b/>
                <w:bCs/>
                <w:shd w:val="clear" w:color="auto" w:fill="FFFFFF"/>
              </w:rPr>
            </w:pPr>
          </w:p>
        </w:tc>
        <w:tc>
          <w:tcPr>
            <w:tcW w:w="2268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691FEF73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02" w:author="uzivatel" w:date="2026-09-22T12:27:00Z" w16du:dateUtc="2026-09-22T16:27:00Z"/>
                <w:b/>
                <w:bCs/>
                <w:shd w:val="clear" w:color="auto" w:fill="FFFFFF"/>
              </w:rPr>
            </w:pPr>
          </w:p>
        </w:tc>
        <w:tc>
          <w:tcPr>
            <w:tcW w:w="1560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0931F68F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03" w:author="uzivatel" w:date="2026-09-22T12:27:00Z" w16du:dateUtc="2026-09-22T16:27:00Z"/>
                <w:b/>
                <w:bCs/>
                <w:shd w:val="clear" w:color="auto" w:fill="FFFFFF"/>
              </w:rPr>
            </w:pPr>
          </w:p>
        </w:tc>
        <w:tc>
          <w:tcPr>
            <w:tcW w:w="1275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5CCC6F04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04" w:author="uzivatel" w:date="2026-09-22T12:27:00Z" w16du:dateUtc="2026-09-22T16:27:00Z"/>
                <w:b/>
                <w:bCs/>
                <w:shd w:val="clear" w:color="auto" w:fill="FFFFFF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29CBC698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05" w:author="uzivatel" w:date="2026-09-22T12:27:00Z" w16du:dateUtc="2026-09-22T16:27:00Z"/>
                <w:b/>
                <w:bCs/>
                <w:shd w:val="clear" w:color="auto" w:fill="FFFFFF"/>
              </w:rPr>
            </w:pPr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098E7C67" w14:textId="77777777" w:rsidR="00BE48BB" w:rsidRPr="001D411F" w:rsidRDefault="00BE48BB" w:rsidP="00AD7573">
            <w:pPr>
              <w:jc w:val="center"/>
              <w:rPr>
                <w:del w:id="506" w:author="uzivatel" w:date="2026-09-22T12:27:00Z" w16du:dateUtc="2026-09-22T16:27:00Z"/>
                <w:b/>
              </w:rPr>
            </w:pPr>
            <w:del w:id="507" w:author="uzivatel" w:date="2026-09-22T12:27:00Z" w16du:dateUtc="2026-09-22T16:27:00Z">
              <w:r w:rsidRPr="001D411F">
                <w:rPr>
                  <w:b/>
                </w:rPr>
                <w:delText>Печатные издания</w:delText>
              </w:r>
            </w:del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  <w:vAlign w:val="center"/>
          </w:tcPr>
          <w:p w14:paraId="3A474453" w14:textId="77777777" w:rsidR="00BE48BB" w:rsidRPr="001D411F" w:rsidRDefault="00BE48BB" w:rsidP="00AD7573">
            <w:pPr>
              <w:jc w:val="center"/>
              <w:rPr>
                <w:del w:id="508" w:author="uzivatel" w:date="2026-09-22T12:27:00Z" w16du:dateUtc="2026-09-22T16:27:00Z"/>
                <w:b/>
              </w:rPr>
            </w:pPr>
            <w:del w:id="509" w:author="uzivatel" w:date="2026-09-22T12:27:00Z" w16du:dateUtc="2026-09-22T16:27:00Z">
              <w:r w:rsidRPr="001D411F">
                <w:rPr>
                  <w:b/>
                </w:rPr>
                <w:delText>ЭБС (адрес в сети Интернет)</w:delText>
              </w:r>
            </w:del>
          </w:p>
        </w:tc>
      </w:tr>
      <w:tr w:rsidR="00BE48BB" w:rsidRPr="001D411F" w14:paraId="11240C5A" w14:textId="77777777" w:rsidTr="00AD7573">
        <w:trPr>
          <w:del w:id="510" w:author="uzivatel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DDCBC67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11" w:author="uzivatel" w:date="2026-09-22T12:27:00Z" w16du:dateUtc="2026-09-22T16:27:00Z"/>
              </w:rPr>
            </w:pPr>
            <w:del w:id="512" w:author="uzivatel" w:date="2026-09-22T12:27:00Z" w16du:dateUtc="2026-09-22T16:27:00Z">
              <w:r w:rsidRPr="001D411F">
                <w:rPr>
                  <w:lang w:val="en-US"/>
                </w:rPr>
                <w:delText>1</w:delText>
              </w:r>
              <w:r w:rsidRPr="001D411F">
                <w:delText>1.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834A811" w14:textId="77777777" w:rsidR="00BE48BB" w:rsidRPr="001D411F" w:rsidRDefault="00BE48BB" w:rsidP="00AD7573">
            <w:pPr>
              <w:rPr>
                <w:del w:id="513" w:author="uzivatel" w:date="2026-09-22T12:27:00Z" w16du:dateUtc="2026-09-22T16:27:00Z"/>
              </w:rPr>
            </w:pPr>
            <w:del w:id="514" w:author="uzivatel" w:date="2026-09-22T12:27:00Z" w16du:dateUtc="2026-09-22T16:27:00Z">
              <w:r w:rsidRPr="001D411F">
                <w:rPr>
                  <w:color w:val="000000"/>
                </w:rPr>
                <w:delText>Педагогика высшей школы: история, проблематика, принципы: учебное пособие для обучающихся в магистратуре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7205631" w14:textId="77777777" w:rsidR="00BE48BB" w:rsidRPr="001D411F" w:rsidRDefault="00BE48BB" w:rsidP="00AD7573">
            <w:pPr>
              <w:shd w:val="clear" w:color="auto" w:fill="FFFFFF"/>
              <w:snapToGrid w:val="0"/>
              <w:ind w:right="126"/>
              <w:jc w:val="center"/>
              <w:rPr>
                <w:del w:id="515" w:author="uzivatel" w:date="2026-09-22T12:27:00Z" w16du:dateUtc="2026-09-22T16:27:00Z"/>
              </w:rPr>
            </w:pPr>
            <w:del w:id="516" w:author="uzivatel" w:date="2026-09-22T12:27:00Z" w16du:dateUtc="2026-09-22T16:27:00Z">
              <w:r w:rsidRPr="001D411F">
                <w:rPr>
                  <w:rStyle w:val="A10"/>
                  <w:bCs/>
                </w:rPr>
                <w:delText>Б.Р.Мандель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E974A3F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17" w:author="uzivatel" w:date="2026-09-22T12:27:00Z" w16du:dateUtc="2026-09-22T16:27:00Z"/>
              </w:rPr>
            </w:pPr>
            <w:del w:id="518" w:author="uzivatel" w:date="2026-09-22T12:27:00Z" w16du:dateUtc="2026-09-22T16:27:00Z">
              <w:r w:rsidRPr="001D411F">
                <w:rPr>
                  <w:rStyle w:val="A10"/>
                  <w:bCs/>
                </w:rPr>
                <w:delText>М.; Берлин : Директ-Медиа,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D0858C9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19" w:author="uzivatel" w:date="2026-09-22T12:27:00Z" w16du:dateUtc="2026-09-22T16:27:00Z"/>
              </w:rPr>
            </w:pPr>
            <w:del w:id="520" w:author="uzivatel" w:date="2026-09-22T12:27:00Z" w16du:dateUtc="2026-09-22T16:27:00Z">
              <w:r w:rsidRPr="001D411F">
                <w:rPr>
                  <w:rStyle w:val="A10"/>
                  <w:bCs/>
                </w:rPr>
                <w:delText>2017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442E147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21" w:author="uzivatel" w:date="2026-09-22T12:27:00Z" w16du:dateUtc="2026-09-22T16:27:00Z"/>
                <w:color w:val="000000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64C9147E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22" w:author="uzivatel" w:date="2026-09-22T12:27:00Z" w16du:dateUtc="2026-09-22T16:27:00Z"/>
                <w:lang w:val="en-US"/>
              </w:rPr>
            </w:pPr>
            <w:del w:id="523" w:author="uzivatel" w:date="2026-09-22T12:27:00Z" w16du:dateUtc="2026-09-22T16:27:00Z">
              <w:r w:rsidRPr="001D411F">
                <w:delText>http://</w:delText>
              </w:r>
              <w:r w:rsidRPr="001D411F">
                <w:rPr>
                  <w:lang w:val="en-US"/>
                </w:rPr>
                <w:delText>biblioclub</w:delText>
              </w:r>
              <w:r w:rsidRPr="001D411F">
                <w:delText>.ru/</w:delText>
              </w:r>
            </w:del>
          </w:p>
        </w:tc>
      </w:tr>
      <w:tr w:rsidR="00BE48BB" w:rsidRPr="001D411F" w14:paraId="23A097CC" w14:textId="77777777" w:rsidTr="00AD7573">
        <w:trPr>
          <w:trHeight w:val="1225"/>
          <w:del w:id="524" w:author="uzivatel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EFAA5B9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25" w:author="uzivatel" w:date="2026-09-22T12:27:00Z" w16du:dateUtc="2026-09-22T16:27:00Z"/>
              </w:rPr>
            </w:pPr>
            <w:del w:id="526" w:author="uzivatel" w:date="2026-09-22T12:27:00Z" w16du:dateUtc="2026-09-22T16:27:00Z">
              <w:r w:rsidRPr="001D411F">
                <w:rPr>
                  <w:lang w:val="en-US"/>
                </w:rPr>
                <w:delText>2</w:delText>
              </w:r>
              <w:r w:rsidRPr="001D411F">
                <w:delText>2.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0B4798E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27" w:author="uzivatel" w:date="2026-09-22T12:27:00Z" w16du:dateUtc="2026-09-22T16:27:00Z"/>
              </w:rPr>
            </w:pPr>
            <w:del w:id="528" w:author="uzivatel" w:date="2026-09-22T12:27:00Z" w16du:dateUtc="2026-09-22T16:27:00Z">
              <w:r w:rsidRPr="001D411F">
                <w:delText>Профессионально-ориентированное обучение: проблематика и технологии: учебное пособие для обучающихся в магистратуре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6A82424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29" w:author="uzivatel" w:date="2026-09-22T12:27:00Z" w16du:dateUtc="2026-09-22T16:27:00Z"/>
              </w:rPr>
            </w:pPr>
            <w:del w:id="530" w:author="uzivatel" w:date="2026-09-22T12:27:00Z" w16du:dateUtc="2026-09-22T16:27:00Z">
              <w:r w:rsidRPr="001D411F">
                <w:delText>Мандель Б. Р.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B7F2D99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31" w:author="uzivatel" w:date="2026-09-22T12:27:00Z" w16du:dateUtc="2026-09-22T16:27:00Z"/>
              </w:rPr>
            </w:pPr>
            <w:del w:id="532" w:author="uzivatel" w:date="2026-09-22T12:27:00Z" w16du:dateUtc="2026-09-22T16:27:00Z">
              <w:r w:rsidRPr="001D411F">
                <w:delText>Москва, Берлин: </w:delText>
              </w:r>
              <w:r w:rsidRPr="001D411F">
                <w:rPr>
                  <w:lang w:bidi="ru-RU"/>
                </w:rPr>
                <w:delText>Директ-Медиа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9055372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33" w:author="uzivatel" w:date="2026-09-22T12:27:00Z" w16du:dateUtc="2026-09-22T16:27:00Z"/>
              </w:rPr>
            </w:pPr>
            <w:del w:id="534" w:author="uzivatel" w:date="2026-09-22T12:27:00Z" w16du:dateUtc="2026-09-22T16:27:00Z">
              <w:r w:rsidRPr="001D411F">
                <w:delText>2019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3C5F28D6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35" w:author="uzivatel" w:date="2026-09-22T12:27:00Z" w16du:dateUtc="2026-09-22T16:27:00Z"/>
                <w:color w:val="000000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29AE6D37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36" w:author="uzivatel" w:date="2026-09-22T12:27:00Z" w16du:dateUtc="2026-09-22T16:27:00Z"/>
              </w:rPr>
            </w:pPr>
            <w:del w:id="537" w:author="uzivatel" w:date="2026-09-22T12:27:00Z" w16du:dateUtc="2026-09-22T16:27:00Z">
              <w:r w:rsidRPr="001D411F">
                <w:rPr>
                  <w:lang w:bidi="ru-RU"/>
                </w:rPr>
                <w:delText>https://biblioclub.ru/index.php?page=book_red&amp;id=436766</w:delText>
              </w:r>
            </w:del>
          </w:p>
        </w:tc>
      </w:tr>
      <w:tr w:rsidR="00BE48BB" w:rsidRPr="001D411F" w14:paraId="09195806" w14:textId="77777777" w:rsidTr="00AD7573">
        <w:trPr>
          <w:trHeight w:val="864"/>
          <w:del w:id="538" w:author="uzivatel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2EC2527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39" w:author="uzivatel" w:date="2026-09-22T12:27:00Z" w16du:dateUtc="2026-09-22T16:27:00Z"/>
              </w:rPr>
            </w:pPr>
            <w:del w:id="540" w:author="uzivatel" w:date="2026-09-22T12:27:00Z" w16du:dateUtc="2026-09-22T16:27:00Z">
              <w:r w:rsidRPr="001D411F">
                <w:rPr>
                  <w:lang w:val="en-US"/>
                </w:rPr>
                <w:delText>3</w:delText>
              </w:r>
              <w:r w:rsidRPr="001D411F">
                <w:delText>3.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85A4447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41" w:author="uzivatel" w:date="2026-09-22T12:27:00Z" w16du:dateUtc="2026-09-22T16:27:00Z"/>
                <w:rStyle w:val="A10"/>
                <w:bCs/>
              </w:rPr>
            </w:pPr>
            <w:del w:id="542" w:author="uzivatel" w:date="2026-09-22T12:27:00Z" w16du:dateUtc="2026-09-22T16:27:00Z">
              <w:r w:rsidRPr="001D411F">
                <w:delText>Инновационные технологии педагогической деятельности: учебное пособие для магистрантов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9FA1BFA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43" w:author="uzivatel" w:date="2026-09-22T12:27:00Z" w16du:dateUtc="2026-09-22T16:27:00Z"/>
                <w:rStyle w:val="A10"/>
                <w:bCs/>
              </w:rPr>
            </w:pPr>
            <w:del w:id="544" w:author="uzivatel" w:date="2026-09-22T12:27:00Z" w16du:dateUtc="2026-09-22T16:27:00Z">
              <w:r w:rsidRPr="001D411F">
                <w:delText>Мандель Б. Р.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B102AE5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45" w:author="uzivatel" w:date="2026-09-22T12:27:00Z" w16du:dateUtc="2026-09-22T16:27:00Z"/>
                <w:rStyle w:val="A10"/>
                <w:bCs/>
              </w:rPr>
            </w:pPr>
            <w:del w:id="546" w:author="uzivatel" w:date="2026-09-22T12:27:00Z" w16du:dateUtc="2026-09-22T16:27:00Z">
              <w:r w:rsidRPr="001D411F">
                <w:delText>Москва, Берлин: </w:delText>
              </w:r>
              <w:r w:rsidRPr="001D411F">
                <w:rPr>
                  <w:lang w:bidi="ru-RU"/>
                </w:rPr>
                <w:delText>Директ-Медиа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64A94AA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47" w:author="uzivatel" w:date="2026-09-22T12:27:00Z" w16du:dateUtc="2026-09-22T16:27:00Z"/>
                <w:bCs/>
                <w:color w:val="000000"/>
                <w:shd w:val="clear" w:color="auto" w:fill="FFFFFF"/>
              </w:rPr>
            </w:pPr>
            <w:del w:id="548" w:author="uzivatel" w:date="2026-09-22T12:27:00Z" w16du:dateUtc="2026-09-22T16:27:00Z">
              <w:r w:rsidRPr="001D411F">
                <w:delText>2019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636392A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49" w:author="uzivatel" w:date="2026-09-22T12:27:00Z" w16du:dateUtc="2026-09-22T16:27:00Z"/>
                <w:color w:val="000000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793BE050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50" w:author="uzivatel" w:date="2026-09-22T12:27:00Z" w16du:dateUtc="2026-09-22T16:27:00Z"/>
              </w:rPr>
            </w:pPr>
            <w:del w:id="551" w:author="uzivatel" w:date="2026-09-22T12:27:00Z" w16du:dateUtc="2026-09-22T16:27:00Z">
              <w:r w:rsidRPr="001D411F">
                <w:rPr>
                  <w:lang w:bidi="ru-RU"/>
                </w:rPr>
                <w:delText>https://biblioclub.ru/index.php?page=book_red&amp;id=429392</w:delText>
              </w:r>
            </w:del>
          </w:p>
        </w:tc>
      </w:tr>
    </w:tbl>
    <w:p w14:paraId="2C529481" w14:textId="77777777" w:rsidR="00320791" w:rsidRPr="001D411F" w:rsidRDefault="00320791" w:rsidP="00320791">
      <w:pPr>
        <w:autoSpaceDE w:val="0"/>
        <w:autoSpaceDN w:val="0"/>
        <w:adjustRightInd w:val="0"/>
        <w:ind w:firstLine="540"/>
        <w:jc w:val="both"/>
        <w:rPr>
          <w:del w:id="552" w:author="uzivatel" w:date="2026-09-22T12:27:00Z" w16du:dateUtc="2026-09-22T16:27:00Z"/>
          <w:i/>
          <w:iCs/>
        </w:rPr>
      </w:pPr>
    </w:p>
    <w:p w14:paraId="7717E6C9" w14:textId="77777777" w:rsidR="00DA10A6" w:rsidRPr="001D411F" w:rsidRDefault="00DA10A6" w:rsidP="00EF58C6">
      <w:pPr>
        <w:jc w:val="both"/>
        <w:rPr>
          <w:del w:id="553" w:author="uzivatel" w:date="2026-09-22T12:27:00Z" w16du:dateUtc="2026-09-22T16:27:00Z"/>
          <w:b/>
          <w:bCs/>
          <w:caps/>
        </w:rPr>
      </w:pPr>
      <w:del w:id="554" w:author="uzivatel" w:date="2026-09-22T12:27:00Z" w16du:dateUtc="2026-09-22T16:27:00Z">
        <w:r w:rsidRPr="001D411F">
          <w:rPr>
            <w:b/>
            <w:bCs/>
          </w:rPr>
          <w:delText>8.</w:delText>
        </w:r>
        <w:r w:rsidRPr="001D411F">
          <w:rPr>
            <w:b/>
            <w:bCs/>
            <w:caps/>
          </w:rPr>
          <w:delText>Ресурсы информационно-телекоммуникационной сети «Интернет»</w:delText>
        </w:r>
      </w:del>
    </w:p>
    <w:p w14:paraId="6AFDA99F" w14:textId="77777777" w:rsidR="002B75C0" w:rsidRPr="001D411F" w:rsidRDefault="002B75C0" w:rsidP="002B75C0">
      <w:pPr>
        <w:ind w:firstLine="244"/>
        <w:rPr>
          <w:del w:id="555" w:author="uzivatel" w:date="2026-09-22T12:27:00Z" w16du:dateUtc="2026-09-22T16:27:00Z"/>
        </w:rPr>
      </w:pPr>
      <w:bookmarkStart w:id="556" w:name="_Hlk98715517"/>
      <w:del w:id="557" w:author="uzivatel" w:date="2026-09-22T12:27:00Z" w16du:dateUtc="2026-09-22T16:27:00Z">
        <w:r w:rsidRPr="001D411F">
          <w:delText xml:space="preserve">1. «НЭБ». Национальная электронная библиотека. – Режим доступа: </w:delText>
        </w:r>
        <w:r>
          <w:fldChar w:fldCharType="begin"/>
        </w:r>
        <w:r>
          <w:delInstrText>HYPERLINK "http://www.biblioclub.ru/"</w:delInstrText>
        </w:r>
        <w:r>
          <w:fldChar w:fldCharType="separate"/>
        </w:r>
        <w:r w:rsidRPr="001D411F">
          <w:rPr>
            <w:rStyle w:val="Hyperlink"/>
          </w:rPr>
          <w:delText>http://нэб.рф/</w:delText>
        </w:r>
        <w:r>
          <w:fldChar w:fldCharType="end"/>
        </w:r>
      </w:del>
    </w:p>
    <w:p w14:paraId="20613BAA" w14:textId="77777777" w:rsidR="002B75C0" w:rsidRPr="001D411F" w:rsidRDefault="002B75C0" w:rsidP="002B75C0">
      <w:pPr>
        <w:ind w:firstLine="244"/>
        <w:rPr>
          <w:del w:id="558" w:author="uzivatel" w:date="2026-09-22T12:27:00Z" w16du:dateUtc="2026-09-22T16:27:00Z"/>
        </w:rPr>
      </w:pPr>
      <w:del w:id="559" w:author="uzivatel" w:date="2026-09-22T12:27:00Z" w16du:dateUtc="2026-09-22T16:27:00Z">
        <w:r w:rsidRPr="001D411F">
          <w:delText xml:space="preserve">2. «eLibrary». Научная электронная библиотека. – Режим доступа: </w:delText>
        </w:r>
        <w:r>
          <w:fldChar w:fldCharType="begin"/>
        </w:r>
        <w:r>
          <w:delInstrText>HYPERLINK "https://elibrary.ru/"</w:delInstrText>
        </w:r>
        <w:r>
          <w:fldChar w:fldCharType="separate"/>
        </w:r>
        <w:r w:rsidRPr="001D411F">
          <w:rPr>
            <w:rStyle w:val="Hyperlink"/>
          </w:rPr>
          <w:delText>https://elibrary.ru</w:delText>
        </w:r>
        <w:r>
          <w:fldChar w:fldCharType="end"/>
        </w:r>
      </w:del>
    </w:p>
    <w:p w14:paraId="4D3AA8D2" w14:textId="77777777" w:rsidR="002B75C0" w:rsidRPr="001D411F" w:rsidRDefault="002B75C0" w:rsidP="002B75C0">
      <w:pPr>
        <w:ind w:firstLine="244"/>
        <w:rPr>
          <w:del w:id="560" w:author="uzivatel" w:date="2026-09-22T12:27:00Z" w16du:dateUtc="2026-09-22T16:27:00Z"/>
        </w:rPr>
      </w:pPr>
      <w:del w:id="561" w:author="uzivatel" w:date="2026-09-22T12:27:00Z" w16du:dateUtc="2026-09-22T16:27:00Z">
        <w:r w:rsidRPr="001D411F">
          <w:delText xml:space="preserve">3. «КиберЛенинка». Научная электронная библиотека. – Режим доступа: </w:delText>
        </w:r>
        <w:r>
          <w:fldChar w:fldCharType="begin"/>
        </w:r>
        <w:r>
          <w:delInstrText>HYPERLINK "https://cyberleninka.ru/"</w:delInstrText>
        </w:r>
        <w:r>
          <w:fldChar w:fldCharType="separate"/>
        </w:r>
        <w:r w:rsidRPr="001D411F">
          <w:rPr>
            <w:rStyle w:val="Hyperlink"/>
          </w:rPr>
          <w:delText>https://cyberleninka.ru/</w:delText>
        </w:r>
        <w:r>
          <w:fldChar w:fldCharType="end"/>
        </w:r>
      </w:del>
    </w:p>
    <w:p w14:paraId="5E6B65BE" w14:textId="77777777" w:rsidR="002B75C0" w:rsidRPr="001D411F" w:rsidRDefault="002B75C0" w:rsidP="002B75C0">
      <w:pPr>
        <w:ind w:firstLine="244"/>
        <w:rPr>
          <w:del w:id="562" w:author="uzivatel" w:date="2026-09-22T12:27:00Z" w16du:dateUtc="2026-09-22T16:27:00Z"/>
          <w:rStyle w:val="Hyperlink"/>
        </w:rPr>
      </w:pPr>
      <w:del w:id="563" w:author="uzivatel" w:date="2026-09-22T12:27:00Z" w16du:dateUtc="2026-09-22T16:27:00Z">
        <w:r w:rsidRPr="001D411F">
          <w:delText xml:space="preserve">4. ЭБС «Университетская библиотека онлайн». – Режим доступа: </w:delText>
        </w:r>
        <w:r>
          <w:fldChar w:fldCharType="begin"/>
        </w:r>
        <w:r>
          <w:delInstrText>HYPERLINK "http://www.knigafund.ru/"</w:delInstrText>
        </w:r>
        <w:r>
          <w:fldChar w:fldCharType="separate"/>
        </w:r>
        <w:r w:rsidRPr="001D411F">
          <w:rPr>
            <w:rStyle w:val="Hyperlink"/>
          </w:rPr>
          <w:delText>http://www.biblioclub.ru/</w:delText>
        </w:r>
        <w:r>
          <w:fldChar w:fldCharType="end"/>
        </w:r>
      </w:del>
    </w:p>
    <w:p w14:paraId="592B019D" w14:textId="77777777" w:rsidR="002B75C0" w:rsidRPr="001D411F" w:rsidRDefault="002B75C0" w:rsidP="002B75C0">
      <w:pPr>
        <w:ind w:firstLine="244"/>
        <w:rPr>
          <w:del w:id="564" w:author="uzivatel" w:date="2026-09-22T12:27:00Z" w16du:dateUtc="2026-09-22T16:27:00Z"/>
          <w:rStyle w:val="Hyperlink"/>
        </w:rPr>
      </w:pPr>
      <w:del w:id="565" w:author="uzivatel" w:date="2026-09-22T12:27:00Z" w16du:dateUtc="2026-09-22T16:27:00Z">
        <w:r w:rsidRPr="001D411F">
          <w:delText xml:space="preserve">5. Российская государственная библиотека. – Режим доступа: </w:delText>
        </w:r>
        <w:r>
          <w:fldChar w:fldCharType="begin"/>
        </w:r>
        <w:r>
          <w:delInstrText>HYPERLINK "http://www.rsl.ru/"</w:delInstrText>
        </w:r>
        <w:r>
          <w:fldChar w:fldCharType="separate"/>
        </w:r>
        <w:r w:rsidRPr="001D411F">
          <w:rPr>
            <w:rStyle w:val="Hyperlink"/>
          </w:rPr>
          <w:delText>http://www.rsl.ru/</w:delText>
        </w:r>
        <w:r>
          <w:fldChar w:fldCharType="end"/>
        </w:r>
      </w:del>
    </w:p>
    <w:p w14:paraId="61E9CAD6" w14:textId="77777777" w:rsidR="002B75C0" w:rsidRPr="001D411F" w:rsidRDefault="002B75C0" w:rsidP="002B75C0">
      <w:pPr>
        <w:ind w:firstLine="244"/>
        <w:rPr>
          <w:del w:id="566" w:author="uzivatel" w:date="2026-09-22T12:27:00Z" w16du:dateUtc="2026-09-22T16:27:00Z"/>
        </w:rPr>
      </w:pPr>
      <w:del w:id="567" w:author="uzivatel" w:date="2026-09-22T12:27:00Z" w16du:dateUtc="2026-09-22T16:27:00Z">
        <w:r w:rsidRPr="001D411F">
          <w:delText xml:space="preserve">6. ЭБС Юрайт. - Режим доступа: </w:delText>
        </w:r>
        <w:r>
          <w:fldChar w:fldCharType="begin"/>
        </w:r>
        <w:r>
          <w:delInstrText>HYPERLINK "https://urait.ru/"</w:delInstrText>
        </w:r>
        <w:r>
          <w:fldChar w:fldCharType="separate"/>
        </w:r>
        <w:r w:rsidRPr="001D411F">
          <w:rPr>
            <w:rStyle w:val="Hyperlink"/>
          </w:rPr>
          <w:delText>https://urait.ru/</w:delText>
        </w:r>
        <w:r>
          <w:fldChar w:fldCharType="end"/>
        </w:r>
      </w:del>
    </w:p>
    <w:p w14:paraId="611755AC" w14:textId="77777777" w:rsidR="002B75C0" w:rsidRPr="001D411F" w:rsidRDefault="002B75C0" w:rsidP="002B75C0">
      <w:pPr>
        <w:rPr>
          <w:del w:id="568" w:author="uzivatel" w:date="2026-09-22T12:27:00Z" w16du:dateUtc="2026-09-22T16:27:00Z"/>
        </w:rPr>
      </w:pPr>
    </w:p>
    <w:p w14:paraId="573E90D5" w14:textId="77777777" w:rsidR="002B75C0" w:rsidRPr="001D411F" w:rsidRDefault="002B75C0" w:rsidP="002B75C0">
      <w:pPr>
        <w:pStyle w:val="10"/>
        <w:spacing w:line="240" w:lineRule="auto"/>
        <w:ind w:left="0"/>
        <w:rPr>
          <w:del w:id="569" w:author="uzivatel" w:date="2026-09-22T12:27:00Z" w16du:dateUtc="2026-09-22T16:27:00Z"/>
          <w:rFonts w:ascii="Times New Roman" w:hAnsi="Times New Roman" w:cs="Times New Roman"/>
          <w:sz w:val="24"/>
          <w:szCs w:val="24"/>
        </w:rPr>
      </w:pPr>
      <w:bookmarkStart w:id="570" w:name="_Hlk98678568"/>
      <w:del w:id="571" w:author="uzivatel" w:date="2026-09-22T12:27:00Z" w16du:dateUtc="2026-09-22T16:27:00Z">
        <w:r w:rsidRPr="001D411F">
          <w:rPr>
            <w:rFonts w:ascii="Times New Roman" w:hAnsi="Times New Roman" w:cs="Times New Roman"/>
            <w:b/>
            <w:bCs/>
            <w:sz w:val="24"/>
            <w:szCs w:val="24"/>
          </w:rPr>
          <w:delText>9. ИНФОРМАЦИОННЫЕ ТЕХНОЛОГИИ, ИСПОЛЬЗУЕМЫЕ ПРИ ОСУЩЕСТВЛЕНИИ ОБРАЗОВАТЕЛЬНОГО ПРОЦЕССА ПО ДИСЦИПЛИНЕ:</w:delText>
        </w:r>
      </w:del>
    </w:p>
    <w:p w14:paraId="1647240E" w14:textId="77777777" w:rsidR="002B75C0" w:rsidRPr="001D411F" w:rsidRDefault="002B75C0" w:rsidP="002B75C0">
      <w:pPr>
        <w:ind w:firstLine="567"/>
        <w:rPr>
          <w:del w:id="572" w:author="uzivatel" w:date="2026-09-22T12:27:00Z" w16du:dateUtc="2026-09-22T16:27:00Z"/>
        </w:rPr>
      </w:pPr>
      <w:del w:id="573" w:author="uzivatel" w:date="2026-09-22T12:27:00Z" w16du:dateUtc="2026-09-22T16:27:00Z">
        <w:r w:rsidRPr="001D411F">
          <w:rPr>
            <w:rFonts w:eastAsia="WenQuanYi Micro Hei"/>
          </w:rPr>
          <w:delText>В ходе осуществления образовательного процесса используются следующие информационные технологии:</w:delText>
        </w:r>
      </w:del>
    </w:p>
    <w:p w14:paraId="423EFD69" w14:textId="77777777" w:rsidR="002B75C0" w:rsidRPr="001D411F" w:rsidRDefault="002B75C0" w:rsidP="002B75C0">
      <w:pPr>
        <w:ind w:firstLine="567"/>
        <w:rPr>
          <w:del w:id="574" w:author="uzivatel" w:date="2026-09-22T12:27:00Z" w16du:dateUtc="2026-09-22T16:27:00Z"/>
        </w:rPr>
      </w:pPr>
      <w:del w:id="575" w:author="uzivatel" w:date="2026-09-22T12:27:00Z" w16du:dateUtc="2026-09-22T16:27:00Z">
        <w:r w:rsidRPr="001D411F">
          <w:rPr>
            <w:rFonts w:eastAsia="WenQuanYi Micro Hei"/>
          </w:rPr>
          <w:delText>- средства визуального отображения и представления информации (LibreOffice) для создания визуальных презентаций как преподавателем (при проведении занятий) так и обучаемым при подготовке докладов для семинарского занятия.</w:delText>
        </w:r>
      </w:del>
    </w:p>
    <w:p w14:paraId="058C7433" w14:textId="77777777" w:rsidR="002B75C0" w:rsidRPr="001D411F" w:rsidRDefault="002B75C0" w:rsidP="002B75C0">
      <w:pPr>
        <w:ind w:firstLine="567"/>
        <w:rPr>
          <w:del w:id="576" w:author="uzivatel" w:date="2026-09-22T12:27:00Z" w16du:dateUtc="2026-09-22T16:27:00Z"/>
        </w:rPr>
      </w:pPr>
      <w:del w:id="577" w:author="uzivatel" w:date="2026-09-22T12:27:00Z" w16du:dateUtc="2026-09-22T16:27:00Z">
        <w:r w:rsidRPr="001D411F">
          <w:rPr>
            <w:rFonts w:eastAsia="WenQuanYi Micro Hei"/>
          </w:rPr>
          <w:delText>- средства телекоммуникационного общения (электронная почта и т.п.) преподавателя и обучаемого.</w:delText>
        </w:r>
      </w:del>
    </w:p>
    <w:p w14:paraId="78526DD7" w14:textId="77777777" w:rsidR="002B75C0" w:rsidRPr="001D411F" w:rsidRDefault="002B75C0" w:rsidP="002B75C0">
      <w:pPr>
        <w:ind w:firstLine="567"/>
        <w:rPr>
          <w:del w:id="578" w:author="uzivatel" w:date="2026-09-22T12:27:00Z" w16du:dateUtc="2026-09-22T16:27:00Z"/>
          <w:rFonts w:eastAsia="WenQuanYi Micro Hei"/>
        </w:rPr>
      </w:pPr>
      <w:del w:id="579" w:author="uzivatel" w:date="2026-09-22T12:27:00Z" w16du:dateUtc="2026-09-22T16:27:00Z">
        <w:r w:rsidRPr="001D411F">
          <w:rPr>
            <w:rFonts w:eastAsia="WenQuanYi Micro Hei"/>
          </w:rPr>
          <w:delText>- использование обучаемым возможностей информационно-телекоммуникационной сети «Интернет» при осуществлении самостоятельной работы.</w:delText>
        </w:r>
      </w:del>
    </w:p>
    <w:p w14:paraId="0D4CBC7B" w14:textId="77777777" w:rsidR="002B75C0" w:rsidRPr="001D411F" w:rsidRDefault="002B75C0" w:rsidP="002B75C0">
      <w:pPr>
        <w:ind w:firstLine="567"/>
        <w:rPr>
          <w:del w:id="580" w:author="uzivatel" w:date="2026-09-22T12:27:00Z" w16du:dateUtc="2026-09-22T16:27:00Z"/>
        </w:rPr>
      </w:pPr>
    </w:p>
    <w:p w14:paraId="53E77966" w14:textId="77777777" w:rsidR="002B75C0" w:rsidRPr="001D411F" w:rsidRDefault="002B75C0" w:rsidP="002B75C0">
      <w:pPr>
        <w:contextualSpacing/>
        <w:rPr>
          <w:del w:id="581" w:author="uzivatel" w:date="2026-09-22T12:27:00Z" w16du:dateUtc="2026-09-22T16:27:00Z"/>
        </w:rPr>
      </w:pPr>
      <w:del w:id="582" w:author="uzivatel" w:date="2026-09-22T12:27:00Z" w16du:dateUtc="2026-09-22T16:27:00Z">
        <w:r w:rsidRPr="001D411F">
          <w:rPr>
            <w:rFonts w:eastAsia="WenQuanYi Micro Hei"/>
            <w:b/>
            <w:bCs/>
          </w:rPr>
          <w:delText>9.1. Требования к программному обеспечению учебного процесса</w:delText>
        </w:r>
      </w:del>
    </w:p>
    <w:p w14:paraId="7229192A" w14:textId="77777777" w:rsidR="002B75C0" w:rsidRPr="001D411F" w:rsidRDefault="002B75C0" w:rsidP="002B75C0">
      <w:pPr>
        <w:rPr>
          <w:del w:id="583" w:author="uzivatel" w:date="2026-09-22T12:27:00Z" w16du:dateUtc="2026-09-22T16:27:00Z"/>
        </w:rPr>
      </w:pPr>
      <w:del w:id="584" w:author="uzivatel" w:date="2026-09-22T12:27:00Z" w16du:dateUtc="2026-09-22T16:27:00Z">
        <w:r w:rsidRPr="001D411F">
          <w:rPr>
            <w:rFonts w:eastAsia="WenQuanYi Micro Hei"/>
          </w:rPr>
          <w:delText>Для успешного освоения дисциплины, обучающийся использует следующие программные средства:</w:delText>
        </w:r>
      </w:del>
    </w:p>
    <w:p w14:paraId="2DB75BAB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585" w:author="uzivatel" w:date="2026-09-22T12:27:00Z" w16du:dateUtc="2026-09-22T16:27:00Z"/>
        </w:rPr>
      </w:pPr>
      <w:del w:id="586" w:author="uzivatel" w:date="2026-09-22T12:27:00Z" w16du:dateUtc="2026-09-22T16:27:00Z">
        <w:r w:rsidRPr="001D411F">
          <w:rPr>
            <w:rFonts w:eastAsia="WenQuanYi Micro Hei"/>
          </w:rPr>
          <w:delText>Windows 10 x64</w:delText>
        </w:r>
      </w:del>
    </w:p>
    <w:p w14:paraId="6E4468E3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587" w:author="uzivatel" w:date="2026-09-22T12:27:00Z" w16du:dateUtc="2026-09-22T16:27:00Z"/>
        </w:rPr>
      </w:pPr>
      <w:del w:id="588" w:author="uzivatel" w:date="2026-09-22T12:27:00Z" w16du:dateUtc="2026-09-22T16:27:00Z">
        <w:r w:rsidRPr="001D411F">
          <w:rPr>
            <w:rFonts w:eastAsia="WenQuanYi Micro Hei"/>
          </w:rPr>
          <w:delText>MicrosoftOffice 2016</w:delText>
        </w:r>
      </w:del>
    </w:p>
    <w:p w14:paraId="5178CE64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589" w:author="uzivatel" w:date="2026-09-22T12:27:00Z" w16du:dateUtc="2026-09-22T16:27:00Z"/>
        </w:rPr>
      </w:pPr>
      <w:del w:id="590" w:author="uzivatel" w:date="2026-09-22T12:27:00Z" w16du:dateUtc="2026-09-22T16:27:00Z">
        <w:r w:rsidRPr="001D411F">
          <w:rPr>
            <w:rFonts w:eastAsia="WenQuanYi Micro Hei"/>
          </w:rPr>
          <w:delText>LibreOffice</w:delText>
        </w:r>
      </w:del>
    </w:p>
    <w:p w14:paraId="2292AAD2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591" w:author="uzivatel" w:date="2026-09-22T12:27:00Z" w16du:dateUtc="2026-09-22T16:27:00Z"/>
        </w:rPr>
      </w:pPr>
      <w:del w:id="592" w:author="uzivatel" w:date="2026-09-22T12:27:00Z" w16du:dateUtc="2026-09-22T16:27:00Z">
        <w:r w:rsidRPr="001D411F">
          <w:rPr>
            <w:rFonts w:eastAsia="WenQuanYi Micro Hei"/>
          </w:rPr>
          <w:delText>Firefox</w:delText>
        </w:r>
      </w:del>
    </w:p>
    <w:p w14:paraId="6FB0019E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593" w:author="uzivatel" w:date="2026-09-22T12:27:00Z" w16du:dateUtc="2026-09-22T16:27:00Z"/>
        </w:rPr>
      </w:pPr>
      <w:del w:id="594" w:author="uzivatel" w:date="2026-09-22T12:27:00Z" w16du:dateUtc="2026-09-22T16:27:00Z">
        <w:r w:rsidRPr="001D411F">
          <w:rPr>
            <w:rFonts w:eastAsia="WenQuanYi Micro Hei"/>
          </w:rPr>
          <w:delText>GIMP</w:delText>
        </w:r>
      </w:del>
    </w:p>
    <w:p w14:paraId="4E3B079A" w14:textId="77777777" w:rsidR="002B75C0" w:rsidRPr="001D411F" w:rsidRDefault="002B75C0" w:rsidP="002B75C0">
      <w:pPr>
        <w:tabs>
          <w:tab w:val="left" w:pos="3975"/>
          <w:tab w:val="center" w:pos="5352"/>
        </w:tabs>
        <w:rPr>
          <w:del w:id="595" w:author="uzivatel" w:date="2026-09-22T12:27:00Z" w16du:dateUtc="2026-09-22T16:27:00Z"/>
        </w:rPr>
      </w:pPr>
    </w:p>
    <w:p w14:paraId="499F8CDD" w14:textId="77777777" w:rsidR="002B75C0" w:rsidRPr="001D411F" w:rsidRDefault="002B75C0" w:rsidP="002B75C0">
      <w:pPr>
        <w:contextualSpacing/>
        <w:rPr>
          <w:del w:id="596" w:author="uzivatel" w:date="2026-09-22T12:27:00Z" w16du:dateUtc="2026-09-22T16:27:00Z"/>
        </w:rPr>
      </w:pPr>
      <w:del w:id="597" w:author="uzivatel" w:date="2026-09-22T12:27:00Z" w16du:dateUtc="2026-09-22T16:27:00Z">
        <w:r w:rsidRPr="001D411F">
          <w:rPr>
            <w:rFonts w:eastAsia="WenQuanYi Micro Hei"/>
            <w:b/>
            <w:color w:val="000000"/>
          </w:rPr>
          <w:delText>9.2. Информационно-справочные системы (при необходимости):</w:delText>
        </w:r>
      </w:del>
    </w:p>
    <w:p w14:paraId="08EBE609" w14:textId="77777777" w:rsidR="002B75C0" w:rsidRPr="001D411F" w:rsidRDefault="002B75C0" w:rsidP="002B75C0">
      <w:pPr>
        <w:ind w:left="760"/>
        <w:rPr>
          <w:del w:id="598" w:author="uzivatel" w:date="2026-09-22T12:27:00Z" w16du:dateUtc="2026-09-22T16:27:00Z"/>
        </w:rPr>
      </w:pPr>
      <w:del w:id="599" w:author="uzivatel" w:date="2026-09-22T12:27:00Z" w16du:dateUtc="2026-09-22T16:27:00Z">
        <w:r w:rsidRPr="001D411F">
          <w:rPr>
            <w:rFonts w:eastAsia="WenQuanYi Micro Hei"/>
          </w:rPr>
          <w:delText>Не используются</w:delText>
        </w:r>
      </w:del>
    </w:p>
    <w:p w14:paraId="5CE4A263" w14:textId="77777777" w:rsidR="002B75C0" w:rsidRPr="001D411F" w:rsidRDefault="002B75C0" w:rsidP="002B75C0">
      <w:pPr>
        <w:rPr>
          <w:del w:id="600" w:author="uzivatel" w:date="2026-09-22T12:27:00Z" w16du:dateUtc="2026-09-22T16:27:00Z"/>
          <w:b/>
          <w:bCs/>
        </w:rPr>
      </w:pPr>
    </w:p>
    <w:p w14:paraId="4A3695DE" w14:textId="77777777" w:rsidR="002B75C0" w:rsidRPr="001D411F" w:rsidRDefault="002B75C0" w:rsidP="002B75C0">
      <w:pPr>
        <w:rPr>
          <w:del w:id="601" w:author="uzivatel" w:date="2026-09-22T12:27:00Z" w16du:dateUtc="2026-09-22T16:27:00Z"/>
          <w:b/>
          <w:bCs/>
          <w:color w:val="000000"/>
          <w:spacing w:val="5"/>
        </w:rPr>
      </w:pPr>
      <w:del w:id="602" w:author="uzivatel" w:date="2026-09-22T12:27:00Z" w16du:dateUtc="2026-09-22T16:27:00Z">
        <w:r w:rsidRPr="001D411F">
          <w:rPr>
            <w:b/>
            <w:bCs/>
          </w:rPr>
          <w:delText xml:space="preserve">10. </w:delText>
        </w:r>
        <w:r w:rsidRPr="001D411F">
          <w:rPr>
            <w:b/>
            <w:bCs/>
            <w:color w:val="000000"/>
            <w:spacing w:val="5"/>
          </w:rPr>
          <w:delText>МАТЕРИАЛЬНО-ТЕХНИЧЕСКОЕ ОБЕСПЕЧЕНИЕ ДИСЦИПЛИНЫ</w:delText>
        </w:r>
      </w:del>
    </w:p>
    <w:p w14:paraId="2B2040B0" w14:textId="77777777" w:rsidR="002B75C0" w:rsidRPr="001D411F" w:rsidRDefault="002B75C0" w:rsidP="002B75C0">
      <w:pPr>
        <w:rPr>
          <w:del w:id="603" w:author="uzivatel" w:date="2026-09-22T12:27:00Z" w16du:dateUtc="2026-09-22T16:27:00Z"/>
        </w:rPr>
      </w:pPr>
    </w:p>
    <w:p w14:paraId="0F5E6E04" w14:textId="77777777" w:rsidR="002B75C0" w:rsidRPr="001D411F" w:rsidRDefault="002B75C0" w:rsidP="002B75C0">
      <w:pPr>
        <w:ind w:firstLine="527"/>
        <w:rPr>
          <w:del w:id="604" w:author="uzivatel" w:date="2026-09-22T12:27:00Z" w16du:dateUtc="2026-09-22T16:27:00Z"/>
        </w:rPr>
      </w:pPr>
      <w:del w:id="605" w:author="uzivatel" w:date="2026-09-22T12:27:00Z" w16du:dateUtc="2026-09-22T16:27:00Z">
        <w:r w:rsidRPr="001D411F">
          <w:rPr>
            <w:rFonts w:eastAsia="ArialMT"/>
            <w:color w:val="000000"/>
          </w:rPr>
          <w:delText>Для проведения занятий лекционного типа предлагаются наборы демонстрационного оборудования и учебно-наглядных пособий.</w:delText>
        </w:r>
      </w:del>
    </w:p>
    <w:p w14:paraId="34AF4D45" w14:textId="77777777" w:rsidR="002B75C0" w:rsidRPr="001D411F" w:rsidRDefault="002B75C0" w:rsidP="002B75C0">
      <w:pPr>
        <w:ind w:firstLine="527"/>
        <w:rPr>
          <w:del w:id="606" w:author="uzivatel" w:date="2026-09-22T12:27:00Z" w16du:dateUtc="2026-09-22T16:27:00Z"/>
        </w:rPr>
      </w:pPr>
      <w:del w:id="607" w:author="uzivatel" w:date="2026-09-22T12:27:00Z" w16du:dateUtc="2026-09-22T16:27:00Z">
        <w:r w:rsidRPr="001D411F">
          <w:delText>Для изучения дисциплины используется следующее оборудование: аудитория, укомплектованная мебелью для обучающихся и преподавателя, доской, ПК с выходом в интернет, мультимедийным проектором и экраном.</w:delText>
        </w:r>
      </w:del>
    </w:p>
    <w:p w14:paraId="44342449" w14:textId="77777777" w:rsidR="002B75C0" w:rsidRPr="003C0E55" w:rsidRDefault="002B75C0" w:rsidP="002B75C0">
      <w:pPr>
        <w:ind w:firstLine="527"/>
        <w:rPr>
          <w:del w:id="608" w:author="uzivatel" w:date="2026-09-22T12:27:00Z" w16du:dateUtc="2026-09-22T16:27:00Z"/>
        </w:rPr>
      </w:pPr>
      <w:del w:id="609" w:author="uzivatel" w:date="2026-09-22T12:27:00Z" w16du:dateUtc="2026-09-22T16:27:00Z">
        <w:r w:rsidRPr="001D411F">
          <w:delText>Для самостоятельной работы обучающихся используется аудитория, укомплектованная специализированной мебелью и техническими средствами (ПК с выходом в интернет и обеспечением доступа в электронно-информационно-образовательную среду организации).</w:delText>
        </w:r>
        <w:bookmarkEnd w:id="556"/>
        <w:bookmarkEnd w:id="570"/>
      </w:del>
    </w:p>
    <w:p w14:paraId="1F60E4A8" w14:textId="77777777" w:rsidR="002B75C0" w:rsidRDefault="002B75C0" w:rsidP="006D0779">
      <w:pPr>
        <w:pStyle w:val="Default"/>
        <w:ind w:left="720"/>
        <w:rPr>
          <w:rFonts w:ascii="Roboto" w:hAnsi="Roboto"/>
          <w:rPrChange w:id="610" w:author="uzivatel" w:date="2026-09-22T12:27:00Z" w16du:dateUtc="2026-09-22T16:27:00Z">
            <w:rPr>
              <w:b/>
              <w:bCs/>
            </w:rPr>
          </w:rPrChange>
        </w:rPr>
        <w:pPrChange w:id="611" w:author="uzivatel" w:date="2026-09-22T12:27:00Z" w16du:dateUtc="2026-09-22T16:27:00Z">
          <w:pPr>
            <w:jc w:val="both"/>
          </w:pPr>
        </w:pPrChange>
      </w:pPr>
    </w:p>
    <w:sectPr w:rsidR="002B75C0" w:rsidSect="00067C1B">
      <w:headerReference w:type="default" r:id="rId8"/>
      <w:footerReference w:type="default" r:id="rId9"/>
      <w:pgSz w:w="11906" w:h="16838"/>
      <w:pgMar w:top="142" w:right="849" w:bottom="142" w:left="1417" w:header="708" w:footer="708" w:gutter="0"/>
      <w:cols w:space="708"/>
      <w:titlePg w:val="0"/>
      <w:docGrid w:linePitch="360"/>
      <w:sectPrChange w:id="617" w:author="uzivatel" w:date="2026-09-22T12:27:00Z" w16du:dateUtc="2026-09-22T16:27:00Z">
        <w:sectPr w:rsidR="002B75C0" w:rsidSect="00067C1B">
          <w:pgMar w:top="1134" w:right="850" w:bottom="1134" w:left="1701" w:header="708" w:footer="708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20191D" w14:textId="77777777" w:rsidR="002253FB" w:rsidRDefault="002253FB" w:rsidP="00735C42">
      <w:pPr>
        <w:spacing w:after="0" w:line="240" w:lineRule="auto"/>
        <w:pPrChange w:id="7" w:author="uzivatel" w:date="2026-09-22T12:27:00Z" w16du:dateUtc="2026-09-22T16:27:00Z">
          <w:pPr/>
        </w:pPrChange>
      </w:pPr>
      <w:r>
        <w:separator/>
      </w:r>
    </w:p>
  </w:endnote>
  <w:endnote w:type="continuationSeparator" w:id="0">
    <w:p w14:paraId="655CBB56" w14:textId="77777777" w:rsidR="002253FB" w:rsidRDefault="002253FB" w:rsidP="00735C42">
      <w:pPr>
        <w:spacing w:after="0" w:line="240" w:lineRule="auto"/>
        <w:pPrChange w:id="8" w:author="uzivatel" w:date="2026-09-22T12:27:00Z" w16du:dateUtc="2026-09-22T16:27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Полужирный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20B0604020202020204"/>
    <w:charset w:val="CC"/>
    <w:family w:val="roman"/>
    <w:pitch w:val="default"/>
  </w:font>
  <w:font w:name="WenQuanYi Micro Hei">
    <w:panose1 w:val="020B0604020202020204"/>
    <w:charset w:val="01"/>
    <w:family w:val="auto"/>
    <w:pitch w:val="variable"/>
  </w:font>
  <w:font w:name="ArialMT">
    <w:altName w:val="Arial"/>
    <w:panose1 w:val="020B0604020202020204"/>
    <w:charset w:val="80"/>
    <w:family w:val="auto"/>
    <w:notTrueType/>
    <w:pitch w:val="default"/>
    <w:sig w:usb0="00000000" w:usb1="08070000" w:usb2="00000010" w:usb3="00000000" w:csb0="0002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2786CD" w14:textId="77777777" w:rsidR="006F3AF3" w:rsidRPr="007661DA" w:rsidRDefault="006F3AF3">
    <w:pPr>
      <w:pStyle w:val="Footer"/>
      <w:jc w:val="right"/>
      <w:rPr>
        <w:del w:id="614" w:author="uzivatel" w:date="2026-09-22T12:27:00Z" w16du:dateUtc="2026-09-22T16:27:00Z"/>
        <w:sz w:val="20"/>
        <w:szCs w:val="20"/>
      </w:rPr>
    </w:pPr>
    <w:del w:id="615" w:author="uzivatel" w:date="2026-09-22T12:27:00Z" w16du:dateUtc="2026-09-22T16:27:00Z">
      <w:r w:rsidRPr="007661DA">
        <w:rPr>
          <w:sz w:val="20"/>
          <w:szCs w:val="20"/>
        </w:rPr>
        <w:fldChar w:fldCharType="begin"/>
      </w:r>
      <w:r w:rsidRPr="007661DA">
        <w:rPr>
          <w:sz w:val="20"/>
          <w:szCs w:val="20"/>
        </w:rPr>
        <w:delInstrText>PAGE   \* MERGEFORMAT</w:delInstrText>
      </w:r>
      <w:r w:rsidRPr="007661DA">
        <w:rPr>
          <w:sz w:val="20"/>
          <w:szCs w:val="20"/>
        </w:rPr>
        <w:fldChar w:fldCharType="separate"/>
      </w:r>
      <w:r w:rsidR="00B01314">
        <w:rPr>
          <w:noProof/>
          <w:sz w:val="20"/>
          <w:szCs w:val="20"/>
        </w:rPr>
        <w:delText>2</w:delText>
      </w:r>
      <w:r w:rsidRPr="007661DA">
        <w:rPr>
          <w:sz w:val="20"/>
          <w:szCs w:val="20"/>
        </w:rPr>
        <w:fldChar w:fldCharType="end"/>
      </w:r>
    </w:del>
  </w:p>
  <w:p w14:paraId="4D6B5451" w14:textId="77777777" w:rsidR="006F3AF3" w:rsidRDefault="006F3AF3">
    <w:pPr>
      <w:pStyle w:val="FooterChar"/>
      <w:pPrChange w:id="616" w:author="uzivatel" w:date="2026-09-22T12:27:00Z" w16du:dateUtc="2026-09-22T16:2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3466DB" w14:textId="77777777" w:rsidR="002253FB" w:rsidRDefault="002253FB" w:rsidP="00735C42">
      <w:pPr>
        <w:spacing w:after="0" w:line="240" w:lineRule="auto"/>
        <w:pPrChange w:id="5" w:author="uzivatel" w:date="2026-09-22T12:27:00Z" w16du:dateUtc="2026-09-22T16:27:00Z">
          <w:pPr/>
        </w:pPrChange>
      </w:pPr>
      <w:r>
        <w:separator/>
      </w:r>
    </w:p>
  </w:footnote>
  <w:footnote w:type="continuationSeparator" w:id="0">
    <w:p w14:paraId="1CC9EF49" w14:textId="77777777" w:rsidR="002253FB" w:rsidRDefault="002253FB" w:rsidP="00735C42">
      <w:pPr>
        <w:spacing w:after="0" w:line="240" w:lineRule="auto"/>
        <w:pPrChange w:id="6" w:author="uzivatel" w:date="2026-09-22T12:27:00Z" w16du:dateUtc="2026-09-22T16:27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30B63B" w14:textId="77777777" w:rsidR="006F3AF3" w:rsidRDefault="006F3AF3" w:rsidP="0014477D">
    <w:pPr>
      <w:pStyle w:val="Header"/>
      <w:framePr w:wrap="auto" w:vAnchor="text" w:hAnchor="margin" w:xAlign="right" w:y="1"/>
      <w:rPr>
        <w:del w:id="612" w:author="uzivatel" w:date="2026-09-22T12:27:00Z" w16du:dateUtc="2026-09-22T16:27:00Z"/>
        <w:rStyle w:val="PageNumber"/>
      </w:rPr>
    </w:pPr>
  </w:p>
  <w:p w14:paraId="5ECBCDEC" w14:textId="77777777" w:rsidR="006F3AF3" w:rsidRDefault="006F3AF3">
    <w:pPr>
      <w:pStyle w:val="PageNumber"/>
      <w:pPrChange w:id="613" w:author="uzivatel" w:date="2026-09-22T12:27:00Z" w16du:dateUtc="2026-09-22T16:27:00Z">
        <w:pPr>
          <w:pStyle w:val="Header"/>
          <w:ind w:right="360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25"/>
    <w:multiLevelType w:val="multilevel"/>
    <w:tmpl w:val="00000025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1816C79"/>
    <w:multiLevelType w:val="hybridMultilevel"/>
    <w:tmpl w:val="0152F5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C52F6"/>
    <w:multiLevelType w:val="hybridMultilevel"/>
    <w:tmpl w:val="C27EFD3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8D464FE"/>
    <w:multiLevelType w:val="hybridMultilevel"/>
    <w:tmpl w:val="6122BEA0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204C5"/>
    <w:multiLevelType w:val="hybridMultilevel"/>
    <w:tmpl w:val="4F8628B4"/>
    <w:lvl w:ilvl="0" w:tplc="ABEE6A30">
      <w:start w:val="1"/>
      <w:numFmt w:val="bullet"/>
      <w:lvlText w:val="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31DE9C4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EAE20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238521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C7297B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CAA1C6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E4E32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7C72E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26409D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92191C"/>
    <w:multiLevelType w:val="multilevel"/>
    <w:tmpl w:val="00000025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10934CC"/>
    <w:multiLevelType w:val="multilevel"/>
    <w:tmpl w:val="73AE6DE6"/>
    <w:lvl w:ilvl="0">
      <w:start w:val="5"/>
      <w:numFmt w:val="decimal"/>
      <w:lvlText w:val="%1"/>
      <w:lvlJc w:val="left"/>
      <w:pPr>
        <w:ind w:left="360" w:hanging="360"/>
      </w:pPr>
      <w:rPr>
        <w:rFonts w:ascii="Times New Roman Полужирный" w:hAnsi="Times New Roman Полужирный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 Полужирный" w:hAnsi="Times New Roman Полужирный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 Полужирный" w:hAnsi="Times New Roman Полужирный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 Полужирный" w:hAnsi="Times New Roman Полужирный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 Полужирный" w:hAnsi="Times New Roman Полужирный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 Полужирный" w:hAnsi="Times New Roman Полужирный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 Полужирный" w:hAnsi="Times New Roman Полужирный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 Полужирный" w:hAnsi="Times New Roman Полужирный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 Полужирный" w:hAnsi="Times New Roman Полужирный" w:hint="default"/>
      </w:rPr>
    </w:lvl>
  </w:abstractNum>
  <w:abstractNum w:abstractNumId="10" w15:restartNumberingAfterBreak="0">
    <w:nsid w:val="14356117"/>
    <w:multiLevelType w:val="hybridMultilevel"/>
    <w:tmpl w:val="D5B4EAB8"/>
    <w:lvl w:ilvl="0" w:tplc="FFFFFFF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4F123B"/>
    <w:multiLevelType w:val="hybridMultilevel"/>
    <w:tmpl w:val="F1668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626E9F"/>
    <w:multiLevelType w:val="hybridMultilevel"/>
    <w:tmpl w:val="539E606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19FF7297"/>
    <w:multiLevelType w:val="multilevel"/>
    <w:tmpl w:val="D9F08CFA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17F3A67"/>
    <w:multiLevelType w:val="multilevel"/>
    <w:tmpl w:val="89CAA17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E4437F"/>
    <w:multiLevelType w:val="multilevel"/>
    <w:tmpl w:val="21B8E2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47707E1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9E12515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02DF7"/>
    <w:multiLevelType w:val="hybridMultilevel"/>
    <w:tmpl w:val="56C2C27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5C5376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8B928DA"/>
    <w:multiLevelType w:val="hybridMultilevel"/>
    <w:tmpl w:val="B8E4AC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9617D4"/>
    <w:multiLevelType w:val="hybridMultilevel"/>
    <w:tmpl w:val="E638A8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244560"/>
    <w:multiLevelType w:val="multilevel"/>
    <w:tmpl w:val="48E8778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29" w15:restartNumberingAfterBreak="0">
    <w:nsid w:val="555316A7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EE3C64"/>
    <w:multiLevelType w:val="hybridMultilevel"/>
    <w:tmpl w:val="0C462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2E1BA1"/>
    <w:multiLevelType w:val="multilevel"/>
    <w:tmpl w:val="52C238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0957FA2"/>
    <w:multiLevelType w:val="hybridMultilevel"/>
    <w:tmpl w:val="711A52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0A272DD"/>
    <w:multiLevelType w:val="hybridMultilevel"/>
    <w:tmpl w:val="B4C8D1E8"/>
    <w:lvl w:ilvl="0" w:tplc="BD7490CA">
      <w:start w:val="1"/>
      <w:numFmt w:val="bullet"/>
      <w:lvlText w:val="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1" w:tplc="C7AE10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0D228C7"/>
    <w:multiLevelType w:val="hybridMultilevel"/>
    <w:tmpl w:val="AC0609BE"/>
    <w:lvl w:ilvl="0" w:tplc="4022C0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F0A66"/>
    <w:multiLevelType w:val="multilevel"/>
    <w:tmpl w:val="B1F47B80"/>
    <w:styleLink w:val="1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B81677"/>
    <w:multiLevelType w:val="hybridMultilevel"/>
    <w:tmpl w:val="34AAD850"/>
    <w:lvl w:ilvl="0" w:tplc="04190003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9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E622E4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7C169EA"/>
    <w:multiLevelType w:val="hybridMultilevel"/>
    <w:tmpl w:val="FB6E4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306257">
    <w:abstractNumId w:val="28"/>
  </w:num>
  <w:num w:numId="2" w16cid:durableId="333529436">
    <w:abstractNumId w:val="37"/>
  </w:num>
  <w:num w:numId="3" w16cid:durableId="997347318">
    <w:abstractNumId w:val="3"/>
  </w:num>
  <w:num w:numId="4" w16cid:durableId="1313369664">
    <w:abstractNumId w:val="36"/>
  </w:num>
  <w:num w:numId="5" w16cid:durableId="1735541426">
    <w:abstractNumId w:val="14"/>
  </w:num>
  <w:num w:numId="6" w16cid:durableId="777682123">
    <w:abstractNumId w:val="4"/>
  </w:num>
  <w:num w:numId="7" w16cid:durableId="2129734854">
    <w:abstractNumId w:val="5"/>
  </w:num>
  <w:num w:numId="8" w16cid:durableId="1311985113">
    <w:abstractNumId w:val="17"/>
  </w:num>
  <w:num w:numId="9" w16cid:durableId="543713149">
    <w:abstractNumId w:val="10"/>
  </w:num>
  <w:num w:numId="10" w16cid:durableId="1346055716">
    <w:abstractNumId w:val="32"/>
  </w:num>
  <w:num w:numId="11" w16cid:durableId="90664232">
    <w:abstractNumId w:val="13"/>
  </w:num>
  <w:num w:numId="12" w16cid:durableId="771508271">
    <w:abstractNumId w:val="38"/>
  </w:num>
  <w:num w:numId="13" w16cid:durableId="70584429">
    <w:abstractNumId w:val="2"/>
  </w:num>
  <w:num w:numId="14" w16cid:durableId="1651057831">
    <w:abstractNumId w:val="35"/>
  </w:num>
  <w:num w:numId="15" w16cid:durableId="1529876730">
    <w:abstractNumId w:val="23"/>
  </w:num>
  <w:num w:numId="16" w16cid:durableId="397945949">
    <w:abstractNumId w:val="34"/>
  </w:num>
  <w:num w:numId="17" w16cid:durableId="1074552775">
    <w:abstractNumId w:val="21"/>
  </w:num>
  <w:num w:numId="18" w16cid:durableId="1842886944">
    <w:abstractNumId w:val="29"/>
  </w:num>
  <w:num w:numId="19" w16cid:durableId="1819152049">
    <w:abstractNumId w:val="25"/>
  </w:num>
  <w:num w:numId="20" w16cid:durableId="625936263">
    <w:abstractNumId w:val="20"/>
  </w:num>
  <w:num w:numId="21" w16cid:durableId="800196269">
    <w:abstractNumId w:val="40"/>
  </w:num>
  <w:num w:numId="22" w16cid:durableId="1524854765">
    <w:abstractNumId w:val="15"/>
  </w:num>
  <w:num w:numId="23" w16cid:durableId="1165972436">
    <w:abstractNumId w:val="41"/>
  </w:num>
  <w:num w:numId="24" w16cid:durableId="922687355">
    <w:abstractNumId w:val="27"/>
  </w:num>
  <w:num w:numId="25" w16cid:durableId="1085303491">
    <w:abstractNumId w:val="12"/>
  </w:num>
  <w:num w:numId="26" w16cid:durableId="743572450">
    <w:abstractNumId w:val="33"/>
  </w:num>
  <w:num w:numId="27" w16cid:durableId="825323713">
    <w:abstractNumId w:val="9"/>
  </w:num>
  <w:num w:numId="28" w16cid:durableId="592325451">
    <w:abstractNumId w:val="1"/>
  </w:num>
  <w:num w:numId="29" w16cid:durableId="1948393206">
    <w:abstractNumId w:val="8"/>
  </w:num>
  <w:num w:numId="30" w16cid:durableId="465775829">
    <w:abstractNumId w:val="0"/>
  </w:num>
  <w:num w:numId="31" w16cid:durableId="1732263990">
    <w:abstractNumId w:val="26"/>
  </w:num>
  <w:num w:numId="32" w16cid:durableId="1637252811">
    <w:abstractNumId w:val="30"/>
  </w:num>
  <w:num w:numId="33" w16cid:durableId="1229224550">
    <w:abstractNumId w:val="39"/>
  </w:num>
  <w:num w:numId="34" w16cid:durableId="1629511412">
    <w:abstractNumId w:val="31"/>
  </w:num>
  <w:num w:numId="35" w16cid:durableId="1953432806">
    <w:abstractNumId w:val="11"/>
  </w:num>
  <w:num w:numId="36" w16cid:durableId="1144397050">
    <w:abstractNumId w:val="24"/>
  </w:num>
  <w:num w:numId="37" w16cid:durableId="1508596824">
    <w:abstractNumId w:val="18"/>
  </w:num>
  <w:num w:numId="38" w16cid:durableId="297880089">
    <w:abstractNumId w:val="6"/>
  </w:num>
  <w:num w:numId="39" w16cid:durableId="1079906300">
    <w:abstractNumId w:val="16"/>
  </w:num>
  <w:num w:numId="40" w16cid:durableId="427240890">
    <w:abstractNumId w:val="22"/>
  </w:num>
  <w:num w:numId="41" w16cid:durableId="1668362105">
    <w:abstractNumId w:val="42"/>
  </w:num>
  <w:num w:numId="42" w16cid:durableId="721447042">
    <w:abstractNumId w:val="19"/>
  </w:num>
  <w:num w:numId="43" w16cid:durableId="524447326">
    <w:abstractNumId w:val="7"/>
  </w:num>
  <w:numIdMacAtCleanup w:val="1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doNotTrackMoves/>
  <w:defaultTabStop w:val="708"/>
  <w:doNotHyphenateCap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8C9"/>
    <w:rsid w:val="000113DB"/>
    <w:rsid w:val="00011F1D"/>
    <w:rsid w:val="000120ED"/>
    <w:rsid w:val="00012E00"/>
    <w:rsid w:val="00021719"/>
    <w:rsid w:val="000217F2"/>
    <w:rsid w:val="0002193F"/>
    <w:rsid w:val="00021D99"/>
    <w:rsid w:val="0002301B"/>
    <w:rsid w:val="000248D3"/>
    <w:rsid w:val="0002503E"/>
    <w:rsid w:val="00031015"/>
    <w:rsid w:val="000329D4"/>
    <w:rsid w:val="000335AC"/>
    <w:rsid w:val="000371F3"/>
    <w:rsid w:val="0003785C"/>
    <w:rsid w:val="00037EA9"/>
    <w:rsid w:val="00040027"/>
    <w:rsid w:val="0004305E"/>
    <w:rsid w:val="00043C23"/>
    <w:rsid w:val="0004633E"/>
    <w:rsid w:val="00050530"/>
    <w:rsid w:val="00051D77"/>
    <w:rsid w:val="00054DEC"/>
    <w:rsid w:val="00055681"/>
    <w:rsid w:val="00055B78"/>
    <w:rsid w:val="000573FC"/>
    <w:rsid w:val="000608AF"/>
    <w:rsid w:val="00060FD3"/>
    <w:rsid w:val="0006461A"/>
    <w:rsid w:val="00065678"/>
    <w:rsid w:val="0006648F"/>
    <w:rsid w:val="00067779"/>
    <w:rsid w:val="00067C1B"/>
    <w:rsid w:val="00070B7A"/>
    <w:rsid w:val="00070DE8"/>
    <w:rsid w:val="00071577"/>
    <w:rsid w:val="000736EE"/>
    <w:rsid w:val="00074E6F"/>
    <w:rsid w:val="00076CB7"/>
    <w:rsid w:val="00076CE0"/>
    <w:rsid w:val="00080264"/>
    <w:rsid w:val="00083E82"/>
    <w:rsid w:val="000975D8"/>
    <w:rsid w:val="00097F3F"/>
    <w:rsid w:val="000A4676"/>
    <w:rsid w:val="000A639C"/>
    <w:rsid w:val="000A792A"/>
    <w:rsid w:val="000A7CA7"/>
    <w:rsid w:val="000B12C2"/>
    <w:rsid w:val="000B1837"/>
    <w:rsid w:val="000C1225"/>
    <w:rsid w:val="000C1D5B"/>
    <w:rsid w:val="000C266A"/>
    <w:rsid w:val="000C5509"/>
    <w:rsid w:val="000C7AAA"/>
    <w:rsid w:val="000D44CC"/>
    <w:rsid w:val="000D5DE4"/>
    <w:rsid w:val="000D5E98"/>
    <w:rsid w:val="000D6087"/>
    <w:rsid w:val="000E16AC"/>
    <w:rsid w:val="000E366A"/>
    <w:rsid w:val="000E3758"/>
    <w:rsid w:val="000E3B54"/>
    <w:rsid w:val="000F23C3"/>
    <w:rsid w:val="000F385F"/>
    <w:rsid w:val="000F3BB6"/>
    <w:rsid w:val="000F3F95"/>
    <w:rsid w:val="000F420F"/>
    <w:rsid w:val="000F461D"/>
    <w:rsid w:val="000F4733"/>
    <w:rsid w:val="000F589C"/>
    <w:rsid w:val="000F5976"/>
    <w:rsid w:val="000F59C9"/>
    <w:rsid w:val="000F5C62"/>
    <w:rsid w:val="000F633C"/>
    <w:rsid w:val="00101252"/>
    <w:rsid w:val="001116C6"/>
    <w:rsid w:val="00113753"/>
    <w:rsid w:val="00114B70"/>
    <w:rsid w:val="0011556B"/>
    <w:rsid w:val="00120FC7"/>
    <w:rsid w:val="00121712"/>
    <w:rsid w:val="00121E35"/>
    <w:rsid w:val="0012224D"/>
    <w:rsid w:val="00122280"/>
    <w:rsid w:val="001229CA"/>
    <w:rsid w:val="001237DA"/>
    <w:rsid w:val="00126204"/>
    <w:rsid w:val="00131188"/>
    <w:rsid w:val="00133F3B"/>
    <w:rsid w:val="00134F05"/>
    <w:rsid w:val="001357B4"/>
    <w:rsid w:val="001373B2"/>
    <w:rsid w:val="00137A9A"/>
    <w:rsid w:val="001415B7"/>
    <w:rsid w:val="0014163F"/>
    <w:rsid w:val="0014230D"/>
    <w:rsid w:val="0014276E"/>
    <w:rsid w:val="00144316"/>
    <w:rsid w:val="0014477D"/>
    <w:rsid w:val="00145CC1"/>
    <w:rsid w:val="00150C78"/>
    <w:rsid w:val="00151163"/>
    <w:rsid w:val="0015420B"/>
    <w:rsid w:val="00154600"/>
    <w:rsid w:val="00155342"/>
    <w:rsid w:val="0015560C"/>
    <w:rsid w:val="00155835"/>
    <w:rsid w:val="001559CF"/>
    <w:rsid w:val="00156E8D"/>
    <w:rsid w:val="00162126"/>
    <w:rsid w:val="00162958"/>
    <w:rsid w:val="0016387E"/>
    <w:rsid w:val="001639BB"/>
    <w:rsid w:val="00166E82"/>
    <w:rsid w:val="001709CF"/>
    <w:rsid w:val="00171AE1"/>
    <w:rsid w:val="00175514"/>
    <w:rsid w:val="00184C53"/>
    <w:rsid w:val="001856FD"/>
    <w:rsid w:val="001860FC"/>
    <w:rsid w:val="00186210"/>
    <w:rsid w:val="00186C07"/>
    <w:rsid w:val="00187CF7"/>
    <w:rsid w:val="00195C95"/>
    <w:rsid w:val="00196CEC"/>
    <w:rsid w:val="001971BA"/>
    <w:rsid w:val="001A1758"/>
    <w:rsid w:val="001A19EF"/>
    <w:rsid w:val="001A40A9"/>
    <w:rsid w:val="001A7AFD"/>
    <w:rsid w:val="001B1B12"/>
    <w:rsid w:val="001B6146"/>
    <w:rsid w:val="001B6FEA"/>
    <w:rsid w:val="001B7F31"/>
    <w:rsid w:val="001C06B2"/>
    <w:rsid w:val="001C1FAD"/>
    <w:rsid w:val="001C7A0D"/>
    <w:rsid w:val="001D000A"/>
    <w:rsid w:val="001D0BC6"/>
    <w:rsid w:val="001D411F"/>
    <w:rsid w:val="001D5E39"/>
    <w:rsid w:val="001D66D1"/>
    <w:rsid w:val="001E3C52"/>
    <w:rsid w:val="001E4E33"/>
    <w:rsid w:val="001F09B3"/>
    <w:rsid w:val="001F53B4"/>
    <w:rsid w:val="001F64EF"/>
    <w:rsid w:val="002011B9"/>
    <w:rsid w:val="00203264"/>
    <w:rsid w:val="00204E5A"/>
    <w:rsid w:val="00204E60"/>
    <w:rsid w:val="0020627B"/>
    <w:rsid w:val="002071F2"/>
    <w:rsid w:val="00207F46"/>
    <w:rsid w:val="002104F8"/>
    <w:rsid w:val="00214166"/>
    <w:rsid w:val="002152A6"/>
    <w:rsid w:val="0021569F"/>
    <w:rsid w:val="002171AE"/>
    <w:rsid w:val="00220028"/>
    <w:rsid w:val="00221229"/>
    <w:rsid w:val="00222525"/>
    <w:rsid w:val="00223B31"/>
    <w:rsid w:val="00224D64"/>
    <w:rsid w:val="002253FB"/>
    <w:rsid w:val="0022757E"/>
    <w:rsid w:val="002329FA"/>
    <w:rsid w:val="00233BC0"/>
    <w:rsid w:val="0023651E"/>
    <w:rsid w:val="0023788D"/>
    <w:rsid w:val="00241D54"/>
    <w:rsid w:val="00242A89"/>
    <w:rsid w:val="00243D50"/>
    <w:rsid w:val="00250360"/>
    <w:rsid w:val="0025215C"/>
    <w:rsid w:val="002525B2"/>
    <w:rsid w:val="00252771"/>
    <w:rsid w:val="002532D4"/>
    <w:rsid w:val="00254D8E"/>
    <w:rsid w:val="002551A9"/>
    <w:rsid w:val="00255A37"/>
    <w:rsid w:val="002565ED"/>
    <w:rsid w:val="00256F5F"/>
    <w:rsid w:val="0026216B"/>
    <w:rsid w:val="00262702"/>
    <w:rsid w:val="00262C9F"/>
    <w:rsid w:val="00265BEF"/>
    <w:rsid w:val="002670DA"/>
    <w:rsid w:val="00270AD8"/>
    <w:rsid w:val="0027119F"/>
    <w:rsid w:val="00277691"/>
    <w:rsid w:val="0027784C"/>
    <w:rsid w:val="0028500D"/>
    <w:rsid w:val="00285CBA"/>
    <w:rsid w:val="0028602A"/>
    <w:rsid w:val="00287117"/>
    <w:rsid w:val="00287EEA"/>
    <w:rsid w:val="00290F9E"/>
    <w:rsid w:val="00291922"/>
    <w:rsid w:val="00292259"/>
    <w:rsid w:val="0029441B"/>
    <w:rsid w:val="00295E15"/>
    <w:rsid w:val="002962FE"/>
    <w:rsid w:val="002A1608"/>
    <w:rsid w:val="002A31AB"/>
    <w:rsid w:val="002A4612"/>
    <w:rsid w:val="002A474A"/>
    <w:rsid w:val="002A75DF"/>
    <w:rsid w:val="002A79D1"/>
    <w:rsid w:val="002B27AF"/>
    <w:rsid w:val="002B36AA"/>
    <w:rsid w:val="002B3AAF"/>
    <w:rsid w:val="002B4680"/>
    <w:rsid w:val="002B531D"/>
    <w:rsid w:val="002B75C0"/>
    <w:rsid w:val="002C1B9B"/>
    <w:rsid w:val="002C1F8A"/>
    <w:rsid w:val="002C4D65"/>
    <w:rsid w:val="002C5686"/>
    <w:rsid w:val="002C6B50"/>
    <w:rsid w:val="002D338A"/>
    <w:rsid w:val="002D3D06"/>
    <w:rsid w:val="002D6C48"/>
    <w:rsid w:val="002D7648"/>
    <w:rsid w:val="002D7794"/>
    <w:rsid w:val="002D79E2"/>
    <w:rsid w:val="002E0FF2"/>
    <w:rsid w:val="002E3447"/>
    <w:rsid w:val="002E3511"/>
    <w:rsid w:val="002E4A56"/>
    <w:rsid w:val="002E5199"/>
    <w:rsid w:val="002E532E"/>
    <w:rsid w:val="002E5DEA"/>
    <w:rsid w:val="002E7A9F"/>
    <w:rsid w:val="002F0934"/>
    <w:rsid w:val="002F2D5D"/>
    <w:rsid w:val="002F49A9"/>
    <w:rsid w:val="00302D0A"/>
    <w:rsid w:val="00303E51"/>
    <w:rsid w:val="003060B9"/>
    <w:rsid w:val="00306709"/>
    <w:rsid w:val="00307E6C"/>
    <w:rsid w:val="00310C7E"/>
    <w:rsid w:val="00311C9C"/>
    <w:rsid w:val="003145CE"/>
    <w:rsid w:val="0031568E"/>
    <w:rsid w:val="00316614"/>
    <w:rsid w:val="00316977"/>
    <w:rsid w:val="00317C1D"/>
    <w:rsid w:val="00317CC4"/>
    <w:rsid w:val="003202E3"/>
    <w:rsid w:val="00320791"/>
    <w:rsid w:val="00324442"/>
    <w:rsid w:val="0032758A"/>
    <w:rsid w:val="003300DA"/>
    <w:rsid w:val="003313B5"/>
    <w:rsid w:val="00332BB9"/>
    <w:rsid w:val="00335E79"/>
    <w:rsid w:val="003377F2"/>
    <w:rsid w:val="00340EA1"/>
    <w:rsid w:val="00341595"/>
    <w:rsid w:val="00342D2B"/>
    <w:rsid w:val="00345B5E"/>
    <w:rsid w:val="00346C98"/>
    <w:rsid w:val="003535A6"/>
    <w:rsid w:val="00355828"/>
    <w:rsid w:val="00356279"/>
    <w:rsid w:val="00360191"/>
    <w:rsid w:val="00360688"/>
    <w:rsid w:val="0036131A"/>
    <w:rsid w:val="00361CCA"/>
    <w:rsid w:val="00362924"/>
    <w:rsid w:val="00364FEF"/>
    <w:rsid w:val="0036547B"/>
    <w:rsid w:val="00365D2E"/>
    <w:rsid w:val="003710E1"/>
    <w:rsid w:val="0037327E"/>
    <w:rsid w:val="00373A16"/>
    <w:rsid w:val="00373FD0"/>
    <w:rsid w:val="00375D0C"/>
    <w:rsid w:val="00381412"/>
    <w:rsid w:val="003827B7"/>
    <w:rsid w:val="00382A8C"/>
    <w:rsid w:val="00384D63"/>
    <w:rsid w:val="00385644"/>
    <w:rsid w:val="00385E56"/>
    <w:rsid w:val="003904D5"/>
    <w:rsid w:val="00390C2C"/>
    <w:rsid w:val="00391790"/>
    <w:rsid w:val="00392992"/>
    <w:rsid w:val="00393DFA"/>
    <w:rsid w:val="00395E15"/>
    <w:rsid w:val="00395E94"/>
    <w:rsid w:val="00395FC5"/>
    <w:rsid w:val="003971CC"/>
    <w:rsid w:val="003A0244"/>
    <w:rsid w:val="003A38C9"/>
    <w:rsid w:val="003A4848"/>
    <w:rsid w:val="003A7983"/>
    <w:rsid w:val="003B35B9"/>
    <w:rsid w:val="003B47BF"/>
    <w:rsid w:val="003C10A4"/>
    <w:rsid w:val="003C20B5"/>
    <w:rsid w:val="003C57E6"/>
    <w:rsid w:val="003C793A"/>
    <w:rsid w:val="003D07DF"/>
    <w:rsid w:val="003D0C52"/>
    <w:rsid w:val="003D0DF3"/>
    <w:rsid w:val="003D230F"/>
    <w:rsid w:val="003D595C"/>
    <w:rsid w:val="003D6019"/>
    <w:rsid w:val="003E1908"/>
    <w:rsid w:val="003E26E9"/>
    <w:rsid w:val="003E5AD1"/>
    <w:rsid w:val="003E635E"/>
    <w:rsid w:val="003E76EA"/>
    <w:rsid w:val="003E7BCE"/>
    <w:rsid w:val="003E7DDB"/>
    <w:rsid w:val="003F0BD9"/>
    <w:rsid w:val="003F1628"/>
    <w:rsid w:val="003F26AC"/>
    <w:rsid w:val="003F318E"/>
    <w:rsid w:val="003F38A0"/>
    <w:rsid w:val="003F458A"/>
    <w:rsid w:val="004027A5"/>
    <w:rsid w:val="0040500A"/>
    <w:rsid w:val="00405037"/>
    <w:rsid w:val="00407CC6"/>
    <w:rsid w:val="004124E8"/>
    <w:rsid w:val="0041591B"/>
    <w:rsid w:val="00416031"/>
    <w:rsid w:val="004175E2"/>
    <w:rsid w:val="00421D86"/>
    <w:rsid w:val="00421E5D"/>
    <w:rsid w:val="004249B2"/>
    <w:rsid w:val="004249BD"/>
    <w:rsid w:val="0043051E"/>
    <w:rsid w:val="004327D8"/>
    <w:rsid w:val="00434012"/>
    <w:rsid w:val="00437AE5"/>
    <w:rsid w:val="0044027D"/>
    <w:rsid w:val="00440F9B"/>
    <w:rsid w:val="00441D16"/>
    <w:rsid w:val="004435CB"/>
    <w:rsid w:val="00444ACB"/>
    <w:rsid w:val="004471D5"/>
    <w:rsid w:val="00450FE6"/>
    <w:rsid w:val="004510DD"/>
    <w:rsid w:val="00461990"/>
    <w:rsid w:val="00461EB2"/>
    <w:rsid w:val="0046665F"/>
    <w:rsid w:val="00470A70"/>
    <w:rsid w:val="00470D55"/>
    <w:rsid w:val="00471090"/>
    <w:rsid w:val="00471303"/>
    <w:rsid w:val="004714D6"/>
    <w:rsid w:val="00471E98"/>
    <w:rsid w:val="004726FB"/>
    <w:rsid w:val="0047450F"/>
    <w:rsid w:val="00474EFB"/>
    <w:rsid w:val="004754B0"/>
    <w:rsid w:val="00475B0E"/>
    <w:rsid w:val="00476D84"/>
    <w:rsid w:val="00480C8C"/>
    <w:rsid w:val="00480E8B"/>
    <w:rsid w:val="00481059"/>
    <w:rsid w:val="00483CA6"/>
    <w:rsid w:val="0048467F"/>
    <w:rsid w:val="00491414"/>
    <w:rsid w:val="00493BE8"/>
    <w:rsid w:val="00494AC3"/>
    <w:rsid w:val="004953F9"/>
    <w:rsid w:val="004955CE"/>
    <w:rsid w:val="00495B47"/>
    <w:rsid w:val="00496938"/>
    <w:rsid w:val="004A0EB5"/>
    <w:rsid w:val="004A291B"/>
    <w:rsid w:val="004A4652"/>
    <w:rsid w:val="004A5136"/>
    <w:rsid w:val="004A5911"/>
    <w:rsid w:val="004A60D4"/>
    <w:rsid w:val="004A6AE0"/>
    <w:rsid w:val="004A795F"/>
    <w:rsid w:val="004A7D3E"/>
    <w:rsid w:val="004B0DDD"/>
    <w:rsid w:val="004B2D1F"/>
    <w:rsid w:val="004B4E1D"/>
    <w:rsid w:val="004B5711"/>
    <w:rsid w:val="004B6105"/>
    <w:rsid w:val="004B6E80"/>
    <w:rsid w:val="004B74FC"/>
    <w:rsid w:val="004C0089"/>
    <w:rsid w:val="004C351C"/>
    <w:rsid w:val="004C633C"/>
    <w:rsid w:val="004C688A"/>
    <w:rsid w:val="004C7491"/>
    <w:rsid w:val="004D4D7E"/>
    <w:rsid w:val="004D6161"/>
    <w:rsid w:val="004D7D80"/>
    <w:rsid w:val="004E6AF7"/>
    <w:rsid w:val="004E7E8D"/>
    <w:rsid w:val="004F17EB"/>
    <w:rsid w:val="004F2EE8"/>
    <w:rsid w:val="004F3ED9"/>
    <w:rsid w:val="004F4A23"/>
    <w:rsid w:val="004F58CC"/>
    <w:rsid w:val="0050075A"/>
    <w:rsid w:val="005014D2"/>
    <w:rsid w:val="005049BF"/>
    <w:rsid w:val="00506E9D"/>
    <w:rsid w:val="00511821"/>
    <w:rsid w:val="005168DA"/>
    <w:rsid w:val="00517012"/>
    <w:rsid w:val="00520749"/>
    <w:rsid w:val="00526079"/>
    <w:rsid w:val="00526C4A"/>
    <w:rsid w:val="00526EEB"/>
    <w:rsid w:val="00531E20"/>
    <w:rsid w:val="0053349D"/>
    <w:rsid w:val="00533931"/>
    <w:rsid w:val="00534A7B"/>
    <w:rsid w:val="00537030"/>
    <w:rsid w:val="005379D3"/>
    <w:rsid w:val="005400B1"/>
    <w:rsid w:val="005406F7"/>
    <w:rsid w:val="00540F92"/>
    <w:rsid w:val="00543DD5"/>
    <w:rsid w:val="00544A56"/>
    <w:rsid w:val="00545CB7"/>
    <w:rsid w:val="00546BC0"/>
    <w:rsid w:val="00551F43"/>
    <w:rsid w:val="00557DC1"/>
    <w:rsid w:val="0056063A"/>
    <w:rsid w:val="00561C97"/>
    <w:rsid w:val="005631B3"/>
    <w:rsid w:val="00563D93"/>
    <w:rsid w:val="005664E0"/>
    <w:rsid w:val="00566607"/>
    <w:rsid w:val="005702C5"/>
    <w:rsid w:val="005714D0"/>
    <w:rsid w:val="0058133A"/>
    <w:rsid w:val="00587185"/>
    <w:rsid w:val="0058764C"/>
    <w:rsid w:val="00587B0C"/>
    <w:rsid w:val="00590D08"/>
    <w:rsid w:val="00592BF6"/>
    <w:rsid w:val="00593923"/>
    <w:rsid w:val="00593C0C"/>
    <w:rsid w:val="005940DB"/>
    <w:rsid w:val="005949B5"/>
    <w:rsid w:val="0059613A"/>
    <w:rsid w:val="00596269"/>
    <w:rsid w:val="005965C5"/>
    <w:rsid w:val="005967D3"/>
    <w:rsid w:val="00597235"/>
    <w:rsid w:val="005A4816"/>
    <w:rsid w:val="005B28B9"/>
    <w:rsid w:val="005B424D"/>
    <w:rsid w:val="005B6BAC"/>
    <w:rsid w:val="005C43B6"/>
    <w:rsid w:val="005C4EA3"/>
    <w:rsid w:val="005C5D06"/>
    <w:rsid w:val="005D1B3E"/>
    <w:rsid w:val="005D26C5"/>
    <w:rsid w:val="005E057F"/>
    <w:rsid w:val="005E1F02"/>
    <w:rsid w:val="005E2651"/>
    <w:rsid w:val="005E2890"/>
    <w:rsid w:val="005E457A"/>
    <w:rsid w:val="005E5045"/>
    <w:rsid w:val="005F0A74"/>
    <w:rsid w:val="005F1685"/>
    <w:rsid w:val="005F4481"/>
    <w:rsid w:val="005F50A7"/>
    <w:rsid w:val="005F63B0"/>
    <w:rsid w:val="005F68BE"/>
    <w:rsid w:val="005F7E2E"/>
    <w:rsid w:val="006000D5"/>
    <w:rsid w:val="00601AAD"/>
    <w:rsid w:val="0060257F"/>
    <w:rsid w:val="00605F21"/>
    <w:rsid w:val="006100A1"/>
    <w:rsid w:val="0061123D"/>
    <w:rsid w:val="00612515"/>
    <w:rsid w:val="00613D0D"/>
    <w:rsid w:val="00614C9F"/>
    <w:rsid w:val="00615EC2"/>
    <w:rsid w:val="0062211F"/>
    <w:rsid w:val="00625492"/>
    <w:rsid w:val="00626B30"/>
    <w:rsid w:val="00634FFF"/>
    <w:rsid w:val="00636565"/>
    <w:rsid w:val="0063674C"/>
    <w:rsid w:val="006374A4"/>
    <w:rsid w:val="00640082"/>
    <w:rsid w:val="00640C2C"/>
    <w:rsid w:val="00647D81"/>
    <w:rsid w:val="00653102"/>
    <w:rsid w:val="00662F33"/>
    <w:rsid w:val="0066357D"/>
    <w:rsid w:val="00663F98"/>
    <w:rsid w:val="00664DF3"/>
    <w:rsid w:val="00667BC0"/>
    <w:rsid w:val="00667C53"/>
    <w:rsid w:val="00667D66"/>
    <w:rsid w:val="00667ED9"/>
    <w:rsid w:val="006731B0"/>
    <w:rsid w:val="0067345C"/>
    <w:rsid w:val="00676891"/>
    <w:rsid w:val="00676D89"/>
    <w:rsid w:val="00680C8A"/>
    <w:rsid w:val="00681D2C"/>
    <w:rsid w:val="00683331"/>
    <w:rsid w:val="00683656"/>
    <w:rsid w:val="00687425"/>
    <w:rsid w:val="006875AD"/>
    <w:rsid w:val="0068798D"/>
    <w:rsid w:val="00690000"/>
    <w:rsid w:val="00691465"/>
    <w:rsid w:val="00691521"/>
    <w:rsid w:val="006923BA"/>
    <w:rsid w:val="0069302E"/>
    <w:rsid w:val="006935CF"/>
    <w:rsid w:val="00695455"/>
    <w:rsid w:val="0069557F"/>
    <w:rsid w:val="00697EFB"/>
    <w:rsid w:val="006A3C17"/>
    <w:rsid w:val="006A4AA9"/>
    <w:rsid w:val="006A64CE"/>
    <w:rsid w:val="006A67CC"/>
    <w:rsid w:val="006A697C"/>
    <w:rsid w:val="006B1252"/>
    <w:rsid w:val="006B152D"/>
    <w:rsid w:val="006B45BC"/>
    <w:rsid w:val="006B5D8F"/>
    <w:rsid w:val="006B6150"/>
    <w:rsid w:val="006B6685"/>
    <w:rsid w:val="006B6E67"/>
    <w:rsid w:val="006B75D9"/>
    <w:rsid w:val="006C1C16"/>
    <w:rsid w:val="006C2160"/>
    <w:rsid w:val="006C27CF"/>
    <w:rsid w:val="006C2A1F"/>
    <w:rsid w:val="006C4107"/>
    <w:rsid w:val="006C4B22"/>
    <w:rsid w:val="006C55C1"/>
    <w:rsid w:val="006C6B9B"/>
    <w:rsid w:val="006C7B9A"/>
    <w:rsid w:val="006D0197"/>
    <w:rsid w:val="006D03CD"/>
    <w:rsid w:val="006D03EF"/>
    <w:rsid w:val="006D0779"/>
    <w:rsid w:val="006E04BE"/>
    <w:rsid w:val="006E2B69"/>
    <w:rsid w:val="006E4F50"/>
    <w:rsid w:val="006E7CAF"/>
    <w:rsid w:val="006F0E83"/>
    <w:rsid w:val="006F220F"/>
    <w:rsid w:val="006F3AF3"/>
    <w:rsid w:val="006F6485"/>
    <w:rsid w:val="007003F5"/>
    <w:rsid w:val="0070492D"/>
    <w:rsid w:val="00707026"/>
    <w:rsid w:val="00707A28"/>
    <w:rsid w:val="00710144"/>
    <w:rsid w:val="007139DA"/>
    <w:rsid w:val="00715143"/>
    <w:rsid w:val="0071556C"/>
    <w:rsid w:val="00715C4D"/>
    <w:rsid w:val="00715E7F"/>
    <w:rsid w:val="0071623C"/>
    <w:rsid w:val="00717F45"/>
    <w:rsid w:val="00720B21"/>
    <w:rsid w:val="00726F50"/>
    <w:rsid w:val="00730BC2"/>
    <w:rsid w:val="00730E76"/>
    <w:rsid w:val="00732C8B"/>
    <w:rsid w:val="00733676"/>
    <w:rsid w:val="00733A57"/>
    <w:rsid w:val="00734819"/>
    <w:rsid w:val="00735C42"/>
    <w:rsid w:val="00737DAB"/>
    <w:rsid w:val="00741DFE"/>
    <w:rsid w:val="00744A98"/>
    <w:rsid w:val="007460AF"/>
    <w:rsid w:val="007472B0"/>
    <w:rsid w:val="00747C24"/>
    <w:rsid w:val="0075502A"/>
    <w:rsid w:val="007607DF"/>
    <w:rsid w:val="00760AE0"/>
    <w:rsid w:val="00760F3F"/>
    <w:rsid w:val="0076580D"/>
    <w:rsid w:val="007661DA"/>
    <w:rsid w:val="007677F8"/>
    <w:rsid w:val="0076793F"/>
    <w:rsid w:val="00767FEF"/>
    <w:rsid w:val="00772FB6"/>
    <w:rsid w:val="00774189"/>
    <w:rsid w:val="00774F34"/>
    <w:rsid w:val="0077528F"/>
    <w:rsid w:val="00776EFA"/>
    <w:rsid w:val="00785F7B"/>
    <w:rsid w:val="00787D60"/>
    <w:rsid w:val="00790F12"/>
    <w:rsid w:val="0079316E"/>
    <w:rsid w:val="0079740C"/>
    <w:rsid w:val="007A1B6C"/>
    <w:rsid w:val="007A6C23"/>
    <w:rsid w:val="007B199D"/>
    <w:rsid w:val="007B551A"/>
    <w:rsid w:val="007B5634"/>
    <w:rsid w:val="007C0098"/>
    <w:rsid w:val="007C2A72"/>
    <w:rsid w:val="007C332A"/>
    <w:rsid w:val="007C448F"/>
    <w:rsid w:val="007C79C4"/>
    <w:rsid w:val="007D0F62"/>
    <w:rsid w:val="007D0F8A"/>
    <w:rsid w:val="007D42C0"/>
    <w:rsid w:val="007D5303"/>
    <w:rsid w:val="007D53D9"/>
    <w:rsid w:val="007D59BB"/>
    <w:rsid w:val="007E09EC"/>
    <w:rsid w:val="007E3394"/>
    <w:rsid w:val="007E381C"/>
    <w:rsid w:val="007E6FA5"/>
    <w:rsid w:val="007F144A"/>
    <w:rsid w:val="007F18F6"/>
    <w:rsid w:val="007F700C"/>
    <w:rsid w:val="007F7FAE"/>
    <w:rsid w:val="0080095D"/>
    <w:rsid w:val="0080203C"/>
    <w:rsid w:val="0080418B"/>
    <w:rsid w:val="00805B1F"/>
    <w:rsid w:val="008102D2"/>
    <w:rsid w:val="00810B70"/>
    <w:rsid w:val="00811692"/>
    <w:rsid w:val="00811CC2"/>
    <w:rsid w:val="00812120"/>
    <w:rsid w:val="00814540"/>
    <w:rsid w:val="00814A72"/>
    <w:rsid w:val="008151C0"/>
    <w:rsid w:val="008158B5"/>
    <w:rsid w:val="00815CB3"/>
    <w:rsid w:val="00815D92"/>
    <w:rsid w:val="00817005"/>
    <w:rsid w:val="00817482"/>
    <w:rsid w:val="00822D05"/>
    <w:rsid w:val="0082383C"/>
    <w:rsid w:val="008238E7"/>
    <w:rsid w:val="008258AA"/>
    <w:rsid w:val="00825A41"/>
    <w:rsid w:val="00825A72"/>
    <w:rsid w:val="00827903"/>
    <w:rsid w:val="00827AD6"/>
    <w:rsid w:val="00830585"/>
    <w:rsid w:val="0083361E"/>
    <w:rsid w:val="00833DDF"/>
    <w:rsid w:val="0083699D"/>
    <w:rsid w:val="008410BF"/>
    <w:rsid w:val="00843AF9"/>
    <w:rsid w:val="00844176"/>
    <w:rsid w:val="0084451A"/>
    <w:rsid w:val="00844F9F"/>
    <w:rsid w:val="00846908"/>
    <w:rsid w:val="00847C37"/>
    <w:rsid w:val="00850F4C"/>
    <w:rsid w:val="008519EA"/>
    <w:rsid w:val="00851D2A"/>
    <w:rsid w:val="00852CA6"/>
    <w:rsid w:val="008536CD"/>
    <w:rsid w:val="008543B3"/>
    <w:rsid w:val="00854B15"/>
    <w:rsid w:val="00861EE0"/>
    <w:rsid w:val="0086555D"/>
    <w:rsid w:val="00866514"/>
    <w:rsid w:val="00866C0B"/>
    <w:rsid w:val="00870AA3"/>
    <w:rsid w:val="00871035"/>
    <w:rsid w:val="008720C9"/>
    <w:rsid w:val="00875E83"/>
    <w:rsid w:val="008761E0"/>
    <w:rsid w:val="00876584"/>
    <w:rsid w:val="008807C3"/>
    <w:rsid w:val="00883F1D"/>
    <w:rsid w:val="00885841"/>
    <w:rsid w:val="00886C79"/>
    <w:rsid w:val="00886E00"/>
    <w:rsid w:val="00890BF1"/>
    <w:rsid w:val="008913E4"/>
    <w:rsid w:val="00892A67"/>
    <w:rsid w:val="008956CD"/>
    <w:rsid w:val="00896E21"/>
    <w:rsid w:val="008A047C"/>
    <w:rsid w:val="008A40EE"/>
    <w:rsid w:val="008A5963"/>
    <w:rsid w:val="008A7A64"/>
    <w:rsid w:val="008B4338"/>
    <w:rsid w:val="008B5F57"/>
    <w:rsid w:val="008C0989"/>
    <w:rsid w:val="008C1501"/>
    <w:rsid w:val="008C2262"/>
    <w:rsid w:val="008C6072"/>
    <w:rsid w:val="008D0EA1"/>
    <w:rsid w:val="008D1095"/>
    <w:rsid w:val="008D3975"/>
    <w:rsid w:val="008D6386"/>
    <w:rsid w:val="008D6BCA"/>
    <w:rsid w:val="008D7592"/>
    <w:rsid w:val="008E16D0"/>
    <w:rsid w:val="008E1A75"/>
    <w:rsid w:val="008E67C5"/>
    <w:rsid w:val="008E7CFC"/>
    <w:rsid w:val="008F0E3B"/>
    <w:rsid w:val="008F11EB"/>
    <w:rsid w:val="008F67E0"/>
    <w:rsid w:val="008F695B"/>
    <w:rsid w:val="0090033C"/>
    <w:rsid w:val="00900D35"/>
    <w:rsid w:val="00905D4F"/>
    <w:rsid w:val="00916829"/>
    <w:rsid w:val="00916A08"/>
    <w:rsid w:val="00917334"/>
    <w:rsid w:val="00920E65"/>
    <w:rsid w:val="00923218"/>
    <w:rsid w:val="00926167"/>
    <w:rsid w:val="00926A1A"/>
    <w:rsid w:val="00926BE8"/>
    <w:rsid w:val="0093257B"/>
    <w:rsid w:val="009337F8"/>
    <w:rsid w:val="00934D82"/>
    <w:rsid w:val="009355BF"/>
    <w:rsid w:val="009355C2"/>
    <w:rsid w:val="00936094"/>
    <w:rsid w:val="009410DE"/>
    <w:rsid w:val="00941318"/>
    <w:rsid w:val="00943EA2"/>
    <w:rsid w:val="009460C4"/>
    <w:rsid w:val="009461E1"/>
    <w:rsid w:val="00953ABA"/>
    <w:rsid w:val="009545C5"/>
    <w:rsid w:val="009579CE"/>
    <w:rsid w:val="00960581"/>
    <w:rsid w:val="009605EA"/>
    <w:rsid w:val="009627EF"/>
    <w:rsid w:val="00963729"/>
    <w:rsid w:val="00963EEB"/>
    <w:rsid w:val="00964E13"/>
    <w:rsid w:val="00964FC4"/>
    <w:rsid w:val="00966739"/>
    <w:rsid w:val="00966DAB"/>
    <w:rsid w:val="00967EDD"/>
    <w:rsid w:val="009700EB"/>
    <w:rsid w:val="00971602"/>
    <w:rsid w:val="0097483E"/>
    <w:rsid w:val="009754AF"/>
    <w:rsid w:val="00975CE3"/>
    <w:rsid w:val="00976173"/>
    <w:rsid w:val="00977015"/>
    <w:rsid w:val="00983E13"/>
    <w:rsid w:val="009849CB"/>
    <w:rsid w:val="00992F5A"/>
    <w:rsid w:val="0099367E"/>
    <w:rsid w:val="00993A71"/>
    <w:rsid w:val="009A3949"/>
    <w:rsid w:val="009A662C"/>
    <w:rsid w:val="009A73A4"/>
    <w:rsid w:val="009A7979"/>
    <w:rsid w:val="009B14F4"/>
    <w:rsid w:val="009B305C"/>
    <w:rsid w:val="009C060E"/>
    <w:rsid w:val="009C0D4A"/>
    <w:rsid w:val="009C1DC1"/>
    <w:rsid w:val="009C2753"/>
    <w:rsid w:val="009C6176"/>
    <w:rsid w:val="009C61C7"/>
    <w:rsid w:val="009D15DC"/>
    <w:rsid w:val="009D2B40"/>
    <w:rsid w:val="009D33DE"/>
    <w:rsid w:val="009D4525"/>
    <w:rsid w:val="009D457F"/>
    <w:rsid w:val="009D6E08"/>
    <w:rsid w:val="009E02E3"/>
    <w:rsid w:val="009E4030"/>
    <w:rsid w:val="009E47CD"/>
    <w:rsid w:val="009E529A"/>
    <w:rsid w:val="009E75D3"/>
    <w:rsid w:val="009E7C29"/>
    <w:rsid w:val="009F10D6"/>
    <w:rsid w:val="009F4F6F"/>
    <w:rsid w:val="009F6234"/>
    <w:rsid w:val="009F6A08"/>
    <w:rsid w:val="009F6D89"/>
    <w:rsid w:val="009F728C"/>
    <w:rsid w:val="00A01450"/>
    <w:rsid w:val="00A016F0"/>
    <w:rsid w:val="00A01ABA"/>
    <w:rsid w:val="00A02E29"/>
    <w:rsid w:val="00A03CF0"/>
    <w:rsid w:val="00A064BC"/>
    <w:rsid w:val="00A06526"/>
    <w:rsid w:val="00A0680C"/>
    <w:rsid w:val="00A10C56"/>
    <w:rsid w:val="00A12EDF"/>
    <w:rsid w:val="00A153B5"/>
    <w:rsid w:val="00A215F6"/>
    <w:rsid w:val="00A22611"/>
    <w:rsid w:val="00A228F6"/>
    <w:rsid w:val="00A236F5"/>
    <w:rsid w:val="00A23A9C"/>
    <w:rsid w:val="00A249BC"/>
    <w:rsid w:val="00A279B7"/>
    <w:rsid w:val="00A27CBA"/>
    <w:rsid w:val="00A304D6"/>
    <w:rsid w:val="00A307CC"/>
    <w:rsid w:val="00A31E4A"/>
    <w:rsid w:val="00A33B02"/>
    <w:rsid w:val="00A34491"/>
    <w:rsid w:val="00A34C68"/>
    <w:rsid w:val="00A3540F"/>
    <w:rsid w:val="00A35D6B"/>
    <w:rsid w:val="00A36C1A"/>
    <w:rsid w:val="00A401E9"/>
    <w:rsid w:val="00A40BC9"/>
    <w:rsid w:val="00A54380"/>
    <w:rsid w:val="00A54CF4"/>
    <w:rsid w:val="00A63726"/>
    <w:rsid w:val="00A63C0A"/>
    <w:rsid w:val="00A643C9"/>
    <w:rsid w:val="00A64D15"/>
    <w:rsid w:val="00A64DCE"/>
    <w:rsid w:val="00A651A3"/>
    <w:rsid w:val="00A72FF3"/>
    <w:rsid w:val="00A73E32"/>
    <w:rsid w:val="00A7735E"/>
    <w:rsid w:val="00A80898"/>
    <w:rsid w:val="00A814F5"/>
    <w:rsid w:val="00A82465"/>
    <w:rsid w:val="00A82E4F"/>
    <w:rsid w:val="00A84C43"/>
    <w:rsid w:val="00A91354"/>
    <w:rsid w:val="00A92778"/>
    <w:rsid w:val="00A92AB1"/>
    <w:rsid w:val="00A93BA2"/>
    <w:rsid w:val="00A95739"/>
    <w:rsid w:val="00A970F7"/>
    <w:rsid w:val="00A97C89"/>
    <w:rsid w:val="00AA0AEF"/>
    <w:rsid w:val="00AA5527"/>
    <w:rsid w:val="00AA5DF1"/>
    <w:rsid w:val="00AA6205"/>
    <w:rsid w:val="00AA6A0A"/>
    <w:rsid w:val="00AB7A01"/>
    <w:rsid w:val="00AB7A30"/>
    <w:rsid w:val="00AC0536"/>
    <w:rsid w:val="00AC10D7"/>
    <w:rsid w:val="00AC1E9D"/>
    <w:rsid w:val="00AC2315"/>
    <w:rsid w:val="00AC58BD"/>
    <w:rsid w:val="00AC69BA"/>
    <w:rsid w:val="00AC6E66"/>
    <w:rsid w:val="00AD1E8A"/>
    <w:rsid w:val="00AD69E9"/>
    <w:rsid w:val="00AD72A2"/>
    <w:rsid w:val="00AE1002"/>
    <w:rsid w:val="00AE1CEA"/>
    <w:rsid w:val="00AE293A"/>
    <w:rsid w:val="00AE4BE0"/>
    <w:rsid w:val="00AF14AF"/>
    <w:rsid w:val="00AF179B"/>
    <w:rsid w:val="00AF1A1F"/>
    <w:rsid w:val="00AF69EB"/>
    <w:rsid w:val="00AF71B6"/>
    <w:rsid w:val="00AF7B17"/>
    <w:rsid w:val="00B01314"/>
    <w:rsid w:val="00B046BD"/>
    <w:rsid w:val="00B05098"/>
    <w:rsid w:val="00B05C3E"/>
    <w:rsid w:val="00B06B01"/>
    <w:rsid w:val="00B10A6D"/>
    <w:rsid w:val="00B124AA"/>
    <w:rsid w:val="00B138E5"/>
    <w:rsid w:val="00B16E06"/>
    <w:rsid w:val="00B16F29"/>
    <w:rsid w:val="00B17560"/>
    <w:rsid w:val="00B20C62"/>
    <w:rsid w:val="00B21394"/>
    <w:rsid w:val="00B22F1F"/>
    <w:rsid w:val="00B30A12"/>
    <w:rsid w:val="00B30FFD"/>
    <w:rsid w:val="00B326CC"/>
    <w:rsid w:val="00B327D7"/>
    <w:rsid w:val="00B33EE6"/>
    <w:rsid w:val="00B42297"/>
    <w:rsid w:val="00B4504B"/>
    <w:rsid w:val="00B45071"/>
    <w:rsid w:val="00B45149"/>
    <w:rsid w:val="00B50F78"/>
    <w:rsid w:val="00B50F9D"/>
    <w:rsid w:val="00B635D4"/>
    <w:rsid w:val="00B6400E"/>
    <w:rsid w:val="00B64453"/>
    <w:rsid w:val="00B65766"/>
    <w:rsid w:val="00B67C1D"/>
    <w:rsid w:val="00B71438"/>
    <w:rsid w:val="00B77983"/>
    <w:rsid w:val="00B8000D"/>
    <w:rsid w:val="00B82872"/>
    <w:rsid w:val="00B85F24"/>
    <w:rsid w:val="00B867D3"/>
    <w:rsid w:val="00B86C43"/>
    <w:rsid w:val="00B872BE"/>
    <w:rsid w:val="00B87E9D"/>
    <w:rsid w:val="00B904AD"/>
    <w:rsid w:val="00B93A7D"/>
    <w:rsid w:val="00B94DE7"/>
    <w:rsid w:val="00B971B1"/>
    <w:rsid w:val="00BA228C"/>
    <w:rsid w:val="00BA5098"/>
    <w:rsid w:val="00BA61D7"/>
    <w:rsid w:val="00BA6B5D"/>
    <w:rsid w:val="00BA7064"/>
    <w:rsid w:val="00BA71AB"/>
    <w:rsid w:val="00BA746B"/>
    <w:rsid w:val="00BB29A7"/>
    <w:rsid w:val="00BC04A1"/>
    <w:rsid w:val="00BC3345"/>
    <w:rsid w:val="00BC6089"/>
    <w:rsid w:val="00BC6871"/>
    <w:rsid w:val="00BD1EDF"/>
    <w:rsid w:val="00BD3603"/>
    <w:rsid w:val="00BD628A"/>
    <w:rsid w:val="00BE0375"/>
    <w:rsid w:val="00BE45AE"/>
    <w:rsid w:val="00BE48BB"/>
    <w:rsid w:val="00BE6A6C"/>
    <w:rsid w:val="00BE6F03"/>
    <w:rsid w:val="00BE72FF"/>
    <w:rsid w:val="00BF3114"/>
    <w:rsid w:val="00C01602"/>
    <w:rsid w:val="00C0425E"/>
    <w:rsid w:val="00C04CAE"/>
    <w:rsid w:val="00C05F98"/>
    <w:rsid w:val="00C076A4"/>
    <w:rsid w:val="00C10C96"/>
    <w:rsid w:val="00C13268"/>
    <w:rsid w:val="00C163D5"/>
    <w:rsid w:val="00C17E03"/>
    <w:rsid w:val="00C20CBF"/>
    <w:rsid w:val="00C2345B"/>
    <w:rsid w:val="00C2351F"/>
    <w:rsid w:val="00C245B6"/>
    <w:rsid w:val="00C2605D"/>
    <w:rsid w:val="00C2725B"/>
    <w:rsid w:val="00C27F49"/>
    <w:rsid w:val="00C31A2C"/>
    <w:rsid w:val="00C31FBB"/>
    <w:rsid w:val="00C3252D"/>
    <w:rsid w:val="00C35605"/>
    <w:rsid w:val="00C36608"/>
    <w:rsid w:val="00C368D8"/>
    <w:rsid w:val="00C401F4"/>
    <w:rsid w:val="00C4068A"/>
    <w:rsid w:val="00C40872"/>
    <w:rsid w:val="00C42CC3"/>
    <w:rsid w:val="00C43733"/>
    <w:rsid w:val="00C44322"/>
    <w:rsid w:val="00C44CEE"/>
    <w:rsid w:val="00C45B76"/>
    <w:rsid w:val="00C46229"/>
    <w:rsid w:val="00C46E06"/>
    <w:rsid w:val="00C47A94"/>
    <w:rsid w:val="00C47CD0"/>
    <w:rsid w:val="00C522E6"/>
    <w:rsid w:val="00C547C3"/>
    <w:rsid w:val="00C55B65"/>
    <w:rsid w:val="00C55FAD"/>
    <w:rsid w:val="00C5628B"/>
    <w:rsid w:val="00C57CF1"/>
    <w:rsid w:val="00C62165"/>
    <w:rsid w:val="00C64018"/>
    <w:rsid w:val="00C67D6E"/>
    <w:rsid w:val="00C71B42"/>
    <w:rsid w:val="00C7299A"/>
    <w:rsid w:val="00C749EC"/>
    <w:rsid w:val="00C74CC2"/>
    <w:rsid w:val="00C7504F"/>
    <w:rsid w:val="00C8051E"/>
    <w:rsid w:val="00C805B3"/>
    <w:rsid w:val="00C80B6A"/>
    <w:rsid w:val="00C82B21"/>
    <w:rsid w:val="00C835DC"/>
    <w:rsid w:val="00C83F6F"/>
    <w:rsid w:val="00C86219"/>
    <w:rsid w:val="00C9025B"/>
    <w:rsid w:val="00C9043F"/>
    <w:rsid w:val="00C90F41"/>
    <w:rsid w:val="00C92252"/>
    <w:rsid w:val="00C93B3B"/>
    <w:rsid w:val="00C951D6"/>
    <w:rsid w:val="00CA0651"/>
    <w:rsid w:val="00CA1940"/>
    <w:rsid w:val="00CA4640"/>
    <w:rsid w:val="00CA5CC3"/>
    <w:rsid w:val="00CA619B"/>
    <w:rsid w:val="00CA6397"/>
    <w:rsid w:val="00CA6ACB"/>
    <w:rsid w:val="00CB5BCD"/>
    <w:rsid w:val="00CB5CCC"/>
    <w:rsid w:val="00CB5D6E"/>
    <w:rsid w:val="00CB6058"/>
    <w:rsid w:val="00CB7C09"/>
    <w:rsid w:val="00CC0C47"/>
    <w:rsid w:val="00CC104D"/>
    <w:rsid w:val="00CC40A9"/>
    <w:rsid w:val="00CC5974"/>
    <w:rsid w:val="00CC70E5"/>
    <w:rsid w:val="00CD1A51"/>
    <w:rsid w:val="00CD2739"/>
    <w:rsid w:val="00CD2856"/>
    <w:rsid w:val="00CD3C6C"/>
    <w:rsid w:val="00CD3D61"/>
    <w:rsid w:val="00CD61DA"/>
    <w:rsid w:val="00CE117F"/>
    <w:rsid w:val="00CE2519"/>
    <w:rsid w:val="00CE5855"/>
    <w:rsid w:val="00CE6E55"/>
    <w:rsid w:val="00CF12A9"/>
    <w:rsid w:val="00CF19EB"/>
    <w:rsid w:val="00CF3109"/>
    <w:rsid w:val="00CF3A81"/>
    <w:rsid w:val="00CF5175"/>
    <w:rsid w:val="00CF6CC1"/>
    <w:rsid w:val="00CF6E42"/>
    <w:rsid w:val="00CF72D2"/>
    <w:rsid w:val="00D013FB"/>
    <w:rsid w:val="00D03CDC"/>
    <w:rsid w:val="00D03E26"/>
    <w:rsid w:val="00D04843"/>
    <w:rsid w:val="00D04F7C"/>
    <w:rsid w:val="00D052BA"/>
    <w:rsid w:val="00D0604A"/>
    <w:rsid w:val="00D07335"/>
    <w:rsid w:val="00D125E3"/>
    <w:rsid w:val="00D141E6"/>
    <w:rsid w:val="00D150C6"/>
    <w:rsid w:val="00D15B78"/>
    <w:rsid w:val="00D166A3"/>
    <w:rsid w:val="00D177B0"/>
    <w:rsid w:val="00D20CA0"/>
    <w:rsid w:val="00D21B15"/>
    <w:rsid w:val="00D22BC0"/>
    <w:rsid w:val="00D22DB9"/>
    <w:rsid w:val="00D239B4"/>
    <w:rsid w:val="00D257DF"/>
    <w:rsid w:val="00D30DD7"/>
    <w:rsid w:val="00D34205"/>
    <w:rsid w:val="00D40FAF"/>
    <w:rsid w:val="00D44185"/>
    <w:rsid w:val="00D45075"/>
    <w:rsid w:val="00D45B29"/>
    <w:rsid w:val="00D5380E"/>
    <w:rsid w:val="00D5519E"/>
    <w:rsid w:val="00D55230"/>
    <w:rsid w:val="00D55980"/>
    <w:rsid w:val="00D5657E"/>
    <w:rsid w:val="00D56851"/>
    <w:rsid w:val="00D62721"/>
    <w:rsid w:val="00D6425B"/>
    <w:rsid w:val="00D6468F"/>
    <w:rsid w:val="00D6657F"/>
    <w:rsid w:val="00D66A7F"/>
    <w:rsid w:val="00D67115"/>
    <w:rsid w:val="00D7009D"/>
    <w:rsid w:val="00D70511"/>
    <w:rsid w:val="00D71D54"/>
    <w:rsid w:val="00D74B20"/>
    <w:rsid w:val="00D74DF0"/>
    <w:rsid w:val="00D75076"/>
    <w:rsid w:val="00D7509D"/>
    <w:rsid w:val="00D75C45"/>
    <w:rsid w:val="00D76840"/>
    <w:rsid w:val="00D7712E"/>
    <w:rsid w:val="00D81FDD"/>
    <w:rsid w:val="00D8444B"/>
    <w:rsid w:val="00D91A1D"/>
    <w:rsid w:val="00D9412B"/>
    <w:rsid w:val="00D95D1E"/>
    <w:rsid w:val="00D96D2E"/>
    <w:rsid w:val="00DA10A6"/>
    <w:rsid w:val="00DA24CE"/>
    <w:rsid w:val="00DA3714"/>
    <w:rsid w:val="00DA50C8"/>
    <w:rsid w:val="00DA6839"/>
    <w:rsid w:val="00DB10DA"/>
    <w:rsid w:val="00DB23CA"/>
    <w:rsid w:val="00DB4B27"/>
    <w:rsid w:val="00DB5F25"/>
    <w:rsid w:val="00DB7C78"/>
    <w:rsid w:val="00DC031E"/>
    <w:rsid w:val="00DC0384"/>
    <w:rsid w:val="00DC2913"/>
    <w:rsid w:val="00DC2BD0"/>
    <w:rsid w:val="00DC4BBE"/>
    <w:rsid w:val="00DD0582"/>
    <w:rsid w:val="00DD0639"/>
    <w:rsid w:val="00DD4777"/>
    <w:rsid w:val="00DD49B1"/>
    <w:rsid w:val="00DD5368"/>
    <w:rsid w:val="00DD768E"/>
    <w:rsid w:val="00DD7F70"/>
    <w:rsid w:val="00DE4FFA"/>
    <w:rsid w:val="00DE6BDE"/>
    <w:rsid w:val="00DF0E9B"/>
    <w:rsid w:val="00DF1E84"/>
    <w:rsid w:val="00DF2D22"/>
    <w:rsid w:val="00DF3BED"/>
    <w:rsid w:val="00E00305"/>
    <w:rsid w:val="00E00760"/>
    <w:rsid w:val="00E008F6"/>
    <w:rsid w:val="00E00ED5"/>
    <w:rsid w:val="00E01C81"/>
    <w:rsid w:val="00E06A01"/>
    <w:rsid w:val="00E06C4E"/>
    <w:rsid w:val="00E07117"/>
    <w:rsid w:val="00E0719F"/>
    <w:rsid w:val="00E07958"/>
    <w:rsid w:val="00E1048B"/>
    <w:rsid w:val="00E1150B"/>
    <w:rsid w:val="00E13A81"/>
    <w:rsid w:val="00E14BD2"/>
    <w:rsid w:val="00E2178C"/>
    <w:rsid w:val="00E22CB3"/>
    <w:rsid w:val="00E23DE2"/>
    <w:rsid w:val="00E2631A"/>
    <w:rsid w:val="00E26651"/>
    <w:rsid w:val="00E334C6"/>
    <w:rsid w:val="00E42FA4"/>
    <w:rsid w:val="00E4417B"/>
    <w:rsid w:val="00E50039"/>
    <w:rsid w:val="00E5010E"/>
    <w:rsid w:val="00E5098F"/>
    <w:rsid w:val="00E53F38"/>
    <w:rsid w:val="00E542EC"/>
    <w:rsid w:val="00E56622"/>
    <w:rsid w:val="00E57ABD"/>
    <w:rsid w:val="00E60474"/>
    <w:rsid w:val="00E62B3D"/>
    <w:rsid w:val="00E71783"/>
    <w:rsid w:val="00E72801"/>
    <w:rsid w:val="00E72A74"/>
    <w:rsid w:val="00E75B14"/>
    <w:rsid w:val="00E80508"/>
    <w:rsid w:val="00E82ADC"/>
    <w:rsid w:val="00E831A7"/>
    <w:rsid w:val="00E85467"/>
    <w:rsid w:val="00E86CDC"/>
    <w:rsid w:val="00E915F9"/>
    <w:rsid w:val="00E9272F"/>
    <w:rsid w:val="00E96A7E"/>
    <w:rsid w:val="00EA07EE"/>
    <w:rsid w:val="00EA3E09"/>
    <w:rsid w:val="00EA5446"/>
    <w:rsid w:val="00EA5F4C"/>
    <w:rsid w:val="00EA6A79"/>
    <w:rsid w:val="00EA7C8F"/>
    <w:rsid w:val="00EB02E2"/>
    <w:rsid w:val="00EB0D70"/>
    <w:rsid w:val="00EB3693"/>
    <w:rsid w:val="00EB37D2"/>
    <w:rsid w:val="00EB3B1E"/>
    <w:rsid w:val="00EB79BC"/>
    <w:rsid w:val="00EC4425"/>
    <w:rsid w:val="00EC4EAC"/>
    <w:rsid w:val="00EC69C9"/>
    <w:rsid w:val="00ED17E3"/>
    <w:rsid w:val="00ED2E06"/>
    <w:rsid w:val="00ED3A32"/>
    <w:rsid w:val="00ED3AF5"/>
    <w:rsid w:val="00ED60AC"/>
    <w:rsid w:val="00ED65C7"/>
    <w:rsid w:val="00ED73FE"/>
    <w:rsid w:val="00ED76A6"/>
    <w:rsid w:val="00EE02DA"/>
    <w:rsid w:val="00EE0B98"/>
    <w:rsid w:val="00EE1398"/>
    <w:rsid w:val="00EE14DB"/>
    <w:rsid w:val="00EE1935"/>
    <w:rsid w:val="00EE3346"/>
    <w:rsid w:val="00EE4253"/>
    <w:rsid w:val="00EE67B5"/>
    <w:rsid w:val="00EE6C17"/>
    <w:rsid w:val="00EF0933"/>
    <w:rsid w:val="00EF13FC"/>
    <w:rsid w:val="00EF23F9"/>
    <w:rsid w:val="00EF2549"/>
    <w:rsid w:val="00EF2DAF"/>
    <w:rsid w:val="00EF4562"/>
    <w:rsid w:val="00EF58C6"/>
    <w:rsid w:val="00EF5F95"/>
    <w:rsid w:val="00EF6FB2"/>
    <w:rsid w:val="00EF708C"/>
    <w:rsid w:val="00EF78E3"/>
    <w:rsid w:val="00F00E45"/>
    <w:rsid w:val="00F019FE"/>
    <w:rsid w:val="00F01C9C"/>
    <w:rsid w:val="00F01D59"/>
    <w:rsid w:val="00F046AE"/>
    <w:rsid w:val="00F04FE5"/>
    <w:rsid w:val="00F11992"/>
    <w:rsid w:val="00F14C84"/>
    <w:rsid w:val="00F157F4"/>
    <w:rsid w:val="00F15CD1"/>
    <w:rsid w:val="00F16A7F"/>
    <w:rsid w:val="00F1719F"/>
    <w:rsid w:val="00F20DC6"/>
    <w:rsid w:val="00F22730"/>
    <w:rsid w:val="00F23AC2"/>
    <w:rsid w:val="00F2680B"/>
    <w:rsid w:val="00F2773F"/>
    <w:rsid w:val="00F30016"/>
    <w:rsid w:val="00F30416"/>
    <w:rsid w:val="00F3298C"/>
    <w:rsid w:val="00F32A7D"/>
    <w:rsid w:val="00F355AF"/>
    <w:rsid w:val="00F35837"/>
    <w:rsid w:val="00F37003"/>
    <w:rsid w:val="00F37E9C"/>
    <w:rsid w:val="00F43A50"/>
    <w:rsid w:val="00F45B0F"/>
    <w:rsid w:val="00F45FE3"/>
    <w:rsid w:val="00F503F5"/>
    <w:rsid w:val="00F50BF2"/>
    <w:rsid w:val="00F51C3A"/>
    <w:rsid w:val="00F543A9"/>
    <w:rsid w:val="00F548C7"/>
    <w:rsid w:val="00F563B4"/>
    <w:rsid w:val="00F60874"/>
    <w:rsid w:val="00F63F03"/>
    <w:rsid w:val="00F64BAB"/>
    <w:rsid w:val="00F654E1"/>
    <w:rsid w:val="00F657C8"/>
    <w:rsid w:val="00F657DD"/>
    <w:rsid w:val="00F65E97"/>
    <w:rsid w:val="00F7430B"/>
    <w:rsid w:val="00F75AFA"/>
    <w:rsid w:val="00F76965"/>
    <w:rsid w:val="00F76B88"/>
    <w:rsid w:val="00F77C3F"/>
    <w:rsid w:val="00F81A32"/>
    <w:rsid w:val="00F81EE2"/>
    <w:rsid w:val="00F838D2"/>
    <w:rsid w:val="00F91991"/>
    <w:rsid w:val="00F92201"/>
    <w:rsid w:val="00F92274"/>
    <w:rsid w:val="00F92389"/>
    <w:rsid w:val="00F9319D"/>
    <w:rsid w:val="00F9434D"/>
    <w:rsid w:val="00F94BAE"/>
    <w:rsid w:val="00F9570D"/>
    <w:rsid w:val="00FA0AC9"/>
    <w:rsid w:val="00FA24D2"/>
    <w:rsid w:val="00FA4751"/>
    <w:rsid w:val="00FA5803"/>
    <w:rsid w:val="00FA668E"/>
    <w:rsid w:val="00FA707B"/>
    <w:rsid w:val="00FB066D"/>
    <w:rsid w:val="00FB1702"/>
    <w:rsid w:val="00FB202C"/>
    <w:rsid w:val="00FB2884"/>
    <w:rsid w:val="00FB4E3A"/>
    <w:rsid w:val="00FB55A3"/>
    <w:rsid w:val="00FB6952"/>
    <w:rsid w:val="00FB716C"/>
    <w:rsid w:val="00FB75D8"/>
    <w:rsid w:val="00FC0F8A"/>
    <w:rsid w:val="00FC55D2"/>
    <w:rsid w:val="00FC59C5"/>
    <w:rsid w:val="00FC6421"/>
    <w:rsid w:val="00FC64AA"/>
    <w:rsid w:val="00FD0314"/>
    <w:rsid w:val="00FD13E5"/>
    <w:rsid w:val="00FD151A"/>
    <w:rsid w:val="00FD4A03"/>
    <w:rsid w:val="00FD52A3"/>
    <w:rsid w:val="00FE09A5"/>
    <w:rsid w:val="00FE4BB8"/>
    <w:rsid w:val="00FE589C"/>
    <w:rsid w:val="00FE5E56"/>
    <w:rsid w:val="00FE7B26"/>
    <w:rsid w:val="00FF1B76"/>
    <w:rsid w:val="00FF1C2B"/>
    <w:rsid w:val="00FF4F82"/>
    <w:rsid w:val="00FF5C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5:docId w15:val="{F0FC49D4-B3D9-4244-A9FB-D7568862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27:00Z">
        <w:pPr/>
      </w:pPrChange>
    </w:pPr>
    <w:rPr>
      <w:rFonts w:asciiTheme="minorHAnsi" w:eastAsiaTheme="minorHAnsi" w:hAnsiTheme="minorHAnsi" w:cstheme="minorBidi"/>
      <w:sz w:val="22"/>
      <w:szCs w:val="22"/>
      <w:lang w:val="cs-CZ" w:eastAsia="en-US"/>
      <w:rPrChange w:id="0" w:author="uzivatel" w:date="2026-09-22T12:27:00Z">
        <w:rPr>
          <w:sz w:val="24"/>
          <w:szCs w:val="24"/>
          <w:lang w:val="ru-RU" w:eastAsia="ru-RU" w:bidi="ar-SA"/>
        </w:rPr>
      </w:rPrChange>
    </w:rPr>
  </w:style>
  <w:style w:type="paragraph" w:styleId="Heading1">
    <w:name w:val="heading 1"/>
    <w:basedOn w:val="Normal"/>
    <w:link w:val="Heading1Char"/>
    <w:uiPriority w:val="99"/>
    <w:qFormat/>
    <w:locked/>
    <w:rsid w:val="007F700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9A73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27:00Z">
        <w:pPr>
          <w:keepNext/>
          <w:pBdr>
            <w:bottom w:val="double" w:sz="6" w:space="1" w:color="auto"/>
          </w:pBdr>
          <w:spacing w:after="200" w:line="276" w:lineRule="auto"/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27:00Z">
        <w:rPr>
          <w:rFonts w:asciiTheme="minorHAnsi" w:eastAsiaTheme="minorHAnsi" w:hAnsiTheme="minorHAnsi" w:cstheme="minorBidi"/>
          <w:b/>
          <w:sz w:val="32"/>
          <w:lang w:val="cs-CZ" w:eastAsia="cs-CZ" w:bidi="ar-SA"/>
        </w:rPr>
      </w:rPrChange>
    </w:rPr>
  </w:style>
  <w:style w:type="paragraph" w:styleId="Heading5">
    <w:name w:val="heading 5"/>
    <w:basedOn w:val="Normal"/>
    <w:next w:val="Normal"/>
    <w:link w:val="Heading5Char"/>
    <w:qFormat/>
    <w:locked/>
    <w:rsid w:val="006B5D8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с точками"/>
    <w:basedOn w:val="Normal"/>
    <w:rsid w:val="003A38C9"/>
    <w:pPr>
      <w:numPr>
        <w:numId w:val="1"/>
      </w:numPr>
      <w:tabs>
        <w:tab w:val="num" w:pos="756"/>
      </w:tabs>
      <w:spacing w:line="312" w:lineRule="auto"/>
      <w:ind w:left="756"/>
      <w:jc w:val="both"/>
    </w:pPr>
  </w:style>
  <w:style w:type="paragraph" w:customStyle="1" w:styleId="a0">
    <w:name w:val="Для таблиц"/>
    <w:basedOn w:val="Normal"/>
    <w:rsid w:val="003A38C9"/>
  </w:style>
  <w:style w:type="paragraph" w:styleId="Header">
    <w:name w:val="header"/>
    <w:basedOn w:val="Normal"/>
    <w:link w:val="Head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locked/>
    <w:rsid w:val="001D000A"/>
    <w:rPr>
      <w:rFonts w:cs="Times New Roman"/>
      <w:sz w:val="24"/>
      <w:szCs w:val="24"/>
      <w:lang w:val="ru-RU" w:eastAsia="ru-RU"/>
    </w:rPr>
  </w:style>
  <w:style w:type="character" w:styleId="PageNumber">
    <w:name w:val="page number"/>
    <w:uiPriority w:val="99"/>
    <w:rsid w:val="001D000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locked/>
    <w:rsid w:val="00D75076"/>
    <w:rPr>
      <w:rFonts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375D0C"/>
    <w:pPr>
      <w:spacing w:line="340" w:lineRule="exact"/>
      <w:ind w:left="284" w:hanging="284"/>
      <w:jc w:val="both"/>
    </w:pPr>
    <w:rPr>
      <w:sz w:val="20"/>
      <w:szCs w:val="20"/>
    </w:rPr>
  </w:style>
  <w:style w:type="character" w:customStyle="1" w:styleId="BodyTextIndent3Char">
    <w:name w:val="Body Text Indent 3 Char"/>
    <w:link w:val="BodyTextIndent3"/>
    <w:uiPriority w:val="99"/>
    <w:locked/>
    <w:rsid w:val="00375D0C"/>
    <w:rPr>
      <w:rFonts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375D0C"/>
    <w:pPr>
      <w:spacing w:line="312" w:lineRule="auto"/>
      <w:ind w:firstLine="709"/>
      <w:jc w:val="both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375D0C"/>
    <w:rPr>
      <w:rFonts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377F2"/>
    <w:pPr>
      <w:ind w:left="720"/>
      <w:contextualSpacing/>
      <w:pPrChange w:id="2" w:author="uzivatel" w:date="2026-09-22T12:27:00Z">
        <w:pPr>
          <w:spacing w:after="200" w:line="276" w:lineRule="auto"/>
          <w:ind w:left="720"/>
        </w:pPr>
      </w:pPrChange>
    </w:pPr>
    <w:rPr>
      <w:rPrChange w:id="2" w:author="uzivatel" w:date="2026-09-22T12:27:00Z">
        <w:rPr>
          <w:rFonts w:ascii="Calibri" w:eastAsiaTheme="minorHAnsi" w:hAnsi="Calibri" w:cs="Calibri"/>
          <w:sz w:val="22"/>
          <w:szCs w:val="22"/>
          <w:lang w:val="cs-CZ" w:eastAsia="en-US" w:bidi="ar-SA"/>
        </w:rPr>
      </w:rPrChange>
    </w:rPr>
  </w:style>
  <w:style w:type="paragraph" w:styleId="NormalWeb">
    <w:name w:val="Normal (Web)"/>
    <w:basedOn w:val="Normal"/>
    <w:link w:val="NormalWebChar"/>
    <w:uiPriority w:val="99"/>
    <w:rsid w:val="007A6C23"/>
    <w:pPr>
      <w:spacing w:before="33" w:after="33"/>
    </w:pPr>
    <w:rPr>
      <w:rFonts w:ascii="Arial" w:hAnsi="Arial"/>
      <w:color w:val="332E2D"/>
      <w:spacing w:val="2"/>
      <w:szCs w:val="20"/>
    </w:rPr>
  </w:style>
  <w:style w:type="character" w:customStyle="1" w:styleId="NormalWebChar">
    <w:name w:val="Normal (Web) Char"/>
    <w:link w:val="NormalWeb"/>
    <w:uiPriority w:val="99"/>
    <w:locked/>
    <w:rsid w:val="007A6C23"/>
    <w:rPr>
      <w:rFonts w:ascii="Arial" w:hAnsi="Arial"/>
      <w:color w:val="332E2D"/>
      <w:spacing w:val="2"/>
      <w:sz w:val="24"/>
    </w:rPr>
  </w:style>
  <w:style w:type="paragraph" w:styleId="BalloonText">
    <w:name w:val="Balloon Text"/>
    <w:basedOn w:val="Normal"/>
    <w:link w:val="BalloonTextChar"/>
    <w:uiPriority w:val="99"/>
    <w:semiHidden/>
    <w:rsid w:val="002C1B9B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2C1B9B"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uiPriority w:val="99"/>
    <w:rsid w:val="00BF3114"/>
    <w:pPr>
      <w:shd w:val="clear" w:color="auto" w:fill="FFFFFF"/>
      <w:spacing w:before="100" w:beforeAutospacing="1" w:line="360" w:lineRule="auto"/>
    </w:pPr>
    <w:rPr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3" w:author="uzivatel" w:date="2026-09-22T12:27:00Z">
        <w:rPr>
          <w:rFonts w:cs="Times New Roman"/>
          <w:color w:val="0000FF"/>
          <w:u w:val="single"/>
        </w:rPr>
      </w:rPrChange>
    </w:rPr>
  </w:style>
  <w:style w:type="character" w:styleId="FollowedHyperlink">
    <w:name w:val="FollowedHyperlink"/>
    <w:uiPriority w:val="99"/>
    <w:rsid w:val="006E7CAF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uiPriority w:val="99"/>
    <w:semiHidden/>
    <w:rsid w:val="00155342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155342"/>
    <w:rPr>
      <w:rFonts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rsid w:val="00934D82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locked/>
    <w:rsid w:val="00934D82"/>
    <w:rPr>
      <w:rFonts w:cs="Times New Roman"/>
    </w:rPr>
  </w:style>
  <w:style w:type="character" w:styleId="FootnoteReference">
    <w:name w:val="footnote reference"/>
    <w:uiPriority w:val="99"/>
    <w:semiHidden/>
    <w:rsid w:val="00934D82"/>
    <w:rPr>
      <w:rFonts w:cs="Times New Roman"/>
      <w:vertAlign w:val="superscript"/>
    </w:rPr>
  </w:style>
  <w:style w:type="character" w:customStyle="1" w:styleId="apple-converted-space">
    <w:name w:val="apple-converted-space"/>
    <w:rsid w:val="00687425"/>
    <w:rPr>
      <w:rFonts w:cs="Times New Roman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pPrChange w:id="4" w:author="uzivatel" w:date="2026-09-22T12:27:00Z">
        <w:pPr>
          <w:autoSpaceDE w:val="0"/>
          <w:autoSpaceDN w:val="0"/>
          <w:adjustRightInd w:val="0"/>
        </w:pPr>
      </w:pPrChange>
    </w:pPr>
    <w:rPr>
      <w:rFonts w:ascii="Calibri" w:eastAsiaTheme="minorHAnsi" w:hAnsi="Calibri" w:cs="Calibri"/>
      <w:color w:val="000000"/>
      <w:sz w:val="24"/>
      <w:szCs w:val="24"/>
      <w:lang w:val="cs-CZ" w:eastAsia="en-US"/>
      <w:rPrChange w:id="4" w:author="uzivatel" w:date="2026-09-22T12:27:00Z">
        <w:rPr>
          <w:color w:val="000000"/>
          <w:sz w:val="24"/>
          <w:szCs w:val="24"/>
          <w:lang w:val="ru-RU" w:eastAsia="ru-RU" w:bidi="ar-SA"/>
        </w:rPr>
      </w:rPrChange>
    </w:rPr>
  </w:style>
  <w:style w:type="paragraph" w:styleId="BodyText2">
    <w:name w:val="Body Text 2"/>
    <w:basedOn w:val="Normal"/>
    <w:link w:val="BodyText2Char"/>
    <w:uiPriority w:val="99"/>
    <w:rsid w:val="0011556B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locked/>
    <w:rsid w:val="0011556B"/>
    <w:rPr>
      <w:rFonts w:cs="Times New Roman"/>
      <w:sz w:val="24"/>
      <w:szCs w:val="24"/>
    </w:rPr>
  </w:style>
  <w:style w:type="character" w:styleId="Emphasis">
    <w:name w:val="Emphasis"/>
    <w:uiPriority w:val="99"/>
    <w:qFormat/>
    <w:locked/>
    <w:rsid w:val="0011556B"/>
    <w:rPr>
      <w:rFonts w:cs="Times New Roman"/>
      <w:i/>
      <w:iCs/>
    </w:rPr>
  </w:style>
  <w:style w:type="character" w:customStyle="1" w:styleId="textbf">
    <w:name w:val="textbf"/>
    <w:uiPriority w:val="99"/>
    <w:rsid w:val="00DC4BBE"/>
    <w:rPr>
      <w:rFonts w:cs="Times New Roman"/>
    </w:rPr>
  </w:style>
  <w:style w:type="numbering" w:customStyle="1" w:styleId="1">
    <w:name w:val="Список1"/>
    <w:rsid w:val="00586243"/>
    <w:pPr>
      <w:numPr>
        <w:numId w:val="2"/>
      </w:numPr>
    </w:pPr>
  </w:style>
  <w:style w:type="paragraph" w:customStyle="1" w:styleId="txt">
    <w:name w:val="txt"/>
    <w:basedOn w:val="Normal"/>
    <w:rsid w:val="004A795F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rsid w:val="006B5D8F"/>
    <w:rPr>
      <w:b/>
      <w:bCs/>
      <w:i/>
      <w:i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9"/>
    <w:rsid w:val="007F700C"/>
    <w:rPr>
      <w:b/>
      <w:bCs/>
      <w:kern w:val="36"/>
      <w:sz w:val="48"/>
      <w:szCs w:val="48"/>
    </w:rPr>
  </w:style>
  <w:style w:type="character" w:customStyle="1" w:styleId="FontStyle74">
    <w:name w:val="Font Style74"/>
    <w:uiPriority w:val="99"/>
    <w:rsid w:val="00B30A12"/>
    <w:rPr>
      <w:rFonts w:ascii="Times New Roman" w:hAnsi="Times New Roman" w:cs="Times New Roman"/>
      <w:sz w:val="20"/>
      <w:szCs w:val="20"/>
    </w:rPr>
  </w:style>
  <w:style w:type="paragraph" w:customStyle="1" w:styleId="Style39">
    <w:name w:val="Style39"/>
    <w:basedOn w:val="Normal"/>
    <w:uiPriority w:val="99"/>
    <w:rsid w:val="00543DD5"/>
    <w:pPr>
      <w:widowControl w:val="0"/>
      <w:autoSpaceDE w:val="0"/>
      <w:autoSpaceDN w:val="0"/>
      <w:adjustRightInd w:val="0"/>
    </w:pPr>
  </w:style>
  <w:style w:type="paragraph" w:styleId="BodyText3">
    <w:name w:val="Body Text 3"/>
    <w:basedOn w:val="Normal"/>
    <w:link w:val="BodyText3Char"/>
    <w:uiPriority w:val="99"/>
    <w:rsid w:val="00732C8B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32C8B"/>
    <w:rPr>
      <w:rFonts w:ascii="Calibri" w:hAnsi="Calibri"/>
      <w:sz w:val="16"/>
      <w:szCs w:val="16"/>
      <w:lang w:eastAsia="en-US"/>
    </w:rPr>
  </w:style>
  <w:style w:type="paragraph" w:styleId="BodyTextIndent2">
    <w:name w:val="Body Text Indent 2"/>
    <w:basedOn w:val="Normal"/>
    <w:link w:val="BodyTextIndent2Char"/>
    <w:unhideWhenUsed/>
    <w:rsid w:val="00732C8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32C8B"/>
    <w:rPr>
      <w:sz w:val="24"/>
      <w:szCs w:val="24"/>
    </w:rPr>
  </w:style>
  <w:style w:type="paragraph" w:customStyle="1" w:styleId="10">
    <w:name w:val="Абзац списка1"/>
    <w:basedOn w:val="Normal"/>
    <w:rsid w:val="00C951D6"/>
    <w:pPr>
      <w:ind w:left="720"/>
    </w:pPr>
    <w:rPr>
      <w:rFonts w:ascii="Calibri" w:hAnsi="Calibri" w:cs="Calibri"/>
    </w:rPr>
  </w:style>
  <w:style w:type="paragraph" w:styleId="ListContinue2">
    <w:name w:val="List Continue 2"/>
    <w:basedOn w:val="Normal"/>
    <w:semiHidden/>
    <w:rsid w:val="003E635E"/>
    <w:pPr>
      <w:widowControl w:val="0"/>
      <w:spacing w:after="120"/>
      <w:ind w:left="566"/>
    </w:pPr>
    <w:rPr>
      <w:rFonts w:eastAsia="Calibri"/>
      <w:szCs w:val="20"/>
    </w:rPr>
  </w:style>
  <w:style w:type="paragraph" w:customStyle="1" w:styleId="mcntmcntmsonormal">
    <w:name w:val="mcntmcntmsonormal"/>
    <w:basedOn w:val="Normal"/>
    <w:rsid w:val="00C71B42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semiHidden/>
    <w:rsid w:val="009A73A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a1">
    <w:name w:val="Содержимое таблицы"/>
    <w:basedOn w:val="Normal"/>
    <w:uiPriority w:val="99"/>
    <w:rsid w:val="002F0934"/>
    <w:pPr>
      <w:suppressLineNumbers/>
      <w:suppressAutoHyphens/>
    </w:pPr>
    <w:rPr>
      <w:color w:val="00000A"/>
      <w:lang w:eastAsia="ar-SA"/>
    </w:rPr>
  </w:style>
  <w:style w:type="paragraph" w:customStyle="1" w:styleId="WW-">
    <w:name w:val="WW-Базовый"/>
    <w:rsid w:val="002B75C0"/>
    <w:pPr>
      <w:widowControl w:val="0"/>
      <w:suppressAutoHyphens/>
      <w:spacing w:line="252" w:lineRule="auto"/>
      <w:ind w:left="40" w:firstLine="480"/>
      <w:jc w:val="both"/>
    </w:pPr>
    <w:rPr>
      <w:kern w:val="1"/>
      <w:sz w:val="18"/>
      <w:szCs w:val="18"/>
      <w:lang w:eastAsia="zh-C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E48BB"/>
    <w:rPr>
      <w:rFonts w:asciiTheme="minorHAnsi" w:eastAsiaTheme="minorHAnsi" w:hAnsiTheme="minorHAnsi" w:cstheme="minorBidi"/>
      <w:sz w:val="22"/>
      <w:szCs w:val="22"/>
      <w:lang w:val="cs-CZ" w:eastAsia="en-US"/>
    </w:rPr>
  </w:style>
  <w:style w:type="character" w:customStyle="1" w:styleId="A10">
    <w:name w:val="A1"/>
    <w:qFormat/>
    <w:rsid w:val="00BE48BB"/>
    <w:rPr>
      <w:rFonts w:ascii="Minion Pro" w:eastAsia="Minion Pro" w:hAnsi="Minion Pro" w:cs="Minion Pro"/>
      <w:color w:val="000000"/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E00ED5"/>
    <w:rPr>
      <w:b/>
      <w:sz w:val="32"/>
      <w:lang w:val="cs-CZ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50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50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D50581-266C-472C-BB03-E54FD7FEB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</Pages>
  <Words>2714</Words>
  <Characters>15475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Tycoon</Company>
  <LinksUpToDate>false</LinksUpToDate>
  <CharactersWithSpaces>18153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novikovang</dc:creator>
  <cp:lastModifiedBy>Arthur Souza Rodrigues</cp:lastModifiedBy>
  <cp:revision>1</cp:revision>
  <cp:lastPrinted>2019-02-08T16:04:00Z</cp:lastPrinted>
  <dcterms:created xsi:type="dcterms:W3CDTF">2018-11-21T14:22:00Z</dcterms:created>
  <dcterms:modified xsi:type="dcterms:W3CDTF">2026-09-22T16:27:00Z</dcterms:modified>
</cp:coreProperties>
</file>