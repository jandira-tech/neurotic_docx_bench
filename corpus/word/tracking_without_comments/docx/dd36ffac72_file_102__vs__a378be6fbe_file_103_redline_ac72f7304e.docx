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people.xml" ContentType="application/vnd.openxmlformats-officedocument.wordprocessingml.peop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6E0F7FA" w14:textId="77777777" w:rsidR="00C61FC9" w:rsidRDefault="00C61FC9">
      <w:pPr>
        <w:rPr>
          <w:rPrChange w:id="0" w:author="Arthur Souza Rodrigues" w:date="2026-09-26T14:52:00Z" w16du:dateUtc="2026-09-26T18:52:00Z">
            <w:rPr>
              <w:u w:val="single"/>
            </w:rPr>
          </w:rPrChange>
        </w:rPr>
      </w:pPr>
      <w:r>
        <w:rPr>
          <w:rPrChange w:id="1" w:author="Arthur Souza Rodrigues" w:date="2026-09-26T14:52:00Z" w16du:dateUtc="2026-09-26T18:52:00Z">
            <w:rPr>
              <w:u w:val="single"/>
            </w:rPr>
          </w:rPrChange>
        </w:rPr>
        <w:t>file_</w:t>
      </w:r>
      <w:ins w:id="2" w:author="Arthur Souza Rodrigues" w:date="2026-09-26T14:52:00Z" w16du:dateUtc="2026-09-26T18:52:00Z">
        <w:r w:rsidR="003E0B25">
          <w:t>103</w:t>
        </w:r>
      </w:ins>
      <w:del w:id="3" w:author="Arthur Souza Rodrigues" w:date="2026-09-26T14:52:00Z" w16du:dateUtc="2026-09-26T18:52:00Z">
        <w:r>
          <w:rPr>
            <w:u w:val="single"/>
          </w:rPr>
          <w:delText>102</w:delText>
        </w:r>
      </w:del>
      <w:r>
        <w:rPr>
          <w:rPrChange w:id="4" w:author="Arthur Souza Rodrigues" w:date="2026-09-26T14:52:00Z" w16du:dateUtc="2026-09-26T18:52:00Z">
            <w:rPr>
              <w:u w:val="single"/>
            </w:rPr>
          </w:rPrChange>
        </w:rPr>
        <w:t>.docx</w:t>
      </w:r>
    </w:p>
    <w:p w14:paraId="0E60A276" w14:textId="425D6FD6" w:rsidR="0069459B" w:rsidRDefault="00F35399">
      <w:pPr>
        <w:rPr>
          <w:ins w:id="5" w:author="Arthur Souza Rodrigues" w:date="2026-09-26T14:52:00Z" w16du:dateUtc="2026-09-26T18:52:00Z"/>
        </w:rPr>
      </w:pPr>
      <w:ins w:id="6" w:author="Arthur Souza Rodrigues" w:date="2026-09-26T14:52:00Z" w16du:dateUtc="2026-09-26T18:52:00Z">
        <w:r>
          <w:t>Meeting Agenda</w:t>
        </w:r>
      </w:ins>
    </w:p>
    <w:p w14:paraId="2C453287" w14:textId="77777777" w:rsidR="0069459B" w:rsidRDefault="0069459B">
      <w:pPr>
        <w:rPr>
          <w:ins w:id="7" w:author="Arthur Souza Rodrigues" w:date="2026-09-26T14:52:00Z" w16du:dateUtc="2026-09-26T18:52:00Z"/>
        </w:rPr>
      </w:pPr>
    </w:p>
    <w:tbl>
      <w:tblPr>
        <w:tblW w:w="9360" w:type="dxa"/>
        <w:tblInd w:w="1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120"/>
        <w:gridCol w:w="3120"/>
        <w:gridCol w:w="3120"/>
      </w:tblGrid>
      <w:tr w:rsidR="0069459B" w14:paraId="32D3C534" w14:textId="77777777">
        <w:trPr>
          <w:trHeight w:val="360"/>
          <w:ins w:id="8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5B03E94" w14:textId="77777777" w:rsidR="0069459B" w:rsidRDefault="00F35399">
            <w:pPr>
              <w:rPr>
                <w:ins w:id="9" w:author="Arthur Souza Rodrigues" w:date="2026-09-26T14:52:00Z" w16du:dateUtc="2026-09-26T18:52:00Z"/>
              </w:rPr>
            </w:pPr>
            <w:ins w:id="10" w:author="Arthur Souza Rodrigues" w:date="2026-09-26T14:52:00Z" w16du:dateUtc="2026-09-26T18:52:00Z">
              <w:r>
                <w:t>Time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55DB64B" w14:textId="77777777" w:rsidR="0069459B" w:rsidRDefault="00F35399">
            <w:pPr>
              <w:rPr>
                <w:ins w:id="11" w:author="Arthur Souza Rodrigues" w:date="2026-09-26T14:52:00Z" w16du:dateUtc="2026-09-26T18:52:00Z"/>
              </w:rPr>
            </w:pPr>
            <w:ins w:id="12" w:author="Arthur Souza Rodrigues" w:date="2026-09-26T14:52:00Z" w16du:dateUtc="2026-09-26T18:52:00Z">
              <w:r>
                <w:t>Topic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77271EC1" w14:textId="77777777" w:rsidR="0069459B" w:rsidRDefault="00F35399">
            <w:pPr>
              <w:rPr>
                <w:ins w:id="13" w:author="Arthur Souza Rodrigues" w:date="2026-09-26T14:52:00Z" w16du:dateUtc="2026-09-26T18:52:00Z"/>
              </w:rPr>
            </w:pPr>
            <w:ins w:id="14" w:author="Arthur Souza Rodrigues" w:date="2026-09-26T14:52:00Z" w16du:dateUtc="2026-09-26T18:52:00Z">
              <w:r>
                <w:t>Presenter</w:t>
              </w:r>
            </w:ins>
          </w:p>
        </w:tc>
      </w:tr>
      <w:tr w:rsidR="0069459B" w14:paraId="5B8E6BB7" w14:textId="77777777">
        <w:trPr>
          <w:trHeight w:val="360"/>
          <w:ins w:id="15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4135BC" w14:textId="77777777" w:rsidR="0069459B" w:rsidRDefault="00F35399">
            <w:pPr>
              <w:rPr>
                <w:ins w:id="16" w:author="Arthur Souza Rodrigues" w:date="2026-09-26T14:52:00Z" w16du:dateUtc="2026-09-26T18:52:00Z"/>
              </w:rPr>
            </w:pPr>
            <w:ins w:id="17" w:author="Arthur Souza Rodrigues" w:date="2026-09-26T14:52:00Z" w16du:dateUtc="2026-09-26T18:52:00Z">
              <w:r>
                <w:t>9:00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DB7189B" w14:textId="77777777" w:rsidR="0069459B" w:rsidRDefault="00F35399">
            <w:pPr>
              <w:rPr>
                <w:ins w:id="18" w:author="Arthur Souza Rodrigues" w:date="2026-09-26T14:52:00Z" w16du:dateUtc="2026-09-26T18:52:00Z"/>
              </w:rPr>
            </w:pPr>
            <w:ins w:id="19" w:author="Arthur Souza Rodrigues" w:date="2026-09-26T14:52:00Z" w16du:dateUtc="2026-09-26T18:52:00Z">
              <w:r>
                <w:t>Q1 Review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3437CBB3" w14:textId="77777777" w:rsidR="0069459B" w:rsidRDefault="00F35399">
            <w:pPr>
              <w:rPr>
                <w:ins w:id="20" w:author="Arthur Souza Rodrigues" w:date="2026-09-26T14:52:00Z" w16du:dateUtc="2026-09-26T18:52:00Z"/>
              </w:rPr>
            </w:pPr>
            <w:ins w:id="21" w:author="Arthur Souza Rodrigues" w:date="2026-09-26T14:52:00Z" w16du:dateUtc="2026-09-26T18:52:00Z">
              <w:r>
                <w:t>CEO</w:t>
              </w:r>
            </w:ins>
          </w:p>
        </w:tc>
      </w:tr>
      <w:tr w:rsidR="0069459B" w14:paraId="5A7F1934" w14:textId="77777777">
        <w:trPr>
          <w:trHeight w:val="360"/>
          <w:ins w:id="22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1C73595" w14:textId="77777777" w:rsidR="0069459B" w:rsidRDefault="00F35399">
            <w:pPr>
              <w:rPr>
                <w:ins w:id="23" w:author="Arthur Souza Rodrigues" w:date="2026-09-26T14:52:00Z" w16du:dateUtc="2026-09-26T18:52:00Z"/>
              </w:rPr>
            </w:pPr>
            <w:ins w:id="24" w:author="Arthur Souza Rodrigues" w:date="2026-09-26T14:52:00Z" w16du:dateUtc="2026-09-26T18:52:00Z">
              <w:r>
                <w:t>10:00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25F5065" w14:textId="77777777" w:rsidR="0069459B" w:rsidRDefault="00F35399">
            <w:pPr>
              <w:rPr>
                <w:ins w:id="25" w:author="Arthur Souza Rodrigues" w:date="2026-09-26T14:52:00Z" w16du:dateUtc="2026-09-26T18:52:00Z"/>
              </w:rPr>
            </w:pPr>
            <w:ins w:id="26" w:author="Arthur Souza Rodrigues" w:date="2026-09-26T14:52:00Z" w16du:dateUtc="2026-09-26T18:52:00Z">
              <w:r>
                <w:t>Product Roadmap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D9C2689" w14:textId="77777777" w:rsidR="0069459B" w:rsidRDefault="00F35399">
            <w:pPr>
              <w:rPr>
                <w:ins w:id="27" w:author="Arthur Souza Rodrigues" w:date="2026-09-26T14:52:00Z" w16du:dateUtc="2026-09-26T18:52:00Z"/>
              </w:rPr>
            </w:pPr>
            <w:ins w:id="28" w:author="Arthur Souza Rodrigues" w:date="2026-09-26T14:52:00Z" w16du:dateUtc="2026-09-26T18:52:00Z">
              <w:r>
                <w:t>CTO</w:t>
              </w:r>
            </w:ins>
          </w:p>
        </w:tc>
      </w:tr>
      <w:tr w:rsidR="0069459B" w14:paraId="51F665BA" w14:textId="77777777">
        <w:trPr>
          <w:trHeight w:val="360"/>
          <w:ins w:id="29" w:author="Arthur Souza Rodrigues" w:date="2026-09-26T14:52:00Z" w16du:dateUtc="2026-09-26T18:52:00Z"/>
        </w:trPr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58F6CC03" w14:textId="77777777" w:rsidR="0069459B" w:rsidRDefault="00F35399">
            <w:pPr>
              <w:rPr>
                <w:ins w:id="30" w:author="Arthur Souza Rodrigues" w:date="2026-09-26T14:52:00Z" w16du:dateUtc="2026-09-26T18:52:00Z"/>
              </w:rPr>
            </w:pPr>
            <w:ins w:id="31" w:author="Arthur Souza Rodrigues" w:date="2026-09-26T14:52:00Z" w16du:dateUtc="2026-09-26T18:52:00Z">
              <w:r>
                <w:t>11:00 AM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0EFD6D0E" w14:textId="77777777" w:rsidR="0069459B" w:rsidRDefault="00F35399">
            <w:pPr>
              <w:rPr>
                <w:ins w:id="32" w:author="Arthur Souza Rodrigues" w:date="2026-09-26T14:52:00Z" w16du:dateUtc="2026-09-26T18:52:00Z"/>
              </w:rPr>
            </w:pPr>
            <w:ins w:id="33" w:author="Arthur Souza Rodrigues" w:date="2026-09-26T14:52:00Z" w16du:dateUtc="2026-09-26T18:52:00Z">
              <w:r>
                <w:t>Budget Plan</w:t>
              </w:r>
            </w:ins>
          </w:p>
        </w:tc>
        <w:tc>
          <w:tcPr>
            <w:tcW w:w="3120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B4D5D05" w14:textId="77777777" w:rsidR="0069459B" w:rsidRDefault="00F35399">
            <w:pPr>
              <w:rPr>
                <w:ins w:id="34" w:author="Arthur Souza Rodrigues" w:date="2026-09-26T14:52:00Z" w16du:dateUtc="2026-09-26T18:52:00Z"/>
              </w:rPr>
            </w:pPr>
            <w:ins w:id="35" w:author="Arthur Souza Rodrigues" w:date="2026-09-26T14:52:00Z" w16du:dateUtc="2026-09-26T18:52:00Z">
              <w:r>
                <w:t>CFO</w:t>
              </w:r>
            </w:ins>
          </w:p>
        </w:tc>
      </w:tr>
    </w:tbl>
    <w:p w14:paraId="6F7A7443" w14:textId="3722A356" w:rsidR="009B006D" w:rsidRDefault="00F35399">
      <w:pPr>
        <w:rPr>
          <w:del w:id="36" w:author="Arthur Souza Rodrigues" w:date="2026-09-26T14:52:00Z" w16du:dateUtc="2026-09-26T18:52:00Z"/>
        </w:rPr>
      </w:pPr>
      <w:del w:id="37" w:author="Arthur Souza Rodrigues" w:date="2026-09-26T14:52:00Z" w16du:dateUtc="2026-09-26T18:52:00Z">
        <w:r>
          <w:rPr>
            <w:u w:val="single"/>
          </w:rPr>
          <w:delText>Underline Text Formatting Demo</w:delText>
        </w:r>
      </w:del>
    </w:p>
    <w:p w14:paraId="3DF41AB1" w14:textId="77777777" w:rsidR="009B006D" w:rsidRDefault="00F35399">
      <w:pPr>
        <w:rPr>
          <w:del w:id="38" w:author="Arthur Souza Rodrigues" w:date="2026-09-26T14:52:00Z" w16du:dateUtc="2026-09-26T18:52:00Z"/>
        </w:rPr>
      </w:pPr>
      <w:del w:id="39" w:author="Arthur Souza Rodrigues" w:date="2026-09-26T14:52:00Z" w16du:dateUtc="2026-09-26T18:52:00Z">
        <w:r>
          <w:rPr>
            <w:u w:val="single"/>
          </w:rPr>
          <w:delText>This document demonstrates underline formatting.</w:delText>
        </w:r>
      </w:del>
    </w:p>
    <w:p w14:paraId="6A0392D8" w14:textId="77777777" w:rsidR="009B006D" w:rsidRDefault="00F35399">
      <w:del w:id="40" w:author="Arthur Souza Rodrigues" w:date="2026-09-26T14:52:00Z" w16du:dateUtc="2026-09-26T18:52:00Z">
        <w:r>
          <w:rPr>
            <w:u w:val="single"/>
          </w:rPr>
          <w:delText>This text is underlined.</w:delText>
        </w:r>
      </w:del>
    </w:p>
    <w:sectPr w:rsidR="009B006D">
      <w:pgSz w:w="12240" w:h="15840"/>
      <w:pgMar w:top="1440" w:right="1440" w:bottom="1440" w:left="144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people.xml><?xml version="1.0" encoding="utf-8"?>
<w15:people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15:person w15:author="Arthur Souza Rodrigues">
    <w15:presenceInfo w15:providerId="Windows Live" w15:userId="64237819185fbba8"/>
  </w15:person>
</w15:people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98"/>
  <w:defaultTabStop w:val="720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9B006D"/>
    <w:rsid w:val="00200FFE"/>
    <w:rsid w:val="002F5B90"/>
    <w:rsid w:val="003E0B25"/>
    <w:rsid w:val="0069459B"/>
    <w:rsid w:val="009B006D"/>
    <w:rsid w:val="009E0775"/>
    <w:rsid w:val="00C61FC9"/>
    <w:rsid w:val="00D53F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F296E369-8648-7B48-B4F2-08CFB29D1B9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Calibri" w:eastAsia="Times New Roman" w:hAnsi="Calibri" w:cs="Times New Roman"/>
        <w:sz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microsoft.com/office/2011/relationships/people" Target="people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35</Words>
  <Characters>204</Characters>
  <Application>Microsoft Office Word</Application>
  <DocSecurity>0</DocSecurity>
  <Lines>1</Lines>
  <Paragraphs>1</Paragraphs>
  <ScaleCrop>false</ScaleCrop>
  <Company/>
  <LinksUpToDate>false</LinksUpToDate>
  <CharactersWithSpaces>238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EigenPal DOCX Editor</dc:creator>
  <cp:lastModifiedBy>Arthur Souza Rodrigues</cp:lastModifiedBy>
  <cp:revision>1</cp:revision>
  <dcterms:created xsi:type="dcterms:W3CDTF">2026-05-14T16:44:00Z</dcterms:created>
  <dcterms:modified xsi:type="dcterms:W3CDTF">2026-09-26T18:52:00Z</dcterms:modified>
</cp:coreProperties>
</file>