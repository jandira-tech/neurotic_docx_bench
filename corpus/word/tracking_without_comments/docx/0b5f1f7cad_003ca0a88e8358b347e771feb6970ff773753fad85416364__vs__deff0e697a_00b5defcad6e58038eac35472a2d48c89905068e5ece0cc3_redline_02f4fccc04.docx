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Author"/>
          <w:rFonts w:ascii="Californian FB" w:hAnsi="Californian FB"/>
        </w:rPr>
      </w:pPr>
      <w:ins w:id="3" w:author="Author">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Author"/>
          <w:rFonts w:ascii="Californian FB" w:hAnsi="Californian FB"/>
          <w:b/>
          <w:bCs/>
        </w:rPr>
      </w:pPr>
    </w:p>
    <w:p w14:paraId="43260A16" w14:textId="77777777" w:rsidR="006F1C2D" w:rsidRDefault="006F1C2D" w:rsidP="006F1C2D">
      <w:pPr>
        <w:jc w:val="center"/>
        <w:rPr>
          <w:ins w:id="5" w:author="Author"/>
          <w:rFonts w:cstheme="minorHAnsi"/>
          <w:b/>
          <w:bCs/>
          <w:sz w:val="28"/>
          <w:szCs w:val="28"/>
          <w:u w:val="single"/>
        </w:rPr>
      </w:pPr>
      <w:ins w:id="6" w:author="Author">
        <w:r w:rsidRPr="00FA0E32">
          <w:rPr>
            <w:rFonts w:cstheme="minorHAnsi"/>
            <w:b/>
            <w:bCs/>
            <w:sz w:val="28"/>
            <w:szCs w:val="28"/>
            <w:u w:val="single"/>
          </w:rPr>
          <w:t>PPG Meeting</w:t>
        </w:r>
      </w:ins>
    </w:p>
    <w:p w14:paraId="255DC642" w14:textId="487ECD42" w:rsidR="006F1C2D" w:rsidRDefault="00677B90" w:rsidP="006F1C2D">
      <w:pPr>
        <w:jc w:val="center"/>
        <w:rPr>
          <w:ins w:id="7" w:author="Author"/>
          <w:rFonts w:cstheme="minorHAnsi"/>
          <w:b/>
          <w:bCs/>
          <w:sz w:val="28"/>
          <w:szCs w:val="28"/>
          <w:u w:val="single"/>
        </w:rPr>
      </w:pPr>
      <w:ins w:id="8" w:author="Author">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Author"/>
          <w:rFonts w:cstheme="minorHAnsi"/>
          <w:b/>
          <w:bCs/>
          <w:sz w:val="28"/>
          <w:szCs w:val="28"/>
          <w:u w:val="single"/>
        </w:rPr>
      </w:pPr>
    </w:p>
    <w:p w14:paraId="1E230469" w14:textId="77777777" w:rsidR="006F1C2D" w:rsidRDefault="006F1C2D" w:rsidP="006F1C2D">
      <w:pPr>
        <w:rPr>
          <w:ins w:id="10" w:author="Author"/>
          <w:rFonts w:cstheme="minorHAnsi"/>
          <w:b/>
          <w:bCs/>
        </w:rPr>
      </w:pPr>
      <w:ins w:id="11" w:author="Author">
        <w:r w:rsidRPr="00FA0E32">
          <w:rPr>
            <w:rFonts w:cstheme="minorHAnsi"/>
            <w:b/>
            <w:bCs/>
          </w:rPr>
          <w:t>Attendees:</w:t>
        </w:r>
      </w:ins>
    </w:p>
    <w:p w14:paraId="406CF681" w14:textId="77777777" w:rsidR="006F1C2D" w:rsidRDefault="006F1C2D" w:rsidP="006F1C2D">
      <w:pPr>
        <w:rPr>
          <w:ins w:id="12" w:author="Author"/>
          <w:rFonts w:cstheme="minorHAnsi"/>
        </w:rPr>
      </w:pPr>
      <w:ins w:id="13" w:author="Author">
        <w:r w:rsidRPr="00FA0E32">
          <w:rPr>
            <w:rFonts w:cstheme="minorHAnsi"/>
          </w:rPr>
          <w:t>MN – Deputy Manager</w:t>
        </w:r>
      </w:ins>
    </w:p>
    <w:p w14:paraId="160FF56E" w14:textId="7F229838" w:rsidR="0008331C" w:rsidRPr="00FA0E32" w:rsidRDefault="0008331C" w:rsidP="006F1C2D">
      <w:pPr>
        <w:rPr>
          <w:ins w:id="14" w:author="Author"/>
          <w:rFonts w:cstheme="minorHAnsi"/>
        </w:rPr>
      </w:pPr>
      <w:ins w:id="15" w:author="Author">
        <w:r>
          <w:rPr>
            <w:rFonts w:cstheme="minorHAnsi"/>
          </w:rPr>
          <w:t xml:space="preserve">SA – Practice Manager </w:t>
        </w:r>
      </w:ins>
    </w:p>
    <w:p w14:paraId="4B50E429" w14:textId="77777777" w:rsidR="006F1C2D" w:rsidRDefault="006F1C2D" w:rsidP="006F1C2D">
      <w:pPr>
        <w:rPr>
          <w:ins w:id="16" w:author="Author"/>
          <w:rFonts w:cstheme="minorHAnsi"/>
        </w:rPr>
      </w:pPr>
    </w:p>
    <w:p w14:paraId="5F6386BB" w14:textId="77777777" w:rsidR="0008331C" w:rsidRDefault="006F1C2D" w:rsidP="0008331C">
      <w:pPr>
        <w:rPr>
          <w:ins w:id="17" w:author="Author"/>
        </w:rPr>
      </w:pPr>
      <w:ins w:id="18" w:author="Author">
        <w:r>
          <w:rPr>
            <w:rFonts w:cstheme="minorHAnsi"/>
          </w:rPr>
          <w:t>MC, GM</w:t>
        </w:r>
        <w:r w:rsidR="0008331C">
          <w:rPr>
            <w:rFonts w:cstheme="minorHAnsi"/>
          </w:rPr>
          <w:t>,</w:t>
        </w:r>
      </w:ins>
    </w:p>
    <w:p w14:paraId="0834AD2C" w14:textId="13228619" w:rsidR="0008331C" w:rsidRDefault="0008331C" w:rsidP="0008331C">
      <w:pPr>
        <w:rPr>
          <w:ins w:id="19" w:author="Author"/>
        </w:rPr>
      </w:pPr>
      <w:ins w:id="20" w:author="Author">
        <w:r>
          <w:t>JB, BB, ZF</w:t>
        </w:r>
        <w:r>
          <w:rPr>
            <w:rFonts w:cstheme="minorHAnsi"/>
          </w:rPr>
          <w:t>, JS, SN</w:t>
        </w:r>
        <w:r w:rsidR="00FF174A">
          <w:rPr>
            <w:rFonts w:cstheme="minorHAnsi"/>
          </w:rPr>
          <w:t>, AW</w:t>
        </w:r>
      </w:ins>
    </w:p>
    <w:p w14:paraId="1D3A4916" w14:textId="67E42069" w:rsidR="006F1C2D" w:rsidRDefault="006F1C2D" w:rsidP="006F1C2D">
      <w:pPr>
        <w:rPr>
          <w:ins w:id="21" w:author="Author"/>
          <w:rFonts w:cstheme="minorHAnsi"/>
        </w:rPr>
      </w:pPr>
    </w:p>
    <w:p w14:paraId="2302B3A6" w14:textId="77777777" w:rsidR="006F1C2D" w:rsidRPr="00FA0E32" w:rsidRDefault="006F1C2D" w:rsidP="006F1C2D">
      <w:pPr>
        <w:rPr>
          <w:ins w:id="22" w:author="Author"/>
          <w:rFonts w:cstheme="minorHAnsi"/>
        </w:rPr>
      </w:pPr>
    </w:p>
    <w:p w14:paraId="794DD8CD" w14:textId="77777777" w:rsidR="006F1C2D" w:rsidRDefault="006F1C2D" w:rsidP="006F1C2D">
      <w:pPr>
        <w:rPr>
          <w:ins w:id="23" w:author="Author"/>
          <w:rFonts w:cstheme="minorHAnsi"/>
          <w:b/>
          <w:bCs/>
        </w:rPr>
      </w:pPr>
      <w:ins w:id="24" w:author="Author">
        <w:r w:rsidRPr="00FA0E32">
          <w:rPr>
            <w:rFonts w:cstheme="minorHAnsi"/>
            <w:b/>
            <w:bCs/>
          </w:rPr>
          <w:t>Apologies:</w:t>
        </w:r>
      </w:ins>
    </w:p>
    <w:p w14:paraId="50FA62A7" w14:textId="77777777" w:rsidR="00677B90" w:rsidRDefault="00677B90" w:rsidP="006F1C2D">
      <w:pPr>
        <w:rPr>
          <w:ins w:id="25" w:author="Author"/>
          <w:rFonts w:cstheme="minorHAnsi"/>
          <w:b/>
          <w:bCs/>
        </w:rPr>
      </w:pPr>
    </w:p>
    <w:p w14:paraId="27E4F2EE" w14:textId="6226EC7C" w:rsidR="00677B90" w:rsidRPr="00677B90" w:rsidRDefault="00677B90" w:rsidP="006F1C2D">
      <w:pPr>
        <w:rPr>
          <w:ins w:id="26" w:author="Author"/>
          <w:rFonts w:cstheme="minorHAnsi"/>
        </w:rPr>
      </w:pPr>
      <w:ins w:id="27" w:author="Author">
        <w:r>
          <w:rPr>
            <w:rFonts w:cstheme="minorHAnsi"/>
          </w:rPr>
          <w:t>CC, AK, LU, MAS, DR</w:t>
        </w:r>
      </w:ins>
    </w:p>
    <w:p w14:paraId="1282E9CD" w14:textId="77777777" w:rsidR="00A8494F" w:rsidRDefault="00A8494F">
      <w:pPr>
        <w:rPr>
          <w:ins w:id="28" w:author="Author"/>
        </w:rPr>
      </w:pPr>
    </w:p>
    <w:p w14:paraId="09A61C5A" w14:textId="77777777" w:rsidR="006F1C2D" w:rsidRDefault="006F1C2D">
      <w:pPr>
        <w:rPr>
          <w:ins w:id="29" w:author="Author"/>
        </w:rPr>
      </w:pPr>
    </w:p>
    <w:p w14:paraId="71B1EB70" w14:textId="6B3B9867" w:rsidR="006F1C2D" w:rsidRDefault="00FD25EC" w:rsidP="006F1C2D">
      <w:pPr>
        <w:pStyle w:val="ListParagraph"/>
        <w:numPr>
          <w:ilvl w:val="0"/>
          <w:numId w:val="9"/>
        </w:numPr>
        <w:rPr>
          <w:ins w:id="30" w:author="Author"/>
        </w:rPr>
      </w:pPr>
      <w:ins w:id="31" w:author="Author">
        <w:r>
          <w:t>Review of last minutes of meeting – everyone agreed no changes were needed.</w:t>
        </w:r>
      </w:ins>
    </w:p>
    <w:p w14:paraId="2F83712F" w14:textId="53312079" w:rsidR="00FF174A" w:rsidRDefault="00FF174A" w:rsidP="00FF174A">
      <w:pPr>
        <w:pStyle w:val="ListParagraph"/>
        <w:numPr>
          <w:ilvl w:val="0"/>
          <w:numId w:val="9"/>
        </w:numPr>
        <w:rPr>
          <w:ins w:id="32" w:author="Author"/>
        </w:rPr>
      </w:pPr>
      <w:ins w:id="33" w:author="Author">
        <w:r>
          <w:t>Meeting started at 13:</w:t>
        </w:r>
        <w:r w:rsidR="00677B90">
          <w:t>13</w:t>
        </w:r>
      </w:ins>
    </w:p>
    <w:p w14:paraId="04EF1223" w14:textId="0C5D5E3B" w:rsidR="00677B90" w:rsidRDefault="00677B90" w:rsidP="00FF174A">
      <w:pPr>
        <w:pStyle w:val="ListParagraph"/>
        <w:numPr>
          <w:ilvl w:val="0"/>
          <w:numId w:val="9"/>
        </w:numPr>
        <w:rPr>
          <w:ins w:id="34" w:author="Author"/>
        </w:rPr>
      </w:pPr>
      <w:ins w:id="35" w:author="Author">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9"/>
        </w:numPr>
        <w:rPr>
          <w:ins w:id="36" w:author="Author"/>
        </w:rPr>
      </w:pPr>
      <w:ins w:id="37" w:author="Author">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9"/>
        </w:numPr>
        <w:rPr>
          <w:ins w:id="38" w:author="Author"/>
        </w:rPr>
      </w:pPr>
      <w:ins w:id="39" w:author="Author">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9"/>
        </w:numPr>
        <w:rPr>
          <w:ins w:id="40" w:author="Author"/>
        </w:rPr>
      </w:pPr>
      <w:ins w:id="41" w:author="Author">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9"/>
        </w:numPr>
        <w:rPr>
          <w:ins w:id="42" w:author="Author"/>
        </w:rPr>
      </w:pPr>
      <w:ins w:id="43" w:author="Author">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9"/>
        </w:numPr>
        <w:rPr>
          <w:ins w:id="44" w:author="Author"/>
        </w:rPr>
      </w:pPr>
      <w:ins w:id="45" w:author="Author">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9"/>
        </w:numPr>
        <w:rPr>
          <w:ins w:id="46" w:author="Author"/>
        </w:rPr>
      </w:pPr>
      <w:ins w:id="47" w:author="Author">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9"/>
        </w:numPr>
        <w:rPr>
          <w:ins w:id="48" w:author="Author"/>
        </w:rPr>
      </w:pPr>
      <w:ins w:id="49" w:author="Author">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9"/>
        </w:numPr>
        <w:rPr>
          <w:ins w:id="50" w:author="Author"/>
        </w:rPr>
      </w:pPr>
      <w:ins w:id="51" w:author="Author">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9"/>
        </w:numPr>
        <w:rPr>
          <w:ins w:id="52" w:author="Author"/>
        </w:rPr>
      </w:pPr>
      <w:ins w:id="53" w:author="Author">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9"/>
        </w:numPr>
        <w:rPr>
          <w:ins w:id="54" w:author="Author"/>
        </w:rPr>
      </w:pPr>
      <w:ins w:id="55" w:author="Author">
        <w:r>
          <w:t xml:space="preserve">Also decided to display notices before they get sent out. </w:t>
        </w:r>
      </w:ins>
    </w:p>
    <w:p w14:paraId="0AD56979" w14:textId="7FA4E76F" w:rsidR="00677B90" w:rsidRDefault="00677B90" w:rsidP="00FF174A">
      <w:pPr>
        <w:pStyle w:val="ListParagraph"/>
        <w:numPr>
          <w:ilvl w:val="0"/>
          <w:numId w:val="9"/>
        </w:numPr>
        <w:rPr>
          <w:ins w:id="56" w:author="Author"/>
        </w:rPr>
      </w:pPr>
      <w:ins w:id="57" w:author="Author">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9"/>
        </w:numPr>
        <w:rPr>
          <w:ins w:id="58" w:author="Author"/>
        </w:rPr>
      </w:pPr>
      <w:ins w:id="59" w:author="Author">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9"/>
        </w:numPr>
        <w:rPr>
          <w:ins w:id="60" w:author="Author"/>
        </w:rPr>
      </w:pPr>
      <w:ins w:id="61" w:author="Author">
        <w:r>
          <w:t xml:space="preserve">The Practice has not yet received a confirmation date of delivery for flu jabs. </w:t>
        </w:r>
      </w:ins>
    </w:p>
    <w:p w14:paraId="0CEABE06" w14:textId="159751B6" w:rsidR="00677B90" w:rsidRDefault="00677B90" w:rsidP="00FF174A">
      <w:pPr>
        <w:pStyle w:val="ListParagraph"/>
        <w:numPr>
          <w:ilvl w:val="0"/>
          <w:numId w:val="9"/>
        </w:numPr>
        <w:rPr>
          <w:ins w:id="62" w:author="Author"/>
        </w:rPr>
      </w:pPr>
      <w:ins w:id="63" w:author="Author">
        <w:r>
          <w:t xml:space="preserve">Updates around the PCN clinics were shared. </w:t>
        </w:r>
      </w:ins>
    </w:p>
    <w:p w14:paraId="02B8F5B2" w14:textId="001EA95A" w:rsidR="00677B90" w:rsidRDefault="00677B90" w:rsidP="00FF174A">
      <w:pPr>
        <w:pStyle w:val="ListParagraph"/>
        <w:numPr>
          <w:ilvl w:val="0"/>
          <w:numId w:val="9"/>
        </w:numPr>
        <w:rPr>
          <w:ins w:id="64" w:author="Author"/>
        </w:rPr>
      </w:pPr>
      <w:ins w:id="65" w:author="Author">
        <w:r>
          <w:t xml:space="preserve">Meeting was kept brief due to summer holidays and many apologies. </w:t>
        </w:r>
      </w:ins>
    </w:p>
    <w:p w14:paraId="447CCA8D" w14:textId="3472B07F" w:rsidR="006F1C2D" w:rsidRPr="006F1C2D" w:rsidRDefault="006F1C2D" w:rsidP="006F1C2D">
      <w:pPr>
        <w:rPr>
          <w:ins w:id="66" w:author="Author"/>
          <w:b/>
          <w:bCs/>
        </w:rPr>
      </w:pPr>
      <w:ins w:id="67" w:author="Author">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Author"/>
          <w:b/>
          <w:bCs/>
        </w:rPr>
      </w:pPr>
    </w:p>
    <w:p w14:paraId="405B8320" w14:textId="0BE4D70D" w:rsidR="00213933" w:rsidRDefault="006F1C2D">
      <w:pPr>
        <w:pStyle w:val="Table"/>
        <w:spacing w:line="276" w:lineRule="auto"/>
        <w:ind w:left="794" w:hanging="794"/>
        <w:rPr>
          <w:del w:id="69" w:author="Author"/>
        </w:rPr>
      </w:pPr>
      <w:ins w:id="70" w:author="Author">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Author">
        <w:r w:rsidR="00024F20">
          <w:rPr>
            <w:sz w:val="20"/>
          </w:rPr>
          <w:delText xml:space="preserve">Table 5. </w:delText>
        </w:r>
        <w:r w:rsidR="00377143">
          <w:rPr>
            <w:rFonts w:ascii="OpenSans" w:hAnsi="OpenSans"/>
            <w:sz w:val="20"/>
            <w:szCs w:val="20"/>
            <w:shd w:val="clear" w:color="auto" w:fill="FAFAF8"/>
          </w:rPr>
          <w:delText>The list of endangered wild plants in forest wetlands of Korea.</w:delText>
        </w:r>
      </w:del>
    </w:p>
    <w:tbl>
      <w:tblPr>
        <w:tblOverlap w:val="never"/>
        <w:tblW w:w="8350"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182"/>
        <w:gridCol w:w="4474"/>
        <w:gridCol w:w="1040"/>
        <w:gridCol w:w="1654"/>
      </w:tblGrid>
      <w:tr w:rsidR="00213933" w14:paraId="21C76BF4" w14:textId="77777777" w:rsidTr="00527A9B">
        <w:trPr>
          <w:trHeight w:val="306"/>
          <w:del w:id="72" w:author="Author"/>
        </w:trPr>
        <w:tc>
          <w:tcPr>
            <w:tcW w:w="1182" w:type="dxa"/>
            <w:tcBorders>
              <w:top w:val="single" w:sz="2" w:space="0" w:color="000000"/>
              <w:left w:val="none" w:sz="2" w:space="0" w:color="FFFFFF"/>
              <w:bottom w:val="double" w:sz="4" w:space="0" w:color="000000"/>
              <w:right w:val="none" w:sz="2" w:space="0" w:color="FFFFFF"/>
            </w:tcBorders>
            <w:vAlign w:val="center"/>
          </w:tcPr>
          <w:p w14:paraId="11C234F9" w14:textId="77777777" w:rsidR="00213933" w:rsidRDefault="00024F20">
            <w:pPr>
              <w:pStyle w:val="Table-"/>
              <w:rPr>
                <w:del w:id="73" w:author="Author"/>
              </w:rPr>
            </w:pPr>
            <w:del w:id="74" w:author="Author">
              <w:r>
                <w:rPr>
                  <w:b/>
                  <w:sz w:val="18"/>
                </w:rPr>
                <w:delText>Family name</w:delText>
              </w:r>
            </w:del>
          </w:p>
        </w:tc>
        <w:tc>
          <w:tcPr>
            <w:tcW w:w="4474" w:type="dxa"/>
            <w:tcBorders>
              <w:top w:val="single" w:sz="2" w:space="0" w:color="000000"/>
              <w:left w:val="none" w:sz="2" w:space="0" w:color="FFFFFF"/>
              <w:bottom w:val="double" w:sz="4" w:space="0" w:color="000000"/>
              <w:right w:val="none" w:sz="2" w:space="0" w:color="FFFFFF"/>
            </w:tcBorders>
            <w:vAlign w:val="center"/>
          </w:tcPr>
          <w:p w14:paraId="6276FFD5" w14:textId="77777777" w:rsidR="00213933" w:rsidRDefault="00024F20">
            <w:pPr>
              <w:pStyle w:val="Table-"/>
              <w:rPr>
                <w:del w:id="75" w:author="Author"/>
              </w:rPr>
            </w:pPr>
            <w:del w:id="76" w:author="Author">
              <w:r>
                <w:rPr>
                  <w:b/>
                  <w:sz w:val="18"/>
                </w:rPr>
                <w:delText>Scientific name / Korean name</w:delText>
              </w:r>
            </w:del>
          </w:p>
        </w:tc>
        <w:tc>
          <w:tcPr>
            <w:tcW w:w="1040" w:type="dxa"/>
            <w:tcBorders>
              <w:top w:val="single" w:sz="2" w:space="0" w:color="000000"/>
              <w:left w:val="none" w:sz="2" w:space="0" w:color="FFFFFF"/>
              <w:bottom w:val="double" w:sz="4" w:space="0" w:color="000000"/>
              <w:right w:val="none" w:sz="2" w:space="0" w:color="FFFFFF"/>
            </w:tcBorders>
            <w:vAlign w:val="center"/>
          </w:tcPr>
          <w:p w14:paraId="0A41843F" w14:textId="77777777" w:rsidR="00213933" w:rsidRDefault="00024F20">
            <w:pPr>
              <w:pStyle w:val="Table-"/>
              <w:rPr>
                <w:del w:id="77" w:author="Author"/>
              </w:rPr>
            </w:pPr>
            <w:del w:id="78" w:author="Author">
              <w:r>
                <w:rPr>
                  <w:b/>
                  <w:sz w:val="18"/>
                </w:rPr>
                <w:delText>Region</w:delText>
              </w:r>
            </w:del>
          </w:p>
        </w:tc>
        <w:tc>
          <w:tcPr>
            <w:tcW w:w="1654" w:type="dxa"/>
            <w:tcBorders>
              <w:top w:val="single" w:sz="2" w:space="0" w:color="000000"/>
              <w:left w:val="none" w:sz="2" w:space="0" w:color="FFFFFF"/>
              <w:bottom w:val="double" w:sz="4" w:space="0" w:color="000000"/>
              <w:right w:val="none" w:sz="2" w:space="0" w:color="FFFFFF"/>
            </w:tcBorders>
            <w:vAlign w:val="center"/>
          </w:tcPr>
          <w:p w14:paraId="0E7B0DA7" w14:textId="77777777" w:rsidR="00213933" w:rsidRDefault="00024F20">
            <w:pPr>
              <w:pStyle w:val="Table-"/>
              <w:rPr>
                <w:del w:id="79" w:author="Author"/>
              </w:rPr>
            </w:pPr>
            <w:del w:id="80" w:author="Author">
              <w:r>
                <w:rPr>
                  <w:b/>
                  <w:sz w:val="18"/>
                </w:rPr>
                <w:delText>Site (Frequency)</w:delText>
              </w:r>
            </w:del>
          </w:p>
        </w:tc>
      </w:tr>
      <w:tr w:rsidR="00213933" w14:paraId="2F98983C" w14:textId="77777777" w:rsidTr="00527A9B">
        <w:trPr>
          <w:trHeight w:val="343"/>
          <w:del w:id="81" w:author="Author"/>
        </w:trPr>
        <w:tc>
          <w:tcPr>
            <w:tcW w:w="1182" w:type="dxa"/>
            <w:tcBorders>
              <w:top w:val="none" w:sz="2" w:space="0" w:color="FFFFFF"/>
              <w:left w:val="none" w:sz="2" w:space="0" w:color="FFFFFF"/>
              <w:bottom w:val="none" w:sz="2" w:space="0" w:color="FFFFFF"/>
              <w:right w:val="none" w:sz="2" w:space="0" w:color="FFFFFF"/>
            </w:tcBorders>
            <w:vAlign w:val="center"/>
          </w:tcPr>
          <w:p w14:paraId="7A853086" w14:textId="77777777" w:rsidR="00213933" w:rsidRDefault="00024F20">
            <w:pPr>
              <w:pStyle w:val="Table-"/>
              <w:rPr>
                <w:del w:id="82" w:author="Author"/>
              </w:rPr>
            </w:pPr>
            <w:del w:id="83" w:author="Author">
              <w:r>
                <w:rPr>
                  <w:spacing w:val="-18"/>
                  <w:sz w:val="18"/>
                </w:rPr>
                <w:delText>Ophioglossaceae</w:delText>
              </w:r>
            </w:del>
          </w:p>
        </w:tc>
        <w:tc>
          <w:tcPr>
            <w:tcW w:w="4474" w:type="dxa"/>
            <w:tcBorders>
              <w:top w:val="none" w:sz="2" w:space="0" w:color="FFFFFF"/>
              <w:left w:val="none" w:sz="2" w:space="0" w:color="FFFFFF"/>
              <w:bottom w:val="none" w:sz="2" w:space="0" w:color="FFFFFF"/>
              <w:right w:val="none" w:sz="2" w:space="0" w:color="FFFFFF"/>
            </w:tcBorders>
            <w:vAlign w:val="center"/>
          </w:tcPr>
          <w:p w14:paraId="62A3906B" w14:textId="33B09A82" w:rsidR="00213933" w:rsidRDefault="00024F20">
            <w:pPr>
              <w:pStyle w:val="Table-"/>
              <w:rPr>
                <w:del w:id="84" w:author="Author"/>
              </w:rPr>
            </w:pPr>
            <w:del w:id="85" w:author="Author">
              <w:r>
                <w:rPr>
                  <w:i/>
                  <w:sz w:val="18"/>
                </w:rPr>
                <w:delText>Mankyua chejuense</w:delText>
              </w:r>
              <w:r>
                <w:rPr>
                  <w:sz w:val="18"/>
                </w:rPr>
                <w:delText xml:space="preserve"> B.</w:delText>
              </w:r>
              <w:r w:rsidR="001C6EC9">
                <w:rPr>
                  <w:sz w:val="18"/>
                </w:rPr>
                <w:delText xml:space="preserve"> </w:delText>
              </w:r>
              <w:r>
                <w:rPr>
                  <w:sz w:val="18"/>
                </w:rPr>
                <w:delText>Y.</w:delText>
              </w:r>
              <w:r w:rsidR="001C6EC9">
                <w:rPr>
                  <w:sz w:val="18"/>
                </w:rPr>
                <w:delText xml:space="preserve"> </w:delText>
              </w:r>
              <w:r>
                <w:rPr>
                  <w:sz w:val="18"/>
                </w:rPr>
                <w:delText>Sun, M.</w:delText>
              </w:r>
              <w:r w:rsidR="00AD27B5">
                <w:rPr>
                  <w:sz w:val="18"/>
                </w:rPr>
                <w:delText xml:space="preserve"> </w:delText>
              </w:r>
              <w:r>
                <w:rPr>
                  <w:sz w:val="18"/>
                </w:rPr>
                <w:delText>H.</w:delText>
              </w:r>
              <w:r w:rsidR="00AD27B5">
                <w:rPr>
                  <w:sz w:val="18"/>
                </w:rPr>
                <w:delText xml:space="preserve"> </w:delText>
              </w:r>
              <w:r>
                <w:rPr>
                  <w:sz w:val="18"/>
                </w:rPr>
                <w:delText>Kim &amp; C.</w:delText>
              </w:r>
              <w:r w:rsidR="00AD27B5">
                <w:rPr>
                  <w:sz w:val="18"/>
                </w:rPr>
                <w:delText xml:space="preserve"> </w:delText>
              </w:r>
              <w:r>
                <w:rPr>
                  <w:sz w:val="18"/>
                </w:rPr>
                <w:delText>H.</w:delText>
              </w:r>
              <w:r w:rsidR="00AD27B5">
                <w:rPr>
                  <w:sz w:val="18"/>
                </w:rPr>
                <w:delText xml:space="preserve"> </w:delText>
              </w:r>
              <w:r>
                <w:rPr>
                  <w:sz w:val="18"/>
                </w:rPr>
                <w:delText xml:space="preserve">Kim </w:delText>
              </w:r>
            </w:del>
          </w:p>
          <w:p w14:paraId="37E84FEF" w14:textId="77777777" w:rsidR="00213933" w:rsidRDefault="00024F20">
            <w:pPr>
              <w:pStyle w:val="Table-"/>
              <w:rPr>
                <w:del w:id="86" w:author="Author"/>
              </w:rPr>
            </w:pPr>
            <w:del w:id="87" w:author="Author">
              <w:r>
                <w:rPr>
                  <w:sz w:val="18"/>
                </w:rPr>
                <w:delText>제주고사리삼</w:delText>
              </w:r>
            </w:del>
          </w:p>
        </w:tc>
        <w:tc>
          <w:tcPr>
            <w:tcW w:w="1040" w:type="dxa"/>
            <w:tcBorders>
              <w:top w:val="none" w:sz="2" w:space="0" w:color="FFFFFF"/>
              <w:left w:val="none" w:sz="2" w:space="0" w:color="FFFFFF"/>
              <w:bottom w:val="none" w:sz="2" w:space="0" w:color="FFFFFF"/>
              <w:right w:val="none" w:sz="2" w:space="0" w:color="FFFFFF"/>
            </w:tcBorders>
            <w:vAlign w:val="center"/>
          </w:tcPr>
          <w:p w14:paraId="664F4F5A" w14:textId="77777777" w:rsidR="00213933" w:rsidRDefault="00024F20">
            <w:pPr>
              <w:pStyle w:val="Table-"/>
              <w:rPr>
                <w:del w:id="88" w:author="Author"/>
              </w:rPr>
            </w:pPr>
            <w:del w:id="89" w:author="Author">
              <w:r>
                <w:rPr>
                  <w:sz w:val="18"/>
                </w:rPr>
                <w:delText>Jeju</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0BA40D22" w14:textId="77777777" w:rsidR="00213933" w:rsidRDefault="00024F20">
            <w:pPr>
              <w:pStyle w:val="Table-"/>
              <w:rPr>
                <w:del w:id="90" w:author="Author"/>
              </w:rPr>
            </w:pPr>
            <w:del w:id="91" w:author="Author">
              <w:r>
                <w:rPr>
                  <w:sz w:val="18"/>
                </w:rPr>
                <w:delText>Jeju-si (7)</w:delText>
              </w:r>
            </w:del>
          </w:p>
        </w:tc>
      </w:tr>
      <w:tr w:rsidR="00213933" w14:paraId="35C6A907" w14:textId="77777777" w:rsidTr="00527A9B">
        <w:trPr>
          <w:trHeight w:val="216"/>
          <w:del w:id="92" w:author="Author"/>
        </w:trPr>
        <w:tc>
          <w:tcPr>
            <w:tcW w:w="1182" w:type="dxa"/>
            <w:vMerge w:val="restart"/>
            <w:tcBorders>
              <w:top w:val="none" w:sz="2" w:space="0" w:color="FFFFFF"/>
              <w:left w:val="none" w:sz="2" w:space="0" w:color="FFFFFF"/>
              <w:bottom w:val="none" w:sz="2" w:space="0" w:color="FFFFFF"/>
              <w:right w:val="none" w:sz="2" w:space="0" w:color="FFFFFF"/>
            </w:tcBorders>
            <w:vAlign w:val="center"/>
          </w:tcPr>
          <w:p w14:paraId="0C150932" w14:textId="77777777" w:rsidR="00213933" w:rsidRDefault="00024F20">
            <w:pPr>
              <w:pStyle w:val="Table-"/>
              <w:rPr>
                <w:del w:id="93" w:author="Author"/>
              </w:rPr>
            </w:pPr>
            <w:del w:id="94" w:author="Author">
              <w:r>
                <w:rPr>
                  <w:sz w:val="18"/>
                </w:rPr>
                <w:delText>Apiaceae</w:delText>
              </w:r>
            </w:del>
          </w:p>
        </w:tc>
        <w:tc>
          <w:tcPr>
            <w:tcW w:w="4474" w:type="dxa"/>
            <w:vMerge w:val="restart"/>
            <w:tcBorders>
              <w:top w:val="none" w:sz="2" w:space="0" w:color="FFFFFF"/>
              <w:left w:val="none" w:sz="2" w:space="0" w:color="FFFFFF"/>
              <w:bottom w:val="none" w:sz="2" w:space="0" w:color="FFFFFF"/>
              <w:right w:val="none" w:sz="2" w:space="0" w:color="FFFFFF"/>
            </w:tcBorders>
            <w:vAlign w:val="center"/>
          </w:tcPr>
          <w:p w14:paraId="1E0E7D03" w14:textId="77777777" w:rsidR="00213933" w:rsidRDefault="00024F20">
            <w:pPr>
              <w:pStyle w:val="Table-"/>
              <w:rPr>
                <w:del w:id="95" w:author="Author"/>
              </w:rPr>
            </w:pPr>
            <w:del w:id="96" w:author="Author">
              <w:r>
                <w:rPr>
                  <w:i/>
                  <w:sz w:val="18"/>
                </w:rPr>
                <w:delText>Cicuta virosa</w:delText>
              </w:r>
              <w:r>
                <w:rPr>
                  <w:sz w:val="18"/>
                </w:rPr>
                <w:delText xml:space="preserve"> L. </w:delText>
              </w:r>
            </w:del>
          </w:p>
          <w:p w14:paraId="2CDE9842" w14:textId="77777777" w:rsidR="00213933" w:rsidRDefault="00024F20">
            <w:pPr>
              <w:pStyle w:val="Table-"/>
              <w:rPr>
                <w:del w:id="97" w:author="Author"/>
              </w:rPr>
            </w:pPr>
            <w:del w:id="98" w:author="Author">
              <w:r>
                <w:rPr>
                  <w:sz w:val="18"/>
                </w:rPr>
                <w:delText>독미나리</w:delText>
              </w:r>
            </w:del>
          </w:p>
        </w:tc>
        <w:tc>
          <w:tcPr>
            <w:tcW w:w="1040" w:type="dxa"/>
            <w:vMerge w:val="restart"/>
            <w:tcBorders>
              <w:top w:val="none" w:sz="2" w:space="0" w:color="FFFFFF"/>
              <w:left w:val="none" w:sz="2" w:space="0" w:color="FFFFFF"/>
              <w:bottom w:val="none" w:sz="2" w:space="0" w:color="FFFFFF"/>
              <w:right w:val="none" w:sz="2" w:space="0" w:color="FFFFFF"/>
            </w:tcBorders>
            <w:vAlign w:val="center"/>
          </w:tcPr>
          <w:p w14:paraId="7283F058" w14:textId="77777777" w:rsidR="00213933" w:rsidRDefault="00024F20">
            <w:pPr>
              <w:pStyle w:val="Table-"/>
              <w:rPr>
                <w:del w:id="99" w:author="Author"/>
              </w:rPr>
            </w:pPr>
            <w:del w:id="100" w:author="Author">
              <w:r>
                <w:rPr>
                  <w:sz w:val="18"/>
                </w:rPr>
                <w:delText xml:space="preserve">Gangwon </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4AA84E0A" w14:textId="77777777" w:rsidR="00213933" w:rsidRDefault="00024F20">
            <w:pPr>
              <w:pStyle w:val="Table-"/>
              <w:rPr>
                <w:del w:id="101" w:author="Author"/>
              </w:rPr>
            </w:pPr>
            <w:del w:id="102" w:author="Author">
              <w:r>
                <w:rPr>
                  <w:sz w:val="18"/>
                </w:rPr>
                <w:delText>Yangyang-gun (2)</w:delText>
              </w:r>
            </w:del>
          </w:p>
        </w:tc>
      </w:tr>
      <w:tr w:rsidR="00213933" w14:paraId="3A1289D0" w14:textId="77777777" w:rsidTr="00527A9B">
        <w:trPr>
          <w:trHeight w:val="216"/>
          <w:del w:id="103" w:author="Author"/>
        </w:trPr>
        <w:tc>
          <w:tcPr>
            <w:tcW w:w="1182" w:type="dxa"/>
            <w:vMerge/>
            <w:tcBorders>
              <w:top w:val="none" w:sz="2" w:space="0" w:color="FFFFFF"/>
              <w:left w:val="none" w:sz="2" w:space="0" w:color="FFFFFF"/>
              <w:bottom w:val="none" w:sz="2" w:space="0" w:color="FFFFFF"/>
              <w:right w:val="none" w:sz="2" w:space="0" w:color="FFFFFF"/>
            </w:tcBorders>
          </w:tcPr>
          <w:p w14:paraId="214F51C1" w14:textId="77777777" w:rsidR="00213933" w:rsidRDefault="00213933">
            <w:pPr>
              <w:pStyle w:val="a"/>
              <w:rPr>
                <w:del w:id="104" w:author="Author"/>
              </w:rPr>
            </w:pPr>
          </w:p>
        </w:tc>
        <w:tc>
          <w:tcPr>
            <w:tcW w:w="4474" w:type="dxa"/>
            <w:vMerge/>
            <w:tcBorders>
              <w:top w:val="none" w:sz="2" w:space="0" w:color="FFFFFF"/>
              <w:left w:val="none" w:sz="2" w:space="0" w:color="FFFFFF"/>
              <w:bottom w:val="none" w:sz="2" w:space="0" w:color="FFFFFF"/>
              <w:right w:val="none" w:sz="2" w:space="0" w:color="FFFFFF"/>
            </w:tcBorders>
          </w:tcPr>
          <w:p w14:paraId="7B001547" w14:textId="77777777" w:rsidR="00213933" w:rsidRDefault="00213933">
            <w:pPr>
              <w:pStyle w:val="a"/>
              <w:rPr>
                <w:del w:id="105" w:author="Author"/>
              </w:rPr>
            </w:pPr>
          </w:p>
        </w:tc>
        <w:tc>
          <w:tcPr>
            <w:tcW w:w="1040" w:type="dxa"/>
            <w:vMerge/>
            <w:tcBorders>
              <w:top w:val="none" w:sz="2" w:space="0" w:color="FFFFFF"/>
              <w:left w:val="none" w:sz="2" w:space="0" w:color="FFFFFF"/>
              <w:bottom w:val="none" w:sz="2" w:space="0" w:color="FFFFFF"/>
              <w:right w:val="none" w:sz="2" w:space="0" w:color="FFFFFF"/>
            </w:tcBorders>
          </w:tcPr>
          <w:p w14:paraId="4D3D3F86" w14:textId="77777777" w:rsidR="00213933" w:rsidRDefault="00213933">
            <w:pPr>
              <w:pStyle w:val="a"/>
              <w:rPr>
                <w:del w:id="106" w:author="Author"/>
              </w:rPr>
            </w:pPr>
          </w:p>
        </w:tc>
        <w:tc>
          <w:tcPr>
            <w:tcW w:w="1654" w:type="dxa"/>
            <w:tcBorders>
              <w:top w:val="none" w:sz="2" w:space="0" w:color="FFFFFF"/>
              <w:left w:val="none" w:sz="2" w:space="0" w:color="FFFFFF"/>
              <w:bottom w:val="none" w:sz="2" w:space="0" w:color="FFFFFF"/>
              <w:right w:val="none" w:sz="2" w:space="0" w:color="FFFFFF"/>
            </w:tcBorders>
            <w:vAlign w:val="center"/>
          </w:tcPr>
          <w:p w14:paraId="41BAE5E6" w14:textId="77777777" w:rsidR="00213933" w:rsidRDefault="00024F20">
            <w:pPr>
              <w:pStyle w:val="Table-"/>
              <w:rPr>
                <w:del w:id="107" w:author="Author"/>
              </w:rPr>
            </w:pPr>
            <w:del w:id="108" w:author="Author">
              <w:r>
                <w:rPr>
                  <w:sz w:val="18"/>
                </w:rPr>
                <w:delText>Taebaek-si (2)</w:delText>
              </w:r>
            </w:del>
          </w:p>
        </w:tc>
      </w:tr>
      <w:tr w:rsidR="00213933" w14:paraId="7D72C6A1" w14:textId="77777777" w:rsidTr="00527A9B">
        <w:trPr>
          <w:trHeight w:val="216"/>
          <w:del w:id="109" w:author="Author"/>
        </w:trPr>
        <w:tc>
          <w:tcPr>
            <w:tcW w:w="1182" w:type="dxa"/>
            <w:vMerge/>
            <w:tcBorders>
              <w:top w:val="none" w:sz="2" w:space="0" w:color="FFFFFF"/>
              <w:left w:val="none" w:sz="2" w:space="0" w:color="FFFFFF"/>
              <w:bottom w:val="none" w:sz="2" w:space="0" w:color="FFFFFF"/>
              <w:right w:val="none" w:sz="2" w:space="0" w:color="FFFFFF"/>
            </w:tcBorders>
          </w:tcPr>
          <w:p w14:paraId="743DC18F" w14:textId="77777777" w:rsidR="00213933" w:rsidRDefault="00213933">
            <w:pPr>
              <w:pStyle w:val="a"/>
              <w:rPr>
                <w:del w:id="110" w:author="Author"/>
              </w:rPr>
            </w:pPr>
          </w:p>
        </w:tc>
        <w:tc>
          <w:tcPr>
            <w:tcW w:w="4474" w:type="dxa"/>
            <w:vMerge/>
            <w:tcBorders>
              <w:top w:val="none" w:sz="2" w:space="0" w:color="FFFFFF"/>
              <w:left w:val="none" w:sz="2" w:space="0" w:color="FFFFFF"/>
              <w:bottom w:val="none" w:sz="2" w:space="0" w:color="FFFFFF"/>
              <w:right w:val="none" w:sz="2" w:space="0" w:color="FFFFFF"/>
            </w:tcBorders>
          </w:tcPr>
          <w:p w14:paraId="0037725B" w14:textId="77777777" w:rsidR="00213933" w:rsidRDefault="00213933">
            <w:pPr>
              <w:pStyle w:val="a"/>
              <w:rPr>
                <w:del w:id="111" w:author="Author"/>
              </w:rPr>
            </w:pPr>
          </w:p>
        </w:tc>
        <w:tc>
          <w:tcPr>
            <w:tcW w:w="1040" w:type="dxa"/>
            <w:vMerge/>
            <w:tcBorders>
              <w:top w:val="none" w:sz="2" w:space="0" w:color="FFFFFF"/>
              <w:left w:val="none" w:sz="2" w:space="0" w:color="FFFFFF"/>
              <w:bottom w:val="none" w:sz="2" w:space="0" w:color="FFFFFF"/>
              <w:right w:val="none" w:sz="2" w:space="0" w:color="FFFFFF"/>
            </w:tcBorders>
          </w:tcPr>
          <w:p w14:paraId="6A2AB3A5" w14:textId="77777777" w:rsidR="00213933" w:rsidRDefault="00213933">
            <w:pPr>
              <w:pStyle w:val="a"/>
              <w:rPr>
                <w:del w:id="112" w:author="Author"/>
              </w:rPr>
            </w:pPr>
          </w:p>
        </w:tc>
        <w:tc>
          <w:tcPr>
            <w:tcW w:w="1654" w:type="dxa"/>
            <w:tcBorders>
              <w:top w:val="none" w:sz="2" w:space="0" w:color="FFFFFF"/>
              <w:left w:val="none" w:sz="2" w:space="0" w:color="FFFFFF"/>
              <w:bottom w:val="none" w:sz="2" w:space="0" w:color="FFFFFF"/>
              <w:right w:val="none" w:sz="2" w:space="0" w:color="FFFFFF"/>
            </w:tcBorders>
            <w:vAlign w:val="center"/>
          </w:tcPr>
          <w:p w14:paraId="033AAFB1" w14:textId="77777777" w:rsidR="00213933" w:rsidRDefault="00024F20">
            <w:pPr>
              <w:pStyle w:val="Table-"/>
              <w:rPr>
                <w:del w:id="113" w:author="Author"/>
              </w:rPr>
            </w:pPr>
            <w:del w:id="114" w:author="Author">
              <w:r>
                <w:rPr>
                  <w:spacing w:val="-8"/>
                  <w:sz w:val="18"/>
                </w:rPr>
                <w:delText>Pyeongchang-gun (1)</w:delText>
              </w:r>
            </w:del>
          </w:p>
        </w:tc>
      </w:tr>
      <w:tr w:rsidR="00213933" w14:paraId="13381C99" w14:textId="77777777" w:rsidTr="00527A9B">
        <w:trPr>
          <w:trHeight w:val="216"/>
          <w:del w:id="115" w:author="Author"/>
        </w:trPr>
        <w:tc>
          <w:tcPr>
            <w:tcW w:w="1182" w:type="dxa"/>
            <w:vMerge w:val="restart"/>
            <w:tcBorders>
              <w:top w:val="none" w:sz="2" w:space="0" w:color="FFFFFF"/>
              <w:left w:val="none" w:sz="2" w:space="0" w:color="FFFFFF"/>
              <w:bottom w:val="none" w:sz="2" w:space="0" w:color="FFFFFF"/>
              <w:right w:val="none" w:sz="2" w:space="0" w:color="FFFFFF"/>
            </w:tcBorders>
            <w:vAlign w:val="center"/>
          </w:tcPr>
          <w:p w14:paraId="373B0A93" w14:textId="77777777" w:rsidR="00213933" w:rsidRDefault="00024F20">
            <w:pPr>
              <w:pStyle w:val="Table-"/>
              <w:rPr>
                <w:del w:id="116" w:author="Author"/>
              </w:rPr>
            </w:pPr>
            <w:del w:id="117" w:author="Author">
              <w:r>
                <w:rPr>
                  <w:spacing w:val="-18"/>
                  <w:sz w:val="18"/>
                </w:rPr>
                <w:delText>Lentibulariaceae</w:delText>
              </w:r>
            </w:del>
          </w:p>
        </w:tc>
        <w:tc>
          <w:tcPr>
            <w:tcW w:w="4474" w:type="dxa"/>
            <w:vMerge w:val="restart"/>
            <w:tcBorders>
              <w:top w:val="none" w:sz="2" w:space="0" w:color="FFFFFF"/>
              <w:left w:val="none" w:sz="2" w:space="0" w:color="FFFFFF"/>
              <w:bottom w:val="none" w:sz="2" w:space="0" w:color="FFFFFF"/>
              <w:right w:val="none" w:sz="2" w:space="0" w:color="FFFFFF"/>
            </w:tcBorders>
            <w:vAlign w:val="center"/>
          </w:tcPr>
          <w:p w14:paraId="6F116C29" w14:textId="77777777" w:rsidR="00213933" w:rsidRDefault="00024F20">
            <w:pPr>
              <w:pStyle w:val="Table-"/>
              <w:rPr>
                <w:del w:id="118" w:author="Author"/>
              </w:rPr>
            </w:pPr>
            <w:del w:id="119" w:author="Author">
              <w:r>
                <w:rPr>
                  <w:i/>
                  <w:sz w:val="18"/>
                </w:rPr>
                <w:delText>Utricularia uliginosa</w:delText>
              </w:r>
              <w:r>
                <w:rPr>
                  <w:sz w:val="18"/>
                </w:rPr>
                <w:delText xml:space="preserve"> Vahl </w:delText>
              </w:r>
            </w:del>
          </w:p>
          <w:p w14:paraId="0A6F5B08" w14:textId="77777777" w:rsidR="00213933" w:rsidRDefault="00024F20">
            <w:pPr>
              <w:pStyle w:val="Table-"/>
              <w:rPr>
                <w:del w:id="120" w:author="Author"/>
              </w:rPr>
            </w:pPr>
            <w:del w:id="121" w:author="Author">
              <w:r>
                <w:rPr>
                  <w:sz w:val="18"/>
                </w:rPr>
                <w:delText>자주땅귀개</w:delText>
              </w:r>
            </w:del>
          </w:p>
        </w:tc>
        <w:tc>
          <w:tcPr>
            <w:tcW w:w="1040" w:type="dxa"/>
            <w:tcBorders>
              <w:top w:val="none" w:sz="2" w:space="0" w:color="FFFFFF"/>
              <w:left w:val="none" w:sz="2" w:space="0" w:color="FFFFFF"/>
              <w:bottom w:val="none" w:sz="2" w:space="0" w:color="FFFFFF"/>
              <w:right w:val="none" w:sz="2" w:space="0" w:color="FFFFFF"/>
            </w:tcBorders>
            <w:vAlign w:val="center"/>
          </w:tcPr>
          <w:p w14:paraId="6D03F860" w14:textId="77777777" w:rsidR="00213933" w:rsidRDefault="00024F20">
            <w:pPr>
              <w:pStyle w:val="Table-"/>
              <w:rPr>
                <w:del w:id="122" w:author="Author"/>
              </w:rPr>
            </w:pPr>
            <w:del w:id="123" w:author="Author">
              <w:r>
                <w:rPr>
                  <w:sz w:val="18"/>
                </w:rPr>
                <w:delText>Busan</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4C5C7D1A" w14:textId="77777777" w:rsidR="00213933" w:rsidRDefault="00024F20">
            <w:pPr>
              <w:pStyle w:val="Table-"/>
              <w:rPr>
                <w:del w:id="124" w:author="Author"/>
              </w:rPr>
            </w:pPr>
            <w:del w:id="125" w:author="Author">
              <w:r>
                <w:rPr>
                  <w:sz w:val="18"/>
                </w:rPr>
                <w:delText>Gijang-gun (1)</w:delText>
              </w:r>
            </w:del>
          </w:p>
        </w:tc>
      </w:tr>
      <w:tr w:rsidR="00213933" w14:paraId="323C172F" w14:textId="77777777" w:rsidTr="00527A9B">
        <w:trPr>
          <w:trHeight w:val="216"/>
          <w:del w:id="126" w:author="Author"/>
        </w:trPr>
        <w:tc>
          <w:tcPr>
            <w:tcW w:w="1182" w:type="dxa"/>
            <w:vMerge/>
            <w:tcBorders>
              <w:top w:val="none" w:sz="2" w:space="0" w:color="FFFFFF"/>
              <w:left w:val="none" w:sz="2" w:space="0" w:color="FFFFFF"/>
              <w:bottom w:val="none" w:sz="2" w:space="0" w:color="FFFFFF"/>
              <w:right w:val="none" w:sz="2" w:space="0" w:color="FFFFFF"/>
            </w:tcBorders>
          </w:tcPr>
          <w:p w14:paraId="6AADDE5D" w14:textId="77777777" w:rsidR="00213933" w:rsidRDefault="00213933">
            <w:pPr>
              <w:pStyle w:val="a"/>
              <w:rPr>
                <w:del w:id="127" w:author="Author"/>
              </w:rPr>
            </w:pPr>
          </w:p>
        </w:tc>
        <w:tc>
          <w:tcPr>
            <w:tcW w:w="4474" w:type="dxa"/>
            <w:vMerge/>
            <w:tcBorders>
              <w:top w:val="none" w:sz="2" w:space="0" w:color="FFFFFF"/>
              <w:left w:val="none" w:sz="2" w:space="0" w:color="FFFFFF"/>
              <w:bottom w:val="none" w:sz="2" w:space="0" w:color="FFFFFF"/>
              <w:right w:val="none" w:sz="2" w:space="0" w:color="FFFFFF"/>
            </w:tcBorders>
          </w:tcPr>
          <w:p w14:paraId="2B388C40" w14:textId="77777777" w:rsidR="00213933" w:rsidRDefault="00213933">
            <w:pPr>
              <w:pStyle w:val="a"/>
              <w:rPr>
                <w:del w:id="128" w:author="Author"/>
              </w:rPr>
            </w:pPr>
          </w:p>
        </w:tc>
        <w:tc>
          <w:tcPr>
            <w:tcW w:w="1040" w:type="dxa"/>
            <w:tcBorders>
              <w:top w:val="none" w:sz="2" w:space="0" w:color="FFFFFF"/>
              <w:left w:val="none" w:sz="2" w:space="0" w:color="FFFFFF"/>
              <w:bottom w:val="none" w:sz="2" w:space="0" w:color="FFFFFF"/>
              <w:right w:val="none" w:sz="2" w:space="0" w:color="FFFFFF"/>
            </w:tcBorders>
            <w:vAlign w:val="center"/>
          </w:tcPr>
          <w:p w14:paraId="33692D65" w14:textId="77777777" w:rsidR="00213933" w:rsidRDefault="00024F20">
            <w:pPr>
              <w:pStyle w:val="Table-"/>
              <w:rPr>
                <w:del w:id="129" w:author="Author"/>
              </w:rPr>
            </w:pPr>
            <w:del w:id="130" w:author="Author">
              <w:r>
                <w:rPr>
                  <w:sz w:val="18"/>
                </w:rPr>
                <w:delText>Ulsan</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64FF53BB" w14:textId="77777777" w:rsidR="00213933" w:rsidRDefault="00024F20">
            <w:pPr>
              <w:pStyle w:val="Table-"/>
              <w:rPr>
                <w:del w:id="131" w:author="Author"/>
              </w:rPr>
            </w:pPr>
            <w:del w:id="132" w:author="Author">
              <w:r>
                <w:rPr>
                  <w:sz w:val="18"/>
                </w:rPr>
                <w:delText>Buk-gu (1)</w:delText>
              </w:r>
            </w:del>
          </w:p>
        </w:tc>
      </w:tr>
      <w:tr w:rsidR="00213933" w14:paraId="43F6DED2" w14:textId="77777777" w:rsidTr="00527A9B">
        <w:trPr>
          <w:trHeight w:val="216"/>
          <w:del w:id="133" w:author="Author"/>
        </w:trPr>
        <w:tc>
          <w:tcPr>
            <w:tcW w:w="1182" w:type="dxa"/>
            <w:vMerge/>
            <w:tcBorders>
              <w:top w:val="none" w:sz="2" w:space="0" w:color="FFFFFF"/>
              <w:left w:val="none" w:sz="2" w:space="0" w:color="FFFFFF"/>
              <w:bottom w:val="none" w:sz="2" w:space="0" w:color="FFFFFF"/>
              <w:right w:val="none" w:sz="2" w:space="0" w:color="FFFFFF"/>
            </w:tcBorders>
          </w:tcPr>
          <w:p w14:paraId="46522F47" w14:textId="77777777" w:rsidR="00213933" w:rsidRDefault="00213933">
            <w:pPr>
              <w:pStyle w:val="a"/>
              <w:rPr>
                <w:del w:id="134" w:author="Author"/>
              </w:rPr>
            </w:pPr>
          </w:p>
        </w:tc>
        <w:tc>
          <w:tcPr>
            <w:tcW w:w="4474" w:type="dxa"/>
            <w:vMerge/>
            <w:tcBorders>
              <w:top w:val="none" w:sz="2" w:space="0" w:color="FFFFFF"/>
              <w:left w:val="none" w:sz="2" w:space="0" w:color="FFFFFF"/>
              <w:bottom w:val="none" w:sz="2" w:space="0" w:color="FFFFFF"/>
              <w:right w:val="none" w:sz="2" w:space="0" w:color="FFFFFF"/>
            </w:tcBorders>
          </w:tcPr>
          <w:p w14:paraId="59ECA264" w14:textId="77777777" w:rsidR="00213933" w:rsidRDefault="00213933">
            <w:pPr>
              <w:pStyle w:val="a"/>
              <w:rPr>
                <w:del w:id="135" w:author="Author"/>
              </w:rPr>
            </w:pPr>
          </w:p>
        </w:tc>
        <w:tc>
          <w:tcPr>
            <w:tcW w:w="1040" w:type="dxa"/>
            <w:tcBorders>
              <w:top w:val="none" w:sz="2" w:space="0" w:color="FFFFFF"/>
              <w:left w:val="none" w:sz="2" w:space="0" w:color="FFFFFF"/>
              <w:bottom w:val="none" w:sz="2" w:space="0" w:color="FFFFFF"/>
              <w:right w:val="none" w:sz="2" w:space="0" w:color="FFFFFF"/>
            </w:tcBorders>
            <w:vAlign w:val="center"/>
          </w:tcPr>
          <w:p w14:paraId="661EA9DF" w14:textId="77777777" w:rsidR="00213933" w:rsidRDefault="00024F20">
            <w:pPr>
              <w:pStyle w:val="Table-"/>
              <w:rPr>
                <w:del w:id="136" w:author="Author"/>
              </w:rPr>
            </w:pPr>
            <w:del w:id="137" w:author="Author">
              <w:r>
                <w:rPr>
                  <w:sz w:val="18"/>
                </w:rPr>
                <w:delText>Jeonnam</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4167BE28" w14:textId="77777777" w:rsidR="00213933" w:rsidRDefault="00024F20">
            <w:pPr>
              <w:pStyle w:val="Table-"/>
              <w:rPr>
                <w:del w:id="138" w:author="Author"/>
              </w:rPr>
            </w:pPr>
            <w:del w:id="139" w:author="Author">
              <w:r>
                <w:rPr>
                  <w:sz w:val="18"/>
                </w:rPr>
                <w:delText>Goheung-gun (2)</w:delText>
              </w:r>
            </w:del>
          </w:p>
        </w:tc>
      </w:tr>
      <w:tr w:rsidR="00213933" w14:paraId="78739248" w14:textId="77777777" w:rsidTr="00527A9B">
        <w:trPr>
          <w:trHeight w:val="216"/>
          <w:del w:id="140" w:author="Author"/>
        </w:trPr>
        <w:tc>
          <w:tcPr>
            <w:tcW w:w="1182" w:type="dxa"/>
            <w:vMerge/>
            <w:tcBorders>
              <w:top w:val="none" w:sz="2" w:space="0" w:color="FFFFFF"/>
              <w:left w:val="none" w:sz="2" w:space="0" w:color="FFFFFF"/>
              <w:bottom w:val="none" w:sz="2" w:space="0" w:color="FFFFFF"/>
              <w:right w:val="none" w:sz="2" w:space="0" w:color="FFFFFF"/>
            </w:tcBorders>
          </w:tcPr>
          <w:p w14:paraId="70CEF368" w14:textId="77777777" w:rsidR="00213933" w:rsidRDefault="00213933">
            <w:pPr>
              <w:pStyle w:val="a"/>
              <w:rPr>
                <w:del w:id="141" w:author="Author"/>
              </w:rPr>
            </w:pPr>
          </w:p>
        </w:tc>
        <w:tc>
          <w:tcPr>
            <w:tcW w:w="4474" w:type="dxa"/>
            <w:vMerge/>
            <w:tcBorders>
              <w:top w:val="none" w:sz="2" w:space="0" w:color="FFFFFF"/>
              <w:left w:val="none" w:sz="2" w:space="0" w:color="FFFFFF"/>
              <w:bottom w:val="none" w:sz="2" w:space="0" w:color="FFFFFF"/>
              <w:right w:val="none" w:sz="2" w:space="0" w:color="FFFFFF"/>
            </w:tcBorders>
          </w:tcPr>
          <w:p w14:paraId="4E5CC3CF" w14:textId="77777777" w:rsidR="00213933" w:rsidRDefault="00213933">
            <w:pPr>
              <w:pStyle w:val="a"/>
              <w:rPr>
                <w:del w:id="142" w:author="Author"/>
              </w:rPr>
            </w:pPr>
          </w:p>
        </w:tc>
        <w:tc>
          <w:tcPr>
            <w:tcW w:w="1040" w:type="dxa"/>
            <w:tcBorders>
              <w:top w:val="none" w:sz="2" w:space="0" w:color="FFFFFF"/>
              <w:left w:val="none" w:sz="2" w:space="0" w:color="FFFFFF"/>
              <w:bottom w:val="none" w:sz="2" w:space="0" w:color="FFFFFF"/>
              <w:right w:val="none" w:sz="2" w:space="0" w:color="FFFFFF"/>
            </w:tcBorders>
            <w:vAlign w:val="center"/>
          </w:tcPr>
          <w:p w14:paraId="57D0ACBF" w14:textId="77777777" w:rsidR="00213933" w:rsidRDefault="00024F20">
            <w:pPr>
              <w:pStyle w:val="Table-"/>
              <w:rPr>
                <w:del w:id="143" w:author="Author"/>
              </w:rPr>
            </w:pPr>
            <w:del w:id="144" w:author="Author">
              <w:r>
                <w:rPr>
                  <w:sz w:val="18"/>
                </w:rPr>
                <w:delText>Jeju</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7B7FFF56" w14:textId="77777777" w:rsidR="00213933" w:rsidRDefault="00024F20">
            <w:pPr>
              <w:pStyle w:val="Table-"/>
              <w:rPr>
                <w:del w:id="145" w:author="Author"/>
              </w:rPr>
            </w:pPr>
            <w:del w:id="146" w:author="Author">
              <w:r>
                <w:rPr>
                  <w:sz w:val="18"/>
                </w:rPr>
                <w:delText>Jeju-si (2)</w:delText>
              </w:r>
            </w:del>
          </w:p>
        </w:tc>
      </w:tr>
      <w:tr w:rsidR="00213933" w14:paraId="43677C0F" w14:textId="77777777" w:rsidTr="00527A9B">
        <w:trPr>
          <w:trHeight w:val="343"/>
          <w:del w:id="147" w:author="Author"/>
        </w:trPr>
        <w:tc>
          <w:tcPr>
            <w:tcW w:w="1182" w:type="dxa"/>
            <w:tcBorders>
              <w:top w:val="none" w:sz="2" w:space="0" w:color="FFFFFF"/>
              <w:left w:val="none" w:sz="2" w:space="0" w:color="FFFFFF"/>
              <w:bottom w:val="none" w:sz="2" w:space="0" w:color="FFFFFF"/>
              <w:right w:val="none" w:sz="2" w:space="0" w:color="FFFFFF"/>
            </w:tcBorders>
            <w:vAlign w:val="center"/>
          </w:tcPr>
          <w:p w14:paraId="04BFC0BB" w14:textId="77777777" w:rsidR="00213933" w:rsidRDefault="00024F20">
            <w:pPr>
              <w:pStyle w:val="Table-"/>
              <w:rPr>
                <w:del w:id="148" w:author="Author"/>
              </w:rPr>
            </w:pPr>
            <w:del w:id="149" w:author="Author">
              <w:r>
                <w:rPr>
                  <w:sz w:val="18"/>
                </w:rPr>
                <w:delText>Orchidaceae</w:delText>
              </w:r>
            </w:del>
          </w:p>
        </w:tc>
        <w:tc>
          <w:tcPr>
            <w:tcW w:w="4474" w:type="dxa"/>
            <w:tcBorders>
              <w:top w:val="none" w:sz="2" w:space="0" w:color="FFFFFF"/>
              <w:left w:val="none" w:sz="2" w:space="0" w:color="FFFFFF"/>
              <w:bottom w:val="none" w:sz="2" w:space="0" w:color="FFFFFF"/>
              <w:right w:val="none" w:sz="2" w:space="0" w:color="FFFFFF"/>
            </w:tcBorders>
            <w:vAlign w:val="center"/>
          </w:tcPr>
          <w:p w14:paraId="4B51810D" w14:textId="77777777" w:rsidR="00213933" w:rsidRDefault="00024F20">
            <w:pPr>
              <w:pStyle w:val="Table-"/>
              <w:rPr>
                <w:del w:id="150" w:author="Author"/>
              </w:rPr>
            </w:pPr>
            <w:del w:id="151" w:author="Author">
              <w:r>
                <w:rPr>
                  <w:i/>
                  <w:sz w:val="18"/>
                </w:rPr>
                <w:delText xml:space="preserve">Habenaria radiata </w:delText>
              </w:r>
              <w:r>
                <w:rPr>
                  <w:sz w:val="18"/>
                </w:rPr>
                <w:delText xml:space="preserve">(Thunb.) Spreng. </w:delText>
              </w:r>
            </w:del>
          </w:p>
          <w:p w14:paraId="10D0B5A1" w14:textId="77777777" w:rsidR="00213933" w:rsidRDefault="00024F20">
            <w:pPr>
              <w:pStyle w:val="Table-"/>
              <w:rPr>
                <w:del w:id="152" w:author="Author"/>
              </w:rPr>
            </w:pPr>
            <w:del w:id="153" w:author="Author">
              <w:r>
                <w:rPr>
                  <w:sz w:val="18"/>
                </w:rPr>
                <w:delText>해오라비난초</w:delText>
              </w:r>
            </w:del>
          </w:p>
        </w:tc>
        <w:tc>
          <w:tcPr>
            <w:tcW w:w="1040" w:type="dxa"/>
            <w:tcBorders>
              <w:top w:val="none" w:sz="2" w:space="0" w:color="FFFFFF"/>
              <w:left w:val="none" w:sz="2" w:space="0" w:color="FFFFFF"/>
              <w:bottom w:val="none" w:sz="2" w:space="0" w:color="FFFFFF"/>
              <w:right w:val="none" w:sz="2" w:space="0" w:color="FFFFFF"/>
            </w:tcBorders>
            <w:vAlign w:val="center"/>
          </w:tcPr>
          <w:p w14:paraId="31D4962A" w14:textId="77777777" w:rsidR="00213933" w:rsidRDefault="00024F20">
            <w:pPr>
              <w:pStyle w:val="Table-"/>
              <w:rPr>
                <w:del w:id="154" w:author="Author"/>
              </w:rPr>
            </w:pPr>
            <w:del w:id="155" w:author="Author">
              <w:r>
                <w:rPr>
                  <w:sz w:val="18"/>
                </w:rPr>
                <w:delText>Jeonnam</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43919755" w14:textId="77777777" w:rsidR="00213933" w:rsidRDefault="00024F20">
            <w:pPr>
              <w:pStyle w:val="Table-"/>
              <w:rPr>
                <w:del w:id="156" w:author="Author"/>
              </w:rPr>
            </w:pPr>
            <w:del w:id="157" w:author="Author">
              <w:r>
                <w:rPr>
                  <w:sz w:val="18"/>
                </w:rPr>
                <w:delText>Goheung-gun (1)</w:delText>
              </w:r>
            </w:del>
          </w:p>
        </w:tc>
      </w:tr>
      <w:tr w:rsidR="00213933" w14:paraId="61D90107" w14:textId="77777777" w:rsidTr="00527A9B">
        <w:trPr>
          <w:trHeight w:val="343"/>
          <w:del w:id="158" w:author="Author"/>
        </w:trPr>
        <w:tc>
          <w:tcPr>
            <w:tcW w:w="1182" w:type="dxa"/>
            <w:tcBorders>
              <w:top w:val="none" w:sz="2" w:space="0" w:color="FFFFFF"/>
              <w:left w:val="none" w:sz="2" w:space="0" w:color="FFFFFF"/>
              <w:bottom w:val="none" w:sz="2" w:space="0" w:color="FFFFFF"/>
              <w:right w:val="none" w:sz="2" w:space="0" w:color="FFFFFF"/>
            </w:tcBorders>
            <w:vAlign w:val="center"/>
          </w:tcPr>
          <w:p w14:paraId="740F1FAA" w14:textId="77777777" w:rsidR="00213933" w:rsidRDefault="00024F20">
            <w:pPr>
              <w:pStyle w:val="Table-"/>
              <w:rPr>
                <w:del w:id="159" w:author="Author"/>
              </w:rPr>
            </w:pPr>
            <w:del w:id="160" w:author="Author">
              <w:r>
                <w:rPr>
                  <w:sz w:val="18"/>
                </w:rPr>
                <w:delText>Primulaceae</w:delText>
              </w:r>
            </w:del>
          </w:p>
        </w:tc>
        <w:tc>
          <w:tcPr>
            <w:tcW w:w="4474" w:type="dxa"/>
            <w:tcBorders>
              <w:top w:val="none" w:sz="2" w:space="0" w:color="FFFFFF"/>
              <w:left w:val="none" w:sz="2" w:space="0" w:color="FFFFFF"/>
              <w:bottom w:val="none" w:sz="2" w:space="0" w:color="FFFFFF"/>
              <w:right w:val="none" w:sz="2" w:space="0" w:color="FFFFFF"/>
            </w:tcBorders>
            <w:vAlign w:val="center"/>
          </w:tcPr>
          <w:p w14:paraId="033EC342" w14:textId="77777777" w:rsidR="00213933" w:rsidRDefault="00024F20">
            <w:pPr>
              <w:pStyle w:val="Table-"/>
              <w:rPr>
                <w:del w:id="161" w:author="Author"/>
              </w:rPr>
            </w:pPr>
            <w:del w:id="162" w:author="Author">
              <w:r>
                <w:rPr>
                  <w:i/>
                  <w:sz w:val="18"/>
                </w:rPr>
                <w:delText>Trientalis europaea</w:delText>
              </w:r>
              <w:r>
                <w:rPr>
                  <w:sz w:val="18"/>
                </w:rPr>
                <w:delText xml:space="preserve"> L. var. </w:delText>
              </w:r>
              <w:r>
                <w:rPr>
                  <w:i/>
                  <w:sz w:val="18"/>
                </w:rPr>
                <w:delText>arctica</w:delText>
              </w:r>
              <w:r>
                <w:rPr>
                  <w:sz w:val="18"/>
                </w:rPr>
                <w:delText xml:space="preserve"> </w:delText>
              </w:r>
              <w:r>
                <w:rPr>
                  <w:spacing w:val="-17"/>
                  <w:sz w:val="18"/>
                </w:rPr>
                <w:delText xml:space="preserve">(Fisch. ex Hook.) Ledeb. </w:delText>
              </w:r>
            </w:del>
          </w:p>
          <w:p w14:paraId="19D57041" w14:textId="77777777" w:rsidR="00213933" w:rsidRDefault="00024F20">
            <w:pPr>
              <w:pStyle w:val="Table-"/>
              <w:rPr>
                <w:del w:id="163" w:author="Author"/>
              </w:rPr>
            </w:pPr>
            <w:del w:id="164" w:author="Author">
              <w:r>
                <w:rPr>
                  <w:sz w:val="18"/>
                </w:rPr>
                <w:delText>기생꽃</w:delText>
              </w:r>
            </w:del>
          </w:p>
        </w:tc>
        <w:tc>
          <w:tcPr>
            <w:tcW w:w="1040" w:type="dxa"/>
            <w:tcBorders>
              <w:top w:val="none" w:sz="2" w:space="0" w:color="FFFFFF"/>
              <w:left w:val="none" w:sz="2" w:space="0" w:color="FFFFFF"/>
              <w:bottom w:val="none" w:sz="2" w:space="0" w:color="FFFFFF"/>
              <w:right w:val="none" w:sz="2" w:space="0" w:color="FFFFFF"/>
            </w:tcBorders>
            <w:vAlign w:val="center"/>
          </w:tcPr>
          <w:p w14:paraId="2C4026B6" w14:textId="77777777" w:rsidR="00213933" w:rsidRDefault="00024F20">
            <w:pPr>
              <w:pStyle w:val="Table-"/>
              <w:rPr>
                <w:del w:id="165" w:author="Author"/>
              </w:rPr>
            </w:pPr>
            <w:del w:id="166" w:author="Author">
              <w:r>
                <w:rPr>
                  <w:sz w:val="18"/>
                </w:rPr>
                <w:delText>Gangwon</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3419EE55" w14:textId="77777777" w:rsidR="00213933" w:rsidRDefault="00024F20">
            <w:pPr>
              <w:pStyle w:val="Table-"/>
              <w:rPr>
                <w:del w:id="167" w:author="Author"/>
              </w:rPr>
            </w:pPr>
            <w:del w:id="168" w:author="Author">
              <w:r>
                <w:rPr>
                  <w:spacing w:val="-8"/>
                  <w:sz w:val="18"/>
                </w:rPr>
                <w:delText>Pyeongchang-gun (1)</w:delText>
              </w:r>
            </w:del>
          </w:p>
        </w:tc>
      </w:tr>
      <w:tr w:rsidR="00213933" w14:paraId="4F4DAE45" w14:textId="77777777" w:rsidTr="00527A9B">
        <w:trPr>
          <w:trHeight w:val="343"/>
          <w:del w:id="169" w:author="Author"/>
        </w:trPr>
        <w:tc>
          <w:tcPr>
            <w:tcW w:w="1182" w:type="dxa"/>
            <w:tcBorders>
              <w:top w:val="none" w:sz="2" w:space="0" w:color="FFFFFF"/>
              <w:left w:val="none" w:sz="2" w:space="0" w:color="FFFFFF"/>
              <w:bottom w:val="none" w:sz="2" w:space="0" w:color="FFFFFF"/>
              <w:right w:val="none" w:sz="2" w:space="0" w:color="FFFFFF"/>
            </w:tcBorders>
            <w:vAlign w:val="center"/>
          </w:tcPr>
          <w:p w14:paraId="5D0954B0" w14:textId="77777777" w:rsidR="00213933" w:rsidRDefault="00024F20">
            <w:pPr>
              <w:pStyle w:val="Table-"/>
              <w:rPr>
                <w:del w:id="170" w:author="Author"/>
              </w:rPr>
            </w:pPr>
            <w:del w:id="171" w:author="Author">
              <w:r>
                <w:rPr>
                  <w:spacing w:val="-13"/>
                  <w:sz w:val="18"/>
                </w:rPr>
                <w:delText>Menyanthaceae</w:delText>
              </w:r>
            </w:del>
          </w:p>
        </w:tc>
        <w:tc>
          <w:tcPr>
            <w:tcW w:w="4474" w:type="dxa"/>
            <w:tcBorders>
              <w:top w:val="none" w:sz="2" w:space="0" w:color="FFFFFF"/>
              <w:left w:val="none" w:sz="2" w:space="0" w:color="FFFFFF"/>
              <w:bottom w:val="none" w:sz="2" w:space="0" w:color="FFFFFF"/>
              <w:right w:val="none" w:sz="2" w:space="0" w:color="FFFFFF"/>
            </w:tcBorders>
            <w:vAlign w:val="center"/>
          </w:tcPr>
          <w:p w14:paraId="4A02DA66" w14:textId="77777777" w:rsidR="00213933" w:rsidRDefault="00024F20">
            <w:pPr>
              <w:pStyle w:val="Table-"/>
              <w:rPr>
                <w:del w:id="172" w:author="Author"/>
              </w:rPr>
            </w:pPr>
            <w:del w:id="173" w:author="Author">
              <w:r>
                <w:rPr>
                  <w:i/>
                  <w:sz w:val="18"/>
                </w:rPr>
                <w:delText>Menyanthes trifoliata</w:delText>
              </w:r>
              <w:r>
                <w:rPr>
                  <w:sz w:val="18"/>
                </w:rPr>
                <w:delText xml:space="preserve"> L. </w:delText>
              </w:r>
            </w:del>
          </w:p>
          <w:p w14:paraId="6A815B8F" w14:textId="77777777" w:rsidR="00213933" w:rsidRDefault="00024F20">
            <w:pPr>
              <w:pStyle w:val="Table-"/>
              <w:rPr>
                <w:del w:id="174" w:author="Author"/>
              </w:rPr>
            </w:pPr>
            <w:del w:id="175" w:author="Author">
              <w:r>
                <w:rPr>
                  <w:sz w:val="18"/>
                </w:rPr>
                <w:delText>조름나물</w:delText>
              </w:r>
            </w:del>
          </w:p>
        </w:tc>
        <w:tc>
          <w:tcPr>
            <w:tcW w:w="1040" w:type="dxa"/>
            <w:tcBorders>
              <w:top w:val="none" w:sz="2" w:space="0" w:color="FFFFFF"/>
              <w:left w:val="none" w:sz="2" w:space="0" w:color="FFFFFF"/>
              <w:bottom w:val="none" w:sz="2" w:space="0" w:color="FFFFFF"/>
              <w:right w:val="none" w:sz="2" w:space="0" w:color="FFFFFF"/>
            </w:tcBorders>
            <w:vAlign w:val="center"/>
          </w:tcPr>
          <w:p w14:paraId="7FA27B5A" w14:textId="77777777" w:rsidR="00213933" w:rsidRDefault="00024F20">
            <w:pPr>
              <w:pStyle w:val="Table-"/>
              <w:rPr>
                <w:del w:id="176" w:author="Author"/>
              </w:rPr>
            </w:pPr>
            <w:del w:id="177" w:author="Author">
              <w:r>
                <w:rPr>
                  <w:sz w:val="18"/>
                </w:rPr>
                <w:delText>Gangwon</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176315F2" w14:textId="77777777" w:rsidR="00213933" w:rsidRDefault="00024F20">
            <w:pPr>
              <w:pStyle w:val="Table-"/>
              <w:rPr>
                <w:del w:id="178" w:author="Author"/>
              </w:rPr>
            </w:pPr>
            <w:del w:id="179" w:author="Author">
              <w:r>
                <w:rPr>
                  <w:sz w:val="18"/>
                </w:rPr>
                <w:delText>Taebaek-si (2)</w:delText>
              </w:r>
            </w:del>
          </w:p>
        </w:tc>
      </w:tr>
      <w:tr w:rsidR="00213933" w14:paraId="3923A751" w14:textId="77777777" w:rsidTr="00527A9B">
        <w:trPr>
          <w:trHeight w:val="216"/>
          <w:del w:id="180" w:author="Author"/>
        </w:trPr>
        <w:tc>
          <w:tcPr>
            <w:tcW w:w="1182" w:type="dxa"/>
            <w:vMerge w:val="restart"/>
            <w:tcBorders>
              <w:top w:val="none" w:sz="2" w:space="0" w:color="FFFFFF"/>
              <w:left w:val="none" w:sz="2" w:space="0" w:color="FFFFFF"/>
              <w:bottom w:val="none" w:sz="2" w:space="0" w:color="FFFFFF"/>
              <w:right w:val="none" w:sz="2" w:space="0" w:color="FFFFFF"/>
            </w:tcBorders>
            <w:vAlign w:val="center"/>
          </w:tcPr>
          <w:p w14:paraId="7223603C" w14:textId="77777777" w:rsidR="00213933" w:rsidRDefault="00024F20">
            <w:pPr>
              <w:pStyle w:val="Table-"/>
              <w:rPr>
                <w:del w:id="181" w:author="Author"/>
              </w:rPr>
            </w:pPr>
            <w:del w:id="182" w:author="Author">
              <w:r>
                <w:rPr>
                  <w:sz w:val="18"/>
                </w:rPr>
                <w:delText>Cabombaceae</w:delText>
              </w:r>
            </w:del>
          </w:p>
        </w:tc>
        <w:tc>
          <w:tcPr>
            <w:tcW w:w="4474" w:type="dxa"/>
            <w:vMerge w:val="restart"/>
            <w:tcBorders>
              <w:top w:val="none" w:sz="2" w:space="0" w:color="FFFFFF"/>
              <w:left w:val="none" w:sz="2" w:space="0" w:color="FFFFFF"/>
              <w:bottom w:val="none" w:sz="2" w:space="0" w:color="FFFFFF"/>
              <w:right w:val="none" w:sz="2" w:space="0" w:color="FFFFFF"/>
            </w:tcBorders>
            <w:vAlign w:val="center"/>
          </w:tcPr>
          <w:p w14:paraId="522FCF76" w14:textId="2236C023" w:rsidR="00213933" w:rsidRDefault="00024F20">
            <w:pPr>
              <w:pStyle w:val="Table-"/>
              <w:rPr>
                <w:del w:id="183" w:author="Author"/>
              </w:rPr>
            </w:pPr>
            <w:del w:id="184" w:author="Author">
              <w:r>
                <w:rPr>
                  <w:i/>
                  <w:sz w:val="18"/>
                </w:rPr>
                <w:delText>Brasenia schreberi</w:delText>
              </w:r>
              <w:r>
                <w:rPr>
                  <w:sz w:val="18"/>
                </w:rPr>
                <w:delText xml:space="preserve"> J.</w:delText>
              </w:r>
              <w:r w:rsidR="001C6EC9">
                <w:rPr>
                  <w:sz w:val="18"/>
                </w:rPr>
                <w:delText xml:space="preserve"> </w:delText>
              </w:r>
              <w:r>
                <w:rPr>
                  <w:sz w:val="18"/>
                </w:rPr>
                <w:delText>F.</w:delText>
              </w:r>
              <w:r w:rsidR="001C6EC9">
                <w:rPr>
                  <w:sz w:val="18"/>
                </w:rPr>
                <w:delText xml:space="preserve"> </w:delText>
              </w:r>
              <w:r>
                <w:rPr>
                  <w:sz w:val="18"/>
                </w:rPr>
                <w:delText xml:space="preserve">Gmel. </w:delText>
              </w:r>
            </w:del>
          </w:p>
          <w:p w14:paraId="0F36D0D7" w14:textId="77777777" w:rsidR="00213933" w:rsidRDefault="00024F20">
            <w:pPr>
              <w:pStyle w:val="Table-"/>
              <w:rPr>
                <w:del w:id="185" w:author="Author"/>
              </w:rPr>
            </w:pPr>
            <w:del w:id="186" w:author="Author">
              <w:r>
                <w:rPr>
                  <w:sz w:val="18"/>
                </w:rPr>
                <w:delText>순채</w:delText>
              </w:r>
            </w:del>
          </w:p>
        </w:tc>
        <w:tc>
          <w:tcPr>
            <w:tcW w:w="1040" w:type="dxa"/>
            <w:tcBorders>
              <w:top w:val="none" w:sz="2" w:space="0" w:color="FFFFFF"/>
              <w:left w:val="none" w:sz="2" w:space="0" w:color="FFFFFF"/>
              <w:bottom w:val="none" w:sz="2" w:space="0" w:color="FFFFFF"/>
              <w:right w:val="none" w:sz="2" w:space="0" w:color="FFFFFF"/>
            </w:tcBorders>
            <w:vAlign w:val="center"/>
          </w:tcPr>
          <w:p w14:paraId="44F67BF5" w14:textId="77777777" w:rsidR="00213933" w:rsidRDefault="00024F20">
            <w:pPr>
              <w:pStyle w:val="Table-"/>
              <w:rPr>
                <w:del w:id="187" w:author="Author"/>
              </w:rPr>
            </w:pPr>
            <w:del w:id="188" w:author="Author">
              <w:r>
                <w:rPr>
                  <w:sz w:val="18"/>
                </w:rPr>
                <w:delText>Gangwon</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3EFE3428" w14:textId="77777777" w:rsidR="00213933" w:rsidRDefault="00024F20">
            <w:pPr>
              <w:pStyle w:val="Table-"/>
              <w:rPr>
                <w:del w:id="189" w:author="Author"/>
              </w:rPr>
            </w:pPr>
            <w:del w:id="190" w:author="Author">
              <w:r>
                <w:rPr>
                  <w:sz w:val="18"/>
                </w:rPr>
                <w:delText>Samcheok-si (1)</w:delText>
              </w:r>
            </w:del>
          </w:p>
        </w:tc>
      </w:tr>
      <w:tr w:rsidR="00213933" w14:paraId="311C8C31" w14:textId="77777777" w:rsidTr="00527A9B">
        <w:trPr>
          <w:trHeight w:val="216"/>
          <w:del w:id="191" w:author="Author"/>
        </w:trPr>
        <w:tc>
          <w:tcPr>
            <w:tcW w:w="1182" w:type="dxa"/>
            <w:vMerge/>
            <w:tcBorders>
              <w:top w:val="none" w:sz="2" w:space="0" w:color="FFFFFF"/>
              <w:left w:val="none" w:sz="2" w:space="0" w:color="FFFFFF"/>
              <w:bottom w:val="none" w:sz="2" w:space="0" w:color="FFFFFF"/>
              <w:right w:val="none" w:sz="2" w:space="0" w:color="FFFFFF"/>
            </w:tcBorders>
          </w:tcPr>
          <w:p w14:paraId="27D69E87" w14:textId="77777777" w:rsidR="00213933" w:rsidRDefault="00213933">
            <w:pPr>
              <w:pStyle w:val="a"/>
              <w:rPr>
                <w:del w:id="192" w:author="Author"/>
              </w:rPr>
            </w:pPr>
          </w:p>
        </w:tc>
        <w:tc>
          <w:tcPr>
            <w:tcW w:w="4474" w:type="dxa"/>
            <w:vMerge/>
            <w:tcBorders>
              <w:top w:val="none" w:sz="2" w:space="0" w:color="FFFFFF"/>
              <w:left w:val="none" w:sz="2" w:space="0" w:color="FFFFFF"/>
              <w:bottom w:val="none" w:sz="2" w:space="0" w:color="FFFFFF"/>
              <w:right w:val="none" w:sz="2" w:space="0" w:color="FFFFFF"/>
            </w:tcBorders>
          </w:tcPr>
          <w:p w14:paraId="6F8C5B2F" w14:textId="77777777" w:rsidR="00213933" w:rsidRDefault="00213933">
            <w:pPr>
              <w:pStyle w:val="a"/>
              <w:rPr>
                <w:del w:id="193" w:author="Author"/>
              </w:rPr>
            </w:pPr>
          </w:p>
        </w:tc>
        <w:tc>
          <w:tcPr>
            <w:tcW w:w="1040" w:type="dxa"/>
            <w:tcBorders>
              <w:top w:val="none" w:sz="2" w:space="0" w:color="FFFFFF"/>
              <w:left w:val="none" w:sz="2" w:space="0" w:color="FFFFFF"/>
              <w:bottom w:val="none" w:sz="2" w:space="0" w:color="FFFFFF"/>
              <w:right w:val="none" w:sz="2" w:space="0" w:color="FFFFFF"/>
            </w:tcBorders>
            <w:vAlign w:val="center"/>
          </w:tcPr>
          <w:p w14:paraId="7693187A" w14:textId="77777777" w:rsidR="00213933" w:rsidRDefault="00024F20">
            <w:pPr>
              <w:pStyle w:val="Table-"/>
              <w:rPr>
                <w:del w:id="194" w:author="Author"/>
              </w:rPr>
            </w:pPr>
            <w:del w:id="195" w:author="Author">
              <w:r>
                <w:rPr>
                  <w:sz w:val="18"/>
                </w:rPr>
                <w:delText>Jeju</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041EEAA6" w14:textId="77777777" w:rsidR="00213933" w:rsidRDefault="00024F20">
            <w:pPr>
              <w:pStyle w:val="Table-"/>
              <w:rPr>
                <w:del w:id="196" w:author="Author"/>
              </w:rPr>
            </w:pPr>
            <w:del w:id="197" w:author="Author">
              <w:r>
                <w:rPr>
                  <w:sz w:val="18"/>
                </w:rPr>
                <w:delText>Jeju-si (7)</w:delText>
              </w:r>
            </w:del>
          </w:p>
        </w:tc>
      </w:tr>
      <w:tr w:rsidR="00213933" w14:paraId="57D81501" w14:textId="77777777" w:rsidTr="00527A9B">
        <w:trPr>
          <w:trHeight w:val="216"/>
          <w:del w:id="198" w:author="Author"/>
        </w:trPr>
        <w:tc>
          <w:tcPr>
            <w:tcW w:w="1182" w:type="dxa"/>
            <w:vMerge w:val="restart"/>
            <w:tcBorders>
              <w:top w:val="none" w:sz="2" w:space="0" w:color="FFFFFF"/>
              <w:left w:val="none" w:sz="2" w:space="0" w:color="FFFFFF"/>
              <w:bottom w:val="single" w:sz="2" w:space="0" w:color="000000"/>
              <w:right w:val="none" w:sz="2" w:space="0" w:color="FFFFFF"/>
            </w:tcBorders>
            <w:vAlign w:val="center"/>
          </w:tcPr>
          <w:p w14:paraId="2F3AFBE2" w14:textId="77777777" w:rsidR="00213933" w:rsidRDefault="00024F20">
            <w:pPr>
              <w:pStyle w:val="Table-"/>
              <w:rPr>
                <w:del w:id="199" w:author="Author"/>
              </w:rPr>
            </w:pPr>
            <w:del w:id="200" w:author="Author">
              <w:r>
                <w:rPr>
                  <w:sz w:val="18"/>
                </w:rPr>
                <w:delText>Araliaceae</w:delText>
              </w:r>
            </w:del>
          </w:p>
        </w:tc>
        <w:tc>
          <w:tcPr>
            <w:tcW w:w="4474" w:type="dxa"/>
            <w:vMerge w:val="restart"/>
            <w:tcBorders>
              <w:top w:val="none" w:sz="2" w:space="0" w:color="FFFFFF"/>
              <w:left w:val="none" w:sz="2" w:space="0" w:color="FFFFFF"/>
              <w:bottom w:val="single" w:sz="2" w:space="0" w:color="000000"/>
              <w:right w:val="none" w:sz="2" w:space="0" w:color="FFFFFF"/>
            </w:tcBorders>
            <w:vAlign w:val="center"/>
          </w:tcPr>
          <w:p w14:paraId="04DDDCE7" w14:textId="77777777" w:rsidR="00213933" w:rsidRDefault="00024F20">
            <w:pPr>
              <w:pStyle w:val="Table-"/>
              <w:rPr>
                <w:del w:id="201" w:author="Author"/>
              </w:rPr>
            </w:pPr>
            <w:del w:id="202" w:author="Author">
              <w:r>
                <w:rPr>
                  <w:i/>
                  <w:sz w:val="18"/>
                </w:rPr>
                <w:delText>Eleutherococcus senticosus</w:delText>
              </w:r>
              <w:r>
                <w:rPr>
                  <w:sz w:val="18"/>
                </w:rPr>
                <w:delText xml:space="preserve"> (Rupr. &amp; Maxim.) Maxim. </w:delText>
              </w:r>
            </w:del>
          </w:p>
          <w:p w14:paraId="4E704E8D" w14:textId="77777777" w:rsidR="00213933" w:rsidRDefault="00024F20">
            <w:pPr>
              <w:pStyle w:val="Table-"/>
              <w:rPr>
                <w:del w:id="203" w:author="Author"/>
              </w:rPr>
            </w:pPr>
            <w:del w:id="204" w:author="Author">
              <w:r>
                <w:rPr>
                  <w:sz w:val="18"/>
                </w:rPr>
                <w:delText>가시오갈피</w:delText>
              </w:r>
            </w:del>
          </w:p>
        </w:tc>
        <w:tc>
          <w:tcPr>
            <w:tcW w:w="1040" w:type="dxa"/>
            <w:tcBorders>
              <w:top w:val="none" w:sz="2" w:space="0" w:color="FFFFFF"/>
              <w:left w:val="none" w:sz="2" w:space="0" w:color="FFFFFF"/>
              <w:bottom w:val="none" w:sz="2" w:space="0" w:color="FFFFFF"/>
              <w:right w:val="none" w:sz="2" w:space="0" w:color="FFFFFF"/>
            </w:tcBorders>
            <w:vAlign w:val="center"/>
          </w:tcPr>
          <w:p w14:paraId="45825FBF" w14:textId="77777777" w:rsidR="00213933" w:rsidRDefault="00024F20">
            <w:pPr>
              <w:pStyle w:val="Table-"/>
              <w:rPr>
                <w:del w:id="205" w:author="Author"/>
              </w:rPr>
            </w:pPr>
            <w:del w:id="206" w:author="Author">
              <w:r>
                <w:rPr>
                  <w:sz w:val="18"/>
                </w:rPr>
                <w:delText>Gangwon</w:delText>
              </w:r>
            </w:del>
          </w:p>
        </w:tc>
        <w:tc>
          <w:tcPr>
            <w:tcW w:w="1654" w:type="dxa"/>
            <w:tcBorders>
              <w:top w:val="none" w:sz="2" w:space="0" w:color="FFFFFF"/>
              <w:left w:val="none" w:sz="2" w:space="0" w:color="FFFFFF"/>
              <w:bottom w:val="none" w:sz="2" w:space="0" w:color="FFFFFF"/>
              <w:right w:val="none" w:sz="2" w:space="0" w:color="FFFFFF"/>
            </w:tcBorders>
            <w:vAlign w:val="center"/>
          </w:tcPr>
          <w:p w14:paraId="35A00B23" w14:textId="77777777" w:rsidR="00213933" w:rsidRDefault="00024F20">
            <w:pPr>
              <w:pStyle w:val="Table-"/>
              <w:rPr>
                <w:del w:id="207" w:author="Author"/>
              </w:rPr>
            </w:pPr>
            <w:del w:id="208" w:author="Author">
              <w:r>
                <w:rPr>
                  <w:sz w:val="18"/>
                </w:rPr>
                <w:delText>Taebaek-si (1)</w:delText>
              </w:r>
            </w:del>
          </w:p>
        </w:tc>
      </w:tr>
      <w:tr w:rsidR="00213933" w14:paraId="54A528A6" w14:textId="77777777" w:rsidTr="00527A9B">
        <w:trPr>
          <w:trHeight w:val="216"/>
          <w:del w:id="209" w:author="Author"/>
        </w:trPr>
        <w:tc>
          <w:tcPr>
            <w:tcW w:w="1182" w:type="dxa"/>
            <w:vMerge/>
            <w:tcBorders>
              <w:top w:val="none" w:sz="2" w:space="0" w:color="FFFFFF"/>
              <w:left w:val="none" w:sz="2" w:space="0" w:color="FFFFFF"/>
              <w:bottom w:val="single" w:sz="2" w:space="0" w:color="000000"/>
              <w:right w:val="none" w:sz="2" w:space="0" w:color="FFFFFF"/>
            </w:tcBorders>
          </w:tcPr>
          <w:p w14:paraId="17AAB8A8" w14:textId="77777777" w:rsidR="00213933" w:rsidRDefault="00213933">
            <w:pPr>
              <w:pStyle w:val="a"/>
              <w:rPr>
                <w:del w:id="210" w:author="Author"/>
              </w:rPr>
            </w:pPr>
          </w:p>
        </w:tc>
        <w:tc>
          <w:tcPr>
            <w:tcW w:w="4474" w:type="dxa"/>
            <w:vMerge/>
            <w:tcBorders>
              <w:top w:val="none" w:sz="2" w:space="0" w:color="FFFFFF"/>
              <w:left w:val="none" w:sz="2" w:space="0" w:color="FFFFFF"/>
              <w:bottom w:val="single" w:sz="2" w:space="0" w:color="000000"/>
              <w:right w:val="none" w:sz="2" w:space="0" w:color="FFFFFF"/>
            </w:tcBorders>
          </w:tcPr>
          <w:p w14:paraId="0B7AD116" w14:textId="77777777" w:rsidR="00213933" w:rsidRDefault="00213933">
            <w:pPr>
              <w:pStyle w:val="a"/>
              <w:rPr>
                <w:del w:id="211" w:author="Author"/>
              </w:rPr>
            </w:pPr>
          </w:p>
        </w:tc>
        <w:tc>
          <w:tcPr>
            <w:tcW w:w="1040" w:type="dxa"/>
            <w:tcBorders>
              <w:top w:val="none" w:sz="2" w:space="0" w:color="FFFFFF"/>
              <w:left w:val="none" w:sz="2" w:space="0" w:color="FFFFFF"/>
              <w:bottom w:val="single" w:sz="2" w:space="0" w:color="000000"/>
              <w:right w:val="none" w:sz="2" w:space="0" w:color="FFFFFF"/>
            </w:tcBorders>
            <w:vAlign w:val="center"/>
          </w:tcPr>
          <w:p w14:paraId="01B3FA7C" w14:textId="77777777" w:rsidR="00213933" w:rsidRDefault="00024F20">
            <w:pPr>
              <w:pStyle w:val="Table-"/>
              <w:rPr>
                <w:del w:id="212" w:author="Author"/>
              </w:rPr>
            </w:pPr>
            <w:del w:id="213" w:author="Author">
              <w:r>
                <w:rPr>
                  <w:spacing w:val="-4"/>
                  <w:sz w:val="18"/>
                </w:rPr>
                <w:delText>Gyeongnam</w:delText>
              </w:r>
            </w:del>
          </w:p>
        </w:tc>
        <w:tc>
          <w:tcPr>
            <w:tcW w:w="1654" w:type="dxa"/>
            <w:tcBorders>
              <w:top w:val="none" w:sz="2" w:space="0" w:color="FFFFFF"/>
              <w:left w:val="none" w:sz="2" w:space="0" w:color="FFFFFF"/>
              <w:bottom w:val="single" w:sz="2" w:space="0" w:color="000000"/>
              <w:right w:val="none" w:sz="2" w:space="0" w:color="FFFFFF"/>
            </w:tcBorders>
            <w:vAlign w:val="center"/>
          </w:tcPr>
          <w:p w14:paraId="709D1114" w14:textId="77777777" w:rsidR="00213933" w:rsidRDefault="00024F20">
            <w:pPr>
              <w:pStyle w:val="Table-"/>
              <w:rPr>
                <w:del w:id="214" w:author="Author"/>
              </w:rPr>
            </w:pPr>
            <w:del w:id="215" w:author="Author">
              <w:r>
                <w:rPr>
                  <w:sz w:val="18"/>
                </w:rPr>
                <w:delText>Goseong-gun (1)</w:delText>
              </w:r>
            </w:del>
          </w:p>
        </w:tc>
      </w:tr>
    </w:tbl>
    <w:p w14:paraId="539045ED" w14:textId="77777777" w:rsidR="00213933" w:rsidRPr="00E44D8C" w:rsidRDefault="00213933">
      <w:pPr>
        <w:pStyle w:val="a"/>
        <w:rPr>
          <w:del w:id="216" w:author="Author"/>
          <w:lang w:val="en-US"/>
        </w:rPr>
      </w:pPr>
    </w:p>
    <w:p w14:paraId="3F81E151" w14:textId="3F1AE2B0" w:rsidR="00213933" w:rsidRPr="00104C26" w:rsidRDefault="00213933" w:rsidP="00016344">
      <w:pPr>
        <w:rPr>
          <w:b/>
          <w:rPrChange w:id="217" w:author="Author">
            <w:rPr/>
          </w:rPrChange>
        </w:rPr>
      </w:pPr>
    </w:p>
    <w:sectPr w:rsidR="00213933" w:rsidRPr="00104C26" w:rsidSect="00104C26">
      <w:headerReference w:type="default" r:id="rId9"/>
      <w:footerReference w:type="default" r:id="rId10"/>
      <w:endnotePr>
        <w:numFmt w:val="lowerRoman"/>
      </w:endnotePr>
      <w:type w:val="nextPage"/>
      <w:pgSz w:w="11906" w:h="16838"/>
      <w:pgMar w:top="1440" w:right="1440" w:bottom="1440" w:left="1440" w:header="708" w:footer="708" w:gutter="0"/>
      <w:cols w:space="708"/>
      <w:docGrid w:linePitch="360"/>
      <w:sectPrChange w:id="220" w:author="Author">
        <w:sectPr w:rsidR="00213933" w:rsidRPr="00104C26" w:rsidSect="00104C26">
          <w:endnotePr>
            <w:numFmt w:val="decimal"/>
          </w:endnotePr>
          <w:type w:val="continuous"/>
          <w:pgMar w:top="1984" w:right="1701" w:bottom="1701" w:left="1701" w:header="1134" w:footer="850" w:gutter="0"/>
          <w:cols w:space="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1C00A3" w14:textId="77777777" w:rsidR="009E3A8D" w:rsidRDefault="009E3A8D" w:rsidP="0039303E">
      <w:r>
        <w:separator/>
      </w:r>
    </w:p>
  </w:endnote>
  <w:endnote w:type="continuationSeparator" w:id="0">
    <w:p w14:paraId="169BA738" w14:textId="77777777" w:rsidR="009E3A8D" w:rsidRDefault="009E3A8D" w:rsidP="00393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함초롬바탕">
    <w:altName w:val="Batang"/>
    <w:panose1 w:val="020B0604020202020204"/>
    <w:charset w:val="81"/>
    <w:family w:val="roman"/>
    <w:pitch w:val="variable"/>
    <w:sig w:usb0="F7002EFF" w:usb1="19DFFFFF" w:usb2="001BFDD7" w:usb3="00000000" w:csb0="001F01FF" w:csb1="00000000"/>
  </w:font>
  <w:font w:name="함초롬돋움">
    <w:altName w:val="Batang"/>
    <w:panose1 w:val="020B0604020202020204"/>
    <w:charset w:val="81"/>
    <w:family w:val="modern"/>
    <w:pitch w:val="variable"/>
    <w:sig w:usb0="F7002EFF" w:usb1="19DFFFFF" w:usb2="001BFDD7" w:usb3="00000000" w:csb0="001F01FF" w:csb1="00000000"/>
  </w:font>
  <w:font w:name="휴먼명조">
    <w:altName w:val="Yu Gothic"/>
    <w:panose1 w:val="020B0604020202020204"/>
    <w:charset w:val="81"/>
    <w:family w:val="auto"/>
    <w:pitch w:val="variable"/>
    <w:sig w:usb0="800002A7" w:usb1="19D77CFB"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윤고딕130">
    <w:altName w:val="바탕"/>
    <w:panose1 w:val="020B0604020202020204"/>
    <w:charset w:val="81"/>
    <w:family w:val="roman"/>
    <w:notTrueType/>
    <w:pitch w:val="default"/>
  </w:font>
  <w:font w:name="한양중고딕">
    <w:altName w:val="Malgun Gothic"/>
    <w:panose1 w:val="020B0604020202020204"/>
    <w:charset w:val="81"/>
    <w:family w:val="roman"/>
    <w:notTrueType/>
    <w:pitch w:val="default"/>
  </w:font>
  <w:font w:name="-윤명조120">
    <w:altName w:val="Batang"/>
    <w:panose1 w:val="020B0604020202020204"/>
    <w:charset w:val="81"/>
    <w:family w:val="roman"/>
    <w:pitch w:val="default"/>
  </w:font>
  <w:font w:name="Calibri Light">
    <w:panose1 w:val="020F0302020204030204"/>
    <w:charset w:val="00"/>
    <w:family w:val="swiss"/>
    <w:pitch w:val="variable"/>
    <w:sig w:usb0="E0002AFF" w:usb1="C000247B"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OpenSans">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6B2CE5" w14:textId="77777777" w:rsidR="00104C26" w:rsidRDefault="00104C26" w:rsidP="00104C26">
    <w:pPr>
      <w:pStyle w:val="2"/>
      <w:pPrChange w:id="219" w:author="Author">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1DA384" w14:textId="77777777" w:rsidR="009E3A8D" w:rsidRDefault="009E3A8D" w:rsidP="0039303E">
      <w:r>
        <w:separator/>
      </w:r>
    </w:p>
  </w:footnote>
  <w:footnote w:type="continuationSeparator" w:id="0">
    <w:p w14:paraId="6BE89778" w14:textId="77777777" w:rsidR="009E3A8D" w:rsidRDefault="009E3A8D" w:rsidP="00393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C6D405" w14:textId="77777777" w:rsidR="00104C26" w:rsidRDefault="00104C26" w:rsidP="00104C26">
    <w:pPr>
      <w:pStyle w:val="10"/>
      <w:pPrChange w:id="218" w:author="Author">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5700BD"/>
    <w:multiLevelType w:val="multilevel"/>
    <w:tmpl w:val="1060810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39652686"/>
    <w:multiLevelType w:val="multilevel"/>
    <w:tmpl w:val="4B5EC66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 w15:restartNumberingAfterBreak="0">
    <w:nsid w:val="3F3B7769"/>
    <w:multiLevelType w:val="multilevel"/>
    <w:tmpl w:val="737E1D5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15:restartNumberingAfterBreak="0">
    <w:nsid w:val="45127D2B"/>
    <w:multiLevelType w:val="hybridMultilevel"/>
    <w:tmpl w:val="D862AC8E"/>
    <w:lvl w:ilvl="0" w:tplc="D4DEC24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DAA4584"/>
    <w:multiLevelType w:val="multilevel"/>
    <w:tmpl w:val="4DF05834"/>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6" w15:restartNumberingAfterBreak="0">
    <w:nsid w:val="56CC20A0"/>
    <w:multiLevelType w:val="multilevel"/>
    <w:tmpl w:val="B00A204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7" w15:restartNumberingAfterBreak="0">
    <w:nsid w:val="5C0F006C"/>
    <w:multiLevelType w:val="multilevel"/>
    <w:tmpl w:val="B8B6A9D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8" w15:restartNumberingAfterBreak="0">
    <w:nsid w:val="7923731E"/>
    <w:multiLevelType w:val="multilevel"/>
    <w:tmpl w:val="325A274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num w:numId="1" w16cid:durableId="261375446">
    <w:abstractNumId w:val="8"/>
  </w:num>
  <w:num w:numId="2" w16cid:durableId="187262017">
    <w:abstractNumId w:val="5"/>
  </w:num>
  <w:num w:numId="3" w16cid:durableId="602080521">
    <w:abstractNumId w:val="1"/>
  </w:num>
  <w:num w:numId="4" w16cid:durableId="1539926929">
    <w:abstractNumId w:val="7"/>
  </w:num>
  <w:num w:numId="5" w16cid:durableId="37898810">
    <w:abstractNumId w:val="3"/>
  </w:num>
  <w:num w:numId="6" w16cid:durableId="1724065142">
    <w:abstractNumId w:val="2"/>
  </w:num>
  <w:num w:numId="7" w16cid:durableId="1367683732">
    <w:abstractNumId w:val="6"/>
  </w:num>
  <w:num w:numId="8" w16cid:durableId="1966740196">
    <w:abstractNumId w:val="4"/>
  </w:num>
  <w:num w:numId="9"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removePersonalInformation/>
  <w:removeDateAndTime/>
  <w:bordersDoNotSurroundHeader/>
  <w:bordersDoNotSurroundFooter/>
  <w:hideSpellingErrors/>
  <w:hideGrammatical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33"/>
    <w:rsid w:val="00012EBA"/>
    <w:rsid w:val="00014E6E"/>
    <w:rsid w:val="000153BA"/>
    <w:rsid w:val="00016344"/>
    <w:rsid w:val="00017274"/>
    <w:rsid w:val="000173E9"/>
    <w:rsid w:val="00024F20"/>
    <w:rsid w:val="0004098E"/>
    <w:rsid w:val="000432A1"/>
    <w:rsid w:val="00043548"/>
    <w:rsid w:val="00043991"/>
    <w:rsid w:val="000470EC"/>
    <w:rsid w:val="000504CB"/>
    <w:rsid w:val="000667AC"/>
    <w:rsid w:val="000727DC"/>
    <w:rsid w:val="00076172"/>
    <w:rsid w:val="0008331C"/>
    <w:rsid w:val="00086DE0"/>
    <w:rsid w:val="00092CDF"/>
    <w:rsid w:val="000A55A4"/>
    <w:rsid w:val="000C545A"/>
    <w:rsid w:val="000C5660"/>
    <w:rsid w:val="000C69BB"/>
    <w:rsid w:val="000F2F1E"/>
    <w:rsid w:val="000F676B"/>
    <w:rsid w:val="00104C26"/>
    <w:rsid w:val="00105B8C"/>
    <w:rsid w:val="00112173"/>
    <w:rsid w:val="00125CCB"/>
    <w:rsid w:val="0013300C"/>
    <w:rsid w:val="0013659F"/>
    <w:rsid w:val="00141FEF"/>
    <w:rsid w:val="0014399D"/>
    <w:rsid w:val="00145651"/>
    <w:rsid w:val="001532A7"/>
    <w:rsid w:val="00154027"/>
    <w:rsid w:val="001674EB"/>
    <w:rsid w:val="00170E6D"/>
    <w:rsid w:val="00192608"/>
    <w:rsid w:val="00192B67"/>
    <w:rsid w:val="001A0E60"/>
    <w:rsid w:val="001A2345"/>
    <w:rsid w:val="001B30A0"/>
    <w:rsid w:val="001C186D"/>
    <w:rsid w:val="001C201F"/>
    <w:rsid w:val="001C6EC9"/>
    <w:rsid w:val="001C7798"/>
    <w:rsid w:val="001D2493"/>
    <w:rsid w:val="001D2A02"/>
    <w:rsid w:val="001D5830"/>
    <w:rsid w:val="001D5EAC"/>
    <w:rsid w:val="001E55AC"/>
    <w:rsid w:val="001F0AEE"/>
    <w:rsid w:val="001F0EC9"/>
    <w:rsid w:val="002022FE"/>
    <w:rsid w:val="002035EF"/>
    <w:rsid w:val="002036DC"/>
    <w:rsid w:val="002124F0"/>
    <w:rsid w:val="00213933"/>
    <w:rsid w:val="0021517C"/>
    <w:rsid w:val="00223219"/>
    <w:rsid w:val="00224BC7"/>
    <w:rsid w:val="002263EB"/>
    <w:rsid w:val="00237A02"/>
    <w:rsid w:val="00246A23"/>
    <w:rsid w:val="002547C6"/>
    <w:rsid w:val="00254AB7"/>
    <w:rsid w:val="00273760"/>
    <w:rsid w:val="00275178"/>
    <w:rsid w:val="00280473"/>
    <w:rsid w:val="00281599"/>
    <w:rsid w:val="00292906"/>
    <w:rsid w:val="002931FA"/>
    <w:rsid w:val="00296422"/>
    <w:rsid w:val="00297BC0"/>
    <w:rsid w:val="002A0C54"/>
    <w:rsid w:val="002B526A"/>
    <w:rsid w:val="002B5DC1"/>
    <w:rsid w:val="002B6AE4"/>
    <w:rsid w:val="002D010E"/>
    <w:rsid w:val="002D3222"/>
    <w:rsid w:val="002D577D"/>
    <w:rsid w:val="002E5C4E"/>
    <w:rsid w:val="002F4788"/>
    <w:rsid w:val="002F4BB7"/>
    <w:rsid w:val="00300082"/>
    <w:rsid w:val="00304647"/>
    <w:rsid w:val="003072D9"/>
    <w:rsid w:val="00310A1B"/>
    <w:rsid w:val="0031595B"/>
    <w:rsid w:val="00332E43"/>
    <w:rsid w:val="003335C4"/>
    <w:rsid w:val="003432BA"/>
    <w:rsid w:val="003472F1"/>
    <w:rsid w:val="00351C14"/>
    <w:rsid w:val="0035730C"/>
    <w:rsid w:val="00357CA8"/>
    <w:rsid w:val="00360C8B"/>
    <w:rsid w:val="00363001"/>
    <w:rsid w:val="00376A4F"/>
    <w:rsid w:val="00377143"/>
    <w:rsid w:val="0038060D"/>
    <w:rsid w:val="00383728"/>
    <w:rsid w:val="00385C00"/>
    <w:rsid w:val="00385E59"/>
    <w:rsid w:val="0039303E"/>
    <w:rsid w:val="00395600"/>
    <w:rsid w:val="003B3645"/>
    <w:rsid w:val="003B5854"/>
    <w:rsid w:val="003C2725"/>
    <w:rsid w:val="003E3FE5"/>
    <w:rsid w:val="003E41D1"/>
    <w:rsid w:val="003E5145"/>
    <w:rsid w:val="003E5435"/>
    <w:rsid w:val="003E6EE7"/>
    <w:rsid w:val="003E7445"/>
    <w:rsid w:val="003F1D4E"/>
    <w:rsid w:val="003F2156"/>
    <w:rsid w:val="003F607B"/>
    <w:rsid w:val="004008D1"/>
    <w:rsid w:val="0040119A"/>
    <w:rsid w:val="004051C8"/>
    <w:rsid w:val="00411019"/>
    <w:rsid w:val="00412B6B"/>
    <w:rsid w:val="004307E6"/>
    <w:rsid w:val="004342FC"/>
    <w:rsid w:val="00446208"/>
    <w:rsid w:val="0045598F"/>
    <w:rsid w:val="004569A5"/>
    <w:rsid w:val="00461C3E"/>
    <w:rsid w:val="00470751"/>
    <w:rsid w:val="0047169D"/>
    <w:rsid w:val="00473A97"/>
    <w:rsid w:val="00487C2D"/>
    <w:rsid w:val="004901C1"/>
    <w:rsid w:val="0049522B"/>
    <w:rsid w:val="004A3D7D"/>
    <w:rsid w:val="004C0C6E"/>
    <w:rsid w:val="004C19FF"/>
    <w:rsid w:val="004C286E"/>
    <w:rsid w:val="004C3360"/>
    <w:rsid w:val="004C5B3F"/>
    <w:rsid w:val="004C610C"/>
    <w:rsid w:val="004D3B81"/>
    <w:rsid w:val="004D633C"/>
    <w:rsid w:val="004E0DFA"/>
    <w:rsid w:val="004E20AC"/>
    <w:rsid w:val="004E3629"/>
    <w:rsid w:val="004E4432"/>
    <w:rsid w:val="004E68BF"/>
    <w:rsid w:val="004F04E7"/>
    <w:rsid w:val="004F0F56"/>
    <w:rsid w:val="00516279"/>
    <w:rsid w:val="00521403"/>
    <w:rsid w:val="00522CC9"/>
    <w:rsid w:val="00527A9B"/>
    <w:rsid w:val="00533AC1"/>
    <w:rsid w:val="00534989"/>
    <w:rsid w:val="005354B6"/>
    <w:rsid w:val="0053577E"/>
    <w:rsid w:val="005367EB"/>
    <w:rsid w:val="00543F40"/>
    <w:rsid w:val="00545906"/>
    <w:rsid w:val="00561158"/>
    <w:rsid w:val="00564908"/>
    <w:rsid w:val="00564F9F"/>
    <w:rsid w:val="005773D1"/>
    <w:rsid w:val="00580E8B"/>
    <w:rsid w:val="0058214B"/>
    <w:rsid w:val="005838B4"/>
    <w:rsid w:val="005909DD"/>
    <w:rsid w:val="005928E8"/>
    <w:rsid w:val="00596C1C"/>
    <w:rsid w:val="005A50E4"/>
    <w:rsid w:val="005A6C09"/>
    <w:rsid w:val="005B35F2"/>
    <w:rsid w:val="005B4933"/>
    <w:rsid w:val="005B5E8E"/>
    <w:rsid w:val="005B6518"/>
    <w:rsid w:val="005C042B"/>
    <w:rsid w:val="005C6205"/>
    <w:rsid w:val="005D5600"/>
    <w:rsid w:val="005D6030"/>
    <w:rsid w:val="005E3559"/>
    <w:rsid w:val="005E7DAA"/>
    <w:rsid w:val="005F2093"/>
    <w:rsid w:val="005F246F"/>
    <w:rsid w:val="005F263F"/>
    <w:rsid w:val="005F7685"/>
    <w:rsid w:val="005F76AA"/>
    <w:rsid w:val="00602494"/>
    <w:rsid w:val="006025B4"/>
    <w:rsid w:val="00604213"/>
    <w:rsid w:val="00605B1F"/>
    <w:rsid w:val="00610733"/>
    <w:rsid w:val="006121E5"/>
    <w:rsid w:val="00615CB3"/>
    <w:rsid w:val="006209FA"/>
    <w:rsid w:val="0062141D"/>
    <w:rsid w:val="0062205F"/>
    <w:rsid w:val="006270A5"/>
    <w:rsid w:val="00633C30"/>
    <w:rsid w:val="006369E9"/>
    <w:rsid w:val="00637DF1"/>
    <w:rsid w:val="00640DCF"/>
    <w:rsid w:val="00642E07"/>
    <w:rsid w:val="006514E9"/>
    <w:rsid w:val="0065738C"/>
    <w:rsid w:val="0065775A"/>
    <w:rsid w:val="00660063"/>
    <w:rsid w:val="0066630B"/>
    <w:rsid w:val="00667BF6"/>
    <w:rsid w:val="006706DE"/>
    <w:rsid w:val="00671C05"/>
    <w:rsid w:val="006770A9"/>
    <w:rsid w:val="006778AD"/>
    <w:rsid w:val="00677B90"/>
    <w:rsid w:val="0068201B"/>
    <w:rsid w:val="006838DF"/>
    <w:rsid w:val="0068601B"/>
    <w:rsid w:val="00692F71"/>
    <w:rsid w:val="00693122"/>
    <w:rsid w:val="006B0BA1"/>
    <w:rsid w:val="006B5648"/>
    <w:rsid w:val="006B6BD3"/>
    <w:rsid w:val="006C3F32"/>
    <w:rsid w:val="006C6AE6"/>
    <w:rsid w:val="006C7F2D"/>
    <w:rsid w:val="006D5FC9"/>
    <w:rsid w:val="006D690D"/>
    <w:rsid w:val="006F0E34"/>
    <w:rsid w:val="006F1C2D"/>
    <w:rsid w:val="006F41C7"/>
    <w:rsid w:val="00701EC3"/>
    <w:rsid w:val="00705066"/>
    <w:rsid w:val="00710300"/>
    <w:rsid w:val="00721373"/>
    <w:rsid w:val="007228A0"/>
    <w:rsid w:val="00726D08"/>
    <w:rsid w:val="00731743"/>
    <w:rsid w:val="00733459"/>
    <w:rsid w:val="00736D95"/>
    <w:rsid w:val="0073770B"/>
    <w:rsid w:val="00740732"/>
    <w:rsid w:val="00740F37"/>
    <w:rsid w:val="00742B0B"/>
    <w:rsid w:val="007513A3"/>
    <w:rsid w:val="00756774"/>
    <w:rsid w:val="007629FC"/>
    <w:rsid w:val="00766B10"/>
    <w:rsid w:val="00774311"/>
    <w:rsid w:val="007744FE"/>
    <w:rsid w:val="00774BBE"/>
    <w:rsid w:val="00793337"/>
    <w:rsid w:val="00794A75"/>
    <w:rsid w:val="00796251"/>
    <w:rsid w:val="007A07D4"/>
    <w:rsid w:val="007A14AF"/>
    <w:rsid w:val="007A57EE"/>
    <w:rsid w:val="007B1341"/>
    <w:rsid w:val="007B275B"/>
    <w:rsid w:val="007C3C13"/>
    <w:rsid w:val="007C467D"/>
    <w:rsid w:val="007C4D0E"/>
    <w:rsid w:val="007D2E06"/>
    <w:rsid w:val="007D535E"/>
    <w:rsid w:val="007D5901"/>
    <w:rsid w:val="007D75A9"/>
    <w:rsid w:val="007E15DC"/>
    <w:rsid w:val="007E1C8F"/>
    <w:rsid w:val="007F2057"/>
    <w:rsid w:val="007F5673"/>
    <w:rsid w:val="008076D3"/>
    <w:rsid w:val="008168CC"/>
    <w:rsid w:val="00816A09"/>
    <w:rsid w:val="0081700F"/>
    <w:rsid w:val="008312D5"/>
    <w:rsid w:val="00832AAB"/>
    <w:rsid w:val="00841684"/>
    <w:rsid w:val="008424B8"/>
    <w:rsid w:val="00845B51"/>
    <w:rsid w:val="00851DD0"/>
    <w:rsid w:val="0085460A"/>
    <w:rsid w:val="00863F4D"/>
    <w:rsid w:val="00871E21"/>
    <w:rsid w:val="008737D6"/>
    <w:rsid w:val="00875E83"/>
    <w:rsid w:val="00875FD0"/>
    <w:rsid w:val="00876EB5"/>
    <w:rsid w:val="0088244A"/>
    <w:rsid w:val="0088368E"/>
    <w:rsid w:val="008846DC"/>
    <w:rsid w:val="008869BF"/>
    <w:rsid w:val="00887FAF"/>
    <w:rsid w:val="0089374D"/>
    <w:rsid w:val="00893BC0"/>
    <w:rsid w:val="008A6F92"/>
    <w:rsid w:val="008A7135"/>
    <w:rsid w:val="008A745C"/>
    <w:rsid w:val="008B3300"/>
    <w:rsid w:val="008B359B"/>
    <w:rsid w:val="008C245F"/>
    <w:rsid w:val="008C29A7"/>
    <w:rsid w:val="008C398E"/>
    <w:rsid w:val="008D4E48"/>
    <w:rsid w:val="008D6E05"/>
    <w:rsid w:val="008E5190"/>
    <w:rsid w:val="008F0A17"/>
    <w:rsid w:val="008F27BB"/>
    <w:rsid w:val="008F4D88"/>
    <w:rsid w:val="008F675A"/>
    <w:rsid w:val="00901AB2"/>
    <w:rsid w:val="00902CA6"/>
    <w:rsid w:val="00905D81"/>
    <w:rsid w:val="0090690A"/>
    <w:rsid w:val="0091217E"/>
    <w:rsid w:val="00914012"/>
    <w:rsid w:val="00915DA8"/>
    <w:rsid w:val="0092147B"/>
    <w:rsid w:val="00921D2C"/>
    <w:rsid w:val="00926F18"/>
    <w:rsid w:val="00932D53"/>
    <w:rsid w:val="009337CB"/>
    <w:rsid w:val="00936496"/>
    <w:rsid w:val="00936911"/>
    <w:rsid w:val="00945315"/>
    <w:rsid w:val="00946906"/>
    <w:rsid w:val="00951282"/>
    <w:rsid w:val="00954784"/>
    <w:rsid w:val="00955BEC"/>
    <w:rsid w:val="009577CE"/>
    <w:rsid w:val="009577F9"/>
    <w:rsid w:val="00960533"/>
    <w:rsid w:val="00961CF4"/>
    <w:rsid w:val="00966306"/>
    <w:rsid w:val="00966AA0"/>
    <w:rsid w:val="009766EA"/>
    <w:rsid w:val="00982692"/>
    <w:rsid w:val="00983234"/>
    <w:rsid w:val="00983C41"/>
    <w:rsid w:val="009859CF"/>
    <w:rsid w:val="009860F0"/>
    <w:rsid w:val="00992656"/>
    <w:rsid w:val="00992A79"/>
    <w:rsid w:val="009A16B8"/>
    <w:rsid w:val="009A4734"/>
    <w:rsid w:val="009A57A3"/>
    <w:rsid w:val="009A6458"/>
    <w:rsid w:val="009A6EFB"/>
    <w:rsid w:val="009C4232"/>
    <w:rsid w:val="009C577F"/>
    <w:rsid w:val="009C7523"/>
    <w:rsid w:val="009E1B17"/>
    <w:rsid w:val="009E1EF6"/>
    <w:rsid w:val="009E3A8D"/>
    <w:rsid w:val="009E3EEB"/>
    <w:rsid w:val="009E7CC6"/>
    <w:rsid w:val="009F5579"/>
    <w:rsid w:val="009F6E0D"/>
    <w:rsid w:val="009F7627"/>
    <w:rsid w:val="009F7C10"/>
    <w:rsid w:val="00A04AE3"/>
    <w:rsid w:val="00A12310"/>
    <w:rsid w:val="00A138B5"/>
    <w:rsid w:val="00A17EE9"/>
    <w:rsid w:val="00A202ED"/>
    <w:rsid w:val="00A20B77"/>
    <w:rsid w:val="00A2301D"/>
    <w:rsid w:val="00A26350"/>
    <w:rsid w:val="00A2732F"/>
    <w:rsid w:val="00A30303"/>
    <w:rsid w:val="00A344F5"/>
    <w:rsid w:val="00A3508B"/>
    <w:rsid w:val="00A43621"/>
    <w:rsid w:val="00A44827"/>
    <w:rsid w:val="00A45C7A"/>
    <w:rsid w:val="00A574F7"/>
    <w:rsid w:val="00A632E7"/>
    <w:rsid w:val="00A65976"/>
    <w:rsid w:val="00A7012B"/>
    <w:rsid w:val="00A77345"/>
    <w:rsid w:val="00A77CFB"/>
    <w:rsid w:val="00A8494F"/>
    <w:rsid w:val="00A9043E"/>
    <w:rsid w:val="00A96758"/>
    <w:rsid w:val="00A96EC0"/>
    <w:rsid w:val="00AA4C5D"/>
    <w:rsid w:val="00AB3A95"/>
    <w:rsid w:val="00AB5A0F"/>
    <w:rsid w:val="00AC0652"/>
    <w:rsid w:val="00AC2775"/>
    <w:rsid w:val="00AC60FE"/>
    <w:rsid w:val="00AC6C06"/>
    <w:rsid w:val="00AD0BBA"/>
    <w:rsid w:val="00AD27B5"/>
    <w:rsid w:val="00AD2B23"/>
    <w:rsid w:val="00AD485C"/>
    <w:rsid w:val="00AE0E51"/>
    <w:rsid w:val="00B01E38"/>
    <w:rsid w:val="00B07040"/>
    <w:rsid w:val="00B1303A"/>
    <w:rsid w:val="00B205BB"/>
    <w:rsid w:val="00B31064"/>
    <w:rsid w:val="00B32D48"/>
    <w:rsid w:val="00B41F2C"/>
    <w:rsid w:val="00B47720"/>
    <w:rsid w:val="00B55502"/>
    <w:rsid w:val="00B65CC2"/>
    <w:rsid w:val="00B72DF9"/>
    <w:rsid w:val="00B81295"/>
    <w:rsid w:val="00B84BA3"/>
    <w:rsid w:val="00B85875"/>
    <w:rsid w:val="00B85E8B"/>
    <w:rsid w:val="00B954B6"/>
    <w:rsid w:val="00B967EE"/>
    <w:rsid w:val="00BA0CFD"/>
    <w:rsid w:val="00BA4215"/>
    <w:rsid w:val="00BB2F86"/>
    <w:rsid w:val="00BB3AD7"/>
    <w:rsid w:val="00BB5001"/>
    <w:rsid w:val="00BD4852"/>
    <w:rsid w:val="00BD65E8"/>
    <w:rsid w:val="00BE1CE0"/>
    <w:rsid w:val="00BE1ED8"/>
    <w:rsid w:val="00BE2B76"/>
    <w:rsid w:val="00BF42CA"/>
    <w:rsid w:val="00BF7528"/>
    <w:rsid w:val="00BF7658"/>
    <w:rsid w:val="00C049D0"/>
    <w:rsid w:val="00C07533"/>
    <w:rsid w:val="00C10137"/>
    <w:rsid w:val="00C1477C"/>
    <w:rsid w:val="00C22F01"/>
    <w:rsid w:val="00C23556"/>
    <w:rsid w:val="00C373E9"/>
    <w:rsid w:val="00C402A7"/>
    <w:rsid w:val="00C52856"/>
    <w:rsid w:val="00C61AFE"/>
    <w:rsid w:val="00C63270"/>
    <w:rsid w:val="00C679DE"/>
    <w:rsid w:val="00C80CFC"/>
    <w:rsid w:val="00C82CD0"/>
    <w:rsid w:val="00C8458C"/>
    <w:rsid w:val="00C85E27"/>
    <w:rsid w:val="00C93BE9"/>
    <w:rsid w:val="00CA1C91"/>
    <w:rsid w:val="00CA1F98"/>
    <w:rsid w:val="00CA4A53"/>
    <w:rsid w:val="00CB0BD9"/>
    <w:rsid w:val="00CB3E1F"/>
    <w:rsid w:val="00CB533B"/>
    <w:rsid w:val="00CC2247"/>
    <w:rsid w:val="00CC4A0F"/>
    <w:rsid w:val="00CD038D"/>
    <w:rsid w:val="00CD116A"/>
    <w:rsid w:val="00CE4461"/>
    <w:rsid w:val="00CE49FF"/>
    <w:rsid w:val="00CF04CD"/>
    <w:rsid w:val="00CF1FC1"/>
    <w:rsid w:val="00CF4759"/>
    <w:rsid w:val="00CF6AA8"/>
    <w:rsid w:val="00D17D1A"/>
    <w:rsid w:val="00D2324E"/>
    <w:rsid w:val="00D25850"/>
    <w:rsid w:val="00D31546"/>
    <w:rsid w:val="00D334A3"/>
    <w:rsid w:val="00D33FCD"/>
    <w:rsid w:val="00D35F43"/>
    <w:rsid w:val="00D415B2"/>
    <w:rsid w:val="00D4495D"/>
    <w:rsid w:val="00D5151E"/>
    <w:rsid w:val="00D55CCB"/>
    <w:rsid w:val="00D6103C"/>
    <w:rsid w:val="00D63BE7"/>
    <w:rsid w:val="00D7185F"/>
    <w:rsid w:val="00D71B29"/>
    <w:rsid w:val="00D71E75"/>
    <w:rsid w:val="00D726AD"/>
    <w:rsid w:val="00D85922"/>
    <w:rsid w:val="00D90D3D"/>
    <w:rsid w:val="00D91F8A"/>
    <w:rsid w:val="00D9240E"/>
    <w:rsid w:val="00D95B9A"/>
    <w:rsid w:val="00DA21CC"/>
    <w:rsid w:val="00DB6467"/>
    <w:rsid w:val="00DC0A0F"/>
    <w:rsid w:val="00DC4905"/>
    <w:rsid w:val="00DC7884"/>
    <w:rsid w:val="00DD1879"/>
    <w:rsid w:val="00DD1AA9"/>
    <w:rsid w:val="00DD30E6"/>
    <w:rsid w:val="00DD3EC4"/>
    <w:rsid w:val="00DD5402"/>
    <w:rsid w:val="00DD5749"/>
    <w:rsid w:val="00DD6CE7"/>
    <w:rsid w:val="00DE3729"/>
    <w:rsid w:val="00DF2655"/>
    <w:rsid w:val="00DF3079"/>
    <w:rsid w:val="00DF5836"/>
    <w:rsid w:val="00E0433E"/>
    <w:rsid w:val="00E0604B"/>
    <w:rsid w:val="00E111AC"/>
    <w:rsid w:val="00E14165"/>
    <w:rsid w:val="00E145C5"/>
    <w:rsid w:val="00E20E75"/>
    <w:rsid w:val="00E24598"/>
    <w:rsid w:val="00E31A35"/>
    <w:rsid w:val="00E323F8"/>
    <w:rsid w:val="00E362FF"/>
    <w:rsid w:val="00E37957"/>
    <w:rsid w:val="00E4073A"/>
    <w:rsid w:val="00E40D59"/>
    <w:rsid w:val="00E43826"/>
    <w:rsid w:val="00E44D8C"/>
    <w:rsid w:val="00E46378"/>
    <w:rsid w:val="00E51BBF"/>
    <w:rsid w:val="00E5377C"/>
    <w:rsid w:val="00E60516"/>
    <w:rsid w:val="00E61968"/>
    <w:rsid w:val="00E61F60"/>
    <w:rsid w:val="00E71543"/>
    <w:rsid w:val="00E7181F"/>
    <w:rsid w:val="00E750D6"/>
    <w:rsid w:val="00E75141"/>
    <w:rsid w:val="00E76EBF"/>
    <w:rsid w:val="00E8035A"/>
    <w:rsid w:val="00E82F8D"/>
    <w:rsid w:val="00E83F67"/>
    <w:rsid w:val="00E87AF9"/>
    <w:rsid w:val="00E92940"/>
    <w:rsid w:val="00E93A1E"/>
    <w:rsid w:val="00EA6721"/>
    <w:rsid w:val="00EB6710"/>
    <w:rsid w:val="00EB76BC"/>
    <w:rsid w:val="00EC1BA1"/>
    <w:rsid w:val="00EC7069"/>
    <w:rsid w:val="00ED3296"/>
    <w:rsid w:val="00EE2DDC"/>
    <w:rsid w:val="00EE35BB"/>
    <w:rsid w:val="00EF561C"/>
    <w:rsid w:val="00EF5D16"/>
    <w:rsid w:val="00F104B3"/>
    <w:rsid w:val="00F109F5"/>
    <w:rsid w:val="00F205F6"/>
    <w:rsid w:val="00F23332"/>
    <w:rsid w:val="00F24071"/>
    <w:rsid w:val="00F24D5A"/>
    <w:rsid w:val="00F265E1"/>
    <w:rsid w:val="00F26689"/>
    <w:rsid w:val="00F353C2"/>
    <w:rsid w:val="00F35D7D"/>
    <w:rsid w:val="00F41C3B"/>
    <w:rsid w:val="00F43325"/>
    <w:rsid w:val="00F435CC"/>
    <w:rsid w:val="00F50F4A"/>
    <w:rsid w:val="00F52BB7"/>
    <w:rsid w:val="00F53F0C"/>
    <w:rsid w:val="00F548DC"/>
    <w:rsid w:val="00F570CE"/>
    <w:rsid w:val="00F57E2C"/>
    <w:rsid w:val="00F60E11"/>
    <w:rsid w:val="00F66ABD"/>
    <w:rsid w:val="00F71716"/>
    <w:rsid w:val="00F71827"/>
    <w:rsid w:val="00F73AB2"/>
    <w:rsid w:val="00F83D35"/>
    <w:rsid w:val="00F968F0"/>
    <w:rsid w:val="00F977F1"/>
    <w:rsid w:val="00FA7E70"/>
    <w:rsid w:val="00FB43F5"/>
    <w:rsid w:val="00FC1AE2"/>
    <w:rsid w:val="00FC20EA"/>
    <w:rsid w:val="00FC50FB"/>
    <w:rsid w:val="00FC5B79"/>
    <w:rsid w:val="00FD2594"/>
    <w:rsid w:val="00FD25EC"/>
    <w:rsid w:val="00FD6C75"/>
    <w:rsid w:val="00FD7208"/>
    <w:rsid w:val="00FE7CC4"/>
    <w:rsid w:val="00FF0283"/>
    <w:rsid w:val="00FF14BE"/>
    <w:rsid w:val="00FF174A"/>
    <w:rsid w:val="00FF2A5C"/>
    <w:rsid w:val="00FF37F3"/>
    <w:rsid w:val="00FF4350"/>
    <w:rsid w:val="00FF50F8"/>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91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AU"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Author">
        <w:pPr/>
      </w:pPrChange>
    </w:pPr>
    <w:rPr>
      <w:rFonts w:eastAsiaTheme="minorHAnsi" w:cs="Times New Roman"/>
      <w:lang w:val="en-GB" w:eastAsia="en-US"/>
      <w:rPrChange w:id="0" w:author="Author">
        <w:rPr>
          <w:rFonts w:asciiTheme="minorHAnsi" w:eastAsiaTheme="minorEastAsia" w:hAnsiTheme="minorHAnsi" w:cstheme="minorBidi"/>
          <w:sz w:val="24"/>
          <w:szCs w:val="24"/>
          <w:lang w:val="en-AU" w:eastAsia="ko-KR"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함초롬바탕" w:eastAsia="함초롬바탕"/>
      <w:color w:val="000000"/>
      <w:sz w:val="20"/>
      <w:shd w:val="clear" w:color="000000" w:fill="auto"/>
    </w:rPr>
  </w:style>
  <w:style w:type="paragraph" w:customStyle="1" w:styleId="10">
    <w:name w:val="본문1"/>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ind w:left="300"/>
      <w:jc w:val="both"/>
      <w:textAlignment w:val="baseline"/>
    </w:pPr>
    <w:rPr>
      <w:rFonts w:ascii="함초롬바탕" w:eastAsia="함초롬바탕"/>
      <w:color w:val="000000"/>
      <w:sz w:val="2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200"/>
      <w:jc w:val="both"/>
      <w:textAlignment w:val="baseline"/>
      <w:outlineLvl w:val="0"/>
    </w:pPr>
    <w:rPr>
      <w:rFonts w:ascii="함초롬바탕" w:eastAsia="함초롬바탕"/>
      <w:color w:val="000000"/>
      <w:sz w:val="2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400"/>
      <w:jc w:val="both"/>
      <w:textAlignment w:val="baseline"/>
      <w:outlineLvl w:val="1"/>
    </w:pPr>
    <w:rPr>
      <w:rFonts w:ascii="함초롬바탕" w:eastAsia="함초롬바탕"/>
      <w:color w:val="000000"/>
      <w:sz w:val="2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600"/>
      <w:jc w:val="both"/>
      <w:textAlignment w:val="baseline"/>
      <w:outlineLvl w:val="2"/>
    </w:pPr>
    <w:rPr>
      <w:rFonts w:ascii="함초롬바탕" w:eastAsia="함초롬바탕"/>
      <w:color w:val="000000"/>
      <w:sz w:val="2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800"/>
      <w:jc w:val="both"/>
      <w:textAlignment w:val="baseline"/>
      <w:outlineLvl w:val="3"/>
    </w:pPr>
    <w:rPr>
      <w:rFonts w:ascii="함초롬바탕" w:eastAsia="함초롬바탕"/>
      <w:color w:val="000000"/>
      <w:sz w:val="20"/>
      <w:shd w:val="clear" w:color="000000"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1000"/>
      <w:jc w:val="both"/>
      <w:textAlignment w:val="baseline"/>
      <w:outlineLvl w:val="4"/>
    </w:pPr>
    <w:rPr>
      <w:rFonts w:ascii="함초롬바탕" w:eastAsia="함초롬바탕"/>
      <w:color w:val="000000"/>
      <w:sz w:val="2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1200"/>
      <w:jc w:val="both"/>
      <w:textAlignment w:val="baseline"/>
      <w:outlineLvl w:val="5"/>
    </w:pPr>
    <w:rPr>
      <w:rFonts w:ascii="함초롬바탕" w:eastAsia="함초롬바탕"/>
      <w:color w:val="000000"/>
      <w:sz w:val="2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1400"/>
      <w:jc w:val="both"/>
      <w:textAlignment w:val="baseline"/>
      <w:outlineLvl w:val="6"/>
    </w:pPr>
    <w:rPr>
      <w:rFonts w:ascii="함초롬바탕" w:eastAsia="함초롬바탕"/>
      <w:color w:val="000000"/>
      <w:sz w:val="20"/>
      <w:shd w:val="clear" w:color="000000" w:fill="auto"/>
    </w:rPr>
  </w:style>
  <w:style w:type="paragraph" w:customStyle="1" w:styleId="a0">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함초롬돋움" w:eastAsia="함초롬돋움"/>
      <w:color w:val="000000"/>
      <w:sz w:val="20"/>
      <w:shd w:val="clear" w:color="000000" w:fill="auto"/>
    </w:rPr>
  </w:style>
  <w:style w:type="paragraph" w:customStyle="1" w:styleId="a1">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line="360" w:lineRule="auto"/>
      <w:jc w:val="both"/>
      <w:textAlignment w:val="baseline"/>
    </w:pPr>
    <w:rPr>
      <w:rFonts w:ascii="함초롬돋움" w:eastAsia="함초롬돋움"/>
      <w:color w:val="000000"/>
      <w:sz w:val="18"/>
      <w:shd w:val="clear" w:color="000000" w:fill="auto"/>
    </w:rPr>
  </w:style>
  <w:style w:type="paragraph" w:customStyle="1" w:styleId="a2">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line="312" w:lineRule="auto"/>
      <w:ind w:left="262" w:hanging="262"/>
      <w:jc w:val="both"/>
      <w:textAlignment w:val="baseline"/>
    </w:pPr>
    <w:rPr>
      <w:rFonts w:ascii="함초롬바탕" w:eastAsia="함초롬바탕"/>
      <w:color w:val="000000"/>
      <w:sz w:val="18"/>
      <w:shd w:val="clear" w:color="000000" w:fill="auto"/>
    </w:rPr>
  </w:style>
  <w:style w:type="paragraph" w:customStyle="1" w:styleId="a3">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line="312" w:lineRule="auto"/>
      <w:ind w:left="262" w:hanging="262"/>
      <w:jc w:val="both"/>
      <w:textAlignment w:val="baseline"/>
    </w:pPr>
    <w:rPr>
      <w:rFonts w:ascii="함초롬바탕" w:eastAsia="함초롬바탕"/>
      <w:color w:val="000000"/>
      <w:sz w:val="18"/>
      <w:shd w:val="clear" w:color="000000" w:fill="auto"/>
    </w:rPr>
  </w:style>
  <w:style w:type="paragraph" w:customStyle="1" w:styleId="a4">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line="312" w:lineRule="auto"/>
      <w:textAlignment w:val="baseline"/>
    </w:pPr>
    <w:rPr>
      <w:rFonts w:ascii="함초롬돋움" w:eastAsia="함초롬돋움"/>
      <w:color w:val="000000"/>
      <w:spacing w:val="-4"/>
      <w:sz w:val="18"/>
      <w:shd w:val="clear" w:color="000000" w:fill="auto"/>
    </w:rPr>
  </w:style>
  <w:style w:type="paragraph" w:customStyle="1" w:styleId="a5">
    <w:name w:val="표내용"/>
    <w:uiPriority w:val="14"/>
    <w:pPr>
      <w:widowControl w:val="0"/>
      <w:pBdr>
        <w:top w:val="none" w:sz="2" w:space="0" w:color="000000"/>
        <w:left w:val="none" w:sz="2" w:space="0" w:color="000000"/>
        <w:bottom w:val="none" w:sz="2" w:space="0" w:color="000000"/>
        <w:right w:val="none" w:sz="2" w:space="0" w:color="000000"/>
      </w:pBdr>
      <w:autoSpaceDE w:val="0"/>
      <w:autoSpaceDN w:val="0"/>
      <w:spacing w:line="384" w:lineRule="auto"/>
      <w:ind w:left="20" w:right="20"/>
      <w:jc w:val="center"/>
      <w:textAlignment w:val="baseline"/>
    </w:pPr>
    <w:rPr>
      <w:rFonts w:ascii="휴먼명조" w:eastAsia="휴먼명조"/>
      <w:color w:val="000000"/>
      <w:w w:val="95"/>
      <w:sz w:val="22"/>
      <w:shd w:val="clear" w:color="000000" w:fill="auto"/>
    </w:rPr>
  </w:style>
  <w:style w:type="paragraph" w:customStyle="1" w:styleId="xl4003">
    <w:name w:val="xl4003"/>
    <w:uiPriority w:val="15"/>
    <w:pPr>
      <w:widowControl w:val="0"/>
      <w:pBdr>
        <w:top w:val="none" w:sz="2" w:space="0" w:color="000000"/>
        <w:left w:val="none" w:sz="2" w:space="0" w:color="000000"/>
        <w:bottom w:val="none" w:sz="2" w:space="0" w:color="000000"/>
        <w:right w:val="none" w:sz="2" w:space="0" w:color="000000"/>
      </w:pBdr>
      <w:autoSpaceDE w:val="0"/>
      <w:autoSpaceDN w:val="0"/>
      <w:textAlignment w:val="center"/>
    </w:pPr>
    <w:rPr>
      <w:rFonts w:ascii="Malgun Gothic" w:eastAsia="Malgun Gothic"/>
      <w:i/>
      <w:color w:val="000000"/>
      <w:sz w:val="22"/>
    </w:rPr>
  </w:style>
  <w:style w:type="paragraph" w:customStyle="1" w:styleId="xl3997">
    <w:name w:val="xl3997"/>
    <w:uiPriority w:val="16"/>
    <w:pPr>
      <w:widowControl w:val="0"/>
      <w:pBdr>
        <w:top w:val="none" w:sz="2" w:space="0" w:color="000000"/>
        <w:left w:val="none" w:sz="2" w:space="0" w:color="000000"/>
        <w:bottom w:val="none" w:sz="2" w:space="0" w:color="000000"/>
        <w:right w:val="none" w:sz="2" w:space="0" w:color="000000"/>
      </w:pBdr>
      <w:autoSpaceDE w:val="0"/>
      <w:autoSpaceDN w:val="0"/>
      <w:textAlignment w:val="center"/>
    </w:pPr>
    <w:rPr>
      <w:rFonts w:ascii="Malgun Gothic" w:eastAsia="Malgun Gothic"/>
      <w:color w:val="000000"/>
      <w:sz w:val="22"/>
    </w:rPr>
  </w:style>
  <w:style w:type="paragraph" w:customStyle="1" w:styleId="xl4002">
    <w:name w:val="xl4002"/>
    <w:uiPriority w:val="17"/>
    <w:pPr>
      <w:widowControl w:val="0"/>
      <w:pBdr>
        <w:top w:val="none" w:sz="2" w:space="0" w:color="000000"/>
        <w:left w:val="none" w:sz="2" w:space="0" w:color="000000"/>
        <w:bottom w:val="none" w:sz="2" w:space="0" w:color="000000"/>
        <w:right w:val="none" w:sz="2" w:space="0" w:color="000000"/>
      </w:pBdr>
      <w:autoSpaceDE w:val="0"/>
      <w:autoSpaceDN w:val="0"/>
      <w:textAlignment w:val="center"/>
    </w:pPr>
    <w:rPr>
      <w:rFonts w:ascii="Malgun Gothic" w:eastAsia="Malgun Gothic"/>
      <w:i/>
      <w:color w:val="000000"/>
      <w:sz w:val="22"/>
    </w:rPr>
  </w:style>
  <w:style w:type="paragraph" w:customStyle="1" w:styleId="xl65">
    <w:name w:val="xl65"/>
    <w:uiPriority w:val="18"/>
    <w:pPr>
      <w:widowControl w:val="0"/>
      <w:pBdr>
        <w:top w:val="none" w:sz="2" w:space="0" w:color="000000"/>
        <w:left w:val="none" w:sz="2" w:space="0" w:color="000000"/>
        <w:bottom w:val="none" w:sz="2" w:space="0" w:color="000000"/>
        <w:right w:val="none" w:sz="2" w:space="0" w:color="000000"/>
      </w:pBdr>
      <w:shd w:val="clear" w:color="000000" w:fill="A5A5A5"/>
      <w:autoSpaceDE w:val="0"/>
      <w:autoSpaceDN w:val="0"/>
      <w:textAlignment w:val="center"/>
    </w:pPr>
    <w:rPr>
      <w:rFonts w:ascii="Malgun Gothic" w:eastAsia="Malgun Gothic"/>
      <w:color w:val="000000"/>
      <w:sz w:val="22"/>
    </w:rPr>
  </w:style>
  <w:style w:type="paragraph" w:customStyle="1" w:styleId="xl66">
    <w:name w:val="xl66"/>
    <w:uiPriority w:val="19"/>
    <w:pPr>
      <w:widowControl w:val="0"/>
      <w:pBdr>
        <w:top w:val="none" w:sz="2" w:space="0" w:color="000000"/>
        <w:left w:val="none" w:sz="2" w:space="0" w:color="000000"/>
        <w:bottom w:val="none" w:sz="2" w:space="0" w:color="000000"/>
        <w:right w:val="none" w:sz="2" w:space="0" w:color="000000"/>
      </w:pBdr>
      <w:autoSpaceDE w:val="0"/>
      <w:autoSpaceDN w:val="0"/>
      <w:textAlignment w:val="center"/>
    </w:pPr>
    <w:rPr>
      <w:rFonts w:ascii="Malgun Gothic" w:eastAsia="Malgun Gothic"/>
      <w:i/>
      <w:color w:val="000000"/>
      <w:sz w:val="22"/>
    </w:rPr>
  </w:style>
  <w:style w:type="paragraph" w:customStyle="1" w:styleId="xl67">
    <w:name w:val="xl67"/>
    <w:uiPriority w:val="20"/>
    <w:pPr>
      <w:widowControl w:val="0"/>
      <w:pBdr>
        <w:top w:val="none" w:sz="2" w:space="0" w:color="000000"/>
        <w:left w:val="none" w:sz="2" w:space="0" w:color="000000"/>
        <w:bottom w:val="none" w:sz="2" w:space="0" w:color="000000"/>
        <w:right w:val="none" w:sz="2" w:space="0" w:color="000000"/>
      </w:pBdr>
      <w:autoSpaceDE w:val="0"/>
      <w:autoSpaceDN w:val="0"/>
      <w:textAlignment w:val="center"/>
    </w:pPr>
    <w:rPr>
      <w:rFonts w:ascii="Malgun Gothic" w:eastAsia="Malgun Gothic"/>
      <w:color w:val="000000"/>
      <w:sz w:val="22"/>
    </w:rPr>
  </w:style>
  <w:style w:type="paragraph" w:customStyle="1" w:styleId="a6">
    <w:name w:val="표제목"/>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함초롬돋움" w:eastAsia="함초롬돋움"/>
      <w:b/>
      <w:color w:val="000000"/>
      <w:sz w:val="20"/>
      <w:shd w:val="clear" w:color="000000" w:fill="auto"/>
    </w:rPr>
  </w:style>
  <w:style w:type="paragraph" w:customStyle="1" w:styleId="xl3996">
    <w:name w:val="xl3996"/>
    <w:uiPriority w:val="22"/>
    <w:pPr>
      <w:widowControl w:val="0"/>
      <w:pBdr>
        <w:top w:val="none" w:sz="2" w:space="0" w:color="000000"/>
        <w:left w:val="none" w:sz="2" w:space="0" w:color="000000"/>
        <w:bottom w:val="none" w:sz="2" w:space="0" w:color="000000"/>
        <w:right w:val="none" w:sz="2" w:space="0" w:color="000000"/>
      </w:pBdr>
      <w:autoSpaceDE w:val="0"/>
      <w:autoSpaceDN w:val="0"/>
      <w:textAlignment w:val="center"/>
    </w:pPr>
    <w:rPr>
      <w:rFonts w:ascii="Malgun Gothic" w:eastAsia="Malgun Gothic"/>
      <w:color w:val="000000"/>
      <w:sz w:val="22"/>
    </w:rPr>
  </w:style>
  <w:style w:type="paragraph" w:customStyle="1" w:styleId="Figure">
    <w:name w:val="Figure 제목"/>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20" w:line="276" w:lineRule="auto"/>
      <w:jc w:val="both"/>
      <w:textAlignment w:val="baseline"/>
    </w:pPr>
    <w:rPr>
      <w:rFonts w:ascii="Times New Roman" w:eastAsia="한양신명조"/>
      <w:color w:val="000000"/>
      <w:position w:val="2"/>
      <w:sz w:val="20"/>
    </w:rPr>
  </w:style>
  <w:style w:type="paragraph" w:customStyle="1" w:styleId="a7">
    <w:name w:val="한글 제목"/>
    <w:uiPriority w:val="24"/>
    <w:pPr>
      <w:widowControl w:val="0"/>
      <w:pBdr>
        <w:top w:val="none" w:sz="2" w:space="0" w:color="000000"/>
        <w:left w:val="none" w:sz="2" w:space="0" w:color="000000"/>
        <w:bottom w:val="none" w:sz="2" w:space="0" w:color="000000"/>
        <w:right w:val="none" w:sz="2" w:space="0" w:color="000000"/>
      </w:pBdr>
      <w:autoSpaceDE w:val="0"/>
      <w:autoSpaceDN w:val="0"/>
      <w:snapToGrid w:val="0"/>
      <w:spacing w:before="260" w:line="312" w:lineRule="auto"/>
      <w:jc w:val="center"/>
      <w:textAlignment w:val="baseline"/>
    </w:pPr>
    <w:rPr>
      <w:rFonts w:ascii="-윤고딕130" w:eastAsia="-윤고딕130"/>
      <w:color w:val="000000"/>
      <w:spacing w:val="-17"/>
      <w:w w:val="95"/>
      <w:sz w:val="34"/>
    </w:rPr>
  </w:style>
  <w:style w:type="paragraph" w:customStyle="1" w:styleId="Table">
    <w:name w:val="Table 제목"/>
    <w:uiPriority w:val="2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20" w:line="210" w:lineRule="exact"/>
      <w:jc w:val="both"/>
      <w:textAlignment w:val="baseline"/>
    </w:pPr>
    <w:rPr>
      <w:rFonts w:ascii="Times New Roman" w:eastAsia="한양중고딕"/>
      <w:color w:val="000000"/>
      <w:sz w:val="22"/>
    </w:rPr>
  </w:style>
  <w:style w:type="paragraph" w:customStyle="1" w:styleId="td">
    <w:name w:val="td"/>
    <w:uiPriority w:val="26"/>
    <w:pPr>
      <w:widowControl w:val="0"/>
      <w:pBdr>
        <w:top w:val="none" w:sz="2" w:space="0" w:color="000000"/>
        <w:left w:val="none" w:sz="2" w:space="0" w:color="000000"/>
        <w:bottom w:val="none" w:sz="2" w:space="0" w:color="000000"/>
        <w:right w:val="none" w:sz="2" w:space="0" w:color="000000"/>
      </w:pBdr>
      <w:autoSpaceDE w:val="0"/>
      <w:autoSpaceDN w:val="0"/>
      <w:jc w:val="both"/>
      <w:textAlignment w:val="center"/>
    </w:pPr>
    <w:rPr>
      <w:rFonts w:ascii="Malgun Gothic" w:eastAsia="Malgun Gothic"/>
      <w:color w:val="000000"/>
      <w:sz w:val="22"/>
    </w:rPr>
  </w:style>
  <w:style w:type="paragraph" w:customStyle="1" w:styleId="Table-">
    <w:name w:val="Table-내용"/>
    <w:uiPriority w:val="27"/>
    <w:pPr>
      <w:widowControl w:val="0"/>
      <w:pBdr>
        <w:top w:val="none" w:sz="2" w:space="0" w:color="000000"/>
        <w:left w:val="none" w:sz="2" w:space="0" w:color="000000"/>
        <w:bottom w:val="none" w:sz="2" w:space="0" w:color="000000"/>
        <w:right w:val="none" w:sz="2" w:space="0" w:color="000000"/>
      </w:pBdr>
      <w:autoSpaceDE w:val="0"/>
      <w:autoSpaceDN w:val="0"/>
      <w:snapToGrid w:val="0"/>
      <w:spacing w:line="288" w:lineRule="auto"/>
      <w:jc w:val="center"/>
      <w:textAlignment w:val="baseline"/>
    </w:pPr>
    <w:rPr>
      <w:rFonts w:ascii="Times New Roman" w:eastAsia="-윤명조120"/>
      <w:color w:val="000000"/>
      <w:spacing w:val="-5"/>
      <w:w w:val="95"/>
      <w:sz w:val="20"/>
    </w:rPr>
  </w:style>
  <w:style w:type="paragraph" w:customStyle="1" w:styleId="xl69">
    <w:name w:val="xl69"/>
    <w:uiPriority w:val="28"/>
    <w:pPr>
      <w:widowControl w:val="0"/>
      <w:pBdr>
        <w:top w:val="none" w:sz="2" w:space="0" w:color="000000"/>
        <w:left w:val="none" w:sz="2" w:space="0" w:color="000000"/>
        <w:bottom w:val="none" w:sz="2" w:space="0" w:color="000000"/>
        <w:right w:val="none" w:sz="2" w:space="0" w:color="000000"/>
      </w:pBdr>
      <w:autoSpaceDE w:val="0"/>
      <w:autoSpaceDN w:val="0"/>
      <w:jc w:val="center"/>
      <w:textAlignment w:val="top"/>
    </w:pPr>
    <w:rPr>
      <w:rFonts w:ascii="Malgun Gothic" w:eastAsia="Malgun Gothic"/>
      <w:color w:val="000000"/>
      <w:sz w:val="22"/>
    </w:rPr>
  </w:style>
  <w:style w:type="paragraph" w:customStyle="1" w:styleId="xl68">
    <w:name w:val="xl68"/>
    <w:uiPriority w:val="29"/>
    <w:pPr>
      <w:widowControl w:val="0"/>
      <w:pBdr>
        <w:top w:val="none" w:sz="2" w:space="0" w:color="000000"/>
        <w:left w:val="none" w:sz="2" w:space="0" w:color="000000"/>
        <w:bottom w:val="none" w:sz="2" w:space="0" w:color="000000"/>
        <w:right w:val="none" w:sz="2" w:space="0" w:color="000000"/>
      </w:pBdr>
      <w:autoSpaceDE w:val="0"/>
      <w:autoSpaceDN w:val="0"/>
      <w:textAlignment w:val="center"/>
    </w:pPr>
    <w:rPr>
      <w:rFonts w:ascii="Malgun Gothic" w:eastAsia="Malgun Gothic"/>
      <w:color w:val="000000"/>
      <w:sz w:val="18"/>
    </w:rPr>
  </w:style>
  <w:style w:type="paragraph" w:customStyle="1" w:styleId="xl70">
    <w:name w:val="xl70"/>
    <w:uiPriority w:val="30"/>
    <w:pPr>
      <w:widowControl w:val="0"/>
      <w:pBdr>
        <w:top w:val="none" w:sz="2" w:space="0" w:color="000000"/>
        <w:left w:val="none" w:sz="2" w:space="0" w:color="000000"/>
        <w:bottom w:val="none" w:sz="2" w:space="0" w:color="000000"/>
        <w:right w:val="none" w:sz="2" w:space="0" w:color="000000"/>
      </w:pBdr>
      <w:autoSpaceDE w:val="0"/>
      <w:autoSpaceDN w:val="0"/>
      <w:jc w:val="center"/>
      <w:textAlignment w:val="center"/>
    </w:pPr>
    <w:rPr>
      <w:rFonts w:ascii="Malgun Gothic" w:eastAsia="Malgun Gothic"/>
      <w:b/>
      <w:color w:val="000000"/>
      <w:sz w:val="16"/>
    </w:rPr>
  </w:style>
  <w:style w:type="character" w:styleId="CommentReference">
    <w:name w:val="annotation reference"/>
    <w:basedOn w:val="DefaultParagraphFont"/>
    <w:uiPriority w:val="99"/>
    <w:semiHidden/>
    <w:unhideWhenUsed/>
    <w:rsid w:val="00CF6AA8"/>
    <w:rPr>
      <w:sz w:val="16"/>
      <w:szCs w:val="16"/>
    </w:rPr>
  </w:style>
  <w:style w:type="paragraph" w:styleId="CommentText">
    <w:name w:val="annotation text"/>
    <w:basedOn w:val="Normal"/>
    <w:link w:val="CommentTextChar"/>
    <w:uiPriority w:val="99"/>
    <w:unhideWhenUsed/>
    <w:rsid w:val="00CF6AA8"/>
    <w:rPr>
      <w:sz w:val="20"/>
      <w:szCs w:val="20"/>
    </w:rPr>
  </w:style>
  <w:style w:type="character" w:customStyle="1" w:styleId="CommentTextChar">
    <w:name w:val="Comment Text Char"/>
    <w:basedOn w:val="DefaultParagraphFont"/>
    <w:link w:val="CommentText"/>
    <w:uiPriority w:val="99"/>
    <w:rsid w:val="00CF6AA8"/>
    <w:rPr>
      <w:sz w:val="20"/>
      <w:szCs w:val="20"/>
    </w:rPr>
  </w:style>
  <w:style w:type="paragraph" w:styleId="CommentSubject">
    <w:name w:val="annotation subject"/>
    <w:basedOn w:val="CommentText"/>
    <w:next w:val="CommentText"/>
    <w:link w:val="CommentSubjectChar"/>
    <w:uiPriority w:val="99"/>
    <w:semiHidden/>
    <w:unhideWhenUsed/>
    <w:rsid w:val="00CF6AA8"/>
    <w:rPr>
      <w:b/>
      <w:bCs/>
    </w:rPr>
  </w:style>
  <w:style w:type="character" w:customStyle="1" w:styleId="CommentSubjectChar">
    <w:name w:val="Comment Subject Char"/>
    <w:basedOn w:val="CommentTextChar"/>
    <w:link w:val="CommentSubject"/>
    <w:uiPriority w:val="99"/>
    <w:semiHidden/>
    <w:rsid w:val="00CF6AA8"/>
    <w:rPr>
      <w:b/>
      <w:bCs/>
      <w:sz w:val="20"/>
      <w:szCs w:val="20"/>
    </w:rPr>
  </w:style>
  <w:style w:type="paragraph" w:styleId="Revision">
    <w:name w:val="Revision"/>
    <w:hidden/>
    <w:uiPriority w:val="99"/>
    <w:semiHidden/>
    <w:rsid w:val="00E75141"/>
  </w:style>
  <w:style w:type="character" w:styleId="Hyperlink">
    <w:name w:val="Hyperlink"/>
    <w:basedOn w:val="DefaultParagraphFont"/>
    <w:uiPriority w:val="99"/>
    <w:unhideWhenUsed/>
    <w:rsid w:val="00CF4759"/>
    <w:rPr>
      <w:color w:val="0563C1" w:themeColor="hyperlink"/>
      <w:u w:val="single"/>
    </w:rPr>
  </w:style>
  <w:style w:type="character" w:styleId="UnresolvedMention">
    <w:name w:val="Unresolved Mention"/>
    <w:basedOn w:val="DefaultParagraphFont"/>
    <w:uiPriority w:val="99"/>
    <w:semiHidden/>
    <w:unhideWhenUsed/>
    <w:rsid w:val="00CF4759"/>
    <w:rPr>
      <w:color w:val="605E5C"/>
      <w:shd w:val="clear" w:color="auto" w:fill="E1DFDD"/>
    </w:rPr>
  </w:style>
  <w:style w:type="paragraph" w:styleId="Header">
    <w:name w:val="header"/>
    <w:basedOn w:val="Normal"/>
    <w:link w:val="HeaderChar"/>
    <w:uiPriority w:val="99"/>
    <w:unhideWhenUsed/>
    <w:rsid w:val="0039303E"/>
    <w:pPr>
      <w:tabs>
        <w:tab w:val="center" w:pos="4513"/>
        <w:tab w:val="right" w:pos="9026"/>
      </w:tabs>
    </w:pPr>
  </w:style>
  <w:style w:type="character" w:customStyle="1" w:styleId="HeaderChar">
    <w:name w:val="Header Char"/>
    <w:basedOn w:val="DefaultParagraphFont"/>
    <w:link w:val="Header"/>
    <w:uiPriority w:val="99"/>
    <w:rsid w:val="0039303E"/>
  </w:style>
  <w:style w:type="paragraph" w:styleId="Footer">
    <w:name w:val="footer"/>
    <w:basedOn w:val="Normal"/>
    <w:link w:val="FooterChar"/>
    <w:uiPriority w:val="99"/>
    <w:unhideWhenUsed/>
    <w:rsid w:val="0039303E"/>
    <w:pPr>
      <w:tabs>
        <w:tab w:val="center" w:pos="4513"/>
        <w:tab w:val="right" w:pos="9026"/>
      </w:tabs>
    </w:pPr>
  </w:style>
  <w:style w:type="character" w:customStyle="1" w:styleId="FooterChar">
    <w:name w:val="Footer Char"/>
    <w:basedOn w:val="DefaultParagraphFont"/>
    <w:link w:val="Footer"/>
    <w:uiPriority w:val="99"/>
    <w:rsid w:val="0039303E"/>
  </w:style>
  <w:style w:type="paragraph" w:styleId="BalloonText">
    <w:name w:val="Balloon Text"/>
    <w:basedOn w:val="Normal"/>
    <w:link w:val="BalloonTextChar"/>
    <w:uiPriority w:val="99"/>
    <w:semiHidden/>
    <w:unhideWhenUsed/>
    <w:rsid w:val="00C049D0"/>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049D0"/>
    <w:rPr>
      <w:rFonts w:asciiTheme="majorHAnsi" w:eastAsiaTheme="majorEastAsia" w:hAnsiTheme="majorHAnsi" w:cstheme="majorBidi"/>
      <w:sz w:val="18"/>
      <w:szCs w:val="18"/>
    </w:rPr>
  </w:style>
  <w:style w:type="character" w:styleId="HTMLCite">
    <w:name w:val="HTML Cite"/>
    <w:basedOn w:val="DefaultParagraphFont"/>
    <w:uiPriority w:val="99"/>
    <w:semiHidden/>
    <w:unhideWhenUsed/>
    <w:rsid w:val="00377143"/>
    <w:rPr>
      <w:i/>
      <w:iCs/>
    </w:rPr>
  </w:style>
  <w:style w:type="paragraph" w:styleId="ListParagraph">
    <w:name w:val="List Paragraph"/>
    <w:basedOn w:val="Normal"/>
    <w:uiPriority w:val="34"/>
    <w:qFormat/>
    <w:rsid w:val="006F1C2D"/>
    <w:pPr>
      <w:ind w:left="720"/>
      <w:contextualSpacing/>
      <w:pPrChange w:id="1" w:author="Author">
        <w:pPr>
          <w:ind w:left="720"/>
          <w:contextualSpacing/>
        </w:pPr>
      </w:pPrChange>
    </w:pPr>
    <w:rPr>
      <w:rPrChange w:id="1" w:author="Author">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248789">
      <w:bodyDiv w:val="1"/>
      <w:marLeft w:val="0"/>
      <w:marRight w:val="0"/>
      <w:marTop w:val="0"/>
      <w:marBottom w:val="0"/>
      <w:divBdr>
        <w:top w:val="none" w:sz="0" w:space="0" w:color="auto"/>
        <w:left w:val="none" w:sz="0" w:space="0" w:color="auto"/>
        <w:bottom w:val="none" w:sz="0" w:space="0" w:color="auto"/>
        <w:right w:val="none" w:sz="0" w:space="0" w:color="auto"/>
      </w:divBdr>
    </w:div>
    <w:div w:id="39063604">
      <w:bodyDiv w:val="1"/>
      <w:marLeft w:val="0"/>
      <w:marRight w:val="0"/>
      <w:marTop w:val="0"/>
      <w:marBottom w:val="0"/>
      <w:divBdr>
        <w:top w:val="none" w:sz="0" w:space="0" w:color="auto"/>
        <w:left w:val="none" w:sz="0" w:space="0" w:color="auto"/>
        <w:bottom w:val="none" w:sz="0" w:space="0" w:color="auto"/>
        <w:right w:val="none" w:sz="0" w:space="0" w:color="auto"/>
      </w:divBdr>
    </w:div>
    <w:div w:id="47922989">
      <w:bodyDiv w:val="1"/>
      <w:marLeft w:val="0"/>
      <w:marRight w:val="0"/>
      <w:marTop w:val="0"/>
      <w:marBottom w:val="0"/>
      <w:divBdr>
        <w:top w:val="none" w:sz="0" w:space="0" w:color="auto"/>
        <w:left w:val="none" w:sz="0" w:space="0" w:color="auto"/>
        <w:bottom w:val="none" w:sz="0" w:space="0" w:color="auto"/>
        <w:right w:val="none" w:sz="0" w:space="0" w:color="auto"/>
      </w:divBdr>
      <w:divsChild>
        <w:div w:id="945308650">
          <w:marLeft w:val="0"/>
          <w:marRight w:val="0"/>
          <w:marTop w:val="0"/>
          <w:marBottom w:val="0"/>
          <w:divBdr>
            <w:top w:val="none" w:sz="0" w:space="0" w:color="auto"/>
            <w:left w:val="none" w:sz="0" w:space="0" w:color="auto"/>
            <w:bottom w:val="none" w:sz="0" w:space="0" w:color="auto"/>
            <w:right w:val="none" w:sz="0" w:space="0" w:color="auto"/>
          </w:divBdr>
        </w:div>
      </w:divsChild>
    </w:div>
    <w:div w:id="49312602">
      <w:bodyDiv w:val="1"/>
      <w:marLeft w:val="0"/>
      <w:marRight w:val="0"/>
      <w:marTop w:val="0"/>
      <w:marBottom w:val="0"/>
      <w:divBdr>
        <w:top w:val="none" w:sz="0" w:space="0" w:color="auto"/>
        <w:left w:val="none" w:sz="0" w:space="0" w:color="auto"/>
        <w:bottom w:val="none" w:sz="0" w:space="0" w:color="auto"/>
        <w:right w:val="none" w:sz="0" w:space="0" w:color="auto"/>
      </w:divBdr>
    </w:div>
    <w:div w:id="56708222">
      <w:bodyDiv w:val="1"/>
      <w:marLeft w:val="0"/>
      <w:marRight w:val="0"/>
      <w:marTop w:val="0"/>
      <w:marBottom w:val="0"/>
      <w:divBdr>
        <w:top w:val="none" w:sz="0" w:space="0" w:color="auto"/>
        <w:left w:val="none" w:sz="0" w:space="0" w:color="auto"/>
        <w:bottom w:val="none" w:sz="0" w:space="0" w:color="auto"/>
        <w:right w:val="none" w:sz="0" w:space="0" w:color="auto"/>
      </w:divBdr>
    </w:div>
    <w:div w:id="69819018">
      <w:bodyDiv w:val="1"/>
      <w:marLeft w:val="0"/>
      <w:marRight w:val="0"/>
      <w:marTop w:val="0"/>
      <w:marBottom w:val="0"/>
      <w:divBdr>
        <w:top w:val="none" w:sz="0" w:space="0" w:color="auto"/>
        <w:left w:val="none" w:sz="0" w:space="0" w:color="auto"/>
        <w:bottom w:val="none" w:sz="0" w:space="0" w:color="auto"/>
        <w:right w:val="none" w:sz="0" w:space="0" w:color="auto"/>
      </w:divBdr>
    </w:div>
    <w:div w:id="112024725">
      <w:bodyDiv w:val="1"/>
      <w:marLeft w:val="0"/>
      <w:marRight w:val="0"/>
      <w:marTop w:val="0"/>
      <w:marBottom w:val="0"/>
      <w:divBdr>
        <w:top w:val="none" w:sz="0" w:space="0" w:color="auto"/>
        <w:left w:val="none" w:sz="0" w:space="0" w:color="auto"/>
        <w:bottom w:val="none" w:sz="0" w:space="0" w:color="auto"/>
        <w:right w:val="none" w:sz="0" w:space="0" w:color="auto"/>
      </w:divBdr>
    </w:div>
    <w:div w:id="124130315">
      <w:bodyDiv w:val="1"/>
      <w:marLeft w:val="0"/>
      <w:marRight w:val="0"/>
      <w:marTop w:val="0"/>
      <w:marBottom w:val="0"/>
      <w:divBdr>
        <w:top w:val="none" w:sz="0" w:space="0" w:color="auto"/>
        <w:left w:val="none" w:sz="0" w:space="0" w:color="auto"/>
        <w:bottom w:val="none" w:sz="0" w:space="0" w:color="auto"/>
        <w:right w:val="none" w:sz="0" w:space="0" w:color="auto"/>
      </w:divBdr>
    </w:div>
    <w:div w:id="137109424">
      <w:bodyDiv w:val="1"/>
      <w:marLeft w:val="0"/>
      <w:marRight w:val="0"/>
      <w:marTop w:val="0"/>
      <w:marBottom w:val="0"/>
      <w:divBdr>
        <w:top w:val="none" w:sz="0" w:space="0" w:color="auto"/>
        <w:left w:val="none" w:sz="0" w:space="0" w:color="auto"/>
        <w:bottom w:val="none" w:sz="0" w:space="0" w:color="auto"/>
        <w:right w:val="none" w:sz="0" w:space="0" w:color="auto"/>
      </w:divBdr>
    </w:div>
    <w:div w:id="172961268">
      <w:bodyDiv w:val="1"/>
      <w:marLeft w:val="0"/>
      <w:marRight w:val="0"/>
      <w:marTop w:val="0"/>
      <w:marBottom w:val="0"/>
      <w:divBdr>
        <w:top w:val="none" w:sz="0" w:space="0" w:color="auto"/>
        <w:left w:val="none" w:sz="0" w:space="0" w:color="auto"/>
        <w:bottom w:val="none" w:sz="0" w:space="0" w:color="auto"/>
        <w:right w:val="none" w:sz="0" w:space="0" w:color="auto"/>
      </w:divBdr>
      <w:divsChild>
        <w:div w:id="1683123657">
          <w:marLeft w:val="0"/>
          <w:marRight w:val="0"/>
          <w:marTop w:val="0"/>
          <w:marBottom w:val="0"/>
          <w:divBdr>
            <w:top w:val="none" w:sz="0" w:space="0" w:color="auto"/>
            <w:left w:val="none" w:sz="0" w:space="0" w:color="auto"/>
            <w:bottom w:val="none" w:sz="0" w:space="0" w:color="auto"/>
            <w:right w:val="none" w:sz="0" w:space="0" w:color="auto"/>
          </w:divBdr>
        </w:div>
        <w:div w:id="1659919490">
          <w:marLeft w:val="0"/>
          <w:marRight w:val="0"/>
          <w:marTop w:val="0"/>
          <w:marBottom w:val="0"/>
          <w:divBdr>
            <w:top w:val="none" w:sz="0" w:space="0" w:color="auto"/>
            <w:left w:val="none" w:sz="0" w:space="0" w:color="auto"/>
            <w:bottom w:val="none" w:sz="0" w:space="0" w:color="auto"/>
            <w:right w:val="none" w:sz="0" w:space="0" w:color="auto"/>
          </w:divBdr>
        </w:div>
        <w:div w:id="407459506">
          <w:marLeft w:val="0"/>
          <w:marRight w:val="0"/>
          <w:marTop w:val="0"/>
          <w:marBottom w:val="0"/>
          <w:divBdr>
            <w:top w:val="none" w:sz="0" w:space="0" w:color="auto"/>
            <w:left w:val="none" w:sz="0" w:space="0" w:color="auto"/>
            <w:bottom w:val="none" w:sz="0" w:space="0" w:color="auto"/>
            <w:right w:val="none" w:sz="0" w:space="0" w:color="auto"/>
          </w:divBdr>
        </w:div>
      </w:divsChild>
    </w:div>
    <w:div w:id="181552441">
      <w:bodyDiv w:val="1"/>
      <w:marLeft w:val="0"/>
      <w:marRight w:val="0"/>
      <w:marTop w:val="0"/>
      <w:marBottom w:val="0"/>
      <w:divBdr>
        <w:top w:val="none" w:sz="0" w:space="0" w:color="auto"/>
        <w:left w:val="none" w:sz="0" w:space="0" w:color="auto"/>
        <w:bottom w:val="none" w:sz="0" w:space="0" w:color="auto"/>
        <w:right w:val="none" w:sz="0" w:space="0" w:color="auto"/>
      </w:divBdr>
    </w:div>
    <w:div w:id="193155417">
      <w:bodyDiv w:val="1"/>
      <w:marLeft w:val="0"/>
      <w:marRight w:val="0"/>
      <w:marTop w:val="0"/>
      <w:marBottom w:val="0"/>
      <w:divBdr>
        <w:top w:val="none" w:sz="0" w:space="0" w:color="auto"/>
        <w:left w:val="none" w:sz="0" w:space="0" w:color="auto"/>
        <w:bottom w:val="none" w:sz="0" w:space="0" w:color="auto"/>
        <w:right w:val="none" w:sz="0" w:space="0" w:color="auto"/>
      </w:divBdr>
    </w:div>
    <w:div w:id="251671236">
      <w:bodyDiv w:val="1"/>
      <w:marLeft w:val="0"/>
      <w:marRight w:val="0"/>
      <w:marTop w:val="0"/>
      <w:marBottom w:val="0"/>
      <w:divBdr>
        <w:top w:val="none" w:sz="0" w:space="0" w:color="auto"/>
        <w:left w:val="none" w:sz="0" w:space="0" w:color="auto"/>
        <w:bottom w:val="none" w:sz="0" w:space="0" w:color="auto"/>
        <w:right w:val="none" w:sz="0" w:space="0" w:color="auto"/>
      </w:divBdr>
      <w:divsChild>
        <w:div w:id="599919247">
          <w:marLeft w:val="0"/>
          <w:marRight w:val="0"/>
          <w:marTop w:val="0"/>
          <w:marBottom w:val="0"/>
          <w:divBdr>
            <w:top w:val="none" w:sz="0" w:space="0" w:color="auto"/>
            <w:left w:val="none" w:sz="0" w:space="0" w:color="auto"/>
            <w:bottom w:val="none" w:sz="0" w:space="0" w:color="auto"/>
            <w:right w:val="none" w:sz="0" w:space="0" w:color="auto"/>
          </w:divBdr>
        </w:div>
      </w:divsChild>
    </w:div>
    <w:div w:id="262421844">
      <w:bodyDiv w:val="1"/>
      <w:marLeft w:val="0"/>
      <w:marRight w:val="0"/>
      <w:marTop w:val="0"/>
      <w:marBottom w:val="0"/>
      <w:divBdr>
        <w:top w:val="none" w:sz="0" w:space="0" w:color="auto"/>
        <w:left w:val="none" w:sz="0" w:space="0" w:color="auto"/>
        <w:bottom w:val="none" w:sz="0" w:space="0" w:color="auto"/>
        <w:right w:val="none" w:sz="0" w:space="0" w:color="auto"/>
      </w:divBdr>
    </w:div>
    <w:div w:id="266154991">
      <w:bodyDiv w:val="1"/>
      <w:marLeft w:val="0"/>
      <w:marRight w:val="0"/>
      <w:marTop w:val="0"/>
      <w:marBottom w:val="0"/>
      <w:divBdr>
        <w:top w:val="none" w:sz="0" w:space="0" w:color="auto"/>
        <w:left w:val="none" w:sz="0" w:space="0" w:color="auto"/>
        <w:bottom w:val="none" w:sz="0" w:space="0" w:color="auto"/>
        <w:right w:val="none" w:sz="0" w:space="0" w:color="auto"/>
      </w:divBdr>
    </w:div>
    <w:div w:id="276371676">
      <w:bodyDiv w:val="1"/>
      <w:marLeft w:val="0"/>
      <w:marRight w:val="0"/>
      <w:marTop w:val="0"/>
      <w:marBottom w:val="0"/>
      <w:divBdr>
        <w:top w:val="none" w:sz="0" w:space="0" w:color="auto"/>
        <w:left w:val="none" w:sz="0" w:space="0" w:color="auto"/>
        <w:bottom w:val="none" w:sz="0" w:space="0" w:color="auto"/>
        <w:right w:val="none" w:sz="0" w:space="0" w:color="auto"/>
      </w:divBdr>
    </w:div>
    <w:div w:id="283390059">
      <w:bodyDiv w:val="1"/>
      <w:marLeft w:val="0"/>
      <w:marRight w:val="0"/>
      <w:marTop w:val="0"/>
      <w:marBottom w:val="0"/>
      <w:divBdr>
        <w:top w:val="none" w:sz="0" w:space="0" w:color="auto"/>
        <w:left w:val="none" w:sz="0" w:space="0" w:color="auto"/>
        <w:bottom w:val="none" w:sz="0" w:space="0" w:color="auto"/>
        <w:right w:val="none" w:sz="0" w:space="0" w:color="auto"/>
      </w:divBdr>
    </w:div>
    <w:div w:id="308949010">
      <w:bodyDiv w:val="1"/>
      <w:marLeft w:val="0"/>
      <w:marRight w:val="0"/>
      <w:marTop w:val="0"/>
      <w:marBottom w:val="0"/>
      <w:divBdr>
        <w:top w:val="none" w:sz="0" w:space="0" w:color="auto"/>
        <w:left w:val="none" w:sz="0" w:space="0" w:color="auto"/>
        <w:bottom w:val="none" w:sz="0" w:space="0" w:color="auto"/>
        <w:right w:val="none" w:sz="0" w:space="0" w:color="auto"/>
      </w:divBdr>
    </w:div>
    <w:div w:id="315888575">
      <w:bodyDiv w:val="1"/>
      <w:marLeft w:val="0"/>
      <w:marRight w:val="0"/>
      <w:marTop w:val="0"/>
      <w:marBottom w:val="0"/>
      <w:divBdr>
        <w:top w:val="none" w:sz="0" w:space="0" w:color="auto"/>
        <w:left w:val="none" w:sz="0" w:space="0" w:color="auto"/>
        <w:bottom w:val="none" w:sz="0" w:space="0" w:color="auto"/>
        <w:right w:val="none" w:sz="0" w:space="0" w:color="auto"/>
      </w:divBdr>
    </w:div>
    <w:div w:id="344329695">
      <w:bodyDiv w:val="1"/>
      <w:marLeft w:val="0"/>
      <w:marRight w:val="0"/>
      <w:marTop w:val="0"/>
      <w:marBottom w:val="0"/>
      <w:divBdr>
        <w:top w:val="none" w:sz="0" w:space="0" w:color="auto"/>
        <w:left w:val="none" w:sz="0" w:space="0" w:color="auto"/>
        <w:bottom w:val="none" w:sz="0" w:space="0" w:color="auto"/>
        <w:right w:val="none" w:sz="0" w:space="0" w:color="auto"/>
      </w:divBdr>
    </w:div>
    <w:div w:id="363214103">
      <w:bodyDiv w:val="1"/>
      <w:marLeft w:val="0"/>
      <w:marRight w:val="0"/>
      <w:marTop w:val="0"/>
      <w:marBottom w:val="0"/>
      <w:divBdr>
        <w:top w:val="none" w:sz="0" w:space="0" w:color="auto"/>
        <w:left w:val="none" w:sz="0" w:space="0" w:color="auto"/>
        <w:bottom w:val="none" w:sz="0" w:space="0" w:color="auto"/>
        <w:right w:val="none" w:sz="0" w:space="0" w:color="auto"/>
      </w:divBdr>
    </w:div>
    <w:div w:id="420763238">
      <w:bodyDiv w:val="1"/>
      <w:marLeft w:val="0"/>
      <w:marRight w:val="0"/>
      <w:marTop w:val="0"/>
      <w:marBottom w:val="0"/>
      <w:divBdr>
        <w:top w:val="none" w:sz="0" w:space="0" w:color="auto"/>
        <w:left w:val="none" w:sz="0" w:space="0" w:color="auto"/>
        <w:bottom w:val="none" w:sz="0" w:space="0" w:color="auto"/>
        <w:right w:val="none" w:sz="0" w:space="0" w:color="auto"/>
      </w:divBdr>
    </w:div>
    <w:div w:id="421727596">
      <w:bodyDiv w:val="1"/>
      <w:marLeft w:val="0"/>
      <w:marRight w:val="0"/>
      <w:marTop w:val="0"/>
      <w:marBottom w:val="0"/>
      <w:divBdr>
        <w:top w:val="none" w:sz="0" w:space="0" w:color="auto"/>
        <w:left w:val="none" w:sz="0" w:space="0" w:color="auto"/>
        <w:bottom w:val="none" w:sz="0" w:space="0" w:color="auto"/>
        <w:right w:val="none" w:sz="0" w:space="0" w:color="auto"/>
      </w:divBdr>
      <w:divsChild>
        <w:div w:id="2074157856">
          <w:marLeft w:val="0"/>
          <w:marRight w:val="0"/>
          <w:marTop w:val="0"/>
          <w:marBottom w:val="0"/>
          <w:divBdr>
            <w:top w:val="none" w:sz="0" w:space="0" w:color="auto"/>
            <w:left w:val="none" w:sz="0" w:space="0" w:color="auto"/>
            <w:bottom w:val="none" w:sz="0" w:space="0" w:color="auto"/>
            <w:right w:val="none" w:sz="0" w:space="0" w:color="auto"/>
          </w:divBdr>
        </w:div>
      </w:divsChild>
    </w:div>
    <w:div w:id="434716286">
      <w:bodyDiv w:val="1"/>
      <w:marLeft w:val="0"/>
      <w:marRight w:val="0"/>
      <w:marTop w:val="0"/>
      <w:marBottom w:val="0"/>
      <w:divBdr>
        <w:top w:val="none" w:sz="0" w:space="0" w:color="auto"/>
        <w:left w:val="none" w:sz="0" w:space="0" w:color="auto"/>
        <w:bottom w:val="none" w:sz="0" w:space="0" w:color="auto"/>
        <w:right w:val="none" w:sz="0" w:space="0" w:color="auto"/>
      </w:divBdr>
    </w:div>
    <w:div w:id="435488506">
      <w:bodyDiv w:val="1"/>
      <w:marLeft w:val="0"/>
      <w:marRight w:val="0"/>
      <w:marTop w:val="0"/>
      <w:marBottom w:val="0"/>
      <w:divBdr>
        <w:top w:val="none" w:sz="0" w:space="0" w:color="auto"/>
        <w:left w:val="none" w:sz="0" w:space="0" w:color="auto"/>
        <w:bottom w:val="none" w:sz="0" w:space="0" w:color="auto"/>
        <w:right w:val="none" w:sz="0" w:space="0" w:color="auto"/>
      </w:divBdr>
    </w:div>
    <w:div w:id="480005143">
      <w:bodyDiv w:val="1"/>
      <w:marLeft w:val="0"/>
      <w:marRight w:val="0"/>
      <w:marTop w:val="0"/>
      <w:marBottom w:val="0"/>
      <w:divBdr>
        <w:top w:val="none" w:sz="0" w:space="0" w:color="auto"/>
        <w:left w:val="none" w:sz="0" w:space="0" w:color="auto"/>
        <w:bottom w:val="none" w:sz="0" w:space="0" w:color="auto"/>
        <w:right w:val="none" w:sz="0" w:space="0" w:color="auto"/>
      </w:divBdr>
    </w:div>
    <w:div w:id="539247771">
      <w:bodyDiv w:val="1"/>
      <w:marLeft w:val="0"/>
      <w:marRight w:val="0"/>
      <w:marTop w:val="0"/>
      <w:marBottom w:val="0"/>
      <w:divBdr>
        <w:top w:val="none" w:sz="0" w:space="0" w:color="auto"/>
        <w:left w:val="none" w:sz="0" w:space="0" w:color="auto"/>
        <w:bottom w:val="none" w:sz="0" w:space="0" w:color="auto"/>
        <w:right w:val="none" w:sz="0" w:space="0" w:color="auto"/>
      </w:divBdr>
    </w:div>
    <w:div w:id="548304390">
      <w:bodyDiv w:val="1"/>
      <w:marLeft w:val="0"/>
      <w:marRight w:val="0"/>
      <w:marTop w:val="0"/>
      <w:marBottom w:val="0"/>
      <w:divBdr>
        <w:top w:val="none" w:sz="0" w:space="0" w:color="auto"/>
        <w:left w:val="none" w:sz="0" w:space="0" w:color="auto"/>
        <w:bottom w:val="none" w:sz="0" w:space="0" w:color="auto"/>
        <w:right w:val="none" w:sz="0" w:space="0" w:color="auto"/>
      </w:divBdr>
    </w:div>
    <w:div w:id="571621806">
      <w:bodyDiv w:val="1"/>
      <w:marLeft w:val="0"/>
      <w:marRight w:val="0"/>
      <w:marTop w:val="0"/>
      <w:marBottom w:val="0"/>
      <w:divBdr>
        <w:top w:val="none" w:sz="0" w:space="0" w:color="auto"/>
        <w:left w:val="none" w:sz="0" w:space="0" w:color="auto"/>
        <w:bottom w:val="none" w:sz="0" w:space="0" w:color="auto"/>
        <w:right w:val="none" w:sz="0" w:space="0" w:color="auto"/>
      </w:divBdr>
    </w:div>
    <w:div w:id="602153889">
      <w:bodyDiv w:val="1"/>
      <w:marLeft w:val="0"/>
      <w:marRight w:val="0"/>
      <w:marTop w:val="0"/>
      <w:marBottom w:val="0"/>
      <w:divBdr>
        <w:top w:val="none" w:sz="0" w:space="0" w:color="auto"/>
        <w:left w:val="none" w:sz="0" w:space="0" w:color="auto"/>
        <w:bottom w:val="none" w:sz="0" w:space="0" w:color="auto"/>
        <w:right w:val="none" w:sz="0" w:space="0" w:color="auto"/>
      </w:divBdr>
    </w:div>
    <w:div w:id="666521512">
      <w:bodyDiv w:val="1"/>
      <w:marLeft w:val="0"/>
      <w:marRight w:val="0"/>
      <w:marTop w:val="0"/>
      <w:marBottom w:val="0"/>
      <w:divBdr>
        <w:top w:val="none" w:sz="0" w:space="0" w:color="auto"/>
        <w:left w:val="none" w:sz="0" w:space="0" w:color="auto"/>
        <w:bottom w:val="none" w:sz="0" w:space="0" w:color="auto"/>
        <w:right w:val="none" w:sz="0" w:space="0" w:color="auto"/>
      </w:divBdr>
      <w:divsChild>
        <w:div w:id="2110925644">
          <w:marLeft w:val="0"/>
          <w:marRight w:val="0"/>
          <w:marTop w:val="0"/>
          <w:marBottom w:val="0"/>
          <w:divBdr>
            <w:top w:val="single" w:sz="6" w:space="8" w:color="E2E2DC"/>
            <w:left w:val="single" w:sz="6" w:space="8" w:color="E2E2DC"/>
            <w:bottom w:val="single" w:sz="6" w:space="8" w:color="E2E2DC"/>
            <w:right w:val="single" w:sz="6" w:space="8" w:color="E2E2DC"/>
          </w:divBdr>
          <w:divsChild>
            <w:div w:id="1926183686">
              <w:marLeft w:val="0"/>
              <w:marRight w:val="0"/>
              <w:marTop w:val="0"/>
              <w:marBottom w:val="0"/>
              <w:divBdr>
                <w:top w:val="none" w:sz="0" w:space="0" w:color="auto"/>
                <w:left w:val="none" w:sz="0" w:space="0" w:color="auto"/>
                <w:bottom w:val="none" w:sz="0" w:space="0" w:color="auto"/>
                <w:right w:val="none" w:sz="0" w:space="0" w:color="auto"/>
              </w:divBdr>
              <w:divsChild>
                <w:div w:id="91967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1636">
      <w:bodyDiv w:val="1"/>
      <w:marLeft w:val="0"/>
      <w:marRight w:val="0"/>
      <w:marTop w:val="0"/>
      <w:marBottom w:val="0"/>
      <w:divBdr>
        <w:top w:val="none" w:sz="0" w:space="0" w:color="auto"/>
        <w:left w:val="none" w:sz="0" w:space="0" w:color="auto"/>
        <w:bottom w:val="none" w:sz="0" w:space="0" w:color="auto"/>
        <w:right w:val="none" w:sz="0" w:space="0" w:color="auto"/>
      </w:divBdr>
    </w:div>
    <w:div w:id="678772244">
      <w:bodyDiv w:val="1"/>
      <w:marLeft w:val="0"/>
      <w:marRight w:val="0"/>
      <w:marTop w:val="0"/>
      <w:marBottom w:val="0"/>
      <w:divBdr>
        <w:top w:val="none" w:sz="0" w:space="0" w:color="auto"/>
        <w:left w:val="none" w:sz="0" w:space="0" w:color="auto"/>
        <w:bottom w:val="none" w:sz="0" w:space="0" w:color="auto"/>
        <w:right w:val="none" w:sz="0" w:space="0" w:color="auto"/>
      </w:divBdr>
    </w:div>
    <w:div w:id="716004634">
      <w:bodyDiv w:val="1"/>
      <w:marLeft w:val="0"/>
      <w:marRight w:val="0"/>
      <w:marTop w:val="0"/>
      <w:marBottom w:val="0"/>
      <w:divBdr>
        <w:top w:val="none" w:sz="0" w:space="0" w:color="auto"/>
        <w:left w:val="none" w:sz="0" w:space="0" w:color="auto"/>
        <w:bottom w:val="none" w:sz="0" w:space="0" w:color="auto"/>
        <w:right w:val="none" w:sz="0" w:space="0" w:color="auto"/>
      </w:divBdr>
    </w:div>
    <w:div w:id="724792464">
      <w:bodyDiv w:val="1"/>
      <w:marLeft w:val="0"/>
      <w:marRight w:val="0"/>
      <w:marTop w:val="0"/>
      <w:marBottom w:val="0"/>
      <w:divBdr>
        <w:top w:val="none" w:sz="0" w:space="0" w:color="auto"/>
        <w:left w:val="none" w:sz="0" w:space="0" w:color="auto"/>
        <w:bottom w:val="none" w:sz="0" w:space="0" w:color="auto"/>
        <w:right w:val="none" w:sz="0" w:space="0" w:color="auto"/>
      </w:divBdr>
    </w:div>
    <w:div w:id="732119220">
      <w:bodyDiv w:val="1"/>
      <w:marLeft w:val="0"/>
      <w:marRight w:val="0"/>
      <w:marTop w:val="0"/>
      <w:marBottom w:val="0"/>
      <w:divBdr>
        <w:top w:val="none" w:sz="0" w:space="0" w:color="auto"/>
        <w:left w:val="none" w:sz="0" w:space="0" w:color="auto"/>
        <w:bottom w:val="none" w:sz="0" w:space="0" w:color="auto"/>
        <w:right w:val="none" w:sz="0" w:space="0" w:color="auto"/>
      </w:divBdr>
    </w:div>
    <w:div w:id="758797301">
      <w:bodyDiv w:val="1"/>
      <w:marLeft w:val="0"/>
      <w:marRight w:val="0"/>
      <w:marTop w:val="0"/>
      <w:marBottom w:val="0"/>
      <w:divBdr>
        <w:top w:val="none" w:sz="0" w:space="0" w:color="auto"/>
        <w:left w:val="none" w:sz="0" w:space="0" w:color="auto"/>
        <w:bottom w:val="none" w:sz="0" w:space="0" w:color="auto"/>
        <w:right w:val="none" w:sz="0" w:space="0" w:color="auto"/>
      </w:divBdr>
    </w:div>
    <w:div w:id="781845053">
      <w:bodyDiv w:val="1"/>
      <w:marLeft w:val="0"/>
      <w:marRight w:val="0"/>
      <w:marTop w:val="0"/>
      <w:marBottom w:val="0"/>
      <w:divBdr>
        <w:top w:val="none" w:sz="0" w:space="0" w:color="auto"/>
        <w:left w:val="none" w:sz="0" w:space="0" w:color="auto"/>
        <w:bottom w:val="none" w:sz="0" w:space="0" w:color="auto"/>
        <w:right w:val="none" w:sz="0" w:space="0" w:color="auto"/>
      </w:divBdr>
    </w:div>
    <w:div w:id="893199036">
      <w:bodyDiv w:val="1"/>
      <w:marLeft w:val="0"/>
      <w:marRight w:val="0"/>
      <w:marTop w:val="0"/>
      <w:marBottom w:val="0"/>
      <w:divBdr>
        <w:top w:val="none" w:sz="0" w:space="0" w:color="auto"/>
        <w:left w:val="none" w:sz="0" w:space="0" w:color="auto"/>
        <w:bottom w:val="none" w:sz="0" w:space="0" w:color="auto"/>
        <w:right w:val="none" w:sz="0" w:space="0" w:color="auto"/>
      </w:divBdr>
    </w:div>
    <w:div w:id="934248096">
      <w:bodyDiv w:val="1"/>
      <w:marLeft w:val="0"/>
      <w:marRight w:val="0"/>
      <w:marTop w:val="0"/>
      <w:marBottom w:val="0"/>
      <w:divBdr>
        <w:top w:val="none" w:sz="0" w:space="0" w:color="auto"/>
        <w:left w:val="none" w:sz="0" w:space="0" w:color="auto"/>
        <w:bottom w:val="none" w:sz="0" w:space="0" w:color="auto"/>
        <w:right w:val="none" w:sz="0" w:space="0" w:color="auto"/>
      </w:divBdr>
    </w:div>
    <w:div w:id="956519522">
      <w:bodyDiv w:val="1"/>
      <w:marLeft w:val="0"/>
      <w:marRight w:val="0"/>
      <w:marTop w:val="0"/>
      <w:marBottom w:val="0"/>
      <w:divBdr>
        <w:top w:val="none" w:sz="0" w:space="0" w:color="auto"/>
        <w:left w:val="none" w:sz="0" w:space="0" w:color="auto"/>
        <w:bottom w:val="none" w:sz="0" w:space="0" w:color="auto"/>
        <w:right w:val="none" w:sz="0" w:space="0" w:color="auto"/>
      </w:divBdr>
    </w:div>
    <w:div w:id="1001739538">
      <w:bodyDiv w:val="1"/>
      <w:marLeft w:val="0"/>
      <w:marRight w:val="0"/>
      <w:marTop w:val="0"/>
      <w:marBottom w:val="0"/>
      <w:divBdr>
        <w:top w:val="none" w:sz="0" w:space="0" w:color="auto"/>
        <w:left w:val="none" w:sz="0" w:space="0" w:color="auto"/>
        <w:bottom w:val="none" w:sz="0" w:space="0" w:color="auto"/>
        <w:right w:val="none" w:sz="0" w:space="0" w:color="auto"/>
      </w:divBdr>
    </w:div>
    <w:div w:id="1097947676">
      <w:bodyDiv w:val="1"/>
      <w:marLeft w:val="0"/>
      <w:marRight w:val="0"/>
      <w:marTop w:val="0"/>
      <w:marBottom w:val="0"/>
      <w:divBdr>
        <w:top w:val="none" w:sz="0" w:space="0" w:color="auto"/>
        <w:left w:val="none" w:sz="0" w:space="0" w:color="auto"/>
        <w:bottom w:val="none" w:sz="0" w:space="0" w:color="auto"/>
        <w:right w:val="none" w:sz="0" w:space="0" w:color="auto"/>
      </w:divBdr>
      <w:divsChild>
        <w:div w:id="1328091145">
          <w:marLeft w:val="0"/>
          <w:marRight w:val="0"/>
          <w:marTop w:val="0"/>
          <w:marBottom w:val="0"/>
          <w:divBdr>
            <w:top w:val="none" w:sz="0" w:space="0" w:color="auto"/>
            <w:left w:val="none" w:sz="0" w:space="0" w:color="auto"/>
            <w:bottom w:val="none" w:sz="0" w:space="0" w:color="auto"/>
            <w:right w:val="none" w:sz="0" w:space="0" w:color="auto"/>
          </w:divBdr>
          <w:divsChild>
            <w:div w:id="1241283067">
              <w:marLeft w:val="0"/>
              <w:marRight w:val="0"/>
              <w:marTop w:val="0"/>
              <w:marBottom w:val="0"/>
              <w:divBdr>
                <w:top w:val="none" w:sz="0" w:space="0" w:color="auto"/>
                <w:left w:val="none" w:sz="0" w:space="0" w:color="auto"/>
                <w:bottom w:val="none" w:sz="0" w:space="0" w:color="auto"/>
                <w:right w:val="none" w:sz="0" w:space="0" w:color="auto"/>
              </w:divBdr>
            </w:div>
          </w:divsChild>
        </w:div>
        <w:div w:id="1007901849">
          <w:marLeft w:val="0"/>
          <w:marRight w:val="0"/>
          <w:marTop w:val="0"/>
          <w:marBottom w:val="0"/>
          <w:divBdr>
            <w:top w:val="none" w:sz="0" w:space="0" w:color="auto"/>
            <w:left w:val="none" w:sz="0" w:space="0" w:color="auto"/>
            <w:bottom w:val="none" w:sz="0" w:space="0" w:color="auto"/>
            <w:right w:val="none" w:sz="0" w:space="0" w:color="auto"/>
          </w:divBdr>
        </w:div>
        <w:div w:id="1812092101">
          <w:marLeft w:val="0"/>
          <w:marRight w:val="0"/>
          <w:marTop w:val="0"/>
          <w:marBottom w:val="0"/>
          <w:divBdr>
            <w:top w:val="none" w:sz="0" w:space="0" w:color="auto"/>
            <w:left w:val="none" w:sz="0" w:space="0" w:color="auto"/>
            <w:bottom w:val="none" w:sz="0" w:space="0" w:color="auto"/>
            <w:right w:val="none" w:sz="0" w:space="0" w:color="auto"/>
          </w:divBdr>
        </w:div>
        <w:div w:id="634486675">
          <w:marLeft w:val="0"/>
          <w:marRight w:val="0"/>
          <w:marTop w:val="0"/>
          <w:marBottom w:val="0"/>
          <w:divBdr>
            <w:top w:val="none" w:sz="0" w:space="0" w:color="auto"/>
            <w:left w:val="none" w:sz="0" w:space="0" w:color="auto"/>
            <w:bottom w:val="none" w:sz="0" w:space="0" w:color="auto"/>
            <w:right w:val="none" w:sz="0" w:space="0" w:color="auto"/>
          </w:divBdr>
        </w:div>
        <w:div w:id="1468088379">
          <w:marLeft w:val="0"/>
          <w:marRight w:val="0"/>
          <w:marTop w:val="0"/>
          <w:marBottom w:val="0"/>
          <w:divBdr>
            <w:top w:val="none" w:sz="0" w:space="0" w:color="auto"/>
            <w:left w:val="none" w:sz="0" w:space="0" w:color="auto"/>
            <w:bottom w:val="none" w:sz="0" w:space="0" w:color="auto"/>
            <w:right w:val="none" w:sz="0" w:space="0" w:color="auto"/>
          </w:divBdr>
        </w:div>
      </w:divsChild>
    </w:div>
    <w:div w:id="1118915127">
      <w:bodyDiv w:val="1"/>
      <w:marLeft w:val="0"/>
      <w:marRight w:val="0"/>
      <w:marTop w:val="0"/>
      <w:marBottom w:val="0"/>
      <w:divBdr>
        <w:top w:val="none" w:sz="0" w:space="0" w:color="auto"/>
        <w:left w:val="none" w:sz="0" w:space="0" w:color="auto"/>
        <w:bottom w:val="none" w:sz="0" w:space="0" w:color="auto"/>
        <w:right w:val="none" w:sz="0" w:space="0" w:color="auto"/>
      </w:divBdr>
    </w:div>
    <w:div w:id="1127048750">
      <w:bodyDiv w:val="1"/>
      <w:marLeft w:val="0"/>
      <w:marRight w:val="0"/>
      <w:marTop w:val="0"/>
      <w:marBottom w:val="0"/>
      <w:divBdr>
        <w:top w:val="none" w:sz="0" w:space="0" w:color="auto"/>
        <w:left w:val="none" w:sz="0" w:space="0" w:color="auto"/>
        <w:bottom w:val="none" w:sz="0" w:space="0" w:color="auto"/>
        <w:right w:val="none" w:sz="0" w:space="0" w:color="auto"/>
      </w:divBdr>
    </w:div>
    <w:div w:id="1137721178">
      <w:bodyDiv w:val="1"/>
      <w:marLeft w:val="0"/>
      <w:marRight w:val="0"/>
      <w:marTop w:val="0"/>
      <w:marBottom w:val="0"/>
      <w:divBdr>
        <w:top w:val="none" w:sz="0" w:space="0" w:color="auto"/>
        <w:left w:val="none" w:sz="0" w:space="0" w:color="auto"/>
        <w:bottom w:val="none" w:sz="0" w:space="0" w:color="auto"/>
        <w:right w:val="none" w:sz="0" w:space="0" w:color="auto"/>
      </w:divBdr>
    </w:div>
    <w:div w:id="1174419774">
      <w:bodyDiv w:val="1"/>
      <w:marLeft w:val="0"/>
      <w:marRight w:val="0"/>
      <w:marTop w:val="0"/>
      <w:marBottom w:val="0"/>
      <w:divBdr>
        <w:top w:val="none" w:sz="0" w:space="0" w:color="auto"/>
        <w:left w:val="none" w:sz="0" w:space="0" w:color="auto"/>
        <w:bottom w:val="none" w:sz="0" w:space="0" w:color="auto"/>
        <w:right w:val="none" w:sz="0" w:space="0" w:color="auto"/>
      </w:divBdr>
    </w:div>
    <w:div w:id="1197736854">
      <w:bodyDiv w:val="1"/>
      <w:marLeft w:val="0"/>
      <w:marRight w:val="0"/>
      <w:marTop w:val="0"/>
      <w:marBottom w:val="0"/>
      <w:divBdr>
        <w:top w:val="none" w:sz="0" w:space="0" w:color="auto"/>
        <w:left w:val="none" w:sz="0" w:space="0" w:color="auto"/>
        <w:bottom w:val="none" w:sz="0" w:space="0" w:color="auto"/>
        <w:right w:val="none" w:sz="0" w:space="0" w:color="auto"/>
      </w:divBdr>
    </w:div>
    <w:div w:id="1242325798">
      <w:bodyDiv w:val="1"/>
      <w:marLeft w:val="0"/>
      <w:marRight w:val="0"/>
      <w:marTop w:val="0"/>
      <w:marBottom w:val="0"/>
      <w:divBdr>
        <w:top w:val="none" w:sz="0" w:space="0" w:color="auto"/>
        <w:left w:val="none" w:sz="0" w:space="0" w:color="auto"/>
        <w:bottom w:val="none" w:sz="0" w:space="0" w:color="auto"/>
        <w:right w:val="none" w:sz="0" w:space="0" w:color="auto"/>
      </w:divBdr>
      <w:divsChild>
        <w:div w:id="1531189452">
          <w:marLeft w:val="0"/>
          <w:marRight w:val="0"/>
          <w:marTop w:val="0"/>
          <w:marBottom w:val="0"/>
          <w:divBdr>
            <w:top w:val="none" w:sz="0" w:space="0" w:color="auto"/>
            <w:left w:val="none" w:sz="0" w:space="0" w:color="auto"/>
            <w:bottom w:val="none" w:sz="0" w:space="0" w:color="auto"/>
            <w:right w:val="none" w:sz="0" w:space="0" w:color="auto"/>
          </w:divBdr>
        </w:div>
        <w:div w:id="1732003930">
          <w:marLeft w:val="0"/>
          <w:marRight w:val="0"/>
          <w:marTop w:val="0"/>
          <w:marBottom w:val="0"/>
          <w:divBdr>
            <w:top w:val="none" w:sz="0" w:space="0" w:color="auto"/>
            <w:left w:val="none" w:sz="0" w:space="0" w:color="auto"/>
            <w:bottom w:val="none" w:sz="0" w:space="0" w:color="auto"/>
            <w:right w:val="none" w:sz="0" w:space="0" w:color="auto"/>
          </w:divBdr>
        </w:div>
        <w:div w:id="1006593820">
          <w:marLeft w:val="0"/>
          <w:marRight w:val="0"/>
          <w:marTop w:val="0"/>
          <w:marBottom w:val="0"/>
          <w:divBdr>
            <w:top w:val="none" w:sz="0" w:space="0" w:color="auto"/>
            <w:left w:val="none" w:sz="0" w:space="0" w:color="auto"/>
            <w:bottom w:val="none" w:sz="0" w:space="0" w:color="auto"/>
            <w:right w:val="none" w:sz="0" w:space="0" w:color="auto"/>
          </w:divBdr>
        </w:div>
      </w:divsChild>
    </w:div>
    <w:div w:id="1249656455">
      <w:bodyDiv w:val="1"/>
      <w:marLeft w:val="0"/>
      <w:marRight w:val="0"/>
      <w:marTop w:val="0"/>
      <w:marBottom w:val="0"/>
      <w:divBdr>
        <w:top w:val="none" w:sz="0" w:space="0" w:color="auto"/>
        <w:left w:val="none" w:sz="0" w:space="0" w:color="auto"/>
        <w:bottom w:val="none" w:sz="0" w:space="0" w:color="auto"/>
        <w:right w:val="none" w:sz="0" w:space="0" w:color="auto"/>
      </w:divBdr>
    </w:div>
    <w:div w:id="1288271900">
      <w:bodyDiv w:val="1"/>
      <w:marLeft w:val="0"/>
      <w:marRight w:val="0"/>
      <w:marTop w:val="0"/>
      <w:marBottom w:val="0"/>
      <w:divBdr>
        <w:top w:val="none" w:sz="0" w:space="0" w:color="auto"/>
        <w:left w:val="none" w:sz="0" w:space="0" w:color="auto"/>
        <w:bottom w:val="none" w:sz="0" w:space="0" w:color="auto"/>
        <w:right w:val="none" w:sz="0" w:space="0" w:color="auto"/>
      </w:divBdr>
    </w:div>
    <w:div w:id="1304459189">
      <w:bodyDiv w:val="1"/>
      <w:marLeft w:val="0"/>
      <w:marRight w:val="0"/>
      <w:marTop w:val="0"/>
      <w:marBottom w:val="0"/>
      <w:divBdr>
        <w:top w:val="none" w:sz="0" w:space="0" w:color="auto"/>
        <w:left w:val="none" w:sz="0" w:space="0" w:color="auto"/>
        <w:bottom w:val="none" w:sz="0" w:space="0" w:color="auto"/>
        <w:right w:val="none" w:sz="0" w:space="0" w:color="auto"/>
      </w:divBdr>
    </w:div>
    <w:div w:id="1314486650">
      <w:bodyDiv w:val="1"/>
      <w:marLeft w:val="0"/>
      <w:marRight w:val="0"/>
      <w:marTop w:val="0"/>
      <w:marBottom w:val="0"/>
      <w:divBdr>
        <w:top w:val="none" w:sz="0" w:space="0" w:color="auto"/>
        <w:left w:val="none" w:sz="0" w:space="0" w:color="auto"/>
        <w:bottom w:val="none" w:sz="0" w:space="0" w:color="auto"/>
        <w:right w:val="none" w:sz="0" w:space="0" w:color="auto"/>
      </w:divBdr>
    </w:div>
    <w:div w:id="1320691197">
      <w:bodyDiv w:val="1"/>
      <w:marLeft w:val="0"/>
      <w:marRight w:val="0"/>
      <w:marTop w:val="0"/>
      <w:marBottom w:val="0"/>
      <w:divBdr>
        <w:top w:val="none" w:sz="0" w:space="0" w:color="auto"/>
        <w:left w:val="none" w:sz="0" w:space="0" w:color="auto"/>
        <w:bottom w:val="none" w:sz="0" w:space="0" w:color="auto"/>
        <w:right w:val="none" w:sz="0" w:space="0" w:color="auto"/>
      </w:divBdr>
    </w:div>
    <w:div w:id="1324965531">
      <w:bodyDiv w:val="1"/>
      <w:marLeft w:val="0"/>
      <w:marRight w:val="0"/>
      <w:marTop w:val="0"/>
      <w:marBottom w:val="0"/>
      <w:divBdr>
        <w:top w:val="none" w:sz="0" w:space="0" w:color="auto"/>
        <w:left w:val="none" w:sz="0" w:space="0" w:color="auto"/>
        <w:bottom w:val="none" w:sz="0" w:space="0" w:color="auto"/>
        <w:right w:val="none" w:sz="0" w:space="0" w:color="auto"/>
      </w:divBdr>
    </w:div>
    <w:div w:id="1404598869">
      <w:bodyDiv w:val="1"/>
      <w:marLeft w:val="0"/>
      <w:marRight w:val="0"/>
      <w:marTop w:val="0"/>
      <w:marBottom w:val="0"/>
      <w:divBdr>
        <w:top w:val="none" w:sz="0" w:space="0" w:color="auto"/>
        <w:left w:val="none" w:sz="0" w:space="0" w:color="auto"/>
        <w:bottom w:val="none" w:sz="0" w:space="0" w:color="auto"/>
        <w:right w:val="none" w:sz="0" w:space="0" w:color="auto"/>
      </w:divBdr>
    </w:div>
    <w:div w:id="1406800075">
      <w:bodyDiv w:val="1"/>
      <w:marLeft w:val="0"/>
      <w:marRight w:val="0"/>
      <w:marTop w:val="0"/>
      <w:marBottom w:val="0"/>
      <w:divBdr>
        <w:top w:val="none" w:sz="0" w:space="0" w:color="auto"/>
        <w:left w:val="none" w:sz="0" w:space="0" w:color="auto"/>
        <w:bottom w:val="none" w:sz="0" w:space="0" w:color="auto"/>
        <w:right w:val="none" w:sz="0" w:space="0" w:color="auto"/>
      </w:divBdr>
    </w:div>
    <w:div w:id="1436901835">
      <w:bodyDiv w:val="1"/>
      <w:marLeft w:val="0"/>
      <w:marRight w:val="0"/>
      <w:marTop w:val="0"/>
      <w:marBottom w:val="0"/>
      <w:divBdr>
        <w:top w:val="none" w:sz="0" w:space="0" w:color="auto"/>
        <w:left w:val="none" w:sz="0" w:space="0" w:color="auto"/>
        <w:bottom w:val="none" w:sz="0" w:space="0" w:color="auto"/>
        <w:right w:val="none" w:sz="0" w:space="0" w:color="auto"/>
      </w:divBdr>
    </w:div>
    <w:div w:id="1456823938">
      <w:bodyDiv w:val="1"/>
      <w:marLeft w:val="0"/>
      <w:marRight w:val="0"/>
      <w:marTop w:val="0"/>
      <w:marBottom w:val="0"/>
      <w:divBdr>
        <w:top w:val="none" w:sz="0" w:space="0" w:color="auto"/>
        <w:left w:val="none" w:sz="0" w:space="0" w:color="auto"/>
        <w:bottom w:val="none" w:sz="0" w:space="0" w:color="auto"/>
        <w:right w:val="none" w:sz="0" w:space="0" w:color="auto"/>
      </w:divBdr>
    </w:div>
    <w:div w:id="1463424838">
      <w:bodyDiv w:val="1"/>
      <w:marLeft w:val="0"/>
      <w:marRight w:val="0"/>
      <w:marTop w:val="0"/>
      <w:marBottom w:val="0"/>
      <w:divBdr>
        <w:top w:val="none" w:sz="0" w:space="0" w:color="auto"/>
        <w:left w:val="none" w:sz="0" w:space="0" w:color="auto"/>
        <w:bottom w:val="none" w:sz="0" w:space="0" w:color="auto"/>
        <w:right w:val="none" w:sz="0" w:space="0" w:color="auto"/>
      </w:divBdr>
      <w:divsChild>
        <w:div w:id="2014260891">
          <w:marLeft w:val="0"/>
          <w:marRight w:val="0"/>
          <w:marTop w:val="0"/>
          <w:marBottom w:val="0"/>
          <w:divBdr>
            <w:top w:val="none" w:sz="0" w:space="0" w:color="auto"/>
            <w:left w:val="none" w:sz="0" w:space="0" w:color="auto"/>
            <w:bottom w:val="none" w:sz="0" w:space="0" w:color="auto"/>
            <w:right w:val="none" w:sz="0" w:space="0" w:color="auto"/>
          </w:divBdr>
        </w:div>
        <w:div w:id="2047681273">
          <w:marLeft w:val="0"/>
          <w:marRight w:val="0"/>
          <w:marTop w:val="0"/>
          <w:marBottom w:val="0"/>
          <w:divBdr>
            <w:top w:val="none" w:sz="0" w:space="0" w:color="auto"/>
            <w:left w:val="none" w:sz="0" w:space="0" w:color="auto"/>
            <w:bottom w:val="none" w:sz="0" w:space="0" w:color="auto"/>
            <w:right w:val="none" w:sz="0" w:space="0" w:color="auto"/>
          </w:divBdr>
        </w:div>
        <w:div w:id="1310748325">
          <w:marLeft w:val="0"/>
          <w:marRight w:val="0"/>
          <w:marTop w:val="0"/>
          <w:marBottom w:val="0"/>
          <w:divBdr>
            <w:top w:val="none" w:sz="0" w:space="0" w:color="auto"/>
            <w:left w:val="none" w:sz="0" w:space="0" w:color="auto"/>
            <w:bottom w:val="none" w:sz="0" w:space="0" w:color="auto"/>
            <w:right w:val="none" w:sz="0" w:space="0" w:color="auto"/>
          </w:divBdr>
        </w:div>
      </w:divsChild>
    </w:div>
    <w:div w:id="1475483711">
      <w:bodyDiv w:val="1"/>
      <w:marLeft w:val="0"/>
      <w:marRight w:val="0"/>
      <w:marTop w:val="0"/>
      <w:marBottom w:val="0"/>
      <w:divBdr>
        <w:top w:val="none" w:sz="0" w:space="0" w:color="auto"/>
        <w:left w:val="none" w:sz="0" w:space="0" w:color="auto"/>
        <w:bottom w:val="none" w:sz="0" w:space="0" w:color="auto"/>
        <w:right w:val="none" w:sz="0" w:space="0" w:color="auto"/>
      </w:divBdr>
    </w:div>
    <w:div w:id="1475676246">
      <w:bodyDiv w:val="1"/>
      <w:marLeft w:val="0"/>
      <w:marRight w:val="0"/>
      <w:marTop w:val="0"/>
      <w:marBottom w:val="0"/>
      <w:divBdr>
        <w:top w:val="none" w:sz="0" w:space="0" w:color="auto"/>
        <w:left w:val="none" w:sz="0" w:space="0" w:color="auto"/>
        <w:bottom w:val="none" w:sz="0" w:space="0" w:color="auto"/>
        <w:right w:val="none" w:sz="0" w:space="0" w:color="auto"/>
      </w:divBdr>
    </w:div>
    <w:div w:id="1531070786">
      <w:bodyDiv w:val="1"/>
      <w:marLeft w:val="0"/>
      <w:marRight w:val="0"/>
      <w:marTop w:val="0"/>
      <w:marBottom w:val="0"/>
      <w:divBdr>
        <w:top w:val="none" w:sz="0" w:space="0" w:color="auto"/>
        <w:left w:val="none" w:sz="0" w:space="0" w:color="auto"/>
        <w:bottom w:val="none" w:sz="0" w:space="0" w:color="auto"/>
        <w:right w:val="none" w:sz="0" w:space="0" w:color="auto"/>
      </w:divBdr>
    </w:div>
    <w:div w:id="1550260086">
      <w:bodyDiv w:val="1"/>
      <w:marLeft w:val="0"/>
      <w:marRight w:val="0"/>
      <w:marTop w:val="0"/>
      <w:marBottom w:val="0"/>
      <w:divBdr>
        <w:top w:val="none" w:sz="0" w:space="0" w:color="auto"/>
        <w:left w:val="none" w:sz="0" w:space="0" w:color="auto"/>
        <w:bottom w:val="none" w:sz="0" w:space="0" w:color="auto"/>
        <w:right w:val="none" w:sz="0" w:space="0" w:color="auto"/>
      </w:divBdr>
    </w:div>
    <w:div w:id="1728452935">
      <w:bodyDiv w:val="1"/>
      <w:marLeft w:val="0"/>
      <w:marRight w:val="0"/>
      <w:marTop w:val="0"/>
      <w:marBottom w:val="0"/>
      <w:divBdr>
        <w:top w:val="none" w:sz="0" w:space="0" w:color="auto"/>
        <w:left w:val="none" w:sz="0" w:space="0" w:color="auto"/>
        <w:bottom w:val="none" w:sz="0" w:space="0" w:color="auto"/>
        <w:right w:val="none" w:sz="0" w:space="0" w:color="auto"/>
      </w:divBdr>
    </w:div>
    <w:div w:id="1763642094">
      <w:bodyDiv w:val="1"/>
      <w:marLeft w:val="0"/>
      <w:marRight w:val="0"/>
      <w:marTop w:val="0"/>
      <w:marBottom w:val="0"/>
      <w:divBdr>
        <w:top w:val="none" w:sz="0" w:space="0" w:color="auto"/>
        <w:left w:val="none" w:sz="0" w:space="0" w:color="auto"/>
        <w:bottom w:val="none" w:sz="0" w:space="0" w:color="auto"/>
        <w:right w:val="none" w:sz="0" w:space="0" w:color="auto"/>
      </w:divBdr>
    </w:div>
    <w:div w:id="1805273001">
      <w:bodyDiv w:val="1"/>
      <w:marLeft w:val="0"/>
      <w:marRight w:val="0"/>
      <w:marTop w:val="0"/>
      <w:marBottom w:val="0"/>
      <w:divBdr>
        <w:top w:val="none" w:sz="0" w:space="0" w:color="auto"/>
        <w:left w:val="none" w:sz="0" w:space="0" w:color="auto"/>
        <w:bottom w:val="none" w:sz="0" w:space="0" w:color="auto"/>
        <w:right w:val="none" w:sz="0" w:space="0" w:color="auto"/>
      </w:divBdr>
    </w:div>
    <w:div w:id="1812096132">
      <w:bodyDiv w:val="1"/>
      <w:marLeft w:val="0"/>
      <w:marRight w:val="0"/>
      <w:marTop w:val="0"/>
      <w:marBottom w:val="0"/>
      <w:divBdr>
        <w:top w:val="none" w:sz="0" w:space="0" w:color="auto"/>
        <w:left w:val="none" w:sz="0" w:space="0" w:color="auto"/>
        <w:bottom w:val="none" w:sz="0" w:space="0" w:color="auto"/>
        <w:right w:val="none" w:sz="0" w:space="0" w:color="auto"/>
      </w:divBdr>
    </w:div>
    <w:div w:id="1859005969">
      <w:bodyDiv w:val="1"/>
      <w:marLeft w:val="0"/>
      <w:marRight w:val="0"/>
      <w:marTop w:val="0"/>
      <w:marBottom w:val="0"/>
      <w:divBdr>
        <w:top w:val="none" w:sz="0" w:space="0" w:color="auto"/>
        <w:left w:val="none" w:sz="0" w:space="0" w:color="auto"/>
        <w:bottom w:val="none" w:sz="0" w:space="0" w:color="auto"/>
        <w:right w:val="none" w:sz="0" w:space="0" w:color="auto"/>
      </w:divBdr>
      <w:divsChild>
        <w:div w:id="1780757109">
          <w:marLeft w:val="0"/>
          <w:marRight w:val="0"/>
          <w:marTop w:val="0"/>
          <w:marBottom w:val="0"/>
          <w:divBdr>
            <w:top w:val="none" w:sz="0" w:space="0" w:color="auto"/>
            <w:left w:val="none" w:sz="0" w:space="0" w:color="auto"/>
            <w:bottom w:val="none" w:sz="0" w:space="0" w:color="auto"/>
            <w:right w:val="none" w:sz="0" w:space="0" w:color="auto"/>
          </w:divBdr>
          <w:divsChild>
            <w:div w:id="599293476">
              <w:marLeft w:val="0"/>
              <w:marRight w:val="0"/>
              <w:marTop w:val="0"/>
              <w:marBottom w:val="0"/>
              <w:divBdr>
                <w:top w:val="none" w:sz="0" w:space="0" w:color="auto"/>
                <w:left w:val="none" w:sz="0" w:space="0" w:color="auto"/>
                <w:bottom w:val="none" w:sz="0" w:space="0" w:color="auto"/>
                <w:right w:val="none" w:sz="0" w:space="0" w:color="auto"/>
              </w:divBdr>
            </w:div>
          </w:divsChild>
        </w:div>
        <w:div w:id="1293436041">
          <w:marLeft w:val="0"/>
          <w:marRight w:val="0"/>
          <w:marTop w:val="0"/>
          <w:marBottom w:val="0"/>
          <w:divBdr>
            <w:top w:val="none" w:sz="0" w:space="0" w:color="auto"/>
            <w:left w:val="none" w:sz="0" w:space="0" w:color="auto"/>
            <w:bottom w:val="none" w:sz="0" w:space="0" w:color="auto"/>
            <w:right w:val="none" w:sz="0" w:space="0" w:color="auto"/>
          </w:divBdr>
        </w:div>
        <w:div w:id="1351100144">
          <w:marLeft w:val="0"/>
          <w:marRight w:val="0"/>
          <w:marTop w:val="0"/>
          <w:marBottom w:val="0"/>
          <w:divBdr>
            <w:top w:val="none" w:sz="0" w:space="0" w:color="auto"/>
            <w:left w:val="none" w:sz="0" w:space="0" w:color="auto"/>
            <w:bottom w:val="none" w:sz="0" w:space="0" w:color="auto"/>
            <w:right w:val="none" w:sz="0" w:space="0" w:color="auto"/>
          </w:divBdr>
        </w:div>
        <w:div w:id="1388648580">
          <w:marLeft w:val="0"/>
          <w:marRight w:val="0"/>
          <w:marTop w:val="0"/>
          <w:marBottom w:val="0"/>
          <w:divBdr>
            <w:top w:val="none" w:sz="0" w:space="0" w:color="auto"/>
            <w:left w:val="none" w:sz="0" w:space="0" w:color="auto"/>
            <w:bottom w:val="none" w:sz="0" w:space="0" w:color="auto"/>
            <w:right w:val="none" w:sz="0" w:space="0" w:color="auto"/>
          </w:divBdr>
        </w:div>
        <w:div w:id="391733945">
          <w:marLeft w:val="0"/>
          <w:marRight w:val="0"/>
          <w:marTop w:val="0"/>
          <w:marBottom w:val="0"/>
          <w:divBdr>
            <w:top w:val="none" w:sz="0" w:space="0" w:color="auto"/>
            <w:left w:val="none" w:sz="0" w:space="0" w:color="auto"/>
            <w:bottom w:val="none" w:sz="0" w:space="0" w:color="auto"/>
            <w:right w:val="none" w:sz="0" w:space="0" w:color="auto"/>
          </w:divBdr>
        </w:div>
      </w:divsChild>
    </w:div>
    <w:div w:id="1878350726">
      <w:bodyDiv w:val="1"/>
      <w:marLeft w:val="0"/>
      <w:marRight w:val="0"/>
      <w:marTop w:val="0"/>
      <w:marBottom w:val="0"/>
      <w:divBdr>
        <w:top w:val="none" w:sz="0" w:space="0" w:color="auto"/>
        <w:left w:val="none" w:sz="0" w:space="0" w:color="auto"/>
        <w:bottom w:val="none" w:sz="0" w:space="0" w:color="auto"/>
        <w:right w:val="none" w:sz="0" w:space="0" w:color="auto"/>
      </w:divBdr>
    </w:div>
    <w:div w:id="1895309745">
      <w:bodyDiv w:val="1"/>
      <w:marLeft w:val="0"/>
      <w:marRight w:val="0"/>
      <w:marTop w:val="0"/>
      <w:marBottom w:val="0"/>
      <w:divBdr>
        <w:top w:val="none" w:sz="0" w:space="0" w:color="auto"/>
        <w:left w:val="none" w:sz="0" w:space="0" w:color="auto"/>
        <w:bottom w:val="none" w:sz="0" w:space="0" w:color="auto"/>
        <w:right w:val="none" w:sz="0" w:space="0" w:color="auto"/>
      </w:divBdr>
      <w:divsChild>
        <w:div w:id="1215657528">
          <w:marLeft w:val="0"/>
          <w:marRight w:val="0"/>
          <w:marTop w:val="0"/>
          <w:marBottom w:val="0"/>
          <w:divBdr>
            <w:top w:val="none" w:sz="0" w:space="0" w:color="auto"/>
            <w:left w:val="none" w:sz="0" w:space="0" w:color="auto"/>
            <w:bottom w:val="none" w:sz="0" w:space="0" w:color="auto"/>
            <w:right w:val="none" w:sz="0" w:space="0" w:color="auto"/>
          </w:divBdr>
        </w:div>
      </w:divsChild>
    </w:div>
    <w:div w:id="1900818078">
      <w:bodyDiv w:val="1"/>
      <w:marLeft w:val="0"/>
      <w:marRight w:val="0"/>
      <w:marTop w:val="0"/>
      <w:marBottom w:val="0"/>
      <w:divBdr>
        <w:top w:val="none" w:sz="0" w:space="0" w:color="auto"/>
        <w:left w:val="none" w:sz="0" w:space="0" w:color="auto"/>
        <w:bottom w:val="none" w:sz="0" w:space="0" w:color="auto"/>
        <w:right w:val="none" w:sz="0" w:space="0" w:color="auto"/>
      </w:divBdr>
    </w:div>
    <w:div w:id="1912613410">
      <w:bodyDiv w:val="1"/>
      <w:marLeft w:val="0"/>
      <w:marRight w:val="0"/>
      <w:marTop w:val="0"/>
      <w:marBottom w:val="0"/>
      <w:divBdr>
        <w:top w:val="none" w:sz="0" w:space="0" w:color="auto"/>
        <w:left w:val="none" w:sz="0" w:space="0" w:color="auto"/>
        <w:bottom w:val="none" w:sz="0" w:space="0" w:color="auto"/>
        <w:right w:val="none" w:sz="0" w:space="0" w:color="auto"/>
      </w:divBdr>
    </w:div>
    <w:div w:id="1933119333">
      <w:bodyDiv w:val="1"/>
      <w:marLeft w:val="0"/>
      <w:marRight w:val="0"/>
      <w:marTop w:val="0"/>
      <w:marBottom w:val="0"/>
      <w:divBdr>
        <w:top w:val="none" w:sz="0" w:space="0" w:color="auto"/>
        <w:left w:val="none" w:sz="0" w:space="0" w:color="auto"/>
        <w:bottom w:val="none" w:sz="0" w:space="0" w:color="auto"/>
        <w:right w:val="none" w:sz="0" w:space="0" w:color="auto"/>
      </w:divBdr>
    </w:div>
    <w:div w:id="1943758367">
      <w:bodyDiv w:val="1"/>
      <w:marLeft w:val="0"/>
      <w:marRight w:val="0"/>
      <w:marTop w:val="0"/>
      <w:marBottom w:val="0"/>
      <w:divBdr>
        <w:top w:val="none" w:sz="0" w:space="0" w:color="auto"/>
        <w:left w:val="none" w:sz="0" w:space="0" w:color="auto"/>
        <w:bottom w:val="none" w:sz="0" w:space="0" w:color="auto"/>
        <w:right w:val="none" w:sz="0" w:space="0" w:color="auto"/>
      </w:divBdr>
    </w:div>
    <w:div w:id="1955942632">
      <w:bodyDiv w:val="1"/>
      <w:marLeft w:val="0"/>
      <w:marRight w:val="0"/>
      <w:marTop w:val="0"/>
      <w:marBottom w:val="0"/>
      <w:divBdr>
        <w:top w:val="none" w:sz="0" w:space="0" w:color="auto"/>
        <w:left w:val="none" w:sz="0" w:space="0" w:color="auto"/>
        <w:bottom w:val="none" w:sz="0" w:space="0" w:color="auto"/>
        <w:right w:val="none" w:sz="0" w:space="0" w:color="auto"/>
      </w:divBdr>
    </w:div>
    <w:div w:id="1956908723">
      <w:bodyDiv w:val="1"/>
      <w:marLeft w:val="0"/>
      <w:marRight w:val="0"/>
      <w:marTop w:val="0"/>
      <w:marBottom w:val="0"/>
      <w:divBdr>
        <w:top w:val="none" w:sz="0" w:space="0" w:color="auto"/>
        <w:left w:val="none" w:sz="0" w:space="0" w:color="auto"/>
        <w:bottom w:val="none" w:sz="0" w:space="0" w:color="auto"/>
        <w:right w:val="none" w:sz="0" w:space="0" w:color="auto"/>
      </w:divBdr>
    </w:div>
    <w:div w:id="2052142448">
      <w:bodyDiv w:val="1"/>
      <w:marLeft w:val="0"/>
      <w:marRight w:val="0"/>
      <w:marTop w:val="0"/>
      <w:marBottom w:val="0"/>
      <w:divBdr>
        <w:top w:val="none" w:sz="0" w:space="0" w:color="auto"/>
        <w:left w:val="none" w:sz="0" w:space="0" w:color="auto"/>
        <w:bottom w:val="none" w:sz="0" w:space="0" w:color="auto"/>
        <w:right w:val="none" w:sz="0" w:space="0" w:color="auto"/>
      </w:divBdr>
    </w:div>
    <w:div w:id="2054191090">
      <w:bodyDiv w:val="1"/>
      <w:marLeft w:val="0"/>
      <w:marRight w:val="0"/>
      <w:marTop w:val="0"/>
      <w:marBottom w:val="0"/>
      <w:divBdr>
        <w:top w:val="none" w:sz="0" w:space="0" w:color="auto"/>
        <w:left w:val="none" w:sz="0" w:space="0" w:color="auto"/>
        <w:bottom w:val="none" w:sz="0" w:space="0" w:color="auto"/>
        <w:right w:val="none" w:sz="0" w:space="0" w:color="auto"/>
      </w:divBdr>
      <w:divsChild>
        <w:div w:id="119038612">
          <w:marLeft w:val="0"/>
          <w:marRight w:val="0"/>
          <w:marTop w:val="0"/>
          <w:marBottom w:val="0"/>
          <w:divBdr>
            <w:top w:val="none" w:sz="0" w:space="0" w:color="auto"/>
            <w:left w:val="none" w:sz="0" w:space="0" w:color="auto"/>
            <w:bottom w:val="none" w:sz="0" w:space="0" w:color="auto"/>
            <w:right w:val="none" w:sz="0" w:space="0" w:color="auto"/>
          </w:divBdr>
        </w:div>
      </w:divsChild>
    </w:div>
    <w:div w:id="2056655920">
      <w:bodyDiv w:val="1"/>
      <w:marLeft w:val="0"/>
      <w:marRight w:val="0"/>
      <w:marTop w:val="0"/>
      <w:marBottom w:val="0"/>
      <w:divBdr>
        <w:top w:val="none" w:sz="0" w:space="0" w:color="auto"/>
        <w:left w:val="none" w:sz="0" w:space="0" w:color="auto"/>
        <w:bottom w:val="none" w:sz="0" w:space="0" w:color="auto"/>
        <w:right w:val="none" w:sz="0" w:space="0" w:color="auto"/>
      </w:divBdr>
    </w:div>
    <w:div w:id="2064405457">
      <w:bodyDiv w:val="1"/>
      <w:marLeft w:val="0"/>
      <w:marRight w:val="0"/>
      <w:marTop w:val="0"/>
      <w:marBottom w:val="0"/>
      <w:divBdr>
        <w:top w:val="none" w:sz="0" w:space="0" w:color="auto"/>
        <w:left w:val="none" w:sz="0" w:space="0" w:color="auto"/>
        <w:bottom w:val="none" w:sz="0" w:space="0" w:color="auto"/>
        <w:right w:val="none" w:sz="0" w:space="0" w:color="auto"/>
      </w:divBdr>
    </w:div>
    <w:div w:id="2077239713">
      <w:bodyDiv w:val="1"/>
      <w:marLeft w:val="0"/>
      <w:marRight w:val="0"/>
      <w:marTop w:val="0"/>
      <w:marBottom w:val="0"/>
      <w:divBdr>
        <w:top w:val="none" w:sz="0" w:space="0" w:color="auto"/>
        <w:left w:val="none" w:sz="0" w:space="0" w:color="auto"/>
        <w:bottom w:val="none" w:sz="0" w:space="0" w:color="auto"/>
        <w:right w:val="none" w:sz="0" w:space="0" w:color="auto"/>
      </w:divBdr>
    </w:div>
    <w:div w:id="2088305229">
      <w:bodyDiv w:val="1"/>
      <w:marLeft w:val="0"/>
      <w:marRight w:val="0"/>
      <w:marTop w:val="0"/>
      <w:marBottom w:val="0"/>
      <w:divBdr>
        <w:top w:val="none" w:sz="0" w:space="0" w:color="auto"/>
        <w:left w:val="none" w:sz="0" w:space="0" w:color="auto"/>
        <w:bottom w:val="none" w:sz="0" w:space="0" w:color="auto"/>
        <w:right w:val="none" w:sz="0" w:space="0" w:color="auto"/>
      </w:divBdr>
    </w:div>
    <w:div w:id="2124227856">
      <w:bodyDiv w:val="1"/>
      <w:marLeft w:val="0"/>
      <w:marRight w:val="0"/>
      <w:marTop w:val="0"/>
      <w:marBottom w:val="0"/>
      <w:divBdr>
        <w:top w:val="none" w:sz="0" w:space="0" w:color="auto"/>
        <w:left w:val="none" w:sz="0" w:space="0" w:color="auto"/>
        <w:bottom w:val="none" w:sz="0" w:space="0" w:color="auto"/>
        <w:right w:val="none" w:sz="0" w:space="0" w:color="auto"/>
      </w:divBdr>
    </w:div>
    <w:div w:id="2141264366">
      <w:bodyDiv w:val="1"/>
      <w:marLeft w:val="0"/>
      <w:marRight w:val="0"/>
      <w:marTop w:val="0"/>
      <w:marBottom w:val="0"/>
      <w:divBdr>
        <w:top w:val="none" w:sz="0" w:space="0" w:color="auto"/>
        <w:left w:val="none" w:sz="0" w:space="0" w:color="auto"/>
        <w:bottom w:val="none" w:sz="0" w:space="0" w:color="auto"/>
        <w:right w:val="none" w:sz="0" w:space="0" w:color="auto"/>
      </w:divBdr>
    </w:div>
    <w:div w:id="2147234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4CF50-328C-4660-BFFA-BF53B993D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3314</Characters>
  <Application>Microsoft Office Word</Application>
  <DocSecurity>0</DocSecurity>
  <Lines>27</Lines>
  <Paragraphs>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2022-03-29T00:59:00Z</dcterms:created>
  <dcterms:modified xsi:type="dcterms:W3CDTF">2026-09-22T16:28:00Z</dcterms:modified>
</cp:coreProperties>
</file>