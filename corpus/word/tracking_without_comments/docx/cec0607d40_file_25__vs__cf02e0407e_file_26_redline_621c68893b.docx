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184F6" w14:textId="77777777" w:rsidR="00257746" w:rsidRDefault="00257746">
      <w:pPr>
        <w:rPr>
          <w:rPrChange w:id="0" w:author="Arthur Souza Rodrigues" w:date="2026-07-10T21:42:00Z" w16du:dateUtc="2026-07-11T01:42:00Z">
            <w:rPr>
              <w:b/>
              <w:bCs/>
              <w:color w:val="C00000"/>
            </w:rPr>
          </w:rPrChange>
        </w:rPr>
      </w:pPr>
      <w:r>
        <w:rPr>
          <w:rPrChange w:id="1" w:author="Arthur Souza Rodrigues" w:date="2026-07-10T21:42:00Z" w16du:dateUtc="2026-07-11T01:42:00Z">
            <w:rPr>
              <w:b/>
              <w:bCs/>
              <w:color w:val="C00000"/>
            </w:rPr>
          </w:rPrChange>
        </w:rPr>
        <w:t>file_</w:t>
      </w:r>
      <w:ins w:id="2" w:author="Arthur Souza Rodrigues" w:date="2026-07-10T21:42:00Z" w16du:dateUtc="2026-07-11T01:42:00Z">
        <w:r w:rsidR="00BD647F">
          <w:t>26</w:t>
        </w:r>
      </w:ins>
      <w:del w:id="3" w:author="Arthur Souza Rodrigues" w:date="2026-07-10T21:42:00Z" w16du:dateUtc="2026-07-11T01:42:00Z">
        <w:r>
          <w:rPr>
            <w:b/>
            <w:bCs/>
            <w:color w:val="C00000"/>
          </w:rPr>
          <w:delText>25</w:delText>
        </w:r>
      </w:del>
      <w:r>
        <w:rPr>
          <w:rPrChange w:id="4" w:author="Arthur Souza Rodrigues" w:date="2026-07-10T21:42:00Z" w16du:dateUtc="2026-07-11T01:42:00Z">
            <w:rPr>
              <w:b/>
              <w:bCs/>
              <w:color w:val="C00000"/>
            </w:rPr>
          </w:rPrChange>
        </w:rPr>
        <w:t>.docx</w:t>
      </w:r>
    </w:p>
    <w:p w14:paraId="0666D7CC" w14:textId="37835A61" w:rsidR="00417905" w:rsidRDefault="00197CF1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t>Product Roadmap 2026</w:t>
        </w:r>
      </w:ins>
    </w:p>
    <w:p w14:paraId="32716575" w14:textId="77777777" w:rsidR="00417905" w:rsidRDefault="00197CF1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t>Q1: Launch v2.0 with new dashboard</w:t>
        </w:r>
      </w:ins>
    </w:p>
    <w:p w14:paraId="434E03C2" w14:textId="77777777" w:rsidR="00417905" w:rsidRDefault="00197CF1">
      <w:pPr>
        <w:rPr>
          <w:ins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t>Q2: Mobile app release</w:t>
        </w:r>
      </w:ins>
    </w:p>
    <w:p w14:paraId="22F3038B" w14:textId="77777777" w:rsidR="00417905" w:rsidRDefault="00197CF1">
      <w:pPr>
        <w:rPr>
          <w:ins w:id="11" w:author="Arthur Souza Rodrigues" w:date="2026-07-10T21:42:00Z" w16du:dateUtc="2026-07-11T01:42:00Z"/>
        </w:rPr>
      </w:pPr>
      <w:ins w:id="12" w:author="Arthur Souza Rodrigues" w:date="2026-07-10T21:42:00Z" w16du:dateUtc="2026-07-11T01:42:00Z">
        <w:r>
          <w:t xml:space="preserve">Q3: API integrations </w:t>
        </w:r>
        <w:proofErr w:type="gramStart"/>
        <w:r>
          <w:t xml:space="preserve">with </w:t>
        </w:r>
        <w:r>
          <w:t xml:space="preserve"> and</w:t>
        </w:r>
        <w:proofErr w:type="gramEnd"/>
        <w:r>
          <w:t xml:space="preserve"> 5 enterprise clients</w:t>
        </w:r>
        <w:r>
          <w:t>10 partners</w:t>
        </w:r>
      </w:ins>
    </w:p>
    <w:p w14:paraId="5FDBABB5" w14:textId="77777777" w:rsidR="00417905" w:rsidRDefault="00197CF1">
      <w:pPr>
        <w:rPr>
          <w:ins w:id="13" w:author="Arthur Souza Rodrigues" w:date="2026-07-10T21:42:00Z" w16du:dateUtc="2026-07-11T01:42:00Z"/>
        </w:rPr>
      </w:pPr>
      <w:ins w:id="14" w:author="Arthur Souza Rodrigues" w:date="2026-07-10T21:42:00Z" w16du:dateUtc="2026-07-11T01:42:00Z">
        <w:r>
          <w:t>Q4: AI features implementation</w:t>
        </w:r>
      </w:ins>
    </w:p>
    <w:p w14:paraId="09573226" w14:textId="77777777" w:rsidR="00417905" w:rsidRDefault="00197CF1">
      <w:pPr>
        <w:rPr>
          <w:ins w:id="15" w:author="Arthur Souza Rodrigues" w:date="2026-07-10T21:42:00Z" w16du:dateUtc="2026-07-11T01:42:00Z"/>
        </w:rPr>
      </w:pPr>
      <w:ins w:id="16" w:author="Arthur Souza Rodrigues" w:date="2026-07-10T21:42:00Z" w16du:dateUtc="2026-07-11T01:42:00Z">
        <w:r>
          <w:t>Team Size: 30 developers</w:t>
        </w:r>
      </w:ins>
    </w:p>
    <w:p w14:paraId="712B84CA" w14:textId="77777777" w:rsidR="00417905" w:rsidRDefault="00197CF1">
      <w:pPr>
        <w:rPr>
          <w:ins w:id="17" w:author="Arthur Souza Rodrigues" w:date="2026-07-10T21:42:00Z" w16du:dateUtc="2026-07-11T01:42:00Z"/>
        </w:rPr>
      </w:pPr>
      <w:ins w:id="18" w:author="Arthur Souza Rodrigues" w:date="2026-07-10T21:42:00Z" w16du:dateUtc="2026-07-11T01:42:00Z">
        <w:r>
          <w:t>Technology Stack: React, Node.js, AWS</w:t>
        </w:r>
      </w:ins>
    </w:p>
    <w:p w14:paraId="28131945" w14:textId="1AF9E6A2" w:rsidR="00F717BA" w:rsidRDefault="00197CF1">
      <w:pPr>
        <w:rPr>
          <w:del w:id="19" w:author="Arthur Souza Rodrigues" w:date="2026-07-10T21:42:00Z" w16du:dateUtc="2026-07-11T01:42:00Z"/>
        </w:rPr>
      </w:pPr>
      <w:ins w:id="20" w:author="Arthur Souza Rodrigues" w:date="2026-07-10T21:42:00Z" w16du:dateUtc="2026-07-11T01:42:00Z">
        <w:r>
          <w:t>Release Frequency: Monthly sprints</w:t>
        </w:r>
      </w:ins>
      <w:del w:id="21" w:author="Arthur Souza Rodrigues" w:date="2026-07-10T21:42:00Z" w16du:dateUtc="2026-07-11T01:42:00Z">
        <w:r>
          <w:rPr>
            <w:b/>
            <w:bCs/>
            <w:color w:val="C00000"/>
          </w:rPr>
          <w:delText>Red Bold Text Demo</w:delText>
        </w:r>
      </w:del>
    </w:p>
    <w:p w14:paraId="7FBD351E" w14:textId="77777777" w:rsidR="00F717BA" w:rsidRDefault="00197CF1">
      <w:pPr>
        <w:rPr>
          <w:del w:id="22" w:author="Arthur Souza Rodrigues" w:date="2026-07-10T21:42:00Z" w16du:dateUtc="2026-07-11T01:42:00Z"/>
        </w:rPr>
      </w:pPr>
      <w:del w:id="23" w:author="Arthur Souza Rodrigues" w:date="2026-07-10T21:42:00Z" w16du:dateUtc="2026-07-11T01:42:00Z">
        <w:r>
          <w:rPr>
            <w:b/>
            <w:bCs/>
            <w:color w:val="C00000"/>
          </w:rPr>
          <w:delText>This document combines red font color with bold formatting.</w:delText>
        </w:r>
      </w:del>
    </w:p>
    <w:p w14:paraId="18ABC3ED" w14:textId="77777777" w:rsidR="00F717BA" w:rsidRDefault="00197CF1">
      <w:del w:id="24" w:author="Arthur Souza Rodrigues" w:date="2026-07-10T21:42:00Z" w16du:dateUtc="2026-07-11T01:42:00Z">
        <w:r>
          <w:rPr>
            <w:b/>
            <w:bCs/>
            <w:color w:val="C00000"/>
          </w:rPr>
          <w:delText>Red bold text creates strong visual impact for warnings.</w:delText>
        </w:r>
      </w:del>
    </w:p>
    <w:sectPr w:rsidR="00F717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7BA"/>
    <w:rsid w:val="00257746"/>
    <w:rsid w:val="00417905"/>
    <w:rsid w:val="00BD647F"/>
    <w:rsid w:val="00C5721E"/>
    <w:rsid w:val="00D53FE7"/>
    <w:rsid w:val="00DC6CEC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181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2026-07-11T01:42:00Z</dcterms:modified>
</cp:coreProperties>
</file>