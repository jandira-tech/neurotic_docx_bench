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AA74C" w14:textId="77777777" w:rsidR="00BC32DD" w:rsidRPr="001A2552" w:rsidRDefault="00BC32DD" w:rsidP="00BC32DD">
      <w:pPr>
        <w:jc w:val="center"/>
        <w:rPr>
          <w:ins w:id="8" w:author="msi" w:date="2026-09-22T12:19:00Z" w16du:dateUtc="2026-09-22T16:19:00Z"/>
          <w:sz w:val="16"/>
          <w:szCs w:val="16"/>
        </w:rPr>
      </w:pPr>
      <w:ins w:id="9" w:author="msi" w:date="2026-09-22T12:19:00Z" w16du:dateUtc="2026-09-22T16:19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3060F137" w14:textId="77777777" w:rsidR="00BC32DD" w:rsidRPr="001A2552" w:rsidRDefault="00BC32DD" w:rsidP="00BC32DD">
      <w:pPr>
        <w:jc w:val="center"/>
        <w:rPr>
          <w:ins w:id="10" w:author="msi" w:date="2026-09-22T12:19:00Z" w16du:dateUtc="2026-09-22T16:19:00Z"/>
          <w:b/>
          <w:sz w:val="16"/>
          <w:szCs w:val="16"/>
        </w:rPr>
      </w:pPr>
      <w:ins w:id="11" w:author="msi" w:date="2026-09-22T12:19:00Z" w16du:dateUtc="2026-09-22T16:19:00Z">
        <w:r w:rsidRPr="001A2552">
          <w:rPr>
            <w:b/>
            <w:sz w:val="16"/>
            <w:szCs w:val="16"/>
          </w:rPr>
          <w:t>Açık Ders Malzemeleri</w:t>
        </w:r>
      </w:ins>
    </w:p>
    <w:p w14:paraId="1212A652" w14:textId="77777777" w:rsidR="00BC32DD" w:rsidRDefault="00BC32DD" w:rsidP="00BC32DD">
      <w:pPr>
        <w:pStyle w:val="Basliklar"/>
        <w:jc w:val="center"/>
        <w:rPr>
          <w:ins w:id="12" w:author="msi" w:date="2026-09-22T12:19:00Z" w16du:dateUtc="2026-09-22T16:19:00Z"/>
          <w:sz w:val="16"/>
          <w:szCs w:val="16"/>
        </w:rPr>
      </w:pPr>
    </w:p>
    <w:p w14:paraId="70835B5F" w14:textId="77777777" w:rsidR="00BC32DD" w:rsidRPr="001A2552" w:rsidRDefault="00BC32DD" w:rsidP="00BC32DD">
      <w:pPr>
        <w:pStyle w:val="Basliklar"/>
        <w:jc w:val="center"/>
        <w:rPr>
          <w:ins w:id="13" w:author="msi" w:date="2026-09-22T12:19:00Z" w16du:dateUtc="2026-09-22T16:19:00Z"/>
          <w:sz w:val="16"/>
          <w:szCs w:val="16"/>
        </w:rPr>
      </w:pPr>
      <w:ins w:id="14" w:author="msi" w:date="2026-09-22T12:19:00Z" w16du:dateUtc="2026-09-22T16:19:00Z">
        <w:r>
          <w:rPr>
            <w:sz w:val="16"/>
            <w:szCs w:val="16"/>
          </w:rPr>
          <w:t>Ders izlence Formu</w:t>
        </w:r>
      </w:ins>
    </w:p>
    <w:p w14:paraId="7A554591" w14:textId="77777777" w:rsidR="00BC32DD" w:rsidRPr="001A2552" w:rsidRDefault="00BC32DD" w:rsidP="00BC32DD">
      <w:pPr>
        <w:rPr>
          <w:ins w:id="15" w:author="msi" w:date="2026-09-22T12:19:00Z" w16du:dateUtc="2026-09-22T16:19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38AB474F" w14:textId="77777777" w:rsidTr="00832AEF">
        <w:trPr>
          <w:jc w:val="center"/>
          <w:ins w:id="16" w:author="msi" w:date="2026-09-22T12:19:00Z" w16du:dateUtc="2026-09-22T16:19:00Z"/>
        </w:trPr>
        <w:tc>
          <w:tcPr>
            <w:tcW w:w="2745" w:type="dxa"/>
            <w:vAlign w:val="center"/>
          </w:tcPr>
          <w:p w14:paraId="345AC7D5" w14:textId="77777777" w:rsidR="00BC32DD" w:rsidRPr="001A2552" w:rsidRDefault="00BC32DD" w:rsidP="00832AEF">
            <w:pPr>
              <w:pStyle w:val="DersBasliklar"/>
              <w:rPr>
                <w:ins w:id="17" w:author="msi" w:date="2026-09-22T12:19:00Z" w16du:dateUtc="2026-09-22T16:19:00Z"/>
                <w:szCs w:val="16"/>
              </w:rPr>
            </w:pPr>
            <w:ins w:id="18" w:author="msi" w:date="2026-09-22T12:19:00Z" w16du:dateUtc="2026-09-22T16:19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9B10F79" w14:textId="77777777" w:rsidR="00BC32DD" w:rsidRPr="00B00DF3" w:rsidRDefault="00CC0B85" w:rsidP="00F95BE5">
            <w:pPr>
              <w:pStyle w:val="DersBilgileri"/>
              <w:rPr>
                <w:ins w:id="19" w:author="msi" w:date="2026-09-22T12:19:00Z" w16du:dateUtc="2026-09-22T16:19:00Z"/>
                <w:bCs/>
                <w:szCs w:val="16"/>
              </w:rPr>
            </w:pPr>
            <w:ins w:id="20" w:author="msi" w:date="2026-09-22T12:19:00Z" w16du:dateUtc="2026-09-22T16:19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820AAB9" w14:textId="77777777" w:rsidTr="00832AEF">
        <w:trPr>
          <w:jc w:val="center"/>
          <w:ins w:id="21" w:author="msi" w:date="2026-09-22T12:19:00Z" w16du:dateUtc="2026-09-22T16:19:00Z"/>
        </w:trPr>
        <w:tc>
          <w:tcPr>
            <w:tcW w:w="2745" w:type="dxa"/>
            <w:vAlign w:val="center"/>
          </w:tcPr>
          <w:p w14:paraId="1DDB7DF0" w14:textId="77777777" w:rsidR="00BC32DD" w:rsidRPr="001A2552" w:rsidRDefault="00BC32DD" w:rsidP="00832AEF">
            <w:pPr>
              <w:pStyle w:val="DersBasliklar"/>
              <w:rPr>
                <w:ins w:id="22" w:author="msi" w:date="2026-09-22T12:19:00Z" w16du:dateUtc="2026-09-22T16:19:00Z"/>
                <w:szCs w:val="16"/>
              </w:rPr>
            </w:pPr>
            <w:ins w:id="23" w:author="msi" w:date="2026-09-22T12:19:00Z" w16du:dateUtc="2026-09-22T16:19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87B2AAC" w14:textId="77777777" w:rsidR="00BC32DD" w:rsidRPr="00B00DF3" w:rsidRDefault="00F911A6" w:rsidP="00832AEF">
            <w:pPr>
              <w:pStyle w:val="DersBilgileri"/>
              <w:rPr>
                <w:ins w:id="24" w:author="msi" w:date="2026-09-22T12:19:00Z" w16du:dateUtc="2026-09-22T16:19:00Z"/>
                <w:szCs w:val="16"/>
              </w:rPr>
            </w:pPr>
            <w:ins w:id="25" w:author="msi" w:date="2026-09-22T12:19:00Z" w16du:dateUtc="2026-09-22T16:19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EDB08C5" w14:textId="77777777" w:rsidTr="00832AEF">
        <w:trPr>
          <w:jc w:val="center"/>
          <w:ins w:id="26" w:author="msi" w:date="2026-09-22T12:19:00Z" w16du:dateUtc="2026-09-22T16:19:00Z"/>
        </w:trPr>
        <w:tc>
          <w:tcPr>
            <w:tcW w:w="2745" w:type="dxa"/>
            <w:vAlign w:val="center"/>
          </w:tcPr>
          <w:p w14:paraId="18427BC9" w14:textId="77777777" w:rsidR="00BC32DD" w:rsidRPr="001A2552" w:rsidRDefault="00BC32DD" w:rsidP="00832AEF">
            <w:pPr>
              <w:pStyle w:val="DersBasliklar"/>
              <w:rPr>
                <w:ins w:id="27" w:author="msi" w:date="2026-09-22T12:19:00Z" w16du:dateUtc="2026-09-22T16:19:00Z"/>
                <w:szCs w:val="16"/>
              </w:rPr>
            </w:pPr>
            <w:ins w:id="28" w:author="msi" w:date="2026-09-22T12:19:00Z" w16du:dateUtc="2026-09-22T16:19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49939C2B" w14:textId="77777777" w:rsidR="00BC32DD" w:rsidRPr="00B00DF3" w:rsidRDefault="00F911A6" w:rsidP="00832AEF">
            <w:pPr>
              <w:pStyle w:val="DersBilgileri"/>
              <w:rPr>
                <w:ins w:id="29" w:author="msi" w:date="2026-09-22T12:19:00Z" w16du:dateUtc="2026-09-22T16:19:00Z"/>
                <w:szCs w:val="16"/>
              </w:rPr>
            </w:pPr>
            <w:ins w:id="30" w:author="msi" w:date="2026-09-22T12:19:00Z" w16du:dateUtc="2026-09-22T16:19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19E69FBF" w14:textId="77777777" w:rsidTr="00832AEF">
        <w:trPr>
          <w:jc w:val="center"/>
          <w:ins w:id="31" w:author="msi" w:date="2026-09-22T12:19:00Z" w16du:dateUtc="2026-09-22T16:19:00Z"/>
        </w:trPr>
        <w:tc>
          <w:tcPr>
            <w:tcW w:w="2745" w:type="dxa"/>
            <w:vAlign w:val="center"/>
          </w:tcPr>
          <w:p w14:paraId="73EC3DA9" w14:textId="77777777" w:rsidR="00BC32DD" w:rsidRPr="001A2552" w:rsidRDefault="00BC32DD" w:rsidP="00832AEF">
            <w:pPr>
              <w:pStyle w:val="DersBasliklar"/>
              <w:rPr>
                <w:ins w:id="32" w:author="msi" w:date="2026-09-22T12:19:00Z" w16du:dateUtc="2026-09-22T16:19:00Z"/>
                <w:szCs w:val="16"/>
              </w:rPr>
            </w:pPr>
            <w:ins w:id="33" w:author="msi" w:date="2026-09-22T12:19:00Z" w16du:dateUtc="2026-09-22T16:19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49068344" w14:textId="77777777" w:rsidR="00BC32DD" w:rsidRPr="00B00DF3" w:rsidRDefault="00F911A6" w:rsidP="00832AEF">
            <w:pPr>
              <w:pStyle w:val="DersBilgileri"/>
              <w:rPr>
                <w:ins w:id="34" w:author="msi" w:date="2026-09-22T12:19:00Z" w16du:dateUtc="2026-09-22T16:19:00Z"/>
                <w:szCs w:val="16"/>
              </w:rPr>
            </w:pPr>
            <w:ins w:id="35" w:author="msi" w:date="2026-09-22T12:19:00Z" w16du:dateUtc="2026-09-22T16:19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04C7672" w14:textId="77777777" w:rsidTr="00832AEF">
        <w:trPr>
          <w:jc w:val="center"/>
          <w:ins w:id="36" w:author="msi" w:date="2026-09-22T12:19:00Z" w16du:dateUtc="2026-09-22T16:19:00Z"/>
        </w:trPr>
        <w:tc>
          <w:tcPr>
            <w:tcW w:w="2745" w:type="dxa"/>
            <w:vAlign w:val="center"/>
          </w:tcPr>
          <w:p w14:paraId="3F8B2646" w14:textId="77777777" w:rsidR="00BC32DD" w:rsidRPr="001A2552" w:rsidRDefault="00BC32DD" w:rsidP="00832AEF">
            <w:pPr>
              <w:pStyle w:val="DersBasliklar"/>
              <w:rPr>
                <w:ins w:id="37" w:author="msi" w:date="2026-09-22T12:19:00Z" w16du:dateUtc="2026-09-22T16:19:00Z"/>
                <w:szCs w:val="16"/>
              </w:rPr>
            </w:pPr>
            <w:ins w:id="38" w:author="msi" w:date="2026-09-22T12:19:00Z" w16du:dateUtc="2026-09-22T16:19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584814A2" w14:textId="77777777" w:rsidR="00BC32DD" w:rsidRPr="00B00DF3" w:rsidRDefault="00F8234C" w:rsidP="00832AEF">
            <w:pPr>
              <w:pStyle w:val="DersBilgileri"/>
              <w:rPr>
                <w:ins w:id="39" w:author="msi" w:date="2026-09-22T12:19:00Z" w16du:dateUtc="2026-09-22T16:19:00Z"/>
                <w:szCs w:val="16"/>
              </w:rPr>
            </w:pPr>
            <w:ins w:id="40" w:author="msi" w:date="2026-09-22T12:19:00Z" w16du:dateUtc="2026-09-22T16:19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58A0E4C1" w14:textId="77777777" w:rsidTr="00832AEF">
        <w:trPr>
          <w:jc w:val="center"/>
          <w:ins w:id="41" w:author="msi" w:date="2026-09-22T12:19:00Z" w16du:dateUtc="2026-09-22T16:19:00Z"/>
        </w:trPr>
        <w:tc>
          <w:tcPr>
            <w:tcW w:w="2745" w:type="dxa"/>
            <w:vAlign w:val="center"/>
          </w:tcPr>
          <w:p w14:paraId="7068ED52" w14:textId="77777777" w:rsidR="00BC32DD" w:rsidRPr="001A2552" w:rsidRDefault="00BC32DD" w:rsidP="00832AEF">
            <w:pPr>
              <w:pStyle w:val="DersBasliklar"/>
              <w:rPr>
                <w:ins w:id="42" w:author="msi" w:date="2026-09-22T12:19:00Z" w16du:dateUtc="2026-09-22T16:19:00Z"/>
                <w:szCs w:val="16"/>
              </w:rPr>
            </w:pPr>
            <w:ins w:id="43" w:author="msi" w:date="2026-09-22T12:19:00Z" w16du:dateUtc="2026-09-22T16:19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046550F0" w14:textId="77777777" w:rsidR="00F911A6" w:rsidRPr="00B00DF3" w:rsidRDefault="00F911A6" w:rsidP="00F911A6">
            <w:pPr>
              <w:rPr>
                <w:ins w:id="44" w:author="msi" w:date="2026-09-22T12:19:00Z" w16du:dateUtc="2026-09-22T16:19:00Z"/>
                <w:sz w:val="16"/>
                <w:szCs w:val="16"/>
              </w:rPr>
            </w:pPr>
          </w:p>
          <w:p w14:paraId="3DDEBB1D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9:00Z" w16du:dateUtc="2026-09-22T16:19:00Z"/>
                <w:sz w:val="16"/>
                <w:szCs w:val="16"/>
              </w:rPr>
            </w:pPr>
            <w:ins w:id="46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4BD1CA8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9:00Z" w16du:dateUtc="2026-09-22T16:19:00Z"/>
                <w:sz w:val="16"/>
                <w:szCs w:val="16"/>
              </w:rPr>
            </w:pPr>
            <w:ins w:id="48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60119B3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9:00Z" w16du:dateUtc="2026-09-22T16:19:00Z"/>
                <w:sz w:val="16"/>
                <w:szCs w:val="16"/>
              </w:rPr>
            </w:pPr>
            <w:ins w:id="50" w:author="msi" w:date="2026-09-22T12:19:00Z" w16du:dateUtc="2026-09-22T16:1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343922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9:00Z" w16du:dateUtc="2026-09-22T16:19:00Z"/>
                <w:sz w:val="16"/>
                <w:szCs w:val="16"/>
              </w:rPr>
            </w:pPr>
            <w:ins w:id="52" w:author="msi" w:date="2026-09-22T12:19:00Z" w16du:dateUtc="2026-09-22T16:1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24A25B4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9:00Z" w16du:dateUtc="2026-09-22T16:19:00Z"/>
                <w:sz w:val="16"/>
                <w:szCs w:val="16"/>
              </w:rPr>
            </w:pPr>
            <w:ins w:id="54" w:author="msi" w:date="2026-09-22T12:19:00Z" w16du:dateUtc="2026-09-22T16:1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1952DE6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19:00Z" w16du:dateUtc="2026-09-22T16:19:00Z"/>
                <w:sz w:val="16"/>
                <w:szCs w:val="16"/>
              </w:rPr>
            </w:pPr>
            <w:ins w:id="56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030EC3A7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19:00Z" w16du:dateUtc="2026-09-22T16:19:00Z"/>
                <w:sz w:val="16"/>
                <w:szCs w:val="16"/>
              </w:rPr>
            </w:pPr>
            <w:ins w:id="58" w:author="msi" w:date="2026-09-22T12:19:00Z" w16du:dateUtc="2026-09-22T16:19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87481B5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19:00Z" w16du:dateUtc="2026-09-22T16:19:00Z"/>
                <w:szCs w:val="16"/>
              </w:rPr>
            </w:pPr>
            <w:ins w:id="60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915A52C" w14:textId="77777777" w:rsidTr="00832AEF">
        <w:trPr>
          <w:jc w:val="center"/>
          <w:ins w:id="61" w:author="msi" w:date="2026-09-22T12:19:00Z" w16du:dateUtc="2026-09-22T16:19:00Z"/>
        </w:trPr>
        <w:tc>
          <w:tcPr>
            <w:tcW w:w="2745" w:type="dxa"/>
            <w:vAlign w:val="center"/>
          </w:tcPr>
          <w:p w14:paraId="2F74B574" w14:textId="77777777" w:rsidR="00BC32DD" w:rsidRPr="001A2552" w:rsidRDefault="00BC32DD" w:rsidP="00832AEF">
            <w:pPr>
              <w:pStyle w:val="DersBasliklar"/>
              <w:rPr>
                <w:ins w:id="62" w:author="msi" w:date="2026-09-22T12:19:00Z" w16du:dateUtc="2026-09-22T16:19:00Z"/>
                <w:szCs w:val="16"/>
              </w:rPr>
            </w:pPr>
            <w:ins w:id="63" w:author="msi" w:date="2026-09-22T12:19:00Z" w16du:dateUtc="2026-09-22T16:19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B61E7DA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9:00Z" w16du:dateUtc="2026-09-22T16:19:00Z"/>
                <w:sz w:val="16"/>
                <w:szCs w:val="16"/>
              </w:rPr>
            </w:pPr>
            <w:ins w:id="65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66085F53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9:00Z" w16du:dateUtc="2026-09-22T16:19:00Z"/>
                <w:sz w:val="16"/>
                <w:szCs w:val="16"/>
              </w:rPr>
            </w:pPr>
            <w:ins w:id="67" w:author="msi" w:date="2026-09-22T12:19:00Z" w16du:dateUtc="2026-09-22T16:19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A3DD7C7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9:00Z" w16du:dateUtc="2026-09-22T16:19:00Z"/>
                <w:sz w:val="16"/>
                <w:szCs w:val="16"/>
              </w:rPr>
            </w:pPr>
            <w:ins w:id="69" w:author="msi" w:date="2026-09-22T12:19:00Z" w16du:dateUtc="2026-09-22T16:19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18BEB5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9:00Z" w16du:dateUtc="2026-09-22T16:19:00Z"/>
                <w:sz w:val="16"/>
                <w:szCs w:val="16"/>
              </w:rPr>
            </w:pPr>
            <w:ins w:id="71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FCF968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9:00Z" w16du:dateUtc="2026-09-22T16:19:00Z"/>
                <w:sz w:val="16"/>
                <w:szCs w:val="16"/>
              </w:rPr>
            </w:pPr>
            <w:ins w:id="73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9CFC9C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9:00Z" w16du:dateUtc="2026-09-22T16:19:00Z"/>
                <w:sz w:val="16"/>
                <w:szCs w:val="16"/>
              </w:rPr>
            </w:pPr>
            <w:ins w:id="75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37C013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9:00Z" w16du:dateUtc="2026-09-22T16:19:00Z"/>
                <w:sz w:val="16"/>
                <w:szCs w:val="16"/>
              </w:rPr>
            </w:pPr>
            <w:ins w:id="77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746E6A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9:00Z" w16du:dateUtc="2026-09-22T16:19:00Z"/>
                <w:sz w:val="16"/>
                <w:szCs w:val="16"/>
              </w:rPr>
            </w:pPr>
            <w:ins w:id="79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660C834A" w14:textId="77777777" w:rsidR="00BC32DD" w:rsidRPr="00B00DF3" w:rsidRDefault="00BC32DD" w:rsidP="00832AEF">
            <w:pPr>
              <w:pStyle w:val="DersBilgileri"/>
              <w:rPr>
                <w:ins w:id="80" w:author="msi" w:date="2026-09-22T12:19:00Z" w16du:dateUtc="2026-09-22T16:19:00Z"/>
                <w:szCs w:val="16"/>
              </w:rPr>
            </w:pPr>
          </w:p>
        </w:tc>
      </w:tr>
      <w:tr w:rsidR="00BC32DD" w:rsidRPr="001A2552" w14:paraId="6F4389E6" w14:textId="77777777" w:rsidTr="00832AEF">
        <w:trPr>
          <w:jc w:val="center"/>
          <w:ins w:id="81" w:author="msi" w:date="2026-09-22T12:19:00Z" w16du:dateUtc="2026-09-22T16:19:00Z"/>
        </w:trPr>
        <w:tc>
          <w:tcPr>
            <w:tcW w:w="2745" w:type="dxa"/>
            <w:vAlign w:val="center"/>
          </w:tcPr>
          <w:p w14:paraId="1E6E430E" w14:textId="77777777" w:rsidR="00BC32DD" w:rsidRPr="001A2552" w:rsidRDefault="00BC32DD" w:rsidP="00832AEF">
            <w:pPr>
              <w:pStyle w:val="DersBasliklar"/>
              <w:rPr>
                <w:ins w:id="82" w:author="msi" w:date="2026-09-22T12:19:00Z" w16du:dateUtc="2026-09-22T16:19:00Z"/>
                <w:szCs w:val="16"/>
              </w:rPr>
            </w:pPr>
            <w:ins w:id="83" w:author="msi" w:date="2026-09-22T12:19:00Z" w16du:dateUtc="2026-09-22T16:19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70F412A" w14:textId="77777777" w:rsidR="00BC32DD" w:rsidRPr="00B00DF3" w:rsidRDefault="00F8234C" w:rsidP="00832AEF">
            <w:pPr>
              <w:pStyle w:val="DersBilgileri"/>
              <w:rPr>
                <w:ins w:id="84" w:author="msi" w:date="2026-09-22T12:19:00Z" w16du:dateUtc="2026-09-22T16:19:00Z"/>
                <w:szCs w:val="16"/>
              </w:rPr>
            </w:pPr>
            <w:ins w:id="85" w:author="msi" w:date="2026-09-22T12:19:00Z" w16du:dateUtc="2026-09-22T16:19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F2B9603" w14:textId="77777777" w:rsidTr="00832AEF">
        <w:trPr>
          <w:jc w:val="center"/>
          <w:ins w:id="86" w:author="msi" w:date="2026-09-22T12:19:00Z" w16du:dateUtc="2026-09-22T16:19:00Z"/>
        </w:trPr>
        <w:tc>
          <w:tcPr>
            <w:tcW w:w="2745" w:type="dxa"/>
            <w:vAlign w:val="center"/>
          </w:tcPr>
          <w:p w14:paraId="0D0E2BC0" w14:textId="77777777" w:rsidR="00BC32DD" w:rsidRPr="001A2552" w:rsidRDefault="00BC32DD" w:rsidP="00832AEF">
            <w:pPr>
              <w:pStyle w:val="DersBasliklar"/>
              <w:rPr>
                <w:ins w:id="87" w:author="msi" w:date="2026-09-22T12:19:00Z" w16du:dateUtc="2026-09-22T16:19:00Z"/>
                <w:szCs w:val="16"/>
              </w:rPr>
            </w:pPr>
            <w:ins w:id="88" w:author="msi" w:date="2026-09-22T12:19:00Z" w16du:dateUtc="2026-09-22T16:19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3B12D81" w14:textId="77777777" w:rsidR="00BC32DD" w:rsidRPr="00B00DF3" w:rsidRDefault="00B00DF3" w:rsidP="00832AEF">
            <w:pPr>
              <w:pStyle w:val="DersBilgileri"/>
              <w:rPr>
                <w:ins w:id="89" w:author="msi" w:date="2026-09-22T12:19:00Z" w16du:dateUtc="2026-09-22T16:19:00Z"/>
                <w:szCs w:val="16"/>
              </w:rPr>
            </w:pPr>
            <w:ins w:id="90" w:author="msi" w:date="2026-09-22T12:19:00Z" w16du:dateUtc="2026-09-22T16:19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35A38CA" w14:textId="77777777" w:rsidTr="00832AEF">
        <w:trPr>
          <w:jc w:val="center"/>
          <w:ins w:id="91" w:author="msi" w:date="2026-09-22T12:19:00Z" w16du:dateUtc="2026-09-22T16:19:00Z"/>
        </w:trPr>
        <w:tc>
          <w:tcPr>
            <w:tcW w:w="2745" w:type="dxa"/>
            <w:vAlign w:val="center"/>
          </w:tcPr>
          <w:p w14:paraId="7626DD5C" w14:textId="77777777" w:rsidR="00BC32DD" w:rsidRPr="001A2552" w:rsidRDefault="00BC32DD" w:rsidP="00832AEF">
            <w:pPr>
              <w:pStyle w:val="DersBasliklar"/>
              <w:rPr>
                <w:ins w:id="92" w:author="msi" w:date="2026-09-22T12:19:00Z" w16du:dateUtc="2026-09-22T16:19:00Z"/>
                <w:szCs w:val="16"/>
              </w:rPr>
            </w:pPr>
            <w:ins w:id="93" w:author="msi" w:date="2026-09-22T12:19:00Z" w16du:dateUtc="2026-09-22T16:19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4C06FE65" w14:textId="77777777" w:rsidR="00BC32DD" w:rsidRPr="00B00DF3" w:rsidRDefault="00BC32DD" w:rsidP="00832AEF">
            <w:pPr>
              <w:pStyle w:val="DersBilgileri"/>
              <w:rPr>
                <w:ins w:id="94" w:author="msi" w:date="2026-09-22T12:19:00Z" w16du:dateUtc="2026-09-22T16:19:00Z"/>
                <w:szCs w:val="16"/>
              </w:rPr>
            </w:pPr>
          </w:p>
        </w:tc>
      </w:tr>
      <w:tr w:rsidR="00BC32DD" w:rsidRPr="001A2552" w14:paraId="7725550F" w14:textId="77777777" w:rsidTr="00832AEF">
        <w:trPr>
          <w:jc w:val="center"/>
          <w:ins w:id="95" w:author="msi" w:date="2026-09-22T12:19:00Z" w16du:dateUtc="2026-09-22T16:19:00Z"/>
        </w:trPr>
        <w:tc>
          <w:tcPr>
            <w:tcW w:w="2745" w:type="dxa"/>
            <w:vAlign w:val="center"/>
          </w:tcPr>
          <w:p w14:paraId="77417DE3" w14:textId="77777777" w:rsidR="00BC32DD" w:rsidRPr="001A2552" w:rsidRDefault="00BC32DD" w:rsidP="00832AEF">
            <w:pPr>
              <w:pStyle w:val="DersBasliklar"/>
              <w:rPr>
                <w:ins w:id="96" w:author="msi" w:date="2026-09-22T12:19:00Z" w16du:dateUtc="2026-09-22T16:19:00Z"/>
                <w:szCs w:val="16"/>
              </w:rPr>
            </w:pPr>
            <w:ins w:id="97" w:author="msi" w:date="2026-09-22T12:19:00Z" w16du:dateUtc="2026-09-22T16:19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26876BDF" w14:textId="77777777" w:rsidR="00B00DF3" w:rsidRPr="00B00DF3" w:rsidRDefault="00B00DF3" w:rsidP="00B00DF3">
            <w:pPr>
              <w:rPr>
                <w:ins w:id="98" w:author="msi" w:date="2026-09-22T12:19:00Z" w16du:dateUtc="2026-09-22T16:19:00Z"/>
                <w:sz w:val="16"/>
                <w:szCs w:val="16"/>
              </w:rPr>
            </w:pPr>
            <w:ins w:id="99" w:author="msi" w:date="2026-09-22T12:19:00Z" w16du:dateUtc="2026-09-22T16:19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4420DF9" w14:textId="77777777" w:rsidR="00B00DF3" w:rsidRPr="00B00DF3" w:rsidRDefault="00B00DF3" w:rsidP="00B00DF3">
            <w:pPr>
              <w:rPr>
                <w:ins w:id="100" w:author="msi" w:date="2026-09-22T12:19:00Z" w16du:dateUtc="2026-09-22T16:19:00Z"/>
                <w:sz w:val="16"/>
                <w:szCs w:val="16"/>
              </w:rPr>
            </w:pPr>
            <w:ins w:id="101" w:author="msi" w:date="2026-09-22T12:19:00Z" w16du:dateUtc="2026-09-22T16:19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51ED9A1" w14:textId="77777777" w:rsidR="00B00DF3" w:rsidRPr="00B00DF3" w:rsidRDefault="00B00DF3" w:rsidP="00B00DF3">
            <w:pPr>
              <w:rPr>
                <w:ins w:id="102" w:author="msi" w:date="2026-09-22T12:19:00Z" w16du:dateUtc="2026-09-22T16:19:00Z"/>
                <w:sz w:val="16"/>
                <w:szCs w:val="16"/>
              </w:rPr>
            </w:pPr>
            <w:ins w:id="103" w:author="msi" w:date="2026-09-22T12:19:00Z" w16du:dateUtc="2026-09-22T16:19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B8FDCF6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9:00Z" w16du:dateUtc="2026-09-22T16:19:00Z"/>
                <w:rFonts w:ascii="Verdana" w:hAnsi="Verdana"/>
                <w:sz w:val="16"/>
                <w:szCs w:val="16"/>
              </w:rPr>
            </w:pPr>
            <w:ins w:id="105" w:author="msi" w:date="2026-09-22T12:19:00Z" w16du:dateUtc="2026-09-22T16:19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091CC3A7" w14:textId="77777777" w:rsidR="00B00DF3" w:rsidRPr="00B00DF3" w:rsidRDefault="00B00DF3" w:rsidP="00B00DF3">
            <w:pPr>
              <w:rPr>
                <w:ins w:id="106" w:author="msi" w:date="2026-09-22T12:19:00Z" w16du:dateUtc="2026-09-22T16:19:00Z"/>
                <w:sz w:val="16"/>
                <w:szCs w:val="16"/>
              </w:rPr>
            </w:pPr>
            <w:ins w:id="107" w:author="msi" w:date="2026-09-22T12:19:00Z" w16du:dateUtc="2026-09-22T16:19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F8AA1EE" w14:textId="77777777" w:rsidR="00B00DF3" w:rsidRPr="00B00DF3" w:rsidRDefault="00B00DF3" w:rsidP="00B00DF3">
            <w:pPr>
              <w:rPr>
                <w:ins w:id="108" w:author="msi" w:date="2026-09-22T12:19:00Z" w16du:dateUtc="2026-09-22T16:19:00Z"/>
                <w:sz w:val="16"/>
                <w:szCs w:val="16"/>
              </w:rPr>
            </w:pPr>
            <w:ins w:id="109" w:author="msi" w:date="2026-09-22T12:19:00Z" w16du:dateUtc="2026-09-22T16:19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472ED24" w14:textId="77777777" w:rsidR="00B00DF3" w:rsidRPr="00B00DF3" w:rsidRDefault="00B00DF3" w:rsidP="00B00DF3">
            <w:pPr>
              <w:rPr>
                <w:ins w:id="110" w:author="msi" w:date="2026-09-22T12:19:00Z" w16du:dateUtc="2026-09-22T16:19:00Z"/>
                <w:sz w:val="16"/>
                <w:szCs w:val="16"/>
              </w:rPr>
            </w:pPr>
            <w:ins w:id="111" w:author="msi" w:date="2026-09-22T12:19:00Z" w16du:dateUtc="2026-09-22T16:19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8007B6E" w14:textId="77777777" w:rsidR="00B00DF3" w:rsidRPr="00B00DF3" w:rsidRDefault="00B00DF3" w:rsidP="00B00DF3">
            <w:pPr>
              <w:rPr>
                <w:ins w:id="112" w:author="msi" w:date="2026-09-22T12:19:00Z" w16du:dateUtc="2026-09-22T16:19:00Z"/>
                <w:sz w:val="16"/>
                <w:szCs w:val="16"/>
              </w:rPr>
            </w:pPr>
            <w:ins w:id="113" w:author="msi" w:date="2026-09-22T12:19:00Z" w16du:dateUtc="2026-09-22T16:19:00Z">
              <w:r w:rsidRPr="00B00DF3">
                <w:rPr>
                  <w:sz w:val="16"/>
                  <w:szCs w:val="16"/>
                </w:rPr>
                <w:t xml:space="preserve">-Reisoğlu, S. (2001) Uluslar arası Boyutlarıyla İnsan Hakları. İstanbul: </w:t>
              </w:r>
              <w:r w:rsidRPr="00B00DF3">
                <w:rPr>
                  <w:sz w:val="16"/>
                  <w:szCs w:val="16"/>
                </w:rPr>
                <w:lastRenderedPageBreak/>
                <w:t>Beta Yayıncılık.</w:t>
              </w:r>
            </w:ins>
          </w:p>
          <w:p w14:paraId="458C26D1" w14:textId="77777777" w:rsidR="00B00DF3" w:rsidRPr="00B00DF3" w:rsidRDefault="00B00DF3" w:rsidP="00B00DF3">
            <w:pPr>
              <w:rPr>
                <w:ins w:id="114" w:author="msi" w:date="2026-09-22T12:19:00Z" w16du:dateUtc="2026-09-22T16:19:00Z"/>
                <w:sz w:val="16"/>
                <w:szCs w:val="16"/>
              </w:rPr>
            </w:pPr>
            <w:ins w:id="115" w:author="msi" w:date="2026-09-22T12:19:00Z" w16du:dateUtc="2026-09-22T16:19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2CBA0382" w14:textId="77777777" w:rsidR="00BC32DD" w:rsidRPr="00B00DF3" w:rsidRDefault="00BC32DD" w:rsidP="00832AEF">
            <w:pPr>
              <w:pStyle w:val="Kaynakca"/>
              <w:rPr>
                <w:ins w:id="116" w:author="msi" w:date="2026-09-22T12:19:00Z" w16du:dateUtc="2026-09-22T16:19:00Z"/>
                <w:szCs w:val="16"/>
                <w:lang w:val="tr-TR"/>
              </w:rPr>
            </w:pPr>
          </w:p>
        </w:tc>
      </w:tr>
      <w:tr w:rsidR="00BC32DD" w:rsidRPr="001A2552" w14:paraId="4FD751A1" w14:textId="77777777" w:rsidTr="00832AEF">
        <w:trPr>
          <w:jc w:val="center"/>
          <w:ins w:id="117" w:author="msi" w:date="2026-09-22T12:19:00Z" w16du:dateUtc="2026-09-22T16:19:00Z"/>
        </w:trPr>
        <w:tc>
          <w:tcPr>
            <w:tcW w:w="2745" w:type="dxa"/>
            <w:vAlign w:val="center"/>
          </w:tcPr>
          <w:p w14:paraId="6E3D218C" w14:textId="77777777" w:rsidR="00BC32DD" w:rsidRPr="001A2552" w:rsidRDefault="00BC32DD" w:rsidP="00832AEF">
            <w:pPr>
              <w:pStyle w:val="DersBasliklar"/>
              <w:rPr>
                <w:ins w:id="118" w:author="msi" w:date="2026-09-22T12:19:00Z" w16du:dateUtc="2026-09-22T16:19:00Z"/>
                <w:szCs w:val="16"/>
              </w:rPr>
            </w:pPr>
            <w:ins w:id="119" w:author="msi" w:date="2026-09-22T12:19:00Z" w16du:dateUtc="2026-09-22T16:19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A3CF6DD" w14:textId="77777777" w:rsidR="00BC32DD" w:rsidRPr="001A2552" w:rsidRDefault="00B00DF3" w:rsidP="00832AEF">
            <w:pPr>
              <w:pStyle w:val="DersBilgileri"/>
              <w:rPr>
                <w:ins w:id="120" w:author="msi" w:date="2026-09-22T12:19:00Z" w16du:dateUtc="2026-09-22T16:19:00Z"/>
                <w:szCs w:val="16"/>
              </w:rPr>
            </w:pPr>
            <w:ins w:id="121" w:author="msi" w:date="2026-09-22T12:19:00Z" w16du:dateUtc="2026-09-22T16:19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7281E0F" w14:textId="77777777" w:rsidTr="00832AEF">
        <w:trPr>
          <w:jc w:val="center"/>
          <w:ins w:id="122" w:author="msi" w:date="2026-09-22T12:19:00Z" w16du:dateUtc="2026-09-22T16:19:00Z"/>
        </w:trPr>
        <w:tc>
          <w:tcPr>
            <w:tcW w:w="2745" w:type="dxa"/>
            <w:vAlign w:val="center"/>
          </w:tcPr>
          <w:p w14:paraId="1263630F" w14:textId="77777777" w:rsidR="00BC32DD" w:rsidRPr="001A2552" w:rsidRDefault="00BC32DD" w:rsidP="00832AEF">
            <w:pPr>
              <w:pStyle w:val="DersBasliklar"/>
              <w:rPr>
                <w:ins w:id="123" w:author="msi" w:date="2026-09-22T12:19:00Z" w16du:dateUtc="2026-09-22T16:19:00Z"/>
                <w:szCs w:val="16"/>
              </w:rPr>
            </w:pPr>
            <w:ins w:id="124" w:author="msi" w:date="2026-09-22T12:19:00Z" w16du:dateUtc="2026-09-22T16:19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9DBFA90" w14:textId="77777777" w:rsidR="00BC32DD" w:rsidRPr="001A2552" w:rsidRDefault="00BC32DD" w:rsidP="00832AEF">
            <w:pPr>
              <w:pStyle w:val="DersBilgileri"/>
              <w:rPr>
                <w:ins w:id="125" w:author="msi" w:date="2026-09-22T12:19:00Z" w16du:dateUtc="2026-09-22T16:19:00Z"/>
                <w:szCs w:val="16"/>
              </w:rPr>
            </w:pPr>
          </w:p>
        </w:tc>
      </w:tr>
      <w:tr w:rsidR="00BC32DD" w:rsidRPr="001A2552" w14:paraId="5397681A" w14:textId="77777777" w:rsidTr="00832AEF">
        <w:trPr>
          <w:jc w:val="center"/>
          <w:ins w:id="126" w:author="msi" w:date="2026-09-22T12:19:00Z" w16du:dateUtc="2026-09-22T16:19:00Z"/>
        </w:trPr>
        <w:tc>
          <w:tcPr>
            <w:tcW w:w="2745" w:type="dxa"/>
            <w:vAlign w:val="center"/>
          </w:tcPr>
          <w:p w14:paraId="391604AF" w14:textId="77777777" w:rsidR="00BC32DD" w:rsidRPr="001A2552" w:rsidRDefault="00BC32DD" w:rsidP="00832AEF">
            <w:pPr>
              <w:pStyle w:val="DersBasliklar"/>
              <w:rPr>
                <w:ins w:id="127" w:author="msi" w:date="2026-09-22T12:19:00Z" w16du:dateUtc="2026-09-22T16:19:00Z"/>
                <w:szCs w:val="16"/>
              </w:rPr>
            </w:pPr>
            <w:ins w:id="128" w:author="msi" w:date="2026-09-22T12:19:00Z" w16du:dateUtc="2026-09-22T16:19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1CBE823F" w14:textId="77777777" w:rsidR="00BC32DD" w:rsidRPr="001A2552" w:rsidRDefault="00BC32DD" w:rsidP="00832AEF">
            <w:pPr>
              <w:pStyle w:val="DersBilgileri"/>
              <w:rPr>
                <w:ins w:id="129" w:author="msi" w:date="2026-09-22T12:19:00Z" w16du:dateUtc="2026-09-22T16:19:00Z"/>
                <w:szCs w:val="16"/>
              </w:rPr>
            </w:pPr>
          </w:p>
        </w:tc>
      </w:tr>
    </w:tbl>
    <w:p w14:paraId="728196A4" w14:textId="77777777" w:rsidR="00BC32DD" w:rsidRPr="001A2552" w:rsidRDefault="00BC32DD" w:rsidP="00BC32DD">
      <w:pPr>
        <w:rPr>
          <w:ins w:id="130" w:author="msi" w:date="2026-09-22T12:19:00Z" w16du:dateUtc="2026-09-22T16:19:00Z"/>
          <w:sz w:val="16"/>
          <w:szCs w:val="16"/>
        </w:rPr>
      </w:pPr>
    </w:p>
    <w:p w14:paraId="707D12AD" w14:textId="77777777" w:rsidR="00BC32DD" w:rsidRPr="001A2552" w:rsidRDefault="00BC32DD" w:rsidP="00BC32DD">
      <w:pPr>
        <w:rPr>
          <w:ins w:id="131" w:author="msi" w:date="2026-09-22T12:19:00Z" w16du:dateUtc="2026-09-22T16:19:00Z"/>
          <w:sz w:val="16"/>
          <w:szCs w:val="16"/>
        </w:rPr>
      </w:pPr>
    </w:p>
    <w:p w14:paraId="094275DB" w14:textId="77777777" w:rsidR="00BC32DD" w:rsidRPr="001A2552" w:rsidRDefault="00BC32DD" w:rsidP="00BC32DD">
      <w:pPr>
        <w:rPr>
          <w:ins w:id="132" w:author="msi" w:date="2026-09-22T12:19:00Z" w16du:dateUtc="2026-09-22T16:19:00Z"/>
          <w:sz w:val="16"/>
          <w:szCs w:val="16"/>
        </w:rPr>
      </w:pPr>
    </w:p>
    <w:p w14:paraId="55B0018A" w14:textId="77777777" w:rsidR="00BC32DD" w:rsidRDefault="00BC32DD" w:rsidP="00BC32DD">
      <w:pPr>
        <w:rPr>
          <w:ins w:id="133" w:author="msi" w:date="2026-09-22T12:19:00Z" w16du:dateUtc="2026-09-22T16:19:00Z"/>
        </w:rPr>
      </w:pPr>
    </w:p>
    <w:p w14:paraId="4188B607" w14:textId="77777777" w:rsidR="00CD332A" w:rsidRDefault="00AC6323">
      <w:pPr>
        <w:spacing w:line="560" w:lineRule="exact"/>
        <w:jc w:val="center"/>
        <w:rPr>
          <w:del w:id="134" w:author="msi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135" w:author="msi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温州市洞头区审计发现重大问题责任</w:delText>
        </w:r>
      </w:del>
    </w:p>
    <w:p w14:paraId="34BC0701" w14:textId="77777777" w:rsidR="00CD332A" w:rsidRDefault="00AC6323">
      <w:pPr>
        <w:spacing w:line="560" w:lineRule="exact"/>
        <w:jc w:val="center"/>
        <w:rPr>
          <w:del w:id="136" w:author="msi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137" w:author="msi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认定办法（试行）</w:delText>
        </w:r>
      </w:del>
    </w:p>
    <w:p w14:paraId="2C6590C0" w14:textId="77777777" w:rsidR="00CD332A" w:rsidRDefault="00CD332A">
      <w:pPr>
        <w:spacing w:line="560" w:lineRule="exact"/>
        <w:rPr>
          <w:del w:id="138" w:author="msi" w:date="2026-09-22T12:19:00Z" w16du:dateUtc="2026-09-22T16:19:00Z"/>
          <w:rFonts w:ascii="FangSong" w:eastAsia="FangSong" w:cs="FangSong"/>
          <w:color w:val="171A1D"/>
          <w:szCs w:val="32"/>
          <w:shd w:val="clear" w:color="auto" w:fill="FFFFFF"/>
          <w:lang w:bidi="ar"/>
        </w:rPr>
      </w:pPr>
    </w:p>
    <w:p w14:paraId="4F6ED1FE" w14:textId="77777777" w:rsidR="00CD332A" w:rsidRDefault="00AC6323">
      <w:pPr>
        <w:spacing w:line="560" w:lineRule="exact"/>
        <w:ind w:firstLine="640"/>
        <w:rPr>
          <w:del w:id="139" w:author="msi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140" w:author="msi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第一条</w:delText>
        </w:r>
        <w:r>
          <w:rPr>
            <w:rFonts w:ascii="FangSong" w:eastAsia="FangSong" w:cs="FangSong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为进一步发挥审计在干部监督管理中的重要作用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规范权力运行和严格责任落实，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建立审计发现重大问题责任认定机制，全面精准服务“纪巡审”联动、组织会商、纪委责任追究、全区领导干部考核积分等管理，特制定本办法。</w:delText>
        </w:r>
      </w:del>
    </w:p>
    <w:p w14:paraId="697AD89C" w14:textId="77777777" w:rsidR="00CD332A" w:rsidRDefault="00AC6323">
      <w:pPr>
        <w:spacing w:line="560" w:lineRule="exact"/>
        <w:ind w:firstLine="640"/>
        <w:rPr>
          <w:del w:id="141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42" w:author="msi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第二条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适用于所有纳入审计项目计划的项目。</w:delText>
        </w:r>
      </w:del>
    </w:p>
    <w:p w14:paraId="28D4C29F" w14:textId="77777777" w:rsidR="00CD332A" w:rsidRDefault="00AC6323">
      <w:pPr>
        <w:spacing w:line="560" w:lineRule="exact"/>
        <w:ind w:firstLineChars="200" w:firstLine="640"/>
        <w:rPr>
          <w:del w:id="143" w:author="msi" w:date="2026-09-22T12:19:00Z" w16du:dateUtc="2026-09-22T16:19:00Z"/>
          <w:rFonts w:ascii="FangSong_GB2312" w:hAnsi="FangSong_GB2312" w:cs="FangSong_GB2312"/>
          <w:color w:val="171A1D"/>
          <w:szCs w:val="32"/>
          <w:highlight w:val="yellow"/>
          <w:shd w:val="clear" w:color="auto" w:fill="FFFFFF"/>
          <w:lang w:bidi="ar"/>
        </w:rPr>
      </w:pPr>
      <w:del w:id="144" w:author="msi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第三条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所称的重大问题是指重大决策部署贯彻落实、重大经济决策管理、重大工程建设管理、资金资产资源管理和经济风险防控等四方面问题，审计发现的重大违法违纪问题按有关规定办理。</w:delText>
        </w:r>
      </w:del>
    </w:p>
    <w:p w14:paraId="053B2176" w14:textId="77777777" w:rsidR="00CD332A" w:rsidRDefault="00AC6323">
      <w:pPr>
        <w:spacing w:line="560" w:lineRule="exact"/>
        <w:ind w:firstLineChars="200" w:firstLine="640"/>
        <w:rPr>
          <w:del w:id="145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46" w:author="msi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第四条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重大决策部署贯彻落实方面一般包括下列类型问题：</w:delText>
        </w:r>
      </w:del>
    </w:p>
    <w:p w14:paraId="487F5B39" w14:textId="77777777" w:rsidR="00CD332A" w:rsidRDefault="00AC6323">
      <w:pPr>
        <w:spacing w:line="560" w:lineRule="exact"/>
        <w:ind w:firstLineChars="200" w:firstLine="640"/>
        <w:rPr>
          <w:del w:id="147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48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）落实重大决策部署不务实。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贯彻党和国家经济方针政策、决策部署不坚决不全面不到位，造成公共资金、国有资产、国有资源损失浪费，生态环境破坏，公共利益损害等后果的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58DB6BC1" w14:textId="77777777" w:rsidR="00CD332A" w:rsidRDefault="00AC6323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49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0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（二）重大项目、重点工作任务推进不力。对重大战略、重大规划、业务条线等部署的重点工作、重要任务、重大项目，存在申报不实、进度未达要求等情况。</w:delText>
        </w:r>
      </w:del>
    </w:p>
    <w:p w14:paraId="74C1A0FA" w14:textId="77777777" w:rsidR="00CD332A" w:rsidRDefault="00AC6323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51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2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（三）过紧日子政策落实不到位。未经批准擅自举办会展、论坛等活动。“三公”经费、会议费、培训费等支出不合理，存在铺张浪费情况。</w:delText>
        </w:r>
      </w:del>
    </w:p>
    <w:p w14:paraId="43499D2B" w14:textId="77777777" w:rsidR="00CD332A" w:rsidRDefault="00AC6323">
      <w:pPr>
        <w:spacing w:line="560" w:lineRule="exact"/>
        <w:ind w:firstLineChars="200" w:firstLine="640"/>
        <w:rPr>
          <w:del w:id="153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4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（四）民生保障措施落实不到位。民生实事任务部署不精准、民生领域政策未落实到位、民生实事项目未如期落地、未能如期兑现等问题。</w:delText>
        </w:r>
      </w:del>
    </w:p>
    <w:p w14:paraId="7A1F4852" w14:textId="77777777" w:rsidR="00CD332A" w:rsidRDefault="00AC6323">
      <w:pPr>
        <w:spacing w:line="560" w:lineRule="exact"/>
        <w:ind w:firstLineChars="200" w:firstLine="640"/>
        <w:rPr>
          <w:del w:id="155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6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（五）破坏营商环境等问题。财政、经信、住建、交通等职能部门在涉企政策兑现、资金拨付、政务服务、拖欠民营企业中小企业账款、不及时清退各种保证金等营商环境方面存在的问题。</w:delText>
        </w:r>
      </w:del>
    </w:p>
    <w:p w14:paraId="1D26597E" w14:textId="77777777" w:rsidR="00CD332A" w:rsidRDefault="00AC6323">
      <w:pPr>
        <w:spacing w:line="560" w:lineRule="exact"/>
        <w:ind w:firstLineChars="200" w:firstLine="640"/>
        <w:rPr>
          <w:del w:id="157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8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（六）其他相关重大决策部署贯彻落实方面问题。</w:delText>
        </w:r>
      </w:del>
    </w:p>
    <w:p w14:paraId="6343F93C" w14:textId="77777777" w:rsidR="00CD332A" w:rsidRDefault="00AC6323">
      <w:pPr>
        <w:spacing w:line="560" w:lineRule="exact"/>
        <w:ind w:firstLineChars="200" w:firstLine="640"/>
        <w:rPr>
          <w:del w:id="159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60" w:author="msi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第五条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重大经济决策管理方面一般包括下列类型问题：</w:delText>
        </w:r>
      </w:del>
    </w:p>
    <w:p w14:paraId="41BD510F" w14:textId="77777777" w:rsidR="00CD332A" w:rsidRDefault="00AC6323">
      <w:pPr>
        <w:spacing w:line="560" w:lineRule="exact"/>
        <w:ind w:firstLineChars="200" w:firstLine="640"/>
        <w:rPr>
          <w:del w:id="161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62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（一）重大经济事项程序不合规。重大经济事项未按规定程序和权限进行集体决策，未经充分论证、听取意见等民主程序，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16DB7342" w14:textId="77777777" w:rsidR="00CD332A" w:rsidRDefault="00AC6323">
      <w:pPr>
        <w:spacing w:line="560" w:lineRule="exact"/>
        <w:ind w:firstLineChars="200" w:firstLine="640"/>
        <w:rPr>
          <w:del w:id="163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64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（二）重大经济事项决策不科学。融资决策失误，导致项目费用不合理增加；决策反复造成建设资金损失浪费；决策不科学，导致半拉子工程、烂尾楼等。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（三）重大经济事项决策内容不合法。重大经济事项决策内容违反有关党内法规、法律法规、政策规定、或与国家宏观调控、产业发展、环境保护等政策相抵触。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（四）重大经济事项执行不力。重大经济事项推进过程中因执行或监管不力导致未按期完成、未实现预期目标，甚至造成损失浪费、风险隐患等。</w:delText>
        </w:r>
      </w:del>
    </w:p>
    <w:p w14:paraId="7BE17766" w14:textId="77777777" w:rsidR="00CD332A" w:rsidRDefault="00AC6323">
      <w:pPr>
        <w:spacing w:line="560" w:lineRule="exact"/>
        <w:ind w:leftChars="200" w:left="400"/>
        <w:rPr>
          <w:del w:id="165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66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（五）其他相关重大经济决策管理方面问题。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第六条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重大工程建设管理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方面一般包括下列类型问题：</w:delText>
        </w:r>
      </w:del>
    </w:p>
    <w:p w14:paraId="13AE8EC0" w14:textId="77777777" w:rsidR="00CD332A" w:rsidRDefault="00AC6323">
      <w:pPr>
        <w:pStyle w:val="BodyTextFirstIndent2"/>
        <w:spacing w:line="560" w:lineRule="exact"/>
        <w:ind w:firstLine="640"/>
        <w:rPr>
          <w:del w:id="167" w:author="msi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68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（一）重大项目谋划深度不够。重大项目盲目上马，盲目举债搞劳民伤财、破坏生态环境的形象工程、政绩工程、面子工程。项目立项缺乏可行性研究，项目重复建设，概预算脱离实际。</w:delText>
        </w:r>
      </w:del>
    </w:p>
    <w:p w14:paraId="2AA7179F" w14:textId="77777777" w:rsidR="00CD332A" w:rsidRDefault="00AC6323">
      <w:pPr>
        <w:pStyle w:val="BodyTextFirstIndent2"/>
        <w:spacing w:line="560" w:lineRule="exact"/>
        <w:ind w:firstLine="640"/>
        <w:rPr>
          <w:del w:id="169" w:author="msi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70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重复多计工程结算价款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6741E741" w14:textId="77777777" w:rsidR="00CD332A" w:rsidRDefault="00AC6323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71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72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（五）工程后续管理不规范。如职责缺失，导致工程项目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建成后长期闲置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；已完工项目未及时进行结算、竣工财务决算及竣工验收，造成国有资产损失浪费。</w:delText>
        </w:r>
      </w:del>
    </w:p>
    <w:p w14:paraId="6651A72A" w14:textId="77777777" w:rsidR="00CD332A" w:rsidRDefault="00AC6323">
      <w:pPr>
        <w:pStyle w:val="BodyTextFirstIndent2"/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/>
        <w:rPr>
          <w:del w:id="173" w:author="msi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74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（六）其他相关重大工程建设管理问题。</w:delText>
        </w:r>
      </w:del>
    </w:p>
    <w:p w14:paraId="6586EE71" w14:textId="77777777" w:rsidR="00CD332A" w:rsidRDefault="00AC6323">
      <w:pPr>
        <w:spacing w:line="560" w:lineRule="exact"/>
        <w:ind w:firstLineChars="200" w:firstLine="640"/>
        <w:rPr>
          <w:del w:id="175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76" w:author="msi" w:date="2026-09-22T12:19:00Z" w16du:dateUtc="2026-09-22T16:19:00Z"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第七条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资金资产资源管理和经济风险防控方面一般包括以下类型问题：</w:delText>
        </w:r>
      </w:del>
    </w:p>
    <w:p w14:paraId="04764C61" w14:textId="77777777" w:rsidR="00CD332A" w:rsidRDefault="00AC6323">
      <w:pPr>
        <w:spacing w:line="560" w:lineRule="exact"/>
        <w:ind w:firstLineChars="200" w:firstLine="640"/>
        <w:rPr>
          <w:del w:id="177" w:author="msi" w:date="2026-09-22T12:19:00Z" w16du:dateUtc="2026-09-22T16:19:00Z"/>
          <w:rFonts w:ascii="FangSong_GB2312" w:hAnsi="FangSong_GB2312" w:cs="FangSong_GB2312"/>
          <w:szCs w:val="32"/>
        </w:rPr>
      </w:pPr>
      <w:del w:id="178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delText>
        </w:r>
      </w:del>
    </w:p>
    <w:p w14:paraId="495CEB39" w14:textId="77777777" w:rsidR="00CD332A" w:rsidRDefault="00AC6323">
      <w:pPr>
        <w:pStyle w:val="BodyTextFirstIndent2"/>
        <w:spacing w:line="560" w:lineRule="exact"/>
        <w:ind w:firstLine="640"/>
        <w:rPr>
          <w:del w:id="179" w:author="msi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80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（二）重大资产管理不到位。资产出租等处置不规范，未按规定审批和公开招标，资产管理不善，长期空置，造成损失浪费。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（三）资金使用管理不到位。挤占挪用资金；项目资金存在使用绩效不高，导致损失浪费等情况。</w:delText>
        </w:r>
      </w:del>
    </w:p>
    <w:p w14:paraId="0CB8B636" w14:textId="77777777" w:rsidR="00CD332A" w:rsidRDefault="00AC6323">
      <w:pPr>
        <w:pStyle w:val="BodyTextFirstIndent2"/>
        <w:spacing w:line="560" w:lineRule="exact"/>
        <w:ind w:firstLine="640"/>
        <w:rPr>
          <w:del w:id="181" w:author="msi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82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（四）矿产资源管理不到位。越界开采、无证开采、矿山生态环境修复治理不到位，矿山废料、工程性石料处置不规范等。</w:delText>
        </w:r>
      </w:del>
    </w:p>
    <w:p w14:paraId="2532FA8E" w14:textId="77777777" w:rsidR="00CD332A" w:rsidRDefault="00AC6323">
      <w:pPr>
        <w:spacing w:line="560" w:lineRule="exact"/>
        <w:ind w:firstLineChars="200" w:firstLine="640"/>
        <w:rPr>
          <w:del w:id="183" w:author="msi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84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delText>
        </w:r>
      </w:del>
    </w:p>
    <w:p w14:paraId="2FC2D142" w14:textId="77777777" w:rsidR="00CD332A" w:rsidRDefault="00AC6323">
      <w:pPr>
        <w:pStyle w:val="BodyTextFirstIndent2"/>
        <w:spacing w:line="560" w:lineRule="exact"/>
        <w:ind w:firstLine="640"/>
        <w:rPr>
          <w:del w:id="185" w:author="msi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86" w:author="msi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（六）其他相关资金资产资源管理和经济风险防控方面问题。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第八条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重大问题责任认定总体参照经责审计“五审五评”，同时应把握以下原则和要求：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（二）牢固树立“审事评人”理念，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" w:eastAsia="zh-CN" w:bidi="ar"/>
          </w:rPr>
          <w:delText>以研究思维贯穿于审计全过程，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深入查找问题根源，深挖背后的体制机制问题，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运用系统性和全局性思维揭示重点问题。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（三）提高责任链条完整度，</w:delText>
        </w:r>
        <w:r>
          <w:rPr>
            <w:rFonts w:ascii="FangSong_GB2312" w:eastAsia="FangSong_GB2312" w:hAnsi="FangSong_GB2312" w:cs="FangSong_GB2312" w:hint="eastAsia"/>
            <w:bCs/>
            <w:sz w:val="32"/>
            <w:szCs w:val="32"/>
            <w:lang w:val="en-US" w:eastAsia="zh-CN"/>
          </w:rPr>
          <w:delText>按照权责一致原则，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根据权力运行环节梳理责任链条，全过程分析各环节责任人的参与程度、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履职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尽责情况、所起的作用及导致结果，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客观审慎界定责任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。</w:delText>
        </w:r>
      </w:del>
    </w:p>
    <w:p w14:paraId="5FE2A93E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187" w:author="msi" w:date="2026-09-22T12:19:00Z" w16du:dateUtc="2026-09-22T16:19:00Z"/>
          <w:rFonts w:hAnsi="FangSong_GB2312" w:cs="FangSong_GB2312"/>
          <w:szCs w:val="32"/>
        </w:rPr>
      </w:pPr>
      <w:del w:id="188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（四）提升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责任界定精准度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  <w:r>
          <w:rPr>
            <w:rFonts w:hAnsi="FangSong_GB2312" w:cs="FangSong_GB2312" w:hint="eastAsia"/>
            <w:szCs w:val="32"/>
            <w:lang w:val="en-US" w:eastAsia="zh-CN"/>
          </w:rPr>
          <w:br/>
        </w:r>
        <w:r>
          <w:rPr>
            <w:rFonts w:hAnsi="FangSong_GB2312" w:cs="FangSong_GB2312" w:hint="eastAsia"/>
            <w:szCs w:val="32"/>
            <w:lang w:val="en-US" w:eastAsia="zh-CN"/>
          </w:rPr>
          <w:delText xml:space="preserve">　　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（</w:delText>
        </w:r>
        <w:r>
          <w:rPr>
            <w:rFonts w:hAnsi="FangSong_GB2312" w:cs="FangSong_GB2312" w:hint="eastAsia"/>
            <w:szCs w:val="32"/>
            <w:lang w:val="en-US" w:eastAsia="zh-CN"/>
          </w:rPr>
          <w:delText>五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）按照“三个区分开来”原则，对符合容错免责条件的问题进行免责。</w:delText>
        </w:r>
      </w:del>
    </w:p>
    <w:p w14:paraId="15838851" w14:textId="77777777" w:rsidR="00CD332A" w:rsidRDefault="00AC6323">
      <w:pPr>
        <w:pStyle w:val="BodyText"/>
        <w:spacing w:line="560" w:lineRule="exact"/>
        <w:ind w:right="0"/>
        <w:rPr>
          <w:del w:id="189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90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第九条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重大问题责任认定实行全过程管理：</w:delText>
        </w:r>
      </w:del>
    </w:p>
    <w:p w14:paraId="72114844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191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92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（一）</w:delText>
        </w:r>
        <w:r>
          <w:rPr>
            <w:rFonts w:hAnsi="FangSong_GB2312" w:cs="FangSong_GB2312" w:hint="eastAsia"/>
            <w:kern w:val="2"/>
            <w:szCs w:val="32"/>
            <w:lang w:val="en-US" w:eastAsia="zh-CN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实行审计组长负责制，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其他审计人员对分工的审计问题负责。</w:delText>
        </w:r>
      </w:del>
    </w:p>
    <w:p w14:paraId="1C0E456D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193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94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（二）审计人员在现场实施阶段，对照第七条的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原则和要求，梳理需要进行责任认定的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6A8A2FA7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195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96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（三）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重大问题责任认定事项纳入项目中期汇报会议议程，与会人员对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审计组提出的重大问题责任清单进行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逐项研判，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最终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确定需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责任认定的重大问题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5252F754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197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98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审计组对会议议定的重大问题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通过查阅资料、询问谈话等多种方式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，进行全链条的责任认定，并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充分听取各当事人意见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53E72D4D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199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200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（五）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经济责任项目应编制取证单、工作底稿等形式对责任进行全链条的描述，非经济责任项目应编制重要管理事项记录（附件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）对责任进行全链条的描述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，包括经办人、科室负责人、分管领导、主要领导在事件中所起的作用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66C1D05E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201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202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（六）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所有项目均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应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及时填报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" w:eastAsia="zh-CN" w:bidi="ar"/>
          </w:rPr>
          <w:delText>审计发现重大问题责任认定清单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2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在审计报告出具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个月内由审计组组长负责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报经责科统一归集管理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以备后续与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纪检部门、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组织部门对接调取。</w:delText>
        </w:r>
      </w:del>
    </w:p>
    <w:p w14:paraId="3463877B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203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204" w:author="msi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（七）纸质资料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由审计组长纳入审计项目档案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管理。</w:delText>
        </w:r>
      </w:del>
    </w:p>
    <w:p w14:paraId="695151A6" w14:textId="77777777" w:rsidR="00CD332A" w:rsidRDefault="00AC6323">
      <w:pPr>
        <w:pStyle w:val="BodyText"/>
        <w:spacing w:line="560" w:lineRule="exact"/>
        <w:ind w:right="0" w:firstLineChars="200" w:firstLine="640"/>
        <w:rPr>
          <w:del w:id="205" w:author="msi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206" w:author="msi" w:date="2026-09-22T12:19:00Z" w16du:dateUtc="2026-09-22T16:19:00Z"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第十条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审计人员对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负有保密义务。</w:delText>
        </w:r>
      </w:del>
    </w:p>
    <w:p w14:paraId="6FB63095" w14:textId="77777777" w:rsidR="00CD332A" w:rsidRDefault="00AC6323">
      <w:pPr>
        <w:spacing w:line="560" w:lineRule="exact"/>
        <w:ind w:firstLineChars="200" w:firstLine="640"/>
        <w:rPr>
          <w:del w:id="207" w:author="msi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208" w:author="msi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第十一条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本办法由经责科负责解释，自印发之日起试行。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 </w:delText>
        </w:r>
      </w:del>
    </w:p>
    <w:p w14:paraId="3B72B7D2" w14:textId="77777777" w:rsidR="00CD332A" w:rsidRDefault="00CD332A"/>
    <w:sectPr w:rsidR="00CD332A">
      <w:pgSz w:w="11906" w:h="16838"/>
      <w:pgMar w:top="1417" w:right="1417" w:bottom="1417" w:left="1417" w:header="708" w:footer="708" w:gutter="0"/>
      <w:cols w:space="708"/>
      <w:docGrid w:type="default" w:linePitch="360"/>
      <w:sectPrChange w:id="209" w:author="msi" w:date="2026-09-22T12:19:00Z" w16du:dateUtc="2026-09-22T16:19:00Z">
        <w:sectPr w:rsidR="00CD332A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6979493">
    <w:abstractNumId w:val="0"/>
  </w:num>
  <w:num w:numId="2" w16cid:durableId="784345902">
    <w:abstractNumId w:val="1"/>
  </w:num>
  <w:num w:numId="3" w16cid:durableId="1780293520">
    <w:abstractNumId w:val="5"/>
  </w:num>
  <w:num w:numId="4" w16cid:durableId="151527307">
    <w:abstractNumId w:val="3"/>
  </w:num>
  <w:num w:numId="5" w16cid:durableId="422185536">
    <w:abstractNumId w:val="4"/>
  </w:num>
  <w:num w:numId="6" w16cid:durableId="13355729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E1156E"/>
    <w:rsid w:val="000A48ED"/>
    <w:rsid w:val="00334276"/>
    <w:rsid w:val="005E6702"/>
    <w:rsid w:val="0069464C"/>
    <w:rsid w:val="00832BE3"/>
    <w:rsid w:val="00875E83"/>
    <w:rsid w:val="009D5F97"/>
    <w:rsid w:val="00B00DF3"/>
    <w:rsid w:val="00B326DC"/>
    <w:rsid w:val="00B90493"/>
    <w:rsid w:val="00BC32DD"/>
    <w:rsid w:val="00CC0B85"/>
    <w:rsid w:val="00CD332A"/>
    <w:rsid w:val="00F8234C"/>
    <w:rsid w:val="00F911A6"/>
    <w:rsid w:val="00F92157"/>
    <w:rsid w:val="00F95BE5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9:00Z">
        <w:pPr>
          <w:widowControl w:val="0"/>
          <w:spacing w:after="160" w:line="278" w:lineRule="auto"/>
          <w:jc w:val="both"/>
        </w:pPr>
      </w:pPrChange>
    </w:pPr>
    <w:rPr>
      <w:rFonts w:ascii="Verdana" w:eastAsia="Times New Roman" w:hAnsi="Verdana" w:cs="Times New Roman"/>
      <w:szCs w:val="24"/>
      <w:lang w:val="tr-TR" w:eastAsia="tr-TR"/>
      <w:rPrChange w:id="0" w:author="msi" w:date="2026-09-22T12:19:00Z">
        <w:rPr>
          <w:rFonts w:eastAsia="FangSong_GB2312"/>
          <w:kern w:val="2"/>
          <w:sz w:val="32"/>
          <w:lang w:val="en-US" w:eastAsia="zh-CN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9:00Z">
        <w:pPr>
          <w:keepNext/>
          <w:spacing w:before="120" w:after="120" w:line="360" w:lineRule="auto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9:00Z">
        <w:rPr>
          <w:rFonts w:ascii="Verdana" w:hAnsi="Verdana"/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FirstIndent">
    <w:name w:val="Body Text First Indent"/>
    <w:basedOn w:val="BodyText"/>
    <w:next w:val="Normal"/>
    <w:qFormat/>
    <w:pPr>
      <w:ind w:right="0" w:firstLineChars="100" w:firstLine="100"/>
    </w:pPr>
    <w:rPr>
      <w:rFonts w:ascii="Times New Roman" w:eastAsia="SimSun" w:hAnsi="Times New Roman"/>
      <w:sz w:val="28"/>
      <w:szCs w:val="20"/>
    </w:rPr>
  </w:style>
  <w:style w:type="paragraph" w:styleId="BodyText">
    <w:name w:val="Body Text"/>
    <w:basedOn w:val="Normal"/>
    <w:qFormat/>
    <w:pPr>
      <w:ind w:right="214"/>
    </w:pPr>
    <w:rPr>
      <w:rFonts w:ascii="FangSong_GB2312" w:eastAsia="FangSong_GB2312"/>
      <w:sz w:val="32"/>
    </w:rPr>
  </w:style>
  <w:style w:type="paragraph" w:styleId="BodyTextIndent">
    <w:name w:val="Body Text Indent"/>
    <w:basedOn w:val="Normal"/>
    <w:qFormat/>
    <w:pPr>
      <w:ind w:firstLine="630"/>
    </w:pPr>
    <w:rPr>
      <w:rFonts w:ascii="FangSong_GB2312" w:eastAsia="FangSong_GB2312"/>
      <w:sz w:val="32"/>
    </w:rPr>
  </w:style>
  <w:style w:type="paragraph" w:styleId="BodyTextFirstIndent2">
    <w:name w:val="Body Text First Indent 2"/>
    <w:basedOn w:val="BodyTextIndent"/>
    <w:qFormat/>
    <w:pPr>
      <w:ind w:firstLineChars="200" w:firstLine="200"/>
    </w:pPr>
    <w:rPr>
      <w:rFonts w:ascii="Calibri" w:eastAsia="SimSun" w:hAnsi="Calibri"/>
      <w:sz w:val="30"/>
    </w:rPr>
  </w:style>
  <w:style w:type="character" w:customStyle="1" w:styleId="Heading7Char">
    <w:name w:val="Heading 7 Char"/>
    <w:basedOn w:val="DefaultParagraphFont"/>
    <w:link w:val="Heading7"/>
    <w:rsid w:val="00B326DC"/>
    <w:rPr>
      <w:rFonts w:ascii="Times New Roman" w:eastAsia="Times New Roman" w:hAnsi="Times New Roman" w:cs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9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9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9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9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9:00Z">
        <w:pPr>
          <w:keepNext/>
          <w:spacing w:before="240" w:after="120"/>
        </w:pPr>
      </w:pPrChange>
    </w:pPr>
    <w:rPr>
      <w:b/>
      <w:rPrChange w:id="4" w:author="msi" w:date="2026-09-22T12:19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9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9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9:00Z">
        <w:pPr/>
      </w:pPrChange>
    </w:pPr>
    <w:rPr>
      <w:rFonts w:ascii="Times New Roman" w:hAnsi="Times New Roman"/>
      <w:sz w:val="22"/>
      <w:szCs w:val="20"/>
      <w:rPrChange w:id="6" w:author="msi" w:date="2026-09-22T12:19:00Z">
        <w:rPr>
          <w:rFonts w:ascii="Verdana" w:hAnsi="Verdana"/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B326DC"/>
    <w:rPr>
      <w:rFonts w:ascii="Times New Roman" w:eastAsia="Times New Roman" w:hAnsi="Times New Roman" w:cs="Times New Roman"/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9:00Z">
        <w:pPr>
          <w:ind w:left="720"/>
          <w:contextualSpacing/>
          <w:jc w:val="both"/>
        </w:pPr>
      </w:pPrChange>
    </w:pPr>
    <w:rPr>
      <w:rPrChange w:id="7" w:author="msi" w:date="2026-09-22T12:19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曾玲莉</dc:creator>
  <cp:lastModifiedBy>Arthur Souza Rodrigues</cp:lastModifiedBy>
  <cp:revision>1</cp:revision>
  <dcterms:created xsi:type="dcterms:W3CDTF">2024-12-11T07:03:00Z</dcterms:created>
  <dcterms:modified xsi:type="dcterms:W3CDTF">2026-09-22T16:19:00Z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