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C6A79E" w14:textId="77777777" w:rsidR="00EE15A7" w:rsidRDefault="00301DA7">
      <w:pPr>
        <w:rPr>
          <w:ins w:id="0" w:author="Quintanilla, Milagros C" w:date="2026-09-25T21:14:00Z" w16du:dateUtc="2026-09-26T01:14:00Z"/>
        </w:rPr>
      </w:pPr>
      <w:ins w:id="1" w:author="Quintanilla, Milagros C" w:date="2026-09-25T21:14:00Z" w16du:dateUtc="2026-09-26T01:14:00Z">
        <w:r>
          <w:rPr>
            <w:noProof/>
          </w:rPr>
          <w:drawing>
            <wp:inline distT="0" distB="0" distL="0" distR="0">
              <wp:extent cx="5943600" cy="1247265"/>
              <wp:effectExtent l="0" t="0" r="0" b="0"/>
              <wp:docPr id="1" name="Picture 1" descr="HISD Media Advis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D Media Advisor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247265"/>
                      </a:xfrm>
                      <a:prstGeom prst="rect">
                        <a:avLst/>
                      </a:prstGeom>
                      <a:noFill/>
                      <a:ln>
                        <a:noFill/>
                      </a:ln>
                    </pic:spPr>
                  </pic:pic>
                </a:graphicData>
              </a:graphic>
            </wp:inline>
          </w:drawing>
        </w:r>
      </w:ins>
    </w:p>
    <w:p w14:paraId="7619079A" w14:textId="77777777" w:rsidR="00301DA7" w:rsidRDefault="00301DA7" w:rsidP="00301DA7">
      <w:pPr>
        <w:jc w:val="center"/>
        <w:rPr>
          <w:ins w:id="2" w:author="Quintanilla, Milagros C" w:date="2026-09-25T21:14:00Z" w16du:dateUtc="2026-09-26T01:14:00Z"/>
        </w:rPr>
      </w:pPr>
      <w:ins w:id="3" w:author="Quintanilla, Milagros C" w:date="2026-09-25T21:14:00Z" w16du:dateUtc="2026-09-26T01:14:00Z">
        <w:r>
          <w:t xml:space="preserve">HISD hosting community meetings on Improvement Required campuses    </w:t>
        </w:r>
      </w:ins>
    </w:p>
    <w:p w14:paraId="3945896B" w14:textId="77777777" w:rsidR="00301DA7" w:rsidRDefault="00301DA7" w:rsidP="00301DA7">
      <w:pPr>
        <w:rPr>
          <w:ins w:id="4" w:author="Quintanilla, Milagros C" w:date="2026-09-25T21:14:00Z" w16du:dateUtc="2026-09-26T01:14:00Z"/>
        </w:rPr>
      </w:pPr>
      <w:ins w:id="5" w:author="Quintanilla, Milagros C" w:date="2026-09-25T21:14:00Z" w16du:dateUtc="2026-09-26T01:14:00Z">
        <w:r>
          <w:t xml:space="preserve">Feb 2, 2018 –  HISD Board of Education President Trustee Rhonda Skillern-Jones, Trustee Jolanda Jones, and Trustee Wanda Adams are hosting a series of community meetings at schools currently in “improvement required” status, or IR, as designated by the Texas Education Agency.   </w:t>
        </w:r>
      </w:ins>
    </w:p>
    <w:p w14:paraId="3BB5AC0E" w14:textId="77777777" w:rsidR="00301DA7" w:rsidRDefault="00301DA7" w:rsidP="00301DA7">
      <w:pPr>
        <w:rPr>
          <w:ins w:id="6" w:author="Quintanilla, Milagros C" w:date="2026-09-25T21:14:00Z" w16du:dateUtc="2026-09-26T01:14:00Z"/>
        </w:rPr>
      </w:pPr>
      <w:ins w:id="7" w:author="Quintanilla, Milagros C" w:date="2026-09-25T21:14:00Z" w16du:dateUtc="2026-09-26T01:14:00Z">
        <w:r>
          <w:t xml:space="preserve">Ten HISD campuses have struggled academically for five or more years and must meet all state standards this year. HISD is recommending changes at these 10 schools as well as at four additional low-performing campuses. State law says if any school currently in IR for the fourth year or more does not meet state standards this year, the state will close it or appoint a Board of Managers to run the school district.   </w:t>
        </w:r>
      </w:ins>
    </w:p>
    <w:p w14:paraId="43967B4A" w14:textId="77777777" w:rsidR="00301DA7" w:rsidRDefault="00301DA7" w:rsidP="00301DA7">
      <w:pPr>
        <w:rPr>
          <w:ins w:id="8" w:author="Quintanilla, Milagros C" w:date="2026-09-25T21:14:00Z" w16du:dateUtc="2026-09-26T01:14:00Z"/>
        </w:rPr>
      </w:pPr>
      <w:ins w:id="9" w:author="Quintanilla, Milagros C" w:date="2026-09-25T21:14:00Z" w16du:dateUtc="2026-09-26T01:14:00Z">
        <w:r>
          <w:t xml:space="preserve">  “The state has yet to tell us what their standards are,” said HISD Board of Education President Trustee Rhonda Skillern-Jones. “So as much as these students are accelerating academically and raising the bar on their campuses, we’re shooting in the dark at a moving target.”   </w:t>
        </w:r>
      </w:ins>
    </w:p>
    <w:p w14:paraId="7F04966D" w14:textId="77777777" w:rsidR="00301DA7" w:rsidRDefault="00301DA7" w:rsidP="00301DA7">
      <w:pPr>
        <w:rPr>
          <w:ins w:id="10" w:author="Quintanilla, Milagros C" w:date="2026-09-25T21:14:00Z" w16du:dateUtc="2026-09-26T01:14:00Z"/>
        </w:rPr>
      </w:pPr>
      <w:ins w:id="11" w:author="Quintanilla, Milagros C" w:date="2026-09-25T21:14:00Z" w16du:dateUtc="2026-09-26T01:14:00Z">
        <w:r>
          <w:t xml:space="preserve"> Senate Bill 1882 provides options that could prevent these sanctions: forming an outside partnership or closing and restarting a campus.   </w:t>
        </w:r>
      </w:ins>
    </w:p>
    <w:p w14:paraId="6E0BDDEA" w14:textId="77777777" w:rsidR="00301DA7" w:rsidRDefault="00301DA7" w:rsidP="00301DA7">
      <w:pPr>
        <w:rPr>
          <w:ins w:id="12" w:author="Quintanilla, Milagros C" w:date="2026-09-25T21:14:00Z" w16du:dateUtc="2026-09-26T01:14:00Z"/>
        </w:rPr>
      </w:pPr>
      <w:ins w:id="13" w:author="Quintanilla, Milagros C" w:date="2026-09-25T21:14:00Z" w16du:dateUtc="2026-09-26T01:14:00Z">
        <w:r>
          <w:t xml:space="preserve">The current recommendation is for eight schools to be managed by outside organizations such as a nonprofit or an institution of higher education. They are Dogan and Mading elementary schools, Henry Middle School, and Kashmere, Madison, North Forest, Wheatley and Worthing high schools. The remaining six – Blackshear, Highland Heights, Hilliard and Wesley elementary schools, Cullen Middle School and Woodson PK-8 – would be closed and reopened to serve limited grades. </w:t>
        </w:r>
      </w:ins>
    </w:p>
    <w:p w14:paraId="584D3FAF" w14:textId="77777777" w:rsidR="00301DA7" w:rsidRDefault="00301DA7" w:rsidP="00301DA7">
      <w:pPr>
        <w:rPr>
          <w:ins w:id="14" w:author="Quintanilla, Milagros C" w:date="2026-09-25T21:14:00Z" w16du:dateUtc="2026-09-26T01:14:00Z"/>
        </w:rPr>
      </w:pPr>
      <w:ins w:id="15" w:author="Quintanilla, Milagros C" w:date="2026-09-25T21:14:00Z" w16du:dateUtc="2026-09-26T01:14:00Z">
        <w:r>
          <w:t xml:space="preserve">HISD trustees and administrators will discuss the recommendations during this series of community meetings on campuses that could potentially be affected.    </w:t>
        </w:r>
      </w:ins>
    </w:p>
    <w:p w14:paraId="26910926" w14:textId="77777777" w:rsidR="00301DA7" w:rsidRDefault="00301DA7" w:rsidP="00301DA7">
      <w:pPr>
        <w:rPr>
          <w:ins w:id="16" w:author="Quintanilla, Milagros C" w:date="2026-09-25T21:14:00Z" w16du:dateUtc="2026-09-26T01:14:00Z"/>
        </w:rPr>
      </w:pPr>
      <w:ins w:id="17" w:author="Quintanilla, Milagros C" w:date="2026-09-25T21:14:00Z" w16du:dateUtc="2026-09-26T01:14:00Z">
        <w:r>
          <w:t xml:space="preserve"> “We want to be clear that these recommendations are just that: recommendations,” Skillern-Jones said. “We are committed to doing everything in our power under the law to keep these schools open. We are also committed to keeping these school communities informed and engaged as we navigate this process together.”  </w:t>
        </w:r>
      </w:ins>
    </w:p>
    <w:p w14:paraId="2518B1DA" w14:textId="77777777" w:rsidR="00301DA7" w:rsidRDefault="00301DA7" w:rsidP="00301DA7">
      <w:pPr>
        <w:rPr>
          <w:ins w:id="18" w:author="Quintanilla, Milagros C" w:date="2026-09-25T21:14:00Z" w16du:dateUtc="2026-09-26T01:14:00Z"/>
        </w:rPr>
      </w:pPr>
      <w:ins w:id="19" w:author="Quintanilla, Milagros C" w:date="2026-09-25T21:14:00Z" w16du:dateUtc="2026-09-26T01:14:00Z">
        <w:r>
          <w:t xml:space="preserve"> All meetings will begin at 6 p.m.   </w:t>
        </w:r>
      </w:ins>
    </w:p>
    <w:p w14:paraId="3F6BB0C4" w14:textId="77777777" w:rsidR="00301DA7" w:rsidRDefault="00301DA7" w:rsidP="00301DA7">
      <w:pPr>
        <w:rPr>
          <w:ins w:id="20" w:author="Quintanilla, Milagros C" w:date="2026-09-25T21:14:00Z" w16du:dateUtc="2026-09-26T01:14:00Z"/>
        </w:rPr>
      </w:pPr>
      <w:ins w:id="21" w:author="Quintanilla, Milagros C" w:date="2026-09-25T21:14:00Z" w16du:dateUtc="2026-09-26T01:14:00Z">
        <w:r>
          <w:t xml:space="preserve">Tuesday, Feb. 6  </w:t>
        </w:r>
      </w:ins>
    </w:p>
    <w:p w14:paraId="21692E5D" w14:textId="77777777" w:rsidR="00301DA7" w:rsidRDefault="00301DA7" w:rsidP="00301DA7">
      <w:pPr>
        <w:rPr>
          <w:ins w:id="22" w:author="Quintanilla, Milagros C" w:date="2026-09-25T21:14:00Z" w16du:dateUtc="2026-09-26T01:14:00Z"/>
        </w:rPr>
      </w:pPr>
      <w:ins w:id="23" w:author="Quintanilla, Milagros C" w:date="2026-09-25T21:14:00Z" w16du:dateUtc="2026-09-26T01:14:00Z">
        <w:r>
          <w:t xml:space="preserve">Wheatley High School  </w:t>
        </w:r>
      </w:ins>
    </w:p>
    <w:p w14:paraId="5B24737C" w14:textId="77777777" w:rsidR="00301DA7" w:rsidRDefault="00301DA7" w:rsidP="00301DA7">
      <w:pPr>
        <w:rPr>
          <w:ins w:id="24" w:author="Quintanilla, Milagros C" w:date="2026-09-25T21:14:00Z" w16du:dateUtc="2026-09-26T01:14:00Z"/>
        </w:rPr>
      </w:pPr>
      <w:ins w:id="25" w:author="Quintanilla, Milagros C" w:date="2026-09-25T21:14:00Z" w16du:dateUtc="2026-09-26T01:14:00Z">
        <w:r>
          <w:t xml:space="preserve">4801 Providence St. </w:t>
        </w:r>
      </w:ins>
    </w:p>
    <w:p w14:paraId="206F43C0" w14:textId="77777777" w:rsidR="00301DA7" w:rsidRDefault="00301DA7" w:rsidP="00301DA7">
      <w:pPr>
        <w:rPr>
          <w:ins w:id="26" w:author="Quintanilla, Milagros C" w:date="2026-09-25T21:14:00Z" w16du:dateUtc="2026-09-26T01:14:00Z"/>
        </w:rPr>
      </w:pPr>
    </w:p>
    <w:p w14:paraId="6786DF36" w14:textId="77777777" w:rsidR="00301DA7" w:rsidRDefault="00301DA7" w:rsidP="00301DA7">
      <w:pPr>
        <w:rPr>
          <w:ins w:id="27" w:author="Quintanilla, Milagros C" w:date="2026-09-25T21:14:00Z" w16du:dateUtc="2026-09-26T01:14:00Z"/>
        </w:rPr>
      </w:pPr>
      <w:ins w:id="28" w:author="Quintanilla, Milagros C" w:date="2026-09-25T21:14:00Z" w16du:dateUtc="2026-09-26T01:14:00Z">
        <w:r>
          <w:t xml:space="preserve">Wednesday, Feb. 14  </w:t>
        </w:r>
      </w:ins>
    </w:p>
    <w:p w14:paraId="3C2DF8E1" w14:textId="77777777" w:rsidR="00301DA7" w:rsidRDefault="00301DA7" w:rsidP="00301DA7">
      <w:pPr>
        <w:rPr>
          <w:ins w:id="29" w:author="Quintanilla, Milagros C" w:date="2026-09-25T21:14:00Z" w16du:dateUtc="2026-09-26T01:14:00Z"/>
        </w:rPr>
      </w:pPr>
      <w:ins w:id="30" w:author="Quintanilla, Milagros C" w:date="2026-09-25T21:14:00Z" w16du:dateUtc="2026-09-26T01:14:00Z">
        <w:r>
          <w:t xml:space="preserve">Cullen Middle School  </w:t>
        </w:r>
      </w:ins>
    </w:p>
    <w:p w14:paraId="4AB1968C" w14:textId="77777777" w:rsidR="00301DA7" w:rsidRDefault="00301DA7" w:rsidP="00301DA7">
      <w:pPr>
        <w:rPr>
          <w:ins w:id="31" w:author="Quintanilla, Milagros C" w:date="2026-09-25T21:14:00Z" w16du:dateUtc="2026-09-26T01:14:00Z"/>
        </w:rPr>
      </w:pPr>
      <w:ins w:id="32" w:author="Quintanilla, Milagros C" w:date="2026-09-25T21:14:00Z" w16du:dateUtc="2026-09-26T01:14:00Z">
        <w:r>
          <w:t xml:space="preserve">6900 Scott St.  </w:t>
        </w:r>
      </w:ins>
    </w:p>
    <w:p w14:paraId="19E9454A" w14:textId="77777777" w:rsidR="00301DA7" w:rsidRDefault="00301DA7" w:rsidP="00301DA7">
      <w:pPr>
        <w:rPr>
          <w:ins w:id="33" w:author="Quintanilla, Milagros C" w:date="2026-09-25T21:14:00Z" w16du:dateUtc="2026-09-26T01:14:00Z"/>
        </w:rPr>
      </w:pPr>
    </w:p>
    <w:p w14:paraId="2513E5DA" w14:textId="77777777" w:rsidR="00301DA7" w:rsidRDefault="00301DA7" w:rsidP="00301DA7">
      <w:pPr>
        <w:rPr>
          <w:ins w:id="34" w:author="Quintanilla, Milagros C" w:date="2026-09-25T21:14:00Z" w16du:dateUtc="2026-09-26T01:14:00Z"/>
        </w:rPr>
      </w:pPr>
      <w:ins w:id="35" w:author="Quintanilla, Milagros C" w:date="2026-09-25T21:14:00Z" w16du:dateUtc="2026-09-26T01:14:00Z">
        <w:r>
          <w:lastRenderedPageBreak/>
          <w:t xml:space="preserve">Thursday, Feb. 15  </w:t>
        </w:r>
      </w:ins>
    </w:p>
    <w:p w14:paraId="076597FE" w14:textId="77777777" w:rsidR="00301DA7" w:rsidRDefault="00301DA7" w:rsidP="00301DA7">
      <w:pPr>
        <w:rPr>
          <w:ins w:id="36" w:author="Quintanilla, Milagros C" w:date="2026-09-25T21:14:00Z" w16du:dateUtc="2026-09-26T01:14:00Z"/>
        </w:rPr>
      </w:pPr>
      <w:ins w:id="37" w:author="Quintanilla, Milagros C" w:date="2026-09-25T21:14:00Z" w16du:dateUtc="2026-09-26T01:14:00Z">
        <w:r>
          <w:t xml:space="preserve">Highland Heights Elementary School  </w:t>
        </w:r>
      </w:ins>
    </w:p>
    <w:p w14:paraId="5F849CCD" w14:textId="77777777" w:rsidR="00301DA7" w:rsidRDefault="00301DA7" w:rsidP="00301DA7">
      <w:pPr>
        <w:rPr>
          <w:ins w:id="38" w:author="Quintanilla, Milagros C" w:date="2026-09-25T21:14:00Z" w16du:dateUtc="2026-09-26T01:14:00Z"/>
        </w:rPr>
      </w:pPr>
      <w:ins w:id="39" w:author="Quintanilla, Milagros C" w:date="2026-09-25T21:14:00Z" w16du:dateUtc="2026-09-26T01:14:00Z">
        <w:r>
          <w:t xml:space="preserve">865 Paul Quinn St.  </w:t>
        </w:r>
      </w:ins>
    </w:p>
    <w:p w14:paraId="7D8040C8" w14:textId="77777777" w:rsidR="00301DA7" w:rsidRDefault="00301DA7" w:rsidP="00301DA7">
      <w:pPr>
        <w:rPr>
          <w:ins w:id="40" w:author="Quintanilla, Milagros C" w:date="2026-09-25T21:14:00Z" w16du:dateUtc="2026-09-26T01:14:00Z"/>
        </w:rPr>
      </w:pPr>
      <w:ins w:id="41" w:author="Quintanilla, Milagros C" w:date="2026-09-25T21:14:00Z" w16du:dateUtc="2026-09-26T01:14:00Z">
        <w:r>
          <w:t xml:space="preserve">  </w:t>
        </w:r>
      </w:ins>
    </w:p>
    <w:p w14:paraId="3C423078" w14:textId="77777777" w:rsidR="00301DA7" w:rsidRDefault="00301DA7" w:rsidP="00301DA7">
      <w:pPr>
        <w:rPr>
          <w:ins w:id="42" w:author="Quintanilla, Milagros C" w:date="2026-09-25T21:14:00Z" w16du:dateUtc="2026-09-26T01:14:00Z"/>
        </w:rPr>
      </w:pPr>
      <w:ins w:id="43" w:author="Quintanilla, Milagros C" w:date="2026-09-25T21:14:00Z" w16du:dateUtc="2026-09-26T01:14:00Z">
        <w:r>
          <w:t xml:space="preserve">Tuesday, Feb. 20  </w:t>
        </w:r>
      </w:ins>
    </w:p>
    <w:p w14:paraId="524A3027" w14:textId="77777777" w:rsidR="00301DA7" w:rsidRDefault="00301DA7" w:rsidP="00301DA7">
      <w:pPr>
        <w:rPr>
          <w:ins w:id="44" w:author="Quintanilla, Milagros C" w:date="2026-09-25T21:14:00Z" w16du:dateUtc="2026-09-26T01:14:00Z"/>
        </w:rPr>
      </w:pPr>
      <w:ins w:id="45" w:author="Quintanilla, Milagros C" w:date="2026-09-25T21:14:00Z" w16du:dateUtc="2026-09-26T01:14:00Z">
        <w:r>
          <w:t xml:space="preserve">Madison High School  </w:t>
        </w:r>
      </w:ins>
    </w:p>
    <w:p w14:paraId="032629BB" w14:textId="77777777" w:rsidR="00301DA7" w:rsidRDefault="00301DA7" w:rsidP="00301DA7">
      <w:pPr>
        <w:rPr>
          <w:ins w:id="46" w:author="Quintanilla, Milagros C" w:date="2026-09-25T21:14:00Z" w16du:dateUtc="2026-09-26T01:14:00Z"/>
        </w:rPr>
      </w:pPr>
      <w:ins w:id="47" w:author="Quintanilla, Milagros C" w:date="2026-09-25T21:14:00Z" w16du:dateUtc="2026-09-26T01:14:00Z">
        <w:r>
          <w:t xml:space="preserve">13719 White Heather Dr.  </w:t>
        </w:r>
      </w:ins>
    </w:p>
    <w:p w14:paraId="6A1B8B13" w14:textId="77777777" w:rsidR="00301DA7" w:rsidRDefault="00301DA7" w:rsidP="00301DA7">
      <w:pPr>
        <w:rPr>
          <w:ins w:id="48" w:author="Quintanilla, Milagros C" w:date="2026-09-25T21:14:00Z" w16du:dateUtc="2026-09-26T01:14:00Z"/>
        </w:rPr>
      </w:pPr>
      <w:ins w:id="49" w:author="Quintanilla, Milagros C" w:date="2026-09-25T21:14:00Z" w16du:dateUtc="2026-09-26T01:14:00Z">
        <w:r>
          <w:t xml:space="preserve">  </w:t>
        </w:r>
      </w:ins>
    </w:p>
    <w:p w14:paraId="3DB3552F" w14:textId="77777777" w:rsidR="00301DA7" w:rsidRDefault="00301DA7" w:rsidP="00301DA7">
      <w:pPr>
        <w:rPr>
          <w:ins w:id="50" w:author="Quintanilla, Milagros C" w:date="2026-09-25T21:14:00Z" w16du:dateUtc="2026-09-26T01:14:00Z"/>
        </w:rPr>
      </w:pPr>
      <w:ins w:id="51" w:author="Quintanilla, Milagros C" w:date="2026-09-25T21:14:00Z" w16du:dateUtc="2026-09-26T01:14:00Z">
        <w:r>
          <w:t xml:space="preserve">Wednesday, Feb. 21  </w:t>
        </w:r>
      </w:ins>
    </w:p>
    <w:p w14:paraId="23D7D187" w14:textId="77777777" w:rsidR="00301DA7" w:rsidRDefault="00301DA7" w:rsidP="00301DA7">
      <w:pPr>
        <w:rPr>
          <w:ins w:id="52" w:author="Quintanilla, Milagros C" w:date="2026-09-25T21:14:00Z" w16du:dateUtc="2026-09-26T01:14:00Z"/>
        </w:rPr>
      </w:pPr>
      <w:ins w:id="53" w:author="Quintanilla, Milagros C" w:date="2026-09-25T21:14:00Z" w16du:dateUtc="2026-09-26T01:14:00Z">
        <w:r>
          <w:t xml:space="preserve">Mading Elementary School  </w:t>
        </w:r>
      </w:ins>
    </w:p>
    <w:p w14:paraId="298DFFA3" w14:textId="77777777" w:rsidR="00301DA7" w:rsidRDefault="00301DA7" w:rsidP="00301DA7">
      <w:pPr>
        <w:rPr>
          <w:ins w:id="54" w:author="Quintanilla, Milagros C" w:date="2026-09-25T21:14:00Z" w16du:dateUtc="2026-09-26T01:14:00Z"/>
        </w:rPr>
      </w:pPr>
      <w:ins w:id="55" w:author="Quintanilla, Milagros C" w:date="2026-09-25T21:14:00Z" w16du:dateUtc="2026-09-26T01:14:00Z">
        <w:r>
          <w:t xml:space="preserve">8511 Crestmont St. </w:t>
        </w:r>
      </w:ins>
    </w:p>
    <w:p w14:paraId="4794D0A7" w14:textId="77777777" w:rsidR="00301DA7" w:rsidRDefault="00301DA7" w:rsidP="00301DA7">
      <w:pPr>
        <w:rPr>
          <w:ins w:id="56" w:author="Quintanilla, Milagros C" w:date="2026-09-25T21:14:00Z" w16du:dateUtc="2026-09-26T01:14:00Z"/>
        </w:rPr>
      </w:pPr>
      <w:ins w:id="57" w:author="Quintanilla, Milagros C" w:date="2026-09-25T21:14:00Z" w16du:dateUtc="2026-09-26T01:14:00Z">
        <w:r>
          <w:t xml:space="preserve">  </w:t>
        </w:r>
      </w:ins>
    </w:p>
    <w:p w14:paraId="3315789A" w14:textId="77777777" w:rsidR="00301DA7" w:rsidRDefault="00301DA7" w:rsidP="00301DA7">
      <w:pPr>
        <w:rPr>
          <w:ins w:id="58" w:author="Quintanilla, Milagros C" w:date="2026-09-25T21:14:00Z" w16du:dateUtc="2026-09-26T01:14:00Z"/>
        </w:rPr>
      </w:pPr>
      <w:ins w:id="59" w:author="Quintanilla, Milagros C" w:date="2026-09-25T21:14:00Z" w16du:dateUtc="2026-09-26T01:14:00Z">
        <w:r>
          <w:t xml:space="preserve">Tuesday, Feb. 27  </w:t>
        </w:r>
      </w:ins>
    </w:p>
    <w:p w14:paraId="59C06EEE" w14:textId="77777777" w:rsidR="00301DA7" w:rsidRDefault="00301DA7" w:rsidP="00301DA7">
      <w:pPr>
        <w:rPr>
          <w:ins w:id="60" w:author="Quintanilla, Milagros C" w:date="2026-09-25T21:14:00Z" w16du:dateUtc="2026-09-26T01:14:00Z"/>
        </w:rPr>
      </w:pPr>
      <w:ins w:id="61" w:author="Quintanilla, Milagros C" w:date="2026-09-25T21:14:00Z" w16du:dateUtc="2026-09-26T01:14:00Z">
        <w:r>
          <w:t xml:space="preserve">Wesley Elementary School  </w:t>
        </w:r>
      </w:ins>
    </w:p>
    <w:p w14:paraId="466C8923" w14:textId="77777777" w:rsidR="00301DA7" w:rsidRDefault="00301DA7" w:rsidP="00301DA7">
      <w:pPr>
        <w:rPr>
          <w:ins w:id="62" w:author="Quintanilla, Milagros C" w:date="2026-09-25T21:14:00Z" w16du:dateUtc="2026-09-26T01:14:00Z"/>
        </w:rPr>
      </w:pPr>
      <w:ins w:id="63" w:author="Quintanilla, Milagros C" w:date="2026-09-25T21:14:00Z" w16du:dateUtc="2026-09-26T01:14:00Z">
        <w:r>
          <w:t xml:space="preserve">800 Dillard St.  </w:t>
        </w:r>
      </w:ins>
    </w:p>
    <w:p w14:paraId="4CD5D40A" w14:textId="77777777" w:rsidR="00301DA7" w:rsidRDefault="00301DA7" w:rsidP="00301DA7">
      <w:pPr>
        <w:rPr>
          <w:ins w:id="64" w:author="Quintanilla, Milagros C" w:date="2026-09-25T21:14:00Z" w16du:dateUtc="2026-09-26T01:14:00Z"/>
        </w:rPr>
      </w:pPr>
      <w:ins w:id="65" w:author="Quintanilla, Milagros C" w:date="2026-09-25T21:14:00Z" w16du:dateUtc="2026-09-26T01:14:00Z">
        <w:r>
          <w:t xml:space="preserve">  </w:t>
        </w:r>
      </w:ins>
    </w:p>
    <w:p w14:paraId="423452AF" w14:textId="77777777" w:rsidR="00301DA7" w:rsidRDefault="00301DA7" w:rsidP="00301DA7">
      <w:pPr>
        <w:rPr>
          <w:ins w:id="66" w:author="Quintanilla, Milagros C" w:date="2026-09-25T21:14:00Z" w16du:dateUtc="2026-09-26T01:14:00Z"/>
        </w:rPr>
      </w:pPr>
      <w:ins w:id="67" w:author="Quintanilla, Milagros C" w:date="2026-09-25T21:14:00Z" w16du:dateUtc="2026-09-26T01:14:00Z">
        <w:r>
          <w:t xml:space="preserve">Tuesday, Feb. 27  </w:t>
        </w:r>
      </w:ins>
    </w:p>
    <w:p w14:paraId="6C54CF40" w14:textId="77777777" w:rsidR="00301DA7" w:rsidRDefault="00301DA7" w:rsidP="00301DA7">
      <w:pPr>
        <w:rPr>
          <w:ins w:id="68" w:author="Quintanilla, Milagros C" w:date="2026-09-25T21:14:00Z" w16du:dateUtc="2026-09-26T01:14:00Z"/>
        </w:rPr>
      </w:pPr>
      <w:ins w:id="69" w:author="Quintanilla, Milagros C" w:date="2026-09-25T21:14:00Z" w16du:dateUtc="2026-09-26T01:14:00Z">
        <w:r>
          <w:t xml:space="preserve">Blackshear Elementary School  </w:t>
        </w:r>
      </w:ins>
    </w:p>
    <w:p w14:paraId="0C9FB5A0" w14:textId="77777777" w:rsidR="00301DA7" w:rsidRDefault="00301DA7" w:rsidP="00301DA7">
      <w:pPr>
        <w:rPr>
          <w:ins w:id="70" w:author="Quintanilla, Milagros C" w:date="2026-09-25T21:14:00Z" w16du:dateUtc="2026-09-26T01:14:00Z"/>
        </w:rPr>
      </w:pPr>
      <w:ins w:id="71" w:author="Quintanilla, Milagros C" w:date="2026-09-25T21:14:00Z" w16du:dateUtc="2026-09-26T01:14:00Z">
        <w:r>
          <w:t xml:space="preserve">2900 Holman Ave.  </w:t>
        </w:r>
      </w:ins>
    </w:p>
    <w:p w14:paraId="660779D7" w14:textId="77777777" w:rsidR="00301DA7" w:rsidRDefault="00301DA7" w:rsidP="00301DA7">
      <w:pPr>
        <w:rPr>
          <w:ins w:id="72" w:author="Quintanilla, Milagros C" w:date="2026-09-25T21:14:00Z" w16du:dateUtc="2026-09-26T01:14:00Z"/>
        </w:rPr>
      </w:pPr>
      <w:ins w:id="73" w:author="Quintanilla, Milagros C" w:date="2026-09-25T21:14:00Z" w16du:dateUtc="2026-09-26T01:14:00Z">
        <w:r>
          <w:t xml:space="preserve">  </w:t>
        </w:r>
      </w:ins>
    </w:p>
    <w:p w14:paraId="47DA0838" w14:textId="77777777" w:rsidR="00301DA7" w:rsidRDefault="00301DA7" w:rsidP="00301DA7">
      <w:pPr>
        <w:rPr>
          <w:ins w:id="74" w:author="Quintanilla, Milagros C" w:date="2026-09-25T21:14:00Z" w16du:dateUtc="2026-09-26T01:14:00Z"/>
        </w:rPr>
      </w:pPr>
      <w:ins w:id="75" w:author="Quintanilla, Milagros C" w:date="2026-09-25T21:14:00Z" w16du:dateUtc="2026-09-26T01:14:00Z">
        <w:r>
          <w:t xml:space="preserve">Wednesday, Feb. 28  </w:t>
        </w:r>
      </w:ins>
    </w:p>
    <w:p w14:paraId="127A2164" w14:textId="77777777" w:rsidR="00301DA7" w:rsidRDefault="00301DA7" w:rsidP="00301DA7">
      <w:pPr>
        <w:rPr>
          <w:ins w:id="76" w:author="Quintanilla, Milagros C" w:date="2026-09-25T21:14:00Z" w16du:dateUtc="2026-09-26T01:14:00Z"/>
        </w:rPr>
      </w:pPr>
      <w:ins w:id="77" w:author="Quintanilla, Milagros C" w:date="2026-09-25T21:14:00Z" w16du:dateUtc="2026-09-26T01:14:00Z">
        <w:r>
          <w:t xml:space="preserve">Kashmere Gardens Elementary School  </w:t>
        </w:r>
      </w:ins>
    </w:p>
    <w:p w14:paraId="725FB305" w14:textId="77777777" w:rsidR="00301DA7" w:rsidRDefault="00301DA7" w:rsidP="00301DA7">
      <w:pPr>
        <w:rPr>
          <w:ins w:id="78" w:author="Quintanilla, Milagros C" w:date="2026-09-25T21:14:00Z" w16du:dateUtc="2026-09-26T01:14:00Z"/>
        </w:rPr>
      </w:pPr>
      <w:ins w:id="79" w:author="Quintanilla, Milagros C" w:date="2026-09-25T21:14:00Z" w16du:dateUtc="2026-09-26T01:14:00Z">
        <w:r>
          <w:t xml:space="preserve">4901 Lockwood Dr.  </w:t>
        </w:r>
      </w:ins>
    </w:p>
    <w:p w14:paraId="5C63C1C6" w14:textId="77777777" w:rsidR="00301DA7" w:rsidRDefault="00301DA7" w:rsidP="00301DA7">
      <w:pPr>
        <w:rPr>
          <w:ins w:id="80" w:author="Quintanilla, Milagros C" w:date="2026-09-25T21:14:00Z" w16du:dateUtc="2026-09-26T01:14:00Z"/>
        </w:rPr>
      </w:pPr>
      <w:ins w:id="81" w:author="Quintanilla, Milagros C" w:date="2026-09-25T21:14:00Z" w16du:dateUtc="2026-09-26T01:14:00Z">
        <w:r>
          <w:t xml:space="preserve">  </w:t>
        </w:r>
      </w:ins>
    </w:p>
    <w:p w14:paraId="7A0DA59D" w14:textId="77777777" w:rsidR="00301DA7" w:rsidRDefault="00301DA7" w:rsidP="00301DA7">
      <w:pPr>
        <w:rPr>
          <w:ins w:id="82" w:author="Quintanilla, Milagros C" w:date="2026-09-25T21:14:00Z" w16du:dateUtc="2026-09-26T01:14:00Z"/>
        </w:rPr>
      </w:pPr>
    </w:p>
    <w:p w14:paraId="78976C52" w14:textId="77777777" w:rsidR="00301DA7" w:rsidRDefault="00301DA7" w:rsidP="00301DA7">
      <w:pPr>
        <w:rPr>
          <w:ins w:id="83" w:author="Quintanilla, Milagros C" w:date="2026-09-25T21:14:00Z" w16du:dateUtc="2026-09-26T01:14:00Z"/>
        </w:rPr>
      </w:pPr>
      <w:ins w:id="84" w:author="Quintanilla, Milagros C" w:date="2026-09-25T21:14:00Z" w16du:dateUtc="2026-09-26T01:14:00Z">
        <w:r>
          <w:t xml:space="preserve">Thursday, March. 1  </w:t>
        </w:r>
      </w:ins>
    </w:p>
    <w:p w14:paraId="64238265" w14:textId="77777777" w:rsidR="00301DA7" w:rsidRDefault="00301DA7" w:rsidP="00301DA7">
      <w:pPr>
        <w:rPr>
          <w:ins w:id="85" w:author="Quintanilla, Milagros C" w:date="2026-09-25T21:14:00Z" w16du:dateUtc="2026-09-26T01:14:00Z"/>
        </w:rPr>
      </w:pPr>
      <w:ins w:id="86" w:author="Quintanilla, Milagros C" w:date="2026-09-25T21:14:00Z" w16du:dateUtc="2026-09-26T01:14:00Z">
        <w:r>
          <w:t xml:space="preserve">Dogan Elementary School  </w:t>
        </w:r>
      </w:ins>
    </w:p>
    <w:p w14:paraId="414E393A" w14:textId="77777777" w:rsidR="00301DA7" w:rsidRDefault="00301DA7" w:rsidP="00301DA7">
      <w:pPr>
        <w:rPr>
          <w:ins w:id="87" w:author="Quintanilla, Milagros C" w:date="2026-09-25T21:14:00Z" w16du:dateUtc="2026-09-26T01:14:00Z"/>
        </w:rPr>
      </w:pPr>
      <w:ins w:id="88" w:author="Quintanilla, Milagros C" w:date="2026-09-25T21:14:00Z" w16du:dateUtc="2026-09-26T01:14:00Z">
        <w:r>
          <w:t xml:space="preserve">4202 Liberty Rd.  </w:t>
        </w:r>
      </w:ins>
    </w:p>
    <w:p w14:paraId="70F64C6B" w14:textId="77777777" w:rsidR="00301DA7" w:rsidRDefault="00301DA7" w:rsidP="00301DA7">
      <w:pPr>
        <w:rPr>
          <w:ins w:id="89" w:author="Quintanilla, Milagros C" w:date="2026-09-25T21:14:00Z" w16du:dateUtc="2026-09-26T01:14:00Z"/>
        </w:rPr>
      </w:pPr>
      <w:ins w:id="90" w:author="Quintanilla, Milagros C" w:date="2026-09-25T21:14:00Z" w16du:dateUtc="2026-09-26T01:14:00Z">
        <w:r>
          <w:t xml:space="preserve">  </w:t>
        </w:r>
      </w:ins>
    </w:p>
    <w:p w14:paraId="33DEA9B8" w14:textId="77777777" w:rsidR="00301DA7" w:rsidRDefault="00301DA7" w:rsidP="00301DA7">
      <w:pPr>
        <w:rPr>
          <w:ins w:id="91" w:author="Quintanilla, Milagros C" w:date="2026-09-25T21:14:00Z" w16du:dateUtc="2026-09-26T01:14:00Z"/>
        </w:rPr>
      </w:pPr>
      <w:ins w:id="92" w:author="Quintanilla, Milagros C" w:date="2026-09-25T21:14:00Z" w16du:dateUtc="2026-09-26T01:14:00Z">
        <w:r>
          <w:t xml:space="preserve">Tuesday, March 6  </w:t>
        </w:r>
      </w:ins>
    </w:p>
    <w:p w14:paraId="0021D3A3" w14:textId="77777777" w:rsidR="00301DA7" w:rsidRDefault="00301DA7" w:rsidP="00301DA7">
      <w:pPr>
        <w:rPr>
          <w:ins w:id="93" w:author="Quintanilla, Milagros C" w:date="2026-09-25T21:14:00Z" w16du:dateUtc="2026-09-26T01:14:00Z"/>
        </w:rPr>
      </w:pPr>
      <w:ins w:id="94" w:author="Quintanilla, Milagros C" w:date="2026-09-25T21:14:00Z" w16du:dateUtc="2026-09-26T01:14:00Z">
        <w:r>
          <w:t xml:space="preserve">North Forest High School  </w:t>
        </w:r>
      </w:ins>
    </w:p>
    <w:p w14:paraId="2CC0B4E3" w14:textId="77777777" w:rsidR="00301DA7" w:rsidRDefault="00301DA7" w:rsidP="00301DA7">
      <w:pPr>
        <w:rPr>
          <w:ins w:id="95" w:author="Quintanilla, Milagros C" w:date="2026-09-25T21:14:00Z" w16du:dateUtc="2026-09-26T01:14:00Z"/>
        </w:rPr>
      </w:pPr>
      <w:ins w:id="96" w:author="Quintanilla, Milagros C" w:date="2026-09-25T21:14:00Z" w16du:dateUtc="2026-09-26T01:14:00Z">
        <w:r>
          <w:t xml:space="preserve">10725 Mesa Dr.  </w:t>
        </w:r>
      </w:ins>
    </w:p>
    <w:p w14:paraId="77E8236F" w14:textId="77777777" w:rsidR="00301DA7" w:rsidRDefault="00301DA7" w:rsidP="00301DA7">
      <w:pPr>
        <w:rPr>
          <w:ins w:id="97" w:author="Quintanilla, Milagros C" w:date="2026-09-25T21:14:00Z" w16du:dateUtc="2026-09-26T01:14:00Z"/>
        </w:rPr>
      </w:pPr>
      <w:ins w:id="98" w:author="Quintanilla, Milagros C" w:date="2026-09-25T21:14:00Z" w16du:dateUtc="2026-09-26T01:14:00Z">
        <w:r>
          <w:t xml:space="preserve">  </w:t>
        </w:r>
      </w:ins>
    </w:p>
    <w:p w14:paraId="1FA43FAE" w14:textId="77777777" w:rsidR="00301DA7" w:rsidRDefault="00301DA7" w:rsidP="00301DA7">
      <w:pPr>
        <w:rPr>
          <w:ins w:id="99" w:author="Quintanilla, Milagros C" w:date="2026-09-25T21:14:00Z" w16du:dateUtc="2026-09-26T01:14:00Z"/>
        </w:rPr>
      </w:pPr>
      <w:ins w:id="100" w:author="Quintanilla, Milagros C" w:date="2026-09-25T21:14:00Z" w16du:dateUtc="2026-09-26T01:14:00Z">
        <w:r>
          <w:t xml:space="preserve">Tuesday, March 20  </w:t>
        </w:r>
      </w:ins>
    </w:p>
    <w:p w14:paraId="7B2BAE54" w14:textId="77777777" w:rsidR="00301DA7" w:rsidRDefault="00301DA7" w:rsidP="00301DA7">
      <w:pPr>
        <w:rPr>
          <w:ins w:id="101" w:author="Quintanilla, Milagros C" w:date="2026-09-25T21:14:00Z" w16du:dateUtc="2026-09-26T01:14:00Z"/>
        </w:rPr>
      </w:pPr>
      <w:ins w:id="102" w:author="Quintanilla, Milagros C" w:date="2026-09-25T21:14:00Z" w16du:dateUtc="2026-09-26T01:14:00Z">
        <w:r>
          <w:t xml:space="preserve">Henry Middle School  </w:t>
        </w:r>
      </w:ins>
    </w:p>
    <w:p w14:paraId="55CBCE97" w14:textId="77777777" w:rsidR="00301DA7" w:rsidRDefault="00301DA7" w:rsidP="00301DA7">
      <w:pPr>
        <w:rPr>
          <w:ins w:id="103" w:author="Quintanilla, Milagros C" w:date="2026-09-25T21:14:00Z" w16du:dateUtc="2026-09-26T01:14:00Z"/>
        </w:rPr>
      </w:pPr>
      <w:ins w:id="104" w:author="Quintanilla, Milagros C" w:date="2026-09-25T21:14:00Z" w16du:dateUtc="2026-09-26T01:14:00Z">
        <w:r>
          <w:t xml:space="preserve">10702 E Hardy Rd. </w:t>
        </w:r>
      </w:ins>
    </w:p>
    <w:p w14:paraId="06C15D49" w14:textId="77777777" w:rsidR="00301DA7" w:rsidRDefault="00301DA7" w:rsidP="00301DA7">
      <w:pPr>
        <w:rPr>
          <w:ins w:id="105" w:author="Quintanilla, Milagros C" w:date="2026-09-25T21:14:00Z" w16du:dateUtc="2026-09-26T01:14:00Z"/>
        </w:rPr>
      </w:pPr>
      <w:ins w:id="106" w:author="Quintanilla, Milagros C" w:date="2026-09-25T21:14:00Z" w16du:dateUtc="2026-09-26T01:14:00Z">
        <w:r>
          <w:t xml:space="preserve">  </w:t>
        </w:r>
      </w:ins>
    </w:p>
    <w:p w14:paraId="4324789C" w14:textId="77777777" w:rsidR="00301DA7" w:rsidRDefault="00301DA7" w:rsidP="00301DA7">
      <w:pPr>
        <w:rPr>
          <w:ins w:id="107" w:author="Quintanilla, Milagros C" w:date="2026-09-25T21:14:00Z" w16du:dateUtc="2026-09-26T01:14:00Z"/>
        </w:rPr>
      </w:pPr>
      <w:ins w:id="108" w:author="Quintanilla, Milagros C" w:date="2026-09-25T21:14:00Z" w16du:dateUtc="2026-09-26T01:14:00Z">
        <w:r>
          <w:t xml:space="preserve">Wednesday, March 21  </w:t>
        </w:r>
      </w:ins>
    </w:p>
    <w:p w14:paraId="6933D043" w14:textId="77777777" w:rsidR="00301DA7" w:rsidRDefault="00301DA7" w:rsidP="00301DA7">
      <w:pPr>
        <w:rPr>
          <w:ins w:id="109" w:author="Quintanilla, Milagros C" w:date="2026-09-25T21:14:00Z" w16du:dateUtc="2026-09-26T01:14:00Z"/>
        </w:rPr>
      </w:pPr>
      <w:ins w:id="110" w:author="Quintanilla, Milagros C" w:date="2026-09-25T21:14:00Z" w16du:dateUtc="2026-09-26T01:14:00Z">
        <w:r>
          <w:t xml:space="preserve">Hilliard Elementary School  </w:t>
        </w:r>
      </w:ins>
    </w:p>
    <w:p w14:paraId="03C98125" w14:textId="77777777" w:rsidR="00301DA7" w:rsidRDefault="00301DA7" w:rsidP="00301DA7">
      <w:pPr>
        <w:rPr>
          <w:ins w:id="111" w:author="Quintanilla, Milagros C" w:date="2026-09-25T21:14:00Z" w16du:dateUtc="2026-09-26T01:14:00Z"/>
        </w:rPr>
      </w:pPr>
      <w:ins w:id="112" w:author="Quintanilla, Milagros C" w:date="2026-09-25T21:14:00Z" w16du:dateUtc="2026-09-26T01:14:00Z">
        <w:r>
          <w:t xml:space="preserve">10719 Seneca St.  </w:t>
        </w:r>
      </w:ins>
    </w:p>
    <w:p w14:paraId="646C2402" w14:textId="77777777" w:rsidR="00301DA7" w:rsidRDefault="00301DA7" w:rsidP="00301DA7">
      <w:pPr>
        <w:rPr>
          <w:ins w:id="113" w:author="Quintanilla, Milagros C" w:date="2026-09-25T21:14:00Z" w16du:dateUtc="2026-09-26T01:14:00Z"/>
        </w:rPr>
      </w:pPr>
      <w:ins w:id="114" w:author="Quintanilla, Milagros C" w:date="2026-09-25T21:14:00Z" w16du:dateUtc="2026-09-26T01:14:00Z">
        <w:r>
          <w:t xml:space="preserve"> </w:t>
        </w:r>
      </w:ins>
    </w:p>
    <w:p w14:paraId="23AE4A14" w14:textId="77777777" w:rsidR="00301DA7" w:rsidRDefault="00301DA7" w:rsidP="00301DA7">
      <w:pPr>
        <w:rPr>
          <w:ins w:id="115" w:author="Quintanilla, Milagros C" w:date="2026-09-25T21:14:00Z" w16du:dateUtc="2026-09-26T01:14:00Z"/>
        </w:rPr>
      </w:pPr>
      <w:ins w:id="116" w:author="Quintanilla, Milagros C" w:date="2026-09-25T21:14:00Z" w16du:dateUtc="2026-09-26T01:14:00Z">
        <w:r>
          <w:t xml:space="preserve">Wednesday, March 21 </w:t>
        </w:r>
      </w:ins>
    </w:p>
    <w:p w14:paraId="705CA393" w14:textId="77777777" w:rsidR="00301DA7" w:rsidRDefault="00301DA7" w:rsidP="00301DA7">
      <w:pPr>
        <w:rPr>
          <w:ins w:id="117" w:author="Quintanilla, Milagros C" w:date="2026-09-25T21:14:00Z" w16du:dateUtc="2026-09-26T01:14:00Z"/>
        </w:rPr>
      </w:pPr>
      <w:ins w:id="118" w:author="Quintanilla, Milagros C" w:date="2026-09-25T21:14:00Z" w16du:dateUtc="2026-09-26T01:14:00Z">
        <w:r>
          <w:t xml:space="preserve">Worthing High School </w:t>
        </w:r>
      </w:ins>
    </w:p>
    <w:p w14:paraId="2CFC3517" w14:textId="77777777" w:rsidR="00301DA7" w:rsidRDefault="00301DA7" w:rsidP="00301DA7">
      <w:pPr>
        <w:rPr>
          <w:ins w:id="119" w:author="Quintanilla, Milagros C" w:date="2026-09-25T21:14:00Z" w16du:dateUtc="2026-09-26T01:14:00Z"/>
        </w:rPr>
      </w:pPr>
      <w:ins w:id="120" w:author="Quintanilla, Milagros C" w:date="2026-09-25T21:14:00Z" w16du:dateUtc="2026-09-26T01:14:00Z">
        <w:r>
          <w:t xml:space="preserve">9215 Scott St. </w:t>
        </w:r>
      </w:ins>
    </w:p>
    <w:p w14:paraId="628D8267" w14:textId="77777777" w:rsidR="00301DA7" w:rsidRDefault="00301DA7" w:rsidP="00301DA7">
      <w:pPr>
        <w:rPr>
          <w:ins w:id="121" w:author="Quintanilla, Milagros C" w:date="2026-09-25T21:14:00Z" w16du:dateUtc="2026-09-26T01:14:00Z"/>
        </w:rPr>
      </w:pPr>
      <w:ins w:id="122" w:author="Quintanilla, Milagros C" w:date="2026-09-25T21:14:00Z" w16du:dateUtc="2026-09-26T01:14:00Z">
        <w:r>
          <w:t xml:space="preserve"> *Both Worthing High School and Woodson PK-8 will be discussed at this meeting </w:t>
        </w:r>
      </w:ins>
    </w:p>
    <w:p w14:paraId="69D09B75" w14:textId="77777777" w:rsidR="00301DA7" w:rsidRDefault="00301DA7" w:rsidP="00301DA7">
      <w:pPr>
        <w:rPr>
          <w:ins w:id="123" w:author="Quintanilla, Milagros C" w:date="2026-09-25T21:14:00Z" w16du:dateUtc="2026-09-26T01:14:00Z"/>
        </w:rPr>
      </w:pPr>
      <w:ins w:id="124" w:author="Quintanilla, Milagros C" w:date="2026-09-25T21:14:00Z" w16du:dateUtc="2026-09-26T01:14:00Z">
        <w:r>
          <w:t xml:space="preserve"> </w:t>
        </w:r>
      </w:ins>
    </w:p>
    <w:p w14:paraId="3D211841" w14:textId="45D03169" w:rsidR="008F58F5" w:rsidRPr="008F58F5" w:rsidRDefault="008F58F5" w:rsidP="008F58F5">
      <w:pPr>
        <w:rPr>
          <w:del w:id="125" w:author="Quintanilla, Milagros C" w:date="2026-09-25T21:14:00Z" w16du:dateUtc="2026-09-26T01:14:00Z"/>
          <w:rFonts w:ascii="Times New Roman" w:eastAsia="Times New Roman" w:hAnsi="Times New Roman" w:cs="Times New Roman"/>
          <w:kern w:val="0"/>
          <w14:ligatures w14:val="none"/>
        </w:rPr>
      </w:pPr>
      <w:del w:id="126" w:author="Quintanilla, Milagros C" w:date="2026-09-25T21:14:00Z" w16du:dateUtc="2026-09-26T01:14:00Z">
        <w:r w:rsidRPr="008F58F5">
          <w:rPr>
            <w:rFonts w:ascii="Times New Roman" w:eastAsia="Times New Roman" w:hAnsi="Times New Roman" w:cs="Times New Roman"/>
            <w:kern w:val="0"/>
            <w:highlight w:val="yellow"/>
            <w14:ligatures w14:val="none"/>
          </w:rPr>
          <w:delText>Indicate Institutional Address</w:delText>
        </w:r>
        <w:r w:rsidR="009A7AA9">
          <w:rPr>
            <w:rFonts w:ascii="Times New Roman" w:eastAsia="Times New Roman" w:hAnsi="Times New Roman" w:cs="Times New Roman"/>
            <w:kern w:val="0"/>
            <w14:ligatures w14:val="none"/>
          </w:rPr>
          <w:delText xml:space="preserve"> on letterhead</w:delText>
        </w:r>
      </w:del>
    </w:p>
    <w:p w14:paraId="39AC3ED2" w14:textId="0C4A535A" w:rsidR="008F58F5" w:rsidRPr="008F58F5" w:rsidRDefault="008F58F5" w:rsidP="008F58F5">
      <w:pPr>
        <w:spacing w:before="100" w:beforeAutospacing="1" w:after="100" w:afterAutospacing="1"/>
        <w:rPr>
          <w:del w:id="127" w:author="Quintanilla, Milagros C" w:date="2026-09-25T21:14:00Z" w16du:dateUtc="2026-09-26T01:14:00Z"/>
          <w:rFonts w:ascii="Times New Roman" w:eastAsia="Times New Roman" w:hAnsi="Times New Roman" w:cs="Times New Roman"/>
          <w:kern w:val="0"/>
          <w14:ligatures w14:val="none"/>
        </w:rPr>
      </w:pPr>
      <w:del w:id="128" w:author="Quintanilla, Milagros C" w:date="2026-09-25T21:14:00Z" w16du:dateUtc="2026-09-26T01:14:00Z">
        <w:r w:rsidRPr="008F58F5">
          <w:rPr>
            <w:rFonts w:ascii="TimesNewRomanPSMT" w:eastAsia="Times New Roman" w:hAnsi="TimesNewRomanPSMT" w:cs="Times New Roman"/>
            <w:kern w:val="0"/>
            <w:sz w:val="22"/>
            <w:szCs w:val="22"/>
            <w:highlight w:val="yellow"/>
            <w14:ligatures w14:val="none"/>
          </w:rPr>
          <w:delText>Date</w:delText>
        </w:r>
        <w:r w:rsidRPr="008F58F5">
          <w:rPr>
            <w:rFonts w:ascii="TimesNewRomanPSMT" w:eastAsia="Times New Roman" w:hAnsi="TimesNewRomanPSMT" w:cs="Times New Roman"/>
            <w:kern w:val="0"/>
            <w:sz w:val="22"/>
            <w:szCs w:val="22"/>
            <w14:ligatures w14:val="none"/>
          </w:rPr>
          <w:br/>
          <w:delText>International Society for Vaccines 202</w:delText>
        </w:r>
        <w:r w:rsidR="00522AC4">
          <w:rPr>
            <w:rFonts w:ascii="TimesNewRomanPSMT" w:eastAsia="Times New Roman" w:hAnsi="TimesNewRomanPSMT" w:cs="Times New Roman"/>
            <w:kern w:val="0"/>
            <w:sz w:val="22"/>
            <w:szCs w:val="22"/>
            <w14:ligatures w14:val="none"/>
          </w:rPr>
          <w:delText>4</w:delText>
        </w:r>
        <w:r w:rsidRPr="008F58F5">
          <w:rPr>
            <w:rFonts w:ascii="TimesNewRomanPSMT" w:eastAsia="Times New Roman" w:hAnsi="TimesNewRomanPSMT" w:cs="Times New Roman"/>
            <w:kern w:val="0"/>
            <w:sz w:val="22"/>
            <w:szCs w:val="22"/>
            <w14:ligatures w14:val="none"/>
          </w:rPr>
          <w:delText xml:space="preserve"> ISV ECR Travel Award </w:delText>
        </w:r>
      </w:del>
    </w:p>
    <w:p w14:paraId="1FF2C386" w14:textId="77777777" w:rsidR="008F58F5" w:rsidRPr="008F58F5" w:rsidRDefault="008F58F5" w:rsidP="008F58F5">
      <w:pPr>
        <w:spacing w:before="100" w:beforeAutospacing="1" w:after="100" w:afterAutospacing="1"/>
        <w:jc w:val="both"/>
        <w:rPr>
          <w:del w:id="129" w:author="Quintanilla, Milagros C" w:date="2026-09-25T21:14:00Z" w16du:dateUtc="2026-09-26T01:14:00Z"/>
          <w:rFonts w:ascii="Times New Roman" w:eastAsia="Times New Roman" w:hAnsi="Times New Roman" w:cs="Times New Roman"/>
          <w:kern w:val="0"/>
          <w14:ligatures w14:val="none"/>
        </w:rPr>
      </w:pPr>
      <w:del w:id="130" w:author="Quintanilla, Milagros C" w:date="2026-09-25T21:14:00Z" w16du:dateUtc="2026-09-26T01:14:00Z">
        <w:r w:rsidRPr="008F58F5">
          <w:rPr>
            <w:rFonts w:ascii="TimesNewRomanPSMT" w:eastAsia="Times New Roman" w:hAnsi="TimesNewRomanPSMT" w:cs="Times New Roman"/>
            <w:kern w:val="0"/>
            <w:sz w:val="22"/>
            <w:szCs w:val="22"/>
            <w14:ligatures w14:val="none"/>
          </w:rPr>
          <w:delText xml:space="preserve">To The ECR Travel Award Committee: </w:delText>
        </w:r>
      </w:del>
    </w:p>
    <w:p w14:paraId="3F43BF3A" w14:textId="67A49835" w:rsidR="008F58F5" w:rsidRPr="008F58F5" w:rsidRDefault="008F58F5" w:rsidP="008F58F5">
      <w:pPr>
        <w:spacing w:before="100" w:beforeAutospacing="1" w:after="100" w:afterAutospacing="1"/>
        <w:jc w:val="both"/>
        <w:rPr>
          <w:del w:id="131" w:author="Quintanilla, Milagros C" w:date="2026-09-25T21:14:00Z" w16du:dateUtc="2026-09-26T01:14:00Z"/>
          <w:rFonts w:ascii="Times New Roman" w:eastAsia="Times New Roman" w:hAnsi="Times New Roman" w:cs="Times New Roman"/>
          <w:kern w:val="0"/>
          <w14:ligatures w14:val="none"/>
        </w:rPr>
      </w:pPr>
      <w:del w:id="132" w:author="Quintanilla, Milagros C" w:date="2026-09-25T21:14:00Z" w16du:dateUtc="2026-09-26T01:14:00Z">
        <w:r w:rsidRPr="008F58F5">
          <w:rPr>
            <w:rFonts w:ascii="TimesNewRomanPSMT" w:eastAsia="Times New Roman" w:hAnsi="TimesNewRomanPSMT" w:cs="Times New Roman"/>
            <w:kern w:val="0"/>
            <w:sz w:val="22"/>
            <w:szCs w:val="22"/>
            <w14:ligatures w14:val="none"/>
          </w:rPr>
          <w:delText>I am excited to support Dr</w:delText>
        </w:r>
        <w:r>
          <w:rPr>
            <w:rFonts w:ascii="TimesNewRomanPSMT" w:eastAsia="Times New Roman" w:hAnsi="TimesNewRomanPSMT" w:cs="Times New Roman"/>
            <w:kern w:val="0"/>
            <w:sz w:val="22"/>
            <w:szCs w:val="22"/>
            <w14:ligatures w14:val="none"/>
          </w:rPr>
          <w:delText xml:space="preserve"> Susan Smith</w:delText>
        </w:r>
        <w:r w:rsidRPr="008F58F5">
          <w:rPr>
            <w:rFonts w:ascii="TimesNewRomanPSMT" w:eastAsia="Times New Roman" w:hAnsi="TimesNewRomanPSMT" w:cs="Times New Roman"/>
            <w:kern w:val="0"/>
            <w:sz w:val="22"/>
            <w:szCs w:val="22"/>
            <w14:ligatures w14:val="none"/>
          </w:rPr>
          <w:delText xml:space="preserve"> as an applicant for the ISV 202</w:delText>
        </w:r>
        <w:r w:rsidR="00522AC4">
          <w:rPr>
            <w:rFonts w:ascii="TimesNewRomanPSMT" w:eastAsia="Times New Roman" w:hAnsi="TimesNewRomanPSMT" w:cs="Times New Roman"/>
            <w:kern w:val="0"/>
            <w:sz w:val="22"/>
            <w:szCs w:val="22"/>
            <w14:ligatures w14:val="none"/>
          </w:rPr>
          <w:delText>4</w:delText>
        </w:r>
        <w:r w:rsidRPr="008F58F5">
          <w:rPr>
            <w:rFonts w:ascii="TimesNewRomanPSMT" w:eastAsia="Times New Roman" w:hAnsi="TimesNewRomanPSMT" w:cs="Times New Roman"/>
            <w:kern w:val="0"/>
            <w:sz w:val="22"/>
            <w:szCs w:val="22"/>
            <w14:ligatures w14:val="none"/>
          </w:rPr>
          <w:delText xml:space="preserve"> ECR Travel Award. </w:delText>
        </w:r>
        <w:r>
          <w:rPr>
            <w:rFonts w:ascii="TimesNewRomanPSMT" w:eastAsia="Times New Roman" w:hAnsi="TimesNewRomanPSMT" w:cs="Times New Roman"/>
            <w:kern w:val="0"/>
            <w:sz w:val="22"/>
            <w:szCs w:val="22"/>
            <w14:ligatures w14:val="none"/>
          </w:rPr>
          <w:delText xml:space="preserve">Susan </w:delText>
        </w:r>
        <w:r w:rsidRPr="008F58F5">
          <w:rPr>
            <w:rFonts w:ascii="TimesNewRomanPSMT" w:eastAsia="Times New Roman" w:hAnsi="TimesNewRomanPSMT" w:cs="Times New Roman"/>
            <w:kern w:val="0"/>
            <w:sz w:val="22"/>
            <w:szCs w:val="22"/>
            <w14:ligatures w14:val="none"/>
          </w:rPr>
          <w:delText xml:space="preserve">has been a post-doctoral researcher in my laboratory since June 2019. </w:delText>
        </w:r>
        <w:r>
          <w:rPr>
            <w:rFonts w:ascii="TimesNewRomanPSMT" w:eastAsia="Times New Roman" w:hAnsi="TimesNewRomanPSMT" w:cs="Times New Roman"/>
            <w:kern w:val="0"/>
            <w:sz w:val="22"/>
            <w:szCs w:val="22"/>
            <w14:ligatures w14:val="none"/>
          </w:rPr>
          <w:delText>She</w:delText>
        </w:r>
        <w:r w:rsidRPr="008F58F5">
          <w:rPr>
            <w:rFonts w:ascii="TimesNewRomanPSMT" w:eastAsia="Times New Roman" w:hAnsi="TimesNewRomanPSMT" w:cs="Times New Roman"/>
            <w:kern w:val="0"/>
            <w:sz w:val="22"/>
            <w:szCs w:val="22"/>
            <w14:ligatures w14:val="none"/>
          </w:rPr>
          <w:delText xml:space="preserve"> is now a senior post-doctoral researcher in excellent standing in our program and both </w:delText>
        </w:r>
        <w:r>
          <w:rPr>
            <w:rFonts w:ascii="TimesNewRomanPSMT" w:eastAsia="Times New Roman" w:hAnsi="TimesNewRomanPSMT" w:cs="Times New Roman"/>
            <w:kern w:val="0"/>
            <w:sz w:val="22"/>
            <w:szCs w:val="22"/>
            <w14:ligatures w14:val="none"/>
          </w:rPr>
          <w:delText xml:space="preserve">she </w:delText>
        </w:r>
        <w:r w:rsidRPr="008F58F5">
          <w:rPr>
            <w:rFonts w:ascii="TimesNewRomanPSMT" w:eastAsia="Times New Roman" w:hAnsi="TimesNewRomanPSMT" w:cs="Times New Roman"/>
            <w:kern w:val="0"/>
            <w:sz w:val="22"/>
            <w:szCs w:val="22"/>
            <w14:ligatures w14:val="none"/>
          </w:rPr>
          <w:delText>and the scientific community at ISV would benefit from her in-person participation at ISV 202</w:delText>
        </w:r>
        <w:r w:rsidR="00522AC4">
          <w:rPr>
            <w:rFonts w:ascii="TimesNewRomanPSMT" w:eastAsia="Times New Roman" w:hAnsi="TimesNewRomanPSMT" w:cs="Times New Roman"/>
            <w:kern w:val="0"/>
            <w:sz w:val="22"/>
            <w:szCs w:val="22"/>
            <w14:ligatures w14:val="none"/>
          </w:rPr>
          <w:delText>4</w:delText>
        </w:r>
        <w:r w:rsidRPr="008F58F5">
          <w:rPr>
            <w:rFonts w:ascii="TimesNewRomanPSMT" w:eastAsia="Times New Roman" w:hAnsi="TimesNewRomanPSMT" w:cs="Times New Roman"/>
            <w:kern w:val="0"/>
            <w:sz w:val="22"/>
            <w:szCs w:val="22"/>
            <w14:ligatures w14:val="none"/>
          </w:rPr>
          <w:delText xml:space="preserve">. </w:delText>
        </w:r>
      </w:del>
    </w:p>
    <w:p w14:paraId="250BDBDB" w14:textId="347F2B24" w:rsidR="008F58F5" w:rsidRPr="008F58F5" w:rsidRDefault="008F58F5" w:rsidP="008F58F5">
      <w:pPr>
        <w:spacing w:before="100" w:beforeAutospacing="1" w:after="100" w:afterAutospacing="1"/>
        <w:jc w:val="both"/>
        <w:rPr>
          <w:del w:id="133" w:author="Quintanilla, Milagros C" w:date="2026-09-25T21:14:00Z" w16du:dateUtc="2026-09-26T01:14:00Z"/>
          <w:rFonts w:ascii="Times New Roman" w:eastAsia="Times New Roman" w:hAnsi="Times New Roman" w:cs="Times New Roman"/>
          <w:kern w:val="0"/>
          <w14:ligatures w14:val="none"/>
        </w:rPr>
      </w:pPr>
      <w:del w:id="134" w:author="Quintanilla, Milagros C" w:date="2026-09-25T21:14:00Z" w16du:dateUtc="2026-09-26T01:14:00Z">
        <w:r>
          <w:rPr>
            <w:rFonts w:ascii="TimesNewRomanPSMT" w:eastAsia="Times New Roman" w:hAnsi="TimesNewRomanPSMT" w:cs="Times New Roman"/>
            <w:kern w:val="0"/>
            <w:sz w:val="22"/>
            <w:szCs w:val="22"/>
            <w14:ligatures w14:val="none"/>
          </w:rPr>
          <w:delText xml:space="preserve">Susan’s </w:delText>
        </w:r>
        <w:r w:rsidRPr="008F58F5">
          <w:rPr>
            <w:rFonts w:ascii="TimesNewRomanPSMT" w:eastAsia="Times New Roman" w:hAnsi="TimesNewRomanPSMT" w:cs="Times New Roman"/>
            <w:kern w:val="0"/>
            <w:sz w:val="22"/>
            <w:szCs w:val="22"/>
            <w14:ligatures w14:val="none"/>
          </w:rPr>
          <w:delText xml:space="preserve">strong background in virology, molecular biology, and immune function assays made her an ideal fit for the lab. She has been an exciting addition that has helped push forward our research on DNA vaccines and DNA-encoded molecular adjuvants for various diseases, including cytokine dysregulations found in cancer biology, and SARS-CoV-2 vaccines. </w:delText>
        </w:r>
      </w:del>
    </w:p>
    <w:p w14:paraId="52FE147C" w14:textId="48B68873" w:rsidR="008F58F5" w:rsidRPr="008F58F5" w:rsidRDefault="008F58F5" w:rsidP="008F58F5">
      <w:pPr>
        <w:spacing w:before="100" w:beforeAutospacing="1" w:after="100" w:afterAutospacing="1"/>
        <w:jc w:val="both"/>
        <w:rPr>
          <w:del w:id="135" w:author="Quintanilla, Milagros C" w:date="2026-09-25T21:14:00Z" w16du:dateUtc="2026-09-26T01:14:00Z"/>
          <w:rFonts w:ascii="Times New Roman" w:eastAsia="Times New Roman" w:hAnsi="Times New Roman" w:cs="Times New Roman"/>
          <w:kern w:val="0"/>
          <w14:ligatures w14:val="none"/>
        </w:rPr>
      </w:pPr>
      <w:del w:id="136" w:author="Quintanilla, Milagros C" w:date="2026-09-25T21:14:00Z" w16du:dateUtc="2026-09-26T01:14:00Z">
        <w:r>
          <w:rPr>
            <w:rFonts w:ascii="TimesNewRomanPSMT" w:eastAsia="Times New Roman" w:hAnsi="TimesNewRomanPSMT" w:cs="Times New Roman"/>
            <w:kern w:val="0"/>
            <w:sz w:val="22"/>
            <w:szCs w:val="22"/>
            <w14:ligatures w14:val="none"/>
          </w:rPr>
          <w:delText>Susan</w:delText>
        </w:r>
        <w:r w:rsidRPr="008F58F5">
          <w:rPr>
            <w:rFonts w:ascii="TimesNewRomanPSMT" w:eastAsia="Times New Roman" w:hAnsi="TimesNewRomanPSMT" w:cs="Times New Roman"/>
            <w:kern w:val="0"/>
            <w:sz w:val="22"/>
            <w:szCs w:val="22"/>
            <w14:ligatures w14:val="none"/>
          </w:rPr>
          <w:delText xml:space="preserve"> has distinguished herself by her research and scholarly accomplishments. She previously completed two full years of NIH NRSA T32 funding in Cancer Biology. She has authored several important studies since joining our lab including the first demonstration that gene-delivered cytokine adjuvants administered parenterally can induce robust, heterologous protection at mucosal surfaces in the context of SARS-CoV-2 vaccines. More recently, she reported that gene delivery of the enzyme adenosine deaminase in the context of SARS-CoV-2 DNA vaccines can support robust, broad, long-lived humoral immunity, which is protective in aged mouse models of SARS-CoV-2 infection. She will be presenting further exciting data, including challenge results at this meeting. Additionally, she is serving as the lead scientist on an industry-sponsored collaboration focused on developing RNA-based vaccines and biologics targeting rabies</w:delText>
        </w:r>
        <w:r w:rsidRPr="008F58F5">
          <w:rPr>
            <w:rFonts w:ascii="TimesNewRomanPSMT" w:eastAsia="Times New Roman" w:hAnsi="TimesNewRomanPSMT" w:cs="Times New Roman"/>
            <w:color w:val="FF0000"/>
            <w:kern w:val="0"/>
            <w:sz w:val="22"/>
            <w:szCs w:val="22"/>
            <w14:ligatures w14:val="none"/>
          </w:rPr>
          <w:delText xml:space="preserve">. </w:delText>
        </w:r>
        <w:r w:rsidRPr="008F58F5">
          <w:rPr>
            <w:rFonts w:ascii="TimesNewRomanPSMT" w:eastAsia="Times New Roman" w:hAnsi="TimesNewRomanPSMT" w:cs="Times New Roman"/>
            <w:kern w:val="0"/>
            <w:sz w:val="22"/>
            <w:szCs w:val="22"/>
            <w14:ligatures w14:val="none"/>
          </w:rPr>
          <w:delText xml:space="preserve">These projects will provide her with valuable experience in translational research and the intricacies of corporate collaborations and government-funded contract research. </w:delText>
        </w:r>
      </w:del>
    </w:p>
    <w:p w14:paraId="7864AE2A" w14:textId="6130A518" w:rsidR="008F58F5" w:rsidRPr="008F58F5" w:rsidRDefault="008F58F5" w:rsidP="008F58F5">
      <w:pPr>
        <w:spacing w:before="100" w:beforeAutospacing="1" w:after="100" w:afterAutospacing="1"/>
        <w:jc w:val="both"/>
        <w:rPr>
          <w:del w:id="137" w:author="Quintanilla, Milagros C" w:date="2026-09-25T21:14:00Z" w16du:dateUtc="2026-09-26T01:14:00Z"/>
          <w:rFonts w:ascii="Times New Roman" w:eastAsia="Times New Roman" w:hAnsi="Times New Roman" w:cs="Times New Roman"/>
          <w:kern w:val="0"/>
          <w14:ligatures w14:val="none"/>
        </w:rPr>
      </w:pPr>
      <w:del w:id="138" w:author="Quintanilla, Milagros C" w:date="2026-09-25T21:14:00Z" w16du:dateUtc="2026-09-26T01:14:00Z">
        <w:r w:rsidRPr="008F58F5">
          <w:rPr>
            <w:rFonts w:ascii="TimesNewRomanPSMT" w:eastAsia="Times New Roman" w:hAnsi="TimesNewRomanPSMT" w:cs="Times New Roman"/>
            <w:kern w:val="0"/>
            <w:sz w:val="22"/>
            <w:szCs w:val="22"/>
            <w14:ligatures w14:val="none"/>
          </w:rPr>
          <w:delText xml:space="preserve">Attending the ISV annual congress is an important part of her annual training. This year’s congress in </w:delText>
        </w:r>
        <w:r w:rsidR="00522AC4">
          <w:rPr>
            <w:rFonts w:ascii="TimesNewRomanPSMT" w:eastAsia="Times New Roman" w:hAnsi="TimesNewRomanPSMT" w:cs="Times New Roman"/>
            <w:kern w:val="0"/>
            <w:sz w:val="22"/>
            <w:szCs w:val="22"/>
            <w14:ligatures w14:val="none"/>
          </w:rPr>
          <w:delText>South Korea</w:delText>
        </w:r>
        <w:r w:rsidRPr="008F58F5">
          <w:rPr>
            <w:rFonts w:ascii="TimesNewRomanPSMT" w:eastAsia="Times New Roman" w:hAnsi="TimesNewRomanPSMT" w:cs="Times New Roman"/>
            <w:kern w:val="0"/>
            <w:sz w:val="22"/>
            <w:szCs w:val="22"/>
            <w14:ligatures w14:val="none"/>
          </w:rPr>
          <w:delText xml:space="preserve"> will be especially important for her as sessions focused on generating B cell memory with vaccination will relate directly to her future research program which will focus on discovering immune mechanisms to engender long-lived, protective, humoral immunity in the aged via vaccination. </w:delText>
        </w:r>
      </w:del>
    </w:p>
    <w:p w14:paraId="497A6849" w14:textId="77777777" w:rsidR="008F58F5" w:rsidRPr="008F58F5" w:rsidRDefault="008F58F5" w:rsidP="008F58F5">
      <w:pPr>
        <w:spacing w:before="100" w:beforeAutospacing="1" w:after="100" w:afterAutospacing="1"/>
        <w:jc w:val="both"/>
        <w:rPr>
          <w:del w:id="139" w:author="Quintanilla, Milagros C" w:date="2026-09-25T21:14:00Z" w16du:dateUtc="2026-09-26T01:14:00Z"/>
          <w:rFonts w:ascii="Times New Roman" w:eastAsia="Times New Roman" w:hAnsi="Times New Roman" w:cs="Times New Roman"/>
          <w:kern w:val="0"/>
          <w14:ligatures w14:val="none"/>
        </w:rPr>
      </w:pPr>
      <w:del w:id="140" w:author="Quintanilla, Milagros C" w:date="2026-09-25T21:14:00Z" w16du:dateUtc="2026-09-26T01:14:00Z">
        <w:r w:rsidRPr="008F58F5">
          <w:rPr>
            <w:rFonts w:ascii="TimesNewRomanPSMT" w:eastAsia="Times New Roman" w:hAnsi="TimesNewRomanPSMT" w:cs="Times New Roman"/>
            <w:kern w:val="0"/>
            <w:sz w:val="22"/>
            <w:szCs w:val="22"/>
            <w14:ligatures w14:val="none"/>
          </w:rPr>
          <w:delText xml:space="preserve">Thank you for your consideration of this applicant and I hope you will strongly consider the impact this award will have on her career. </w:delText>
        </w:r>
      </w:del>
    </w:p>
    <w:p w14:paraId="431CC4BD" w14:textId="77777777" w:rsidR="00361FE1" w:rsidRDefault="008F58F5" w:rsidP="008F58F5">
      <w:pPr>
        <w:spacing w:before="100" w:beforeAutospacing="1" w:after="100" w:afterAutospacing="1"/>
        <w:rPr>
          <w:del w:id="141" w:author="Quintanilla, Milagros C" w:date="2026-09-25T21:14:00Z" w16du:dateUtc="2026-09-26T01:14:00Z"/>
          <w:rFonts w:ascii="Times New Roman" w:eastAsia="Times New Roman" w:hAnsi="Times New Roman" w:cs="Times New Roman"/>
          <w:kern w:val="0"/>
          <w14:ligatures w14:val="none"/>
        </w:rPr>
      </w:pPr>
      <w:del w:id="142" w:author="Quintanilla, Milagros C" w:date="2026-09-25T21:14:00Z" w16du:dateUtc="2026-09-26T01:14:00Z">
        <w:r w:rsidRPr="008F58F5">
          <w:rPr>
            <w:rFonts w:ascii="TimesNewRomanPSMT" w:eastAsia="Times New Roman" w:hAnsi="TimesNewRomanPSMT" w:cs="Times New Roman"/>
            <w:kern w:val="0"/>
            <w:sz w:val="22"/>
            <w:szCs w:val="22"/>
            <w14:ligatures w14:val="none"/>
          </w:rPr>
          <w:delText xml:space="preserve">Best regards, </w:delText>
        </w:r>
      </w:del>
    </w:p>
    <w:p w14:paraId="06B2FE44" w14:textId="43AB7574" w:rsidR="008F58F5" w:rsidRPr="00361FE1" w:rsidRDefault="00361FE1" w:rsidP="008F58F5">
      <w:pPr>
        <w:spacing w:before="100" w:beforeAutospacing="1" w:after="100" w:afterAutospacing="1"/>
        <w:rPr>
          <w:del w:id="143" w:author="Quintanilla, Milagros C" w:date="2026-09-25T21:14:00Z" w16du:dateUtc="2026-09-26T01:14:00Z"/>
          <w:rFonts w:ascii="Times New Roman" w:eastAsia="Times New Roman" w:hAnsi="Times New Roman" w:cs="Times New Roman"/>
          <w:kern w:val="0"/>
          <w14:ligatures w14:val="none"/>
        </w:rPr>
      </w:pPr>
      <w:del w:id="144" w:author="Quintanilla, Milagros C" w:date="2026-09-25T21:14:00Z" w16du:dateUtc="2026-09-26T01:14:00Z">
        <w:r>
          <w:rPr>
            <w:rFonts w:ascii="Times New Roman" w:eastAsia="Times New Roman" w:hAnsi="Times New Roman" w:cs="Times New Roman"/>
            <w:kern w:val="0"/>
            <w14:ligatures w14:val="none"/>
          </w:rPr>
          <w:delText xml:space="preserve">Indicate name </w:delText>
        </w:r>
        <w:r w:rsidR="008F58F5" w:rsidRPr="008F58F5">
          <w:rPr>
            <w:rFonts w:ascii="TimesNewRomanPSMT" w:eastAsia="Times New Roman" w:hAnsi="TimesNewRomanPSMT" w:cs="Times New Roman"/>
            <w:kern w:val="0"/>
            <w:sz w:val="22"/>
            <w:szCs w:val="22"/>
            <w14:ligatures w14:val="none"/>
          </w:rPr>
          <w:br/>
        </w:r>
        <w:r>
          <w:rPr>
            <w:rFonts w:ascii="TimesNewRomanPSMT" w:eastAsia="Times New Roman" w:hAnsi="TimesNewRomanPSMT" w:cs="Times New Roman"/>
            <w:kern w:val="0"/>
            <w:sz w:val="22"/>
            <w:szCs w:val="22"/>
            <w14:ligatures w14:val="none"/>
          </w:rPr>
          <w:delText>Indicate rank and Institutional affiliation.</w:delText>
        </w:r>
      </w:del>
    </w:p>
    <w:p w14:paraId="10E75B2F" w14:textId="33C34FA1" w:rsidR="008F58F5" w:rsidRDefault="008F58F5" w:rsidP="008F58F5">
      <w:pPr>
        <w:spacing w:before="100" w:beforeAutospacing="1" w:after="100" w:afterAutospacing="1"/>
        <w:rPr>
          <w:del w:id="145" w:author="Quintanilla, Milagros C" w:date="2026-09-25T21:14:00Z" w16du:dateUtc="2026-09-26T01:14:00Z"/>
          <w:rFonts w:ascii="TimesNewRomanPSMT" w:eastAsia="Times New Roman" w:hAnsi="TimesNewRomanPSMT" w:cs="Times New Roman"/>
          <w:kern w:val="0"/>
          <w:sz w:val="22"/>
          <w:szCs w:val="22"/>
          <w14:ligatures w14:val="none"/>
        </w:rPr>
      </w:pPr>
      <w:del w:id="146" w:author="Quintanilla, Milagros C" w:date="2026-09-25T21:14:00Z" w16du:dateUtc="2026-09-26T01:14:00Z">
        <w:r>
          <w:rPr>
            <w:rFonts w:ascii="TimesNewRomanPSMT" w:eastAsia="Times New Roman" w:hAnsi="TimesNewRomanPSMT" w:cs="Times New Roman"/>
            <w:kern w:val="0"/>
            <w:sz w:val="22"/>
            <w:szCs w:val="22"/>
            <w14:ligatures w14:val="none"/>
          </w:rPr>
          <w:delText>Indicate address</w:delText>
        </w:r>
        <w:r w:rsidR="00361FE1">
          <w:rPr>
            <w:rFonts w:ascii="TimesNewRomanPSMT" w:eastAsia="Times New Roman" w:hAnsi="TimesNewRomanPSMT" w:cs="Times New Roman"/>
            <w:kern w:val="0"/>
            <w:sz w:val="22"/>
            <w:szCs w:val="22"/>
            <w14:ligatures w14:val="none"/>
          </w:rPr>
          <w:delText xml:space="preserve">/ </w:delText>
        </w:r>
        <w:r>
          <w:rPr>
            <w:rFonts w:ascii="TimesNewRomanPSMT" w:eastAsia="Times New Roman" w:hAnsi="TimesNewRomanPSMT" w:cs="Times New Roman"/>
            <w:kern w:val="0"/>
            <w:sz w:val="22"/>
            <w:szCs w:val="22"/>
            <w14:ligatures w14:val="none"/>
          </w:rPr>
          <w:delText xml:space="preserve">contact </w:delText>
        </w:r>
        <w:r w:rsidR="00361FE1">
          <w:rPr>
            <w:rFonts w:ascii="TimesNewRomanPSMT" w:eastAsia="Times New Roman" w:hAnsi="TimesNewRomanPSMT" w:cs="Times New Roman"/>
            <w:kern w:val="0"/>
            <w:sz w:val="22"/>
            <w:szCs w:val="22"/>
            <w14:ligatures w14:val="none"/>
          </w:rPr>
          <w:delText>details.</w:delText>
        </w:r>
      </w:del>
    </w:p>
    <w:p w14:paraId="644FB85E" w14:textId="4EA20A0B" w:rsidR="00361FE1" w:rsidRPr="008F58F5" w:rsidRDefault="00361FE1" w:rsidP="008F58F5">
      <w:pPr>
        <w:spacing w:before="100" w:beforeAutospacing="1" w:after="100" w:afterAutospacing="1"/>
        <w:rPr>
          <w:del w:id="147" w:author="Quintanilla, Milagros C" w:date="2026-09-25T21:14:00Z" w16du:dateUtc="2026-09-26T01:14:00Z"/>
          <w:rFonts w:ascii="TimesNewRomanPSMT" w:eastAsia="Times New Roman" w:hAnsi="TimesNewRomanPSMT" w:cs="Times New Roman"/>
          <w:kern w:val="0"/>
          <w:sz w:val="22"/>
          <w:szCs w:val="22"/>
          <w14:ligatures w14:val="none"/>
        </w:rPr>
      </w:pPr>
      <w:del w:id="148" w:author="Quintanilla, Milagros C" w:date="2026-09-25T21:14:00Z" w16du:dateUtc="2026-09-26T01:14:00Z">
        <w:r>
          <w:rPr>
            <w:rFonts w:ascii="TimesNewRomanPSMT" w:eastAsia="Times New Roman" w:hAnsi="TimesNewRomanPSMT" w:cs="Times New Roman"/>
            <w:kern w:val="0"/>
            <w:sz w:val="22"/>
            <w:szCs w:val="22"/>
            <w14:ligatures w14:val="none"/>
          </w:rPr>
          <w:delText>Signature and Date</w:delText>
        </w:r>
      </w:del>
    </w:p>
    <w:p w14:paraId="4B722C4C" w14:textId="77777777" w:rsidR="003E30E5" w:rsidRDefault="003E30E5"/>
    <w:sectPr w:rsidR="003E30E5">
      <w:pgSz w:w="12240" w:h="15840"/>
      <w:pgMar w:top="1440" w:right="1440" w:bottom="1440" w:left="1440" w:header="720" w:footer="720" w:gutter="0"/>
      <w:cols w:space="720"/>
      <w:docGrid w:linePitch="360"/>
      <w:sectPrChange w:id="149" w:author="Quintanilla, Milagros C" w:date="2026-09-25T21:14:00Z" w16du:dateUtc="2026-09-26T01:14:00Z">
        <w:sectPr w:rsidR="003E30E5">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F5"/>
    <w:rsid w:val="00066C12"/>
    <w:rsid w:val="00067884"/>
    <w:rsid w:val="000D0CA5"/>
    <w:rsid w:val="000D1DC5"/>
    <w:rsid w:val="000D7236"/>
    <w:rsid w:val="000D7343"/>
    <w:rsid w:val="000E19B8"/>
    <w:rsid w:val="000E3AC5"/>
    <w:rsid w:val="00110991"/>
    <w:rsid w:val="00115199"/>
    <w:rsid w:val="00124A76"/>
    <w:rsid w:val="00140005"/>
    <w:rsid w:val="001C284E"/>
    <w:rsid w:val="001D5208"/>
    <w:rsid w:val="001E0962"/>
    <w:rsid w:val="001E18F0"/>
    <w:rsid w:val="001F3B90"/>
    <w:rsid w:val="002315A1"/>
    <w:rsid w:val="0027013F"/>
    <w:rsid w:val="00281B70"/>
    <w:rsid w:val="002942B4"/>
    <w:rsid w:val="002C34E9"/>
    <w:rsid w:val="002E2D88"/>
    <w:rsid w:val="00301DA7"/>
    <w:rsid w:val="003028E9"/>
    <w:rsid w:val="00315C30"/>
    <w:rsid w:val="00315C66"/>
    <w:rsid w:val="003463F5"/>
    <w:rsid w:val="00346D70"/>
    <w:rsid w:val="0035016E"/>
    <w:rsid w:val="00361AD6"/>
    <w:rsid w:val="00361FE1"/>
    <w:rsid w:val="003E30E5"/>
    <w:rsid w:val="003F399A"/>
    <w:rsid w:val="004106E4"/>
    <w:rsid w:val="00420C27"/>
    <w:rsid w:val="00444AA2"/>
    <w:rsid w:val="00447110"/>
    <w:rsid w:val="004604B5"/>
    <w:rsid w:val="00467D90"/>
    <w:rsid w:val="00471350"/>
    <w:rsid w:val="0048046B"/>
    <w:rsid w:val="00487E51"/>
    <w:rsid w:val="004A5698"/>
    <w:rsid w:val="004C57EB"/>
    <w:rsid w:val="004D03A5"/>
    <w:rsid w:val="004F6C11"/>
    <w:rsid w:val="005033CB"/>
    <w:rsid w:val="0050389B"/>
    <w:rsid w:val="00520913"/>
    <w:rsid w:val="005220A6"/>
    <w:rsid w:val="00522AC4"/>
    <w:rsid w:val="00522E76"/>
    <w:rsid w:val="00525904"/>
    <w:rsid w:val="00563D7E"/>
    <w:rsid w:val="005C3225"/>
    <w:rsid w:val="005C6F92"/>
    <w:rsid w:val="005D01C1"/>
    <w:rsid w:val="00600A81"/>
    <w:rsid w:val="006201DC"/>
    <w:rsid w:val="00624409"/>
    <w:rsid w:val="00674FAB"/>
    <w:rsid w:val="00677FE3"/>
    <w:rsid w:val="006827EB"/>
    <w:rsid w:val="0068343C"/>
    <w:rsid w:val="00690339"/>
    <w:rsid w:val="0069516A"/>
    <w:rsid w:val="0069568E"/>
    <w:rsid w:val="006B1036"/>
    <w:rsid w:val="006C5301"/>
    <w:rsid w:val="006E643B"/>
    <w:rsid w:val="006F2FA7"/>
    <w:rsid w:val="006F45C9"/>
    <w:rsid w:val="007034EC"/>
    <w:rsid w:val="00714E60"/>
    <w:rsid w:val="00716675"/>
    <w:rsid w:val="00716890"/>
    <w:rsid w:val="00720387"/>
    <w:rsid w:val="00724E25"/>
    <w:rsid w:val="00726AEE"/>
    <w:rsid w:val="0077669B"/>
    <w:rsid w:val="00800C1F"/>
    <w:rsid w:val="0083285E"/>
    <w:rsid w:val="00852DE4"/>
    <w:rsid w:val="00863437"/>
    <w:rsid w:val="0087643A"/>
    <w:rsid w:val="008A39C8"/>
    <w:rsid w:val="008D112C"/>
    <w:rsid w:val="008D2607"/>
    <w:rsid w:val="008E1C57"/>
    <w:rsid w:val="008F58F5"/>
    <w:rsid w:val="008F6D8D"/>
    <w:rsid w:val="00921414"/>
    <w:rsid w:val="00943DA7"/>
    <w:rsid w:val="00972579"/>
    <w:rsid w:val="00975410"/>
    <w:rsid w:val="00995915"/>
    <w:rsid w:val="009A7AA9"/>
    <w:rsid w:val="009B596C"/>
    <w:rsid w:val="009D351B"/>
    <w:rsid w:val="009E7578"/>
    <w:rsid w:val="00A06DAE"/>
    <w:rsid w:val="00A2465C"/>
    <w:rsid w:val="00A319F4"/>
    <w:rsid w:val="00A31C72"/>
    <w:rsid w:val="00A5047D"/>
    <w:rsid w:val="00A52134"/>
    <w:rsid w:val="00A53C0C"/>
    <w:rsid w:val="00A63B54"/>
    <w:rsid w:val="00A7270E"/>
    <w:rsid w:val="00B01B9A"/>
    <w:rsid w:val="00B30598"/>
    <w:rsid w:val="00B4123C"/>
    <w:rsid w:val="00B7601E"/>
    <w:rsid w:val="00B82AD1"/>
    <w:rsid w:val="00B9384A"/>
    <w:rsid w:val="00B9752F"/>
    <w:rsid w:val="00BA7383"/>
    <w:rsid w:val="00BC6076"/>
    <w:rsid w:val="00BF7F3C"/>
    <w:rsid w:val="00C266F0"/>
    <w:rsid w:val="00C3638B"/>
    <w:rsid w:val="00C61F1D"/>
    <w:rsid w:val="00C854F3"/>
    <w:rsid w:val="00CE2323"/>
    <w:rsid w:val="00D02A61"/>
    <w:rsid w:val="00D21A81"/>
    <w:rsid w:val="00D43FF3"/>
    <w:rsid w:val="00D65571"/>
    <w:rsid w:val="00D84BB6"/>
    <w:rsid w:val="00DA6465"/>
    <w:rsid w:val="00DF2BFD"/>
    <w:rsid w:val="00E124EC"/>
    <w:rsid w:val="00E175A5"/>
    <w:rsid w:val="00E26383"/>
    <w:rsid w:val="00E33F59"/>
    <w:rsid w:val="00E35512"/>
    <w:rsid w:val="00E4256A"/>
    <w:rsid w:val="00E42835"/>
    <w:rsid w:val="00E4565B"/>
    <w:rsid w:val="00E53D6C"/>
    <w:rsid w:val="00E823AB"/>
    <w:rsid w:val="00E9105C"/>
    <w:rsid w:val="00EA2BF9"/>
    <w:rsid w:val="00EB4A97"/>
    <w:rsid w:val="00EC0D7B"/>
    <w:rsid w:val="00EC2DAD"/>
    <w:rsid w:val="00ED4275"/>
    <w:rsid w:val="00EE15A7"/>
    <w:rsid w:val="00EE3FD3"/>
    <w:rsid w:val="00F0268B"/>
    <w:rsid w:val="00F12EF7"/>
    <w:rsid w:val="00F30044"/>
    <w:rsid w:val="00F573F5"/>
    <w:rsid w:val="00F67E3C"/>
    <w:rsid w:val="00FD39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2C45"/>
  <w15:chartTrackingRefBased/>
  <w15:docId w15:val="{0AA065EB-1817-8845-974D-64C264E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8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F5"/>
    <w:rPr>
      <w:rFonts w:eastAsiaTheme="majorEastAsia" w:cstheme="majorBidi"/>
      <w:color w:val="272727" w:themeColor="text1" w:themeTint="D8"/>
    </w:rPr>
  </w:style>
  <w:style w:type="paragraph" w:styleId="Title">
    <w:name w:val="Title"/>
    <w:basedOn w:val="Normal"/>
    <w:next w:val="Normal"/>
    <w:link w:val="TitleChar"/>
    <w:uiPriority w:val="10"/>
    <w:qFormat/>
    <w:rsid w:val="008F58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8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58F5"/>
    <w:rPr>
      <w:i/>
      <w:iCs/>
      <w:color w:val="404040" w:themeColor="text1" w:themeTint="BF"/>
    </w:rPr>
  </w:style>
  <w:style w:type="paragraph" w:styleId="ListParagraph">
    <w:name w:val="List Paragraph"/>
    <w:basedOn w:val="Normal"/>
    <w:uiPriority w:val="34"/>
    <w:qFormat/>
    <w:rsid w:val="008F58F5"/>
    <w:pPr>
      <w:ind w:left="720"/>
      <w:contextualSpacing/>
    </w:pPr>
  </w:style>
  <w:style w:type="character" w:styleId="IntenseEmphasis">
    <w:name w:val="Intense Emphasis"/>
    <w:basedOn w:val="DefaultParagraphFont"/>
    <w:uiPriority w:val="21"/>
    <w:qFormat/>
    <w:rsid w:val="008F58F5"/>
    <w:rPr>
      <w:i/>
      <w:iCs/>
      <w:color w:val="0F4761" w:themeColor="accent1" w:themeShade="BF"/>
    </w:rPr>
  </w:style>
  <w:style w:type="paragraph" w:styleId="IntenseQuote">
    <w:name w:val="Intense Quote"/>
    <w:basedOn w:val="Normal"/>
    <w:next w:val="Normal"/>
    <w:link w:val="IntenseQuoteChar"/>
    <w:uiPriority w:val="30"/>
    <w:qFormat/>
    <w:rsid w:val="008F5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8F5"/>
    <w:rPr>
      <w:i/>
      <w:iCs/>
      <w:color w:val="0F4761" w:themeColor="accent1" w:themeShade="BF"/>
    </w:rPr>
  </w:style>
  <w:style w:type="character" w:styleId="IntenseReference">
    <w:name w:val="Intense Reference"/>
    <w:basedOn w:val="DefaultParagraphFont"/>
    <w:uiPriority w:val="32"/>
    <w:qFormat/>
    <w:rsid w:val="008F58F5"/>
    <w:rPr>
      <w:b/>
      <w:bCs/>
      <w:smallCaps/>
      <w:color w:val="0F4761" w:themeColor="accent1" w:themeShade="BF"/>
      <w:spacing w:val="5"/>
    </w:rPr>
  </w:style>
  <w:style w:type="paragraph" w:styleId="NormalWeb">
    <w:name w:val="Normal (Web)"/>
    <w:basedOn w:val="Normal"/>
    <w:uiPriority w:val="99"/>
    <w:semiHidden/>
    <w:unhideWhenUsed/>
    <w:rsid w:val="008F58F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8458621">
      <w:bodyDiv w:val="1"/>
      <w:marLeft w:val="0"/>
      <w:marRight w:val="0"/>
      <w:marTop w:val="0"/>
      <w:marBottom w:val="0"/>
      <w:divBdr>
        <w:top w:val="none" w:sz="0" w:space="0" w:color="auto"/>
        <w:left w:val="none" w:sz="0" w:space="0" w:color="auto"/>
        <w:bottom w:val="none" w:sz="0" w:space="0" w:color="auto"/>
        <w:right w:val="none" w:sz="0" w:space="0" w:color="auto"/>
      </w:divBdr>
      <w:divsChild>
        <w:div w:id="282347320">
          <w:marLeft w:val="0"/>
          <w:marRight w:val="0"/>
          <w:marTop w:val="0"/>
          <w:marBottom w:val="0"/>
          <w:divBdr>
            <w:top w:val="none" w:sz="0" w:space="0" w:color="auto"/>
            <w:left w:val="none" w:sz="0" w:space="0" w:color="auto"/>
            <w:bottom w:val="none" w:sz="0" w:space="0" w:color="auto"/>
            <w:right w:val="none" w:sz="0" w:space="0" w:color="auto"/>
          </w:divBdr>
          <w:divsChild>
            <w:div w:id="1106341435">
              <w:marLeft w:val="0"/>
              <w:marRight w:val="0"/>
              <w:marTop w:val="0"/>
              <w:marBottom w:val="0"/>
              <w:divBdr>
                <w:top w:val="none" w:sz="0" w:space="0" w:color="auto"/>
                <w:left w:val="none" w:sz="0" w:space="0" w:color="auto"/>
                <w:bottom w:val="none" w:sz="0" w:space="0" w:color="auto"/>
                <w:right w:val="none" w:sz="0" w:space="0" w:color="auto"/>
              </w:divBdr>
              <w:divsChild>
                <w:div w:id="707030762">
                  <w:marLeft w:val="0"/>
                  <w:marRight w:val="0"/>
                  <w:marTop w:val="0"/>
                  <w:marBottom w:val="0"/>
                  <w:divBdr>
                    <w:top w:val="none" w:sz="0" w:space="0" w:color="auto"/>
                    <w:left w:val="none" w:sz="0" w:space="0" w:color="auto"/>
                    <w:bottom w:val="none" w:sz="0" w:space="0" w:color="auto"/>
                    <w:right w:val="none" w:sz="0" w:space="0" w:color="auto"/>
                  </w:divBdr>
                </w:div>
              </w:divsChild>
            </w:div>
            <w:div w:id="1874609067">
              <w:marLeft w:val="0"/>
              <w:marRight w:val="0"/>
              <w:marTop w:val="0"/>
              <w:marBottom w:val="0"/>
              <w:divBdr>
                <w:top w:val="none" w:sz="0" w:space="0" w:color="auto"/>
                <w:left w:val="none" w:sz="0" w:space="0" w:color="auto"/>
                <w:bottom w:val="none" w:sz="0" w:space="0" w:color="auto"/>
                <w:right w:val="none" w:sz="0" w:space="0" w:color="auto"/>
              </w:divBdr>
              <w:divsChild>
                <w:div w:id="2111048774">
                  <w:marLeft w:val="0"/>
                  <w:marRight w:val="0"/>
                  <w:marTop w:val="0"/>
                  <w:marBottom w:val="0"/>
                  <w:divBdr>
                    <w:top w:val="none" w:sz="0" w:space="0" w:color="auto"/>
                    <w:left w:val="none" w:sz="0" w:space="0" w:color="auto"/>
                    <w:bottom w:val="none" w:sz="0" w:space="0" w:color="auto"/>
                    <w:right w:val="none" w:sz="0" w:space="0" w:color="auto"/>
                  </w:divBdr>
                </w:div>
              </w:divsChild>
            </w:div>
            <w:div w:id="1184437954">
              <w:marLeft w:val="0"/>
              <w:marRight w:val="0"/>
              <w:marTop w:val="0"/>
              <w:marBottom w:val="0"/>
              <w:divBdr>
                <w:top w:val="none" w:sz="0" w:space="0" w:color="auto"/>
                <w:left w:val="none" w:sz="0" w:space="0" w:color="auto"/>
                <w:bottom w:val="none" w:sz="0" w:space="0" w:color="auto"/>
                <w:right w:val="none" w:sz="0" w:space="0" w:color="auto"/>
              </w:divBdr>
              <w:divsChild>
                <w:div w:id="5224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Klavinskis</dc:creator>
  <cp:keywords/>
  <dc:description/>
  <cp:lastModifiedBy>Arthur Souza Rodrigues</cp:lastModifiedBy>
  <cp:revision>1</cp:revision>
  <dcterms:created xsi:type="dcterms:W3CDTF">2024-05-05T22:30:00Z</dcterms:created>
  <dcterms:modified xsi:type="dcterms:W3CDTF">2026-09-26T01:14:00Z</dcterms:modified>
</cp:coreProperties>
</file>