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E60A83" w14:textId="77777777" w:rsidR="00527390" w:rsidRDefault="00AE5690">
      <w:pPr>
        <w:rPr>
          <w:ins w:id="0" w:author="Comparison" w:date="2026-09-26T14:44:00Z" w16du:dateUtc="2026-09-26T18:44:00Z"/>
        </w:rPr>
      </w:pPr>
      <w:ins w:id="1" w:author="Comparison" w:date="2026-09-26T14:44:00Z" w16du:dateUtc="2026-09-26T18:44:00Z">
        <w:r>
          <w:rPr>
            <w:sz w:val="16"/>
            <w:szCs w:val="16"/>
          </w:rPr>
          <w:t>Small Font Size Demo</w:t>
        </w:r>
      </w:ins>
    </w:p>
    <w:p w14:paraId="7E2E35EE" w14:textId="77777777" w:rsidR="00527390" w:rsidRDefault="00AE5690">
      <w:pPr>
        <w:rPr>
          <w:ins w:id="2" w:author="Comparison" w:date="2026-09-26T14:44:00Z" w16du:dateUtc="2026-09-26T18:44:00Z"/>
        </w:rPr>
      </w:pPr>
      <w:ins w:id="3" w:author="Comparison" w:date="2026-09-26T14:44:00Z" w16du:dateUtc="2026-09-26T18:44:00Z">
        <w:r>
          <w:rPr>
            <w:sz w:val="16"/>
            <w:szCs w:val="16"/>
          </w:rPr>
          <w:t>This document demonstrates very small font size of 8pt.</w:t>
        </w:r>
      </w:ins>
    </w:p>
    <w:p w14:paraId="612FD75A" w14:textId="77777777" w:rsidR="00AE5690" w:rsidRDefault="00AE5690">
      <w:ins w:id="4" w:author="Comparison" w:date="2026-09-26T14:44:00Z" w16du:dateUtc="2026-09-26T18:44:00Z">
        <w:r>
          <w:rPr>
            <w:sz w:val="16"/>
            <w:szCs w:val="16"/>
          </w:rPr>
          <w:t>Small fonts are used in footnotes and disclaimers.</w:t>
        </w:r>
      </w:ins>
      <w:del w:id="5" w:author="Comparison" w:date="2026-09-26T14:44:00Z" w16du:dateUtc="2026-09-26T18:44:00Z">
        <w:r w:rsidR="00BF0D64">
          <w:delText>Walking on imported air</w:delText>
        </w:r>
      </w:del>
    </w:p>
    <w:sectPr w:rsidR="003872F6">
      <w:pgSz w:w="12240" w:h="15840"/>
      <w:pgMar w:top="1440" w:right="1440" w:bottom="1440" w:left="1440" w:header="720" w:footer="720" w:gutter="0"/>
      <w:cols w:space="720"/>
      <w:docGrid w:linePitch="0"/>
      <w:sectPrChange w:id="6" w:author="Comparison" w:date="2026-09-26T14:44:00Z" w16du:dateUtc="2026-09-26T18:44:00Z">
        <w:sectPr w:rsidR="003872F6"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269E"/>
    <w:rsid w:val="001A6D69"/>
    <w:rsid w:val="001E1635"/>
    <w:rsid w:val="00212576"/>
    <w:rsid w:val="00395B58"/>
    <w:rsid w:val="004C77B7"/>
    <w:rsid w:val="005017B3"/>
    <w:rsid w:val="00527390"/>
    <w:rsid w:val="006A0FDE"/>
    <w:rsid w:val="0088269E"/>
    <w:rsid w:val="00A35041"/>
    <w:rsid w:val="00AE5690"/>
    <w:rsid w:val="00BF0D64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2013-04-03T20:15:00Z</dcterms:created>
  <dcterms:modified xsi:type="dcterms:W3CDTF">2026-09-26T18:44:00Z</dcterms:modified>
</cp:coreProperties>
</file>