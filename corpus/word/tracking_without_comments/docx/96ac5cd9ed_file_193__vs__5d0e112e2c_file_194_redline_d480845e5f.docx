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1460026" w14:textId="77777777" w:rsidR="00AE7389" w:rsidRDefault="00AE7389">
      <w:pPr>
        <w:rPr>
          <w:rPrChange w:id="2" w:author="Arthur Souza Rodrigues" w:date="2026-07-10T21:52:00Z" w16du:dateUtc="2026-07-11T01:52:00Z">
            <w:rPr>
              <w:rFonts w:ascii="&quot;Times New Roman&quot;, Times, serif" w:hAnsi="&quot;Times New Roman&quot;, Times, serif" w:cs="&quot;Times New Roman&quot;, Times, serif"/>
            </w:rPr>
          </w:rPrChange>
        </w:rPr>
      </w:pPr>
      <w:r>
        <w:rPr>
          <w:rPrChange w:id="3" w:author="Arthur Souza Rodrigues" w:date="2026-07-10T21:52:00Z" w16du:dateUtc="2026-07-11T01:52:00Z">
            <w:rPr>
              <w:rFonts w:ascii="&quot;Times New Roman&quot;, Times, serif" w:hAnsi="&quot;Times New Roman&quot;, Times, serif" w:cs="&quot;Times New Roman&quot;, Times, serif"/>
            </w:rPr>
          </w:rPrChange>
        </w:rPr>
        <w:t>file_</w:t>
      </w:r>
      <w:ins w:id="4" w:author="Arthur Souza Rodrigues" w:date="2026-07-10T21:52:00Z" w16du:dateUtc="2026-07-11T01:52:00Z">
        <w:r>
          <w:t>194</w:t>
        </w:r>
      </w:ins>
      <w:del w:id="5" w:author="Arthur Souza Rodrigues" w:date="2026-07-10T21:52:00Z" w16du:dateUtc="2026-07-11T01:52:00Z">
        <w:r>
          <w:rPr>
            <w:rFonts w:ascii="&quot;Times New Roman&quot;, Times, serif" w:hAnsi="&quot;Times New Roman&quot;, Times, serif" w:cs="&quot;Times New Roman&quot;, Times, serif"/>
          </w:rPr>
          <w:delText>193</w:delText>
        </w:r>
      </w:del>
      <w:r>
        <w:rPr>
          <w:rPrChange w:id="6" w:author="Arthur Souza Rodrigues" w:date="2026-07-10T21:52:00Z" w16du:dateUtc="2026-07-11T01:52:00Z">
            <w:rPr>
              <w:rFonts w:ascii="&quot;Times New Roman&quot;, Times, serif" w:hAnsi="&quot;Times New Roman&quot;, Times, serif" w:cs="&quot;Times New Roman&quot;, Times, serif"/>
            </w:rPr>
          </w:rPrChange>
        </w:rPr>
        <w:t>.docx</w:t>
      </w:r>
    </w:p>
    <w:p w14:paraId="5D32484A" w14:textId="0D52EC75" w:rsidR="00B842B5" w:rsidRDefault="00DA2473">
      <w:pPr>
        <w:rPr>
          <w:del w:id="7" w:author="Arthur Souza Rodrigues" w:date="2026-07-10T21:52:00Z" w16du:dateUtc="2026-07-11T01:52:00Z"/>
        </w:rPr>
      </w:pPr>
      <w:ins w:id="8" w:author="Arthur Souza Rodrigues" w:date="2026-07-10T21:52:00Z" w16du:dateUtc="2026-07-11T01:52:00Z">
        <w:r>
          <w:t>Ouch</w:t>
        </w:r>
        <w:r>
          <w:rPr>
            <w:rStyle w:val="FootnoteReference"/>
          </w:rPr>
          <w:footnoteReference w:id="1"/>
        </w:r>
        <w:r>
          <w:t>.</w:t>
        </w:r>
        <w:r>
          <w:rPr>
            <w:rStyle w:val="FootnoteReference"/>
          </w:rPr>
          <w:footnoteReference w:id="2"/>
        </w:r>
      </w:ins>
      <w:del w:id="11" w:author="Arthur Souza Rodrigues" w:date="2026-07-10T21:52:00Z" w16du:dateUtc="2026-07-11T01:52:00Z">
        <w:r>
          <w:rPr>
            <w:rFonts w:ascii="&quot;Times New Roman&quot;, Times, serif" w:hAnsi="&quot;Times New Roman&quot;, Times, serif" w:cs="&quot;Times New Roman&quot;, Times, serif"/>
          </w:rPr>
          <w:delText>Font Family Demo</w:delText>
        </w:r>
      </w:del>
    </w:p>
    <w:p w14:paraId="6D0C1606" w14:textId="77777777" w:rsidR="00B842B5" w:rsidRDefault="00CA20AF">
      <w:pPr>
        <w:rPr>
          <w:del w:id="12" w:author="Arthur Souza Rodrigues" w:date="2026-07-10T21:52:00Z" w16du:dateUtc="2026-07-11T01:52:00Z"/>
        </w:rPr>
      </w:pPr>
      <w:del w:id="13" w:author="Arthur Souza Rodrigues" w:date="2026-07-10T21:52:00Z" w16du:dateUtc="2026-07-11T01:52:00Z">
        <w:r>
          <w:rPr>
            <w:rFonts w:ascii="&quot;Times New Roman&quot;, Times, serif" w:hAnsi="&quot;Times New Roman&quot;, Times, serif" w:cs="&quot;Times New Roman&quot;, Times, serif"/>
          </w:rPr>
          <w:delText>This document demonstrates changing the font family.</w:delText>
        </w:r>
      </w:del>
    </w:p>
    <w:p w14:paraId="03B5C78A" w14:textId="77777777" w:rsidR="00B842B5" w:rsidRDefault="00CA20AF">
      <w:pPr>
        <w:rPr>
          <w:del w:id="14" w:author="Arthur Souza Rodrigues" w:date="2026-07-10T21:52:00Z" w16du:dateUtc="2026-07-11T01:52:00Z"/>
        </w:rPr>
      </w:pPr>
      <w:del w:id="15" w:author="Arthur Souza Rodrigues" w:date="2026-07-10T21:52:00Z" w16du:dateUtc="2026-07-11T01:52:00Z">
        <w:r>
          <w:rPr>
            <w:rFonts w:ascii="&quot;Times New Roman&quot;, Times, serif" w:hAnsi="&quot;Times New Roman&quot;, Times, serif" w:cs="&quot;Times New Roman&quot;, Times, serif"/>
          </w:rPr>
          <w:delText>This text uses Times New Roman font.</w:delText>
        </w:r>
      </w:del>
    </w:p>
    <w:p w14:paraId="6FB4A710" w14:textId="77777777" w:rsidR="00B842B5" w:rsidRDefault="00CA20AF">
      <w:del w:id="16" w:author="Arthur Souza Rodrigues" w:date="2026-07-10T21:52:00Z" w16du:dateUtc="2026-07-11T01:52:00Z">
        <w:r>
          <w:rPr>
            <w:rFonts w:ascii="&quot;Times New Roman&quot;, Times, serif" w:hAnsi="&quot;Times New Roman&quot;, Times, serif" w:cs="&quot;Times New Roman&quot;, Times, serif"/>
          </w:rPr>
          <w:delText>Different fonts create different visual impressions.</w:delText>
        </w:r>
      </w:del>
    </w:p>
    <w:sectPr w:rsidR="00B842B5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  <w:sectPrChange w:id="17" w:author="Arthur Souza Rodrigues" w:date="2026-07-10T21:52:00Z" w16du:dateUtc="2026-07-11T01:52:00Z">
        <w:sectPr w:rsidR="00B842B5">
          <w:pgSz w:w="12240" w:h="15840"/>
          <w:pgMar w:top="1440" w:right="1440" w:bottom="1440" w:left="1440" w:header="720" w:footer="720" w:gutter="0"/>
          <w:cols w:space="720"/>
          <w:docGrid w:linePitch="0"/>
        </w:sectPr>
      </w:sectPrChange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0FB7847" w14:textId="77777777" w:rsidR="00CA20AF" w:rsidRDefault="00CA20AF">
      <w:pPr>
        <w:spacing w:after="0" w:line="240" w:lineRule="auto"/>
      </w:pPr>
      <w:r>
        <w:separator/>
      </w:r>
    </w:p>
  </w:endnote>
  <w:endnote w:type="continuationSeparator" w:id="0">
    <w:p w14:paraId="126D4EBC" w14:textId="77777777" w:rsidR="00CA20AF" w:rsidRDefault="00CA20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&quot;Times New Roman&quot;, Times, serif">
    <w:altName w:val="Cambria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07AAB3D" w14:textId="77777777" w:rsidR="00D15C4B" w:rsidRDefault="00D15C4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B6D6C29" w14:textId="77777777" w:rsidR="00CA20AF" w:rsidRDefault="00CA20AF">
      <w:pPr>
        <w:spacing w:after="0" w:line="240" w:lineRule="auto"/>
      </w:pPr>
      <w:r>
        <w:separator/>
      </w:r>
    </w:p>
  </w:footnote>
  <w:footnote w:type="continuationSeparator" w:id="0">
    <w:p w14:paraId="145E3E87" w14:textId="77777777" w:rsidR="00CA20AF" w:rsidRDefault="00CA20AF">
      <w:pPr>
        <w:spacing w:after="0" w:line="240" w:lineRule="auto"/>
      </w:pPr>
      <w:r>
        <w:continuationSeparator/>
      </w:r>
    </w:p>
  </w:footnote>
  <w:footnote w:id="1">
    <w:p w14:paraId="16558585" w14:textId="77777777" w:rsidR="00DA2473" w:rsidRDefault="00DA2473">
      <w:pPr>
        <w:pStyle w:val="FootnoteText"/>
      </w:pPr>
      <w:ins w:id="9" w:author="Arthur Souza Rodrigues" w:date="2026-07-10T21:52:00Z" w16du:dateUtc="2026-07-11T01:52:00Z">
        <w:r>
          <w:rPr>
            <w:rStyle w:val="FootnoteReference"/>
          </w:rPr>
          <w:footnoteRef/>
        </w:r>
        <w:r>
          <w:t xml:space="preserve"> A tachyon walks into a bar.</w:t>
        </w:r>
      </w:ins>
    </w:p>
  </w:footnote>
  <w:footnote w:id="2">
    <w:p w14:paraId="69EFED8C" w14:textId="77777777" w:rsidR="00DA2473" w:rsidRDefault="00DA2473">
      <w:pPr>
        <w:pStyle w:val="FootnoteText"/>
      </w:pPr>
      <w:ins w:id="10" w:author="Arthur Souza Rodrigues" w:date="2026-07-10T21:52:00Z" w16du:dateUtc="2026-07-11T01:52:00Z">
        <w:r>
          <w:rPr>
            <w:rStyle w:val="FootnoteReference"/>
          </w:rPr>
          <w:footnoteRef/>
        </w:r>
        <w:r>
          <w:t xml:space="preserve"> Fin.</w:t>
        </w:r>
      </w:ins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5823E1D" w14:textId="77777777" w:rsidR="00D15C4B" w:rsidRDefault="00D15C4B">
    <w:pPr>
      <w:pStyle w:val="Header"/>
    </w:pPr>
  </w:p>
</w:hdr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842B5"/>
    <w:rsid w:val="0007027B"/>
    <w:rsid w:val="00070A7B"/>
    <w:rsid w:val="00212576"/>
    <w:rsid w:val="006A0FDE"/>
    <w:rsid w:val="008740A2"/>
    <w:rsid w:val="00911D94"/>
    <w:rsid w:val="00AE7389"/>
    <w:rsid w:val="00B53D94"/>
    <w:rsid w:val="00B842B5"/>
    <w:rsid w:val="00CA20AF"/>
    <w:rsid w:val="00D15C4B"/>
    <w:rsid w:val="00D53FE7"/>
    <w:rsid w:val="00DA24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B49C838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DA2473"/>
    <w:pPr>
      <w:spacing w:after="0" w:line="240" w:lineRule="auto"/>
      <w:pPrChange w:id="0" w:author="Arthur Souza Rodrigues" w:date="2026-07-10T21:52:00Z"/>
    </w:pPr>
    <w:rPr>
      <w:rFonts w:asciiTheme="minorHAnsi" w:eastAsiaTheme="minorHAnsi" w:hAnsiTheme="minorHAnsi" w:cstheme="minorBidi"/>
      <w:sz w:val="20"/>
      <w:lang w:val="en-GB"/>
      <w:rPrChange w:id="0" w:author="Arthur Souza Rodrigues" w:date="2026-07-10T21:52:00Z">
        <w:rPr>
          <w:rFonts w:asciiTheme="minorHAnsi" w:eastAsiaTheme="minorHAnsi" w:hAnsiTheme="minorHAnsi" w:cstheme="minorBidi"/>
          <w:lang w:val="en-GB" w:eastAsia="en-US" w:bidi="ar-SA"/>
        </w:rPr>
      </w:rPrChange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D15C4B"/>
    <w:rPr>
      <w:rFonts w:asciiTheme="minorHAnsi" w:eastAsiaTheme="minorHAnsi" w:hAnsiTheme="minorHAnsi" w:cstheme="minorBidi"/>
      <w:sz w:val="20"/>
      <w:lang w:val="en-GB"/>
    </w:rPr>
  </w:style>
  <w:style w:type="character" w:styleId="FootnoteReference">
    <w:name w:val="footnote reference"/>
    <w:basedOn w:val="DefaultParagraphFont"/>
    <w:uiPriority w:val="99"/>
    <w:semiHidden/>
    <w:unhideWhenUsed/>
    <w:rsid w:val="00D15C4B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DA2473"/>
    <w:pPr>
      <w:spacing w:after="0" w:line="240" w:lineRule="auto"/>
      <w:pPrChange w:id="1" w:author="Arthur Souza Rodrigues" w:date="2026-07-10T21:52:00Z"/>
    </w:pPr>
    <w:rPr>
      <w:rFonts w:asciiTheme="minorHAnsi" w:eastAsiaTheme="minorHAnsi" w:hAnsiTheme="minorHAnsi" w:cstheme="minorBidi"/>
      <w:sz w:val="20"/>
      <w:lang w:val="en-GB"/>
      <w:rPrChange w:id="1" w:author="Arthur Souza Rodrigues" w:date="2026-07-10T21:52:00Z">
        <w:rPr>
          <w:rFonts w:asciiTheme="minorHAnsi" w:eastAsiaTheme="minorHAnsi" w:hAnsiTheme="minorHAnsi" w:cstheme="minorBidi"/>
          <w:lang w:val="en-GB" w:eastAsia="en-US" w:bidi="ar-SA"/>
        </w:rPr>
      </w:rPrChange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D15C4B"/>
    <w:rPr>
      <w:rFonts w:asciiTheme="minorHAnsi" w:eastAsiaTheme="minorHAnsi" w:hAnsiTheme="minorHAnsi" w:cstheme="minorBidi"/>
      <w:sz w:val="20"/>
      <w:lang w:val="en-GB"/>
    </w:rPr>
  </w:style>
  <w:style w:type="character" w:styleId="EndnoteReference">
    <w:name w:val="endnote reference"/>
    <w:basedOn w:val="DefaultParagraphFont"/>
    <w:uiPriority w:val="99"/>
    <w:semiHidden/>
    <w:unhideWhenUsed/>
    <w:rsid w:val="00D15C4B"/>
    <w:rPr>
      <w:vertAlign w:val="superscript"/>
    </w:rPr>
  </w:style>
  <w:style w:type="paragraph" w:styleId="Header">
    <w:name w:val="header"/>
    <w:basedOn w:val="Normal"/>
    <w:link w:val="HeaderChar"/>
    <w:uiPriority w:val="99"/>
    <w:unhideWhenUsed/>
    <w:rsid w:val="00D15C4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15C4B"/>
  </w:style>
  <w:style w:type="paragraph" w:styleId="Footer">
    <w:name w:val="footer"/>
    <w:basedOn w:val="Normal"/>
    <w:link w:val="FooterChar"/>
    <w:uiPriority w:val="99"/>
    <w:unhideWhenUsed/>
    <w:rsid w:val="00D15C4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15C4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5FD0227D-4BA7-C94B-95F3-78AE479D8F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</Words>
  <Characters>157</Characters>
  <Application>Microsoft Office Word</Application>
  <DocSecurity>0</DocSecurity>
  <Lines>1</Lines>
  <Paragraphs>1</Paragraphs>
  <ScaleCrop>false</ScaleCrop>
  <Company/>
  <LinksUpToDate>false</LinksUpToDate>
  <CharactersWithSpaces>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2026-05-14T16:51:00Z</dcterms:created>
  <dcterms:modified xsi:type="dcterms:W3CDTF">2026-07-11T01:52:00Z</dcterms:modified>
</cp:coreProperties>
</file>