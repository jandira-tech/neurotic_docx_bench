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BC8547" w14:textId="772C408C" w:rsidR="00A81C24" w:rsidRPr="00695BE6" w:rsidRDefault="004928AD" w:rsidP="0096269E">
      <w:pPr>
        <w:spacing w:line="262" w:lineRule="exact"/>
        <w:jc w:val="center"/>
        <w:textAlignment w:val="baseline"/>
        <w:rPr>
          <w:del w:id="7" w:author="Comparison" w:date="2026-09-22T12:18:00Z" w16du:dateUtc="2026-09-22T16:18:00Z"/>
          <w:rFonts w:ascii="MS Mincho" w:hAnsi="MS Mincho" w:cs="Times New Roman"/>
        </w:rPr>
      </w:pPr>
      <w:ins w:id="8" w:author="Comparison" w:date="2026-09-22T12:18:00Z" w16du:dateUtc="2026-09-22T16:18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9" w:author="Comparison" w:date="2026-09-22T12:18:00Z" w16du:dateUtc="2026-09-22T16:18:00Z">
        <w:r w:rsidR="00A81C24" w:rsidRPr="00695BE6">
          <w:rPr>
            <w:rFonts w:ascii="MS Mincho" w:hAnsi="MS Mincho" w:hint="eastAsia"/>
            <w:sz w:val="26"/>
            <w:szCs w:val="26"/>
          </w:rPr>
          <w:delText>（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学校</w:delText>
        </w:r>
        <w:r w:rsidR="00FB1948" w:rsidRPr="00695BE6">
          <w:rPr>
            <w:rFonts w:ascii="MS Mincho" w:hAnsi="MS Mincho" w:hint="eastAsia"/>
            <w:b/>
            <w:bCs/>
            <w:sz w:val="26"/>
            <w:szCs w:val="26"/>
          </w:rPr>
          <w:delText>課題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研究</w:delText>
        </w:r>
        <w:r w:rsidR="002A4A3B" w:rsidRPr="00695BE6">
          <w:rPr>
            <w:rFonts w:ascii="MS Mincho" w:hAnsi="MS Mincho" w:hint="eastAsia"/>
            <w:b/>
            <w:bCs/>
            <w:sz w:val="26"/>
            <w:szCs w:val="26"/>
          </w:rPr>
          <w:delText>、</w:delText>
        </w:r>
        <w:r w:rsidR="00A81C24" w:rsidRPr="00695BE6">
          <w:rPr>
            <w:rFonts w:ascii="MS Mincho" w:hAnsi="MS Mincho" w:hint="eastAsia"/>
            <w:b/>
            <w:bCs/>
            <w:sz w:val="26"/>
            <w:szCs w:val="26"/>
          </w:rPr>
          <w:delText>グループ・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個人研究</w:delText>
        </w:r>
        <w:r w:rsidR="00A81C24" w:rsidRPr="00695BE6">
          <w:rPr>
            <w:rFonts w:ascii="MS Mincho" w:hAnsi="MS Mincho" w:hint="eastAsia"/>
            <w:b/>
            <w:bCs/>
            <w:sz w:val="26"/>
            <w:szCs w:val="26"/>
          </w:rPr>
          <w:delText>）研究完了報告書</w:delText>
        </w:r>
      </w:del>
    </w:p>
    <w:p w14:paraId="7951C124" w14:textId="77777777" w:rsidR="00A81C24" w:rsidRPr="00695BE6" w:rsidRDefault="00A81C24">
      <w:pPr>
        <w:spacing w:line="212" w:lineRule="exact"/>
        <w:textAlignment w:val="baseline"/>
        <w:rPr>
          <w:del w:id="10" w:author="Comparison" w:date="2026-09-22T12:18:00Z" w16du:dateUtc="2026-09-22T16:18:00Z"/>
          <w:rFonts w:ascii="MS Mincho" w:hAnsi="MS Mincho" w:cs="Times New Roman"/>
        </w:rPr>
      </w:pPr>
      <w:del w:id="11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         </w:delText>
        </w:r>
        <w:r w:rsidRPr="00695BE6">
          <w:rPr>
            <w:rFonts w:ascii="MS Mincho" w:hAnsi="MS Mincho" w:hint="eastAsia"/>
            <w:b/>
            <w:bCs/>
            <w:sz w:val="18"/>
            <w:szCs w:val="18"/>
          </w:rPr>
          <w:delText>（該当するもの以外を二重線で消す）</w:delText>
        </w:r>
      </w:del>
    </w:p>
    <w:p w14:paraId="506B85CD" w14:textId="77777777" w:rsidR="00A81C24" w:rsidRPr="00695BE6" w:rsidRDefault="00A81C24">
      <w:pPr>
        <w:spacing w:line="212" w:lineRule="exact"/>
        <w:textAlignment w:val="baseline"/>
        <w:rPr>
          <w:del w:id="12" w:author="Comparison" w:date="2026-09-22T12:18:00Z" w16du:dateUtc="2026-09-22T16:18:00Z"/>
          <w:rFonts w:ascii="MS Mincho" w:hAnsi="MS Mincho" w:cs="Times New Roman"/>
        </w:rPr>
      </w:pPr>
      <w:del w:id="13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 xml:space="preserve">栃木県連合教育会長　</w:delText>
        </w:r>
        <w:r w:rsidR="004E7141" w:rsidRPr="00695BE6">
          <w:rPr>
            <w:rFonts w:ascii="MS Mincho" w:hAnsi="MS Mincho" w:hint="eastAsia"/>
          </w:rPr>
          <w:delText>様</w:delText>
        </w:r>
      </w:del>
    </w:p>
    <w:p w14:paraId="47F8EFE6" w14:textId="77777777" w:rsidR="00A81C24" w:rsidRPr="00695BE6" w:rsidRDefault="00A81C24">
      <w:pPr>
        <w:spacing w:line="212" w:lineRule="exact"/>
        <w:textAlignment w:val="baseline"/>
        <w:rPr>
          <w:del w:id="14" w:author="Comparison" w:date="2026-09-22T12:18:00Z" w16du:dateUtc="2026-09-22T16:18:00Z"/>
          <w:rFonts w:ascii="MS Mincho" w:hAnsi="MS Mincho" w:cs="Times New Roman"/>
        </w:rPr>
      </w:pPr>
    </w:p>
    <w:p w14:paraId="34183002" w14:textId="08CB0FFE" w:rsidR="00A81C24" w:rsidRPr="00695BE6" w:rsidRDefault="00A81C24">
      <w:pPr>
        <w:spacing w:line="212" w:lineRule="exact"/>
        <w:textAlignment w:val="baseline"/>
        <w:rPr>
          <w:del w:id="15" w:author="Comparison" w:date="2026-09-22T12:18:00Z" w16du:dateUtc="2026-09-22T16:18:00Z"/>
          <w:rFonts w:ascii="MS Mincho" w:hAnsi="MS Mincho" w:cs="Times New Roman"/>
        </w:rPr>
      </w:pPr>
      <w:del w:id="16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>学校</w:delText>
        </w:r>
        <w:r w:rsidR="006468DC" w:rsidRPr="00695BE6">
          <w:rPr>
            <w:rFonts w:ascii="MS Mincho" w:hAnsi="MS Mincho" w:hint="eastAsia"/>
          </w:rPr>
          <w:delText>または園</w:delText>
        </w:r>
        <w:r w:rsidRPr="00695BE6">
          <w:rPr>
            <w:rFonts w:ascii="MS Mincho" w:hAnsi="MS Mincho" w:hint="eastAsia"/>
          </w:rPr>
          <w:delText>名</w:delText>
        </w:r>
      </w:del>
    </w:p>
    <w:p w14:paraId="1EF69452" w14:textId="5093A446" w:rsidR="00A81C24" w:rsidRPr="00695BE6" w:rsidRDefault="00A81C24">
      <w:pPr>
        <w:spacing w:line="212" w:lineRule="exact"/>
        <w:textAlignment w:val="baseline"/>
        <w:rPr>
          <w:del w:id="17" w:author="Comparison" w:date="2026-09-22T12:18:00Z" w16du:dateUtc="2026-09-22T16:18:00Z"/>
          <w:rFonts w:ascii="MS Mincho" w:hAnsi="MS Mincho" w:cs="Times New Roman"/>
        </w:rPr>
      </w:pPr>
      <w:del w:id="18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>校長</w:delText>
        </w:r>
        <w:r w:rsidR="006468DC" w:rsidRPr="00695BE6">
          <w:rPr>
            <w:rFonts w:ascii="MS Mincho" w:hAnsi="MS Mincho" w:hint="eastAsia"/>
          </w:rPr>
          <w:delText>または園長</w:delText>
        </w:r>
        <w:r w:rsidRPr="00695BE6">
          <w:rPr>
            <w:rFonts w:ascii="MS Mincho" w:hAnsi="MS Mincho" w:hint="eastAsia"/>
          </w:rPr>
          <w:delText>名</w:delText>
        </w:r>
        <w:r w:rsidRPr="00695BE6">
          <w:rPr>
            <w:rFonts w:ascii="MS Mincho" w:hAnsi="MS Mincho" w:cs="Times New Roman"/>
          </w:rPr>
          <w:delText xml:space="preserve">                </w:delText>
        </w:r>
        <w:r w:rsidR="003260CC">
          <w:rPr>
            <w:rFonts w:ascii="MS Mincho" w:hAnsi="MS Mincho" w:cs="Times New Roman" w:hint="eastAsia"/>
          </w:rPr>
          <w:delText xml:space="preserve">　　　　</w:delText>
        </w:r>
        <w:r w:rsidRPr="00695BE6">
          <w:rPr>
            <w:rFonts w:ascii="MS Mincho" w:hAnsi="MS Mincho" w:cs="Times New Roman"/>
          </w:rPr>
          <w:delText xml:space="preserve">            </w:delText>
        </w:r>
        <w:r w:rsidR="00032A11" w:rsidRPr="00695BE6">
          <w:rPr>
            <w:rFonts w:ascii="MS Mincho" w:hAnsi="MS Mincho" w:cs="Times New Roman" w:hint="eastAsia"/>
          </w:rPr>
          <w:delText>職印</w:delText>
        </w:r>
      </w:del>
    </w:p>
    <w:p w14:paraId="74A4CE39" w14:textId="77777777" w:rsidR="00A81C24" w:rsidRPr="00695BE6" w:rsidRDefault="00A81C24">
      <w:pPr>
        <w:spacing w:line="212" w:lineRule="exact"/>
        <w:textAlignment w:val="baseline"/>
        <w:rPr>
          <w:del w:id="19" w:author="Comparison" w:date="2026-09-22T12:18:00Z" w16du:dateUtc="2026-09-22T16:18:00Z"/>
          <w:rFonts w:ascii="MS Mincho" w:hAnsi="MS Mincho" w:cs="Times New Roman"/>
        </w:rPr>
      </w:pPr>
    </w:p>
    <w:p w14:paraId="71886900" w14:textId="2FE43D69" w:rsidR="00A81C24" w:rsidRPr="00695BE6" w:rsidRDefault="00A81C24">
      <w:pPr>
        <w:spacing w:line="212" w:lineRule="exact"/>
        <w:textAlignment w:val="baseline"/>
        <w:rPr>
          <w:del w:id="20" w:author="Comparison" w:date="2026-09-22T12:18:00Z" w16du:dateUtc="2026-09-22T16:18:00Z"/>
          <w:rFonts w:ascii="MS Mincho" w:hAnsi="MS Mincho" w:cs="Times New Roman"/>
        </w:rPr>
      </w:pPr>
      <w:del w:id="21" w:author="Comparison" w:date="2026-09-22T12:18:00Z" w16du:dateUtc="2026-09-22T16:18:00Z">
        <w:r w:rsidRPr="00695BE6">
          <w:rPr>
            <w:rFonts w:ascii="MS Mincho" w:hAnsi="MS Mincho" w:hint="eastAsia"/>
          </w:rPr>
          <w:delText xml:space="preserve">　　　　　　　　　　　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 xml:space="preserve">研究者職氏名　　　　　　　　　　　</w:delText>
        </w:r>
        <w:r w:rsidRPr="00695BE6">
          <w:rPr>
            <w:rFonts w:ascii="MS Mincho" w:hAnsi="MS Mincho" w:cs="Times New Roman"/>
          </w:rPr>
          <w:delText xml:space="preserve">  </w:delText>
        </w:r>
      </w:del>
    </w:p>
    <w:p w14:paraId="19310E6D" w14:textId="3B549B95" w:rsidR="00A81C24" w:rsidRPr="00695BE6" w:rsidRDefault="00A81C24">
      <w:pPr>
        <w:spacing w:line="212" w:lineRule="exact"/>
        <w:textAlignment w:val="baseline"/>
        <w:rPr>
          <w:del w:id="22" w:author="Comparison" w:date="2026-09-22T12:18:00Z" w16du:dateUtc="2026-09-22T16:18:00Z"/>
          <w:rFonts w:ascii="MS Mincho" w:hAnsi="MS Mincho" w:cs="Times New Roman"/>
        </w:rPr>
      </w:pPr>
      <w:del w:id="23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</w:delText>
        </w:r>
        <w:r w:rsidRPr="00695BE6">
          <w:rPr>
            <w:rFonts w:ascii="MS Mincho" w:hAnsi="MS Mincho" w:hint="eastAsia"/>
            <w:sz w:val="18"/>
            <w:szCs w:val="18"/>
          </w:rPr>
          <w:delText>（学校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課題研究</w:delText>
        </w:r>
        <w:r w:rsidRPr="00695BE6">
          <w:rPr>
            <w:rFonts w:ascii="MS Mincho" w:hAnsi="MS Mincho" w:hint="eastAsia"/>
            <w:sz w:val="18"/>
            <w:szCs w:val="18"/>
          </w:rPr>
          <w:delText>部門は記載不要、グループ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・個人</w:delText>
        </w:r>
        <w:r w:rsidRPr="00695BE6">
          <w:rPr>
            <w:rFonts w:ascii="MS Mincho" w:hAnsi="MS Mincho" w:hint="eastAsia"/>
            <w:sz w:val="18"/>
            <w:szCs w:val="18"/>
          </w:rPr>
          <w:delText>研究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部門</w:delText>
        </w:r>
        <w:r w:rsidRPr="00695BE6">
          <w:rPr>
            <w:rFonts w:ascii="MS Mincho" w:hAnsi="MS Mincho" w:hint="eastAsia"/>
            <w:sz w:val="18"/>
            <w:szCs w:val="18"/>
          </w:rPr>
          <w:delText>の場合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、</w:delText>
        </w:r>
        <w:r w:rsidRPr="00695BE6">
          <w:rPr>
            <w:rFonts w:ascii="MS Mincho" w:hAnsi="MS Mincho" w:hint="eastAsia"/>
            <w:sz w:val="18"/>
            <w:szCs w:val="18"/>
          </w:rPr>
          <w:delText>代表者を筆頭に連名）</w:delText>
        </w:r>
      </w:del>
    </w:p>
    <w:p w14:paraId="0A0334F5" w14:textId="77777777" w:rsidR="00A81C24" w:rsidRPr="00695BE6" w:rsidRDefault="00A81C24">
      <w:pPr>
        <w:spacing w:line="212" w:lineRule="exact"/>
        <w:textAlignment w:val="baseline"/>
        <w:rPr>
          <w:del w:id="24" w:author="Comparison" w:date="2026-09-22T12:18:00Z" w16du:dateUtc="2026-09-22T16:18:00Z"/>
          <w:rFonts w:ascii="MS Mincho" w:hAnsi="MS Mincho" w:cs="Times New Roman"/>
        </w:rPr>
      </w:pPr>
    </w:p>
    <w:p w14:paraId="381347D0" w14:textId="6E0CC24E" w:rsidR="00A81C24" w:rsidRPr="00695BE6" w:rsidRDefault="00A81C24">
      <w:pPr>
        <w:spacing w:line="212" w:lineRule="exact"/>
        <w:textAlignment w:val="baseline"/>
        <w:rPr>
          <w:del w:id="25" w:author="Comparison" w:date="2026-09-22T12:18:00Z" w16du:dateUtc="2026-09-22T16:18:00Z"/>
          <w:rFonts w:ascii="MS Mincho" w:hAnsi="MS Mincho" w:cs="Times New Roman"/>
        </w:rPr>
      </w:pPr>
      <w:del w:id="26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="00DC11F3" w:rsidRPr="00695BE6">
          <w:rPr>
            <w:rFonts w:ascii="MS Mincho" w:hAnsi="MS Mincho" w:hint="eastAsia"/>
          </w:rPr>
          <w:delText xml:space="preserve">　　　　　　</w:delText>
        </w:r>
        <w:r w:rsidR="002305E6" w:rsidRPr="00695BE6">
          <w:rPr>
            <w:rFonts w:ascii="MS Mincho" w:hAnsi="MS Mincho" w:hint="eastAsia"/>
          </w:rPr>
          <w:delText xml:space="preserve">　　　　　　　</w:delText>
        </w:r>
        <w:r w:rsidR="00DC11F3" w:rsidRPr="00695BE6">
          <w:rPr>
            <w:rFonts w:ascii="MS Mincho" w:hAnsi="MS Mincho" w:hint="eastAsia"/>
          </w:rPr>
          <w:delText xml:space="preserve">　</w:delText>
        </w:r>
        <w:r w:rsidR="004E7141" w:rsidRPr="00695BE6">
          <w:rPr>
            <w:rFonts w:ascii="MS Mincho" w:hAnsi="MS Mincho" w:hint="eastAsia"/>
          </w:rPr>
          <w:delText xml:space="preserve">令和　</w:delText>
        </w:r>
        <w:r w:rsidRPr="00695BE6">
          <w:rPr>
            <w:rFonts w:ascii="MS Mincho" w:hAnsi="MS Mincho" w:hint="eastAsia"/>
          </w:rPr>
          <w:delText xml:space="preserve">　</w:delText>
        </w:r>
        <w:r w:rsidR="002305E6" w:rsidRPr="00695BE6">
          <w:rPr>
            <w:rFonts w:ascii="MS Mincho" w:hAnsi="MS Mincho" w:hint="eastAsia"/>
          </w:rPr>
          <w:delText xml:space="preserve">　</w:delText>
        </w:r>
        <w:r w:rsidRPr="00695BE6">
          <w:rPr>
            <w:rFonts w:ascii="MS Mincho" w:hAnsi="MS Mincho" w:hint="eastAsia"/>
          </w:rPr>
          <w:delText>年　　　　月　　　　日</w:delText>
        </w:r>
      </w:del>
    </w:p>
    <w:p w14:paraId="56B6C1DD" w14:textId="77777777" w:rsidR="00A81C24" w:rsidRPr="00695BE6" w:rsidRDefault="00A81C24">
      <w:pPr>
        <w:spacing w:line="212" w:lineRule="exact"/>
        <w:textAlignment w:val="baseline"/>
        <w:rPr>
          <w:del w:id="27" w:author="Comparison" w:date="2026-09-22T12:18:00Z" w16du:dateUtc="2026-09-22T16:18:00Z"/>
          <w:rFonts w:ascii="MS Mincho" w:hAnsi="MS Mincho" w:cs="Times New Roman"/>
        </w:rPr>
      </w:pPr>
    </w:p>
    <w:p w14:paraId="3C382A2E" w14:textId="79418608" w:rsidR="00A81C24" w:rsidRPr="00695BE6" w:rsidRDefault="00A81C24">
      <w:pPr>
        <w:spacing w:line="212" w:lineRule="exact"/>
        <w:textAlignment w:val="baseline"/>
        <w:rPr>
          <w:del w:id="28" w:author="Comparison" w:date="2026-09-22T12:18:00Z" w16du:dateUtc="2026-09-22T16:18:00Z"/>
          <w:rFonts w:ascii="MS Mincho" w:hAnsi="MS Mincho" w:cs="Times New Roman"/>
        </w:rPr>
      </w:pPr>
      <w:del w:id="29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     </w:delText>
        </w:r>
        <w:r w:rsidRPr="00695BE6">
          <w:rPr>
            <w:rFonts w:ascii="MS Mincho" w:hAnsi="MS Mincho" w:hint="eastAsia"/>
          </w:rPr>
          <w:delText>研究が完了したので「研究のまとめ」を添えて報告します。</w:delText>
        </w:r>
        <w:r w:rsidR="003D271F" w:rsidRPr="00695BE6">
          <w:rPr>
            <w:rFonts w:ascii="MS Mincho" w:hAnsi="MS Mincho" w:hint="eastAsia"/>
          </w:rPr>
          <w:delText>（※</w:delText>
        </w:r>
        <w:r w:rsidR="003260CC" w:rsidRPr="003260CC">
          <w:rPr>
            <w:rFonts w:ascii="MS Mincho" w:hAnsi="MS Mincho" w:hint="eastAsia"/>
            <w:b/>
            <w:bCs/>
          </w:rPr>
          <w:delText>送付時は</w:delText>
        </w:r>
        <w:r w:rsidR="003D271F" w:rsidRPr="003260CC">
          <w:rPr>
            <w:rFonts w:ascii="MS Mincho" w:hAnsi="MS Mincho" w:hint="eastAsia"/>
            <w:b/>
            <w:bCs/>
          </w:rPr>
          <w:delText>PDF</w:delText>
        </w:r>
        <w:r w:rsidR="003D271F" w:rsidRPr="003260CC">
          <w:rPr>
            <w:rFonts w:ascii="MS Mincho" w:hAnsi="MS Mincho" w:hint="eastAsia"/>
            <w:b/>
            <w:bCs/>
          </w:rPr>
          <w:delText>ファイル</w:delText>
        </w:r>
        <w:r w:rsidR="003260CC" w:rsidRPr="003260CC">
          <w:rPr>
            <w:rFonts w:ascii="MS Mincho" w:hAnsi="MS Mincho" w:hint="eastAsia"/>
            <w:b/>
            <w:bCs/>
          </w:rPr>
          <w:delText>でお願いします</w:delText>
        </w:r>
        <w:r w:rsidR="003D271F" w:rsidRPr="00695BE6">
          <w:rPr>
            <w:rFonts w:ascii="MS Mincho" w:hAnsi="MS Mincho" w:hint="eastAsia"/>
          </w:rPr>
          <w:delText>）</w:delText>
        </w:r>
      </w:del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368"/>
        <w:gridCol w:w="1789"/>
        <w:gridCol w:w="6944"/>
      </w:tblGrid>
      <w:tr w:rsidR="00A81C24" w:rsidRPr="00695BE6" w14:paraId="40CD5436" w14:textId="77777777">
        <w:trPr>
          <w:del w:id="30" w:author="Comparison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F9F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1" w:author="Comparison" w:date="2026-09-22T12:18:00Z" w16du:dateUtc="2026-09-22T16:18:00Z"/>
                <w:rFonts w:ascii="MS Mincho" w:hAnsi="MS Mincho" w:cs="Times New Roman"/>
              </w:rPr>
            </w:pPr>
          </w:p>
          <w:p w14:paraId="739FFE4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2" w:author="Comparison" w:date="2026-09-22T12:18:00Z" w16du:dateUtc="2026-09-22T16:18:00Z"/>
                <w:rFonts w:ascii="MS Mincho" w:hAnsi="MS Mincho" w:cs="Times New Roman"/>
              </w:rPr>
            </w:pPr>
            <w:del w:id="33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研究主題</w:delText>
              </w:r>
            </w:del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AE3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4" w:author="Comparison" w:date="2026-09-22T12:18:00Z" w16du:dateUtc="2026-09-22T16:18:00Z"/>
                <w:rFonts w:ascii="MS Mincho" w:hAnsi="MS Mincho" w:cs="Times New Roman"/>
              </w:rPr>
            </w:pPr>
          </w:p>
          <w:p w14:paraId="5529D49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5" w:author="Comparison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03030009" w14:textId="77777777">
        <w:trPr>
          <w:del w:id="36" w:author="Comparison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6DA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" w:author="Comparison" w:date="2026-09-22T12:18:00Z" w16du:dateUtc="2026-09-22T16:18:00Z"/>
                <w:rFonts w:ascii="MS Mincho" w:hAnsi="MS Mincho" w:cs="Times New Roman"/>
              </w:rPr>
            </w:pPr>
          </w:p>
          <w:p w14:paraId="308FE8A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" w:author="Comparison" w:date="2026-09-22T12:18:00Z" w16du:dateUtc="2026-09-22T16:18:00Z"/>
                <w:rFonts w:ascii="MS Mincho" w:hAnsi="MS Mincho" w:cs="Times New Roman"/>
              </w:rPr>
            </w:pPr>
          </w:p>
          <w:p w14:paraId="1BDC221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9" w:author="Comparison" w:date="2026-09-22T12:18:00Z" w16du:dateUtc="2026-09-22T16:18:00Z"/>
                <w:rFonts w:ascii="MS Mincho" w:hAnsi="MS Mincho" w:cs="Times New Roman"/>
              </w:rPr>
            </w:pPr>
            <w:del w:id="40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研究目的</w:delText>
              </w:r>
            </w:del>
          </w:p>
          <w:p w14:paraId="671559C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" w:author="Comparison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C7D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2" w:author="Comparison" w:date="2026-09-22T12:18:00Z" w16du:dateUtc="2026-09-22T16:18:00Z"/>
                <w:rFonts w:ascii="MS Mincho" w:hAnsi="MS Mincho" w:cs="Times New Roman"/>
              </w:rPr>
            </w:pPr>
          </w:p>
          <w:p w14:paraId="065970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" w:author="Comparison" w:date="2026-09-22T12:18:00Z" w16du:dateUtc="2026-09-22T16:18:00Z"/>
                <w:rFonts w:ascii="MS Mincho" w:hAnsi="MS Mincho" w:cs="Times New Roman"/>
              </w:rPr>
            </w:pPr>
          </w:p>
          <w:p w14:paraId="302C809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4" w:author="Comparison" w:date="2026-09-22T12:18:00Z" w16du:dateUtc="2026-09-22T16:18:00Z"/>
                <w:rFonts w:ascii="MS Mincho" w:hAnsi="MS Mincho" w:cs="Times New Roman"/>
              </w:rPr>
            </w:pPr>
          </w:p>
          <w:p w14:paraId="364EAB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5" w:author="Comparison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577E4650" w14:textId="77777777">
        <w:trPr>
          <w:del w:id="46" w:author="Comparison" w:date="2026-09-22T12:18:00Z" w16du:dateUtc="2026-09-22T16:18:00Z"/>
        </w:trPr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5155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7" w:author="Comparison" w:date="2026-09-22T12:18:00Z" w16du:dateUtc="2026-09-22T16:18:00Z"/>
                <w:rFonts w:ascii="MS Mincho" w:hAnsi="MS Mincho" w:cs="Times New Roman"/>
              </w:rPr>
            </w:pPr>
          </w:p>
          <w:p w14:paraId="1AB15E3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8" w:author="Comparison" w:date="2026-09-22T12:18:00Z" w16du:dateUtc="2026-09-22T16:18:00Z"/>
                <w:rFonts w:ascii="MS Mincho" w:hAnsi="MS Mincho" w:cs="Times New Roman"/>
              </w:rPr>
            </w:pPr>
          </w:p>
          <w:p w14:paraId="21773A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9" w:author="Comparison" w:date="2026-09-22T12:18:00Z" w16du:dateUtc="2026-09-22T16:18:00Z"/>
                <w:rFonts w:ascii="MS Mincho" w:hAnsi="MS Mincho" w:cs="Times New Roman"/>
              </w:rPr>
            </w:pPr>
          </w:p>
          <w:p w14:paraId="760332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50" w:author="Comparison" w:date="2026-09-22T12:18:00Z" w16du:dateUtc="2026-09-22T16:18:00Z"/>
                <w:rFonts w:ascii="MS Mincho" w:hAnsi="MS Mincho" w:cs="Times New Roman"/>
              </w:rPr>
            </w:pPr>
          </w:p>
          <w:p w14:paraId="73C64B7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1" w:author="Comparison" w:date="2026-09-22T12:18:00Z" w16du:dateUtc="2026-09-22T16:18:00Z"/>
                <w:rFonts w:ascii="MS Mincho" w:hAnsi="MS Mincho" w:cs="Times New Roman"/>
              </w:rPr>
            </w:pPr>
          </w:p>
          <w:p w14:paraId="194B426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2" w:author="Comparison" w:date="2026-09-22T12:18:00Z" w16du:dateUtc="2026-09-22T16:18:00Z"/>
                <w:rFonts w:ascii="MS Mincho" w:hAnsi="MS Mincho" w:cs="Times New Roman"/>
              </w:rPr>
            </w:pPr>
          </w:p>
          <w:p w14:paraId="773EEEE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3" w:author="Comparison" w:date="2026-09-22T12:18:00Z" w16du:dateUtc="2026-09-22T16:18:00Z"/>
                <w:rFonts w:ascii="MS Mincho" w:hAnsi="MS Mincho" w:cs="Times New Roman"/>
              </w:rPr>
            </w:pPr>
          </w:p>
          <w:p w14:paraId="445F5E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4" w:author="Comparison" w:date="2026-09-22T12:18:00Z" w16du:dateUtc="2026-09-22T16:18:00Z"/>
                <w:rFonts w:ascii="MS Mincho" w:hAnsi="MS Mincho" w:cs="Times New Roman"/>
              </w:rPr>
            </w:pPr>
            <w:del w:id="55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研究経過</w:delText>
              </w:r>
            </w:del>
          </w:p>
          <w:p w14:paraId="19B054C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6" w:author="Comparison" w:date="2026-09-22T12:18:00Z" w16du:dateUtc="2026-09-22T16:18:00Z"/>
                <w:rFonts w:ascii="MS Mincho" w:hAnsi="MS Mincho" w:cs="Times New Roman"/>
              </w:rPr>
            </w:pPr>
            <w:del w:id="57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・</w:delText>
              </w:r>
              <w:r w:rsidRPr="00695BE6">
                <w:rPr>
                  <w:rFonts w:ascii="MS Mincho" w:hAnsi="MS Mincho" w:hint="eastAsia"/>
                  <w:sz w:val="20"/>
                  <w:szCs w:val="20"/>
                </w:rPr>
                <w:delText>内容</w:delText>
              </w:r>
            </w:del>
          </w:p>
          <w:p w14:paraId="535796DB" w14:textId="77777777" w:rsidR="00C627A0" w:rsidRPr="00695BE6" w:rsidRDefault="00A81C24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58" w:author="Comparison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59" w:author="Comparison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（研究開始～</w:delText>
              </w:r>
            </w:del>
          </w:p>
          <w:p w14:paraId="47BFE6E5" w14:textId="77777777" w:rsidR="00C627A0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60" w:author="Comparison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61" w:author="Comparison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研究終了まで</w:delText>
              </w:r>
            </w:del>
          </w:p>
          <w:p w14:paraId="1CB25794" w14:textId="624337C8" w:rsidR="00A81C24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62" w:author="Comparison" w:date="2026-09-22T12:18:00Z" w16du:dateUtc="2026-09-22T16:18:00Z"/>
                <w:rFonts w:ascii="MS Mincho" w:hAnsi="MS Mincho" w:cs="Times New Roman"/>
              </w:rPr>
            </w:pPr>
            <w:del w:id="63" w:author="Comparison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の経過・内容を記入する。）</w:delText>
              </w:r>
            </w:del>
          </w:p>
          <w:p w14:paraId="00D67C1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4" w:author="Comparison" w:date="2026-09-22T12:18:00Z" w16du:dateUtc="2026-09-22T16:18:00Z"/>
                <w:rFonts w:ascii="MS Mincho" w:hAnsi="MS Mincho" w:cs="Times New Roman"/>
              </w:rPr>
            </w:pPr>
          </w:p>
          <w:p w14:paraId="3F63687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5" w:author="Comparison" w:date="2026-09-22T12:18:00Z" w16du:dateUtc="2026-09-22T16:18:00Z"/>
                <w:rFonts w:ascii="MS Mincho" w:hAnsi="MS Mincho" w:cs="Times New Roman"/>
              </w:rPr>
            </w:pPr>
          </w:p>
          <w:p w14:paraId="63AB0BC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6" w:author="Comparison" w:date="2026-09-22T12:18:00Z" w16du:dateUtc="2026-09-22T16:18:00Z"/>
                <w:rFonts w:ascii="MS Mincho" w:hAnsi="MS Mincho" w:cs="Times New Roman"/>
              </w:rPr>
            </w:pPr>
          </w:p>
          <w:p w14:paraId="33EF83D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7" w:author="Comparison" w:date="2026-09-22T12:18:00Z" w16du:dateUtc="2026-09-22T16:18:00Z"/>
                <w:rFonts w:ascii="MS Mincho" w:hAnsi="MS Mincho" w:cs="Times New Roman"/>
              </w:rPr>
            </w:pPr>
          </w:p>
          <w:p w14:paraId="06A2CCC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8" w:author="Comparison" w:date="2026-09-22T12:18:00Z" w16du:dateUtc="2026-09-22T16:18:00Z"/>
                <w:rFonts w:ascii="MS Mincho" w:hAnsi="MS Mincho" w:cs="Times New Roman"/>
              </w:rPr>
            </w:pPr>
          </w:p>
          <w:p w14:paraId="2E9745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9" w:author="Comparison" w:date="2026-09-22T12:18:00Z" w16du:dateUtc="2026-09-22T16:18:00Z"/>
                <w:rFonts w:ascii="MS Mincho" w:hAnsi="MS Mincho" w:cs="Times New Roman"/>
              </w:rPr>
            </w:pPr>
          </w:p>
          <w:p w14:paraId="7C5FF9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0" w:author="Comparison" w:date="2026-09-22T12:18:00Z" w16du:dateUtc="2026-09-22T16:18:00Z"/>
                <w:rFonts w:ascii="MS Mincho" w:hAnsi="MS Mincho" w:cs="Times New Roman"/>
              </w:rPr>
            </w:pPr>
          </w:p>
          <w:p w14:paraId="08E0DE1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1" w:author="Comparison" w:date="2026-09-22T12:18:00Z" w16du:dateUtc="2026-09-22T16:18:00Z"/>
                <w:rFonts w:ascii="MS Mincho" w:hAnsi="MS Mincho" w:cs="Times New Roman"/>
              </w:rPr>
            </w:pPr>
          </w:p>
          <w:p w14:paraId="35B568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2" w:author="Comparison" w:date="2026-09-22T12:18:00Z" w16du:dateUtc="2026-09-22T16:18:00Z"/>
                <w:rFonts w:ascii="MS Mincho" w:hAnsi="MS Mincho" w:cs="Times New Roman"/>
              </w:rPr>
            </w:pPr>
          </w:p>
          <w:p w14:paraId="0B79ED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3" w:author="Comparison" w:date="2026-09-22T12:18:00Z" w16du:dateUtc="2026-09-22T16:18:00Z"/>
                <w:rFonts w:ascii="MS Mincho" w:hAnsi="MS Mincho" w:cs="Times New Roman"/>
              </w:rPr>
            </w:pPr>
          </w:p>
          <w:p w14:paraId="5F992B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4" w:author="Comparison" w:date="2026-09-22T12:18:00Z" w16du:dateUtc="2026-09-22T16:18:00Z"/>
                <w:rFonts w:ascii="MS Mincho" w:hAnsi="MS Mincho" w:cs="Times New Roman"/>
              </w:rPr>
            </w:pPr>
          </w:p>
          <w:p w14:paraId="122206F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5" w:author="Comparison" w:date="2026-09-22T12:18:00Z" w16du:dateUtc="2026-09-22T16:18:00Z"/>
                <w:rFonts w:ascii="MS Mincho" w:hAnsi="MS Mincho" w:cs="Times New Roman"/>
              </w:rPr>
            </w:pPr>
          </w:p>
          <w:p w14:paraId="3E71628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76" w:author="Comparison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D57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7" w:author="Comparison" w:date="2026-09-22T12:18:00Z" w16du:dateUtc="2026-09-22T16:18:00Z"/>
                <w:rFonts w:ascii="MS Mincho" w:hAnsi="MS Mincho" w:cs="Times New Roman"/>
              </w:rPr>
            </w:pPr>
          </w:p>
          <w:p w14:paraId="3F53432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78" w:author="Comparison" w:date="2026-09-22T12:18:00Z" w16du:dateUtc="2026-09-22T16:18:00Z"/>
                <w:rFonts w:ascii="MS Mincho" w:hAnsi="MS Mincho" w:cs="Times New Roman"/>
              </w:rPr>
            </w:pPr>
            <w:del w:id="79" w:author="Comparison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　年　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BC0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0" w:author="Comparison" w:date="2026-09-22T12:18:00Z" w16du:dateUtc="2026-09-22T16:18:00Z"/>
                <w:rFonts w:ascii="MS Mincho" w:hAnsi="MS Mincho" w:cs="Times New Roman"/>
              </w:rPr>
            </w:pPr>
          </w:p>
          <w:p w14:paraId="7FED8E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81" w:author="Comparison" w:date="2026-09-22T12:18:00Z" w16du:dateUtc="2026-09-22T16:18:00Z"/>
                <w:rFonts w:ascii="MS Mincho" w:hAnsi="MS Mincho" w:cs="Times New Roman"/>
              </w:rPr>
            </w:pPr>
            <w:del w:id="82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           </w:delText>
              </w:r>
              <w:r w:rsidRPr="00695BE6">
                <w:rPr>
                  <w:rFonts w:ascii="MS Mincho" w:hAnsi="MS Mincho" w:hint="eastAsia"/>
                </w:rPr>
                <w:delText>内　　　　　　容</w:delText>
              </w:r>
            </w:del>
          </w:p>
        </w:tc>
      </w:tr>
      <w:tr w:rsidR="00A81C24" w:rsidRPr="00695BE6" w14:paraId="32F377CE" w14:textId="77777777" w:rsidTr="00C47478">
        <w:trPr>
          <w:trHeight w:val="5402"/>
          <w:del w:id="83" w:author="Comparison" w:date="2026-09-22T12:18:00Z" w16du:dateUtc="2026-09-22T16:18:00Z"/>
        </w:trPr>
        <w:tc>
          <w:tcPr>
            <w:tcW w:w="13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4CFF" w14:textId="77777777" w:rsidR="00A81C24" w:rsidRPr="00695BE6" w:rsidRDefault="00A81C24">
            <w:pPr>
              <w:rPr>
                <w:del w:id="84" w:author="Comparison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959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5" w:author="Comparison" w:date="2026-09-22T12:18:00Z" w16du:dateUtc="2026-09-22T16:18:00Z"/>
                <w:rFonts w:ascii="MS Mincho" w:hAnsi="MS Mincho" w:cs="Times New Roman"/>
              </w:rPr>
            </w:pPr>
          </w:p>
          <w:p w14:paraId="6032DD6F" w14:textId="671621F2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86" w:author="Comparison" w:date="2026-09-22T12:18:00Z" w16du:dateUtc="2026-09-22T16:18:00Z"/>
                <w:rFonts w:ascii="MS Mincho" w:hAnsi="MS Mincho" w:cs="Times New Roman"/>
              </w:rPr>
            </w:pPr>
            <w:del w:id="87" w:author="Comparison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5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8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  <w:p w14:paraId="1A65E2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8" w:author="Comparison" w:date="2026-09-22T12:18:00Z" w16du:dateUtc="2026-09-22T16:18:00Z"/>
                <w:rFonts w:ascii="MS Mincho" w:hAnsi="MS Mincho" w:cs="Times New Roman"/>
              </w:rPr>
            </w:pPr>
          </w:p>
          <w:p w14:paraId="519C5C2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9" w:author="Comparison" w:date="2026-09-22T12:18:00Z" w16du:dateUtc="2026-09-22T16:18:00Z"/>
                <w:rFonts w:ascii="MS Mincho" w:hAnsi="MS Mincho" w:cs="Times New Roman"/>
              </w:rPr>
            </w:pPr>
          </w:p>
          <w:p w14:paraId="76879CC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0" w:author="Comparison" w:date="2026-09-22T12:18:00Z" w16du:dateUtc="2026-09-22T16:18:00Z"/>
                <w:rFonts w:ascii="MS Mincho" w:hAnsi="MS Mincho" w:cs="Times New Roman"/>
              </w:rPr>
            </w:pPr>
          </w:p>
          <w:p w14:paraId="4B95837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1" w:author="Comparison" w:date="2026-09-22T12:18:00Z" w16du:dateUtc="2026-09-22T16:18:00Z"/>
                <w:rFonts w:ascii="MS Mincho" w:hAnsi="MS Mincho" w:cs="Times New Roman"/>
              </w:rPr>
            </w:pPr>
          </w:p>
          <w:p w14:paraId="41E2112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2" w:author="Comparison" w:date="2026-09-22T12:18:00Z" w16du:dateUtc="2026-09-22T16:18:00Z"/>
                <w:rFonts w:ascii="MS Mincho" w:hAnsi="MS Mincho" w:cs="Times New Roman"/>
              </w:rPr>
            </w:pPr>
          </w:p>
          <w:p w14:paraId="18B7D3B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3" w:author="Comparison" w:date="2026-09-22T12:18:00Z" w16du:dateUtc="2026-09-22T16:18:00Z"/>
                <w:rFonts w:ascii="MS Mincho" w:hAnsi="MS Mincho" w:cs="Times New Roman"/>
              </w:rPr>
            </w:pPr>
          </w:p>
          <w:p w14:paraId="5F42CEB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4" w:author="Comparison" w:date="2026-09-22T12:18:00Z" w16du:dateUtc="2026-09-22T16:18:00Z"/>
                <w:rFonts w:ascii="MS Mincho" w:hAnsi="MS Mincho" w:cs="Times New Roman"/>
              </w:rPr>
            </w:pPr>
          </w:p>
          <w:p w14:paraId="2100AF7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5" w:author="Comparison" w:date="2026-09-22T12:18:00Z" w16du:dateUtc="2026-09-22T16:18:00Z"/>
                <w:rFonts w:ascii="MS Mincho" w:hAnsi="MS Mincho" w:cs="Times New Roman"/>
              </w:rPr>
            </w:pPr>
          </w:p>
          <w:p w14:paraId="3257A3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96" w:author="Comparison" w:date="2026-09-22T12:18:00Z" w16du:dateUtc="2026-09-22T16:18:00Z"/>
                <w:rFonts w:ascii="MS Mincho" w:hAnsi="MS Mincho" w:cs="Times New Roman"/>
              </w:rPr>
            </w:pPr>
          </w:p>
          <w:p w14:paraId="6723501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7" w:author="Comparison" w:date="2026-09-22T12:18:00Z" w16du:dateUtc="2026-09-22T16:18:00Z"/>
                <w:rFonts w:ascii="MS Mincho" w:hAnsi="MS Mincho" w:cs="Times New Roman"/>
              </w:rPr>
            </w:pPr>
          </w:p>
          <w:p w14:paraId="50C5A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8" w:author="Comparison" w:date="2026-09-22T12:18:00Z" w16du:dateUtc="2026-09-22T16:18:00Z"/>
                <w:rFonts w:ascii="MS Mincho" w:hAnsi="MS Mincho" w:cs="Times New Roman"/>
              </w:rPr>
            </w:pPr>
          </w:p>
          <w:p w14:paraId="48FB087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9" w:author="Comparison" w:date="2026-09-22T12:18:00Z" w16du:dateUtc="2026-09-22T16:18:00Z"/>
                <w:rFonts w:ascii="MS Mincho" w:hAnsi="MS Mincho" w:cs="Times New Roman"/>
              </w:rPr>
            </w:pPr>
          </w:p>
          <w:p w14:paraId="6181A5D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0" w:author="Comparison" w:date="2026-09-22T12:18:00Z" w16du:dateUtc="2026-09-22T16:18:00Z"/>
                <w:rFonts w:ascii="MS Mincho" w:hAnsi="MS Mincho" w:cs="Times New Roman"/>
              </w:rPr>
            </w:pPr>
          </w:p>
          <w:p w14:paraId="45C4CBD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1" w:author="Comparison" w:date="2026-09-22T12:18:00Z" w16du:dateUtc="2026-09-22T16:18:00Z"/>
                <w:rFonts w:ascii="MS Mincho" w:hAnsi="MS Mincho" w:cs="Times New Roman"/>
              </w:rPr>
            </w:pPr>
          </w:p>
          <w:p w14:paraId="29CC54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2" w:author="Comparison" w:date="2026-09-22T12:18:00Z" w16du:dateUtc="2026-09-22T16:18:00Z"/>
                <w:rFonts w:ascii="MS Mincho" w:hAnsi="MS Mincho" w:cs="Times New Roman"/>
              </w:rPr>
            </w:pPr>
          </w:p>
          <w:p w14:paraId="1EE07BC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3" w:author="Comparison" w:date="2026-09-22T12:18:00Z" w16du:dateUtc="2026-09-22T16:18:00Z"/>
                <w:rFonts w:ascii="MS Mincho" w:hAnsi="MS Mincho" w:cs="Times New Roman"/>
              </w:rPr>
            </w:pPr>
          </w:p>
          <w:p w14:paraId="24F849F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4" w:author="Comparison" w:date="2026-09-22T12:18:00Z" w16du:dateUtc="2026-09-22T16:18:00Z"/>
                <w:rFonts w:ascii="MS Mincho" w:hAnsi="MS Mincho" w:cs="Times New Roman"/>
              </w:rPr>
            </w:pPr>
          </w:p>
          <w:p w14:paraId="6439908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5" w:author="Comparison" w:date="2026-09-22T12:18:00Z" w16du:dateUtc="2026-09-22T16:18:00Z"/>
                <w:rFonts w:ascii="MS Mincho" w:hAnsi="MS Mincho" w:cs="Times New Roman"/>
              </w:rPr>
            </w:pPr>
          </w:p>
          <w:p w14:paraId="0F6B17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6" w:author="Comparison" w:date="2026-09-22T12:18:00Z" w16du:dateUtc="2026-09-22T16:18:00Z"/>
                <w:rFonts w:ascii="MS Mincho" w:hAnsi="MS Mincho" w:cs="Times New Roman"/>
              </w:rPr>
            </w:pPr>
          </w:p>
          <w:p w14:paraId="1A664FF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7" w:author="Comparison" w:date="2026-09-22T12:18:00Z" w16du:dateUtc="2026-09-22T16:18:00Z"/>
                <w:rFonts w:ascii="MS Mincho" w:hAnsi="MS Mincho" w:cs="Times New Roman"/>
              </w:rPr>
            </w:pPr>
          </w:p>
          <w:p w14:paraId="62171018" w14:textId="7D35803D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8" w:author="Comparison" w:date="2026-09-22T12:18:00Z" w16du:dateUtc="2026-09-22T16:18:00Z"/>
                <w:rFonts w:ascii="MS Mincho" w:hAnsi="MS Mincho" w:cs="Times New Roman"/>
              </w:rPr>
            </w:pPr>
          </w:p>
          <w:p w14:paraId="08859DC6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9" w:author="Comparison" w:date="2026-09-22T12:18:00Z" w16du:dateUtc="2026-09-22T16:18:00Z"/>
                <w:rFonts w:ascii="MS Mincho" w:hAnsi="MS Mincho" w:cs="Times New Roman"/>
              </w:rPr>
            </w:pPr>
          </w:p>
          <w:p w14:paraId="29D1669A" w14:textId="09801DA6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10" w:author="Comparison" w:date="2026-09-22T12:18:00Z" w16du:dateUtc="2026-09-22T16:18:00Z"/>
                <w:rFonts w:ascii="MS Mincho" w:hAnsi="MS Mincho" w:cs="Times New Roman"/>
              </w:rPr>
            </w:pPr>
            <w:del w:id="111" w:author="Comparison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6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7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DB6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2" w:author="Comparison" w:date="2026-09-22T12:18:00Z" w16du:dateUtc="2026-09-22T16:18:00Z"/>
                <w:rFonts w:ascii="MS Mincho" w:hAnsi="MS Mincho" w:cs="Times New Roman"/>
              </w:rPr>
            </w:pPr>
          </w:p>
          <w:p w14:paraId="4F43578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13" w:author="Comparison" w:date="2026-09-22T12:18:00Z" w16du:dateUtc="2026-09-22T16:18:00Z"/>
                <w:rFonts w:ascii="MS Mincho" w:hAnsi="MS Mincho" w:cs="Times New Roman"/>
              </w:rPr>
            </w:pPr>
            <w:del w:id="114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研究開始</w:delText>
              </w:r>
            </w:del>
          </w:p>
          <w:p w14:paraId="6582F1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5" w:author="Comparison" w:date="2026-09-22T12:18:00Z" w16du:dateUtc="2026-09-22T16:18:00Z"/>
                <w:rFonts w:ascii="MS Mincho" w:hAnsi="MS Mincho" w:cs="Times New Roman"/>
              </w:rPr>
            </w:pPr>
          </w:p>
          <w:p w14:paraId="6B87D6E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6" w:author="Comparison" w:date="2026-09-22T12:18:00Z" w16du:dateUtc="2026-09-22T16:18:00Z"/>
                <w:rFonts w:ascii="MS Mincho" w:hAnsi="MS Mincho" w:cs="Times New Roman"/>
              </w:rPr>
            </w:pPr>
          </w:p>
          <w:p w14:paraId="554D4D6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7" w:author="Comparison" w:date="2026-09-22T12:18:00Z" w16du:dateUtc="2026-09-22T16:18:00Z"/>
                <w:rFonts w:ascii="MS Mincho" w:hAnsi="MS Mincho" w:cs="Times New Roman"/>
              </w:rPr>
            </w:pPr>
          </w:p>
          <w:p w14:paraId="119EC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8" w:author="Comparison" w:date="2026-09-22T12:18:00Z" w16du:dateUtc="2026-09-22T16:18:00Z"/>
                <w:rFonts w:ascii="MS Mincho" w:hAnsi="MS Mincho" w:cs="Times New Roman"/>
              </w:rPr>
            </w:pPr>
          </w:p>
          <w:p w14:paraId="129B8C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9" w:author="Comparison" w:date="2026-09-22T12:18:00Z" w16du:dateUtc="2026-09-22T16:18:00Z"/>
                <w:rFonts w:ascii="MS Mincho" w:hAnsi="MS Mincho" w:cs="Times New Roman"/>
              </w:rPr>
            </w:pPr>
          </w:p>
          <w:p w14:paraId="745777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0" w:author="Comparison" w:date="2026-09-22T12:18:00Z" w16du:dateUtc="2026-09-22T16:18:00Z"/>
                <w:rFonts w:ascii="MS Mincho" w:hAnsi="MS Mincho" w:cs="Times New Roman"/>
              </w:rPr>
            </w:pPr>
          </w:p>
          <w:p w14:paraId="5A7D3D6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1" w:author="Comparison" w:date="2026-09-22T12:18:00Z" w16du:dateUtc="2026-09-22T16:18:00Z"/>
                <w:rFonts w:ascii="MS Mincho" w:hAnsi="MS Mincho" w:cs="Times New Roman"/>
              </w:rPr>
            </w:pPr>
          </w:p>
          <w:p w14:paraId="11A867D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2" w:author="Comparison" w:date="2026-09-22T12:18:00Z" w16du:dateUtc="2026-09-22T16:18:00Z"/>
                <w:rFonts w:ascii="MS Mincho" w:hAnsi="MS Mincho" w:cs="Times New Roman"/>
              </w:rPr>
            </w:pPr>
          </w:p>
          <w:p w14:paraId="04A36B8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23" w:author="Comparison" w:date="2026-09-22T12:18:00Z" w16du:dateUtc="2026-09-22T16:18:00Z"/>
                <w:rFonts w:ascii="MS Mincho" w:hAnsi="MS Mincho" w:cs="Times New Roman"/>
              </w:rPr>
            </w:pPr>
          </w:p>
          <w:p w14:paraId="0C61198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4" w:author="Comparison" w:date="2026-09-22T12:18:00Z" w16du:dateUtc="2026-09-22T16:18:00Z"/>
                <w:rFonts w:ascii="MS Mincho" w:hAnsi="MS Mincho" w:cs="Times New Roman"/>
              </w:rPr>
            </w:pPr>
          </w:p>
          <w:p w14:paraId="041BF5D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5" w:author="Comparison" w:date="2026-09-22T12:18:00Z" w16du:dateUtc="2026-09-22T16:18:00Z"/>
                <w:rFonts w:ascii="MS Mincho" w:hAnsi="MS Mincho" w:cs="Times New Roman"/>
              </w:rPr>
            </w:pPr>
          </w:p>
          <w:p w14:paraId="3FB388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6" w:author="Comparison" w:date="2026-09-22T12:18:00Z" w16du:dateUtc="2026-09-22T16:18:00Z"/>
                <w:rFonts w:ascii="MS Mincho" w:hAnsi="MS Mincho" w:cs="Times New Roman"/>
              </w:rPr>
            </w:pPr>
          </w:p>
          <w:p w14:paraId="6585D4C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7" w:author="Comparison" w:date="2026-09-22T12:18:00Z" w16du:dateUtc="2026-09-22T16:18:00Z"/>
                <w:rFonts w:ascii="MS Mincho" w:hAnsi="MS Mincho" w:cs="Times New Roman"/>
              </w:rPr>
            </w:pPr>
          </w:p>
          <w:p w14:paraId="5A41AB7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8" w:author="Comparison" w:date="2026-09-22T12:18:00Z" w16du:dateUtc="2026-09-22T16:18:00Z"/>
                <w:rFonts w:ascii="MS Mincho" w:hAnsi="MS Mincho" w:cs="Times New Roman"/>
              </w:rPr>
            </w:pPr>
          </w:p>
          <w:p w14:paraId="245AE84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9" w:author="Comparison" w:date="2026-09-22T12:18:00Z" w16du:dateUtc="2026-09-22T16:18:00Z"/>
                <w:rFonts w:ascii="MS Mincho" w:hAnsi="MS Mincho" w:cs="Times New Roman"/>
              </w:rPr>
            </w:pPr>
          </w:p>
          <w:p w14:paraId="4E8D46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0" w:author="Comparison" w:date="2026-09-22T12:18:00Z" w16du:dateUtc="2026-09-22T16:18:00Z"/>
                <w:rFonts w:ascii="MS Mincho" w:hAnsi="MS Mincho" w:cs="Times New Roman"/>
              </w:rPr>
            </w:pPr>
          </w:p>
          <w:p w14:paraId="1CE4045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1" w:author="Comparison" w:date="2026-09-22T12:18:00Z" w16du:dateUtc="2026-09-22T16:18:00Z"/>
                <w:rFonts w:ascii="MS Mincho" w:hAnsi="MS Mincho" w:cs="Times New Roman"/>
              </w:rPr>
            </w:pPr>
          </w:p>
          <w:p w14:paraId="728774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2" w:author="Comparison" w:date="2026-09-22T12:18:00Z" w16du:dateUtc="2026-09-22T16:18:00Z"/>
                <w:rFonts w:ascii="MS Mincho" w:hAnsi="MS Mincho" w:cs="Times New Roman"/>
              </w:rPr>
            </w:pPr>
          </w:p>
          <w:p w14:paraId="517C90A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3" w:author="Comparison" w:date="2026-09-22T12:18:00Z" w16du:dateUtc="2026-09-22T16:18:00Z"/>
                <w:rFonts w:ascii="MS Mincho" w:hAnsi="MS Mincho" w:cs="Times New Roman"/>
              </w:rPr>
            </w:pPr>
          </w:p>
          <w:p w14:paraId="32C7619E" w14:textId="090260EB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4" w:author="Comparison" w:date="2026-09-22T12:18:00Z" w16du:dateUtc="2026-09-22T16:18:00Z"/>
                <w:rFonts w:ascii="MS Mincho" w:hAnsi="MS Mincho" w:cs="Times New Roman"/>
              </w:rPr>
            </w:pPr>
          </w:p>
          <w:p w14:paraId="3B4CBC63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5" w:author="Comparison" w:date="2026-09-22T12:18:00Z" w16du:dateUtc="2026-09-22T16:18:00Z"/>
                <w:rFonts w:ascii="MS Mincho" w:hAnsi="MS Mincho" w:cs="Times New Roman"/>
              </w:rPr>
            </w:pPr>
          </w:p>
          <w:p w14:paraId="25F8AE4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6" w:author="Comparison" w:date="2026-09-22T12:18:00Z" w16du:dateUtc="2026-09-22T16:18:00Z"/>
                <w:rFonts w:ascii="MS Mincho" w:hAnsi="MS Mincho" w:cs="Times New Roman"/>
              </w:rPr>
            </w:pPr>
          </w:p>
          <w:p w14:paraId="5042EFB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37" w:author="Comparison" w:date="2026-09-22T12:18:00Z" w16du:dateUtc="2026-09-22T16:18:00Z"/>
                <w:rFonts w:ascii="MS Mincho" w:hAnsi="MS Mincho" w:cs="Times New Roman"/>
              </w:rPr>
            </w:pPr>
            <w:del w:id="138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研究終了</w:delText>
              </w:r>
            </w:del>
          </w:p>
        </w:tc>
      </w:tr>
      <w:tr w:rsidR="00A81C24" w:rsidRPr="00695BE6" w14:paraId="4CB38125" w14:textId="77777777">
        <w:trPr>
          <w:del w:id="139" w:author="Comparison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ED6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0" w:author="Comparison" w:date="2026-09-22T12:18:00Z" w16du:dateUtc="2026-09-22T16:18:00Z"/>
                <w:rFonts w:ascii="MS Mincho" w:hAnsi="MS Mincho" w:cs="Times New Roman"/>
              </w:rPr>
            </w:pPr>
          </w:p>
          <w:p w14:paraId="7F6A90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1" w:author="Comparison" w:date="2026-09-22T12:18:00Z" w16du:dateUtc="2026-09-22T16:18:00Z"/>
                <w:rFonts w:ascii="MS Mincho" w:hAnsi="MS Mincho" w:cs="Times New Roman"/>
              </w:rPr>
            </w:pPr>
            <w:del w:id="142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研究成果</w:delText>
              </w:r>
            </w:del>
          </w:p>
          <w:p w14:paraId="3631D9E4" w14:textId="5BC70E05" w:rsidR="00A81C24" w:rsidRPr="00695BE6" w:rsidRDefault="00C627A0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143" w:author="Comparison" w:date="2026-09-22T12:18:00Z" w16du:dateUtc="2026-09-22T16:18:00Z"/>
                <w:rFonts w:ascii="MS Mincho" w:hAnsi="MS Mincho" w:cs="Times New Roman"/>
              </w:rPr>
            </w:pPr>
            <w:del w:id="144" w:author="Comparison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(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研究によって明らかになった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事等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を記入する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)</w:delText>
              </w:r>
            </w:del>
          </w:p>
          <w:p w14:paraId="3180D5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5" w:author="Comparison" w:date="2026-09-22T12:18:00Z" w16du:dateUtc="2026-09-22T16:18:00Z"/>
                <w:rFonts w:ascii="MS Mincho" w:hAnsi="MS Mincho" w:cs="Times New Roman"/>
              </w:rPr>
            </w:pPr>
          </w:p>
          <w:p w14:paraId="36790E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6" w:author="Comparison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0DE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7" w:author="Comparison" w:date="2026-09-22T12:18:00Z" w16du:dateUtc="2026-09-22T16:18:00Z"/>
                <w:rFonts w:ascii="MS Mincho" w:hAnsi="MS Mincho" w:cs="Times New Roman"/>
              </w:rPr>
            </w:pPr>
          </w:p>
          <w:p w14:paraId="1734A7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8" w:author="Comparison" w:date="2026-09-22T12:18:00Z" w16du:dateUtc="2026-09-22T16:18:00Z"/>
                <w:rFonts w:ascii="MS Mincho" w:hAnsi="MS Mincho" w:cs="Times New Roman"/>
              </w:rPr>
            </w:pPr>
          </w:p>
          <w:p w14:paraId="5A05A76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9" w:author="Comparison" w:date="2026-09-22T12:18:00Z" w16du:dateUtc="2026-09-22T16:18:00Z"/>
                <w:rFonts w:ascii="MS Mincho" w:hAnsi="MS Mincho" w:cs="Times New Roman"/>
              </w:rPr>
            </w:pPr>
          </w:p>
          <w:p w14:paraId="25F4D81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0" w:author="Comparison" w:date="2026-09-22T12:18:00Z" w16du:dateUtc="2026-09-22T16:18:00Z"/>
                <w:rFonts w:ascii="MS Mincho" w:hAnsi="MS Mincho" w:cs="Times New Roman"/>
              </w:rPr>
            </w:pPr>
          </w:p>
          <w:p w14:paraId="3D13B05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1" w:author="Comparison" w:date="2026-09-22T12:18:00Z" w16du:dateUtc="2026-09-22T16:18:00Z"/>
                <w:rFonts w:ascii="MS Mincho" w:hAnsi="MS Mincho" w:cs="Times New Roman"/>
              </w:rPr>
            </w:pPr>
          </w:p>
          <w:p w14:paraId="3761EC3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52" w:author="Comparison" w:date="2026-09-22T12:18:00Z" w16du:dateUtc="2026-09-22T16:18:00Z"/>
                <w:rFonts w:ascii="MS Mincho" w:hAnsi="MS Mincho" w:cs="Times New Roman"/>
              </w:rPr>
            </w:pPr>
          </w:p>
          <w:p w14:paraId="42AF49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3" w:author="Comparison" w:date="2026-09-22T12:18:00Z" w16du:dateUtc="2026-09-22T16:18:00Z"/>
                <w:rFonts w:ascii="MS Mincho" w:hAnsi="MS Mincho" w:cs="Times New Roman"/>
              </w:rPr>
            </w:pPr>
          </w:p>
          <w:p w14:paraId="59A39FB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4" w:author="Comparison" w:date="2026-09-22T12:18:00Z" w16du:dateUtc="2026-09-22T16:18:00Z"/>
                <w:rFonts w:ascii="MS Mincho" w:hAnsi="MS Mincho" w:cs="Times New Roman"/>
              </w:rPr>
            </w:pPr>
            <w:del w:id="155" w:author="Comparison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549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6" w:author="Comparison" w:date="2026-09-22T12:18:00Z" w16du:dateUtc="2026-09-22T16:18:00Z"/>
                <w:rFonts w:ascii="MS Mincho" w:hAnsi="MS Mincho" w:cs="Times New Roman"/>
              </w:rPr>
            </w:pPr>
          </w:p>
          <w:p w14:paraId="26E4186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7" w:author="Comparison" w:date="2026-09-22T12:18:00Z" w16du:dateUtc="2026-09-22T16:18:00Z"/>
                <w:rFonts w:ascii="MS Mincho" w:hAnsi="MS Mincho" w:cs="Times New Roman"/>
              </w:rPr>
            </w:pPr>
          </w:p>
          <w:p w14:paraId="1788B82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8" w:author="Comparison" w:date="2026-09-22T12:18:00Z" w16du:dateUtc="2026-09-22T16:18:00Z"/>
                <w:rFonts w:ascii="MS Mincho" w:hAnsi="MS Mincho" w:cs="Times New Roman"/>
              </w:rPr>
            </w:pPr>
          </w:p>
          <w:p w14:paraId="730C90D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9" w:author="Comparison" w:date="2026-09-22T12:18:00Z" w16du:dateUtc="2026-09-22T16:18:00Z"/>
                <w:rFonts w:ascii="MS Mincho" w:hAnsi="MS Mincho" w:cs="Times New Roman"/>
              </w:rPr>
            </w:pPr>
          </w:p>
          <w:p w14:paraId="441E8E6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0" w:author="Comparison" w:date="2026-09-22T12:18:00Z" w16du:dateUtc="2026-09-22T16:18:00Z"/>
                <w:rFonts w:ascii="MS Mincho" w:hAnsi="MS Mincho" w:cs="Times New Roman"/>
              </w:rPr>
            </w:pPr>
          </w:p>
          <w:p w14:paraId="634A0C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61" w:author="Comparison" w:date="2026-09-22T12:18:00Z" w16du:dateUtc="2026-09-22T16:18:00Z"/>
                <w:rFonts w:ascii="MS Mincho" w:hAnsi="MS Mincho" w:cs="Times New Roman"/>
              </w:rPr>
            </w:pPr>
          </w:p>
          <w:p w14:paraId="2ABDAB5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2" w:author="Comparison" w:date="2026-09-22T12:18:00Z" w16du:dateUtc="2026-09-22T16:18:00Z"/>
                <w:rFonts w:ascii="MS Mincho" w:hAnsi="MS Mincho" w:cs="Times New Roman"/>
              </w:rPr>
            </w:pPr>
          </w:p>
          <w:p w14:paraId="4961EC4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3" w:author="Comparison" w:date="2026-09-22T12:18:00Z" w16du:dateUtc="2026-09-22T16:18:00Z"/>
                <w:rFonts w:ascii="MS Mincho" w:hAnsi="MS Mincho" w:cs="Times New Roman"/>
              </w:rPr>
            </w:pPr>
            <w:del w:id="164" w:author="Comparison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</w:delText>
              </w:r>
            </w:del>
          </w:p>
        </w:tc>
      </w:tr>
      <w:tr w:rsidR="00A81C24" w:rsidRPr="00695BE6" w14:paraId="43D6026B" w14:textId="77777777">
        <w:trPr>
          <w:del w:id="165" w:author="Comparison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83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6" w:author="Comparison" w:date="2026-09-22T12:18:00Z" w16du:dateUtc="2026-09-22T16:18:00Z"/>
                <w:rFonts w:ascii="MS Mincho" w:hAnsi="MS Mincho" w:cs="Times New Roman"/>
              </w:rPr>
            </w:pPr>
          </w:p>
          <w:p w14:paraId="2870672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7" w:author="Comparison" w:date="2026-09-22T12:18:00Z" w16du:dateUtc="2026-09-22T16:18:00Z"/>
                <w:rFonts w:ascii="MS Mincho" w:hAnsi="MS Mincho" w:cs="Times New Roman"/>
              </w:rPr>
            </w:pPr>
          </w:p>
          <w:p w14:paraId="7B3252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8" w:author="Comparison" w:date="2026-09-22T12:18:00Z" w16du:dateUtc="2026-09-22T16:18:00Z"/>
                <w:rFonts w:ascii="MS Mincho" w:hAnsi="MS Mincho" w:cs="Times New Roman"/>
              </w:rPr>
            </w:pPr>
            <w:del w:id="169" w:author="Comparison" w:date="2026-09-22T12:18:00Z" w16du:dateUtc="2026-09-22T16:18:00Z">
              <w:r w:rsidRPr="00695BE6">
                <w:rPr>
                  <w:rFonts w:ascii="MS Mincho" w:hAnsi="MS Mincho" w:hint="eastAsia"/>
                </w:rPr>
                <w:delText>研究費支出</w:delText>
              </w:r>
            </w:del>
          </w:p>
          <w:p w14:paraId="5482CBD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70" w:author="Comparison" w:date="2026-09-22T12:18:00Z" w16du:dateUtc="2026-09-22T16:18:00Z"/>
                <w:rFonts w:ascii="MS Mincho" w:hAnsi="MS Mincho" w:cs="Times New Roman"/>
              </w:rPr>
            </w:pPr>
            <w:del w:id="171" w:author="Comparison" w:date="2026-09-22T12:18:00Z" w16du:dateUtc="2026-09-22T16:18:00Z">
              <w:r w:rsidRPr="00695BE6">
                <w:rPr>
                  <w:rFonts w:ascii="MS Mincho" w:hAnsi="MS Mincho" w:hint="eastAsia"/>
                </w:rPr>
                <w:delText>内訳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（領収書等の添付不要）</w:delText>
              </w:r>
            </w:del>
          </w:p>
          <w:p w14:paraId="38D2A82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2" w:author="Comparison" w:date="2026-09-22T12:18:00Z" w16du:dateUtc="2026-09-22T16:18:00Z"/>
                <w:rFonts w:ascii="MS Mincho" w:hAnsi="MS Mincho" w:cs="Times New Roman"/>
              </w:rPr>
            </w:pPr>
          </w:p>
          <w:p w14:paraId="048AEB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3" w:author="Comparison" w:date="2026-09-22T12:18:00Z" w16du:dateUtc="2026-09-22T16:18:00Z"/>
                <w:rFonts w:ascii="MS Mincho" w:hAnsi="MS Mincho" w:cs="Times New Roman"/>
              </w:rPr>
            </w:pPr>
          </w:p>
          <w:p w14:paraId="608A405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4" w:author="Comparison" w:date="2026-09-22T12:18:00Z" w16du:dateUtc="2026-09-22T16:18:00Z"/>
                <w:rFonts w:ascii="MS Mincho" w:hAnsi="MS Mincho" w:cs="Times New Roman"/>
              </w:rPr>
            </w:pPr>
          </w:p>
          <w:p w14:paraId="32D3F2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5" w:author="Comparison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998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6" w:author="Comparison" w:date="2026-09-22T12:18:00Z" w16du:dateUtc="2026-09-22T16:18:00Z"/>
                <w:rFonts w:ascii="MS Mincho" w:hAnsi="MS Mincho" w:cs="Times New Roman"/>
              </w:rPr>
            </w:pPr>
          </w:p>
          <w:p w14:paraId="6726EFF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7" w:author="Comparison" w:date="2026-09-22T12:18:00Z" w16du:dateUtc="2026-09-22T16:18:00Z"/>
                <w:rFonts w:ascii="MS Mincho" w:hAnsi="MS Mincho" w:cs="Times New Roman"/>
              </w:rPr>
            </w:pPr>
          </w:p>
          <w:p w14:paraId="5BCFBB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8" w:author="Comparison" w:date="2026-09-22T12:18:00Z" w16du:dateUtc="2026-09-22T16:18:00Z"/>
                <w:rFonts w:ascii="MS Mincho" w:hAnsi="MS Mincho" w:cs="Times New Roman"/>
              </w:rPr>
            </w:pPr>
          </w:p>
          <w:p w14:paraId="4B66891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9" w:author="Comparison" w:date="2026-09-22T12:18:00Z" w16du:dateUtc="2026-09-22T16:18:00Z"/>
                <w:rFonts w:ascii="MS Mincho" w:hAnsi="MS Mincho" w:cs="Times New Roman"/>
              </w:rPr>
            </w:pPr>
          </w:p>
          <w:p w14:paraId="37A60A9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80" w:author="Comparison" w:date="2026-09-22T12:18:00Z" w16du:dateUtc="2026-09-22T16:18:00Z"/>
                <w:rFonts w:ascii="MS Mincho" w:hAnsi="MS Mincho" w:cs="Times New Roman"/>
              </w:rPr>
            </w:pPr>
          </w:p>
          <w:p w14:paraId="77F188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1" w:author="Comparison" w:date="2026-09-22T12:18:00Z" w16du:dateUtc="2026-09-22T16:18:00Z"/>
                <w:rFonts w:ascii="MS Mincho" w:hAnsi="MS Mincho" w:cs="Times New Roman"/>
              </w:rPr>
            </w:pPr>
          </w:p>
          <w:p w14:paraId="080390C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2" w:author="Comparison" w:date="2026-09-22T12:18:00Z" w16du:dateUtc="2026-09-22T16:18:00Z"/>
                <w:rFonts w:ascii="MS Mincho" w:hAnsi="MS Mincho" w:cs="Times New Roman"/>
              </w:rPr>
            </w:pPr>
          </w:p>
          <w:p w14:paraId="0BD50F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3" w:author="Comparison" w:date="2026-09-22T12:18:00Z" w16du:dateUtc="2026-09-22T16:18:00Z"/>
                <w:rFonts w:ascii="MS Mincho" w:hAnsi="MS Mincho" w:cs="Times New Roman"/>
              </w:rPr>
            </w:pPr>
          </w:p>
          <w:p w14:paraId="07CC4D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4" w:author="Comparison" w:date="2026-09-22T12:18:00Z" w16du:dateUtc="2026-09-22T16:18:00Z"/>
                <w:rFonts w:ascii="MS Mincho" w:hAnsi="MS Mincho" w:cs="Times New Roman"/>
              </w:rPr>
            </w:pPr>
          </w:p>
        </w:tc>
      </w:tr>
    </w:tbl>
    <w:p w14:paraId="042798BE" w14:textId="0B6281C2" w:rsidR="00A81C24" w:rsidRDefault="00A81C24">
      <w:pPr>
        <w:spacing w:line="212" w:lineRule="exact"/>
        <w:textAlignment w:val="baseline"/>
        <w:rPr>
          <w:del w:id="185" w:author="Comparison" w:date="2026-09-22T12:18:00Z" w16du:dateUtc="2026-09-22T16:18:00Z"/>
          <w:rFonts w:ascii="MS Mincho" w:hAnsi="MS Mincho"/>
          <w:b/>
          <w:bCs/>
        </w:rPr>
      </w:pPr>
      <w:del w:id="186" w:author="Comparison" w:date="2026-09-22T12:18:00Z" w16du:dateUtc="2026-09-22T16:18:00Z">
        <w:r w:rsidRPr="00695BE6">
          <w:rPr>
            <w:rFonts w:ascii="MS Mincho" w:hAnsi="MS Mincho" w:cs="Times New Roman"/>
          </w:rPr>
          <w:delText xml:space="preserve"> </w:delText>
        </w:r>
      </w:del>
    </w:p>
    <w:p w14:paraId="760A2E05" w14:textId="225262A2" w:rsidR="0068335B" w:rsidRDefault="0068335B" w:rsidP="0068335B">
      <w:pPr>
        <w:textAlignment w:val="baseline"/>
        <w:rPr>
          <w:del w:id="187" w:author="Comparison" w:date="2026-09-22T12:18:00Z" w16du:dateUtc="2026-09-22T16:18:00Z"/>
          <w:rFonts w:ascii="MS Mincho" w:hAnsi="MS Mincho"/>
          <w:b/>
          <w:bCs/>
        </w:rPr>
      </w:pPr>
      <w:del w:id="188" w:author="Comparison" w:date="2026-09-22T12:18:00Z" w16du:dateUtc="2026-09-22T16:18:00Z">
        <w:r w:rsidRPr="0068335B">
          <w:rPr>
            <w:rFonts w:hint="eastAsia"/>
          </w:rPr>
          <w:delText>「研究完了報告書」の書き方については、次のページをご覧下さい。</w:delText>
        </w:r>
      </w:del>
    </w:p>
    <w:p w14:paraId="5C89A274" w14:textId="77777777" w:rsidR="0068335B" w:rsidRDefault="0068335B" w:rsidP="007F3CA7">
      <w:pPr>
        <w:spacing w:before="100" w:beforeAutospacing="1" w:line="212" w:lineRule="exact"/>
        <w:textAlignment w:val="baseline"/>
        <w:rPr>
          <w:del w:id="189" w:author="Comparison" w:date="2026-09-22T12:18:00Z" w16du:dateUtc="2026-09-22T16:18:00Z"/>
          <w:rFonts w:ascii="MS Mincho" w:hAnsi="MS Mincho"/>
          <w:sz w:val="28"/>
          <w:szCs w:val="28"/>
        </w:rPr>
      </w:pPr>
    </w:p>
    <w:p w14:paraId="20FA2039" w14:textId="631CA242" w:rsidR="0068335B" w:rsidRPr="0068335B" w:rsidRDefault="0068335B" w:rsidP="007F3CA7">
      <w:pPr>
        <w:spacing w:before="100" w:beforeAutospacing="1" w:line="212" w:lineRule="exact"/>
        <w:textAlignment w:val="baseline"/>
        <w:rPr>
          <w:del w:id="190" w:author="Comparison" w:date="2026-09-22T12:18:00Z" w16du:dateUtc="2026-09-22T16:18:00Z"/>
          <w:rFonts w:ascii="MS Mincho" w:hAnsi="MS Mincho"/>
          <w:sz w:val="28"/>
          <w:szCs w:val="28"/>
        </w:rPr>
      </w:pPr>
      <w:del w:id="191" w:author="Comparison" w:date="2026-09-22T12:18:00Z" w16du:dateUtc="2026-09-22T16:18:00Z">
        <w:r w:rsidRPr="0068335B">
          <w:rPr>
            <w:rFonts w:ascii="MS Mincho" w:hAnsi="MS Mincho" w:hint="eastAsia"/>
            <w:sz w:val="28"/>
            <w:szCs w:val="28"/>
          </w:rPr>
          <w:delText>「研究完了報告書」の書き方について</w:delText>
        </w:r>
      </w:del>
    </w:p>
    <w:p w14:paraId="36B2E1A1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192" w:author="Comparison" w:date="2026-09-22T12:18:00Z" w16du:dateUtc="2026-09-22T16:18:00Z"/>
          <w:rFonts w:ascii="MS Mincho" w:hAnsi="MS Mincho"/>
        </w:rPr>
      </w:pPr>
    </w:p>
    <w:p w14:paraId="0786BCCD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193" w:author="Comparison" w:date="2026-09-22T12:18:00Z" w16du:dateUtc="2026-09-22T16:18:00Z"/>
          <w:rFonts w:ascii="MS Mincho" w:hAnsi="MS Mincho"/>
        </w:rPr>
      </w:pPr>
      <w:del w:id="194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　ご提出の締切り期限は、９月３０日ですので厳守願います。「研究のまとめ」も同時にお出し下さい。</w:delText>
        </w:r>
      </w:del>
    </w:p>
    <w:p w14:paraId="31B44197" w14:textId="77777777" w:rsidR="0068335B" w:rsidRDefault="0068335B" w:rsidP="007F3CA7">
      <w:pPr>
        <w:spacing w:before="100" w:beforeAutospacing="1" w:line="212" w:lineRule="exact"/>
        <w:textAlignment w:val="baseline"/>
        <w:rPr>
          <w:del w:id="195" w:author="Comparison" w:date="2026-09-22T12:18:00Z" w16du:dateUtc="2026-09-22T16:18:00Z"/>
          <w:rFonts w:ascii="MS Mincho" w:hAnsi="MS Mincho"/>
        </w:rPr>
      </w:pPr>
      <w:del w:id="196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</w:delText>
        </w:r>
        <w:r w:rsidRPr="0068335B">
          <w:rPr>
            <w:rFonts w:ascii="MS Mincho" w:hAnsi="MS Mincho" w:hint="eastAsia"/>
          </w:rPr>
          <w:delText>「完了報告書」には必ず学校または園の代表者の職印を押印して下さい。押印したものをＰＤＦ化してメール添付でお</w:delText>
        </w:r>
      </w:del>
    </w:p>
    <w:p w14:paraId="5705B9BF" w14:textId="39136160" w:rsidR="0068335B" w:rsidRPr="0068335B" w:rsidRDefault="0068335B" w:rsidP="007F3CA7">
      <w:pPr>
        <w:spacing w:before="100" w:beforeAutospacing="1" w:line="212" w:lineRule="exact"/>
        <w:textAlignment w:val="baseline"/>
        <w:rPr>
          <w:del w:id="197" w:author="Comparison" w:date="2026-09-22T12:18:00Z" w16du:dateUtc="2026-09-22T16:18:00Z"/>
          <w:rFonts w:ascii="MS Mincho" w:hAnsi="MS Mincho"/>
        </w:rPr>
      </w:pPr>
      <w:del w:id="198" w:author="Comparison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送り下さい。</w:delText>
        </w:r>
      </w:del>
    </w:p>
    <w:p w14:paraId="11B3B3D9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199" w:author="Comparison" w:date="2026-09-22T12:18:00Z" w16du:dateUtc="2026-09-22T16:18:00Z"/>
          <w:rFonts w:ascii="MS Mincho" w:hAnsi="MS Mincho"/>
        </w:rPr>
      </w:pPr>
      <w:del w:id="200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基本的には、前の年にご提出いただいた「研究計画書」に基づいてお書き下さい。</w:delText>
        </w:r>
      </w:del>
    </w:p>
    <w:p w14:paraId="36074F0B" w14:textId="69F24E64" w:rsidR="0068335B" w:rsidRPr="0068335B" w:rsidRDefault="0068335B" w:rsidP="007F3CA7">
      <w:pPr>
        <w:spacing w:before="100" w:beforeAutospacing="1" w:line="212" w:lineRule="exact"/>
        <w:textAlignment w:val="baseline"/>
        <w:rPr>
          <w:del w:id="201" w:author="Comparison" w:date="2026-09-22T12:18:00Z" w16du:dateUtc="2026-09-22T16:18:00Z"/>
          <w:rFonts w:ascii="MS Mincho" w:hAnsi="MS Mincho"/>
        </w:rPr>
      </w:pPr>
      <w:del w:id="202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「研究主題」「研究の目的」は、</w:delText>
        </w:r>
        <w:r w:rsidR="007F3CA7">
          <w:rPr>
            <w:rFonts w:ascii="MS Mincho" w:hAnsi="MS Mincho" w:hint="eastAsia"/>
          </w:rPr>
          <w:delText>原則</w:delText>
        </w:r>
        <w:r w:rsidRPr="0068335B">
          <w:rPr>
            <w:rFonts w:ascii="MS Mincho" w:hAnsi="MS Mincho" w:hint="eastAsia"/>
          </w:rPr>
          <w:delText>「研究計画書」のものと同じとします。</w:delText>
        </w:r>
      </w:del>
    </w:p>
    <w:p w14:paraId="51703036" w14:textId="1C188E6A" w:rsidR="0068335B" w:rsidRPr="0068335B" w:rsidRDefault="0068335B" w:rsidP="007F3CA7">
      <w:pPr>
        <w:spacing w:before="100" w:beforeAutospacing="1" w:line="212" w:lineRule="exact"/>
        <w:textAlignment w:val="baseline"/>
        <w:rPr>
          <w:del w:id="203" w:author="Comparison" w:date="2026-09-22T12:18:00Z" w16du:dateUtc="2026-09-22T16:18:00Z"/>
          <w:rFonts w:ascii="MS Mincho" w:hAnsi="MS Mincho"/>
        </w:rPr>
      </w:pPr>
      <w:del w:id="204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「研究の経過・内容」は計画と変わる場合があるかも知れませんが、実際の経過・内容をお書き下さい。</w:delText>
        </w:r>
      </w:del>
    </w:p>
    <w:p w14:paraId="6720D24D" w14:textId="77777777" w:rsidR="0068335B" w:rsidRDefault="0068335B" w:rsidP="007F3CA7">
      <w:pPr>
        <w:spacing w:before="100" w:beforeAutospacing="1" w:line="212" w:lineRule="exact"/>
        <w:textAlignment w:val="baseline"/>
        <w:rPr>
          <w:del w:id="205" w:author="Comparison" w:date="2026-09-22T12:18:00Z" w16du:dateUtc="2026-09-22T16:18:00Z"/>
          <w:rFonts w:ascii="MS Mincho" w:hAnsi="MS Mincho"/>
        </w:rPr>
      </w:pPr>
      <w:del w:id="206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「研究成果」には、実践研究をした結果をお書き下さい。実践の結果、どのような変容がもたらされ</w:delText>
        </w:r>
        <w:r>
          <w:rPr>
            <w:rFonts w:ascii="MS Mincho" w:hAnsi="MS Mincho" w:hint="eastAsia"/>
          </w:rPr>
          <w:delText>るか</w:delText>
        </w:r>
        <w:r w:rsidRPr="0068335B">
          <w:rPr>
            <w:rFonts w:ascii="MS Mincho" w:hAnsi="MS Mincho" w:hint="eastAsia"/>
          </w:rPr>
          <w:delText>などでももち</w:delText>
        </w:r>
      </w:del>
    </w:p>
    <w:p w14:paraId="57F671F0" w14:textId="589E0B3E" w:rsidR="0068335B" w:rsidRPr="0068335B" w:rsidRDefault="0068335B" w:rsidP="007F3CA7">
      <w:pPr>
        <w:spacing w:before="100" w:beforeAutospacing="1" w:line="212" w:lineRule="exact"/>
        <w:textAlignment w:val="baseline"/>
        <w:rPr>
          <w:del w:id="207" w:author="Comparison" w:date="2026-09-22T12:18:00Z" w16du:dateUtc="2026-09-22T16:18:00Z"/>
          <w:rFonts w:ascii="MS Mincho" w:hAnsi="MS Mincho"/>
        </w:rPr>
      </w:pPr>
      <w:del w:id="208" w:author="Comparison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ろん結構です。</w:delText>
        </w:r>
      </w:del>
    </w:p>
    <w:p w14:paraId="5662F2F6" w14:textId="50C04A6D" w:rsidR="003A316D" w:rsidRDefault="0068335B" w:rsidP="003A316D">
      <w:pPr>
        <w:rPr>
          <w:del w:id="209" w:author="Comparison" w:date="2026-09-22T12:18:00Z" w16du:dateUtc="2026-09-22T16:18:00Z"/>
        </w:rPr>
      </w:pPr>
      <w:del w:id="210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</w:delText>
        </w:r>
        <w:r w:rsidR="003A316D" w:rsidRPr="003A316D">
          <w:rPr>
            <w:rFonts w:hint="eastAsia"/>
          </w:rPr>
          <w:delText>・</w:delText>
        </w:r>
        <w:r w:rsidR="003A316D" w:rsidRPr="003A316D">
          <w:rPr>
            <w:rFonts w:cs="Times New Roman"/>
          </w:rPr>
          <w:delText xml:space="preserve">  </w:delText>
        </w:r>
        <w:r w:rsidR="003A316D" w:rsidRPr="003A316D">
          <w:rPr>
            <w:rFonts w:hint="eastAsia"/>
          </w:rPr>
          <w:delText>「研究費支出内訳」は、前年度にご提出の「研究計画書」の「研究費使用計画」と同じものが望ましいですが、実際</w:delText>
        </w:r>
      </w:del>
    </w:p>
    <w:p w14:paraId="32C98AEA" w14:textId="77777777" w:rsidR="003A316D" w:rsidRDefault="003A316D" w:rsidP="003A316D">
      <w:pPr>
        <w:rPr>
          <w:del w:id="211" w:author="Comparison" w:date="2026-09-22T12:18:00Z" w16du:dateUtc="2026-09-22T16:18:00Z"/>
        </w:rPr>
      </w:pPr>
      <w:del w:id="212" w:author="Comparison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には、価格の変動や、物品の増減、変更などで全く同じというわけに行かない場合が起　　きる場合もあります。実際に</w:delText>
        </w:r>
      </w:del>
    </w:p>
    <w:p w14:paraId="19BB2336" w14:textId="365FF5D0" w:rsidR="003A316D" w:rsidRPr="003A316D" w:rsidRDefault="003A316D" w:rsidP="003A316D">
      <w:pPr>
        <w:rPr>
          <w:del w:id="213" w:author="Comparison" w:date="2026-09-22T12:18:00Z" w16du:dateUtc="2026-09-22T16:18:00Z"/>
          <w:rFonts w:ascii="MS Mincho" w:cs="Times New Roman"/>
        </w:rPr>
      </w:pPr>
      <w:del w:id="214" w:author="Comparison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支払いをした物品・数量・価格でお書き下さい。</w:delText>
        </w:r>
      </w:del>
    </w:p>
    <w:p w14:paraId="3B42987F" w14:textId="77777777" w:rsidR="003A316D" w:rsidRPr="003A316D" w:rsidRDefault="003A316D" w:rsidP="003A316D">
      <w:pPr>
        <w:textAlignment w:val="baseline"/>
        <w:rPr>
          <w:del w:id="215" w:author="Comparison" w:date="2026-09-22T12:18:00Z" w16du:dateUtc="2026-09-22T16:18:00Z"/>
          <w:rFonts w:ascii="MS Mincho" w:cs="Times New Roman"/>
        </w:rPr>
      </w:pPr>
      <w:del w:id="216" w:author="Comparison" w:date="2026-09-22T12:18:00Z" w16du:dateUtc="2026-09-22T16:18:00Z">
        <w:r w:rsidRPr="003A316D">
          <w:rPr>
            <w:rFonts w:hint="eastAsia"/>
          </w:rPr>
          <w:delText xml:space="preserve">　・　領収書は先生方との信頼関係の上から添付不要としております。</w:delText>
        </w:r>
      </w:del>
    </w:p>
    <w:p w14:paraId="3FB60D1B" w14:textId="77777777" w:rsidR="003A316D" w:rsidRDefault="003A316D" w:rsidP="003A316D">
      <w:pPr>
        <w:textAlignment w:val="baseline"/>
        <w:rPr>
          <w:del w:id="217" w:author="Comparison" w:date="2026-09-22T12:18:00Z" w16du:dateUtc="2026-09-22T16:18:00Z"/>
        </w:rPr>
      </w:pPr>
      <w:del w:id="218" w:author="Comparison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「研究費」の合計金額が、「贈呈金」を上回る場合、規定金額を超えても結構ですが、規定以上の金額は連合教育会</w:delText>
        </w:r>
      </w:del>
    </w:p>
    <w:p w14:paraId="4B3E1707" w14:textId="135A11C6" w:rsidR="003A316D" w:rsidRPr="003A316D" w:rsidRDefault="003A316D" w:rsidP="003A316D">
      <w:pPr>
        <w:textAlignment w:val="baseline"/>
        <w:rPr>
          <w:del w:id="219" w:author="Comparison" w:date="2026-09-22T12:18:00Z" w16du:dateUtc="2026-09-22T16:18:00Z"/>
          <w:rFonts w:ascii="MS Mincho" w:cs="Times New Roman"/>
        </w:rPr>
      </w:pPr>
      <w:del w:id="220" w:author="Comparison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からはお出しできません。学校予算等でご対応下さい。</w:delText>
        </w:r>
      </w:del>
    </w:p>
    <w:p w14:paraId="15CEE59E" w14:textId="77777777" w:rsidR="003A316D" w:rsidRDefault="003A316D" w:rsidP="003A316D">
      <w:pPr>
        <w:textAlignment w:val="baseline"/>
        <w:rPr>
          <w:del w:id="221" w:author="Comparison" w:date="2026-09-22T12:18:00Z" w16du:dateUtc="2026-09-22T16:18:00Z"/>
        </w:rPr>
      </w:pPr>
      <w:del w:id="222" w:author="Comparison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「研究費」の合計金額が、「贈呈金」を下回ってしまう場合には、できるだけ早く下記の研究担当までご連絡下さ</w:delText>
        </w:r>
      </w:del>
    </w:p>
    <w:p w14:paraId="10D3B7A0" w14:textId="175EAD98" w:rsidR="003A316D" w:rsidRPr="003A316D" w:rsidRDefault="003A316D" w:rsidP="003A316D">
      <w:pPr>
        <w:textAlignment w:val="baseline"/>
        <w:rPr>
          <w:del w:id="223" w:author="Comparison" w:date="2026-09-22T12:18:00Z" w16du:dateUtc="2026-09-22T16:18:00Z"/>
          <w:rFonts w:ascii="MS Mincho" w:cs="Times New Roman"/>
        </w:rPr>
      </w:pPr>
      <w:del w:id="224" w:author="Comparison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い。</w:delText>
        </w:r>
      </w:del>
    </w:p>
    <w:p w14:paraId="3340C1C5" w14:textId="25382A40" w:rsidR="0068335B" w:rsidRDefault="0068335B" w:rsidP="007F3CA7">
      <w:pPr>
        <w:spacing w:before="100" w:beforeAutospacing="1" w:line="212" w:lineRule="exact"/>
        <w:textAlignment w:val="baseline"/>
        <w:rPr>
          <w:del w:id="225" w:author="Comparison" w:date="2026-09-22T12:18:00Z" w16du:dateUtc="2026-09-22T16:18:00Z"/>
          <w:rFonts w:ascii="MS Mincho" w:hAnsi="MS Mincho"/>
        </w:rPr>
      </w:pPr>
      <w:del w:id="226" w:author="Comparison" w:date="2026-09-22T12:18:00Z" w16du:dateUtc="2026-09-22T16:18:00Z"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「研究費支出内訳」は、前年度にご提出の「研究計画書」の「研究費使用計画」と同じが望ましいですが、実際には、</w:delText>
        </w:r>
      </w:del>
    </w:p>
    <w:p w14:paraId="23FBD5BE" w14:textId="77777777" w:rsidR="0068335B" w:rsidRDefault="0068335B" w:rsidP="007F3CA7">
      <w:pPr>
        <w:spacing w:before="100" w:beforeAutospacing="1" w:line="212" w:lineRule="exact"/>
        <w:textAlignment w:val="baseline"/>
        <w:rPr>
          <w:del w:id="227" w:author="Comparison" w:date="2026-09-22T12:18:00Z" w16du:dateUtc="2026-09-22T16:18:00Z"/>
          <w:rFonts w:ascii="MS Mincho" w:hAnsi="MS Mincho"/>
        </w:rPr>
      </w:pPr>
      <w:del w:id="228" w:author="Comparison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価格の変動や、物品の増減、変更などで全く同じというわけに行かない場合もありますので、実際に支払いをした物品・</w:delText>
        </w:r>
      </w:del>
    </w:p>
    <w:p w14:paraId="2F24777F" w14:textId="31722CD0" w:rsidR="0068335B" w:rsidRPr="0068335B" w:rsidRDefault="0068335B" w:rsidP="007F3CA7">
      <w:pPr>
        <w:spacing w:before="100" w:beforeAutospacing="1" w:line="212" w:lineRule="exact"/>
        <w:textAlignment w:val="baseline"/>
        <w:rPr>
          <w:del w:id="229" w:author="Comparison" w:date="2026-09-22T12:18:00Z" w16du:dateUtc="2026-09-22T16:18:00Z"/>
          <w:rFonts w:ascii="MS Mincho" w:hAnsi="MS Mincho"/>
        </w:rPr>
      </w:pPr>
      <w:del w:id="230" w:author="Comparison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価格でお書き下さい。</w:delText>
        </w:r>
      </w:del>
    </w:p>
    <w:p w14:paraId="250907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31" w:author="Comparison" w:date="2026-09-22T12:18:00Z" w16du:dateUtc="2026-09-22T16:18:00Z"/>
          <w:rFonts w:ascii="MS Mincho" w:hAnsi="MS Mincho"/>
        </w:rPr>
      </w:pPr>
      <w:del w:id="232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　領収書は先生方との信頼関係の上から添付不要としております。</w:delText>
        </w:r>
      </w:del>
    </w:p>
    <w:p w14:paraId="1EBB4288" w14:textId="1C11BAE7" w:rsidR="0068335B" w:rsidRPr="0068335B" w:rsidRDefault="0068335B" w:rsidP="007F3CA7">
      <w:pPr>
        <w:spacing w:before="100" w:beforeAutospacing="1" w:line="212" w:lineRule="exact"/>
        <w:textAlignment w:val="baseline"/>
        <w:rPr>
          <w:del w:id="233" w:author="Comparison" w:date="2026-09-22T12:18:00Z" w16du:dateUtc="2026-09-22T16:18:00Z"/>
          <w:rFonts w:ascii="MS Mincho" w:hAnsi="MS Mincho"/>
        </w:rPr>
      </w:pPr>
      <w:del w:id="234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　「研究費」の合計金額が、「贈呈金」を下回ってしまう場合には、できるだけ早く下記の研究担当までご連絡下さい。</w:delText>
        </w:r>
      </w:del>
    </w:p>
    <w:p w14:paraId="10F41B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35" w:author="Comparison" w:date="2026-09-22T12:18:00Z" w16du:dateUtc="2026-09-22T16:18:00Z"/>
          <w:rFonts w:ascii="MS Mincho" w:hAnsi="MS Mincho"/>
        </w:rPr>
      </w:pPr>
      <w:del w:id="236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・　様式は指定いたしますが、紙幅の制限はいたしません。</w:delText>
        </w:r>
      </w:del>
    </w:p>
    <w:p w14:paraId="7FCBD02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37" w:author="Comparison" w:date="2026-09-22T12:18:00Z" w16du:dateUtc="2026-09-22T16:18:00Z"/>
          <w:rFonts w:ascii="MS Mincho" w:hAnsi="MS Mincho"/>
        </w:rPr>
      </w:pPr>
    </w:p>
    <w:p w14:paraId="48FE2A0F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38" w:author="Comparison" w:date="2026-09-22T12:18:00Z" w16du:dateUtc="2026-09-22T16:18:00Z"/>
          <w:rFonts w:ascii="MS Mincho" w:hAnsi="MS Mincho"/>
        </w:rPr>
      </w:pPr>
      <w:del w:id="239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※　「研究完了報告書」問合せ、電子メール送付先</w:delText>
        </w:r>
      </w:del>
    </w:p>
    <w:p w14:paraId="59A067E0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40" w:author="Comparison" w:date="2026-09-22T12:18:00Z" w16du:dateUtc="2026-09-22T16:18:00Z"/>
          <w:rFonts w:ascii="MS Mincho" w:hAnsi="MS Mincho"/>
        </w:rPr>
      </w:pPr>
      <w:del w:id="241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栃木県連合教育会研究部　　川口　　滋</w:delText>
        </w:r>
      </w:del>
    </w:p>
    <w:p w14:paraId="79BDE1D3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42" w:author="Comparison" w:date="2026-09-22T12:18:00Z" w16du:dateUtc="2026-09-22T16:18:00Z"/>
          <w:rFonts w:ascii="MS Mincho" w:hAnsi="MS Mincho"/>
        </w:rPr>
      </w:pPr>
      <w:del w:id="243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ＴＥＬ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621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7216</w:delText>
        </w:r>
      </w:del>
    </w:p>
    <w:p w14:paraId="048D599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244" w:author="Comparison" w:date="2026-09-22T12:18:00Z" w16du:dateUtc="2026-09-22T16:18:00Z"/>
          <w:rFonts w:ascii="MS Mincho" w:hAnsi="MS Mincho"/>
        </w:rPr>
      </w:pPr>
      <w:del w:id="245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ＦＡＸ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625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5224</w:delText>
        </w:r>
      </w:del>
    </w:p>
    <w:p w14:paraId="5E5543BB" w14:textId="3DB37630" w:rsidR="0068335B" w:rsidRPr="0068335B" w:rsidRDefault="0068335B" w:rsidP="007F3CA7">
      <w:pPr>
        <w:spacing w:before="100" w:beforeAutospacing="1" w:line="212" w:lineRule="exact"/>
        <w:textAlignment w:val="baseline"/>
        <w:rPr>
          <w:del w:id="246" w:author="Comparison" w:date="2026-09-22T12:18:00Z" w16du:dateUtc="2026-09-22T16:18:00Z"/>
          <w:rFonts w:ascii="MS Mincho" w:hAnsi="MS Mincho"/>
        </w:rPr>
      </w:pPr>
      <w:del w:id="247" w:author="Comparison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</w:delText>
        </w:r>
        <w:r w:rsidRPr="0068335B">
          <w:rPr>
            <w:rFonts w:ascii="MS Mincho" w:hAnsi="MS Mincho" w:hint="eastAsia"/>
          </w:rPr>
          <w:delText>E-mail</w:delText>
        </w:r>
        <w:r w:rsidRPr="0068335B">
          <w:rPr>
            <w:rFonts w:ascii="MS Mincho" w:hAnsi="MS Mincho" w:hint="eastAsia"/>
          </w:rPr>
          <w:delText xml:space="preserve">　</w:delText>
        </w:r>
        <w:r w:rsidRPr="0068335B">
          <w:rPr>
            <w:rFonts w:ascii="MS Mincho" w:hAnsi="MS Mincho" w:hint="eastAsia"/>
          </w:rPr>
          <w:delText>kenkyu@tochigi-rk.jp</w:delText>
        </w:r>
      </w:del>
    </w:p>
    <w:p w14:paraId="0D493BCA" w14:textId="4D877D70" w:rsidR="0068335B" w:rsidRPr="0068335B" w:rsidRDefault="0068335B" w:rsidP="007F3CA7">
      <w:pPr>
        <w:spacing w:before="100" w:beforeAutospacing="1" w:line="212" w:lineRule="exact"/>
        <w:textAlignment w:val="baseline"/>
        <w:rPr>
          <w:del w:id="248" w:author="Comparison" w:date="2026-09-22T12:18:00Z" w16du:dateUtc="2026-09-22T16:18:00Z"/>
          <w:rFonts w:ascii="MS Mincho" w:hAnsi="MS Mincho"/>
        </w:rPr>
      </w:pPr>
    </w:p>
    <w:p w14:paraId="61E40F59" w14:textId="052DA520" w:rsidR="0068335B" w:rsidRDefault="0068335B" w:rsidP="007F3CA7">
      <w:pPr>
        <w:spacing w:before="100" w:beforeAutospacing="1" w:line="212" w:lineRule="exact"/>
        <w:textAlignment w:val="baseline"/>
        <w:rPr>
          <w:del w:id="249" w:author="Comparison" w:date="2026-09-22T12:18:00Z" w16du:dateUtc="2026-09-22T16:18:00Z"/>
          <w:rFonts w:ascii="MS Mincho" w:hAnsi="MS Mincho"/>
          <w:b/>
          <w:bCs/>
        </w:rPr>
      </w:pPr>
    </w:p>
    <w:p w14:paraId="43245D4B" w14:textId="651BE793" w:rsidR="0068335B" w:rsidRDefault="0068335B">
      <w:pPr>
        <w:spacing w:line="212" w:lineRule="exact"/>
        <w:textAlignment w:val="baseline"/>
        <w:rPr>
          <w:del w:id="250" w:author="Comparison" w:date="2026-09-22T12:18:00Z" w16du:dateUtc="2026-09-22T16:18:00Z"/>
          <w:rFonts w:ascii="MS Mincho" w:hAnsi="MS Mincho"/>
          <w:b/>
          <w:bCs/>
        </w:rPr>
      </w:pPr>
    </w:p>
    <w:p w14:paraId="7A8FF0BA" w14:textId="7F131936" w:rsidR="0068335B" w:rsidRDefault="0068335B">
      <w:pPr>
        <w:spacing w:line="212" w:lineRule="exact"/>
        <w:textAlignment w:val="baseline"/>
        <w:rPr>
          <w:del w:id="251" w:author="Comparison" w:date="2026-09-22T12:18:00Z" w16du:dateUtc="2026-09-22T16:18:00Z"/>
          <w:rFonts w:ascii="MS Mincho" w:hAnsi="MS Mincho"/>
          <w:b/>
          <w:bCs/>
        </w:rPr>
      </w:pPr>
    </w:p>
    <w:p w14:paraId="1ABB2062" w14:textId="17D61B82" w:rsidR="0068335B" w:rsidRDefault="0068335B">
      <w:pPr>
        <w:spacing w:line="212" w:lineRule="exact"/>
        <w:textAlignment w:val="baseline"/>
        <w:rPr>
          <w:del w:id="252" w:author="Comparison" w:date="2026-09-22T12:18:00Z" w16du:dateUtc="2026-09-22T16:18:00Z"/>
          <w:rFonts w:ascii="MS Mincho" w:hAnsi="MS Mincho"/>
          <w:b/>
          <w:bCs/>
        </w:rPr>
      </w:pPr>
    </w:p>
    <w:p w14:paraId="0BE9FDC8" w14:textId="2AB993EF" w:rsidR="0068335B" w:rsidRDefault="0068335B">
      <w:pPr>
        <w:spacing w:line="212" w:lineRule="exact"/>
        <w:textAlignment w:val="baseline"/>
        <w:rPr>
          <w:del w:id="253" w:author="Comparison" w:date="2026-09-22T12:18:00Z" w16du:dateUtc="2026-09-22T16:18:00Z"/>
          <w:rFonts w:ascii="MS Mincho" w:hAnsi="MS Mincho"/>
          <w:b/>
          <w:bCs/>
        </w:rPr>
      </w:pPr>
    </w:p>
    <w:p w14:paraId="2C6D0D18" w14:textId="6E9C2051" w:rsidR="0068335B" w:rsidRDefault="0068335B">
      <w:pPr>
        <w:spacing w:line="212" w:lineRule="exact"/>
        <w:textAlignment w:val="baseline"/>
        <w:rPr>
          <w:del w:id="254" w:author="Comparison" w:date="2026-09-22T12:18:00Z" w16du:dateUtc="2026-09-22T16:18:00Z"/>
          <w:rFonts w:ascii="MS Mincho" w:hAnsi="MS Mincho"/>
          <w:b/>
          <w:bCs/>
        </w:rPr>
      </w:pPr>
    </w:p>
    <w:p w14:paraId="7690B204" w14:textId="280A478E" w:rsidR="0068335B" w:rsidRDefault="0068335B">
      <w:pPr>
        <w:spacing w:line="212" w:lineRule="exact"/>
        <w:textAlignment w:val="baseline"/>
        <w:rPr>
          <w:del w:id="255" w:author="Comparison" w:date="2026-09-22T12:18:00Z" w16du:dateUtc="2026-09-22T16:18:00Z"/>
          <w:rFonts w:ascii="MS Mincho" w:hAnsi="MS Mincho"/>
          <w:b/>
          <w:bCs/>
        </w:rPr>
      </w:pPr>
    </w:p>
    <w:p w14:paraId="2D67CF0E" w14:textId="027F15F8" w:rsidR="0068335B" w:rsidRDefault="0068335B">
      <w:pPr>
        <w:spacing w:line="212" w:lineRule="exact"/>
        <w:textAlignment w:val="baseline"/>
        <w:rPr>
          <w:del w:id="256" w:author="Comparison" w:date="2026-09-22T12:18:00Z" w16du:dateUtc="2026-09-22T16:18:00Z"/>
          <w:rFonts w:ascii="MS Mincho" w:hAnsi="MS Mincho"/>
          <w:b/>
          <w:bCs/>
        </w:rPr>
      </w:pPr>
    </w:p>
    <w:p w14:paraId="607A8250" w14:textId="56E6323F" w:rsidR="0068335B" w:rsidRDefault="0068335B">
      <w:pPr>
        <w:spacing w:line="212" w:lineRule="exact"/>
        <w:textAlignment w:val="baseline"/>
        <w:rPr>
          <w:del w:id="257" w:author="Comparison" w:date="2026-09-22T12:18:00Z" w16du:dateUtc="2026-09-22T16:18:00Z"/>
          <w:rFonts w:ascii="MS Mincho" w:hAnsi="MS Mincho"/>
          <w:b/>
          <w:bCs/>
        </w:rPr>
      </w:pPr>
    </w:p>
    <w:p w14:paraId="58227D0B" w14:textId="3E23E6E3" w:rsidR="0068335B" w:rsidRDefault="0068335B">
      <w:pPr>
        <w:spacing w:line="212" w:lineRule="exact"/>
        <w:textAlignment w:val="baseline"/>
        <w:rPr>
          <w:del w:id="258" w:author="Comparison" w:date="2026-09-22T12:18:00Z" w16du:dateUtc="2026-09-22T16:18:00Z"/>
          <w:rFonts w:ascii="MS Mincho" w:hAnsi="MS Mincho"/>
          <w:b/>
          <w:bCs/>
        </w:rPr>
      </w:pPr>
    </w:p>
    <w:p w14:paraId="025D6EC8" w14:textId="556F99BD" w:rsidR="0068335B" w:rsidRDefault="0068335B">
      <w:pPr>
        <w:spacing w:line="212" w:lineRule="exact"/>
        <w:textAlignment w:val="baseline"/>
        <w:rPr>
          <w:del w:id="259" w:author="Comparison" w:date="2026-09-22T12:18:00Z" w16du:dateUtc="2026-09-22T16:18:00Z"/>
          <w:rFonts w:ascii="MS Mincho" w:hAnsi="MS Mincho"/>
          <w:b/>
          <w:bCs/>
        </w:rPr>
      </w:pPr>
    </w:p>
    <w:p w14:paraId="3569D283" w14:textId="77777777" w:rsidR="0068335B" w:rsidRDefault="0068335B">
      <w:pPr>
        <w:rPr>
          <w:rPrChange w:id="260" w:author="Comparison" w:date="2026-09-22T12:18:00Z" w16du:dateUtc="2026-09-22T16:18:00Z">
            <w:rPr>
              <w:rFonts w:ascii="MS Mincho" w:hAnsi="MS Mincho" w:cs="Times New Roman"/>
            </w:rPr>
          </w:rPrChange>
        </w:rPr>
        <w:pPrChange w:id="261" w:author="Comparison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sectPr w:rsidR="0068335B">
      <w:headerReference w:type="default" r:id="rId6"/>
      <w:footerReference w:type="default" r:id="rId7"/>
      <w:type w:val="nextPage"/>
      <w:pgSz w:w="11905" w:h="16837" w:code="0"/>
      <w:pgMar w:top="1440" w:right="1440" w:bottom="1440" w:left="1440" w:header="720" w:footer="720" w:gutter="0"/>
      <w:pgNumType w:start="1"/>
      <w:cols w:space="720"/>
      <w:noEndnote w:val="0"/>
      <w:docGrid w:type="default" w:linePitch="0" w:charSpace="0"/>
      <w:sectPrChange w:id="274" w:author="Comparison" w:date="2026-09-22T12:18:00Z" w16du:dateUtc="2026-09-22T16:18:00Z">
        <w:sectPr w:rsidR="0068335B">
          <w:type w:val="continuous"/>
          <w:pgSz w:w="11906" w:h="16838" w:code="9"/>
          <w:pgMar w:top="720" w:right="720" w:bottom="720" w:left="720" w:header="720" w:footer="658" w:gutter="0"/>
          <w:pgNumType w:start="1"/>
          <w:noEndnote/>
          <w:docGrid w:type="linesAndChars" w:linePitch="286" w:charSpace="-430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E63A56" w14:textId="77777777" w:rsidR="004928AD" w:rsidRDefault="004928AD">
      <w:pPr>
        <w:spacing w:after="0" w:line="240" w:lineRule="auto"/>
        <w:pPrChange w:id="5" w:author="Comparison" w:date="2026-09-22T12:18:00Z" w16du:dateUtc="2026-09-22T16:18:00Z">
          <w:pPr/>
        </w:pPrChange>
      </w:pPr>
      <w:r>
        <w:separator/>
      </w:r>
    </w:p>
  </w:endnote>
  <w:endnote w:type="continuationSeparator" w:id="0">
    <w:p w14:paraId="2E2C4659" w14:textId="77777777" w:rsidR="004928AD" w:rsidRDefault="004928AD">
      <w:pPr>
        <w:spacing w:after="0" w:line="240" w:lineRule="auto"/>
        <w:pPrChange w:id="6" w:author="Comparison" w:date="2026-09-22T12:18:00Z" w16du:dateUtc="2026-09-22T16:1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CF282" w14:textId="77777777" w:rsidR="00A81C24" w:rsidRDefault="00A81C24">
    <w:pPr>
      <w:pStyle w:val="Footer"/>
      <w:rPr>
        <w:rPrChange w:id="272" w:author="Comparison" w:date="2026-09-22T12:18:00Z" w16du:dateUtc="2026-09-22T16:18:00Z">
          <w:rPr>
            <w:sz w:val="21"/>
            <w:szCs w:val="21"/>
          </w:rPr>
        </w:rPrChange>
      </w:rPr>
      <w:pPrChange w:id="273" w:author="Comparison" w:date="2026-09-22T12:18:00Z" w16du:dateUtc="2026-09-22T16:18:00Z">
        <w:pPr>
          <w:pStyle w:val="Footer"/>
          <w:spacing w:line="272" w:lineRule="exact"/>
          <w:textAlignment w:val="baseline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4FAB77" w14:textId="77777777" w:rsidR="004928AD" w:rsidRDefault="004928AD">
      <w:pPr>
        <w:spacing w:after="0" w:line="240" w:lineRule="auto"/>
        <w:pPrChange w:id="1" w:author="Comparison" w:date="2026-09-22T12:18:00Z" w16du:dateUtc="2026-09-22T16:18:00Z">
          <w:pPr/>
        </w:pPrChange>
      </w:pPr>
      <w:ins w:id="2" w:author="Comparison" w:date="2026-09-22T12:18:00Z" w16du:dateUtc="2026-09-22T16:18:00Z">
        <w:r>
          <w:separator/>
        </w:r>
      </w:ins>
      <w:del w:id="3" w:author="Comparison" w:date="2026-09-22T12:18:00Z" w16du:dateUtc="2026-09-22T16:18:00Z">
        <w:r>
          <w:rPr>
            <w:rFonts w:ascii="MS Mincho" w:cs="Times New Roman"/>
            <w:sz w:val="2"/>
            <w:szCs w:val="2"/>
          </w:rPr>
          <w:continuationSeparator/>
        </w:r>
      </w:del>
    </w:p>
  </w:footnote>
  <w:footnote w:type="continuationSeparator" w:id="0">
    <w:p w14:paraId="793E7C4B" w14:textId="77777777" w:rsidR="004928AD" w:rsidRDefault="004928AD">
      <w:pPr>
        <w:spacing w:after="0" w:line="240" w:lineRule="auto"/>
        <w:pPrChange w:id="4" w:author="Comparison" w:date="2026-09-22T12:18:00Z" w16du:dateUtc="2026-09-22T16:1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8B1B90" w14:paraId="11B9830A" w14:textId="77777777">
      <w:tblPrEx>
        <w:tblCellMar>
          <w:top w:w="0" w:type="dxa"/>
          <w:bottom w:w="0" w:type="dxa"/>
        </w:tblCellMar>
      </w:tblPrEx>
      <w:trPr>
        <w:ins w:id="262" w:author="Comparison" w:date="2026-09-22T12:18:00Z" w16du:dateUtc="2026-09-22T16:18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A404EAE" w14:textId="77777777" w:rsidR="008B1B90" w:rsidRDefault="004928AD">
          <w:pPr>
            <w:rPr>
              <w:ins w:id="263" w:author="Comparison" w:date="2026-09-22T12:18:00Z" w16du:dateUtc="2026-09-22T16:18:00Z"/>
            </w:rPr>
          </w:pPr>
          <w:ins w:id="264" w:author="Comparison" w:date="2026-09-22T12:18:00Z" w16du:dateUtc="2026-09-22T16:18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01724ED" w14:textId="7902868C" w:rsidR="008B1B90" w:rsidRDefault="004928AD">
          <w:pPr>
            <w:jc w:val="center"/>
            <w:rPr>
              <w:ins w:id="265" w:author="Comparison" w:date="2026-09-22T12:18:00Z" w16du:dateUtc="2026-09-22T16:18:00Z"/>
            </w:rPr>
          </w:pPr>
          <w:ins w:id="266" w:author="Comparison" w:date="2026-09-22T12:18:00Z" w16du:dateUtc="2026-09-22T16:18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0A7EE1">
            <w:rPr>
              <w:noProof/>
              <w:color w:val="000000"/>
            </w:rPr>
            <w:t>1</w:t>
          </w:r>
          <w:ins w:id="267" w:author="Comparison" w:date="2026-09-22T12:18:00Z" w16du:dateUtc="2026-09-22T16:18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2F08F61" w14:textId="77777777" w:rsidR="008B1B90" w:rsidRDefault="004928AD">
          <w:pPr>
            <w:jc w:val="right"/>
            <w:rPr>
              <w:ins w:id="268" w:author="Comparison" w:date="2026-09-22T12:18:00Z" w16du:dateUtc="2026-09-22T16:18:00Z"/>
            </w:rPr>
          </w:pPr>
          <w:ins w:id="269" w:author="Comparison" w:date="2026-09-22T12:18:00Z" w16du:dateUtc="2026-09-22T16:18:00Z">
            <w:r>
              <w:rPr>
                <w:color w:val="000000"/>
              </w:rPr>
              <w:t>07.12.2025</w:t>
            </w:r>
          </w:ins>
        </w:p>
      </w:tc>
    </w:tr>
  </w:tbl>
  <w:p w14:paraId="60B8D740" w14:textId="77777777" w:rsidR="0096269E" w:rsidRDefault="0096269E" w:rsidP="0096269E">
    <w:pPr>
      <w:pStyle w:val="Header"/>
      <w:jc w:val="right"/>
      <w:rPr>
        <w:del w:id="270" w:author="Comparison" w:date="2026-09-22T12:18:00Z" w16du:dateUtc="2026-09-22T16:18:00Z"/>
      </w:rPr>
    </w:pPr>
    <w:del w:id="271" w:author="Comparison" w:date="2026-09-22T12:18:00Z" w16du:dateUtc="2026-09-22T16:18:00Z">
      <w:r>
        <w:rPr>
          <w:rFonts w:hint="eastAsia"/>
          <w:sz w:val="26"/>
          <w:szCs w:val="26"/>
        </w:rPr>
        <w:delText>様式２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840"/>
  <w:drawingGridHorizontalSpacing w:val="189"/>
  <w:drawingGridVerticalSpacing w:val="143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83"/>
    <w:rsid w:val="00032A11"/>
    <w:rsid w:val="0005723C"/>
    <w:rsid w:val="00077EEE"/>
    <w:rsid w:val="000A7EE1"/>
    <w:rsid w:val="001521A2"/>
    <w:rsid w:val="001B045E"/>
    <w:rsid w:val="002305E6"/>
    <w:rsid w:val="002638C6"/>
    <w:rsid w:val="002A4A3B"/>
    <w:rsid w:val="002C2498"/>
    <w:rsid w:val="002F20E3"/>
    <w:rsid w:val="002F55B6"/>
    <w:rsid w:val="003260CC"/>
    <w:rsid w:val="003A2FD6"/>
    <w:rsid w:val="003A316D"/>
    <w:rsid w:val="003D271F"/>
    <w:rsid w:val="004928AD"/>
    <w:rsid w:val="004E7141"/>
    <w:rsid w:val="005920E7"/>
    <w:rsid w:val="006468DC"/>
    <w:rsid w:val="0068335B"/>
    <w:rsid w:val="00695BE6"/>
    <w:rsid w:val="00753483"/>
    <w:rsid w:val="00755783"/>
    <w:rsid w:val="007F3CA7"/>
    <w:rsid w:val="007F6715"/>
    <w:rsid w:val="00835628"/>
    <w:rsid w:val="00875E83"/>
    <w:rsid w:val="008A7295"/>
    <w:rsid w:val="008B1B90"/>
    <w:rsid w:val="0091227C"/>
    <w:rsid w:val="00950B2F"/>
    <w:rsid w:val="0096269E"/>
    <w:rsid w:val="009F0E59"/>
    <w:rsid w:val="00A81C24"/>
    <w:rsid w:val="00C47478"/>
    <w:rsid w:val="00C54349"/>
    <w:rsid w:val="00C56C11"/>
    <w:rsid w:val="00C627A0"/>
    <w:rsid w:val="00C66083"/>
    <w:rsid w:val="00C72AAA"/>
    <w:rsid w:val="00CF0649"/>
    <w:rsid w:val="00D33747"/>
    <w:rsid w:val="00DC11F3"/>
    <w:rsid w:val="00E72895"/>
    <w:rsid w:val="00F02838"/>
    <w:rsid w:val="00FB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2A8972"/>
  <w14:defaultImageDpi w14:val="0"/>
  <w15:docId w15:val="{954A2D22-1E61-4D41-8C1C-FEBA6A1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18:00Z">
        <w:pPr>
          <w:widowControl w:val="0"/>
          <w:suppressAutoHyphens/>
          <w:kinsoku w:val="0"/>
          <w:wordWrap w:val="0"/>
          <w:overflowPunct w:val="0"/>
          <w:autoSpaceDE w:val="0"/>
          <w:autoSpaceDN w:val="0"/>
          <w:adjustRightInd w:val="0"/>
          <w:jc w:val="both"/>
          <w:textAlignment w:val="center"/>
        </w:pPr>
      </w:pPrChange>
    </w:pPr>
    <w:rPr>
      <w:rFonts w:ascii="Arial" w:eastAsia="Arial" w:hAnsi="Arial" w:cs="Arial"/>
      <w:kern w:val="0"/>
      <w:sz w:val="20"/>
      <w:szCs w:val="20"/>
      <w:lang w:eastAsia="en-US"/>
      <w:rPrChange w:id="0" w:author="Comparison" w:date="2026-09-22T12:18:00Z">
        <w:rPr>
          <w:rFonts w:eastAsia="MS Mincho" w:cs="MS Mincho"/>
          <w:color w:val="000000"/>
          <w:sz w:val="21"/>
          <w:szCs w:val="21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標準(太郎文書スタイル)"/>
    <w:uiPriority w:val="99"/>
    <w:pPr>
      <w:widowControl w:val="0"/>
      <w:suppressAutoHyphens/>
      <w:overflowPunct w:val="0"/>
      <w:adjustRightInd w:val="0"/>
      <w:jc w:val="both"/>
      <w:textAlignment w:val="baseline"/>
    </w:pPr>
    <w:rPr>
      <w:rFonts w:cs="MS Mincho"/>
      <w:color w:val="000000"/>
      <w:kern w:val="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character" w:customStyle="1" w:styleId="a0">
    <w:name w:val="脚注(標準)"/>
    <w:uiPriority w:val="99"/>
    <w:rPr>
      <w:rFonts w:ascii="Times New Roman" w:eastAsia="MS Mincho" w:hAnsi="Times New Roman"/>
      <w:sz w:val="21"/>
      <w:vertAlign w:val="superscript"/>
    </w:rPr>
  </w:style>
  <w:style w:type="character" w:customStyle="1" w:styleId="a1">
    <w:name w:val="脚注ｴﾘｱ(標準)"/>
    <w:uiPriority w:val="99"/>
    <w:rPr>
      <w:rFonts w:ascii="Times New Roman" w:eastAsia="MS Mincho" w:hAnsi="Times New Roman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9E"/>
    <w:rPr>
      <w:rFonts w:asciiTheme="majorHAnsi" w:eastAsiaTheme="majorEastAsia" w:hAnsiTheme="majorHAnsi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6269E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character" w:styleId="FootnoteReference">
    <w:name w:val="footnote reference"/>
    <w:semiHidden/>
    <w:unhideWhenUsed/>
    <w:rsid w:val="000A7EE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栃木県教育研究所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栃木県教育研究所</dc:creator>
  <cp:keywords/>
  <dc:description/>
  <cp:lastModifiedBy>Arthur Souza Rodrigues</cp:lastModifiedBy>
  <cp:revision>1</cp:revision>
  <cp:lastPrinted>2023-03-07T04:54:00Z</cp:lastPrinted>
  <dcterms:created xsi:type="dcterms:W3CDTF">2023-04-06T00:10:00Z</dcterms:created>
  <dcterms:modified xsi:type="dcterms:W3CDTF">2026-09-22T16:18:00Z</dcterms:modified>
</cp:coreProperties>
</file>