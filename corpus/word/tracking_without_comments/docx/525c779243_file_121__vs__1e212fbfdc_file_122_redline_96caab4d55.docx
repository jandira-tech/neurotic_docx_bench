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FFC5BF" w14:textId="77777777" w:rsidR="00C25210" w:rsidRDefault="00C25210">
      <w:pPr>
        <w:rPr>
          <w:rPrChange w:id="0" w:author="Arthur Souza Rodrigues" w:date="2026-07-10T21:48:00Z" w16du:dateUtc="2026-07-11T01:48:00Z">
            <w:rPr>
              <w:i/>
              <w:iCs/>
              <w:color w:val="0070C0"/>
            </w:rPr>
          </w:rPrChange>
        </w:rPr>
      </w:pPr>
      <w:r>
        <w:rPr>
          <w:rPrChange w:id="1" w:author="Arthur Souza Rodrigues" w:date="2026-07-10T21:48:00Z" w16du:dateUtc="2026-07-11T01:48:00Z">
            <w:rPr>
              <w:i/>
              <w:iCs/>
              <w:color w:val="0070C0"/>
            </w:rPr>
          </w:rPrChange>
        </w:rPr>
        <w:t>file_</w:t>
      </w:r>
      <w:ins w:id="2" w:author="Arthur Souza Rodrigues" w:date="2026-07-10T21:48:00Z" w16du:dateUtc="2026-07-11T01:48:00Z">
        <w:r w:rsidR="00047E68">
          <w:t>122</w:t>
        </w:r>
      </w:ins>
      <w:del w:id="3" w:author="Arthur Souza Rodrigues" w:date="2026-07-10T21:48:00Z" w16du:dateUtc="2026-07-11T01:48:00Z">
        <w:r>
          <w:rPr>
            <w:i/>
            <w:iCs/>
            <w:color w:val="0070C0"/>
          </w:rPr>
          <w:delText>121</w:delText>
        </w:r>
      </w:del>
      <w:r>
        <w:rPr>
          <w:rPrChange w:id="4" w:author="Arthur Souza Rodrigues" w:date="2026-07-10T21:48:00Z" w16du:dateUtc="2026-07-11T01:48:00Z">
            <w:rPr>
              <w:i/>
              <w:iCs/>
              <w:color w:val="0070C0"/>
            </w:rPr>
          </w:rPrChange>
        </w:rPr>
        <w:t>.docx</w:t>
      </w:r>
    </w:p>
    <w:p w14:paraId="5A6C7856" w14:textId="6BEA3BA9" w:rsidR="00B86C97" w:rsidRDefault="00925AC7">
      <w:ins w:id="5" w:author="Arthur Souza Rodrigues" w:date="2026-07-10T21:48:00Z" w16du:dateUtc="2026-07-11T01:48:00Z">
        <w:r>
          <w:t>Insert Link</w:t>
        </w:r>
      </w:ins>
      <w:del w:id="6" w:author="Arthur Souza Rodrigues" w:date="2026-07-10T21:48:00Z" w16du:dateUtc="2026-07-11T01:48:00Z">
        <w:r>
          <w:rPr>
            <w:i/>
            <w:iCs/>
            <w:color w:val="0070C0"/>
          </w:rPr>
          <w:delText>Blue Italic Text</w:delText>
        </w:r>
      </w:del>
      <w:r>
        <w:rPr>
          <w:rPrChange w:id="7" w:author="Arthur Souza Rodrigues" w:date="2026-07-10T21:48:00Z" w16du:dateUtc="2026-07-11T01:48:00Z">
            <w:rPr>
              <w:i/>
              <w:iCs/>
              <w:color w:val="0070C0"/>
            </w:rPr>
          </w:rPrChange>
        </w:rPr>
        <w:t xml:space="preserve"> Demo</w:t>
      </w:r>
    </w:p>
    <w:p w14:paraId="0E516724" w14:textId="77777777" w:rsidR="00B86C97" w:rsidRDefault="00925AC7">
      <w:r>
        <w:rPr>
          <w:rPrChange w:id="8" w:author="Arthur Souza Rodrigues" w:date="2026-07-10T21:48:00Z" w16du:dateUtc="2026-07-11T01:48:00Z">
            <w:rPr>
              <w:i/>
              <w:iCs/>
              <w:color w:val="0070C0"/>
            </w:rPr>
          </w:rPrChange>
        </w:rPr>
        <w:t xml:space="preserve">This document </w:t>
      </w:r>
      <w:ins w:id="9" w:author="Arthur Souza Rodrigues" w:date="2026-07-10T21:48:00Z" w16du:dateUtc="2026-07-11T01:48:00Z">
        <w:r>
          <w:t>demonstrates inserting hyperlinks</w:t>
        </w:r>
      </w:ins>
      <w:del w:id="10" w:author="Arthur Souza Rodrigues" w:date="2026-07-10T21:48:00Z" w16du:dateUtc="2026-07-11T01:48:00Z">
        <w:r>
          <w:rPr>
            <w:i/>
            <w:iCs/>
            <w:color w:val="0070C0"/>
          </w:rPr>
          <w:delText>combines blue font color with italic formatting</w:delText>
        </w:r>
      </w:del>
      <w:r>
        <w:rPr>
          <w:rPrChange w:id="11" w:author="Arthur Souza Rodrigues" w:date="2026-07-10T21:48:00Z" w16du:dateUtc="2026-07-11T01:48:00Z">
            <w:rPr>
              <w:i/>
              <w:iCs/>
              <w:color w:val="0070C0"/>
            </w:rPr>
          </w:rPrChange>
        </w:rPr>
        <w:t>.</w:t>
      </w:r>
    </w:p>
    <w:p w14:paraId="63EE9922" w14:textId="77777777" w:rsidR="00B86C97" w:rsidRDefault="00925AC7">
      <w:ins w:id="12" w:author="Arthur Souza Rodrigues" w:date="2026-07-10T21:48:00Z" w16du:dateUtc="2026-07-11T01:48:00Z">
        <w:r>
          <w:fldChar w:fldCharType="begin"/>
        </w:r>
        <w:r>
          <w:instrText>HYPERLINK "https://example.com" \h</w:instrText>
        </w:r>
        <w:r>
          <w:fldChar w:fldCharType="separate"/>
        </w:r>
        <w:r>
          <w:t>Click here to visit example.com</w:t>
        </w:r>
        <w:r>
          <w:fldChar w:fldCharType="end"/>
        </w:r>
      </w:ins>
      <w:del w:id="13" w:author="Arthur Souza Rodrigues" w:date="2026-07-10T21:48:00Z" w16du:dateUtc="2026-07-11T01:48:00Z">
        <w:r>
          <w:rPr>
            <w:i/>
            <w:iCs/>
            <w:color w:val="0070C0"/>
          </w:rPr>
          <w:delText>Blue italic text creates a calm yet emphasized visual style.</w:delText>
        </w:r>
      </w:del>
    </w:p>
    <w:sectPr w:rsidR="00B86C9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6C97"/>
    <w:rsid w:val="00047E68"/>
    <w:rsid w:val="006749C7"/>
    <w:rsid w:val="00A0432B"/>
    <w:rsid w:val="00B81386"/>
    <w:rsid w:val="00B86C97"/>
    <w:rsid w:val="00C25210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AE21E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2026-07-11T01:48:00Z</dcterms:modified>
</cp:coreProperties>
</file>