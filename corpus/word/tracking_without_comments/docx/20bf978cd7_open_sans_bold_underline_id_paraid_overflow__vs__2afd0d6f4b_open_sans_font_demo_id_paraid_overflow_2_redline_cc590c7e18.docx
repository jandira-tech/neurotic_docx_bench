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C36990" w14:textId="77777777" w:rsidR="00F02739" w:rsidRDefault="00141625">
      <w:r>
        <w:rPr>
          <w:rFonts w:ascii="&quot;Open Sans&quot;, sans-serif" w:hAnsi="&quot;Open Sans&quot;, sans-serif"/>
          <w:rPrChange w:id="0" w:author="Comparison" w:date="2026-07-05T01:09:00Z" w16du:dateUtc="2026-07-05T05:09:00Z">
            <w:rPr>
              <w:rFonts w:ascii="&quot;Open Sans&quot;, sans-serif" w:hAnsi="&quot;Open Sans&quot;, sans-serif" w:cs="&quot;Open Sans&quot;, sans-serif"/>
              <w:b/>
              <w:bCs/>
              <w:u w:val="single"/>
            </w:rPr>
          </w:rPrChange>
        </w:rPr>
        <w:t xml:space="preserve">Open Sans </w:t>
      </w:r>
      <w:ins w:id="1" w:author="Comparison" w:date="2026-07-05T01:09:00Z" w16du:dateUtc="2026-07-05T05:09:00Z">
        <w:r>
          <w:rPr>
            <w:rFonts w:ascii="&quot;Open Sans&quot;, sans-serif" w:hAnsi="&quot;Open Sans&quot;, sans-serif" w:cs="&quot;Open Sans&quot;, sans-serif"/>
          </w:rPr>
          <w:t>Font</w:t>
        </w:r>
      </w:ins>
      <w:del w:id="2" w:author="Comparison" w:date="2026-07-05T01:09:00Z" w16du:dateUtc="2026-07-05T05:09:00Z">
        <w:r>
          <w:rPr>
            <w:rFonts w:ascii="&quot;Open Sans&quot;, sans-serif" w:hAnsi="&quot;Open Sans&quot;, sans-serif" w:cs="&quot;Open Sans&quot;, sans-serif"/>
            <w:b/>
            <w:bCs/>
            <w:u w:val="single"/>
          </w:rPr>
          <w:delText>Bold Underline</w:delText>
        </w:r>
      </w:del>
      <w:r>
        <w:rPr>
          <w:rFonts w:ascii="&quot;Open Sans&quot;, sans-serif" w:hAnsi="&quot;Open Sans&quot;, sans-serif"/>
          <w:rPrChange w:id="3" w:author="Comparison" w:date="2026-07-05T01:09:00Z" w16du:dateUtc="2026-07-05T05:09:00Z">
            <w:rPr>
              <w:rFonts w:ascii="&quot;Open Sans&quot;, sans-serif" w:hAnsi="&quot;Open Sans&quot;, sans-serif" w:cs="&quot;Open Sans&quot;, sans-serif"/>
              <w:b/>
              <w:bCs/>
              <w:u w:val="single"/>
            </w:rPr>
          </w:rPrChange>
        </w:rPr>
        <w:t xml:space="preserve"> Demo</w:t>
      </w:r>
    </w:p>
    <w:p w14:paraId="5FB59553" w14:textId="77777777" w:rsidR="00F02739" w:rsidRDefault="00141625">
      <w:r>
        <w:rPr>
          <w:rFonts w:ascii="&quot;Open Sans&quot;, sans-serif" w:hAnsi="&quot;Open Sans&quot;, sans-serif"/>
          <w:rPrChange w:id="4" w:author="Comparison" w:date="2026-07-05T01:09:00Z" w16du:dateUtc="2026-07-05T05:09:00Z">
            <w:rPr>
              <w:rFonts w:ascii="&quot;Open Sans&quot;, sans-serif" w:hAnsi="&quot;Open Sans&quot;, sans-serif" w:cs="&quot;Open Sans&quot;, sans-serif"/>
              <w:b/>
              <w:bCs/>
              <w:u w:val="single"/>
            </w:rPr>
          </w:rPrChange>
        </w:rPr>
        <w:t xml:space="preserve">This document </w:t>
      </w:r>
      <w:ins w:id="5" w:author="Comparison" w:date="2026-07-05T01:09:00Z" w16du:dateUtc="2026-07-05T05:09:00Z">
        <w:r>
          <w:rPr>
            <w:rFonts w:ascii="&quot;Open Sans&quot;, sans-serif" w:hAnsi="&quot;Open Sans&quot;, sans-serif" w:cs="&quot;Open Sans&quot;, sans-serif"/>
          </w:rPr>
          <w:t>demonstrates the</w:t>
        </w:r>
      </w:ins>
      <w:del w:id="6" w:author="Comparison" w:date="2026-07-05T01:09:00Z" w16du:dateUtc="2026-07-05T05:09:00Z">
        <w:r>
          <w:rPr>
            <w:rFonts w:ascii="&quot;Open Sans&quot;, sans-serif" w:hAnsi="&quot;Open Sans&quot;, sans-serif" w:cs="&quot;Open Sans&quot;, sans-serif"/>
            <w:b/>
            <w:bCs/>
            <w:u w:val="single"/>
          </w:rPr>
          <w:delText>shows</w:delText>
        </w:r>
      </w:del>
      <w:r>
        <w:rPr>
          <w:rFonts w:ascii="&quot;Open Sans&quot;, sans-serif" w:hAnsi="&quot;Open Sans&quot;, sans-serif"/>
          <w:rPrChange w:id="7" w:author="Comparison" w:date="2026-07-05T01:09:00Z" w16du:dateUtc="2026-07-05T05:09:00Z">
            <w:rPr>
              <w:rFonts w:ascii="&quot;Open Sans&quot;, sans-serif" w:hAnsi="&quot;Open Sans&quot;, sans-serif" w:cs="&quot;Open Sans&quot;, sans-serif"/>
              <w:b/>
              <w:bCs/>
              <w:u w:val="single"/>
            </w:rPr>
          </w:rPrChange>
        </w:rPr>
        <w:t xml:space="preserve"> Open Sans font </w:t>
      </w:r>
      <w:ins w:id="8" w:author="Comparison" w:date="2026-07-05T01:09:00Z" w16du:dateUtc="2026-07-05T05:09:00Z">
        <w:r>
          <w:rPr>
            <w:rFonts w:ascii="&quot;Open Sans&quot;, sans-serif" w:hAnsi="&quot;Open Sans&quot;, sans-serif" w:cs="&quot;Open Sans&quot;, sans-serif"/>
          </w:rPr>
          <w:t>family</w:t>
        </w:r>
      </w:ins>
      <w:del w:id="9" w:author="Comparison" w:date="2026-07-05T01:09:00Z" w16du:dateUtc="2026-07-05T05:09:00Z">
        <w:r>
          <w:rPr>
            <w:rFonts w:ascii="&quot;Open Sans&quot;, sans-serif" w:hAnsi="&quot;Open Sans&quot;, sans-serif" w:cs="&quot;Open Sans&quot;, sans-serif"/>
            <w:b/>
            <w:bCs/>
            <w:u w:val="single"/>
          </w:rPr>
          <w:delText>with bold and underline</w:delText>
        </w:r>
      </w:del>
      <w:r>
        <w:rPr>
          <w:rFonts w:ascii="&quot;Open Sans&quot;, sans-serif" w:hAnsi="&quot;Open Sans&quot;, sans-serif"/>
          <w:rPrChange w:id="10" w:author="Comparison" w:date="2026-07-05T01:09:00Z" w16du:dateUtc="2026-07-05T05:09:00Z">
            <w:rPr>
              <w:rFonts w:ascii="&quot;Open Sans&quot;, sans-serif" w:hAnsi="&quot;Open Sans&quot;, sans-serif" w:cs="&quot;Open Sans&quot;, sans-serif"/>
              <w:b/>
              <w:bCs/>
              <w:u w:val="single"/>
            </w:rPr>
          </w:rPrChange>
        </w:rPr>
        <w:t>.</w:t>
      </w:r>
    </w:p>
    <w:p w14:paraId="542E6D17" w14:textId="77777777" w:rsidR="00F02739" w:rsidRDefault="00141625">
      <w:r>
        <w:rPr>
          <w:rFonts w:ascii="&quot;Open Sans&quot;, sans-serif" w:hAnsi="&quot;Open Sans&quot;, sans-serif"/>
          <w:rPrChange w:id="11" w:author="Comparison" w:date="2026-07-05T01:09:00Z" w16du:dateUtc="2026-07-05T05:09:00Z">
            <w:rPr>
              <w:rFonts w:ascii="&quot;Open Sans&quot;, sans-serif" w:hAnsi="&quot;Open Sans&quot;, sans-serif" w:cs="&quot;Open Sans&quot;, sans-serif"/>
              <w:b/>
              <w:bCs/>
              <w:u w:val="single"/>
            </w:rPr>
          </w:rPrChange>
        </w:rPr>
        <w:t xml:space="preserve">Open Sans </w:t>
      </w:r>
      <w:ins w:id="12" w:author="Comparison" w:date="2026-07-05T01:09:00Z" w16du:dateUtc="2026-07-05T05:09:00Z">
        <w:r>
          <w:rPr>
            <w:rFonts w:ascii="&quot;Open Sans&quot;, sans-serif" w:hAnsi="&quot;Open Sans&quot;, sans-serif" w:cs="&quot;Open Sans&quot;, sans-serif"/>
          </w:rPr>
          <w:t>is</w:t>
        </w:r>
      </w:ins>
      <w:del w:id="13" w:author="Comparison" w:date="2026-07-05T01:09:00Z" w16du:dateUtc="2026-07-05T05:09:00Z">
        <w:r>
          <w:rPr>
            <w:rFonts w:ascii="&quot;Open Sans&quot;, sans-serif" w:hAnsi="&quot;Open Sans&quot;, sans-serif" w:cs="&quot;Open Sans&quot;, sans-serif"/>
            <w:b/>
            <w:bCs/>
            <w:u w:val="single"/>
          </w:rPr>
          <w:delText>bold underline creates</w:delText>
        </w:r>
      </w:del>
      <w:r>
        <w:rPr>
          <w:rFonts w:ascii="&quot;Open Sans&quot;, sans-serif" w:hAnsi="&quot;Open Sans&quot;, sans-serif"/>
          <w:rPrChange w:id="14" w:author="Comparison" w:date="2026-07-05T01:09:00Z" w16du:dateUtc="2026-07-05T05:09:00Z">
            <w:rPr>
              <w:rFonts w:ascii="&quot;Open Sans&quot;, sans-serif" w:hAnsi="&quot;Open Sans&quot;, sans-serif" w:cs="&quot;Open Sans&quot;, sans-serif"/>
              <w:b/>
              <w:bCs/>
              <w:u w:val="single"/>
            </w:rPr>
          </w:rPrChange>
        </w:rPr>
        <w:t xml:space="preserve"> a </w:t>
      </w:r>
      <w:ins w:id="15" w:author="Comparison" w:date="2026-07-05T01:09:00Z" w16du:dateUtc="2026-07-05T05:09:00Z">
        <w:r>
          <w:rPr>
            <w:rFonts w:ascii="&quot;Open Sans&quot;, sans-serif" w:hAnsi="&quot;Open Sans&quot;, sans-serif" w:cs="&quot;Open Sans&quot;, sans-serif"/>
          </w:rPr>
          <w:t>humanist sans-serif typeface for digital use</w:t>
        </w:r>
      </w:ins>
      <w:del w:id="16" w:author="Comparison" w:date="2026-07-05T01:09:00Z" w16du:dateUtc="2026-07-05T05:09:00Z">
        <w:r>
          <w:rPr>
            <w:rFonts w:ascii="&quot;Open Sans&quot;, sans-serif" w:hAnsi="&quot;Open Sans&quot;, sans-serif" w:cs="&quot;Open Sans&quot;, sans-serif"/>
            <w:b/>
            <w:bCs/>
            <w:u w:val="single"/>
          </w:rPr>
          <w:delText>distinctive modern heading style</w:delText>
        </w:r>
      </w:del>
      <w:r>
        <w:rPr>
          <w:rFonts w:ascii="&quot;Open Sans&quot;, sans-serif" w:hAnsi="&quot;Open Sans&quot;, sans-serif"/>
          <w:rPrChange w:id="17" w:author="Comparison" w:date="2026-07-05T01:09:00Z" w16du:dateUtc="2026-07-05T05:09:00Z">
            <w:rPr>
              <w:rFonts w:ascii="&quot;Open Sans&quot;, sans-serif" w:hAnsi="&quot;Open Sans&quot;, sans-serif" w:cs="&quot;Open Sans&quot;, sans-serif"/>
              <w:b/>
              <w:bCs/>
              <w:u w:val="single"/>
            </w:rPr>
          </w:rPrChange>
        </w:rPr>
        <w:t>.</w:t>
      </w:r>
    </w:p>
    <w:sectPr w:rsidR="00F0273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Open Sans&quot;, sans-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2739"/>
    <w:rsid w:val="00141625"/>
    <w:rsid w:val="00273E4C"/>
    <w:rsid w:val="00A34AD4"/>
    <w:rsid w:val="00B37A4C"/>
    <w:rsid w:val="00EC00E5"/>
    <w:rsid w:val="00F02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9D6865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2026-05-14T17:18:00Z</dcterms:created>
  <dcterms:modified xsi:type="dcterms:W3CDTF">2026-07-05T05:09:00Z</dcterms:modified>
</cp:coreProperties>
</file>