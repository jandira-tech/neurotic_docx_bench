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85B9E8" w14:textId="77777777" w:rsidR="00BF425C" w:rsidRDefault="007B6877">
      <w:pPr>
        <w:widowControl w:val="0"/>
        <w:spacing w:before="15" w:line="276" w:lineRule="auto"/>
        <w:rPr>
          <w:ins w:id="7" w:author="Comparison" w:date="2026-09-25T21:08:00Z" w16du:dateUtc="2026-09-26T01:08:00Z"/>
          <w:rFonts w:ascii="Arial" w:eastAsia="Arial" w:hAnsi="Arial" w:cs="Arial"/>
          <w:szCs w:val="24"/>
        </w:rPr>
      </w:pPr>
      <w:ins w:id="8" w:author="Comparison" w:date="2026-09-25T21:08:00Z" w16du:dateUtc="2026-09-26T01:08:00Z">
        <w:r>
          <w:rPr>
            <w:rFonts w:ascii="Arial" w:eastAsia="Arial" w:hAnsi="Arial" w:cs="Arial"/>
            <w:szCs w:val="24"/>
          </w:rPr>
          <w:tab/>
        </w:r>
        <w:r>
          <w:rPr>
            <w:rFonts w:ascii="Arial" w:eastAsia="Arial" w:hAnsi="Arial" w:cs="Arial"/>
            <w:szCs w:val="24"/>
          </w:rPr>
          <w:tab/>
        </w:r>
        <w:r>
          <w:rPr>
            <w:rFonts w:ascii="Arial" w:eastAsia="Arial" w:hAnsi="Arial" w:cs="Arial"/>
            <w:szCs w:val="24"/>
          </w:rPr>
          <w:tab/>
        </w:r>
        <w:r>
          <w:rPr>
            <w:rFonts w:ascii="Arial" w:eastAsia="Arial" w:hAnsi="Arial" w:cs="Arial"/>
            <w:szCs w:val="24"/>
          </w:rPr>
          <w:tab/>
        </w:r>
        <w:r>
          <w:rPr>
            <w:rFonts w:ascii="Arial" w:eastAsia="Arial" w:hAnsi="Arial" w:cs="Arial"/>
            <w:szCs w:val="24"/>
          </w:rPr>
          <w:tab/>
        </w:r>
        <w:r>
          <w:rPr>
            <w:rFonts w:ascii="Arial" w:eastAsia="Arial" w:hAnsi="Arial" w:cs="Arial"/>
            <w:szCs w:val="24"/>
          </w:rPr>
          <w:tab/>
          <w:t>Landlord Letter</w:t>
        </w:r>
      </w:ins>
    </w:p>
    <w:p w14:paraId="3F39E554" w14:textId="77777777" w:rsidR="00BF425C" w:rsidRDefault="00BF425C">
      <w:pPr>
        <w:rPr>
          <w:ins w:id="9" w:author="Comparison" w:date="2026-09-25T21:08:00Z" w16du:dateUtc="2026-09-26T01:08:00Z"/>
        </w:rPr>
      </w:pPr>
    </w:p>
    <w:p w14:paraId="2B1F9E82" w14:textId="77777777" w:rsidR="00BF425C" w:rsidRDefault="007B6877">
      <w:pPr>
        <w:rPr>
          <w:ins w:id="10" w:author="Comparison" w:date="2026-09-25T21:08:00Z" w16du:dateUtc="2026-09-26T01:08:00Z"/>
          <w:rFonts w:ascii="Arial" w:eastAsia="Arial" w:hAnsi="Arial" w:cs="Arial"/>
          <w:color w:val="000000"/>
          <w:sz w:val="21"/>
          <w:szCs w:val="21"/>
        </w:rPr>
      </w:pPr>
      <w:ins w:id="11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Date: _______________</w:t>
        </w:r>
      </w:ins>
    </w:p>
    <w:p w14:paraId="7710B6A4" w14:textId="77777777" w:rsidR="00BF425C" w:rsidRDefault="00BF425C">
      <w:pPr>
        <w:spacing w:after="240"/>
        <w:rPr>
          <w:ins w:id="12" w:author="Comparison" w:date="2026-09-25T21:08:00Z" w16du:dateUtc="2026-09-26T01:08:00Z"/>
          <w:sz w:val="21"/>
          <w:szCs w:val="21"/>
        </w:rPr>
      </w:pPr>
    </w:p>
    <w:p w14:paraId="573BB47A" w14:textId="77777777" w:rsidR="00BF425C" w:rsidRDefault="007B6877">
      <w:pPr>
        <w:spacing w:line="480" w:lineRule="auto"/>
        <w:rPr>
          <w:ins w:id="13" w:author="Comparison" w:date="2026-09-25T21:08:00Z" w16du:dateUtc="2026-09-26T01:08:00Z"/>
          <w:rFonts w:ascii="Arial" w:eastAsia="Arial" w:hAnsi="Arial" w:cs="Arial"/>
          <w:color w:val="000000"/>
          <w:sz w:val="21"/>
          <w:szCs w:val="21"/>
        </w:rPr>
      </w:pPr>
      <w:ins w:id="14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I _____________________________ (Landlord) attest that_____________________ is/are residing</w:t>
        </w:r>
      </w:ins>
    </w:p>
    <w:p w14:paraId="288792C0" w14:textId="77777777" w:rsidR="00BF425C" w:rsidRDefault="007B6877">
      <w:pPr>
        <w:spacing w:line="480" w:lineRule="auto"/>
        <w:rPr>
          <w:ins w:id="15" w:author="Comparison" w:date="2026-09-25T21:08:00Z" w16du:dateUtc="2026-09-26T01:08:00Z"/>
          <w:rFonts w:ascii="Arial" w:eastAsia="Arial" w:hAnsi="Arial" w:cs="Arial"/>
          <w:color w:val="000000"/>
          <w:sz w:val="21"/>
          <w:szCs w:val="21"/>
        </w:rPr>
      </w:pPr>
      <w:ins w:id="16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 xml:space="preserve"> at: ____________________________, with ______________________________temporarily.  I am aware this document is valid for ___________months and will be reviewed yearly.</w:t>
        </w:r>
      </w:ins>
    </w:p>
    <w:p w14:paraId="74158ED6" w14:textId="77777777" w:rsidR="00BF425C" w:rsidRDefault="00BF425C">
      <w:pPr>
        <w:spacing w:line="480" w:lineRule="auto"/>
        <w:rPr>
          <w:ins w:id="17" w:author="Comparison" w:date="2026-09-25T21:08:00Z" w16du:dateUtc="2026-09-26T01:08:00Z"/>
          <w:sz w:val="21"/>
          <w:szCs w:val="21"/>
        </w:rPr>
      </w:pPr>
    </w:p>
    <w:p w14:paraId="7A15A5B2" w14:textId="77777777" w:rsidR="00BF425C" w:rsidRDefault="007B6877">
      <w:pPr>
        <w:spacing w:line="480" w:lineRule="auto"/>
        <w:rPr>
          <w:ins w:id="18" w:author="Comparison" w:date="2026-09-25T21:08:00Z" w16du:dateUtc="2026-09-26T01:08:00Z"/>
          <w:sz w:val="21"/>
          <w:szCs w:val="21"/>
        </w:rPr>
      </w:pPr>
      <w:ins w:id="19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I can be contacted at the phone number below to verify/answer any questions in regards to this matter.</w:t>
        </w:r>
      </w:ins>
    </w:p>
    <w:p w14:paraId="2B82848B" w14:textId="77777777" w:rsidR="00BF425C" w:rsidRDefault="00BF425C">
      <w:pPr>
        <w:rPr>
          <w:ins w:id="20" w:author="Comparison" w:date="2026-09-25T21:08:00Z" w16du:dateUtc="2026-09-26T01:08:00Z"/>
          <w:sz w:val="21"/>
          <w:szCs w:val="21"/>
        </w:rPr>
      </w:pPr>
    </w:p>
    <w:p w14:paraId="49238B1B" w14:textId="77777777" w:rsidR="00BF425C" w:rsidRDefault="007B6877">
      <w:pPr>
        <w:rPr>
          <w:ins w:id="21" w:author="Comparison" w:date="2026-09-25T21:08:00Z" w16du:dateUtc="2026-09-26T01:08:00Z"/>
          <w:b/>
          <w:sz w:val="21"/>
          <w:szCs w:val="21"/>
        </w:rPr>
      </w:pPr>
      <w:ins w:id="22" w:author="Comparison" w:date="2026-09-25T21:08:00Z" w16du:dateUtc="2026-09-26T01:08:00Z">
        <w:r>
          <w:rPr>
            <w:sz w:val="21"/>
            <w:szCs w:val="21"/>
          </w:rPr>
          <w:t>*</w:t>
        </w:r>
        <w:r>
          <w:rPr>
            <w:b/>
            <w:sz w:val="21"/>
            <w:szCs w:val="21"/>
          </w:rPr>
          <w:t>MUST BE FILLED OUT BY LANDLORD AND NOTORIZED</w:t>
        </w:r>
      </w:ins>
    </w:p>
    <w:p w14:paraId="739C7701" w14:textId="77777777" w:rsidR="00BF425C" w:rsidRDefault="00BF425C">
      <w:pPr>
        <w:rPr>
          <w:ins w:id="23" w:author="Comparison" w:date="2026-09-25T21:08:00Z" w16du:dateUtc="2026-09-26T01:08:00Z"/>
          <w:sz w:val="21"/>
          <w:szCs w:val="21"/>
        </w:rPr>
      </w:pPr>
    </w:p>
    <w:p w14:paraId="548E464A" w14:textId="77777777" w:rsidR="00BF425C" w:rsidRDefault="00BF425C">
      <w:pPr>
        <w:rPr>
          <w:ins w:id="24" w:author="Comparison" w:date="2026-09-25T21:08:00Z" w16du:dateUtc="2026-09-26T01:08:00Z"/>
          <w:sz w:val="21"/>
          <w:szCs w:val="21"/>
        </w:rPr>
      </w:pPr>
    </w:p>
    <w:p w14:paraId="712B787F" w14:textId="77777777" w:rsidR="00BF425C" w:rsidRDefault="007B6877">
      <w:pPr>
        <w:rPr>
          <w:ins w:id="25" w:author="Comparison" w:date="2026-09-25T21:08:00Z" w16du:dateUtc="2026-09-26T01:08:00Z"/>
          <w:sz w:val="21"/>
          <w:szCs w:val="21"/>
        </w:rPr>
      </w:pPr>
      <w:ins w:id="26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_______________________________</w:t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>_______________________________</w:t>
        </w:r>
      </w:ins>
    </w:p>
    <w:p w14:paraId="2BBA8464" w14:textId="77777777" w:rsidR="00BF425C" w:rsidRDefault="007B6877">
      <w:pPr>
        <w:rPr>
          <w:ins w:id="27" w:author="Comparison" w:date="2026-09-25T21:08:00Z" w16du:dateUtc="2026-09-26T01:08:00Z"/>
          <w:sz w:val="21"/>
          <w:szCs w:val="21"/>
        </w:rPr>
      </w:pPr>
      <w:ins w:id="28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Landlord Signature</w:t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  <w:t>Print Name</w:t>
        </w:r>
      </w:ins>
    </w:p>
    <w:p w14:paraId="2D75CB84" w14:textId="77777777" w:rsidR="00BF425C" w:rsidRDefault="00BF425C">
      <w:pPr>
        <w:rPr>
          <w:ins w:id="29" w:author="Comparison" w:date="2026-09-25T21:08:00Z" w16du:dateUtc="2026-09-26T01:08:00Z"/>
          <w:sz w:val="21"/>
          <w:szCs w:val="21"/>
        </w:rPr>
      </w:pPr>
    </w:p>
    <w:p w14:paraId="1B0D62F8" w14:textId="77777777" w:rsidR="00BF425C" w:rsidRDefault="007B6877">
      <w:pPr>
        <w:rPr>
          <w:ins w:id="30" w:author="Comparison" w:date="2026-09-25T21:08:00Z" w16du:dateUtc="2026-09-26T01:08:00Z"/>
          <w:sz w:val="21"/>
          <w:szCs w:val="21"/>
        </w:rPr>
      </w:pPr>
      <w:ins w:id="31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_______________________________</w:t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  <w:t>_______________________________</w:t>
        </w:r>
      </w:ins>
    </w:p>
    <w:p w14:paraId="6B9A79AA" w14:textId="77777777" w:rsidR="00BF425C" w:rsidRDefault="007B6877">
      <w:pPr>
        <w:rPr>
          <w:ins w:id="32" w:author="Comparison" w:date="2026-09-25T21:08:00Z" w16du:dateUtc="2026-09-26T01:08:00Z"/>
          <w:sz w:val="21"/>
          <w:szCs w:val="21"/>
        </w:rPr>
      </w:pPr>
      <w:ins w:id="33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Landlord Address</w:t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  <w:t>City, State, Zip</w:t>
        </w:r>
      </w:ins>
    </w:p>
    <w:p w14:paraId="203A6A18" w14:textId="77777777" w:rsidR="00BF425C" w:rsidRDefault="00BF425C">
      <w:pPr>
        <w:rPr>
          <w:ins w:id="34" w:author="Comparison" w:date="2026-09-25T21:08:00Z" w16du:dateUtc="2026-09-26T01:08:00Z"/>
          <w:sz w:val="21"/>
          <w:szCs w:val="21"/>
        </w:rPr>
      </w:pPr>
    </w:p>
    <w:p w14:paraId="7C04CD71" w14:textId="77777777" w:rsidR="00BF425C" w:rsidRDefault="007B6877">
      <w:pPr>
        <w:rPr>
          <w:ins w:id="35" w:author="Comparison" w:date="2026-09-25T21:08:00Z" w16du:dateUtc="2026-09-26T01:08:00Z"/>
          <w:sz w:val="21"/>
          <w:szCs w:val="21"/>
        </w:rPr>
      </w:pPr>
      <w:ins w:id="36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_______________________________</w:t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  <w:t>_______________________________</w:t>
        </w:r>
      </w:ins>
    </w:p>
    <w:p w14:paraId="5F4A6721" w14:textId="77777777" w:rsidR="00BF425C" w:rsidRDefault="007B6877">
      <w:pPr>
        <w:rPr>
          <w:ins w:id="37" w:author="Comparison" w:date="2026-09-25T21:08:00Z" w16du:dateUtc="2026-09-26T01:08:00Z"/>
          <w:sz w:val="21"/>
          <w:szCs w:val="21"/>
        </w:rPr>
      </w:pPr>
      <w:ins w:id="38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Landlord Phone</w:t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</w:r>
        <w:r>
          <w:rPr>
            <w:rFonts w:ascii="Arial" w:eastAsia="Arial" w:hAnsi="Arial" w:cs="Arial"/>
            <w:color w:val="000000"/>
            <w:sz w:val="21"/>
            <w:szCs w:val="21"/>
          </w:rPr>
          <w:tab/>
          <w:t>Landlord   Email</w:t>
        </w:r>
      </w:ins>
    </w:p>
    <w:p w14:paraId="4463393A" w14:textId="77777777" w:rsidR="00BF425C" w:rsidRDefault="00BF425C">
      <w:pPr>
        <w:rPr>
          <w:ins w:id="39" w:author="Comparison" w:date="2026-09-25T21:08:00Z" w16du:dateUtc="2026-09-26T01:08:00Z"/>
          <w:sz w:val="21"/>
          <w:szCs w:val="21"/>
        </w:rPr>
      </w:pPr>
    </w:p>
    <w:p w14:paraId="2D97308D" w14:textId="77777777" w:rsidR="00BF425C" w:rsidRDefault="007B6877">
      <w:pPr>
        <w:rPr>
          <w:ins w:id="40" w:author="Comparison" w:date="2026-09-25T21:08:00Z" w16du:dateUtc="2026-09-26T01:08:00Z"/>
          <w:sz w:val="21"/>
          <w:szCs w:val="21"/>
        </w:rPr>
      </w:pPr>
      <w:ins w:id="41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t>                                                                                                                    </w:t>
        </w:r>
      </w:ins>
    </w:p>
    <w:p w14:paraId="1C2E59D5" w14:textId="77777777" w:rsidR="00BF425C" w:rsidRDefault="00BF425C">
      <w:pPr>
        <w:spacing w:line="480" w:lineRule="auto"/>
        <w:rPr>
          <w:ins w:id="42" w:author="Comparison" w:date="2026-09-25T21:08:00Z" w16du:dateUtc="2026-09-26T01:08:00Z"/>
          <w:rFonts w:ascii="Arial" w:eastAsia="Arial" w:hAnsi="Arial" w:cs="Arial"/>
          <w:color w:val="000000"/>
          <w:sz w:val="21"/>
          <w:szCs w:val="21"/>
        </w:rPr>
      </w:pPr>
    </w:p>
    <w:p w14:paraId="3938F43B" w14:textId="77777777" w:rsidR="00BF425C" w:rsidRDefault="007B6877">
      <w:pPr>
        <w:spacing w:line="480" w:lineRule="auto"/>
        <w:rPr>
          <w:ins w:id="43" w:author="Comparison" w:date="2026-09-25T21:08:00Z" w16du:dateUtc="2026-09-26T01:08:00Z"/>
          <w:rFonts w:ascii="Arial" w:eastAsia="Arial" w:hAnsi="Arial" w:cs="Arial"/>
          <w:b/>
          <w:color w:val="000000"/>
          <w:sz w:val="21"/>
          <w:szCs w:val="21"/>
        </w:rPr>
      </w:pPr>
      <w:ins w:id="44" w:author="Comparison" w:date="2026-09-25T21:08:00Z" w16du:dateUtc="2026-09-26T01:08:00Z">
        <w:r>
          <w:rPr>
            <w:rFonts w:ascii="Arial" w:eastAsia="Arial" w:hAnsi="Arial" w:cs="Arial"/>
            <w:b/>
            <w:color w:val="000000"/>
            <w:sz w:val="21"/>
            <w:szCs w:val="21"/>
          </w:rPr>
          <w:t>Providing false, inaccurate or misleading information may result in criminal/civil action in violation of NJSA 18A:38-1</w:t>
        </w:r>
      </w:ins>
    </w:p>
    <w:p w14:paraId="58FE4995" w14:textId="77777777" w:rsidR="00BF425C" w:rsidRDefault="00BF425C">
      <w:pPr>
        <w:spacing w:line="480" w:lineRule="auto"/>
        <w:rPr>
          <w:ins w:id="45" w:author="Comparison" w:date="2026-09-25T21:08:00Z" w16du:dateUtc="2026-09-26T01:08:00Z"/>
          <w:rFonts w:ascii="Arial" w:eastAsia="Arial" w:hAnsi="Arial" w:cs="Arial"/>
          <w:b/>
          <w:color w:val="000000"/>
          <w:sz w:val="21"/>
          <w:szCs w:val="21"/>
        </w:rPr>
      </w:pPr>
    </w:p>
    <w:p w14:paraId="01655FC0" w14:textId="77777777" w:rsidR="001713A9" w:rsidRDefault="007B6877" w:rsidP="001713A9">
      <w:pPr>
        <w:rPr>
          <w:del w:id="46" w:author="Comparison" w:date="2026-09-25T21:08:00Z" w16du:dateUtc="2026-09-26T01:08:00Z"/>
          <w:b/>
          <w:sz w:val="32"/>
        </w:rPr>
      </w:pPr>
      <w:ins w:id="47" w:author="Comparison" w:date="2026-09-25T21:08:00Z" w16du:dateUtc="2026-09-26T01:08:00Z">
        <w:r>
          <w:rPr>
            <w:rFonts w:ascii="Arial" w:eastAsia="Arial" w:hAnsi="Arial" w:cs="Arial"/>
            <w:color w:val="000000"/>
            <w:sz w:val="21"/>
            <w:szCs w:val="21"/>
          </w:rPr>
          <w:lastRenderedPageBreak/>
          <w:t xml:space="preserve">Please sign this letter and return it to: dnelson@keansburg.k12.nj.us </w:t>
        </w:r>
      </w:ins>
      <w:del w:id="48" w:author="Comparison" w:date="2026-09-25T21:08:00Z" w16du:dateUtc="2026-09-26T01:08:00Z">
        <w:r w:rsidR="002C2254">
          <w:rPr>
            <w:b/>
            <w:sz w:val="32"/>
          </w:rPr>
          <w:delText>Driver</w:delText>
        </w:r>
        <w:r w:rsidR="001713A9" w:rsidRPr="001713A9">
          <w:rPr>
            <w:b/>
            <w:sz w:val="32"/>
          </w:rPr>
          <w:delText xml:space="preserve"> Consent for Limited Queries of the Federal Motor Carrier Safety Administration (FMCSA) Drug and Alcohol Clearinghouse</w:delText>
        </w:r>
      </w:del>
    </w:p>
    <w:p w14:paraId="2916EDFE" w14:textId="77777777" w:rsidR="000C08BF" w:rsidRDefault="000C08BF" w:rsidP="001713A9">
      <w:pPr>
        <w:rPr>
          <w:del w:id="49" w:author="Comparison" w:date="2026-09-25T21:08:00Z" w16du:dateUtc="2026-09-26T01:08:00Z"/>
          <w:b/>
          <w:sz w:val="32"/>
        </w:rPr>
      </w:pPr>
    </w:p>
    <w:p w14:paraId="6FB4E750" w14:textId="77777777" w:rsidR="00D020E2" w:rsidRDefault="001713A9" w:rsidP="001713A9">
      <w:pPr>
        <w:rPr>
          <w:del w:id="50" w:author="Comparison" w:date="2026-09-25T21:08:00Z" w16du:dateUtc="2026-09-26T01:08:00Z"/>
        </w:rPr>
      </w:pPr>
      <w:del w:id="51" w:author="Comparison" w:date="2026-09-25T21:08:00Z" w16du:dateUtc="2026-09-26T01:08:00Z">
        <w:r w:rsidRPr="001713A9">
          <w:rPr>
            <w:b/>
            <w:sz w:val="32"/>
          </w:rPr>
          <w:delText xml:space="preserve"> </w:delText>
        </w:r>
        <w:r w:rsidR="00D020E2">
          <w:delText xml:space="preserve"> </w:delText>
        </w:r>
      </w:del>
    </w:p>
    <w:p w14:paraId="0A1ADCB1" w14:textId="77777777" w:rsidR="001713A9" w:rsidRDefault="001713A9" w:rsidP="001920CF">
      <w:pPr>
        <w:spacing w:line="276" w:lineRule="auto"/>
        <w:rPr>
          <w:del w:id="52" w:author="Comparison" w:date="2026-09-25T21:08:00Z" w16du:dateUtc="2026-09-26T01:08:00Z"/>
        </w:rPr>
      </w:pPr>
      <w:del w:id="53" w:author="Comparison" w:date="2026-09-25T21:08:00Z" w16du:dateUtc="2026-09-26T01:08:00Z">
        <w:r w:rsidRPr="001713A9">
          <w:delText xml:space="preserve">I, </w:delText>
        </w:r>
        <w:r w:rsidR="00A962E8">
          <w:delText>______</w:delText>
        </w:r>
        <w:r w:rsidR="001920CF">
          <w:delText>____</w:delText>
        </w:r>
        <w:r w:rsidR="00A962E8">
          <w:delText>________________</w:delText>
        </w:r>
        <w:r w:rsidRPr="001713A9">
          <w:delText>, hereby provide consent</w:delText>
        </w:r>
        <w:r w:rsidR="00A962E8">
          <w:delText xml:space="preserve"> </w:delText>
        </w:r>
        <w:r w:rsidRPr="001713A9">
          <w:delText>to</w:delText>
        </w:r>
        <w:r w:rsidR="00A962E8" w:rsidRPr="00A962E8">
          <w:delText xml:space="preserve"> </w:delText>
        </w:r>
        <w:r w:rsidR="00A962E8" w:rsidRPr="00A962E8">
          <w:rPr>
            <w:i/>
          </w:rPr>
          <w:delText>(</w:delText>
        </w:r>
        <w:r w:rsidR="00A962E8">
          <w:rPr>
            <w:i/>
          </w:rPr>
          <w:delText xml:space="preserve">Insert </w:delText>
        </w:r>
        <w:r w:rsidR="00A962E8" w:rsidRPr="00A962E8">
          <w:rPr>
            <w:i/>
          </w:rPr>
          <w:delText>Company Name)</w:delText>
        </w:r>
        <w:r w:rsidR="00A962E8">
          <w:delText xml:space="preserve"> </w:delText>
        </w:r>
        <w:r w:rsidRPr="001713A9">
          <w:delText xml:space="preserve">to conduct a limited query of the FMCSA Commercial Driver’s License Drug and Alcohol Clearinghouse (Clearinghouse) to determine whether drug or alcohol violation information about me exists in the Clearinghouse. </w:delText>
        </w:r>
      </w:del>
    </w:p>
    <w:p w14:paraId="43912E52" w14:textId="77777777" w:rsidR="001713A9" w:rsidRDefault="001713A9" w:rsidP="001920CF">
      <w:pPr>
        <w:spacing w:line="276" w:lineRule="auto"/>
        <w:rPr>
          <w:del w:id="54" w:author="Comparison" w:date="2026-09-25T21:08:00Z" w16du:dateUtc="2026-09-26T01:08:00Z"/>
        </w:rPr>
      </w:pPr>
    </w:p>
    <w:p w14:paraId="33AAC639" w14:textId="77777777" w:rsidR="001713A9" w:rsidRDefault="001713A9" w:rsidP="001920CF">
      <w:pPr>
        <w:spacing w:line="276" w:lineRule="auto"/>
        <w:rPr>
          <w:del w:id="55" w:author="Comparison" w:date="2026-09-25T21:08:00Z" w16du:dateUtc="2026-09-26T01:08:00Z"/>
        </w:rPr>
      </w:pPr>
      <w:del w:id="56" w:author="Comparison" w:date="2026-09-25T21:08:00Z" w16du:dateUtc="2026-09-26T01:08:00Z">
        <w:r>
          <w:delText xml:space="preserve">This query consent is limited to: </w:delText>
        </w:r>
      </w:del>
    </w:p>
    <w:p w14:paraId="398348A8" w14:textId="77777777" w:rsidR="001713A9" w:rsidRDefault="000C08BF" w:rsidP="001920CF">
      <w:pPr>
        <w:pStyle w:val="ListParagraph"/>
        <w:numPr>
          <w:ilvl w:val="0"/>
          <w:numId w:val="1"/>
        </w:numPr>
        <w:spacing w:line="276" w:lineRule="auto"/>
        <w:rPr>
          <w:del w:id="57" w:author="Comparison" w:date="2026-09-25T21:08:00Z" w16du:dateUtc="2026-09-26T01:08:00Z"/>
        </w:rPr>
      </w:pPr>
      <w:del w:id="58" w:author="Comparison" w:date="2026-09-25T21:08:00Z" w16du:dateUtc="2026-09-26T01:08:00Z">
        <w:r>
          <w:delText>One s</w:delText>
        </w:r>
        <w:r w:rsidR="001713A9">
          <w:delText xml:space="preserve">ingle </w:delText>
        </w:r>
        <w:r>
          <w:delText>l</w:delText>
        </w:r>
        <w:r w:rsidR="001713A9">
          <w:delText xml:space="preserve">imited </w:delText>
        </w:r>
        <w:r>
          <w:delText>q</w:delText>
        </w:r>
        <w:r w:rsidR="001713A9">
          <w:delText>uery</w:delText>
        </w:r>
        <w:r w:rsidR="001920CF">
          <w:delText>.</w:delText>
        </w:r>
      </w:del>
    </w:p>
    <w:p w14:paraId="7C872799" w14:textId="77777777" w:rsidR="001713A9" w:rsidRDefault="001713A9" w:rsidP="001920CF">
      <w:pPr>
        <w:spacing w:line="276" w:lineRule="auto"/>
        <w:rPr>
          <w:del w:id="59" w:author="Comparison" w:date="2026-09-25T21:08:00Z" w16du:dateUtc="2026-09-26T01:08:00Z"/>
        </w:rPr>
      </w:pPr>
    </w:p>
    <w:p w14:paraId="68071F3A" w14:textId="77777777" w:rsidR="001713A9" w:rsidRDefault="001713A9" w:rsidP="001920CF">
      <w:pPr>
        <w:pStyle w:val="ListParagraph"/>
        <w:numPr>
          <w:ilvl w:val="0"/>
          <w:numId w:val="1"/>
        </w:numPr>
        <w:spacing w:line="276" w:lineRule="auto"/>
        <w:rPr>
          <w:del w:id="60" w:author="Comparison" w:date="2026-09-25T21:08:00Z" w16du:dateUtc="2026-09-26T01:08:00Z"/>
        </w:rPr>
      </w:pPr>
      <w:del w:id="61" w:author="Comparison" w:date="2026-09-25T21:08:00Z" w16du:dateUtc="2026-09-26T01:08:00Z">
        <w:r>
          <w:delText xml:space="preserve">Multiple </w:delText>
        </w:r>
        <w:r w:rsidR="000C08BF">
          <w:delText>limited q</w:delText>
        </w:r>
        <w:r>
          <w:delText>ueries for</w:delText>
        </w:r>
        <w:r w:rsidR="00BE3A0C">
          <w:delText xml:space="preserve"> timeframe</w:delText>
        </w:r>
        <w:r>
          <w:delText xml:space="preserve"> ______________</w:delText>
        </w:r>
        <w:r w:rsidR="00BE3A0C">
          <w:delText xml:space="preserve"> </w:delText>
        </w:r>
        <w:r w:rsidR="00A962E8">
          <w:delText>-</w:delText>
        </w:r>
        <w:r w:rsidR="00BE3A0C">
          <w:delText xml:space="preserve"> </w:delText>
        </w:r>
        <w:r w:rsidR="00A962E8">
          <w:delText>______________</w:delText>
        </w:r>
        <w:r w:rsidR="00BE3A0C">
          <w:delText>.</w:delText>
        </w:r>
      </w:del>
    </w:p>
    <w:p w14:paraId="7445DDA4" w14:textId="77777777" w:rsidR="001713A9" w:rsidRDefault="001713A9" w:rsidP="001920CF">
      <w:pPr>
        <w:spacing w:line="276" w:lineRule="auto"/>
        <w:rPr>
          <w:del w:id="62" w:author="Comparison" w:date="2026-09-25T21:08:00Z" w16du:dateUtc="2026-09-26T01:08:00Z"/>
        </w:rPr>
      </w:pPr>
    </w:p>
    <w:p w14:paraId="3754DA29" w14:textId="77777777" w:rsidR="001713A9" w:rsidRDefault="001713A9" w:rsidP="001920CF">
      <w:pPr>
        <w:pStyle w:val="ListParagraph"/>
        <w:numPr>
          <w:ilvl w:val="0"/>
          <w:numId w:val="1"/>
        </w:numPr>
        <w:spacing w:line="276" w:lineRule="auto"/>
        <w:rPr>
          <w:del w:id="63" w:author="Comparison" w:date="2026-09-25T21:08:00Z" w16du:dateUtc="2026-09-26T01:08:00Z"/>
        </w:rPr>
      </w:pPr>
      <w:del w:id="64" w:author="Comparison" w:date="2026-09-25T21:08:00Z" w16du:dateUtc="2026-09-26T01:08:00Z">
        <w:r>
          <w:delText xml:space="preserve">Multiple </w:delText>
        </w:r>
        <w:r w:rsidR="000C08BF">
          <w:delText>limited q</w:delText>
        </w:r>
        <w:r>
          <w:delText>ueries for duration of employment with</w:delText>
        </w:r>
        <w:r w:rsidR="001920CF">
          <w:delText xml:space="preserve"> </w:delText>
        </w:r>
        <w:r w:rsidR="001920CF" w:rsidRPr="00A962E8">
          <w:rPr>
            <w:i/>
          </w:rPr>
          <w:delText>(</w:delText>
        </w:r>
        <w:r w:rsidR="001920CF">
          <w:rPr>
            <w:i/>
          </w:rPr>
          <w:delText xml:space="preserve">Insert </w:delText>
        </w:r>
        <w:r w:rsidR="001920CF" w:rsidRPr="00A962E8">
          <w:rPr>
            <w:i/>
          </w:rPr>
          <w:delText>Company Name)</w:delText>
        </w:r>
        <w:r w:rsidR="001920CF">
          <w:rPr>
            <w:i/>
          </w:rPr>
          <w:delText>.</w:delText>
        </w:r>
      </w:del>
    </w:p>
    <w:p w14:paraId="4D421ADB" w14:textId="77777777" w:rsidR="001713A9" w:rsidRDefault="001713A9" w:rsidP="001920CF">
      <w:pPr>
        <w:spacing w:line="276" w:lineRule="auto"/>
        <w:rPr>
          <w:del w:id="65" w:author="Comparison" w:date="2026-09-25T21:08:00Z" w16du:dateUtc="2026-09-26T01:08:00Z"/>
        </w:rPr>
      </w:pPr>
    </w:p>
    <w:p w14:paraId="7C0D13BB" w14:textId="77777777" w:rsidR="001713A9" w:rsidRPr="001713A9" w:rsidRDefault="001713A9" w:rsidP="001920CF">
      <w:pPr>
        <w:spacing w:line="276" w:lineRule="auto"/>
        <w:rPr>
          <w:del w:id="66" w:author="Comparison" w:date="2026-09-25T21:08:00Z" w16du:dateUtc="2026-09-26T01:08:00Z"/>
        </w:rPr>
      </w:pPr>
      <w:del w:id="67" w:author="Comparison" w:date="2026-09-25T21:08:00Z" w16du:dateUtc="2026-09-26T01:08:00Z">
        <w:r w:rsidRPr="001713A9">
          <w:delText>I understand that if the limited query conducted by</w:delText>
        </w:r>
        <w:r w:rsidR="000C08BF">
          <w:delText xml:space="preserve"> </w:delText>
        </w:r>
        <w:r w:rsidR="001920CF" w:rsidRPr="00A962E8">
          <w:rPr>
            <w:i/>
          </w:rPr>
          <w:delText>(</w:delText>
        </w:r>
        <w:r w:rsidR="001920CF">
          <w:rPr>
            <w:i/>
          </w:rPr>
          <w:delText xml:space="preserve">Insert </w:delText>
        </w:r>
        <w:r w:rsidR="001920CF" w:rsidRPr="00A962E8">
          <w:rPr>
            <w:i/>
          </w:rPr>
          <w:delText>Company Name)</w:delText>
        </w:r>
        <w:r w:rsidR="001920CF">
          <w:rPr>
            <w:i/>
          </w:rPr>
          <w:delText xml:space="preserve"> </w:delText>
        </w:r>
        <w:r w:rsidRPr="001713A9">
          <w:delText xml:space="preserve">indicates that drug or alcohol violation information about me exists in the Clearinghouse, FMCSA will not disclose that information to </w:delText>
        </w:r>
        <w:r w:rsidR="001920CF" w:rsidRPr="00A962E8">
          <w:rPr>
            <w:i/>
          </w:rPr>
          <w:delText>(</w:delText>
        </w:r>
        <w:r w:rsidR="001920CF">
          <w:rPr>
            <w:i/>
          </w:rPr>
          <w:delText xml:space="preserve">Insert </w:delText>
        </w:r>
        <w:r w:rsidR="001920CF" w:rsidRPr="00A962E8">
          <w:rPr>
            <w:i/>
          </w:rPr>
          <w:delText>Company Name)</w:delText>
        </w:r>
        <w:r w:rsidR="001920CF">
          <w:rPr>
            <w:i/>
          </w:rPr>
          <w:delText xml:space="preserve"> </w:delText>
        </w:r>
        <w:r w:rsidRPr="001713A9">
          <w:delText xml:space="preserve">without first obtaining additional specific consent from me. </w:delText>
        </w:r>
      </w:del>
    </w:p>
    <w:p w14:paraId="1CBAD469" w14:textId="77777777" w:rsidR="000C08BF" w:rsidRDefault="000C08BF" w:rsidP="001920CF">
      <w:pPr>
        <w:spacing w:line="276" w:lineRule="auto"/>
        <w:rPr>
          <w:del w:id="68" w:author="Comparison" w:date="2026-09-25T21:08:00Z" w16du:dateUtc="2026-09-26T01:08:00Z"/>
        </w:rPr>
      </w:pPr>
    </w:p>
    <w:p w14:paraId="46739424" w14:textId="77777777" w:rsidR="00D020E2" w:rsidRDefault="001713A9" w:rsidP="001920CF">
      <w:pPr>
        <w:spacing w:line="276" w:lineRule="auto"/>
        <w:rPr>
          <w:del w:id="69" w:author="Comparison" w:date="2026-09-25T21:08:00Z" w16du:dateUtc="2026-09-26T01:08:00Z"/>
        </w:rPr>
      </w:pPr>
      <w:del w:id="70" w:author="Comparison" w:date="2026-09-25T21:08:00Z" w16du:dateUtc="2026-09-26T01:08:00Z">
        <w:r w:rsidRPr="001713A9">
          <w:delText xml:space="preserve">I further understand that if I refuse to provide consent for </w:delText>
        </w:r>
        <w:r w:rsidR="001920CF" w:rsidRPr="00A962E8">
          <w:rPr>
            <w:i/>
          </w:rPr>
          <w:delText>(</w:delText>
        </w:r>
        <w:r w:rsidR="001920CF">
          <w:rPr>
            <w:i/>
          </w:rPr>
          <w:delText xml:space="preserve">Insert </w:delText>
        </w:r>
        <w:r w:rsidR="001920CF" w:rsidRPr="00A962E8">
          <w:rPr>
            <w:i/>
          </w:rPr>
          <w:delText>Company Name)</w:delText>
        </w:r>
        <w:r w:rsidR="001920CF">
          <w:rPr>
            <w:i/>
          </w:rPr>
          <w:delText xml:space="preserve"> </w:delText>
        </w:r>
        <w:r w:rsidRPr="001713A9">
          <w:delText>to conduct a limited query of the Clearinghouse,</w:delText>
        </w:r>
        <w:r w:rsidR="001920CF">
          <w:delText xml:space="preserve"> </w:delText>
        </w:r>
        <w:r w:rsidR="001920CF" w:rsidRPr="00A962E8">
          <w:rPr>
            <w:i/>
          </w:rPr>
          <w:delText>(</w:delText>
        </w:r>
        <w:r w:rsidR="001920CF">
          <w:rPr>
            <w:i/>
          </w:rPr>
          <w:delText xml:space="preserve">Insert </w:delText>
        </w:r>
        <w:r w:rsidR="001920CF" w:rsidRPr="00A962E8">
          <w:rPr>
            <w:i/>
          </w:rPr>
          <w:delText>Company Name)</w:delText>
        </w:r>
        <w:r w:rsidR="001920CF">
          <w:rPr>
            <w:i/>
          </w:rPr>
          <w:delText xml:space="preserve"> </w:delText>
        </w:r>
        <w:r w:rsidRPr="001713A9">
          <w:delText>must prohibit me from performing safety-sensitive functions, including driving a commercial motor vehicle, as required by</w:delText>
        </w:r>
        <w:r w:rsidR="001920CF">
          <w:delText xml:space="preserve"> </w:delText>
        </w:r>
        <w:r w:rsidRPr="001713A9">
          <w:delText>FMCSA’s drug and alcohol program regulations.</w:delText>
        </w:r>
      </w:del>
    </w:p>
    <w:p w14:paraId="5B06F44E" w14:textId="77777777" w:rsidR="004531C4" w:rsidRDefault="00D020E2" w:rsidP="001920CF">
      <w:pPr>
        <w:spacing w:line="276" w:lineRule="auto"/>
        <w:rPr>
          <w:del w:id="71" w:author="Comparison" w:date="2026-09-25T21:08:00Z" w16du:dateUtc="2026-09-26T01:08:00Z"/>
        </w:rPr>
      </w:pPr>
      <w:del w:id="72" w:author="Comparison" w:date="2026-09-25T21:08:00Z" w16du:dateUtc="2026-09-26T01:08:00Z">
        <w:r>
          <w:delText xml:space="preserve"> </w:delText>
        </w:r>
        <w:r>
          <w:tab/>
        </w:r>
      </w:del>
    </w:p>
    <w:p w14:paraId="34D73C43" w14:textId="77777777" w:rsidR="004531C4" w:rsidRDefault="004531C4" w:rsidP="001920CF">
      <w:pPr>
        <w:spacing w:line="276" w:lineRule="auto"/>
        <w:rPr>
          <w:del w:id="73" w:author="Comparison" w:date="2026-09-25T21:08:00Z" w16du:dateUtc="2026-09-26T01:08:00Z"/>
        </w:rPr>
      </w:pPr>
    </w:p>
    <w:p w14:paraId="402FADB5" w14:textId="77777777" w:rsidR="004531C4" w:rsidRDefault="004531C4" w:rsidP="001920CF">
      <w:pPr>
        <w:spacing w:line="276" w:lineRule="auto"/>
        <w:rPr>
          <w:del w:id="74" w:author="Comparison" w:date="2026-09-25T21:08:00Z" w16du:dateUtc="2026-09-26T01:08:00Z"/>
        </w:rPr>
      </w:pPr>
    </w:p>
    <w:p w14:paraId="0027CAA8" w14:textId="77777777" w:rsidR="004531C4" w:rsidRDefault="004531C4" w:rsidP="001920CF">
      <w:pPr>
        <w:spacing w:line="276" w:lineRule="auto"/>
        <w:rPr>
          <w:del w:id="75" w:author="Comparison" w:date="2026-09-25T21:08:00Z" w16du:dateUtc="2026-09-26T01:08:00Z"/>
        </w:rPr>
      </w:pPr>
    </w:p>
    <w:p w14:paraId="1196309A" w14:textId="77777777" w:rsidR="004531C4" w:rsidRDefault="004531C4" w:rsidP="001920CF">
      <w:pPr>
        <w:spacing w:line="276" w:lineRule="auto"/>
        <w:rPr>
          <w:del w:id="76" w:author="Comparison" w:date="2026-09-25T21:08:00Z" w16du:dateUtc="2026-09-26T01:08:00Z"/>
        </w:rPr>
      </w:pPr>
    </w:p>
    <w:p w14:paraId="49D345CF" w14:textId="77777777" w:rsidR="004531C4" w:rsidRDefault="004531C4" w:rsidP="001920CF">
      <w:pPr>
        <w:spacing w:line="276" w:lineRule="auto"/>
        <w:rPr>
          <w:del w:id="77" w:author="Comparison" w:date="2026-09-25T21:08:00Z" w16du:dateUtc="2026-09-26T01:08:00Z"/>
        </w:rPr>
      </w:pPr>
      <w:del w:id="78" w:author="Comparison" w:date="2026-09-25T21:08:00Z" w16du:dateUtc="2026-09-26T01:08:00Z">
        <w:r>
          <w:delText>________________________________________</w:delText>
        </w:r>
        <w:r>
          <w:tab/>
        </w:r>
        <w:r>
          <w:tab/>
          <w:delText>_________________________</w:delText>
        </w:r>
      </w:del>
    </w:p>
    <w:p w14:paraId="4929F171" w14:textId="77777777" w:rsidR="004531C4" w:rsidRDefault="00BE3A0C" w:rsidP="001920CF">
      <w:pPr>
        <w:spacing w:line="276" w:lineRule="auto"/>
        <w:rPr>
          <w:del w:id="79" w:author="Comparison" w:date="2026-09-25T21:08:00Z" w16du:dateUtc="2026-09-26T01:08:00Z"/>
        </w:rPr>
      </w:pPr>
      <w:del w:id="80" w:author="Comparison" w:date="2026-09-25T21:08:00Z" w16du:dateUtc="2026-09-26T01:08:00Z">
        <w:r>
          <w:delText>Driver Signature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 w:rsidR="001920CF">
          <w:delText>Date</w:delText>
        </w:r>
      </w:del>
    </w:p>
    <w:p w14:paraId="692066E5" w14:textId="77777777" w:rsidR="004531C4" w:rsidRDefault="004531C4">
      <w:pPr>
        <w:spacing w:line="480" w:lineRule="auto"/>
        <w:rPr>
          <w:rFonts w:ascii="Arial" w:hAnsi="Arial"/>
          <w:color w:val="000000"/>
          <w:sz w:val="21"/>
          <w:rPrChange w:id="81" w:author="Comparison" w:date="2026-09-25T21:08:00Z" w16du:dateUtc="2026-09-26T01:08:00Z">
            <w:rPr/>
          </w:rPrChange>
        </w:rPr>
        <w:pPrChange w:id="82" w:author="Comparison" w:date="2026-09-25T21:08:00Z" w16du:dateUtc="2026-09-26T01:08:00Z">
          <w:pPr/>
        </w:pPrChange>
      </w:pPr>
    </w:p>
    <w:sectPr w:rsidR="004531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8" w:right="1440" w:bottom="1440" w:left="1440" w:header="720" w:footer="720" w:gutter="0"/>
      <w:pgNumType w:start="1"/>
      <w:cols w:space="720"/>
      <w:docGrid w:linePitch="0"/>
      <w:sectPrChange w:id="114" w:author="Comparison" w:date="2026-09-25T21:08:00Z" w16du:dateUtc="2026-09-26T01:08:00Z">
        <w:sectPr w:rsidR="004531C4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4A8285" w14:textId="77777777" w:rsidR="007B6877" w:rsidRDefault="007B6877" w:rsidP="000D77B4">
      <w:r>
        <w:separator/>
      </w:r>
    </w:p>
  </w:endnote>
  <w:endnote w:type="continuationSeparator" w:id="0">
    <w:p w14:paraId="23675036" w14:textId="77777777" w:rsidR="007B6877" w:rsidRDefault="007B6877" w:rsidP="000D7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C5BA6" w14:textId="77777777" w:rsidR="006A2CF4" w:rsidRDefault="006A2CF4">
    <w:pPr>
      <w:pBdr>
        <w:top w:val="nil"/>
        <w:left w:val="nil"/>
        <w:bottom w:val="nil"/>
        <w:right w:val="nil"/>
        <w:between w:val="nil"/>
      </w:pBdr>
      <w:rPr>
        <w:rFonts w:ascii="Calibri" w:hAnsi="Calibri"/>
        <w:color w:val="000000"/>
        <w:sz w:val="22"/>
        <w:rPrChange w:id="106" w:author="Comparison" w:date="2026-09-25T21:08:00Z" w16du:dateUtc="2026-09-26T01:08:00Z">
          <w:rPr/>
        </w:rPrChange>
      </w:rPr>
      <w:pPrChange w:id="107" w:author="Comparison" w:date="2026-09-25T21:08:00Z" w16du:dateUtc="2026-09-26T01:08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E5ECE" w14:textId="77777777" w:rsidR="006A2CF4" w:rsidRDefault="006A2CF4">
    <w:pPr>
      <w:pBdr>
        <w:top w:val="nil"/>
        <w:left w:val="nil"/>
        <w:bottom w:val="nil"/>
        <w:right w:val="nil"/>
        <w:between w:val="nil"/>
      </w:pBdr>
      <w:rPr>
        <w:rFonts w:ascii="Calibri" w:hAnsi="Calibri"/>
        <w:color w:val="000000"/>
        <w:sz w:val="22"/>
        <w:rPrChange w:id="108" w:author="Comparison" w:date="2026-09-25T21:08:00Z" w16du:dateUtc="2026-09-26T01:08:00Z">
          <w:rPr/>
        </w:rPrChange>
      </w:rPr>
      <w:pPrChange w:id="109" w:author="Comparison" w:date="2026-09-25T21:08:00Z" w16du:dateUtc="2026-09-26T01:08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DF0366" w14:textId="77777777" w:rsidR="006A2CF4" w:rsidRDefault="006A2CF4">
    <w:pPr>
      <w:pBdr>
        <w:top w:val="nil"/>
        <w:left w:val="nil"/>
        <w:bottom w:val="nil"/>
        <w:right w:val="nil"/>
        <w:between w:val="nil"/>
      </w:pBdr>
      <w:rPr>
        <w:rFonts w:ascii="Calibri" w:hAnsi="Calibri"/>
        <w:color w:val="000000"/>
        <w:sz w:val="22"/>
        <w:rPrChange w:id="112" w:author="Comparison" w:date="2026-09-25T21:08:00Z" w16du:dateUtc="2026-09-26T01:08:00Z">
          <w:rPr/>
        </w:rPrChange>
      </w:rPr>
      <w:pPrChange w:id="113" w:author="Comparison" w:date="2026-09-25T21:08:00Z" w16du:dateUtc="2026-09-26T01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0BC85" w14:textId="77777777" w:rsidR="007B6877" w:rsidRDefault="007B6877" w:rsidP="000D77B4">
      <w:r>
        <w:separator/>
      </w:r>
    </w:p>
  </w:footnote>
  <w:footnote w:type="continuationSeparator" w:id="0">
    <w:p w14:paraId="703DFE79" w14:textId="77777777" w:rsidR="007B6877" w:rsidRDefault="007B6877" w:rsidP="000D7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A298" w14:textId="77777777" w:rsidR="006A2CF4" w:rsidRDefault="006A2CF4">
    <w:pPr>
      <w:pBdr>
        <w:top w:val="nil"/>
        <w:left w:val="nil"/>
        <w:bottom w:val="nil"/>
        <w:right w:val="nil"/>
        <w:between w:val="nil"/>
      </w:pBdr>
      <w:rPr>
        <w:rFonts w:ascii="Calibri" w:hAnsi="Calibri"/>
        <w:color w:val="000000"/>
        <w:sz w:val="22"/>
        <w:rPrChange w:id="83" w:author="Comparison" w:date="2026-09-25T21:08:00Z" w16du:dateUtc="2026-09-26T01:08:00Z">
          <w:rPr/>
        </w:rPrChange>
      </w:rPr>
      <w:pPrChange w:id="84" w:author="Comparison" w:date="2026-09-25T21:08:00Z" w16du:dateUtc="2026-09-26T01:08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3D948" w14:textId="77777777" w:rsidR="00BF425C" w:rsidRDefault="007B6877">
    <w:pPr>
      <w:pBdr>
        <w:top w:val="nil"/>
        <w:left w:val="nil"/>
        <w:bottom w:val="nil"/>
        <w:right w:val="nil"/>
        <w:between w:val="nil"/>
      </w:pBdr>
      <w:ind w:left="-180" w:right="-630" w:firstLine="180"/>
      <w:jc w:val="center"/>
      <w:rPr>
        <w:ins w:id="85" w:author="Comparison" w:date="2026-09-25T21:08:00Z" w16du:dateUtc="2026-09-26T01:08:00Z"/>
        <w:color w:val="000000"/>
        <w:sz w:val="40"/>
        <w:szCs w:val="40"/>
      </w:rPr>
    </w:pPr>
    <w:ins w:id="86" w:author="Comparison" w:date="2026-09-25T21:08:00Z" w16du:dateUtc="2026-09-26T01:08:00Z">
      <w:r>
        <w:rPr>
          <w:b/>
          <w:color w:val="000000"/>
          <w:sz w:val="40"/>
          <w:szCs w:val="40"/>
        </w:rPr>
        <w:t>KEANSBURG SCHOOL DISTRICT</w:t>
      </w:r>
      <w:r>
        <w:rPr>
          <w:noProof/>
        </w:rPr>
        <w:drawing>
          <wp:anchor distT="152400" distB="152400" distL="152400" distR="152400" simplePos="0" relativeHeight="251659264" behindDoc="0" locked="0" layoutInCell="1" hidden="0" allowOverlap="1">
            <wp:simplePos x="0" y="0"/>
            <wp:positionH relativeFrom="column">
              <wp:posOffset>-581023</wp:posOffset>
            </wp:positionH>
            <wp:positionV relativeFrom="paragraph">
              <wp:posOffset>261938</wp:posOffset>
            </wp:positionV>
            <wp:extent cx="1039500" cy="1100138"/>
            <wp:effectExtent l="0" t="0" r="0" b="0"/>
            <wp:wrapSquare wrapText="bothSides" distT="152400" distB="152400" distL="152400" distR="1524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9500" cy="1100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  <w:p w14:paraId="24B38968" w14:textId="77777777" w:rsidR="00BF425C" w:rsidRDefault="007B6877">
    <w:pPr>
      <w:pBdr>
        <w:top w:val="nil"/>
        <w:left w:val="nil"/>
        <w:bottom w:val="nil"/>
        <w:right w:val="nil"/>
        <w:between w:val="nil"/>
      </w:pBdr>
      <w:ind w:left="4860" w:right="-630"/>
      <w:rPr>
        <w:ins w:id="87" w:author="Comparison" w:date="2026-09-25T21:08:00Z" w16du:dateUtc="2026-09-26T01:08:00Z"/>
        <w:color w:val="000000"/>
        <w:sz w:val="18"/>
        <w:szCs w:val="18"/>
      </w:rPr>
    </w:pPr>
    <w:ins w:id="88" w:author="Comparison" w:date="2026-09-25T21:08:00Z" w16du:dateUtc="2026-09-26T01:08:00Z">
      <w:r>
        <w:rPr>
          <w:color w:val="000000"/>
          <w:sz w:val="18"/>
          <w:szCs w:val="18"/>
        </w:rPr>
        <w:t>100 Palmer Place</w:t>
      </w:r>
    </w:ins>
  </w:p>
  <w:p w14:paraId="16AB23FD" w14:textId="77777777" w:rsidR="00BF425C" w:rsidRDefault="007B6877">
    <w:pPr>
      <w:pBdr>
        <w:top w:val="nil"/>
        <w:left w:val="nil"/>
        <w:bottom w:val="nil"/>
        <w:right w:val="nil"/>
        <w:between w:val="nil"/>
      </w:pBdr>
      <w:ind w:left="-180" w:right="-630" w:firstLine="180"/>
      <w:jc w:val="center"/>
      <w:rPr>
        <w:ins w:id="89" w:author="Comparison" w:date="2026-09-25T21:08:00Z" w16du:dateUtc="2026-09-26T01:08:00Z"/>
        <w:color w:val="000000"/>
        <w:sz w:val="18"/>
        <w:szCs w:val="18"/>
      </w:rPr>
    </w:pPr>
    <w:ins w:id="90" w:author="Comparison" w:date="2026-09-25T21:08:00Z" w16du:dateUtc="2026-09-26T01:08:00Z">
      <w:r>
        <w:rPr>
          <w:color w:val="000000"/>
          <w:sz w:val="18"/>
          <w:szCs w:val="18"/>
        </w:rPr>
        <w:t>Keansburg, NJ  07734</w:t>
      </w:r>
    </w:ins>
  </w:p>
  <w:p w14:paraId="3E906625" w14:textId="77777777" w:rsidR="00BF425C" w:rsidRDefault="007B6877">
    <w:pPr>
      <w:pBdr>
        <w:top w:val="nil"/>
        <w:left w:val="nil"/>
        <w:bottom w:val="nil"/>
        <w:right w:val="nil"/>
        <w:between w:val="nil"/>
      </w:pBdr>
      <w:ind w:left="-180" w:right="-630" w:firstLine="180"/>
      <w:jc w:val="center"/>
      <w:rPr>
        <w:ins w:id="91" w:author="Comparison" w:date="2026-09-25T21:08:00Z" w16du:dateUtc="2026-09-26T01:08:00Z"/>
        <w:color w:val="000000"/>
        <w:sz w:val="18"/>
        <w:szCs w:val="18"/>
      </w:rPr>
    </w:pPr>
    <w:ins w:id="92" w:author="Comparison" w:date="2026-09-25T21:08:00Z" w16du:dateUtc="2026-09-26T01:08:00Z">
      <w:r>
        <w:rPr>
          <w:color w:val="000000"/>
          <w:sz w:val="18"/>
          <w:szCs w:val="18"/>
        </w:rPr>
        <w:t>Phone:  732-787-2007</w:t>
      </w:r>
    </w:ins>
  </w:p>
  <w:p w14:paraId="44AB6CFD" w14:textId="77777777" w:rsidR="00BF425C" w:rsidRDefault="007B6877">
    <w:pPr>
      <w:pBdr>
        <w:top w:val="nil"/>
        <w:left w:val="nil"/>
        <w:bottom w:val="nil"/>
        <w:right w:val="nil"/>
        <w:between w:val="nil"/>
      </w:pBdr>
      <w:ind w:left="-180" w:right="-630" w:firstLine="180"/>
      <w:jc w:val="center"/>
      <w:rPr>
        <w:ins w:id="93" w:author="Comparison" w:date="2026-09-25T21:08:00Z" w16du:dateUtc="2026-09-26T01:08:00Z"/>
        <w:sz w:val="18"/>
        <w:szCs w:val="18"/>
      </w:rPr>
    </w:pPr>
    <w:ins w:id="94" w:author="Comparison" w:date="2026-09-25T21:08:00Z" w16du:dateUtc="2026-09-26T01:08:00Z">
      <w:r>
        <w:rPr>
          <w:sz w:val="18"/>
          <w:szCs w:val="18"/>
        </w:rPr>
        <w:t xml:space="preserve">Fax 732-495-7911 </w:t>
      </w:r>
    </w:ins>
  </w:p>
  <w:p w14:paraId="7F80EDB0" w14:textId="77777777" w:rsidR="00BF425C" w:rsidRDefault="007B6877">
    <w:pPr>
      <w:pBdr>
        <w:top w:val="nil"/>
        <w:left w:val="nil"/>
        <w:bottom w:val="nil"/>
        <w:right w:val="nil"/>
        <w:between w:val="nil"/>
      </w:pBdr>
      <w:ind w:left="-180" w:right="-630" w:firstLine="180"/>
      <w:jc w:val="center"/>
      <w:rPr>
        <w:ins w:id="95" w:author="Comparison" w:date="2026-09-25T21:08:00Z" w16du:dateUtc="2026-09-26T01:08:00Z"/>
        <w:color w:val="000000"/>
        <w:sz w:val="18"/>
        <w:szCs w:val="18"/>
      </w:rPr>
    </w:pPr>
    <w:ins w:id="96" w:author="Comparison" w:date="2026-09-25T21:08:00Z" w16du:dateUtc="2026-09-26T01:08:00Z">
      <w:r>
        <w:fldChar w:fldCharType="begin"/>
      </w:r>
      <w:r>
        <w:instrText>HYPERLINK "http://www.keansburg.k12.nj.us" \h</w:instrText>
      </w:r>
      <w:r>
        <w:fldChar w:fldCharType="separate"/>
      </w:r>
      <w:r>
        <w:rPr>
          <w:color w:val="0000FF"/>
          <w:sz w:val="18"/>
          <w:szCs w:val="18"/>
          <w:u w:val="single"/>
        </w:rPr>
        <w:t>www.keansburg.k12.nj.us</w:t>
      </w:r>
      <w:r>
        <w:fldChar w:fldCharType="end"/>
      </w:r>
      <w:r>
        <w:rPr>
          <w:color w:val="000000"/>
          <w:sz w:val="18"/>
          <w:szCs w:val="18"/>
        </w:rPr>
        <w:t xml:space="preserve"> </w:t>
      </w:r>
    </w:ins>
  </w:p>
  <w:p w14:paraId="102B7998" w14:textId="77777777" w:rsidR="00BF425C" w:rsidRDefault="007B6877">
    <w:pPr>
      <w:pBdr>
        <w:top w:val="nil"/>
        <w:left w:val="nil"/>
        <w:bottom w:val="nil"/>
        <w:right w:val="nil"/>
        <w:between w:val="nil"/>
      </w:pBdr>
      <w:rPr>
        <w:ins w:id="97" w:author="Comparison" w:date="2026-09-25T21:08:00Z" w16du:dateUtc="2026-09-26T01:08:00Z"/>
        <w:color w:val="000000"/>
      </w:rPr>
    </w:pPr>
    <w:ins w:id="98" w:author="Comparison" w:date="2026-09-25T21:08:00Z" w16du:dateUtc="2026-09-26T01:08:00Z">
      <w:r>
        <w:rPr>
          <w:b/>
          <w:color w:val="000000"/>
        </w:rPr>
        <w:t>__</w:t>
      </w:r>
      <w:r>
        <w:rPr>
          <w:color w:val="000000"/>
        </w:rPr>
        <w:t>_____________________________________________________________________________________</w:t>
      </w:r>
    </w:ins>
  </w:p>
  <w:p w14:paraId="6EE46B0C" w14:textId="77777777" w:rsidR="00BF425C" w:rsidRDefault="00BF425C">
    <w:pPr>
      <w:pBdr>
        <w:top w:val="nil"/>
        <w:left w:val="nil"/>
        <w:bottom w:val="nil"/>
        <w:right w:val="nil"/>
        <w:between w:val="nil"/>
      </w:pBdr>
      <w:rPr>
        <w:ins w:id="99" w:author="Comparison" w:date="2026-09-25T21:08:00Z" w16du:dateUtc="2026-09-26T01:08:00Z"/>
        <w:color w:val="000000"/>
        <w:sz w:val="22"/>
        <w:u w:val="single"/>
      </w:rPr>
    </w:pPr>
  </w:p>
  <w:p w14:paraId="4BEB995B" w14:textId="77777777" w:rsidR="00BF425C" w:rsidRDefault="007B6877">
    <w:pPr>
      <w:pBdr>
        <w:top w:val="nil"/>
        <w:left w:val="nil"/>
        <w:bottom w:val="nil"/>
        <w:right w:val="nil"/>
        <w:between w:val="nil"/>
      </w:pBdr>
      <w:rPr>
        <w:ins w:id="100" w:author="Comparison" w:date="2026-09-25T21:08:00Z" w16du:dateUtc="2026-09-26T01:08:00Z"/>
        <w:b/>
        <w:i/>
        <w:color w:val="000000"/>
        <w:sz w:val="18"/>
        <w:szCs w:val="18"/>
      </w:rPr>
    </w:pPr>
    <w:ins w:id="101" w:author="Comparison" w:date="2026-09-25T21:08:00Z" w16du:dateUtc="2026-09-26T01:08:00Z">
      <w:r>
        <w:rPr>
          <w:b/>
          <w:color w:val="000000"/>
          <w:sz w:val="18"/>
          <w:szCs w:val="18"/>
        </w:rPr>
        <w:t xml:space="preserve">   </w:t>
      </w:r>
      <w:r>
        <w:rPr>
          <w:b/>
          <w:sz w:val="18"/>
          <w:szCs w:val="18"/>
        </w:rPr>
        <w:t>Ms. Kathleen O’Hare</w:t>
      </w:r>
      <w:r>
        <w:rPr>
          <w:b/>
          <w:color w:val="000000"/>
          <w:sz w:val="18"/>
          <w:szCs w:val="18"/>
        </w:rPr>
        <w:tab/>
        <w:t xml:space="preserve">        Ms.</w:t>
      </w:r>
      <w:r>
        <w:rPr>
          <w:b/>
          <w:sz w:val="18"/>
          <w:szCs w:val="18"/>
        </w:rPr>
        <w:t xml:space="preserve"> Christine Formica</w:t>
      </w:r>
      <w:r>
        <w:rPr>
          <w:b/>
          <w:sz w:val="18"/>
          <w:szCs w:val="18"/>
        </w:rPr>
        <w:tab/>
      </w:r>
      <w:r>
        <w:rPr>
          <w:b/>
          <w:color w:val="000000"/>
          <w:sz w:val="18"/>
          <w:szCs w:val="18"/>
        </w:rPr>
        <w:t xml:space="preserve">                            M</w:t>
      </w:r>
      <w:r>
        <w:rPr>
          <w:b/>
          <w:sz w:val="18"/>
          <w:szCs w:val="18"/>
        </w:rPr>
        <w:t>s. Lindsay Case</w:t>
      </w:r>
      <w:r>
        <w:rPr>
          <w:i/>
          <w:color w:val="000000"/>
          <w:sz w:val="18"/>
          <w:szCs w:val="18"/>
        </w:rPr>
        <w:t xml:space="preserve">            </w:t>
      </w:r>
      <w:r>
        <w:rPr>
          <w:b/>
          <w:sz w:val="18"/>
          <w:szCs w:val="18"/>
        </w:rPr>
        <w:t>Mr. Michael Sette</w:t>
      </w:r>
      <w:r>
        <w:rPr>
          <w:i/>
          <w:color w:val="000000"/>
          <w:sz w:val="18"/>
          <w:szCs w:val="18"/>
        </w:rPr>
        <w:t xml:space="preserve"> </w:t>
      </w:r>
    </w:ins>
  </w:p>
  <w:p w14:paraId="2867046A" w14:textId="77777777" w:rsidR="00BF425C" w:rsidRDefault="007B6877">
    <w:pPr>
      <w:pBdr>
        <w:top w:val="nil"/>
        <w:left w:val="nil"/>
        <w:bottom w:val="nil"/>
        <w:right w:val="nil"/>
        <w:between w:val="nil"/>
      </w:pBdr>
      <w:rPr>
        <w:ins w:id="102" w:author="Comparison" w:date="2026-09-25T21:08:00Z" w16du:dateUtc="2026-09-26T01:08:00Z"/>
        <w:color w:val="000000"/>
        <w:sz w:val="18"/>
        <w:szCs w:val="18"/>
      </w:rPr>
    </w:pPr>
    <w:ins w:id="103" w:author="Comparison" w:date="2026-09-25T21:08:00Z" w16du:dateUtc="2026-09-26T01:08:00Z">
      <w:r>
        <w:rPr>
          <w:i/>
          <w:color w:val="000000"/>
          <w:sz w:val="18"/>
          <w:szCs w:val="18"/>
        </w:rPr>
        <w:t xml:space="preserve"> Superintendent of Schools        </w:t>
      </w:r>
      <w:r>
        <w:rPr>
          <w:i/>
          <w:sz w:val="18"/>
          <w:szCs w:val="18"/>
        </w:rPr>
        <w:t>Supervisor of Curriculum &amp; Instruction</w:t>
      </w:r>
      <w:r>
        <w:rPr>
          <w:i/>
          <w:color w:val="000000"/>
          <w:sz w:val="18"/>
          <w:szCs w:val="18"/>
        </w:rPr>
        <w:t xml:space="preserve">      </w:t>
      </w:r>
      <w:r>
        <w:rPr>
          <w:i/>
          <w:sz w:val="18"/>
          <w:szCs w:val="18"/>
        </w:rPr>
        <w:t xml:space="preserve"> </w:t>
      </w:r>
      <w:r>
        <w:rPr>
          <w:i/>
          <w:color w:val="000000"/>
          <w:sz w:val="18"/>
          <w:szCs w:val="18"/>
        </w:rPr>
        <w:t xml:space="preserve">Business </w:t>
      </w:r>
      <w:r>
        <w:rPr>
          <w:i/>
          <w:sz w:val="18"/>
          <w:szCs w:val="18"/>
        </w:rPr>
        <w:t>Administrator</w:t>
      </w:r>
      <w:r>
        <w:rPr>
          <w:i/>
          <w:color w:val="000000"/>
          <w:sz w:val="18"/>
          <w:szCs w:val="18"/>
        </w:rPr>
        <w:t xml:space="preserve">         Board Secretary</w:t>
      </w:r>
      <w:r>
        <w:rPr>
          <w:i/>
          <w:color w:val="000000"/>
          <w:sz w:val="18"/>
          <w:szCs w:val="18"/>
        </w:rPr>
        <w:br/>
      </w:r>
      <w:r>
        <w:rPr>
          <w:i/>
          <w:color w:val="000000"/>
          <w:sz w:val="18"/>
          <w:szCs w:val="18"/>
        </w:rPr>
        <w:tab/>
      </w:r>
      <w:r>
        <w:rPr>
          <w:i/>
          <w:color w:val="000000"/>
          <w:sz w:val="18"/>
          <w:szCs w:val="18"/>
        </w:rPr>
        <w:tab/>
        <w:t xml:space="preserve">                                                                  </w:t>
      </w:r>
    </w:ins>
  </w:p>
  <w:p w14:paraId="28450A63" w14:textId="77777777" w:rsidR="006A2CF4" w:rsidRDefault="006A2CF4">
    <w:pPr>
      <w:pBdr>
        <w:top w:val="nil"/>
        <w:left w:val="nil"/>
        <w:bottom w:val="nil"/>
        <w:right w:val="nil"/>
        <w:between w:val="nil"/>
      </w:pBdr>
      <w:tabs>
        <w:tab w:val="left" w:pos="0"/>
      </w:tabs>
      <w:ind w:left="5040" w:hanging="5940"/>
      <w:jc w:val="center"/>
      <w:rPr>
        <w:rFonts w:ascii="Helvetica Neue" w:hAnsi="Helvetica Neue"/>
        <w:color w:val="000000"/>
        <w:sz w:val="18"/>
        <w:rPrChange w:id="104" w:author="Comparison" w:date="2026-09-25T21:08:00Z" w16du:dateUtc="2026-09-26T01:08:00Z">
          <w:rPr/>
        </w:rPrChange>
      </w:rPr>
      <w:pPrChange w:id="105" w:author="Comparison" w:date="2026-09-25T21:08:00Z" w16du:dateUtc="2026-09-26T01:08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B4B426" w14:textId="77777777" w:rsidR="006A2CF4" w:rsidRDefault="006A2CF4">
    <w:pPr>
      <w:pBdr>
        <w:top w:val="nil"/>
        <w:left w:val="nil"/>
        <w:bottom w:val="nil"/>
        <w:right w:val="nil"/>
        <w:between w:val="nil"/>
      </w:pBdr>
      <w:rPr>
        <w:rFonts w:ascii="Calibri" w:hAnsi="Calibri"/>
        <w:color w:val="000000"/>
        <w:sz w:val="22"/>
        <w:rPrChange w:id="110" w:author="Comparison" w:date="2026-09-25T21:08:00Z" w16du:dateUtc="2026-09-26T01:08:00Z">
          <w:rPr/>
        </w:rPrChange>
      </w:rPr>
      <w:pPrChange w:id="111" w:author="Comparison" w:date="2026-09-25T21:08:00Z" w16du:dateUtc="2026-09-26T01:0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6446C"/>
    <w:multiLevelType w:val="hybridMultilevel"/>
    <w:tmpl w:val="635ACD9E"/>
    <w:lvl w:ilvl="0" w:tplc="61AA50F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00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0E2"/>
    <w:rsid w:val="000C08BF"/>
    <w:rsid w:val="000D77B4"/>
    <w:rsid w:val="001713A9"/>
    <w:rsid w:val="001920CF"/>
    <w:rsid w:val="001C3181"/>
    <w:rsid w:val="001D43DE"/>
    <w:rsid w:val="00210F23"/>
    <w:rsid w:val="002A7313"/>
    <w:rsid w:val="002B1BFB"/>
    <w:rsid w:val="002C2254"/>
    <w:rsid w:val="004531C4"/>
    <w:rsid w:val="004E7F75"/>
    <w:rsid w:val="00572A4A"/>
    <w:rsid w:val="005A154D"/>
    <w:rsid w:val="006A2CF4"/>
    <w:rsid w:val="006F2FA7"/>
    <w:rsid w:val="007B6877"/>
    <w:rsid w:val="00897F74"/>
    <w:rsid w:val="008A5425"/>
    <w:rsid w:val="008A70F9"/>
    <w:rsid w:val="009173EA"/>
    <w:rsid w:val="00A962E8"/>
    <w:rsid w:val="00B76B00"/>
    <w:rsid w:val="00BE3A0C"/>
    <w:rsid w:val="00BE4C2D"/>
    <w:rsid w:val="00BF425C"/>
    <w:rsid w:val="00CC5DA0"/>
    <w:rsid w:val="00D01A8E"/>
    <w:rsid w:val="00D020E2"/>
    <w:rsid w:val="00D557D8"/>
    <w:rsid w:val="00EC3525"/>
    <w:rsid w:val="00EE6731"/>
    <w:rsid w:val="00F4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1C69"/>
  <w15:chartTrackingRefBased/>
  <w15:docId w15:val="{30C3E79B-EF4F-43BC-92B4-CE196D1C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0" w:author="Comparison" w:date="2026-09-25T21:08:00Z">
        <w:pPr>
          <w:keepNext/>
          <w:keepLines/>
          <w:spacing w:before="480" w:after="120"/>
          <w:outlineLvl w:val="0"/>
        </w:pPr>
      </w:pPrChange>
    </w:pPr>
    <w:rPr>
      <w:rFonts w:eastAsia="Times New Roman" w:cs="Times New Roman"/>
      <w:b/>
      <w:sz w:val="48"/>
      <w:szCs w:val="48"/>
      <w:rPrChange w:id="0" w:author="Comparison" w:date="2026-09-25T21:08:00Z">
        <w:rPr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1" w:author="Comparison" w:date="2026-09-25T21:08:00Z">
        <w:pPr>
          <w:keepNext/>
          <w:keepLines/>
          <w:spacing w:before="360" w:after="80"/>
          <w:outlineLvl w:val="1"/>
        </w:pPr>
      </w:pPrChange>
    </w:pPr>
    <w:rPr>
      <w:rFonts w:eastAsia="Times New Roman" w:cs="Times New Roman"/>
      <w:b/>
      <w:sz w:val="36"/>
      <w:szCs w:val="36"/>
      <w:rPrChange w:id="1" w:author="Comparison" w:date="2026-09-25T21:08:00Z">
        <w:rPr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2" w:author="Comparison" w:date="2026-09-25T21:08:00Z">
        <w:pPr>
          <w:keepNext/>
          <w:keepLines/>
          <w:spacing w:before="280" w:after="80"/>
          <w:outlineLvl w:val="2"/>
        </w:pPr>
      </w:pPrChange>
    </w:pPr>
    <w:rPr>
      <w:rFonts w:eastAsia="Times New Roman" w:cs="Times New Roman"/>
      <w:b/>
      <w:sz w:val="28"/>
      <w:szCs w:val="28"/>
      <w:rPrChange w:id="2" w:author="Comparison" w:date="2026-09-25T21:08:00Z">
        <w:rPr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3" w:author="Comparison" w:date="2026-09-25T21:08:00Z">
        <w:pPr>
          <w:keepNext/>
          <w:keepLines/>
          <w:spacing w:before="240" w:after="40"/>
          <w:outlineLvl w:val="3"/>
        </w:pPr>
      </w:pPrChange>
    </w:pPr>
    <w:rPr>
      <w:rFonts w:eastAsia="Times New Roman" w:cs="Times New Roman"/>
      <w:b/>
      <w:szCs w:val="24"/>
      <w:rPrChange w:id="3" w:author="Comparison" w:date="2026-09-25T21:08:00Z">
        <w:rPr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4" w:author="Comparison" w:date="2026-09-25T21:08:00Z">
        <w:pPr>
          <w:keepNext/>
          <w:keepLines/>
          <w:spacing w:before="220" w:after="40"/>
          <w:outlineLvl w:val="4"/>
        </w:pPr>
      </w:pPrChange>
    </w:pPr>
    <w:rPr>
      <w:rFonts w:eastAsia="Times New Roman" w:cs="Times New Roman"/>
      <w:b/>
      <w:sz w:val="22"/>
      <w:rPrChange w:id="4" w:author="Comparison" w:date="2026-09-25T21:08:00Z">
        <w:rPr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5" w:author="Comparison" w:date="2026-09-25T21:08:00Z">
        <w:pPr>
          <w:keepNext/>
          <w:keepLines/>
          <w:spacing w:before="200" w:after="40"/>
          <w:outlineLvl w:val="5"/>
        </w:pPr>
      </w:pPrChange>
    </w:pPr>
    <w:rPr>
      <w:rFonts w:eastAsia="Times New Roman" w:cs="Times New Roman"/>
      <w:b/>
      <w:sz w:val="20"/>
      <w:szCs w:val="20"/>
      <w:rPrChange w:id="5" w:author="Comparison" w:date="2026-09-25T21:08:00Z">
        <w:rPr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3525"/>
  </w:style>
  <w:style w:type="paragraph" w:styleId="EnvelopeAddress">
    <w:name w:val="envelope address"/>
    <w:basedOn w:val="Normal"/>
    <w:uiPriority w:val="99"/>
    <w:semiHidden/>
    <w:unhideWhenUsed/>
    <w:rsid w:val="00EE673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8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E6731"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unhideWhenUsed/>
    <w:rsid w:val="000D77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7B4"/>
  </w:style>
  <w:style w:type="paragraph" w:styleId="Footer">
    <w:name w:val="footer"/>
    <w:basedOn w:val="Normal"/>
    <w:link w:val="FooterChar"/>
    <w:uiPriority w:val="99"/>
    <w:unhideWhenUsed/>
    <w:rsid w:val="000D77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7B4"/>
  </w:style>
  <w:style w:type="paragraph" w:styleId="ListParagraph">
    <w:name w:val="List Paragraph"/>
    <w:basedOn w:val="Normal"/>
    <w:uiPriority w:val="34"/>
    <w:qFormat/>
    <w:rsid w:val="000C08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962E8"/>
    <w:rPr>
      <w:color w:val="808080"/>
    </w:rPr>
  </w:style>
  <w:style w:type="character" w:customStyle="1" w:styleId="Style1">
    <w:name w:val="Style1"/>
    <w:basedOn w:val="DefaultParagraphFont"/>
    <w:uiPriority w:val="1"/>
    <w:rsid w:val="00A962E8"/>
    <w:rPr>
      <w:rFonts w:ascii="Times New Roman" w:hAnsi="Times New Roman"/>
      <w:sz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2CF4"/>
    <w:rPr>
      <w:rFonts w:eastAsia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F4"/>
    <w:rPr>
      <w:rFonts w:eastAsia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F4"/>
    <w:rPr>
      <w:rFonts w:eastAsia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F4"/>
    <w:rPr>
      <w:rFonts w:eastAsia="Times New Roman" w:cs="Times New Roman"/>
      <w:b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F4"/>
    <w:rPr>
      <w:rFonts w:eastAsia="Times New Roman" w:cs="Times New Roman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F4"/>
    <w:rPr>
      <w:rFonts w:eastAsia="Times New Roman" w:cs="Times New Roman"/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ind w:left="-1800" w:right="-1440" w:firstLine="540"/>
      <w:jc w:val="center"/>
      <w:pPrChange w:id="6" w:author="Comparison" w:date="2026-09-25T21:08:00Z">
        <w:pPr>
          <w:ind w:left="-1800" w:right="-1440" w:firstLine="540"/>
          <w:jc w:val="center"/>
        </w:pPr>
      </w:pPrChange>
    </w:pPr>
    <w:rPr>
      <w:rFonts w:eastAsia="Times New Roman" w:cs="Times New Roman"/>
      <w:b/>
      <w:i/>
      <w:sz w:val="36"/>
      <w:szCs w:val="36"/>
      <w:rPrChange w:id="6" w:author="Comparison" w:date="2026-09-25T21:08:00Z">
        <w:rPr>
          <w:b/>
          <w:i/>
          <w:sz w:val="36"/>
          <w:szCs w:val="3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A2CF4"/>
    <w:rPr>
      <w:rFonts w:eastAsia="Times New Roman" w:cs="Times New Roman"/>
      <w:b/>
      <w:i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A2CF4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J9hHf75vR7TPSC5W6BzcupaGhA==">AMUW2mWB4JxXrgXt5hBRntccWJZMQi1/eaw6gbQ0eHuGJyJxfu8SwWVdmPwDJW7JbSJX/yD+q0+VsGuKDYnB5wodNcvGT6DPRtHRmLe/BiJ9B8o0cVFwQPc=</go:docsCustomData>
</go:gDocsCustomXmlDataStorage>
</file>

<file path=customXml/itemProps1.xml><?xml version="1.0" encoding="utf-8"?>
<ds:datastoreItem xmlns:ds="http://schemas.openxmlformats.org/officeDocument/2006/customXml" ds:itemID="{0C5B8256-481A-4498-88B1-B8CDCD4737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Stoner, Brett (FMCSA)</dc:creator>
  <cp:keywords/>
  <dc:description/>
  <cp:lastModifiedBy>Arthur Souza Rodrigues</cp:lastModifiedBy>
  <cp:revision>1</cp:revision>
  <dcterms:created xsi:type="dcterms:W3CDTF">2019-12-06T18:23:00Z</dcterms:created>
  <dcterms:modified xsi:type="dcterms:W3CDTF">2026-09-26T01:08:00Z</dcterms:modified>
</cp:coreProperties>
</file>