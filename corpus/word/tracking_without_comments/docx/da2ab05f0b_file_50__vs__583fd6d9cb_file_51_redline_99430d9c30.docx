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0CF72" w14:textId="77777777" w:rsidR="00A07DBD" w:rsidRDefault="00A07DBD">
      <w:r>
        <w:t>file_</w:t>
      </w:r>
      <w:ins w:id="0" w:author="Arthur Souza Rodrigues" w:date="2026-09-26T14:58:00Z" w16du:dateUtc="2026-09-26T18:58:00Z">
        <w:r w:rsidR="006E76BC">
          <w:t>51</w:t>
        </w:r>
      </w:ins>
      <w:del w:id="1" w:author="Arthur Souza Rodrigues" w:date="2026-09-26T14:58:00Z" w16du:dateUtc="2026-09-26T18:58:00Z">
        <w:r>
          <w:delText>50</w:delText>
        </w:r>
      </w:del>
      <w:r>
        <w:t>.docx</w:t>
      </w:r>
    </w:p>
    <w:p w14:paraId="1CD9DC8F" w14:textId="2EF875EB" w:rsidR="004353F6" w:rsidRDefault="00232044">
      <w:pPr>
        <w:rPr>
          <w:ins w:id="2" w:author="Arthur Souza Rodrigues" w:date="2026-09-26T14:58:00Z" w16du:dateUtc="2026-09-26T18:58:00Z"/>
        </w:rPr>
      </w:pPr>
      <w:ins w:id="3" w:author="Arthur Souza Rodrigues" w:date="2026-09-26T14:58:00Z" w16du:dateUtc="2026-09-26T18:58:00Z">
        <w:r>
          <w:t>Meeting Minutes</w:t>
        </w:r>
      </w:ins>
    </w:p>
    <w:p w14:paraId="6CEF09FA" w14:textId="77777777" w:rsidR="004353F6" w:rsidRDefault="00232044">
      <w:pPr>
        <w:rPr>
          <w:ins w:id="4" w:author="Arthur Souza Rodrigues" w:date="2026-09-26T14:58:00Z" w16du:dateUtc="2026-09-26T18:58:00Z"/>
        </w:rPr>
      </w:pPr>
      <w:ins w:id="5" w:author="Arthur Souza Rodrigues" w:date="2026-09-26T14:58:00Z" w16du:dateUtc="2026-09-26T18:58:00Z">
        <w:r>
          <w:t>Date: January 10, 2026</w:t>
        </w:r>
      </w:ins>
    </w:p>
    <w:p w14:paraId="295EA638" w14:textId="77777777" w:rsidR="004353F6" w:rsidRDefault="00232044">
      <w:pPr>
        <w:rPr>
          <w:ins w:id="6" w:author="Arthur Souza Rodrigues" w:date="2026-09-26T14:58:00Z" w16du:dateUtc="2026-09-26T18:58:00Z"/>
        </w:rPr>
      </w:pPr>
      <w:ins w:id="7" w:author="Arthur Souza Rodrigues" w:date="2026-09-26T14:58:00Z" w16du:dateUtc="2026-09-26T18:58:00Z">
        <w:r>
          <w:t>Attendees: John, Sarah, Mike</w:t>
        </w:r>
      </w:ins>
    </w:p>
    <w:p w14:paraId="2F1B897D" w14:textId="77777777" w:rsidR="004353F6" w:rsidRDefault="00232044">
      <w:pPr>
        <w:rPr>
          <w:ins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t>Action items: Complete the report by Friday.</w:t>
        </w:r>
      </w:ins>
    </w:p>
    <w:p w14:paraId="740E2A45" w14:textId="73BEF458" w:rsidR="00825E2B" w:rsidRDefault="00232044">
      <w:pPr>
        <w:rPr>
          <w:del w:id="10" w:author="Arthur Souza Rodrigues" w:date="2026-09-26T14:58:00Z" w16du:dateUtc="2026-09-26T18:58:00Z"/>
        </w:rPr>
      </w:pPr>
      <w:ins w:id="11" w:author="Arthur Souza Rodrigues" w:date="2026-09-26T14:58:00Z" w16du:dateUtc="2026-09-26T18:58:00Z">
        <w:r>
          <w:t>Next meeting scheduled for January 17.</w:t>
        </w:r>
      </w:ins>
      <w:del w:id="12" w:author="Arthur Souza Rodrigues" w:date="2026-09-26T14:58:00Z" w16du:dateUtc="2026-09-26T18:58:00Z">
        <w:r>
          <w:delText>Employee Directory</w:delText>
        </w:r>
      </w:del>
    </w:p>
    <w:p w14:paraId="5E789F69" w14:textId="77777777" w:rsidR="00825E2B" w:rsidRDefault="00825E2B">
      <w:pPr>
        <w:rPr>
          <w:del w:id="13" w:author="Arthur Souza Rodrigues" w:date="2026-09-26T14:58:00Z" w16du:dateUtc="2026-09-26T18:5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rPr>
          <w:trHeight w:val="360"/>
          <w:del w:id="14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232044">
            <w:pPr>
              <w:rPr>
                <w:del w:id="15" w:author="Arthur Souza Rodrigues" w:date="2026-09-26T14:58:00Z" w16du:dateUtc="2026-09-26T18:58:00Z"/>
              </w:rPr>
            </w:pPr>
            <w:del w:id="16" w:author="Arthur Souza Rodrigues" w:date="2026-09-26T14:58:00Z" w16du:dateUtc="2026-09-26T18:58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232044">
            <w:pPr>
              <w:rPr>
                <w:del w:id="17" w:author="Arthur Souza Rodrigues" w:date="2026-09-26T14:58:00Z" w16du:dateUtc="2026-09-26T18:58:00Z"/>
              </w:rPr>
            </w:pPr>
            <w:del w:id="18" w:author="Arthur Souza Rodrigues" w:date="2026-09-26T14:58:00Z" w16du:dateUtc="2026-09-26T18:58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232044">
            <w:pPr>
              <w:rPr>
                <w:del w:id="19" w:author="Arthur Souza Rodrigues" w:date="2026-09-26T14:58:00Z" w16du:dateUtc="2026-09-26T18:58:00Z"/>
              </w:rPr>
            </w:pPr>
            <w:del w:id="20" w:author="Arthur Souza Rodrigues" w:date="2026-09-26T14:58:00Z" w16du:dateUtc="2026-09-26T18:58:00Z">
              <w:r>
                <w:delText>Role</w:delText>
              </w:r>
            </w:del>
          </w:p>
        </w:tc>
      </w:tr>
      <w:tr w:rsidR="00825E2B" w14:paraId="5603A92A" w14:textId="77777777">
        <w:trPr>
          <w:trHeight w:val="360"/>
          <w:del w:id="21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232044">
            <w:pPr>
              <w:rPr>
                <w:del w:id="22" w:author="Arthur Souza Rodrigues" w:date="2026-09-26T14:58:00Z" w16du:dateUtc="2026-09-26T18:58:00Z"/>
              </w:rPr>
            </w:pPr>
            <w:del w:id="23" w:author="Arthur Souza Rodrigues" w:date="2026-09-26T14:58:00Z" w16du:dateUtc="2026-09-26T18:58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232044">
            <w:pPr>
              <w:rPr>
                <w:del w:id="24" w:author="Arthur Souza Rodrigues" w:date="2026-09-26T14:58:00Z" w16du:dateUtc="2026-09-26T18:58:00Z"/>
              </w:rPr>
            </w:pPr>
            <w:del w:id="25" w:author="Arthur Souza Rodrigues" w:date="2026-09-26T14:58:00Z" w16du:dateUtc="2026-09-26T18:58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232044">
            <w:pPr>
              <w:rPr>
                <w:del w:id="26" w:author="Arthur Souza Rodrigues" w:date="2026-09-26T14:58:00Z" w16du:dateUtc="2026-09-26T18:58:00Z"/>
              </w:rPr>
            </w:pPr>
            <w:del w:id="27" w:author="Arthur Souza Rodrigues" w:date="2026-09-26T14:58:00Z" w16du:dateUtc="2026-09-26T18:58:00Z">
              <w:r>
                <w:delText>Senior Dev</w:delText>
              </w:r>
            </w:del>
          </w:p>
        </w:tc>
      </w:tr>
      <w:tr w:rsidR="00825E2B" w14:paraId="0E5F50D2" w14:textId="77777777">
        <w:trPr>
          <w:trHeight w:val="360"/>
          <w:del w:id="28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232044">
            <w:pPr>
              <w:rPr>
                <w:del w:id="29" w:author="Arthur Souza Rodrigues" w:date="2026-09-26T14:58:00Z" w16du:dateUtc="2026-09-26T18:58:00Z"/>
              </w:rPr>
            </w:pPr>
            <w:del w:id="30" w:author="Arthur Souza Rodrigues" w:date="2026-09-26T14:58:00Z" w16du:dateUtc="2026-09-26T18:58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232044">
            <w:pPr>
              <w:rPr>
                <w:del w:id="31" w:author="Arthur Souza Rodrigues" w:date="2026-09-26T14:58:00Z" w16du:dateUtc="2026-09-26T18:58:00Z"/>
              </w:rPr>
            </w:pPr>
            <w:del w:id="32" w:author="Arthur Souza Rodrigues" w:date="2026-09-26T14:58:00Z" w16du:dateUtc="2026-09-26T18:58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232044">
            <w:pPr>
              <w:rPr>
                <w:del w:id="33" w:author="Arthur Souza Rodrigues" w:date="2026-09-26T14:58:00Z" w16du:dateUtc="2026-09-26T18:58:00Z"/>
              </w:rPr>
            </w:pPr>
            <w:del w:id="34" w:author="Arthur Souza Rodrigues" w:date="2026-09-26T14:58:00Z" w16du:dateUtc="2026-09-26T18:58:00Z">
              <w:r>
                <w:delText>Manager</w:delText>
              </w:r>
            </w:del>
          </w:p>
        </w:tc>
      </w:tr>
      <w:tr w:rsidR="00825E2B" w14:paraId="58C2A874" w14:textId="77777777">
        <w:trPr>
          <w:trHeight w:val="360"/>
          <w:del w:id="35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232044">
            <w:pPr>
              <w:rPr>
                <w:del w:id="36" w:author="Arthur Souza Rodrigues" w:date="2026-09-26T14:58:00Z" w16du:dateUtc="2026-09-26T18:58:00Z"/>
              </w:rPr>
            </w:pPr>
            <w:del w:id="37" w:author="Arthur Souza Rodrigues" w:date="2026-09-26T14:58:00Z" w16du:dateUtc="2026-09-26T18:58:00Z">
              <w:r>
                <w:delText>Carol White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232044">
            <w:pPr>
              <w:rPr>
                <w:del w:id="38" w:author="Arthur Souza Rodrigues" w:date="2026-09-26T14:58:00Z" w16du:dateUtc="2026-09-26T18:58:00Z"/>
              </w:rPr>
            </w:pPr>
            <w:del w:id="39" w:author="Arthur Souza Rodrigues" w:date="2026-09-26T14:58:00Z" w16du:dateUtc="2026-09-26T18:58:00Z">
              <w:r>
                <w:delText>Sales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232044">
            <w:pPr>
              <w:rPr>
                <w:del w:id="40" w:author="Arthur Souza Rodrigues" w:date="2026-09-26T14:58:00Z" w16du:dateUtc="2026-09-26T18:58:00Z"/>
              </w:rPr>
            </w:pPr>
            <w:del w:id="41" w:author="Arthur Souza Rodrigues" w:date="2026-09-26T14:58:00Z" w16du:dateUtc="2026-09-26T18:58:00Z">
              <w:r>
                <w:delText>Director</w:delText>
              </w:r>
            </w:del>
          </w:p>
        </w:tc>
      </w:tr>
    </w:tbl>
    <w:p w14:paraId="3EC55F67" w14:textId="77777777" w:rsidR="00825E2B" w:rsidRDefault="00825E2B"/>
    <w:sectPr w:rsidR="00825E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E2B"/>
    <w:rsid w:val="002F5B90"/>
    <w:rsid w:val="004353F6"/>
    <w:rsid w:val="006E76BC"/>
    <w:rsid w:val="00792D3B"/>
    <w:rsid w:val="00825E2B"/>
    <w:rsid w:val="00A07DBD"/>
    <w:rsid w:val="00B714F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EB4A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2026-09-26T18:58:00Z</dcterms:modified>
</cp:coreProperties>
</file>