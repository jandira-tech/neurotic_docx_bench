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A615B7" w14:textId="77777777" w:rsidR="00AD4A8F" w:rsidRPr="00AD4A8F" w:rsidRDefault="00FB1E72" w:rsidP="00AD4A8F">
      <w:pPr>
        <w:kinsoku w:val="0"/>
        <w:overflowPunct w:val="0"/>
        <w:autoSpaceDE w:val="0"/>
        <w:autoSpaceDN w:val="0"/>
        <w:adjustRightInd w:val="0"/>
        <w:spacing w:before="2"/>
        <w:rPr>
          <w:del w:id="4" w:author="Comparison" w:date="2026-09-22T12:22:00Z" w16du:dateUtc="2026-09-22T16:22:00Z"/>
          <w:rFonts w:ascii="Times New Roman" w:hAnsi="Times New Roman" w:cs="Times New Roman"/>
          <w:szCs w:val="19"/>
          <w:lang w:val="es-ES_tradnl"/>
        </w:rPr>
      </w:pPr>
      <w:ins w:id="5" w:author="Comparison" w:date="2026-09-22T12:22:00Z" w16du:dateUtc="2026-09-22T16:22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lastRenderedPageBreak/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</w:p>
    <w:p w14:paraId="5D9C02E4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ind w:left="2989" w:right="2853"/>
        <w:jc w:val="center"/>
        <w:outlineLvl w:val="0"/>
        <w:rPr>
          <w:del w:id="6" w:author="Comparison" w:date="2026-09-22T12:22:00Z" w16du:dateUtc="2026-09-22T16:22:00Z"/>
          <w:rFonts w:ascii="Arial" w:hAnsi="Arial" w:cs="Arial"/>
          <w:b/>
          <w:bCs/>
          <w:w w:val="105"/>
          <w:szCs w:val="18"/>
          <w:lang w:val="es-ES_tradnl"/>
        </w:rPr>
      </w:pPr>
      <w:del w:id="7" w:author="Comparison" w:date="2026-09-22T12:22:00Z" w16du:dateUtc="2026-09-22T16:22:00Z">
        <w:r w:rsidRPr="00AD4A8F">
          <w:rPr>
            <w:rFonts w:ascii="Arial" w:hAnsi="Arial" w:cs="Arial"/>
            <w:b/>
            <w:bCs/>
            <w:w w:val="105"/>
            <w:szCs w:val="18"/>
            <w:lang w:val="es-ES_tradnl"/>
          </w:rPr>
          <w:delText>ANEXO V</w:delText>
        </w:r>
      </w:del>
    </w:p>
    <w:p w14:paraId="4527D6F2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6" w:line="249" w:lineRule="auto"/>
        <w:ind w:left="2991" w:right="2853"/>
        <w:jc w:val="center"/>
        <w:rPr>
          <w:del w:id="8" w:author="Comparison" w:date="2026-09-22T12:22:00Z" w16du:dateUtc="2026-09-22T16:22:00Z"/>
          <w:rFonts w:ascii="Arial" w:hAnsi="Arial" w:cs="Arial"/>
          <w:b/>
          <w:bCs/>
          <w:w w:val="105"/>
          <w:szCs w:val="18"/>
          <w:lang w:val="es-ES_tradnl"/>
        </w:rPr>
      </w:pPr>
      <w:del w:id="9" w:author="Comparison" w:date="2026-09-22T12:22:00Z" w16du:dateUtc="2026-09-22T16:22:00Z">
        <w:r w:rsidRPr="00AD4A8F">
          <w:rPr>
            <w:rFonts w:ascii="Arial" w:hAnsi="Arial" w:cs="Arial"/>
            <w:b/>
            <w:bCs/>
            <w:w w:val="105"/>
            <w:szCs w:val="18"/>
            <w:lang w:val="es-ES_tradnl"/>
          </w:rPr>
          <w:delText>Memoria Programa “Desarrollo Capacidades” Curso 2019 / 2020</w:delText>
        </w:r>
      </w:del>
    </w:p>
    <w:p w14:paraId="246DCDE5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8"/>
        <w:rPr>
          <w:del w:id="10" w:author="Comparison" w:date="2026-09-22T12:22:00Z" w16du:dateUtc="2026-09-22T16:22:00Z"/>
          <w:rFonts w:ascii="Arial" w:hAnsi="Arial" w:cs="Arial"/>
          <w:b/>
          <w:bCs/>
          <w:szCs w:val="18"/>
          <w:lang w:val="es-ES_tradnl"/>
        </w:rPr>
      </w:pPr>
    </w:p>
    <w:p w14:paraId="238084B6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ind w:left="100"/>
        <w:rPr>
          <w:del w:id="11" w:author="Comparison" w:date="2026-09-22T12:22:00Z" w16du:dateUtc="2026-09-22T16:22:00Z"/>
          <w:rFonts w:ascii="Arial" w:hAnsi="Arial" w:cs="Arial"/>
          <w:sz w:val="20"/>
          <w:szCs w:val="20"/>
          <w:lang w:val="es-ES_tradnl"/>
        </w:rPr>
      </w:pPr>
    </w:p>
    <w:p w14:paraId="14700EA4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rPr>
          <w:del w:id="12" w:author="Comparison" w:date="2026-09-22T12:22:00Z" w16du:dateUtc="2026-09-22T16:22:00Z"/>
          <w:rFonts w:ascii="Arial" w:hAnsi="Arial" w:cs="Arial"/>
          <w:b/>
          <w:bCs/>
          <w:sz w:val="20"/>
          <w:szCs w:val="20"/>
          <w:lang w:val="es-ES_tradnl"/>
        </w:rPr>
      </w:pPr>
    </w:p>
    <w:p w14:paraId="29EE58DC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60"/>
        <w:ind w:left="533"/>
        <w:outlineLvl w:val="1"/>
        <w:rPr>
          <w:del w:id="13" w:author="Comparison" w:date="2026-09-22T12:22:00Z" w16du:dateUtc="2026-09-22T16:22:00Z"/>
          <w:rFonts w:ascii="Arial" w:hAnsi="Arial" w:cs="Arial"/>
          <w:w w:val="105"/>
          <w:sz w:val="18"/>
          <w:szCs w:val="18"/>
          <w:lang w:val="es-ES_tradnl"/>
        </w:rPr>
      </w:pPr>
      <w:del w:id="14" w:author="Comparison" w:date="2026-09-22T12:22:00Z" w16du:dateUtc="2026-09-22T16:22:00Z">
        <w:r w:rsidRPr="00AD4A8F">
          <w:rPr>
            <w:rFonts w:ascii="Arial" w:hAnsi="Arial" w:cs="Arial"/>
            <w:w w:val="105"/>
            <w:sz w:val="18"/>
            <w:szCs w:val="18"/>
            <w:lang w:val="es-ES_tradnl"/>
          </w:rPr>
          <w:delText>1.- Datos de identificación:</w:delText>
        </w:r>
      </w:del>
    </w:p>
    <w:p w14:paraId="37D3BB00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2"/>
        <w:rPr>
          <w:del w:id="15" w:author="Comparison" w:date="2026-09-22T12:22:00Z" w16du:dateUtc="2026-09-22T16:22:00Z"/>
          <w:rFonts w:ascii="Arial" w:hAnsi="Arial" w:cs="Arial"/>
          <w:sz w:val="17"/>
          <w:szCs w:val="17"/>
          <w:lang w:val="es-ES_tradnl"/>
        </w:rPr>
      </w:pPr>
    </w:p>
    <w:tbl>
      <w:tblPr>
        <w:tblW w:w="0" w:type="auto"/>
        <w:tblInd w:w="52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39"/>
        <w:gridCol w:w="1939"/>
        <w:gridCol w:w="1939"/>
        <w:gridCol w:w="1939"/>
      </w:tblGrid>
      <w:tr w:rsidR="00AD4A8F" w:rsidRPr="00AD4A8F" w14:paraId="48EFCC77" w14:textId="77777777">
        <w:trPr>
          <w:trHeight w:val="193"/>
          <w:del w:id="16" w:author="Comparison" w:date="2026-09-22T12:22:00Z" w16du:dateUtc="2026-09-22T16:22:00Z"/>
        </w:trPr>
        <w:tc>
          <w:tcPr>
            <w:tcW w:w="3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9C8FD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17" w:author="Comparison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18" w:author="Comparison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Centro:</w:delText>
              </w:r>
            </w:del>
          </w:p>
        </w:tc>
        <w:tc>
          <w:tcPr>
            <w:tcW w:w="3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07186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19" w:author="Comparison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20" w:author="Comparison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Código de Centro:</w:delText>
              </w:r>
            </w:del>
          </w:p>
        </w:tc>
      </w:tr>
      <w:tr w:rsidR="00AD4A8F" w:rsidRPr="00AD4A8F" w14:paraId="3639C629" w14:textId="77777777">
        <w:trPr>
          <w:trHeight w:val="193"/>
          <w:del w:id="21" w:author="Comparison" w:date="2026-09-22T12:22:00Z" w16du:dateUtc="2026-09-22T16:22:00Z"/>
        </w:trPr>
        <w:tc>
          <w:tcPr>
            <w:tcW w:w="3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3C035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22" w:author="Comparison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23" w:author="Comparison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Dirección:</w:delText>
              </w:r>
            </w:del>
          </w:p>
        </w:tc>
        <w:tc>
          <w:tcPr>
            <w:tcW w:w="3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18CF8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24" w:author="Comparison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25" w:author="Comparison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Provincia:</w:delText>
              </w:r>
            </w:del>
          </w:p>
        </w:tc>
      </w:tr>
      <w:tr w:rsidR="00AD4A8F" w:rsidRPr="00AD4A8F" w14:paraId="73B28D83" w14:textId="77777777">
        <w:trPr>
          <w:trHeight w:val="193"/>
          <w:del w:id="26" w:author="Comparison" w:date="2026-09-22T12:22:00Z" w16du:dateUtc="2026-09-22T16:22:00Z"/>
        </w:trPr>
        <w:tc>
          <w:tcPr>
            <w:tcW w:w="3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3D1FC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27" w:author="Comparison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28" w:author="Comparison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Teléfono:</w:delText>
              </w:r>
            </w:del>
          </w:p>
        </w:tc>
        <w:tc>
          <w:tcPr>
            <w:tcW w:w="3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B8824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29" w:author="Comparison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30" w:author="Comparison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Coordinador:</w:delText>
              </w:r>
            </w:del>
          </w:p>
        </w:tc>
      </w:tr>
      <w:tr w:rsidR="00AD4A8F" w:rsidRPr="00AD4A8F" w14:paraId="2B6BE187" w14:textId="77777777">
        <w:trPr>
          <w:trHeight w:val="193"/>
          <w:del w:id="31" w:author="Comparison" w:date="2026-09-22T12:22:00Z" w16du:dateUtc="2026-09-22T16:22:00Z"/>
        </w:trPr>
        <w:tc>
          <w:tcPr>
            <w:tcW w:w="77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BE2E3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2800" w:right="2798"/>
              <w:jc w:val="center"/>
              <w:rPr>
                <w:del w:id="32" w:author="Comparison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33" w:author="Comparison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Datos Generales del Centro</w:delText>
              </w:r>
            </w:del>
          </w:p>
        </w:tc>
      </w:tr>
      <w:tr w:rsidR="00AD4A8F" w:rsidRPr="00AD4A8F" w14:paraId="743EA9BB" w14:textId="77777777">
        <w:trPr>
          <w:trHeight w:val="193"/>
          <w:del w:id="34" w:author="Comparison" w:date="2026-09-22T12:22:00Z" w16du:dateUtc="2026-09-22T16:22:00Z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7C152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723" w:right="721"/>
              <w:jc w:val="center"/>
              <w:rPr>
                <w:del w:id="35" w:author="Comparison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36" w:author="Comparison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Etapa</w:delText>
              </w:r>
            </w:del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0595A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422"/>
              <w:rPr>
                <w:del w:id="37" w:author="Comparison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38" w:author="Comparison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Alumnado (nº)</w:delText>
              </w:r>
            </w:del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0C77B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341"/>
              <w:rPr>
                <w:del w:id="39" w:author="Comparison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40" w:author="Comparison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Profesorado (nº)</w:delText>
              </w:r>
            </w:del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1A834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526"/>
              <w:rPr>
                <w:del w:id="41" w:author="Comparison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42" w:author="Comparison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Grupos (nº)</w:delText>
              </w:r>
            </w:del>
          </w:p>
        </w:tc>
      </w:tr>
      <w:tr w:rsidR="00AD4A8F" w:rsidRPr="00AD4A8F" w14:paraId="145ABDDF" w14:textId="77777777">
        <w:trPr>
          <w:trHeight w:val="193"/>
          <w:del w:id="43" w:author="Comparison" w:date="2026-09-22T12:22:00Z" w16du:dateUtc="2026-09-22T16:22:00Z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258C8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44" w:author="Comparison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45" w:author="Comparison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Educación Infantil</w:delText>
              </w:r>
            </w:del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4AF13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46" w:author="Comparison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D2B25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47" w:author="Comparison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CE99B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48" w:author="Comparison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</w:tr>
      <w:tr w:rsidR="00AD4A8F" w:rsidRPr="00AD4A8F" w14:paraId="244FBC4B" w14:textId="77777777">
        <w:trPr>
          <w:trHeight w:val="193"/>
          <w:del w:id="49" w:author="Comparison" w:date="2026-09-22T12:22:00Z" w16du:dateUtc="2026-09-22T16:22:00Z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2D053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50" w:author="Comparison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51" w:author="Comparison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Educación Primaria</w:delText>
              </w:r>
            </w:del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F08D2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52" w:author="Comparison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2461E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53" w:author="Comparison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8C0F8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54" w:author="Comparison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</w:tr>
      <w:tr w:rsidR="00AD4A8F" w:rsidRPr="00AD4A8F" w14:paraId="11CB34D0" w14:textId="77777777">
        <w:trPr>
          <w:trHeight w:val="193"/>
          <w:del w:id="55" w:author="Comparison" w:date="2026-09-22T12:22:00Z" w16du:dateUtc="2026-09-22T16:22:00Z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746B1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56" w:author="Comparison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57" w:author="Comparison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E.S.O.</w:delText>
              </w:r>
            </w:del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FA5AE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58" w:author="Comparison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3D296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59" w:author="Comparison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29E2F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60" w:author="Comparison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</w:tr>
      <w:tr w:rsidR="00AD4A8F" w:rsidRPr="00AD4A8F" w14:paraId="08C90E3E" w14:textId="77777777">
        <w:trPr>
          <w:trHeight w:val="193"/>
          <w:del w:id="61" w:author="Comparison" w:date="2026-09-22T12:22:00Z" w16du:dateUtc="2026-09-22T16:22:00Z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5CAD5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62" w:author="Comparison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63" w:author="Comparison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Bachillerato</w:delText>
              </w:r>
            </w:del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31ADB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64" w:author="Comparison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A165A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65" w:author="Comparison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86FE3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66" w:author="Comparison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</w:tr>
      <w:tr w:rsidR="00AD4A8F" w:rsidRPr="00AD4A8F" w14:paraId="35E59214" w14:textId="77777777">
        <w:trPr>
          <w:trHeight w:val="193"/>
          <w:del w:id="67" w:author="Comparison" w:date="2026-09-22T12:22:00Z" w16du:dateUtc="2026-09-22T16:22:00Z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40B89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68" w:author="Comparison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69" w:author="Comparison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FP</w:delText>
              </w:r>
            </w:del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B4448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70" w:author="Comparison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7833A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71" w:author="Comparison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238B0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72" w:author="Comparison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</w:tr>
    </w:tbl>
    <w:p w14:paraId="4321D073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3"/>
        <w:rPr>
          <w:del w:id="73" w:author="Comparison" w:date="2026-09-22T12:22:00Z" w16du:dateUtc="2026-09-22T16:22:00Z"/>
          <w:rFonts w:ascii="Arial" w:hAnsi="Arial" w:cs="Arial"/>
          <w:sz w:val="17"/>
          <w:szCs w:val="17"/>
          <w:lang w:val="es-ES_tradnl"/>
        </w:rPr>
      </w:pPr>
    </w:p>
    <w:p w14:paraId="034694B0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ind w:left="533"/>
        <w:rPr>
          <w:del w:id="74" w:author="Comparison" w:date="2026-09-22T12:22:00Z" w16du:dateUtc="2026-09-22T16:22:00Z"/>
          <w:rFonts w:ascii="Arial" w:hAnsi="Arial" w:cs="Arial"/>
          <w:w w:val="105"/>
          <w:sz w:val="18"/>
          <w:szCs w:val="18"/>
          <w:lang w:val="es-ES_tradnl"/>
        </w:rPr>
      </w:pPr>
      <w:del w:id="75" w:author="Comparison" w:date="2026-09-22T12:22:00Z" w16du:dateUtc="2026-09-22T16:22:00Z">
        <w:r w:rsidRPr="00AD4A8F">
          <w:rPr>
            <w:rFonts w:ascii="Arial" w:hAnsi="Arial" w:cs="Arial"/>
            <w:w w:val="105"/>
            <w:sz w:val="18"/>
            <w:szCs w:val="18"/>
            <w:lang w:val="es-ES_tradnl"/>
          </w:rPr>
          <w:delText>2.- Participación:</w:delText>
        </w:r>
      </w:del>
    </w:p>
    <w:p w14:paraId="45C2CD4C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2"/>
        <w:rPr>
          <w:del w:id="76" w:author="Comparison" w:date="2026-09-22T12:22:00Z" w16du:dateUtc="2026-09-22T16:22:00Z"/>
          <w:rFonts w:ascii="Arial" w:hAnsi="Arial" w:cs="Arial"/>
          <w:sz w:val="17"/>
          <w:szCs w:val="17"/>
          <w:lang w:val="es-ES_tradnl"/>
        </w:rPr>
      </w:pPr>
    </w:p>
    <w:tbl>
      <w:tblPr>
        <w:tblW w:w="0" w:type="auto"/>
        <w:tblInd w:w="52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92"/>
        <w:gridCol w:w="1857"/>
        <w:gridCol w:w="1424"/>
        <w:gridCol w:w="1106"/>
        <w:gridCol w:w="1280"/>
        <w:gridCol w:w="997"/>
      </w:tblGrid>
      <w:tr w:rsidR="00AD4A8F" w:rsidRPr="00AD4A8F" w14:paraId="61AC5AE0" w14:textId="77777777">
        <w:trPr>
          <w:trHeight w:val="970"/>
          <w:del w:id="77" w:author="Comparison" w:date="2026-09-22T12:22:00Z" w16du:dateUtc="2026-09-22T16:22:00Z"/>
        </w:trPr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AC0A4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78" w:author="Comparison" w:date="2026-09-22T12:22:00Z" w16du:dateUtc="2026-09-22T16:22:00Z"/>
                <w:rFonts w:ascii="Arial" w:hAnsi="Arial" w:cs="Arial"/>
                <w:sz w:val="18"/>
                <w:szCs w:val="18"/>
                <w:lang w:val="es-ES_tradnl"/>
              </w:rPr>
            </w:pPr>
          </w:p>
          <w:p w14:paraId="17CD30DE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ind w:left="113"/>
              <w:rPr>
                <w:del w:id="79" w:author="Comparison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80" w:author="Comparison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Enseñanza</w:delText>
              </w:r>
            </w:del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86D98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ind w:left="93" w:right="90"/>
              <w:jc w:val="center"/>
              <w:rPr>
                <w:del w:id="81" w:author="Comparison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82" w:author="Comparison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% de Alumnado participante en grupos específicos</w:delText>
              </w:r>
              <w:r w:rsidRPr="00AD4A8F">
                <w:rPr>
                  <w:rFonts w:ascii="Arial" w:hAnsi="Arial" w:cs="Arial"/>
                  <w:spacing w:val="-2"/>
                  <w:sz w:val="17"/>
                  <w:szCs w:val="17"/>
                  <w:lang w:val="es-ES_tradnl"/>
                </w:rPr>
                <w:delText xml:space="preserve"> </w:delText>
              </w:r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en</w:delText>
              </w:r>
            </w:del>
          </w:p>
          <w:p w14:paraId="4AF13BDB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2" w:line="192" w:lineRule="exact"/>
              <w:ind w:left="93" w:right="89"/>
              <w:jc w:val="center"/>
              <w:rPr>
                <w:del w:id="83" w:author="Comparison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84" w:author="Comparison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relación al total del alumnado</w:delText>
              </w:r>
            </w:del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22005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ind w:left="136" w:right="125" w:hanging="3"/>
              <w:jc w:val="center"/>
              <w:rPr>
                <w:del w:id="85" w:author="Comparison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86" w:author="Comparison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% de Profesorado participante</w:delText>
              </w:r>
              <w:r w:rsidRPr="00AD4A8F">
                <w:rPr>
                  <w:rFonts w:ascii="Arial" w:hAnsi="Arial" w:cs="Arial"/>
                  <w:spacing w:val="-3"/>
                  <w:sz w:val="17"/>
                  <w:szCs w:val="17"/>
                  <w:lang w:val="es-ES_tradnl"/>
                </w:rPr>
                <w:delText xml:space="preserve"> </w:delText>
              </w:r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en</w:delText>
              </w:r>
            </w:del>
          </w:p>
          <w:p w14:paraId="37E32307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2" w:line="192" w:lineRule="exact"/>
              <w:ind w:left="115" w:right="110" w:firstLine="5"/>
              <w:jc w:val="center"/>
              <w:rPr>
                <w:del w:id="87" w:author="Comparison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88" w:author="Comparison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relación al total del</w:delText>
              </w:r>
              <w:r w:rsidRPr="00AD4A8F">
                <w:rPr>
                  <w:rFonts w:ascii="Arial" w:hAnsi="Arial" w:cs="Arial"/>
                  <w:spacing w:val="-4"/>
                  <w:sz w:val="17"/>
                  <w:szCs w:val="17"/>
                  <w:lang w:val="es-ES_tradnl"/>
                </w:rPr>
                <w:delText xml:space="preserve"> </w:delText>
              </w:r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profesorado</w:delText>
              </w:r>
            </w:del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39AC3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9"/>
              <w:rPr>
                <w:del w:id="89" w:author="Comparison" w:date="2026-09-22T12:22:00Z" w16du:dateUtc="2026-09-22T16:22:00Z"/>
                <w:rFonts w:ascii="Arial" w:hAnsi="Arial" w:cs="Arial"/>
                <w:sz w:val="16"/>
                <w:szCs w:val="16"/>
                <w:lang w:val="es-ES_tradnl"/>
              </w:rPr>
            </w:pPr>
          </w:p>
          <w:p w14:paraId="2E14EECD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ind w:left="91" w:right="81"/>
              <w:jc w:val="center"/>
              <w:rPr>
                <w:del w:id="90" w:author="Comparison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91" w:author="Comparison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Nº de Grupos específicos*</w:delText>
              </w:r>
            </w:del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9FEA5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97" w:line="237" w:lineRule="auto"/>
              <w:ind w:left="105" w:right="99" w:hanging="2"/>
              <w:jc w:val="center"/>
              <w:rPr>
                <w:del w:id="92" w:author="Comparison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93" w:author="Comparison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Nº de Grupos clase que han desarrollado experiencias</w:delText>
              </w:r>
            </w:del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AE76B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ind w:left="112" w:right="102"/>
              <w:jc w:val="center"/>
              <w:rPr>
                <w:del w:id="94" w:author="Comparison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95" w:author="Comparison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 xml:space="preserve">% </w:delText>
              </w:r>
              <w:r w:rsidRPr="00AD4A8F">
                <w:rPr>
                  <w:rFonts w:ascii="Arial" w:hAnsi="Arial" w:cs="Arial"/>
                  <w:spacing w:val="-3"/>
                  <w:sz w:val="17"/>
                  <w:szCs w:val="17"/>
                  <w:lang w:val="es-ES_tradnl"/>
                </w:rPr>
                <w:delText xml:space="preserve">Tiempo </w:delText>
              </w:r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semanal dedicado</w:delText>
              </w:r>
            </w:del>
          </w:p>
          <w:p w14:paraId="689CC7DD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2" w:line="192" w:lineRule="exact"/>
              <w:ind w:left="170" w:right="160" w:firstLine="2"/>
              <w:jc w:val="center"/>
              <w:rPr>
                <w:del w:id="96" w:author="Comparison" w:date="2026-09-22T12:22:00Z" w16du:dateUtc="2026-09-22T16:22:00Z"/>
                <w:rFonts w:ascii="Arial" w:hAnsi="Arial" w:cs="Arial"/>
                <w:spacing w:val="-1"/>
                <w:sz w:val="17"/>
                <w:szCs w:val="17"/>
                <w:lang w:val="es-ES_tradnl"/>
              </w:rPr>
            </w:pPr>
            <w:del w:id="97" w:author="Comparison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 xml:space="preserve">al   </w:delText>
              </w:r>
              <w:r w:rsidRPr="00AD4A8F">
                <w:rPr>
                  <w:rFonts w:ascii="Arial" w:hAnsi="Arial" w:cs="Arial"/>
                  <w:spacing w:val="-1"/>
                  <w:sz w:val="17"/>
                  <w:szCs w:val="17"/>
                  <w:lang w:val="es-ES_tradnl"/>
                </w:rPr>
                <w:delText>proyecto</w:delText>
              </w:r>
            </w:del>
          </w:p>
        </w:tc>
      </w:tr>
      <w:tr w:rsidR="00AD4A8F" w:rsidRPr="00AD4A8F" w14:paraId="2B7DFFDC" w14:textId="77777777">
        <w:trPr>
          <w:trHeight w:val="191"/>
          <w:del w:id="98" w:author="Comparison" w:date="2026-09-22T12:22:00Z" w16du:dateUtc="2026-09-22T16:22:00Z"/>
        </w:trPr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72B4D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1" w:lineRule="exact"/>
              <w:ind w:left="89"/>
              <w:rPr>
                <w:del w:id="99" w:author="Comparison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100" w:author="Comparison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Ed Primaria</w:delText>
              </w:r>
            </w:del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50056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01" w:author="Comparison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ADB81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02" w:author="Comparison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3ABDE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03" w:author="Comparison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552D8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04" w:author="Comparison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7F139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05" w:author="Comparison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</w:tr>
      <w:tr w:rsidR="00AD4A8F" w:rsidRPr="00AD4A8F" w14:paraId="7B813633" w14:textId="77777777">
        <w:trPr>
          <w:trHeight w:val="193"/>
          <w:del w:id="106" w:author="Comparison" w:date="2026-09-22T12:22:00Z" w16du:dateUtc="2026-09-22T16:22:00Z"/>
        </w:trPr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D60D5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107" w:author="Comparison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108" w:author="Comparison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E.S.O</w:delText>
              </w:r>
            </w:del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890EA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09" w:author="Comparison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C2A10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10" w:author="Comparison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68579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11" w:author="Comparison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B4EBE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12" w:author="Comparison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8BC6C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13" w:author="Comparison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</w:tr>
      <w:tr w:rsidR="00AD4A8F" w:rsidRPr="00AD4A8F" w14:paraId="1A59228A" w14:textId="77777777">
        <w:trPr>
          <w:trHeight w:val="195"/>
          <w:del w:id="114" w:author="Comparison" w:date="2026-09-22T12:22:00Z" w16du:dateUtc="2026-09-22T16:22:00Z"/>
        </w:trPr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940DC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5" w:lineRule="exact"/>
              <w:ind w:left="89"/>
              <w:rPr>
                <w:del w:id="115" w:author="Comparison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116" w:author="Comparison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Otras</w:delText>
              </w:r>
            </w:del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9F4D7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17" w:author="Comparison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2A96E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18" w:author="Comparison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ACC2F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19" w:author="Comparison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7FE37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20" w:author="Comparison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06757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21" w:author="Comparison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</w:tr>
    </w:tbl>
    <w:p w14:paraId="688EC8DE" w14:textId="77777777" w:rsidR="00AD4A8F" w:rsidRDefault="00AD4A8F" w:rsidP="00AD4A8F">
      <w:pPr>
        <w:kinsoku w:val="0"/>
        <w:overflowPunct w:val="0"/>
        <w:autoSpaceDE w:val="0"/>
        <w:autoSpaceDN w:val="0"/>
        <w:adjustRightInd w:val="0"/>
        <w:spacing w:before="2" w:line="252" w:lineRule="auto"/>
        <w:ind w:left="533" w:right="361"/>
        <w:rPr>
          <w:del w:id="122" w:author="Comparison" w:date="2026-09-22T12:22:00Z" w16du:dateUtc="2026-09-22T16:22:00Z"/>
          <w:rFonts w:ascii="Arial" w:hAnsi="Arial" w:cs="Arial"/>
          <w:w w:val="105"/>
          <w:sz w:val="13"/>
          <w:szCs w:val="13"/>
          <w:lang w:val="es-ES_tradnl"/>
        </w:rPr>
      </w:pPr>
    </w:p>
    <w:p w14:paraId="48BCEA74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2" w:line="252" w:lineRule="auto"/>
        <w:ind w:left="533" w:right="361"/>
        <w:rPr>
          <w:del w:id="123" w:author="Comparison" w:date="2026-09-22T12:22:00Z" w16du:dateUtc="2026-09-22T16:22:00Z"/>
          <w:rFonts w:ascii="Arial" w:hAnsi="Arial" w:cs="Arial"/>
          <w:w w:val="105"/>
          <w:sz w:val="13"/>
          <w:szCs w:val="13"/>
          <w:lang w:val="es-ES_tradnl"/>
        </w:rPr>
      </w:pPr>
      <w:del w:id="124" w:author="Comparison" w:date="2026-09-22T12:22:00Z" w16du:dateUtc="2026-09-22T16:22:00Z">
        <w:r w:rsidRPr="00AD4A8F">
          <w:rPr>
            <w:rFonts w:ascii="Arial" w:hAnsi="Arial" w:cs="Arial"/>
            <w:w w:val="105"/>
            <w:sz w:val="13"/>
            <w:szCs w:val="13"/>
            <w:lang w:val="es-ES_tradnl"/>
          </w:rPr>
          <w:delText>(*) Grupo específico: agrupamiento diferente al grupo-clase en el que se desarrollan las actuaciones del programa con estabilidad de sus participantes y planificación durante un periodo de tiempo determinado.</w:delText>
        </w:r>
      </w:del>
    </w:p>
    <w:p w14:paraId="127B3D02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5"/>
        <w:rPr>
          <w:del w:id="125" w:author="Comparison" w:date="2026-09-22T12:22:00Z" w16du:dateUtc="2026-09-22T16:22:00Z"/>
          <w:rFonts w:ascii="Arial" w:hAnsi="Arial" w:cs="Arial"/>
          <w:sz w:val="16"/>
          <w:szCs w:val="16"/>
          <w:lang w:val="es-ES_tradnl"/>
        </w:rPr>
      </w:pPr>
    </w:p>
    <w:tbl>
      <w:tblPr>
        <w:tblW w:w="0" w:type="auto"/>
        <w:tblInd w:w="52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452"/>
        <w:gridCol w:w="1305"/>
      </w:tblGrid>
      <w:tr w:rsidR="00AD4A8F" w:rsidRPr="00AD4A8F" w14:paraId="2A0276DE" w14:textId="77777777">
        <w:trPr>
          <w:trHeight w:val="193"/>
          <w:del w:id="126" w:author="Comparison" w:date="2026-09-22T12:22:00Z" w16du:dateUtc="2026-09-22T16:22:00Z"/>
        </w:trPr>
        <w:tc>
          <w:tcPr>
            <w:tcW w:w="6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1CE0398A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127" w:author="Comparison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128" w:author="Comparison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En relación a las familias del alumnado participantes en el programa</w:delText>
              </w:r>
            </w:del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C255E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247"/>
              <w:rPr>
                <w:del w:id="129" w:author="Comparison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130" w:author="Comparison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201</w:delText>
              </w:r>
              <w:r>
                <w:rPr>
                  <w:rFonts w:ascii="Arial" w:hAnsi="Arial" w:cs="Arial"/>
                  <w:sz w:val="17"/>
                  <w:szCs w:val="17"/>
                  <w:lang w:val="es-ES_tradnl"/>
                </w:rPr>
                <w:delText xml:space="preserve">9 </w:delText>
              </w:r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/</w:delText>
              </w:r>
              <w:r>
                <w:rPr>
                  <w:rFonts w:ascii="Arial" w:hAnsi="Arial" w:cs="Arial"/>
                  <w:sz w:val="17"/>
                  <w:szCs w:val="17"/>
                  <w:lang w:val="es-ES_tradnl"/>
                </w:rPr>
                <w:delText xml:space="preserve"> </w:delText>
              </w:r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20</w:delText>
              </w:r>
              <w:r>
                <w:rPr>
                  <w:rFonts w:ascii="Arial" w:hAnsi="Arial" w:cs="Arial"/>
                  <w:sz w:val="17"/>
                  <w:szCs w:val="17"/>
                  <w:lang w:val="es-ES_tradnl"/>
                </w:rPr>
                <w:delText>20</w:delText>
              </w:r>
            </w:del>
          </w:p>
        </w:tc>
      </w:tr>
      <w:tr w:rsidR="00AD4A8F" w:rsidRPr="00AD4A8F" w14:paraId="139143C1" w14:textId="77777777">
        <w:trPr>
          <w:trHeight w:val="385"/>
          <w:del w:id="131" w:author="Comparison" w:date="2026-09-22T12:22:00Z" w16du:dateUtc="2026-09-22T16:22:00Z"/>
        </w:trPr>
        <w:tc>
          <w:tcPr>
            <w:tcW w:w="6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6F5D2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4" w:line="192" w:lineRule="exact"/>
              <w:ind w:left="89"/>
              <w:rPr>
                <w:del w:id="132" w:author="Comparison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133" w:author="Comparison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Porcentaje de familias que ha participado en actividades de tipo informativo (entrevistas; reuniones)</w:delText>
              </w:r>
            </w:del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14498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34" w:author="Comparison" w:date="2026-09-22T12:22:00Z" w16du:dateUtc="2026-09-22T16:22:00Z"/>
                <w:rFonts w:ascii="Times New Roman" w:hAnsi="Times New Roman" w:cs="Times New Roman"/>
                <w:sz w:val="16"/>
                <w:szCs w:val="16"/>
                <w:lang w:val="es-ES_tradnl"/>
              </w:rPr>
            </w:pPr>
          </w:p>
        </w:tc>
      </w:tr>
      <w:tr w:rsidR="00AD4A8F" w:rsidRPr="00AD4A8F" w14:paraId="297172B5" w14:textId="77777777">
        <w:trPr>
          <w:trHeight w:val="385"/>
          <w:del w:id="135" w:author="Comparison" w:date="2026-09-22T12:22:00Z" w16du:dateUtc="2026-09-22T16:22:00Z"/>
        </w:trPr>
        <w:tc>
          <w:tcPr>
            <w:tcW w:w="6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0EFFF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91" w:lineRule="exact"/>
              <w:ind w:left="89"/>
              <w:rPr>
                <w:del w:id="136" w:author="Comparison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137" w:author="Comparison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Porcentaje de familias que ha participado en el diseño y planificación en alguna</w:delText>
              </w:r>
            </w:del>
          </w:p>
          <w:p w14:paraId="3E63DBE9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5" w:lineRule="exact"/>
              <w:ind w:left="89"/>
              <w:rPr>
                <w:del w:id="138" w:author="Comparison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139" w:author="Comparison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actividad del programa.</w:delText>
              </w:r>
            </w:del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83E0F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40" w:author="Comparison" w:date="2026-09-22T12:22:00Z" w16du:dateUtc="2026-09-22T16:22:00Z"/>
                <w:rFonts w:ascii="Times New Roman" w:hAnsi="Times New Roman" w:cs="Times New Roman"/>
                <w:sz w:val="16"/>
                <w:szCs w:val="16"/>
                <w:lang w:val="es-ES_tradnl"/>
              </w:rPr>
            </w:pPr>
          </w:p>
        </w:tc>
      </w:tr>
      <w:tr w:rsidR="00AD4A8F" w:rsidRPr="00AD4A8F" w14:paraId="0176BF68" w14:textId="77777777">
        <w:trPr>
          <w:trHeight w:val="387"/>
          <w:del w:id="141" w:author="Comparison" w:date="2026-09-22T12:22:00Z" w16du:dateUtc="2026-09-22T16:22:00Z"/>
        </w:trPr>
        <w:tc>
          <w:tcPr>
            <w:tcW w:w="6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A5882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2" w:line="194" w:lineRule="exact"/>
              <w:ind w:left="89" w:right="69"/>
              <w:rPr>
                <w:del w:id="142" w:author="Comparison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143" w:author="Comparison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Porcentaje de familias que ha participado realizando actividades directamente con el alumnado.</w:delText>
              </w:r>
            </w:del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22308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44" w:author="Comparison" w:date="2026-09-22T12:22:00Z" w16du:dateUtc="2026-09-22T16:22:00Z"/>
                <w:rFonts w:ascii="Times New Roman" w:hAnsi="Times New Roman" w:cs="Times New Roman"/>
                <w:sz w:val="16"/>
                <w:szCs w:val="16"/>
                <w:lang w:val="es-ES_tradnl"/>
              </w:rPr>
            </w:pPr>
          </w:p>
        </w:tc>
      </w:tr>
    </w:tbl>
    <w:p w14:paraId="43999DF2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10" w:after="1"/>
        <w:rPr>
          <w:del w:id="145" w:author="Comparison" w:date="2026-09-22T12:22:00Z" w16du:dateUtc="2026-09-22T16:22:00Z"/>
          <w:rFonts w:ascii="Arial" w:hAnsi="Arial" w:cs="Arial"/>
          <w:sz w:val="16"/>
          <w:szCs w:val="16"/>
          <w:lang w:val="es-ES_tradnl"/>
        </w:rPr>
      </w:pPr>
    </w:p>
    <w:tbl>
      <w:tblPr>
        <w:tblW w:w="0" w:type="auto"/>
        <w:tblInd w:w="52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452"/>
        <w:gridCol w:w="1305"/>
      </w:tblGrid>
      <w:tr w:rsidR="00AD4A8F" w:rsidRPr="00AD4A8F" w14:paraId="54EF1E73" w14:textId="77777777">
        <w:trPr>
          <w:trHeight w:val="193"/>
          <w:del w:id="146" w:author="Comparison" w:date="2026-09-22T12:22:00Z" w16du:dateUtc="2026-09-22T16:22:00Z"/>
        </w:trPr>
        <w:tc>
          <w:tcPr>
            <w:tcW w:w="6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774D2A59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147" w:author="Comparison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148" w:author="Comparison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En relación a la colaboración con otras entidades</w:delText>
              </w:r>
            </w:del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E910A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247"/>
              <w:rPr>
                <w:del w:id="149" w:author="Comparison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150" w:author="Comparison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20</w:delText>
              </w:r>
              <w:r>
                <w:rPr>
                  <w:rFonts w:ascii="Arial" w:hAnsi="Arial" w:cs="Arial"/>
                  <w:sz w:val="17"/>
                  <w:szCs w:val="17"/>
                  <w:lang w:val="es-ES_tradnl"/>
                </w:rPr>
                <w:delText xml:space="preserve">19 </w:delText>
              </w:r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/</w:delText>
              </w:r>
              <w:r>
                <w:rPr>
                  <w:rFonts w:ascii="Arial" w:hAnsi="Arial" w:cs="Arial"/>
                  <w:sz w:val="17"/>
                  <w:szCs w:val="17"/>
                  <w:lang w:val="es-ES_tradnl"/>
                </w:rPr>
                <w:delText xml:space="preserve"> </w:delText>
              </w:r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20</w:delText>
              </w:r>
              <w:r>
                <w:rPr>
                  <w:rFonts w:ascii="Arial" w:hAnsi="Arial" w:cs="Arial"/>
                  <w:sz w:val="17"/>
                  <w:szCs w:val="17"/>
                  <w:lang w:val="es-ES_tradnl"/>
                </w:rPr>
                <w:delText>20</w:delText>
              </w:r>
            </w:del>
          </w:p>
        </w:tc>
      </w:tr>
      <w:tr w:rsidR="00AD4A8F" w:rsidRPr="00AD4A8F" w14:paraId="5D0624EC" w14:textId="77777777">
        <w:trPr>
          <w:trHeight w:val="387"/>
          <w:del w:id="151" w:author="Comparison" w:date="2026-09-22T12:22:00Z" w16du:dateUtc="2026-09-22T16:22:00Z"/>
        </w:trPr>
        <w:tc>
          <w:tcPr>
            <w:tcW w:w="6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FF83E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2" w:line="194" w:lineRule="exact"/>
              <w:ind w:left="89" w:right="69"/>
              <w:rPr>
                <w:del w:id="152" w:author="Comparison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153" w:author="Comparison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Número de centros educativos con los que se han realizado actividades en el marco del proyecto.</w:delText>
              </w:r>
            </w:del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353E5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54" w:author="Comparison" w:date="2026-09-22T12:22:00Z" w16du:dateUtc="2026-09-22T16:22:00Z"/>
                <w:rFonts w:ascii="Times New Roman" w:hAnsi="Times New Roman" w:cs="Times New Roman"/>
                <w:sz w:val="16"/>
                <w:szCs w:val="16"/>
                <w:lang w:val="es-ES_tradnl"/>
              </w:rPr>
            </w:pPr>
          </w:p>
        </w:tc>
      </w:tr>
      <w:tr w:rsidR="00AD4A8F" w:rsidRPr="00AD4A8F" w14:paraId="0C440B19" w14:textId="77777777">
        <w:trPr>
          <w:trHeight w:val="385"/>
          <w:del w:id="155" w:author="Comparison" w:date="2026-09-22T12:22:00Z" w16du:dateUtc="2026-09-22T16:22:00Z"/>
        </w:trPr>
        <w:tc>
          <w:tcPr>
            <w:tcW w:w="6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35C6E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91" w:lineRule="exact"/>
              <w:ind w:left="89"/>
              <w:rPr>
                <w:del w:id="156" w:author="Comparison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157" w:author="Comparison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Número de entidades externas al centro con las que se han realizado actividades</w:delText>
              </w:r>
            </w:del>
          </w:p>
          <w:p w14:paraId="14BDDAFB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5" w:lineRule="exact"/>
              <w:ind w:left="89"/>
              <w:rPr>
                <w:del w:id="158" w:author="Comparison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159" w:author="Comparison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en el marco del proyecto.</w:delText>
              </w:r>
            </w:del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67BB1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60" w:author="Comparison" w:date="2026-09-22T12:22:00Z" w16du:dateUtc="2026-09-22T16:22:00Z"/>
                <w:rFonts w:ascii="Times New Roman" w:hAnsi="Times New Roman" w:cs="Times New Roman"/>
                <w:sz w:val="16"/>
                <w:szCs w:val="16"/>
                <w:lang w:val="es-ES_tradnl"/>
              </w:rPr>
            </w:pPr>
          </w:p>
        </w:tc>
      </w:tr>
    </w:tbl>
    <w:p w14:paraId="296A70BC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1"/>
        <w:rPr>
          <w:del w:id="161" w:author="Comparison" w:date="2026-09-22T12:22:00Z" w16du:dateUtc="2026-09-22T16:22:00Z"/>
          <w:rFonts w:ascii="Arial" w:hAnsi="Arial" w:cs="Arial"/>
          <w:sz w:val="15"/>
          <w:szCs w:val="15"/>
          <w:lang w:val="es-ES_tradnl"/>
        </w:rPr>
      </w:pPr>
    </w:p>
    <w:p w14:paraId="7373AE0A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ind w:left="533" w:right="361"/>
        <w:rPr>
          <w:del w:id="162" w:author="Comparison" w:date="2026-09-22T12:22:00Z" w16du:dateUtc="2026-09-22T16:22:00Z"/>
          <w:rFonts w:ascii="Arial" w:hAnsi="Arial" w:cs="Arial"/>
          <w:sz w:val="17"/>
          <w:szCs w:val="17"/>
          <w:lang w:val="es-ES_tradnl"/>
        </w:rPr>
      </w:pPr>
      <w:del w:id="163" w:author="Comparison" w:date="2026-09-22T12:22:00Z" w16du:dateUtc="2026-09-22T16:22:00Z">
        <w:r w:rsidRPr="00AD4A8F">
          <w:rPr>
            <w:rFonts w:ascii="Arial" w:hAnsi="Arial" w:cs="Arial"/>
            <w:sz w:val="17"/>
            <w:szCs w:val="17"/>
            <w:lang w:val="es-ES_tradnl"/>
          </w:rPr>
          <w:delText>3.- Descripción de las actividades o trabajos por proyectos realizados tanto en los grupos específicos como en los grupos-clase, con indicación de las metodologías utilizadas.</w:delText>
        </w:r>
      </w:del>
    </w:p>
    <w:p w14:paraId="37E8BC5B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8"/>
        <w:rPr>
          <w:del w:id="164" w:author="Comparison" w:date="2026-09-22T12:22:00Z" w16du:dateUtc="2026-09-22T16:22:00Z"/>
          <w:rFonts w:ascii="Arial" w:hAnsi="Arial" w:cs="Arial"/>
          <w:sz w:val="16"/>
          <w:szCs w:val="16"/>
          <w:lang w:val="es-ES_tradnl"/>
        </w:rPr>
      </w:pPr>
    </w:p>
    <w:p w14:paraId="768EB929" w14:textId="77777777" w:rsidR="00AD4A8F" w:rsidRDefault="00AD4A8F" w:rsidP="00AD4A8F">
      <w:pPr>
        <w:kinsoku w:val="0"/>
        <w:overflowPunct w:val="0"/>
        <w:autoSpaceDE w:val="0"/>
        <w:autoSpaceDN w:val="0"/>
        <w:adjustRightInd w:val="0"/>
        <w:ind w:left="533"/>
        <w:rPr>
          <w:del w:id="165" w:author="Comparison" w:date="2026-09-22T12:22:00Z" w16du:dateUtc="2026-09-22T16:22:00Z"/>
          <w:rFonts w:ascii="Arial" w:hAnsi="Arial" w:cs="Arial"/>
          <w:sz w:val="17"/>
          <w:szCs w:val="17"/>
          <w:lang w:val="es-ES_tradnl"/>
        </w:rPr>
      </w:pPr>
      <w:del w:id="166" w:author="Comparison" w:date="2026-09-22T12:22:00Z" w16du:dateUtc="2026-09-22T16:22:00Z">
        <w:r w:rsidRPr="00AD4A8F">
          <w:rPr>
            <w:rFonts w:ascii="Arial" w:hAnsi="Arial" w:cs="Arial"/>
            <w:sz w:val="17"/>
            <w:szCs w:val="17"/>
            <w:lang w:val="es-ES_tradnl"/>
          </w:rPr>
          <w:delText>4.- Valoración del desarrollo del proyecto, propuestas de mejora y propuestas de transferencia de las actividades y metodologías a los grupos-clase del centro.</w:delText>
        </w:r>
        <w:r>
          <w:rPr>
            <w:rFonts w:ascii="Arial" w:hAnsi="Arial" w:cs="Arial"/>
            <w:sz w:val="17"/>
            <w:szCs w:val="17"/>
            <w:lang w:val="es-ES_tradnl"/>
          </w:rPr>
          <w:delText xml:space="preserve">  </w:delText>
        </w:r>
      </w:del>
    </w:p>
    <w:p w14:paraId="5C624C62" w14:textId="77777777" w:rsidR="00AD4A8F" w:rsidRDefault="00AD4A8F" w:rsidP="00AD4A8F">
      <w:pPr>
        <w:kinsoku w:val="0"/>
        <w:overflowPunct w:val="0"/>
        <w:autoSpaceDE w:val="0"/>
        <w:autoSpaceDN w:val="0"/>
        <w:adjustRightInd w:val="0"/>
        <w:ind w:left="533"/>
        <w:rPr>
          <w:del w:id="167" w:author="Comparison" w:date="2026-09-22T12:22:00Z" w16du:dateUtc="2026-09-22T16:22:00Z"/>
          <w:rFonts w:ascii="Arial" w:hAnsi="Arial" w:cs="Arial"/>
          <w:sz w:val="17"/>
          <w:szCs w:val="17"/>
          <w:lang w:val="es-ES_tradnl"/>
        </w:rPr>
      </w:pPr>
    </w:p>
    <w:p w14:paraId="42193A6C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ind w:left="533"/>
        <w:rPr>
          <w:del w:id="168" w:author="Comparison" w:date="2026-09-22T12:22:00Z" w16du:dateUtc="2026-09-22T16:22:00Z"/>
          <w:rFonts w:ascii="Arial" w:hAnsi="Arial" w:cs="Arial"/>
          <w:sz w:val="17"/>
          <w:szCs w:val="17"/>
          <w:lang w:val="es-ES_tradnl"/>
        </w:rPr>
      </w:pPr>
      <w:del w:id="169" w:author="Comparison" w:date="2026-09-22T12:22:00Z" w16du:dateUtc="2026-09-22T16:22:00Z">
        <w:r w:rsidRPr="00AD4A8F">
          <w:rPr>
            <w:rFonts w:ascii="Arial" w:hAnsi="Arial" w:cs="Arial"/>
            <w:color w:val="FF0000"/>
            <w:sz w:val="17"/>
            <w:szCs w:val="17"/>
            <w:lang w:val="es-ES_tradnl"/>
          </w:rPr>
          <w:delText>TENER EN CUENTA LAS CIRCUNSTANCIAS RELATIVAS AL CESE DE LA ACTIVIDAD PRESENCIAL CON EL ALUMNADO POR EL COVID19.</w:delText>
        </w:r>
      </w:del>
    </w:p>
    <w:p w14:paraId="5CE30D83" w14:textId="77777777" w:rsidR="00AD4A8F" w:rsidRDefault="00AD4A8F" w:rsidP="00AD4A8F">
      <w:pPr>
        <w:kinsoku w:val="0"/>
        <w:overflowPunct w:val="0"/>
        <w:autoSpaceDE w:val="0"/>
        <w:autoSpaceDN w:val="0"/>
        <w:adjustRightInd w:val="0"/>
        <w:spacing w:before="24" w:line="388" w:lineRule="exact"/>
        <w:ind w:left="3260" w:right="2173" w:hanging="953"/>
        <w:rPr>
          <w:del w:id="170" w:author="Comparison" w:date="2026-09-22T12:22:00Z" w16du:dateUtc="2026-09-22T16:22:00Z"/>
          <w:rFonts w:ascii="Arial" w:hAnsi="Arial" w:cs="Arial"/>
          <w:sz w:val="17"/>
          <w:szCs w:val="17"/>
          <w:lang w:val="es-ES_tradnl"/>
        </w:rPr>
      </w:pPr>
      <w:del w:id="171" w:author="Comparison" w:date="2026-09-22T12:22:00Z" w16du:dateUtc="2026-09-22T16:22:00Z">
        <w:r w:rsidRPr="00AD4A8F">
          <w:rPr>
            <w:rFonts w:ascii="Arial" w:hAnsi="Arial" w:cs="Arial"/>
            <w:sz w:val="17"/>
            <w:szCs w:val="17"/>
            <w:lang w:val="es-ES_tradnl"/>
          </w:rPr>
          <w:delText>En a</w:delText>
        </w:r>
        <w:r w:rsidRPr="00AD4A8F">
          <w:rPr>
            <w:rFonts w:ascii="Arial" w:hAnsi="Arial" w:cs="Arial"/>
            <w:sz w:val="17"/>
            <w:szCs w:val="17"/>
            <w:u w:val="single"/>
            <w:lang w:val="es-ES_tradnl"/>
          </w:rPr>
          <w:delText xml:space="preserve"> </w:delText>
        </w:r>
        <w:r>
          <w:rPr>
            <w:rFonts w:ascii="Arial" w:hAnsi="Arial" w:cs="Arial"/>
            <w:sz w:val="17"/>
            <w:szCs w:val="17"/>
            <w:u w:val="single"/>
            <w:lang w:val="es-ES_tradnl"/>
          </w:rPr>
          <w:delText xml:space="preserve">       </w:delText>
        </w:r>
        <w:r w:rsidRPr="00AD4A8F">
          <w:rPr>
            <w:rFonts w:ascii="Arial" w:hAnsi="Arial" w:cs="Arial"/>
            <w:sz w:val="17"/>
            <w:szCs w:val="17"/>
            <w:lang w:val="es-ES_tradnl"/>
          </w:rPr>
          <w:delText>de</w:delText>
        </w:r>
        <w:r w:rsidRPr="00AD4A8F">
          <w:rPr>
            <w:rFonts w:ascii="Arial" w:hAnsi="Arial" w:cs="Arial"/>
            <w:sz w:val="17"/>
            <w:szCs w:val="17"/>
            <w:u w:val="single"/>
            <w:lang w:val="es-ES_tradnl"/>
          </w:rPr>
          <w:delText xml:space="preserve"> </w:delText>
        </w:r>
        <w:r>
          <w:rPr>
            <w:rFonts w:ascii="Arial" w:hAnsi="Arial" w:cs="Arial"/>
            <w:sz w:val="17"/>
            <w:szCs w:val="17"/>
            <w:u w:val="single"/>
            <w:lang w:val="es-ES_tradnl"/>
          </w:rPr>
          <w:delText xml:space="preserve">            </w:delText>
        </w:r>
        <w:r w:rsidRPr="00AD4A8F">
          <w:rPr>
            <w:rFonts w:ascii="Arial" w:hAnsi="Arial" w:cs="Arial"/>
            <w:sz w:val="17"/>
            <w:szCs w:val="17"/>
            <w:lang w:val="es-ES_tradnl"/>
          </w:rPr>
          <w:delText>de 2</w:delText>
        </w:r>
        <w:r>
          <w:rPr>
            <w:rFonts w:ascii="Arial" w:hAnsi="Arial" w:cs="Arial"/>
            <w:sz w:val="17"/>
            <w:szCs w:val="17"/>
            <w:lang w:val="es-ES_tradnl"/>
          </w:rPr>
          <w:delText xml:space="preserve">020 </w:delText>
        </w:r>
      </w:del>
    </w:p>
    <w:p w14:paraId="0D8A30FC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24" w:line="388" w:lineRule="exact"/>
        <w:ind w:left="3260" w:right="2173" w:hanging="953"/>
        <w:rPr>
          <w:del w:id="172" w:author="Comparison" w:date="2026-09-22T12:22:00Z" w16du:dateUtc="2026-09-22T16:22:00Z"/>
          <w:rFonts w:ascii="Arial" w:hAnsi="Arial" w:cs="Arial"/>
          <w:sz w:val="17"/>
          <w:szCs w:val="17"/>
          <w:lang w:val="es-ES_tradnl"/>
        </w:rPr>
      </w:pPr>
      <w:del w:id="173" w:author="Comparison" w:date="2026-09-22T12:22:00Z" w16du:dateUtc="2026-09-22T16:22:00Z">
        <w:r w:rsidRPr="00AD4A8F">
          <w:rPr>
            <w:rFonts w:ascii="Arial" w:hAnsi="Arial" w:cs="Arial"/>
            <w:sz w:val="17"/>
            <w:szCs w:val="17"/>
            <w:lang w:val="es-ES_tradnl"/>
          </w:rPr>
          <w:delText xml:space="preserve"> EL DIRECTOR</w:delText>
        </w:r>
        <w:r>
          <w:rPr>
            <w:rFonts w:ascii="Arial" w:hAnsi="Arial" w:cs="Arial"/>
            <w:sz w:val="17"/>
            <w:szCs w:val="17"/>
            <w:lang w:val="es-ES_tradnl"/>
          </w:rPr>
          <w:delText xml:space="preserve">/A </w:delText>
        </w:r>
        <w:r w:rsidRPr="00AD4A8F">
          <w:rPr>
            <w:rFonts w:ascii="Arial" w:hAnsi="Arial" w:cs="Arial"/>
            <w:sz w:val="17"/>
            <w:szCs w:val="17"/>
            <w:lang w:val="es-ES_tradnl"/>
          </w:rPr>
          <w:delText xml:space="preserve"> DEL CENTRO</w:delText>
        </w:r>
      </w:del>
    </w:p>
    <w:p w14:paraId="0985F796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line="153" w:lineRule="exact"/>
        <w:ind w:left="2985" w:right="2853"/>
        <w:jc w:val="center"/>
        <w:rPr>
          <w:del w:id="174" w:author="Comparison" w:date="2026-09-22T12:22:00Z" w16du:dateUtc="2026-09-22T16:22:00Z"/>
          <w:rFonts w:ascii="Arial" w:hAnsi="Arial" w:cs="Arial"/>
          <w:sz w:val="17"/>
          <w:szCs w:val="17"/>
          <w:lang w:val="es-ES_tradnl"/>
        </w:rPr>
      </w:pPr>
      <w:del w:id="175" w:author="Comparison" w:date="2026-09-22T12:22:00Z" w16du:dateUtc="2026-09-22T16:22:00Z">
        <w:r w:rsidRPr="00AD4A8F">
          <w:rPr>
            <w:rFonts w:ascii="Arial" w:hAnsi="Arial" w:cs="Arial"/>
            <w:sz w:val="17"/>
            <w:szCs w:val="17"/>
            <w:lang w:val="es-ES_tradnl"/>
          </w:rPr>
          <w:delText>(Sello)</w:delText>
        </w:r>
      </w:del>
    </w:p>
    <w:p w14:paraId="7377E645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rPr>
          <w:del w:id="176" w:author="Comparison" w:date="2026-09-22T12:22:00Z" w16du:dateUtc="2026-09-22T16:22:00Z"/>
          <w:rFonts w:ascii="Arial" w:hAnsi="Arial" w:cs="Arial"/>
          <w:sz w:val="18"/>
          <w:szCs w:val="18"/>
          <w:lang w:val="es-ES_tradnl"/>
        </w:rPr>
      </w:pPr>
    </w:p>
    <w:p w14:paraId="59C9C86C" w14:textId="77777777" w:rsidR="00AD4A8F" w:rsidRDefault="00AD4A8F" w:rsidP="00AD4A8F">
      <w:pPr>
        <w:kinsoku w:val="0"/>
        <w:overflowPunct w:val="0"/>
        <w:autoSpaceDE w:val="0"/>
        <w:autoSpaceDN w:val="0"/>
        <w:adjustRightInd w:val="0"/>
        <w:spacing w:before="1"/>
        <w:ind w:left="2985" w:right="2853"/>
        <w:jc w:val="center"/>
        <w:rPr>
          <w:del w:id="177" w:author="Comparison" w:date="2026-09-22T12:22:00Z" w16du:dateUtc="2026-09-22T16:22:00Z"/>
          <w:rFonts w:ascii="Arial" w:hAnsi="Arial" w:cs="Arial"/>
          <w:sz w:val="17"/>
          <w:szCs w:val="17"/>
          <w:lang w:val="es-ES_tradnl"/>
        </w:rPr>
      </w:pPr>
      <w:del w:id="178" w:author="Comparison" w:date="2026-09-22T12:22:00Z" w16du:dateUtc="2026-09-22T16:22:00Z">
        <w:r w:rsidRPr="00AD4A8F">
          <w:rPr>
            <w:rFonts w:ascii="Arial" w:hAnsi="Arial" w:cs="Arial"/>
            <w:sz w:val="17"/>
            <w:szCs w:val="17"/>
            <w:lang w:val="es-ES_tradnl"/>
          </w:rPr>
          <w:delText>Fdo.</w:delText>
        </w:r>
      </w:del>
    </w:p>
    <w:p w14:paraId="2D1AAB88" w14:textId="77777777" w:rsidR="00283520" w:rsidRDefault="00283520" w:rsidP="00AD4A8F">
      <w:pPr>
        <w:kinsoku w:val="0"/>
        <w:overflowPunct w:val="0"/>
        <w:autoSpaceDE w:val="0"/>
        <w:autoSpaceDN w:val="0"/>
        <w:adjustRightInd w:val="0"/>
        <w:spacing w:before="1"/>
        <w:ind w:left="2985" w:right="2853"/>
        <w:jc w:val="center"/>
        <w:rPr>
          <w:del w:id="179" w:author="Comparison" w:date="2026-09-22T12:22:00Z" w16du:dateUtc="2026-09-22T16:22:00Z"/>
          <w:rFonts w:ascii="Arial" w:hAnsi="Arial" w:cs="Arial"/>
          <w:sz w:val="17"/>
          <w:szCs w:val="17"/>
          <w:lang w:val="es-ES_tradnl"/>
        </w:rPr>
      </w:pPr>
    </w:p>
    <w:p w14:paraId="73334124" w14:textId="77777777" w:rsidR="00283520" w:rsidRDefault="00283520" w:rsidP="00AD4A8F">
      <w:pPr>
        <w:kinsoku w:val="0"/>
        <w:overflowPunct w:val="0"/>
        <w:autoSpaceDE w:val="0"/>
        <w:autoSpaceDN w:val="0"/>
        <w:adjustRightInd w:val="0"/>
        <w:spacing w:before="1"/>
        <w:ind w:left="2985" w:right="2853"/>
        <w:jc w:val="center"/>
        <w:rPr>
          <w:del w:id="180" w:author="Comparison" w:date="2026-09-22T12:22:00Z" w16du:dateUtc="2026-09-22T16:22:00Z"/>
          <w:rFonts w:ascii="Arial" w:hAnsi="Arial" w:cs="Arial"/>
          <w:sz w:val="17"/>
          <w:szCs w:val="17"/>
          <w:lang w:val="es-ES_tradnl"/>
        </w:rPr>
      </w:pPr>
    </w:p>
    <w:p w14:paraId="1056FFE3" w14:textId="77777777" w:rsidR="00283520" w:rsidRDefault="00283520" w:rsidP="00AD4A8F">
      <w:pPr>
        <w:kinsoku w:val="0"/>
        <w:overflowPunct w:val="0"/>
        <w:autoSpaceDE w:val="0"/>
        <w:autoSpaceDN w:val="0"/>
        <w:adjustRightInd w:val="0"/>
        <w:spacing w:before="1"/>
        <w:ind w:left="2985" w:right="2853"/>
        <w:jc w:val="center"/>
        <w:rPr>
          <w:del w:id="181" w:author="Comparison" w:date="2026-09-22T12:22:00Z" w16du:dateUtc="2026-09-22T16:22:00Z"/>
          <w:rFonts w:ascii="Arial" w:hAnsi="Arial" w:cs="Arial"/>
          <w:sz w:val="17"/>
          <w:szCs w:val="17"/>
          <w:lang w:val="es-ES_tradnl"/>
        </w:rPr>
      </w:pPr>
    </w:p>
    <w:p w14:paraId="74A35A0A" w14:textId="77777777" w:rsidR="00283520" w:rsidRDefault="00283520" w:rsidP="00283520">
      <w:pPr>
        <w:kinsoku w:val="0"/>
        <w:overflowPunct w:val="0"/>
        <w:autoSpaceDE w:val="0"/>
        <w:autoSpaceDN w:val="0"/>
        <w:adjustRightInd w:val="0"/>
        <w:spacing w:before="1"/>
        <w:ind w:left="2985" w:right="2853"/>
        <w:rPr>
          <w:del w:id="182" w:author="Comparison" w:date="2026-09-22T12:22:00Z" w16du:dateUtc="2026-09-22T16:22:00Z"/>
          <w:rFonts w:ascii="Arial" w:hAnsi="Arial" w:cs="Arial"/>
          <w:sz w:val="17"/>
          <w:szCs w:val="17"/>
          <w:lang w:val="es-ES_tradnl"/>
        </w:rPr>
      </w:pPr>
    </w:p>
    <w:p w14:paraId="39C222C6" w14:textId="77777777" w:rsidR="00283520" w:rsidRDefault="00283520" w:rsidP="00283520">
      <w:pPr>
        <w:pStyle w:val="BodyText"/>
        <w:kinsoku w:val="0"/>
        <w:overflowPunct w:val="0"/>
        <w:spacing w:before="6" w:line="249" w:lineRule="auto"/>
        <w:ind w:left="1985" w:right="1845"/>
        <w:jc w:val="center"/>
        <w:rPr>
          <w:del w:id="183" w:author="Comparison" w:date="2026-09-22T12:22:00Z" w16du:dateUtc="2026-09-22T16:22:00Z"/>
          <w:b/>
          <w:bCs/>
          <w:w w:val="105"/>
          <w:sz w:val="28"/>
          <w:szCs w:val="28"/>
        </w:rPr>
      </w:pPr>
      <w:del w:id="184" w:author="Comparison" w:date="2026-09-22T12:22:00Z" w16du:dateUtc="2026-09-22T16:22:00Z">
        <w:r>
          <w:rPr>
            <w:b/>
            <w:bCs/>
            <w:w w:val="105"/>
            <w:sz w:val="28"/>
            <w:szCs w:val="28"/>
          </w:rPr>
          <w:delText>Anexo VI</w:delText>
        </w:r>
      </w:del>
    </w:p>
    <w:p w14:paraId="67BCEA68" w14:textId="77777777" w:rsidR="00283520" w:rsidRDefault="00283520" w:rsidP="00283520">
      <w:pPr>
        <w:pStyle w:val="BodyText"/>
        <w:kinsoku w:val="0"/>
        <w:overflowPunct w:val="0"/>
        <w:spacing w:before="6" w:line="249" w:lineRule="auto"/>
        <w:ind w:left="1985" w:right="1845"/>
        <w:jc w:val="center"/>
        <w:rPr>
          <w:del w:id="185" w:author="Comparison" w:date="2026-09-22T12:22:00Z" w16du:dateUtc="2026-09-22T16:22:00Z"/>
          <w:b/>
          <w:bCs/>
          <w:w w:val="105"/>
          <w:sz w:val="28"/>
          <w:szCs w:val="28"/>
        </w:rPr>
      </w:pPr>
      <w:del w:id="186" w:author="Comparison" w:date="2026-09-22T12:22:00Z" w16du:dateUtc="2026-09-22T16:22:00Z">
        <w:r w:rsidRPr="00283520">
          <w:rPr>
            <w:b/>
            <w:bCs/>
            <w:w w:val="105"/>
            <w:sz w:val="28"/>
            <w:szCs w:val="28"/>
          </w:rPr>
          <w:delText xml:space="preserve">Solicitud de reconocimiento </w:delText>
        </w:r>
      </w:del>
    </w:p>
    <w:p w14:paraId="557987DF" w14:textId="77777777" w:rsidR="00283520" w:rsidRDefault="00283520" w:rsidP="00283520">
      <w:pPr>
        <w:pStyle w:val="BodyText"/>
        <w:kinsoku w:val="0"/>
        <w:overflowPunct w:val="0"/>
        <w:spacing w:before="6" w:line="249" w:lineRule="auto"/>
        <w:ind w:left="1985" w:right="1845"/>
        <w:jc w:val="center"/>
        <w:rPr>
          <w:del w:id="187" w:author="Comparison" w:date="2026-09-22T12:22:00Z" w16du:dateUtc="2026-09-22T16:22:00Z"/>
          <w:b/>
          <w:bCs/>
          <w:w w:val="105"/>
          <w:sz w:val="28"/>
          <w:szCs w:val="28"/>
        </w:rPr>
      </w:pPr>
      <w:del w:id="188" w:author="Comparison" w:date="2026-09-22T12:22:00Z" w16du:dateUtc="2026-09-22T16:22:00Z">
        <w:r w:rsidRPr="00283520">
          <w:rPr>
            <w:b/>
            <w:bCs/>
            <w:w w:val="105"/>
            <w:sz w:val="28"/>
            <w:szCs w:val="28"/>
          </w:rPr>
          <w:delText>Progra</w:delText>
        </w:r>
        <w:r>
          <w:rPr>
            <w:b/>
            <w:bCs/>
            <w:w w:val="105"/>
            <w:sz w:val="28"/>
            <w:szCs w:val="28"/>
          </w:rPr>
          <w:delText xml:space="preserve">ma </w:delText>
        </w:r>
        <w:r w:rsidRPr="00283520">
          <w:rPr>
            <w:b/>
            <w:bCs/>
            <w:w w:val="105"/>
            <w:sz w:val="28"/>
            <w:szCs w:val="28"/>
          </w:rPr>
          <w:delText>“Desarrollo de capacidades”</w:delText>
        </w:r>
      </w:del>
    </w:p>
    <w:p w14:paraId="325E6C06" w14:textId="77777777" w:rsidR="00283520" w:rsidRDefault="00283520" w:rsidP="00283520">
      <w:pPr>
        <w:pStyle w:val="BodyText"/>
        <w:kinsoku w:val="0"/>
        <w:overflowPunct w:val="0"/>
        <w:spacing w:before="6" w:line="249" w:lineRule="auto"/>
        <w:ind w:left="1985" w:right="1845" w:firstLine="490"/>
        <w:jc w:val="center"/>
        <w:rPr>
          <w:del w:id="189" w:author="Comparison" w:date="2026-09-22T12:22:00Z" w16du:dateUtc="2026-09-22T16:22:00Z"/>
          <w:b/>
          <w:bCs/>
          <w:w w:val="105"/>
          <w:sz w:val="28"/>
          <w:szCs w:val="28"/>
        </w:rPr>
      </w:pPr>
      <w:del w:id="190" w:author="Comparison" w:date="2026-09-22T12:22:00Z" w16du:dateUtc="2026-09-22T16:22:00Z">
        <w:r>
          <w:rPr>
            <w:b/>
            <w:bCs/>
            <w:w w:val="105"/>
            <w:sz w:val="28"/>
            <w:szCs w:val="28"/>
          </w:rPr>
          <w:delText>CURSO 2019/ 2020</w:delText>
        </w:r>
      </w:del>
    </w:p>
    <w:p w14:paraId="6B62FF3D" w14:textId="77777777" w:rsidR="00283520" w:rsidRPr="00283520" w:rsidRDefault="00283520" w:rsidP="00283520">
      <w:pPr>
        <w:pStyle w:val="BodyText"/>
        <w:kinsoku w:val="0"/>
        <w:overflowPunct w:val="0"/>
        <w:spacing w:before="6" w:line="249" w:lineRule="auto"/>
        <w:ind w:left="39" w:right="1845" w:firstLine="490"/>
        <w:jc w:val="center"/>
        <w:rPr>
          <w:del w:id="191" w:author="Comparison" w:date="2026-09-22T12:22:00Z" w16du:dateUtc="2026-09-22T16:22:00Z"/>
          <w:b/>
          <w:bCs/>
          <w:w w:val="105"/>
          <w:sz w:val="28"/>
          <w:szCs w:val="28"/>
        </w:rPr>
      </w:pPr>
    </w:p>
    <w:p w14:paraId="4FE6B7ED" w14:textId="77777777" w:rsidR="00283520" w:rsidRDefault="00283520" w:rsidP="00283520">
      <w:pPr>
        <w:pStyle w:val="BodyText"/>
        <w:kinsoku w:val="0"/>
        <w:overflowPunct w:val="0"/>
        <w:spacing w:before="125"/>
        <w:jc w:val="both"/>
        <w:rPr>
          <w:del w:id="192" w:author="Comparison" w:date="2026-09-22T12:22:00Z" w16du:dateUtc="2026-09-22T16:22:00Z"/>
          <w:w w:val="105"/>
        </w:rPr>
      </w:pPr>
      <w:del w:id="193" w:author="Comparison" w:date="2026-09-22T12:22:00Z" w16du:dateUtc="2026-09-22T16:22:00Z">
        <w:r>
          <w:rPr>
            <w:w w:val="105"/>
          </w:rPr>
          <w:delText>D./Dª.</w:delText>
        </w:r>
        <w:r>
          <w:rPr>
            <w:spacing w:val="-1"/>
            <w:w w:val="105"/>
          </w:rPr>
          <w:delText xml:space="preserve"> </w:delText>
        </w:r>
        <w:r>
          <w:rPr>
            <w:w w:val="105"/>
          </w:rPr>
          <w:delText>……………………………………………………………………………………………</w:delText>
        </w:r>
      </w:del>
    </w:p>
    <w:p w14:paraId="612AE72C" w14:textId="77777777" w:rsidR="00283520" w:rsidRDefault="00283520" w:rsidP="00283520">
      <w:pPr>
        <w:pStyle w:val="BodyText"/>
        <w:kinsoku w:val="0"/>
        <w:overflowPunct w:val="0"/>
        <w:spacing w:before="59"/>
        <w:jc w:val="both"/>
        <w:rPr>
          <w:del w:id="194" w:author="Comparison" w:date="2026-09-22T12:22:00Z" w16du:dateUtc="2026-09-22T16:22:00Z"/>
          <w:w w:val="105"/>
        </w:rPr>
      </w:pPr>
      <w:del w:id="195" w:author="Comparison" w:date="2026-09-22T12:22:00Z" w16du:dateUtc="2026-09-22T16:22:00Z">
        <w:r>
          <w:rPr>
            <w:w w:val="105"/>
          </w:rPr>
          <w:delText>Director/a del</w:delText>
        </w:r>
        <w:r>
          <w:rPr>
            <w:spacing w:val="-1"/>
            <w:w w:val="105"/>
          </w:rPr>
          <w:delText xml:space="preserve"> </w:delText>
        </w:r>
        <w:r>
          <w:rPr>
            <w:w w:val="105"/>
          </w:rPr>
          <w:delText>…….……………………………………………………………………………….</w:delText>
        </w:r>
      </w:del>
    </w:p>
    <w:p w14:paraId="45F3684A" w14:textId="77777777" w:rsidR="00283520" w:rsidRDefault="00283520" w:rsidP="00283520">
      <w:pPr>
        <w:pStyle w:val="BodyText"/>
        <w:kinsoku w:val="0"/>
        <w:overflowPunct w:val="0"/>
        <w:spacing w:before="55" w:line="249" w:lineRule="auto"/>
        <w:ind w:right="1332"/>
        <w:jc w:val="both"/>
        <w:rPr>
          <w:del w:id="196" w:author="Comparison" w:date="2026-09-22T12:22:00Z" w16du:dateUtc="2026-09-22T16:22:00Z"/>
          <w:b/>
          <w:bCs/>
          <w:w w:val="105"/>
        </w:rPr>
      </w:pPr>
    </w:p>
    <w:p w14:paraId="25F4A88A" w14:textId="77777777" w:rsidR="00283520" w:rsidRDefault="00283520" w:rsidP="00283520">
      <w:pPr>
        <w:pStyle w:val="BodyText"/>
        <w:kinsoku w:val="0"/>
        <w:overflowPunct w:val="0"/>
        <w:spacing w:before="55" w:line="249" w:lineRule="auto"/>
        <w:ind w:right="428"/>
        <w:jc w:val="both"/>
        <w:rPr>
          <w:del w:id="197" w:author="Comparison" w:date="2026-09-22T12:22:00Z" w16du:dateUtc="2026-09-22T16:22:00Z"/>
          <w:i/>
          <w:iCs/>
          <w:w w:val="105"/>
        </w:rPr>
      </w:pPr>
      <w:del w:id="198" w:author="Comparison" w:date="2026-09-22T12:22:00Z" w16du:dateUtc="2026-09-22T16:22:00Z">
        <w:r>
          <w:rPr>
            <w:b/>
            <w:bCs/>
            <w:w w:val="105"/>
          </w:rPr>
          <w:delText xml:space="preserve">COMUNICA </w:delText>
        </w:r>
        <w:r>
          <w:rPr>
            <w:w w:val="105"/>
          </w:rPr>
          <w:delText xml:space="preserve">que el profesorado que a continuación se relaciona ha participado activamente durante el curso 2019/2020 en el desarrollo del </w:delText>
        </w:r>
        <w:r>
          <w:rPr>
            <w:i/>
            <w:iCs/>
            <w:w w:val="105"/>
          </w:rPr>
          <w:delText xml:space="preserve">Proyecto de Desarrollo de Capacidades: </w:delText>
        </w:r>
      </w:del>
    </w:p>
    <w:p w14:paraId="35F27ED0" w14:textId="77777777" w:rsidR="00283520" w:rsidRDefault="00283520" w:rsidP="00283520">
      <w:pPr>
        <w:pStyle w:val="BodyText"/>
        <w:kinsoku w:val="0"/>
        <w:overflowPunct w:val="0"/>
        <w:spacing w:before="55" w:line="249" w:lineRule="auto"/>
        <w:ind w:right="1332"/>
        <w:jc w:val="both"/>
        <w:rPr>
          <w:del w:id="199" w:author="Comparison" w:date="2026-09-22T12:22:00Z" w16du:dateUtc="2026-09-22T16:22:00Z"/>
          <w:w w:val="105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126"/>
        <w:gridCol w:w="1985"/>
        <w:gridCol w:w="3402"/>
      </w:tblGrid>
      <w:tr w:rsidR="00283520" w14:paraId="416A40F3" w14:textId="77777777" w:rsidTr="00283520">
        <w:trPr>
          <w:del w:id="200" w:author="Comparison" w:date="2026-09-22T12:22:00Z" w16du:dateUtc="2026-09-22T16:22:00Z"/>
        </w:trPr>
        <w:tc>
          <w:tcPr>
            <w:tcW w:w="1413" w:type="dxa"/>
          </w:tcPr>
          <w:p w14:paraId="32F7D2BF" w14:textId="77777777" w:rsidR="00283520" w:rsidRPr="00283520" w:rsidRDefault="00283520" w:rsidP="00283520">
            <w:pPr>
              <w:pStyle w:val="BodyText"/>
              <w:kinsoku w:val="0"/>
              <w:overflowPunct w:val="0"/>
              <w:rPr>
                <w:del w:id="201" w:author="Comparison" w:date="2026-09-22T12:22:00Z" w16du:dateUtc="2026-09-22T16:22:00Z"/>
                <w:sz w:val="20"/>
                <w:szCs w:val="20"/>
              </w:rPr>
            </w:pPr>
            <w:del w:id="202" w:author="Comparison" w:date="2026-09-22T12:22:00Z" w16du:dateUtc="2026-09-22T16:22:00Z">
              <w:r w:rsidRPr="00283520">
                <w:rPr>
                  <w:sz w:val="20"/>
                  <w:szCs w:val="20"/>
                </w:rPr>
                <w:delText>NOMBRE</w:delText>
              </w:r>
            </w:del>
          </w:p>
        </w:tc>
        <w:tc>
          <w:tcPr>
            <w:tcW w:w="2126" w:type="dxa"/>
          </w:tcPr>
          <w:p w14:paraId="685CB36A" w14:textId="77777777" w:rsidR="00283520" w:rsidRPr="00283520" w:rsidRDefault="00283520" w:rsidP="00283520">
            <w:pPr>
              <w:pStyle w:val="BodyText"/>
              <w:kinsoku w:val="0"/>
              <w:overflowPunct w:val="0"/>
              <w:rPr>
                <w:del w:id="203" w:author="Comparison" w:date="2026-09-22T12:22:00Z" w16du:dateUtc="2026-09-22T16:22:00Z"/>
                <w:sz w:val="20"/>
                <w:szCs w:val="20"/>
              </w:rPr>
            </w:pPr>
            <w:del w:id="204" w:author="Comparison" w:date="2026-09-22T12:22:00Z" w16du:dateUtc="2026-09-22T16:22:00Z">
              <w:r w:rsidRPr="00283520">
                <w:rPr>
                  <w:sz w:val="20"/>
                  <w:szCs w:val="20"/>
                </w:rPr>
                <w:delText>APELLIDOS</w:delText>
              </w:r>
            </w:del>
          </w:p>
        </w:tc>
        <w:tc>
          <w:tcPr>
            <w:tcW w:w="1985" w:type="dxa"/>
          </w:tcPr>
          <w:p w14:paraId="475BD508" w14:textId="77777777" w:rsidR="00283520" w:rsidRPr="00283520" w:rsidRDefault="00283520" w:rsidP="00283520">
            <w:pPr>
              <w:pStyle w:val="BodyText"/>
              <w:kinsoku w:val="0"/>
              <w:overflowPunct w:val="0"/>
              <w:rPr>
                <w:del w:id="205" w:author="Comparison" w:date="2026-09-22T12:22:00Z" w16du:dateUtc="2026-09-22T16:22:00Z"/>
                <w:sz w:val="20"/>
                <w:szCs w:val="20"/>
              </w:rPr>
            </w:pPr>
            <w:del w:id="206" w:author="Comparison" w:date="2026-09-22T12:22:00Z" w16du:dateUtc="2026-09-22T16:22:00Z">
              <w:r w:rsidRPr="00283520">
                <w:rPr>
                  <w:sz w:val="20"/>
                  <w:szCs w:val="20"/>
                </w:rPr>
                <w:delText>NIF</w:delText>
              </w:r>
            </w:del>
          </w:p>
        </w:tc>
        <w:tc>
          <w:tcPr>
            <w:tcW w:w="3402" w:type="dxa"/>
          </w:tcPr>
          <w:p w14:paraId="2908607C" w14:textId="77777777" w:rsidR="00283520" w:rsidRPr="00283520" w:rsidRDefault="00283520" w:rsidP="00283520">
            <w:pPr>
              <w:pStyle w:val="BodyText"/>
              <w:kinsoku w:val="0"/>
              <w:overflowPunct w:val="0"/>
              <w:rPr>
                <w:del w:id="207" w:author="Comparison" w:date="2026-09-22T12:22:00Z" w16du:dateUtc="2026-09-22T16:22:00Z"/>
                <w:sz w:val="20"/>
                <w:szCs w:val="20"/>
              </w:rPr>
            </w:pPr>
            <w:del w:id="208" w:author="Comparison" w:date="2026-09-22T12:22:00Z" w16du:dateUtc="2026-09-22T16:22:00Z">
              <w:r w:rsidRPr="00283520">
                <w:rPr>
                  <w:sz w:val="20"/>
                  <w:szCs w:val="20"/>
                </w:rPr>
                <w:delText>COORDINADOR/ PARTICIPANTE</w:delText>
              </w:r>
            </w:del>
          </w:p>
        </w:tc>
      </w:tr>
      <w:tr w:rsidR="00283520" w14:paraId="25B314A3" w14:textId="77777777" w:rsidTr="00283520">
        <w:trPr>
          <w:del w:id="209" w:author="Comparison" w:date="2026-09-22T12:22:00Z" w16du:dateUtc="2026-09-22T16:22:00Z"/>
        </w:trPr>
        <w:tc>
          <w:tcPr>
            <w:tcW w:w="1413" w:type="dxa"/>
          </w:tcPr>
          <w:p w14:paraId="244A8431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10" w:author="Comparison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59BE2471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11" w:author="Comparison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6E88D851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12" w:author="Comparison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14:paraId="12DF9064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13" w:author="Comparison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3520" w14:paraId="02FEB6C9" w14:textId="77777777" w:rsidTr="00283520">
        <w:trPr>
          <w:del w:id="214" w:author="Comparison" w:date="2026-09-22T12:22:00Z" w16du:dateUtc="2026-09-22T16:22:00Z"/>
        </w:trPr>
        <w:tc>
          <w:tcPr>
            <w:tcW w:w="1413" w:type="dxa"/>
          </w:tcPr>
          <w:p w14:paraId="622B6F8E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15" w:author="Comparison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37637939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16" w:author="Comparison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7E2E42FD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17" w:author="Comparison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14:paraId="4FCCE875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18" w:author="Comparison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3520" w14:paraId="702B3299" w14:textId="77777777" w:rsidTr="00283520">
        <w:trPr>
          <w:del w:id="219" w:author="Comparison" w:date="2026-09-22T12:22:00Z" w16du:dateUtc="2026-09-22T16:22:00Z"/>
        </w:trPr>
        <w:tc>
          <w:tcPr>
            <w:tcW w:w="1413" w:type="dxa"/>
          </w:tcPr>
          <w:p w14:paraId="00B6EE2D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20" w:author="Comparison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04DBEDD3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21" w:author="Comparison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043F67FB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22" w:author="Comparison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14:paraId="0F84AE9B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23" w:author="Comparison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3520" w14:paraId="0D02F4E4" w14:textId="77777777" w:rsidTr="00283520">
        <w:trPr>
          <w:del w:id="224" w:author="Comparison" w:date="2026-09-22T12:22:00Z" w16du:dateUtc="2026-09-22T16:22:00Z"/>
        </w:trPr>
        <w:tc>
          <w:tcPr>
            <w:tcW w:w="1413" w:type="dxa"/>
          </w:tcPr>
          <w:p w14:paraId="4441161E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25" w:author="Comparison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0FFA5697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26" w:author="Comparison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11D8A298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27" w:author="Comparison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14:paraId="3EE25C7D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28" w:author="Comparison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3520" w14:paraId="0DA5FDB2" w14:textId="77777777" w:rsidTr="00283520">
        <w:trPr>
          <w:del w:id="229" w:author="Comparison" w:date="2026-09-22T12:22:00Z" w16du:dateUtc="2026-09-22T16:22:00Z"/>
        </w:trPr>
        <w:tc>
          <w:tcPr>
            <w:tcW w:w="1413" w:type="dxa"/>
          </w:tcPr>
          <w:p w14:paraId="45797B43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30" w:author="Comparison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607A882A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31" w:author="Comparison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57C69064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32" w:author="Comparison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14:paraId="779E440F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33" w:author="Comparison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4024E16" w14:textId="77777777" w:rsidR="00283520" w:rsidRDefault="00283520" w:rsidP="00283520">
      <w:pPr>
        <w:pStyle w:val="BodyText"/>
        <w:kinsoku w:val="0"/>
        <w:overflowPunct w:val="0"/>
        <w:spacing w:before="46"/>
        <w:jc w:val="both"/>
        <w:rPr>
          <w:del w:id="234" w:author="Comparison" w:date="2026-09-22T12:22:00Z" w16du:dateUtc="2026-09-22T16:22:00Z"/>
          <w:b/>
          <w:bCs/>
          <w:w w:val="105"/>
        </w:rPr>
      </w:pPr>
    </w:p>
    <w:p w14:paraId="577A7337" w14:textId="77777777" w:rsidR="00283520" w:rsidRDefault="00283520" w:rsidP="00283520">
      <w:pPr>
        <w:pStyle w:val="BodyText"/>
        <w:kinsoku w:val="0"/>
        <w:overflowPunct w:val="0"/>
        <w:spacing w:before="46"/>
        <w:jc w:val="both"/>
        <w:rPr>
          <w:del w:id="235" w:author="Comparison" w:date="2026-09-22T12:22:00Z" w16du:dateUtc="2026-09-22T16:22:00Z"/>
          <w:b/>
          <w:bCs/>
          <w:w w:val="105"/>
        </w:rPr>
      </w:pPr>
    </w:p>
    <w:p w14:paraId="0FA2DAED" w14:textId="77777777" w:rsidR="00283520" w:rsidRDefault="00283520" w:rsidP="00283520">
      <w:pPr>
        <w:pStyle w:val="BodyText"/>
        <w:kinsoku w:val="0"/>
        <w:overflowPunct w:val="0"/>
        <w:spacing w:line="230" w:lineRule="auto"/>
        <w:ind w:right="428"/>
        <w:jc w:val="both"/>
        <w:rPr>
          <w:del w:id="236" w:author="Comparison" w:date="2026-09-22T12:22:00Z" w16du:dateUtc="2026-09-22T16:22:00Z"/>
        </w:rPr>
      </w:pPr>
      <w:del w:id="237" w:author="Comparison" w:date="2026-09-22T12:22:00Z" w16du:dateUtc="2026-09-22T16:22:00Z">
        <w:r>
          <w:rPr>
            <w:b/>
            <w:bCs/>
            <w:w w:val="105"/>
          </w:rPr>
          <w:delText xml:space="preserve">SOLICITA </w:delText>
        </w:r>
        <w:r>
          <w:rPr>
            <w:w w:val="105"/>
          </w:rPr>
          <w:delText xml:space="preserve">su reconocimiento de acuerdo con la </w:delText>
        </w:r>
        <w:bookmarkStart w:id="238" w:name="DEPARTAMENTO_DE_EDUCACI”N,_CULTURA_Y_DEP"/>
        <w:bookmarkStart w:id="239" w:name="ORDEN_ECD/1400/2018,_28_de_agosto,_por_l"/>
        <w:bookmarkEnd w:id="238"/>
        <w:bookmarkEnd w:id="239"/>
        <w:r>
          <w:delText>ORDEN ECD/1400/2018, 28 de agosto, por la que se autoriza la continuación del Programa de “Desarrollo de Capacidades” y se convoca a los centros docentes no universitarios sostenidos con fondos públicos de la Comunidad de Aragón para participar en dicho programa durante el curso 2018/2019 y la Resolución de la Directora General de Planificación y Equidad de 6 de septiembre de 2019 sobre la prórroga de estos centros educativos en dicho programa.</w:delText>
        </w:r>
      </w:del>
    </w:p>
    <w:p w14:paraId="75B576AF" w14:textId="77777777" w:rsidR="00283520" w:rsidRDefault="00283520" w:rsidP="00283520">
      <w:pPr>
        <w:pStyle w:val="BodyText"/>
        <w:kinsoku w:val="0"/>
        <w:overflowPunct w:val="0"/>
        <w:spacing w:before="46"/>
        <w:jc w:val="both"/>
        <w:rPr>
          <w:del w:id="240" w:author="Comparison" w:date="2026-09-22T12:22:00Z" w16du:dateUtc="2026-09-22T16:22:00Z"/>
          <w:w w:val="105"/>
        </w:rPr>
      </w:pPr>
    </w:p>
    <w:p w14:paraId="4D970771" w14:textId="77777777" w:rsidR="00283520" w:rsidRDefault="00283520" w:rsidP="00283520">
      <w:pPr>
        <w:pStyle w:val="BodyText"/>
        <w:kinsoku w:val="0"/>
        <w:overflowPunct w:val="0"/>
        <w:spacing w:before="46"/>
        <w:jc w:val="both"/>
        <w:rPr>
          <w:del w:id="241" w:author="Comparison" w:date="2026-09-22T12:22:00Z" w16du:dateUtc="2026-09-22T16:22:00Z"/>
          <w:w w:val="105"/>
        </w:rPr>
      </w:pPr>
    </w:p>
    <w:p w14:paraId="36055B3C" w14:textId="77777777" w:rsidR="00283520" w:rsidRDefault="00283520" w:rsidP="00283520">
      <w:pPr>
        <w:pStyle w:val="BodyText"/>
        <w:kinsoku w:val="0"/>
        <w:overflowPunct w:val="0"/>
        <w:spacing w:before="125"/>
        <w:ind w:left="3483"/>
        <w:rPr>
          <w:del w:id="242" w:author="Comparison" w:date="2026-09-22T12:22:00Z" w16du:dateUtc="2026-09-22T16:22:00Z"/>
          <w:w w:val="105"/>
        </w:rPr>
      </w:pPr>
      <w:del w:id="243" w:author="Comparison" w:date="2026-09-22T12:22:00Z" w16du:dateUtc="2026-09-22T16:22:00Z">
        <w:r>
          <w:rPr>
            <w:w w:val="105"/>
          </w:rPr>
          <w:delText>Sello del centro ………a …de ………….de 2020</w:delText>
        </w:r>
      </w:del>
    </w:p>
    <w:p w14:paraId="0689D6D4" w14:textId="77777777" w:rsidR="00283520" w:rsidRDefault="00283520" w:rsidP="00283520">
      <w:pPr>
        <w:pStyle w:val="BodyText"/>
        <w:kinsoku w:val="0"/>
        <w:overflowPunct w:val="0"/>
        <w:rPr>
          <w:del w:id="244" w:author="Comparison" w:date="2026-09-22T12:22:00Z" w16du:dateUtc="2026-09-22T16:22:00Z"/>
          <w:sz w:val="20"/>
          <w:szCs w:val="20"/>
        </w:rPr>
      </w:pPr>
    </w:p>
    <w:p w14:paraId="7103482C" w14:textId="77777777" w:rsidR="00283520" w:rsidRDefault="00283520" w:rsidP="00283520">
      <w:pPr>
        <w:pStyle w:val="BodyText"/>
        <w:kinsoku w:val="0"/>
        <w:overflowPunct w:val="0"/>
        <w:spacing w:before="1"/>
        <w:ind w:left="199" w:firstLine="509"/>
        <w:rPr>
          <w:del w:id="245" w:author="Comparison" w:date="2026-09-22T12:22:00Z" w16du:dateUtc="2026-09-22T16:22:00Z"/>
        </w:rPr>
      </w:pPr>
      <w:del w:id="246" w:author="Comparison" w:date="2026-09-22T12:22:00Z" w16du:dateUtc="2026-09-22T16:22:00Z">
        <w:r>
          <w:delText>El coordinador/a  del proyecto</w:delText>
        </w:r>
      </w:del>
    </w:p>
    <w:p w14:paraId="25F4B2ED" w14:textId="77777777" w:rsidR="00283520" w:rsidRDefault="00283520" w:rsidP="00283520">
      <w:pPr>
        <w:pStyle w:val="BodyText"/>
        <w:kinsoku w:val="0"/>
        <w:overflowPunct w:val="0"/>
        <w:spacing w:before="1"/>
        <w:ind w:left="199"/>
        <w:rPr>
          <w:del w:id="247" w:author="Comparison" w:date="2026-09-22T12:22:00Z" w16du:dateUtc="2026-09-22T16:22:00Z"/>
        </w:rPr>
      </w:pPr>
    </w:p>
    <w:p w14:paraId="3780FA00" w14:textId="77777777" w:rsidR="00283520" w:rsidRDefault="00283520" w:rsidP="00283520">
      <w:pPr>
        <w:pStyle w:val="BodyText"/>
        <w:kinsoku w:val="0"/>
        <w:overflowPunct w:val="0"/>
        <w:spacing w:before="1"/>
        <w:ind w:left="3739" w:firstLine="509"/>
        <w:rPr>
          <w:del w:id="248" w:author="Comparison" w:date="2026-09-22T12:22:00Z" w16du:dateUtc="2026-09-22T16:22:00Z"/>
        </w:rPr>
      </w:pPr>
      <w:del w:id="249" w:author="Comparison" w:date="2026-09-22T12:22:00Z" w16du:dateUtc="2026-09-22T16:22:00Z">
        <w:r>
          <w:delText xml:space="preserve"> </w:delText>
        </w:r>
      </w:del>
    </w:p>
    <w:p w14:paraId="6A03ABE9" w14:textId="77777777" w:rsidR="00283520" w:rsidRDefault="00283520" w:rsidP="00283520">
      <w:pPr>
        <w:pStyle w:val="BodyText"/>
        <w:kinsoku w:val="0"/>
        <w:overflowPunct w:val="0"/>
        <w:spacing w:before="1"/>
        <w:ind w:left="3739" w:firstLine="509"/>
        <w:rPr>
          <w:del w:id="250" w:author="Comparison" w:date="2026-09-22T12:22:00Z" w16du:dateUtc="2026-09-22T16:22:00Z"/>
        </w:rPr>
      </w:pPr>
      <w:del w:id="251" w:author="Comparison" w:date="2026-09-22T12:22:00Z" w16du:dateUtc="2026-09-22T16:22:00Z">
        <w:r>
          <w:delText xml:space="preserve">V.ºB.º </w:delText>
        </w:r>
      </w:del>
    </w:p>
    <w:p w14:paraId="29E708A6" w14:textId="77777777" w:rsidR="00283520" w:rsidRDefault="00283520" w:rsidP="00283520">
      <w:pPr>
        <w:pStyle w:val="BodyText"/>
        <w:kinsoku w:val="0"/>
        <w:overflowPunct w:val="0"/>
        <w:spacing w:before="1"/>
        <w:ind w:left="3739" w:firstLine="509"/>
        <w:rPr>
          <w:del w:id="252" w:author="Comparison" w:date="2026-09-22T12:22:00Z" w16du:dateUtc="2026-09-22T16:22:00Z"/>
        </w:rPr>
      </w:pPr>
      <w:del w:id="253" w:author="Comparison" w:date="2026-09-22T12:22:00Z" w16du:dateUtc="2026-09-22T16:22:00Z">
        <w:r>
          <w:delText>Director/a del centro</w:delText>
        </w:r>
      </w:del>
    </w:p>
    <w:p w14:paraId="1F439D93" w14:textId="77777777" w:rsidR="00283520" w:rsidRDefault="00283520" w:rsidP="00283520">
      <w:pPr>
        <w:pStyle w:val="BodyText"/>
        <w:kinsoku w:val="0"/>
        <w:overflowPunct w:val="0"/>
        <w:spacing w:before="65"/>
        <w:ind w:firstLine="533"/>
        <w:rPr>
          <w:del w:id="254" w:author="Comparison" w:date="2026-09-22T12:22:00Z" w16du:dateUtc="2026-09-22T16:22:00Z"/>
          <w:w w:val="105"/>
        </w:rPr>
      </w:pPr>
      <w:del w:id="255" w:author="Comparison" w:date="2026-09-22T12:22:00Z" w16du:dateUtc="2026-09-22T16:22:00Z">
        <w:r>
          <w:rPr>
            <w:w w:val="105"/>
          </w:rPr>
          <w:delText xml:space="preserve">    Fdo.: </w:delText>
        </w:r>
        <w:r>
          <w:rPr>
            <w:w w:val="105"/>
          </w:rPr>
          <w:tab/>
        </w:r>
        <w:r>
          <w:rPr>
            <w:w w:val="105"/>
          </w:rPr>
          <w:tab/>
        </w:r>
        <w:r>
          <w:rPr>
            <w:w w:val="105"/>
          </w:rPr>
          <w:tab/>
        </w:r>
        <w:r>
          <w:rPr>
            <w:w w:val="105"/>
          </w:rPr>
          <w:tab/>
        </w:r>
        <w:r>
          <w:rPr>
            <w:w w:val="105"/>
          </w:rPr>
          <w:tab/>
        </w:r>
        <w:r>
          <w:rPr>
            <w:w w:val="105"/>
          </w:rPr>
          <w:tab/>
          <w:delText>Fdo.:</w:delText>
        </w:r>
      </w:del>
    </w:p>
    <w:p w14:paraId="0000DF02" w14:textId="77777777" w:rsidR="00283520" w:rsidRDefault="00283520" w:rsidP="00283520">
      <w:pPr>
        <w:pStyle w:val="Heading2"/>
        <w:kinsoku w:val="0"/>
        <w:overflowPunct w:val="0"/>
        <w:spacing w:before="68"/>
        <w:rPr>
          <w:del w:id="256" w:author="Comparison" w:date="2026-09-22T12:22:00Z" w16du:dateUtc="2026-09-22T16:22:00Z"/>
          <w:w w:val="105"/>
        </w:rPr>
      </w:pPr>
    </w:p>
    <w:p w14:paraId="3C77F198" w14:textId="77777777" w:rsidR="00283520" w:rsidRDefault="00283520" w:rsidP="00283520">
      <w:pPr>
        <w:pStyle w:val="Heading2"/>
        <w:kinsoku w:val="0"/>
        <w:overflowPunct w:val="0"/>
        <w:spacing w:before="68"/>
        <w:rPr>
          <w:del w:id="257" w:author="Comparison" w:date="2026-09-22T12:22:00Z" w16du:dateUtc="2026-09-22T16:22:00Z"/>
          <w:w w:val="105"/>
        </w:rPr>
      </w:pPr>
    </w:p>
    <w:p w14:paraId="607C31F4" w14:textId="77777777" w:rsidR="00283520" w:rsidRDefault="00283520" w:rsidP="00283520">
      <w:pPr>
        <w:pStyle w:val="Heading2"/>
        <w:kinsoku w:val="0"/>
        <w:overflowPunct w:val="0"/>
        <w:spacing w:before="68"/>
        <w:rPr>
          <w:del w:id="258" w:author="Comparison" w:date="2026-09-22T12:22:00Z" w16du:dateUtc="2026-09-22T16:22:00Z"/>
          <w:w w:val="105"/>
        </w:rPr>
      </w:pPr>
    </w:p>
    <w:p w14:paraId="17954E30" w14:textId="77777777" w:rsidR="00283520" w:rsidRDefault="00283520" w:rsidP="00283520">
      <w:pPr>
        <w:pStyle w:val="Heading2"/>
        <w:kinsoku w:val="0"/>
        <w:overflowPunct w:val="0"/>
        <w:spacing w:before="68"/>
        <w:rPr>
          <w:del w:id="259" w:author="Comparison" w:date="2026-09-22T12:22:00Z" w16du:dateUtc="2026-09-22T16:22:00Z"/>
          <w:w w:val="105"/>
        </w:rPr>
      </w:pPr>
    </w:p>
    <w:p w14:paraId="55E5342B" w14:textId="77777777" w:rsidR="00283520" w:rsidRDefault="00283520" w:rsidP="00283520">
      <w:pPr>
        <w:pStyle w:val="Heading2"/>
        <w:kinsoku w:val="0"/>
        <w:overflowPunct w:val="0"/>
        <w:spacing w:before="68"/>
        <w:rPr>
          <w:del w:id="260" w:author="Comparison" w:date="2026-09-22T12:22:00Z" w16du:dateUtc="2026-09-22T16:22:00Z"/>
          <w:w w:val="105"/>
        </w:rPr>
      </w:pPr>
    </w:p>
    <w:p w14:paraId="550F4051" w14:textId="77777777" w:rsidR="00283520" w:rsidRDefault="00283520" w:rsidP="00283520">
      <w:pPr>
        <w:pStyle w:val="Heading2"/>
        <w:kinsoku w:val="0"/>
        <w:overflowPunct w:val="0"/>
        <w:spacing w:before="68"/>
        <w:rPr>
          <w:del w:id="261" w:author="Comparison" w:date="2026-09-22T12:22:00Z" w16du:dateUtc="2026-09-22T16:22:00Z"/>
          <w:w w:val="105"/>
        </w:rPr>
      </w:pPr>
    </w:p>
    <w:p w14:paraId="45235671" w14:textId="77777777" w:rsidR="00283520" w:rsidRDefault="00283520" w:rsidP="00283520">
      <w:pPr>
        <w:rPr>
          <w:del w:id="262" w:author="Comparison" w:date="2026-09-22T12:22:00Z" w16du:dateUtc="2026-09-22T16:22:00Z"/>
          <w:lang w:val="es-ES_tradnl"/>
        </w:rPr>
      </w:pPr>
    </w:p>
    <w:p w14:paraId="77B7FFEB" w14:textId="77777777" w:rsidR="00283520" w:rsidRDefault="00283520" w:rsidP="00283520">
      <w:pPr>
        <w:rPr>
          <w:del w:id="263" w:author="Comparison" w:date="2026-09-22T12:22:00Z" w16du:dateUtc="2026-09-22T16:22:00Z"/>
          <w:lang w:val="es-ES_tradnl"/>
        </w:rPr>
      </w:pPr>
    </w:p>
    <w:p w14:paraId="68E1D686" w14:textId="77777777" w:rsidR="00283520" w:rsidRDefault="00283520" w:rsidP="00283520">
      <w:pPr>
        <w:rPr>
          <w:del w:id="264" w:author="Comparison" w:date="2026-09-22T12:22:00Z" w16du:dateUtc="2026-09-22T16:22:00Z"/>
          <w:lang w:val="es-ES_tradnl"/>
        </w:rPr>
      </w:pPr>
    </w:p>
    <w:p w14:paraId="3AEFD222" w14:textId="77777777" w:rsidR="00283520" w:rsidRDefault="00283520" w:rsidP="00283520">
      <w:pPr>
        <w:rPr>
          <w:del w:id="265" w:author="Comparison" w:date="2026-09-22T12:22:00Z" w16du:dateUtc="2026-09-22T16:22:00Z"/>
          <w:lang w:val="es-ES_tradnl"/>
        </w:rPr>
      </w:pPr>
    </w:p>
    <w:p w14:paraId="1D5D3B12" w14:textId="77777777" w:rsidR="00283520" w:rsidRDefault="00283520" w:rsidP="00283520">
      <w:pPr>
        <w:rPr>
          <w:del w:id="266" w:author="Comparison" w:date="2026-09-22T12:22:00Z" w16du:dateUtc="2026-09-22T16:22:00Z"/>
          <w:lang w:val="es-ES_tradnl"/>
        </w:rPr>
      </w:pPr>
    </w:p>
    <w:p w14:paraId="1CAFD76A" w14:textId="77777777" w:rsidR="00283520" w:rsidRDefault="00283520" w:rsidP="00283520">
      <w:pPr>
        <w:rPr>
          <w:del w:id="267" w:author="Comparison" w:date="2026-09-22T12:22:00Z" w16du:dateUtc="2026-09-22T16:22:00Z"/>
          <w:lang w:val="es-ES_tradnl"/>
        </w:rPr>
      </w:pPr>
    </w:p>
    <w:p w14:paraId="20E7C7FD" w14:textId="77777777" w:rsidR="00283520" w:rsidRDefault="00283520" w:rsidP="00283520">
      <w:pPr>
        <w:rPr>
          <w:del w:id="268" w:author="Comparison" w:date="2026-09-22T12:22:00Z" w16du:dateUtc="2026-09-22T16:22:00Z"/>
          <w:lang w:val="es-ES_tradnl"/>
        </w:rPr>
      </w:pPr>
    </w:p>
    <w:p w14:paraId="76EFFD83" w14:textId="77777777" w:rsidR="00283520" w:rsidRDefault="00283520" w:rsidP="00283520">
      <w:pPr>
        <w:rPr>
          <w:del w:id="269" w:author="Comparison" w:date="2026-09-22T12:22:00Z" w16du:dateUtc="2026-09-22T16:22:00Z"/>
          <w:lang w:val="es-ES_tradnl"/>
        </w:rPr>
      </w:pPr>
    </w:p>
    <w:p w14:paraId="6FDD8B2A" w14:textId="77777777" w:rsidR="00283520" w:rsidRDefault="00283520" w:rsidP="00283520">
      <w:pPr>
        <w:rPr>
          <w:del w:id="270" w:author="Comparison" w:date="2026-09-22T12:22:00Z" w16du:dateUtc="2026-09-22T16:22:00Z"/>
          <w:lang w:val="es-ES_tradnl"/>
        </w:rPr>
      </w:pPr>
    </w:p>
    <w:p w14:paraId="2130BEC6" w14:textId="77777777" w:rsidR="00283520" w:rsidRDefault="00283520" w:rsidP="00283520">
      <w:pPr>
        <w:rPr>
          <w:del w:id="271" w:author="Comparison" w:date="2026-09-22T12:22:00Z" w16du:dateUtc="2026-09-22T16:22:00Z"/>
          <w:lang w:val="es-ES_tradnl"/>
        </w:rPr>
      </w:pPr>
    </w:p>
    <w:p w14:paraId="661376C9" w14:textId="77777777" w:rsidR="00283520" w:rsidRDefault="00283520" w:rsidP="00283520">
      <w:pPr>
        <w:rPr>
          <w:del w:id="272" w:author="Comparison" w:date="2026-09-22T12:22:00Z" w16du:dateUtc="2026-09-22T16:22:00Z"/>
          <w:lang w:val="es-ES_tradnl"/>
        </w:rPr>
      </w:pPr>
    </w:p>
    <w:p w14:paraId="13C0FA74" w14:textId="77777777" w:rsidR="00283520" w:rsidRDefault="00283520" w:rsidP="00283520">
      <w:pPr>
        <w:rPr>
          <w:del w:id="273" w:author="Comparison" w:date="2026-09-22T12:22:00Z" w16du:dateUtc="2026-09-22T16:22:00Z"/>
          <w:lang w:val="es-ES_tradnl"/>
        </w:rPr>
      </w:pPr>
    </w:p>
    <w:p w14:paraId="6D54EA29" w14:textId="77777777" w:rsidR="00283520" w:rsidRPr="00283520" w:rsidRDefault="00283520" w:rsidP="00283520">
      <w:pPr>
        <w:rPr>
          <w:del w:id="274" w:author="Comparison" w:date="2026-09-22T12:22:00Z" w16du:dateUtc="2026-09-22T16:22:00Z"/>
          <w:lang w:val="es-ES_tradnl"/>
        </w:rPr>
      </w:pPr>
    </w:p>
    <w:p w14:paraId="6DA825AC" w14:textId="77777777" w:rsidR="00283520" w:rsidRDefault="00283520">
      <w:pPr>
        <w:rPr>
          <w:rPrChange w:id="275" w:author="Comparison" w:date="2026-09-22T12:22:00Z" w16du:dateUtc="2026-09-22T16:22:00Z">
            <w:rPr>
              <w:w w:val="105"/>
            </w:rPr>
          </w:rPrChange>
        </w:rPr>
        <w:pPrChange w:id="276" w:author="Comparison" w:date="2026-09-22T12:22:00Z" w16du:dateUtc="2026-09-22T16:22:00Z">
          <w:pPr>
            <w:pStyle w:val="Heading2"/>
            <w:kinsoku w:val="0"/>
            <w:overflowPunct w:val="0"/>
            <w:spacing w:before="68"/>
          </w:pPr>
        </w:pPrChange>
      </w:pPr>
      <w:del w:id="277" w:author="Comparison" w:date="2026-09-22T12:22:00Z" w16du:dateUtc="2026-09-22T16:22:00Z">
        <w:r>
          <w:rPr>
            <w:w w:val="105"/>
          </w:rPr>
          <w:delText>DIRECCIÓN GENERAL DE PLANIFICACIÓN Y EQUIDAD</w:delText>
        </w:r>
      </w:del>
    </w:p>
    <w:sectPr w:rsidR="00283520">
      <w:headerReference w:type="default" r:id="rId6"/>
      <w:footerReference w:type="default" r:id="rId7"/>
      <w:type w:val="nextPage"/>
      <w:pgSz w:w="11905" w:h="16837"/>
      <w:pgMar w:top="1440" w:right="1440" w:bottom="1440" w:left="1440" w:header="720" w:footer="720" w:gutter="0"/>
      <w:cols w:space="720"/>
      <w:docGrid w:linePitch="0"/>
      <w:sectPrChange w:id="289" w:author="Comparison" w:date="2026-09-22T12:22:00Z" w16du:dateUtc="2026-09-22T16:22:00Z">
        <w:sectPr w:rsidR="00283520">
          <w:type w:val="continuous"/>
          <w:pgSz w:w="11900" w:h="16820"/>
          <w:pgMar w:top="1733" w:right="1100" w:bottom="887" w:left="1300" w:header="278" w:footer="720" w:gutter="0"/>
          <w:cols w:space="708"/>
          <w:docGrid w:linePitch="299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685B7DC" w14:textId="77777777" w:rsidR="00FB1E72" w:rsidRDefault="00FB1E72">
      <w:pPr>
        <w:pPrChange w:id="2" w:author="Comparison" w:date="2026-09-22T12:22:00Z" w16du:dateUtc="2026-09-22T16:22:00Z">
          <w:pPr/>
        </w:pPrChange>
      </w:pPr>
      <w:r>
        <w:separator/>
      </w:r>
    </w:p>
  </w:endnote>
  <w:endnote w:type="continuationSeparator" w:id="0">
    <w:p w14:paraId="209A7AD6" w14:textId="77777777" w:rsidR="00FB1E72" w:rsidRDefault="00FB1E72">
      <w:pPr>
        <w:pPrChange w:id="3" w:author="Comparison" w:date="2026-09-22T12:22:00Z" w16du:dateUtc="2026-09-22T16:22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8D5414" w14:textId="77777777" w:rsidR="007D0716" w:rsidRDefault="007D0716">
    <w:pPr>
      <w:pStyle w:val="Heading2Char"/>
      <w:pPrChange w:id="288" w:author="Comparison" w:date="2026-09-22T12:22:00Z" w16du:dateUtc="2026-09-22T16:22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7C9934B" w14:textId="77777777" w:rsidR="00FB1E72" w:rsidRDefault="00FB1E72">
      <w:pPr>
        <w:pPrChange w:id="0" w:author="Comparison" w:date="2026-09-22T12:22:00Z" w16du:dateUtc="2026-09-22T16:22:00Z">
          <w:pPr/>
        </w:pPrChange>
      </w:pPr>
      <w:r>
        <w:separator/>
      </w:r>
    </w:p>
  </w:footnote>
  <w:footnote w:type="continuationSeparator" w:id="0">
    <w:p w14:paraId="3FAFFE90" w14:textId="77777777" w:rsidR="00FB1E72" w:rsidRDefault="00FB1E72">
      <w:pPr>
        <w:pPrChange w:id="1" w:author="Comparison" w:date="2026-09-22T12:22:00Z" w16du:dateUtc="2026-09-22T16:22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56"/>
      <w:gridCol w:w="903"/>
      <w:gridCol w:w="4056"/>
    </w:tblGrid>
    <w:tr w:rsidR="00FD35E3" w14:paraId="360A29A8" w14:textId="77777777">
      <w:tblPrEx>
        <w:tblCellMar>
          <w:top w:w="0" w:type="dxa"/>
          <w:bottom w:w="0" w:type="dxa"/>
        </w:tblCellMar>
      </w:tblPrEx>
      <w:trPr>
        <w:ins w:id="278" w:author="Comparison" w:date="2026-09-22T12:22:00Z" w16du:dateUtc="2026-09-22T16:22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64636B8C" w14:textId="77777777" w:rsidR="00FD35E3" w:rsidRDefault="00FB1E72">
          <w:pPr>
            <w:rPr>
              <w:ins w:id="279" w:author="Comparison" w:date="2026-09-22T12:22:00Z" w16du:dateUtc="2026-09-22T16:22:00Z"/>
            </w:rPr>
          </w:pPr>
          <w:ins w:id="280" w:author="Comparison" w:date="2026-09-22T12:22:00Z" w16du:dateUtc="2026-09-22T16:22:00Z">
            <w:r>
              <w:rPr>
                <w:rFonts w:ascii="Arial" w:eastAsia="Arial" w:hAnsi="Arial" w:cs="Arial"/>
                <w:color w:val="000000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5521B904" w14:textId="2E8A807E" w:rsidR="00FD35E3" w:rsidRDefault="00FB1E72">
          <w:pPr>
            <w:jc w:val="center"/>
            <w:rPr>
              <w:ins w:id="281" w:author="Comparison" w:date="2026-09-22T12:22:00Z" w16du:dateUtc="2026-09-22T16:22:00Z"/>
            </w:rPr>
          </w:pPr>
          <w:ins w:id="282" w:author="Comparison" w:date="2026-09-22T12:22:00Z" w16du:dateUtc="2026-09-22T16:22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</w:ins>
          <w:r w:rsidR="007D0716">
            <w:rPr>
              <w:noProof/>
              <w:color w:val="000000"/>
            </w:rPr>
            <w:t>1</w:t>
          </w:r>
          <w:ins w:id="283" w:author="Comparison" w:date="2026-09-22T12:22:00Z" w16du:dateUtc="2026-09-22T16:22:00Z"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09C3C285" w14:textId="77777777" w:rsidR="00FD35E3" w:rsidRDefault="00FB1E72">
          <w:pPr>
            <w:jc w:val="right"/>
            <w:rPr>
              <w:ins w:id="284" w:author="Comparison" w:date="2026-09-22T12:22:00Z" w16du:dateUtc="2026-09-22T16:22:00Z"/>
            </w:rPr>
          </w:pPr>
          <w:ins w:id="285" w:author="Comparison" w:date="2026-09-22T12:22:00Z" w16du:dateUtc="2026-09-22T16:22:00Z">
            <w:r>
              <w:rPr>
                <w:color w:val="000000"/>
              </w:rPr>
              <w:t>07.12.2025</w:t>
            </w:r>
          </w:ins>
        </w:p>
      </w:tc>
    </w:tr>
  </w:tbl>
  <w:p w14:paraId="01839CAF" w14:textId="77777777" w:rsidR="00AD4A8F" w:rsidRDefault="00AD4A8F">
    <w:pPr>
      <w:pStyle w:val="Header"/>
      <w:rPr>
        <w:del w:id="286" w:author="Comparison" w:date="2026-09-22T12:22:00Z" w16du:dateUtc="2026-09-22T16:22:00Z"/>
      </w:rPr>
    </w:pPr>
    <w:del w:id="287" w:author="Comparison" w:date="2026-09-22T12:22:00Z" w16du:dateUtc="2026-09-22T16:22:00Z">
      <w:r w:rsidRPr="00AD4A8F">
        <w:rPr>
          <w:rFonts w:ascii="Arial" w:hAnsi="Arial" w:cs="Arial"/>
          <w:noProof/>
          <w:sz w:val="20"/>
          <w:szCs w:val="20"/>
          <w:lang w:val="es-ES_tradnl"/>
        </w:rPr>
        <w:drawing>
          <wp:inline distT="0" distB="0" distL="0" distR="0" wp14:anchorId="684F6DD8" wp14:editId="4A35F160">
            <wp:extent cx="1163955" cy="612775"/>
            <wp:effectExtent l="0" t="0" r="4445" b="0"/>
            <wp:docPr id="1" name="Imagen 1" descr="Imagen que contiene cuchillo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3955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del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A8F"/>
    <w:rsid w:val="00071F0E"/>
    <w:rsid w:val="00126DE8"/>
    <w:rsid w:val="001C1179"/>
    <w:rsid w:val="00283520"/>
    <w:rsid w:val="002A4D3F"/>
    <w:rsid w:val="004C5404"/>
    <w:rsid w:val="00594C68"/>
    <w:rsid w:val="005F6E47"/>
    <w:rsid w:val="007D0716"/>
    <w:rsid w:val="00875E83"/>
    <w:rsid w:val="00AD4A8F"/>
    <w:rsid w:val="00B10023"/>
    <w:rsid w:val="00B11870"/>
    <w:rsid w:val="00B46076"/>
    <w:rsid w:val="00BC7F1E"/>
    <w:rsid w:val="00C922AA"/>
    <w:rsid w:val="00D672F6"/>
    <w:rsid w:val="00DA0FB8"/>
    <w:rsid w:val="00E84FFC"/>
    <w:rsid w:val="00FB1E72"/>
    <w:rsid w:val="00FD3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894CD"/>
  <w15:chartTrackingRefBased/>
  <w15:docId w15:val="{0A427B1A-575B-C148-820A-5C76B66A8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F1E"/>
  </w:style>
  <w:style w:type="paragraph" w:styleId="Heading1">
    <w:name w:val="heading 1"/>
    <w:basedOn w:val="Normal"/>
    <w:next w:val="Normal"/>
    <w:link w:val="Heading1Char"/>
    <w:uiPriority w:val="1"/>
    <w:qFormat/>
    <w:rsid w:val="00AD4A8F"/>
    <w:pPr>
      <w:autoSpaceDE w:val="0"/>
      <w:autoSpaceDN w:val="0"/>
      <w:adjustRightInd w:val="0"/>
      <w:ind w:left="2989" w:right="2853"/>
      <w:jc w:val="center"/>
      <w:outlineLvl w:val="0"/>
    </w:pPr>
    <w:rPr>
      <w:rFonts w:ascii="Arial" w:hAnsi="Arial" w:cs="Arial"/>
      <w:b/>
      <w:bCs/>
      <w:sz w:val="18"/>
      <w:szCs w:val="18"/>
      <w:lang w:val="es-ES_tradnl"/>
    </w:rPr>
  </w:style>
  <w:style w:type="paragraph" w:styleId="Heading2">
    <w:name w:val="heading 2"/>
    <w:basedOn w:val="Normal"/>
    <w:next w:val="Normal"/>
    <w:link w:val="Heading2Char"/>
    <w:uiPriority w:val="1"/>
    <w:qFormat/>
    <w:rsid w:val="00AD4A8F"/>
    <w:pPr>
      <w:autoSpaceDE w:val="0"/>
      <w:autoSpaceDN w:val="0"/>
      <w:adjustRightInd w:val="0"/>
      <w:ind w:left="533"/>
      <w:outlineLvl w:val="1"/>
    </w:pPr>
    <w:rPr>
      <w:rFonts w:ascii="Arial" w:hAnsi="Arial" w:cs="Arial"/>
      <w:sz w:val="18"/>
      <w:szCs w:val="18"/>
      <w:lang w:val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AD4A8F"/>
    <w:rPr>
      <w:rFonts w:ascii="Arial" w:hAnsi="Arial" w:cs="Arial"/>
      <w:b/>
      <w:bCs/>
      <w:sz w:val="18"/>
      <w:szCs w:val="18"/>
      <w:lang w:val="es-ES_tradnl"/>
    </w:rPr>
  </w:style>
  <w:style w:type="character" w:customStyle="1" w:styleId="Heading2Char">
    <w:name w:val="Heading 2 Char"/>
    <w:basedOn w:val="DefaultParagraphFont"/>
    <w:link w:val="Heading2"/>
    <w:uiPriority w:val="1"/>
    <w:rsid w:val="00AD4A8F"/>
    <w:rPr>
      <w:rFonts w:ascii="Arial" w:hAnsi="Arial" w:cs="Arial"/>
      <w:sz w:val="18"/>
      <w:szCs w:val="18"/>
      <w:lang w:val="es-ES_tradnl"/>
    </w:rPr>
  </w:style>
  <w:style w:type="paragraph" w:styleId="BodyText">
    <w:name w:val="Body Text"/>
    <w:basedOn w:val="Normal"/>
    <w:link w:val="BodyTextChar"/>
    <w:uiPriority w:val="1"/>
    <w:qFormat/>
    <w:rsid w:val="00AD4A8F"/>
    <w:pPr>
      <w:autoSpaceDE w:val="0"/>
      <w:autoSpaceDN w:val="0"/>
      <w:adjustRightInd w:val="0"/>
    </w:pPr>
    <w:rPr>
      <w:rFonts w:ascii="Arial" w:hAnsi="Arial" w:cs="Arial"/>
      <w:sz w:val="17"/>
      <w:szCs w:val="17"/>
      <w:lang w:val="es-ES_tradnl"/>
    </w:rPr>
  </w:style>
  <w:style w:type="character" w:customStyle="1" w:styleId="BodyTextChar">
    <w:name w:val="Body Text Char"/>
    <w:basedOn w:val="DefaultParagraphFont"/>
    <w:link w:val="BodyText"/>
    <w:uiPriority w:val="1"/>
    <w:rsid w:val="00AD4A8F"/>
    <w:rPr>
      <w:rFonts w:ascii="Arial" w:hAnsi="Arial" w:cs="Arial"/>
      <w:sz w:val="17"/>
      <w:szCs w:val="17"/>
      <w:lang w:val="es-ES_tradnl"/>
    </w:rPr>
  </w:style>
  <w:style w:type="paragraph" w:customStyle="1" w:styleId="TableParagraph">
    <w:name w:val="Table Paragraph"/>
    <w:basedOn w:val="Normal"/>
    <w:uiPriority w:val="1"/>
    <w:qFormat/>
    <w:rsid w:val="00AD4A8F"/>
    <w:pPr>
      <w:autoSpaceDE w:val="0"/>
      <w:autoSpaceDN w:val="0"/>
      <w:adjustRightInd w:val="0"/>
    </w:pPr>
    <w:rPr>
      <w:rFonts w:ascii="Arial" w:hAnsi="Arial" w:cs="Arial"/>
      <w:lang w:val="es-ES_tradnl"/>
    </w:rPr>
  </w:style>
  <w:style w:type="paragraph" w:styleId="Header">
    <w:name w:val="header"/>
    <w:basedOn w:val="Normal"/>
    <w:link w:val="HeaderChar"/>
    <w:uiPriority w:val="99"/>
    <w:unhideWhenUsed/>
    <w:rsid w:val="00AD4A8F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4A8F"/>
  </w:style>
  <w:style w:type="paragraph" w:styleId="Footer">
    <w:name w:val="footer"/>
    <w:basedOn w:val="Normal"/>
    <w:link w:val="FooterChar"/>
    <w:uiPriority w:val="99"/>
    <w:unhideWhenUsed/>
    <w:rsid w:val="00AD4A8F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4A8F"/>
  </w:style>
  <w:style w:type="table" w:styleId="TableGrid">
    <w:name w:val="Table Grid"/>
    <w:basedOn w:val="TableNormal"/>
    <w:uiPriority w:val="39"/>
    <w:rsid w:val="002835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otnoteReference">
    <w:name w:val="footnote reference"/>
    <w:semiHidden/>
    <w:unhideWhenUsed/>
    <w:rsid w:val="007D071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Rojo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A5300F"/>
      </a:accent1>
      <a:accent2>
        <a:srgbClr val="D55816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1231</Words>
  <Characters>7020</Characters>
  <Application>Microsoft Office Word</Application>
  <DocSecurity>0</DocSecurity>
  <Lines>58</Lines>
  <Paragraphs>16</Paragraphs>
  <ScaleCrop>false</ScaleCrop>
  <Company/>
  <LinksUpToDate>false</LinksUpToDate>
  <CharactersWithSpaces>8235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 Civera</dc:creator>
  <cp:keywords/>
  <dc:description/>
  <cp:lastModifiedBy>Arthur Souza Rodrigues</cp:lastModifiedBy>
  <cp:revision>1</cp:revision>
  <dcterms:created xsi:type="dcterms:W3CDTF">2020-06-09T11:59:00Z</dcterms:created>
  <dcterms:modified xsi:type="dcterms:W3CDTF">2026-09-22T16:22:00Z</dcterms:modified>
</cp:coreProperties>
</file>