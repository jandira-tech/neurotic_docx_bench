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2FC4B05" w14:textId="77777777" w:rsidR="006056C7" w:rsidRDefault="006909B1">
      <w:r>
        <w:rPr>
          <w:rPrChange w:id="0" w:author="Comparison" w:date="2026-07-05T01:10:00Z" w16du:dateUtc="2026-07-05T05:10:00Z">
            <w:rPr>
              <w:vertAlign w:val="superscript"/>
            </w:rPr>
          </w:rPrChange>
        </w:rPr>
        <w:t>Superscript Demo</w:t>
      </w:r>
    </w:p>
    <w:p w14:paraId="33D6D9C8" w14:textId="77777777" w:rsidR="006056C7" w:rsidRDefault="006909B1">
      <w:pPr>
        <w:rPr>
          <w:del w:id="1" w:author="Comparison" w:date="2026-07-05T01:10:00Z" w16du:dateUtc="2026-07-05T05:10:00Z"/>
        </w:rPr>
      </w:pPr>
      <w:r>
        <w:rPr>
          <w:rPrChange w:id="2" w:author="Comparison" w:date="2026-07-05T01:10:00Z" w16du:dateUtc="2026-07-05T05:10:00Z">
            <w:rPr>
              <w:vertAlign w:val="superscript"/>
            </w:rPr>
          </w:rPrChange>
        </w:rPr>
        <w:t>Demonstrating superscript</w:t>
      </w:r>
      <w:ins w:id="3" w:author="Comparison" w:date="2026-07-05T01:10:00Z" w16du:dateUtc="2026-07-05T05:10:00Z">
        <w:r>
          <w:t xml:space="preserve">: </w:t>
        </w:r>
      </w:ins>
      <w:del w:id="4" w:author="Comparison" w:date="2026-07-05T01:10:00Z" w16du:dateUtc="2026-07-05T05:10:00Z">
        <w:r>
          <w:rPr>
            <w:vertAlign w:val="superscript"/>
          </w:rPr>
          <w:delText xml:space="preserve"> formatting.</w:delText>
        </w:r>
      </w:del>
    </w:p>
    <w:p w14:paraId="546D94C3" w14:textId="77777777" w:rsidR="006056C7" w:rsidRDefault="006909B1">
      <w:r>
        <w:rPr>
          <w:rPrChange w:id="5" w:author="Comparison" w:date="2026-07-05T01:10:00Z" w16du:dateUtc="2026-07-05T05:10:00Z">
            <w:rPr>
              <w:vertAlign w:val="superscript"/>
            </w:rPr>
          </w:rPrChange>
        </w:rPr>
        <w:t xml:space="preserve">E=mc2 and </w:t>
      </w:r>
      <w:ins w:id="6" w:author="Comparison" w:date="2026-07-05T01:10:00Z" w16du:dateUtc="2026-07-05T05:10:00Z">
        <w:r>
          <w:t>H2O</w:t>
        </w:r>
      </w:ins>
      <w:del w:id="7" w:author="Comparison" w:date="2026-07-05T01:10:00Z" w16du:dateUtc="2026-07-05T05:10:00Z">
        <w:r>
          <w:rPr>
            <w:vertAlign w:val="superscript"/>
          </w:rPr>
          <w:delText>x3 are common superscript examples.</w:delText>
        </w:r>
      </w:del>
    </w:p>
    <w:sectPr w:rsidR="006056C7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056C7"/>
    <w:rsid w:val="00455B53"/>
    <w:rsid w:val="006056C7"/>
    <w:rsid w:val="006909B1"/>
    <w:rsid w:val="009E2859"/>
    <w:rsid w:val="009E4F0F"/>
    <w:rsid w:val="00B37A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A8BD422"/>
  <w15:docId w15:val="{2C4ED0CE-0F6C-834D-B861-C43FC0A76F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15</Words>
  <Characters>91</Characters>
  <Application>Microsoft Office Word</Application>
  <DocSecurity>0</DocSecurity>
  <Lines>1</Lines>
  <Paragraphs>1</Paragraphs>
  <ScaleCrop>false</ScaleCrop>
  <Company/>
  <LinksUpToDate>false</LinksUpToDate>
  <CharactersWithSpaces>105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2026-05-14T16:45:00Z</dcterms:created>
  <dcterms:modified xsi:type="dcterms:W3CDTF">2026-07-05T05:10:00Z</dcterms:modified>
</cp:coreProperties>
</file>