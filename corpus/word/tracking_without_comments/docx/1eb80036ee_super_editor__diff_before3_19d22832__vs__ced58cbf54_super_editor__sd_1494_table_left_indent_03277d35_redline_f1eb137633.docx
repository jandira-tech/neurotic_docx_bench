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62D2" w14:textId="69FA39DC" w:rsidR="00AA6D4A" w:rsidRDefault="007523AB">
      <w:pPr>
        <w:rPr>
          <w:ins w:id="0" w:author="Elliot Burton" w:date="2026-08-04T06:08:00Z" w16du:dateUtc="2026-08-04T10:08:00Z"/>
        </w:rPr>
      </w:pPr>
      <w:ins w:id="1" w:author="Elliot Burton" w:date="2026-08-04T06:08:00Z" w16du:dateUtc="2026-08-04T10:08:00Z">
        <w:r>
          <w:t>Table with left indent 1”</w:t>
        </w:r>
      </w:ins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ins w:id="2" w:author="Elliot Burton" w:date="2026-08-04T06:08:00Z" w16du:dateUtc="2026-08-04T10:08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ins w:id="3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ins w:id="4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ins w:id="5" w:author="Elliot Burton" w:date="2026-08-04T06:08:00Z" w16du:dateUtc="2026-08-04T10:08:00Z"/>
              </w:rPr>
            </w:pPr>
          </w:p>
        </w:tc>
      </w:tr>
      <w:tr w:rsidR="007523AB" w14:paraId="26E07C29" w14:textId="77777777" w:rsidTr="007523AB">
        <w:trPr>
          <w:ins w:id="6" w:author="Elliot Burton" w:date="2026-08-04T06:08:00Z" w16du:dateUtc="2026-08-04T10:08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ins w:id="7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ins w:id="8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ins w:id="9" w:author="Elliot Burton" w:date="2026-08-04T06:08:00Z" w16du:dateUtc="2026-08-04T10:08:00Z"/>
              </w:rPr>
            </w:pPr>
          </w:p>
        </w:tc>
      </w:tr>
    </w:tbl>
    <w:p w14:paraId="45BEBAB2" w14:textId="77777777" w:rsidR="007523AB" w:rsidRDefault="007523AB">
      <w:pPr>
        <w:rPr>
          <w:ins w:id="10" w:author="Elliot Burton" w:date="2026-08-04T06:08:00Z" w16du:dateUtc="2026-08-04T10:08:00Z"/>
        </w:rPr>
      </w:pPr>
    </w:p>
    <w:p w14:paraId="2C60F655" w14:textId="77777777" w:rsidR="007523AB" w:rsidRDefault="007523AB">
      <w:pPr>
        <w:rPr>
          <w:ins w:id="11" w:author="Elliot Burton" w:date="2026-08-04T06:08:00Z" w16du:dateUtc="2026-08-04T10:08:00Z"/>
        </w:rPr>
      </w:pPr>
    </w:p>
    <w:p w14:paraId="360CD8D0" w14:textId="04778A4E" w:rsidR="007523AB" w:rsidRDefault="007523AB">
      <w:pPr>
        <w:rPr>
          <w:ins w:id="12" w:author="Elliot Burton" w:date="2026-08-04T06:08:00Z" w16du:dateUtc="2026-08-04T10:08:00Z"/>
        </w:rPr>
      </w:pPr>
      <w:ins w:id="13" w:author="Elliot Burton" w:date="2026-08-04T06:08:00Z" w16du:dateUtc="2026-08-04T10:08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ins w:id="14" w:author="Elliot Burton" w:date="2026-08-04T06:08:00Z" w16du:dateUtc="2026-08-04T10:08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15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16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17" w:author="Elliot Burton" w:date="2026-08-04T06:08:00Z" w16du:dateUtc="2026-08-04T10:08:00Z"/>
              </w:rPr>
            </w:pPr>
          </w:p>
        </w:tc>
      </w:tr>
      <w:tr w:rsidR="007523AB" w14:paraId="2E703C72" w14:textId="77777777" w:rsidTr="007523AB">
        <w:trPr>
          <w:ins w:id="18" w:author="Elliot Burton" w:date="2026-08-04T06:08:00Z" w16du:dateUtc="2026-08-04T10:08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19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20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21" w:author="Elliot Burton" w:date="2026-08-04T06:08:00Z" w16du:dateUtc="2026-08-04T10:08:00Z"/>
              </w:rPr>
            </w:pPr>
          </w:p>
        </w:tc>
      </w:tr>
    </w:tbl>
    <w:p w14:paraId="2353F1FE" w14:textId="4B0BAEA1" w:rsidR="006E4D75" w:rsidRDefault="006E4D75">
      <w:del w:id="22" w:author="Elliot Burton" w:date="2026-08-04T06:08:00Z" w16du:dateUtc="2026-08-04T10:08:00Z">
        <w:r>
          <w:delText>Here’s some text.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23" w:author="Elliot Burton" w:date="2026-08-04T06:08:00Z" w16du:dateUtc="2026-08-04T10:08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3590C"/>
    <w:rsid w:val="0033334F"/>
    <w:rsid w:val="00505C83"/>
    <w:rsid w:val="00524058"/>
    <w:rsid w:val="005F58DF"/>
    <w:rsid w:val="006E4D75"/>
    <w:rsid w:val="007523AB"/>
    <w:rsid w:val="008C31CE"/>
    <w:rsid w:val="00A16521"/>
    <w:rsid w:val="00AA6D4A"/>
    <w:rsid w:val="00CF5EA7"/>
    <w:rsid w:val="00DE473F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paragraph" w:customStyle="1" w:styleId="HeadingLeft">
    <w:name w:val="HeadingLeft"/>
    <w:basedOn w:val="Normal"/>
    <w:next w:val="Normal"/>
    <w:qFormat/>
    <w:rsid w:val="00505C83"/>
    <w:rPr>
      <w:b/>
      <w:bCs/>
      <w:u w:val="single"/>
    </w:rPr>
  </w:style>
  <w:style w:type="table" w:styleId="TableGrid">
    <w:name w:val="Table Grid"/>
    <w:basedOn w:val="TableNormal"/>
    <w:uiPriority w:val="39"/>
    <w:rsid w:val="00505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2025-12-19T18:18:00Z</dcterms:created>
  <dcterms:modified xsi:type="dcterms:W3CDTF">2026-08-04T10:08:00Z</dcterms:modified>
</cp:coreProperties>
</file>