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6F735" w14:textId="77777777" w:rsidR="002E5199" w:rsidRDefault="002E5199" w:rsidP="009700EB">
      <w:pPr>
        <w:pStyle w:val="Default"/>
        <w:rPr>
          <w:ins w:id="4" w:author="uzivatel" w:date="2026-09-22T12:43:00Z" w16du:dateUtc="2026-09-22T16:43:00Z"/>
          <w:b/>
          <w:bCs/>
          <w:sz w:val="22"/>
          <w:szCs w:val="22"/>
          <w:u w:val="single"/>
        </w:rPr>
      </w:pPr>
    </w:p>
    <w:p w14:paraId="5FD69CCB" w14:textId="77777777" w:rsidR="002E5199" w:rsidRDefault="002E5199" w:rsidP="002E5199">
      <w:pPr>
        <w:pStyle w:val="Heading4"/>
        <w:jc w:val="center"/>
        <w:rPr>
          <w:ins w:id="5" w:author="uzivatel" w:date="2026-09-22T12:43:00Z" w16du:dateUtc="2026-09-22T16:43:00Z"/>
          <w:sz w:val="34"/>
        </w:rPr>
      </w:pPr>
      <w:ins w:id="6" w:author="uzivatel" w:date="2026-09-22T12:43:00Z" w16du:dateUtc="2026-09-22T16:43:00Z">
        <w:r>
          <w:rPr>
            <w:sz w:val="34"/>
          </w:rPr>
          <w:t>Základní škola Rumburk, U Nemocnice 1132/5, okres Děčín, p. o.</w:t>
        </w:r>
      </w:ins>
    </w:p>
    <w:p w14:paraId="474A1134" w14:textId="77777777" w:rsidR="002E5199" w:rsidRDefault="002E5199" w:rsidP="002E5199">
      <w:pPr>
        <w:rPr>
          <w:ins w:id="7" w:author="uzivatel" w:date="2026-09-22T12:43:00Z" w16du:dateUtc="2026-09-22T16:43:00Z"/>
          <w:sz w:val="16"/>
        </w:rPr>
      </w:pPr>
      <w:ins w:id="8" w:author="uzivatel" w:date="2026-09-22T12:43:00Z" w16du:dateUtc="2026-09-22T16:43:00Z">
        <w:r>
          <w:rPr>
            <w:sz w:val="16"/>
          </w:rPr>
          <w:t>U Nemocnice  1132/5, 408 01 Rumburk          IČ : 72744430             Telefon: 412332730            Fax : 412315800            kontakt@zsunemocnice.cz</w:t>
        </w:r>
      </w:ins>
    </w:p>
    <w:p w14:paraId="7F82E296" w14:textId="77777777" w:rsidR="00067C1B" w:rsidRDefault="00067C1B" w:rsidP="002E5199">
      <w:pPr>
        <w:pStyle w:val="Default"/>
        <w:jc w:val="center"/>
        <w:rPr>
          <w:ins w:id="9" w:author="uzivatel" w:date="2026-09-22T12:43:00Z" w16du:dateUtc="2026-09-22T16:43:00Z"/>
        </w:rPr>
      </w:pPr>
    </w:p>
    <w:p w14:paraId="5B3B8781" w14:textId="77777777" w:rsidR="009700EB" w:rsidRPr="00AF69EB" w:rsidRDefault="009700EB" w:rsidP="002E5199">
      <w:pPr>
        <w:pStyle w:val="Default"/>
        <w:jc w:val="center"/>
        <w:rPr>
          <w:ins w:id="10" w:author="uzivatel" w:date="2026-09-22T12:43:00Z" w16du:dateUtc="2026-09-22T16:43:00Z"/>
          <w:b/>
          <w:bCs/>
          <w:sz w:val="22"/>
          <w:szCs w:val="22"/>
          <w:u w:val="single"/>
        </w:rPr>
      </w:pPr>
      <w:ins w:id="11" w:author="uzivatel" w:date="2026-09-22T12:43:00Z" w16du:dateUtc="2026-09-22T16:43: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15CA592D" w14:textId="77777777" w:rsidR="009D457F" w:rsidRDefault="009D457F" w:rsidP="009700EB">
      <w:pPr>
        <w:pStyle w:val="Default"/>
        <w:rPr>
          <w:ins w:id="12" w:author="uzivatel" w:date="2026-09-22T12:43:00Z" w16du:dateUtc="2026-09-22T16:43:00Z"/>
          <w:b/>
          <w:bCs/>
          <w:sz w:val="22"/>
          <w:szCs w:val="22"/>
        </w:rPr>
      </w:pPr>
    </w:p>
    <w:p w14:paraId="0ECBC9C0" w14:textId="77777777" w:rsidR="009700EB" w:rsidRDefault="009700EB" w:rsidP="009700EB">
      <w:pPr>
        <w:pStyle w:val="Default"/>
        <w:rPr>
          <w:ins w:id="13" w:author="uzivatel" w:date="2026-09-22T12:43:00Z" w16du:dateUtc="2026-09-22T16:43:00Z"/>
          <w:rFonts w:ascii="Roboto" w:hAnsi="Roboto"/>
        </w:rPr>
      </w:pPr>
      <w:ins w:id="14" w:author="uzivatel" w:date="2026-09-22T12:43:00Z" w16du:dateUtc="2026-09-22T16:43: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3B077948" w14:textId="77777777" w:rsidR="004714D6" w:rsidRDefault="003A4848" w:rsidP="003A4848">
      <w:pPr>
        <w:pStyle w:val="Default"/>
        <w:numPr>
          <w:ilvl w:val="0"/>
          <w:numId w:val="14"/>
        </w:numPr>
        <w:rPr>
          <w:ins w:id="15" w:author="uzivatel" w:date="2026-09-22T12:43:00Z" w16du:dateUtc="2026-09-22T16:43:00Z"/>
          <w:rFonts w:ascii="Roboto" w:hAnsi="Roboto"/>
        </w:rPr>
      </w:pPr>
      <w:ins w:id="16" w:author="uzivatel" w:date="2026-09-22T12:43:00Z" w16du:dateUtc="2026-09-22T16:43:00Z">
        <w:r w:rsidRPr="004714D6">
          <w:rPr>
            <w:rFonts w:ascii="Roboto" w:hAnsi="Roboto"/>
          </w:rPr>
          <w:t xml:space="preserve">individuální nebo skupinové (opět do 15 žáků) konzultace </w:t>
        </w:r>
      </w:ins>
    </w:p>
    <w:p w14:paraId="28C49148" w14:textId="77777777" w:rsidR="003A4848" w:rsidRPr="004714D6" w:rsidRDefault="003A4848" w:rsidP="003A4848">
      <w:pPr>
        <w:pStyle w:val="Default"/>
        <w:numPr>
          <w:ilvl w:val="0"/>
          <w:numId w:val="14"/>
        </w:numPr>
        <w:rPr>
          <w:ins w:id="17" w:author="uzivatel" w:date="2026-09-22T12:43:00Z" w16du:dateUtc="2026-09-22T16:43:00Z"/>
          <w:rFonts w:ascii="Roboto" w:hAnsi="Roboto"/>
        </w:rPr>
      </w:pPr>
      <w:ins w:id="18" w:author="uzivatel" w:date="2026-09-22T12:43:00Z" w16du:dateUtc="2026-09-22T16:43: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18062DA2" w14:textId="77777777" w:rsidR="003A4848" w:rsidRDefault="003A4848" w:rsidP="003A4848">
      <w:pPr>
        <w:pStyle w:val="Default"/>
        <w:numPr>
          <w:ilvl w:val="0"/>
          <w:numId w:val="14"/>
        </w:numPr>
        <w:rPr>
          <w:ins w:id="19" w:author="uzivatel" w:date="2026-09-22T12:43:00Z" w16du:dateUtc="2026-09-22T16:43:00Z"/>
          <w:rFonts w:ascii="Roboto" w:hAnsi="Roboto"/>
        </w:rPr>
      </w:pPr>
      <w:ins w:id="20" w:author="uzivatel" w:date="2026-09-22T12:43:00Z" w16du:dateUtc="2026-09-22T16:43:00Z">
        <w:r>
          <w:rPr>
            <w:rFonts w:ascii="Roboto" w:hAnsi="Roboto"/>
          </w:rPr>
          <w:t>s</w:t>
        </w:r>
        <w:r w:rsidRPr="003A4848">
          <w:rPr>
            <w:rFonts w:ascii="Roboto" w:hAnsi="Roboto"/>
          </w:rPr>
          <w:t>ocializační aktivity</w:t>
        </w:r>
      </w:ins>
    </w:p>
    <w:p w14:paraId="4011555A" w14:textId="77777777" w:rsidR="003A4848" w:rsidRDefault="003A4848" w:rsidP="003A4848">
      <w:pPr>
        <w:pStyle w:val="Default"/>
        <w:numPr>
          <w:ilvl w:val="0"/>
          <w:numId w:val="14"/>
        </w:numPr>
        <w:rPr>
          <w:ins w:id="21" w:author="uzivatel" w:date="2026-09-22T12:43:00Z" w16du:dateUtc="2026-09-22T16:43:00Z"/>
          <w:rFonts w:ascii="Roboto" w:hAnsi="Roboto"/>
        </w:rPr>
      </w:pPr>
      <w:ins w:id="22" w:author="uzivatel" w:date="2026-09-22T12:43:00Z" w16du:dateUtc="2026-09-22T16:43: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74042BB1" w14:textId="77777777" w:rsidR="003A4848" w:rsidRDefault="003A4848" w:rsidP="003A4848">
      <w:pPr>
        <w:pStyle w:val="Default"/>
        <w:numPr>
          <w:ilvl w:val="0"/>
          <w:numId w:val="14"/>
        </w:numPr>
        <w:rPr>
          <w:ins w:id="23" w:author="uzivatel" w:date="2026-09-22T12:43:00Z" w16du:dateUtc="2026-09-22T16:43:00Z"/>
          <w:rFonts w:ascii="Roboto" w:hAnsi="Roboto"/>
        </w:rPr>
      </w:pPr>
      <w:ins w:id="24" w:author="uzivatel" w:date="2026-09-22T12:43:00Z" w16du:dateUtc="2026-09-22T16:43: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5F0D28E0" w14:textId="77777777" w:rsidR="008F695B" w:rsidRPr="009D457F" w:rsidRDefault="003A4848" w:rsidP="009700EB">
      <w:pPr>
        <w:pStyle w:val="Default"/>
        <w:numPr>
          <w:ilvl w:val="0"/>
          <w:numId w:val="14"/>
        </w:numPr>
        <w:rPr>
          <w:ins w:id="25" w:author="uzivatel" w:date="2026-09-22T12:43:00Z" w16du:dateUtc="2026-09-22T16:43:00Z"/>
          <w:b/>
          <w:bCs/>
          <w:sz w:val="22"/>
          <w:szCs w:val="22"/>
        </w:rPr>
      </w:pPr>
      <w:ins w:id="26" w:author="uzivatel" w:date="2026-09-22T12:43:00Z" w16du:dateUtc="2026-09-22T16:43:00Z">
        <w:r w:rsidRPr="009D457F">
          <w:rPr>
            <w:rFonts w:ascii="Roboto" w:hAnsi="Roboto"/>
          </w:rPr>
          <w:t>předání vysvědčení za 2. pololetí školního roku 2019/2020</w:t>
        </w:r>
      </w:ins>
    </w:p>
    <w:p w14:paraId="16E5F1B8" w14:textId="77777777" w:rsidR="009D457F" w:rsidRPr="009D457F" w:rsidRDefault="009D457F" w:rsidP="009D457F">
      <w:pPr>
        <w:pStyle w:val="Default"/>
        <w:ind w:left="720"/>
        <w:rPr>
          <w:ins w:id="27" w:author="uzivatel" w:date="2026-09-22T12:43:00Z" w16du:dateUtc="2026-09-22T16:43:00Z"/>
          <w:b/>
          <w:bCs/>
          <w:sz w:val="22"/>
          <w:szCs w:val="22"/>
        </w:rPr>
      </w:pPr>
    </w:p>
    <w:p w14:paraId="0E76D93E" w14:textId="77777777" w:rsidR="0071556C" w:rsidRDefault="0043051E" w:rsidP="009700EB">
      <w:pPr>
        <w:pStyle w:val="Default"/>
        <w:rPr>
          <w:ins w:id="28" w:author="uzivatel" w:date="2026-09-22T12:43:00Z" w16du:dateUtc="2026-09-22T16:43:00Z"/>
          <w:b/>
          <w:bCs/>
          <w:sz w:val="22"/>
          <w:szCs w:val="22"/>
          <w:u w:val="single"/>
        </w:rPr>
      </w:pPr>
      <w:ins w:id="29" w:author="uzivatel" w:date="2026-09-22T12:43:00Z" w16du:dateUtc="2026-09-22T16:43:00Z">
        <w:r w:rsidRPr="0043051E">
          <w:rPr>
            <w:b/>
            <w:bCs/>
            <w:sz w:val="22"/>
            <w:szCs w:val="22"/>
            <w:u w:val="single"/>
          </w:rPr>
          <w:t>Hygienická pravidla</w:t>
        </w:r>
      </w:ins>
    </w:p>
    <w:p w14:paraId="0078D840" w14:textId="77777777" w:rsidR="002E5199" w:rsidRPr="0043051E" w:rsidRDefault="002E5199" w:rsidP="009700EB">
      <w:pPr>
        <w:pStyle w:val="Default"/>
        <w:rPr>
          <w:ins w:id="30" w:author="uzivatel" w:date="2026-09-22T12:43:00Z" w16du:dateUtc="2026-09-22T16:43:00Z"/>
          <w:b/>
          <w:bCs/>
          <w:sz w:val="22"/>
          <w:szCs w:val="22"/>
          <w:u w:val="single"/>
        </w:rPr>
      </w:pPr>
    </w:p>
    <w:p w14:paraId="370CAF9F" w14:textId="77777777" w:rsidR="00E60474" w:rsidRDefault="00C9043F" w:rsidP="00E2631A">
      <w:pPr>
        <w:pStyle w:val="Default"/>
        <w:rPr>
          <w:ins w:id="31" w:author="uzivatel" w:date="2026-09-22T12:43:00Z" w16du:dateUtc="2026-09-22T16:43:00Z"/>
          <w:rFonts w:ascii="Roboto" w:hAnsi="Roboto"/>
        </w:rPr>
      </w:pPr>
      <w:ins w:id="32" w:author="uzivatel" w:date="2026-09-22T12:43:00Z" w16du:dateUtc="2026-09-22T16:43: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7CBA2C38" w14:textId="77777777" w:rsidR="00E2631A" w:rsidRPr="00E2631A" w:rsidRDefault="00E2631A" w:rsidP="00E2631A">
      <w:pPr>
        <w:pStyle w:val="Default"/>
        <w:rPr>
          <w:ins w:id="33" w:author="uzivatel" w:date="2026-09-22T12:43:00Z" w16du:dateUtc="2026-09-22T16:43:00Z"/>
          <w:rFonts w:ascii="Roboto" w:hAnsi="Roboto"/>
        </w:rPr>
      </w:pPr>
    </w:p>
    <w:p w14:paraId="0D3F5443" w14:textId="77777777" w:rsidR="00DF0E9B" w:rsidRPr="00E2631A" w:rsidRDefault="00DF0E9B" w:rsidP="00DF0E9B">
      <w:pPr>
        <w:pStyle w:val="Default"/>
        <w:rPr>
          <w:ins w:id="34" w:author="uzivatel" w:date="2026-09-22T12:43:00Z" w16du:dateUtc="2026-09-22T16:43:00Z"/>
          <w:rFonts w:ascii="Roboto" w:hAnsi="Roboto"/>
          <w:b/>
        </w:rPr>
      </w:pPr>
      <w:ins w:id="35" w:author="uzivatel" w:date="2026-09-22T12:43:00Z" w16du:dateUtc="2026-09-22T16:43: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519041D1" w14:textId="77777777" w:rsidR="000C1D5B" w:rsidRDefault="000C1D5B" w:rsidP="00222525">
      <w:pPr>
        <w:pStyle w:val="Default"/>
        <w:rPr>
          <w:ins w:id="36" w:author="uzivatel" w:date="2026-09-22T12:43:00Z" w16du:dateUtc="2026-09-22T16:43:00Z"/>
          <w:b/>
          <w:bCs/>
          <w:sz w:val="22"/>
          <w:szCs w:val="22"/>
          <w:u w:val="single"/>
        </w:rPr>
      </w:pPr>
    </w:p>
    <w:p w14:paraId="2639C099" w14:textId="77777777" w:rsidR="00222525" w:rsidRDefault="00967EDD" w:rsidP="00222525">
      <w:pPr>
        <w:pStyle w:val="Default"/>
        <w:rPr>
          <w:ins w:id="37" w:author="uzivatel" w:date="2026-09-22T12:43:00Z" w16du:dateUtc="2026-09-22T16:43:00Z"/>
          <w:b/>
          <w:bCs/>
          <w:sz w:val="22"/>
          <w:szCs w:val="22"/>
          <w:u w:val="single"/>
        </w:rPr>
      </w:pPr>
      <w:ins w:id="38" w:author="uzivatel" w:date="2026-09-22T12:43:00Z" w16du:dateUtc="2026-09-22T16:43:00Z">
        <w:r>
          <w:rPr>
            <w:b/>
            <w:bCs/>
            <w:sz w:val="22"/>
            <w:szCs w:val="22"/>
            <w:u w:val="single"/>
          </w:rPr>
          <w:t xml:space="preserve">Organizační </w:t>
        </w:r>
        <w:r w:rsidR="00905D4F" w:rsidRPr="0043051E">
          <w:rPr>
            <w:b/>
            <w:bCs/>
            <w:sz w:val="22"/>
            <w:szCs w:val="22"/>
            <w:u w:val="single"/>
          </w:rPr>
          <w:t xml:space="preserve"> pravidla</w:t>
        </w:r>
      </w:ins>
    </w:p>
    <w:p w14:paraId="109E86FA" w14:textId="77777777" w:rsidR="000C1D5B" w:rsidRDefault="000C1D5B" w:rsidP="00222525">
      <w:pPr>
        <w:pStyle w:val="Default"/>
        <w:rPr>
          <w:ins w:id="39" w:author="uzivatel" w:date="2026-09-22T12:43:00Z" w16du:dateUtc="2026-09-22T16:43:00Z"/>
          <w:b/>
          <w:bCs/>
          <w:sz w:val="22"/>
          <w:szCs w:val="22"/>
          <w:u w:val="single"/>
        </w:rPr>
      </w:pPr>
    </w:p>
    <w:p w14:paraId="2CACCCAF" w14:textId="77777777" w:rsidR="00393DFA" w:rsidRPr="009E4030" w:rsidRDefault="005F4481" w:rsidP="00222525">
      <w:pPr>
        <w:pStyle w:val="Default"/>
        <w:numPr>
          <w:ilvl w:val="0"/>
          <w:numId w:val="11"/>
        </w:numPr>
        <w:rPr>
          <w:ins w:id="40" w:author="uzivatel" w:date="2026-09-22T12:43:00Z" w16du:dateUtc="2026-09-22T16:43:00Z"/>
          <w:rFonts w:ascii="Roboto" w:hAnsi="Roboto"/>
        </w:rPr>
      </w:pPr>
      <w:ins w:id="41" w:author="uzivatel" w:date="2026-09-22T12:43:00Z" w16du:dateUtc="2026-09-22T16:43: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7C352153" w14:textId="77777777" w:rsidR="005F4481" w:rsidRPr="009E4030" w:rsidRDefault="005F4481" w:rsidP="009E4030">
      <w:pPr>
        <w:pStyle w:val="Default"/>
        <w:numPr>
          <w:ilvl w:val="0"/>
          <w:numId w:val="16"/>
        </w:numPr>
        <w:rPr>
          <w:ins w:id="42" w:author="uzivatel" w:date="2026-09-22T12:43:00Z" w16du:dateUtc="2026-09-22T16:43:00Z"/>
          <w:rFonts w:ascii="Roboto" w:hAnsi="Roboto"/>
        </w:rPr>
      </w:pPr>
      <w:ins w:id="43" w:author="uzivatel" w:date="2026-09-22T12:43:00Z" w16du:dateUtc="2026-09-22T16:43: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1D4C5F7F" w14:textId="77777777" w:rsidR="00393DFA" w:rsidRPr="009E4030" w:rsidRDefault="00393DFA" w:rsidP="009E4030">
      <w:pPr>
        <w:pStyle w:val="Default"/>
        <w:numPr>
          <w:ilvl w:val="0"/>
          <w:numId w:val="16"/>
        </w:numPr>
        <w:rPr>
          <w:ins w:id="44" w:author="uzivatel" w:date="2026-09-22T12:43:00Z" w16du:dateUtc="2026-09-22T16:43:00Z"/>
          <w:rFonts w:ascii="Roboto" w:hAnsi="Roboto"/>
        </w:rPr>
      </w:pPr>
      <w:ins w:id="45" w:author="uzivatel" w:date="2026-09-22T12:43:00Z" w16du:dateUtc="2026-09-22T16:43:00Z">
        <w:r w:rsidRPr="009E4030">
          <w:rPr>
            <w:rFonts w:ascii="Roboto" w:hAnsi="Roboto"/>
          </w:rPr>
          <w:t>individuální konzultace</w:t>
        </w:r>
      </w:ins>
    </w:p>
    <w:p w14:paraId="15F845A9" w14:textId="77777777" w:rsidR="00AB7A30" w:rsidRPr="00222525" w:rsidRDefault="00393DFA" w:rsidP="009E4030">
      <w:pPr>
        <w:pStyle w:val="Default"/>
        <w:numPr>
          <w:ilvl w:val="0"/>
          <w:numId w:val="11"/>
        </w:numPr>
        <w:rPr>
          <w:ins w:id="46" w:author="uzivatel" w:date="2026-09-22T12:43:00Z" w16du:dateUtc="2026-09-22T16:43:00Z"/>
          <w:b/>
          <w:bCs/>
          <w:sz w:val="22"/>
          <w:szCs w:val="22"/>
          <w:u w:val="single"/>
        </w:rPr>
      </w:pPr>
      <w:ins w:id="47" w:author="uzivatel" w:date="2026-09-22T12:43:00Z" w16du:dateUtc="2026-09-22T16:43:00Z">
        <w:r>
          <w:rPr>
            <w:rFonts w:ascii="Roboto" w:hAnsi="Roboto"/>
          </w:rPr>
          <w:t>na konzultace se žáci přihlašují s dostatečným předstihem vyučujícímu předmětu</w:t>
        </w:r>
      </w:ins>
    </w:p>
    <w:p w14:paraId="7095128C" w14:textId="77777777" w:rsidR="00AB7A30" w:rsidRPr="00ED3AF5" w:rsidRDefault="006B75D9" w:rsidP="009E4030">
      <w:pPr>
        <w:pStyle w:val="Default"/>
        <w:numPr>
          <w:ilvl w:val="0"/>
          <w:numId w:val="11"/>
        </w:numPr>
        <w:rPr>
          <w:ins w:id="48" w:author="uzivatel" w:date="2026-09-22T12:43:00Z" w16du:dateUtc="2026-09-22T16:43:00Z"/>
          <w:rFonts w:ascii="Roboto" w:hAnsi="Roboto"/>
        </w:rPr>
      </w:pPr>
      <w:ins w:id="49" w:author="uzivatel" w:date="2026-09-22T12:43:00Z" w16du:dateUtc="2026-09-22T16:43: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21F580DE" w14:textId="77777777" w:rsidR="000C1D5B" w:rsidRPr="00067C1B" w:rsidRDefault="008E16D0" w:rsidP="009E4030">
      <w:pPr>
        <w:pStyle w:val="Default"/>
        <w:numPr>
          <w:ilvl w:val="0"/>
          <w:numId w:val="11"/>
        </w:numPr>
        <w:rPr>
          <w:ins w:id="50" w:author="uzivatel" w:date="2026-09-22T12:43:00Z" w16du:dateUtc="2026-09-22T16:43:00Z"/>
          <w:rFonts w:ascii="Roboto" w:hAnsi="Roboto"/>
        </w:rPr>
      </w:pPr>
      <w:ins w:id="51" w:author="uzivatel" w:date="2026-09-22T12:43:00Z" w16du:dateUtc="2026-09-22T16:43: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625D8FCD" w14:textId="77777777" w:rsidR="00F01D59" w:rsidRDefault="00EF2DAF" w:rsidP="009E4030">
      <w:pPr>
        <w:pStyle w:val="Default"/>
        <w:numPr>
          <w:ilvl w:val="0"/>
          <w:numId w:val="11"/>
        </w:numPr>
        <w:rPr>
          <w:ins w:id="52" w:author="uzivatel" w:date="2026-09-22T12:43:00Z" w16du:dateUtc="2026-09-22T16:43:00Z"/>
          <w:rFonts w:ascii="Roboto" w:hAnsi="Roboto"/>
        </w:rPr>
      </w:pPr>
      <w:ins w:id="53" w:author="uzivatel" w:date="2026-09-22T12:43:00Z" w16du:dateUtc="2026-09-22T16:43: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3A628C6E" w14:textId="77777777" w:rsidR="00E2631A" w:rsidRDefault="00EF2DAF" w:rsidP="009E4030">
      <w:pPr>
        <w:pStyle w:val="Default"/>
        <w:numPr>
          <w:ilvl w:val="0"/>
          <w:numId w:val="11"/>
        </w:numPr>
        <w:rPr>
          <w:ins w:id="54" w:author="uzivatel" w:date="2026-09-22T12:43:00Z" w16du:dateUtc="2026-09-22T16:43:00Z"/>
          <w:rFonts w:ascii="Roboto" w:hAnsi="Roboto"/>
        </w:rPr>
      </w:pPr>
      <w:ins w:id="55" w:author="uzivatel" w:date="2026-09-22T12:43:00Z" w16du:dateUtc="2026-09-22T16:43:00Z">
        <w:r>
          <w:rPr>
            <w:rFonts w:ascii="Roboto" w:hAnsi="Roboto"/>
          </w:rPr>
          <w:t xml:space="preserve">v prostoru </w:t>
        </w:r>
        <w:r w:rsidR="00F01D59">
          <w:rPr>
            <w:rFonts w:ascii="Roboto" w:hAnsi="Roboto"/>
          </w:rPr>
          <w:t>šaten si žáky vyzvedne vyučující, který odvede skupinu do vyhrazené konzultační místnosti</w:t>
        </w:r>
      </w:ins>
    </w:p>
    <w:p w14:paraId="71B23372" w14:textId="77777777" w:rsidR="005406F7" w:rsidRPr="00F91991" w:rsidRDefault="005406F7" w:rsidP="005406F7">
      <w:pPr>
        <w:pStyle w:val="Default"/>
        <w:numPr>
          <w:ilvl w:val="0"/>
          <w:numId w:val="11"/>
        </w:numPr>
        <w:rPr>
          <w:ins w:id="56" w:author="uzivatel" w:date="2026-09-22T12:43:00Z" w16du:dateUtc="2026-09-22T16:43:00Z"/>
          <w:rFonts w:ascii="Times New Roman" w:hAnsi="Times New Roman" w:cs="Times New Roman"/>
        </w:rPr>
      </w:pPr>
      <w:ins w:id="57" w:author="uzivatel" w:date="2026-09-22T12:43:00Z" w16du:dateUtc="2026-09-22T16:43: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5C6C944C" w14:textId="77777777" w:rsidR="00EF2DAF" w:rsidRPr="00EF2DAF" w:rsidRDefault="005406F7" w:rsidP="009E4030">
      <w:pPr>
        <w:pStyle w:val="Default"/>
        <w:numPr>
          <w:ilvl w:val="0"/>
          <w:numId w:val="11"/>
        </w:numPr>
        <w:rPr>
          <w:ins w:id="58" w:author="uzivatel" w:date="2026-09-22T12:43:00Z" w16du:dateUtc="2026-09-22T16:43:00Z"/>
          <w:rFonts w:ascii="Roboto" w:hAnsi="Roboto"/>
        </w:rPr>
      </w:pPr>
      <w:ins w:id="59" w:author="uzivatel" w:date="2026-09-22T12:43:00Z" w16du:dateUtc="2026-09-22T16:43: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4C82196D" w14:textId="77777777" w:rsidR="000C1D5B" w:rsidRDefault="000C1D5B" w:rsidP="000C1D5B">
      <w:pPr>
        <w:pStyle w:val="Default"/>
        <w:numPr>
          <w:ilvl w:val="0"/>
          <w:numId w:val="6"/>
        </w:numPr>
        <w:rPr>
          <w:ins w:id="60" w:author="uzivatel" w:date="2026-09-22T12:43:00Z" w16du:dateUtc="2026-09-22T16:43:00Z"/>
          <w:rFonts w:ascii="Roboto" w:hAnsi="Roboto"/>
        </w:rPr>
      </w:pPr>
      <w:ins w:id="61" w:author="uzivatel" w:date="2026-09-22T12:43:00Z" w16du:dateUtc="2026-09-22T16:43:00Z">
        <w:r>
          <w:rPr>
            <w:rFonts w:ascii="Roboto" w:hAnsi="Roboto"/>
          </w:rPr>
          <w:t>žáci si přinesou:</w:t>
        </w:r>
      </w:ins>
    </w:p>
    <w:p w14:paraId="36164111" w14:textId="77777777" w:rsidR="00992F5A" w:rsidRDefault="000C1D5B" w:rsidP="000C1D5B">
      <w:pPr>
        <w:pStyle w:val="Default"/>
        <w:numPr>
          <w:ilvl w:val="0"/>
          <w:numId w:val="12"/>
        </w:numPr>
        <w:rPr>
          <w:ins w:id="62" w:author="uzivatel" w:date="2026-09-22T12:43:00Z" w16du:dateUtc="2026-09-22T16:43:00Z"/>
          <w:rFonts w:ascii="Roboto" w:hAnsi="Roboto"/>
        </w:rPr>
      </w:pPr>
      <w:ins w:id="63" w:author="uzivatel" w:date="2026-09-22T12:43:00Z" w16du:dateUtc="2026-09-22T16:43: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0ECAF42F" w14:textId="77777777" w:rsidR="000C1D5B" w:rsidRPr="00992F5A" w:rsidRDefault="000C1D5B" w:rsidP="000C1D5B">
      <w:pPr>
        <w:pStyle w:val="Default"/>
        <w:numPr>
          <w:ilvl w:val="0"/>
          <w:numId w:val="12"/>
        </w:numPr>
        <w:rPr>
          <w:ins w:id="64" w:author="uzivatel" w:date="2026-09-22T12:43:00Z" w16du:dateUtc="2026-09-22T16:43:00Z"/>
          <w:rFonts w:ascii="Roboto" w:hAnsi="Roboto"/>
        </w:rPr>
      </w:pPr>
      <w:ins w:id="65" w:author="uzivatel" w:date="2026-09-22T12:43:00Z" w16du:dateUtc="2026-09-22T16:43:00Z">
        <w:r w:rsidRPr="00992F5A">
          <w:rPr>
            <w:rFonts w:ascii="Roboto" w:hAnsi="Roboto"/>
          </w:rPr>
          <w:t xml:space="preserve">minimálně dvě roušky a sáček na použitou roušku </w:t>
        </w:r>
      </w:ins>
    </w:p>
    <w:p w14:paraId="1B065BBC" w14:textId="77777777" w:rsidR="000C1D5B" w:rsidRDefault="000C1D5B" w:rsidP="000C1D5B">
      <w:pPr>
        <w:pStyle w:val="Default"/>
        <w:numPr>
          <w:ilvl w:val="0"/>
          <w:numId w:val="12"/>
        </w:numPr>
        <w:rPr>
          <w:ins w:id="66" w:author="uzivatel" w:date="2026-09-22T12:43:00Z" w16du:dateUtc="2026-09-22T16:43:00Z"/>
        </w:rPr>
      </w:pPr>
      <w:ins w:id="67" w:author="uzivatel" w:date="2026-09-22T12:43:00Z" w16du:dateUtc="2026-09-22T16:43:00Z">
        <w:r w:rsidRPr="00067C1B">
          <w:rPr>
            <w:rFonts w:ascii="Roboto" w:hAnsi="Roboto"/>
          </w:rPr>
          <w:t xml:space="preserve">svačinu a pití </w:t>
        </w:r>
        <w:r w:rsidR="00992F5A" w:rsidRPr="00067C1B">
          <w:rPr>
            <w:rFonts w:ascii="Roboto" w:hAnsi="Roboto"/>
          </w:rPr>
          <w:t>dle vlastního uvážení</w:t>
        </w:r>
      </w:ins>
    </w:p>
    <w:p w14:paraId="598F7AD4" w14:textId="77777777" w:rsidR="00662B6A" w:rsidRPr="00662B6A" w:rsidRDefault="00662B6A" w:rsidP="00AD67D7">
      <w:pPr>
        <w:spacing w:after="0" w:line="240" w:lineRule="auto"/>
        <w:jc w:val="center"/>
        <w:rPr>
          <w:del w:id="68" w:author="uzivatel" w:date="2026-09-22T12:43:00Z" w16du:dateUtc="2026-09-22T16:43:00Z"/>
          <w:rFonts w:ascii="Times New Roman" w:eastAsia="Times New Roman" w:hAnsi="Times New Roman" w:cs="Times New Roman"/>
          <w:kern w:val="0"/>
          <w:sz w:val="56"/>
          <w:szCs w:val="56"/>
          <w14:ligatures w14:val="none"/>
        </w:rPr>
      </w:pPr>
      <w:del w:id="69" w:author="uzivatel" w:date="2026-09-22T12:43:00Z" w16du:dateUtc="2026-09-22T16:43:00Z">
        <w:r w:rsidRPr="00662B6A">
          <w:rPr>
            <w:rFonts w:ascii="Times New Roman" w:eastAsia="Times New Roman" w:hAnsi="Times New Roman" w:cs="Times New Roman"/>
            <w:color w:val="000000"/>
            <w:kern w:val="0"/>
            <w:sz w:val="56"/>
            <w:szCs w:val="56"/>
            <w14:ligatures w14:val="none"/>
          </w:rPr>
          <w:lastRenderedPageBreak/>
          <w:delText>Sandra Magura</w:delText>
        </w:r>
      </w:del>
    </w:p>
    <w:p w14:paraId="38402263" w14:textId="41E2A487" w:rsidR="00662B6A" w:rsidRDefault="00AD67D7" w:rsidP="00D134B3">
      <w:pPr>
        <w:spacing w:after="0" w:line="240" w:lineRule="auto"/>
        <w:jc w:val="center"/>
        <w:rPr>
          <w:del w:id="70" w:author="uzivatel" w:date="2026-09-22T12:43:00Z" w16du:dateUtc="2026-09-22T16:43:00Z"/>
          <w:rFonts w:ascii="Times New Roman" w:eastAsia="Times New Roman" w:hAnsi="Times New Roman" w:cs="Times New Roman"/>
          <w:color w:val="1155CC"/>
          <w:kern w:val="0"/>
          <w:sz w:val="24"/>
          <w:szCs w:val="24"/>
          <w:u w:val="single"/>
          <w14:ligatures w14:val="none"/>
        </w:rPr>
      </w:pPr>
      <w:del w:id="71" w:author="uzivatel" w:date="2026-09-22T12:43:00Z" w16du:dateUtc="2026-09-22T16:43:00Z">
        <w:r>
          <w:rPr>
            <w:rFonts w:ascii="Times New Roman" w:eastAsia="Times New Roman" w:hAnsi="Times New Roman" w:cs="Times New Roman"/>
            <w:kern w:val="0"/>
            <w:sz w:val="24"/>
            <w:szCs w:val="24"/>
            <w14:ligatures w14:val="none"/>
          </w:rPr>
          <w:delText xml:space="preserve"> </w:delText>
        </w:r>
        <w:r w:rsidRPr="00662B6A">
          <w:rPr>
            <w:rFonts w:ascii="Times New Roman" w:eastAsia="Times New Roman" w:hAnsi="Times New Roman" w:cs="Times New Roman"/>
            <w:color w:val="000000"/>
            <w:kern w:val="0"/>
            <w:sz w:val="24"/>
            <w:szCs w:val="24"/>
            <w14:ligatures w14:val="none"/>
          </w:rPr>
          <w:delText>(434) 242-7754</w:delText>
        </w:r>
        <w:r>
          <w:rPr>
            <w:rFonts w:ascii="Times New Roman" w:eastAsia="Times New Roman" w:hAnsi="Times New Roman" w:cs="Times New Roman"/>
            <w:color w:val="000000"/>
            <w:kern w:val="0"/>
            <w:sz w:val="24"/>
            <w:szCs w:val="24"/>
            <w14:ligatures w14:val="none"/>
          </w:rPr>
          <w:delText xml:space="preserve"> ~ </w:delText>
        </w:r>
        <w:r w:rsidRPr="00662B6A">
          <w:rPr>
            <w:rFonts w:ascii="Times New Roman" w:eastAsia="Times New Roman" w:hAnsi="Times New Roman" w:cs="Times New Roman"/>
            <w:color w:val="000000"/>
            <w:kern w:val="0"/>
            <w:sz w:val="24"/>
            <w:szCs w:val="24"/>
            <w14:ligatures w14:val="none"/>
          </w:rPr>
          <w:delText xml:space="preserve">Email: </w:delText>
        </w:r>
        <w:r>
          <w:fldChar w:fldCharType="begin"/>
        </w:r>
        <w:r>
          <w:delInstrText>HYPERLINK "mailto:sandramagura@yahoo.com"</w:delInstrText>
        </w:r>
        <w:r>
          <w:fldChar w:fldCharType="separate"/>
        </w:r>
        <w:r w:rsidRPr="00662B6A">
          <w:rPr>
            <w:rStyle w:val="Hyperlink"/>
            <w:rFonts w:ascii="Times New Roman" w:eastAsia="Times New Roman" w:hAnsi="Times New Roman" w:cs="Times New Roman"/>
            <w:kern w:val="0"/>
            <w:sz w:val="24"/>
            <w:szCs w:val="24"/>
            <w:shd w:val="clear" w:color="auto" w:fill="FFFFFF"/>
            <w14:ligatures w14:val="none"/>
          </w:rPr>
          <w:delText>sandramagura@yahoo.com</w:delText>
        </w:r>
        <w:r>
          <w:fldChar w:fldCharType="end"/>
        </w:r>
        <w:r>
          <w:rPr>
            <w:rFonts w:ascii="Times New Roman" w:eastAsia="Times New Roman" w:hAnsi="Times New Roman" w:cs="Times New Roman"/>
            <w:kern w:val="0"/>
            <w:sz w:val="24"/>
            <w:szCs w:val="24"/>
            <w14:ligatures w14:val="none"/>
          </w:rPr>
          <w:delText xml:space="preserve"> ~ </w:delText>
        </w:r>
        <w:r w:rsidR="00662B6A" w:rsidRPr="00662B6A">
          <w:rPr>
            <w:rFonts w:ascii="Times New Roman" w:eastAsia="Times New Roman" w:hAnsi="Times New Roman" w:cs="Times New Roman"/>
            <w:color w:val="1155CC"/>
            <w:kern w:val="0"/>
            <w:sz w:val="24"/>
            <w:szCs w:val="24"/>
            <w:u w:val="single"/>
            <w:shd w:val="clear" w:color="auto" w:fill="FFFFFF"/>
            <w14:ligatures w14:val="none"/>
          </w:rPr>
          <w:delText>linkedin.com/in/sandramagura</w:delText>
        </w:r>
      </w:del>
    </w:p>
    <w:p w14:paraId="4AC9E569" w14:textId="6C7E0CC4" w:rsidR="00D134B3" w:rsidRDefault="00D134B3" w:rsidP="00D134B3">
      <w:pPr>
        <w:spacing w:after="0" w:line="240" w:lineRule="auto"/>
        <w:jc w:val="center"/>
        <w:rPr>
          <w:del w:id="72" w:author="uzivatel" w:date="2026-09-22T12:43:00Z" w16du:dateUtc="2026-09-22T16:43:00Z"/>
          <w:rFonts w:ascii="Times New Roman" w:eastAsia="Times New Roman" w:hAnsi="Times New Roman" w:cs="Times New Roman"/>
          <w:kern w:val="0"/>
          <w:sz w:val="24"/>
          <w:szCs w:val="24"/>
          <w14:ligatures w14:val="none"/>
        </w:rPr>
      </w:pPr>
      <w:del w:id="73" w:author="uzivatel" w:date="2026-09-22T12:43:00Z" w16du:dateUtc="2026-09-22T16:43:00Z">
        <w:r>
          <w:rPr>
            <w:rFonts w:ascii="Times New Roman" w:eastAsia="Times New Roman" w:hAnsi="Times New Roman" w:cs="Times New Roman"/>
            <w:kern w:val="0"/>
            <w:sz w:val="24"/>
            <w:szCs w:val="24"/>
            <w14:ligatures w14:val="none"/>
          </w:rPr>
          <w:delText>Fredericksburg, VA 22405</w:delText>
        </w:r>
      </w:del>
    </w:p>
    <w:p w14:paraId="0F73EEFC" w14:textId="3A5AEB4B" w:rsidR="00662B6A" w:rsidRPr="00662B6A" w:rsidRDefault="006902CE" w:rsidP="007E7DA1">
      <w:pPr>
        <w:spacing w:after="0" w:line="240" w:lineRule="auto"/>
        <w:jc w:val="center"/>
        <w:rPr>
          <w:del w:id="74" w:author="uzivatel" w:date="2026-09-22T12:43:00Z" w16du:dateUtc="2026-09-22T16:43:00Z"/>
          <w:rFonts w:ascii="Times New Roman" w:eastAsia="Times New Roman" w:hAnsi="Times New Roman" w:cs="Times New Roman"/>
          <w:kern w:val="0"/>
          <w:sz w:val="24"/>
          <w:szCs w:val="24"/>
          <w14:ligatures w14:val="none"/>
        </w:rPr>
      </w:pPr>
      <w:del w:id="75" w:author="uzivatel" w:date="2026-09-22T12:43:00Z" w16du:dateUtc="2026-09-22T16:43:00Z">
        <w:r>
          <w:rPr>
            <w:noProof/>
          </w:rPr>
        </w:r>
      </w:del>
      <w:r>
        <w:pict w14:anchorId="295D1C68">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spacing w:after="0" w:line="240" w:lineRule="auto"/>
        <w:rPr>
          <w:del w:id="76" w:author="uzivatel" w:date="2026-09-22T12:43:00Z" w16du:dateUtc="2026-09-22T16:43:00Z"/>
          <w:rFonts w:ascii="Times New Roman" w:eastAsia="Times New Roman" w:hAnsi="Times New Roman" w:cs="Times New Roman"/>
          <w:color w:val="0F0F0F"/>
          <w:kern w:val="0"/>
          <w:sz w:val="24"/>
          <w:szCs w:val="24"/>
          <w14:ligatures w14:val="none"/>
        </w:rPr>
      </w:pPr>
      <w:del w:id="77"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eastAsia="Times New Roman" w:hAnsi="Times New Roman" w:cs="Times New Roman"/>
            <w:color w:val="0F0F0F"/>
            <w:kern w:val="0"/>
            <w:sz w:val="24"/>
            <w:szCs w:val="24"/>
            <w14:ligatures w14:val="none"/>
          </w:rPr>
          <w:delText>.</w:delText>
        </w:r>
        <w:r w:rsidRPr="00662B6A">
          <w:rPr>
            <w:rFonts w:ascii="Times New Roman" w:eastAsia="Times New Roman" w:hAnsi="Times New Roman" w:cs="Times New Roman"/>
            <w:color w:val="0F0F0F"/>
            <w:kern w:val="0"/>
            <w:sz w:val="24"/>
            <w:szCs w:val="24"/>
            <w14:ligatures w14:val="none"/>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6902CE" w:rsidP="00662B6A">
      <w:pPr>
        <w:spacing w:after="0" w:line="240" w:lineRule="auto"/>
        <w:rPr>
          <w:del w:id="78" w:author="uzivatel" w:date="2026-09-22T12:43:00Z" w16du:dateUtc="2026-09-22T16:43:00Z"/>
          <w:rFonts w:ascii="Times New Roman" w:eastAsia="Times New Roman" w:hAnsi="Times New Roman" w:cs="Times New Roman"/>
          <w:kern w:val="0"/>
          <w:sz w:val="24"/>
          <w:szCs w:val="24"/>
          <w14:ligatures w14:val="none"/>
        </w:rPr>
      </w:pPr>
      <w:del w:id="79" w:author="uzivatel" w:date="2026-09-22T12:43:00Z" w16du:dateUtc="2026-09-22T16:43:00Z">
        <w:r>
          <w:rPr>
            <w:noProof/>
          </w:rPr>
        </w:r>
      </w:del>
      <w:r>
        <w:pict w14:anchorId="60673DD6">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spacing w:after="0" w:line="240" w:lineRule="auto"/>
        <w:jc w:val="center"/>
        <w:rPr>
          <w:del w:id="80" w:author="uzivatel" w:date="2026-09-22T12:43:00Z" w16du:dateUtc="2026-09-22T16:43:00Z"/>
          <w:rFonts w:ascii="Times New Roman" w:eastAsia="Times New Roman" w:hAnsi="Times New Roman" w:cs="Times New Roman"/>
          <w:kern w:val="0"/>
          <w:sz w:val="24"/>
          <w:szCs w:val="24"/>
          <w14:ligatures w14:val="none"/>
        </w:rPr>
      </w:pPr>
    </w:p>
    <w:p w14:paraId="436740C2" w14:textId="16D6B60B" w:rsidR="00662B6A" w:rsidRDefault="00E91052" w:rsidP="00E91052">
      <w:pPr>
        <w:spacing w:after="0" w:line="240" w:lineRule="auto"/>
        <w:jc w:val="center"/>
        <w:rPr>
          <w:del w:id="81" w:author="uzivatel" w:date="2026-09-22T12:43:00Z" w16du:dateUtc="2026-09-22T16:43:00Z"/>
          <w:rFonts w:ascii="Times New Roman" w:eastAsia="Times New Roman" w:hAnsi="Times New Roman" w:cs="Times New Roman"/>
          <w:kern w:val="0"/>
          <w:sz w:val="24"/>
          <w:szCs w:val="24"/>
          <w14:ligatures w14:val="none"/>
        </w:rPr>
      </w:pPr>
      <w:del w:id="82" w:author="uzivatel" w:date="2026-09-22T12:43:00Z" w16du:dateUtc="2026-09-22T16:43:00Z">
        <w:r>
          <w:rPr>
            <w:rFonts w:ascii="Times New Roman" w:eastAsia="Times New Roman" w:hAnsi="Times New Roman" w:cs="Times New Roman"/>
            <w:kern w:val="0"/>
            <w:sz w:val="24"/>
            <w:szCs w:val="24"/>
            <w14:ligatures w14:val="none"/>
          </w:rPr>
          <w:delText>PROFESSIONAL EXPERIENCE</w:delText>
        </w:r>
      </w:del>
    </w:p>
    <w:p w14:paraId="76E794DD" w14:textId="77777777" w:rsidR="00662B6A" w:rsidRPr="00662B6A" w:rsidRDefault="00662B6A" w:rsidP="00662B6A">
      <w:pPr>
        <w:spacing w:before="300" w:after="0" w:line="240" w:lineRule="auto"/>
        <w:rPr>
          <w:del w:id="83" w:author="uzivatel" w:date="2026-09-22T12:43:00Z" w16du:dateUtc="2026-09-22T16:43:00Z"/>
          <w:rFonts w:ascii="Times New Roman" w:eastAsia="Times New Roman" w:hAnsi="Times New Roman" w:cs="Times New Roman"/>
          <w:kern w:val="0"/>
          <w:sz w:val="24"/>
          <w:szCs w:val="24"/>
          <w14:ligatures w14:val="none"/>
        </w:rPr>
      </w:pPr>
      <w:del w:id="84"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Executive Administrative Assistant</w:delText>
        </w:r>
      </w:del>
    </w:p>
    <w:p w14:paraId="2D46D6A6" w14:textId="77777777" w:rsidR="00662B6A" w:rsidRPr="00662B6A" w:rsidRDefault="00662B6A" w:rsidP="00662B6A">
      <w:pPr>
        <w:numPr>
          <w:ilvl w:val="0"/>
          <w:numId w:val="2"/>
        </w:numPr>
        <w:spacing w:before="300" w:after="0" w:line="240" w:lineRule="auto"/>
        <w:textAlignment w:val="baseline"/>
        <w:rPr>
          <w:del w:id="85" w:author="uzivatel" w:date="2026-09-22T12:43:00Z" w16du:dateUtc="2026-09-22T16:43:00Z"/>
          <w:rFonts w:ascii="Times New Roman" w:eastAsia="Times New Roman" w:hAnsi="Times New Roman" w:cs="Times New Roman"/>
          <w:color w:val="000000"/>
          <w:kern w:val="0"/>
          <w:sz w:val="24"/>
          <w:szCs w:val="24"/>
          <w14:ligatures w14:val="none"/>
        </w:rPr>
      </w:pPr>
      <w:del w:id="86"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spacing w:after="0" w:line="240" w:lineRule="auto"/>
        <w:textAlignment w:val="baseline"/>
        <w:rPr>
          <w:del w:id="87" w:author="uzivatel" w:date="2026-09-22T12:43:00Z" w16du:dateUtc="2026-09-22T16:43:00Z"/>
          <w:rFonts w:ascii="Times New Roman" w:eastAsia="Times New Roman" w:hAnsi="Times New Roman" w:cs="Times New Roman"/>
          <w:color w:val="000000"/>
          <w:kern w:val="0"/>
          <w:sz w:val="24"/>
          <w:szCs w:val="24"/>
          <w14:ligatures w14:val="none"/>
        </w:rPr>
      </w:pPr>
      <w:del w:id="88"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Supervised, trained, and managed a team of over </w:delText>
        </w:r>
        <w:r w:rsidR="00CA34B2" w:rsidRPr="00662B6A">
          <w:rPr>
            <w:rFonts w:ascii="Times New Roman" w:eastAsia="Times New Roman" w:hAnsi="Times New Roman" w:cs="Times New Roman"/>
            <w:color w:val="000000"/>
            <w:kern w:val="0"/>
            <w:sz w:val="24"/>
            <w:szCs w:val="24"/>
            <w14:ligatures w14:val="none"/>
          </w:rPr>
          <w:delText>fifteen</w:delText>
        </w:r>
        <w:r w:rsidRPr="00662B6A">
          <w:rPr>
            <w:rFonts w:ascii="Times New Roman" w:eastAsia="Times New Roman" w:hAnsi="Times New Roman" w:cs="Times New Roman"/>
            <w:color w:val="000000"/>
            <w:kern w:val="0"/>
            <w:sz w:val="24"/>
            <w:szCs w:val="24"/>
            <w14:ligatures w14:val="none"/>
          </w:rPr>
          <w:delText xml:space="preserve"> employees and assistants.</w:delText>
        </w:r>
      </w:del>
    </w:p>
    <w:p w14:paraId="14832F2B" w14:textId="77777777" w:rsidR="00662B6A" w:rsidRPr="00662B6A" w:rsidRDefault="00662B6A" w:rsidP="00662B6A">
      <w:pPr>
        <w:numPr>
          <w:ilvl w:val="0"/>
          <w:numId w:val="2"/>
        </w:numPr>
        <w:spacing w:after="0" w:line="240" w:lineRule="auto"/>
        <w:textAlignment w:val="baseline"/>
        <w:rPr>
          <w:del w:id="89" w:author="uzivatel" w:date="2026-09-22T12:43:00Z" w16du:dateUtc="2026-09-22T16:43:00Z"/>
          <w:rFonts w:ascii="Times New Roman" w:eastAsia="Times New Roman" w:hAnsi="Times New Roman" w:cs="Times New Roman"/>
          <w:color w:val="000000"/>
          <w:kern w:val="0"/>
          <w:sz w:val="24"/>
          <w:szCs w:val="24"/>
          <w14:ligatures w14:val="none"/>
        </w:rPr>
      </w:pPr>
      <w:del w:id="90"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spacing w:after="0" w:line="240" w:lineRule="auto"/>
        <w:textAlignment w:val="baseline"/>
        <w:rPr>
          <w:del w:id="91" w:author="uzivatel" w:date="2026-09-22T12:43:00Z" w16du:dateUtc="2026-09-22T16:43:00Z"/>
          <w:rFonts w:ascii="Times New Roman" w:eastAsia="Times New Roman" w:hAnsi="Times New Roman" w:cs="Times New Roman"/>
          <w:color w:val="000000"/>
          <w:kern w:val="0"/>
          <w:sz w:val="24"/>
          <w:szCs w:val="24"/>
          <w14:ligatures w14:val="none"/>
        </w:rPr>
      </w:pPr>
      <w:del w:id="92"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Oversaw implementation of POS and ticketing systems, transcription tasks, and client databases.</w:delText>
        </w:r>
      </w:del>
    </w:p>
    <w:p w14:paraId="4E7AE5A6" w14:textId="7CC295F2" w:rsidR="00662B6A" w:rsidRPr="00662B6A" w:rsidRDefault="00641EDC" w:rsidP="00662B6A">
      <w:pPr>
        <w:numPr>
          <w:ilvl w:val="0"/>
          <w:numId w:val="2"/>
        </w:numPr>
        <w:spacing w:after="0" w:line="240" w:lineRule="auto"/>
        <w:textAlignment w:val="baseline"/>
        <w:rPr>
          <w:del w:id="93" w:author="uzivatel" w:date="2026-09-22T12:43:00Z" w16du:dateUtc="2026-09-22T16:43:00Z"/>
          <w:rFonts w:ascii="Times New Roman" w:eastAsia="Times New Roman" w:hAnsi="Times New Roman" w:cs="Times New Roman"/>
          <w:color w:val="000000"/>
          <w:kern w:val="0"/>
          <w:sz w:val="24"/>
          <w:szCs w:val="24"/>
          <w14:ligatures w14:val="none"/>
        </w:rPr>
      </w:pPr>
      <w:del w:id="94"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Managed</w:delText>
        </w:r>
        <w:r w:rsidR="00662B6A" w:rsidRPr="00662B6A">
          <w:rPr>
            <w:rFonts w:ascii="Times New Roman" w:eastAsia="Times New Roman" w:hAnsi="Times New Roman" w:cs="Times New Roman"/>
            <w:color w:val="000000"/>
            <w:kern w:val="0"/>
            <w:sz w:val="24"/>
            <w:szCs w:val="24"/>
            <w14:ligatures w14:val="none"/>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spacing w:after="0" w:line="240" w:lineRule="auto"/>
        <w:textAlignment w:val="baseline"/>
        <w:rPr>
          <w:del w:id="95" w:author="uzivatel" w:date="2026-09-22T12:43:00Z" w16du:dateUtc="2026-09-22T16:43:00Z"/>
          <w:rFonts w:ascii="Times New Roman" w:eastAsia="Times New Roman" w:hAnsi="Times New Roman" w:cs="Times New Roman"/>
          <w:color w:val="000000"/>
          <w:kern w:val="0"/>
          <w:sz w:val="24"/>
          <w:szCs w:val="24"/>
          <w14:ligatures w14:val="none"/>
        </w:rPr>
      </w:pPr>
      <w:del w:id="96"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Coordinated schedules, arranged conferences, managed travel, and </w:delText>
        </w:r>
        <w:r w:rsidR="00641EDC" w:rsidRPr="00662B6A">
          <w:rPr>
            <w:rFonts w:ascii="Times New Roman" w:eastAsia="Times New Roman" w:hAnsi="Times New Roman" w:cs="Times New Roman"/>
            <w:color w:val="000000"/>
            <w:kern w:val="0"/>
            <w:sz w:val="24"/>
            <w:szCs w:val="24"/>
            <w14:ligatures w14:val="none"/>
          </w:rPr>
          <w:delText>oversaw</w:delText>
        </w:r>
        <w:r w:rsidRPr="00662B6A">
          <w:rPr>
            <w:rFonts w:ascii="Times New Roman" w:eastAsia="Times New Roman" w:hAnsi="Times New Roman" w:cs="Times New Roman"/>
            <w:color w:val="000000"/>
            <w:kern w:val="0"/>
            <w:sz w:val="24"/>
            <w:szCs w:val="24"/>
            <w14:ligatures w14:val="none"/>
          </w:rPr>
          <w:delText xml:space="preserve"> property management duties.</w:delText>
        </w:r>
      </w:del>
    </w:p>
    <w:p w14:paraId="484D60F4" w14:textId="77777777" w:rsidR="00662B6A" w:rsidRPr="00662B6A" w:rsidRDefault="00662B6A" w:rsidP="00662B6A">
      <w:pPr>
        <w:numPr>
          <w:ilvl w:val="0"/>
          <w:numId w:val="2"/>
        </w:numPr>
        <w:spacing w:after="0" w:line="240" w:lineRule="auto"/>
        <w:textAlignment w:val="baseline"/>
        <w:rPr>
          <w:del w:id="97" w:author="uzivatel" w:date="2026-09-22T12:43:00Z" w16du:dateUtc="2026-09-22T16:43:00Z"/>
          <w:rFonts w:ascii="Times New Roman" w:eastAsia="Times New Roman" w:hAnsi="Times New Roman" w:cs="Times New Roman"/>
          <w:color w:val="000000"/>
          <w:kern w:val="0"/>
          <w:sz w:val="24"/>
          <w:szCs w:val="24"/>
          <w14:ligatures w14:val="none"/>
        </w:rPr>
      </w:pPr>
      <w:del w:id="98"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line="240" w:lineRule="auto"/>
        <w:textAlignment w:val="baseline"/>
        <w:rPr>
          <w:del w:id="99" w:author="uzivatel" w:date="2026-09-22T12:43:00Z" w16du:dateUtc="2026-09-22T16:43:00Z"/>
          <w:rFonts w:ascii="Times New Roman" w:eastAsia="Times New Roman" w:hAnsi="Times New Roman" w:cs="Times New Roman"/>
          <w:color w:val="000000"/>
          <w:kern w:val="0"/>
          <w:sz w:val="24"/>
          <w:szCs w:val="24"/>
          <w14:ligatures w14:val="none"/>
        </w:rPr>
      </w:pPr>
      <w:del w:id="100"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Provide guidance and support in the establishment of a 501(c)(3) nonprofit </w:delText>
        </w:r>
        <w:r w:rsidR="00CA34B2" w:rsidRPr="00662B6A">
          <w:rPr>
            <w:rFonts w:ascii="Times New Roman" w:eastAsia="Times New Roman" w:hAnsi="Times New Roman" w:cs="Times New Roman"/>
            <w:color w:val="0F0F0F"/>
            <w:kern w:val="0"/>
            <w:sz w:val="24"/>
            <w:szCs w:val="24"/>
            <w14:ligatures w14:val="none"/>
          </w:rPr>
          <w:delText>organization.</w:delText>
        </w:r>
      </w:del>
    </w:p>
    <w:p w14:paraId="58E785E7" w14:textId="77777777" w:rsidR="00662B6A" w:rsidRPr="00662B6A" w:rsidRDefault="00662B6A" w:rsidP="00662B6A">
      <w:pPr>
        <w:spacing w:before="300" w:after="300" w:line="240" w:lineRule="auto"/>
        <w:rPr>
          <w:del w:id="101" w:author="uzivatel" w:date="2026-09-22T12:43:00Z" w16du:dateUtc="2026-09-22T16:43:00Z"/>
          <w:rFonts w:ascii="Times New Roman" w:eastAsia="Times New Roman" w:hAnsi="Times New Roman" w:cs="Times New Roman"/>
          <w:kern w:val="0"/>
          <w:sz w:val="24"/>
          <w:szCs w:val="24"/>
          <w14:ligatures w14:val="none"/>
        </w:rPr>
      </w:pPr>
      <w:del w:id="102"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after="0" w:line="240" w:lineRule="auto"/>
        <w:textAlignment w:val="baseline"/>
        <w:rPr>
          <w:del w:id="103" w:author="uzivatel" w:date="2026-09-22T12:43:00Z" w16du:dateUtc="2026-09-22T16:43:00Z"/>
          <w:rFonts w:ascii="Times New Roman" w:eastAsia="Times New Roman" w:hAnsi="Times New Roman" w:cs="Times New Roman"/>
          <w:color w:val="000000"/>
          <w:kern w:val="0"/>
          <w:sz w:val="24"/>
          <w:szCs w:val="24"/>
          <w14:ligatures w14:val="none"/>
        </w:rPr>
      </w:pPr>
      <w:del w:id="104"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spacing w:after="0" w:line="240" w:lineRule="auto"/>
        <w:textAlignment w:val="baseline"/>
        <w:rPr>
          <w:del w:id="105" w:author="uzivatel" w:date="2026-09-22T12:43:00Z" w16du:dateUtc="2026-09-22T16:43:00Z"/>
          <w:rFonts w:ascii="Times New Roman" w:eastAsia="Times New Roman" w:hAnsi="Times New Roman" w:cs="Times New Roman"/>
          <w:color w:val="000000"/>
          <w:kern w:val="0"/>
          <w:sz w:val="24"/>
          <w:szCs w:val="24"/>
          <w14:ligatures w14:val="none"/>
        </w:rPr>
      </w:pPr>
      <w:del w:id="106"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Crafted press releases, managed social media, and executed strategic marketing plans.</w:delText>
        </w:r>
      </w:del>
    </w:p>
    <w:p w14:paraId="7EBEAF4B" w14:textId="77777777" w:rsidR="00662B6A" w:rsidRPr="00662B6A" w:rsidRDefault="00662B6A" w:rsidP="00662B6A">
      <w:pPr>
        <w:numPr>
          <w:ilvl w:val="0"/>
          <w:numId w:val="3"/>
        </w:numPr>
        <w:spacing w:after="0" w:line="240" w:lineRule="auto"/>
        <w:textAlignment w:val="baseline"/>
        <w:rPr>
          <w:del w:id="107" w:author="uzivatel" w:date="2026-09-22T12:43:00Z" w16du:dateUtc="2026-09-22T16:43:00Z"/>
          <w:rFonts w:ascii="Times New Roman" w:eastAsia="Times New Roman" w:hAnsi="Times New Roman" w:cs="Times New Roman"/>
          <w:color w:val="000000"/>
          <w:kern w:val="0"/>
          <w:sz w:val="24"/>
          <w:szCs w:val="24"/>
          <w14:ligatures w14:val="none"/>
        </w:rPr>
      </w:pPr>
      <w:del w:id="108"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spacing w:after="0" w:line="240" w:lineRule="auto"/>
        <w:textAlignment w:val="baseline"/>
        <w:rPr>
          <w:del w:id="109" w:author="uzivatel" w:date="2026-09-22T12:43:00Z" w16du:dateUtc="2026-09-22T16:43:00Z"/>
          <w:rFonts w:ascii="Times New Roman" w:eastAsia="Times New Roman" w:hAnsi="Times New Roman" w:cs="Times New Roman"/>
          <w:color w:val="000000"/>
          <w:kern w:val="0"/>
          <w:sz w:val="24"/>
          <w:szCs w:val="24"/>
          <w14:ligatures w14:val="none"/>
        </w:rPr>
      </w:pPr>
      <w:del w:id="110"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Supported Marketing Manager with social media, research, ads, newsletters, presentations, and weekly </w:delText>
        </w:r>
        <w:r w:rsidR="00CA34B2" w:rsidRPr="00662B6A">
          <w:rPr>
            <w:rFonts w:ascii="Times New Roman" w:eastAsia="Times New Roman" w:hAnsi="Times New Roman" w:cs="Times New Roman"/>
            <w:color w:val="0F0F0F"/>
            <w:kern w:val="0"/>
            <w:sz w:val="24"/>
            <w:szCs w:val="24"/>
            <w14:ligatures w14:val="none"/>
          </w:rPr>
          <w:delText>reports.</w:delText>
        </w:r>
      </w:del>
    </w:p>
    <w:p w14:paraId="64E2402E" w14:textId="77777777" w:rsidR="00662B6A" w:rsidRPr="00662B6A" w:rsidRDefault="00662B6A" w:rsidP="00662B6A">
      <w:pPr>
        <w:numPr>
          <w:ilvl w:val="0"/>
          <w:numId w:val="3"/>
        </w:numPr>
        <w:spacing w:after="0" w:line="240" w:lineRule="auto"/>
        <w:textAlignment w:val="baseline"/>
        <w:rPr>
          <w:del w:id="111" w:author="uzivatel" w:date="2026-09-22T12:43:00Z" w16du:dateUtc="2026-09-22T16:43:00Z"/>
          <w:rFonts w:ascii="Times New Roman" w:eastAsia="Times New Roman" w:hAnsi="Times New Roman" w:cs="Times New Roman"/>
          <w:color w:val="000000"/>
          <w:kern w:val="0"/>
          <w:sz w:val="24"/>
          <w:szCs w:val="24"/>
          <w14:ligatures w14:val="none"/>
        </w:rPr>
      </w:pPr>
      <w:del w:id="112"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Developed extensive databases, conducted data analysis, and created press databases.</w:delText>
        </w:r>
      </w:del>
    </w:p>
    <w:p w14:paraId="56C5236A" w14:textId="77777777" w:rsidR="00662B6A" w:rsidRPr="00662B6A" w:rsidRDefault="00662B6A" w:rsidP="00662B6A">
      <w:pPr>
        <w:numPr>
          <w:ilvl w:val="0"/>
          <w:numId w:val="3"/>
        </w:numPr>
        <w:spacing w:after="0" w:line="240" w:lineRule="auto"/>
        <w:textAlignment w:val="baseline"/>
        <w:rPr>
          <w:del w:id="113" w:author="uzivatel" w:date="2026-09-22T12:43:00Z" w16du:dateUtc="2026-09-22T16:43:00Z"/>
          <w:rFonts w:ascii="Times New Roman" w:eastAsia="Times New Roman" w:hAnsi="Times New Roman" w:cs="Times New Roman"/>
          <w:color w:val="000000"/>
          <w:kern w:val="0"/>
          <w:sz w:val="24"/>
          <w:szCs w:val="24"/>
          <w14:ligatures w14:val="none"/>
        </w:rPr>
      </w:pPr>
      <w:del w:id="114"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line="240" w:lineRule="auto"/>
        <w:textAlignment w:val="baseline"/>
        <w:rPr>
          <w:del w:id="115" w:author="uzivatel" w:date="2026-09-22T12:43:00Z" w16du:dateUtc="2026-09-22T16:43:00Z"/>
          <w:rFonts w:ascii="Times New Roman" w:eastAsia="Times New Roman" w:hAnsi="Times New Roman" w:cs="Times New Roman"/>
          <w:color w:val="0F0F0F"/>
          <w:kern w:val="0"/>
          <w:sz w:val="24"/>
          <w:szCs w:val="24"/>
          <w14:ligatures w14:val="none"/>
        </w:rPr>
      </w:pPr>
      <w:del w:id="116"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Uploaded and organized photos, created surveys, designed postcards, and updated blogs regularly.</w:delText>
        </w:r>
      </w:del>
    </w:p>
    <w:p w14:paraId="01F504CB" w14:textId="77777777" w:rsidR="00662B6A" w:rsidRPr="00662B6A" w:rsidRDefault="00662B6A" w:rsidP="00662B6A">
      <w:pPr>
        <w:spacing w:before="300" w:after="0" w:line="240" w:lineRule="auto"/>
        <w:rPr>
          <w:del w:id="117" w:author="uzivatel" w:date="2026-09-22T12:43:00Z" w16du:dateUtc="2026-09-22T16:43:00Z"/>
          <w:rFonts w:ascii="Times New Roman" w:eastAsia="Times New Roman" w:hAnsi="Times New Roman" w:cs="Times New Roman"/>
          <w:kern w:val="0"/>
          <w:sz w:val="24"/>
          <w:szCs w:val="24"/>
          <w14:ligatures w14:val="none"/>
        </w:rPr>
      </w:pPr>
      <w:del w:id="118"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Event Management, Program Development, and Nonprofit Consulting </w:delText>
        </w:r>
      </w:del>
    </w:p>
    <w:p w14:paraId="2FC5801E" w14:textId="77777777" w:rsidR="00662B6A" w:rsidRPr="00662B6A" w:rsidRDefault="00662B6A" w:rsidP="00662B6A">
      <w:pPr>
        <w:numPr>
          <w:ilvl w:val="0"/>
          <w:numId w:val="4"/>
        </w:numPr>
        <w:spacing w:before="300" w:after="0" w:line="240" w:lineRule="auto"/>
        <w:textAlignment w:val="baseline"/>
        <w:rPr>
          <w:del w:id="119" w:author="uzivatel" w:date="2026-09-22T12:43:00Z" w16du:dateUtc="2026-09-22T16:43:00Z"/>
          <w:rFonts w:ascii="Times New Roman" w:eastAsia="Times New Roman" w:hAnsi="Times New Roman" w:cs="Times New Roman"/>
          <w:color w:val="0F0F0F"/>
          <w:kern w:val="0"/>
          <w:sz w:val="24"/>
          <w:szCs w:val="24"/>
          <w14:ligatures w14:val="none"/>
        </w:rPr>
      </w:pPr>
      <w:del w:id="120"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Managed artists' contracts, payments, hospitality details, and bookings from renowned agencies.</w:delText>
        </w:r>
      </w:del>
    </w:p>
    <w:p w14:paraId="46D0C45C" w14:textId="2F815B12" w:rsidR="00662B6A" w:rsidRPr="00662B6A" w:rsidRDefault="00662B6A" w:rsidP="00662B6A">
      <w:pPr>
        <w:numPr>
          <w:ilvl w:val="0"/>
          <w:numId w:val="4"/>
        </w:numPr>
        <w:spacing w:after="0" w:line="240" w:lineRule="auto"/>
        <w:textAlignment w:val="baseline"/>
        <w:rPr>
          <w:del w:id="121" w:author="uzivatel" w:date="2026-09-22T12:43:00Z" w16du:dateUtc="2026-09-22T16:43:00Z"/>
          <w:rFonts w:ascii="Times New Roman" w:eastAsia="Times New Roman" w:hAnsi="Times New Roman" w:cs="Times New Roman"/>
          <w:color w:val="000000"/>
          <w:kern w:val="0"/>
          <w:sz w:val="24"/>
          <w:szCs w:val="24"/>
          <w14:ligatures w14:val="none"/>
        </w:rPr>
      </w:pPr>
      <w:del w:id="122"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Coordinated national fundraising events for </w:delText>
        </w:r>
        <w:r w:rsidR="00CA34B2" w:rsidRPr="00662B6A">
          <w:rPr>
            <w:rFonts w:ascii="Times New Roman" w:eastAsia="Times New Roman" w:hAnsi="Times New Roman" w:cs="Times New Roman"/>
            <w:color w:val="0F0F0F"/>
            <w:kern w:val="0"/>
            <w:sz w:val="24"/>
            <w:szCs w:val="24"/>
            <w14:ligatures w14:val="none"/>
          </w:rPr>
          <w:delText>forty</w:delText>
        </w:r>
        <w:r w:rsidRPr="00662B6A">
          <w:rPr>
            <w:rFonts w:ascii="Times New Roman" w:eastAsia="Times New Roman" w:hAnsi="Times New Roman" w:cs="Times New Roman"/>
            <w:color w:val="0F0F0F"/>
            <w:kern w:val="0"/>
            <w:sz w:val="24"/>
            <w:szCs w:val="24"/>
            <w14:ligatures w14:val="none"/>
          </w:rPr>
          <w:delText xml:space="preserve"> wounded soldiers, including extensive travel arrangements.</w:delText>
        </w:r>
      </w:del>
    </w:p>
    <w:p w14:paraId="5209D683" w14:textId="77777777" w:rsidR="00662B6A" w:rsidRPr="00662B6A" w:rsidRDefault="00662B6A" w:rsidP="00662B6A">
      <w:pPr>
        <w:numPr>
          <w:ilvl w:val="0"/>
          <w:numId w:val="4"/>
        </w:numPr>
        <w:spacing w:after="0" w:line="240" w:lineRule="auto"/>
        <w:textAlignment w:val="baseline"/>
        <w:rPr>
          <w:del w:id="123" w:author="uzivatel" w:date="2026-09-22T12:43:00Z" w16du:dateUtc="2026-09-22T16:43:00Z"/>
          <w:rFonts w:ascii="Times New Roman" w:eastAsia="Times New Roman" w:hAnsi="Times New Roman" w:cs="Times New Roman"/>
          <w:color w:val="000000"/>
          <w:kern w:val="0"/>
          <w:sz w:val="24"/>
          <w:szCs w:val="24"/>
          <w14:ligatures w14:val="none"/>
        </w:rPr>
      </w:pPr>
      <w:del w:id="124"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spacing w:after="0" w:line="240" w:lineRule="auto"/>
        <w:textAlignment w:val="baseline"/>
        <w:rPr>
          <w:del w:id="125" w:author="uzivatel" w:date="2026-09-22T12:43:00Z" w16du:dateUtc="2026-09-22T16:43:00Z"/>
          <w:rFonts w:ascii="Times New Roman" w:eastAsia="Times New Roman" w:hAnsi="Times New Roman" w:cs="Times New Roman"/>
          <w:color w:val="000000"/>
          <w:kern w:val="0"/>
          <w:sz w:val="24"/>
          <w:szCs w:val="24"/>
          <w14:ligatures w14:val="none"/>
        </w:rPr>
      </w:pPr>
      <w:del w:id="126"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spacing w:after="0" w:line="240" w:lineRule="auto"/>
        <w:textAlignment w:val="baseline"/>
        <w:rPr>
          <w:del w:id="127" w:author="uzivatel" w:date="2026-09-22T12:43:00Z" w16du:dateUtc="2026-09-22T16:43:00Z"/>
          <w:rFonts w:ascii="Times New Roman" w:eastAsia="Times New Roman" w:hAnsi="Times New Roman" w:cs="Times New Roman"/>
          <w:color w:val="000000"/>
          <w:kern w:val="0"/>
          <w:sz w:val="24"/>
          <w:szCs w:val="24"/>
          <w14:ligatures w14:val="none"/>
        </w:rPr>
      </w:pPr>
      <w:del w:id="128"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Conducted comprehensive research for venues, food menus, activities, and promotional materials.</w:delText>
        </w:r>
      </w:del>
    </w:p>
    <w:p w14:paraId="561D274D" w14:textId="24C06655" w:rsidR="00A53FCD" w:rsidRDefault="00662B6A" w:rsidP="00A53FCD">
      <w:pPr>
        <w:numPr>
          <w:ilvl w:val="0"/>
          <w:numId w:val="4"/>
        </w:numPr>
        <w:spacing w:after="0" w:line="240" w:lineRule="auto"/>
        <w:textAlignment w:val="baseline"/>
        <w:rPr>
          <w:del w:id="129" w:author="uzivatel" w:date="2026-09-22T12:43:00Z" w16du:dateUtc="2026-09-22T16:43:00Z"/>
          <w:rFonts w:ascii="Times New Roman" w:eastAsia="Times New Roman" w:hAnsi="Times New Roman" w:cs="Times New Roman"/>
          <w:color w:val="000000"/>
          <w:kern w:val="0"/>
          <w:sz w:val="24"/>
          <w:szCs w:val="24"/>
          <w14:ligatures w14:val="none"/>
        </w:rPr>
      </w:pPr>
      <w:del w:id="130"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Developed and maintained programs for a Veterans Resource Group and supported Employee Engagement Team initiatives.</w:delText>
        </w:r>
      </w:del>
    </w:p>
    <w:p w14:paraId="7507F4CB" w14:textId="77777777" w:rsidR="00A53FCD" w:rsidRDefault="00A53FCD" w:rsidP="00A53FCD">
      <w:pPr>
        <w:spacing w:after="0" w:line="240" w:lineRule="auto"/>
        <w:textAlignment w:val="baseline"/>
        <w:rPr>
          <w:del w:id="131" w:author="uzivatel" w:date="2026-09-22T12:43:00Z" w16du:dateUtc="2026-09-22T16:43:00Z"/>
          <w:rFonts w:ascii="Times New Roman" w:eastAsia="Times New Roman" w:hAnsi="Times New Roman" w:cs="Times New Roman"/>
          <w:color w:val="000000"/>
          <w:kern w:val="0"/>
          <w:sz w:val="24"/>
          <w:szCs w:val="24"/>
          <w14:ligatures w14:val="none"/>
        </w:rPr>
      </w:pPr>
    </w:p>
    <w:p w14:paraId="0D03E080" w14:textId="77777777" w:rsidR="00A53FCD" w:rsidRPr="00662B6A" w:rsidRDefault="00A53FCD" w:rsidP="00A53FCD">
      <w:pPr>
        <w:spacing w:after="0" w:line="240" w:lineRule="auto"/>
        <w:rPr>
          <w:del w:id="132" w:author="uzivatel" w:date="2026-09-22T12:43:00Z" w16du:dateUtc="2026-09-22T16:43:00Z"/>
          <w:rFonts w:ascii="Times New Roman" w:eastAsia="Times New Roman" w:hAnsi="Times New Roman" w:cs="Times New Roman"/>
          <w:kern w:val="0"/>
          <w:sz w:val="24"/>
          <w:szCs w:val="24"/>
          <w14:ligatures w14:val="none"/>
        </w:rPr>
      </w:pPr>
      <w:del w:id="133"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after="0" w:line="240" w:lineRule="auto"/>
        <w:textAlignment w:val="baseline"/>
        <w:rPr>
          <w:del w:id="134" w:author="uzivatel" w:date="2026-09-22T12:43:00Z" w16du:dateUtc="2026-09-22T16:43:00Z"/>
          <w:rFonts w:ascii="Times New Roman" w:eastAsia="Times New Roman" w:hAnsi="Times New Roman" w:cs="Times New Roman"/>
          <w:color w:val="000000"/>
          <w:kern w:val="0"/>
          <w:sz w:val="24"/>
          <w:szCs w:val="24"/>
          <w14:ligatures w14:val="none"/>
        </w:rPr>
      </w:pPr>
      <w:del w:id="135"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Lead ISO certification and internal audits, ensuring compliance and continuous improvement.</w:delText>
        </w:r>
      </w:del>
    </w:p>
    <w:p w14:paraId="6735D2DE" w14:textId="77777777" w:rsidR="00A53FCD" w:rsidRPr="00662B6A" w:rsidRDefault="00A53FCD" w:rsidP="00A53FCD">
      <w:pPr>
        <w:numPr>
          <w:ilvl w:val="0"/>
          <w:numId w:val="1"/>
        </w:numPr>
        <w:spacing w:after="0" w:line="240" w:lineRule="auto"/>
        <w:textAlignment w:val="baseline"/>
        <w:rPr>
          <w:del w:id="136" w:author="uzivatel" w:date="2026-09-22T12:43:00Z" w16du:dateUtc="2026-09-22T16:43:00Z"/>
          <w:rFonts w:ascii="Times New Roman" w:eastAsia="Times New Roman" w:hAnsi="Times New Roman" w:cs="Times New Roman"/>
          <w:color w:val="000000"/>
          <w:kern w:val="0"/>
          <w:sz w:val="24"/>
          <w:szCs w:val="24"/>
          <w14:ligatures w14:val="none"/>
        </w:rPr>
      </w:pPr>
      <w:del w:id="137"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spacing w:after="0" w:line="240" w:lineRule="auto"/>
        <w:textAlignment w:val="baseline"/>
        <w:rPr>
          <w:del w:id="138" w:author="uzivatel" w:date="2026-09-22T12:43:00Z" w16du:dateUtc="2026-09-22T16:43:00Z"/>
          <w:rFonts w:ascii="Times New Roman" w:eastAsia="Times New Roman" w:hAnsi="Times New Roman" w:cs="Times New Roman"/>
          <w:color w:val="000000"/>
          <w:kern w:val="0"/>
          <w:sz w:val="24"/>
          <w:szCs w:val="24"/>
          <w14:ligatures w14:val="none"/>
        </w:rPr>
      </w:pPr>
      <w:del w:id="139"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Resolve non-compliances, maintain documentation aligned with ISO 9001, and report to management.</w:delText>
        </w:r>
      </w:del>
    </w:p>
    <w:p w14:paraId="499CF2AE" w14:textId="77777777" w:rsidR="00A53FCD" w:rsidRPr="00662B6A" w:rsidRDefault="00A53FCD" w:rsidP="00A53FCD">
      <w:pPr>
        <w:numPr>
          <w:ilvl w:val="0"/>
          <w:numId w:val="1"/>
        </w:numPr>
        <w:spacing w:after="0" w:line="240" w:lineRule="auto"/>
        <w:textAlignment w:val="baseline"/>
        <w:rPr>
          <w:del w:id="140" w:author="uzivatel" w:date="2026-09-22T12:43:00Z" w16du:dateUtc="2026-09-22T16:43:00Z"/>
          <w:rFonts w:ascii="Times New Roman" w:eastAsia="Times New Roman" w:hAnsi="Times New Roman" w:cs="Times New Roman"/>
          <w:color w:val="000000"/>
          <w:kern w:val="0"/>
          <w:sz w:val="24"/>
          <w:szCs w:val="24"/>
          <w14:ligatures w14:val="none"/>
        </w:rPr>
      </w:pPr>
      <w:del w:id="141"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spacing w:after="0" w:line="240" w:lineRule="auto"/>
        <w:textAlignment w:val="baseline"/>
        <w:rPr>
          <w:del w:id="142" w:author="uzivatel" w:date="2026-09-22T12:43:00Z" w16du:dateUtc="2026-09-22T16:43:00Z"/>
          <w:rFonts w:ascii="Times New Roman" w:eastAsia="Times New Roman" w:hAnsi="Times New Roman" w:cs="Times New Roman"/>
          <w:color w:val="000000"/>
          <w:kern w:val="0"/>
          <w:sz w:val="24"/>
          <w:szCs w:val="24"/>
          <w14:ligatures w14:val="none"/>
        </w:rPr>
      </w:pPr>
      <w:del w:id="143"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Oversee QMS documentation, collaborate to optimize processes, and track quality-related KPIs.</w:delText>
        </w:r>
      </w:del>
    </w:p>
    <w:p w14:paraId="7AA643F9" w14:textId="77777777" w:rsidR="00A53FCD" w:rsidRPr="00662B6A" w:rsidRDefault="00A53FCD" w:rsidP="00A53FCD">
      <w:pPr>
        <w:numPr>
          <w:ilvl w:val="0"/>
          <w:numId w:val="1"/>
        </w:numPr>
        <w:spacing w:after="0" w:line="240" w:lineRule="auto"/>
        <w:textAlignment w:val="baseline"/>
        <w:rPr>
          <w:del w:id="144" w:author="uzivatel" w:date="2026-09-22T12:43:00Z" w16du:dateUtc="2026-09-22T16:43:00Z"/>
          <w:rFonts w:ascii="Times New Roman" w:eastAsia="Times New Roman" w:hAnsi="Times New Roman" w:cs="Times New Roman"/>
          <w:color w:val="000000"/>
          <w:kern w:val="0"/>
          <w:sz w:val="24"/>
          <w:szCs w:val="24"/>
          <w14:ligatures w14:val="none"/>
        </w:rPr>
      </w:pPr>
      <w:del w:id="145" w:author="uzivatel" w:date="2026-09-22T12:43:00Z" w16du:dateUtc="2026-09-22T16:43:00Z">
        <w:r w:rsidRPr="00662B6A">
          <w:rPr>
            <w:rFonts w:ascii="Times New Roman" w:eastAsia="Times New Roman" w:hAnsi="Times New Roman" w:cs="Times New Roman"/>
            <w:color w:val="0F0F0F"/>
            <w:kern w:val="0"/>
            <w:sz w:val="24"/>
            <w:szCs w:val="24"/>
            <w14:ligatures w14:val="none"/>
          </w:rPr>
          <w:delText>Managing, structuring, and revitalizing SharePoint.</w:delText>
        </w:r>
      </w:del>
    </w:p>
    <w:p w14:paraId="1F9097B6" w14:textId="77777777" w:rsidR="00662B6A" w:rsidRPr="00662B6A" w:rsidRDefault="00662B6A" w:rsidP="00662B6A">
      <w:pPr>
        <w:spacing w:after="240" w:line="240" w:lineRule="auto"/>
        <w:rPr>
          <w:del w:id="146" w:author="uzivatel" w:date="2026-09-22T12:43:00Z" w16du:dateUtc="2026-09-22T16:43:00Z"/>
          <w:rFonts w:ascii="Times New Roman" w:eastAsia="Times New Roman" w:hAnsi="Times New Roman" w:cs="Times New Roman"/>
          <w:kern w:val="0"/>
          <w:sz w:val="24"/>
          <w:szCs w:val="24"/>
          <w14:ligatures w14:val="none"/>
        </w:rPr>
      </w:pPr>
    </w:p>
    <w:p w14:paraId="0918D4F9" w14:textId="1E382BE6" w:rsidR="00662B6A" w:rsidRPr="002C3203" w:rsidRDefault="00662B6A" w:rsidP="00662B6A">
      <w:pPr>
        <w:pStyle w:val="NoSpacing"/>
        <w:rPr>
          <w:del w:id="147" w:author="uzivatel" w:date="2026-09-22T12:43:00Z" w16du:dateUtc="2026-09-22T16:43:00Z"/>
          <w:rFonts w:ascii="Times New Roman" w:hAnsi="Times New Roman" w:cs="Times New Roman"/>
          <w:sz w:val="24"/>
          <w:szCs w:val="24"/>
        </w:rPr>
      </w:pPr>
      <w:del w:id="148" w:author="uzivatel"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149" w:author="uzivatel"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150" w:author="uzivatel" w:date="2026-09-22T12:43:00Z" w16du:dateUtc="2026-09-22T16:43:00Z"/>
          <w:rFonts w:ascii="Times New Roman" w:hAnsi="Times New Roman" w:cs="Times New Roman"/>
          <w:sz w:val="24"/>
          <w:szCs w:val="24"/>
        </w:rPr>
      </w:pPr>
      <w:del w:id="151" w:author="uzivatel"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152" w:author="uzivatel" w:date="2026-09-22T12:43:00Z" w16du:dateUtc="2026-09-22T16:43:00Z"/>
          <w:rFonts w:ascii="Times New Roman" w:hAnsi="Times New Roman" w:cs="Times New Roman"/>
          <w:sz w:val="24"/>
          <w:szCs w:val="24"/>
        </w:rPr>
      </w:pPr>
      <w:del w:id="153" w:author="uzivatel"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154" w:author="uzivatel"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155" w:author="uzivatel" w:date="2026-09-22T12:43:00Z" w16du:dateUtc="2026-09-22T16:43:00Z"/>
          <w:rFonts w:ascii="Times New Roman" w:hAnsi="Times New Roman" w:cs="Times New Roman"/>
          <w:sz w:val="24"/>
          <w:szCs w:val="24"/>
        </w:rPr>
      </w:pPr>
      <w:del w:id="156" w:author="uzivatel"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157" w:author="uzivatel" w:date="2026-09-22T12:43:00Z" w16du:dateUtc="2026-09-22T16:43:00Z"/>
          <w:rFonts w:ascii="Times New Roman" w:hAnsi="Times New Roman" w:cs="Times New Roman"/>
          <w:sz w:val="24"/>
          <w:szCs w:val="24"/>
        </w:rPr>
      </w:pPr>
      <w:del w:id="158" w:author="uzivatel"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159" w:author="uzivatel"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160" w:author="uzivatel" w:date="2026-09-22T12:43:00Z" w16du:dateUtc="2026-09-22T16:43:00Z"/>
          <w:rFonts w:ascii="Times New Roman" w:hAnsi="Times New Roman" w:cs="Times New Roman"/>
          <w:sz w:val="24"/>
          <w:szCs w:val="24"/>
        </w:rPr>
      </w:pPr>
      <w:del w:id="161" w:author="uzivatel"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162" w:author="uzivatel" w:date="2026-09-22T12:43:00Z" w16du:dateUtc="2026-09-22T16:43:00Z"/>
          <w:rFonts w:ascii="Times New Roman" w:hAnsi="Times New Roman" w:cs="Times New Roman"/>
          <w:sz w:val="24"/>
          <w:szCs w:val="24"/>
        </w:rPr>
      </w:pPr>
      <w:del w:id="163" w:author="uzivatel"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164" w:author="uzivatel" w:date="2026-09-22T12:43:00Z" w16du:dateUtc="2026-09-22T16:43:00Z"/>
          <w:rFonts w:ascii="Times New Roman" w:hAnsi="Times New Roman" w:cs="Times New Roman"/>
          <w:sz w:val="24"/>
          <w:szCs w:val="24"/>
        </w:rPr>
      </w:pPr>
      <w:del w:id="165" w:author="uzivatel"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166" w:author="uzivatel" w:date="2026-09-22T12:43:00Z" w16du:dateUtc="2026-09-22T16:43:00Z"/>
          <w:rFonts w:ascii="Times New Roman" w:hAnsi="Times New Roman" w:cs="Times New Roman"/>
          <w:sz w:val="24"/>
          <w:szCs w:val="24"/>
        </w:rPr>
      </w:pPr>
      <w:del w:id="167" w:author="uzivatel"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168" w:author="uzivatel" w:date="2026-09-22T12:43:00Z" w16du:dateUtc="2026-09-22T16:43:00Z"/>
          <w:rFonts w:ascii="Times New Roman" w:hAnsi="Times New Roman" w:cs="Times New Roman"/>
          <w:sz w:val="24"/>
          <w:szCs w:val="24"/>
        </w:rPr>
      </w:pPr>
    </w:p>
    <w:p w14:paraId="5FECDB17" w14:textId="493887A9" w:rsidR="00140D6E" w:rsidRPr="002C3203" w:rsidRDefault="006902CE" w:rsidP="00662B6A">
      <w:pPr>
        <w:pStyle w:val="NoSpacing"/>
        <w:rPr>
          <w:del w:id="169" w:author="uzivatel" w:date="2026-09-22T12:43:00Z" w16du:dateUtc="2026-09-22T16:43:00Z"/>
          <w:rFonts w:ascii="Times New Roman" w:hAnsi="Times New Roman" w:cs="Times New Roman"/>
          <w:sz w:val="24"/>
          <w:szCs w:val="24"/>
        </w:rPr>
      </w:pPr>
      <w:del w:id="170" w:author="uzivatel" w:date="2026-09-22T12:43:00Z" w16du:dateUtc="2026-09-22T16:43:00Z">
        <w:r>
          <w:rPr>
            <w:noProof/>
          </w:rPr>
        </w:r>
      </w:del>
      <w:r>
        <w:pict w14:anchorId="05411DAB">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171" w:author="uzivatel" w:date="2026-09-22T12:43:00Z" w16du:dateUtc="2026-09-22T16:43:00Z"/>
          <w:rFonts w:ascii="Times New Roman" w:eastAsia="Times New Roman" w:hAnsi="Times New Roman" w:cs="Times New Roman"/>
          <w:kern w:val="0"/>
          <w:sz w:val="24"/>
          <w:szCs w:val="24"/>
          <w14:ligatures w14:val="none"/>
        </w:rPr>
      </w:pPr>
      <w:del w:id="172" w:author="uzivatel"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spacing w:after="0" w:line="240" w:lineRule="auto"/>
        <w:jc w:val="center"/>
        <w:rPr>
          <w:del w:id="173" w:author="uzivatel" w:date="2026-09-22T12:43:00Z" w16du:dateUtc="2026-09-22T16:43:00Z"/>
          <w:rFonts w:ascii="Times New Roman" w:eastAsia="Times New Roman" w:hAnsi="Times New Roman" w:cs="Times New Roman"/>
          <w:color w:val="000000"/>
          <w:kern w:val="0"/>
          <w:sz w:val="24"/>
          <w:szCs w:val="24"/>
          <w14:ligatures w14:val="none"/>
        </w:rPr>
      </w:pPr>
      <w:del w:id="174" w:author="uzivatel" w:date="2026-09-22T12:43:00Z" w16du:dateUtc="2026-09-22T16:43:00Z">
        <w:r>
          <w:rPr>
            <w:rFonts w:ascii="Times New Roman" w:eastAsia="Times New Roman" w:hAnsi="Times New Roman" w:cs="Times New Roman"/>
            <w:color w:val="000000"/>
            <w:kern w:val="0"/>
            <w:sz w:val="24"/>
            <w:szCs w:val="24"/>
            <w14:ligatures w14:val="none"/>
          </w:rPr>
          <w:delText>EDUCATION</w:delText>
        </w:r>
      </w:del>
    </w:p>
    <w:p w14:paraId="3D21F2BC" w14:textId="77777777" w:rsidR="00140D6E" w:rsidRDefault="00140D6E" w:rsidP="00662B6A">
      <w:pPr>
        <w:spacing w:after="0" w:line="240" w:lineRule="auto"/>
        <w:rPr>
          <w:del w:id="175" w:author="uzivatel" w:date="2026-09-22T12:43:00Z" w16du:dateUtc="2026-09-22T16:43:00Z"/>
          <w:rFonts w:ascii="Times New Roman" w:eastAsia="Times New Roman" w:hAnsi="Times New Roman" w:cs="Times New Roman"/>
          <w:color w:val="000000"/>
          <w:kern w:val="0"/>
          <w:sz w:val="24"/>
          <w:szCs w:val="24"/>
          <w14:ligatures w14:val="none"/>
        </w:rPr>
      </w:pPr>
    </w:p>
    <w:p w14:paraId="36D1FE82" w14:textId="7D8A4910" w:rsidR="00662B6A" w:rsidRPr="00662B6A" w:rsidRDefault="00662B6A" w:rsidP="00662B6A">
      <w:pPr>
        <w:spacing w:after="0" w:line="240" w:lineRule="auto"/>
        <w:rPr>
          <w:del w:id="176" w:author="uzivatel" w:date="2026-09-22T12:43:00Z" w16du:dateUtc="2026-09-22T16:43:00Z"/>
          <w:rFonts w:ascii="Times New Roman" w:eastAsia="Times New Roman" w:hAnsi="Times New Roman" w:cs="Times New Roman"/>
          <w:kern w:val="0"/>
          <w:sz w:val="24"/>
          <w:szCs w:val="24"/>
          <w14:ligatures w14:val="none"/>
        </w:rPr>
      </w:pPr>
      <w:del w:id="177"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EDUCATION &amp; CERTIFICATIONS</w:delText>
        </w:r>
      </w:del>
    </w:p>
    <w:p w14:paraId="311D972C" w14:textId="77777777" w:rsidR="00662B6A" w:rsidRPr="00662B6A" w:rsidRDefault="00662B6A" w:rsidP="00662B6A">
      <w:pPr>
        <w:spacing w:after="0" w:line="240" w:lineRule="auto"/>
        <w:rPr>
          <w:del w:id="178" w:author="uzivatel" w:date="2026-09-22T12:43:00Z" w16du:dateUtc="2026-09-22T16:43:00Z"/>
          <w:rFonts w:ascii="Times New Roman" w:eastAsia="Times New Roman" w:hAnsi="Times New Roman" w:cs="Times New Roman"/>
          <w:kern w:val="0"/>
          <w:sz w:val="24"/>
          <w:szCs w:val="24"/>
          <w14:ligatures w14:val="none"/>
        </w:rPr>
      </w:pPr>
      <w:del w:id="179"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B.A., Rhetoric &amp; Communications; Minor in Business with concentration on Marketing (2002)</w:delText>
        </w:r>
      </w:del>
    </w:p>
    <w:p w14:paraId="573D3392" w14:textId="77777777" w:rsidR="00662B6A" w:rsidRPr="00662B6A" w:rsidRDefault="00662B6A" w:rsidP="00662B6A">
      <w:pPr>
        <w:spacing w:after="0" w:line="240" w:lineRule="auto"/>
        <w:rPr>
          <w:del w:id="180" w:author="uzivatel" w:date="2026-09-22T12:43:00Z" w16du:dateUtc="2026-09-22T16:43:00Z"/>
          <w:rFonts w:ascii="Times New Roman" w:eastAsia="Times New Roman" w:hAnsi="Times New Roman" w:cs="Times New Roman"/>
          <w:kern w:val="0"/>
          <w:sz w:val="24"/>
          <w:szCs w:val="24"/>
          <w14:ligatures w14:val="none"/>
        </w:rPr>
      </w:pPr>
      <w:del w:id="181"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University At Albany, Albany, NY</w:delText>
        </w:r>
      </w:del>
    </w:p>
    <w:p w14:paraId="61F057E8" w14:textId="77777777" w:rsidR="00662B6A" w:rsidRPr="00662B6A" w:rsidRDefault="00662B6A" w:rsidP="00662B6A">
      <w:pPr>
        <w:spacing w:after="0" w:line="240" w:lineRule="auto"/>
        <w:rPr>
          <w:del w:id="182" w:author="uzivatel" w:date="2026-09-22T12:43:00Z" w16du:dateUtc="2026-09-22T16:43:00Z"/>
          <w:rFonts w:ascii="Times New Roman" w:eastAsia="Times New Roman" w:hAnsi="Times New Roman" w:cs="Times New Roman"/>
          <w:kern w:val="0"/>
          <w:sz w:val="24"/>
          <w:szCs w:val="24"/>
          <w14:ligatures w14:val="none"/>
        </w:rPr>
      </w:pPr>
    </w:p>
    <w:p w14:paraId="5C694063" w14:textId="77777777" w:rsidR="00662B6A" w:rsidRPr="00662B6A" w:rsidRDefault="00662B6A" w:rsidP="00662B6A">
      <w:pPr>
        <w:spacing w:after="0" w:line="240" w:lineRule="auto"/>
        <w:rPr>
          <w:del w:id="183" w:author="uzivatel" w:date="2026-09-22T12:43:00Z" w16du:dateUtc="2026-09-22T16:43:00Z"/>
          <w:rFonts w:ascii="Times New Roman" w:eastAsia="Times New Roman" w:hAnsi="Times New Roman" w:cs="Times New Roman"/>
          <w:kern w:val="0"/>
          <w:sz w:val="24"/>
          <w:szCs w:val="24"/>
          <w14:ligatures w14:val="none"/>
        </w:rPr>
      </w:pPr>
      <w:del w:id="184"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COMPUTER/TECHNICAL SKILLS/RELEVANT TRAINING/CERTIFICATIONS</w:delText>
        </w:r>
      </w:del>
    </w:p>
    <w:p w14:paraId="4CD7FF63" w14:textId="54648952" w:rsidR="00662B6A" w:rsidRPr="00662B6A" w:rsidRDefault="00662B6A" w:rsidP="00662B6A">
      <w:pPr>
        <w:spacing w:after="0" w:line="240" w:lineRule="auto"/>
        <w:rPr>
          <w:del w:id="185" w:author="uzivatel" w:date="2026-09-22T12:43:00Z" w16du:dateUtc="2026-09-22T16:43:00Z"/>
          <w:rFonts w:ascii="Times New Roman" w:eastAsia="Times New Roman" w:hAnsi="Times New Roman" w:cs="Times New Roman"/>
          <w:kern w:val="0"/>
          <w:sz w:val="24"/>
          <w:szCs w:val="24"/>
          <w14:ligatures w14:val="none"/>
        </w:rPr>
      </w:pPr>
      <w:del w:id="186" w:author="uzivate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Microsoft 365; Teams; SharePoint; Salesforce; Mailchimp and Constant Contact; Expense Reporting; </w:delText>
        </w:r>
        <w:r w:rsidR="00FE7D1A" w:rsidRPr="00662B6A">
          <w:rPr>
            <w:rFonts w:ascii="Times New Roman" w:eastAsia="Times New Roman" w:hAnsi="Times New Roman" w:cs="Times New Roman"/>
            <w:color w:val="000000"/>
            <w:kern w:val="0"/>
            <w:sz w:val="24"/>
            <w:szCs w:val="24"/>
            <w14:ligatures w14:val="none"/>
          </w:rPr>
          <w:delText>QuickBooks</w:delText>
        </w:r>
        <w:r w:rsidRPr="00662B6A">
          <w:rPr>
            <w:rFonts w:ascii="Times New Roman" w:eastAsia="Times New Roman" w:hAnsi="Times New Roman" w:cs="Times New Roman"/>
            <w:color w:val="000000"/>
            <w:kern w:val="0"/>
            <w:sz w:val="24"/>
            <w:szCs w:val="24"/>
            <w14:ligatures w14:val="none"/>
          </w:rPr>
          <w:delText>; Oral Presentations; Transcription and Dictation; Database; Editing; Scanning; WordPress; Quicken; Photoshop (selectively); Social Media; ISO9001:2015 Internal Auditor Course; Advisera Academy</w:delText>
        </w:r>
      </w:del>
    </w:p>
    <w:p w14:paraId="33A2FDC6" w14:textId="77777777" w:rsidR="00173AEA" w:rsidRDefault="00173AEA" w:rsidP="006D0779">
      <w:pPr>
        <w:pStyle w:val="Default"/>
        <w:ind w:left="720"/>
        <w:rPr>
          <w:rFonts w:ascii="Roboto" w:hAnsi="Roboto"/>
          <w:rPrChange w:id="187" w:author="uzivatel" w:date="2026-09-22T12:43:00Z" w16du:dateUtc="2026-09-22T16:43:00Z">
            <w:rPr>
              <w:rFonts w:ascii="Times New Roman" w:hAnsi="Times New Roman" w:cs="Times New Roman"/>
              <w:sz w:val="24"/>
              <w:szCs w:val="24"/>
            </w:rPr>
          </w:rPrChange>
        </w:rPr>
        <w:pPrChange w:id="188" w:author="uzivatel" w:date="2026-09-22T12:43:00Z" w16du:dateUtc="2026-09-22T16:43:00Z">
          <w:pPr/>
        </w:pPrChange>
      </w:pPr>
    </w:p>
    <w:sectPr w:rsidR="00173AEA" w:rsidSect="00067C1B">
      <w:pgSz w:w="11906" w:h="16838"/>
      <w:pgMar w:top="142" w:right="849" w:bottom="142" w:left="1417" w:header="708" w:footer="708" w:gutter="0"/>
      <w:cols w:space="708"/>
      <w:docGrid w:linePitch="360"/>
      <w:sectPrChange w:id="189" w:author="uzivatel" w:date="2026-09-22T12:43:00Z" w16du:dateUtc="2026-09-22T16:43:00Z">
        <w:sectPr w:rsidR="00173AEA" w:rsidSect="00067C1B">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5150">
    <w:abstractNumId w:val="1"/>
  </w:num>
  <w:num w:numId="2" w16cid:durableId="1255897664">
    <w:abstractNumId w:val="15"/>
  </w:num>
  <w:num w:numId="3" w16cid:durableId="991444795">
    <w:abstractNumId w:val="9"/>
  </w:num>
  <w:num w:numId="4" w16cid:durableId="1582449527">
    <w:abstractNumId w:val="12"/>
  </w:num>
  <w:num w:numId="5" w16cid:durableId="325867959">
    <w:abstractNumId w:val="10"/>
  </w:num>
  <w:num w:numId="6" w16cid:durableId="1780293220">
    <w:abstractNumId w:val="13"/>
  </w:num>
  <w:num w:numId="7" w16cid:durableId="796877496">
    <w:abstractNumId w:val="11"/>
  </w:num>
  <w:num w:numId="8" w16cid:durableId="332033600">
    <w:abstractNumId w:val="3"/>
  </w:num>
  <w:num w:numId="9" w16cid:durableId="1784038080">
    <w:abstractNumId w:val="8"/>
  </w:num>
  <w:num w:numId="10" w16cid:durableId="1006713620">
    <w:abstractNumId w:val="5"/>
  </w:num>
  <w:num w:numId="11" w16cid:durableId="51929762">
    <w:abstractNumId w:val="0"/>
  </w:num>
  <w:num w:numId="12" w16cid:durableId="569122321">
    <w:abstractNumId w:val="4"/>
  </w:num>
  <w:num w:numId="13" w16cid:durableId="1859004146">
    <w:abstractNumId w:val="7"/>
  </w:num>
  <w:num w:numId="14" w16cid:durableId="141585043">
    <w:abstractNumId w:val="14"/>
  </w:num>
  <w:num w:numId="15" w16cid:durableId="1340621470">
    <w:abstractNumId w:val="6"/>
  </w:num>
  <w:num w:numId="16" w16cid:durableId="129402492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21D99"/>
    <w:rsid w:val="0002301B"/>
    <w:rsid w:val="00067C1B"/>
    <w:rsid w:val="00070B7A"/>
    <w:rsid w:val="000C1D5B"/>
    <w:rsid w:val="000E3B54"/>
    <w:rsid w:val="00131188"/>
    <w:rsid w:val="00140D6E"/>
    <w:rsid w:val="00173AEA"/>
    <w:rsid w:val="001D66D1"/>
    <w:rsid w:val="00222525"/>
    <w:rsid w:val="0028602A"/>
    <w:rsid w:val="002B27AF"/>
    <w:rsid w:val="002C3203"/>
    <w:rsid w:val="002E5199"/>
    <w:rsid w:val="00332BB9"/>
    <w:rsid w:val="003377F2"/>
    <w:rsid w:val="00355828"/>
    <w:rsid w:val="00393DFA"/>
    <w:rsid w:val="003A4848"/>
    <w:rsid w:val="003E3F81"/>
    <w:rsid w:val="00405037"/>
    <w:rsid w:val="00421D86"/>
    <w:rsid w:val="0043051E"/>
    <w:rsid w:val="00442BD8"/>
    <w:rsid w:val="004435CB"/>
    <w:rsid w:val="004714D6"/>
    <w:rsid w:val="00494AC3"/>
    <w:rsid w:val="004A5136"/>
    <w:rsid w:val="00524C17"/>
    <w:rsid w:val="005379D3"/>
    <w:rsid w:val="005406F7"/>
    <w:rsid w:val="005631B3"/>
    <w:rsid w:val="005940DB"/>
    <w:rsid w:val="00596269"/>
    <w:rsid w:val="005A066F"/>
    <w:rsid w:val="005F4481"/>
    <w:rsid w:val="00641EDC"/>
    <w:rsid w:val="00662B6A"/>
    <w:rsid w:val="00663F98"/>
    <w:rsid w:val="006902CE"/>
    <w:rsid w:val="0069557F"/>
    <w:rsid w:val="006B75D9"/>
    <w:rsid w:val="006D0779"/>
    <w:rsid w:val="0071556C"/>
    <w:rsid w:val="007E2F0B"/>
    <w:rsid w:val="007E7DA1"/>
    <w:rsid w:val="00875E83"/>
    <w:rsid w:val="008E16D0"/>
    <w:rsid w:val="008F695B"/>
    <w:rsid w:val="00905D4F"/>
    <w:rsid w:val="00926BE8"/>
    <w:rsid w:val="00967EDD"/>
    <w:rsid w:val="009700EB"/>
    <w:rsid w:val="00975CE3"/>
    <w:rsid w:val="00992F5A"/>
    <w:rsid w:val="009B14F4"/>
    <w:rsid w:val="009D457F"/>
    <w:rsid w:val="009E4030"/>
    <w:rsid w:val="00A11BF9"/>
    <w:rsid w:val="00A53FCD"/>
    <w:rsid w:val="00AB7A30"/>
    <w:rsid w:val="00AC24D1"/>
    <w:rsid w:val="00AD67D7"/>
    <w:rsid w:val="00AF69EB"/>
    <w:rsid w:val="00B06B01"/>
    <w:rsid w:val="00BA0ED1"/>
    <w:rsid w:val="00BD1EDF"/>
    <w:rsid w:val="00C83DC6"/>
    <w:rsid w:val="00C9043F"/>
    <w:rsid w:val="00CA34B2"/>
    <w:rsid w:val="00D134B3"/>
    <w:rsid w:val="00D166A3"/>
    <w:rsid w:val="00DB23CA"/>
    <w:rsid w:val="00DF0E9B"/>
    <w:rsid w:val="00E2631A"/>
    <w:rsid w:val="00E60474"/>
    <w:rsid w:val="00E86BB5"/>
    <w:rsid w:val="00E91052"/>
    <w:rsid w:val="00ED3AF5"/>
    <w:rsid w:val="00EF2DAF"/>
    <w:rsid w:val="00F01D59"/>
    <w:rsid w:val="00F91991"/>
    <w:rsid w:val="00F92274"/>
    <w:rsid w:val="00FB2884"/>
    <w:rsid w:val="00FE5E56"/>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0" w:author="uzivatel" w:date="2026-09-22T12:43:00Z">
        <w:pPr>
          <w:keepNext/>
          <w:pBdr>
            <w:bottom w:val="double" w:sz="6" w:space="1" w:color="auto"/>
          </w:pBdr>
          <w:jc w:val="both"/>
          <w:outlineLvl w:val="3"/>
        </w:pPr>
      </w:pPrChange>
    </w:pPr>
    <w:rPr>
      <w:rFonts w:ascii="Times New Roman" w:eastAsia="Times New Roman" w:hAnsi="Times New Roman" w:cs="Times New Roman"/>
      <w:b/>
      <w:kern w:val="0"/>
      <w:sz w:val="32"/>
      <w:szCs w:val="20"/>
      <w:lang w:val="cs-CZ" w:eastAsia="cs-CZ"/>
      <w14:ligatures w14:val="none"/>
      <w:rPrChange w:id="0" w:author="uzivatel" w:date="2026-09-22T12:43:00Z">
        <w:rPr>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700EB"/>
    <w:rPr>
      <w:color w:val="03375F"/>
      <w:u w:val="single"/>
      <w:shd w:val="clear" w:color="auto" w:fill="auto"/>
      <w:rPrChange w:id="1" w:author="uzivatel" w:date="2026-09-22T12:43:00Z">
        <w:rPr>
          <w:color w:val="0000FF"/>
          <w:u w:val="single"/>
        </w:rPr>
      </w:rPrChang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character" w:customStyle="1" w:styleId="Heading4Char">
    <w:name w:val="Heading 4 Char"/>
    <w:basedOn w:val="DefaultParagraphFont"/>
    <w:link w:val="Heading4"/>
    <w:semiHidden/>
    <w:rsid w:val="00442BD8"/>
    <w:rPr>
      <w:rFonts w:ascii="Times New Roman" w:eastAsia="Times New Roman" w:hAnsi="Times New Roman" w:cs="Times New Roman"/>
      <w:b/>
      <w:kern w:val="0"/>
      <w:sz w:val="32"/>
      <w:szCs w:val="20"/>
      <w:lang w:val="cs-CZ" w:eastAsia="cs-CZ"/>
      <w14:ligatures w14:val="none"/>
    </w:rPr>
  </w:style>
  <w:style w:type="paragraph" w:customStyle="1" w:styleId="Default">
    <w:name w:val="Default"/>
    <w:rsid w:val="009700EB"/>
    <w:pPr>
      <w:autoSpaceDE w:val="0"/>
      <w:autoSpaceDN w:val="0"/>
      <w:adjustRightInd w:val="0"/>
      <w:spacing w:after="0" w:line="240" w:lineRule="auto"/>
      <w:pPrChange w:id="2" w:author="uzivatel" w:date="2026-09-22T12:43:00Z">
        <w:pPr>
          <w:autoSpaceDE w:val="0"/>
          <w:autoSpaceDN w:val="0"/>
          <w:adjustRightInd w:val="0"/>
        </w:pPr>
      </w:pPrChange>
    </w:pPr>
    <w:rPr>
      <w:rFonts w:ascii="Calibri" w:hAnsi="Calibri" w:cs="Calibri"/>
      <w:color w:val="000000"/>
      <w:kern w:val="0"/>
      <w:sz w:val="24"/>
      <w:szCs w:val="24"/>
      <w:lang w:val="cs-CZ"/>
      <w14:ligatures w14:val="none"/>
      <w:rPrChange w:id="2" w:author="uzivatel" w:date="2026-09-22T12:43:00Z">
        <w:rPr>
          <w:rFonts w:ascii="Calibri" w:eastAsiaTheme="minorHAnsi" w:hAnsi="Calibri" w:cs="Calibri"/>
          <w:color w:val="000000"/>
          <w:sz w:val="24"/>
          <w:szCs w:val="24"/>
          <w:lang w:val="cs-CZ" w:eastAsia="en-US" w:bidi="ar-SA"/>
        </w:rPr>
      </w:rPrChange>
    </w:rPr>
  </w:style>
  <w:style w:type="paragraph" w:styleId="ListParagraph">
    <w:name w:val="List Paragraph"/>
    <w:basedOn w:val="Normal"/>
    <w:uiPriority w:val="34"/>
    <w:qFormat/>
    <w:rsid w:val="003377F2"/>
    <w:pPr>
      <w:spacing w:after="200" w:line="276" w:lineRule="auto"/>
      <w:ind w:left="720"/>
      <w:contextualSpacing/>
      <w:pPrChange w:id="3" w:author="uzivatel" w:date="2026-09-22T12:43:00Z">
        <w:pPr>
          <w:spacing w:after="200" w:line="276" w:lineRule="auto"/>
          <w:ind w:left="720"/>
          <w:contextualSpacing/>
        </w:pPr>
      </w:pPrChange>
    </w:pPr>
    <w:rPr>
      <w:kern w:val="0"/>
      <w:lang w:val="cs-CZ"/>
      <w14:ligatures w14:val="none"/>
      <w:rPrChange w:id="3" w:author="uzivatel" w:date="2026-09-22T12:43:00Z">
        <w:rPr>
          <w:rFonts w:asciiTheme="minorHAnsi" w:eastAsiaTheme="minorHAnsi" w:hAnsiTheme="minorHAnsi" w:cstheme="minorBidi"/>
          <w:sz w:val="22"/>
          <w:szCs w:val="22"/>
          <w:lang w:val="cs-CZ" w:eastAsia="en-US" w:bidi="ar-SA"/>
        </w:rPr>
      </w:rPrChange>
    </w:rPr>
  </w:style>
  <w:style w:type="table" w:styleId="TableGrid">
    <w:name w:val="Table Grid"/>
    <w:basedOn w:val="TableNormal"/>
    <w:uiPriority w:val="59"/>
    <w:rsid w:val="00442BD8"/>
    <w:pPr>
      <w:spacing w:after="0" w:line="240" w:lineRule="auto"/>
    </w:pPr>
    <w:rPr>
      <w:kern w:val="0"/>
      <w:lang w:val="cs-C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1339</Words>
  <Characters>7634</Characters>
  <Application>Microsoft Office Word</Application>
  <DocSecurity>0</DocSecurity>
  <Lines>63</Lines>
  <Paragraphs>17</Paragraphs>
  <ScaleCrop>false</ScaleCrop>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