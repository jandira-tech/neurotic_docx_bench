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6B94B0" w14:textId="77777777" w:rsidR="00DE0A42" w:rsidRDefault="00404FC0" w:rsidP="00404FC0">
      <w:pPr>
        <w:pStyle w:val="Heading1"/>
        <w:rPr>
          <w:ins w:id="15" w:author="Caio Pizzol" w:date="2026-09-26T15:24:00Z" w16du:dateUtc="2026-09-26T19:24:00Z"/>
        </w:rPr>
      </w:pPr>
      <w:ins w:id="16" w:author="Caio Pizzol" w:date="2026-09-26T15:24:00Z" w16du:dateUtc="2026-09-26T19:24:00Z">
        <w:r>
          <w:t>SD-2672 plain 3x3</w:t>
        </w:r>
      </w:ins>
    </w:p>
    <w:tbl>
      <w:tblPr>
        <w:tblW w:w="0" w:type="auto"/>
        <w:tblLayout w:type="fixed"/>
        <w:tblLook w:val="0000" w:firstRow="0" w:lastRow="0" w:firstColumn="0" w:lastColumn="0" w:noHBand="0" w:noVBand="0"/>
      </w:tblPr>
      <w:tblGrid>
        <w:gridCol w:w="3120"/>
        <w:gridCol w:w="3120"/>
        <w:gridCol w:w="3120"/>
      </w:tblGrid>
      <w:tr w:rsidR="00404FC0" w14:paraId="67197B37" w14:textId="77777777" w:rsidTr="00404FC0">
        <w:trPr>
          <w:ins w:id="17" w:author="Caio Pizzol" w:date="2026-09-26T15:24:00Z" w16du:dateUtc="2026-09-26T19:24:00Z"/>
        </w:trPr>
        <w:tc>
          <w:tcPr>
            <w:tcW w:w="3120" w:type="dxa"/>
          </w:tcPr>
          <w:p w14:paraId="3D341C59" w14:textId="77777777" w:rsidR="00404FC0" w:rsidRDefault="00404FC0" w:rsidP="00404FC0">
            <w:pPr>
              <w:rPr>
                <w:ins w:id="18" w:author="Caio Pizzol" w:date="2026-09-26T15:24:00Z" w16du:dateUtc="2026-09-26T19:24:00Z"/>
              </w:rPr>
            </w:pPr>
            <w:ins w:id="19" w:author="Caio Pizzol" w:date="2026-09-26T15:24:00Z" w16du:dateUtc="2026-09-26T19:24:00Z">
              <w:r>
                <w:t>r0c0</w:t>
              </w:r>
            </w:ins>
          </w:p>
        </w:tc>
        <w:tc>
          <w:tcPr>
            <w:tcW w:w="3120" w:type="dxa"/>
          </w:tcPr>
          <w:p w14:paraId="13305834" w14:textId="77777777" w:rsidR="00404FC0" w:rsidRDefault="00404FC0" w:rsidP="00404FC0">
            <w:pPr>
              <w:rPr>
                <w:ins w:id="20" w:author="Caio Pizzol" w:date="2026-09-26T15:24:00Z" w16du:dateUtc="2026-09-26T19:24:00Z"/>
              </w:rPr>
            </w:pPr>
            <w:ins w:id="21" w:author="Caio Pizzol" w:date="2026-09-26T15:24:00Z" w16du:dateUtc="2026-09-26T19:24:00Z">
              <w:r>
                <w:t>r0c1</w:t>
              </w:r>
            </w:ins>
          </w:p>
        </w:tc>
        <w:tc>
          <w:tcPr>
            <w:tcW w:w="3120" w:type="dxa"/>
          </w:tcPr>
          <w:p w14:paraId="40B47C83" w14:textId="77777777" w:rsidR="00404FC0" w:rsidRDefault="00404FC0" w:rsidP="00404FC0">
            <w:pPr>
              <w:rPr>
                <w:ins w:id="22" w:author="Caio Pizzol" w:date="2026-09-26T15:24:00Z" w16du:dateUtc="2026-09-26T19:24:00Z"/>
              </w:rPr>
            </w:pPr>
            <w:ins w:id="23" w:author="Caio Pizzol" w:date="2026-09-26T15:24:00Z" w16du:dateUtc="2026-09-26T19:24:00Z">
              <w:r>
                <w:t>r0c2</w:t>
              </w:r>
            </w:ins>
          </w:p>
        </w:tc>
      </w:tr>
      <w:tr w:rsidR="00404FC0" w14:paraId="3C883EF7" w14:textId="77777777" w:rsidTr="00404FC0">
        <w:trPr>
          <w:ins w:id="24" w:author="Caio Pizzol" w:date="2026-09-26T15:24:00Z" w16du:dateUtc="2026-09-26T19:24:00Z"/>
        </w:trPr>
        <w:tc>
          <w:tcPr>
            <w:tcW w:w="3120" w:type="dxa"/>
          </w:tcPr>
          <w:p w14:paraId="5798CDB6" w14:textId="77777777" w:rsidR="00404FC0" w:rsidRDefault="00404FC0" w:rsidP="00404FC0">
            <w:pPr>
              <w:rPr>
                <w:ins w:id="25" w:author="Caio Pizzol" w:date="2026-09-26T15:24:00Z" w16du:dateUtc="2026-09-26T19:24:00Z"/>
              </w:rPr>
            </w:pPr>
          </w:p>
          <w:p w14:paraId="1C18AC11" w14:textId="77777777" w:rsidR="00404FC0" w:rsidRDefault="00404FC0" w:rsidP="00404FC0">
            <w:pPr>
              <w:rPr>
                <w:ins w:id="26" w:author="Caio Pizzol" w:date="2026-09-26T15:24:00Z" w16du:dateUtc="2026-09-26T19:24:00Z"/>
              </w:rPr>
            </w:pPr>
            <w:ins w:id="27" w:author="Caio Pizzol" w:date="2026-09-26T15:24:00Z" w16du:dateUtc="2026-09-26T19:24:00Z">
              <w:r>
                <w:t>r1c0</w:t>
              </w:r>
            </w:ins>
          </w:p>
        </w:tc>
        <w:tc>
          <w:tcPr>
            <w:tcW w:w="2000" w:type="dxa"/>
          </w:tcPr>
          <w:p w14:paraId="798DBFB2" w14:textId="77777777" w:rsidR="00980A8A" w:rsidRDefault="00FA13D3">
            <w:pPr>
              <w:rPr>
                <w:ins w:id="28" w:author="Caio Pizzol" w:date="2026-09-26T15:24:00Z" w16du:dateUtc="2026-09-26T19:24:00Z"/>
              </w:rPr>
            </w:pPr>
            <w:ins w:id="29" w:author="Caio Pizzol" w:date="2026-09-26T15:24:00Z" w16du:dateUtc="2026-09-26T19:24:00Z">
              <w:r>
                <w:t>before-nested</w:t>
              </w:r>
            </w:ins>
          </w:p>
          <w:tbl>
            <w:tblPr>
              <w:tblW w:w="0" w:type="auto"/>
              <w:tblLook w:val="04A0" w:firstRow="1" w:lastRow="0" w:firstColumn="1" w:lastColumn="0" w:noHBand="0" w:noVBand="1"/>
            </w:tblPr>
            <w:tblGrid>
              <w:gridCol w:w="1000"/>
              <w:gridCol w:w="1000"/>
            </w:tblGrid>
            <w:tr w:rsidR="00980A8A" w14:paraId="214A48D0" w14:textId="77777777">
              <w:trPr>
                <w:ins w:id="30" w:author="Caio Pizzol" w:date="2026-09-26T15:24:00Z" w16du:dateUtc="2026-09-26T19:24:00Z"/>
              </w:trPr>
              <w:tc>
                <w:tcPr>
                  <w:tcW w:w="1000" w:type="dxa"/>
                </w:tcPr>
                <w:p w14:paraId="4E00005B" w14:textId="77777777" w:rsidR="00980A8A" w:rsidRDefault="00FA13D3">
                  <w:pPr>
                    <w:rPr>
                      <w:ins w:id="31" w:author="Caio Pizzol" w:date="2026-09-26T15:24:00Z" w16du:dateUtc="2026-09-26T19:24:00Z"/>
                    </w:rPr>
                  </w:pPr>
                  <w:ins w:id="32" w:author="Caio Pizzol" w:date="2026-09-26T15:24:00Z" w16du:dateUtc="2026-09-26T19:24:00Z">
                    <w:r>
                      <w:t>nested-a</w:t>
                    </w:r>
                  </w:ins>
                </w:p>
              </w:tc>
              <w:tc>
                <w:tcPr>
                  <w:tcW w:w="1000" w:type="dxa"/>
                </w:tcPr>
                <w:p w14:paraId="711A8417" w14:textId="77777777" w:rsidR="00980A8A" w:rsidRDefault="00FA13D3">
                  <w:pPr>
                    <w:rPr>
                      <w:ins w:id="33" w:author="Caio Pizzol" w:date="2026-09-26T15:24:00Z" w16du:dateUtc="2026-09-26T19:24:00Z"/>
                    </w:rPr>
                  </w:pPr>
                  <w:ins w:id="34" w:author="Caio Pizzol" w:date="2026-09-26T15:24:00Z" w16du:dateUtc="2026-09-26T19:24:00Z">
                    <w:r>
                      <w:t>nested-b</w:t>
                    </w:r>
                  </w:ins>
                </w:p>
              </w:tc>
            </w:tr>
            <w:tr w:rsidR="00980A8A" w14:paraId="3B4593E5" w14:textId="77777777">
              <w:trPr>
                <w:ins w:id="35" w:author="Caio Pizzol" w:date="2026-09-26T15:24:00Z" w16du:dateUtc="2026-09-26T19:24:00Z"/>
              </w:trPr>
              <w:tc>
                <w:tcPr>
                  <w:tcW w:w="1000" w:type="dxa"/>
                </w:tcPr>
                <w:p w14:paraId="39D820F7" w14:textId="77777777" w:rsidR="00980A8A" w:rsidRDefault="00FA13D3">
                  <w:pPr>
                    <w:rPr>
                      <w:ins w:id="36" w:author="Caio Pizzol" w:date="2026-09-26T15:24:00Z" w16du:dateUtc="2026-09-26T19:24:00Z"/>
                    </w:rPr>
                  </w:pPr>
                  <w:ins w:id="37" w:author="Caio Pizzol" w:date="2026-09-26T15:24:00Z" w16du:dateUtc="2026-09-26T19:24:00Z">
                    <w:r>
                      <w:t>nested-c</w:t>
                    </w:r>
                  </w:ins>
                </w:p>
              </w:tc>
              <w:tc>
                <w:tcPr>
                  <w:tcW w:w="1000" w:type="dxa"/>
                </w:tcPr>
                <w:p w14:paraId="33756F8F" w14:textId="77777777" w:rsidR="00980A8A" w:rsidRDefault="00FA13D3">
                  <w:pPr>
                    <w:rPr>
                      <w:ins w:id="38" w:author="Caio Pizzol" w:date="2026-09-26T15:24:00Z" w16du:dateUtc="2026-09-26T19:24:00Z"/>
                    </w:rPr>
                  </w:pPr>
                  <w:ins w:id="39" w:author="Caio Pizzol" w:date="2026-09-26T15:24:00Z" w16du:dateUtc="2026-09-26T19:24:00Z">
                    <w:r>
                      <w:t>nested-d</w:t>
                    </w:r>
                  </w:ins>
                </w:p>
              </w:tc>
            </w:tr>
          </w:tbl>
          <w:p w14:paraId="774794F3" w14:textId="77777777" w:rsidR="00980A8A" w:rsidRDefault="00FA13D3">
            <w:pPr>
              <w:rPr>
                <w:ins w:id="40" w:author="Caio Pizzol" w:date="2026-09-26T15:24:00Z" w16du:dateUtc="2026-09-26T19:24:00Z"/>
              </w:rPr>
            </w:pPr>
            <w:ins w:id="41" w:author="Caio Pizzol" w:date="2026-09-26T15:24:00Z" w16du:dateUtc="2026-09-26T19:24:00Z">
              <w:r>
                <w:t>after-nested</w:t>
              </w:r>
            </w:ins>
          </w:p>
        </w:tc>
        <w:tc>
          <w:tcPr>
            <w:tcW w:w="3120" w:type="dxa"/>
          </w:tcPr>
          <w:p w14:paraId="102A298A" w14:textId="77777777" w:rsidR="00404FC0" w:rsidRDefault="00404FC0" w:rsidP="00404FC0">
            <w:pPr>
              <w:rPr>
                <w:ins w:id="42" w:author="Caio Pizzol" w:date="2026-09-26T15:24:00Z" w16du:dateUtc="2026-09-26T19:24:00Z"/>
              </w:rPr>
            </w:pPr>
            <w:ins w:id="43" w:author="Caio Pizzol" w:date="2026-09-26T15:24:00Z" w16du:dateUtc="2026-09-26T19:24:00Z">
              <w:r>
                <w:t>r1c2</w:t>
              </w:r>
            </w:ins>
          </w:p>
        </w:tc>
      </w:tr>
      <w:tr w:rsidR="00404FC0" w14:paraId="7D68E86B" w14:textId="77777777" w:rsidTr="00404FC0">
        <w:trPr>
          <w:ins w:id="44" w:author="Caio Pizzol" w:date="2026-09-26T15:24:00Z" w16du:dateUtc="2026-09-26T19:24:00Z"/>
        </w:trPr>
        <w:tc>
          <w:tcPr>
            <w:tcW w:w="3120" w:type="dxa"/>
          </w:tcPr>
          <w:p w14:paraId="51E46D89" w14:textId="77777777" w:rsidR="00404FC0" w:rsidRDefault="00404FC0" w:rsidP="00404FC0">
            <w:pPr>
              <w:rPr>
                <w:ins w:id="45" w:author="Caio Pizzol" w:date="2026-09-26T15:24:00Z" w16du:dateUtc="2026-09-26T19:24:00Z"/>
              </w:rPr>
            </w:pPr>
            <w:ins w:id="46" w:author="Caio Pizzol" w:date="2026-09-26T15:24:00Z" w16du:dateUtc="2026-09-26T19:24:00Z">
              <w:r>
                <w:t>r2c0</w:t>
              </w:r>
            </w:ins>
          </w:p>
        </w:tc>
        <w:tc>
          <w:tcPr>
            <w:tcW w:w="3120" w:type="dxa"/>
          </w:tcPr>
          <w:p w14:paraId="434AF883" w14:textId="77777777" w:rsidR="00404FC0" w:rsidRDefault="00404FC0" w:rsidP="00404FC0">
            <w:pPr>
              <w:rPr>
                <w:ins w:id="47" w:author="Caio Pizzol" w:date="2026-09-26T15:24:00Z" w16du:dateUtc="2026-09-26T19:24:00Z"/>
              </w:rPr>
            </w:pPr>
            <w:ins w:id="48" w:author="Caio Pizzol" w:date="2026-09-26T15:24:00Z" w16du:dateUtc="2026-09-26T19:24:00Z">
              <w:r>
                <w:t>r2c1</w:t>
              </w:r>
            </w:ins>
          </w:p>
        </w:tc>
        <w:tc>
          <w:tcPr>
            <w:tcW w:w="3120" w:type="dxa"/>
          </w:tcPr>
          <w:p w14:paraId="2E2C87F7" w14:textId="77777777" w:rsidR="00404FC0" w:rsidRDefault="00404FC0" w:rsidP="00404FC0">
            <w:pPr>
              <w:rPr>
                <w:ins w:id="49" w:author="Caio Pizzol" w:date="2026-09-26T15:24:00Z" w16du:dateUtc="2026-09-26T19:24:00Z"/>
              </w:rPr>
            </w:pPr>
            <w:ins w:id="50" w:author="Caio Pizzol" w:date="2026-09-26T15:24:00Z" w16du:dateUtc="2026-09-26T19:24:00Z">
              <w:r>
                <w:t>r2c2</w:t>
              </w:r>
            </w:ins>
          </w:p>
        </w:tc>
      </w:tr>
    </w:tbl>
    <w:p w14:paraId="28C16E9E" w14:textId="77777777" w:rsidR="00AA2F5F" w:rsidRDefault="00FA13D3">
      <w:pPr>
        <w:rPr>
          <w:del w:id="51" w:author="Caio Pizzol" w:date="2026-09-26T15:24:00Z" w16du:dateUtc="2026-09-26T19:24:00Z"/>
        </w:rPr>
      </w:pPr>
      <w:del w:id="52"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FBD7226" w14:textId="77777777" w:rsidR="00AA2F5F" w:rsidRDefault="00FA13D3">
      <w:pPr>
        <w:rPr>
          <w:del w:id="53" w:author="Caio Pizzol" w:date="2026-09-26T15:24:00Z" w16du:dateUtc="2026-09-26T19:24:00Z"/>
        </w:rPr>
      </w:pPr>
      <w:del w:id="54"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1D0F1F9" w14:textId="77777777" w:rsidR="00AA2F5F" w:rsidRDefault="00FA13D3">
      <w:pPr>
        <w:rPr>
          <w:del w:id="55" w:author="Caio Pizzol" w:date="2026-09-26T15:24:00Z" w16du:dateUtc="2026-09-26T19:24:00Z"/>
        </w:rPr>
      </w:pPr>
      <w:del w:id="56"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7DFB2F4" w14:textId="77777777" w:rsidR="00AA2F5F" w:rsidRDefault="00FA13D3">
      <w:pPr>
        <w:rPr>
          <w:del w:id="57" w:author="Caio Pizzol" w:date="2026-09-26T15:24:00Z" w16du:dateUtc="2026-09-26T19:24:00Z"/>
        </w:rPr>
      </w:pPr>
      <w:del w:id="58"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BE0F7C9" w14:textId="33A8C047" w:rsidR="00AA2F5F" w:rsidRDefault="00FA13D3">
      <w:pPr>
        <w:rPr>
          <w:del w:id="59" w:author="Caio Pizzol" w:date="2026-09-26T15:24:00Z" w16du:dateUtc="2026-09-26T19:24:00Z"/>
        </w:rPr>
      </w:pPr>
      <w:del w:id="60" w:author="Caio Pizzol" w:date="2026-09-26T15:24:00Z" w16du:dateUtc="2026-09-26T19:2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708E95E2" w14:textId="77777777" w:rsidR="00AA2F5F" w:rsidRDefault="00FA13D3">
      <w:pPr>
        <w:rPr>
          <w:del w:id="61" w:author="Caio Pizzol" w:date="2026-09-26T15:24:00Z" w16du:dateUtc="2026-09-26T19:24:00Z"/>
        </w:rPr>
      </w:pPr>
      <w:del w:id="62" w:author="Caio Pizzol" w:date="2026-09-26T15:24:00Z" w16du:dateUtc="2026-09-26T19:24:00Z">
        <w:r>
          <w:lastRenderedPageBreak/>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9190453" w14:textId="77777777" w:rsidR="00AA2F5F" w:rsidRDefault="00FA13D3">
      <w:pPr>
        <w:rPr>
          <w:del w:id="63" w:author="Caio Pizzol" w:date="2026-09-26T15:24:00Z" w16du:dateUtc="2026-09-26T19:24:00Z"/>
        </w:rPr>
      </w:pPr>
      <w:del w:id="64"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FC7BC58" w14:textId="77777777" w:rsidR="00AA2F5F" w:rsidRDefault="00FA13D3">
      <w:pPr>
        <w:rPr>
          <w:del w:id="65" w:author="Caio Pizzol" w:date="2026-09-26T15:24:00Z" w16du:dateUtc="2026-09-26T19:24:00Z"/>
        </w:rPr>
      </w:pPr>
      <w:del w:id="66"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C914DCA" w14:textId="77777777" w:rsidR="00AA2F5F" w:rsidRDefault="00FA13D3">
      <w:pPr>
        <w:rPr>
          <w:del w:id="67" w:author="Caio Pizzol" w:date="2026-09-26T15:24:00Z" w16du:dateUtc="2026-09-26T19:24:00Z"/>
        </w:rPr>
      </w:pPr>
      <w:del w:id="68"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D6225B6" w14:textId="77777777" w:rsidR="00AA2F5F" w:rsidRDefault="00FA13D3">
      <w:pPr>
        <w:rPr>
          <w:del w:id="69" w:author="Caio Pizzol" w:date="2026-09-26T15:24:00Z" w16du:dateUtc="2026-09-26T19:24:00Z"/>
        </w:rPr>
      </w:pPr>
      <w:del w:id="70"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94D7D2D" w14:textId="77777777" w:rsidR="00AA2F5F" w:rsidRDefault="00FA13D3">
      <w:pPr>
        <w:rPr>
          <w:del w:id="71" w:author="Caio Pizzol" w:date="2026-09-26T15:24:00Z" w16du:dateUtc="2026-09-26T19:24:00Z"/>
        </w:rPr>
      </w:pPr>
      <w:del w:id="72"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CC7FAD2" w14:textId="77777777" w:rsidR="00AA2F5F" w:rsidRDefault="00FA13D3">
      <w:pPr>
        <w:rPr>
          <w:del w:id="73" w:author="Caio Pizzol" w:date="2026-09-26T15:24:00Z" w16du:dateUtc="2026-09-26T19:24:00Z"/>
        </w:rPr>
      </w:pPr>
      <w:del w:id="74"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EEE0B19" w14:textId="77777777" w:rsidR="00AA2F5F" w:rsidRDefault="00FA13D3">
      <w:pPr>
        <w:rPr>
          <w:del w:id="75" w:author="Caio Pizzol" w:date="2026-09-26T15:24:00Z" w16du:dateUtc="2026-09-26T19:24:00Z"/>
        </w:rPr>
      </w:pPr>
      <w:del w:id="76"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D2CC2DB" w14:textId="77777777" w:rsidR="00AA2F5F" w:rsidRDefault="00FA13D3">
      <w:pPr>
        <w:rPr>
          <w:del w:id="77" w:author="Caio Pizzol" w:date="2026-09-26T15:24:00Z" w16du:dateUtc="2026-09-26T19:24:00Z"/>
        </w:rPr>
      </w:pPr>
      <w:del w:id="78" w:author="Caio Pizzol" w:date="2026-09-26T15:24:00Z" w16du:dateUtc="2026-09-26T19:2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793C204D" w14:textId="77777777" w:rsidR="00AA2F5F" w:rsidRDefault="00FA13D3">
      <w:pPr>
        <w:rPr>
          <w:del w:id="79" w:author="Caio Pizzol" w:date="2026-09-26T15:24:00Z" w16du:dateUtc="2026-09-26T19:24:00Z"/>
        </w:rPr>
      </w:pPr>
      <w:del w:id="80"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2B01486" w14:textId="77777777" w:rsidR="00AA2F5F" w:rsidRDefault="00FA13D3">
      <w:pPr>
        <w:rPr>
          <w:del w:id="81" w:author="Caio Pizzol" w:date="2026-09-26T15:24:00Z" w16du:dateUtc="2026-09-26T19:24:00Z"/>
        </w:rPr>
      </w:pPr>
      <w:del w:id="82"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8101766" w14:textId="77777777" w:rsidR="00AA2F5F" w:rsidRDefault="00FA13D3">
      <w:pPr>
        <w:rPr>
          <w:del w:id="83" w:author="Caio Pizzol" w:date="2026-09-26T15:24:00Z" w16du:dateUtc="2026-09-26T19:24:00Z"/>
        </w:rPr>
      </w:pPr>
      <w:del w:id="84"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C5E58CD" w14:textId="77777777" w:rsidR="00AA2F5F" w:rsidRDefault="00FA13D3">
      <w:pPr>
        <w:rPr>
          <w:del w:id="85" w:author="Caio Pizzol" w:date="2026-09-26T15:24:00Z" w16du:dateUtc="2026-09-26T19:24:00Z"/>
        </w:rPr>
      </w:pPr>
      <w:del w:id="86"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A81ABE0" w14:textId="77777777" w:rsidR="00AA2F5F" w:rsidRDefault="00FA13D3">
      <w:pPr>
        <w:rPr>
          <w:del w:id="87" w:author="Caio Pizzol" w:date="2026-09-26T15:24:00Z" w16du:dateUtc="2026-09-26T19:24:00Z"/>
        </w:rPr>
      </w:pPr>
      <w:del w:id="88"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BABB6DF" w14:textId="77777777" w:rsidR="00AA2F5F" w:rsidRDefault="00FA13D3">
      <w:pPr>
        <w:rPr>
          <w:del w:id="89" w:author="Caio Pizzol" w:date="2026-09-26T15:24:00Z" w16du:dateUtc="2026-09-26T19:24:00Z"/>
        </w:rPr>
      </w:pPr>
      <w:del w:id="90"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59364A6" w14:textId="77777777" w:rsidR="00AA2F5F" w:rsidRDefault="00FA13D3">
      <w:pPr>
        <w:rPr>
          <w:del w:id="91" w:author="Caio Pizzol" w:date="2026-09-26T15:24:00Z" w16du:dateUtc="2026-09-26T19:24:00Z"/>
        </w:rPr>
      </w:pPr>
      <w:del w:id="92"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28913C3" w14:textId="77777777" w:rsidR="00AA2F5F" w:rsidRDefault="00FA13D3">
      <w:pPr>
        <w:rPr>
          <w:del w:id="93" w:author="Caio Pizzol" w:date="2026-09-26T15:24:00Z" w16du:dateUtc="2026-09-26T19:24:00Z"/>
        </w:rPr>
      </w:pPr>
      <w:del w:id="94"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FC8096A" w14:textId="77777777" w:rsidR="00AA2F5F" w:rsidRDefault="00FA13D3">
      <w:pPr>
        <w:rPr>
          <w:del w:id="95" w:author="Caio Pizzol" w:date="2026-09-26T15:24:00Z" w16du:dateUtc="2026-09-26T19:24:00Z"/>
        </w:rPr>
      </w:pPr>
      <w:del w:id="96" w:author="Caio Pizzol" w:date="2026-09-26T15:24:00Z" w16du:dateUtc="2026-09-26T19:2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781DFEB9" w14:textId="77777777" w:rsidR="00AA2F5F" w:rsidRDefault="00FA13D3">
      <w:pPr>
        <w:rPr>
          <w:del w:id="97" w:author="Caio Pizzol" w:date="2026-09-26T15:24:00Z" w16du:dateUtc="2026-09-26T19:24:00Z"/>
        </w:rPr>
      </w:pPr>
      <w:del w:id="98"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1C1E988" w14:textId="77777777" w:rsidR="00AA2F5F" w:rsidRDefault="00FA13D3">
      <w:pPr>
        <w:rPr>
          <w:del w:id="99" w:author="Caio Pizzol" w:date="2026-09-26T15:24:00Z" w16du:dateUtc="2026-09-26T19:24:00Z"/>
        </w:rPr>
      </w:pPr>
      <w:del w:id="100"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728D6A7" w14:textId="77777777" w:rsidR="00AA2F5F" w:rsidRDefault="00FA13D3">
      <w:pPr>
        <w:rPr>
          <w:del w:id="101" w:author="Caio Pizzol" w:date="2026-09-26T15:24:00Z" w16du:dateUtc="2026-09-26T19:24:00Z"/>
        </w:rPr>
      </w:pPr>
      <w:del w:id="102"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4BFB31C" w14:textId="77777777" w:rsidR="00AA2F5F" w:rsidRDefault="00FA13D3">
      <w:pPr>
        <w:rPr>
          <w:del w:id="103" w:author="Caio Pizzol" w:date="2026-09-26T15:24:00Z" w16du:dateUtc="2026-09-26T19:24:00Z"/>
        </w:rPr>
      </w:pPr>
      <w:del w:id="104"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9472F55" w14:textId="77777777" w:rsidR="00AA2F5F" w:rsidRDefault="00FA13D3">
      <w:pPr>
        <w:rPr>
          <w:del w:id="105" w:author="Caio Pizzol" w:date="2026-09-26T15:24:00Z" w16du:dateUtc="2026-09-26T19:24:00Z"/>
        </w:rPr>
      </w:pPr>
      <w:del w:id="106"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AEFBAF4" w14:textId="77777777" w:rsidR="00AA2F5F" w:rsidRDefault="00FA13D3">
      <w:pPr>
        <w:rPr>
          <w:del w:id="107" w:author="Caio Pizzol" w:date="2026-09-26T15:24:00Z" w16du:dateUtc="2026-09-26T19:24:00Z"/>
        </w:rPr>
      </w:pPr>
      <w:del w:id="108"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9E3EBD9" w14:textId="77777777" w:rsidR="00AA2F5F" w:rsidRDefault="00FA13D3">
      <w:pPr>
        <w:rPr>
          <w:del w:id="109" w:author="Caio Pizzol" w:date="2026-09-26T15:24:00Z" w16du:dateUtc="2026-09-26T19:24:00Z"/>
        </w:rPr>
      </w:pPr>
      <w:del w:id="110"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7DBA911" w14:textId="77777777" w:rsidR="00AA2F5F" w:rsidRDefault="00FA13D3">
      <w:pPr>
        <w:rPr>
          <w:del w:id="111" w:author="Caio Pizzol" w:date="2026-09-26T15:24:00Z" w16du:dateUtc="2026-09-26T19:24:00Z"/>
        </w:rPr>
      </w:pPr>
      <w:del w:id="112"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0F1C4B9" w14:textId="77777777" w:rsidR="00AA2F5F" w:rsidRDefault="00FA13D3">
      <w:pPr>
        <w:rPr>
          <w:del w:id="113" w:author="Caio Pizzol" w:date="2026-09-26T15:24:00Z" w16du:dateUtc="2026-09-26T19:24:00Z"/>
        </w:rPr>
      </w:pPr>
      <w:del w:id="114" w:author="Caio Pizzol" w:date="2026-09-26T15:24:00Z" w16du:dateUtc="2026-09-26T19:2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7614B4FC" w14:textId="77777777" w:rsidR="00AA2F5F" w:rsidRDefault="00FA13D3">
      <w:pPr>
        <w:rPr>
          <w:del w:id="115" w:author="Caio Pizzol" w:date="2026-09-26T15:24:00Z" w16du:dateUtc="2026-09-26T19:24:00Z"/>
        </w:rPr>
      </w:pPr>
      <w:del w:id="116"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3702834" w14:textId="77777777" w:rsidR="00AA2F5F" w:rsidRDefault="00FA13D3">
      <w:pPr>
        <w:rPr>
          <w:del w:id="117" w:author="Caio Pizzol" w:date="2026-09-26T15:24:00Z" w16du:dateUtc="2026-09-26T19:24:00Z"/>
        </w:rPr>
      </w:pPr>
      <w:del w:id="118"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0C301B8" w14:textId="77777777" w:rsidR="00AA2F5F" w:rsidRDefault="00FA13D3">
      <w:pPr>
        <w:rPr>
          <w:del w:id="119" w:author="Caio Pizzol" w:date="2026-09-26T15:24:00Z" w16du:dateUtc="2026-09-26T19:24:00Z"/>
        </w:rPr>
      </w:pPr>
      <w:del w:id="120"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425DDD6" w14:textId="77777777" w:rsidR="00AA2F5F" w:rsidRDefault="00FA13D3">
      <w:pPr>
        <w:rPr>
          <w:del w:id="121" w:author="Caio Pizzol" w:date="2026-09-26T15:24:00Z" w16du:dateUtc="2026-09-26T19:24:00Z"/>
        </w:rPr>
      </w:pPr>
      <w:del w:id="122"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BBC4D76" w14:textId="77777777" w:rsidR="00AA2F5F" w:rsidRDefault="00FA13D3">
      <w:pPr>
        <w:rPr>
          <w:del w:id="123" w:author="Caio Pizzol" w:date="2026-09-26T15:24:00Z" w16du:dateUtc="2026-09-26T19:24:00Z"/>
        </w:rPr>
      </w:pPr>
      <w:del w:id="124"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1F45EDE" w14:textId="77777777" w:rsidR="00AA2F5F" w:rsidRDefault="00FA13D3">
      <w:pPr>
        <w:rPr>
          <w:del w:id="125" w:author="Caio Pizzol" w:date="2026-09-26T15:24:00Z" w16du:dateUtc="2026-09-26T19:24:00Z"/>
        </w:rPr>
      </w:pPr>
      <w:del w:id="126"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6E82A90" w14:textId="77777777" w:rsidR="00AA2F5F" w:rsidRDefault="00FA13D3">
      <w:pPr>
        <w:rPr>
          <w:del w:id="127" w:author="Caio Pizzol" w:date="2026-09-26T15:24:00Z" w16du:dateUtc="2026-09-26T19:24:00Z"/>
        </w:rPr>
      </w:pPr>
      <w:del w:id="128"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3B5ADD5" w14:textId="77777777" w:rsidR="00AA2F5F" w:rsidRDefault="00FA13D3">
      <w:pPr>
        <w:rPr>
          <w:del w:id="129" w:author="Caio Pizzol" w:date="2026-09-26T15:24:00Z" w16du:dateUtc="2026-09-26T19:24:00Z"/>
        </w:rPr>
      </w:pPr>
      <w:del w:id="130"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BDA7DD9" w14:textId="77777777" w:rsidR="00AA2F5F" w:rsidRDefault="00FA13D3">
      <w:pPr>
        <w:rPr>
          <w:del w:id="131" w:author="Caio Pizzol" w:date="2026-09-26T15:24:00Z" w16du:dateUtc="2026-09-26T19:24:00Z"/>
        </w:rPr>
      </w:pPr>
      <w:del w:id="132" w:author="Caio Pizzol" w:date="2026-09-26T15:24:00Z" w16du:dateUtc="2026-09-26T19:2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381AD3E3" w14:textId="77777777" w:rsidR="00AA2F5F" w:rsidRDefault="00FA13D3">
      <w:pPr>
        <w:rPr>
          <w:del w:id="133" w:author="Caio Pizzol" w:date="2026-09-26T15:24:00Z" w16du:dateUtc="2026-09-26T19:24:00Z"/>
        </w:rPr>
      </w:pPr>
      <w:del w:id="134"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83F6E13" w14:textId="77777777" w:rsidR="00AA2F5F" w:rsidRDefault="00FA13D3">
      <w:pPr>
        <w:rPr>
          <w:del w:id="135" w:author="Caio Pizzol" w:date="2026-09-26T15:24:00Z" w16du:dateUtc="2026-09-26T19:24:00Z"/>
        </w:rPr>
      </w:pPr>
      <w:del w:id="136"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46EBB1A" w14:textId="77777777" w:rsidR="00AA2F5F" w:rsidRDefault="00FA13D3">
      <w:pPr>
        <w:rPr>
          <w:del w:id="137" w:author="Caio Pizzol" w:date="2026-09-26T15:24:00Z" w16du:dateUtc="2026-09-26T19:24:00Z"/>
        </w:rPr>
      </w:pPr>
      <w:del w:id="138"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70C9303" w14:textId="77777777" w:rsidR="00AA2F5F" w:rsidRDefault="00FA13D3">
      <w:pPr>
        <w:rPr>
          <w:del w:id="139" w:author="Caio Pizzol" w:date="2026-09-26T15:24:00Z" w16du:dateUtc="2026-09-26T19:24:00Z"/>
        </w:rPr>
      </w:pPr>
      <w:del w:id="140"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870A744" w14:textId="77777777" w:rsidR="00AA2F5F" w:rsidRDefault="00FA13D3">
      <w:pPr>
        <w:rPr>
          <w:del w:id="141" w:author="Caio Pizzol" w:date="2026-09-26T15:24:00Z" w16du:dateUtc="2026-09-26T19:24:00Z"/>
        </w:rPr>
      </w:pPr>
      <w:del w:id="142"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4CDB8FC" w14:textId="77777777" w:rsidR="00AA2F5F" w:rsidRDefault="00FA13D3">
      <w:pPr>
        <w:rPr>
          <w:del w:id="143" w:author="Caio Pizzol" w:date="2026-09-26T15:24:00Z" w16du:dateUtc="2026-09-26T19:24:00Z"/>
        </w:rPr>
      </w:pPr>
      <w:del w:id="144"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33EA139" w14:textId="77777777" w:rsidR="00AA2F5F" w:rsidRDefault="00FA13D3">
      <w:pPr>
        <w:rPr>
          <w:del w:id="145" w:author="Caio Pizzol" w:date="2026-09-26T15:24:00Z" w16du:dateUtc="2026-09-26T19:24:00Z"/>
        </w:rPr>
      </w:pPr>
      <w:del w:id="146"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4BBBCFB" w14:textId="77777777" w:rsidR="00AA2F5F" w:rsidRDefault="00FA13D3">
      <w:pPr>
        <w:rPr>
          <w:del w:id="147" w:author="Caio Pizzol" w:date="2026-09-26T15:24:00Z" w16du:dateUtc="2026-09-26T19:24:00Z"/>
        </w:rPr>
      </w:pPr>
      <w:del w:id="148"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14DC8A5" w14:textId="77777777" w:rsidR="00AA2F5F" w:rsidRDefault="00FA13D3">
      <w:pPr>
        <w:rPr>
          <w:del w:id="149" w:author="Caio Pizzol" w:date="2026-09-26T15:24:00Z" w16du:dateUtc="2026-09-26T19:24:00Z"/>
        </w:rPr>
      </w:pPr>
      <w:del w:id="150" w:author="Caio Pizzol" w:date="2026-09-26T15:24:00Z" w16du:dateUtc="2026-09-26T19:2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70172526" w14:textId="77777777" w:rsidR="00AA2F5F" w:rsidRDefault="00FA13D3">
      <w:pPr>
        <w:rPr>
          <w:del w:id="151" w:author="Caio Pizzol" w:date="2026-09-26T15:24:00Z" w16du:dateUtc="2026-09-26T19:24:00Z"/>
        </w:rPr>
      </w:pPr>
      <w:del w:id="152"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2F92062" w14:textId="77777777" w:rsidR="00AA2F5F" w:rsidRDefault="00FA13D3">
      <w:pPr>
        <w:rPr>
          <w:del w:id="153" w:author="Caio Pizzol" w:date="2026-09-26T15:24:00Z" w16du:dateUtc="2026-09-26T19:24:00Z"/>
        </w:rPr>
      </w:pPr>
      <w:del w:id="154"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A5C39EC" w14:textId="77777777" w:rsidR="00AA2F5F" w:rsidRDefault="00FA13D3">
      <w:pPr>
        <w:rPr>
          <w:del w:id="155" w:author="Caio Pizzol" w:date="2026-09-26T15:24:00Z" w16du:dateUtc="2026-09-26T19:24:00Z"/>
        </w:rPr>
      </w:pPr>
      <w:del w:id="156"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F270945" w14:textId="77777777" w:rsidR="00AA2F5F" w:rsidRDefault="00FA13D3">
      <w:pPr>
        <w:rPr>
          <w:del w:id="157" w:author="Caio Pizzol" w:date="2026-09-26T15:24:00Z" w16du:dateUtc="2026-09-26T19:24:00Z"/>
        </w:rPr>
      </w:pPr>
      <w:del w:id="158"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79B838B" w14:textId="77777777" w:rsidR="00AA2F5F" w:rsidRDefault="00FA13D3">
      <w:pPr>
        <w:rPr>
          <w:del w:id="159" w:author="Caio Pizzol" w:date="2026-09-26T15:24:00Z" w16du:dateUtc="2026-09-26T19:24:00Z"/>
        </w:rPr>
      </w:pPr>
      <w:del w:id="160"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4123F7E" w14:textId="77777777" w:rsidR="00AA2F5F" w:rsidRDefault="00FA13D3">
      <w:pPr>
        <w:rPr>
          <w:del w:id="161" w:author="Caio Pizzol" w:date="2026-09-26T15:24:00Z" w16du:dateUtc="2026-09-26T19:24:00Z"/>
        </w:rPr>
      </w:pPr>
      <w:del w:id="162"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B1A9001" w14:textId="77777777" w:rsidR="00AA2F5F" w:rsidRDefault="00FA13D3">
      <w:pPr>
        <w:rPr>
          <w:del w:id="163" w:author="Caio Pizzol" w:date="2026-09-26T15:24:00Z" w16du:dateUtc="2026-09-26T19:24:00Z"/>
        </w:rPr>
      </w:pPr>
      <w:del w:id="164"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51337EE" w14:textId="77777777" w:rsidR="00AA2F5F" w:rsidRDefault="00FA13D3">
      <w:pPr>
        <w:rPr>
          <w:del w:id="165" w:author="Caio Pizzol" w:date="2026-09-26T15:24:00Z" w16du:dateUtc="2026-09-26T19:24:00Z"/>
        </w:rPr>
      </w:pPr>
      <w:del w:id="166"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D555677" w14:textId="77777777" w:rsidR="00AA2F5F" w:rsidRDefault="00FA13D3">
      <w:pPr>
        <w:rPr>
          <w:del w:id="167" w:author="Caio Pizzol" w:date="2026-09-26T15:24:00Z" w16du:dateUtc="2026-09-26T19:24:00Z"/>
        </w:rPr>
      </w:pPr>
      <w:del w:id="168" w:author="Caio Pizzol" w:date="2026-09-26T15:24:00Z" w16du:dateUtc="2026-09-26T19:2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5DE2E520" w14:textId="77777777" w:rsidR="00AA2F5F" w:rsidRDefault="00FA13D3">
      <w:pPr>
        <w:rPr>
          <w:del w:id="169" w:author="Caio Pizzol" w:date="2026-09-26T15:24:00Z" w16du:dateUtc="2026-09-26T19:24:00Z"/>
        </w:rPr>
      </w:pPr>
      <w:del w:id="170"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47CEAEB" w14:textId="77777777" w:rsidR="00AA2F5F" w:rsidRDefault="00FA13D3">
      <w:pPr>
        <w:rPr>
          <w:del w:id="171" w:author="Caio Pizzol" w:date="2026-09-26T15:24:00Z" w16du:dateUtc="2026-09-26T19:24:00Z"/>
        </w:rPr>
      </w:pPr>
      <w:del w:id="172"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74D2199" w14:textId="77777777" w:rsidR="00AA2F5F" w:rsidRDefault="00FA13D3">
      <w:pPr>
        <w:rPr>
          <w:del w:id="173" w:author="Caio Pizzol" w:date="2026-09-26T15:24:00Z" w16du:dateUtc="2026-09-26T19:24:00Z"/>
        </w:rPr>
      </w:pPr>
      <w:del w:id="174"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50EB775" w14:textId="77777777" w:rsidR="00AA2F5F" w:rsidRDefault="00FA13D3">
      <w:pPr>
        <w:rPr>
          <w:del w:id="175" w:author="Caio Pizzol" w:date="2026-09-26T15:24:00Z" w16du:dateUtc="2026-09-26T19:24:00Z"/>
        </w:rPr>
      </w:pPr>
      <w:del w:id="176"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0A0EB48" w14:textId="77777777" w:rsidR="00AA2F5F" w:rsidRDefault="00FA13D3">
      <w:pPr>
        <w:rPr>
          <w:del w:id="177" w:author="Caio Pizzol" w:date="2026-09-26T15:24:00Z" w16du:dateUtc="2026-09-26T19:24:00Z"/>
        </w:rPr>
      </w:pPr>
      <w:del w:id="178"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86EF296" w14:textId="77777777" w:rsidR="00AA2F5F" w:rsidRDefault="00FA13D3">
      <w:pPr>
        <w:rPr>
          <w:del w:id="179" w:author="Caio Pizzol" w:date="2026-09-26T15:24:00Z" w16du:dateUtc="2026-09-26T19:24:00Z"/>
        </w:rPr>
      </w:pPr>
      <w:del w:id="180"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35D3EA2" w14:textId="77777777" w:rsidR="00AA2F5F" w:rsidRDefault="00FA13D3">
      <w:pPr>
        <w:rPr>
          <w:del w:id="181" w:author="Caio Pizzol" w:date="2026-09-26T15:24:00Z" w16du:dateUtc="2026-09-26T19:24:00Z"/>
        </w:rPr>
      </w:pPr>
      <w:del w:id="182"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B389408" w14:textId="77777777" w:rsidR="00AA2F5F" w:rsidRDefault="00FA13D3">
      <w:pPr>
        <w:rPr>
          <w:del w:id="183" w:author="Caio Pizzol" w:date="2026-09-26T15:24:00Z" w16du:dateUtc="2026-09-26T19:24:00Z"/>
        </w:rPr>
      </w:pPr>
      <w:del w:id="184"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493E62C" w14:textId="77777777" w:rsidR="00AA2F5F" w:rsidRDefault="00FA13D3">
      <w:pPr>
        <w:rPr>
          <w:del w:id="185" w:author="Caio Pizzol" w:date="2026-09-26T15:24:00Z" w16du:dateUtc="2026-09-26T19:24:00Z"/>
        </w:rPr>
      </w:pPr>
      <w:del w:id="186" w:author="Caio Pizzol" w:date="2026-09-26T15:24:00Z" w16du:dateUtc="2026-09-26T19:2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68F21C25" w14:textId="77777777" w:rsidR="00AA2F5F" w:rsidRDefault="00FA13D3">
      <w:pPr>
        <w:rPr>
          <w:del w:id="187" w:author="Caio Pizzol" w:date="2026-09-26T15:24:00Z" w16du:dateUtc="2026-09-26T19:24:00Z"/>
        </w:rPr>
      </w:pPr>
      <w:del w:id="188"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B2EA284" w14:textId="77777777" w:rsidR="00AA2F5F" w:rsidRDefault="00FA13D3">
      <w:pPr>
        <w:rPr>
          <w:del w:id="189" w:author="Caio Pizzol" w:date="2026-09-26T15:24:00Z" w16du:dateUtc="2026-09-26T19:24:00Z"/>
        </w:rPr>
      </w:pPr>
      <w:del w:id="190"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71D6B16" w14:textId="77777777" w:rsidR="00AA2F5F" w:rsidRDefault="00FA13D3">
      <w:pPr>
        <w:rPr>
          <w:del w:id="191" w:author="Caio Pizzol" w:date="2026-09-26T15:24:00Z" w16du:dateUtc="2026-09-26T19:24:00Z"/>
        </w:rPr>
      </w:pPr>
      <w:del w:id="192"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EA1E941" w14:textId="77777777" w:rsidR="00AA2F5F" w:rsidRDefault="00FA13D3">
      <w:pPr>
        <w:rPr>
          <w:del w:id="193" w:author="Caio Pizzol" w:date="2026-09-26T15:24:00Z" w16du:dateUtc="2026-09-26T19:24:00Z"/>
        </w:rPr>
      </w:pPr>
      <w:del w:id="194"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47E60A5" w14:textId="77777777" w:rsidR="00AA2F5F" w:rsidRDefault="00FA13D3">
      <w:pPr>
        <w:rPr>
          <w:del w:id="195" w:author="Caio Pizzol" w:date="2026-09-26T15:24:00Z" w16du:dateUtc="2026-09-26T19:24:00Z"/>
        </w:rPr>
      </w:pPr>
      <w:del w:id="196"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F4E615A" w14:textId="77777777" w:rsidR="00AA2F5F" w:rsidRDefault="00FA13D3">
      <w:pPr>
        <w:rPr>
          <w:del w:id="197" w:author="Caio Pizzol" w:date="2026-09-26T15:24:00Z" w16du:dateUtc="2026-09-26T19:24:00Z"/>
        </w:rPr>
      </w:pPr>
      <w:del w:id="198"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CF97125" w14:textId="77777777" w:rsidR="00AA2F5F" w:rsidRDefault="00FA13D3">
      <w:pPr>
        <w:rPr>
          <w:del w:id="199" w:author="Caio Pizzol" w:date="2026-09-26T15:24:00Z" w16du:dateUtc="2026-09-26T19:24:00Z"/>
        </w:rPr>
      </w:pPr>
      <w:del w:id="200"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8765BCE" w14:textId="77777777" w:rsidR="00AA2F5F" w:rsidRDefault="00FA13D3">
      <w:pPr>
        <w:rPr>
          <w:del w:id="201" w:author="Caio Pizzol" w:date="2026-09-26T15:24:00Z" w16du:dateUtc="2026-09-26T19:24:00Z"/>
        </w:rPr>
      </w:pPr>
      <w:del w:id="202"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FACACA0" w14:textId="77777777" w:rsidR="00AA2F5F" w:rsidRDefault="00FA13D3">
      <w:pPr>
        <w:rPr>
          <w:del w:id="203" w:author="Caio Pizzol" w:date="2026-09-26T15:24:00Z" w16du:dateUtc="2026-09-26T19:24:00Z"/>
        </w:rPr>
      </w:pPr>
      <w:del w:id="204" w:author="Caio Pizzol" w:date="2026-09-26T15:24:00Z" w16du:dateUtc="2026-09-26T19:2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7E675834" w14:textId="77777777" w:rsidR="00AA2F5F" w:rsidRDefault="00FA13D3">
      <w:pPr>
        <w:rPr>
          <w:del w:id="205" w:author="Caio Pizzol" w:date="2026-09-26T15:24:00Z" w16du:dateUtc="2026-09-26T19:24:00Z"/>
        </w:rPr>
      </w:pPr>
      <w:del w:id="206"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DAFBA2D" w14:textId="77777777" w:rsidR="00AA2F5F" w:rsidRDefault="00FA13D3">
      <w:pPr>
        <w:rPr>
          <w:del w:id="207" w:author="Caio Pizzol" w:date="2026-09-26T15:24:00Z" w16du:dateUtc="2026-09-26T19:24:00Z"/>
        </w:rPr>
      </w:pPr>
      <w:del w:id="208"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98630C8" w14:textId="77777777" w:rsidR="00AA2F5F" w:rsidRDefault="00FA13D3">
      <w:pPr>
        <w:rPr>
          <w:del w:id="209" w:author="Caio Pizzol" w:date="2026-09-26T15:24:00Z" w16du:dateUtc="2026-09-26T19:24:00Z"/>
        </w:rPr>
      </w:pPr>
      <w:del w:id="210"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C0A39BA" w14:textId="77777777" w:rsidR="00AA2F5F" w:rsidRDefault="00FA13D3">
      <w:pPr>
        <w:rPr>
          <w:del w:id="211" w:author="Caio Pizzol" w:date="2026-09-26T15:24:00Z" w16du:dateUtc="2026-09-26T19:24:00Z"/>
        </w:rPr>
      </w:pPr>
      <w:del w:id="212"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F5582F0" w14:textId="77777777" w:rsidR="00AA2F5F" w:rsidRDefault="00FA13D3">
      <w:pPr>
        <w:rPr>
          <w:del w:id="213" w:author="Caio Pizzol" w:date="2026-09-26T15:24:00Z" w16du:dateUtc="2026-09-26T19:24:00Z"/>
        </w:rPr>
      </w:pPr>
      <w:del w:id="214"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E8D2074" w14:textId="77777777" w:rsidR="00AA2F5F" w:rsidRDefault="00FA13D3">
      <w:pPr>
        <w:rPr>
          <w:del w:id="215" w:author="Caio Pizzol" w:date="2026-09-26T15:24:00Z" w16du:dateUtc="2026-09-26T19:24:00Z"/>
        </w:rPr>
      </w:pPr>
      <w:del w:id="216"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722F83A" w14:textId="77777777" w:rsidR="00AA2F5F" w:rsidRDefault="00FA13D3">
      <w:pPr>
        <w:rPr>
          <w:del w:id="217" w:author="Caio Pizzol" w:date="2026-09-26T15:24:00Z" w16du:dateUtc="2026-09-26T19:24:00Z"/>
        </w:rPr>
      </w:pPr>
      <w:del w:id="218"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399AD19" w14:textId="77777777" w:rsidR="00AA2F5F" w:rsidRDefault="00FA13D3">
      <w:pPr>
        <w:rPr>
          <w:del w:id="219" w:author="Caio Pizzol" w:date="2026-09-26T15:24:00Z" w16du:dateUtc="2026-09-26T19:24:00Z"/>
        </w:rPr>
      </w:pPr>
      <w:del w:id="220"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99284BA" w14:textId="77777777" w:rsidR="00AA2F5F" w:rsidRDefault="00FA13D3">
      <w:pPr>
        <w:rPr>
          <w:del w:id="221" w:author="Caio Pizzol" w:date="2026-09-26T15:24:00Z" w16du:dateUtc="2026-09-26T19:24:00Z"/>
        </w:rPr>
      </w:pPr>
      <w:del w:id="222" w:author="Caio Pizzol" w:date="2026-09-26T15:24:00Z" w16du:dateUtc="2026-09-26T19:2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14FABBF3" w14:textId="77777777" w:rsidR="00AA2F5F" w:rsidRDefault="00FA13D3">
      <w:pPr>
        <w:rPr>
          <w:del w:id="223" w:author="Caio Pizzol" w:date="2026-09-26T15:24:00Z" w16du:dateUtc="2026-09-26T19:24:00Z"/>
        </w:rPr>
      </w:pPr>
      <w:del w:id="224"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2090DB9" w14:textId="77777777" w:rsidR="00AA2F5F" w:rsidRDefault="00FA13D3">
      <w:pPr>
        <w:rPr>
          <w:del w:id="225" w:author="Caio Pizzol" w:date="2026-09-26T15:24:00Z" w16du:dateUtc="2026-09-26T19:24:00Z"/>
        </w:rPr>
      </w:pPr>
      <w:del w:id="226"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060781A" w14:textId="77777777" w:rsidR="00AA2F5F" w:rsidRDefault="00FA13D3">
      <w:pPr>
        <w:rPr>
          <w:del w:id="227" w:author="Caio Pizzol" w:date="2026-09-26T15:24:00Z" w16du:dateUtc="2026-09-26T19:24:00Z"/>
        </w:rPr>
      </w:pPr>
      <w:del w:id="228"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FEC6E0F" w14:textId="77777777" w:rsidR="00AA2F5F" w:rsidRDefault="00FA13D3">
      <w:pPr>
        <w:rPr>
          <w:del w:id="229" w:author="Caio Pizzol" w:date="2026-09-26T15:24:00Z" w16du:dateUtc="2026-09-26T19:24:00Z"/>
        </w:rPr>
      </w:pPr>
      <w:del w:id="230"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C4735E0" w14:textId="77777777" w:rsidR="00AA2F5F" w:rsidRDefault="00FA13D3">
      <w:pPr>
        <w:rPr>
          <w:del w:id="231" w:author="Caio Pizzol" w:date="2026-09-26T15:24:00Z" w16du:dateUtc="2026-09-26T19:24:00Z"/>
        </w:rPr>
      </w:pPr>
      <w:del w:id="232"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2EAB8F4" w14:textId="77777777" w:rsidR="00AA2F5F" w:rsidRDefault="00FA13D3">
      <w:pPr>
        <w:rPr>
          <w:del w:id="233" w:author="Caio Pizzol" w:date="2026-09-26T15:24:00Z" w16du:dateUtc="2026-09-26T19:24:00Z"/>
        </w:rPr>
      </w:pPr>
      <w:del w:id="234"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1C635AA" w14:textId="77777777" w:rsidR="00AA2F5F" w:rsidRDefault="00FA13D3">
      <w:pPr>
        <w:rPr>
          <w:del w:id="235" w:author="Caio Pizzol" w:date="2026-09-26T15:24:00Z" w16du:dateUtc="2026-09-26T19:24:00Z"/>
        </w:rPr>
      </w:pPr>
      <w:del w:id="236"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C05B078" w14:textId="77777777" w:rsidR="00AA2F5F" w:rsidRDefault="00FA13D3">
      <w:pPr>
        <w:rPr>
          <w:del w:id="237" w:author="Caio Pizzol" w:date="2026-09-26T15:24:00Z" w16du:dateUtc="2026-09-26T19:24:00Z"/>
        </w:rPr>
      </w:pPr>
      <w:del w:id="238"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14FD338" w14:textId="77777777" w:rsidR="00AA2F5F" w:rsidRDefault="00FA13D3">
      <w:pPr>
        <w:rPr>
          <w:del w:id="239" w:author="Caio Pizzol" w:date="2026-09-26T15:24:00Z" w16du:dateUtc="2026-09-26T19:24:00Z"/>
        </w:rPr>
      </w:pPr>
      <w:del w:id="240" w:author="Caio Pizzol" w:date="2026-09-26T15:24:00Z" w16du:dateUtc="2026-09-26T19:2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4E66ED33" w14:textId="77777777" w:rsidR="00AA2F5F" w:rsidRDefault="00FA13D3">
      <w:pPr>
        <w:rPr>
          <w:del w:id="241" w:author="Caio Pizzol" w:date="2026-09-26T15:24:00Z" w16du:dateUtc="2026-09-26T19:24:00Z"/>
        </w:rPr>
      </w:pPr>
      <w:del w:id="242"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DA69FE8" w14:textId="77777777" w:rsidR="00AA2F5F" w:rsidRDefault="00FA13D3">
      <w:pPr>
        <w:rPr>
          <w:del w:id="243" w:author="Caio Pizzol" w:date="2026-09-26T15:24:00Z" w16du:dateUtc="2026-09-26T19:24:00Z"/>
        </w:rPr>
      </w:pPr>
      <w:del w:id="244"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C517413" w14:textId="77777777" w:rsidR="00AA2F5F" w:rsidRDefault="00FA13D3">
      <w:pPr>
        <w:rPr>
          <w:del w:id="245" w:author="Caio Pizzol" w:date="2026-09-26T15:24:00Z" w16du:dateUtc="2026-09-26T19:24:00Z"/>
        </w:rPr>
      </w:pPr>
      <w:del w:id="246"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BDEF337" w14:textId="77777777" w:rsidR="00AA2F5F" w:rsidRDefault="00FA13D3">
      <w:pPr>
        <w:rPr>
          <w:del w:id="247" w:author="Caio Pizzol" w:date="2026-09-26T15:24:00Z" w16du:dateUtc="2026-09-26T19:24:00Z"/>
        </w:rPr>
      </w:pPr>
      <w:del w:id="248"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325578C" w14:textId="77777777" w:rsidR="00AA2F5F" w:rsidRDefault="00FA13D3">
      <w:pPr>
        <w:rPr>
          <w:del w:id="249" w:author="Caio Pizzol" w:date="2026-09-26T15:24:00Z" w16du:dateUtc="2026-09-26T19:24:00Z"/>
        </w:rPr>
      </w:pPr>
      <w:del w:id="250"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A9C9C81" w14:textId="77777777" w:rsidR="00AA2F5F" w:rsidRDefault="00FA13D3">
      <w:pPr>
        <w:rPr>
          <w:del w:id="251" w:author="Caio Pizzol" w:date="2026-09-26T15:24:00Z" w16du:dateUtc="2026-09-26T19:24:00Z"/>
        </w:rPr>
      </w:pPr>
      <w:del w:id="252"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52CEA6F" w14:textId="77777777" w:rsidR="00AA2F5F" w:rsidRDefault="00FA13D3">
      <w:pPr>
        <w:rPr>
          <w:del w:id="253" w:author="Caio Pizzol" w:date="2026-09-26T15:24:00Z" w16du:dateUtc="2026-09-26T19:24:00Z"/>
        </w:rPr>
      </w:pPr>
      <w:del w:id="254"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72AA1FC" w14:textId="77777777" w:rsidR="00AA2F5F" w:rsidRDefault="00FA13D3">
      <w:pPr>
        <w:rPr>
          <w:del w:id="255" w:author="Caio Pizzol" w:date="2026-09-26T15:24:00Z" w16du:dateUtc="2026-09-26T19:24:00Z"/>
        </w:rPr>
      </w:pPr>
      <w:del w:id="256"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994E51E" w14:textId="77777777" w:rsidR="00AA2F5F" w:rsidRDefault="00FA13D3">
      <w:pPr>
        <w:rPr>
          <w:del w:id="257" w:author="Caio Pizzol" w:date="2026-09-26T15:24:00Z" w16du:dateUtc="2026-09-26T19:24:00Z"/>
        </w:rPr>
      </w:pPr>
      <w:del w:id="258" w:author="Caio Pizzol" w:date="2026-09-26T15:24:00Z" w16du:dateUtc="2026-09-26T19:2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30265597" w14:textId="77777777" w:rsidR="00AA2F5F" w:rsidRDefault="00FA13D3">
      <w:pPr>
        <w:rPr>
          <w:del w:id="259" w:author="Caio Pizzol" w:date="2026-09-26T15:24:00Z" w16du:dateUtc="2026-09-26T19:24:00Z"/>
        </w:rPr>
      </w:pPr>
      <w:del w:id="260"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9AE4358" w14:textId="77777777" w:rsidR="00AA2F5F" w:rsidRDefault="00FA13D3">
      <w:pPr>
        <w:rPr>
          <w:del w:id="261" w:author="Caio Pizzol" w:date="2026-09-26T15:24:00Z" w16du:dateUtc="2026-09-26T19:24:00Z"/>
        </w:rPr>
      </w:pPr>
      <w:del w:id="262"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D5A575E" w14:textId="77777777" w:rsidR="00AA2F5F" w:rsidRDefault="00FA13D3">
      <w:pPr>
        <w:rPr>
          <w:del w:id="263" w:author="Caio Pizzol" w:date="2026-09-26T15:24:00Z" w16du:dateUtc="2026-09-26T19:24:00Z"/>
        </w:rPr>
      </w:pPr>
      <w:del w:id="264"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DD6872A" w14:textId="77777777" w:rsidR="00AA2F5F" w:rsidRDefault="00FA13D3">
      <w:pPr>
        <w:rPr>
          <w:del w:id="265" w:author="Caio Pizzol" w:date="2026-09-26T15:24:00Z" w16du:dateUtc="2026-09-26T19:24:00Z"/>
        </w:rPr>
      </w:pPr>
      <w:del w:id="266"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A0C442E" w14:textId="77777777" w:rsidR="00AA2F5F" w:rsidRDefault="00FA13D3">
      <w:pPr>
        <w:rPr>
          <w:del w:id="267" w:author="Caio Pizzol" w:date="2026-09-26T15:24:00Z" w16du:dateUtc="2026-09-26T19:24:00Z"/>
        </w:rPr>
      </w:pPr>
      <w:del w:id="268"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3A05E19" w14:textId="77777777" w:rsidR="00AA2F5F" w:rsidRDefault="00FA13D3">
      <w:pPr>
        <w:rPr>
          <w:del w:id="269" w:author="Caio Pizzol" w:date="2026-09-26T15:24:00Z" w16du:dateUtc="2026-09-26T19:24:00Z"/>
        </w:rPr>
      </w:pPr>
      <w:del w:id="270"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A46A033" w14:textId="77777777" w:rsidR="00AA2F5F" w:rsidRDefault="00FA13D3">
      <w:pPr>
        <w:rPr>
          <w:del w:id="271" w:author="Caio Pizzol" w:date="2026-09-26T15:24:00Z" w16du:dateUtc="2026-09-26T19:24:00Z"/>
        </w:rPr>
      </w:pPr>
      <w:del w:id="272"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27CAA6E" w14:textId="77777777" w:rsidR="00AA2F5F" w:rsidRDefault="00FA13D3">
      <w:pPr>
        <w:rPr>
          <w:del w:id="273" w:author="Caio Pizzol" w:date="2026-09-26T15:24:00Z" w16du:dateUtc="2026-09-26T19:24:00Z"/>
        </w:rPr>
      </w:pPr>
      <w:del w:id="274"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3A31900" w14:textId="77777777" w:rsidR="00AA2F5F" w:rsidRDefault="00FA13D3">
      <w:pPr>
        <w:rPr>
          <w:del w:id="275" w:author="Caio Pizzol" w:date="2026-09-26T15:24:00Z" w16du:dateUtc="2026-09-26T19:24:00Z"/>
        </w:rPr>
      </w:pPr>
      <w:del w:id="276" w:author="Caio Pizzol" w:date="2026-09-26T15:24:00Z" w16du:dateUtc="2026-09-26T19:2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6302E313" w14:textId="77777777" w:rsidR="00AA2F5F" w:rsidRDefault="00FA13D3">
      <w:pPr>
        <w:rPr>
          <w:del w:id="277" w:author="Caio Pizzol" w:date="2026-09-26T15:24:00Z" w16du:dateUtc="2026-09-26T19:24:00Z"/>
        </w:rPr>
      </w:pPr>
      <w:del w:id="278"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0CE3416" w14:textId="77777777" w:rsidR="00AA2F5F" w:rsidRDefault="00FA13D3">
      <w:pPr>
        <w:rPr>
          <w:del w:id="279" w:author="Caio Pizzol" w:date="2026-09-26T15:24:00Z" w16du:dateUtc="2026-09-26T19:24:00Z"/>
        </w:rPr>
      </w:pPr>
      <w:del w:id="280"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1B0DDDA" w14:textId="77777777" w:rsidR="00AA2F5F" w:rsidRDefault="00FA13D3">
      <w:pPr>
        <w:rPr>
          <w:del w:id="281" w:author="Caio Pizzol" w:date="2026-09-26T15:24:00Z" w16du:dateUtc="2026-09-26T19:24:00Z"/>
        </w:rPr>
      </w:pPr>
      <w:del w:id="282"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93BADF7" w14:textId="77777777" w:rsidR="00AA2F5F" w:rsidRDefault="00FA13D3">
      <w:pPr>
        <w:rPr>
          <w:del w:id="283" w:author="Caio Pizzol" w:date="2026-09-26T15:24:00Z" w16du:dateUtc="2026-09-26T19:24:00Z"/>
        </w:rPr>
      </w:pPr>
      <w:del w:id="284"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18DC3CC" w14:textId="77777777" w:rsidR="00AA2F5F" w:rsidRDefault="00FA13D3">
      <w:pPr>
        <w:rPr>
          <w:del w:id="285" w:author="Caio Pizzol" w:date="2026-09-26T15:24:00Z" w16du:dateUtc="2026-09-26T19:24:00Z"/>
        </w:rPr>
      </w:pPr>
      <w:del w:id="286"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69D12D8" w14:textId="77777777" w:rsidR="00AA2F5F" w:rsidRDefault="00FA13D3">
      <w:pPr>
        <w:rPr>
          <w:del w:id="287" w:author="Caio Pizzol" w:date="2026-09-26T15:24:00Z" w16du:dateUtc="2026-09-26T19:24:00Z"/>
        </w:rPr>
      </w:pPr>
      <w:del w:id="288"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2E8C8FA" w14:textId="77777777" w:rsidR="00AA2F5F" w:rsidRDefault="00FA13D3">
      <w:pPr>
        <w:rPr>
          <w:del w:id="289" w:author="Caio Pizzol" w:date="2026-09-26T15:24:00Z" w16du:dateUtc="2026-09-26T19:24:00Z"/>
        </w:rPr>
      </w:pPr>
      <w:del w:id="290"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7730252" w14:textId="77777777" w:rsidR="00AA2F5F" w:rsidRDefault="00FA13D3">
      <w:pPr>
        <w:rPr>
          <w:del w:id="291" w:author="Caio Pizzol" w:date="2026-09-26T15:24:00Z" w16du:dateUtc="2026-09-26T19:24:00Z"/>
        </w:rPr>
      </w:pPr>
      <w:del w:id="292"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22D0C63" w14:textId="77777777" w:rsidR="00AA2F5F" w:rsidRDefault="00FA13D3">
      <w:pPr>
        <w:rPr>
          <w:del w:id="293" w:author="Caio Pizzol" w:date="2026-09-26T15:24:00Z" w16du:dateUtc="2026-09-26T19:24:00Z"/>
        </w:rPr>
      </w:pPr>
      <w:del w:id="294" w:author="Caio Pizzol" w:date="2026-09-26T15:24:00Z" w16du:dateUtc="2026-09-26T19:2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6540EA89" w14:textId="77777777" w:rsidR="00AA2F5F" w:rsidRDefault="00FA13D3">
      <w:pPr>
        <w:rPr>
          <w:del w:id="295" w:author="Caio Pizzol" w:date="2026-09-26T15:24:00Z" w16du:dateUtc="2026-09-26T19:24:00Z"/>
        </w:rPr>
      </w:pPr>
      <w:del w:id="296"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67268EF" w14:textId="77777777" w:rsidR="00AA2F5F" w:rsidRDefault="00FA13D3">
      <w:pPr>
        <w:rPr>
          <w:del w:id="297" w:author="Caio Pizzol" w:date="2026-09-26T15:24:00Z" w16du:dateUtc="2026-09-26T19:24:00Z"/>
        </w:rPr>
      </w:pPr>
      <w:del w:id="298"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E304029" w14:textId="77777777" w:rsidR="00AA2F5F" w:rsidRDefault="00FA13D3">
      <w:pPr>
        <w:rPr>
          <w:del w:id="299" w:author="Caio Pizzol" w:date="2026-09-26T15:24:00Z" w16du:dateUtc="2026-09-26T19:24:00Z"/>
        </w:rPr>
      </w:pPr>
      <w:del w:id="300"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C1A4C98" w14:textId="77777777" w:rsidR="00AA2F5F" w:rsidRDefault="00FA13D3">
      <w:pPr>
        <w:rPr>
          <w:del w:id="301" w:author="Caio Pizzol" w:date="2026-09-26T15:24:00Z" w16du:dateUtc="2026-09-26T19:24:00Z"/>
        </w:rPr>
      </w:pPr>
      <w:del w:id="302"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7F94C0C" w14:textId="77777777" w:rsidR="00AA2F5F" w:rsidRDefault="00FA13D3">
      <w:pPr>
        <w:rPr>
          <w:del w:id="303" w:author="Caio Pizzol" w:date="2026-09-26T15:24:00Z" w16du:dateUtc="2026-09-26T19:24:00Z"/>
        </w:rPr>
      </w:pPr>
      <w:del w:id="304"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1E72042" w14:textId="77777777" w:rsidR="00AA2F5F" w:rsidRDefault="00FA13D3">
      <w:pPr>
        <w:rPr>
          <w:del w:id="305" w:author="Caio Pizzol" w:date="2026-09-26T15:24:00Z" w16du:dateUtc="2026-09-26T19:24:00Z"/>
        </w:rPr>
      </w:pPr>
      <w:del w:id="306"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ACD4AC9" w14:textId="77777777" w:rsidR="00AA2F5F" w:rsidRDefault="00FA13D3">
      <w:pPr>
        <w:rPr>
          <w:del w:id="307" w:author="Caio Pizzol" w:date="2026-09-26T15:24:00Z" w16du:dateUtc="2026-09-26T19:24:00Z"/>
        </w:rPr>
      </w:pPr>
      <w:del w:id="308"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0BACD72" w14:textId="77777777" w:rsidR="00AA2F5F" w:rsidRDefault="00FA13D3">
      <w:pPr>
        <w:rPr>
          <w:del w:id="309" w:author="Caio Pizzol" w:date="2026-09-26T15:24:00Z" w16du:dateUtc="2026-09-26T19:24:00Z"/>
        </w:rPr>
      </w:pPr>
      <w:del w:id="310"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96872BE" w14:textId="77777777" w:rsidR="00AA2F5F" w:rsidRDefault="00FA13D3">
      <w:pPr>
        <w:rPr>
          <w:del w:id="311" w:author="Caio Pizzol" w:date="2026-09-26T15:24:00Z" w16du:dateUtc="2026-09-26T19:24:00Z"/>
        </w:rPr>
      </w:pPr>
      <w:del w:id="312" w:author="Caio Pizzol" w:date="2026-09-26T15:24:00Z" w16du:dateUtc="2026-09-26T19:2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4706C541" w14:textId="77777777" w:rsidR="00AA2F5F" w:rsidRDefault="00FA13D3">
      <w:pPr>
        <w:rPr>
          <w:del w:id="313" w:author="Caio Pizzol" w:date="2026-09-26T15:24:00Z" w16du:dateUtc="2026-09-26T19:24:00Z"/>
        </w:rPr>
      </w:pPr>
      <w:del w:id="314"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9CA2D78" w14:textId="77777777" w:rsidR="00AA2F5F" w:rsidRDefault="00FA13D3">
      <w:pPr>
        <w:rPr>
          <w:del w:id="315" w:author="Caio Pizzol" w:date="2026-09-26T15:24:00Z" w16du:dateUtc="2026-09-26T19:24:00Z"/>
        </w:rPr>
      </w:pPr>
      <w:del w:id="316"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C3F5327" w14:textId="77777777" w:rsidR="00AA2F5F" w:rsidRDefault="00FA13D3">
      <w:pPr>
        <w:rPr>
          <w:del w:id="317" w:author="Caio Pizzol" w:date="2026-09-26T15:24:00Z" w16du:dateUtc="2026-09-26T19:24:00Z"/>
        </w:rPr>
      </w:pPr>
      <w:del w:id="318"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465AAA0" w14:textId="77777777" w:rsidR="00AA2F5F" w:rsidRDefault="00FA13D3">
      <w:pPr>
        <w:rPr>
          <w:del w:id="319" w:author="Caio Pizzol" w:date="2026-09-26T15:24:00Z" w16du:dateUtc="2026-09-26T19:24:00Z"/>
        </w:rPr>
      </w:pPr>
      <w:del w:id="320"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B4FA373" w14:textId="77777777" w:rsidR="00AA2F5F" w:rsidRDefault="00FA13D3">
      <w:pPr>
        <w:rPr>
          <w:del w:id="321" w:author="Caio Pizzol" w:date="2026-09-26T15:24:00Z" w16du:dateUtc="2026-09-26T19:24:00Z"/>
        </w:rPr>
      </w:pPr>
      <w:del w:id="322"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93E5F33" w14:textId="77777777" w:rsidR="00AA2F5F" w:rsidRDefault="00FA13D3">
      <w:pPr>
        <w:rPr>
          <w:del w:id="323" w:author="Caio Pizzol" w:date="2026-09-26T15:24:00Z" w16du:dateUtc="2026-09-26T19:24:00Z"/>
        </w:rPr>
      </w:pPr>
      <w:del w:id="324"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8D6FB13" w14:textId="77777777" w:rsidR="00AA2F5F" w:rsidRDefault="00FA13D3">
      <w:pPr>
        <w:rPr>
          <w:del w:id="325" w:author="Caio Pizzol" w:date="2026-09-26T15:24:00Z" w16du:dateUtc="2026-09-26T19:24:00Z"/>
        </w:rPr>
      </w:pPr>
      <w:del w:id="326"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A6ACFAF" w14:textId="77777777" w:rsidR="00AA2F5F" w:rsidRDefault="00FA13D3">
      <w:pPr>
        <w:rPr>
          <w:del w:id="327" w:author="Caio Pizzol" w:date="2026-09-26T15:24:00Z" w16du:dateUtc="2026-09-26T19:24:00Z"/>
        </w:rPr>
      </w:pPr>
      <w:del w:id="328"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EAE46DD" w14:textId="77777777" w:rsidR="00AA2F5F" w:rsidRDefault="00FA13D3">
      <w:pPr>
        <w:rPr>
          <w:del w:id="329" w:author="Caio Pizzol" w:date="2026-09-26T15:24:00Z" w16du:dateUtc="2026-09-26T19:24:00Z"/>
        </w:rPr>
      </w:pPr>
      <w:del w:id="330" w:author="Caio Pizzol" w:date="2026-09-26T15:24:00Z" w16du:dateUtc="2026-09-26T19:2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0EE16168" w14:textId="77777777" w:rsidR="00AA2F5F" w:rsidRDefault="00FA13D3">
      <w:pPr>
        <w:rPr>
          <w:del w:id="331" w:author="Caio Pizzol" w:date="2026-09-26T15:24:00Z" w16du:dateUtc="2026-09-26T19:24:00Z"/>
        </w:rPr>
      </w:pPr>
      <w:del w:id="332"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7629371" w14:textId="77777777" w:rsidR="00AA2F5F" w:rsidRDefault="00FA13D3">
      <w:pPr>
        <w:rPr>
          <w:del w:id="333" w:author="Caio Pizzol" w:date="2026-09-26T15:24:00Z" w16du:dateUtc="2026-09-26T19:24:00Z"/>
        </w:rPr>
      </w:pPr>
      <w:del w:id="334"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BBF4CE4" w14:textId="77777777" w:rsidR="00AA2F5F" w:rsidRDefault="00FA13D3">
      <w:pPr>
        <w:rPr>
          <w:del w:id="335" w:author="Caio Pizzol" w:date="2026-09-26T15:24:00Z" w16du:dateUtc="2026-09-26T19:24:00Z"/>
        </w:rPr>
      </w:pPr>
      <w:del w:id="336"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4F57D74" w14:textId="77777777" w:rsidR="00AA2F5F" w:rsidRDefault="00FA13D3">
      <w:pPr>
        <w:rPr>
          <w:del w:id="337" w:author="Caio Pizzol" w:date="2026-09-26T15:24:00Z" w16du:dateUtc="2026-09-26T19:24:00Z"/>
        </w:rPr>
      </w:pPr>
      <w:del w:id="338"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8DA8E94" w14:textId="77777777" w:rsidR="00AA2F5F" w:rsidRDefault="00FA13D3">
      <w:pPr>
        <w:rPr>
          <w:del w:id="339" w:author="Caio Pizzol" w:date="2026-09-26T15:24:00Z" w16du:dateUtc="2026-09-26T19:24:00Z"/>
        </w:rPr>
      </w:pPr>
      <w:del w:id="340"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39C8986" w14:textId="77777777" w:rsidR="00AA2F5F" w:rsidRDefault="00FA13D3">
      <w:pPr>
        <w:rPr>
          <w:del w:id="341" w:author="Caio Pizzol" w:date="2026-09-26T15:24:00Z" w16du:dateUtc="2026-09-26T19:24:00Z"/>
        </w:rPr>
      </w:pPr>
      <w:del w:id="342"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754B7A5" w14:textId="77777777" w:rsidR="00AA2F5F" w:rsidRDefault="00FA13D3">
      <w:pPr>
        <w:rPr>
          <w:del w:id="343" w:author="Caio Pizzol" w:date="2026-09-26T15:24:00Z" w16du:dateUtc="2026-09-26T19:24:00Z"/>
        </w:rPr>
      </w:pPr>
      <w:del w:id="344"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815DFE0" w14:textId="77777777" w:rsidR="00AA2F5F" w:rsidRDefault="00FA13D3">
      <w:pPr>
        <w:rPr>
          <w:del w:id="345" w:author="Caio Pizzol" w:date="2026-09-26T15:24:00Z" w16du:dateUtc="2026-09-26T19:24:00Z"/>
        </w:rPr>
      </w:pPr>
      <w:del w:id="346"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A3A7149" w14:textId="77777777" w:rsidR="00AA2F5F" w:rsidRDefault="00FA13D3">
      <w:pPr>
        <w:rPr>
          <w:del w:id="347" w:author="Caio Pizzol" w:date="2026-09-26T15:24:00Z" w16du:dateUtc="2026-09-26T19:24:00Z"/>
        </w:rPr>
      </w:pPr>
      <w:del w:id="348" w:author="Caio Pizzol" w:date="2026-09-26T15:24:00Z" w16du:dateUtc="2026-09-26T19:2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0F18E05A" w14:textId="77777777" w:rsidR="00AA2F5F" w:rsidRDefault="00FA13D3">
      <w:del w:id="349" w:author="Caio Pizzol" w:date="2026-09-26T15:24:00Z" w16du:dateUtc="2026-09-26T19:2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sectPr w:rsidR="00AA2F5F">
      <w:pgSz w:w="12240" w:h="15840"/>
      <w:pgMar w:top="1440" w:right="1440" w:bottom="1440" w:left="1440" w:header="720" w:footer="720" w:gutter="0"/>
      <w:cols w:num="1" w:space="720"/>
      <w:docGrid w:linePitch="360"/>
      <w:sectPrChange w:id="350" w:author="Caio Pizzol" w:date="2026-09-26T15:24:00Z" w16du:dateUtc="2026-09-26T19:24:00Z">
        <w:sectPr w:rsidR="00AA2F5F">
          <w:pgMar w:top="1440" w:right="1440" w:bottom="1440" w:left="1440" w:header="720" w:footer="720" w:gutter="0"/>
          <w:cols w:num="2"/>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0561898">
    <w:abstractNumId w:val="8"/>
  </w:num>
  <w:num w:numId="2" w16cid:durableId="358511495">
    <w:abstractNumId w:val="6"/>
  </w:num>
  <w:num w:numId="3" w16cid:durableId="555550494">
    <w:abstractNumId w:val="5"/>
  </w:num>
  <w:num w:numId="4" w16cid:durableId="270361073">
    <w:abstractNumId w:val="4"/>
  </w:num>
  <w:num w:numId="5" w16cid:durableId="1289164732">
    <w:abstractNumId w:val="7"/>
  </w:num>
  <w:num w:numId="6" w16cid:durableId="1388870499">
    <w:abstractNumId w:val="3"/>
  </w:num>
  <w:num w:numId="7" w16cid:durableId="597637880">
    <w:abstractNumId w:val="2"/>
  </w:num>
  <w:num w:numId="8" w16cid:durableId="1896622858">
    <w:abstractNumId w:val="1"/>
  </w:num>
  <w:num w:numId="9" w16cid:durableId="16525164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aio Pizzol">
    <w15:presenceInfo w15:providerId="AD" w15:userId="S::dusty.phillips@getgc.ai::458c9270-863a-4303-a0f8-cf9ae820d4d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3B5B"/>
    <w:rsid w:val="002031F9"/>
    <w:rsid w:val="0029639D"/>
    <w:rsid w:val="00326F90"/>
    <w:rsid w:val="00404FC0"/>
    <w:rsid w:val="0052153B"/>
    <w:rsid w:val="00744453"/>
    <w:rsid w:val="00867B89"/>
    <w:rsid w:val="008B44CC"/>
    <w:rsid w:val="00980A8A"/>
    <w:rsid w:val="00AA1D8D"/>
    <w:rsid w:val="00AA2F5F"/>
    <w:rsid w:val="00AF4127"/>
    <w:rsid w:val="00B47730"/>
    <w:rsid w:val="00CB0664"/>
    <w:rsid w:val="00CF6E4E"/>
    <w:rsid w:val="00DE0A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271916"/>
  <w14:defaultImageDpi w14:val="300"/>
  <w15:docId w15:val="{D75DF981-0934-1347-9576-68FD68AE2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404FC0"/>
    <w:pPr>
      <w:keepNext/>
      <w:keepLines/>
      <w:spacing w:before="360" w:after="80" w:line="278" w:lineRule="auto"/>
      <w:outlineLvl w:val="0"/>
      <w:pPrChange w:id="0" w:author="Caio Pizzol" w:date="2026-09-26T15:24:00Z">
        <w:pPr>
          <w:keepNext/>
          <w:keepLines/>
          <w:spacing w:before="480" w:line="276" w:lineRule="auto"/>
          <w:outlineLvl w:val="0"/>
        </w:pPr>
      </w:pPrChange>
    </w:pPr>
    <w:rPr>
      <w:rFonts w:asciiTheme="majorHAnsi" w:eastAsiaTheme="majorEastAsia" w:hAnsiTheme="majorHAnsi" w:cstheme="majorBidi"/>
      <w:color w:val="365F91" w:themeColor="accent1" w:themeShade="BF"/>
      <w:kern w:val="2"/>
      <w:sz w:val="40"/>
      <w:szCs w:val="40"/>
      <w14:ligatures w14:val="standardContextual"/>
      <w:rPrChange w:id="0" w:author="Caio Pizzol" w:date="2026-09-26T15:24:00Z">
        <w:rPr>
          <w:rFonts w:asciiTheme="majorHAnsi" w:eastAsiaTheme="majorEastAsia" w:hAnsiTheme="majorHAnsi" w:cstheme="majorBidi"/>
          <w:b/>
          <w:bCs/>
          <w:color w:val="365F91" w:themeColor="accent1" w:themeShade="BF"/>
          <w:sz w:val="28"/>
          <w:szCs w:val="28"/>
          <w:lang w:val="en-US" w:eastAsia="en-US" w:bidi="ar-SA"/>
        </w:rPr>
      </w:rPrChange>
    </w:rPr>
  </w:style>
  <w:style w:type="paragraph" w:styleId="Heading2">
    <w:name w:val="heading 2"/>
    <w:basedOn w:val="Normal"/>
    <w:next w:val="Normal"/>
    <w:link w:val="Heading2Char"/>
    <w:uiPriority w:val="9"/>
    <w:semiHidden/>
    <w:unhideWhenUsed/>
    <w:qFormat/>
    <w:rsid w:val="00404FC0"/>
    <w:pPr>
      <w:keepNext/>
      <w:keepLines/>
      <w:spacing w:before="160" w:after="80" w:line="278" w:lineRule="auto"/>
      <w:outlineLvl w:val="1"/>
      <w:pPrChange w:id="1" w:author="Caio Pizzol" w:date="2026-09-26T15:24:00Z">
        <w:pPr>
          <w:keepNext/>
          <w:keepLines/>
          <w:spacing w:before="200" w:line="276" w:lineRule="auto"/>
          <w:outlineLvl w:val="1"/>
        </w:pPr>
      </w:pPrChange>
    </w:pPr>
    <w:rPr>
      <w:rFonts w:asciiTheme="majorHAnsi" w:eastAsiaTheme="majorEastAsia" w:hAnsiTheme="majorHAnsi" w:cstheme="majorBidi"/>
      <w:color w:val="365F91" w:themeColor="accent1" w:themeShade="BF"/>
      <w:kern w:val="2"/>
      <w:sz w:val="32"/>
      <w:szCs w:val="32"/>
      <w14:ligatures w14:val="standardContextual"/>
      <w:rPrChange w:id="1" w:author="Caio Pizzol" w:date="2026-09-26T15:24:00Z">
        <w:rPr>
          <w:rFonts w:asciiTheme="majorHAnsi" w:eastAsiaTheme="majorEastAsia" w:hAnsiTheme="majorHAnsi" w:cstheme="majorBidi"/>
          <w:b/>
          <w:bCs/>
          <w:color w:val="4F81BD" w:themeColor="accent1"/>
          <w:sz w:val="26"/>
          <w:szCs w:val="26"/>
          <w:lang w:val="en-US" w:eastAsia="en-US" w:bidi="ar-SA"/>
        </w:rPr>
      </w:rPrChange>
    </w:rPr>
  </w:style>
  <w:style w:type="paragraph" w:styleId="Heading3">
    <w:name w:val="heading 3"/>
    <w:basedOn w:val="Normal"/>
    <w:next w:val="Normal"/>
    <w:link w:val="Heading3Char"/>
    <w:uiPriority w:val="9"/>
    <w:semiHidden/>
    <w:unhideWhenUsed/>
    <w:qFormat/>
    <w:rsid w:val="00404FC0"/>
    <w:pPr>
      <w:keepNext/>
      <w:keepLines/>
      <w:spacing w:before="160" w:after="80" w:line="278" w:lineRule="auto"/>
      <w:outlineLvl w:val="2"/>
      <w:pPrChange w:id="2" w:author="Caio Pizzol" w:date="2026-09-26T15:24:00Z">
        <w:pPr>
          <w:keepNext/>
          <w:keepLines/>
          <w:spacing w:before="200" w:line="276" w:lineRule="auto"/>
          <w:outlineLvl w:val="2"/>
        </w:pPr>
      </w:pPrChange>
    </w:pPr>
    <w:rPr>
      <w:rFonts w:eastAsiaTheme="majorEastAsia" w:cstheme="majorBidi"/>
      <w:color w:val="365F91" w:themeColor="accent1" w:themeShade="BF"/>
      <w:kern w:val="2"/>
      <w:sz w:val="28"/>
      <w:szCs w:val="28"/>
      <w14:ligatures w14:val="standardContextual"/>
      <w:rPrChange w:id="2" w:author="Caio Pizzol" w:date="2026-09-26T15:24:00Z">
        <w:rPr>
          <w:rFonts w:asciiTheme="majorHAnsi" w:eastAsiaTheme="majorEastAsia" w:hAnsiTheme="majorHAnsi" w:cstheme="majorBidi"/>
          <w:b/>
          <w:bCs/>
          <w:color w:val="4F81BD" w:themeColor="accent1"/>
          <w:sz w:val="22"/>
          <w:szCs w:val="22"/>
          <w:lang w:val="en-US" w:eastAsia="en-US" w:bidi="ar-SA"/>
        </w:rPr>
      </w:rPrChange>
    </w:rPr>
  </w:style>
  <w:style w:type="paragraph" w:styleId="Heading4">
    <w:name w:val="heading 4"/>
    <w:basedOn w:val="Normal"/>
    <w:next w:val="Normal"/>
    <w:link w:val="Heading4Char"/>
    <w:uiPriority w:val="9"/>
    <w:semiHidden/>
    <w:unhideWhenUsed/>
    <w:qFormat/>
    <w:rsid w:val="00404FC0"/>
    <w:pPr>
      <w:keepNext/>
      <w:keepLines/>
      <w:spacing w:before="80" w:after="40" w:line="278" w:lineRule="auto"/>
      <w:outlineLvl w:val="3"/>
      <w:pPrChange w:id="3" w:author="Caio Pizzol" w:date="2026-09-26T15:24:00Z">
        <w:pPr>
          <w:keepNext/>
          <w:keepLines/>
          <w:spacing w:before="200" w:line="276" w:lineRule="auto"/>
          <w:outlineLvl w:val="3"/>
        </w:pPr>
      </w:pPrChange>
    </w:pPr>
    <w:rPr>
      <w:rFonts w:eastAsiaTheme="majorEastAsia" w:cstheme="majorBidi"/>
      <w:i/>
      <w:iCs/>
      <w:color w:val="365F91" w:themeColor="accent1" w:themeShade="BF"/>
      <w:kern w:val="2"/>
      <w:sz w:val="24"/>
      <w:szCs w:val="24"/>
      <w14:ligatures w14:val="standardContextual"/>
      <w:rPrChange w:id="3" w:author="Caio Pizzol" w:date="2026-09-26T15:24:00Z">
        <w:rPr>
          <w:rFonts w:asciiTheme="majorHAnsi" w:eastAsiaTheme="majorEastAsia" w:hAnsiTheme="majorHAnsi" w:cstheme="majorBidi"/>
          <w:b/>
          <w:bCs/>
          <w:i/>
          <w:iCs/>
          <w:color w:val="4F81BD" w:themeColor="accent1"/>
          <w:sz w:val="22"/>
          <w:szCs w:val="22"/>
          <w:lang w:val="en-US" w:eastAsia="en-US" w:bidi="ar-SA"/>
        </w:rPr>
      </w:rPrChange>
    </w:rPr>
  </w:style>
  <w:style w:type="paragraph" w:styleId="Heading5">
    <w:name w:val="heading 5"/>
    <w:basedOn w:val="Normal"/>
    <w:next w:val="Normal"/>
    <w:link w:val="Heading5Char"/>
    <w:uiPriority w:val="9"/>
    <w:semiHidden/>
    <w:unhideWhenUsed/>
    <w:qFormat/>
    <w:rsid w:val="00404FC0"/>
    <w:pPr>
      <w:keepNext/>
      <w:keepLines/>
      <w:spacing w:before="80" w:after="40" w:line="278" w:lineRule="auto"/>
      <w:outlineLvl w:val="4"/>
      <w:pPrChange w:id="4" w:author="Caio Pizzol" w:date="2026-09-26T15:24:00Z">
        <w:pPr>
          <w:keepNext/>
          <w:keepLines/>
          <w:spacing w:before="200" w:line="276" w:lineRule="auto"/>
          <w:outlineLvl w:val="4"/>
        </w:pPr>
      </w:pPrChange>
    </w:pPr>
    <w:rPr>
      <w:rFonts w:eastAsiaTheme="majorEastAsia" w:cstheme="majorBidi"/>
      <w:color w:val="365F91" w:themeColor="accent1" w:themeShade="BF"/>
      <w:kern w:val="2"/>
      <w:sz w:val="24"/>
      <w:szCs w:val="24"/>
      <w14:ligatures w14:val="standardContextual"/>
      <w:rPrChange w:id="4" w:author="Caio Pizzol" w:date="2026-09-26T15:24:00Z">
        <w:rPr>
          <w:rFonts w:asciiTheme="majorHAnsi" w:eastAsiaTheme="majorEastAsia" w:hAnsiTheme="majorHAnsi" w:cstheme="majorBidi"/>
          <w:color w:val="243F60" w:themeColor="accent1" w:themeShade="7F"/>
          <w:sz w:val="22"/>
          <w:szCs w:val="22"/>
          <w:lang w:val="en-US" w:eastAsia="en-US" w:bidi="ar-SA"/>
        </w:rPr>
      </w:rPrChange>
    </w:rPr>
  </w:style>
  <w:style w:type="paragraph" w:styleId="Heading6">
    <w:name w:val="heading 6"/>
    <w:basedOn w:val="Normal"/>
    <w:next w:val="Normal"/>
    <w:link w:val="Heading6Char"/>
    <w:uiPriority w:val="9"/>
    <w:semiHidden/>
    <w:unhideWhenUsed/>
    <w:qFormat/>
    <w:rsid w:val="00404FC0"/>
    <w:pPr>
      <w:keepNext/>
      <w:keepLines/>
      <w:spacing w:before="40" w:after="0" w:line="278" w:lineRule="auto"/>
      <w:outlineLvl w:val="5"/>
      <w:pPrChange w:id="5" w:author="Caio Pizzol" w:date="2026-09-26T15:24:00Z">
        <w:pPr>
          <w:keepNext/>
          <w:keepLines/>
          <w:spacing w:before="200" w:line="276" w:lineRule="auto"/>
          <w:outlineLvl w:val="5"/>
        </w:pPr>
      </w:pPrChange>
    </w:pPr>
    <w:rPr>
      <w:rFonts w:eastAsiaTheme="majorEastAsia" w:cstheme="majorBidi"/>
      <w:i/>
      <w:iCs/>
      <w:color w:val="595959" w:themeColor="text1" w:themeTint="A6"/>
      <w:kern w:val="2"/>
      <w:sz w:val="24"/>
      <w:szCs w:val="24"/>
      <w14:ligatures w14:val="standardContextual"/>
      <w:rPrChange w:id="5" w:author="Caio Pizzol" w:date="2026-09-26T15:24:00Z">
        <w:rPr>
          <w:rFonts w:asciiTheme="majorHAnsi" w:eastAsiaTheme="majorEastAsia" w:hAnsiTheme="majorHAnsi" w:cstheme="majorBidi"/>
          <w:i/>
          <w:iCs/>
          <w:color w:val="243F60" w:themeColor="accent1" w:themeShade="7F"/>
          <w:sz w:val="22"/>
          <w:szCs w:val="22"/>
          <w:lang w:val="en-US" w:eastAsia="en-US" w:bidi="ar-SA"/>
        </w:rPr>
      </w:rPrChange>
    </w:rPr>
  </w:style>
  <w:style w:type="paragraph" w:styleId="Heading7">
    <w:name w:val="heading 7"/>
    <w:basedOn w:val="Normal"/>
    <w:next w:val="Normal"/>
    <w:link w:val="Heading7Char"/>
    <w:uiPriority w:val="9"/>
    <w:semiHidden/>
    <w:unhideWhenUsed/>
    <w:qFormat/>
    <w:rsid w:val="00404FC0"/>
    <w:pPr>
      <w:keepNext/>
      <w:keepLines/>
      <w:spacing w:before="40" w:after="0" w:line="278" w:lineRule="auto"/>
      <w:outlineLvl w:val="6"/>
      <w:pPrChange w:id="6" w:author="Caio Pizzol" w:date="2026-09-26T15:24:00Z">
        <w:pPr>
          <w:keepNext/>
          <w:keepLines/>
          <w:spacing w:before="200" w:line="276" w:lineRule="auto"/>
          <w:outlineLvl w:val="6"/>
        </w:pPr>
      </w:pPrChange>
    </w:pPr>
    <w:rPr>
      <w:rFonts w:eastAsiaTheme="majorEastAsia" w:cstheme="majorBidi"/>
      <w:color w:val="595959" w:themeColor="text1" w:themeTint="A6"/>
      <w:kern w:val="2"/>
      <w:sz w:val="24"/>
      <w:szCs w:val="24"/>
      <w14:ligatures w14:val="standardContextual"/>
      <w:rPrChange w:id="6" w:author="Caio Pizzol" w:date="2026-09-26T15:24:00Z">
        <w:rPr>
          <w:rFonts w:asciiTheme="majorHAnsi" w:eastAsiaTheme="majorEastAsia" w:hAnsiTheme="majorHAnsi" w:cstheme="majorBidi"/>
          <w:i/>
          <w:iCs/>
          <w:color w:val="404040" w:themeColor="text1" w:themeTint="BF"/>
          <w:sz w:val="22"/>
          <w:szCs w:val="22"/>
          <w:lang w:val="en-US" w:eastAsia="en-US" w:bidi="ar-SA"/>
        </w:rPr>
      </w:rPrChange>
    </w:rPr>
  </w:style>
  <w:style w:type="paragraph" w:styleId="Heading8">
    <w:name w:val="heading 8"/>
    <w:basedOn w:val="Normal"/>
    <w:next w:val="Normal"/>
    <w:link w:val="Heading8Char"/>
    <w:uiPriority w:val="9"/>
    <w:semiHidden/>
    <w:unhideWhenUsed/>
    <w:qFormat/>
    <w:rsid w:val="00404FC0"/>
    <w:pPr>
      <w:keepNext/>
      <w:keepLines/>
      <w:spacing w:after="0" w:line="278" w:lineRule="auto"/>
      <w:outlineLvl w:val="7"/>
      <w:pPrChange w:id="7" w:author="Caio Pizzol" w:date="2026-09-26T15:24:00Z">
        <w:pPr>
          <w:keepNext/>
          <w:keepLines/>
          <w:spacing w:before="200" w:line="276" w:lineRule="auto"/>
          <w:outlineLvl w:val="7"/>
        </w:pPr>
      </w:pPrChange>
    </w:pPr>
    <w:rPr>
      <w:rFonts w:eastAsiaTheme="majorEastAsia" w:cstheme="majorBidi"/>
      <w:i/>
      <w:iCs/>
      <w:color w:val="272727" w:themeColor="text1" w:themeTint="D8"/>
      <w:kern w:val="2"/>
      <w:sz w:val="24"/>
      <w:szCs w:val="24"/>
      <w14:ligatures w14:val="standardContextual"/>
      <w:rPrChange w:id="7" w:author="Caio Pizzol" w:date="2026-09-26T15:24:00Z">
        <w:rPr>
          <w:rFonts w:asciiTheme="majorHAnsi" w:eastAsiaTheme="majorEastAsia" w:hAnsiTheme="majorHAnsi" w:cstheme="majorBidi"/>
          <w:color w:val="4F81BD" w:themeColor="accent1"/>
          <w:lang w:val="en-US" w:eastAsia="en-US" w:bidi="ar-SA"/>
        </w:rPr>
      </w:rPrChange>
    </w:rPr>
  </w:style>
  <w:style w:type="paragraph" w:styleId="Heading9">
    <w:name w:val="heading 9"/>
    <w:basedOn w:val="Normal"/>
    <w:next w:val="Normal"/>
    <w:link w:val="Heading9Char"/>
    <w:uiPriority w:val="9"/>
    <w:semiHidden/>
    <w:unhideWhenUsed/>
    <w:qFormat/>
    <w:rsid w:val="00404FC0"/>
    <w:pPr>
      <w:keepNext/>
      <w:keepLines/>
      <w:spacing w:after="0" w:line="278" w:lineRule="auto"/>
      <w:outlineLvl w:val="8"/>
      <w:pPrChange w:id="8" w:author="Caio Pizzol" w:date="2026-09-26T15:24:00Z">
        <w:pPr>
          <w:keepNext/>
          <w:keepLines/>
          <w:spacing w:before="200" w:line="276" w:lineRule="auto"/>
          <w:outlineLvl w:val="8"/>
        </w:pPr>
      </w:pPrChange>
    </w:pPr>
    <w:rPr>
      <w:rFonts w:eastAsiaTheme="majorEastAsia" w:cstheme="majorBidi"/>
      <w:color w:val="272727" w:themeColor="text1" w:themeTint="D8"/>
      <w:kern w:val="2"/>
      <w:sz w:val="24"/>
      <w:szCs w:val="24"/>
      <w14:ligatures w14:val="standardContextual"/>
      <w:rPrChange w:id="8" w:author="Caio Pizzol" w:date="2026-09-26T15:24:00Z">
        <w:rPr>
          <w:rFonts w:asciiTheme="majorHAnsi" w:eastAsiaTheme="majorEastAsia" w:hAnsiTheme="majorHAnsi" w:cstheme="majorBidi"/>
          <w:i/>
          <w:iCs/>
          <w:color w:val="404040" w:themeColor="text1" w:themeTint="BF"/>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color w:val="365F91"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FC693F"/>
    <w:rPr>
      <w:rFonts w:eastAsiaTheme="majorEastAsia" w:cstheme="majorBidi"/>
      <w:color w:val="365F91" w:themeColor="accent1" w:themeShade="BF"/>
      <w:kern w:val="2"/>
      <w:sz w:val="28"/>
      <w:szCs w:val="28"/>
      <w14:ligatures w14:val="standardContextual"/>
    </w:rPr>
  </w:style>
  <w:style w:type="paragraph" w:styleId="Title">
    <w:name w:val="Title"/>
    <w:basedOn w:val="Normal"/>
    <w:next w:val="Normal"/>
    <w:link w:val="TitleChar"/>
    <w:uiPriority w:val="10"/>
    <w:qFormat/>
    <w:rsid w:val="00404FC0"/>
    <w:pPr>
      <w:spacing w:after="80" w:line="240" w:lineRule="auto"/>
      <w:contextualSpacing/>
      <w:pPrChange w:id="9" w:author="Caio Pizzol" w:date="2026-09-26T15:24:00Z">
        <w:pPr>
          <w:pBdr>
            <w:bottom w:val="single" w:sz="8" w:space="4" w:color="4F81BD" w:themeColor="accent1"/>
          </w:pBdr>
          <w:spacing w:after="300"/>
          <w:contextualSpacing/>
        </w:pPr>
      </w:pPrChange>
    </w:pPr>
    <w:rPr>
      <w:rFonts w:asciiTheme="majorHAnsi" w:eastAsiaTheme="majorEastAsia" w:hAnsiTheme="majorHAnsi" w:cstheme="majorBidi"/>
      <w:spacing w:val="-10"/>
      <w:kern w:val="28"/>
      <w:sz w:val="56"/>
      <w:szCs w:val="56"/>
      <w14:ligatures w14:val="standardContextual"/>
      <w:rPrChange w:id="9" w:author="Caio Pizzol" w:date="2026-09-26T15:24:00Z">
        <w:rPr>
          <w:rFonts w:asciiTheme="majorHAnsi" w:eastAsiaTheme="majorEastAsia" w:hAnsiTheme="majorHAnsi" w:cstheme="majorBidi"/>
          <w:color w:val="17365D" w:themeColor="text2" w:themeShade="BF"/>
          <w:spacing w:val="5"/>
          <w:kern w:val="28"/>
          <w:sz w:val="52"/>
          <w:szCs w:val="52"/>
          <w:lang w:val="en-US" w:eastAsia="en-US" w:bidi="ar-SA"/>
        </w:rPr>
      </w:rPrChang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404FC0"/>
    <w:pPr>
      <w:numPr>
        <w:ilvl w:val="1"/>
      </w:numPr>
      <w:spacing w:after="160" w:line="278" w:lineRule="auto"/>
      <w:pPrChange w:id="10" w:author="Caio Pizzol" w:date="2026-09-26T15:24:00Z">
        <w:pPr>
          <w:numPr>
            <w:ilvl w:val="1"/>
          </w:numPr>
          <w:spacing w:after="200" w:line="276" w:lineRule="auto"/>
        </w:pPr>
      </w:pPrChange>
    </w:pPr>
    <w:rPr>
      <w:rFonts w:eastAsiaTheme="majorEastAsia" w:cstheme="majorBidi"/>
      <w:color w:val="595959" w:themeColor="text1" w:themeTint="A6"/>
      <w:spacing w:val="15"/>
      <w:kern w:val="2"/>
      <w:sz w:val="28"/>
      <w:szCs w:val="28"/>
      <w14:ligatures w14:val="standardContextual"/>
      <w:rPrChange w:id="10" w:author="Caio Pizzol" w:date="2026-09-26T15:24:00Z">
        <w:rPr>
          <w:rFonts w:asciiTheme="majorHAnsi" w:eastAsiaTheme="majorEastAsia" w:hAnsiTheme="majorHAnsi" w:cstheme="majorBidi"/>
          <w:i/>
          <w:iCs/>
          <w:color w:val="4F81BD" w:themeColor="accent1"/>
          <w:spacing w:val="15"/>
          <w:sz w:val="24"/>
          <w:szCs w:val="24"/>
          <w:lang w:val="en-US" w:eastAsia="en-US" w:bidi="ar-SA"/>
        </w:rPr>
      </w:rPrChange>
    </w:rPr>
  </w:style>
  <w:style w:type="character" w:customStyle="1" w:styleId="SubtitleChar">
    <w:name w:val="Subtitle Char"/>
    <w:basedOn w:val="DefaultParagraphFont"/>
    <w:link w:val="Subtitle"/>
    <w:uiPriority w:val="11"/>
    <w:rsid w:val="00FC693F"/>
    <w:rPr>
      <w:rFonts w:eastAsiaTheme="majorEastAsia" w:cstheme="majorBidi"/>
      <w:color w:val="595959" w:themeColor="text1" w:themeTint="A6"/>
      <w:spacing w:val="15"/>
      <w:kern w:val="2"/>
      <w:sz w:val="28"/>
      <w:szCs w:val="28"/>
      <w14:ligatures w14:val="standardContextual"/>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404FC0"/>
    <w:pPr>
      <w:spacing w:before="160" w:after="160" w:line="278" w:lineRule="auto"/>
      <w:jc w:val="center"/>
      <w:pPrChange w:id="11" w:author="Caio Pizzol" w:date="2026-09-26T15:24:00Z">
        <w:pPr>
          <w:spacing w:after="200" w:line="276" w:lineRule="auto"/>
        </w:pPr>
      </w:pPrChange>
    </w:pPr>
    <w:rPr>
      <w:rFonts w:eastAsiaTheme="minorHAnsi"/>
      <w:i/>
      <w:iCs/>
      <w:color w:val="404040" w:themeColor="text1" w:themeTint="BF"/>
      <w:kern w:val="2"/>
      <w:sz w:val="24"/>
      <w:szCs w:val="24"/>
      <w14:ligatures w14:val="standardContextual"/>
      <w:rPrChange w:id="11" w:author="Caio Pizzol" w:date="2026-09-26T15:24:00Z">
        <w:rPr>
          <w:rFonts w:asciiTheme="minorHAnsi" w:eastAsiaTheme="minorEastAsia" w:hAnsiTheme="minorHAnsi" w:cstheme="minorBidi"/>
          <w:i/>
          <w:iCs/>
          <w:color w:val="000000" w:themeColor="text1"/>
          <w:sz w:val="22"/>
          <w:szCs w:val="22"/>
          <w:lang w:val="en-US" w:eastAsia="en-US" w:bidi="ar-SA"/>
        </w:rPr>
      </w:rPrChange>
    </w:rPr>
  </w:style>
  <w:style w:type="character" w:customStyle="1" w:styleId="QuoteChar">
    <w:name w:val="Quote Char"/>
    <w:basedOn w:val="DefaultParagraphFont"/>
    <w:link w:val="Quote"/>
    <w:uiPriority w:val="29"/>
    <w:rsid w:val="00FC693F"/>
    <w:rPr>
      <w:rFonts w:eastAsiaTheme="minorHAnsi"/>
      <w:i/>
      <w:iCs/>
      <w:color w:val="404040" w:themeColor="text1" w:themeTint="BF"/>
      <w:kern w:val="2"/>
      <w:sz w:val="24"/>
      <w:szCs w:val="24"/>
      <w14:ligatures w14:val="standardContextual"/>
    </w:rPr>
  </w:style>
  <w:style w:type="character" w:customStyle="1" w:styleId="Heading4Char">
    <w:name w:val="Heading 4 Char"/>
    <w:basedOn w:val="DefaultParagraphFont"/>
    <w:link w:val="Heading4"/>
    <w:uiPriority w:val="9"/>
    <w:semiHidden/>
    <w:rsid w:val="00FC693F"/>
    <w:rPr>
      <w:rFonts w:eastAsiaTheme="majorEastAsia" w:cstheme="majorBidi"/>
      <w:i/>
      <w:iCs/>
      <w:color w:val="365F91"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FC693F"/>
    <w:rPr>
      <w:rFonts w:eastAsiaTheme="majorEastAsia" w:cstheme="majorBidi"/>
      <w:color w:val="365F91"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FC693F"/>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FC693F"/>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FC693F"/>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FC693F"/>
    <w:rPr>
      <w:rFonts w:eastAsiaTheme="majorEastAsia" w:cstheme="majorBidi"/>
      <w:color w:val="272727" w:themeColor="text1" w:themeTint="D8"/>
      <w:kern w:val="2"/>
      <w:sz w:val="24"/>
      <w:szCs w:val="24"/>
      <w14:ligatures w14:val="standardContextual"/>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404FC0"/>
    <w:pPr>
      <w:pBdr>
        <w:top w:val="single" w:sz="4" w:space="10" w:color="365F91" w:themeColor="accent1" w:themeShade="BF"/>
        <w:bottom w:val="single" w:sz="4" w:space="10" w:color="365F91" w:themeColor="accent1" w:themeShade="BF"/>
      </w:pBdr>
      <w:spacing w:before="360" w:after="360" w:line="278" w:lineRule="auto"/>
      <w:ind w:left="864" w:right="864"/>
      <w:jc w:val="center"/>
      <w:pPrChange w:id="12" w:author="Caio Pizzol" w:date="2026-09-26T15:24:00Z">
        <w:pPr>
          <w:pBdr>
            <w:bottom w:val="single" w:sz="4" w:space="4" w:color="4F81BD" w:themeColor="accent1"/>
          </w:pBdr>
          <w:spacing w:before="200" w:after="280" w:line="276" w:lineRule="auto"/>
          <w:ind w:left="936" w:right="936"/>
        </w:pPr>
      </w:pPrChange>
    </w:pPr>
    <w:rPr>
      <w:rFonts w:eastAsiaTheme="minorHAnsi"/>
      <w:i/>
      <w:iCs/>
      <w:color w:val="365F91" w:themeColor="accent1" w:themeShade="BF"/>
      <w:kern w:val="2"/>
      <w:sz w:val="24"/>
      <w:szCs w:val="24"/>
      <w14:ligatures w14:val="standardContextual"/>
      <w:rPrChange w:id="12" w:author="Caio Pizzol" w:date="2026-09-26T15:24:00Z">
        <w:rPr>
          <w:rFonts w:asciiTheme="minorHAnsi" w:eastAsiaTheme="minorEastAsia" w:hAnsiTheme="minorHAnsi" w:cstheme="minorBidi"/>
          <w:b/>
          <w:bCs/>
          <w:i/>
          <w:iCs/>
          <w:color w:val="4F81BD" w:themeColor="accent1"/>
          <w:sz w:val="22"/>
          <w:szCs w:val="22"/>
          <w:lang w:val="en-US" w:eastAsia="en-US" w:bidi="ar-SA"/>
        </w:rPr>
      </w:rPrChange>
    </w:rPr>
  </w:style>
  <w:style w:type="character" w:customStyle="1" w:styleId="IntenseQuoteChar">
    <w:name w:val="Intense Quote Char"/>
    <w:basedOn w:val="DefaultParagraphFont"/>
    <w:link w:val="IntenseQuote"/>
    <w:uiPriority w:val="30"/>
    <w:rsid w:val="00FC693F"/>
    <w:rPr>
      <w:rFonts w:eastAsiaTheme="minorHAnsi"/>
      <w:i/>
      <w:iCs/>
      <w:color w:val="365F91" w:themeColor="accent1" w:themeShade="BF"/>
      <w:kern w:val="2"/>
      <w:sz w:val="24"/>
      <w:szCs w:val="24"/>
      <w14:ligatures w14:val="standardContextual"/>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404FC0"/>
    <w:rPr>
      <w:i/>
      <w:iCs/>
      <w:color w:val="365F91" w:themeColor="accent1" w:themeShade="BF"/>
      <w:rPrChange w:id="13" w:author="Caio Pizzol" w:date="2026-09-26T15:24:00Z">
        <w:rPr>
          <w:b/>
          <w:bCs/>
          <w:i/>
          <w:iCs/>
          <w:color w:val="4F81BD" w:themeColor="accent1"/>
        </w:rPr>
      </w:rPrChange>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404FC0"/>
    <w:rPr>
      <w:b/>
      <w:bCs/>
      <w:smallCaps/>
      <w:color w:val="365F91" w:themeColor="accent1" w:themeShade="BF"/>
      <w:spacing w:val="5"/>
      <w:rPrChange w:id="14" w:author="Caio Pizzol" w:date="2026-09-26T15:24:00Z">
        <w:rPr>
          <w:b/>
          <w:bCs/>
          <w:smallCaps/>
          <w:color w:val="C0504D" w:themeColor="accent2"/>
          <w:spacing w:val="5"/>
          <w:u w:val="single"/>
        </w:rPr>
      </w:rPrChang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6153</Words>
  <Characters>35074</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2025-09-15T19:48:00Z</dcterms:created>
  <dcterms:modified xsi:type="dcterms:W3CDTF">2026-09-26T19:24:00Z</dcterms:modified>
  <cp:category/>
</cp:coreProperties>
</file>