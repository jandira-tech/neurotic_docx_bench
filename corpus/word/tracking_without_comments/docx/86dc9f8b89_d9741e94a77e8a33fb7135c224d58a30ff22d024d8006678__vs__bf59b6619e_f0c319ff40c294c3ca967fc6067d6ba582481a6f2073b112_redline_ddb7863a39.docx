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484A4" w14:textId="77777777" w:rsidR="00EF76D6" w:rsidRDefault="00B82048">
      <w:pPr>
        <w:pStyle w:val="WA"/>
        <w:rPr>
          <w:ins w:id="99" w:author="Author"/>
        </w:rPr>
      </w:pPr>
      <w:ins w:id="100" w:author="Author">
        <w:r>
          <w:rPr>
            <w:noProof/>
          </w:rPr>
          <w:drawing>
            <wp:anchor distT="0" distB="0" distL="114300" distR="114300" simplePos="0" relativeHeight="25165926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2" name="Picture 12"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ins>
    </w:p>
    <w:p w14:paraId="3F414671" w14:textId="77777777" w:rsidR="00EF76D6" w:rsidRDefault="00B82048">
      <w:pPr>
        <w:pStyle w:val="NameofActRegPage1"/>
        <w:spacing w:before="1500" w:after="2200"/>
        <w:outlineLvl w:val="0"/>
        <w:rPr>
          <w:ins w:id="101" w:author="Author"/>
        </w:rPr>
      </w:pPr>
      <w:ins w:id="102" w:author="Author">
        <w:r>
          <w:fldChar w:fldCharType="begin"/>
        </w:r>
        <w:r>
          <w:instrText xml:space="preserve"> STYLEREF "Name Of Act/Reg"</w:instrText>
        </w:r>
        <w:r>
          <w:fldChar w:fldCharType="separate"/>
        </w:r>
        <w:r>
          <w:rPr>
            <w:noProof/>
          </w:rPr>
          <w:t>Multicultural and Ethnic Affairs Commission Act 1983</w:t>
        </w:r>
        <w:r>
          <w:fldChar w:fldCharType="end"/>
        </w:r>
      </w:ins>
    </w:p>
    <w:p w14:paraId="4638461A" w14:textId="77777777" w:rsidR="00EF76D6" w:rsidRDefault="00B82048">
      <w:pPr>
        <w:pStyle w:val="Subsection"/>
        <w:rPr>
          <w:ins w:id="103" w:author="Author"/>
        </w:rPr>
      </w:pPr>
      <w:ins w:id="104" w:author="Author">
        <w:r>
          <w:tab/>
        </w:r>
        <w:r>
          <w:tab/>
        </w:r>
        <w:bookmarkStart w:id="105" w:name="RepealText"/>
        <w:bookmarkEnd w:id="105"/>
        <w:r>
          <w:rPr>
            <w:color w:val="000000"/>
            <w:sz w:val="22"/>
            <w:szCs w:val="22"/>
          </w:rPr>
          <w:t xml:space="preserve">This Act was repealed by the </w:t>
        </w:r>
        <w:r>
          <w:rPr>
            <w:i/>
            <w:iCs/>
            <w:color w:val="000000"/>
            <w:sz w:val="22"/>
            <w:szCs w:val="22"/>
          </w:rPr>
          <w:t>Statute Law Revision Act 2006</w:t>
        </w:r>
        <w:r>
          <w:rPr>
            <w:color w:val="000000"/>
            <w:sz w:val="22"/>
            <w:szCs w:val="22"/>
          </w:rPr>
          <w:t xml:space="preserve"> s. 3(1) (No. 37 of 2006) as at 4 Jul 2006 (see s. 2).</w:t>
        </w:r>
      </w:ins>
    </w:p>
    <w:p w14:paraId="77E6203E" w14:textId="77777777" w:rsidR="00EF76D6" w:rsidRDefault="00EF76D6">
      <w:pPr>
        <w:rPr>
          <w:ins w:id="106" w:author="Author"/>
        </w:rPr>
      </w:pPr>
    </w:p>
    <w:p w14:paraId="526FF1B1" w14:textId="77777777" w:rsidR="00EF76D6" w:rsidRDefault="00EF76D6">
      <w:pPr>
        <w:jc w:val="center"/>
        <w:rPr>
          <w:ins w:id="107" w:author="Author"/>
        </w:rPr>
        <w:sectPr w:rsidR="00EF76D6">
          <w:headerReference w:type="even" r:id="rId8"/>
          <w:headerReference w:type="default" r:id="rId9"/>
          <w:footerReference w:type="even" r:id="rId10"/>
          <w:footerReference w:type="default" r:id="rId11"/>
          <w:headerReference w:type="first" r:id="rId12"/>
          <w:footerReference w:type="first" r:id="rId13"/>
          <w:pgSz w:w="11907" w:h="16840" w:code="9"/>
          <w:pgMar w:top="2376" w:right="2405" w:bottom="3542" w:left="2405" w:header="706" w:footer="3542" w:gutter="0"/>
          <w:pgNumType w:fmt="lowerRoman" w:start="1"/>
          <w:cols w:space="720"/>
          <w:noEndnote/>
          <w:titlePg/>
          <w:docGrid w:linePitch="326"/>
        </w:sectPr>
      </w:pPr>
    </w:p>
    <w:p w14:paraId="2B980737" w14:textId="77777777" w:rsidR="00EF76D6" w:rsidRDefault="00B82048">
      <w:pPr>
        <w:pStyle w:val="WA"/>
        <w:outlineLvl w:val="0"/>
        <w:rPr>
          <w:ins w:id="127" w:author="Author"/>
        </w:rPr>
      </w:pPr>
      <w:ins w:id="128" w:author="Author">
        <w:r>
          <w:lastRenderedPageBreak/>
          <w:t>Western Australia</w:t>
        </w:r>
      </w:ins>
    </w:p>
    <w:p w14:paraId="0259A2C0" w14:textId="77777777" w:rsidR="00EF76D6" w:rsidRDefault="00B82048">
      <w:pPr>
        <w:pStyle w:val="NameofActRegPage1"/>
        <w:rPr>
          <w:ins w:id="129" w:author="Author"/>
        </w:rPr>
      </w:pPr>
      <w:ins w:id="130" w:author="Author">
        <w:r>
          <w:fldChar w:fldCharType="begin"/>
        </w:r>
        <w:r>
          <w:instrText xml:space="preserve"> STYLEREF "Name Of Act/Reg"</w:instrText>
        </w:r>
        <w:r>
          <w:fldChar w:fldCharType="separate"/>
        </w:r>
        <w:r>
          <w:rPr>
            <w:noProof/>
          </w:rPr>
          <w:t>Multicultural and Ethnic Affairs Commission Act 1983</w:t>
        </w:r>
        <w:r>
          <w:fldChar w:fldCharType="end"/>
        </w:r>
      </w:ins>
    </w:p>
    <w:p w14:paraId="43C54417" w14:textId="77777777" w:rsidR="00EF76D6" w:rsidRDefault="00B82048">
      <w:pPr>
        <w:pStyle w:val="Arrangement"/>
        <w:rPr>
          <w:ins w:id="131" w:author="Author"/>
        </w:rPr>
      </w:pPr>
      <w:ins w:id="132" w:author="Author">
        <w:r>
          <w:t>Contents</w:t>
        </w:r>
      </w:ins>
    </w:p>
    <w:p w14:paraId="01D203DF" w14:textId="77777777" w:rsidR="00EF76D6" w:rsidRDefault="00B82048">
      <w:pPr>
        <w:pStyle w:val="TOC8"/>
        <w:rPr>
          <w:ins w:id="133" w:author="Author"/>
          <w:rFonts w:asciiTheme="minorHAnsi" w:eastAsiaTheme="minorEastAsia" w:hAnsiTheme="minorHAnsi" w:cstheme="minorBidi"/>
          <w:szCs w:val="22"/>
        </w:rPr>
      </w:pPr>
      <w:ins w:id="134" w:author="Author">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r>
          <w:fldChar w:fldCharType="separate"/>
        </w:r>
        <w:r>
          <w:t>1</w:t>
        </w:r>
        <w:r>
          <w:rPr>
            <w:snapToGrid w:val="0"/>
          </w:rPr>
          <w:t>.</w:t>
        </w:r>
        <w:r>
          <w:rPr>
            <w:snapToGrid w:val="0"/>
          </w:rPr>
          <w:tab/>
          <w:t>Short title</w:t>
        </w:r>
        <w:r>
          <w:tab/>
        </w:r>
        <w:r>
          <w:fldChar w:fldCharType="begin"/>
        </w:r>
        <w:r>
          <w:instrText xml:space="preserve"> PAGEREF _Toc425933079 \h </w:instrText>
        </w:r>
        <w:r>
          <w:fldChar w:fldCharType="separate"/>
        </w:r>
        <w:r>
          <w:t>1</w:t>
        </w:r>
        <w:r>
          <w:fldChar w:fldCharType="end"/>
        </w:r>
      </w:ins>
    </w:p>
    <w:p w14:paraId="70EB4080" w14:textId="77777777" w:rsidR="00EF76D6" w:rsidRDefault="00B82048">
      <w:pPr>
        <w:pStyle w:val="TOC8"/>
        <w:rPr>
          <w:ins w:id="135" w:author="Author"/>
          <w:rFonts w:asciiTheme="minorHAnsi" w:eastAsiaTheme="minorEastAsia" w:hAnsiTheme="minorHAnsi" w:cstheme="minorBidi"/>
          <w:szCs w:val="22"/>
        </w:rPr>
      </w:pPr>
      <w:ins w:id="136" w:author="Author">
        <w:r>
          <w:t>2</w:t>
        </w:r>
        <w:r>
          <w:rPr>
            <w:snapToGrid w:val="0"/>
          </w:rPr>
          <w:t>.</w:t>
        </w:r>
        <w:r>
          <w:rPr>
            <w:snapToGrid w:val="0"/>
          </w:rPr>
          <w:tab/>
          <w:t>Commencement</w:t>
        </w:r>
        <w:r>
          <w:tab/>
        </w:r>
        <w:r>
          <w:fldChar w:fldCharType="begin"/>
        </w:r>
        <w:r>
          <w:instrText xml:space="preserve"> PAGEREF _Toc425933080 \h </w:instrText>
        </w:r>
        <w:r>
          <w:fldChar w:fldCharType="separate"/>
        </w:r>
        <w:r>
          <w:t>1</w:t>
        </w:r>
        <w:r>
          <w:fldChar w:fldCharType="end"/>
        </w:r>
      </w:ins>
    </w:p>
    <w:p w14:paraId="0C165B14" w14:textId="77777777" w:rsidR="00EF76D6" w:rsidRDefault="00B82048">
      <w:pPr>
        <w:pStyle w:val="TOC8"/>
        <w:rPr>
          <w:ins w:id="137" w:author="Author"/>
          <w:rFonts w:asciiTheme="minorHAnsi" w:eastAsiaTheme="minorEastAsia" w:hAnsiTheme="minorHAnsi" w:cstheme="minorBidi"/>
          <w:szCs w:val="22"/>
        </w:rPr>
      </w:pPr>
      <w:ins w:id="138" w:author="Author">
        <w:r>
          <w:t>3</w:t>
        </w:r>
        <w:r>
          <w:rPr>
            <w:snapToGrid w:val="0"/>
          </w:rPr>
          <w:t>.</w:t>
        </w:r>
        <w:r>
          <w:rPr>
            <w:snapToGrid w:val="0"/>
          </w:rPr>
          <w:tab/>
          <w:t>Interpretation</w:t>
        </w:r>
        <w:r>
          <w:tab/>
        </w:r>
        <w:r>
          <w:fldChar w:fldCharType="begin"/>
        </w:r>
        <w:r>
          <w:instrText xml:space="preserve"> PAGEREF _Toc425933081 \h </w:instrText>
        </w:r>
        <w:r>
          <w:fldChar w:fldCharType="separate"/>
        </w:r>
        <w:r>
          <w:t>1</w:t>
        </w:r>
        <w:r>
          <w:fldChar w:fldCharType="end"/>
        </w:r>
      </w:ins>
    </w:p>
    <w:p w14:paraId="50B0B9F3" w14:textId="77777777" w:rsidR="00EF76D6" w:rsidRDefault="00B82048">
      <w:pPr>
        <w:pStyle w:val="TOC8"/>
        <w:rPr>
          <w:ins w:id="139" w:author="Author"/>
          <w:rFonts w:asciiTheme="minorHAnsi" w:eastAsiaTheme="minorEastAsia" w:hAnsiTheme="minorHAnsi" w:cstheme="minorBidi"/>
          <w:szCs w:val="22"/>
        </w:rPr>
      </w:pPr>
      <w:ins w:id="140" w:author="Author">
        <w:r>
          <w:t>4</w:t>
        </w:r>
        <w:r>
          <w:rPr>
            <w:snapToGrid w:val="0"/>
          </w:rPr>
          <w:t>.</w:t>
        </w:r>
        <w:r>
          <w:rPr>
            <w:snapToGrid w:val="0"/>
          </w:rPr>
          <w:tab/>
          <w:t>Objects</w:t>
        </w:r>
        <w:r>
          <w:tab/>
        </w:r>
        <w:r>
          <w:fldChar w:fldCharType="begin"/>
        </w:r>
        <w:r>
          <w:instrText xml:space="preserve"> PAGEREF _Toc425933082 \h </w:instrText>
        </w:r>
        <w:r>
          <w:fldChar w:fldCharType="separate"/>
        </w:r>
        <w:r>
          <w:t>2</w:t>
        </w:r>
        <w:r>
          <w:fldChar w:fldCharType="end"/>
        </w:r>
      </w:ins>
    </w:p>
    <w:p w14:paraId="26DA7526" w14:textId="77777777" w:rsidR="00EF76D6" w:rsidRDefault="00B82048">
      <w:pPr>
        <w:pStyle w:val="TOC8"/>
        <w:rPr>
          <w:ins w:id="141" w:author="Author"/>
          <w:rFonts w:asciiTheme="minorHAnsi" w:eastAsiaTheme="minorEastAsia" w:hAnsiTheme="minorHAnsi" w:cstheme="minorBidi"/>
          <w:szCs w:val="22"/>
        </w:rPr>
      </w:pPr>
      <w:ins w:id="142" w:author="Author">
        <w:r>
          <w:t>5</w:t>
        </w:r>
        <w:r>
          <w:rPr>
            <w:snapToGrid w:val="0"/>
          </w:rPr>
          <w:t>.</w:t>
        </w:r>
        <w:r>
          <w:rPr>
            <w:snapToGrid w:val="0"/>
          </w:rPr>
          <w:tab/>
        </w:r>
        <w:r>
          <w:rPr>
            <w:snapToGrid w:val="0"/>
          </w:rPr>
          <w:t>Commission established</w:t>
        </w:r>
        <w:r>
          <w:tab/>
        </w:r>
        <w:r>
          <w:fldChar w:fldCharType="begin"/>
        </w:r>
        <w:r>
          <w:instrText xml:space="preserve"> PAGEREF _Toc425933083 \h </w:instrText>
        </w:r>
        <w:r>
          <w:fldChar w:fldCharType="separate"/>
        </w:r>
        <w:r>
          <w:t>2</w:t>
        </w:r>
        <w:r>
          <w:fldChar w:fldCharType="end"/>
        </w:r>
      </w:ins>
    </w:p>
    <w:p w14:paraId="25CCEC6D" w14:textId="77777777" w:rsidR="00EF76D6" w:rsidRDefault="00B82048">
      <w:pPr>
        <w:pStyle w:val="TOC8"/>
        <w:rPr>
          <w:ins w:id="143" w:author="Author"/>
          <w:rFonts w:asciiTheme="minorHAnsi" w:eastAsiaTheme="minorEastAsia" w:hAnsiTheme="minorHAnsi" w:cstheme="minorBidi"/>
          <w:szCs w:val="22"/>
        </w:rPr>
      </w:pPr>
      <w:ins w:id="144" w:author="Author">
        <w:r>
          <w:t>6</w:t>
        </w:r>
        <w:r>
          <w:rPr>
            <w:snapToGrid w:val="0"/>
          </w:rPr>
          <w:t>.</w:t>
        </w:r>
        <w:r>
          <w:rPr>
            <w:snapToGrid w:val="0"/>
          </w:rPr>
          <w:tab/>
          <w:t>Membership of the Commission</w:t>
        </w:r>
        <w:r>
          <w:tab/>
        </w:r>
        <w:r>
          <w:fldChar w:fldCharType="begin"/>
        </w:r>
        <w:r>
          <w:instrText xml:space="preserve"> PAGEREF _Toc425933084 \h </w:instrText>
        </w:r>
        <w:r>
          <w:fldChar w:fldCharType="separate"/>
        </w:r>
        <w:r>
          <w:t>2</w:t>
        </w:r>
        <w:r>
          <w:fldChar w:fldCharType="end"/>
        </w:r>
      </w:ins>
    </w:p>
    <w:p w14:paraId="4196DF39" w14:textId="77777777" w:rsidR="00EF76D6" w:rsidRDefault="00B82048">
      <w:pPr>
        <w:pStyle w:val="TOC8"/>
        <w:rPr>
          <w:ins w:id="145" w:author="Author"/>
          <w:rFonts w:asciiTheme="minorHAnsi" w:eastAsiaTheme="minorEastAsia" w:hAnsiTheme="minorHAnsi" w:cstheme="minorBidi"/>
          <w:szCs w:val="22"/>
        </w:rPr>
      </w:pPr>
      <w:ins w:id="146" w:author="Author">
        <w:r>
          <w:t>7</w:t>
        </w:r>
        <w:r>
          <w:rPr>
            <w:snapToGrid w:val="0"/>
          </w:rPr>
          <w:t>.</w:t>
        </w:r>
        <w:r>
          <w:rPr>
            <w:snapToGrid w:val="0"/>
          </w:rPr>
          <w:tab/>
          <w:t>Commissioner and Deputy Commissioner for Multicultural and Ethnic Affairs</w:t>
        </w:r>
        <w:r>
          <w:tab/>
        </w:r>
        <w:r>
          <w:fldChar w:fldCharType="begin"/>
        </w:r>
        <w:r>
          <w:instrText xml:space="preserve"> PAGEREF _Toc425933085 \h </w:instrText>
        </w:r>
        <w:r>
          <w:fldChar w:fldCharType="separate"/>
        </w:r>
        <w:r>
          <w:t>3</w:t>
        </w:r>
        <w:r>
          <w:fldChar w:fldCharType="end"/>
        </w:r>
      </w:ins>
    </w:p>
    <w:p w14:paraId="53FE6E70" w14:textId="77777777" w:rsidR="00EF76D6" w:rsidRDefault="00B82048">
      <w:pPr>
        <w:pStyle w:val="TOC8"/>
        <w:rPr>
          <w:ins w:id="147" w:author="Author"/>
          <w:rFonts w:asciiTheme="minorHAnsi" w:eastAsiaTheme="minorEastAsia" w:hAnsiTheme="minorHAnsi" w:cstheme="minorBidi"/>
          <w:szCs w:val="22"/>
        </w:rPr>
      </w:pPr>
      <w:ins w:id="148" w:author="Author">
        <w:r>
          <w:t>8</w:t>
        </w:r>
        <w:r>
          <w:rPr>
            <w:snapToGrid w:val="0"/>
          </w:rPr>
          <w:t>.</w:t>
        </w:r>
        <w:r>
          <w:rPr>
            <w:snapToGrid w:val="0"/>
          </w:rPr>
          <w:tab/>
          <w:t>Terms and conditions of membership</w:t>
        </w:r>
        <w:r>
          <w:tab/>
        </w:r>
        <w:r>
          <w:fldChar w:fldCharType="begin"/>
        </w:r>
        <w:r>
          <w:instrText xml:space="preserve"> PAGEREF _Toc425933086 \h </w:instrText>
        </w:r>
        <w:r>
          <w:fldChar w:fldCharType="separate"/>
        </w:r>
        <w:r>
          <w:t>3</w:t>
        </w:r>
        <w:r>
          <w:fldChar w:fldCharType="end"/>
        </w:r>
      </w:ins>
    </w:p>
    <w:p w14:paraId="62DFABA2" w14:textId="77777777" w:rsidR="00EF76D6" w:rsidRDefault="00B82048">
      <w:pPr>
        <w:pStyle w:val="TOC8"/>
        <w:rPr>
          <w:ins w:id="149" w:author="Author"/>
          <w:rFonts w:asciiTheme="minorHAnsi" w:eastAsiaTheme="minorEastAsia" w:hAnsiTheme="minorHAnsi" w:cstheme="minorBidi"/>
          <w:szCs w:val="22"/>
        </w:rPr>
      </w:pPr>
      <w:ins w:id="150" w:author="Author">
        <w:r>
          <w:t>9</w:t>
        </w:r>
        <w:r>
          <w:rPr>
            <w:snapToGrid w:val="0"/>
          </w:rPr>
          <w:t>.</w:t>
        </w:r>
        <w:r>
          <w:rPr>
            <w:snapToGrid w:val="0"/>
          </w:rPr>
          <w:tab/>
          <w:t>Vocation of office</w:t>
        </w:r>
        <w:r>
          <w:tab/>
        </w:r>
        <w:r>
          <w:fldChar w:fldCharType="begin"/>
        </w:r>
        <w:r>
          <w:instrText xml:space="preserve"> PAGEREF _Toc425933087 \h </w:instrText>
        </w:r>
        <w:r>
          <w:fldChar w:fldCharType="separate"/>
        </w:r>
        <w:r>
          <w:t>4</w:t>
        </w:r>
        <w:r>
          <w:fldChar w:fldCharType="end"/>
        </w:r>
      </w:ins>
    </w:p>
    <w:p w14:paraId="39C843BD" w14:textId="77777777" w:rsidR="00EF76D6" w:rsidRDefault="00B82048">
      <w:pPr>
        <w:pStyle w:val="TOC8"/>
        <w:rPr>
          <w:ins w:id="151" w:author="Author"/>
          <w:rFonts w:asciiTheme="minorHAnsi" w:eastAsiaTheme="minorEastAsia" w:hAnsiTheme="minorHAnsi" w:cstheme="minorBidi"/>
          <w:szCs w:val="22"/>
        </w:rPr>
      </w:pPr>
      <w:ins w:id="152" w:author="Author">
        <w:r>
          <w:t>10</w:t>
        </w:r>
        <w:r>
          <w:rPr>
            <w:snapToGrid w:val="0"/>
          </w:rPr>
          <w:t>.</w:t>
        </w:r>
        <w:r>
          <w:rPr>
            <w:snapToGrid w:val="0"/>
          </w:rPr>
          <w:tab/>
          <w:t>Existing rights</w:t>
        </w:r>
        <w:r>
          <w:tab/>
        </w:r>
        <w:r>
          <w:fldChar w:fldCharType="begin"/>
        </w:r>
        <w:r>
          <w:instrText xml:space="preserve"> PAGEREF _Toc425933088 \h </w:instrText>
        </w:r>
        <w:r>
          <w:fldChar w:fldCharType="separate"/>
        </w:r>
        <w:r>
          <w:t>4</w:t>
        </w:r>
        <w:r>
          <w:fldChar w:fldCharType="end"/>
        </w:r>
      </w:ins>
    </w:p>
    <w:p w14:paraId="52DB73FD" w14:textId="77777777" w:rsidR="00EF76D6" w:rsidRDefault="00B82048">
      <w:pPr>
        <w:pStyle w:val="TOC8"/>
        <w:rPr>
          <w:ins w:id="153" w:author="Author"/>
          <w:rFonts w:asciiTheme="minorHAnsi" w:eastAsiaTheme="minorEastAsia" w:hAnsiTheme="minorHAnsi" w:cstheme="minorBidi"/>
          <w:szCs w:val="22"/>
        </w:rPr>
      </w:pPr>
      <w:ins w:id="154" w:author="Author">
        <w:r>
          <w:t>11</w:t>
        </w:r>
        <w:r>
          <w:rPr>
            <w:snapToGrid w:val="0"/>
          </w:rPr>
          <w:t>.</w:t>
        </w:r>
        <w:r>
          <w:rPr>
            <w:snapToGrid w:val="0"/>
          </w:rPr>
          <w:tab/>
          <w:t>Casual vacancies</w:t>
        </w:r>
        <w:r>
          <w:tab/>
        </w:r>
        <w:r>
          <w:fldChar w:fldCharType="begin"/>
        </w:r>
        <w:r>
          <w:instrText xml:space="preserve"> PAGEREF _Toc425933089 \h </w:instrText>
        </w:r>
        <w:r>
          <w:fldChar w:fldCharType="separate"/>
        </w:r>
        <w:r>
          <w:t>4</w:t>
        </w:r>
        <w:r>
          <w:fldChar w:fldCharType="end"/>
        </w:r>
      </w:ins>
    </w:p>
    <w:p w14:paraId="47FD91F1" w14:textId="77777777" w:rsidR="00EF76D6" w:rsidRDefault="00B82048">
      <w:pPr>
        <w:pStyle w:val="TOC8"/>
        <w:rPr>
          <w:ins w:id="155" w:author="Author"/>
          <w:rFonts w:asciiTheme="minorHAnsi" w:eastAsiaTheme="minorEastAsia" w:hAnsiTheme="minorHAnsi" w:cstheme="minorBidi"/>
          <w:szCs w:val="22"/>
        </w:rPr>
      </w:pPr>
      <w:ins w:id="156" w:author="Author">
        <w:r>
          <w:t>12</w:t>
        </w:r>
        <w:r>
          <w:rPr>
            <w:snapToGrid w:val="0"/>
          </w:rPr>
          <w:t>.</w:t>
        </w:r>
        <w:r>
          <w:rPr>
            <w:snapToGrid w:val="0"/>
          </w:rPr>
          <w:tab/>
          <w:t>Meetings of Commission</w:t>
        </w:r>
        <w:r>
          <w:tab/>
        </w:r>
        <w:r>
          <w:fldChar w:fldCharType="begin"/>
        </w:r>
        <w:r>
          <w:instrText xml:space="preserve"> PAGEREF _Toc425933090 \h </w:instrText>
        </w:r>
        <w:r>
          <w:fldChar w:fldCharType="separate"/>
        </w:r>
        <w:r>
          <w:t>5</w:t>
        </w:r>
        <w:r>
          <w:fldChar w:fldCharType="end"/>
        </w:r>
      </w:ins>
    </w:p>
    <w:p w14:paraId="65D4AD01" w14:textId="77777777" w:rsidR="00EF76D6" w:rsidRDefault="00B82048">
      <w:pPr>
        <w:pStyle w:val="TOC8"/>
        <w:rPr>
          <w:ins w:id="157" w:author="Author"/>
          <w:rFonts w:asciiTheme="minorHAnsi" w:eastAsiaTheme="minorEastAsia" w:hAnsiTheme="minorHAnsi" w:cstheme="minorBidi"/>
          <w:szCs w:val="22"/>
        </w:rPr>
      </w:pPr>
      <w:ins w:id="158" w:author="Author">
        <w:r>
          <w:t>13</w:t>
        </w:r>
        <w:r>
          <w:rPr>
            <w:snapToGrid w:val="0"/>
          </w:rPr>
          <w:t>.</w:t>
        </w:r>
        <w:r>
          <w:rPr>
            <w:snapToGrid w:val="0"/>
          </w:rPr>
          <w:tab/>
          <w:t>Functions of the Commission</w:t>
        </w:r>
        <w:r>
          <w:tab/>
        </w:r>
        <w:r>
          <w:fldChar w:fldCharType="begin"/>
        </w:r>
        <w:r>
          <w:instrText xml:space="preserve"> PAGEREF _Toc425933091 \h </w:instrText>
        </w:r>
        <w:r>
          <w:fldChar w:fldCharType="separate"/>
        </w:r>
        <w:r>
          <w:t>6</w:t>
        </w:r>
        <w:r>
          <w:fldChar w:fldCharType="end"/>
        </w:r>
      </w:ins>
    </w:p>
    <w:p w14:paraId="2AFDF321" w14:textId="77777777" w:rsidR="00EF76D6" w:rsidRDefault="00B82048">
      <w:pPr>
        <w:pStyle w:val="TOC8"/>
        <w:rPr>
          <w:ins w:id="159" w:author="Author"/>
          <w:rFonts w:asciiTheme="minorHAnsi" w:eastAsiaTheme="minorEastAsia" w:hAnsiTheme="minorHAnsi" w:cstheme="minorBidi"/>
          <w:szCs w:val="22"/>
        </w:rPr>
      </w:pPr>
      <w:ins w:id="160" w:author="Author">
        <w:r>
          <w:t>14</w:t>
        </w:r>
        <w:r>
          <w:rPr>
            <w:snapToGrid w:val="0"/>
          </w:rPr>
          <w:t>.</w:t>
        </w:r>
        <w:r>
          <w:rPr>
            <w:snapToGrid w:val="0"/>
          </w:rPr>
          <w:tab/>
          <w:t>Advisers to Commission</w:t>
        </w:r>
        <w:r>
          <w:tab/>
        </w:r>
        <w:r>
          <w:fldChar w:fldCharType="begin"/>
        </w:r>
        <w:r>
          <w:instrText xml:space="preserve"> PAGEREF _Toc425933092 \h </w:instrText>
        </w:r>
        <w:r>
          <w:fldChar w:fldCharType="separate"/>
        </w:r>
        <w:r>
          <w:t>7</w:t>
        </w:r>
        <w:r>
          <w:fldChar w:fldCharType="end"/>
        </w:r>
      </w:ins>
    </w:p>
    <w:p w14:paraId="6B6504D0" w14:textId="77777777" w:rsidR="00EF76D6" w:rsidRDefault="00B82048">
      <w:pPr>
        <w:pStyle w:val="TOC8"/>
        <w:rPr>
          <w:ins w:id="161" w:author="Author"/>
          <w:rFonts w:asciiTheme="minorHAnsi" w:eastAsiaTheme="minorEastAsia" w:hAnsiTheme="minorHAnsi" w:cstheme="minorBidi"/>
          <w:szCs w:val="22"/>
        </w:rPr>
      </w:pPr>
      <w:ins w:id="162" w:author="Author">
        <w:r>
          <w:t>15</w:t>
        </w:r>
        <w:r>
          <w:rPr>
            <w:snapToGrid w:val="0"/>
          </w:rPr>
          <w:t>.</w:t>
        </w:r>
        <w:r>
          <w:rPr>
            <w:snapToGrid w:val="0"/>
          </w:rPr>
          <w:tab/>
          <w:t>Committee</w:t>
        </w:r>
        <w:r>
          <w:tab/>
        </w:r>
        <w:r>
          <w:fldChar w:fldCharType="begin"/>
        </w:r>
        <w:r>
          <w:instrText xml:space="preserve"> PAGEREF _Toc425933093 \h </w:instrText>
        </w:r>
        <w:r>
          <w:fldChar w:fldCharType="separate"/>
        </w:r>
        <w:r>
          <w:t>7</w:t>
        </w:r>
        <w:r>
          <w:fldChar w:fldCharType="end"/>
        </w:r>
      </w:ins>
    </w:p>
    <w:p w14:paraId="1D7698E0" w14:textId="77777777" w:rsidR="00EF76D6" w:rsidRDefault="00B82048">
      <w:pPr>
        <w:pStyle w:val="TOC8"/>
        <w:rPr>
          <w:ins w:id="163" w:author="Author"/>
          <w:rFonts w:asciiTheme="minorHAnsi" w:eastAsiaTheme="minorEastAsia" w:hAnsiTheme="minorHAnsi" w:cstheme="minorBidi"/>
          <w:szCs w:val="22"/>
        </w:rPr>
      </w:pPr>
      <w:ins w:id="164" w:author="Author">
        <w:r>
          <w:t>16</w:t>
        </w:r>
        <w:r>
          <w:rPr>
            <w:snapToGrid w:val="0"/>
          </w:rPr>
          <w:t>.</w:t>
        </w:r>
        <w:r>
          <w:rPr>
            <w:snapToGrid w:val="0"/>
          </w:rPr>
          <w:tab/>
          <w:t>Delegation</w:t>
        </w:r>
        <w:r>
          <w:tab/>
        </w:r>
        <w:r>
          <w:fldChar w:fldCharType="begin"/>
        </w:r>
        <w:r>
          <w:instrText xml:space="preserve"> PAGEREF _Toc425933094 \h </w:instrText>
        </w:r>
        <w:r>
          <w:fldChar w:fldCharType="separate"/>
        </w:r>
        <w:r>
          <w:t>7</w:t>
        </w:r>
        <w:r>
          <w:fldChar w:fldCharType="end"/>
        </w:r>
      </w:ins>
    </w:p>
    <w:p w14:paraId="69D37FD8" w14:textId="77777777" w:rsidR="00EF76D6" w:rsidRDefault="00B82048">
      <w:pPr>
        <w:pStyle w:val="TOC8"/>
        <w:rPr>
          <w:ins w:id="165" w:author="Author"/>
          <w:rFonts w:asciiTheme="minorHAnsi" w:eastAsiaTheme="minorEastAsia" w:hAnsiTheme="minorHAnsi" w:cstheme="minorBidi"/>
          <w:szCs w:val="22"/>
        </w:rPr>
      </w:pPr>
      <w:ins w:id="166" w:author="Author">
        <w:r>
          <w:t>17</w:t>
        </w:r>
        <w:r>
          <w:rPr>
            <w:snapToGrid w:val="0"/>
          </w:rPr>
          <w:t>.</w:t>
        </w:r>
        <w:r>
          <w:rPr>
            <w:snapToGrid w:val="0"/>
          </w:rPr>
          <w:tab/>
          <w:t>Staff</w:t>
        </w:r>
        <w:r>
          <w:tab/>
        </w:r>
        <w:r>
          <w:fldChar w:fldCharType="begin"/>
        </w:r>
        <w:r>
          <w:instrText xml:space="preserve"> PAGEREF _Toc425933095 \h </w:instrText>
        </w:r>
        <w:r>
          <w:fldChar w:fldCharType="separate"/>
        </w:r>
        <w:r>
          <w:t>8</w:t>
        </w:r>
        <w:r>
          <w:fldChar w:fldCharType="end"/>
        </w:r>
      </w:ins>
    </w:p>
    <w:p w14:paraId="71DC83B1" w14:textId="77777777" w:rsidR="00EF76D6" w:rsidRDefault="00B82048">
      <w:pPr>
        <w:pStyle w:val="TOC8"/>
        <w:rPr>
          <w:ins w:id="167" w:author="Author"/>
          <w:rFonts w:asciiTheme="minorHAnsi" w:eastAsiaTheme="minorEastAsia" w:hAnsiTheme="minorHAnsi" w:cstheme="minorBidi"/>
          <w:szCs w:val="22"/>
        </w:rPr>
      </w:pPr>
      <w:ins w:id="168" w:author="Author">
        <w:r>
          <w:t>19</w:t>
        </w:r>
        <w:r>
          <w:rPr>
            <w:snapToGrid w:val="0"/>
          </w:rPr>
          <w:t>.</w:t>
        </w:r>
        <w:r>
          <w:rPr>
            <w:snapToGrid w:val="0"/>
          </w:rPr>
          <w:tab/>
          <w:t>Immunity of members to the Commission</w:t>
        </w:r>
        <w:r>
          <w:tab/>
        </w:r>
        <w:r>
          <w:fldChar w:fldCharType="begin"/>
        </w:r>
        <w:r>
          <w:instrText xml:space="preserve"> PAGEREF _Toc425933096 \h </w:instrText>
        </w:r>
        <w:r>
          <w:fldChar w:fldCharType="separate"/>
        </w:r>
        <w:r>
          <w:t>8</w:t>
        </w:r>
        <w:r>
          <w:fldChar w:fldCharType="end"/>
        </w:r>
      </w:ins>
    </w:p>
    <w:p w14:paraId="33B511AA" w14:textId="77777777" w:rsidR="00EF76D6" w:rsidRDefault="00B82048">
      <w:pPr>
        <w:pStyle w:val="TOC8"/>
        <w:rPr>
          <w:ins w:id="169" w:author="Author"/>
          <w:rFonts w:asciiTheme="minorHAnsi" w:eastAsiaTheme="minorEastAsia" w:hAnsiTheme="minorHAnsi" w:cstheme="minorBidi"/>
          <w:szCs w:val="22"/>
        </w:rPr>
      </w:pPr>
      <w:ins w:id="170" w:author="Author">
        <w:r>
          <w:t>20</w:t>
        </w:r>
        <w:r>
          <w:rPr>
            <w:snapToGrid w:val="0"/>
          </w:rPr>
          <w:t>.</w:t>
        </w:r>
        <w:r>
          <w:rPr>
            <w:snapToGrid w:val="0"/>
          </w:rPr>
          <w:tab/>
          <w:t>Regulations</w:t>
        </w:r>
        <w:r>
          <w:tab/>
        </w:r>
        <w:r>
          <w:fldChar w:fldCharType="begin"/>
        </w:r>
        <w:r>
          <w:instrText xml:space="preserve"> PAGEREF _Toc425933097 \h </w:instrText>
        </w:r>
        <w:r>
          <w:fldChar w:fldCharType="separate"/>
        </w:r>
        <w:r>
          <w:t>8</w:t>
        </w:r>
        <w:r>
          <w:fldChar w:fldCharType="end"/>
        </w:r>
      </w:ins>
    </w:p>
    <w:p w14:paraId="4473840B" w14:textId="77777777" w:rsidR="00EF76D6" w:rsidRDefault="00B82048">
      <w:pPr>
        <w:pStyle w:val="TOC8"/>
        <w:rPr>
          <w:ins w:id="171" w:author="Author"/>
          <w:rFonts w:asciiTheme="minorHAnsi" w:eastAsiaTheme="minorEastAsia" w:hAnsiTheme="minorHAnsi" w:cstheme="minorBidi"/>
          <w:szCs w:val="22"/>
        </w:rPr>
      </w:pPr>
      <w:ins w:id="172" w:author="Author">
        <w:r>
          <w:t>21</w:t>
        </w:r>
        <w:r>
          <w:rPr>
            <w:snapToGrid w:val="0"/>
          </w:rPr>
          <w:t>.</w:t>
        </w:r>
        <w:r>
          <w:rPr>
            <w:snapToGrid w:val="0"/>
          </w:rPr>
          <w:tab/>
          <w:t>Commission to expire</w:t>
        </w:r>
        <w:r>
          <w:tab/>
        </w:r>
        <w:r>
          <w:fldChar w:fldCharType="begin"/>
        </w:r>
        <w:r>
          <w:instrText xml:space="preserve"> PAGEREF _Toc425933098 \h </w:instrText>
        </w:r>
        <w:r>
          <w:fldChar w:fldCharType="separate"/>
        </w:r>
        <w:r>
          <w:t>9</w:t>
        </w:r>
        <w:r>
          <w:fldChar w:fldCharType="end"/>
        </w:r>
      </w:ins>
    </w:p>
    <w:p w14:paraId="1E9D794F" w14:textId="77777777" w:rsidR="00EF76D6" w:rsidRDefault="00B82048">
      <w:pPr>
        <w:pStyle w:val="TOC2"/>
        <w:tabs>
          <w:tab w:val="right" w:leader="dot" w:pos="7077"/>
        </w:tabs>
        <w:rPr>
          <w:ins w:id="173" w:author="Author"/>
          <w:rFonts w:asciiTheme="minorHAnsi" w:eastAsiaTheme="minorEastAsia" w:hAnsiTheme="minorHAnsi" w:cstheme="minorBidi"/>
          <w:b w:val="0"/>
          <w:sz w:val="22"/>
          <w:szCs w:val="22"/>
        </w:rPr>
      </w:pPr>
      <w:ins w:id="174" w:author="Author">
        <w:r>
          <w:t>Notes</w:t>
        </w:r>
      </w:ins>
    </w:p>
    <w:p w14:paraId="1A4380FA" w14:textId="77777777" w:rsidR="00EF76D6" w:rsidRDefault="00B82048">
      <w:pPr>
        <w:pStyle w:val="TOC8"/>
        <w:rPr>
          <w:ins w:id="175" w:author="Author"/>
          <w:rFonts w:asciiTheme="minorHAnsi" w:eastAsiaTheme="minorEastAsia" w:hAnsiTheme="minorHAnsi" w:cstheme="minorBidi"/>
          <w:szCs w:val="22"/>
        </w:rPr>
      </w:pPr>
      <w:ins w:id="176" w:author="Author">
        <w:r>
          <w:rPr>
            <w:snapToGrid w:val="0"/>
          </w:rPr>
          <w:t>Compilation table</w:t>
        </w:r>
        <w:r>
          <w:tab/>
        </w:r>
        <w:r>
          <w:fldChar w:fldCharType="begin"/>
        </w:r>
        <w:r>
          <w:instrText xml:space="preserve"> PAGEREF _Toc425933100 \h </w:instrText>
        </w:r>
        <w:r>
          <w:fldChar w:fldCharType="separate"/>
        </w:r>
        <w:r>
          <w:t>9</w:t>
        </w:r>
        <w:r>
          <w:fldChar w:fldCharType="end"/>
        </w:r>
      </w:ins>
    </w:p>
    <w:p w14:paraId="2AB7AFEB" w14:textId="77777777" w:rsidR="00EF76D6" w:rsidRDefault="00B82048">
      <w:pPr>
        <w:pStyle w:val="NoteHeading"/>
        <w:rPr>
          <w:ins w:id="177" w:author="Author"/>
        </w:rPr>
      </w:pPr>
      <w:ins w:id="178" w:author="Author">
        <w:r>
          <w:fldChar w:fldCharType="end"/>
        </w: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ins>
    </w:p>
    <w:p w14:paraId="63E48D94" w14:textId="77777777" w:rsidR="00EF76D6" w:rsidRDefault="00EF76D6">
      <w:pPr>
        <w:pStyle w:val="NoteHeading"/>
        <w:rPr>
          <w:ins w:id="179" w:author="Author"/>
        </w:rPr>
        <w:sectPr w:rsidR="00EF76D6">
          <w:headerReference w:type="even" r:id="rId14"/>
          <w:headerReference w:type="default" r:id="rId15"/>
          <w:footerReference w:type="even" r:id="rId16"/>
          <w:footerReference w:type="default" r:id="rId17"/>
          <w:headerReference w:type="first" r:id="rId18"/>
          <w:footerReference w:type="first" r:id="rId19"/>
          <w:type w:val="oddPage"/>
          <w:pgSz w:w="11907" w:h="16840" w:code="9"/>
          <w:pgMar w:top="2381" w:right="2410" w:bottom="3544" w:left="2410" w:header="720" w:footer="3544" w:gutter="0"/>
          <w:pgNumType w:fmt="lowerRoman" w:start="1"/>
          <w:cols w:space="720"/>
          <w:noEndnote/>
          <w:titlePg/>
        </w:sectPr>
      </w:pPr>
    </w:p>
    <w:p w14:paraId="52186458" w14:textId="77777777" w:rsidR="00EF76D6" w:rsidRDefault="00B82048">
      <w:pPr>
        <w:pStyle w:val="WA"/>
        <w:rPr>
          <w:ins w:id="208" w:author="Author"/>
        </w:rPr>
      </w:pPr>
      <w:ins w:id="209" w:author="Author">
        <w:r>
          <w:t>Western Australia</w:t>
        </w:r>
      </w:ins>
    </w:p>
    <w:p w14:paraId="0CCE6E4C" w14:textId="77777777" w:rsidR="00EF76D6" w:rsidRDefault="00B82048">
      <w:pPr>
        <w:pStyle w:val="NameofActReg"/>
        <w:rPr>
          <w:ins w:id="210" w:author="Author"/>
        </w:rPr>
      </w:pPr>
      <w:ins w:id="211" w:author="Author">
        <w:r>
          <w:t xml:space="preserve">Multicultural and Ethnic Affairs Commission Act 1983 </w:t>
        </w:r>
      </w:ins>
    </w:p>
    <w:p w14:paraId="666A036B" w14:textId="77777777" w:rsidR="00EF76D6" w:rsidRDefault="00B82048">
      <w:pPr>
        <w:pStyle w:val="LongTitle"/>
        <w:rPr>
          <w:ins w:id="212" w:author="Author"/>
          <w:snapToGrid w:val="0"/>
        </w:rPr>
      </w:pPr>
      <w:ins w:id="213" w:author="Author">
        <w:r>
          <w:rPr>
            <w:snapToGrid w:val="0"/>
          </w:rPr>
          <w:t xml:space="preserve">An Act to establish a Multicultural and Ethnic Affairs Commission and for other purposes. </w:t>
        </w:r>
      </w:ins>
    </w:p>
    <w:p w14:paraId="0C12075A" w14:textId="77777777" w:rsidR="00EF76D6" w:rsidRDefault="00B82048">
      <w:pPr>
        <w:pStyle w:val="Enactment"/>
        <w:rPr>
          <w:ins w:id="214" w:author="Author"/>
          <w:snapToGrid w:val="0"/>
        </w:rPr>
      </w:pPr>
      <w:ins w:id="215" w:author="Author">
        <w:r>
          <w:rPr>
            <w:snapToGrid w:val="0"/>
          </w:rPr>
          <w:t xml:space="preserve">Be it enacted by the Queen’s Most Excellent Majesty, by and with the advice and consent of the Legislative Council and the Legislative Assembly of Western Australia, in this present Parliament assembled, and by the authority of the same, as follows: —  </w:t>
        </w:r>
      </w:ins>
    </w:p>
    <w:p w14:paraId="2AB0B541" w14:textId="77777777" w:rsidR="00EF76D6" w:rsidRDefault="00B82048">
      <w:pPr>
        <w:pStyle w:val="Heading5"/>
        <w:rPr>
          <w:ins w:id="216" w:author="Author"/>
          <w:snapToGrid w:val="0"/>
        </w:rPr>
      </w:pPr>
      <w:bookmarkStart w:id="217" w:name="_Toc378075895"/>
      <w:bookmarkStart w:id="218" w:name="_Toc425933079"/>
      <w:ins w:id="219" w:author="Author">
        <w:r>
          <w:rPr>
            <w:rStyle w:val="CharSectno"/>
          </w:rPr>
          <w:t>1</w:t>
        </w:r>
        <w:r>
          <w:rPr>
            <w:snapToGrid w:val="0"/>
          </w:rPr>
          <w:t>.</w:t>
        </w:r>
        <w:r>
          <w:rPr>
            <w:snapToGrid w:val="0"/>
          </w:rPr>
          <w:tab/>
          <w:t>Short title</w:t>
        </w:r>
        <w:bookmarkEnd w:id="217"/>
        <w:bookmarkEnd w:id="218"/>
        <w:r>
          <w:rPr>
            <w:snapToGrid w:val="0"/>
          </w:rPr>
          <w:t xml:space="preserve"> </w:t>
        </w:r>
      </w:ins>
    </w:p>
    <w:p w14:paraId="582642DF" w14:textId="77777777" w:rsidR="00EF76D6" w:rsidRDefault="00B82048">
      <w:pPr>
        <w:pStyle w:val="Subsection"/>
        <w:rPr>
          <w:ins w:id="220" w:author="Author"/>
          <w:snapToGrid w:val="0"/>
        </w:rPr>
      </w:pPr>
      <w:ins w:id="221" w:author="Author">
        <w:r>
          <w:rPr>
            <w:snapToGrid w:val="0"/>
          </w:rPr>
          <w:tab/>
        </w:r>
        <w:r>
          <w:rPr>
            <w:snapToGrid w:val="0"/>
          </w:rPr>
          <w:tab/>
          <w:t xml:space="preserve">This Act may be cited as the </w:t>
        </w:r>
        <w:r>
          <w:rPr>
            <w:i/>
            <w:snapToGrid w:val="0"/>
          </w:rPr>
          <w:t>Multicultural and Ethnic Affairs Commission Act 1983</w:t>
        </w:r>
        <w:r>
          <w:rPr>
            <w:snapToGrid w:val="0"/>
          </w:rPr>
          <w:t>.</w:t>
        </w:r>
      </w:ins>
    </w:p>
    <w:p w14:paraId="4EE0510F" w14:textId="77777777" w:rsidR="00EF76D6" w:rsidRDefault="00B82048">
      <w:pPr>
        <w:pStyle w:val="Heading5"/>
        <w:rPr>
          <w:ins w:id="222" w:author="Author"/>
          <w:snapToGrid w:val="0"/>
        </w:rPr>
      </w:pPr>
      <w:bookmarkStart w:id="223" w:name="_Toc378075896"/>
      <w:bookmarkStart w:id="224" w:name="_Toc425933080"/>
      <w:ins w:id="225" w:author="Author">
        <w:r>
          <w:rPr>
            <w:rStyle w:val="CharSectno"/>
          </w:rPr>
          <w:t>2</w:t>
        </w:r>
        <w:r>
          <w:rPr>
            <w:snapToGrid w:val="0"/>
          </w:rPr>
          <w:t>.</w:t>
        </w:r>
        <w:r>
          <w:rPr>
            <w:snapToGrid w:val="0"/>
          </w:rPr>
          <w:tab/>
          <w:t>Commencement</w:t>
        </w:r>
        <w:bookmarkEnd w:id="223"/>
        <w:bookmarkEnd w:id="224"/>
        <w:r>
          <w:rPr>
            <w:snapToGrid w:val="0"/>
          </w:rPr>
          <w:t xml:space="preserve"> </w:t>
        </w:r>
      </w:ins>
    </w:p>
    <w:p w14:paraId="0E928372" w14:textId="77777777" w:rsidR="00EF76D6" w:rsidRDefault="00B82048">
      <w:pPr>
        <w:pStyle w:val="Subsection"/>
        <w:rPr>
          <w:ins w:id="226" w:author="Author"/>
          <w:snapToGrid w:val="0"/>
        </w:rPr>
      </w:pPr>
      <w:ins w:id="227" w:author="Author">
        <w:r>
          <w:rPr>
            <w:snapToGrid w:val="0"/>
          </w:rPr>
          <w:tab/>
        </w:r>
        <w:r>
          <w:rPr>
            <w:snapToGrid w:val="0"/>
          </w:rPr>
          <w:tab/>
          <w:t>This Act shall come into operation on a day to be fixed by the proclamation.</w:t>
        </w:r>
      </w:ins>
    </w:p>
    <w:p w14:paraId="25C95B79" w14:textId="77777777" w:rsidR="00EF76D6" w:rsidRDefault="00B82048">
      <w:pPr>
        <w:pStyle w:val="Heading5"/>
        <w:rPr>
          <w:ins w:id="228" w:author="Author"/>
          <w:snapToGrid w:val="0"/>
        </w:rPr>
      </w:pPr>
      <w:bookmarkStart w:id="229" w:name="_Toc378075897"/>
      <w:bookmarkStart w:id="230" w:name="_Toc425933081"/>
      <w:ins w:id="231" w:author="Author">
        <w:r>
          <w:rPr>
            <w:rStyle w:val="CharSectno"/>
          </w:rPr>
          <w:t>3</w:t>
        </w:r>
        <w:r>
          <w:rPr>
            <w:snapToGrid w:val="0"/>
          </w:rPr>
          <w:t>.</w:t>
        </w:r>
        <w:r>
          <w:rPr>
            <w:snapToGrid w:val="0"/>
          </w:rPr>
          <w:tab/>
          <w:t>Interpretation</w:t>
        </w:r>
        <w:bookmarkEnd w:id="229"/>
        <w:bookmarkEnd w:id="230"/>
        <w:r>
          <w:rPr>
            <w:snapToGrid w:val="0"/>
          </w:rPr>
          <w:t xml:space="preserve"> </w:t>
        </w:r>
      </w:ins>
    </w:p>
    <w:p w14:paraId="38C6E722" w14:textId="77777777" w:rsidR="00EF76D6" w:rsidRDefault="00B82048">
      <w:pPr>
        <w:pStyle w:val="Subsection"/>
        <w:keepNext/>
        <w:rPr>
          <w:ins w:id="232" w:author="Author"/>
          <w:snapToGrid w:val="0"/>
        </w:rPr>
      </w:pPr>
      <w:ins w:id="233" w:author="Author">
        <w:r>
          <w:rPr>
            <w:snapToGrid w:val="0"/>
          </w:rPr>
          <w:tab/>
        </w:r>
        <w:r>
          <w:rPr>
            <w:snapToGrid w:val="0"/>
          </w:rPr>
          <w:tab/>
          <w:t>In this Act unless the Contrary intention appears — </w:t>
        </w:r>
      </w:ins>
    </w:p>
    <w:p w14:paraId="419DC357" w14:textId="77777777" w:rsidR="00EF76D6" w:rsidRDefault="00B82048">
      <w:pPr>
        <w:pStyle w:val="Defstart"/>
        <w:rPr>
          <w:ins w:id="234" w:author="Author"/>
        </w:rPr>
      </w:pPr>
      <w:ins w:id="235" w:author="Author">
        <w:r>
          <w:rPr>
            <w:b/>
          </w:rPr>
          <w:tab/>
          <w:t>“Commissioner”</w:t>
        </w:r>
        <w:r>
          <w:t xml:space="preserve"> means the person appointed to be Commissioner of Multicultural and Ethnic Affairs under section 7;</w:t>
        </w:r>
      </w:ins>
    </w:p>
    <w:p w14:paraId="5C5BBF17" w14:textId="77777777" w:rsidR="00EF76D6" w:rsidRDefault="00B82048">
      <w:pPr>
        <w:pStyle w:val="Defstart"/>
        <w:rPr>
          <w:ins w:id="236" w:author="Author"/>
        </w:rPr>
      </w:pPr>
      <w:ins w:id="237" w:author="Author">
        <w:r>
          <w:rPr>
            <w:b/>
          </w:rPr>
          <w:tab/>
          <w:t>“Deputy Commissioner”</w:t>
        </w:r>
        <w:r>
          <w:t xml:space="preserve"> means the person appointed to be Deputy Commissioner for Multicultural and Ethnic Affairs under section 7;</w:t>
        </w:r>
      </w:ins>
    </w:p>
    <w:p w14:paraId="46BEB111" w14:textId="77777777" w:rsidR="00EF76D6" w:rsidRDefault="00B82048">
      <w:pPr>
        <w:pStyle w:val="Defstart"/>
        <w:rPr>
          <w:ins w:id="238" w:author="Author"/>
        </w:rPr>
      </w:pPr>
      <w:ins w:id="239" w:author="Author">
        <w:r>
          <w:rPr>
            <w:b/>
          </w:rPr>
          <w:tab/>
          <w:t>“member”</w:t>
        </w:r>
        <w:r>
          <w:t xml:space="preserve"> means a member of the Commission and includes the Commissioner and the Deputy Commissioner;.</w:t>
        </w:r>
      </w:ins>
    </w:p>
    <w:p w14:paraId="1C9BBF9B" w14:textId="77777777" w:rsidR="00EF76D6" w:rsidRDefault="00B82048">
      <w:pPr>
        <w:pStyle w:val="Defstart"/>
        <w:rPr>
          <w:ins w:id="240" w:author="Author"/>
        </w:rPr>
      </w:pPr>
      <w:ins w:id="241" w:author="Author">
        <w:r>
          <w:rPr>
            <w:b/>
          </w:rPr>
          <w:tab/>
          <w:t>“the Commission”</w:t>
        </w:r>
        <w:r>
          <w:t xml:space="preserve"> means the Multicultural and Ethnic Affairs Commission established by section 5.</w:t>
        </w:r>
      </w:ins>
    </w:p>
    <w:p w14:paraId="1E125C67" w14:textId="77777777" w:rsidR="00EF76D6" w:rsidRDefault="00B82048">
      <w:pPr>
        <w:pStyle w:val="Footnotesection"/>
        <w:rPr>
          <w:ins w:id="242" w:author="Author"/>
        </w:rPr>
      </w:pPr>
      <w:ins w:id="243" w:author="Author">
        <w:r>
          <w:tab/>
          <w:t xml:space="preserve">[Section 3 amended by No. 27 of 1986 s.4.] </w:t>
        </w:r>
      </w:ins>
    </w:p>
    <w:p w14:paraId="416F8CA5" w14:textId="77777777" w:rsidR="00EF76D6" w:rsidRDefault="00B82048">
      <w:pPr>
        <w:pStyle w:val="Heading5"/>
        <w:rPr>
          <w:ins w:id="244" w:author="Author"/>
          <w:snapToGrid w:val="0"/>
        </w:rPr>
      </w:pPr>
      <w:bookmarkStart w:id="245" w:name="_Toc378075898"/>
      <w:bookmarkStart w:id="246" w:name="_Toc425933082"/>
      <w:ins w:id="247" w:author="Author">
        <w:r>
          <w:rPr>
            <w:rStyle w:val="CharSectno"/>
          </w:rPr>
          <w:t>4</w:t>
        </w:r>
        <w:r>
          <w:rPr>
            <w:snapToGrid w:val="0"/>
          </w:rPr>
          <w:t>.</w:t>
        </w:r>
        <w:r>
          <w:rPr>
            <w:snapToGrid w:val="0"/>
          </w:rPr>
          <w:tab/>
          <w:t>Objects</w:t>
        </w:r>
        <w:bookmarkEnd w:id="245"/>
        <w:bookmarkEnd w:id="246"/>
        <w:r>
          <w:rPr>
            <w:snapToGrid w:val="0"/>
          </w:rPr>
          <w:t xml:space="preserve"> </w:t>
        </w:r>
      </w:ins>
    </w:p>
    <w:p w14:paraId="6F737CBE" w14:textId="77777777" w:rsidR="00EF76D6" w:rsidRDefault="00B82048">
      <w:pPr>
        <w:pStyle w:val="Subsection"/>
        <w:rPr>
          <w:ins w:id="248" w:author="Author"/>
          <w:snapToGrid w:val="0"/>
        </w:rPr>
      </w:pPr>
      <w:ins w:id="249" w:author="Author">
        <w:r>
          <w:rPr>
            <w:snapToGrid w:val="0"/>
          </w:rPr>
          <w:tab/>
        </w:r>
        <w:r>
          <w:rPr>
            <w:snapToGrid w:val="0"/>
          </w:rPr>
          <w:tab/>
          <w:t>The objects of this Act are to — </w:t>
        </w:r>
      </w:ins>
    </w:p>
    <w:p w14:paraId="3C8566F5" w14:textId="77777777" w:rsidR="00EF76D6" w:rsidRDefault="00B82048">
      <w:pPr>
        <w:pStyle w:val="Indenta"/>
        <w:rPr>
          <w:ins w:id="250" w:author="Author"/>
          <w:snapToGrid w:val="0"/>
        </w:rPr>
      </w:pPr>
      <w:ins w:id="251" w:author="Author">
        <w:r>
          <w:rPr>
            <w:snapToGrid w:val="0"/>
          </w:rPr>
          <w:tab/>
          <w:t>(a)</w:t>
        </w:r>
        <w:r>
          <w:rPr>
            <w:snapToGrid w:val="0"/>
          </w:rPr>
          <w:tab/>
          <w:t>promote the recognition by the people of this State of the contribution made to the life of the people of this State by the diverse communities in this State and to enhance the appreciation of this contribution;</w:t>
        </w:r>
      </w:ins>
    </w:p>
    <w:p w14:paraId="64CB8810" w14:textId="77777777" w:rsidR="00EF76D6" w:rsidRDefault="00B82048">
      <w:pPr>
        <w:pStyle w:val="Indenta"/>
        <w:rPr>
          <w:ins w:id="252" w:author="Author"/>
          <w:snapToGrid w:val="0"/>
        </w:rPr>
      </w:pPr>
      <w:ins w:id="253" w:author="Author">
        <w:r>
          <w:rPr>
            <w:snapToGrid w:val="0"/>
          </w:rPr>
          <w:tab/>
          <w:t>(b)</w:t>
        </w:r>
        <w:r>
          <w:rPr>
            <w:snapToGrid w:val="0"/>
          </w:rPr>
          <w:tab/>
        </w:r>
        <w:r>
          <w:rPr>
            <w:snapToGrid w:val="0"/>
          </w:rPr>
          <w:t>encourage the participation of persons of diverse origins, languages or cultures in the life of the people of this State;</w:t>
        </w:r>
      </w:ins>
    </w:p>
    <w:p w14:paraId="6F2FBD74" w14:textId="77777777" w:rsidR="00EF76D6" w:rsidRDefault="00B82048">
      <w:pPr>
        <w:pStyle w:val="Indenta"/>
        <w:rPr>
          <w:ins w:id="254" w:author="Author"/>
          <w:snapToGrid w:val="0"/>
        </w:rPr>
      </w:pPr>
      <w:ins w:id="255" w:author="Author">
        <w:r>
          <w:rPr>
            <w:snapToGrid w:val="0"/>
          </w:rPr>
          <w:tab/>
          <w:t>(c)</w:t>
        </w:r>
        <w:r>
          <w:rPr>
            <w:snapToGrid w:val="0"/>
          </w:rPr>
          <w:tab/>
          <w:t>facilitate equal access of persons of diverse origins; languages or cultures to the services and facilities provided for the people of this State;</w:t>
        </w:r>
      </w:ins>
    </w:p>
    <w:p w14:paraId="1583FDB5" w14:textId="77777777" w:rsidR="00EF76D6" w:rsidRDefault="00B82048">
      <w:pPr>
        <w:pStyle w:val="Indenta"/>
        <w:rPr>
          <w:ins w:id="256" w:author="Author"/>
          <w:snapToGrid w:val="0"/>
        </w:rPr>
      </w:pPr>
      <w:ins w:id="257" w:author="Author">
        <w:r>
          <w:rPr>
            <w:snapToGrid w:val="0"/>
          </w:rPr>
          <w:tab/>
          <w:t>(d)</w:t>
        </w:r>
        <w:r>
          <w:rPr>
            <w:snapToGrid w:val="0"/>
          </w:rPr>
          <w:tab/>
          <w:t>encourage people of diverse languages, traditions and cultures among the people of this State to preserve their languages, traditions and cultures; and</w:t>
        </w:r>
      </w:ins>
    </w:p>
    <w:p w14:paraId="03A8D842" w14:textId="77777777" w:rsidR="00EF76D6" w:rsidRDefault="00B82048">
      <w:pPr>
        <w:pStyle w:val="Indenta"/>
        <w:rPr>
          <w:ins w:id="258" w:author="Author"/>
          <w:snapToGrid w:val="0"/>
        </w:rPr>
      </w:pPr>
      <w:ins w:id="259" w:author="Author">
        <w:r>
          <w:rPr>
            <w:snapToGrid w:val="0"/>
          </w:rPr>
          <w:tab/>
          <w:t>(e)</w:t>
        </w:r>
        <w:r>
          <w:rPr>
            <w:snapToGrid w:val="0"/>
          </w:rPr>
          <w:tab/>
          <w:t>promote co</w:t>
        </w:r>
        <w:r>
          <w:rPr>
            <w:snapToGrid w:val="0"/>
          </w:rPr>
          <w:softHyphen/>
        </w:r>
        <w:r>
          <w:rPr>
            <w:snapToGrid w:val="0"/>
          </w:rPr>
          <w:t>operation among the diverse communities in this State to achieve a cohesive society.</w:t>
        </w:r>
      </w:ins>
    </w:p>
    <w:p w14:paraId="7F7D04BC" w14:textId="77777777" w:rsidR="00EF76D6" w:rsidRDefault="00B82048">
      <w:pPr>
        <w:pStyle w:val="Heading5"/>
        <w:rPr>
          <w:ins w:id="260" w:author="Author"/>
          <w:snapToGrid w:val="0"/>
        </w:rPr>
      </w:pPr>
      <w:bookmarkStart w:id="261" w:name="_Toc378075899"/>
      <w:bookmarkStart w:id="262" w:name="_Toc425933083"/>
      <w:ins w:id="263" w:author="Author">
        <w:r>
          <w:rPr>
            <w:rStyle w:val="CharSectno"/>
          </w:rPr>
          <w:t>5</w:t>
        </w:r>
        <w:r>
          <w:rPr>
            <w:snapToGrid w:val="0"/>
          </w:rPr>
          <w:t>.</w:t>
        </w:r>
        <w:r>
          <w:rPr>
            <w:snapToGrid w:val="0"/>
          </w:rPr>
          <w:tab/>
          <w:t>Commission established</w:t>
        </w:r>
        <w:bookmarkEnd w:id="261"/>
        <w:bookmarkEnd w:id="262"/>
        <w:r>
          <w:rPr>
            <w:snapToGrid w:val="0"/>
          </w:rPr>
          <w:t xml:space="preserve"> </w:t>
        </w:r>
      </w:ins>
    </w:p>
    <w:p w14:paraId="7A2B994E" w14:textId="77777777" w:rsidR="00EF76D6" w:rsidRDefault="00B82048">
      <w:pPr>
        <w:pStyle w:val="Subsection"/>
        <w:rPr>
          <w:ins w:id="264" w:author="Author"/>
          <w:snapToGrid w:val="0"/>
        </w:rPr>
      </w:pPr>
      <w:ins w:id="265" w:author="Author">
        <w:r>
          <w:rPr>
            <w:snapToGrid w:val="0"/>
          </w:rPr>
          <w:tab/>
        </w:r>
        <w:r>
          <w:rPr>
            <w:snapToGrid w:val="0"/>
          </w:rPr>
          <w:tab/>
          <w:t>There is hereby established a commission to be known as the Multicultural and Ethnic Affairs Commission.</w:t>
        </w:r>
      </w:ins>
    </w:p>
    <w:p w14:paraId="75A52CA9" w14:textId="77777777" w:rsidR="00EF76D6" w:rsidRDefault="00B82048">
      <w:pPr>
        <w:pStyle w:val="Heading5"/>
        <w:rPr>
          <w:ins w:id="266" w:author="Author"/>
          <w:snapToGrid w:val="0"/>
        </w:rPr>
      </w:pPr>
      <w:bookmarkStart w:id="267" w:name="_Toc378075900"/>
      <w:bookmarkStart w:id="268" w:name="_Toc425933084"/>
      <w:ins w:id="269" w:author="Author">
        <w:r>
          <w:rPr>
            <w:rStyle w:val="CharSectno"/>
          </w:rPr>
          <w:t>6</w:t>
        </w:r>
        <w:r>
          <w:rPr>
            <w:snapToGrid w:val="0"/>
          </w:rPr>
          <w:t>.</w:t>
        </w:r>
        <w:r>
          <w:rPr>
            <w:snapToGrid w:val="0"/>
          </w:rPr>
          <w:tab/>
          <w:t>Membership of the Commission</w:t>
        </w:r>
        <w:bookmarkEnd w:id="267"/>
        <w:bookmarkEnd w:id="268"/>
        <w:r>
          <w:rPr>
            <w:snapToGrid w:val="0"/>
          </w:rPr>
          <w:t xml:space="preserve"> </w:t>
        </w:r>
      </w:ins>
    </w:p>
    <w:p w14:paraId="5CAF3BD0" w14:textId="77777777" w:rsidR="00EF76D6" w:rsidRDefault="00B82048">
      <w:pPr>
        <w:pStyle w:val="Subsection"/>
        <w:rPr>
          <w:ins w:id="270" w:author="Author"/>
          <w:snapToGrid w:val="0"/>
        </w:rPr>
      </w:pPr>
      <w:ins w:id="271" w:author="Author">
        <w:r>
          <w:rPr>
            <w:snapToGrid w:val="0"/>
          </w:rPr>
          <w:tab/>
          <w:t>(1)</w:t>
        </w:r>
        <w:r>
          <w:rPr>
            <w:snapToGrid w:val="0"/>
          </w:rPr>
          <w:tab/>
          <w:t>The Commission shall consist of 12 members, being — </w:t>
        </w:r>
      </w:ins>
    </w:p>
    <w:p w14:paraId="49969478" w14:textId="77777777" w:rsidR="00EF76D6" w:rsidRDefault="00B82048">
      <w:pPr>
        <w:pStyle w:val="Indenta"/>
        <w:rPr>
          <w:ins w:id="272" w:author="Author"/>
          <w:snapToGrid w:val="0"/>
        </w:rPr>
      </w:pPr>
      <w:ins w:id="273" w:author="Author">
        <w:r>
          <w:rPr>
            <w:snapToGrid w:val="0"/>
          </w:rPr>
          <w:tab/>
          <w:t>(a)</w:t>
        </w:r>
        <w:r>
          <w:rPr>
            <w:snapToGrid w:val="0"/>
          </w:rPr>
          <w:tab/>
          <w:t>the Commissioner; and</w:t>
        </w:r>
      </w:ins>
    </w:p>
    <w:p w14:paraId="30CAADBD" w14:textId="77777777" w:rsidR="00EF76D6" w:rsidRDefault="00B82048">
      <w:pPr>
        <w:pStyle w:val="Indenta"/>
        <w:rPr>
          <w:ins w:id="274" w:author="Author"/>
          <w:snapToGrid w:val="0"/>
        </w:rPr>
      </w:pPr>
      <w:ins w:id="275" w:author="Author">
        <w:r>
          <w:rPr>
            <w:snapToGrid w:val="0"/>
          </w:rPr>
          <w:tab/>
          <w:t>(aa)</w:t>
        </w:r>
        <w:r>
          <w:rPr>
            <w:snapToGrid w:val="0"/>
          </w:rPr>
          <w:tab/>
          <w:t>the Deputy Commissioner;</w:t>
        </w:r>
      </w:ins>
    </w:p>
    <w:p w14:paraId="6A7805F2" w14:textId="77777777" w:rsidR="00EF76D6" w:rsidRDefault="00B82048">
      <w:pPr>
        <w:pStyle w:val="Indenta"/>
        <w:rPr>
          <w:ins w:id="276" w:author="Author"/>
          <w:snapToGrid w:val="0"/>
        </w:rPr>
      </w:pPr>
      <w:ins w:id="277" w:author="Author">
        <w:r>
          <w:rPr>
            <w:snapToGrid w:val="0"/>
          </w:rPr>
          <w:tab/>
          <w:t>(b)</w:t>
        </w:r>
        <w:r>
          <w:rPr>
            <w:snapToGrid w:val="0"/>
          </w:rPr>
          <w:tab/>
          <w:t>10 members appointed by the Governor on the nomination of the Minister.</w:t>
        </w:r>
      </w:ins>
    </w:p>
    <w:p w14:paraId="19891066" w14:textId="77777777" w:rsidR="00EF76D6" w:rsidRDefault="00B82048">
      <w:pPr>
        <w:pStyle w:val="Subsection"/>
        <w:rPr>
          <w:ins w:id="278" w:author="Author"/>
          <w:snapToGrid w:val="0"/>
        </w:rPr>
      </w:pPr>
      <w:ins w:id="279" w:author="Author">
        <w:r>
          <w:rPr>
            <w:snapToGrid w:val="0"/>
          </w:rPr>
          <w:tab/>
          <w:t>(2)</w:t>
        </w:r>
        <w:r>
          <w:rPr>
            <w:snapToGrid w:val="0"/>
          </w:rPr>
          <w:tab/>
        </w:r>
        <w:r>
          <w:rPr>
            <w:snapToGrid w:val="0"/>
          </w:rPr>
          <w:t>In nominating a person for appointment as member the Minister shall ensure, as far as is practicable, that the Commission is representative of the persons and communities of diverse origins, languages and cultures among the people of this State.</w:t>
        </w:r>
      </w:ins>
    </w:p>
    <w:p w14:paraId="3A46D9B8" w14:textId="77777777" w:rsidR="00EF76D6" w:rsidRDefault="00B82048">
      <w:pPr>
        <w:pStyle w:val="Footnotesection"/>
        <w:rPr>
          <w:ins w:id="280" w:author="Author"/>
        </w:rPr>
      </w:pPr>
      <w:ins w:id="281" w:author="Author">
        <w:r>
          <w:tab/>
          <w:t xml:space="preserve">[Section 6 amended by No. 27 of 1986 s.5.] </w:t>
        </w:r>
      </w:ins>
    </w:p>
    <w:p w14:paraId="4B1B3851" w14:textId="77777777" w:rsidR="00EF76D6" w:rsidRDefault="00B82048">
      <w:pPr>
        <w:pStyle w:val="Heading5"/>
        <w:rPr>
          <w:ins w:id="282" w:author="Author"/>
          <w:snapToGrid w:val="0"/>
        </w:rPr>
      </w:pPr>
      <w:bookmarkStart w:id="283" w:name="_Toc378075901"/>
      <w:bookmarkStart w:id="284" w:name="_Toc425933085"/>
      <w:ins w:id="285" w:author="Author">
        <w:r>
          <w:rPr>
            <w:rStyle w:val="CharSectno"/>
          </w:rPr>
          <w:t>7</w:t>
        </w:r>
        <w:r>
          <w:rPr>
            <w:snapToGrid w:val="0"/>
          </w:rPr>
          <w:t>.</w:t>
        </w:r>
        <w:r>
          <w:rPr>
            <w:snapToGrid w:val="0"/>
          </w:rPr>
          <w:tab/>
          <w:t>Commissioner and Deputy Commissioner for Multicultural and Ethnic Affairs</w:t>
        </w:r>
        <w:bookmarkEnd w:id="283"/>
        <w:bookmarkEnd w:id="284"/>
        <w:r>
          <w:rPr>
            <w:snapToGrid w:val="0"/>
          </w:rPr>
          <w:t xml:space="preserve"> </w:t>
        </w:r>
      </w:ins>
    </w:p>
    <w:p w14:paraId="6E4C5869" w14:textId="77777777" w:rsidR="00EF76D6" w:rsidRDefault="00B82048">
      <w:pPr>
        <w:pStyle w:val="Subsection"/>
        <w:rPr>
          <w:ins w:id="286" w:author="Author"/>
          <w:snapToGrid w:val="0"/>
        </w:rPr>
      </w:pPr>
      <w:ins w:id="287" w:author="Author">
        <w:r>
          <w:rPr>
            <w:snapToGrid w:val="0"/>
          </w:rPr>
          <w:tab/>
          <w:t>(1)</w:t>
        </w:r>
        <w:r>
          <w:rPr>
            <w:snapToGrid w:val="0"/>
          </w:rPr>
          <w:tab/>
        </w:r>
        <w:r>
          <w:rPr>
            <w:snapToGrid w:val="0"/>
          </w:rPr>
          <w:t>The Governor shall appoint a person to be Commissioner for Multicultural and Ethnic Affairs and a person to be Deputy Commissioner for Multicultural and Ethnic Affairs.</w:t>
        </w:r>
      </w:ins>
    </w:p>
    <w:p w14:paraId="01E89DF3" w14:textId="77777777" w:rsidR="00EF76D6" w:rsidRDefault="00B82048">
      <w:pPr>
        <w:pStyle w:val="Subsection"/>
        <w:rPr>
          <w:ins w:id="288" w:author="Author"/>
          <w:snapToGrid w:val="0"/>
        </w:rPr>
      </w:pPr>
      <w:ins w:id="289" w:author="Author">
        <w:r>
          <w:rPr>
            <w:snapToGrid w:val="0"/>
          </w:rPr>
          <w:tab/>
          <w:t>(2)</w:t>
        </w:r>
        <w:r>
          <w:rPr>
            <w:snapToGrid w:val="0"/>
          </w:rPr>
          <w:tab/>
          <w:t>Each of the Commissioner and the Deputy Commissioner shall be appointed for such term not exceeding 4 years as is specified in his instrument of appointment and on the expiration of his term shall be eligible for re-appointment.</w:t>
        </w:r>
      </w:ins>
    </w:p>
    <w:p w14:paraId="540012AC" w14:textId="77777777" w:rsidR="00EF76D6" w:rsidRDefault="00B82048">
      <w:pPr>
        <w:pStyle w:val="Subsection"/>
        <w:rPr>
          <w:ins w:id="290" w:author="Author"/>
          <w:snapToGrid w:val="0"/>
        </w:rPr>
      </w:pPr>
      <w:ins w:id="291" w:author="Author">
        <w:r>
          <w:rPr>
            <w:snapToGrid w:val="0"/>
          </w:rPr>
          <w:tab/>
          <w:t>(3)</w:t>
        </w:r>
        <w:r>
          <w:rPr>
            <w:snapToGrid w:val="0"/>
          </w:rPr>
          <w:tab/>
        </w:r>
        <w:r>
          <w:rPr>
            <w:snapToGrid w:val="0"/>
          </w:rPr>
          <w:t>The Commissioner and the Deputy Commissioner are entitled to such conditions of service as are determined by the Minister from time to time on the recommendation of the Public Service Board.</w:t>
        </w:r>
      </w:ins>
    </w:p>
    <w:p w14:paraId="21D92E73" w14:textId="77777777" w:rsidR="00EF76D6" w:rsidRDefault="00B82048">
      <w:pPr>
        <w:pStyle w:val="Subsection"/>
        <w:rPr>
          <w:ins w:id="292" w:author="Author"/>
          <w:snapToGrid w:val="0"/>
        </w:rPr>
      </w:pPr>
      <w:ins w:id="293" w:author="Author">
        <w:r>
          <w:rPr>
            <w:snapToGrid w:val="0"/>
          </w:rPr>
          <w:tab/>
          <w:t>(4)</w:t>
        </w:r>
        <w:r>
          <w:rPr>
            <w:snapToGrid w:val="0"/>
          </w:rPr>
          <w:tab/>
          <w:t>Where the Commissioner or the Deputy Commissioner was, immediately before his appointment as Commissioner or Deputy Commissioner an officer of the Public Service of the State, he retains his existing and accruing rights on his appointment as Commissioner or Deputy Commissioner.</w:t>
        </w:r>
      </w:ins>
    </w:p>
    <w:p w14:paraId="23D7B3B7" w14:textId="77777777" w:rsidR="00EF76D6" w:rsidRDefault="00B82048">
      <w:pPr>
        <w:pStyle w:val="Footnotesection"/>
        <w:rPr>
          <w:ins w:id="294" w:author="Author"/>
        </w:rPr>
      </w:pPr>
      <w:ins w:id="295" w:author="Author">
        <w:r>
          <w:tab/>
        </w:r>
        <w:r>
          <w:t xml:space="preserve">[Section 7 amended by No. 27 of 1986 s.6.] </w:t>
        </w:r>
      </w:ins>
    </w:p>
    <w:p w14:paraId="25164754" w14:textId="77777777" w:rsidR="00EF76D6" w:rsidRDefault="00B82048">
      <w:pPr>
        <w:pStyle w:val="Heading5"/>
        <w:rPr>
          <w:ins w:id="296" w:author="Author"/>
          <w:snapToGrid w:val="0"/>
        </w:rPr>
      </w:pPr>
      <w:bookmarkStart w:id="297" w:name="_Toc378075902"/>
      <w:bookmarkStart w:id="298" w:name="_Toc425933086"/>
      <w:ins w:id="299" w:author="Author">
        <w:r>
          <w:rPr>
            <w:rStyle w:val="CharSectno"/>
          </w:rPr>
          <w:t>8</w:t>
        </w:r>
        <w:r>
          <w:rPr>
            <w:snapToGrid w:val="0"/>
          </w:rPr>
          <w:t>.</w:t>
        </w:r>
        <w:r>
          <w:rPr>
            <w:snapToGrid w:val="0"/>
          </w:rPr>
          <w:tab/>
          <w:t>Terms and conditions of membership</w:t>
        </w:r>
        <w:bookmarkEnd w:id="297"/>
        <w:bookmarkEnd w:id="298"/>
        <w:r>
          <w:rPr>
            <w:snapToGrid w:val="0"/>
          </w:rPr>
          <w:t xml:space="preserve"> </w:t>
        </w:r>
      </w:ins>
    </w:p>
    <w:p w14:paraId="62BB1ECE" w14:textId="77777777" w:rsidR="00EF76D6" w:rsidRDefault="00B82048">
      <w:pPr>
        <w:pStyle w:val="Subsection"/>
        <w:rPr>
          <w:ins w:id="300" w:author="Author"/>
          <w:snapToGrid w:val="0"/>
        </w:rPr>
      </w:pPr>
      <w:ins w:id="301" w:author="Author">
        <w:r>
          <w:rPr>
            <w:snapToGrid w:val="0"/>
          </w:rPr>
          <w:tab/>
          <w:t>(1)</w:t>
        </w:r>
        <w:r>
          <w:rPr>
            <w:snapToGrid w:val="0"/>
          </w:rPr>
          <w:tab/>
          <w:t>A member other than the Commissioner, or the Deputy Commissioner shall be appointed for such term not exceeding 3 years as is specified in his instrument of appointment and shall be eligible for reappointment.</w:t>
        </w:r>
      </w:ins>
    </w:p>
    <w:p w14:paraId="3F99B501" w14:textId="77777777" w:rsidR="00EF76D6" w:rsidRDefault="00B82048">
      <w:pPr>
        <w:pStyle w:val="Subsection"/>
        <w:rPr>
          <w:ins w:id="302" w:author="Author"/>
          <w:snapToGrid w:val="0"/>
        </w:rPr>
      </w:pPr>
      <w:ins w:id="303" w:author="Author">
        <w:r>
          <w:rPr>
            <w:snapToGrid w:val="0"/>
          </w:rPr>
          <w:tab/>
          <w:t>(2)</w:t>
        </w:r>
        <w:r>
          <w:rPr>
            <w:snapToGrid w:val="0"/>
          </w:rPr>
          <w:tab/>
          <w:t>A member other than the Commissioner, or the Deputy Commissioner is entitled to such remuneration as is determined by the Minister from time to time on the recommendation of the Public Service Board.</w:t>
        </w:r>
      </w:ins>
    </w:p>
    <w:p w14:paraId="06C1BDFC" w14:textId="77777777" w:rsidR="00EF76D6" w:rsidRDefault="00B82048">
      <w:pPr>
        <w:pStyle w:val="Footnotesection"/>
        <w:rPr>
          <w:ins w:id="304" w:author="Author"/>
        </w:rPr>
      </w:pPr>
      <w:ins w:id="305" w:author="Author">
        <w:r>
          <w:tab/>
        </w:r>
        <w:r>
          <w:t xml:space="preserve">[Section 8 amended by No. 27 of 1986 s.7.] </w:t>
        </w:r>
      </w:ins>
    </w:p>
    <w:p w14:paraId="51A21F1F" w14:textId="77777777" w:rsidR="00EF76D6" w:rsidRDefault="00B82048">
      <w:pPr>
        <w:pStyle w:val="Heading5"/>
        <w:rPr>
          <w:ins w:id="306" w:author="Author"/>
          <w:snapToGrid w:val="0"/>
        </w:rPr>
      </w:pPr>
      <w:bookmarkStart w:id="307" w:name="_Toc378075903"/>
      <w:bookmarkStart w:id="308" w:name="_Toc425933087"/>
      <w:ins w:id="309" w:author="Author">
        <w:r>
          <w:rPr>
            <w:rStyle w:val="CharSectno"/>
          </w:rPr>
          <w:t>9</w:t>
        </w:r>
        <w:r>
          <w:rPr>
            <w:snapToGrid w:val="0"/>
          </w:rPr>
          <w:t>.</w:t>
        </w:r>
        <w:r>
          <w:rPr>
            <w:snapToGrid w:val="0"/>
          </w:rPr>
          <w:tab/>
          <w:t>Vocation of office</w:t>
        </w:r>
        <w:bookmarkEnd w:id="307"/>
        <w:bookmarkEnd w:id="308"/>
        <w:r>
          <w:rPr>
            <w:snapToGrid w:val="0"/>
          </w:rPr>
          <w:t xml:space="preserve"> </w:t>
        </w:r>
      </w:ins>
    </w:p>
    <w:p w14:paraId="5390D967" w14:textId="77777777" w:rsidR="00EF76D6" w:rsidRDefault="00B82048">
      <w:pPr>
        <w:pStyle w:val="Subsection"/>
        <w:rPr>
          <w:ins w:id="310" w:author="Author"/>
          <w:snapToGrid w:val="0"/>
        </w:rPr>
      </w:pPr>
      <w:ins w:id="311" w:author="Author">
        <w:r>
          <w:rPr>
            <w:snapToGrid w:val="0"/>
          </w:rPr>
          <w:tab/>
        </w:r>
        <w:r>
          <w:rPr>
            <w:snapToGrid w:val="0"/>
          </w:rPr>
          <w:tab/>
          <w:t>The office of a member becomes vacant if — </w:t>
        </w:r>
      </w:ins>
    </w:p>
    <w:p w14:paraId="76F128E5" w14:textId="77777777" w:rsidR="00EF76D6" w:rsidRDefault="00B82048">
      <w:pPr>
        <w:pStyle w:val="Indenta"/>
        <w:rPr>
          <w:ins w:id="312" w:author="Author"/>
          <w:snapToGrid w:val="0"/>
        </w:rPr>
      </w:pPr>
      <w:ins w:id="313" w:author="Author">
        <w:r>
          <w:rPr>
            <w:snapToGrid w:val="0"/>
          </w:rPr>
          <w:tab/>
          <w:t>(a)</w:t>
        </w:r>
        <w:r>
          <w:rPr>
            <w:snapToGrid w:val="0"/>
          </w:rPr>
          <w:tab/>
          <w:t>his term of office expires;</w:t>
        </w:r>
      </w:ins>
    </w:p>
    <w:p w14:paraId="1CBAC949" w14:textId="77777777" w:rsidR="00EF76D6" w:rsidRDefault="00B82048">
      <w:pPr>
        <w:pStyle w:val="Indenta"/>
        <w:rPr>
          <w:ins w:id="314" w:author="Author"/>
          <w:snapToGrid w:val="0"/>
        </w:rPr>
      </w:pPr>
      <w:ins w:id="315" w:author="Author">
        <w:r>
          <w:rPr>
            <w:snapToGrid w:val="0"/>
          </w:rPr>
          <w:tab/>
          <w:t>(b)</w:t>
        </w:r>
        <w:r>
          <w:rPr>
            <w:snapToGrid w:val="0"/>
          </w:rPr>
          <w:tab/>
          <w:t>he becomes permanently incapable of performing his duties;</w:t>
        </w:r>
      </w:ins>
    </w:p>
    <w:p w14:paraId="44C8C52B" w14:textId="77777777" w:rsidR="00EF76D6" w:rsidRDefault="00B82048">
      <w:pPr>
        <w:pStyle w:val="Indenta"/>
        <w:rPr>
          <w:ins w:id="316" w:author="Author"/>
          <w:snapToGrid w:val="0"/>
        </w:rPr>
      </w:pPr>
      <w:ins w:id="317" w:author="Author">
        <w:r>
          <w:rPr>
            <w:snapToGrid w:val="0"/>
          </w:rPr>
          <w:tab/>
          <w:t>(c)</w:t>
        </w:r>
        <w:r>
          <w:rPr>
            <w:snapToGrid w:val="0"/>
          </w:rPr>
          <w:tab/>
          <w:t>he resigns his office by written notice addressed to the Minister;</w:t>
        </w:r>
      </w:ins>
    </w:p>
    <w:p w14:paraId="6540DFAE" w14:textId="77777777" w:rsidR="00EF76D6" w:rsidRDefault="00B82048">
      <w:pPr>
        <w:pStyle w:val="Indenta"/>
        <w:rPr>
          <w:ins w:id="318" w:author="Author"/>
          <w:snapToGrid w:val="0"/>
        </w:rPr>
      </w:pPr>
      <w:ins w:id="319" w:author="Author">
        <w:r>
          <w:rPr>
            <w:snapToGrid w:val="0"/>
          </w:rPr>
          <w:tab/>
          <w:t>(d)</w:t>
        </w:r>
        <w:r>
          <w:rPr>
            <w:snapToGrid w:val="0"/>
          </w:rPr>
          <w:tab/>
          <w:t>he is an undischarged bankrupt or a person whose property is subject to an order or arrangement under the laws relating to bankruptcy; or</w:t>
        </w:r>
      </w:ins>
    </w:p>
    <w:p w14:paraId="04D206FB" w14:textId="77777777" w:rsidR="00EF76D6" w:rsidRDefault="00B82048">
      <w:pPr>
        <w:pStyle w:val="Indenta"/>
        <w:rPr>
          <w:ins w:id="320" w:author="Author"/>
          <w:snapToGrid w:val="0"/>
        </w:rPr>
      </w:pPr>
      <w:ins w:id="321" w:author="Author">
        <w:r>
          <w:rPr>
            <w:snapToGrid w:val="0"/>
          </w:rPr>
          <w:tab/>
          <w:t>(e)</w:t>
        </w:r>
        <w:r>
          <w:rPr>
            <w:snapToGrid w:val="0"/>
          </w:rPr>
          <w:tab/>
        </w:r>
        <w:r>
          <w:rPr>
            <w:snapToGrid w:val="0"/>
          </w:rPr>
          <w:t>he is removed from office by the Governor on the grounds of neglect of duty, his behaviour or incompetence.</w:t>
        </w:r>
      </w:ins>
    </w:p>
    <w:p w14:paraId="08628CD3" w14:textId="77777777" w:rsidR="00EF76D6" w:rsidRDefault="00B82048">
      <w:pPr>
        <w:pStyle w:val="Heading5"/>
        <w:rPr>
          <w:ins w:id="322" w:author="Author"/>
          <w:snapToGrid w:val="0"/>
        </w:rPr>
      </w:pPr>
      <w:bookmarkStart w:id="323" w:name="_Toc378075904"/>
      <w:bookmarkStart w:id="324" w:name="_Toc425933088"/>
      <w:ins w:id="325" w:author="Author">
        <w:r>
          <w:rPr>
            <w:rStyle w:val="CharSectno"/>
          </w:rPr>
          <w:t>10</w:t>
        </w:r>
        <w:r>
          <w:rPr>
            <w:snapToGrid w:val="0"/>
          </w:rPr>
          <w:t>.</w:t>
        </w:r>
        <w:r>
          <w:rPr>
            <w:snapToGrid w:val="0"/>
          </w:rPr>
          <w:tab/>
          <w:t>Existing rights</w:t>
        </w:r>
        <w:bookmarkEnd w:id="323"/>
        <w:bookmarkEnd w:id="324"/>
        <w:r>
          <w:rPr>
            <w:snapToGrid w:val="0"/>
          </w:rPr>
          <w:t xml:space="preserve"> </w:t>
        </w:r>
      </w:ins>
    </w:p>
    <w:p w14:paraId="47C132A0" w14:textId="77777777" w:rsidR="00EF76D6" w:rsidRDefault="00B82048">
      <w:pPr>
        <w:pStyle w:val="Subsection"/>
        <w:keepNext/>
        <w:keepLines/>
        <w:rPr>
          <w:ins w:id="326" w:author="Author"/>
          <w:snapToGrid w:val="0"/>
        </w:rPr>
      </w:pPr>
      <w:ins w:id="327" w:author="Author">
        <w:r>
          <w:rPr>
            <w:snapToGrid w:val="0"/>
          </w:rPr>
          <w:tab/>
        </w:r>
        <w:r>
          <w:rPr>
            <w:snapToGrid w:val="0"/>
          </w:rPr>
          <w:tab/>
          <w:t xml:space="preserve">Acceptance of or appointment to an office of member by any person does not of itself render the provisions of Part 3 of the </w:t>
        </w:r>
        <w:r>
          <w:rPr>
            <w:i/>
            <w:snapToGrid w:val="0"/>
          </w:rPr>
          <w:t>Public Sector Management Act 1994</w:t>
        </w:r>
        <w:r>
          <w:rPr>
            <w:snapToGrid w:val="0"/>
          </w:rPr>
          <w:t>, or any other Act applying to persons as officers of the Public Service of the State applicable to that person or affect or prejudice the application to him of those provisions if they applied to him at the time of the acceptance of or acting in that office.</w:t>
        </w:r>
      </w:ins>
    </w:p>
    <w:p w14:paraId="59BFF1E6" w14:textId="77777777" w:rsidR="00EF76D6" w:rsidRDefault="00B82048">
      <w:pPr>
        <w:pStyle w:val="Footnotesection"/>
        <w:rPr>
          <w:ins w:id="328" w:author="Author"/>
        </w:rPr>
      </w:pPr>
      <w:ins w:id="329" w:author="Author">
        <w:r>
          <w:tab/>
          <w:t xml:space="preserve">[Section 10 amended by No. 32 of 1994 s.3(2).] </w:t>
        </w:r>
      </w:ins>
    </w:p>
    <w:p w14:paraId="33AFF33A" w14:textId="77777777" w:rsidR="00EF76D6" w:rsidRDefault="00B82048">
      <w:pPr>
        <w:pStyle w:val="Heading5"/>
        <w:rPr>
          <w:ins w:id="330" w:author="Author"/>
          <w:snapToGrid w:val="0"/>
        </w:rPr>
      </w:pPr>
      <w:bookmarkStart w:id="331" w:name="_Toc378075905"/>
      <w:bookmarkStart w:id="332" w:name="_Toc425933089"/>
      <w:ins w:id="333" w:author="Author">
        <w:r>
          <w:rPr>
            <w:rStyle w:val="CharSectno"/>
          </w:rPr>
          <w:t>11</w:t>
        </w:r>
        <w:r>
          <w:rPr>
            <w:snapToGrid w:val="0"/>
          </w:rPr>
          <w:t>.</w:t>
        </w:r>
        <w:r>
          <w:rPr>
            <w:snapToGrid w:val="0"/>
          </w:rPr>
          <w:tab/>
          <w:t>Casual vacancies</w:t>
        </w:r>
        <w:bookmarkEnd w:id="331"/>
        <w:bookmarkEnd w:id="332"/>
        <w:r>
          <w:rPr>
            <w:snapToGrid w:val="0"/>
          </w:rPr>
          <w:t xml:space="preserve"> </w:t>
        </w:r>
      </w:ins>
    </w:p>
    <w:p w14:paraId="0012B66A" w14:textId="77777777" w:rsidR="00EF76D6" w:rsidRDefault="00B82048">
      <w:pPr>
        <w:pStyle w:val="Subsection"/>
        <w:rPr>
          <w:ins w:id="334" w:author="Author"/>
          <w:snapToGrid w:val="0"/>
        </w:rPr>
      </w:pPr>
      <w:ins w:id="335" w:author="Author">
        <w:r>
          <w:rPr>
            <w:snapToGrid w:val="0"/>
          </w:rPr>
          <w:tab/>
        </w:r>
        <w:r>
          <w:rPr>
            <w:snapToGrid w:val="0"/>
          </w:rPr>
          <w:tab/>
        </w:r>
        <w:r>
          <w:rPr>
            <w:snapToGrid w:val="0"/>
          </w:rPr>
          <w:t>Where an office of member becomes vacant otherwise than by effluxion of time a person appointed to the vacancy shall hold office only for the balance of the term of the person whose vacancy he fills.</w:t>
        </w:r>
      </w:ins>
    </w:p>
    <w:p w14:paraId="68ECB8C7" w14:textId="77777777" w:rsidR="00EF76D6" w:rsidRDefault="00B82048">
      <w:pPr>
        <w:pStyle w:val="Heading5"/>
        <w:rPr>
          <w:ins w:id="336" w:author="Author"/>
          <w:snapToGrid w:val="0"/>
        </w:rPr>
      </w:pPr>
      <w:bookmarkStart w:id="337" w:name="_Toc378075906"/>
      <w:bookmarkStart w:id="338" w:name="_Toc425933090"/>
      <w:ins w:id="339" w:author="Author">
        <w:r>
          <w:rPr>
            <w:rStyle w:val="CharSectno"/>
          </w:rPr>
          <w:t>12</w:t>
        </w:r>
        <w:r>
          <w:rPr>
            <w:snapToGrid w:val="0"/>
          </w:rPr>
          <w:t>.</w:t>
        </w:r>
        <w:r>
          <w:rPr>
            <w:snapToGrid w:val="0"/>
          </w:rPr>
          <w:tab/>
          <w:t>Meetings of Commission</w:t>
        </w:r>
        <w:bookmarkEnd w:id="337"/>
        <w:bookmarkEnd w:id="338"/>
        <w:r>
          <w:rPr>
            <w:snapToGrid w:val="0"/>
          </w:rPr>
          <w:t xml:space="preserve"> </w:t>
        </w:r>
      </w:ins>
    </w:p>
    <w:p w14:paraId="5C7993F1" w14:textId="77777777" w:rsidR="00EF76D6" w:rsidRDefault="00B82048">
      <w:pPr>
        <w:pStyle w:val="Subsection"/>
        <w:rPr>
          <w:ins w:id="340" w:author="Author"/>
          <w:snapToGrid w:val="0"/>
        </w:rPr>
      </w:pPr>
      <w:ins w:id="341" w:author="Author">
        <w:r>
          <w:rPr>
            <w:snapToGrid w:val="0"/>
          </w:rPr>
          <w:tab/>
          <w:t>(1)</w:t>
        </w:r>
        <w:r>
          <w:rPr>
            <w:snapToGrid w:val="0"/>
          </w:rPr>
          <w:tab/>
          <w:t>The Commission shall hold such meetings as are necessary for the performance of its functions.</w:t>
        </w:r>
      </w:ins>
    </w:p>
    <w:p w14:paraId="3F2D705F" w14:textId="77777777" w:rsidR="00EF76D6" w:rsidRDefault="00B82048">
      <w:pPr>
        <w:pStyle w:val="Subsection"/>
        <w:rPr>
          <w:ins w:id="342" w:author="Author"/>
          <w:snapToGrid w:val="0"/>
        </w:rPr>
      </w:pPr>
      <w:ins w:id="343" w:author="Author">
        <w:r>
          <w:rPr>
            <w:snapToGrid w:val="0"/>
          </w:rPr>
          <w:tab/>
          <w:t>(2)</w:t>
        </w:r>
        <w:r>
          <w:rPr>
            <w:snapToGrid w:val="0"/>
          </w:rPr>
          <w:tab/>
        </w:r>
        <w:r>
          <w:rPr>
            <w:snapToGrid w:val="0"/>
          </w:rPr>
          <w:t>The Commissioner, in the event of the Commissioner being absent or for any other reason unable to act, the Deputy Commissioner may at any time convene a meeting of the Commission and shall do so when ever directed by the Minister.</w:t>
        </w:r>
      </w:ins>
    </w:p>
    <w:p w14:paraId="4D3CD4F6" w14:textId="77777777" w:rsidR="00EF76D6" w:rsidRDefault="00B82048">
      <w:pPr>
        <w:pStyle w:val="Subsection"/>
        <w:rPr>
          <w:ins w:id="344" w:author="Author"/>
          <w:snapToGrid w:val="0"/>
        </w:rPr>
      </w:pPr>
      <w:ins w:id="345" w:author="Author">
        <w:r>
          <w:rPr>
            <w:snapToGrid w:val="0"/>
          </w:rPr>
          <w:tab/>
          <w:t>(3)</w:t>
        </w:r>
        <w:r>
          <w:rPr>
            <w:snapToGrid w:val="0"/>
          </w:rPr>
          <w:tab/>
          <w:t>The Commissioner shall preside at all meetings of the Commission at which he is present and the Deputy Commissioner shall preside at all meetings of the Commission at which he is, but the Commissioner is not present.</w:t>
        </w:r>
      </w:ins>
    </w:p>
    <w:p w14:paraId="31C2C326" w14:textId="77777777" w:rsidR="00EF76D6" w:rsidRDefault="00B82048">
      <w:pPr>
        <w:pStyle w:val="Subsection"/>
        <w:rPr>
          <w:ins w:id="346" w:author="Author"/>
          <w:snapToGrid w:val="0"/>
        </w:rPr>
      </w:pPr>
      <w:ins w:id="347" w:author="Author">
        <w:r>
          <w:rPr>
            <w:snapToGrid w:val="0"/>
          </w:rPr>
          <w:tab/>
          <w:t>(4)</w:t>
        </w:r>
        <w:r>
          <w:rPr>
            <w:snapToGrid w:val="0"/>
          </w:rPr>
          <w:tab/>
        </w:r>
        <w:r>
          <w:rPr>
            <w:snapToGrid w:val="0"/>
          </w:rPr>
          <w:t>If the Commissioner and the Deputy Commissioner are both absent from any meeting of the Commission the members present shall appoint one of their number to preside at the meeting.</w:t>
        </w:r>
      </w:ins>
    </w:p>
    <w:p w14:paraId="17C56438" w14:textId="77777777" w:rsidR="00EF76D6" w:rsidRDefault="00B82048">
      <w:pPr>
        <w:pStyle w:val="Subsection"/>
        <w:keepNext/>
        <w:rPr>
          <w:ins w:id="348" w:author="Author"/>
          <w:snapToGrid w:val="0"/>
        </w:rPr>
      </w:pPr>
      <w:ins w:id="349" w:author="Author">
        <w:r>
          <w:rPr>
            <w:snapToGrid w:val="0"/>
          </w:rPr>
          <w:tab/>
          <w:t>(5)</w:t>
        </w:r>
        <w:r>
          <w:rPr>
            <w:snapToGrid w:val="0"/>
          </w:rPr>
          <w:tab/>
          <w:t>At any meeting of the Commission — </w:t>
        </w:r>
      </w:ins>
    </w:p>
    <w:p w14:paraId="0AA282E7" w14:textId="77777777" w:rsidR="00EF76D6" w:rsidRDefault="00B82048">
      <w:pPr>
        <w:pStyle w:val="Indenta"/>
        <w:rPr>
          <w:ins w:id="350" w:author="Author"/>
          <w:snapToGrid w:val="0"/>
        </w:rPr>
      </w:pPr>
      <w:ins w:id="351" w:author="Author">
        <w:r>
          <w:rPr>
            <w:snapToGrid w:val="0"/>
          </w:rPr>
          <w:tab/>
          <w:t>(a)</w:t>
        </w:r>
        <w:r>
          <w:rPr>
            <w:snapToGrid w:val="0"/>
          </w:rPr>
          <w:tab/>
          <w:t>7 members form a quorum;</w:t>
        </w:r>
      </w:ins>
    </w:p>
    <w:p w14:paraId="17848122" w14:textId="77777777" w:rsidR="00EF76D6" w:rsidRDefault="00B82048">
      <w:pPr>
        <w:pStyle w:val="Indenta"/>
        <w:rPr>
          <w:ins w:id="352" w:author="Author"/>
          <w:snapToGrid w:val="0"/>
        </w:rPr>
      </w:pPr>
      <w:ins w:id="353" w:author="Author">
        <w:r>
          <w:rPr>
            <w:snapToGrid w:val="0"/>
          </w:rPr>
          <w:tab/>
          <w:t>(b)</w:t>
        </w:r>
        <w:r>
          <w:rPr>
            <w:snapToGrid w:val="0"/>
          </w:rPr>
          <w:tab/>
          <w:t>all questions arising at the meeting shall be decided by a majority of the votes of the members present at the meeting;</w:t>
        </w:r>
      </w:ins>
    </w:p>
    <w:p w14:paraId="515AA515" w14:textId="77777777" w:rsidR="00EF76D6" w:rsidRDefault="00B82048">
      <w:pPr>
        <w:pStyle w:val="Indenta"/>
        <w:rPr>
          <w:ins w:id="354" w:author="Author"/>
          <w:snapToGrid w:val="0"/>
        </w:rPr>
      </w:pPr>
      <w:ins w:id="355" w:author="Author">
        <w:r>
          <w:rPr>
            <w:snapToGrid w:val="0"/>
          </w:rPr>
          <w:tab/>
          <w:t>(c)</w:t>
        </w:r>
        <w:r>
          <w:rPr>
            <w:snapToGrid w:val="0"/>
          </w:rPr>
          <w:tab/>
        </w:r>
        <w:r>
          <w:rPr>
            <w:snapToGrid w:val="0"/>
          </w:rPr>
          <w:t>each member, including the person presiding at the meeting, shall be entitled to one vote only on the determination of any question; and</w:t>
        </w:r>
      </w:ins>
    </w:p>
    <w:p w14:paraId="1D7BE528" w14:textId="77777777" w:rsidR="00EF76D6" w:rsidRDefault="00B82048">
      <w:pPr>
        <w:pStyle w:val="Indenta"/>
        <w:rPr>
          <w:ins w:id="356" w:author="Author"/>
          <w:snapToGrid w:val="0"/>
        </w:rPr>
      </w:pPr>
      <w:ins w:id="357" w:author="Author">
        <w:r>
          <w:rPr>
            <w:snapToGrid w:val="0"/>
          </w:rPr>
          <w:tab/>
          <w:t>(d)</w:t>
        </w:r>
        <w:r>
          <w:rPr>
            <w:snapToGrid w:val="0"/>
          </w:rPr>
          <w:tab/>
          <w:t>in the event of an equality of votes, the question shall be deemed to be determined in the negative.</w:t>
        </w:r>
      </w:ins>
    </w:p>
    <w:p w14:paraId="3512F0CB" w14:textId="77777777" w:rsidR="00EF76D6" w:rsidRDefault="00B82048">
      <w:pPr>
        <w:pStyle w:val="Subsection"/>
        <w:rPr>
          <w:ins w:id="358" w:author="Author"/>
          <w:snapToGrid w:val="0"/>
        </w:rPr>
      </w:pPr>
      <w:ins w:id="359" w:author="Author">
        <w:r>
          <w:rPr>
            <w:snapToGrid w:val="0"/>
          </w:rPr>
          <w:tab/>
          <w:t>(6)</w:t>
        </w:r>
        <w:r>
          <w:rPr>
            <w:snapToGrid w:val="0"/>
          </w:rPr>
          <w:tab/>
          <w:t>Except to the extent that it is prescribed, the Commission may regulate its own procedure in such manner as it thinks fit, and shall cause to be kept minutes of its proceedings.</w:t>
        </w:r>
      </w:ins>
    </w:p>
    <w:p w14:paraId="32AC7D9B" w14:textId="77777777" w:rsidR="00EF76D6" w:rsidRDefault="00B82048">
      <w:pPr>
        <w:pStyle w:val="Footnotesection"/>
        <w:rPr>
          <w:ins w:id="360" w:author="Author"/>
        </w:rPr>
      </w:pPr>
      <w:ins w:id="361" w:author="Author">
        <w:r>
          <w:tab/>
          <w:t xml:space="preserve">[Section 12 amended by No. 27 of 1986 s.8.] </w:t>
        </w:r>
      </w:ins>
    </w:p>
    <w:p w14:paraId="1E5B5F54" w14:textId="77777777" w:rsidR="00EF76D6" w:rsidRDefault="00B82048">
      <w:pPr>
        <w:pStyle w:val="Heading5"/>
        <w:rPr>
          <w:ins w:id="362" w:author="Author"/>
          <w:snapToGrid w:val="0"/>
        </w:rPr>
      </w:pPr>
      <w:bookmarkStart w:id="363" w:name="_Toc378075907"/>
      <w:bookmarkStart w:id="364" w:name="_Toc425933091"/>
      <w:ins w:id="365" w:author="Author">
        <w:r>
          <w:rPr>
            <w:rStyle w:val="CharSectno"/>
          </w:rPr>
          <w:t>13</w:t>
        </w:r>
        <w:r>
          <w:rPr>
            <w:snapToGrid w:val="0"/>
          </w:rPr>
          <w:t>.</w:t>
        </w:r>
        <w:r>
          <w:rPr>
            <w:snapToGrid w:val="0"/>
          </w:rPr>
          <w:tab/>
          <w:t>Functions of the Commission</w:t>
        </w:r>
        <w:bookmarkEnd w:id="363"/>
        <w:bookmarkEnd w:id="364"/>
        <w:r>
          <w:rPr>
            <w:snapToGrid w:val="0"/>
          </w:rPr>
          <w:t xml:space="preserve"> </w:t>
        </w:r>
      </w:ins>
    </w:p>
    <w:p w14:paraId="3264DFF3" w14:textId="77777777" w:rsidR="00EF76D6" w:rsidRDefault="00B82048">
      <w:pPr>
        <w:pStyle w:val="Subsection"/>
        <w:rPr>
          <w:ins w:id="366" w:author="Author"/>
          <w:snapToGrid w:val="0"/>
        </w:rPr>
      </w:pPr>
      <w:ins w:id="367" w:author="Author">
        <w:r>
          <w:rPr>
            <w:snapToGrid w:val="0"/>
          </w:rPr>
          <w:tab/>
          <w:t>(1)</w:t>
        </w:r>
        <w:r>
          <w:rPr>
            <w:snapToGrid w:val="0"/>
          </w:rPr>
          <w:tab/>
        </w:r>
        <w:r>
          <w:rPr>
            <w:snapToGrid w:val="0"/>
          </w:rPr>
          <w:t>The functions of the Commission are — </w:t>
        </w:r>
      </w:ins>
    </w:p>
    <w:p w14:paraId="62F03D39" w14:textId="77777777" w:rsidR="00EF76D6" w:rsidRDefault="00B82048">
      <w:pPr>
        <w:pStyle w:val="Indenta"/>
        <w:rPr>
          <w:ins w:id="368" w:author="Author"/>
          <w:snapToGrid w:val="0"/>
        </w:rPr>
      </w:pPr>
      <w:ins w:id="369" w:author="Author">
        <w:r>
          <w:rPr>
            <w:snapToGrid w:val="0"/>
          </w:rPr>
          <w:tab/>
          <w:t>(a)</w:t>
        </w:r>
        <w:r>
          <w:rPr>
            <w:snapToGrid w:val="0"/>
          </w:rPr>
          <w:tab/>
          <w:t>to investigate, report upon and make recommendations to the Minister on any matter relevant to this Act referred to it by the Minister;</w:t>
        </w:r>
      </w:ins>
    </w:p>
    <w:p w14:paraId="3569ACA4" w14:textId="77777777" w:rsidR="00EF76D6" w:rsidRDefault="00B82048">
      <w:pPr>
        <w:pStyle w:val="Indenta"/>
        <w:rPr>
          <w:ins w:id="370" w:author="Author"/>
          <w:snapToGrid w:val="0"/>
        </w:rPr>
      </w:pPr>
      <w:ins w:id="371" w:author="Author">
        <w:r>
          <w:rPr>
            <w:snapToGrid w:val="0"/>
          </w:rPr>
          <w:tab/>
          <w:t>(b)</w:t>
        </w:r>
        <w:r>
          <w:rPr>
            <w:snapToGrid w:val="0"/>
          </w:rPr>
          <w:tab/>
          <w:t>to liaise with, consult with and advise government departments and government instrumentalities on the implementation of policies that affect or may affect the people of this State in so far as they impinge on persons of diverse origins, languages or cultures;</w:t>
        </w:r>
      </w:ins>
    </w:p>
    <w:p w14:paraId="3210EFDD" w14:textId="77777777" w:rsidR="00EF76D6" w:rsidRDefault="00B82048">
      <w:pPr>
        <w:pStyle w:val="Indenta"/>
        <w:rPr>
          <w:ins w:id="372" w:author="Author"/>
          <w:snapToGrid w:val="0"/>
        </w:rPr>
      </w:pPr>
      <w:ins w:id="373" w:author="Author">
        <w:r>
          <w:rPr>
            <w:snapToGrid w:val="0"/>
          </w:rPr>
          <w:tab/>
          <w:t>(c)</w:t>
        </w:r>
        <w:r>
          <w:rPr>
            <w:snapToGrid w:val="0"/>
          </w:rPr>
          <w:tab/>
        </w:r>
        <w:r>
          <w:rPr>
            <w:snapToGrid w:val="0"/>
          </w:rPr>
          <w:t>to advise the Minister on the application of funds appropriated for the purpose of implementing the objects of this Act;</w:t>
        </w:r>
      </w:ins>
    </w:p>
    <w:p w14:paraId="4ECEB46C" w14:textId="77777777" w:rsidR="00EF76D6" w:rsidRDefault="00B82048">
      <w:pPr>
        <w:pStyle w:val="Indenta"/>
        <w:rPr>
          <w:ins w:id="374" w:author="Author"/>
          <w:snapToGrid w:val="0"/>
        </w:rPr>
      </w:pPr>
      <w:ins w:id="375" w:author="Author">
        <w:r>
          <w:rPr>
            <w:snapToGrid w:val="0"/>
          </w:rPr>
          <w:tab/>
          <w:t>(d)</w:t>
        </w:r>
        <w:r>
          <w:rPr>
            <w:snapToGrid w:val="0"/>
          </w:rPr>
          <w:tab/>
          <w:t>to make recommendations to the Minister for the purpose of facilitating the achievement of equal access of persons of diverse origins, traditions or cultures to the use of services and facilities provided for the people of this State;</w:t>
        </w:r>
      </w:ins>
    </w:p>
    <w:p w14:paraId="6AEC637B" w14:textId="77777777" w:rsidR="00EF76D6" w:rsidRDefault="00B82048">
      <w:pPr>
        <w:pStyle w:val="Indenta"/>
        <w:rPr>
          <w:ins w:id="376" w:author="Author"/>
          <w:snapToGrid w:val="0"/>
        </w:rPr>
      </w:pPr>
      <w:ins w:id="377" w:author="Author">
        <w:r>
          <w:rPr>
            <w:snapToGrid w:val="0"/>
          </w:rPr>
          <w:tab/>
          <w:t>(e)</w:t>
        </w:r>
        <w:r>
          <w:rPr>
            <w:snapToGrid w:val="0"/>
          </w:rPr>
          <w:tab/>
          <w:t>to undertake research into and compile information upon the needs of persons of diverse origins, languages or cultures;</w:t>
        </w:r>
      </w:ins>
    </w:p>
    <w:p w14:paraId="09B15422" w14:textId="77777777" w:rsidR="00EF76D6" w:rsidRDefault="00B82048">
      <w:pPr>
        <w:pStyle w:val="Indenta"/>
        <w:rPr>
          <w:ins w:id="378" w:author="Author"/>
          <w:snapToGrid w:val="0"/>
        </w:rPr>
      </w:pPr>
      <w:ins w:id="379" w:author="Author">
        <w:r>
          <w:rPr>
            <w:snapToGrid w:val="0"/>
          </w:rPr>
          <w:tab/>
          <w:t>(f)</w:t>
        </w:r>
        <w:r>
          <w:rPr>
            <w:snapToGrid w:val="0"/>
          </w:rPr>
          <w:tab/>
        </w:r>
        <w:r>
          <w:rPr>
            <w:snapToGrid w:val="0"/>
          </w:rPr>
          <w:t>to consult with persons, organizations and groups representing communities of different origins, languages or cultures among the people of this State for the purpose of assisting in implementing the objects of this Act;</w:t>
        </w:r>
      </w:ins>
    </w:p>
    <w:p w14:paraId="72F545C9" w14:textId="77777777" w:rsidR="00EF76D6" w:rsidRDefault="00B82048">
      <w:pPr>
        <w:pStyle w:val="Indenta"/>
        <w:rPr>
          <w:ins w:id="380" w:author="Author"/>
          <w:snapToGrid w:val="0"/>
        </w:rPr>
      </w:pPr>
      <w:ins w:id="381" w:author="Author">
        <w:r>
          <w:rPr>
            <w:snapToGrid w:val="0"/>
          </w:rPr>
          <w:tab/>
          <w:t>(g)</w:t>
        </w:r>
        <w:r>
          <w:rPr>
            <w:snapToGrid w:val="0"/>
          </w:rPr>
          <w:tab/>
          <w:t>to advise the Minister on any matter relating to immigration policies;</w:t>
        </w:r>
      </w:ins>
    </w:p>
    <w:p w14:paraId="46831B04" w14:textId="77777777" w:rsidR="00EF76D6" w:rsidRDefault="00B82048">
      <w:pPr>
        <w:pStyle w:val="Indenta"/>
        <w:rPr>
          <w:ins w:id="382" w:author="Author"/>
          <w:snapToGrid w:val="0"/>
        </w:rPr>
      </w:pPr>
      <w:ins w:id="383" w:author="Author">
        <w:r>
          <w:rPr>
            <w:snapToGrid w:val="0"/>
          </w:rPr>
          <w:tab/>
          <w:t>(h)</w:t>
        </w:r>
        <w:r>
          <w:rPr>
            <w:snapToGrid w:val="0"/>
          </w:rPr>
          <w:tab/>
          <w:t>to encourage and undertake the dissemination of information with respect to the implementation of the objects of this Act.</w:t>
        </w:r>
      </w:ins>
    </w:p>
    <w:p w14:paraId="2EB050FB" w14:textId="77777777" w:rsidR="00EF76D6" w:rsidRDefault="00B82048">
      <w:pPr>
        <w:pStyle w:val="Subsection"/>
        <w:rPr>
          <w:ins w:id="384" w:author="Author"/>
          <w:snapToGrid w:val="0"/>
        </w:rPr>
      </w:pPr>
      <w:ins w:id="385" w:author="Author">
        <w:r>
          <w:rPr>
            <w:snapToGrid w:val="0"/>
          </w:rPr>
          <w:tab/>
          <w:t>(2)</w:t>
        </w:r>
        <w:r>
          <w:rPr>
            <w:snapToGrid w:val="0"/>
          </w:rPr>
          <w:tab/>
        </w:r>
        <w:r>
          <w:rPr>
            <w:snapToGrid w:val="0"/>
          </w:rPr>
          <w:t>The Commission shall, in carrying out its functions, encourage wherever possible the participation by voluntary organizations and local authorities and promote practical initiatives by associations formed by persons of diverse origins, languages or cultures.</w:t>
        </w:r>
      </w:ins>
    </w:p>
    <w:p w14:paraId="3D1F6F92" w14:textId="77777777" w:rsidR="00EF76D6" w:rsidRDefault="00B82048">
      <w:pPr>
        <w:pStyle w:val="Subsection"/>
        <w:rPr>
          <w:ins w:id="386" w:author="Author"/>
          <w:snapToGrid w:val="0"/>
        </w:rPr>
      </w:pPr>
      <w:ins w:id="387" w:author="Author">
        <w:r>
          <w:rPr>
            <w:snapToGrid w:val="0"/>
          </w:rPr>
          <w:tab/>
          <w:t>(3)</w:t>
        </w:r>
        <w:r>
          <w:rPr>
            <w:snapToGrid w:val="0"/>
          </w:rPr>
          <w:tab/>
          <w:t>The Minister may from time to time give directions to the Commission with respect to its functions, powers and duties, either generally or with respect to a particular matter, and the Commission shall give effect to those directions.</w:t>
        </w:r>
      </w:ins>
    </w:p>
    <w:p w14:paraId="7A080B54" w14:textId="77777777" w:rsidR="00EF76D6" w:rsidRDefault="00B82048">
      <w:pPr>
        <w:pStyle w:val="Heading5"/>
        <w:rPr>
          <w:ins w:id="388" w:author="Author"/>
          <w:snapToGrid w:val="0"/>
        </w:rPr>
      </w:pPr>
      <w:bookmarkStart w:id="389" w:name="_Toc378075908"/>
      <w:bookmarkStart w:id="390" w:name="_Toc425933092"/>
      <w:ins w:id="391" w:author="Author">
        <w:r>
          <w:rPr>
            <w:rStyle w:val="CharSectno"/>
          </w:rPr>
          <w:t>14</w:t>
        </w:r>
        <w:r>
          <w:rPr>
            <w:snapToGrid w:val="0"/>
          </w:rPr>
          <w:t>.</w:t>
        </w:r>
        <w:r>
          <w:rPr>
            <w:snapToGrid w:val="0"/>
          </w:rPr>
          <w:tab/>
        </w:r>
        <w:r>
          <w:rPr>
            <w:snapToGrid w:val="0"/>
          </w:rPr>
          <w:t>Advisers to Commission</w:t>
        </w:r>
        <w:bookmarkEnd w:id="389"/>
        <w:bookmarkEnd w:id="390"/>
        <w:r>
          <w:rPr>
            <w:snapToGrid w:val="0"/>
          </w:rPr>
          <w:t xml:space="preserve"> </w:t>
        </w:r>
      </w:ins>
    </w:p>
    <w:p w14:paraId="21A786CF" w14:textId="77777777" w:rsidR="00EF76D6" w:rsidRDefault="00B82048">
      <w:pPr>
        <w:pStyle w:val="Subsection"/>
        <w:rPr>
          <w:ins w:id="392" w:author="Author"/>
          <w:snapToGrid w:val="0"/>
        </w:rPr>
      </w:pPr>
      <w:ins w:id="393" w:author="Author">
        <w:r>
          <w:rPr>
            <w:snapToGrid w:val="0"/>
          </w:rPr>
          <w:tab/>
        </w:r>
        <w:r>
          <w:rPr>
            <w:snapToGrid w:val="0"/>
          </w:rPr>
          <w:tab/>
          <w:t>The Commission may, subject to the approval of the Minister and on such terms and conditions as the Minister may determine, invite any body or person to act in an advisory capacity to the Commission in relation to any or all aspects of the functions of the Commission but that invitation shall not be construed as making any person so invited a member of the Commission.</w:t>
        </w:r>
      </w:ins>
    </w:p>
    <w:p w14:paraId="32EB7F41" w14:textId="77777777" w:rsidR="00EF76D6" w:rsidRDefault="00B82048">
      <w:pPr>
        <w:pStyle w:val="Heading5"/>
        <w:rPr>
          <w:ins w:id="394" w:author="Author"/>
          <w:snapToGrid w:val="0"/>
        </w:rPr>
      </w:pPr>
      <w:bookmarkStart w:id="395" w:name="_Toc378075909"/>
      <w:bookmarkStart w:id="396" w:name="_Toc425933093"/>
      <w:ins w:id="397" w:author="Author">
        <w:r>
          <w:rPr>
            <w:rStyle w:val="CharSectno"/>
          </w:rPr>
          <w:t>15</w:t>
        </w:r>
        <w:r>
          <w:rPr>
            <w:snapToGrid w:val="0"/>
          </w:rPr>
          <w:t>.</w:t>
        </w:r>
        <w:r>
          <w:rPr>
            <w:snapToGrid w:val="0"/>
          </w:rPr>
          <w:tab/>
          <w:t>Committee</w:t>
        </w:r>
        <w:bookmarkEnd w:id="395"/>
        <w:bookmarkEnd w:id="396"/>
        <w:r>
          <w:rPr>
            <w:snapToGrid w:val="0"/>
          </w:rPr>
          <w:t xml:space="preserve"> </w:t>
        </w:r>
      </w:ins>
    </w:p>
    <w:p w14:paraId="0F7DA21B" w14:textId="77777777" w:rsidR="00EF76D6" w:rsidRDefault="00B82048">
      <w:pPr>
        <w:pStyle w:val="Subsection"/>
        <w:rPr>
          <w:ins w:id="398" w:author="Author"/>
          <w:snapToGrid w:val="0"/>
        </w:rPr>
      </w:pPr>
      <w:ins w:id="399" w:author="Author">
        <w:r>
          <w:rPr>
            <w:snapToGrid w:val="0"/>
          </w:rPr>
          <w:tab/>
          <w:t>(1)</w:t>
        </w:r>
        <w:r>
          <w:rPr>
            <w:snapToGrid w:val="0"/>
          </w:rPr>
          <w:tab/>
        </w:r>
        <w:r>
          <w:rPr>
            <w:snapToGrid w:val="0"/>
          </w:rPr>
          <w:t>The Commission may, subject to the approval of the Minister, establish such committees of members or of members and other persons as it thinks fit for the purposes of assisting it to carry out its functions.</w:t>
        </w:r>
      </w:ins>
    </w:p>
    <w:p w14:paraId="61C08FD7" w14:textId="77777777" w:rsidR="00EF76D6" w:rsidRDefault="00B82048">
      <w:pPr>
        <w:pStyle w:val="Subsection"/>
        <w:rPr>
          <w:ins w:id="400" w:author="Author"/>
          <w:snapToGrid w:val="0"/>
        </w:rPr>
      </w:pPr>
      <w:ins w:id="401" w:author="Author">
        <w:r>
          <w:rPr>
            <w:snapToGrid w:val="0"/>
          </w:rPr>
          <w:tab/>
          <w:t>(2)</w:t>
        </w:r>
        <w:r>
          <w:rPr>
            <w:snapToGrid w:val="0"/>
          </w:rPr>
          <w:tab/>
          <w:t>A person other than a member who is appointed to a committee is entitled to such remuneration as is determined by the Minister on the recommendation of the Public Service Board.</w:t>
        </w:r>
      </w:ins>
    </w:p>
    <w:p w14:paraId="335B277D" w14:textId="77777777" w:rsidR="00EF76D6" w:rsidRDefault="00B82048">
      <w:pPr>
        <w:pStyle w:val="Heading5"/>
        <w:rPr>
          <w:ins w:id="402" w:author="Author"/>
          <w:snapToGrid w:val="0"/>
        </w:rPr>
      </w:pPr>
      <w:bookmarkStart w:id="403" w:name="_Toc378075910"/>
      <w:bookmarkStart w:id="404" w:name="_Toc425933094"/>
      <w:ins w:id="405" w:author="Author">
        <w:r>
          <w:rPr>
            <w:rStyle w:val="CharSectno"/>
          </w:rPr>
          <w:t>16</w:t>
        </w:r>
        <w:r>
          <w:rPr>
            <w:snapToGrid w:val="0"/>
          </w:rPr>
          <w:t>.</w:t>
        </w:r>
        <w:r>
          <w:rPr>
            <w:snapToGrid w:val="0"/>
          </w:rPr>
          <w:tab/>
          <w:t>Delegation</w:t>
        </w:r>
        <w:bookmarkEnd w:id="403"/>
        <w:bookmarkEnd w:id="404"/>
        <w:r>
          <w:rPr>
            <w:snapToGrid w:val="0"/>
          </w:rPr>
          <w:t xml:space="preserve"> </w:t>
        </w:r>
      </w:ins>
    </w:p>
    <w:p w14:paraId="4B06ADF7" w14:textId="77777777" w:rsidR="00EF76D6" w:rsidRDefault="00B82048">
      <w:pPr>
        <w:pStyle w:val="Subsection"/>
        <w:rPr>
          <w:ins w:id="406" w:author="Author"/>
          <w:snapToGrid w:val="0"/>
        </w:rPr>
      </w:pPr>
      <w:ins w:id="407" w:author="Author">
        <w:r>
          <w:rPr>
            <w:snapToGrid w:val="0"/>
          </w:rPr>
          <w:tab/>
          <w:t>(1)</w:t>
        </w:r>
        <w:r>
          <w:rPr>
            <w:snapToGrid w:val="0"/>
          </w:rPr>
          <w:tab/>
        </w:r>
        <w:r>
          <w:rPr>
            <w:snapToGrid w:val="0"/>
          </w:rPr>
          <w:t>The Commission may by instrument in writing delegate any of its powers or functions, other than this power of delegation to — </w:t>
        </w:r>
      </w:ins>
    </w:p>
    <w:p w14:paraId="5A4CC87A" w14:textId="77777777" w:rsidR="00EF76D6" w:rsidRDefault="00B82048">
      <w:pPr>
        <w:pStyle w:val="Indenta"/>
        <w:rPr>
          <w:ins w:id="408" w:author="Author"/>
          <w:snapToGrid w:val="0"/>
        </w:rPr>
      </w:pPr>
      <w:ins w:id="409" w:author="Author">
        <w:r>
          <w:rPr>
            <w:snapToGrid w:val="0"/>
          </w:rPr>
          <w:tab/>
          <w:t>(a)</w:t>
        </w:r>
        <w:r>
          <w:rPr>
            <w:snapToGrid w:val="0"/>
          </w:rPr>
          <w:tab/>
          <w:t>a member;</w:t>
        </w:r>
      </w:ins>
    </w:p>
    <w:p w14:paraId="4EB3D1CD" w14:textId="77777777" w:rsidR="00EF76D6" w:rsidRDefault="00B82048">
      <w:pPr>
        <w:pStyle w:val="Indenta"/>
        <w:rPr>
          <w:ins w:id="410" w:author="Author"/>
          <w:snapToGrid w:val="0"/>
        </w:rPr>
      </w:pPr>
      <w:ins w:id="411" w:author="Author">
        <w:r>
          <w:rPr>
            <w:snapToGrid w:val="0"/>
          </w:rPr>
          <w:tab/>
          <w:t>(b)</w:t>
        </w:r>
        <w:r>
          <w:rPr>
            <w:snapToGrid w:val="0"/>
          </w:rPr>
          <w:tab/>
          <w:t>a committee established pursuant to section 15,</w:t>
        </w:r>
      </w:ins>
    </w:p>
    <w:p w14:paraId="63848B60" w14:textId="77777777" w:rsidR="00EF76D6" w:rsidRDefault="00B82048">
      <w:pPr>
        <w:pStyle w:val="Subsection"/>
        <w:rPr>
          <w:ins w:id="412" w:author="Author"/>
          <w:snapToGrid w:val="0"/>
        </w:rPr>
      </w:pPr>
      <w:ins w:id="413" w:author="Author">
        <w:r>
          <w:rPr>
            <w:snapToGrid w:val="0"/>
          </w:rPr>
          <w:tab/>
        </w:r>
        <w:r>
          <w:rPr>
            <w:snapToGrid w:val="0"/>
          </w:rPr>
          <w:tab/>
          <w:t>either generally or as provided by the instrument of delegation.</w:t>
        </w:r>
      </w:ins>
    </w:p>
    <w:p w14:paraId="6EE3BCE9" w14:textId="77777777" w:rsidR="00EF76D6" w:rsidRDefault="00B82048">
      <w:pPr>
        <w:pStyle w:val="Subsection"/>
        <w:rPr>
          <w:ins w:id="414" w:author="Author"/>
          <w:snapToGrid w:val="0"/>
        </w:rPr>
      </w:pPr>
      <w:ins w:id="415" w:author="Author">
        <w:r>
          <w:rPr>
            <w:snapToGrid w:val="0"/>
          </w:rPr>
          <w:tab/>
          <w:t>(2)</w:t>
        </w:r>
        <w:r>
          <w:rPr>
            <w:snapToGrid w:val="0"/>
          </w:rPr>
          <w:tab/>
          <w:t>For the purposes of this Act, the exercise of a power or the performance of a duty by a delegate under this section shall be deemed to be the exercise of the power or the performance of the duty by the Commission.</w:t>
        </w:r>
      </w:ins>
    </w:p>
    <w:p w14:paraId="31D32B16" w14:textId="77777777" w:rsidR="00EF76D6" w:rsidRDefault="00B82048">
      <w:pPr>
        <w:pStyle w:val="Subsection"/>
        <w:rPr>
          <w:ins w:id="416" w:author="Author"/>
          <w:snapToGrid w:val="0"/>
        </w:rPr>
      </w:pPr>
      <w:ins w:id="417" w:author="Author">
        <w:r>
          <w:rPr>
            <w:snapToGrid w:val="0"/>
          </w:rPr>
          <w:tab/>
          <w:t>(3)</w:t>
        </w:r>
        <w:r>
          <w:rPr>
            <w:snapToGrid w:val="0"/>
          </w:rPr>
          <w:tab/>
        </w:r>
        <w:r>
          <w:rPr>
            <w:snapToGrid w:val="0"/>
          </w:rPr>
          <w:t>A delegation under this section may — </w:t>
        </w:r>
      </w:ins>
    </w:p>
    <w:p w14:paraId="0D28A8D0" w14:textId="77777777" w:rsidR="00EF76D6" w:rsidRDefault="00B82048">
      <w:pPr>
        <w:pStyle w:val="Indenta"/>
        <w:rPr>
          <w:ins w:id="418" w:author="Author"/>
          <w:snapToGrid w:val="0"/>
        </w:rPr>
      </w:pPr>
      <w:ins w:id="419" w:author="Author">
        <w:r>
          <w:rPr>
            <w:snapToGrid w:val="0"/>
          </w:rPr>
          <w:tab/>
          <w:t>(a)</w:t>
        </w:r>
        <w:r>
          <w:rPr>
            <w:snapToGrid w:val="0"/>
          </w:rPr>
          <w:tab/>
          <w:t>be made subject to such conditions, qualifications and exceptions as are set out in the instrument of delegation;</w:t>
        </w:r>
      </w:ins>
    </w:p>
    <w:p w14:paraId="6BE0E16B" w14:textId="77777777" w:rsidR="00EF76D6" w:rsidRDefault="00B82048">
      <w:pPr>
        <w:pStyle w:val="Indenta"/>
        <w:rPr>
          <w:ins w:id="420" w:author="Author"/>
          <w:snapToGrid w:val="0"/>
        </w:rPr>
      </w:pPr>
      <w:ins w:id="421" w:author="Author">
        <w:r>
          <w:rPr>
            <w:snapToGrid w:val="0"/>
          </w:rPr>
          <w:tab/>
          <w:t>(b)</w:t>
        </w:r>
        <w:r>
          <w:rPr>
            <w:snapToGrid w:val="0"/>
          </w:rPr>
          <w:tab/>
          <w:t>be revoked or varied by instrument in writing signed by the Commissioner.</w:t>
        </w:r>
      </w:ins>
    </w:p>
    <w:p w14:paraId="2D34A601" w14:textId="77777777" w:rsidR="00EF76D6" w:rsidRDefault="00B82048">
      <w:pPr>
        <w:pStyle w:val="Subsection"/>
        <w:rPr>
          <w:ins w:id="422" w:author="Author"/>
          <w:snapToGrid w:val="0"/>
        </w:rPr>
      </w:pPr>
      <w:ins w:id="423" w:author="Author">
        <w:r>
          <w:rPr>
            <w:snapToGrid w:val="0"/>
          </w:rPr>
          <w:tab/>
          <w:t>(4)</w:t>
        </w:r>
        <w:r>
          <w:rPr>
            <w:snapToGrid w:val="0"/>
          </w:rPr>
          <w:tab/>
          <w:t>The Commission may exercise a power or function notwithstanding that it has delegated its exercise or performance under this section.</w:t>
        </w:r>
      </w:ins>
    </w:p>
    <w:p w14:paraId="57D15000" w14:textId="77777777" w:rsidR="00EF76D6" w:rsidRDefault="00B82048">
      <w:pPr>
        <w:pStyle w:val="Heading5"/>
        <w:rPr>
          <w:ins w:id="424" w:author="Author"/>
          <w:snapToGrid w:val="0"/>
        </w:rPr>
      </w:pPr>
      <w:bookmarkStart w:id="425" w:name="_Toc378075911"/>
      <w:bookmarkStart w:id="426" w:name="_Toc425933095"/>
      <w:ins w:id="427" w:author="Author">
        <w:r>
          <w:rPr>
            <w:rStyle w:val="CharSectno"/>
          </w:rPr>
          <w:t>17</w:t>
        </w:r>
        <w:r>
          <w:rPr>
            <w:snapToGrid w:val="0"/>
          </w:rPr>
          <w:t>.</w:t>
        </w:r>
        <w:r>
          <w:rPr>
            <w:snapToGrid w:val="0"/>
          </w:rPr>
          <w:tab/>
          <w:t>Staff</w:t>
        </w:r>
        <w:bookmarkEnd w:id="425"/>
        <w:bookmarkEnd w:id="426"/>
        <w:r>
          <w:rPr>
            <w:snapToGrid w:val="0"/>
          </w:rPr>
          <w:t xml:space="preserve"> </w:t>
        </w:r>
      </w:ins>
    </w:p>
    <w:p w14:paraId="13F6EF76" w14:textId="77777777" w:rsidR="00EF76D6" w:rsidRDefault="00B82048">
      <w:pPr>
        <w:pStyle w:val="Subsection"/>
        <w:rPr>
          <w:ins w:id="428" w:author="Author"/>
          <w:snapToGrid w:val="0"/>
        </w:rPr>
      </w:pPr>
      <w:ins w:id="429" w:author="Author">
        <w:r>
          <w:rPr>
            <w:snapToGrid w:val="0"/>
          </w:rPr>
          <w:tab/>
        </w:r>
        <w:r>
          <w:rPr>
            <w:snapToGrid w:val="0"/>
          </w:rPr>
          <w:tab/>
          <w:t xml:space="preserve">There may be appointed from time to time under and subject to Part 3 of the </w:t>
        </w:r>
        <w:r>
          <w:rPr>
            <w:i/>
            <w:snapToGrid w:val="0"/>
          </w:rPr>
          <w:t>Public Sector Management Act 1994</w:t>
        </w:r>
        <w:r>
          <w:rPr>
            <w:snapToGrid w:val="0"/>
          </w:rPr>
          <w:t xml:space="preserve"> such officers as may be required for the purposes of assisting the Commission in the effective administration of this Act.</w:t>
        </w:r>
      </w:ins>
    </w:p>
    <w:p w14:paraId="034D4515" w14:textId="77777777" w:rsidR="00EF76D6" w:rsidRDefault="00B82048">
      <w:pPr>
        <w:pStyle w:val="Footnotesection"/>
        <w:rPr>
          <w:ins w:id="430" w:author="Author"/>
        </w:rPr>
      </w:pPr>
      <w:ins w:id="431" w:author="Author">
        <w:r>
          <w:tab/>
          <w:t xml:space="preserve">[Section 17 amended by No. 32 of 1994 s.3(2).] </w:t>
        </w:r>
      </w:ins>
    </w:p>
    <w:p w14:paraId="465FE77B" w14:textId="77777777" w:rsidR="00EF76D6" w:rsidRDefault="00B82048">
      <w:pPr>
        <w:pStyle w:val="Ednotesection"/>
        <w:rPr>
          <w:ins w:id="432" w:author="Author"/>
        </w:rPr>
      </w:pPr>
      <w:ins w:id="433" w:author="Author">
        <w:r>
          <w:t>[</w:t>
        </w:r>
        <w:r>
          <w:rPr>
            <w:b/>
          </w:rPr>
          <w:t>18.</w:t>
        </w:r>
        <w:r>
          <w:tab/>
          <w:t xml:space="preserve">Repealed by No. 98 of 1985 Schedule 1.] </w:t>
        </w:r>
      </w:ins>
    </w:p>
    <w:p w14:paraId="68404402" w14:textId="77777777" w:rsidR="00EF76D6" w:rsidRDefault="00B82048">
      <w:pPr>
        <w:pStyle w:val="Heading5"/>
        <w:rPr>
          <w:ins w:id="434" w:author="Author"/>
          <w:snapToGrid w:val="0"/>
        </w:rPr>
      </w:pPr>
      <w:bookmarkStart w:id="435" w:name="_Toc378075912"/>
      <w:bookmarkStart w:id="436" w:name="_Toc425933096"/>
      <w:ins w:id="437" w:author="Author">
        <w:r>
          <w:rPr>
            <w:rStyle w:val="CharSectno"/>
          </w:rPr>
          <w:t>19</w:t>
        </w:r>
        <w:r>
          <w:rPr>
            <w:snapToGrid w:val="0"/>
          </w:rPr>
          <w:t>.</w:t>
        </w:r>
        <w:r>
          <w:rPr>
            <w:snapToGrid w:val="0"/>
          </w:rPr>
          <w:tab/>
          <w:t>Immunity of members to the Commission</w:t>
        </w:r>
        <w:bookmarkEnd w:id="435"/>
        <w:bookmarkEnd w:id="436"/>
        <w:r>
          <w:rPr>
            <w:snapToGrid w:val="0"/>
          </w:rPr>
          <w:t xml:space="preserve"> </w:t>
        </w:r>
      </w:ins>
    </w:p>
    <w:p w14:paraId="047DE7E8" w14:textId="77777777" w:rsidR="00EF76D6" w:rsidRDefault="00B82048">
      <w:pPr>
        <w:pStyle w:val="Subsection"/>
        <w:rPr>
          <w:ins w:id="438" w:author="Author"/>
          <w:snapToGrid w:val="0"/>
        </w:rPr>
      </w:pPr>
      <w:ins w:id="439" w:author="Author">
        <w:r>
          <w:rPr>
            <w:snapToGrid w:val="0"/>
          </w:rPr>
          <w:tab/>
        </w:r>
        <w:r>
          <w:rPr>
            <w:snapToGrid w:val="0"/>
          </w:rPr>
          <w:tab/>
        </w:r>
        <w:r>
          <w:rPr>
            <w:snapToGrid w:val="0"/>
          </w:rPr>
          <w:t>No liability shall attach to a member of the Commission or to a member of a committee established under section 15 for any act or omission by him, or by the Commission, in good faith and in the exercise of his or its function, or in the discharge, or purported discharge, of his or its duties under this Act.</w:t>
        </w:r>
      </w:ins>
    </w:p>
    <w:p w14:paraId="6D366753" w14:textId="77777777" w:rsidR="00EF76D6" w:rsidRDefault="00B82048">
      <w:pPr>
        <w:pStyle w:val="Heading5"/>
        <w:rPr>
          <w:ins w:id="440" w:author="Author"/>
          <w:snapToGrid w:val="0"/>
        </w:rPr>
      </w:pPr>
      <w:bookmarkStart w:id="441" w:name="_Toc378075913"/>
      <w:bookmarkStart w:id="442" w:name="_Toc425933097"/>
      <w:ins w:id="443" w:author="Author">
        <w:r>
          <w:rPr>
            <w:rStyle w:val="CharSectno"/>
          </w:rPr>
          <w:t>20</w:t>
        </w:r>
        <w:r>
          <w:rPr>
            <w:snapToGrid w:val="0"/>
          </w:rPr>
          <w:t>.</w:t>
        </w:r>
        <w:r>
          <w:rPr>
            <w:snapToGrid w:val="0"/>
          </w:rPr>
          <w:tab/>
          <w:t>Regulations</w:t>
        </w:r>
        <w:bookmarkEnd w:id="441"/>
        <w:bookmarkEnd w:id="442"/>
        <w:r>
          <w:rPr>
            <w:snapToGrid w:val="0"/>
          </w:rPr>
          <w:t xml:space="preserve"> </w:t>
        </w:r>
      </w:ins>
    </w:p>
    <w:p w14:paraId="5B26D642" w14:textId="77777777" w:rsidR="00EF76D6" w:rsidRDefault="00B82048">
      <w:pPr>
        <w:pStyle w:val="Subsection"/>
        <w:rPr>
          <w:ins w:id="444" w:author="Author"/>
          <w:snapToGrid w:val="0"/>
        </w:rPr>
      </w:pPr>
      <w:ins w:id="445" w:author="Author">
        <w:r>
          <w:rPr>
            <w:snapToGrid w:val="0"/>
          </w:rPr>
          <w:tab/>
        </w:r>
        <w:r>
          <w:rPr>
            <w:snapToGrid w:val="0"/>
          </w:rPr>
          <w:tab/>
        </w:r>
        <w:r>
          <w:rPr>
            <w:snapToGrid w:val="0"/>
          </w:rPr>
          <w:t>The Governor may make regulations prescribing all matters which by this Act are required or permitted to be prescribed or which are necessary or convenient to be prescribed for carrying out or giving effect to this Act.</w:t>
        </w:r>
      </w:ins>
    </w:p>
    <w:p w14:paraId="7BF68C99" w14:textId="77777777" w:rsidR="00EF76D6" w:rsidRDefault="00B82048">
      <w:pPr>
        <w:pStyle w:val="Heading5"/>
        <w:rPr>
          <w:ins w:id="446" w:author="Author"/>
          <w:snapToGrid w:val="0"/>
        </w:rPr>
      </w:pPr>
      <w:bookmarkStart w:id="447" w:name="_Toc378075914"/>
      <w:bookmarkStart w:id="448" w:name="_Toc425933098"/>
      <w:ins w:id="449" w:author="Author">
        <w:r>
          <w:rPr>
            <w:rStyle w:val="CharSectno"/>
          </w:rPr>
          <w:t>21</w:t>
        </w:r>
        <w:r>
          <w:rPr>
            <w:snapToGrid w:val="0"/>
          </w:rPr>
          <w:t>.</w:t>
        </w:r>
        <w:r>
          <w:rPr>
            <w:snapToGrid w:val="0"/>
          </w:rPr>
          <w:tab/>
          <w:t>Commission to expire</w:t>
        </w:r>
        <w:bookmarkEnd w:id="447"/>
        <w:bookmarkEnd w:id="448"/>
        <w:r>
          <w:rPr>
            <w:snapToGrid w:val="0"/>
          </w:rPr>
          <w:t xml:space="preserve"> </w:t>
        </w:r>
      </w:ins>
    </w:p>
    <w:p w14:paraId="3C7CB5A1" w14:textId="77777777" w:rsidR="00EF76D6" w:rsidRDefault="00B82048">
      <w:pPr>
        <w:pStyle w:val="Subsection"/>
        <w:rPr>
          <w:ins w:id="450" w:author="Author"/>
          <w:snapToGrid w:val="0"/>
        </w:rPr>
      </w:pPr>
      <w:ins w:id="451" w:author="Author">
        <w:r>
          <w:rPr>
            <w:snapToGrid w:val="0"/>
          </w:rPr>
          <w:tab/>
          <w:t>(1)</w:t>
        </w:r>
        <w:r>
          <w:rPr>
            <w:snapToGrid w:val="0"/>
          </w:rPr>
          <w:tab/>
          <w:t>Upon the expiration of 8 years calculated from the date on which this Act comes into force, the Commission shall cease to exist.</w:t>
        </w:r>
      </w:ins>
    </w:p>
    <w:p w14:paraId="1750B87C" w14:textId="77777777" w:rsidR="00EF76D6" w:rsidRDefault="00B82048">
      <w:pPr>
        <w:pStyle w:val="Subsection"/>
        <w:rPr>
          <w:ins w:id="452" w:author="Author"/>
          <w:snapToGrid w:val="0"/>
        </w:rPr>
      </w:pPr>
      <w:ins w:id="453" w:author="Author">
        <w:r>
          <w:rPr>
            <w:snapToGrid w:val="0"/>
          </w:rPr>
          <w:tab/>
          <w:t>(2)</w:t>
        </w:r>
        <w:r>
          <w:rPr>
            <w:snapToGrid w:val="0"/>
          </w:rPr>
          <w:tab/>
        </w:r>
        <w:r>
          <w:rPr>
            <w:snapToGrid w:val="0"/>
          </w:rPr>
          <w:t>Upon the expiration of the Commission pursuant to subsection (1), the Governor, should the occasion so require, may make regulations providing in all respects for the orderly and proper winding up of the Commission’s affairs.</w:t>
        </w:r>
      </w:ins>
    </w:p>
    <w:p w14:paraId="0EC21C1B" w14:textId="77777777" w:rsidR="00EF76D6" w:rsidRDefault="00EF76D6">
      <w:pPr>
        <w:rPr>
          <w:ins w:id="454" w:author="Author"/>
          <w:rStyle w:val="CharDivText"/>
        </w:rPr>
        <w:sectPr w:rsidR="00EF76D6">
          <w:headerReference w:type="even" r:id="rId20"/>
          <w:headerReference w:type="default" r:id="rId21"/>
          <w:headerReference w:type="first" r:id="rId22"/>
          <w:pgSz w:w="11907" w:h="16840" w:code="9"/>
          <w:pgMar w:top="2376" w:right="2405" w:bottom="3542" w:left="2405" w:header="706" w:footer="3380" w:gutter="0"/>
          <w:pgNumType w:start="1"/>
          <w:cols w:space="720"/>
          <w:noEndnote/>
          <w:titlePg/>
          <w:docGrid w:linePitch="326"/>
        </w:sectPr>
      </w:pPr>
    </w:p>
    <w:p w14:paraId="47BCEDFB" w14:textId="77777777" w:rsidR="00EF76D6" w:rsidRDefault="00B82048">
      <w:pPr>
        <w:pStyle w:val="nHeading2"/>
        <w:rPr>
          <w:ins w:id="455" w:author="Author"/>
        </w:rPr>
      </w:pPr>
      <w:bookmarkStart w:id="456" w:name="_Toc378075915"/>
      <w:bookmarkStart w:id="457" w:name="_Toc425933099"/>
      <w:ins w:id="458" w:author="Author">
        <w:r>
          <w:t>Notes</w:t>
        </w:r>
        <w:bookmarkEnd w:id="456"/>
        <w:bookmarkEnd w:id="457"/>
      </w:ins>
    </w:p>
    <w:p w14:paraId="36029C89" w14:textId="77777777" w:rsidR="00EF76D6" w:rsidRDefault="00B82048">
      <w:pPr>
        <w:pStyle w:val="nSubsection"/>
        <w:rPr>
          <w:ins w:id="459" w:author="Author"/>
          <w:snapToGrid w:val="0"/>
        </w:rPr>
      </w:pPr>
      <w:ins w:id="460" w:author="Author">
        <w:r>
          <w:rPr>
            <w:snapToGrid w:val="0"/>
            <w:vertAlign w:val="superscript"/>
          </w:rPr>
          <w:t>1</w:t>
        </w:r>
        <w:r>
          <w:rPr>
            <w:snapToGrid w:val="0"/>
          </w:rPr>
          <w:tab/>
          <w:t xml:space="preserve">This is a compilation of the </w:t>
        </w:r>
        <w:r>
          <w:rPr>
            <w:i/>
            <w:snapToGrid w:val="0"/>
          </w:rPr>
          <w:t>Multicultural and Ethnic Affairs Commission Act 1983</w:t>
        </w:r>
        <w:r>
          <w:rPr>
            <w:snapToGrid w:val="0"/>
          </w:rPr>
          <w:t xml:space="preserve"> and includes all amendments effected by the other Acts referred to in the following Table.</w:t>
        </w:r>
      </w:ins>
    </w:p>
    <w:p w14:paraId="1D3C1242" w14:textId="77777777" w:rsidR="00EF76D6" w:rsidRDefault="00B82048">
      <w:pPr>
        <w:pStyle w:val="nHeading3"/>
        <w:rPr>
          <w:ins w:id="461" w:author="Author"/>
          <w:snapToGrid w:val="0"/>
        </w:rPr>
      </w:pPr>
      <w:bookmarkStart w:id="462" w:name="_Toc378075916"/>
      <w:bookmarkStart w:id="463" w:name="_Toc425933100"/>
      <w:ins w:id="464" w:author="Author">
        <w:r>
          <w:rPr>
            <w:snapToGrid w:val="0"/>
          </w:rPr>
          <w:t>Compilation table</w:t>
        </w:r>
        <w:bookmarkEnd w:id="462"/>
        <w:bookmarkEnd w:id="463"/>
      </w:ins>
    </w:p>
    <w:p w14:paraId="5D2FAE62" w14:textId="77777777" w:rsidR="00ED6A30" w:rsidRPr="00905C7A" w:rsidRDefault="00295D6D" w:rsidP="00422195">
      <w:pPr>
        <w:jc w:val="center"/>
        <w:rPr>
          <w:del w:id="465" w:author="Author"/>
          <w:b/>
          <w:szCs w:val="24"/>
        </w:rPr>
      </w:pPr>
      <w:del w:id="466" w:author="Author">
        <w:r w:rsidRPr="00905C7A">
          <w:rPr>
            <w:b/>
            <w:szCs w:val="24"/>
          </w:rPr>
          <w:delText>SCHEDULE 2</w:delText>
        </w:r>
      </w:del>
    </w:p>
    <w:p w14:paraId="0941CECE" w14:textId="77777777" w:rsidR="00ED6A30" w:rsidRPr="00905C7A" w:rsidRDefault="00295D6D" w:rsidP="008617B0">
      <w:pPr>
        <w:spacing w:after="240"/>
        <w:jc w:val="center"/>
        <w:rPr>
          <w:del w:id="467" w:author="Author"/>
          <w:b/>
          <w:szCs w:val="24"/>
          <w:u w:val="single"/>
        </w:rPr>
      </w:pPr>
      <w:del w:id="468" w:author="Author">
        <w:r w:rsidRPr="00905C7A">
          <w:rPr>
            <w:b/>
            <w:szCs w:val="24"/>
            <w:u w:val="single"/>
          </w:rPr>
          <w:delText>TO MULTIFAMILY LOAN AND SECURITY AGREEMENT</w:delText>
        </w:r>
      </w:del>
    </w:p>
    <w:p w14:paraId="3CA76936" w14:textId="77777777" w:rsidR="00ED6A30" w:rsidRPr="00905C7A" w:rsidRDefault="00295D6D" w:rsidP="00422195">
      <w:pPr>
        <w:jc w:val="center"/>
        <w:rPr>
          <w:del w:id="469" w:author="Author"/>
          <w:b/>
          <w:szCs w:val="24"/>
        </w:rPr>
      </w:pPr>
      <w:del w:id="470" w:author="Author">
        <w:r w:rsidRPr="00905C7A">
          <w:rPr>
            <w:b/>
            <w:szCs w:val="24"/>
          </w:rPr>
          <w:delText>Summary of Loan Terms</w:delText>
        </w:r>
      </w:del>
    </w:p>
    <w:p w14:paraId="7D7C152E" w14:textId="2066C15E" w:rsidR="00ED6A30" w:rsidRPr="00905C7A" w:rsidRDefault="00295D6D" w:rsidP="00F74521">
      <w:pPr>
        <w:jc w:val="center"/>
        <w:rPr>
          <w:del w:id="471" w:author="Author"/>
          <w:b/>
          <w:szCs w:val="24"/>
        </w:rPr>
      </w:pPr>
      <w:del w:id="472" w:author="Author">
        <w:r w:rsidRPr="00905C7A">
          <w:rPr>
            <w:b/>
            <w:szCs w:val="24"/>
          </w:rPr>
          <w:delText xml:space="preserve">(Interest Rate Type - ARM </w:delText>
        </w:r>
        <w:r w:rsidR="003C1EDE" w:rsidRPr="00905C7A">
          <w:rPr>
            <w:b/>
            <w:szCs w:val="24"/>
          </w:rPr>
          <w:delText>7/6 (SOFR)</w:delText>
        </w:r>
        <w:r w:rsidRPr="00905C7A">
          <w:rPr>
            <w:b/>
            <w:szCs w:val="24"/>
          </w:rPr>
          <w:delText>)</w:delText>
        </w:r>
      </w:del>
    </w:p>
    <w:p w14:paraId="1C457A60" w14:textId="77777777" w:rsidR="00ED6A30" w:rsidRPr="00905C7A" w:rsidRDefault="00295D6D" w:rsidP="008617B0">
      <w:pPr>
        <w:spacing w:after="360"/>
        <w:jc w:val="center"/>
        <w:rPr>
          <w:del w:id="473" w:author="Author"/>
          <w:b/>
          <w:szCs w:val="24"/>
        </w:rPr>
      </w:pPr>
      <w:del w:id="474" w:author="Author">
        <w:r w:rsidRPr="00905C7A">
          <w:rPr>
            <w:b/>
            <w:szCs w:val="24"/>
          </w:rPr>
          <w:delText>(Master Lease)</w:delText>
        </w:r>
      </w:del>
    </w:p>
    <w:tbl>
      <w:tblPr>
        <w:tblW w:w="7087" w:type="dxa"/>
        <w:tblInd w:w="388" w:type="dxa"/>
        <w:tblLayout w:type="fixed"/>
        <w:tblCellMar>
          <w:left w:w="56" w:type="dxa"/>
          <w:right w:w="56" w:type="dxa"/>
        </w:tblCellMar>
        <w:tblLook w:val="0000" w:firstRow="0" w:lastRow="0" w:firstColumn="0" w:lastColumn="0" w:noHBand="0" w:noVBand="0"/>
        <w:tblPrChange w:id="475" w:author="Author">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3474"/>
        <w:gridCol w:w="614"/>
        <w:gridCol w:w="614"/>
        <w:gridCol w:w="2385"/>
        <w:tblGridChange w:id="476">
          <w:tblGrid>
            <w:gridCol w:w="383"/>
            <w:gridCol w:w="3457"/>
            <w:gridCol w:w="17"/>
            <w:gridCol w:w="614"/>
            <w:gridCol w:w="60"/>
            <w:gridCol w:w="554"/>
            <w:gridCol w:w="580"/>
            <w:gridCol w:w="1134"/>
            <w:gridCol w:w="671"/>
            <w:gridCol w:w="1880"/>
          </w:tblGrid>
        </w:tblGridChange>
      </w:tblGrid>
      <w:tr w:rsidR="00CD5F6B" w:rsidRPr="00905C7A" w14:paraId="0185A050" w14:textId="4728EC74" w:rsidTr="003C42AF">
        <w:trPr>
          <w:tblHeader/>
        </w:trPr>
        <w:tc>
          <w:tcPr>
            <w:tcW w:w="2268" w:type="dxa"/>
            <w:tcBorders>
              <w:top w:val="single" w:sz="8" w:space="0" w:color="auto"/>
              <w:bottom w:val="single" w:sz="8" w:space="0" w:color="auto"/>
            </w:tcBorders>
            <w:tcPrChange w:id="477" w:author="Author">
              <w:tcPr>
                <w:tcW w:w="9350" w:type="dxa"/>
                <w:gridSpan w:val="5"/>
                <w:shd w:val="clear" w:color="auto" w:fill="C0C0C0"/>
              </w:tcPr>
            </w:tcPrChange>
          </w:tcPr>
          <w:p w14:paraId="307487AC" w14:textId="77777777" w:rsidR="00ED6A30" w:rsidRPr="003C42AF" w:rsidRDefault="00B82048" w:rsidP="003C42AF">
            <w:pPr>
              <w:pStyle w:val="nTable"/>
              <w:spacing w:after="40"/>
              <w:rPr>
                <w:b/>
                <w:rPrChange w:id="478" w:author="Author">
                  <w:rPr>
                    <w:b/>
                    <w:sz w:val="24"/>
                    <w:szCs w:val="24"/>
                  </w:rPr>
                </w:rPrChange>
              </w:rPr>
              <w:pPrChange w:id="479" w:author="Author">
                <w:pPr>
                  <w:keepNext/>
                  <w:jc w:val="center"/>
                </w:pPr>
              </w:pPrChange>
            </w:pPr>
            <w:ins w:id="480" w:author="Author">
              <w:r>
                <w:rPr>
                  <w:b/>
                </w:rPr>
                <w:t>Short title</w:t>
              </w:r>
            </w:ins>
            <w:del w:id="481" w:author="Author">
              <w:r w:rsidR="00295D6D" w:rsidRPr="00905C7A">
                <w:rPr>
                  <w:b/>
                  <w:sz w:val="24"/>
                  <w:szCs w:val="24"/>
                </w:rPr>
                <w:delText>I.</w:delText>
              </w:r>
              <w:r w:rsidR="00295D6D" w:rsidRPr="00905C7A">
                <w:rPr>
                  <w:b/>
                  <w:sz w:val="24"/>
                  <w:szCs w:val="24"/>
                </w:rPr>
                <w:tab/>
                <w:delText>GENERAL PARTY AND MULTIFAMILY PROJECT INFORMATION</w:delText>
              </w:r>
            </w:del>
          </w:p>
        </w:tc>
        <w:tc>
          <w:tcPr>
            <w:tcW w:w="1134" w:type="dxa"/>
            <w:tcBorders>
              <w:top w:val="single" w:sz="8" w:space="0" w:color="auto"/>
              <w:bottom w:val="single" w:sz="8" w:space="0" w:color="auto"/>
            </w:tcBorders>
            <w:tcPrChange w:id="482" w:author="Author">
              <w:tcPr>
                <w:tcW w:w="1134" w:type="dxa"/>
                <w:gridSpan w:val="2"/>
                <w:tcBorders>
                  <w:top w:val="single" w:sz="8" w:space="0" w:color="auto"/>
                  <w:bottom w:val="single" w:sz="8" w:space="0" w:color="auto"/>
                </w:tcBorders>
              </w:tcPr>
            </w:tcPrChange>
          </w:tcPr>
          <w:p w14:paraId="08790D95" w14:textId="77777777" w:rsidR="00B82048" w:rsidRDefault="00B82048">
            <w:pPr>
              <w:pStyle w:val="nTable"/>
              <w:spacing w:after="40"/>
              <w:rPr>
                <w:b/>
                <w:i/>
              </w:rPr>
            </w:pPr>
            <w:ins w:id="483" w:author="Author">
              <w:r>
                <w:rPr>
                  <w:b/>
                </w:rPr>
                <w:t>Number and year</w:t>
              </w:r>
            </w:ins>
          </w:p>
        </w:tc>
        <w:tc>
          <w:tcPr>
            <w:tcW w:w="1134" w:type="dxa"/>
            <w:tcBorders>
              <w:top w:val="single" w:sz="8" w:space="0" w:color="auto"/>
              <w:bottom w:val="single" w:sz="8" w:space="0" w:color="auto"/>
            </w:tcBorders>
            <w:tcPrChange w:id="484" w:author="Author">
              <w:tcPr>
                <w:tcW w:w="1134" w:type="dxa"/>
                <w:tcBorders>
                  <w:top w:val="single" w:sz="8" w:space="0" w:color="auto"/>
                  <w:bottom w:val="single" w:sz="8" w:space="0" w:color="auto"/>
                </w:tcBorders>
              </w:tcPr>
            </w:tcPrChange>
          </w:tcPr>
          <w:p w14:paraId="270ACC38" w14:textId="77777777" w:rsidR="00B82048" w:rsidRDefault="00B82048">
            <w:pPr>
              <w:pStyle w:val="nTable"/>
              <w:spacing w:after="40"/>
              <w:rPr>
                <w:b/>
                <w:i/>
              </w:rPr>
            </w:pPr>
            <w:ins w:id="485" w:author="Author">
              <w:r>
                <w:rPr>
                  <w:b/>
                </w:rPr>
                <w:t>Assent</w:t>
              </w:r>
            </w:ins>
          </w:p>
        </w:tc>
        <w:tc>
          <w:tcPr>
            <w:tcW w:w="2551" w:type="dxa"/>
            <w:tcBorders>
              <w:top w:val="single" w:sz="8" w:space="0" w:color="auto"/>
              <w:bottom w:val="single" w:sz="8" w:space="0" w:color="auto"/>
            </w:tcBorders>
            <w:tcPrChange w:id="486" w:author="Author">
              <w:tcPr>
                <w:tcW w:w="2551" w:type="dxa"/>
                <w:gridSpan w:val="2"/>
                <w:tcBorders>
                  <w:top w:val="single" w:sz="8" w:space="0" w:color="auto"/>
                  <w:bottom w:val="single" w:sz="8" w:space="0" w:color="auto"/>
                </w:tcBorders>
              </w:tcPr>
            </w:tcPrChange>
          </w:tcPr>
          <w:p w14:paraId="644957EF" w14:textId="77777777" w:rsidR="00B82048" w:rsidRDefault="00B82048">
            <w:pPr>
              <w:pStyle w:val="nTable"/>
              <w:spacing w:after="40"/>
              <w:rPr>
                <w:b/>
                <w:i/>
              </w:rPr>
            </w:pPr>
            <w:ins w:id="487" w:author="Author">
              <w:r>
                <w:rPr>
                  <w:b/>
                </w:rPr>
                <w:t>Commencement</w:t>
              </w:r>
            </w:ins>
          </w:p>
        </w:tc>
      </w:tr>
      <w:tr w:rsidR="00CD5F6B" w:rsidRPr="00905C7A" w14:paraId="003969F5" w14:textId="449105AF" w:rsidTr="003C42AF">
        <w:trPr>
          <w:trPrChange w:id="488" w:author="Author">
            <w:trPr>
              <w:trHeight w:val="720"/>
            </w:trPr>
          </w:trPrChange>
        </w:trPr>
        <w:tc>
          <w:tcPr>
            <w:tcW w:w="2268" w:type="dxa"/>
            <w:tcPrChange w:id="489" w:author="Author">
              <w:tcPr>
                <w:tcW w:w="3840" w:type="dxa"/>
                <w:gridSpan w:val="2"/>
                <w:vAlign w:val="center"/>
              </w:tcPr>
            </w:tcPrChange>
          </w:tcPr>
          <w:p w14:paraId="7E63D3D5" w14:textId="77777777" w:rsidR="00ED6A30" w:rsidRPr="003C42AF" w:rsidRDefault="00B82048" w:rsidP="003C42AF">
            <w:pPr>
              <w:pStyle w:val="nTable"/>
              <w:spacing w:after="40"/>
              <w:rPr>
                <w:rPrChange w:id="490" w:author="Author">
                  <w:rPr>
                    <w:b/>
                    <w:sz w:val="24"/>
                    <w:szCs w:val="24"/>
                  </w:rPr>
                </w:rPrChange>
              </w:rPr>
              <w:pPrChange w:id="491" w:author="Author">
                <w:pPr>
                  <w:spacing w:before="120" w:after="120"/>
                </w:pPr>
              </w:pPrChange>
            </w:pPr>
            <w:ins w:id="492" w:author="Author">
              <w:r>
                <w:rPr>
                  <w:i/>
                </w:rPr>
                <w:t xml:space="preserve">Multicultural and Ethnic Affairs Commission </w:t>
              </w:r>
              <w:r>
                <w:rPr>
                  <w:i/>
                </w:rPr>
                <w:br/>
                <w:t>Act 1983</w:t>
              </w:r>
            </w:ins>
            <w:del w:id="493" w:author="Author">
              <w:r w:rsidR="00295D6D" w:rsidRPr="00905C7A">
                <w:rPr>
                  <w:b/>
                  <w:sz w:val="24"/>
                  <w:szCs w:val="24"/>
                </w:rPr>
                <w:delText>Borrower</w:delText>
              </w:r>
            </w:del>
          </w:p>
        </w:tc>
        <w:tc>
          <w:tcPr>
            <w:tcW w:w="1134" w:type="dxa"/>
            <w:tcPrChange w:id="494" w:author="Author">
              <w:tcPr>
                <w:tcW w:w="5510" w:type="dxa"/>
                <w:gridSpan w:val="5"/>
                <w:vAlign w:val="center"/>
              </w:tcPr>
            </w:tcPrChange>
          </w:tcPr>
          <w:p w14:paraId="56C28A1D" w14:textId="77777777" w:rsidR="00ED6A30" w:rsidRPr="003C42AF" w:rsidRDefault="00B82048" w:rsidP="003C42AF">
            <w:pPr>
              <w:pStyle w:val="nTable"/>
              <w:spacing w:after="40"/>
              <w:rPr>
                <w:rPrChange w:id="495" w:author="Author">
                  <w:rPr>
                    <w:sz w:val="24"/>
                    <w:szCs w:val="24"/>
                  </w:rPr>
                </w:rPrChange>
              </w:rPr>
              <w:pPrChange w:id="496" w:author="Author">
                <w:pPr>
                  <w:spacing w:before="120" w:after="120"/>
                  <w:jc w:val="both"/>
                </w:pPr>
              </w:pPrChange>
            </w:pPr>
            <w:ins w:id="497" w:author="Author">
              <w:r>
                <w:t>82 of 1983</w:t>
              </w:r>
            </w:ins>
          </w:p>
        </w:tc>
        <w:tc>
          <w:tcPr>
            <w:tcW w:w="1134" w:type="dxa"/>
            <w:tcPrChange w:id="498" w:author="Author">
              <w:tcPr>
                <w:tcW w:w="1134" w:type="dxa"/>
              </w:tcPr>
            </w:tcPrChange>
          </w:tcPr>
          <w:p w14:paraId="02097AE0" w14:textId="77777777" w:rsidR="00B82048" w:rsidRDefault="00B82048">
            <w:pPr>
              <w:pStyle w:val="nTable"/>
              <w:spacing w:after="40"/>
              <w:rPr>
                <w:i/>
              </w:rPr>
            </w:pPr>
            <w:ins w:id="499" w:author="Author">
              <w:r>
                <w:t>22 Dec 1983</w:t>
              </w:r>
            </w:ins>
          </w:p>
        </w:tc>
        <w:tc>
          <w:tcPr>
            <w:tcW w:w="2551" w:type="dxa"/>
            <w:tcPrChange w:id="500" w:author="Author">
              <w:tcPr>
                <w:tcW w:w="2551" w:type="dxa"/>
                <w:gridSpan w:val="2"/>
              </w:tcPr>
            </w:tcPrChange>
          </w:tcPr>
          <w:p w14:paraId="40BBA038" w14:textId="77777777" w:rsidR="00B82048" w:rsidRDefault="00B82048">
            <w:pPr>
              <w:pStyle w:val="nTable"/>
              <w:spacing w:after="40"/>
              <w:rPr>
                <w:i/>
              </w:rPr>
            </w:pPr>
            <w:ins w:id="501" w:author="Author">
              <w:r>
                <w:t xml:space="preserve">1 Jul 1984 (see </w:t>
              </w:r>
              <w:r>
                <w:rPr>
                  <w:i/>
                </w:rPr>
                <w:t>Gazette</w:t>
              </w:r>
              <w:r>
                <w:t xml:space="preserve"> 15 Jun 1984 p. 1629)</w:t>
              </w:r>
            </w:ins>
          </w:p>
        </w:tc>
      </w:tr>
      <w:tr w:rsidR="00CD5F6B" w:rsidRPr="00905C7A" w14:paraId="62312A42" w14:textId="0D07EBC5" w:rsidTr="003C42AF">
        <w:trPr>
          <w:trPrChange w:id="502" w:author="Author">
            <w:trPr>
              <w:trHeight w:val="720"/>
            </w:trPr>
          </w:trPrChange>
        </w:trPr>
        <w:tc>
          <w:tcPr>
            <w:tcW w:w="2268" w:type="dxa"/>
            <w:tcPrChange w:id="503" w:author="Author">
              <w:tcPr>
                <w:tcW w:w="3840" w:type="dxa"/>
                <w:gridSpan w:val="2"/>
                <w:vAlign w:val="center"/>
              </w:tcPr>
            </w:tcPrChange>
          </w:tcPr>
          <w:p w14:paraId="35A2934D" w14:textId="77777777" w:rsidR="00ED6A30" w:rsidRPr="003C42AF" w:rsidRDefault="00B82048" w:rsidP="003C42AF">
            <w:pPr>
              <w:pStyle w:val="nTable"/>
              <w:spacing w:after="40"/>
              <w:rPr>
                <w:rPrChange w:id="504" w:author="Author">
                  <w:rPr>
                    <w:b/>
                    <w:sz w:val="24"/>
                    <w:szCs w:val="24"/>
                  </w:rPr>
                </w:rPrChange>
              </w:rPr>
              <w:pPrChange w:id="505" w:author="Author">
                <w:pPr>
                  <w:spacing w:before="120" w:after="120"/>
                </w:pPr>
              </w:pPrChange>
            </w:pPr>
            <w:ins w:id="506" w:author="Author">
              <w:r>
                <w:rPr>
                  <w:i/>
                </w:rPr>
                <w:t>Acts Amendment (Financial Administration and Audit) Act 1985</w:t>
              </w:r>
            </w:ins>
            <w:del w:id="507" w:author="Author">
              <w:r w:rsidR="00295D6D" w:rsidRPr="00905C7A">
                <w:rPr>
                  <w:b/>
                  <w:sz w:val="24"/>
                  <w:szCs w:val="24"/>
                </w:rPr>
                <w:delText>Lender</w:delText>
              </w:r>
            </w:del>
          </w:p>
        </w:tc>
        <w:tc>
          <w:tcPr>
            <w:tcW w:w="1134" w:type="dxa"/>
            <w:tcPrChange w:id="508" w:author="Author">
              <w:tcPr>
                <w:tcW w:w="5510" w:type="dxa"/>
                <w:gridSpan w:val="5"/>
                <w:vAlign w:val="center"/>
              </w:tcPr>
            </w:tcPrChange>
          </w:tcPr>
          <w:p w14:paraId="38F9CCC3" w14:textId="77777777" w:rsidR="00ED6A30" w:rsidRPr="003C42AF" w:rsidRDefault="00B82048" w:rsidP="003C42AF">
            <w:pPr>
              <w:pStyle w:val="nTable"/>
              <w:spacing w:after="40"/>
              <w:rPr>
                <w:rPrChange w:id="509" w:author="Author">
                  <w:rPr>
                    <w:sz w:val="24"/>
                    <w:szCs w:val="24"/>
                  </w:rPr>
                </w:rPrChange>
              </w:rPr>
              <w:pPrChange w:id="510" w:author="Author">
                <w:pPr>
                  <w:spacing w:before="120" w:after="120"/>
                  <w:jc w:val="both"/>
                </w:pPr>
              </w:pPrChange>
            </w:pPr>
            <w:ins w:id="511" w:author="Author">
              <w:r>
                <w:t>98 of 1985</w:t>
              </w:r>
            </w:ins>
          </w:p>
        </w:tc>
        <w:tc>
          <w:tcPr>
            <w:tcW w:w="1134" w:type="dxa"/>
            <w:tcPrChange w:id="512" w:author="Author">
              <w:tcPr>
                <w:tcW w:w="1134" w:type="dxa"/>
              </w:tcPr>
            </w:tcPrChange>
          </w:tcPr>
          <w:p w14:paraId="2669321B" w14:textId="77777777" w:rsidR="00B82048" w:rsidRDefault="00B82048">
            <w:pPr>
              <w:pStyle w:val="nTable"/>
              <w:spacing w:after="40"/>
              <w:rPr>
                <w:i/>
              </w:rPr>
            </w:pPr>
            <w:ins w:id="513" w:author="Author">
              <w:r>
                <w:t>4 Dec 1985</w:t>
              </w:r>
            </w:ins>
          </w:p>
        </w:tc>
        <w:tc>
          <w:tcPr>
            <w:tcW w:w="2551" w:type="dxa"/>
            <w:tcPrChange w:id="514" w:author="Author">
              <w:tcPr>
                <w:tcW w:w="2551" w:type="dxa"/>
                <w:gridSpan w:val="2"/>
              </w:tcPr>
            </w:tcPrChange>
          </w:tcPr>
          <w:p w14:paraId="2CB3F846" w14:textId="77777777" w:rsidR="00B82048" w:rsidRDefault="00B82048">
            <w:pPr>
              <w:pStyle w:val="nTable"/>
              <w:spacing w:after="40"/>
              <w:rPr>
                <w:i/>
              </w:rPr>
            </w:pPr>
            <w:ins w:id="515" w:author="Author">
              <w:r>
                <w:t xml:space="preserve">1 Jul 1986 (see </w:t>
              </w:r>
              <w:r>
                <w:rPr>
                  <w:i/>
                </w:rPr>
                <w:t>Gazette</w:t>
              </w:r>
              <w:r>
                <w:t xml:space="preserve"> 30 Jun 1986 p. 2255)</w:t>
              </w:r>
            </w:ins>
          </w:p>
        </w:tc>
      </w:tr>
      <w:tr w:rsidR="00CD5F6B" w:rsidRPr="00905C7A" w14:paraId="0C6E990A" w14:textId="4C2A7AD6" w:rsidTr="003C42AF">
        <w:trPr>
          <w:trPrChange w:id="516" w:author="Author">
            <w:trPr>
              <w:trHeight w:val="720"/>
            </w:trPr>
          </w:trPrChange>
        </w:trPr>
        <w:tc>
          <w:tcPr>
            <w:tcW w:w="2268" w:type="dxa"/>
            <w:tcPrChange w:id="517" w:author="Author">
              <w:tcPr>
                <w:tcW w:w="3840" w:type="dxa"/>
                <w:gridSpan w:val="2"/>
                <w:vAlign w:val="center"/>
              </w:tcPr>
            </w:tcPrChange>
          </w:tcPr>
          <w:p w14:paraId="132F0284" w14:textId="77777777" w:rsidR="00ED6A30" w:rsidRPr="003C42AF" w:rsidRDefault="00B82048" w:rsidP="003C42AF">
            <w:pPr>
              <w:pStyle w:val="nTable"/>
              <w:spacing w:after="40"/>
              <w:rPr>
                <w:rPrChange w:id="518" w:author="Author">
                  <w:rPr>
                    <w:b/>
                    <w:sz w:val="24"/>
                    <w:szCs w:val="24"/>
                  </w:rPr>
                </w:rPrChange>
              </w:rPr>
              <w:pPrChange w:id="519" w:author="Author">
                <w:pPr>
                  <w:spacing w:before="120" w:after="120"/>
                </w:pPr>
              </w:pPrChange>
            </w:pPr>
            <w:ins w:id="520" w:author="Author">
              <w:r>
                <w:rPr>
                  <w:i/>
                </w:rPr>
                <w:t>Multicultural and Ethnic Affairs Commission Amendment Act 1986</w:t>
              </w:r>
            </w:ins>
            <w:del w:id="521" w:author="Author">
              <w:r w:rsidR="00295D6D" w:rsidRPr="00905C7A">
                <w:rPr>
                  <w:b/>
                  <w:sz w:val="24"/>
                  <w:szCs w:val="24"/>
                </w:rPr>
                <w:delText>Master Lessee</w:delText>
              </w:r>
            </w:del>
          </w:p>
        </w:tc>
        <w:tc>
          <w:tcPr>
            <w:tcW w:w="1134" w:type="dxa"/>
            <w:tcPrChange w:id="522" w:author="Author">
              <w:tcPr>
                <w:tcW w:w="5510" w:type="dxa"/>
                <w:gridSpan w:val="5"/>
                <w:vAlign w:val="center"/>
              </w:tcPr>
            </w:tcPrChange>
          </w:tcPr>
          <w:p w14:paraId="0D8041F2" w14:textId="77777777" w:rsidR="00ED6A30" w:rsidRPr="003C42AF" w:rsidRDefault="00B82048" w:rsidP="003C42AF">
            <w:pPr>
              <w:pStyle w:val="nTable"/>
              <w:spacing w:after="40"/>
              <w:rPr>
                <w:rPrChange w:id="523" w:author="Author">
                  <w:rPr>
                    <w:sz w:val="24"/>
                    <w:szCs w:val="24"/>
                  </w:rPr>
                </w:rPrChange>
              </w:rPr>
              <w:pPrChange w:id="524" w:author="Author">
                <w:pPr>
                  <w:spacing w:before="120" w:after="120"/>
                  <w:jc w:val="both"/>
                </w:pPr>
              </w:pPrChange>
            </w:pPr>
            <w:ins w:id="525" w:author="Author">
              <w:r>
                <w:t>27 of 1986</w:t>
              </w:r>
            </w:ins>
          </w:p>
        </w:tc>
        <w:tc>
          <w:tcPr>
            <w:tcW w:w="1134" w:type="dxa"/>
            <w:tcPrChange w:id="526" w:author="Author">
              <w:tcPr>
                <w:tcW w:w="1134" w:type="dxa"/>
              </w:tcPr>
            </w:tcPrChange>
          </w:tcPr>
          <w:p w14:paraId="555A6418" w14:textId="77777777" w:rsidR="00B82048" w:rsidRDefault="00B82048">
            <w:pPr>
              <w:pStyle w:val="nTable"/>
              <w:spacing w:after="40"/>
              <w:rPr>
                <w:i/>
              </w:rPr>
            </w:pPr>
            <w:ins w:id="527" w:author="Author">
              <w:r>
                <w:t>29 Jul 1986</w:t>
              </w:r>
            </w:ins>
          </w:p>
        </w:tc>
        <w:tc>
          <w:tcPr>
            <w:tcW w:w="2551" w:type="dxa"/>
            <w:tcPrChange w:id="528" w:author="Author">
              <w:tcPr>
                <w:tcW w:w="2551" w:type="dxa"/>
                <w:gridSpan w:val="2"/>
              </w:tcPr>
            </w:tcPrChange>
          </w:tcPr>
          <w:p w14:paraId="07BECEE1" w14:textId="77777777" w:rsidR="00B82048" w:rsidRDefault="00B82048">
            <w:pPr>
              <w:pStyle w:val="nTable"/>
              <w:spacing w:after="40"/>
              <w:rPr>
                <w:i/>
              </w:rPr>
            </w:pPr>
            <w:ins w:id="529" w:author="Author">
              <w:r>
                <w:t>29 Jul 1986</w:t>
              </w:r>
            </w:ins>
          </w:p>
        </w:tc>
      </w:tr>
      <w:tr w:rsidR="00CD5F6B" w:rsidRPr="00905C7A" w14:paraId="432BAE20" w14:textId="6599BA29" w:rsidTr="003C42AF">
        <w:trPr>
          <w:trPrChange w:id="530" w:author="Author">
            <w:trPr>
              <w:trHeight w:val="720"/>
            </w:trPr>
          </w:trPrChange>
        </w:trPr>
        <w:tc>
          <w:tcPr>
            <w:tcW w:w="2268" w:type="dxa"/>
            <w:tcPrChange w:id="531" w:author="Author">
              <w:tcPr>
                <w:tcW w:w="3840" w:type="dxa"/>
                <w:gridSpan w:val="2"/>
                <w:vAlign w:val="center"/>
              </w:tcPr>
            </w:tcPrChange>
          </w:tcPr>
          <w:p w14:paraId="09F1C9FC" w14:textId="77777777" w:rsidR="00ED6A30" w:rsidRPr="003C42AF" w:rsidRDefault="00B82048" w:rsidP="003C42AF">
            <w:pPr>
              <w:pStyle w:val="nTable"/>
              <w:spacing w:after="40"/>
              <w:rPr>
                <w:rPrChange w:id="532" w:author="Author">
                  <w:rPr>
                    <w:b/>
                    <w:sz w:val="24"/>
                    <w:szCs w:val="24"/>
                  </w:rPr>
                </w:rPrChange>
              </w:rPr>
              <w:pPrChange w:id="533" w:author="Author">
                <w:pPr>
                  <w:spacing w:before="120" w:after="120"/>
                </w:pPr>
              </w:pPrChange>
            </w:pPr>
            <w:ins w:id="534" w:author="Author">
              <w:r>
                <w:rPr>
                  <w:i/>
                </w:rPr>
                <w:t>Acts Amendment (Public Sector Management) Act 1994</w:t>
              </w:r>
              <w:r>
                <w:t xml:space="preserve"> Pt. 2</w:t>
              </w:r>
            </w:ins>
            <w:del w:id="535" w:author="Author">
              <w:r w:rsidR="00295D6D" w:rsidRPr="00905C7A">
                <w:rPr>
                  <w:b/>
                  <w:sz w:val="24"/>
                  <w:szCs w:val="24"/>
                </w:rPr>
                <w:delText>Key Principal</w:delText>
              </w:r>
            </w:del>
          </w:p>
        </w:tc>
        <w:tc>
          <w:tcPr>
            <w:tcW w:w="1134" w:type="dxa"/>
            <w:tcPrChange w:id="536" w:author="Author">
              <w:tcPr>
                <w:tcW w:w="5510" w:type="dxa"/>
                <w:gridSpan w:val="5"/>
                <w:vAlign w:val="center"/>
              </w:tcPr>
            </w:tcPrChange>
          </w:tcPr>
          <w:p w14:paraId="1BDE889D" w14:textId="77777777" w:rsidR="00ED6A30" w:rsidRPr="003C42AF" w:rsidRDefault="00B82048" w:rsidP="003C42AF">
            <w:pPr>
              <w:pStyle w:val="nTable"/>
              <w:spacing w:after="40"/>
              <w:rPr>
                <w:rPrChange w:id="537" w:author="Author">
                  <w:rPr>
                    <w:sz w:val="24"/>
                    <w:szCs w:val="24"/>
                  </w:rPr>
                </w:rPrChange>
              </w:rPr>
              <w:pPrChange w:id="538" w:author="Author">
                <w:pPr>
                  <w:spacing w:before="120" w:after="120"/>
                  <w:jc w:val="both"/>
                </w:pPr>
              </w:pPrChange>
            </w:pPr>
            <w:ins w:id="539" w:author="Author">
              <w:r>
                <w:t>32 of 1994</w:t>
              </w:r>
            </w:ins>
          </w:p>
        </w:tc>
        <w:tc>
          <w:tcPr>
            <w:tcW w:w="1134" w:type="dxa"/>
            <w:tcPrChange w:id="540" w:author="Author">
              <w:tcPr>
                <w:tcW w:w="1134" w:type="dxa"/>
              </w:tcPr>
            </w:tcPrChange>
          </w:tcPr>
          <w:p w14:paraId="16155468" w14:textId="77777777" w:rsidR="00B82048" w:rsidRDefault="00B82048">
            <w:pPr>
              <w:pStyle w:val="nTable"/>
              <w:spacing w:after="40"/>
              <w:rPr>
                <w:i/>
              </w:rPr>
            </w:pPr>
            <w:ins w:id="541" w:author="Author">
              <w:r>
                <w:t>29 Jun 1994</w:t>
              </w:r>
            </w:ins>
          </w:p>
        </w:tc>
        <w:tc>
          <w:tcPr>
            <w:tcW w:w="2551" w:type="dxa"/>
            <w:tcPrChange w:id="542" w:author="Author">
              <w:tcPr>
                <w:tcW w:w="2551" w:type="dxa"/>
                <w:gridSpan w:val="2"/>
              </w:tcPr>
            </w:tcPrChange>
          </w:tcPr>
          <w:p w14:paraId="4B53CE02" w14:textId="77777777" w:rsidR="00B82048" w:rsidRDefault="00B82048">
            <w:pPr>
              <w:pStyle w:val="nTable"/>
              <w:spacing w:after="40"/>
              <w:rPr>
                <w:i/>
              </w:rPr>
            </w:pPr>
            <w:ins w:id="543" w:author="Author">
              <w:r>
                <w:t xml:space="preserve">1 Oct 1994 (see </w:t>
              </w:r>
              <w:r>
                <w:rPr>
                  <w:i/>
                </w:rPr>
                <w:t>Gazette</w:t>
              </w:r>
              <w:r>
                <w:t xml:space="preserve"> 30 Sep 1994 p. 4948)</w:t>
              </w:r>
            </w:ins>
          </w:p>
        </w:tc>
      </w:tr>
      <w:tr w:rsidR="00CD5F6B" w:rsidRPr="00905C7A" w14:paraId="522B4F96" w14:textId="77777777" w:rsidTr="003C42AF">
        <w:trPr>
          <w:cantSplit/>
          <w:trPrChange w:id="544" w:author="Author">
            <w:trPr>
              <w:trHeight w:val="720"/>
            </w:trPr>
          </w:trPrChange>
        </w:trPr>
        <w:tc>
          <w:tcPr>
            <w:tcW w:w="7087" w:type="dxa"/>
            <w:tcBorders>
              <w:bottom w:val="single" w:sz="8" w:space="0" w:color="auto"/>
            </w:tcBorders>
            <w:tcPrChange w:id="545" w:author="Author">
              <w:tcPr>
                <w:tcW w:w="3840" w:type="dxa"/>
                <w:gridSpan w:val="2"/>
                <w:vAlign w:val="center"/>
              </w:tcPr>
            </w:tcPrChange>
          </w:tcPr>
          <w:p w14:paraId="7DC3D936" w14:textId="77777777" w:rsidR="00ED6A30" w:rsidRPr="003C42AF" w:rsidRDefault="00B82048" w:rsidP="003C42AF">
            <w:pPr>
              <w:pStyle w:val="nTable"/>
              <w:spacing w:after="40"/>
              <w:rPr>
                <w:b/>
                <w:color w:val="FF0000"/>
                <w:rPrChange w:id="546" w:author="Author">
                  <w:rPr>
                    <w:b/>
                    <w:sz w:val="24"/>
                    <w:szCs w:val="24"/>
                  </w:rPr>
                </w:rPrChange>
              </w:rPr>
              <w:pPrChange w:id="547" w:author="Author">
                <w:pPr>
                  <w:spacing w:before="120" w:after="120"/>
                </w:pPr>
              </w:pPrChange>
            </w:pPr>
            <w:ins w:id="548" w:author="Author">
              <w:r>
                <w:rPr>
                  <w:b/>
                  <w:bCs/>
                  <w:color w:val="FF0000"/>
                </w:rPr>
                <w:t xml:space="preserve">This Act was repealed by the </w:t>
              </w:r>
              <w:r>
                <w:rPr>
                  <w:b/>
                  <w:bCs/>
                  <w:i/>
                  <w:iCs/>
                  <w:color w:val="FF0000"/>
                </w:rPr>
                <w:t>Statute Law Revision Act 2006</w:t>
              </w:r>
              <w:r>
                <w:rPr>
                  <w:b/>
                  <w:bCs/>
                  <w:color w:val="FF0000"/>
                </w:rPr>
                <w:t xml:space="preserve"> s. 3(1) (No. 37 of 2006) as at 4 Jul 2006 (see s. 2)</w:t>
              </w:r>
            </w:ins>
            <w:del w:id="549" w:author="Author">
              <w:r w:rsidR="00295D6D" w:rsidRPr="00905C7A">
                <w:rPr>
                  <w:b/>
                  <w:sz w:val="24"/>
                  <w:szCs w:val="24"/>
                </w:rPr>
                <w:delText>Guarantor</w:delText>
              </w:r>
            </w:del>
          </w:p>
        </w:tc>
        <w:tc>
          <w:tcPr>
            <w:tcW w:w="7087" w:type="dxa"/>
            <w:gridSpan w:val="3"/>
            <w:tcBorders>
              <w:bottom w:val="single" w:sz="8" w:space="0" w:color="auto"/>
            </w:tcBorders>
            <w:tcPrChange w:id="550" w:author="Author">
              <w:tcPr>
                <w:tcW w:w="5510" w:type="dxa"/>
                <w:gridSpan w:val="8"/>
                <w:vAlign w:val="center"/>
              </w:tcPr>
            </w:tcPrChange>
          </w:tcPr>
          <w:p w14:paraId="5D70F9C8" w14:textId="77777777" w:rsidR="00ED6A30" w:rsidRPr="00905C7A" w:rsidRDefault="00ED6A30" w:rsidP="00FC245E">
            <w:pPr>
              <w:spacing w:before="120" w:after="120"/>
              <w:jc w:val="both"/>
              <w:rPr>
                <w:szCs w:val="24"/>
              </w:rPr>
            </w:pP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0"/>
        <w:gridCol w:w="5510"/>
      </w:tblGrid>
      <w:tr w:rsidR="00BB5244" w:rsidRPr="00905C7A" w14:paraId="361665F2" w14:textId="77777777" w:rsidTr="00744720">
        <w:trPr>
          <w:trHeight w:val="720"/>
          <w:del w:id="551" w:author="Author"/>
        </w:trPr>
        <w:tc>
          <w:tcPr>
            <w:tcW w:w="3840" w:type="dxa"/>
            <w:vAlign w:val="center"/>
          </w:tcPr>
          <w:p w14:paraId="63E4AE23" w14:textId="4F9B1F3C" w:rsidR="00BB5244" w:rsidRPr="00905C7A" w:rsidRDefault="00BB5244" w:rsidP="00BB5244">
            <w:pPr>
              <w:spacing w:before="120" w:after="120"/>
              <w:rPr>
                <w:del w:id="552" w:author="Author"/>
                <w:b/>
                <w:szCs w:val="24"/>
              </w:rPr>
            </w:pPr>
            <w:del w:id="553" w:author="Author">
              <w:r w:rsidRPr="00F714DE">
                <w:rPr>
                  <w:b/>
                  <w:szCs w:val="24"/>
                </w:rPr>
                <w:delText>Principal</w:delText>
              </w:r>
            </w:del>
          </w:p>
        </w:tc>
        <w:tc>
          <w:tcPr>
            <w:tcW w:w="5510" w:type="dxa"/>
            <w:vAlign w:val="center"/>
          </w:tcPr>
          <w:p w14:paraId="56F953F3" w14:textId="77777777" w:rsidR="00BB5244" w:rsidRPr="00905C7A" w:rsidRDefault="00BB5244" w:rsidP="00BB5244">
            <w:pPr>
              <w:spacing w:before="120" w:after="120"/>
              <w:jc w:val="both"/>
              <w:rPr>
                <w:del w:id="554" w:author="Author"/>
                <w:szCs w:val="24"/>
              </w:rPr>
            </w:pPr>
          </w:p>
        </w:tc>
      </w:tr>
      <w:tr w:rsidR="00CD5F6B" w:rsidRPr="00905C7A" w14:paraId="06BFAEFC" w14:textId="77777777" w:rsidTr="00F74521">
        <w:trPr>
          <w:trHeight w:val="720"/>
          <w:del w:id="555" w:author="Author"/>
        </w:trPr>
        <w:tc>
          <w:tcPr>
            <w:tcW w:w="3840" w:type="dxa"/>
            <w:vAlign w:val="center"/>
          </w:tcPr>
          <w:p w14:paraId="629916D7" w14:textId="77777777" w:rsidR="00ED6A30" w:rsidRPr="00905C7A" w:rsidRDefault="00295D6D" w:rsidP="0038445B">
            <w:pPr>
              <w:spacing w:before="120" w:after="120"/>
              <w:rPr>
                <w:del w:id="556" w:author="Author"/>
                <w:b/>
                <w:szCs w:val="24"/>
              </w:rPr>
            </w:pPr>
            <w:del w:id="557" w:author="Author">
              <w:r w:rsidRPr="00905C7A">
                <w:rPr>
                  <w:b/>
                  <w:szCs w:val="24"/>
                </w:rPr>
                <w:delText>Multifamily Project</w:delText>
              </w:r>
            </w:del>
          </w:p>
        </w:tc>
        <w:tc>
          <w:tcPr>
            <w:tcW w:w="5510" w:type="dxa"/>
            <w:vAlign w:val="center"/>
          </w:tcPr>
          <w:p w14:paraId="260E1EC8" w14:textId="77777777" w:rsidR="00ED6A30" w:rsidRPr="00905C7A" w:rsidRDefault="00295D6D" w:rsidP="00FC245E">
            <w:pPr>
              <w:spacing w:before="120" w:after="120"/>
              <w:jc w:val="both"/>
              <w:rPr>
                <w:del w:id="558" w:author="Author"/>
                <w:b/>
                <w:bCs/>
                <w:szCs w:val="24"/>
              </w:rPr>
            </w:pPr>
            <w:del w:id="559" w:author="Author">
              <w:r w:rsidRPr="00905C7A">
                <w:rPr>
                  <w:bCs/>
                  <w:szCs w:val="24"/>
                </w:rPr>
                <w:delText xml:space="preserve">[DRAFTING NOTE: LIST ALL IF MORE THAN ONE] </w:delText>
              </w:r>
              <w:r w:rsidRPr="00905C7A">
                <w:rPr>
                  <w:b/>
                  <w:bCs/>
                  <w:szCs w:val="24"/>
                </w:rPr>
                <w:delText>[INSERT MORTGAGED PROPERTY’S COMMONLY KNOWN NAME]</w:delText>
              </w:r>
            </w:del>
          </w:p>
        </w:tc>
      </w:tr>
      <w:tr w:rsidR="00CD5F6B" w:rsidRPr="00905C7A" w14:paraId="1A64A37A" w14:textId="77777777" w:rsidTr="00F74521">
        <w:trPr>
          <w:del w:id="560" w:author="Author"/>
        </w:trPr>
        <w:tc>
          <w:tcPr>
            <w:tcW w:w="9350" w:type="dxa"/>
            <w:gridSpan w:val="2"/>
            <w:shd w:val="clear" w:color="auto" w:fill="C0C0C0"/>
          </w:tcPr>
          <w:p w14:paraId="02A8A23D" w14:textId="77777777" w:rsidR="00ED6A30" w:rsidRPr="00905C7A" w:rsidRDefault="00295D6D" w:rsidP="0038445B">
            <w:pPr>
              <w:jc w:val="center"/>
              <w:rPr>
                <w:del w:id="561" w:author="Author"/>
                <w:b/>
                <w:szCs w:val="24"/>
              </w:rPr>
            </w:pPr>
            <w:del w:id="562" w:author="Author">
              <w:r w:rsidRPr="00905C7A">
                <w:rPr>
                  <w:b/>
                  <w:szCs w:val="24"/>
                </w:rPr>
                <w:delText>ADDRESSES</w:delText>
              </w:r>
            </w:del>
          </w:p>
        </w:tc>
      </w:tr>
      <w:tr w:rsidR="00CD5F6B" w:rsidRPr="00905C7A" w14:paraId="26604DC2" w14:textId="77777777" w:rsidTr="00F74521">
        <w:trPr>
          <w:trHeight w:val="720"/>
          <w:del w:id="563" w:author="Author"/>
        </w:trPr>
        <w:tc>
          <w:tcPr>
            <w:tcW w:w="3840" w:type="dxa"/>
            <w:vAlign w:val="center"/>
          </w:tcPr>
          <w:p w14:paraId="21E04455" w14:textId="77777777" w:rsidR="00ED6A30" w:rsidRPr="00905C7A" w:rsidRDefault="00295D6D" w:rsidP="0038445B">
            <w:pPr>
              <w:spacing w:before="120" w:after="120"/>
              <w:rPr>
                <w:del w:id="564" w:author="Author"/>
                <w:b/>
                <w:szCs w:val="24"/>
              </w:rPr>
            </w:pPr>
            <w:del w:id="565" w:author="Author">
              <w:r w:rsidRPr="00905C7A">
                <w:rPr>
                  <w:b/>
                  <w:szCs w:val="24"/>
                </w:rPr>
                <w:delText>Borrower’s General Business Address</w:delText>
              </w:r>
            </w:del>
          </w:p>
        </w:tc>
        <w:tc>
          <w:tcPr>
            <w:tcW w:w="5510" w:type="dxa"/>
            <w:vAlign w:val="center"/>
          </w:tcPr>
          <w:p w14:paraId="33AA4686" w14:textId="77777777" w:rsidR="00ED6A30" w:rsidRPr="00905C7A" w:rsidRDefault="00295D6D" w:rsidP="00FC245E">
            <w:pPr>
              <w:spacing w:before="120" w:after="120"/>
              <w:jc w:val="both"/>
              <w:rPr>
                <w:del w:id="566" w:author="Author"/>
                <w:bCs/>
                <w:szCs w:val="24"/>
              </w:rPr>
            </w:pPr>
            <w:del w:id="567" w:author="Author">
              <w:r w:rsidRPr="00905C7A">
                <w:rPr>
                  <w:bCs/>
                  <w:szCs w:val="24"/>
                </w:rPr>
                <w:delText>[DRAFTING NOTE: LIST ALL IF MORE THAN ONE]</w:delText>
              </w:r>
            </w:del>
          </w:p>
        </w:tc>
      </w:tr>
      <w:tr w:rsidR="00CD5F6B" w:rsidRPr="00905C7A" w14:paraId="523C3A41" w14:textId="77777777" w:rsidTr="00F74521">
        <w:trPr>
          <w:trHeight w:val="720"/>
          <w:del w:id="568" w:author="Author"/>
        </w:trPr>
        <w:tc>
          <w:tcPr>
            <w:tcW w:w="3840" w:type="dxa"/>
            <w:vAlign w:val="center"/>
          </w:tcPr>
          <w:p w14:paraId="5793E577" w14:textId="77777777" w:rsidR="00ED6A30" w:rsidRPr="00905C7A" w:rsidRDefault="00295D6D" w:rsidP="0038445B">
            <w:pPr>
              <w:spacing w:before="120" w:after="120"/>
              <w:rPr>
                <w:del w:id="569" w:author="Author"/>
                <w:b/>
                <w:szCs w:val="24"/>
              </w:rPr>
            </w:pPr>
            <w:del w:id="570" w:author="Author">
              <w:r w:rsidRPr="00905C7A">
                <w:rPr>
                  <w:b/>
                  <w:szCs w:val="24"/>
                </w:rPr>
                <w:delText>Borrower’s Notice Address</w:delText>
              </w:r>
            </w:del>
          </w:p>
        </w:tc>
        <w:tc>
          <w:tcPr>
            <w:tcW w:w="5510" w:type="dxa"/>
            <w:vAlign w:val="center"/>
          </w:tcPr>
          <w:p w14:paraId="5FD6E5D6" w14:textId="77777777" w:rsidR="00ED6A30" w:rsidRPr="00905C7A" w:rsidRDefault="00295D6D" w:rsidP="00FC245E">
            <w:pPr>
              <w:spacing w:before="120" w:after="120"/>
              <w:jc w:val="both"/>
              <w:rPr>
                <w:del w:id="571" w:author="Author"/>
                <w:bCs/>
                <w:szCs w:val="24"/>
              </w:rPr>
            </w:pPr>
            <w:del w:id="572" w:author="Author">
              <w:r w:rsidRPr="00905C7A">
                <w:rPr>
                  <w:bCs/>
                  <w:szCs w:val="24"/>
                </w:rPr>
                <w:delText>[DRAFTING NOTE: LIST ALL IF MORE THAN ONE; INCLUDE EMAIL ADDRESS]</w:delText>
              </w:r>
            </w:del>
          </w:p>
        </w:tc>
      </w:tr>
      <w:tr w:rsidR="00CD5F6B" w:rsidRPr="00905C7A" w14:paraId="0C8942E2" w14:textId="77777777" w:rsidTr="00F74521">
        <w:trPr>
          <w:trHeight w:val="720"/>
          <w:del w:id="573" w:author="Author"/>
        </w:trPr>
        <w:tc>
          <w:tcPr>
            <w:tcW w:w="3840" w:type="dxa"/>
            <w:vAlign w:val="center"/>
          </w:tcPr>
          <w:p w14:paraId="6B939E96" w14:textId="77777777" w:rsidR="00ED6A30" w:rsidRPr="00905C7A" w:rsidRDefault="00295D6D" w:rsidP="0038445B">
            <w:pPr>
              <w:spacing w:before="120" w:after="120"/>
              <w:rPr>
                <w:del w:id="574" w:author="Author"/>
                <w:b/>
                <w:szCs w:val="24"/>
              </w:rPr>
            </w:pPr>
            <w:del w:id="575" w:author="Author">
              <w:r w:rsidRPr="00905C7A">
                <w:rPr>
                  <w:b/>
                  <w:szCs w:val="24"/>
                </w:rPr>
                <w:delText>Multifamily Project Address</w:delText>
              </w:r>
            </w:del>
          </w:p>
        </w:tc>
        <w:tc>
          <w:tcPr>
            <w:tcW w:w="5510" w:type="dxa"/>
            <w:vAlign w:val="center"/>
          </w:tcPr>
          <w:p w14:paraId="1937CB91" w14:textId="77777777" w:rsidR="00ED6A30" w:rsidRPr="00905C7A" w:rsidRDefault="00295D6D" w:rsidP="00FC245E">
            <w:pPr>
              <w:spacing w:before="120" w:after="120"/>
              <w:jc w:val="both"/>
              <w:rPr>
                <w:del w:id="576" w:author="Author"/>
                <w:bCs/>
                <w:szCs w:val="24"/>
              </w:rPr>
            </w:pPr>
            <w:del w:id="577" w:author="Author">
              <w:r w:rsidRPr="00905C7A">
                <w:rPr>
                  <w:bCs/>
                  <w:szCs w:val="24"/>
                </w:rPr>
                <w:delText>[DRAFTING NOTE: LIST ALL IF MORE THAN ONE]</w:delText>
              </w:r>
            </w:del>
          </w:p>
        </w:tc>
      </w:tr>
      <w:tr w:rsidR="00CD5F6B" w:rsidRPr="00905C7A" w14:paraId="07B9702B" w14:textId="77777777" w:rsidTr="00F74521">
        <w:trPr>
          <w:trHeight w:val="720"/>
          <w:del w:id="578" w:author="Author"/>
        </w:trPr>
        <w:tc>
          <w:tcPr>
            <w:tcW w:w="3840" w:type="dxa"/>
            <w:vAlign w:val="center"/>
          </w:tcPr>
          <w:p w14:paraId="08D79D57" w14:textId="77777777" w:rsidR="00ED6A30" w:rsidRPr="00905C7A" w:rsidRDefault="00295D6D" w:rsidP="0038445B">
            <w:pPr>
              <w:spacing w:before="120" w:after="120"/>
              <w:rPr>
                <w:del w:id="579" w:author="Author"/>
                <w:b/>
                <w:szCs w:val="24"/>
              </w:rPr>
            </w:pPr>
            <w:del w:id="580" w:author="Author">
              <w:r w:rsidRPr="00905C7A">
                <w:rPr>
                  <w:b/>
                  <w:szCs w:val="24"/>
                </w:rPr>
                <w:delText>Multifamily Project County</w:delText>
              </w:r>
            </w:del>
          </w:p>
        </w:tc>
        <w:tc>
          <w:tcPr>
            <w:tcW w:w="5510" w:type="dxa"/>
            <w:vAlign w:val="center"/>
          </w:tcPr>
          <w:p w14:paraId="52BBBFC9" w14:textId="77777777" w:rsidR="00ED6A30" w:rsidRPr="00905C7A" w:rsidRDefault="00295D6D" w:rsidP="00FC245E">
            <w:pPr>
              <w:spacing w:before="120" w:after="120"/>
              <w:jc w:val="both"/>
              <w:rPr>
                <w:del w:id="581" w:author="Author"/>
                <w:bCs/>
                <w:szCs w:val="24"/>
              </w:rPr>
            </w:pPr>
            <w:del w:id="582" w:author="Author">
              <w:r w:rsidRPr="00905C7A">
                <w:rPr>
                  <w:bCs/>
                  <w:szCs w:val="24"/>
                </w:rPr>
                <w:delText>[DRAFTING NOTE: LIST ALL IF MORE THAN ONE]</w:delText>
              </w:r>
            </w:del>
          </w:p>
        </w:tc>
      </w:tr>
      <w:tr w:rsidR="00CD5F6B" w:rsidRPr="00905C7A" w14:paraId="50ACCDD9" w14:textId="77777777" w:rsidTr="00F74521">
        <w:trPr>
          <w:trHeight w:val="720"/>
          <w:del w:id="583" w:author="Author"/>
        </w:trPr>
        <w:tc>
          <w:tcPr>
            <w:tcW w:w="3840" w:type="dxa"/>
            <w:vAlign w:val="center"/>
          </w:tcPr>
          <w:p w14:paraId="7010D58B" w14:textId="77777777" w:rsidR="00ED6A30" w:rsidRPr="00905C7A" w:rsidRDefault="00295D6D" w:rsidP="0038445B">
            <w:pPr>
              <w:spacing w:before="120" w:after="120"/>
              <w:rPr>
                <w:del w:id="584" w:author="Author"/>
                <w:b/>
                <w:szCs w:val="24"/>
              </w:rPr>
            </w:pPr>
            <w:del w:id="585" w:author="Author">
              <w:r w:rsidRPr="00905C7A">
                <w:rPr>
                  <w:b/>
                  <w:szCs w:val="24"/>
                </w:rPr>
                <w:delText>Key Principal’s General Business Address</w:delText>
              </w:r>
            </w:del>
          </w:p>
        </w:tc>
        <w:tc>
          <w:tcPr>
            <w:tcW w:w="5510" w:type="dxa"/>
            <w:vAlign w:val="center"/>
          </w:tcPr>
          <w:p w14:paraId="50DD30FA" w14:textId="77777777" w:rsidR="00ED6A30" w:rsidRPr="00905C7A" w:rsidRDefault="00295D6D" w:rsidP="00FC245E">
            <w:pPr>
              <w:spacing w:before="120" w:after="120"/>
              <w:jc w:val="both"/>
              <w:rPr>
                <w:del w:id="586" w:author="Author"/>
                <w:bCs/>
                <w:szCs w:val="24"/>
              </w:rPr>
            </w:pPr>
            <w:del w:id="587" w:author="Author">
              <w:r w:rsidRPr="00905C7A">
                <w:rPr>
                  <w:bCs/>
                  <w:szCs w:val="24"/>
                </w:rPr>
                <w:delText>[DRAFTING NOTE: LIST ALL IF MORE THAN ONE]</w:delText>
              </w:r>
            </w:del>
          </w:p>
        </w:tc>
      </w:tr>
      <w:tr w:rsidR="00CD5F6B" w:rsidRPr="00905C7A" w14:paraId="5BD32A96" w14:textId="77777777" w:rsidTr="00F74521">
        <w:trPr>
          <w:trHeight w:val="720"/>
          <w:del w:id="588" w:author="Author"/>
        </w:trPr>
        <w:tc>
          <w:tcPr>
            <w:tcW w:w="3840" w:type="dxa"/>
            <w:vAlign w:val="center"/>
          </w:tcPr>
          <w:p w14:paraId="1061CE4F" w14:textId="77777777" w:rsidR="00ED6A30" w:rsidRPr="00905C7A" w:rsidRDefault="00295D6D" w:rsidP="0038445B">
            <w:pPr>
              <w:spacing w:before="120" w:after="120"/>
              <w:rPr>
                <w:del w:id="589" w:author="Author"/>
                <w:b/>
                <w:szCs w:val="24"/>
              </w:rPr>
            </w:pPr>
            <w:del w:id="590" w:author="Author">
              <w:r w:rsidRPr="00905C7A">
                <w:rPr>
                  <w:b/>
                  <w:szCs w:val="24"/>
                </w:rPr>
                <w:delText>Key Principal’s Notice Address</w:delText>
              </w:r>
            </w:del>
          </w:p>
        </w:tc>
        <w:tc>
          <w:tcPr>
            <w:tcW w:w="5510" w:type="dxa"/>
            <w:vAlign w:val="center"/>
          </w:tcPr>
          <w:p w14:paraId="13346353" w14:textId="77777777" w:rsidR="00ED6A30" w:rsidRPr="00905C7A" w:rsidRDefault="00295D6D" w:rsidP="00FC245E">
            <w:pPr>
              <w:spacing w:before="120" w:after="120"/>
              <w:jc w:val="both"/>
              <w:rPr>
                <w:del w:id="591" w:author="Author"/>
                <w:bCs/>
                <w:szCs w:val="24"/>
              </w:rPr>
            </w:pPr>
            <w:del w:id="592" w:author="Author">
              <w:r w:rsidRPr="00905C7A">
                <w:rPr>
                  <w:bCs/>
                  <w:szCs w:val="24"/>
                </w:rPr>
                <w:delText>[DRAFTING NOTE: LIST ALL IF MORE THAN ONE; INCLUDE EMAIL ADDRESS]</w:delText>
              </w:r>
            </w:del>
          </w:p>
        </w:tc>
      </w:tr>
      <w:tr w:rsidR="00CD5F6B" w:rsidRPr="00905C7A" w14:paraId="4B4C43EF" w14:textId="77777777" w:rsidTr="00F74521">
        <w:trPr>
          <w:trHeight w:val="720"/>
          <w:del w:id="593" w:author="Author"/>
        </w:trPr>
        <w:tc>
          <w:tcPr>
            <w:tcW w:w="3840" w:type="dxa"/>
            <w:vAlign w:val="center"/>
          </w:tcPr>
          <w:p w14:paraId="4F15A89D" w14:textId="77777777" w:rsidR="00ED6A30" w:rsidRPr="00905C7A" w:rsidRDefault="00295D6D" w:rsidP="0038445B">
            <w:pPr>
              <w:spacing w:before="120" w:after="120"/>
              <w:rPr>
                <w:del w:id="594" w:author="Author"/>
                <w:b/>
                <w:szCs w:val="24"/>
              </w:rPr>
            </w:pPr>
            <w:del w:id="595" w:author="Author">
              <w:r w:rsidRPr="00905C7A">
                <w:rPr>
                  <w:b/>
                  <w:szCs w:val="24"/>
                </w:rPr>
                <w:delText>Guarantor’s General Business Address</w:delText>
              </w:r>
            </w:del>
          </w:p>
        </w:tc>
        <w:tc>
          <w:tcPr>
            <w:tcW w:w="5510" w:type="dxa"/>
            <w:vAlign w:val="center"/>
          </w:tcPr>
          <w:p w14:paraId="0CF26D00" w14:textId="77777777" w:rsidR="00ED6A30" w:rsidRPr="00905C7A" w:rsidRDefault="00295D6D" w:rsidP="00FC245E">
            <w:pPr>
              <w:spacing w:before="120" w:after="120"/>
              <w:jc w:val="both"/>
              <w:rPr>
                <w:del w:id="596" w:author="Author"/>
                <w:bCs/>
                <w:szCs w:val="24"/>
              </w:rPr>
            </w:pPr>
            <w:del w:id="597" w:author="Author">
              <w:r w:rsidRPr="00905C7A">
                <w:rPr>
                  <w:bCs/>
                  <w:szCs w:val="24"/>
                </w:rPr>
                <w:delText>[DRAFTING NOTE: LIST ALL IF MORE THAN ONE]</w:delText>
              </w:r>
            </w:del>
          </w:p>
        </w:tc>
      </w:tr>
      <w:tr w:rsidR="00CD5F6B" w:rsidRPr="00905C7A" w14:paraId="32FC52DE" w14:textId="77777777" w:rsidTr="00F74521">
        <w:trPr>
          <w:trHeight w:val="720"/>
          <w:del w:id="598" w:author="Author"/>
        </w:trPr>
        <w:tc>
          <w:tcPr>
            <w:tcW w:w="3840" w:type="dxa"/>
            <w:vAlign w:val="center"/>
          </w:tcPr>
          <w:p w14:paraId="47D704BC" w14:textId="77777777" w:rsidR="00ED6A30" w:rsidRPr="00905C7A" w:rsidRDefault="00295D6D" w:rsidP="0038445B">
            <w:pPr>
              <w:spacing w:before="120" w:after="120"/>
              <w:rPr>
                <w:del w:id="599" w:author="Author"/>
                <w:b/>
                <w:szCs w:val="24"/>
              </w:rPr>
            </w:pPr>
            <w:del w:id="600" w:author="Author">
              <w:r w:rsidRPr="00905C7A">
                <w:rPr>
                  <w:b/>
                  <w:szCs w:val="24"/>
                </w:rPr>
                <w:delText>Guarantor’s Notice Address</w:delText>
              </w:r>
            </w:del>
          </w:p>
        </w:tc>
        <w:tc>
          <w:tcPr>
            <w:tcW w:w="5510" w:type="dxa"/>
            <w:vAlign w:val="center"/>
          </w:tcPr>
          <w:p w14:paraId="1EDD8321" w14:textId="77777777" w:rsidR="00ED6A30" w:rsidRPr="00905C7A" w:rsidRDefault="00295D6D" w:rsidP="00FC245E">
            <w:pPr>
              <w:spacing w:before="120" w:after="120"/>
              <w:jc w:val="both"/>
              <w:rPr>
                <w:del w:id="601" w:author="Author"/>
                <w:szCs w:val="24"/>
              </w:rPr>
            </w:pPr>
            <w:del w:id="602" w:author="Author">
              <w:r w:rsidRPr="00905C7A">
                <w:rPr>
                  <w:bCs/>
                  <w:szCs w:val="24"/>
                </w:rPr>
                <w:delText>[DRAFTING NOTE: LIST ALL IF MORE THAN ONE; INCLUDE EMAIL ADDRESS]</w:delText>
              </w:r>
            </w:del>
          </w:p>
        </w:tc>
      </w:tr>
      <w:tr w:rsidR="00CD5F6B" w:rsidRPr="00905C7A" w14:paraId="288E0E8E" w14:textId="77777777" w:rsidTr="00F74521">
        <w:trPr>
          <w:trHeight w:val="720"/>
          <w:del w:id="603" w:author="Author"/>
        </w:trPr>
        <w:tc>
          <w:tcPr>
            <w:tcW w:w="3840" w:type="dxa"/>
            <w:vAlign w:val="center"/>
          </w:tcPr>
          <w:p w14:paraId="1503EC3D" w14:textId="77777777" w:rsidR="00ED6A30" w:rsidRPr="00905C7A" w:rsidRDefault="00295D6D" w:rsidP="00F137A3">
            <w:pPr>
              <w:spacing w:before="120" w:after="120"/>
              <w:rPr>
                <w:del w:id="604" w:author="Author"/>
                <w:b/>
                <w:szCs w:val="24"/>
              </w:rPr>
            </w:pPr>
            <w:del w:id="605" w:author="Author">
              <w:r w:rsidRPr="00905C7A">
                <w:rPr>
                  <w:b/>
                  <w:szCs w:val="24"/>
                </w:rPr>
                <w:delText>Master Lessee’s General Business Address</w:delText>
              </w:r>
            </w:del>
          </w:p>
        </w:tc>
        <w:tc>
          <w:tcPr>
            <w:tcW w:w="5510" w:type="dxa"/>
            <w:vAlign w:val="center"/>
          </w:tcPr>
          <w:p w14:paraId="528A8E9D" w14:textId="77777777" w:rsidR="00ED6A30" w:rsidRPr="00905C7A" w:rsidRDefault="00295D6D" w:rsidP="00FC245E">
            <w:pPr>
              <w:spacing w:before="120" w:after="120"/>
              <w:jc w:val="both"/>
              <w:rPr>
                <w:del w:id="606" w:author="Author"/>
                <w:bCs/>
                <w:szCs w:val="24"/>
              </w:rPr>
            </w:pPr>
            <w:del w:id="607" w:author="Author">
              <w:r w:rsidRPr="00905C7A">
                <w:rPr>
                  <w:bCs/>
                  <w:szCs w:val="24"/>
                </w:rPr>
                <w:delText>[DRAFTING NOTE: LIST ALL IF MORE THAN ONE]</w:delText>
              </w:r>
            </w:del>
          </w:p>
        </w:tc>
      </w:tr>
      <w:tr w:rsidR="00CD5F6B" w:rsidRPr="00905C7A" w14:paraId="16A50E21" w14:textId="77777777" w:rsidTr="00F74521">
        <w:trPr>
          <w:trHeight w:val="720"/>
          <w:del w:id="608" w:author="Author"/>
        </w:trPr>
        <w:tc>
          <w:tcPr>
            <w:tcW w:w="3840" w:type="dxa"/>
            <w:vAlign w:val="center"/>
          </w:tcPr>
          <w:p w14:paraId="6CD1182D" w14:textId="77777777" w:rsidR="00ED6A30" w:rsidRPr="00905C7A" w:rsidRDefault="00295D6D" w:rsidP="00F137A3">
            <w:pPr>
              <w:spacing w:before="120" w:after="120"/>
              <w:rPr>
                <w:del w:id="609" w:author="Author"/>
                <w:b/>
                <w:szCs w:val="24"/>
              </w:rPr>
            </w:pPr>
            <w:del w:id="610" w:author="Author">
              <w:r w:rsidRPr="00905C7A">
                <w:rPr>
                  <w:b/>
                  <w:szCs w:val="24"/>
                </w:rPr>
                <w:delText>Master Lessee’s Notice Address</w:delText>
              </w:r>
            </w:del>
          </w:p>
        </w:tc>
        <w:tc>
          <w:tcPr>
            <w:tcW w:w="5510" w:type="dxa"/>
            <w:vAlign w:val="center"/>
          </w:tcPr>
          <w:p w14:paraId="2C997833" w14:textId="77777777" w:rsidR="00ED6A30" w:rsidRPr="00905C7A" w:rsidRDefault="00295D6D" w:rsidP="00FC245E">
            <w:pPr>
              <w:spacing w:before="120" w:after="120"/>
              <w:jc w:val="both"/>
              <w:rPr>
                <w:del w:id="611" w:author="Author"/>
                <w:szCs w:val="24"/>
              </w:rPr>
            </w:pPr>
            <w:del w:id="612" w:author="Author">
              <w:r w:rsidRPr="00905C7A">
                <w:rPr>
                  <w:bCs/>
                  <w:szCs w:val="24"/>
                </w:rPr>
                <w:delText>[DRAFTING NOTE: LIST ALL IF MORE THAN ONE; INCLUDE EMAIL ADDRESS]</w:delText>
              </w:r>
            </w:del>
          </w:p>
        </w:tc>
      </w:tr>
      <w:tr w:rsidR="00CD5F6B" w:rsidRPr="00905C7A" w14:paraId="2D8FA522" w14:textId="77777777" w:rsidTr="00F74521">
        <w:trPr>
          <w:trHeight w:val="720"/>
          <w:del w:id="613" w:author="Author"/>
        </w:trPr>
        <w:tc>
          <w:tcPr>
            <w:tcW w:w="3840" w:type="dxa"/>
            <w:vAlign w:val="center"/>
          </w:tcPr>
          <w:p w14:paraId="551BB40C" w14:textId="77777777" w:rsidR="00ED6A30" w:rsidRPr="00905C7A" w:rsidRDefault="00295D6D" w:rsidP="0038445B">
            <w:pPr>
              <w:spacing w:before="120" w:after="120"/>
              <w:rPr>
                <w:del w:id="614" w:author="Author"/>
                <w:b/>
                <w:szCs w:val="24"/>
              </w:rPr>
            </w:pPr>
            <w:del w:id="615" w:author="Author">
              <w:r w:rsidRPr="00905C7A">
                <w:rPr>
                  <w:b/>
                  <w:szCs w:val="24"/>
                </w:rPr>
                <w:delText>Lender’s General Business Address</w:delText>
              </w:r>
            </w:del>
          </w:p>
        </w:tc>
        <w:tc>
          <w:tcPr>
            <w:tcW w:w="5510" w:type="dxa"/>
            <w:vAlign w:val="center"/>
          </w:tcPr>
          <w:p w14:paraId="22D702B5" w14:textId="77777777" w:rsidR="00ED6A30" w:rsidRPr="00905C7A" w:rsidRDefault="00295D6D" w:rsidP="00FC245E">
            <w:pPr>
              <w:spacing w:before="120" w:after="120"/>
              <w:jc w:val="both"/>
              <w:rPr>
                <w:del w:id="616" w:author="Author"/>
                <w:szCs w:val="24"/>
              </w:rPr>
            </w:pPr>
            <w:del w:id="617" w:author="Author">
              <w:r w:rsidRPr="00905C7A">
                <w:rPr>
                  <w:bCs/>
                  <w:szCs w:val="24"/>
                </w:rPr>
                <w:delText>[DRAFTING NOTE: USE HEADQUARTERS ADDRESS]</w:delText>
              </w:r>
            </w:del>
          </w:p>
        </w:tc>
      </w:tr>
      <w:tr w:rsidR="00CD5F6B" w:rsidRPr="00905C7A" w14:paraId="280A0670" w14:textId="77777777" w:rsidTr="00F74521">
        <w:trPr>
          <w:trHeight w:val="720"/>
          <w:del w:id="618" w:author="Author"/>
        </w:trPr>
        <w:tc>
          <w:tcPr>
            <w:tcW w:w="3840" w:type="dxa"/>
            <w:vAlign w:val="center"/>
          </w:tcPr>
          <w:p w14:paraId="7ABED8D9" w14:textId="77777777" w:rsidR="00ED6A30" w:rsidRPr="00905C7A" w:rsidRDefault="00295D6D" w:rsidP="0038445B">
            <w:pPr>
              <w:spacing w:before="120" w:after="120"/>
              <w:rPr>
                <w:del w:id="619" w:author="Author"/>
                <w:b/>
                <w:szCs w:val="24"/>
              </w:rPr>
            </w:pPr>
            <w:del w:id="620" w:author="Author">
              <w:r w:rsidRPr="00905C7A">
                <w:rPr>
                  <w:b/>
                  <w:szCs w:val="24"/>
                </w:rPr>
                <w:delText>Lender’s Notice Address</w:delText>
              </w:r>
            </w:del>
          </w:p>
        </w:tc>
        <w:tc>
          <w:tcPr>
            <w:tcW w:w="5510" w:type="dxa"/>
            <w:vAlign w:val="center"/>
          </w:tcPr>
          <w:p w14:paraId="0691F253" w14:textId="77777777" w:rsidR="00ED6A30" w:rsidRPr="00905C7A" w:rsidRDefault="00295D6D" w:rsidP="00FC245E">
            <w:pPr>
              <w:spacing w:before="120" w:after="120"/>
              <w:jc w:val="both"/>
              <w:rPr>
                <w:del w:id="621" w:author="Author"/>
                <w:szCs w:val="24"/>
              </w:rPr>
            </w:pPr>
            <w:del w:id="622" w:author="Author">
              <w:r w:rsidRPr="00905C7A">
                <w:rPr>
                  <w:szCs w:val="24"/>
                </w:rPr>
                <w:delText>[DRAFTING NOTE: USE SERVICING ADDRESS; INCLUDE EMAIL ADDRESS]</w:delText>
              </w:r>
            </w:del>
          </w:p>
        </w:tc>
      </w:tr>
      <w:tr w:rsidR="00CD5F6B" w:rsidRPr="00905C7A" w14:paraId="041A3448" w14:textId="77777777" w:rsidTr="00F74521">
        <w:trPr>
          <w:trHeight w:val="720"/>
          <w:del w:id="623" w:author="Author"/>
        </w:trPr>
        <w:tc>
          <w:tcPr>
            <w:tcW w:w="3840" w:type="dxa"/>
            <w:vAlign w:val="center"/>
          </w:tcPr>
          <w:p w14:paraId="23A5B794" w14:textId="77777777" w:rsidR="00ED6A30" w:rsidRPr="00905C7A" w:rsidRDefault="00295D6D" w:rsidP="0038445B">
            <w:pPr>
              <w:spacing w:before="120" w:after="120"/>
              <w:rPr>
                <w:del w:id="624" w:author="Author"/>
                <w:b/>
                <w:szCs w:val="24"/>
              </w:rPr>
            </w:pPr>
            <w:del w:id="625" w:author="Author">
              <w:r w:rsidRPr="00905C7A">
                <w:rPr>
                  <w:b/>
                  <w:szCs w:val="24"/>
                </w:rPr>
                <w:delText>Lender’s Payment Address</w:delText>
              </w:r>
            </w:del>
          </w:p>
        </w:tc>
        <w:tc>
          <w:tcPr>
            <w:tcW w:w="5510" w:type="dxa"/>
            <w:vAlign w:val="center"/>
          </w:tcPr>
          <w:p w14:paraId="278067C8" w14:textId="77777777" w:rsidR="00ED6A30" w:rsidRPr="00905C7A" w:rsidRDefault="00ED6A30" w:rsidP="00FC245E">
            <w:pPr>
              <w:spacing w:before="120" w:after="120"/>
              <w:jc w:val="both"/>
              <w:rPr>
                <w:del w:id="626" w:author="Author"/>
                <w:szCs w:val="24"/>
              </w:rPr>
            </w:pPr>
          </w:p>
        </w:tc>
      </w:tr>
    </w:tbl>
    <w:p w14:paraId="7C5472B6" w14:textId="77777777" w:rsidR="00ED6A30" w:rsidRPr="003C42AF" w:rsidRDefault="00ED6A30" w:rsidP="003C42AF">
      <w:pPr>
        <w:pPrChange w:id="627" w:author="Author">
          <w:pPr>
            <w:spacing w:after="240"/>
          </w:pPr>
        </w:pPrChange>
      </w:pPr>
    </w:p>
    <w:p w14:paraId="3D88102C" w14:textId="77777777" w:rsidR="00EF76D6" w:rsidRDefault="00EF76D6">
      <w:pPr>
        <w:rPr>
          <w:ins w:id="628" w:author="Author"/>
        </w:rPr>
        <w:sectPr w:rsidR="00EF76D6">
          <w:headerReference w:type="even" r:id="rId23"/>
          <w:headerReference w:type="default" r:id="rId24"/>
          <w:headerReference w:type="first" r:id="rId25"/>
          <w:type w:val="continuous"/>
          <w:pgSz w:w="11907" w:h="16840" w:code="9"/>
          <w:pgMar w:top="2376" w:right="2405" w:bottom="3542" w:left="2405" w:header="706" w:footer="3380" w:gutter="0"/>
          <w:cols w:space="720"/>
          <w:noEndnote/>
          <w:docGrid w:linePitch="326"/>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4"/>
        <w:gridCol w:w="4200"/>
      </w:tblGrid>
      <w:tr w:rsidR="00CD5F6B" w:rsidRPr="00905C7A" w14:paraId="78BE1E49" w14:textId="77777777" w:rsidTr="00BB5244">
        <w:trPr>
          <w:del w:id="630" w:author="Author"/>
        </w:trPr>
        <w:tc>
          <w:tcPr>
            <w:tcW w:w="9355" w:type="dxa"/>
            <w:gridSpan w:val="2"/>
            <w:shd w:val="clear" w:color="auto" w:fill="C0C0C0"/>
          </w:tcPr>
          <w:p w14:paraId="4EC1B809" w14:textId="77777777" w:rsidR="00ED6A30" w:rsidRPr="00905C7A" w:rsidRDefault="00295D6D" w:rsidP="0038445B">
            <w:pPr>
              <w:keepNext/>
              <w:jc w:val="center"/>
              <w:rPr>
                <w:del w:id="631" w:author="Author"/>
                <w:b/>
                <w:szCs w:val="24"/>
              </w:rPr>
            </w:pPr>
            <w:del w:id="632" w:author="Author">
              <w:r w:rsidRPr="00905C7A">
                <w:rPr>
                  <w:b/>
                  <w:szCs w:val="24"/>
                </w:rPr>
                <w:delText>II.</w:delText>
              </w:r>
              <w:r w:rsidRPr="00905C7A">
                <w:rPr>
                  <w:b/>
                  <w:szCs w:val="24"/>
                </w:rPr>
                <w:tab/>
                <w:delText>MULTIFAMILY PROJECT INFORMATION</w:delText>
              </w:r>
            </w:del>
          </w:p>
        </w:tc>
      </w:tr>
      <w:tr w:rsidR="00CD5F6B" w:rsidRPr="00905C7A" w14:paraId="6EFB46CB" w14:textId="77777777" w:rsidTr="00BB5244">
        <w:trPr>
          <w:trHeight w:val="720"/>
          <w:del w:id="633" w:author="Author"/>
        </w:trPr>
        <w:tc>
          <w:tcPr>
            <w:tcW w:w="3844" w:type="dxa"/>
            <w:vAlign w:val="center"/>
          </w:tcPr>
          <w:p w14:paraId="309CE1BD" w14:textId="77777777" w:rsidR="00ED6A30" w:rsidRPr="00905C7A" w:rsidRDefault="00295D6D" w:rsidP="0038445B">
            <w:pPr>
              <w:spacing w:before="120" w:after="120"/>
              <w:rPr>
                <w:del w:id="634" w:author="Author"/>
                <w:b/>
                <w:szCs w:val="24"/>
              </w:rPr>
            </w:pPr>
            <w:del w:id="635" w:author="Author">
              <w:r w:rsidRPr="00905C7A">
                <w:rPr>
                  <w:b/>
                  <w:szCs w:val="24"/>
                </w:rPr>
                <w:delText>Property Square Footage</w:delText>
              </w:r>
            </w:del>
          </w:p>
        </w:tc>
        <w:tc>
          <w:tcPr>
            <w:tcW w:w="5511" w:type="dxa"/>
            <w:vAlign w:val="center"/>
          </w:tcPr>
          <w:p w14:paraId="0D8CD605" w14:textId="77777777" w:rsidR="00ED6A30" w:rsidRPr="00905C7A" w:rsidRDefault="00ED6A30" w:rsidP="00FC245E">
            <w:pPr>
              <w:spacing w:before="120" w:after="120"/>
              <w:jc w:val="both"/>
              <w:rPr>
                <w:del w:id="636" w:author="Author"/>
                <w:szCs w:val="24"/>
              </w:rPr>
            </w:pPr>
          </w:p>
        </w:tc>
      </w:tr>
      <w:tr w:rsidR="00CD5F6B" w:rsidRPr="00905C7A" w14:paraId="16F99422" w14:textId="77777777" w:rsidTr="00BB5244">
        <w:trPr>
          <w:trHeight w:val="720"/>
          <w:del w:id="637" w:author="Author"/>
        </w:trPr>
        <w:tc>
          <w:tcPr>
            <w:tcW w:w="3844" w:type="dxa"/>
            <w:vAlign w:val="center"/>
          </w:tcPr>
          <w:p w14:paraId="38D7D6CD" w14:textId="77777777" w:rsidR="00ED6A30" w:rsidRPr="00905C7A" w:rsidRDefault="00295D6D" w:rsidP="0038445B">
            <w:pPr>
              <w:spacing w:before="120" w:after="120"/>
              <w:rPr>
                <w:del w:id="638" w:author="Author"/>
                <w:b/>
                <w:szCs w:val="24"/>
              </w:rPr>
            </w:pPr>
            <w:del w:id="639" w:author="Author">
              <w:r w:rsidRPr="00905C7A">
                <w:rPr>
                  <w:b/>
                  <w:szCs w:val="24"/>
                </w:rPr>
                <w:delText>Total Parking Spaces</w:delText>
              </w:r>
            </w:del>
          </w:p>
        </w:tc>
        <w:tc>
          <w:tcPr>
            <w:tcW w:w="5511" w:type="dxa"/>
            <w:vAlign w:val="center"/>
          </w:tcPr>
          <w:p w14:paraId="4B585675" w14:textId="77777777" w:rsidR="00ED6A30" w:rsidRPr="00905C7A" w:rsidRDefault="00ED6A30" w:rsidP="00FC245E">
            <w:pPr>
              <w:spacing w:before="120" w:after="120"/>
              <w:jc w:val="both"/>
              <w:rPr>
                <w:del w:id="640" w:author="Author"/>
                <w:szCs w:val="24"/>
              </w:rPr>
            </w:pPr>
          </w:p>
        </w:tc>
      </w:tr>
      <w:tr w:rsidR="00CD5F6B" w:rsidRPr="00905C7A" w14:paraId="7D430C6A" w14:textId="77777777" w:rsidTr="00BB5244">
        <w:trPr>
          <w:trHeight w:val="720"/>
          <w:del w:id="641" w:author="Author"/>
        </w:trPr>
        <w:tc>
          <w:tcPr>
            <w:tcW w:w="3844" w:type="dxa"/>
            <w:vAlign w:val="center"/>
          </w:tcPr>
          <w:p w14:paraId="7FB496B8" w14:textId="77777777" w:rsidR="00ED6A30" w:rsidRPr="00905C7A" w:rsidRDefault="00295D6D" w:rsidP="0038445B">
            <w:pPr>
              <w:spacing w:before="120" w:after="120"/>
              <w:rPr>
                <w:del w:id="642" w:author="Author"/>
                <w:b/>
                <w:szCs w:val="24"/>
              </w:rPr>
            </w:pPr>
            <w:del w:id="643" w:author="Author">
              <w:r w:rsidRPr="00905C7A">
                <w:rPr>
                  <w:b/>
                  <w:szCs w:val="24"/>
                </w:rPr>
                <w:delText>Total Residential Units</w:delText>
              </w:r>
            </w:del>
          </w:p>
        </w:tc>
        <w:tc>
          <w:tcPr>
            <w:tcW w:w="5511" w:type="dxa"/>
            <w:vAlign w:val="center"/>
          </w:tcPr>
          <w:p w14:paraId="4E06FDCA" w14:textId="77777777" w:rsidR="00ED6A30" w:rsidRPr="00905C7A" w:rsidRDefault="00ED6A30" w:rsidP="00FC245E">
            <w:pPr>
              <w:spacing w:before="120" w:after="120"/>
              <w:jc w:val="both"/>
              <w:rPr>
                <w:del w:id="644" w:author="Author"/>
                <w:szCs w:val="24"/>
              </w:rPr>
            </w:pPr>
          </w:p>
        </w:tc>
      </w:tr>
      <w:tr w:rsidR="00CD5F6B" w:rsidRPr="00905C7A" w14:paraId="7B29B0F0" w14:textId="77777777" w:rsidTr="00BB5244">
        <w:trPr>
          <w:trHeight w:val="720"/>
          <w:del w:id="645" w:author="Author"/>
        </w:trPr>
        <w:tc>
          <w:tcPr>
            <w:tcW w:w="3844" w:type="dxa"/>
            <w:vAlign w:val="center"/>
          </w:tcPr>
          <w:p w14:paraId="10403D24" w14:textId="77777777" w:rsidR="00ED6A30" w:rsidRPr="00905C7A" w:rsidRDefault="00295D6D" w:rsidP="00021E24">
            <w:pPr>
              <w:spacing w:before="120" w:after="120"/>
              <w:rPr>
                <w:del w:id="646" w:author="Author"/>
                <w:b/>
                <w:szCs w:val="24"/>
              </w:rPr>
            </w:pPr>
            <w:del w:id="647" w:author="Author">
              <w:r w:rsidRPr="00905C7A">
                <w:rPr>
                  <w:b/>
                  <w:szCs w:val="24"/>
                </w:rPr>
                <w:delText>Affordable Housing Property</w:delText>
              </w:r>
            </w:del>
          </w:p>
        </w:tc>
        <w:tc>
          <w:tcPr>
            <w:tcW w:w="5511" w:type="dxa"/>
            <w:vAlign w:val="center"/>
          </w:tcPr>
          <w:p w14:paraId="0B7640A9" w14:textId="10FA1C6C" w:rsidR="00ED6A30" w:rsidRPr="00905C7A" w:rsidRDefault="00DA64AE" w:rsidP="00FC245E">
            <w:pPr>
              <w:spacing w:before="120" w:after="120"/>
              <w:jc w:val="both"/>
              <w:rPr>
                <w:del w:id="648" w:author="Author"/>
                <w:szCs w:val="24"/>
              </w:rPr>
            </w:pPr>
            <w:del w:id="649" w:author="Author">
              <w:r>
                <w:rPr>
                  <w:szCs w:val="24"/>
                </w:rPr>
                <w:fldChar w:fldCharType="begin">
                  <w:ffData>
                    <w:name w:val="Check6"/>
                    <w:enabled/>
                    <w:calcOnExit w:val="0"/>
                    <w:checkBox>
                      <w:sizeAuto/>
                      <w:default w:val="0"/>
                    </w:checkBox>
                  </w:ffData>
                </w:fldChar>
              </w:r>
              <w:bookmarkStart w:id="650" w:name="Check6"/>
              <w:r>
                <w:rPr>
                  <w:szCs w:val="24"/>
                </w:rPr>
                <w:delInstrText xml:space="preserve"> FORMCHECKBOX </w:delInstrText>
              </w:r>
              <w:r>
                <w:rPr>
                  <w:szCs w:val="24"/>
                </w:rPr>
              </w:r>
              <w:r>
                <w:rPr>
                  <w:szCs w:val="24"/>
                </w:rPr>
                <w:fldChar w:fldCharType="separate"/>
              </w:r>
              <w:r>
                <w:rPr>
                  <w:szCs w:val="24"/>
                </w:rPr>
                <w:fldChar w:fldCharType="end"/>
              </w:r>
              <w:bookmarkEnd w:id="650"/>
              <w:r w:rsidR="00295D6D" w:rsidRPr="00905C7A">
                <w:rPr>
                  <w:szCs w:val="24"/>
                </w:rPr>
                <w:tab/>
                <w:delText>Yes</w:delText>
              </w:r>
            </w:del>
          </w:p>
          <w:p w14:paraId="529B37CF" w14:textId="1CE1F5BF" w:rsidR="00ED6A30" w:rsidRPr="00905C7A" w:rsidRDefault="00DA64AE" w:rsidP="00FC245E">
            <w:pPr>
              <w:spacing w:before="120" w:after="120"/>
              <w:jc w:val="both"/>
              <w:rPr>
                <w:del w:id="651" w:author="Author"/>
                <w:szCs w:val="24"/>
              </w:rPr>
            </w:pPr>
            <w:del w:id="652" w:author="Author">
              <w:r>
                <w:rPr>
                  <w:szCs w:val="24"/>
                </w:rPr>
                <w:fldChar w:fldCharType="begin">
                  <w:ffData>
                    <w:name w:val="Check7"/>
                    <w:enabled/>
                    <w:calcOnExit w:val="0"/>
                    <w:checkBox>
                      <w:sizeAuto/>
                      <w:default w:val="0"/>
                    </w:checkBox>
                  </w:ffData>
                </w:fldChar>
              </w:r>
              <w:bookmarkStart w:id="653" w:name="Check7"/>
              <w:r>
                <w:rPr>
                  <w:szCs w:val="24"/>
                </w:rPr>
                <w:delInstrText xml:space="preserve"> FORMCHECKBOX </w:delInstrText>
              </w:r>
              <w:r>
                <w:rPr>
                  <w:szCs w:val="24"/>
                </w:rPr>
              </w:r>
              <w:r>
                <w:rPr>
                  <w:szCs w:val="24"/>
                </w:rPr>
                <w:fldChar w:fldCharType="separate"/>
              </w:r>
              <w:r>
                <w:rPr>
                  <w:szCs w:val="24"/>
                </w:rPr>
                <w:fldChar w:fldCharType="end"/>
              </w:r>
              <w:bookmarkEnd w:id="653"/>
              <w:r w:rsidR="00295D6D" w:rsidRPr="00905C7A">
                <w:rPr>
                  <w:szCs w:val="24"/>
                </w:rPr>
                <w:tab/>
                <w:delText>No</w:delText>
              </w:r>
            </w:del>
          </w:p>
          <w:p w14:paraId="27B8E4AE" w14:textId="700ABFCC" w:rsidR="00ED6A30" w:rsidRPr="00905C7A" w:rsidRDefault="00295D6D" w:rsidP="00FC245E">
            <w:pPr>
              <w:spacing w:before="120" w:after="120"/>
              <w:jc w:val="both"/>
              <w:rPr>
                <w:del w:id="654" w:author="Author"/>
                <w:szCs w:val="24"/>
              </w:rPr>
            </w:pPr>
            <w:del w:id="655" w:author="Author">
              <w:r w:rsidRPr="00905C7A">
                <w:rPr>
                  <w:szCs w:val="24"/>
                </w:rPr>
                <w:delText xml:space="preserve">[DRAFTING NOTE:  ONLY INDICATE YES IF THE MORTGAGE LOAN IS UNDERWRITTEN PURSUANT TO </w:delText>
              </w:r>
              <w:r w:rsidR="003C1EDE" w:rsidRPr="00905C7A">
                <w:rPr>
                  <w:szCs w:val="24"/>
                </w:rPr>
                <w:delText>PART III</w:delText>
              </w:r>
              <w:r w:rsidRPr="00905C7A">
                <w:rPr>
                  <w:szCs w:val="24"/>
                </w:rPr>
                <w:delText>, CHAPTER 7 OF THE MSS GUIDE]</w:delText>
              </w:r>
            </w:del>
          </w:p>
        </w:tc>
      </w:tr>
      <w:tr w:rsidR="00BB5244" w:rsidRPr="00F714DE" w14:paraId="73083658" w14:textId="77777777" w:rsidTr="00BB5244">
        <w:trPr>
          <w:trHeight w:val="720"/>
          <w:del w:id="656" w:author="Author"/>
        </w:trPr>
        <w:tc>
          <w:tcPr>
            <w:tcW w:w="3844" w:type="dxa"/>
            <w:vAlign w:val="center"/>
          </w:tcPr>
          <w:p w14:paraId="3E28ACB0" w14:textId="77777777" w:rsidR="00BB5244" w:rsidRPr="00F714DE" w:rsidRDefault="00BB5244" w:rsidP="00DF3885">
            <w:pPr>
              <w:spacing w:before="120" w:after="120"/>
              <w:rPr>
                <w:del w:id="657" w:author="Author"/>
                <w:b/>
                <w:szCs w:val="24"/>
              </w:rPr>
            </w:pPr>
            <w:del w:id="658" w:author="Author">
              <w:r w:rsidRPr="00F714DE">
                <w:rPr>
                  <w:b/>
                  <w:szCs w:val="24"/>
                </w:rPr>
                <w:delText>Loan Type</w:delText>
              </w:r>
            </w:del>
          </w:p>
        </w:tc>
        <w:tc>
          <w:tcPr>
            <w:tcW w:w="5511" w:type="dxa"/>
            <w:vAlign w:val="center"/>
          </w:tcPr>
          <w:p w14:paraId="3975BCE5" w14:textId="77777777" w:rsidR="00BB5244" w:rsidRPr="00F714DE" w:rsidRDefault="00BB5244" w:rsidP="00DF3885">
            <w:pPr>
              <w:spacing w:before="120" w:after="120"/>
              <w:jc w:val="both"/>
              <w:rPr>
                <w:del w:id="659" w:author="Author"/>
                <w:b/>
                <w:bCs/>
                <w:szCs w:val="24"/>
              </w:rPr>
            </w:pPr>
            <w:del w:id="660" w:author="Author">
              <w:r w:rsidRPr="00F714DE">
                <w:rPr>
                  <w:b/>
                  <w:bCs/>
                  <w:szCs w:val="24"/>
                </w:rPr>
                <w:delText>[DRAFTING NOTE: SELECT ONLY ONE.  CONTACT THE FANNIE MAE DEAL TEAM IN THE CASE OF A DROP DEED STRUCTURE (e.g. A TRANSFER OF THE PROPERTY BY DEED INTO A NEW ENTITY PRIOR TO CLOSING FOLLOWED BY A TRANSFER OF CONTROLLING INTERESTS AT CLOSING)]</w:delText>
              </w:r>
            </w:del>
          </w:p>
          <w:p w14:paraId="74DC78AD" w14:textId="77777777" w:rsidR="00BB5244" w:rsidRPr="00F714DE" w:rsidRDefault="00BB5244" w:rsidP="00DF3885">
            <w:pPr>
              <w:spacing w:before="120" w:after="120"/>
              <w:jc w:val="both"/>
              <w:rPr>
                <w:del w:id="661" w:author="Author"/>
                <w:szCs w:val="24"/>
              </w:rPr>
            </w:pPr>
            <w:del w:id="662" w:author="Author">
              <w:r w:rsidRPr="00F714DE">
                <w:rPr>
                  <w:szCs w:val="24"/>
                </w:rPr>
                <w:fldChar w:fldCharType="begin">
                  <w:ffData>
                    <w:name w:val="Check7"/>
                    <w:enabled/>
                    <w:calcOnExit w:val="0"/>
                    <w:checkBox>
                      <w:sizeAuto/>
                      <w:default w:val="0"/>
                    </w:checkBox>
                  </w:ffData>
                </w:fldChar>
              </w:r>
              <w:r w:rsidRPr="00F714DE">
                <w:rPr>
                  <w:szCs w:val="24"/>
                </w:rPr>
                <w:delInstrText xml:space="preserve"> FORMCHECKBOX </w:delInstrText>
              </w:r>
              <w:r w:rsidRPr="00F714DE">
                <w:rPr>
                  <w:szCs w:val="24"/>
                </w:rPr>
              </w:r>
              <w:r w:rsidRPr="00F714DE">
                <w:rPr>
                  <w:szCs w:val="24"/>
                </w:rPr>
                <w:fldChar w:fldCharType="separate"/>
              </w:r>
              <w:r w:rsidRPr="00F714DE">
                <w:rPr>
                  <w:szCs w:val="24"/>
                </w:rPr>
                <w:fldChar w:fldCharType="end"/>
              </w:r>
              <w:r w:rsidRPr="00F714DE">
                <w:rPr>
                  <w:szCs w:val="24"/>
                </w:rPr>
                <w:tab/>
                <w:delText>Acquisition by Deed</w:delText>
              </w:r>
            </w:del>
          </w:p>
          <w:p w14:paraId="490E7CBC" w14:textId="77777777" w:rsidR="00BB5244" w:rsidRPr="00F714DE" w:rsidRDefault="00BB5244" w:rsidP="00DF3885">
            <w:pPr>
              <w:spacing w:before="120" w:after="120"/>
              <w:jc w:val="both"/>
              <w:rPr>
                <w:del w:id="663" w:author="Author"/>
                <w:szCs w:val="24"/>
              </w:rPr>
            </w:pPr>
            <w:del w:id="664" w:author="Author">
              <w:r w:rsidRPr="00F714DE">
                <w:rPr>
                  <w:szCs w:val="24"/>
                </w:rPr>
                <w:fldChar w:fldCharType="begin">
                  <w:ffData>
                    <w:name w:val="Check8"/>
                    <w:enabled/>
                    <w:calcOnExit w:val="0"/>
                    <w:checkBox>
                      <w:sizeAuto/>
                      <w:default w:val="0"/>
                    </w:checkBox>
                  </w:ffData>
                </w:fldChar>
              </w:r>
              <w:r w:rsidRPr="00F714DE">
                <w:rPr>
                  <w:szCs w:val="24"/>
                </w:rPr>
                <w:delInstrText xml:space="preserve"> FORMCHECKBOX </w:delInstrText>
              </w:r>
              <w:r w:rsidRPr="00F714DE">
                <w:rPr>
                  <w:szCs w:val="24"/>
                </w:rPr>
              </w:r>
              <w:r w:rsidRPr="00F714DE">
                <w:rPr>
                  <w:szCs w:val="24"/>
                </w:rPr>
                <w:fldChar w:fldCharType="separate"/>
              </w:r>
              <w:r w:rsidRPr="00F714DE">
                <w:rPr>
                  <w:szCs w:val="24"/>
                </w:rPr>
                <w:fldChar w:fldCharType="end"/>
              </w:r>
              <w:r w:rsidRPr="00F714DE">
                <w:rPr>
                  <w:szCs w:val="24"/>
                </w:rPr>
                <w:tab/>
                <w:delText>Acquisition of Controlling Interests</w:delText>
              </w:r>
            </w:del>
          </w:p>
          <w:p w14:paraId="4BD403C0" w14:textId="77777777" w:rsidR="00BB5244" w:rsidRPr="00F714DE" w:rsidRDefault="00BB5244" w:rsidP="00DF3885">
            <w:pPr>
              <w:spacing w:before="120" w:after="120"/>
              <w:jc w:val="both"/>
              <w:rPr>
                <w:del w:id="665" w:author="Author"/>
                <w:szCs w:val="24"/>
              </w:rPr>
            </w:pPr>
            <w:del w:id="666" w:author="Author">
              <w:r w:rsidRPr="00F714DE">
                <w:rPr>
                  <w:szCs w:val="24"/>
                </w:rPr>
                <w:fldChar w:fldCharType="begin">
                  <w:ffData>
                    <w:name w:val="Check7"/>
                    <w:enabled/>
                    <w:calcOnExit w:val="0"/>
                    <w:checkBox>
                      <w:sizeAuto/>
                      <w:default w:val="0"/>
                    </w:checkBox>
                  </w:ffData>
                </w:fldChar>
              </w:r>
              <w:r w:rsidRPr="00F714DE">
                <w:rPr>
                  <w:szCs w:val="24"/>
                </w:rPr>
                <w:delInstrText xml:space="preserve"> FORMCHECKBOX </w:delInstrText>
              </w:r>
              <w:r w:rsidRPr="00F714DE">
                <w:rPr>
                  <w:szCs w:val="24"/>
                </w:rPr>
              </w:r>
              <w:r w:rsidRPr="00F714DE">
                <w:rPr>
                  <w:szCs w:val="24"/>
                </w:rPr>
                <w:fldChar w:fldCharType="separate"/>
              </w:r>
              <w:r w:rsidRPr="00F714DE">
                <w:rPr>
                  <w:szCs w:val="24"/>
                </w:rPr>
                <w:fldChar w:fldCharType="end"/>
              </w:r>
              <w:r w:rsidRPr="00F714DE">
                <w:rPr>
                  <w:szCs w:val="24"/>
                </w:rPr>
                <w:tab/>
                <w:delText>Refinance</w:delText>
              </w:r>
            </w:del>
          </w:p>
          <w:p w14:paraId="1FA0B338" w14:textId="3FC9BD1B" w:rsidR="00BB5244" w:rsidRPr="00F714DE" w:rsidRDefault="00BB5244" w:rsidP="00DF3885">
            <w:pPr>
              <w:spacing w:before="120" w:after="120"/>
              <w:jc w:val="both"/>
              <w:rPr>
                <w:del w:id="667" w:author="Author"/>
                <w:szCs w:val="24"/>
              </w:rPr>
            </w:pPr>
            <w:del w:id="668" w:author="Author">
              <w:r w:rsidRPr="00F714DE">
                <w:rPr>
                  <w:szCs w:val="24"/>
                </w:rPr>
                <w:fldChar w:fldCharType="begin">
                  <w:ffData>
                    <w:name w:val="Check7"/>
                    <w:enabled/>
                    <w:calcOnExit w:val="0"/>
                    <w:checkBox>
                      <w:sizeAuto/>
                      <w:default w:val="0"/>
                    </w:checkBox>
                  </w:ffData>
                </w:fldChar>
              </w:r>
              <w:r w:rsidRPr="00F714DE">
                <w:rPr>
                  <w:szCs w:val="24"/>
                </w:rPr>
                <w:delInstrText xml:space="preserve"> FORMCHECKBOX </w:delInstrText>
              </w:r>
              <w:r w:rsidRPr="00F714DE">
                <w:rPr>
                  <w:szCs w:val="24"/>
                </w:rPr>
              </w:r>
              <w:r w:rsidRPr="00F714DE">
                <w:rPr>
                  <w:szCs w:val="24"/>
                </w:rPr>
                <w:fldChar w:fldCharType="separate"/>
              </w:r>
              <w:r w:rsidRPr="00F714DE">
                <w:rPr>
                  <w:szCs w:val="24"/>
                </w:rPr>
                <w:fldChar w:fldCharType="end"/>
              </w:r>
              <w:r w:rsidRPr="00F714DE">
                <w:rPr>
                  <w:szCs w:val="24"/>
                </w:rPr>
                <w:tab/>
                <w:delText>Supplemental</w:delText>
              </w:r>
              <w:r w:rsidR="00497656">
                <w:rPr>
                  <w:szCs w:val="24"/>
                </w:rPr>
                <w:delText xml:space="preserve"> Mortgage Loan</w:delText>
              </w:r>
            </w:del>
          </w:p>
        </w:tc>
      </w:tr>
      <w:tr w:rsidR="00BB5244" w:rsidRPr="00F714DE" w14:paraId="381A455F" w14:textId="77777777" w:rsidTr="00BB5244">
        <w:trPr>
          <w:trHeight w:val="720"/>
          <w:del w:id="669" w:author="Author"/>
        </w:trPr>
        <w:tc>
          <w:tcPr>
            <w:tcW w:w="3844" w:type="dxa"/>
            <w:vAlign w:val="center"/>
          </w:tcPr>
          <w:p w14:paraId="1D19C75B" w14:textId="77777777" w:rsidR="00BB5244" w:rsidRPr="00F714DE" w:rsidRDefault="00BB5244" w:rsidP="00DF3885">
            <w:pPr>
              <w:spacing w:before="120" w:after="120"/>
              <w:rPr>
                <w:del w:id="670" w:author="Author"/>
                <w:b/>
                <w:szCs w:val="24"/>
              </w:rPr>
            </w:pPr>
            <w:del w:id="671" w:author="Author">
              <w:r w:rsidRPr="00F714DE">
                <w:rPr>
                  <w:b/>
                  <w:szCs w:val="24"/>
                </w:rPr>
                <w:delText>Ownership Interests Seller</w:delText>
              </w:r>
            </w:del>
          </w:p>
        </w:tc>
        <w:tc>
          <w:tcPr>
            <w:tcW w:w="5511" w:type="dxa"/>
            <w:vAlign w:val="center"/>
          </w:tcPr>
          <w:p w14:paraId="0101AB6E" w14:textId="77777777" w:rsidR="00BB5244" w:rsidRPr="00F714DE" w:rsidRDefault="00BB5244" w:rsidP="00DF3885">
            <w:pPr>
              <w:spacing w:before="120" w:after="120"/>
              <w:jc w:val="both"/>
              <w:rPr>
                <w:del w:id="672" w:author="Author"/>
                <w:szCs w:val="24"/>
              </w:rPr>
            </w:pPr>
            <w:del w:id="673" w:author="Author">
              <w:r w:rsidRPr="00F714DE">
                <w:rPr>
                  <w:szCs w:val="24"/>
                </w:rPr>
                <w:delText>[DRAFTING NOTE: INSERT “N/A” IF NOT AN ACQUISITION OF OWNERSHIP INTERESTS]</w:delText>
              </w:r>
            </w:del>
          </w:p>
        </w:tc>
      </w:tr>
      <w:tr w:rsidR="00BB5244" w:rsidRPr="005A1689" w14:paraId="54EE2777" w14:textId="77777777" w:rsidTr="00BB5244">
        <w:trPr>
          <w:trHeight w:val="720"/>
          <w:del w:id="674" w:author="Author"/>
        </w:trPr>
        <w:tc>
          <w:tcPr>
            <w:tcW w:w="3844" w:type="dxa"/>
            <w:vAlign w:val="center"/>
          </w:tcPr>
          <w:p w14:paraId="62E42002" w14:textId="77777777" w:rsidR="00BB5244" w:rsidRPr="00F714DE" w:rsidRDefault="00BB5244" w:rsidP="00DF3885">
            <w:pPr>
              <w:spacing w:before="120" w:after="120"/>
              <w:rPr>
                <w:del w:id="675" w:author="Author"/>
                <w:b/>
                <w:szCs w:val="24"/>
              </w:rPr>
            </w:pPr>
            <w:del w:id="676" w:author="Author">
              <w:r w:rsidRPr="00F714DE">
                <w:rPr>
                  <w:b/>
                  <w:szCs w:val="24"/>
                </w:rPr>
                <w:delText>Property Seller</w:delText>
              </w:r>
            </w:del>
          </w:p>
        </w:tc>
        <w:tc>
          <w:tcPr>
            <w:tcW w:w="5511" w:type="dxa"/>
            <w:vAlign w:val="center"/>
          </w:tcPr>
          <w:p w14:paraId="64ACD181" w14:textId="77777777" w:rsidR="00BB5244" w:rsidRPr="005A1689" w:rsidRDefault="00BB5244" w:rsidP="00DF3885">
            <w:pPr>
              <w:spacing w:before="120" w:after="120"/>
              <w:jc w:val="both"/>
              <w:rPr>
                <w:del w:id="677" w:author="Author"/>
                <w:szCs w:val="24"/>
              </w:rPr>
            </w:pPr>
            <w:del w:id="678" w:author="Author">
              <w:r w:rsidRPr="00F714DE">
                <w:rPr>
                  <w:szCs w:val="24"/>
                </w:rPr>
                <w:delText>[DRAFTING NOTE: INSERT “N/A” IF NOT AN ACQUISITION BY DEED]</w:delText>
              </w:r>
            </w:del>
          </w:p>
        </w:tc>
      </w:tr>
    </w:tbl>
    <w:p w14:paraId="0975DD34" w14:textId="77777777" w:rsidR="00ED6A30" w:rsidRPr="00905C7A" w:rsidRDefault="00ED6A30" w:rsidP="00D311E1">
      <w:pPr>
        <w:spacing w:after="240"/>
        <w:rPr>
          <w:del w:id="679" w:author="Author"/>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4089"/>
      </w:tblGrid>
      <w:tr w:rsidR="003C1EDE" w:rsidRPr="00905C7A" w14:paraId="4EFF8AF1" w14:textId="77777777" w:rsidTr="001322D9">
        <w:trPr>
          <w:trHeight w:val="20"/>
          <w:del w:id="680" w:author="Author"/>
        </w:trPr>
        <w:tc>
          <w:tcPr>
            <w:tcW w:w="9332" w:type="dxa"/>
            <w:gridSpan w:val="2"/>
            <w:shd w:val="clear" w:color="auto" w:fill="C0C0C0"/>
            <w:vAlign w:val="center"/>
          </w:tcPr>
          <w:p w14:paraId="37AEFBD2" w14:textId="77777777" w:rsidR="003C1EDE" w:rsidRPr="00905C7A" w:rsidRDefault="003C1EDE" w:rsidP="001322D9">
            <w:pPr>
              <w:keepNext/>
              <w:jc w:val="center"/>
              <w:rPr>
                <w:del w:id="681" w:author="Author"/>
                <w:b/>
                <w:bCs/>
                <w:szCs w:val="24"/>
              </w:rPr>
            </w:pPr>
            <w:del w:id="682" w:author="Author">
              <w:r w:rsidRPr="00905C7A">
                <w:rPr>
                  <w:b/>
                  <w:bCs/>
                  <w:szCs w:val="24"/>
                </w:rPr>
                <w:delText>III.</w:delText>
              </w:r>
              <w:r w:rsidRPr="00905C7A">
                <w:rPr>
                  <w:b/>
                  <w:bCs/>
                  <w:szCs w:val="24"/>
                </w:rPr>
                <w:tab/>
                <w:delText>MORTGAGE LOAN INFORMATION</w:delText>
              </w:r>
            </w:del>
          </w:p>
        </w:tc>
      </w:tr>
      <w:tr w:rsidR="003C1EDE" w:rsidRPr="00905C7A" w14:paraId="5974C8B3" w14:textId="77777777" w:rsidTr="001322D9">
        <w:trPr>
          <w:trHeight w:val="720"/>
          <w:del w:id="683" w:author="Author"/>
        </w:trPr>
        <w:tc>
          <w:tcPr>
            <w:tcW w:w="3761" w:type="dxa"/>
            <w:vAlign w:val="center"/>
          </w:tcPr>
          <w:p w14:paraId="3C822FB8" w14:textId="77777777" w:rsidR="003C1EDE" w:rsidRPr="00905C7A" w:rsidRDefault="003C1EDE" w:rsidP="001322D9">
            <w:pPr>
              <w:pStyle w:val="BodyText"/>
              <w:spacing w:before="120"/>
              <w:rPr>
                <w:del w:id="684" w:author="Author"/>
                <w:b/>
                <w:szCs w:val="24"/>
              </w:rPr>
            </w:pPr>
            <w:del w:id="685" w:author="Author">
              <w:r w:rsidRPr="00905C7A">
                <w:rPr>
                  <w:b/>
                  <w:szCs w:val="24"/>
                </w:rPr>
                <w:delText>Adjustable Rate</w:delText>
              </w:r>
            </w:del>
          </w:p>
        </w:tc>
        <w:tc>
          <w:tcPr>
            <w:tcW w:w="5571" w:type="dxa"/>
            <w:vAlign w:val="center"/>
          </w:tcPr>
          <w:p w14:paraId="696D7C75" w14:textId="77777777" w:rsidR="003C1EDE" w:rsidRPr="00905C7A" w:rsidRDefault="003C1EDE" w:rsidP="00FC245E">
            <w:pPr>
              <w:keepNext/>
              <w:spacing w:before="120" w:after="120"/>
              <w:jc w:val="both"/>
              <w:rPr>
                <w:del w:id="686" w:author="Author"/>
                <w:szCs w:val="24"/>
              </w:rPr>
            </w:pPr>
            <w:del w:id="687" w:author="Author">
              <w:r w:rsidRPr="00905C7A">
                <w:rPr>
                  <w:szCs w:val="24"/>
                </w:rPr>
                <w:delText>Until the first Rate Change Date, the Initial Adjustable Rate, and from and after each Rate Change Date following the first Rate Change Date until the next Rate Change Date, a per annum interest rate that is the sum of (i) the Current Index, and (ii) the Margin, which sum is then rounded to the nearest three (3) decimal places; provided, however, the Adjustable Rate shall never be:</w:delText>
              </w:r>
            </w:del>
          </w:p>
          <w:p w14:paraId="284C93CF" w14:textId="77777777" w:rsidR="003C1EDE" w:rsidRPr="00905C7A" w:rsidRDefault="003C1EDE" w:rsidP="00FC245E">
            <w:pPr>
              <w:keepNext/>
              <w:spacing w:before="120" w:after="120"/>
              <w:ind w:firstLine="706"/>
              <w:jc w:val="both"/>
              <w:rPr>
                <w:del w:id="688" w:author="Author"/>
                <w:szCs w:val="24"/>
              </w:rPr>
            </w:pPr>
            <w:del w:id="689" w:author="Author">
              <w:r w:rsidRPr="00905C7A">
                <w:rPr>
                  <w:szCs w:val="24"/>
                </w:rPr>
                <w:delText>(x)</w:delText>
              </w:r>
              <w:r w:rsidRPr="00905C7A">
                <w:rPr>
                  <w:szCs w:val="24"/>
                </w:rPr>
                <w:tab/>
                <w:delText>more than one percentage point (1%) higher or lower than the Adjustable Rate in effect immediately preceding the Rate Change Date;</w:delText>
              </w:r>
            </w:del>
          </w:p>
          <w:p w14:paraId="1CCF36FB" w14:textId="77777777" w:rsidR="003C1EDE" w:rsidRPr="00905C7A" w:rsidRDefault="003C1EDE" w:rsidP="00FC245E">
            <w:pPr>
              <w:keepNext/>
              <w:spacing w:before="120" w:after="120"/>
              <w:ind w:firstLine="706"/>
              <w:jc w:val="both"/>
              <w:rPr>
                <w:del w:id="690" w:author="Author"/>
                <w:i/>
                <w:szCs w:val="24"/>
              </w:rPr>
            </w:pPr>
            <w:del w:id="691" w:author="Author">
              <w:r w:rsidRPr="00905C7A">
                <w:rPr>
                  <w:szCs w:val="24"/>
                </w:rPr>
                <w:delText>(y)</w:delText>
              </w:r>
              <w:r w:rsidRPr="00905C7A">
                <w:rPr>
                  <w:szCs w:val="24"/>
                </w:rPr>
                <w:tab/>
                <w:delText xml:space="preserve">more than ____%; or </w:delText>
              </w:r>
              <w:r w:rsidRPr="00905C7A">
                <w:rPr>
                  <w:i/>
                  <w:szCs w:val="24"/>
                </w:rPr>
                <w:delText>[Insert the sum of the Guaranty Fee, the Servicing Fee, plus six percent (6%), which is the “Lifetime Maximum Interest Rate (%)” as entered by Lender in C&amp;D in the ARM Attribute section of the Commitment tab.]</w:delText>
              </w:r>
            </w:del>
          </w:p>
          <w:p w14:paraId="547CF94C" w14:textId="3332DE83" w:rsidR="003C1EDE" w:rsidRPr="00905C7A" w:rsidRDefault="003C1EDE" w:rsidP="00FC245E">
            <w:pPr>
              <w:keepNext/>
              <w:spacing w:before="120" w:after="120"/>
              <w:ind w:firstLine="706"/>
              <w:jc w:val="both"/>
              <w:rPr>
                <w:del w:id="692" w:author="Author"/>
                <w:szCs w:val="24"/>
              </w:rPr>
            </w:pPr>
            <w:del w:id="693" w:author="Author">
              <w:r w:rsidRPr="00905C7A">
                <w:rPr>
                  <w:szCs w:val="24"/>
                </w:rPr>
                <w:delText>(z)</w:delText>
              </w:r>
              <w:r w:rsidRPr="00905C7A">
                <w:rPr>
                  <w:szCs w:val="24"/>
                </w:rPr>
                <w:tab/>
                <w:delText>less than the Margin</w:delText>
              </w:r>
            </w:del>
          </w:p>
        </w:tc>
      </w:tr>
      <w:tr w:rsidR="003C1EDE" w:rsidRPr="00905C7A" w14:paraId="1CE5DFEC" w14:textId="77777777" w:rsidTr="001322D9">
        <w:trPr>
          <w:trHeight w:val="720"/>
          <w:del w:id="694" w:author="Author"/>
        </w:trPr>
        <w:tc>
          <w:tcPr>
            <w:tcW w:w="3761" w:type="dxa"/>
            <w:vAlign w:val="center"/>
          </w:tcPr>
          <w:p w14:paraId="70447109" w14:textId="77777777" w:rsidR="003C1EDE" w:rsidRPr="00905C7A" w:rsidRDefault="003C1EDE" w:rsidP="001322D9">
            <w:pPr>
              <w:pStyle w:val="BodyText"/>
              <w:spacing w:before="120"/>
              <w:rPr>
                <w:del w:id="695" w:author="Author"/>
                <w:b/>
                <w:szCs w:val="24"/>
              </w:rPr>
            </w:pPr>
            <w:del w:id="696" w:author="Author">
              <w:r w:rsidRPr="00905C7A">
                <w:rPr>
                  <w:b/>
                  <w:szCs w:val="24"/>
                </w:rPr>
                <w:delText>Amortization Period</w:delText>
              </w:r>
            </w:del>
          </w:p>
        </w:tc>
        <w:tc>
          <w:tcPr>
            <w:tcW w:w="5571" w:type="dxa"/>
            <w:vAlign w:val="center"/>
          </w:tcPr>
          <w:p w14:paraId="67E0EF8C" w14:textId="77777777" w:rsidR="008F7554" w:rsidRPr="00905C7A" w:rsidRDefault="008F7554" w:rsidP="00FC245E">
            <w:pPr>
              <w:spacing w:before="120" w:after="120"/>
              <w:jc w:val="both"/>
              <w:rPr>
                <w:del w:id="697" w:author="Author"/>
                <w:szCs w:val="24"/>
              </w:rPr>
            </w:pPr>
            <w:del w:id="698" w:author="Author">
              <w:r w:rsidRPr="00905C7A">
                <w:rPr>
                  <w:szCs w:val="24"/>
                </w:rPr>
                <w:delText>_______________ (___) months</w:delText>
              </w:r>
            </w:del>
          </w:p>
          <w:p w14:paraId="0D309C39" w14:textId="676CF3D0" w:rsidR="003C1EDE" w:rsidRPr="00905C7A" w:rsidRDefault="003C1EDE" w:rsidP="00FC245E">
            <w:pPr>
              <w:spacing w:before="120" w:after="120"/>
              <w:jc w:val="both"/>
              <w:rPr>
                <w:del w:id="699" w:author="Author"/>
                <w:i/>
                <w:szCs w:val="24"/>
              </w:rPr>
            </w:pPr>
            <w:del w:id="700" w:author="Author">
              <w:r w:rsidRPr="00905C7A">
                <w:rPr>
                  <w:i/>
                  <w:szCs w:val="24"/>
                </w:rPr>
                <w:delText>[Typically zero (0), three hundred (300) or three hundred sixty (360) months</w:delText>
              </w:r>
              <w:r w:rsidR="0034796C">
                <w:rPr>
                  <w:i/>
                  <w:szCs w:val="24"/>
                </w:rPr>
                <w:delText>.</w:delText>
              </w:r>
              <w:r w:rsidRPr="00905C7A">
                <w:rPr>
                  <w:i/>
                  <w:szCs w:val="24"/>
                </w:rPr>
                <w:delText>]</w:delText>
              </w:r>
            </w:del>
          </w:p>
        </w:tc>
      </w:tr>
      <w:tr w:rsidR="003C1EDE" w:rsidRPr="00905C7A" w14:paraId="0CE3017F" w14:textId="77777777" w:rsidTr="001322D9">
        <w:trPr>
          <w:trHeight w:val="720"/>
          <w:del w:id="701" w:author="Author"/>
        </w:trPr>
        <w:tc>
          <w:tcPr>
            <w:tcW w:w="3761" w:type="dxa"/>
            <w:vAlign w:val="center"/>
          </w:tcPr>
          <w:p w14:paraId="39CC1077" w14:textId="77777777" w:rsidR="003C1EDE" w:rsidRPr="00905C7A" w:rsidRDefault="003C1EDE" w:rsidP="001322D9">
            <w:pPr>
              <w:pStyle w:val="BodyText"/>
              <w:spacing w:before="120"/>
              <w:rPr>
                <w:del w:id="702" w:author="Author"/>
                <w:b/>
                <w:szCs w:val="24"/>
              </w:rPr>
            </w:pPr>
            <w:del w:id="703" w:author="Author">
              <w:r w:rsidRPr="00905C7A">
                <w:rPr>
                  <w:b/>
                  <w:szCs w:val="24"/>
                </w:rPr>
                <w:delText>Amortization Type</w:delText>
              </w:r>
            </w:del>
          </w:p>
        </w:tc>
        <w:tc>
          <w:tcPr>
            <w:tcW w:w="5571" w:type="dxa"/>
            <w:vAlign w:val="center"/>
          </w:tcPr>
          <w:p w14:paraId="64A073C1" w14:textId="77777777" w:rsidR="003C1EDE" w:rsidRPr="00905C7A" w:rsidRDefault="003C1EDE" w:rsidP="00FC245E">
            <w:pPr>
              <w:spacing w:before="120" w:after="120"/>
              <w:jc w:val="both"/>
              <w:rPr>
                <w:del w:id="704" w:author="Author"/>
                <w:szCs w:val="24"/>
              </w:rPr>
            </w:pPr>
            <w:del w:id="705" w:author="Author">
              <w:r w:rsidRPr="00905C7A">
                <w:rPr>
                  <w:szCs w:val="24"/>
                </w:rPr>
                <w:delText>[</w:delText>
              </w:r>
              <w:r w:rsidRPr="00905C7A">
                <w:rPr>
                  <w:b/>
                  <w:szCs w:val="24"/>
                </w:rPr>
                <w:delText xml:space="preserve">Select </w:delText>
              </w:r>
              <w:r w:rsidRPr="00905C7A">
                <w:rPr>
                  <w:b/>
                  <w:szCs w:val="24"/>
                  <w:u w:val="single"/>
                </w:rPr>
                <w:delText>only</w:delText>
              </w:r>
              <w:r w:rsidRPr="00905C7A">
                <w:rPr>
                  <w:b/>
                  <w:szCs w:val="24"/>
                </w:rPr>
                <w:delText xml:space="preserve"> one:</w:delText>
              </w:r>
              <w:r w:rsidRPr="00905C7A">
                <w:rPr>
                  <w:szCs w:val="24"/>
                </w:rPr>
                <w:delText>]</w:delText>
              </w:r>
            </w:del>
          </w:p>
          <w:p w14:paraId="7A859ABC" w14:textId="123E11A8" w:rsidR="003C1EDE" w:rsidRPr="00905C7A" w:rsidRDefault="00DA64AE" w:rsidP="00FC245E">
            <w:pPr>
              <w:spacing w:before="120"/>
              <w:jc w:val="both"/>
              <w:rPr>
                <w:del w:id="706" w:author="Author"/>
                <w:szCs w:val="24"/>
              </w:rPr>
            </w:pPr>
            <w:del w:id="707" w:author="Author">
              <w:r>
                <w:rPr>
                  <w:szCs w:val="24"/>
                </w:rPr>
                <w:fldChar w:fldCharType="begin">
                  <w:ffData>
                    <w:name w:val="Check10"/>
                    <w:enabled/>
                    <w:calcOnExit w:val="0"/>
                    <w:checkBox>
                      <w:sizeAuto/>
                      <w:default w:val="0"/>
                    </w:checkBox>
                  </w:ffData>
                </w:fldChar>
              </w:r>
              <w:bookmarkStart w:id="708" w:name="Check10"/>
              <w:r>
                <w:rPr>
                  <w:szCs w:val="24"/>
                </w:rPr>
                <w:delInstrText xml:space="preserve"> FORMCHECKBOX </w:delInstrText>
              </w:r>
              <w:r>
                <w:rPr>
                  <w:szCs w:val="24"/>
                </w:rPr>
              </w:r>
              <w:r>
                <w:rPr>
                  <w:szCs w:val="24"/>
                </w:rPr>
                <w:fldChar w:fldCharType="separate"/>
              </w:r>
              <w:r>
                <w:rPr>
                  <w:szCs w:val="24"/>
                </w:rPr>
                <w:fldChar w:fldCharType="end"/>
              </w:r>
              <w:bookmarkEnd w:id="708"/>
              <w:r w:rsidR="003C1EDE" w:rsidRPr="00905C7A">
                <w:rPr>
                  <w:szCs w:val="24"/>
                </w:rPr>
                <w:tab/>
                <w:delText>Amortizing</w:delText>
              </w:r>
            </w:del>
          </w:p>
          <w:p w14:paraId="728E2684" w14:textId="53A7E1CC" w:rsidR="003C1EDE" w:rsidRPr="00905C7A" w:rsidRDefault="00DA64AE" w:rsidP="00FC245E">
            <w:pPr>
              <w:jc w:val="both"/>
              <w:rPr>
                <w:del w:id="709" w:author="Author"/>
                <w:szCs w:val="24"/>
              </w:rPr>
            </w:pPr>
            <w:del w:id="710" w:author="Author">
              <w:r>
                <w:rPr>
                  <w:szCs w:val="24"/>
                </w:rPr>
                <w:fldChar w:fldCharType="begin">
                  <w:ffData>
                    <w:name w:val="Check9"/>
                    <w:enabled/>
                    <w:calcOnExit w:val="0"/>
                    <w:checkBox>
                      <w:sizeAuto/>
                      <w:default w:val="0"/>
                    </w:checkBox>
                  </w:ffData>
                </w:fldChar>
              </w:r>
              <w:bookmarkStart w:id="711" w:name="Check9"/>
              <w:r>
                <w:rPr>
                  <w:szCs w:val="24"/>
                </w:rPr>
                <w:delInstrText xml:space="preserve"> FORMCHECKBOX </w:delInstrText>
              </w:r>
              <w:r>
                <w:rPr>
                  <w:szCs w:val="24"/>
                </w:rPr>
              </w:r>
              <w:r>
                <w:rPr>
                  <w:szCs w:val="24"/>
                </w:rPr>
                <w:fldChar w:fldCharType="separate"/>
              </w:r>
              <w:r>
                <w:rPr>
                  <w:szCs w:val="24"/>
                </w:rPr>
                <w:fldChar w:fldCharType="end"/>
              </w:r>
              <w:bookmarkEnd w:id="711"/>
              <w:r w:rsidR="003C1EDE" w:rsidRPr="00905C7A">
                <w:rPr>
                  <w:szCs w:val="24"/>
                </w:rPr>
                <w:tab/>
                <w:delText>Full Term Interest Only</w:delText>
              </w:r>
            </w:del>
          </w:p>
          <w:p w14:paraId="5268787C" w14:textId="2BB52887" w:rsidR="003C1EDE" w:rsidRPr="00905C7A" w:rsidRDefault="00DA64AE" w:rsidP="00FC245E">
            <w:pPr>
              <w:spacing w:after="120"/>
              <w:jc w:val="both"/>
              <w:rPr>
                <w:del w:id="712" w:author="Author"/>
                <w:szCs w:val="24"/>
              </w:rPr>
            </w:pPr>
            <w:del w:id="713" w:author="Author">
              <w:r>
                <w:rPr>
                  <w:szCs w:val="24"/>
                </w:rPr>
                <w:fldChar w:fldCharType="begin">
                  <w:ffData>
                    <w:name w:val="Check8"/>
                    <w:enabled/>
                    <w:calcOnExit w:val="0"/>
                    <w:checkBox>
                      <w:sizeAuto/>
                      <w:default w:val="0"/>
                    </w:checkBox>
                  </w:ffData>
                </w:fldChar>
              </w:r>
              <w:bookmarkStart w:id="714" w:name="Check8"/>
              <w:r>
                <w:rPr>
                  <w:szCs w:val="24"/>
                </w:rPr>
                <w:delInstrText xml:space="preserve"> FORMCHECKBOX </w:delInstrText>
              </w:r>
              <w:r>
                <w:rPr>
                  <w:szCs w:val="24"/>
                </w:rPr>
              </w:r>
              <w:r>
                <w:rPr>
                  <w:szCs w:val="24"/>
                </w:rPr>
                <w:fldChar w:fldCharType="separate"/>
              </w:r>
              <w:r>
                <w:rPr>
                  <w:szCs w:val="24"/>
                </w:rPr>
                <w:fldChar w:fldCharType="end"/>
              </w:r>
              <w:bookmarkEnd w:id="714"/>
              <w:r w:rsidR="003C1EDE" w:rsidRPr="00905C7A">
                <w:rPr>
                  <w:szCs w:val="24"/>
                </w:rPr>
                <w:tab/>
                <w:delText>Partial Interest Only</w:delText>
              </w:r>
            </w:del>
          </w:p>
        </w:tc>
      </w:tr>
      <w:tr w:rsidR="003C1EDE" w:rsidRPr="00905C7A" w14:paraId="57A02782" w14:textId="77777777" w:rsidTr="001322D9">
        <w:trPr>
          <w:trHeight w:val="720"/>
          <w:del w:id="715" w:author="Author"/>
        </w:trPr>
        <w:tc>
          <w:tcPr>
            <w:tcW w:w="3761" w:type="dxa"/>
            <w:vAlign w:val="center"/>
          </w:tcPr>
          <w:p w14:paraId="7BBD0D72" w14:textId="77777777" w:rsidR="003C1EDE" w:rsidRPr="00905C7A" w:rsidRDefault="003C1EDE" w:rsidP="001322D9">
            <w:pPr>
              <w:pStyle w:val="BodyText"/>
              <w:spacing w:before="120"/>
              <w:rPr>
                <w:del w:id="716" w:author="Author"/>
                <w:b/>
                <w:szCs w:val="24"/>
              </w:rPr>
            </w:pPr>
            <w:del w:id="717" w:author="Author">
              <w:r w:rsidRPr="00905C7A">
                <w:rPr>
                  <w:b/>
                  <w:szCs w:val="24"/>
                </w:rPr>
                <w:delText>Current Index</w:delText>
              </w:r>
            </w:del>
          </w:p>
        </w:tc>
        <w:tc>
          <w:tcPr>
            <w:tcW w:w="5571" w:type="dxa"/>
            <w:vAlign w:val="center"/>
          </w:tcPr>
          <w:p w14:paraId="1EB9C3FB" w14:textId="418F113F" w:rsidR="003C1EDE" w:rsidRPr="00905C7A" w:rsidRDefault="003C1EDE" w:rsidP="00FC245E">
            <w:pPr>
              <w:spacing w:before="120" w:after="120"/>
              <w:jc w:val="both"/>
              <w:rPr>
                <w:del w:id="718" w:author="Author"/>
                <w:szCs w:val="24"/>
              </w:rPr>
            </w:pPr>
            <w:del w:id="719" w:author="Author">
              <w:r w:rsidRPr="00905C7A">
                <w:rPr>
                  <w:szCs w:val="24"/>
                </w:rPr>
                <w:delText>The Index that is effective on the Business Day immediately preceding the applicable Rate Change Date</w:delText>
              </w:r>
            </w:del>
          </w:p>
        </w:tc>
      </w:tr>
      <w:tr w:rsidR="003C1EDE" w:rsidRPr="00905C7A" w14:paraId="40FC697F" w14:textId="77777777" w:rsidTr="001322D9">
        <w:trPr>
          <w:trHeight w:val="720"/>
          <w:del w:id="720" w:author="Author"/>
        </w:trPr>
        <w:tc>
          <w:tcPr>
            <w:tcW w:w="3761" w:type="dxa"/>
            <w:vAlign w:val="center"/>
          </w:tcPr>
          <w:p w14:paraId="36189053" w14:textId="77777777" w:rsidR="003C1EDE" w:rsidRPr="00905C7A" w:rsidRDefault="003C1EDE" w:rsidP="001322D9">
            <w:pPr>
              <w:pStyle w:val="BodyText"/>
              <w:spacing w:before="120"/>
              <w:rPr>
                <w:del w:id="721" w:author="Author"/>
                <w:b/>
                <w:szCs w:val="24"/>
              </w:rPr>
            </w:pPr>
            <w:del w:id="722" w:author="Author">
              <w:r w:rsidRPr="00905C7A">
                <w:rPr>
                  <w:b/>
                  <w:szCs w:val="24"/>
                </w:rPr>
                <w:delText>Effective Date</w:delText>
              </w:r>
            </w:del>
          </w:p>
        </w:tc>
        <w:tc>
          <w:tcPr>
            <w:tcW w:w="5571" w:type="dxa"/>
            <w:vAlign w:val="center"/>
          </w:tcPr>
          <w:p w14:paraId="6765A1C8" w14:textId="77777777" w:rsidR="003C1EDE" w:rsidRPr="00905C7A" w:rsidRDefault="003C1EDE" w:rsidP="00FC245E">
            <w:pPr>
              <w:spacing w:before="120" w:after="120"/>
              <w:jc w:val="both"/>
              <w:rPr>
                <w:del w:id="723" w:author="Author"/>
                <w:szCs w:val="24"/>
              </w:rPr>
            </w:pPr>
            <w:del w:id="724" w:author="Author">
              <w:r w:rsidRPr="00905C7A">
                <w:rPr>
                  <w:szCs w:val="24"/>
                </w:rPr>
                <w:delText>_______________, 20___</w:delText>
              </w:r>
            </w:del>
          </w:p>
        </w:tc>
      </w:tr>
      <w:tr w:rsidR="003C1EDE" w:rsidRPr="00905C7A" w14:paraId="45B13B6C" w14:textId="77777777" w:rsidTr="001322D9">
        <w:trPr>
          <w:trHeight w:val="720"/>
          <w:del w:id="725" w:author="Author"/>
        </w:trPr>
        <w:tc>
          <w:tcPr>
            <w:tcW w:w="3761" w:type="dxa"/>
            <w:vAlign w:val="center"/>
          </w:tcPr>
          <w:p w14:paraId="2E67FFEF" w14:textId="77777777" w:rsidR="003C1EDE" w:rsidRPr="00905C7A" w:rsidRDefault="003C1EDE" w:rsidP="001322D9">
            <w:pPr>
              <w:pStyle w:val="BodyText"/>
              <w:spacing w:before="120"/>
              <w:rPr>
                <w:del w:id="726" w:author="Author"/>
                <w:b/>
                <w:szCs w:val="24"/>
              </w:rPr>
            </w:pPr>
            <w:del w:id="727" w:author="Author">
              <w:r w:rsidRPr="00905C7A">
                <w:rPr>
                  <w:b/>
                  <w:szCs w:val="24"/>
                </w:rPr>
                <w:delText>First Payment Date</w:delText>
              </w:r>
            </w:del>
          </w:p>
        </w:tc>
        <w:tc>
          <w:tcPr>
            <w:tcW w:w="5571" w:type="dxa"/>
            <w:vAlign w:val="center"/>
          </w:tcPr>
          <w:p w14:paraId="3F74EEEE" w14:textId="77777777" w:rsidR="004D7DA4" w:rsidRPr="00E5675D" w:rsidRDefault="004D7DA4" w:rsidP="00FC245E">
            <w:pPr>
              <w:spacing w:before="120" w:after="120"/>
              <w:jc w:val="both"/>
              <w:rPr>
                <w:del w:id="728" w:author="Author"/>
                <w:szCs w:val="24"/>
              </w:rPr>
            </w:pPr>
            <w:del w:id="729" w:author="Author">
              <w:r w:rsidRPr="00E5675D">
                <w:rPr>
                  <w:szCs w:val="24"/>
                </w:rPr>
                <w:delText>The first day of _________________, 20___</w:delText>
              </w:r>
            </w:del>
          </w:p>
          <w:p w14:paraId="2B53B771" w14:textId="1500AE7F" w:rsidR="003C1EDE" w:rsidRPr="00905C7A" w:rsidRDefault="003C1EDE" w:rsidP="00FC245E">
            <w:pPr>
              <w:spacing w:before="120" w:after="120"/>
              <w:jc w:val="both"/>
              <w:rPr>
                <w:del w:id="730" w:author="Author"/>
                <w:i/>
                <w:szCs w:val="24"/>
              </w:rPr>
            </w:pPr>
            <w:del w:id="731" w:author="Author">
              <w:r w:rsidRPr="00905C7A">
                <w:rPr>
                  <w:i/>
                  <w:szCs w:val="24"/>
                </w:rPr>
                <w:delText xml:space="preserve">[For example:  If the Effective Date is June 1, </w:delText>
              </w:r>
              <w:r w:rsidR="00224B1D">
                <w:rPr>
                  <w:i/>
                  <w:szCs w:val="24"/>
                </w:rPr>
                <w:delText>2023</w:delText>
              </w:r>
              <w:r w:rsidRPr="00905C7A">
                <w:rPr>
                  <w:i/>
                  <w:szCs w:val="24"/>
                </w:rPr>
                <w:delText xml:space="preserve">, then the First Payment Date will be July 1, </w:delText>
              </w:r>
              <w:r w:rsidR="00224B1D">
                <w:rPr>
                  <w:i/>
                  <w:szCs w:val="24"/>
                </w:rPr>
                <w:delText>2023</w:delText>
              </w:r>
              <w:r w:rsidRPr="00905C7A">
                <w:rPr>
                  <w:i/>
                  <w:szCs w:val="24"/>
                </w:rPr>
                <w:delText xml:space="preserve">.  If the Effective Date is any day in June, </w:delText>
              </w:r>
              <w:r w:rsidR="00224B1D">
                <w:rPr>
                  <w:i/>
                  <w:szCs w:val="24"/>
                </w:rPr>
                <w:delText>2023</w:delText>
              </w:r>
              <w:r w:rsidRPr="00905C7A">
                <w:rPr>
                  <w:i/>
                  <w:szCs w:val="24"/>
                </w:rPr>
                <w:delText xml:space="preserve"> other than June 1, </w:delText>
              </w:r>
              <w:r w:rsidR="00224B1D">
                <w:rPr>
                  <w:i/>
                  <w:szCs w:val="24"/>
                </w:rPr>
                <w:delText>2023</w:delText>
              </w:r>
              <w:r w:rsidRPr="00905C7A">
                <w:rPr>
                  <w:i/>
                  <w:szCs w:val="24"/>
                </w:rPr>
                <w:delText xml:space="preserve">, then the First Payment date will be August 1, </w:delText>
              </w:r>
              <w:r w:rsidR="00224B1D">
                <w:rPr>
                  <w:i/>
                  <w:szCs w:val="24"/>
                </w:rPr>
                <w:delText>2023</w:delText>
              </w:r>
              <w:r w:rsidRPr="00905C7A">
                <w:rPr>
                  <w:i/>
                  <w:szCs w:val="24"/>
                </w:rPr>
                <w:delText>.]</w:delText>
              </w:r>
            </w:del>
          </w:p>
        </w:tc>
      </w:tr>
      <w:tr w:rsidR="003C1EDE" w:rsidRPr="00905C7A" w14:paraId="2427B6A8" w14:textId="77777777" w:rsidTr="001322D9">
        <w:trPr>
          <w:trHeight w:val="720"/>
          <w:del w:id="732" w:author="Author"/>
        </w:trPr>
        <w:tc>
          <w:tcPr>
            <w:tcW w:w="3761" w:type="dxa"/>
            <w:vAlign w:val="center"/>
          </w:tcPr>
          <w:p w14:paraId="3B41821D" w14:textId="77777777" w:rsidR="003C1EDE" w:rsidRPr="00905C7A" w:rsidRDefault="003C1EDE" w:rsidP="001322D9">
            <w:pPr>
              <w:pStyle w:val="BodyText"/>
              <w:spacing w:before="120"/>
              <w:rPr>
                <w:del w:id="733" w:author="Author"/>
                <w:b/>
                <w:szCs w:val="24"/>
              </w:rPr>
            </w:pPr>
            <w:del w:id="734" w:author="Author">
              <w:r w:rsidRPr="00905C7A">
                <w:rPr>
                  <w:b/>
                  <w:szCs w:val="24"/>
                </w:rPr>
                <w:delText>[First Principal and Interest Payment Date]</w:delText>
              </w:r>
            </w:del>
          </w:p>
          <w:p w14:paraId="5B29713E" w14:textId="77777777" w:rsidR="003C1EDE" w:rsidRPr="00905C7A" w:rsidRDefault="003C1EDE" w:rsidP="001322D9">
            <w:pPr>
              <w:pStyle w:val="BodyText"/>
              <w:spacing w:before="120"/>
              <w:rPr>
                <w:del w:id="735" w:author="Author"/>
                <w:b/>
                <w:szCs w:val="24"/>
              </w:rPr>
            </w:pPr>
            <w:del w:id="736" w:author="Author">
              <w:r w:rsidRPr="00905C7A">
                <w:rPr>
                  <w:b/>
                  <w:szCs w:val="24"/>
                </w:rPr>
                <w:delText>[APPLICABLE ONLY FOR PARTIAL INTEREST ONLY AMORTIZATION TYPE]</w:delText>
              </w:r>
            </w:del>
          </w:p>
        </w:tc>
        <w:tc>
          <w:tcPr>
            <w:tcW w:w="5571" w:type="dxa"/>
            <w:vAlign w:val="center"/>
          </w:tcPr>
          <w:p w14:paraId="54B2A301" w14:textId="77777777" w:rsidR="004D7DA4" w:rsidRPr="00E5675D" w:rsidRDefault="004D7DA4" w:rsidP="00FC245E">
            <w:pPr>
              <w:spacing w:before="120" w:after="120"/>
              <w:jc w:val="both"/>
              <w:rPr>
                <w:del w:id="737" w:author="Author"/>
                <w:szCs w:val="24"/>
              </w:rPr>
            </w:pPr>
            <w:del w:id="738" w:author="Author">
              <w:r w:rsidRPr="00E5675D">
                <w:rPr>
                  <w:szCs w:val="24"/>
                </w:rPr>
                <w:delText>The first day of _________________, 20___</w:delText>
              </w:r>
            </w:del>
          </w:p>
          <w:p w14:paraId="39DE6725" w14:textId="03CE4EB6" w:rsidR="003C1EDE" w:rsidRPr="00905C7A" w:rsidRDefault="003C1EDE" w:rsidP="00FC245E">
            <w:pPr>
              <w:spacing w:before="120" w:after="120"/>
              <w:jc w:val="both"/>
              <w:rPr>
                <w:del w:id="739" w:author="Author"/>
                <w:i/>
                <w:szCs w:val="24"/>
              </w:rPr>
            </w:pPr>
            <w:del w:id="740" w:author="Author">
              <w:r w:rsidRPr="00905C7A">
                <w:rPr>
                  <w:i/>
                  <w:szCs w:val="24"/>
                </w:rPr>
                <w:delText>[Insert the calendar month and year immediately following the Last Interest</w:delText>
              </w:r>
              <w:r w:rsidR="00F837D9">
                <w:rPr>
                  <w:i/>
                  <w:szCs w:val="24"/>
                </w:rPr>
                <w:delText xml:space="preserve"> </w:delText>
              </w:r>
              <w:r w:rsidRPr="00905C7A">
                <w:rPr>
                  <w:i/>
                  <w:szCs w:val="24"/>
                </w:rPr>
                <w:delText>Only Payment Date.  For example: If the Last Interest</w:delText>
              </w:r>
              <w:r w:rsidR="00F837D9">
                <w:rPr>
                  <w:i/>
                  <w:szCs w:val="24"/>
                </w:rPr>
                <w:delText xml:space="preserve"> </w:delText>
              </w:r>
              <w:r w:rsidRPr="00905C7A">
                <w:rPr>
                  <w:i/>
                  <w:szCs w:val="24"/>
                </w:rPr>
                <w:delText xml:space="preserve">Only Payment Date is June 1, </w:delText>
              </w:r>
              <w:r w:rsidR="00224B1D">
                <w:rPr>
                  <w:i/>
                  <w:szCs w:val="24"/>
                </w:rPr>
                <w:delText>2023</w:delText>
              </w:r>
              <w:r w:rsidRPr="00905C7A">
                <w:rPr>
                  <w:i/>
                  <w:szCs w:val="24"/>
                </w:rPr>
                <w:delText xml:space="preserve">, then the First Principal and Interest Payment Date is July 1, </w:delText>
              </w:r>
              <w:r w:rsidR="00224B1D">
                <w:rPr>
                  <w:i/>
                  <w:szCs w:val="24"/>
                </w:rPr>
                <w:delText>2023</w:delText>
              </w:r>
              <w:r w:rsidRPr="00905C7A">
                <w:rPr>
                  <w:i/>
                  <w:szCs w:val="24"/>
                </w:rPr>
                <w:delText>.]</w:delText>
              </w:r>
            </w:del>
          </w:p>
        </w:tc>
      </w:tr>
      <w:tr w:rsidR="003C1EDE" w:rsidRPr="00905C7A" w14:paraId="491167A9" w14:textId="77777777" w:rsidTr="001322D9">
        <w:trPr>
          <w:trHeight w:val="720"/>
          <w:del w:id="741" w:author="Author"/>
        </w:trPr>
        <w:tc>
          <w:tcPr>
            <w:tcW w:w="3761" w:type="dxa"/>
            <w:vAlign w:val="center"/>
          </w:tcPr>
          <w:p w14:paraId="2297180F" w14:textId="77777777" w:rsidR="003C1EDE" w:rsidRPr="00905C7A" w:rsidRDefault="003C1EDE" w:rsidP="001322D9">
            <w:pPr>
              <w:pStyle w:val="BodyText"/>
              <w:spacing w:before="120"/>
              <w:rPr>
                <w:del w:id="742" w:author="Author"/>
                <w:b/>
                <w:szCs w:val="24"/>
              </w:rPr>
            </w:pPr>
            <w:del w:id="743" w:author="Author">
              <w:r w:rsidRPr="00905C7A">
                <w:rPr>
                  <w:b/>
                  <w:szCs w:val="24"/>
                </w:rPr>
                <w:delText>Index</w:delText>
              </w:r>
            </w:del>
          </w:p>
        </w:tc>
        <w:tc>
          <w:tcPr>
            <w:tcW w:w="5571" w:type="dxa"/>
            <w:vAlign w:val="center"/>
          </w:tcPr>
          <w:p w14:paraId="1982C6CD" w14:textId="5D5D26F3" w:rsidR="003C1EDE" w:rsidRPr="00905C7A" w:rsidRDefault="003C1EDE" w:rsidP="00FC245E">
            <w:pPr>
              <w:suppressAutoHyphens/>
              <w:spacing w:before="120" w:after="120"/>
              <w:jc w:val="both"/>
              <w:rPr>
                <w:del w:id="744" w:author="Author"/>
                <w:szCs w:val="24"/>
              </w:rPr>
            </w:pPr>
            <w:del w:id="745" w:author="Author">
              <w:r w:rsidRPr="00905C7A">
                <w:rPr>
                  <w:szCs w:val="24"/>
                </w:rPr>
                <w:delText xml:space="preserve">30-Day Average SOFR; provided that, if </w:delText>
              </w:r>
              <w:r w:rsidRPr="00905C7A">
                <w:rPr>
                  <w:color w:val="000000"/>
                  <w:szCs w:val="24"/>
                </w:rPr>
                <w:delText>an Index Transition Event and its related Index Replacement Date have occurred</w:delText>
              </w:r>
              <w:r w:rsidRPr="00905C7A">
                <w:rPr>
                  <w:szCs w:val="24"/>
                </w:rPr>
                <w:delText>, then the Index shall mean the Index Replacement determined pursuant to the terms of the Loan Agreement</w:delText>
              </w:r>
            </w:del>
          </w:p>
        </w:tc>
      </w:tr>
      <w:tr w:rsidR="003C1EDE" w:rsidRPr="00905C7A" w14:paraId="34A02A74" w14:textId="77777777" w:rsidTr="001322D9">
        <w:trPr>
          <w:trHeight w:val="720"/>
          <w:del w:id="746" w:author="Author"/>
        </w:trPr>
        <w:tc>
          <w:tcPr>
            <w:tcW w:w="3761" w:type="dxa"/>
            <w:vAlign w:val="center"/>
          </w:tcPr>
          <w:p w14:paraId="3BC29948" w14:textId="77777777" w:rsidR="003C1EDE" w:rsidRPr="00905C7A" w:rsidRDefault="003C1EDE" w:rsidP="001322D9">
            <w:pPr>
              <w:pStyle w:val="BodyText"/>
              <w:spacing w:before="120"/>
              <w:rPr>
                <w:del w:id="747" w:author="Author"/>
                <w:b/>
                <w:szCs w:val="24"/>
              </w:rPr>
            </w:pPr>
            <w:del w:id="748" w:author="Author">
              <w:r w:rsidRPr="00905C7A">
                <w:rPr>
                  <w:b/>
                  <w:szCs w:val="24"/>
                </w:rPr>
                <w:delText>Initial Adjustable Rate</w:delText>
              </w:r>
            </w:del>
          </w:p>
        </w:tc>
        <w:tc>
          <w:tcPr>
            <w:tcW w:w="5571" w:type="dxa"/>
            <w:vAlign w:val="center"/>
          </w:tcPr>
          <w:p w14:paraId="337F45A9" w14:textId="75B770A3" w:rsidR="003C1EDE" w:rsidRPr="00905C7A" w:rsidRDefault="003C1EDE" w:rsidP="00FC245E">
            <w:pPr>
              <w:suppressAutoHyphens/>
              <w:spacing w:before="120" w:after="120"/>
              <w:jc w:val="both"/>
              <w:rPr>
                <w:del w:id="749" w:author="Author"/>
                <w:szCs w:val="24"/>
                <w:highlight w:val="yellow"/>
              </w:rPr>
            </w:pPr>
            <w:del w:id="750" w:author="Author">
              <w:r w:rsidRPr="00905C7A">
                <w:rPr>
                  <w:szCs w:val="24"/>
                </w:rPr>
                <w:delText>_______________% per annum</w:delText>
              </w:r>
              <w:r w:rsidR="00C05B01">
                <w:rPr>
                  <w:szCs w:val="24"/>
                </w:rPr>
                <w:delText xml:space="preserve"> </w:delText>
              </w:r>
              <w:r w:rsidR="00C05B01" w:rsidRPr="00A43EB1">
                <w:rPr>
                  <w:b/>
                  <w:bCs/>
                  <w:szCs w:val="24"/>
                </w:rPr>
                <w:delText>[DRAFTING NOTE: ROUND TO THREE DECIMAL PLACES]</w:delText>
              </w:r>
            </w:del>
          </w:p>
        </w:tc>
      </w:tr>
      <w:tr w:rsidR="003C1EDE" w:rsidRPr="00905C7A" w14:paraId="3B4E3A9F" w14:textId="77777777" w:rsidTr="001322D9">
        <w:trPr>
          <w:trHeight w:val="720"/>
          <w:del w:id="751" w:author="Author"/>
        </w:trPr>
        <w:tc>
          <w:tcPr>
            <w:tcW w:w="3761" w:type="dxa"/>
            <w:vAlign w:val="center"/>
          </w:tcPr>
          <w:p w14:paraId="7F89779B" w14:textId="77777777" w:rsidR="003C1EDE" w:rsidRPr="00905C7A" w:rsidRDefault="003C1EDE" w:rsidP="001322D9">
            <w:pPr>
              <w:pStyle w:val="BodyText"/>
              <w:spacing w:before="120"/>
              <w:rPr>
                <w:del w:id="752" w:author="Author"/>
                <w:b/>
                <w:szCs w:val="24"/>
              </w:rPr>
            </w:pPr>
            <w:del w:id="753" w:author="Author">
              <w:r w:rsidRPr="00905C7A">
                <w:rPr>
                  <w:b/>
                  <w:szCs w:val="24"/>
                </w:rPr>
                <w:delText>Initial Monthly Debt Service Payment</w:delText>
              </w:r>
            </w:del>
          </w:p>
        </w:tc>
        <w:tc>
          <w:tcPr>
            <w:tcW w:w="5571" w:type="dxa"/>
            <w:vAlign w:val="center"/>
          </w:tcPr>
          <w:p w14:paraId="57BE82D9" w14:textId="77777777" w:rsidR="003C1EDE" w:rsidRPr="00905C7A" w:rsidRDefault="003C1EDE" w:rsidP="00FC245E">
            <w:pPr>
              <w:spacing w:before="120" w:after="120"/>
              <w:jc w:val="both"/>
              <w:rPr>
                <w:del w:id="754" w:author="Author"/>
                <w:szCs w:val="24"/>
              </w:rPr>
            </w:pPr>
            <w:del w:id="755" w:author="Author">
              <w:r w:rsidRPr="00905C7A">
                <w:rPr>
                  <w:szCs w:val="24"/>
                </w:rPr>
                <w:delText>[</w:delText>
              </w:r>
              <w:r w:rsidRPr="00905C7A">
                <w:rPr>
                  <w:b/>
                  <w:szCs w:val="24"/>
                </w:rPr>
                <w:delText xml:space="preserve">Complete </w:delText>
              </w:r>
              <w:r w:rsidRPr="00905C7A">
                <w:rPr>
                  <w:b/>
                  <w:szCs w:val="24"/>
                  <w:u w:val="single"/>
                </w:rPr>
                <w:delText>only</w:delText>
              </w:r>
              <w:r w:rsidRPr="00905C7A">
                <w:rPr>
                  <w:b/>
                  <w:szCs w:val="24"/>
                </w:rPr>
                <w:delText xml:space="preserve"> the applicable option and delete the other.</w:delText>
              </w:r>
              <w:r w:rsidRPr="00905C7A">
                <w:rPr>
                  <w:szCs w:val="24"/>
                </w:rPr>
                <w:delText>]</w:delText>
              </w:r>
            </w:del>
          </w:p>
          <w:p w14:paraId="42AE9D51" w14:textId="77777777" w:rsidR="003C1EDE" w:rsidRPr="00905C7A" w:rsidRDefault="003C1EDE" w:rsidP="00FC245E">
            <w:pPr>
              <w:spacing w:before="120" w:after="120"/>
              <w:jc w:val="both"/>
              <w:rPr>
                <w:del w:id="756" w:author="Author"/>
                <w:szCs w:val="24"/>
              </w:rPr>
            </w:pPr>
            <w:del w:id="757" w:author="Author">
              <w:r w:rsidRPr="00905C7A">
                <w:rPr>
                  <w:i/>
                  <w:szCs w:val="24"/>
                </w:rPr>
                <w:delText>For Amortizing Loans</w:delText>
              </w:r>
              <w:r w:rsidRPr="00905C7A">
                <w:rPr>
                  <w:szCs w:val="24"/>
                </w:rPr>
                <w:delText>:</w:delText>
              </w:r>
            </w:del>
          </w:p>
          <w:p w14:paraId="3FD60823" w14:textId="77777777" w:rsidR="003C1EDE" w:rsidRPr="00905C7A" w:rsidRDefault="003C1EDE" w:rsidP="00FC245E">
            <w:pPr>
              <w:spacing w:before="120" w:after="120"/>
              <w:jc w:val="both"/>
              <w:rPr>
                <w:del w:id="758" w:author="Author"/>
                <w:szCs w:val="24"/>
              </w:rPr>
            </w:pPr>
            <w:del w:id="759" w:author="Author">
              <w:r w:rsidRPr="00905C7A">
                <w:rPr>
                  <w:szCs w:val="24"/>
                </w:rPr>
                <w:delText>$_______________</w:delText>
              </w:r>
            </w:del>
          </w:p>
          <w:p w14:paraId="11030D25" w14:textId="77777777" w:rsidR="003C1EDE" w:rsidRPr="00905C7A" w:rsidRDefault="003C1EDE" w:rsidP="00FC245E">
            <w:pPr>
              <w:spacing w:before="120" w:after="120"/>
              <w:jc w:val="both"/>
              <w:rPr>
                <w:del w:id="760" w:author="Author"/>
                <w:i/>
                <w:szCs w:val="24"/>
              </w:rPr>
            </w:pPr>
            <w:del w:id="761" w:author="Author">
              <w:r w:rsidRPr="00905C7A">
                <w:rPr>
                  <w:i/>
                  <w:szCs w:val="24"/>
                </w:rPr>
                <w:delText>[Calculated as the amount required to amortize the original principal balance of the Mortgage Loan in equal monthly installments over the Amortization Period at the Initial Adjustable Rate, using the 30/360 Interest Accrual Method even though Actual/360 is the Interest Accrual Method.]</w:delText>
              </w:r>
            </w:del>
          </w:p>
          <w:p w14:paraId="3D1C0388" w14:textId="2B32A258" w:rsidR="003C1EDE" w:rsidRPr="00905C7A" w:rsidRDefault="003C1EDE" w:rsidP="00FC245E">
            <w:pPr>
              <w:spacing w:before="120" w:after="120"/>
              <w:jc w:val="both"/>
              <w:rPr>
                <w:del w:id="762" w:author="Author"/>
                <w:szCs w:val="24"/>
              </w:rPr>
            </w:pPr>
            <w:del w:id="763" w:author="Author">
              <w:r w:rsidRPr="00905C7A">
                <w:rPr>
                  <w:i/>
                  <w:szCs w:val="24"/>
                </w:rPr>
                <w:delText>For Full Term Interest</w:delText>
              </w:r>
              <w:r w:rsidR="00F837D9">
                <w:rPr>
                  <w:i/>
                  <w:szCs w:val="24"/>
                </w:rPr>
                <w:delText xml:space="preserve"> </w:delText>
              </w:r>
              <w:r w:rsidRPr="00905C7A">
                <w:rPr>
                  <w:i/>
                  <w:szCs w:val="24"/>
                </w:rPr>
                <w:delText>Only and Partial Interest</w:delText>
              </w:r>
              <w:r w:rsidR="00F837D9">
                <w:rPr>
                  <w:i/>
                  <w:szCs w:val="24"/>
                </w:rPr>
                <w:delText xml:space="preserve"> </w:delText>
              </w:r>
              <w:r w:rsidRPr="00905C7A">
                <w:rPr>
                  <w:i/>
                  <w:szCs w:val="24"/>
                </w:rPr>
                <w:delText>Only</w:delText>
              </w:r>
              <w:r w:rsidRPr="00905C7A">
                <w:rPr>
                  <w:szCs w:val="24"/>
                </w:rPr>
                <w:delText>:</w:delText>
              </w:r>
            </w:del>
          </w:p>
          <w:p w14:paraId="76C04FFF" w14:textId="77777777" w:rsidR="003C1EDE" w:rsidRPr="00905C7A" w:rsidRDefault="003C1EDE" w:rsidP="00FC245E">
            <w:pPr>
              <w:spacing w:before="120" w:after="120"/>
              <w:jc w:val="both"/>
              <w:rPr>
                <w:del w:id="764" w:author="Author"/>
                <w:szCs w:val="24"/>
              </w:rPr>
            </w:pPr>
            <w:del w:id="765" w:author="Author">
              <w:r w:rsidRPr="00905C7A">
                <w:rPr>
                  <w:szCs w:val="24"/>
                </w:rPr>
                <w:delText>$_______________</w:delText>
              </w:r>
            </w:del>
          </w:p>
          <w:p w14:paraId="4AC9D070" w14:textId="77777777" w:rsidR="003C1EDE" w:rsidRPr="00905C7A" w:rsidRDefault="003C1EDE" w:rsidP="00FC245E">
            <w:pPr>
              <w:spacing w:before="120" w:after="120"/>
              <w:jc w:val="both"/>
              <w:rPr>
                <w:del w:id="766" w:author="Author"/>
                <w:i/>
                <w:szCs w:val="24"/>
              </w:rPr>
            </w:pPr>
            <w:del w:id="767" w:author="Author">
              <w:r w:rsidRPr="00905C7A">
                <w:rPr>
                  <w:i/>
                  <w:szCs w:val="24"/>
                </w:rPr>
                <w:delText>[Calculated by multiplying the original principal balance of the Mortgage Loan by the Initial Adjustable Rate, dividing the product by three hundred sixty (360), and multiplying the quotient by the actual number of days elapsed in the applicable month.]</w:delText>
              </w:r>
            </w:del>
          </w:p>
        </w:tc>
      </w:tr>
      <w:tr w:rsidR="003C1EDE" w:rsidRPr="00905C7A" w14:paraId="73A48622" w14:textId="77777777" w:rsidTr="001322D9">
        <w:trPr>
          <w:trHeight w:val="720"/>
          <w:del w:id="768" w:author="Author"/>
        </w:trPr>
        <w:tc>
          <w:tcPr>
            <w:tcW w:w="3761" w:type="dxa"/>
            <w:vAlign w:val="center"/>
          </w:tcPr>
          <w:p w14:paraId="432BA8BF" w14:textId="77777777" w:rsidR="003C1EDE" w:rsidRPr="00905C7A" w:rsidRDefault="003C1EDE" w:rsidP="00224B1D">
            <w:pPr>
              <w:pStyle w:val="BodyText"/>
              <w:keepNext/>
              <w:spacing w:before="120"/>
              <w:rPr>
                <w:del w:id="769" w:author="Author"/>
                <w:b/>
                <w:szCs w:val="24"/>
              </w:rPr>
            </w:pPr>
            <w:del w:id="770" w:author="Author">
              <w:r w:rsidRPr="00905C7A">
                <w:rPr>
                  <w:b/>
                  <w:szCs w:val="24"/>
                </w:rPr>
                <w:delText>Interest Accrual Method</w:delText>
              </w:r>
            </w:del>
          </w:p>
        </w:tc>
        <w:tc>
          <w:tcPr>
            <w:tcW w:w="5571" w:type="dxa"/>
            <w:vAlign w:val="center"/>
          </w:tcPr>
          <w:p w14:paraId="7CF5900F" w14:textId="59AC23CC" w:rsidR="003C1EDE" w:rsidRPr="00905C7A" w:rsidRDefault="003C1EDE" w:rsidP="00FC245E">
            <w:pPr>
              <w:spacing w:before="120" w:after="120"/>
              <w:jc w:val="both"/>
              <w:rPr>
                <w:del w:id="771" w:author="Author"/>
                <w:szCs w:val="24"/>
              </w:rPr>
            </w:pPr>
            <w:del w:id="772" w:author="Author">
              <w:r w:rsidRPr="00905C7A">
                <w:rPr>
                  <w:szCs w:val="24"/>
                </w:rPr>
                <w:delText>Actual/360 (computed on the basis of a three hundred sixty (360) day year and the actual number of calendar days during the applicable month, calculated by multiplying the unpaid principal balance of the Mortgage Loan by the Interest Rate, dividing the product by three hundred sixty (360), and multiplying the quotient obtained by the actual number of days elapsed in the applicable month)</w:delText>
              </w:r>
            </w:del>
          </w:p>
        </w:tc>
      </w:tr>
      <w:tr w:rsidR="003C1EDE" w:rsidRPr="00905C7A" w14:paraId="54555911" w14:textId="77777777" w:rsidTr="001322D9">
        <w:trPr>
          <w:trHeight w:val="720"/>
          <w:del w:id="773" w:author="Author"/>
        </w:trPr>
        <w:tc>
          <w:tcPr>
            <w:tcW w:w="3761" w:type="dxa"/>
            <w:vAlign w:val="center"/>
          </w:tcPr>
          <w:p w14:paraId="09BABBC5" w14:textId="77777777" w:rsidR="003C1EDE" w:rsidRPr="00905C7A" w:rsidRDefault="003C1EDE" w:rsidP="001322D9">
            <w:pPr>
              <w:pStyle w:val="BodyText"/>
              <w:spacing w:before="120"/>
              <w:rPr>
                <w:del w:id="774" w:author="Author"/>
                <w:b/>
                <w:szCs w:val="24"/>
              </w:rPr>
            </w:pPr>
            <w:del w:id="775" w:author="Author">
              <w:r w:rsidRPr="00905C7A">
                <w:rPr>
                  <w:b/>
                  <w:szCs w:val="24"/>
                </w:rPr>
                <w:delText>Interest Only Term</w:delText>
              </w:r>
            </w:del>
          </w:p>
        </w:tc>
        <w:tc>
          <w:tcPr>
            <w:tcW w:w="5571" w:type="dxa"/>
            <w:vAlign w:val="center"/>
          </w:tcPr>
          <w:p w14:paraId="7C7A1988" w14:textId="77777777" w:rsidR="008F7554" w:rsidRPr="00905C7A" w:rsidRDefault="008F7554" w:rsidP="00FC245E">
            <w:pPr>
              <w:spacing w:before="120" w:after="120"/>
              <w:jc w:val="both"/>
              <w:rPr>
                <w:del w:id="776" w:author="Author"/>
                <w:szCs w:val="24"/>
              </w:rPr>
            </w:pPr>
            <w:del w:id="777" w:author="Author">
              <w:r w:rsidRPr="00905C7A">
                <w:rPr>
                  <w:szCs w:val="24"/>
                </w:rPr>
                <w:delText>_______________ (___) months</w:delText>
              </w:r>
            </w:del>
          </w:p>
          <w:p w14:paraId="406A97FB" w14:textId="59D25265" w:rsidR="003C1EDE" w:rsidRPr="00905C7A" w:rsidRDefault="003C1EDE" w:rsidP="00FC245E">
            <w:pPr>
              <w:spacing w:before="120" w:after="120"/>
              <w:jc w:val="both"/>
              <w:rPr>
                <w:del w:id="778" w:author="Author"/>
                <w:i/>
                <w:szCs w:val="24"/>
              </w:rPr>
            </w:pPr>
            <w:del w:id="779" w:author="Author">
              <w:r w:rsidRPr="00905C7A">
                <w:rPr>
                  <w:i/>
                  <w:szCs w:val="24"/>
                </w:rPr>
                <w:delText>[Insert “0” for Amortizing Loans</w:delText>
              </w:r>
              <w:r w:rsidR="0034796C">
                <w:rPr>
                  <w:i/>
                  <w:szCs w:val="24"/>
                </w:rPr>
                <w:delText>.</w:delText>
              </w:r>
              <w:r w:rsidRPr="00905C7A">
                <w:rPr>
                  <w:i/>
                  <w:szCs w:val="24"/>
                </w:rPr>
                <w:delText>]</w:delText>
              </w:r>
            </w:del>
          </w:p>
        </w:tc>
      </w:tr>
      <w:tr w:rsidR="003C1EDE" w:rsidRPr="00905C7A" w14:paraId="3CE3F8C7" w14:textId="77777777" w:rsidTr="001322D9">
        <w:trPr>
          <w:trHeight w:val="720"/>
          <w:del w:id="780" w:author="Author"/>
        </w:trPr>
        <w:tc>
          <w:tcPr>
            <w:tcW w:w="3761" w:type="dxa"/>
            <w:vAlign w:val="center"/>
          </w:tcPr>
          <w:p w14:paraId="6946B5B1" w14:textId="77777777" w:rsidR="003C1EDE" w:rsidRPr="00905C7A" w:rsidRDefault="003C1EDE" w:rsidP="001322D9">
            <w:pPr>
              <w:pStyle w:val="BodyText"/>
              <w:spacing w:before="120"/>
              <w:rPr>
                <w:del w:id="781" w:author="Author"/>
                <w:b/>
                <w:szCs w:val="24"/>
              </w:rPr>
            </w:pPr>
            <w:del w:id="782" w:author="Author">
              <w:r w:rsidRPr="00905C7A">
                <w:rPr>
                  <w:b/>
                  <w:szCs w:val="24"/>
                </w:rPr>
                <w:delText>Interest Rate Type</w:delText>
              </w:r>
            </w:del>
          </w:p>
        </w:tc>
        <w:tc>
          <w:tcPr>
            <w:tcW w:w="5571" w:type="dxa"/>
            <w:vAlign w:val="center"/>
          </w:tcPr>
          <w:p w14:paraId="58B5434E" w14:textId="77777777" w:rsidR="003C1EDE" w:rsidRPr="00905C7A" w:rsidRDefault="003C1EDE" w:rsidP="00FC245E">
            <w:pPr>
              <w:spacing w:before="120" w:after="120"/>
              <w:jc w:val="both"/>
              <w:rPr>
                <w:del w:id="783" w:author="Author"/>
                <w:b/>
                <w:szCs w:val="24"/>
              </w:rPr>
            </w:pPr>
            <w:del w:id="784" w:author="Author">
              <w:r w:rsidRPr="00905C7A">
                <w:rPr>
                  <w:szCs w:val="24"/>
                </w:rPr>
                <w:delText>ARM</w:delText>
              </w:r>
            </w:del>
          </w:p>
        </w:tc>
      </w:tr>
      <w:tr w:rsidR="003C1EDE" w:rsidRPr="00905C7A" w14:paraId="251DAB11" w14:textId="77777777" w:rsidTr="001322D9">
        <w:trPr>
          <w:trHeight w:val="720"/>
          <w:del w:id="785" w:author="Author"/>
        </w:trPr>
        <w:tc>
          <w:tcPr>
            <w:tcW w:w="3761" w:type="dxa"/>
            <w:vAlign w:val="center"/>
          </w:tcPr>
          <w:p w14:paraId="10CBC449" w14:textId="77777777" w:rsidR="003C1EDE" w:rsidRPr="00905C7A" w:rsidRDefault="003C1EDE" w:rsidP="001322D9">
            <w:pPr>
              <w:pStyle w:val="BodyText"/>
              <w:spacing w:before="120"/>
              <w:rPr>
                <w:del w:id="786" w:author="Author"/>
                <w:b/>
                <w:szCs w:val="24"/>
              </w:rPr>
            </w:pPr>
            <w:del w:id="787" w:author="Author">
              <w:r w:rsidRPr="00905C7A">
                <w:rPr>
                  <w:b/>
                  <w:szCs w:val="24"/>
                </w:rPr>
                <w:delText>[Last Interest Only Payment Date]</w:delText>
              </w:r>
            </w:del>
          </w:p>
          <w:p w14:paraId="7435DDC3" w14:textId="77777777" w:rsidR="003C1EDE" w:rsidRPr="00905C7A" w:rsidRDefault="003C1EDE" w:rsidP="001322D9">
            <w:pPr>
              <w:pStyle w:val="BodyText"/>
              <w:spacing w:before="120"/>
              <w:rPr>
                <w:del w:id="788" w:author="Author"/>
                <w:b/>
                <w:szCs w:val="24"/>
              </w:rPr>
            </w:pPr>
            <w:del w:id="789" w:author="Author">
              <w:r w:rsidRPr="00905C7A">
                <w:rPr>
                  <w:b/>
                  <w:szCs w:val="24"/>
                </w:rPr>
                <w:delText>[APPLICABLE ONLY FOR PARTIAL INTEREST ONLY AMORTIZATION TYPE]</w:delText>
              </w:r>
            </w:del>
          </w:p>
        </w:tc>
        <w:tc>
          <w:tcPr>
            <w:tcW w:w="5571" w:type="dxa"/>
            <w:vAlign w:val="center"/>
          </w:tcPr>
          <w:p w14:paraId="7DB2BA91" w14:textId="77777777" w:rsidR="004D7DA4" w:rsidRPr="00E5675D" w:rsidRDefault="004D7DA4" w:rsidP="00FC245E">
            <w:pPr>
              <w:spacing w:before="120" w:after="120"/>
              <w:jc w:val="both"/>
              <w:rPr>
                <w:del w:id="790" w:author="Author"/>
                <w:szCs w:val="24"/>
              </w:rPr>
            </w:pPr>
            <w:del w:id="791" w:author="Author">
              <w:r w:rsidRPr="00E5675D">
                <w:rPr>
                  <w:szCs w:val="24"/>
                </w:rPr>
                <w:delText>The first day of _________________, 20___</w:delText>
              </w:r>
            </w:del>
          </w:p>
          <w:p w14:paraId="220140BF" w14:textId="7907E840" w:rsidR="003C1EDE" w:rsidRPr="00905C7A" w:rsidRDefault="003C1EDE" w:rsidP="00FC245E">
            <w:pPr>
              <w:spacing w:before="120" w:after="120"/>
              <w:jc w:val="both"/>
              <w:rPr>
                <w:del w:id="792" w:author="Author"/>
                <w:i/>
                <w:szCs w:val="24"/>
              </w:rPr>
            </w:pPr>
            <w:del w:id="793" w:author="Author">
              <w:r w:rsidRPr="00905C7A">
                <w:rPr>
                  <w:i/>
                  <w:szCs w:val="24"/>
                </w:rPr>
                <w:delText>[Insert the date that the last interest</w:delText>
              </w:r>
              <w:r w:rsidR="00F837D9">
                <w:rPr>
                  <w:i/>
                  <w:szCs w:val="24"/>
                </w:rPr>
                <w:delText xml:space="preserve"> </w:delText>
              </w:r>
              <w:r w:rsidRPr="00905C7A">
                <w:rPr>
                  <w:i/>
                  <w:szCs w:val="24"/>
                </w:rPr>
                <w:delText>only payment is due.]</w:delText>
              </w:r>
            </w:del>
          </w:p>
        </w:tc>
      </w:tr>
      <w:tr w:rsidR="003C1EDE" w:rsidRPr="00905C7A" w14:paraId="3BEDF369" w14:textId="77777777" w:rsidTr="001322D9">
        <w:trPr>
          <w:trHeight w:val="720"/>
          <w:del w:id="794" w:author="Author"/>
        </w:trPr>
        <w:tc>
          <w:tcPr>
            <w:tcW w:w="3761" w:type="dxa"/>
            <w:vAlign w:val="center"/>
          </w:tcPr>
          <w:p w14:paraId="7E38702E" w14:textId="77777777" w:rsidR="003C1EDE" w:rsidRPr="00905C7A" w:rsidRDefault="003C1EDE" w:rsidP="001322D9">
            <w:pPr>
              <w:pStyle w:val="BodyText"/>
              <w:spacing w:before="120"/>
              <w:rPr>
                <w:del w:id="795" w:author="Author"/>
                <w:b/>
                <w:szCs w:val="24"/>
              </w:rPr>
            </w:pPr>
            <w:del w:id="796" w:author="Author">
              <w:r w:rsidRPr="00905C7A">
                <w:rPr>
                  <w:b/>
                  <w:szCs w:val="24"/>
                </w:rPr>
                <w:delText>Loan Amount</w:delText>
              </w:r>
            </w:del>
          </w:p>
        </w:tc>
        <w:tc>
          <w:tcPr>
            <w:tcW w:w="5571" w:type="dxa"/>
            <w:vAlign w:val="center"/>
          </w:tcPr>
          <w:p w14:paraId="5634A014" w14:textId="77777777" w:rsidR="003C1EDE" w:rsidRPr="00905C7A" w:rsidRDefault="003C1EDE" w:rsidP="00FC245E">
            <w:pPr>
              <w:spacing w:before="120" w:after="120"/>
              <w:jc w:val="both"/>
              <w:rPr>
                <w:del w:id="797" w:author="Author"/>
                <w:szCs w:val="24"/>
              </w:rPr>
            </w:pPr>
            <w:del w:id="798" w:author="Author">
              <w:r w:rsidRPr="00905C7A">
                <w:rPr>
                  <w:szCs w:val="24"/>
                </w:rPr>
                <w:delText>$_______________</w:delText>
              </w:r>
            </w:del>
          </w:p>
        </w:tc>
      </w:tr>
      <w:tr w:rsidR="003C1EDE" w:rsidRPr="00905C7A" w14:paraId="070961B9" w14:textId="77777777" w:rsidTr="001322D9">
        <w:trPr>
          <w:trHeight w:val="720"/>
          <w:del w:id="799" w:author="Author"/>
        </w:trPr>
        <w:tc>
          <w:tcPr>
            <w:tcW w:w="3761" w:type="dxa"/>
            <w:vAlign w:val="center"/>
          </w:tcPr>
          <w:p w14:paraId="329FDC4F" w14:textId="77777777" w:rsidR="003C1EDE" w:rsidRPr="00905C7A" w:rsidRDefault="003C1EDE" w:rsidP="001322D9">
            <w:pPr>
              <w:pStyle w:val="BodyText"/>
              <w:spacing w:before="120"/>
              <w:rPr>
                <w:del w:id="800" w:author="Author"/>
                <w:b/>
                <w:szCs w:val="24"/>
              </w:rPr>
            </w:pPr>
            <w:del w:id="801" w:author="Author">
              <w:r w:rsidRPr="00905C7A">
                <w:rPr>
                  <w:b/>
                  <w:szCs w:val="24"/>
                </w:rPr>
                <w:delText>Loan Term</w:delText>
              </w:r>
            </w:del>
          </w:p>
        </w:tc>
        <w:tc>
          <w:tcPr>
            <w:tcW w:w="5571" w:type="dxa"/>
            <w:vAlign w:val="center"/>
          </w:tcPr>
          <w:p w14:paraId="39D3A262" w14:textId="0A9A8AA1" w:rsidR="003C1EDE" w:rsidRPr="00905C7A" w:rsidRDefault="003C1EDE" w:rsidP="00FC245E">
            <w:pPr>
              <w:spacing w:before="120" w:after="120"/>
              <w:jc w:val="both"/>
              <w:rPr>
                <w:del w:id="802" w:author="Author"/>
                <w:szCs w:val="24"/>
              </w:rPr>
            </w:pPr>
            <w:del w:id="803" w:author="Author">
              <w:r w:rsidRPr="00905C7A">
                <w:rPr>
                  <w:szCs w:val="24"/>
                </w:rPr>
                <w:delText>Eighty-four (84) months</w:delText>
              </w:r>
            </w:del>
          </w:p>
        </w:tc>
      </w:tr>
      <w:tr w:rsidR="003C1EDE" w:rsidRPr="00905C7A" w14:paraId="4C2D9B77" w14:textId="77777777" w:rsidTr="001322D9">
        <w:tblPrEx>
          <w:tblLook w:val="0000" w:firstRow="0" w:lastRow="0" w:firstColumn="0" w:lastColumn="0" w:noHBand="0" w:noVBand="0"/>
        </w:tblPrEx>
        <w:trPr>
          <w:trHeight w:val="720"/>
          <w:del w:id="804" w:author="Author"/>
        </w:trPr>
        <w:tc>
          <w:tcPr>
            <w:tcW w:w="3761" w:type="dxa"/>
            <w:vAlign w:val="center"/>
          </w:tcPr>
          <w:p w14:paraId="0DF69AB3" w14:textId="77777777" w:rsidR="003C1EDE" w:rsidRPr="00905C7A" w:rsidRDefault="003C1EDE" w:rsidP="001322D9">
            <w:pPr>
              <w:pStyle w:val="BodyText"/>
              <w:spacing w:before="120"/>
              <w:rPr>
                <w:del w:id="805" w:author="Author"/>
                <w:b/>
                <w:szCs w:val="24"/>
              </w:rPr>
            </w:pPr>
            <w:del w:id="806" w:author="Author">
              <w:r w:rsidRPr="00905C7A">
                <w:rPr>
                  <w:b/>
                  <w:szCs w:val="24"/>
                </w:rPr>
                <w:delText>Loan Year</w:delText>
              </w:r>
            </w:del>
          </w:p>
        </w:tc>
        <w:tc>
          <w:tcPr>
            <w:tcW w:w="5571" w:type="dxa"/>
            <w:vAlign w:val="center"/>
          </w:tcPr>
          <w:p w14:paraId="48998A1C" w14:textId="65C4F609" w:rsidR="003C1EDE" w:rsidRPr="00905C7A" w:rsidRDefault="003C1EDE" w:rsidP="00FC245E">
            <w:pPr>
              <w:spacing w:before="120" w:after="120"/>
              <w:jc w:val="both"/>
              <w:rPr>
                <w:del w:id="807" w:author="Author"/>
                <w:szCs w:val="24"/>
              </w:rPr>
            </w:pPr>
            <w:del w:id="808" w:author="Author">
              <w:r w:rsidRPr="00905C7A">
                <w:rPr>
                  <w:szCs w:val="24"/>
                </w:rPr>
                <w:delText>The period beginning on the Effective Date and ending on the last day of ________, _____, and each successive twelve (12) month period thereafter</w:delText>
              </w:r>
            </w:del>
          </w:p>
          <w:p w14:paraId="45544025" w14:textId="0164E457" w:rsidR="003C1EDE" w:rsidRPr="00905C7A" w:rsidRDefault="003C1EDE" w:rsidP="00FC245E">
            <w:pPr>
              <w:spacing w:before="120" w:after="120"/>
              <w:jc w:val="both"/>
              <w:rPr>
                <w:del w:id="809" w:author="Author"/>
                <w:b/>
                <w:i/>
                <w:szCs w:val="24"/>
              </w:rPr>
            </w:pPr>
            <w:del w:id="810" w:author="Author">
              <w:r w:rsidRPr="00905C7A">
                <w:rPr>
                  <w:i/>
                  <w:iCs/>
                  <w:szCs w:val="24"/>
                </w:rPr>
                <w:delText>[Insert the month and year which is twelve (12) full calendar months after the Effective Date.  For example, if the Effective Date is July 1, </w:delText>
              </w:r>
              <w:r w:rsidR="00224B1D">
                <w:rPr>
                  <w:i/>
                  <w:iCs/>
                  <w:szCs w:val="24"/>
                </w:rPr>
                <w:delText>2023</w:delText>
              </w:r>
              <w:r w:rsidRPr="00905C7A">
                <w:rPr>
                  <w:i/>
                  <w:iCs/>
                  <w:szCs w:val="24"/>
                </w:rPr>
                <w:delText>, then the month and year to insert is June, </w:delText>
              </w:r>
              <w:r w:rsidR="00224B1D">
                <w:rPr>
                  <w:i/>
                  <w:iCs/>
                  <w:szCs w:val="24"/>
                </w:rPr>
                <w:delText>2024</w:delText>
              </w:r>
              <w:r w:rsidRPr="00905C7A">
                <w:rPr>
                  <w:i/>
                  <w:iCs/>
                  <w:szCs w:val="24"/>
                </w:rPr>
                <w:delText>, but if the Effective Date is any day from the 2nd through the 31st in July, </w:delText>
              </w:r>
              <w:r w:rsidR="00224B1D">
                <w:rPr>
                  <w:i/>
                  <w:iCs/>
                  <w:szCs w:val="24"/>
                </w:rPr>
                <w:delText>2023</w:delText>
              </w:r>
              <w:r w:rsidRPr="00905C7A">
                <w:rPr>
                  <w:i/>
                  <w:iCs/>
                  <w:szCs w:val="24"/>
                </w:rPr>
                <w:delText>, then the month and year to insert is July, </w:delText>
              </w:r>
              <w:r w:rsidR="00224B1D">
                <w:rPr>
                  <w:i/>
                  <w:iCs/>
                  <w:szCs w:val="24"/>
                </w:rPr>
                <w:delText>2024</w:delText>
              </w:r>
              <w:r w:rsidRPr="00905C7A">
                <w:rPr>
                  <w:i/>
                  <w:iCs/>
                  <w:szCs w:val="24"/>
                </w:rPr>
                <w:delText>.]</w:delText>
              </w:r>
            </w:del>
          </w:p>
        </w:tc>
      </w:tr>
      <w:tr w:rsidR="003C1EDE" w:rsidRPr="00905C7A" w14:paraId="667CAB71" w14:textId="77777777" w:rsidTr="001322D9">
        <w:tblPrEx>
          <w:tblLook w:val="0000" w:firstRow="0" w:lastRow="0" w:firstColumn="0" w:lastColumn="0" w:noHBand="0" w:noVBand="0"/>
        </w:tblPrEx>
        <w:trPr>
          <w:trHeight w:val="720"/>
          <w:del w:id="811" w:author="Author"/>
        </w:trPr>
        <w:tc>
          <w:tcPr>
            <w:tcW w:w="3761" w:type="dxa"/>
            <w:vAlign w:val="center"/>
          </w:tcPr>
          <w:p w14:paraId="0CB1FDC6" w14:textId="77777777" w:rsidR="003C1EDE" w:rsidRPr="00905C7A" w:rsidRDefault="003C1EDE" w:rsidP="001322D9">
            <w:pPr>
              <w:pStyle w:val="BodyText"/>
              <w:spacing w:before="120"/>
              <w:rPr>
                <w:del w:id="812" w:author="Author"/>
                <w:b/>
                <w:szCs w:val="24"/>
              </w:rPr>
            </w:pPr>
            <w:del w:id="813" w:author="Author">
              <w:r w:rsidRPr="00905C7A">
                <w:rPr>
                  <w:b/>
                  <w:szCs w:val="24"/>
                </w:rPr>
                <w:delText>Margin</w:delText>
              </w:r>
            </w:del>
          </w:p>
        </w:tc>
        <w:tc>
          <w:tcPr>
            <w:tcW w:w="5571" w:type="dxa"/>
            <w:vAlign w:val="center"/>
          </w:tcPr>
          <w:p w14:paraId="23614ABB" w14:textId="77777777" w:rsidR="003C1EDE" w:rsidRPr="00905C7A" w:rsidRDefault="003C1EDE" w:rsidP="00FC245E">
            <w:pPr>
              <w:spacing w:before="120" w:after="120"/>
              <w:jc w:val="both"/>
              <w:rPr>
                <w:del w:id="814" w:author="Author"/>
                <w:szCs w:val="24"/>
              </w:rPr>
            </w:pPr>
            <w:del w:id="815" w:author="Author">
              <w:r w:rsidRPr="00905C7A">
                <w:rPr>
                  <w:szCs w:val="24"/>
                </w:rPr>
                <w:delText>_____________%</w:delText>
              </w:r>
            </w:del>
          </w:p>
        </w:tc>
      </w:tr>
      <w:tr w:rsidR="003C1EDE" w:rsidRPr="00905C7A" w14:paraId="755C580A" w14:textId="77777777" w:rsidTr="001322D9">
        <w:tblPrEx>
          <w:tblLook w:val="0000" w:firstRow="0" w:lastRow="0" w:firstColumn="0" w:lastColumn="0" w:noHBand="0" w:noVBand="0"/>
        </w:tblPrEx>
        <w:trPr>
          <w:trHeight w:val="720"/>
          <w:del w:id="816" w:author="Author"/>
        </w:trPr>
        <w:tc>
          <w:tcPr>
            <w:tcW w:w="3761" w:type="dxa"/>
            <w:vAlign w:val="center"/>
          </w:tcPr>
          <w:p w14:paraId="57CA0124" w14:textId="77777777" w:rsidR="003C1EDE" w:rsidRPr="00905C7A" w:rsidRDefault="003C1EDE" w:rsidP="00224B1D">
            <w:pPr>
              <w:pStyle w:val="BodyText"/>
              <w:keepNext/>
              <w:spacing w:before="120"/>
              <w:rPr>
                <w:del w:id="817" w:author="Author"/>
                <w:szCs w:val="24"/>
              </w:rPr>
            </w:pPr>
            <w:del w:id="818" w:author="Author">
              <w:r w:rsidRPr="00905C7A">
                <w:rPr>
                  <w:b/>
                  <w:szCs w:val="24"/>
                </w:rPr>
                <w:delText>Maturity Date</w:delText>
              </w:r>
            </w:del>
          </w:p>
        </w:tc>
        <w:tc>
          <w:tcPr>
            <w:tcW w:w="5571" w:type="dxa"/>
            <w:vAlign w:val="center"/>
          </w:tcPr>
          <w:p w14:paraId="7B9A9BEA" w14:textId="3979B291" w:rsidR="003C1EDE" w:rsidRPr="00905C7A" w:rsidRDefault="007537FB" w:rsidP="00FC245E">
            <w:pPr>
              <w:spacing w:before="120" w:after="120"/>
              <w:jc w:val="both"/>
              <w:rPr>
                <w:del w:id="819" w:author="Author"/>
                <w:szCs w:val="24"/>
              </w:rPr>
            </w:pPr>
            <w:del w:id="820" w:author="Author">
              <w:r w:rsidRPr="00E5675D">
                <w:rPr>
                  <w:szCs w:val="24"/>
                </w:rPr>
                <w:delText>The first day of _________________, 20___</w:delText>
              </w:r>
              <w:r w:rsidR="003C1EDE" w:rsidRPr="00905C7A">
                <w:rPr>
                  <w:szCs w:val="24"/>
                </w:rPr>
                <w:delText>, or any later date to which the Maturity Date may be extended (if at all) in connection with Borrower’s exercise of the Conversion Option or any earlier date on which the Indebtedness becomes due and payable by acceleration or otherwise</w:delText>
              </w:r>
            </w:del>
          </w:p>
        </w:tc>
      </w:tr>
      <w:tr w:rsidR="00C05B01" w14:paraId="15A9DABB" w14:textId="77777777" w:rsidTr="00D155F7">
        <w:tblPrEx>
          <w:tblLook w:val="04A0" w:firstRow="1" w:lastRow="0" w:firstColumn="1" w:lastColumn="0" w:noHBand="0" w:noVBand="1"/>
        </w:tblPrEx>
        <w:trPr>
          <w:trHeight w:val="720"/>
          <w:tblHeader/>
          <w:del w:id="821" w:author="Author"/>
        </w:trPr>
        <w:tc>
          <w:tcPr>
            <w:tcW w:w="3761" w:type="dxa"/>
            <w:tcBorders>
              <w:top w:val="single" w:sz="4" w:space="0" w:color="auto"/>
              <w:left w:val="single" w:sz="4" w:space="0" w:color="auto"/>
              <w:bottom w:val="single" w:sz="4" w:space="0" w:color="auto"/>
              <w:right w:val="single" w:sz="4" w:space="0" w:color="auto"/>
            </w:tcBorders>
            <w:vAlign w:val="center"/>
            <w:hideMark/>
          </w:tcPr>
          <w:p w14:paraId="40EDC7A1" w14:textId="77777777" w:rsidR="00C05B01" w:rsidRDefault="00C05B01" w:rsidP="00C05B01">
            <w:pPr>
              <w:pStyle w:val="BodyText"/>
              <w:spacing w:before="120"/>
              <w:rPr>
                <w:del w:id="822" w:author="Author"/>
                <w:b/>
                <w:szCs w:val="24"/>
              </w:rPr>
            </w:pPr>
            <w:del w:id="823" w:author="Author">
              <w:r>
                <w:rPr>
                  <w:b/>
                  <w:bCs/>
                  <w:szCs w:val="24"/>
                </w:rPr>
                <w:delText>Maximum Permitted Equipment Financing</w:delText>
              </w:r>
            </w:del>
          </w:p>
        </w:tc>
        <w:tc>
          <w:tcPr>
            <w:tcW w:w="5571" w:type="dxa"/>
            <w:tcBorders>
              <w:top w:val="single" w:sz="4" w:space="0" w:color="auto"/>
              <w:left w:val="single" w:sz="4" w:space="0" w:color="auto"/>
              <w:bottom w:val="single" w:sz="4" w:space="0" w:color="auto"/>
              <w:right w:val="single" w:sz="4" w:space="0" w:color="auto"/>
            </w:tcBorders>
            <w:vAlign w:val="center"/>
            <w:hideMark/>
          </w:tcPr>
          <w:p w14:paraId="74460412" w14:textId="77777777" w:rsidR="00C05B01" w:rsidRPr="00F714DE" w:rsidRDefault="00C05B01" w:rsidP="00C05B01">
            <w:pPr>
              <w:spacing w:before="120" w:after="120"/>
              <w:jc w:val="both"/>
              <w:rPr>
                <w:del w:id="824" w:author="Author"/>
                <w:szCs w:val="24"/>
              </w:rPr>
            </w:pPr>
            <w:del w:id="825" w:author="Author">
              <w:r w:rsidRPr="00F714DE">
                <w:rPr>
                  <w:szCs w:val="24"/>
                </w:rPr>
                <w:delText>_______</w:delText>
              </w:r>
            </w:del>
          </w:p>
          <w:p w14:paraId="74CA72FA" w14:textId="3D171E46" w:rsidR="00C05B01" w:rsidRDefault="00C05B01" w:rsidP="00C05B01">
            <w:pPr>
              <w:spacing w:before="120" w:after="120"/>
              <w:jc w:val="both"/>
              <w:rPr>
                <w:del w:id="826" w:author="Author"/>
                <w:szCs w:val="24"/>
              </w:rPr>
            </w:pPr>
            <w:del w:id="827" w:author="Author">
              <w:r w:rsidRPr="00F714DE">
                <w:rPr>
                  <w:i/>
                  <w:iCs/>
                  <w:szCs w:val="24"/>
                </w:rPr>
                <w:delText>[Insert the approved maximum, typically two percent (2%) of the unpaid principal balance of the Mortgage Loan or the lesser of $______ [the approved dollar amount] and two percent (2%) of the Outstanding Loan Amount.]</w:delText>
              </w:r>
            </w:del>
          </w:p>
        </w:tc>
      </w:tr>
      <w:tr w:rsidR="003C1EDE" w:rsidRPr="00905C7A" w14:paraId="66F62A24" w14:textId="77777777" w:rsidTr="001322D9">
        <w:tblPrEx>
          <w:tblLook w:val="0000" w:firstRow="0" w:lastRow="0" w:firstColumn="0" w:lastColumn="0" w:noHBand="0" w:noVBand="0"/>
        </w:tblPrEx>
        <w:trPr>
          <w:trHeight w:val="720"/>
          <w:del w:id="828" w:author="Author"/>
        </w:trPr>
        <w:tc>
          <w:tcPr>
            <w:tcW w:w="3761" w:type="dxa"/>
            <w:vMerge w:val="restart"/>
            <w:vAlign w:val="center"/>
          </w:tcPr>
          <w:p w14:paraId="72AA7788" w14:textId="77777777" w:rsidR="003C1EDE" w:rsidRPr="00905C7A" w:rsidRDefault="003C1EDE" w:rsidP="001322D9">
            <w:pPr>
              <w:pStyle w:val="BodyText"/>
              <w:spacing w:before="120"/>
              <w:rPr>
                <w:del w:id="829" w:author="Author"/>
                <w:b/>
                <w:szCs w:val="24"/>
              </w:rPr>
            </w:pPr>
            <w:del w:id="830" w:author="Author">
              <w:r w:rsidRPr="00905C7A">
                <w:rPr>
                  <w:b/>
                  <w:szCs w:val="24"/>
                </w:rPr>
                <w:delText>Monthly Debt Service Payment</w:delText>
              </w:r>
            </w:del>
          </w:p>
        </w:tc>
        <w:tc>
          <w:tcPr>
            <w:tcW w:w="5571" w:type="dxa"/>
            <w:vAlign w:val="center"/>
          </w:tcPr>
          <w:p w14:paraId="10B89F02" w14:textId="77777777" w:rsidR="003C1EDE" w:rsidRPr="00905C7A" w:rsidRDefault="003C1EDE" w:rsidP="00FC245E">
            <w:pPr>
              <w:spacing w:before="120" w:after="120"/>
              <w:jc w:val="both"/>
              <w:rPr>
                <w:del w:id="831" w:author="Author"/>
                <w:szCs w:val="24"/>
              </w:rPr>
            </w:pPr>
            <w:del w:id="832" w:author="Author">
              <w:r w:rsidRPr="00905C7A">
                <w:rPr>
                  <w:szCs w:val="24"/>
                </w:rPr>
                <w:delText>[</w:delText>
              </w:r>
              <w:r w:rsidRPr="00905C7A">
                <w:rPr>
                  <w:b/>
                  <w:szCs w:val="24"/>
                </w:rPr>
                <w:delText xml:space="preserve">Complete </w:delText>
              </w:r>
              <w:r w:rsidRPr="00905C7A">
                <w:rPr>
                  <w:b/>
                  <w:szCs w:val="24"/>
                  <w:u w:val="single"/>
                </w:rPr>
                <w:delText>only</w:delText>
              </w:r>
              <w:r w:rsidRPr="00905C7A">
                <w:rPr>
                  <w:b/>
                  <w:szCs w:val="24"/>
                </w:rPr>
                <w:delText xml:space="preserve"> the applicable option and delete the others.</w:delText>
              </w:r>
              <w:r w:rsidRPr="00905C7A">
                <w:rPr>
                  <w:szCs w:val="24"/>
                </w:rPr>
                <w:delText>]</w:delText>
              </w:r>
            </w:del>
          </w:p>
          <w:p w14:paraId="15B8DA48" w14:textId="77777777" w:rsidR="003C1EDE" w:rsidRPr="00905C7A" w:rsidRDefault="003C1EDE" w:rsidP="00FC245E">
            <w:pPr>
              <w:spacing w:before="120" w:after="120"/>
              <w:jc w:val="both"/>
              <w:rPr>
                <w:del w:id="833" w:author="Author"/>
                <w:szCs w:val="24"/>
              </w:rPr>
            </w:pPr>
            <w:del w:id="834" w:author="Author">
              <w:r w:rsidRPr="00905C7A">
                <w:rPr>
                  <w:i/>
                  <w:szCs w:val="24"/>
                </w:rPr>
                <w:delText>For Amortizing (Actual/360 (30/360 not available))</w:delText>
              </w:r>
              <w:r w:rsidRPr="00905C7A">
                <w:rPr>
                  <w:szCs w:val="24"/>
                </w:rPr>
                <w:delText>:</w:delText>
              </w:r>
            </w:del>
          </w:p>
          <w:p w14:paraId="6F9ACBBA" w14:textId="7FBAD979" w:rsidR="003C1EDE" w:rsidRPr="00905C7A" w:rsidRDefault="003C1EDE" w:rsidP="00FC245E">
            <w:pPr>
              <w:spacing w:before="120" w:after="120"/>
              <w:ind w:left="616" w:hanging="616"/>
              <w:jc w:val="both"/>
              <w:rPr>
                <w:del w:id="835" w:author="Author"/>
                <w:szCs w:val="24"/>
              </w:rPr>
            </w:pPr>
            <w:del w:id="836" w:author="Author">
              <w:r w:rsidRPr="00905C7A">
                <w:rPr>
                  <w:szCs w:val="24"/>
                </w:rPr>
                <w:delText>(i)</w:delText>
              </w:r>
              <w:r w:rsidRPr="00905C7A">
                <w:rPr>
                  <w:szCs w:val="24"/>
                </w:rPr>
                <w:tab/>
                <w:delText>for the First Payment Date, the Initial Monthly Debt Service Payment</w:delText>
              </w:r>
              <w:r w:rsidR="00FC245E">
                <w:rPr>
                  <w:szCs w:val="24"/>
                </w:rPr>
                <w:delText>;</w:delText>
              </w:r>
              <w:r w:rsidRPr="00905C7A">
                <w:rPr>
                  <w:szCs w:val="24"/>
                </w:rPr>
                <w:delText xml:space="preserve"> and</w:delText>
              </w:r>
            </w:del>
          </w:p>
          <w:p w14:paraId="20869B07" w14:textId="15B21C38" w:rsidR="003C1EDE" w:rsidRPr="00905C7A" w:rsidRDefault="003C1EDE" w:rsidP="00FC245E">
            <w:pPr>
              <w:spacing w:before="120" w:after="120"/>
              <w:ind w:left="616" w:hanging="616"/>
              <w:jc w:val="both"/>
              <w:rPr>
                <w:del w:id="837" w:author="Author"/>
                <w:szCs w:val="24"/>
              </w:rPr>
            </w:pPr>
            <w:del w:id="838" w:author="Author">
              <w:r w:rsidRPr="00905C7A">
                <w:rPr>
                  <w:szCs w:val="24"/>
                </w:rPr>
                <w:delText>(ii)</w:delText>
              </w:r>
              <w:r w:rsidRPr="00905C7A">
                <w:rPr>
                  <w:szCs w:val="24"/>
                </w:rPr>
                <w:tab/>
                <w:delText>for each Payment Date thereafter until the Mortgage Loan is fully paid, such amount as shall cause the unpaid principal balance of the Mortgage Loan to be amortized in equal monthly installments over the Remaining Amortization Period at the Adjustable Rate (for clause (ii), the 30/360 Interest Accrual Method must be used even though Actual/360 is the Interest Accrual Method)</w:delText>
              </w:r>
            </w:del>
          </w:p>
        </w:tc>
      </w:tr>
      <w:tr w:rsidR="003C1EDE" w:rsidRPr="00905C7A" w14:paraId="3D3024C4" w14:textId="77777777" w:rsidTr="001322D9">
        <w:tblPrEx>
          <w:tblLook w:val="0000" w:firstRow="0" w:lastRow="0" w:firstColumn="0" w:lastColumn="0" w:noHBand="0" w:noVBand="0"/>
        </w:tblPrEx>
        <w:trPr>
          <w:trHeight w:val="720"/>
          <w:del w:id="839" w:author="Author"/>
        </w:trPr>
        <w:tc>
          <w:tcPr>
            <w:tcW w:w="3761" w:type="dxa"/>
            <w:vMerge/>
            <w:vAlign w:val="center"/>
          </w:tcPr>
          <w:p w14:paraId="0CBB95AD" w14:textId="77777777" w:rsidR="003C1EDE" w:rsidRPr="00905C7A" w:rsidRDefault="003C1EDE" w:rsidP="001322D9">
            <w:pPr>
              <w:pStyle w:val="BodyText"/>
              <w:spacing w:before="120"/>
              <w:rPr>
                <w:del w:id="840" w:author="Author"/>
                <w:szCs w:val="24"/>
              </w:rPr>
            </w:pPr>
          </w:p>
        </w:tc>
        <w:tc>
          <w:tcPr>
            <w:tcW w:w="5571" w:type="dxa"/>
            <w:vAlign w:val="center"/>
          </w:tcPr>
          <w:p w14:paraId="1369C539" w14:textId="77777777" w:rsidR="003C1EDE" w:rsidRPr="00905C7A" w:rsidRDefault="003C1EDE" w:rsidP="00FC245E">
            <w:pPr>
              <w:spacing w:before="120" w:after="120"/>
              <w:jc w:val="both"/>
              <w:rPr>
                <w:del w:id="841" w:author="Author"/>
                <w:szCs w:val="24"/>
              </w:rPr>
            </w:pPr>
            <w:del w:id="842" w:author="Author">
              <w:r w:rsidRPr="00905C7A">
                <w:rPr>
                  <w:i/>
                  <w:szCs w:val="24"/>
                </w:rPr>
                <w:delText>For Full Term Interest Only (Actual/360 (30/360 not available))</w:delText>
              </w:r>
              <w:r w:rsidRPr="00905C7A">
                <w:rPr>
                  <w:szCs w:val="24"/>
                </w:rPr>
                <w:delText>:</w:delText>
              </w:r>
            </w:del>
          </w:p>
          <w:p w14:paraId="5BBFD819" w14:textId="357D670E" w:rsidR="003C1EDE" w:rsidRPr="00905C7A" w:rsidRDefault="003C1EDE" w:rsidP="00FC245E">
            <w:pPr>
              <w:spacing w:before="120" w:after="120"/>
              <w:ind w:left="616" w:hanging="616"/>
              <w:jc w:val="both"/>
              <w:rPr>
                <w:del w:id="843" w:author="Author"/>
                <w:szCs w:val="24"/>
              </w:rPr>
            </w:pPr>
            <w:del w:id="844" w:author="Author">
              <w:r w:rsidRPr="00905C7A">
                <w:rPr>
                  <w:szCs w:val="24"/>
                </w:rPr>
                <w:delText>(i)</w:delText>
              </w:r>
              <w:r w:rsidRPr="00905C7A">
                <w:rPr>
                  <w:szCs w:val="24"/>
                </w:rPr>
                <w:tab/>
                <w:delText>for the First Payment Date, the Initial Monthly Debt Service Payment</w:delText>
              </w:r>
              <w:r w:rsidR="00FC245E">
                <w:rPr>
                  <w:szCs w:val="24"/>
                </w:rPr>
                <w:delText>;</w:delText>
              </w:r>
              <w:r w:rsidRPr="00905C7A">
                <w:rPr>
                  <w:szCs w:val="24"/>
                </w:rPr>
                <w:delText xml:space="preserve"> and</w:delText>
              </w:r>
            </w:del>
          </w:p>
          <w:p w14:paraId="69D2205B" w14:textId="6CF15FB1" w:rsidR="003C1EDE" w:rsidRPr="00905C7A" w:rsidRDefault="003C1EDE" w:rsidP="00FC245E">
            <w:pPr>
              <w:spacing w:before="120" w:after="120"/>
              <w:ind w:left="616" w:hanging="616"/>
              <w:jc w:val="both"/>
              <w:rPr>
                <w:del w:id="845" w:author="Author"/>
                <w:szCs w:val="24"/>
              </w:rPr>
            </w:pPr>
            <w:del w:id="846" w:author="Author">
              <w:r w:rsidRPr="00905C7A">
                <w:rPr>
                  <w:szCs w:val="24"/>
                </w:rPr>
                <w:delText>(ii)</w:delText>
              </w:r>
              <w:r w:rsidRPr="00905C7A">
                <w:rPr>
                  <w:szCs w:val="24"/>
                </w:rPr>
                <w:tab/>
                <w:delText>for each Payment Date thereafter until the Mortgage Loan is fully paid, the amount obtained by multiplying the unpaid principal balance of the Mortgage Loan by the Adjustable Rate, dividing the product by three hundred sixty (360), and multiplying the quotient by the actual number of days elapsed in the applicable month</w:delText>
              </w:r>
            </w:del>
          </w:p>
        </w:tc>
      </w:tr>
      <w:tr w:rsidR="003C1EDE" w:rsidRPr="00905C7A" w14:paraId="0A9A2B55" w14:textId="77777777" w:rsidTr="001322D9">
        <w:tblPrEx>
          <w:tblLook w:val="0000" w:firstRow="0" w:lastRow="0" w:firstColumn="0" w:lastColumn="0" w:noHBand="0" w:noVBand="0"/>
        </w:tblPrEx>
        <w:trPr>
          <w:trHeight w:val="720"/>
          <w:del w:id="847" w:author="Author"/>
        </w:trPr>
        <w:tc>
          <w:tcPr>
            <w:tcW w:w="3761" w:type="dxa"/>
            <w:vMerge/>
            <w:vAlign w:val="center"/>
          </w:tcPr>
          <w:p w14:paraId="7AFF47A5" w14:textId="77777777" w:rsidR="003C1EDE" w:rsidRPr="00905C7A" w:rsidRDefault="003C1EDE" w:rsidP="001322D9">
            <w:pPr>
              <w:pStyle w:val="BodyText"/>
              <w:spacing w:before="120"/>
              <w:rPr>
                <w:del w:id="848" w:author="Author"/>
                <w:szCs w:val="24"/>
              </w:rPr>
            </w:pPr>
          </w:p>
        </w:tc>
        <w:tc>
          <w:tcPr>
            <w:tcW w:w="5571" w:type="dxa"/>
            <w:vAlign w:val="center"/>
          </w:tcPr>
          <w:p w14:paraId="2E6C79FB" w14:textId="77777777" w:rsidR="003C1EDE" w:rsidRPr="00905C7A" w:rsidRDefault="003C1EDE" w:rsidP="00FC245E">
            <w:pPr>
              <w:spacing w:before="120" w:after="120"/>
              <w:jc w:val="both"/>
              <w:rPr>
                <w:del w:id="849" w:author="Author"/>
                <w:szCs w:val="24"/>
              </w:rPr>
            </w:pPr>
            <w:del w:id="850" w:author="Author">
              <w:r w:rsidRPr="00905C7A">
                <w:rPr>
                  <w:i/>
                  <w:szCs w:val="24"/>
                </w:rPr>
                <w:delText>For Partial Interest Only (Actual/360 (30/360 not available))</w:delText>
              </w:r>
              <w:r w:rsidRPr="00905C7A">
                <w:rPr>
                  <w:szCs w:val="24"/>
                </w:rPr>
                <w:delText>:</w:delText>
              </w:r>
            </w:del>
          </w:p>
          <w:p w14:paraId="12906189" w14:textId="77777777" w:rsidR="003C1EDE" w:rsidRPr="00905C7A" w:rsidRDefault="003C1EDE" w:rsidP="00FC245E">
            <w:pPr>
              <w:spacing w:before="120" w:after="120"/>
              <w:ind w:left="616" w:hanging="616"/>
              <w:jc w:val="both"/>
              <w:rPr>
                <w:del w:id="851" w:author="Author"/>
                <w:szCs w:val="24"/>
              </w:rPr>
            </w:pPr>
            <w:del w:id="852" w:author="Author">
              <w:r w:rsidRPr="00905C7A">
                <w:rPr>
                  <w:szCs w:val="24"/>
                </w:rPr>
                <w:delText>(i)</w:delText>
              </w:r>
              <w:r w:rsidRPr="00905C7A">
                <w:rPr>
                  <w:szCs w:val="24"/>
                </w:rPr>
                <w:tab/>
                <w:delText>for the First Payment Date, the Initial Monthly Debt Service Payment;</w:delText>
              </w:r>
            </w:del>
          </w:p>
          <w:p w14:paraId="47FA85F5" w14:textId="77777777" w:rsidR="003C1EDE" w:rsidRPr="00905C7A" w:rsidRDefault="003C1EDE" w:rsidP="00FC245E">
            <w:pPr>
              <w:spacing w:before="120" w:after="120"/>
              <w:ind w:left="616" w:hanging="616"/>
              <w:jc w:val="both"/>
              <w:rPr>
                <w:del w:id="853" w:author="Author"/>
                <w:szCs w:val="24"/>
              </w:rPr>
            </w:pPr>
            <w:del w:id="854" w:author="Author">
              <w:r w:rsidRPr="00905C7A">
                <w:rPr>
                  <w:szCs w:val="24"/>
                </w:rPr>
                <w:delText>(ii)</w:delText>
              </w:r>
              <w:r w:rsidRPr="00905C7A">
                <w:rPr>
                  <w:szCs w:val="24"/>
                </w:rPr>
                <w:tab/>
                <w:delText>for each Payment Date thereafter through and including the Last Interest Only Payment Date, the amount obtained by multiplying the unpaid principal balance of the Mortgage Loan by the Adjustable Rate, dividing the product by three hundred sixty (360), and multiplying the quotient by the actual number of days elapsed in the applicable month; and</w:delText>
              </w:r>
            </w:del>
          </w:p>
          <w:p w14:paraId="70F1E2E4" w14:textId="02F0F0DB" w:rsidR="003C1EDE" w:rsidRPr="00905C7A" w:rsidRDefault="003C1EDE" w:rsidP="00FC245E">
            <w:pPr>
              <w:spacing w:before="120" w:after="120"/>
              <w:ind w:left="616" w:hanging="616"/>
              <w:jc w:val="both"/>
              <w:rPr>
                <w:del w:id="855" w:author="Author"/>
                <w:szCs w:val="24"/>
                <w:highlight w:val="yellow"/>
              </w:rPr>
            </w:pPr>
            <w:del w:id="856" w:author="Author">
              <w:r w:rsidRPr="00905C7A">
                <w:rPr>
                  <w:szCs w:val="24"/>
                </w:rPr>
                <w:delText>(iii)</w:delText>
              </w:r>
              <w:r w:rsidRPr="00905C7A">
                <w:rPr>
                  <w:szCs w:val="24"/>
                </w:rPr>
                <w:tab/>
                <w:delText>for the First Principal and Interest Payment Date and each Payment Date thereafter until the Mortgage Loan is fully paid, such amount as shall cause the unpaid principal balance of the Mortgage Loan to be amortized in equal monthly installments over the Remaining Amortization Period at the Adjustable Rate (for clause (iii), the 30/360 Interest Accrual Method must be used even though Actual/360 is the Interest Accrual Method)</w:delText>
              </w:r>
            </w:del>
          </w:p>
        </w:tc>
      </w:tr>
      <w:tr w:rsidR="003C1EDE" w:rsidRPr="00905C7A" w14:paraId="6B775F35" w14:textId="77777777" w:rsidTr="001322D9">
        <w:tblPrEx>
          <w:tblLook w:val="0000" w:firstRow="0" w:lastRow="0" w:firstColumn="0" w:lastColumn="0" w:noHBand="0" w:noVBand="0"/>
        </w:tblPrEx>
        <w:trPr>
          <w:trHeight w:val="720"/>
          <w:del w:id="857" w:author="Author"/>
        </w:trPr>
        <w:tc>
          <w:tcPr>
            <w:tcW w:w="3761" w:type="dxa"/>
            <w:vAlign w:val="center"/>
          </w:tcPr>
          <w:p w14:paraId="577D21F0" w14:textId="77777777" w:rsidR="003C1EDE" w:rsidRPr="00905C7A" w:rsidRDefault="003C1EDE" w:rsidP="001322D9">
            <w:pPr>
              <w:pStyle w:val="BodyText"/>
              <w:spacing w:before="120"/>
              <w:rPr>
                <w:del w:id="858" w:author="Author"/>
                <w:b/>
                <w:szCs w:val="24"/>
              </w:rPr>
            </w:pPr>
            <w:del w:id="859" w:author="Author">
              <w:r w:rsidRPr="00905C7A">
                <w:rPr>
                  <w:b/>
                  <w:szCs w:val="24"/>
                </w:rPr>
                <w:delText>Payment Change Date</w:delText>
              </w:r>
            </w:del>
          </w:p>
        </w:tc>
        <w:tc>
          <w:tcPr>
            <w:tcW w:w="5571" w:type="dxa"/>
            <w:vAlign w:val="center"/>
          </w:tcPr>
          <w:p w14:paraId="768BC7A8" w14:textId="5A0C5595" w:rsidR="003C1EDE" w:rsidRPr="00905C7A" w:rsidRDefault="003C1EDE" w:rsidP="00FC245E">
            <w:pPr>
              <w:spacing w:before="120" w:after="120"/>
              <w:jc w:val="both"/>
              <w:rPr>
                <w:del w:id="860" w:author="Author"/>
                <w:b/>
                <w:szCs w:val="24"/>
              </w:rPr>
            </w:pPr>
            <w:del w:id="861" w:author="Author">
              <w:r w:rsidRPr="00905C7A">
                <w:rPr>
                  <w:szCs w:val="24"/>
                </w:rPr>
                <w:delText>The first day of the month following each Rate Change Date until the Mortgage Loan is fully paid</w:delText>
              </w:r>
            </w:del>
          </w:p>
        </w:tc>
      </w:tr>
      <w:tr w:rsidR="003C1EDE" w:rsidRPr="00905C7A" w14:paraId="4F9E1ACF" w14:textId="77777777" w:rsidTr="001322D9">
        <w:tblPrEx>
          <w:tblLook w:val="0000" w:firstRow="0" w:lastRow="0" w:firstColumn="0" w:lastColumn="0" w:noHBand="0" w:noVBand="0"/>
        </w:tblPrEx>
        <w:trPr>
          <w:trHeight w:val="720"/>
          <w:del w:id="862" w:author="Author"/>
        </w:trPr>
        <w:tc>
          <w:tcPr>
            <w:tcW w:w="3761" w:type="dxa"/>
            <w:vAlign w:val="center"/>
          </w:tcPr>
          <w:p w14:paraId="5D8C52BD" w14:textId="77777777" w:rsidR="003C1EDE" w:rsidRPr="00905C7A" w:rsidRDefault="003C1EDE" w:rsidP="001322D9">
            <w:pPr>
              <w:pStyle w:val="BodyText"/>
              <w:spacing w:before="120"/>
              <w:rPr>
                <w:del w:id="863" w:author="Author"/>
                <w:b/>
                <w:szCs w:val="24"/>
              </w:rPr>
            </w:pPr>
            <w:del w:id="864" w:author="Author">
              <w:r w:rsidRPr="00905C7A">
                <w:rPr>
                  <w:b/>
                  <w:szCs w:val="24"/>
                </w:rPr>
                <w:delText>Prepayment Lockout Period</w:delText>
              </w:r>
            </w:del>
          </w:p>
        </w:tc>
        <w:tc>
          <w:tcPr>
            <w:tcW w:w="5571" w:type="dxa"/>
            <w:vAlign w:val="center"/>
          </w:tcPr>
          <w:p w14:paraId="6B4EF872" w14:textId="263C1D22" w:rsidR="003C1EDE" w:rsidRPr="00905C7A" w:rsidRDefault="003C1EDE" w:rsidP="00FC245E">
            <w:pPr>
              <w:spacing w:before="120" w:after="120"/>
              <w:jc w:val="both"/>
              <w:rPr>
                <w:del w:id="865" w:author="Author"/>
                <w:szCs w:val="24"/>
              </w:rPr>
            </w:pPr>
            <w:del w:id="866" w:author="Author">
              <w:r w:rsidRPr="00905C7A">
                <w:rPr>
                  <w:szCs w:val="24"/>
                </w:rPr>
                <w:delText>The first Loan Year of the Loan Term</w:delText>
              </w:r>
            </w:del>
          </w:p>
        </w:tc>
      </w:tr>
      <w:tr w:rsidR="003C1EDE" w:rsidRPr="00905C7A" w14:paraId="3D4EECF1" w14:textId="77777777" w:rsidTr="001322D9">
        <w:tblPrEx>
          <w:tblLook w:val="0000" w:firstRow="0" w:lastRow="0" w:firstColumn="0" w:lastColumn="0" w:noHBand="0" w:noVBand="0"/>
        </w:tblPrEx>
        <w:trPr>
          <w:trHeight w:val="720"/>
          <w:del w:id="867" w:author="Author"/>
        </w:trPr>
        <w:tc>
          <w:tcPr>
            <w:tcW w:w="3761" w:type="dxa"/>
            <w:vAlign w:val="center"/>
          </w:tcPr>
          <w:p w14:paraId="7F775887" w14:textId="77777777" w:rsidR="003C1EDE" w:rsidRPr="00905C7A" w:rsidRDefault="003C1EDE" w:rsidP="001322D9">
            <w:pPr>
              <w:pStyle w:val="BodyText"/>
              <w:spacing w:before="120"/>
              <w:rPr>
                <w:del w:id="868" w:author="Author"/>
                <w:b/>
                <w:szCs w:val="24"/>
                <w:highlight w:val="yellow"/>
              </w:rPr>
            </w:pPr>
            <w:del w:id="869" w:author="Author">
              <w:r w:rsidRPr="00905C7A">
                <w:rPr>
                  <w:b/>
                  <w:szCs w:val="24"/>
                </w:rPr>
                <w:delText>Rate Change Date</w:delText>
              </w:r>
            </w:del>
          </w:p>
        </w:tc>
        <w:tc>
          <w:tcPr>
            <w:tcW w:w="5571" w:type="dxa"/>
            <w:vAlign w:val="center"/>
          </w:tcPr>
          <w:p w14:paraId="208C3160" w14:textId="7F9C7C0F" w:rsidR="003C1EDE" w:rsidRPr="00905C7A" w:rsidRDefault="003C1EDE" w:rsidP="00FC245E">
            <w:pPr>
              <w:suppressAutoHyphens/>
              <w:spacing w:before="120" w:after="120"/>
              <w:jc w:val="both"/>
              <w:rPr>
                <w:del w:id="870" w:author="Author"/>
                <w:szCs w:val="24"/>
              </w:rPr>
            </w:pPr>
            <w:del w:id="871" w:author="Author">
              <w:r w:rsidRPr="00905C7A">
                <w:rPr>
                  <w:szCs w:val="24"/>
                </w:rPr>
                <w:delText>The First Payment Date and the first day of each month thereafter until the Mortgage Loan is fully paid, subject to any Index Replacement Conforming Changes required upon implementation of any Index Replacement</w:delText>
              </w:r>
            </w:del>
          </w:p>
        </w:tc>
      </w:tr>
      <w:tr w:rsidR="003C1EDE" w:rsidRPr="00905C7A" w14:paraId="22A7FB6D" w14:textId="77777777" w:rsidTr="001322D9">
        <w:tblPrEx>
          <w:tblLook w:val="0000" w:firstRow="0" w:lastRow="0" w:firstColumn="0" w:lastColumn="0" w:noHBand="0" w:noVBand="0"/>
        </w:tblPrEx>
        <w:trPr>
          <w:trHeight w:val="720"/>
          <w:del w:id="872" w:author="Author"/>
        </w:trPr>
        <w:tc>
          <w:tcPr>
            <w:tcW w:w="3761" w:type="dxa"/>
            <w:vMerge w:val="restart"/>
            <w:vAlign w:val="center"/>
          </w:tcPr>
          <w:p w14:paraId="17E4B4D1" w14:textId="77777777" w:rsidR="003C1EDE" w:rsidRPr="00905C7A" w:rsidRDefault="003C1EDE" w:rsidP="00DD7A8F">
            <w:pPr>
              <w:pStyle w:val="BodyText"/>
              <w:keepNext/>
              <w:spacing w:before="120"/>
              <w:rPr>
                <w:del w:id="873" w:author="Author"/>
                <w:b/>
                <w:szCs w:val="24"/>
                <w:highlight w:val="yellow"/>
              </w:rPr>
            </w:pPr>
            <w:del w:id="874" w:author="Author">
              <w:r w:rsidRPr="00905C7A">
                <w:rPr>
                  <w:b/>
                  <w:szCs w:val="24"/>
                </w:rPr>
                <w:delText>Remaining Amortization Period</w:delText>
              </w:r>
            </w:del>
          </w:p>
        </w:tc>
        <w:tc>
          <w:tcPr>
            <w:tcW w:w="5571" w:type="dxa"/>
            <w:vAlign w:val="center"/>
          </w:tcPr>
          <w:p w14:paraId="3BF9728B" w14:textId="77777777" w:rsidR="003C1EDE" w:rsidRPr="00905C7A" w:rsidRDefault="003C1EDE" w:rsidP="00FC245E">
            <w:pPr>
              <w:spacing w:before="120" w:after="120"/>
              <w:jc w:val="both"/>
              <w:rPr>
                <w:del w:id="875" w:author="Author"/>
                <w:szCs w:val="24"/>
              </w:rPr>
            </w:pPr>
            <w:del w:id="876" w:author="Author">
              <w:r w:rsidRPr="00905C7A">
                <w:rPr>
                  <w:szCs w:val="24"/>
                </w:rPr>
                <w:delText>[</w:delText>
              </w:r>
              <w:r w:rsidRPr="00905C7A">
                <w:rPr>
                  <w:b/>
                  <w:szCs w:val="24"/>
                </w:rPr>
                <w:delText xml:space="preserve">Complete </w:delText>
              </w:r>
              <w:r w:rsidRPr="00905C7A">
                <w:rPr>
                  <w:b/>
                  <w:szCs w:val="24"/>
                  <w:u w:val="single"/>
                </w:rPr>
                <w:delText>only</w:delText>
              </w:r>
              <w:r w:rsidRPr="00905C7A">
                <w:rPr>
                  <w:b/>
                  <w:szCs w:val="24"/>
                </w:rPr>
                <w:delText xml:space="preserve"> the applicable option and delete the others.</w:delText>
              </w:r>
              <w:r w:rsidRPr="00905C7A">
                <w:rPr>
                  <w:szCs w:val="24"/>
                </w:rPr>
                <w:delText>]</w:delText>
              </w:r>
            </w:del>
          </w:p>
          <w:p w14:paraId="6BAC164F" w14:textId="41AA7D5B" w:rsidR="003C1EDE" w:rsidRPr="00905C7A" w:rsidRDefault="003C1EDE" w:rsidP="00FC245E">
            <w:pPr>
              <w:spacing w:before="120" w:after="120"/>
              <w:jc w:val="both"/>
              <w:rPr>
                <w:del w:id="877" w:author="Author"/>
                <w:bCs/>
                <w:i/>
                <w:szCs w:val="24"/>
              </w:rPr>
            </w:pPr>
            <w:del w:id="878" w:author="Author">
              <w:r w:rsidRPr="00905C7A">
                <w:rPr>
                  <w:bCs/>
                  <w:i/>
                  <w:szCs w:val="24"/>
                </w:rPr>
                <w:delText>[For Amortizing Loans</w:delText>
              </w:r>
              <w:r w:rsidRPr="00905C7A">
                <w:rPr>
                  <w:i/>
                  <w:iCs/>
                  <w:szCs w:val="24"/>
                </w:rPr>
                <w:delText xml:space="preserve"> and Partial Interest</w:delText>
              </w:r>
              <w:r w:rsidR="00F837D9">
                <w:rPr>
                  <w:i/>
                  <w:iCs/>
                  <w:szCs w:val="24"/>
                </w:rPr>
                <w:delText xml:space="preserve"> </w:delText>
              </w:r>
              <w:r w:rsidRPr="00905C7A">
                <w:rPr>
                  <w:i/>
                  <w:iCs/>
                  <w:szCs w:val="24"/>
                </w:rPr>
                <w:delText>Only Loans</w:delText>
              </w:r>
              <w:r w:rsidRPr="00905C7A">
                <w:rPr>
                  <w:bCs/>
                  <w:i/>
                  <w:szCs w:val="24"/>
                </w:rPr>
                <w:delText>:]</w:delText>
              </w:r>
            </w:del>
          </w:p>
          <w:p w14:paraId="43E0D068" w14:textId="0FE92844" w:rsidR="003C1EDE" w:rsidRPr="00905C7A" w:rsidRDefault="003C1EDE" w:rsidP="00FC245E">
            <w:pPr>
              <w:spacing w:before="120" w:after="120"/>
              <w:jc w:val="both"/>
              <w:rPr>
                <w:del w:id="879" w:author="Author"/>
                <w:szCs w:val="24"/>
                <w:highlight w:val="yellow"/>
              </w:rPr>
            </w:pPr>
            <w:del w:id="880" w:author="Author">
              <w:r w:rsidRPr="00905C7A">
                <w:rPr>
                  <w:bCs/>
                  <w:szCs w:val="24"/>
                </w:rPr>
                <w:delText>As of each Payment Change Date, the Amortization Period minus the number of scheduled Monthly Debt Service Payments that have elapsed since the Effective Date</w:delText>
              </w:r>
            </w:del>
          </w:p>
        </w:tc>
      </w:tr>
      <w:tr w:rsidR="003C1EDE" w:rsidRPr="00905C7A" w14:paraId="3B85DBD8" w14:textId="77777777" w:rsidTr="001322D9">
        <w:tblPrEx>
          <w:tblLook w:val="0000" w:firstRow="0" w:lastRow="0" w:firstColumn="0" w:lastColumn="0" w:noHBand="0" w:noVBand="0"/>
        </w:tblPrEx>
        <w:trPr>
          <w:trHeight w:val="720"/>
          <w:del w:id="881" w:author="Author"/>
        </w:trPr>
        <w:tc>
          <w:tcPr>
            <w:tcW w:w="3761" w:type="dxa"/>
            <w:vMerge/>
            <w:vAlign w:val="center"/>
          </w:tcPr>
          <w:p w14:paraId="21654FAE" w14:textId="77777777" w:rsidR="003C1EDE" w:rsidRPr="00DF7B47" w:rsidRDefault="003C1EDE" w:rsidP="001322D9">
            <w:pPr>
              <w:pStyle w:val="BodyText"/>
              <w:spacing w:before="120"/>
              <w:rPr>
                <w:del w:id="882" w:author="Author"/>
                <w:szCs w:val="24"/>
              </w:rPr>
            </w:pPr>
          </w:p>
        </w:tc>
        <w:tc>
          <w:tcPr>
            <w:tcW w:w="5571" w:type="dxa"/>
            <w:vAlign w:val="center"/>
          </w:tcPr>
          <w:p w14:paraId="46AE79D6" w14:textId="0FB7F89F" w:rsidR="003C1EDE" w:rsidRPr="00905C7A" w:rsidRDefault="003C1EDE" w:rsidP="00FC245E">
            <w:pPr>
              <w:keepNext/>
              <w:spacing w:before="120" w:after="120"/>
              <w:jc w:val="both"/>
              <w:rPr>
                <w:del w:id="883" w:author="Author"/>
                <w:bCs/>
                <w:i/>
                <w:szCs w:val="24"/>
              </w:rPr>
            </w:pPr>
            <w:del w:id="884" w:author="Author">
              <w:r w:rsidRPr="00905C7A">
                <w:rPr>
                  <w:bCs/>
                  <w:i/>
                  <w:szCs w:val="24"/>
                </w:rPr>
                <w:delText>[For Interest</w:delText>
              </w:r>
              <w:r w:rsidR="00F837D9">
                <w:rPr>
                  <w:bCs/>
                  <w:i/>
                  <w:szCs w:val="24"/>
                </w:rPr>
                <w:delText xml:space="preserve"> </w:delText>
              </w:r>
              <w:r w:rsidRPr="00905C7A">
                <w:rPr>
                  <w:bCs/>
                  <w:i/>
                  <w:szCs w:val="24"/>
                </w:rPr>
                <w:delText>Only Loans:]</w:delText>
              </w:r>
            </w:del>
          </w:p>
          <w:p w14:paraId="2E84E65A" w14:textId="77777777" w:rsidR="003C1EDE" w:rsidRPr="00905C7A" w:rsidRDefault="003C1EDE" w:rsidP="00FC245E">
            <w:pPr>
              <w:spacing w:before="120" w:after="120"/>
              <w:jc w:val="both"/>
              <w:rPr>
                <w:del w:id="885" w:author="Author"/>
                <w:szCs w:val="24"/>
                <w:highlight w:val="yellow"/>
              </w:rPr>
            </w:pPr>
            <w:del w:id="886" w:author="Author">
              <w:r w:rsidRPr="00905C7A">
                <w:rPr>
                  <w:bCs/>
                  <w:szCs w:val="24"/>
                </w:rPr>
                <w:delText>N/A</w:delText>
              </w:r>
            </w:del>
          </w:p>
        </w:tc>
      </w:tr>
    </w:tbl>
    <w:p w14:paraId="194FBC72" w14:textId="77777777" w:rsidR="003C1EDE" w:rsidRPr="00905C7A" w:rsidRDefault="003C1EDE" w:rsidP="00DD7A8F">
      <w:pPr>
        <w:spacing w:after="240"/>
        <w:rPr>
          <w:del w:id="887" w:author="Author"/>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3"/>
        <w:gridCol w:w="3978"/>
      </w:tblGrid>
      <w:tr w:rsidR="003C1EDE" w:rsidRPr="00905C7A" w14:paraId="64AC62C1" w14:textId="77777777" w:rsidTr="001322D9">
        <w:trPr>
          <w:tblHeader/>
          <w:del w:id="888" w:author="Author"/>
        </w:trPr>
        <w:tc>
          <w:tcPr>
            <w:tcW w:w="9450" w:type="dxa"/>
            <w:gridSpan w:val="2"/>
            <w:shd w:val="clear" w:color="auto" w:fill="C0C0C0"/>
          </w:tcPr>
          <w:p w14:paraId="22FD2620" w14:textId="77777777" w:rsidR="003C1EDE" w:rsidRPr="00905C7A" w:rsidRDefault="003C1EDE" w:rsidP="001322D9">
            <w:pPr>
              <w:keepNext/>
              <w:jc w:val="center"/>
              <w:rPr>
                <w:del w:id="889" w:author="Author"/>
                <w:b/>
                <w:szCs w:val="24"/>
              </w:rPr>
            </w:pPr>
            <w:del w:id="890" w:author="Author">
              <w:r w:rsidRPr="00905C7A">
                <w:rPr>
                  <w:b/>
                  <w:szCs w:val="24"/>
                </w:rPr>
                <w:delText>IV.</w:delText>
              </w:r>
              <w:r w:rsidRPr="00905C7A">
                <w:rPr>
                  <w:b/>
                  <w:szCs w:val="24"/>
                </w:rPr>
                <w:tab/>
                <w:delText>YIELD MAINTENANCE/PREPAYMENT PREMIUM INFORMATION</w:delText>
              </w:r>
            </w:del>
          </w:p>
        </w:tc>
      </w:tr>
      <w:tr w:rsidR="003C1EDE" w:rsidRPr="00905C7A" w14:paraId="675B97B5" w14:textId="77777777" w:rsidTr="001322D9">
        <w:trPr>
          <w:trHeight w:val="720"/>
          <w:tblHeader/>
          <w:del w:id="891" w:author="Author"/>
        </w:trPr>
        <w:tc>
          <w:tcPr>
            <w:tcW w:w="3791" w:type="dxa"/>
            <w:vAlign w:val="center"/>
          </w:tcPr>
          <w:p w14:paraId="44556ABE" w14:textId="77777777" w:rsidR="003C1EDE" w:rsidRPr="00905C7A" w:rsidRDefault="003C1EDE" w:rsidP="001322D9">
            <w:pPr>
              <w:pStyle w:val="BodyText"/>
              <w:spacing w:before="120"/>
              <w:rPr>
                <w:del w:id="892" w:author="Author"/>
                <w:b/>
                <w:szCs w:val="24"/>
              </w:rPr>
            </w:pPr>
            <w:del w:id="893" w:author="Author">
              <w:r w:rsidRPr="00905C7A">
                <w:rPr>
                  <w:b/>
                  <w:szCs w:val="24"/>
                </w:rPr>
                <w:delText>Prepayment Premium Term</w:delText>
              </w:r>
            </w:del>
          </w:p>
        </w:tc>
        <w:tc>
          <w:tcPr>
            <w:tcW w:w="5659" w:type="dxa"/>
            <w:vAlign w:val="center"/>
          </w:tcPr>
          <w:p w14:paraId="1BECD2B1" w14:textId="7A765DB2" w:rsidR="003C1EDE" w:rsidRPr="00905C7A" w:rsidRDefault="003C1EDE" w:rsidP="00FC245E">
            <w:pPr>
              <w:spacing w:before="120" w:after="120"/>
              <w:jc w:val="both"/>
              <w:rPr>
                <w:del w:id="894" w:author="Author"/>
                <w:b/>
                <w:szCs w:val="24"/>
              </w:rPr>
            </w:pPr>
            <w:del w:id="895" w:author="Author">
              <w:r w:rsidRPr="00905C7A">
                <w:rPr>
                  <w:szCs w:val="24"/>
                </w:rPr>
                <w:delText xml:space="preserve">The period beginning on the Effective Date and ending on the </w:delText>
              </w:r>
              <w:bookmarkStart w:id="896" w:name="_Hlk42280198"/>
              <w:r w:rsidRPr="00905C7A">
                <w:rPr>
                  <w:szCs w:val="24"/>
                </w:rPr>
                <w:delText>last calendar day of the fourth month prior to the month in which the Maturity Date occurs</w:delText>
              </w:r>
              <w:bookmarkEnd w:id="896"/>
            </w:del>
          </w:p>
        </w:tc>
      </w:tr>
    </w:tbl>
    <w:p w14:paraId="3FD7D891" w14:textId="77777777" w:rsidR="003C1EDE" w:rsidRPr="00905C7A" w:rsidRDefault="003C1EDE" w:rsidP="00DD7A8F">
      <w:pPr>
        <w:spacing w:after="240"/>
        <w:rPr>
          <w:del w:id="897" w:author="Autho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4244"/>
      </w:tblGrid>
      <w:tr w:rsidR="003C1EDE" w:rsidRPr="00905C7A" w14:paraId="383A9C6C" w14:textId="77777777" w:rsidTr="001322D9">
        <w:trPr>
          <w:del w:id="898" w:author="Author"/>
        </w:trPr>
        <w:tc>
          <w:tcPr>
            <w:tcW w:w="9350" w:type="dxa"/>
            <w:gridSpan w:val="2"/>
            <w:shd w:val="clear" w:color="auto" w:fill="C0C0C0"/>
          </w:tcPr>
          <w:p w14:paraId="569BF609" w14:textId="77777777" w:rsidR="003C1EDE" w:rsidRPr="00905C7A" w:rsidRDefault="003C1EDE" w:rsidP="001322D9">
            <w:pPr>
              <w:keepNext/>
              <w:jc w:val="center"/>
              <w:rPr>
                <w:del w:id="899" w:author="Author"/>
                <w:b/>
                <w:szCs w:val="24"/>
              </w:rPr>
            </w:pPr>
            <w:del w:id="900" w:author="Author">
              <w:r w:rsidRPr="00905C7A">
                <w:rPr>
                  <w:b/>
                  <w:szCs w:val="24"/>
                </w:rPr>
                <w:delText>V.</w:delText>
              </w:r>
              <w:r w:rsidRPr="00905C7A">
                <w:rPr>
                  <w:b/>
                  <w:szCs w:val="24"/>
                </w:rPr>
                <w:tab/>
                <w:delText>RESERVE INFORMATION</w:delText>
              </w:r>
            </w:del>
          </w:p>
        </w:tc>
      </w:tr>
      <w:tr w:rsidR="003C1EDE" w:rsidRPr="00905C7A" w14:paraId="0CC73FC5" w14:textId="77777777" w:rsidTr="001322D9">
        <w:trPr>
          <w:trHeight w:val="720"/>
          <w:del w:id="901" w:author="Author"/>
        </w:trPr>
        <w:tc>
          <w:tcPr>
            <w:tcW w:w="3717" w:type="dxa"/>
            <w:vAlign w:val="center"/>
          </w:tcPr>
          <w:p w14:paraId="3B8FBD51" w14:textId="77777777" w:rsidR="003C1EDE" w:rsidRPr="00905C7A" w:rsidRDefault="003C1EDE" w:rsidP="001322D9">
            <w:pPr>
              <w:spacing w:before="120" w:after="120"/>
              <w:rPr>
                <w:del w:id="902" w:author="Author"/>
                <w:b/>
                <w:szCs w:val="24"/>
              </w:rPr>
            </w:pPr>
            <w:del w:id="903" w:author="Author">
              <w:r w:rsidRPr="00905C7A">
                <w:rPr>
                  <w:b/>
                  <w:szCs w:val="24"/>
                </w:rPr>
                <w:delText>Completion Period</w:delText>
              </w:r>
            </w:del>
          </w:p>
        </w:tc>
        <w:tc>
          <w:tcPr>
            <w:tcW w:w="5633" w:type="dxa"/>
            <w:vAlign w:val="center"/>
          </w:tcPr>
          <w:p w14:paraId="145E9D5A" w14:textId="5253412F" w:rsidR="003C1EDE" w:rsidRPr="00905C7A" w:rsidRDefault="003C1EDE" w:rsidP="00FC245E">
            <w:pPr>
              <w:spacing w:before="120" w:after="120"/>
              <w:jc w:val="both"/>
              <w:rPr>
                <w:del w:id="904" w:author="Author"/>
                <w:szCs w:val="24"/>
              </w:rPr>
            </w:pPr>
            <w:del w:id="905" w:author="Author">
              <w:r w:rsidRPr="00905C7A">
                <w:rPr>
                  <w:szCs w:val="24"/>
                </w:rPr>
                <w:delText>Within _______________</w:delText>
              </w:r>
              <w:r w:rsidR="008F7554" w:rsidRPr="00905C7A">
                <w:rPr>
                  <w:szCs w:val="24"/>
                </w:rPr>
                <w:delText> (___)</w:delText>
              </w:r>
              <w:r w:rsidRPr="00905C7A">
                <w:rPr>
                  <w:szCs w:val="24"/>
                </w:rPr>
                <w:delText xml:space="preserve"> months after the Effective Date or as otherwise shown on the Required Repair Schedule</w:delText>
              </w:r>
            </w:del>
          </w:p>
        </w:tc>
      </w:tr>
      <w:tr w:rsidR="003C1EDE" w:rsidRPr="00905C7A" w14:paraId="0C3B4B4E" w14:textId="77777777" w:rsidTr="001322D9">
        <w:trPr>
          <w:trHeight w:val="720"/>
          <w:del w:id="906" w:author="Author"/>
        </w:trPr>
        <w:tc>
          <w:tcPr>
            <w:tcW w:w="3717" w:type="dxa"/>
            <w:vAlign w:val="center"/>
          </w:tcPr>
          <w:p w14:paraId="52E61346" w14:textId="77777777" w:rsidR="003C1EDE" w:rsidRPr="00905C7A" w:rsidRDefault="003C1EDE" w:rsidP="001322D9">
            <w:pPr>
              <w:spacing w:before="120" w:after="120"/>
              <w:rPr>
                <w:del w:id="907" w:author="Author"/>
                <w:b/>
                <w:szCs w:val="24"/>
              </w:rPr>
            </w:pPr>
            <w:del w:id="908" w:author="Author">
              <w:r w:rsidRPr="00905C7A">
                <w:rPr>
                  <w:b/>
                  <w:szCs w:val="24"/>
                </w:rPr>
                <w:delText>Initial Replacement Reserve Deposit</w:delText>
              </w:r>
            </w:del>
          </w:p>
        </w:tc>
        <w:tc>
          <w:tcPr>
            <w:tcW w:w="5633" w:type="dxa"/>
            <w:vAlign w:val="center"/>
          </w:tcPr>
          <w:p w14:paraId="5F7E52CC" w14:textId="77777777" w:rsidR="003C1EDE" w:rsidRPr="00905C7A" w:rsidRDefault="003C1EDE" w:rsidP="00FC245E">
            <w:pPr>
              <w:spacing w:before="120" w:after="120"/>
              <w:jc w:val="both"/>
              <w:rPr>
                <w:del w:id="909" w:author="Author"/>
                <w:szCs w:val="24"/>
              </w:rPr>
            </w:pPr>
            <w:del w:id="910" w:author="Author">
              <w:r w:rsidRPr="00905C7A">
                <w:rPr>
                  <w:szCs w:val="24"/>
                </w:rPr>
                <w:delText>$_______________</w:delText>
              </w:r>
            </w:del>
          </w:p>
        </w:tc>
      </w:tr>
      <w:tr w:rsidR="00D155F7" w14:paraId="2CF632E3" w14:textId="77777777" w:rsidTr="00D155F7">
        <w:trPr>
          <w:trHeight w:val="720"/>
          <w:del w:id="911" w:author="Author"/>
        </w:trPr>
        <w:tc>
          <w:tcPr>
            <w:tcW w:w="3717" w:type="dxa"/>
            <w:tcBorders>
              <w:top w:val="single" w:sz="4" w:space="0" w:color="auto"/>
              <w:left w:val="single" w:sz="4" w:space="0" w:color="auto"/>
              <w:bottom w:val="single" w:sz="4" w:space="0" w:color="auto"/>
              <w:right w:val="single" w:sz="4" w:space="0" w:color="auto"/>
            </w:tcBorders>
            <w:vAlign w:val="center"/>
            <w:hideMark/>
          </w:tcPr>
          <w:p w14:paraId="7BEBC2FF" w14:textId="77777777" w:rsidR="00D155F7" w:rsidRDefault="00D155F7">
            <w:pPr>
              <w:spacing w:before="120" w:after="120"/>
              <w:rPr>
                <w:del w:id="912" w:author="Author"/>
                <w:b/>
                <w:szCs w:val="24"/>
              </w:rPr>
            </w:pPr>
            <w:del w:id="913" w:author="Author">
              <w:r>
                <w:rPr>
                  <w:b/>
                  <w:szCs w:val="24"/>
                </w:rPr>
                <w:delText>Maximum Inspection Fee</w:delText>
              </w:r>
            </w:del>
          </w:p>
        </w:tc>
        <w:tc>
          <w:tcPr>
            <w:tcW w:w="5633" w:type="dxa"/>
            <w:tcBorders>
              <w:top w:val="single" w:sz="4" w:space="0" w:color="auto"/>
              <w:left w:val="single" w:sz="4" w:space="0" w:color="auto"/>
              <w:bottom w:val="single" w:sz="4" w:space="0" w:color="auto"/>
              <w:right w:val="single" w:sz="4" w:space="0" w:color="auto"/>
            </w:tcBorders>
            <w:vAlign w:val="center"/>
            <w:hideMark/>
          </w:tcPr>
          <w:p w14:paraId="1EA4A261" w14:textId="77777777" w:rsidR="00D155F7" w:rsidRDefault="00D155F7">
            <w:pPr>
              <w:spacing w:before="120" w:after="120"/>
              <w:jc w:val="both"/>
              <w:rPr>
                <w:del w:id="914" w:author="Author"/>
                <w:szCs w:val="24"/>
              </w:rPr>
            </w:pPr>
            <w:del w:id="915" w:author="Author">
              <w:r>
                <w:rPr>
                  <w:szCs w:val="24"/>
                </w:rPr>
                <w:delText xml:space="preserve">$_______________ </w:delText>
              </w:r>
              <w:r>
                <w:rPr>
                  <w:b/>
                  <w:bCs/>
                  <w:szCs w:val="24"/>
                </w:rPr>
                <w:delText>[DRAFTING NOTE FOR ANY GREEN REWARDS MORTGAGE LOAN:</w:delText>
              </w:r>
              <w:r>
                <w:rPr>
                  <w:szCs w:val="24"/>
                </w:rPr>
                <w:delText xml:space="preserve"> in lieu of a dollar amount, replace the blank with “actual expenses incurred”</w:delText>
              </w:r>
              <w:r>
                <w:rPr>
                  <w:b/>
                  <w:bCs/>
                  <w:szCs w:val="24"/>
                </w:rPr>
                <w:delText>]</w:delText>
              </w:r>
            </w:del>
          </w:p>
        </w:tc>
      </w:tr>
      <w:tr w:rsidR="00905C7A" w:rsidRPr="00905C7A" w14:paraId="191012E4" w14:textId="77777777" w:rsidTr="001322D9">
        <w:trPr>
          <w:trHeight w:val="720"/>
          <w:del w:id="916" w:author="Author"/>
        </w:trPr>
        <w:tc>
          <w:tcPr>
            <w:tcW w:w="3717" w:type="dxa"/>
            <w:vAlign w:val="center"/>
          </w:tcPr>
          <w:p w14:paraId="504FE353" w14:textId="77777777" w:rsidR="00905C7A" w:rsidRPr="00905C7A" w:rsidRDefault="00905C7A" w:rsidP="00905C7A">
            <w:pPr>
              <w:spacing w:before="120" w:after="120"/>
              <w:rPr>
                <w:del w:id="917" w:author="Author"/>
                <w:b/>
                <w:szCs w:val="24"/>
              </w:rPr>
            </w:pPr>
            <w:del w:id="918" w:author="Author">
              <w:r w:rsidRPr="00905C7A">
                <w:rPr>
                  <w:b/>
                  <w:szCs w:val="24"/>
                </w:rPr>
                <w:delText>Maximum Repair Disbursement Interval</w:delText>
              </w:r>
            </w:del>
          </w:p>
        </w:tc>
        <w:tc>
          <w:tcPr>
            <w:tcW w:w="5633" w:type="dxa"/>
            <w:vAlign w:val="center"/>
          </w:tcPr>
          <w:p w14:paraId="23D0B72E" w14:textId="774C8A42" w:rsidR="00905C7A" w:rsidRPr="00905C7A" w:rsidRDefault="00905C7A" w:rsidP="00FC245E">
            <w:pPr>
              <w:spacing w:before="120" w:after="120"/>
              <w:jc w:val="both"/>
              <w:rPr>
                <w:del w:id="919" w:author="Author"/>
                <w:szCs w:val="24"/>
              </w:rPr>
            </w:pPr>
            <w:del w:id="920" w:author="Author">
              <w:r w:rsidRPr="00905C7A">
                <w:rPr>
                  <w:szCs w:val="24"/>
                </w:rPr>
                <w:delText>______________ (___) time(s) per calendar [month][quarter]</w:delText>
              </w:r>
            </w:del>
          </w:p>
        </w:tc>
      </w:tr>
      <w:tr w:rsidR="00905C7A" w:rsidRPr="00905C7A" w14:paraId="65D9DAB9" w14:textId="77777777" w:rsidTr="001322D9">
        <w:trPr>
          <w:trHeight w:val="720"/>
          <w:del w:id="921" w:author="Author"/>
        </w:trPr>
        <w:tc>
          <w:tcPr>
            <w:tcW w:w="3717" w:type="dxa"/>
            <w:vAlign w:val="center"/>
          </w:tcPr>
          <w:p w14:paraId="18B16AA1" w14:textId="77777777" w:rsidR="00905C7A" w:rsidRPr="00905C7A" w:rsidRDefault="00905C7A" w:rsidP="00905C7A">
            <w:pPr>
              <w:spacing w:before="120" w:after="120"/>
              <w:rPr>
                <w:del w:id="922" w:author="Author"/>
                <w:b/>
                <w:szCs w:val="24"/>
              </w:rPr>
            </w:pPr>
            <w:del w:id="923" w:author="Author">
              <w:r w:rsidRPr="00905C7A">
                <w:rPr>
                  <w:b/>
                  <w:szCs w:val="24"/>
                </w:rPr>
                <w:delText>Maximum Replacement Reserve Disbursement Interval</w:delText>
              </w:r>
            </w:del>
          </w:p>
        </w:tc>
        <w:tc>
          <w:tcPr>
            <w:tcW w:w="5633" w:type="dxa"/>
            <w:vAlign w:val="center"/>
          </w:tcPr>
          <w:p w14:paraId="695465FF" w14:textId="777C8F64" w:rsidR="00905C7A" w:rsidRPr="00905C7A" w:rsidRDefault="00905C7A" w:rsidP="00FC245E">
            <w:pPr>
              <w:spacing w:before="120" w:after="120"/>
              <w:jc w:val="both"/>
              <w:rPr>
                <w:del w:id="924" w:author="Author"/>
                <w:szCs w:val="24"/>
              </w:rPr>
            </w:pPr>
            <w:del w:id="925" w:author="Author">
              <w:r w:rsidRPr="00905C7A">
                <w:rPr>
                  <w:szCs w:val="24"/>
                </w:rPr>
                <w:delText>______________ (___) time(s) per calendar [month][quarter]</w:delText>
              </w:r>
            </w:del>
          </w:p>
        </w:tc>
      </w:tr>
      <w:tr w:rsidR="00905C7A" w:rsidRPr="00905C7A" w14:paraId="7998E776" w14:textId="77777777" w:rsidTr="001322D9">
        <w:trPr>
          <w:trHeight w:val="720"/>
          <w:del w:id="926" w:author="Author"/>
        </w:trPr>
        <w:tc>
          <w:tcPr>
            <w:tcW w:w="3717" w:type="dxa"/>
            <w:vAlign w:val="center"/>
          </w:tcPr>
          <w:p w14:paraId="71A8EB68" w14:textId="77777777" w:rsidR="00905C7A" w:rsidRPr="00905C7A" w:rsidRDefault="00905C7A" w:rsidP="00905C7A">
            <w:pPr>
              <w:spacing w:before="120" w:after="120"/>
              <w:rPr>
                <w:del w:id="927" w:author="Author"/>
                <w:b/>
                <w:szCs w:val="24"/>
              </w:rPr>
            </w:pPr>
            <w:del w:id="928" w:author="Author">
              <w:r w:rsidRPr="00905C7A">
                <w:rPr>
                  <w:b/>
                  <w:szCs w:val="24"/>
                </w:rPr>
                <w:delText>Maximum Restoration Reserve Disbursement Interval</w:delText>
              </w:r>
            </w:del>
          </w:p>
        </w:tc>
        <w:tc>
          <w:tcPr>
            <w:tcW w:w="5633" w:type="dxa"/>
            <w:vAlign w:val="center"/>
          </w:tcPr>
          <w:p w14:paraId="785BECD0" w14:textId="121EB139" w:rsidR="00905C7A" w:rsidRPr="00905C7A" w:rsidRDefault="00905C7A" w:rsidP="00FC245E">
            <w:pPr>
              <w:spacing w:before="120" w:after="120"/>
              <w:jc w:val="both"/>
              <w:rPr>
                <w:del w:id="929" w:author="Author"/>
                <w:szCs w:val="24"/>
              </w:rPr>
            </w:pPr>
            <w:del w:id="930" w:author="Author">
              <w:r w:rsidRPr="00905C7A">
                <w:rPr>
                  <w:szCs w:val="24"/>
                </w:rPr>
                <w:delText>______________ (___) time(s) per calendar [month][quarter]</w:delText>
              </w:r>
            </w:del>
          </w:p>
        </w:tc>
      </w:tr>
      <w:tr w:rsidR="003C1EDE" w:rsidRPr="00905C7A" w14:paraId="42DEEB74" w14:textId="77777777" w:rsidTr="001322D9">
        <w:trPr>
          <w:trHeight w:val="720"/>
          <w:del w:id="931" w:author="Author"/>
        </w:trPr>
        <w:tc>
          <w:tcPr>
            <w:tcW w:w="3717" w:type="dxa"/>
            <w:vAlign w:val="center"/>
          </w:tcPr>
          <w:p w14:paraId="79F49C77" w14:textId="77777777" w:rsidR="003C1EDE" w:rsidRPr="00905C7A" w:rsidRDefault="003C1EDE" w:rsidP="001322D9">
            <w:pPr>
              <w:spacing w:before="120" w:after="120"/>
              <w:rPr>
                <w:del w:id="932" w:author="Author"/>
                <w:b/>
                <w:szCs w:val="24"/>
              </w:rPr>
            </w:pPr>
            <w:del w:id="933" w:author="Author">
              <w:r w:rsidRPr="00905C7A">
                <w:rPr>
                  <w:b/>
                  <w:szCs w:val="24"/>
                </w:rPr>
                <w:delText>Minimum Repairs Disbursement Amount</w:delText>
              </w:r>
            </w:del>
          </w:p>
        </w:tc>
        <w:tc>
          <w:tcPr>
            <w:tcW w:w="5633" w:type="dxa"/>
            <w:vAlign w:val="center"/>
          </w:tcPr>
          <w:p w14:paraId="38237226" w14:textId="77777777" w:rsidR="003C1EDE" w:rsidRPr="00905C7A" w:rsidRDefault="003C1EDE" w:rsidP="00FC245E">
            <w:pPr>
              <w:spacing w:before="120" w:after="120"/>
              <w:jc w:val="both"/>
              <w:rPr>
                <w:del w:id="934" w:author="Author"/>
                <w:szCs w:val="24"/>
              </w:rPr>
            </w:pPr>
            <w:del w:id="935" w:author="Author">
              <w:r w:rsidRPr="00905C7A">
                <w:rPr>
                  <w:szCs w:val="24"/>
                </w:rPr>
                <w:delText>$_______________</w:delText>
              </w:r>
            </w:del>
          </w:p>
        </w:tc>
      </w:tr>
      <w:tr w:rsidR="003C1EDE" w:rsidRPr="00905C7A" w14:paraId="46E55452" w14:textId="77777777" w:rsidTr="001322D9">
        <w:trPr>
          <w:trHeight w:val="720"/>
          <w:del w:id="936" w:author="Author"/>
        </w:trPr>
        <w:tc>
          <w:tcPr>
            <w:tcW w:w="3717" w:type="dxa"/>
            <w:vAlign w:val="center"/>
          </w:tcPr>
          <w:p w14:paraId="7CFB9E33" w14:textId="77777777" w:rsidR="003C1EDE" w:rsidRPr="00905C7A" w:rsidRDefault="003C1EDE" w:rsidP="001322D9">
            <w:pPr>
              <w:spacing w:before="120" w:after="120"/>
              <w:rPr>
                <w:del w:id="937" w:author="Author"/>
                <w:b/>
                <w:szCs w:val="24"/>
              </w:rPr>
            </w:pPr>
            <w:del w:id="938" w:author="Author">
              <w:r w:rsidRPr="00905C7A">
                <w:rPr>
                  <w:b/>
                  <w:szCs w:val="24"/>
                </w:rPr>
                <w:delText>Minimum Replacement Reserve Disbursement Amount</w:delText>
              </w:r>
            </w:del>
          </w:p>
        </w:tc>
        <w:tc>
          <w:tcPr>
            <w:tcW w:w="5633" w:type="dxa"/>
            <w:vAlign w:val="center"/>
          </w:tcPr>
          <w:p w14:paraId="5BF0FB4B" w14:textId="77777777" w:rsidR="003C1EDE" w:rsidRPr="00905C7A" w:rsidRDefault="003C1EDE" w:rsidP="00FC245E">
            <w:pPr>
              <w:spacing w:before="120" w:after="120"/>
              <w:jc w:val="both"/>
              <w:rPr>
                <w:del w:id="939" w:author="Author"/>
                <w:szCs w:val="24"/>
              </w:rPr>
            </w:pPr>
            <w:del w:id="940" w:author="Author">
              <w:r w:rsidRPr="00905C7A">
                <w:rPr>
                  <w:szCs w:val="24"/>
                </w:rPr>
                <w:delText>$_______________</w:delText>
              </w:r>
            </w:del>
          </w:p>
        </w:tc>
      </w:tr>
      <w:tr w:rsidR="003C1EDE" w:rsidRPr="00905C7A" w14:paraId="162E508F" w14:textId="77777777" w:rsidTr="001322D9">
        <w:trPr>
          <w:trHeight w:val="720"/>
          <w:del w:id="941" w:author="Author"/>
        </w:trPr>
        <w:tc>
          <w:tcPr>
            <w:tcW w:w="3717" w:type="dxa"/>
            <w:vAlign w:val="center"/>
          </w:tcPr>
          <w:p w14:paraId="66E0B317" w14:textId="77777777" w:rsidR="003C1EDE" w:rsidRPr="00905C7A" w:rsidRDefault="003C1EDE" w:rsidP="001322D9">
            <w:pPr>
              <w:spacing w:before="120" w:after="120"/>
              <w:rPr>
                <w:del w:id="942" w:author="Author"/>
                <w:b/>
                <w:szCs w:val="24"/>
              </w:rPr>
            </w:pPr>
            <w:del w:id="943" w:author="Author">
              <w:r w:rsidRPr="00905C7A">
                <w:rPr>
                  <w:b/>
                  <w:szCs w:val="24"/>
                </w:rPr>
                <w:delText>Minimum Restoration Reserve Disbursement Amount</w:delText>
              </w:r>
            </w:del>
          </w:p>
        </w:tc>
        <w:tc>
          <w:tcPr>
            <w:tcW w:w="5633" w:type="dxa"/>
            <w:vAlign w:val="center"/>
          </w:tcPr>
          <w:p w14:paraId="5543695F" w14:textId="77777777" w:rsidR="003C1EDE" w:rsidRPr="00905C7A" w:rsidRDefault="003C1EDE" w:rsidP="00FC245E">
            <w:pPr>
              <w:spacing w:before="120" w:after="120"/>
              <w:jc w:val="both"/>
              <w:rPr>
                <w:del w:id="944" w:author="Author"/>
                <w:szCs w:val="24"/>
              </w:rPr>
            </w:pPr>
            <w:del w:id="945" w:author="Author">
              <w:r w:rsidRPr="00905C7A">
                <w:rPr>
                  <w:szCs w:val="24"/>
                </w:rPr>
                <w:delText>$_______________</w:delText>
              </w:r>
            </w:del>
          </w:p>
        </w:tc>
      </w:tr>
      <w:tr w:rsidR="003C1EDE" w:rsidRPr="00905C7A" w14:paraId="2BFD5DBE" w14:textId="77777777" w:rsidTr="001322D9">
        <w:trPr>
          <w:trHeight w:val="720"/>
          <w:del w:id="946" w:author="Author"/>
        </w:trPr>
        <w:tc>
          <w:tcPr>
            <w:tcW w:w="3717" w:type="dxa"/>
            <w:vAlign w:val="center"/>
          </w:tcPr>
          <w:p w14:paraId="09D538C6" w14:textId="77777777" w:rsidR="003C1EDE" w:rsidRPr="00905C7A" w:rsidRDefault="003C1EDE" w:rsidP="001322D9">
            <w:pPr>
              <w:spacing w:before="120" w:after="120"/>
              <w:rPr>
                <w:del w:id="947" w:author="Author"/>
                <w:b/>
                <w:szCs w:val="24"/>
              </w:rPr>
            </w:pPr>
            <w:del w:id="948" w:author="Author">
              <w:r w:rsidRPr="00905C7A">
                <w:rPr>
                  <w:b/>
                  <w:szCs w:val="24"/>
                </w:rPr>
                <w:delText>Monthly Replacement Reserve Deposit</w:delText>
              </w:r>
            </w:del>
          </w:p>
        </w:tc>
        <w:tc>
          <w:tcPr>
            <w:tcW w:w="5633" w:type="dxa"/>
            <w:vAlign w:val="center"/>
          </w:tcPr>
          <w:p w14:paraId="53EFA798" w14:textId="77777777" w:rsidR="003C1EDE" w:rsidRPr="00905C7A" w:rsidRDefault="003C1EDE" w:rsidP="00FC245E">
            <w:pPr>
              <w:spacing w:before="120" w:after="120"/>
              <w:jc w:val="both"/>
              <w:rPr>
                <w:del w:id="949" w:author="Author"/>
                <w:szCs w:val="24"/>
              </w:rPr>
            </w:pPr>
            <w:del w:id="950" w:author="Author">
              <w:r w:rsidRPr="00905C7A">
                <w:rPr>
                  <w:szCs w:val="24"/>
                </w:rPr>
                <w:delText>$_______________</w:delText>
              </w:r>
            </w:del>
          </w:p>
        </w:tc>
      </w:tr>
      <w:tr w:rsidR="003C1EDE" w:rsidRPr="00905C7A" w14:paraId="04425FC0" w14:textId="77777777" w:rsidTr="001322D9">
        <w:trPr>
          <w:trHeight w:val="720"/>
          <w:del w:id="951" w:author="Author"/>
        </w:trPr>
        <w:tc>
          <w:tcPr>
            <w:tcW w:w="3717" w:type="dxa"/>
            <w:vAlign w:val="center"/>
          </w:tcPr>
          <w:p w14:paraId="32020E9A" w14:textId="77777777" w:rsidR="003C1EDE" w:rsidRPr="00905C7A" w:rsidRDefault="003C1EDE" w:rsidP="001322D9">
            <w:pPr>
              <w:spacing w:before="120" w:after="120"/>
              <w:rPr>
                <w:del w:id="952" w:author="Author"/>
                <w:b/>
                <w:szCs w:val="24"/>
              </w:rPr>
            </w:pPr>
            <w:del w:id="953" w:author="Author">
              <w:r w:rsidRPr="00905C7A">
                <w:rPr>
                  <w:b/>
                  <w:szCs w:val="24"/>
                </w:rPr>
                <w:delText>Repair Threshold</w:delText>
              </w:r>
            </w:del>
          </w:p>
        </w:tc>
        <w:tc>
          <w:tcPr>
            <w:tcW w:w="5633" w:type="dxa"/>
            <w:vAlign w:val="center"/>
          </w:tcPr>
          <w:p w14:paraId="13F6F5DA" w14:textId="77777777" w:rsidR="003C1EDE" w:rsidRPr="00905C7A" w:rsidRDefault="003C1EDE" w:rsidP="00FC245E">
            <w:pPr>
              <w:spacing w:before="120" w:after="120"/>
              <w:jc w:val="both"/>
              <w:rPr>
                <w:del w:id="954" w:author="Author"/>
                <w:szCs w:val="24"/>
              </w:rPr>
            </w:pPr>
            <w:del w:id="955" w:author="Author">
              <w:r w:rsidRPr="00905C7A">
                <w:rPr>
                  <w:szCs w:val="24"/>
                </w:rPr>
                <w:delText>$_______________</w:delText>
              </w:r>
            </w:del>
          </w:p>
        </w:tc>
      </w:tr>
      <w:tr w:rsidR="003C1EDE" w:rsidRPr="00905C7A" w14:paraId="3447CA2A" w14:textId="77777777" w:rsidTr="001322D9">
        <w:trPr>
          <w:trHeight w:val="720"/>
          <w:del w:id="956" w:author="Author"/>
        </w:trPr>
        <w:tc>
          <w:tcPr>
            <w:tcW w:w="3717" w:type="dxa"/>
            <w:vAlign w:val="center"/>
          </w:tcPr>
          <w:p w14:paraId="015FFB08" w14:textId="77777777" w:rsidR="003C1EDE" w:rsidRPr="00905C7A" w:rsidRDefault="003C1EDE" w:rsidP="001322D9">
            <w:pPr>
              <w:spacing w:before="120" w:after="120"/>
              <w:rPr>
                <w:del w:id="957" w:author="Author"/>
                <w:b/>
                <w:szCs w:val="24"/>
              </w:rPr>
            </w:pPr>
            <w:del w:id="958" w:author="Author">
              <w:r w:rsidRPr="00905C7A">
                <w:rPr>
                  <w:b/>
                  <w:szCs w:val="24"/>
                </w:rPr>
                <w:delText>Repairs Escrow Account Administration Fee</w:delText>
              </w:r>
            </w:del>
          </w:p>
        </w:tc>
        <w:tc>
          <w:tcPr>
            <w:tcW w:w="5633" w:type="dxa"/>
            <w:vAlign w:val="center"/>
          </w:tcPr>
          <w:p w14:paraId="5A2E10CF" w14:textId="77777777" w:rsidR="003C1EDE" w:rsidRPr="00905C7A" w:rsidRDefault="003C1EDE" w:rsidP="00FC245E">
            <w:pPr>
              <w:spacing w:before="120" w:after="120"/>
              <w:jc w:val="both"/>
              <w:rPr>
                <w:del w:id="959" w:author="Author"/>
                <w:szCs w:val="24"/>
              </w:rPr>
            </w:pPr>
            <w:del w:id="960" w:author="Author">
              <w:r w:rsidRPr="00905C7A">
                <w:rPr>
                  <w:szCs w:val="24"/>
                </w:rPr>
                <w:delText>$_______________, payable [one time][monthly]</w:delText>
              </w:r>
            </w:del>
          </w:p>
        </w:tc>
      </w:tr>
      <w:tr w:rsidR="003C1EDE" w:rsidRPr="00905C7A" w14:paraId="2B902978" w14:textId="77777777" w:rsidTr="001322D9">
        <w:trPr>
          <w:trHeight w:val="720"/>
          <w:del w:id="961" w:author="Author"/>
        </w:trPr>
        <w:tc>
          <w:tcPr>
            <w:tcW w:w="3717" w:type="dxa"/>
            <w:vAlign w:val="center"/>
          </w:tcPr>
          <w:p w14:paraId="412380F4" w14:textId="77777777" w:rsidR="003C1EDE" w:rsidRPr="00905C7A" w:rsidRDefault="003C1EDE" w:rsidP="001322D9">
            <w:pPr>
              <w:spacing w:before="120" w:after="120"/>
              <w:rPr>
                <w:del w:id="962" w:author="Author"/>
                <w:b/>
                <w:szCs w:val="24"/>
              </w:rPr>
            </w:pPr>
            <w:del w:id="963" w:author="Author">
              <w:r w:rsidRPr="00905C7A">
                <w:rPr>
                  <w:b/>
                  <w:szCs w:val="24"/>
                </w:rPr>
                <w:delText>Repairs Escrow Deposit</w:delText>
              </w:r>
            </w:del>
          </w:p>
        </w:tc>
        <w:tc>
          <w:tcPr>
            <w:tcW w:w="5633" w:type="dxa"/>
            <w:vAlign w:val="center"/>
          </w:tcPr>
          <w:p w14:paraId="0A16E65D" w14:textId="77777777" w:rsidR="003C1EDE" w:rsidRPr="00905C7A" w:rsidRDefault="003C1EDE" w:rsidP="00FC245E">
            <w:pPr>
              <w:spacing w:before="120" w:after="120"/>
              <w:jc w:val="both"/>
              <w:rPr>
                <w:del w:id="964" w:author="Author"/>
                <w:szCs w:val="24"/>
              </w:rPr>
            </w:pPr>
            <w:del w:id="965" w:author="Author">
              <w:r w:rsidRPr="00905C7A">
                <w:rPr>
                  <w:szCs w:val="24"/>
                </w:rPr>
                <w:delText>$_______________</w:delText>
              </w:r>
            </w:del>
          </w:p>
        </w:tc>
      </w:tr>
      <w:tr w:rsidR="003C1EDE" w:rsidRPr="00905C7A" w14:paraId="3DB2F4D2" w14:textId="77777777" w:rsidTr="001322D9">
        <w:trPr>
          <w:trHeight w:val="720"/>
          <w:del w:id="966" w:author="Author"/>
        </w:trPr>
        <w:tc>
          <w:tcPr>
            <w:tcW w:w="3717" w:type="dxa"/>
            <w:vAlign w:val="center"/>
          </w:tcPr>
          <w:p w14:paraId="5493B676" w14:textId="77777777" w:rsidR="003C1EDE" w:rsidRPr="00905C7A" w:rsidRDefault="003C1EDE" w:rsidP="001322D9">
            <w:pPr>
              <w:spacing w:before="120" w:after="120"/>
              <w:rPr>
                <w:del w:id="967" w:author="Author"/>
                <w:b/>
                <w:szCs w:val="24"/>
              </w:rPr>
            </w:pPr>
            <w:del w:id="968" w:author="Author">
              <w:r w:rsidRPr="00905C7A">
                <w:rPr>
                  <w:b/>
                  <w:szCs w:val="24"/>
                </w:rPr>
                <w:delText>Replacement Reserve Account Administration Fee</w:delText>
              </w:r>
            </w:del>
          </w:p>
        </w:tc>
        <w:tc>
          <w:tcPr>
            <w:tcW w:w="5633" w:type="dxa"/>
            <w:vAlign w:val="center"/>
          </w:tcPr>
          <w:p w14:paraId="41CBACDA" w14:textId="77777777" w:rsidR="003C1EDE" w:rsidRPr="00905C7A" w:rsidRDefault="003C1EDE" w:rsidP="00FC245E">
            <w:pPr>
              <w:spacing w:before="120" w:after="120"/>
              <w:jc w:val="both"/>
              <w:rPr>
                <w:del w:id="969" w:author="Author"/>
                <w:szCs w:val="24"/>
              </w:rPr>
            </w:pPr>
            <w:del w:id="970" w:author="Author">
              <w:r w:rsidRPr="00905C7A">
                <w:rPr>
                  <w:szCs w:val="24"/>
                </w:rPr>
                <w:delText>$_______________, payable [monthly][annually]</w:delText>
              </w:r>
            </w:del>
          </w:p>
        </w:tc>
      </w:tr>
      <w:tr w:rsidR="003C1EDE" w:rsidRPr="00905C7A" w14:paraId="104F37BA" w14:textId="77777777" w:rsidTr="001322D9">
        <w:trPr>
          <w:trHeight w:val="720"/>
          <w:del w:id="971" w:author="Author"/>
        </w:trPr>
        <w:tc>
          <w:tcPr>
            <w:tcW w:w="3717" w:type="dxa"/>
            <w:vAlign w:val="center"/>
          </w:tcPr>
          <w:p w14:paraId="1566FD06" w14:textId="77777777" w:rsidR="003C1EDE" w:rsidRPr="00905C7A" w:rsidRDefault="003C1EDE" w:rsidP="001322D9">
            <w:pPr>
              <w:spacing w:before="120" w:after="120"/>
              <w:rPr>
                <w:del w:id="972" w:author="Author"/>
                <w:b/>
                <w:szCs w:val="24"/>
              </w:rPr>
            </w:pPr>
            <w:del w:id="973" w:author="Author">
              <w:r w:rsidRPr="00905C7A">
                <w:rPr>
                  <w:b/>
                  <w:szCs w:val="24"/>
                </w:rPr>
                <w:delText>Replacement Reserve Account Interest Disbursement Frequency</w:delText>
              </w:r>
            </w:del>
          </w:p>
        </w:tc>
        <w:tc>
          <w:tcPr>
            <w:tcW w:w="5633" w:type="dxa"/>
            <w:vAlign w:val="center"/>
          </w:tcPr>
          <w:p w14:paraId="2B0595C4" w14:textId="78A77F8D" w:rsidR="003C1EDE" w:rsidRPr="00905C7A" w:rsidRDefault="00905C7A" w:rsidP="00FC245E">
            <w:pPr>
              <w:spacing w:before="120" w:after="120"/>
              <w:jc w:val="both"/>
              <w:rPr>
                <w:del w:id="974" w:author="Author"/>
                <w:szCs w:val="24"/>
              </w:rPr>
            </w:pPr>
            <w:del w:id="975" w:author="Author">
              <w:r w:rsidRPr="00905C7A">
                <w:rPr>
                  <w:szCs w:val="24"/>
                </w:rPr>
                <w:delText>[Monthly][Quarterly]</w:delText>
              </w:r>
            </w:del>
          </w:p>
        </w:tc>
      </w:tr>
      <w:tr w:rsidR="003C1EDE" w:rsidRPr="00905C7A" w14:paraId="7A9C18F2" w14:textId="77777777" w:rsidTr="001322D9">
        <w:trPr>
          <w:trHeight w:val="720"/>
          <w:del w:id="976" w:author="Author"/>
        </w:trPr>
        <w:tc>
          <w:tcPr>
            <w:tcW w:w="3717" w:type="dxa"/>
            <w:vAlign w:val="center"/>
          </w:tcPr>
          <w:p w14:paraId="4A19A4E6" w14:textId="77777777" w:rsidR="003C1EDE" w:rsidRPr="00905C7A" w:rsidRDefault="003C1EDE" w:rsidP="001322D9">
            <w:pPr>
              <w:spacing w:before="120" w:after="120"/>
              <w:rPr>
                <w:del w:id="977" w:author="Author"/>
                <w:b/>
                <w:szCs w:val="24"/>
              </w:rPr>
            </w:pPr>
            <w:del w:id="978" w:author="Author">
              <w:r w:rsidRPr="00905C7A">
                <w:rPr>
                  <w:b/>
                  <w:szCs w:val="24"/>
                </w:rPr>
                <w:delText>Replacement Threshold</w:delText>
              </w:r>
            </w:del>
          </w:p>
        </w:tc>
        <w:tc>
          <w:tcPr>
            <w:tcW w:w="5633" w:type="dxa"/>
            <w:vAlign w:val="center"/>
          </w:tcPr>
          <w:p w14:paraId="54D7EC96" w14:textId="77777777" w:rsidR="003C1EDE" w:rsidRPr="00905C7A" w:rsidRDefault="003C1EDE" w:rsidP="00FC245E">
            <w:pPr>
              <w:spacing w:before="120" w:after="120"/>
              <w:jc w:val="both"/>
              <w:rPr>
                <w:del w:id="979" w:author="Author"/>
                <w:szCs w:val="24"/>
              </w:rPr>
            </w:pPr>
            <w:del w:id="980" w:author="Author">
              <w:r w:rsidRPr="00905C7A">
                <w:rPr>
                  <w:szCs w:val="24"/>
                </w:rPr>
                <w:delText>$_______________</w:delText>
              </w:r>
            </w:del>
          </w:p>
        </w:tc>
      </w:tr>
      <w:tr w:rsidR="003C1EDE" w:rsidRPr="00905C7A" w14:paraId="1555DC74" w14:textId="77777777" w:rsidTr="001322D9">
        <w:trPr>
          <w:trHeight w:val="720"/>
          <w:del w:id="981" w:author="Author"/>
        </w:trPr>
        <w:tc>
          <w:tcPr>
            <w:tcW w:w="3717" w:type="dxa"/>
            <w:tcBorders>
              <w:top w:val="single" w:sz="4" w:space="0" w:color="auto"/>
              <w:left w:val="single" w:sz="4" w:space="0" w:color="auto"/>
              <w:bottom w:val="single" w:sz="4" w:space="0" w:color="auto"/>
              <w:right w:val="single" w:sz="4" w:space="0" w:color="auto"/>
            </w:tcBorders>
            <w:vAlign w:val="center"/>
          </w:tcPr>
          <w:p w14:paraId="5175EFAD" w14:textId="77777777" w:rsidR="003C1EDE" w:rsidRPr="00905C7A" w:rsidRDefault="003C1EDE" w:rsidP="001322D9">
            <w:pPr>
              <w:spacing w:before="120" w:after="120"/>
              <w:rPr>
                <w:del w:id="982" w:author="Author"/>
                <w:b/>
                <w:szCs w:val="24"/>
              </w:rPr>
            </w:pPr>
            <w:del w:id="983" w:author="Author">
              <w:r w:rsidRPr="00905C7A">
                <w:rPr>
                  <w:b/>
                  <w:szCs w:val="24"/>
                </w:rPr>
                <w:delText>Restoration Reserve Account Administration Fee</w:delText>
              </w:r>
            </w:del>
          </w:p>
        </w:tc>
        <w:tc>
          <w:tcPr>
            <w:tcW w:w="5633" w:type="dxa"/>
            <w:tcBorders>
              <w:top w:val="single" w:sz="4" w:space="0" w:color="auto"/>
              <w:left w:val="single" w:sz="4" w:space="0" w:color="auto"/>
              <w:bottom w:val="single" w:sz="4" w:space="0" w:color="auto"/>
              <w:right w:val="single" w:sz="4" w:space="0" w:color="auto"/>
            </w:tcBorders>
            <w:vAlign w:val="center"/>
          </w:tcPr>
          <w:p w14:paraId="3478B21D" w14:textId="77777777" w:rsidR="003C1EDE" w:rsidRPr="00905C7A" w:rsidRDefault="003C1EDE" w:rsidP="00FC245E">
            <w:pPr>
              <w:spacing w:before="120" w:after="120"/>
              <w:jc w:val="both"/>
              <w:rPr>
                <w:del w:id="984" w:author="Author"/>
                <w:szCs w:val="24"/>
              </w:rPr>
            </w:pPr>
            <w:del w:id="985" w:author="Author">
              <w:r w:rsidRPr="00905C7A">
                <w:rPr>
                  <w:szCs w:val="24"/>
                </w:rPr>
                <w:delText>$_______________, payable [monthly][annually]</w:delText>
              </w:r>
            </w:del>
          </w:p>
        </w:tc>
      </w:tr>
      <w:tr w:rsidR="003C1EDE" w:rsidRPr="00905C7A" w14:paraId="7B71D9AD" w14:textId="77777777" w:rsidTr="001322D9">
        <w:trPr>
          <w:trHeight w:val="720"/>
          <w:del w:id="986" w:author="Author"/>
        </w:trPr>
        <w:tc>
          <w:tcPr>
            <w:tcW w:w="3717" w:type="dxa"/>
            <w:tcBorders>
              <w:top w:val="single" w:sz="4" w:space="0" w:color="auto"/>
              <w:left w:val="single" w:sz="4" w:space="0" w:color="auto"/>
              <w:bottom w:val="single" w:sz="4" w:space="0" w:color="auto"/>
              <w:right w:val="single" w:sz="4" w:space="0" w:color="auto"/>
            </w:tcBorders>
            <w:vAlign w:val="center"/>
          </w:tcPr>
          <w:p w14:paraId="19F7006C" w14:textId="77777777" w:rsidR="003C1EDE" w:rsidRPr="00905C7A" w:rsidRDefault="003C1EDE" w:rsidP="001322D9">
            <w:pPr>
              <w:spacing w:before="120" w:after="120"/>
              <w:rPr>
                <w:del w:id="987" w:author="Author"/>
                <w:b/>
                <w:szCs w:val="24"/>
              </w:rPr>
            </w:pPr>
            <w:del w:id="988" w:author="Author">
              <w:r w:rsidRPr="00905C7A">
                <w:rPr>
                  <w:b/>
                  <w:szCs w:val="24"/>
                </w:rPr>
                <w:delText>Restoration Threshold</w:delText>
              </w:r>
            </w:del>
          </w:p>
        </w:tc>
        <w:tc>
          <w:tcPr>
            <w:tcW w:w="5633" w:type="dxa"/>
            <w:tcBorders>
              <w:top w:val="single" w:sz="4" w:space="0" w:color="auto"/>
              <w:left w:val="single" w:sz="4" w:space="0" w:color="auto"/>
              <w:bottom w:val="single" w:sz="4" w:space="0" w:color="auto"/>
              <w:right w:val="single" w:sz="4" w:space="0" w:color="auto"/>
            </w:tcBorders>
            <w:vAlign w:val="center"/>
          </w:tcPr>
          <w:p w14:paraId="33D7DE24" w14:textId="77777777" w:rsidR="003C1EDE" w:rsidRPr="00905C7A" w:rsidRDefault="003C1EDE" w:rsidP="00FC245E">
            <w:pPr>
              <w:spacing w:before="120" w:after="120"/>
              <w:jc w:val="both"/>
              <w:rPr>
                <w:del w:id="989" w:author="Author"/>
                <w:szCs w:val="24"/>
              </w:rPr>
            </w:pPr>
            <w:del w:id="990" w:author="Author">
              <w:r w:rsidRPr="00905C7A">
                <w:rPr>
                  <w:szCs w:val="24"/>
                </w:rPr>
                <w:delText>$_______________</w:delText>
              </w:r>
            </w:del>
          </w:p>
        </w:tc>
      </w:tr>
    </w:tbl>
    <w:p w14:paraId="59B8B071" w14:textId="77777777" w:rsidR="003C1EDE" w:rsidRPr="00905C7A" w:rsidRDefault="003C1EDE" w:rsidP="00DD7A8F">
      <w:pPr>
        <w:spacing w:after="240"/>
        <w:rPr>
          <w:del w:id="991" w:author="Author"/>
          <w:szCs w:val="24"/>
        </w:rPr>
      </w:pPr>
    </w:p>
    <w:tbl>
      <w:tblPr>
        <w:tblW w:w="95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5783"/>
      </w:tblGrid>
      <w:tr w:rsidR="003C1EDE" w:rsidRPr="00905C7A" w14:paraId="7D384DC6" w14:textId="77777777" w:rsidTr="001322D9">
        <w:trPr>
          <w:del w:id="992" w:author="Author"/>
        </w:trPr>
        <w:tc>
          <w:tcPr>
            <w:tcW w:w="9563"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1D55BCCA" w14:textId="77777777" w:rsidR="003C1EDE" w:rsidRPr="00905C7A" w:rsidRDefault="003C1EDE" w:rsidP="001322D9">
            <w:pPr>
              <w:keepNext/>
              <w:jc w:val="center"/>
              <w:rPr>
                <w:del w:id="993" w:author="Author"/>
                <w:b/>
                <w:szCs w:val="24"/>
              </w:rPr>
            </w:pPr>
            <w:del w:id="994" w:author="Author">
              <w:r w:rsidRPr="00905C7A">
                <w:rPr>
                  <w:b/>
                  <w:szCs w:val="24"/>
                </w:rPr>
                <w:delText>VI.</w:delText>
              </w:r>
              <w:r w:rsidRPr="00905C7A">
                <w:rPr>
                  <w:b/>
                  <w:szCs w:val="24"/>
                </w:rPr>
                <w:tab/>
                <w:delText>CONVERSION OPTION – ARM LOAN</w:delText>
              </w:r>
            </w:del>
          </w:p>
        </w:tc>
      </w:tr>
      <w:tr w:rsidR="003C1EDE" w:rsidRPr="00905C7A" w14:paraId="57E29BF8" w14:textId="77777777" w:rsidTr="001322D9">
        <w:trPr>
          <w:del w:id="995" w:author="Author"/>
        </w:trPr>
        <w:tc>
          <w:tcPr>
            <w:tcW w:w="3780" w:type="dxa"/>
            <w:tcBorders>
              <w:top w:val="single" w:sz="4" w:space="0" w:color="auto"/>
              <w:left w:val="single" w:sz="4" w:space="0" w:color="auto"/>
              <w:bottom w:val="single" w:sz="4" w:space="0" w:color="auto"/>
              <w:right w:val="single" w:sz="4" w:space="0" w:color="auto"/>
            </w:tcBorders>
            <w:vAlign w:val="center"/>
            <w:hideMark/>
          </w:tcPr>
          <w:p w14:paraId="740C8E33" w14:textId="77777777" w:rsidR="003C1EDE" w:rsidRPr="00905C7A" w:rsidRDefault="003C1EDE" w:rsidP="001322D9">
            <w:pPr>
              <w:suppressAutoHyphens/>
              <w:spacing w:before="120" w:after="240"/>
              <w:rPr>
                <w:del w:id="996" w:author="Author"/>
                <w:b/>
                <w:szCs w:val="24"/>
              </w:rPr>
            </w:pPr>
            <w:del w:id="997" w:author="Author">
              <w:r w:rsidRPr="00905C7A">
                <w:rPr>
                  <w:b/>
                  <w:szCs w:val="24"/>
                </w:rPr>
                <w:delText>Conversion Review Fee</w:delText>
              </w:r>
            </w:del>
          </w:p>
        </w:tc>
        <w:tc>
          <w:tcPr>
            <w:tcW w:w="5783" w:type="dxa"/>
            <w:tcBorders>
              <w:top w:val="single" w:sz="4" w:space="0" w:color="auto"/>
              <w:left w:val="single" w:sz="4" w:space="0" w:color="auto"/>
              <w:bottom w:val="single" w:sz="4" w:space="0" w:color="auto"/>
              <w:right w:val="single" w:sz="4" w:space="0" w:color="auto"/>
            </w:tcBorders>
            <w:vAlign w:val="center"/>
            <w:hideMark/>
          </w:tcPr>
          <w:p w14:paraId="20B842AD" w14:textId="2638A62C" w:rsidR="003C1EDE" w:rsidRPr="00905C7A" w:rsidRDefault="00FC245E" w:rsidP="00FC245E">
            <w:pPr>
              <w:suppressAutoHyphens/>
              <w:spacing w:before="120" w:after="240"/>
              <w:jc w:val="both"/>
              <w:rPr>
                <w:del w:id="998" w:author="Author"/>
                <w:b/>
                <w:szCs w:val="24"/>
              </w:rPr>
            </w:pPr>
            <w:del w:id="999" w:author="Author">
              <w:r>
                <w:rPr>
                  <w:szCs w:val="24"/>
                </w:rPr>
                <w:delText>A non-refundable fee in the amount of $______________</w:delText>
              </w:r>
            </w:del>
          </w:p>
        </w:tc>
      </w:tr>
      <w:tr w:rsidR="003C1EDE" w:rsidRPr="00905C7A" w14:paraId="5A1E3394" w14:textId="77777777" w:rsidTr="001322D9">
        <w:trPr>
          <w:del w:id="1000" w:author="Author"/>
        </w:trPr>
        <w:tc>
          <w:tcPr>
            <w:tcW w:w="3780" w:type="dxa"/>
            <w:tcBorders>
              <w:top w:val="single" w:sz="4" w:space="0" w:color="auto"/>
              <w:left w:val="single" w:sz="4" w:space="0" w:color="auto"/>
              <w:bottom w:val="single" w:sz="4" w:space="0" w:color="auto"/>
              <w:right w:val="single" w:sz="4" w:space="0" w:color="auto"/>
            </w:tcBorders>
            <w:vAlign w:val="center"/>
            <w:hideMark/>
          </w:tcPr>
          <w:p w14:paraId="2B8670FB" w14:textId="77777777" w:rsidR="003C1EDE" w:rsidRPr="00905C7A" w:rsidRDefault="003C1EDE" w:rsidP="00DD7A8F">
            <w:pPr>
              <w:keepNext/>
              <w:suppressAutoHyphens/>
              <w:spacing w:after="240"/>
              <w:rPr>
                <w:del w:id="1001" w:author="Author"/>
                <w:b/>
                <w:szCs w:val="24"/>
              </w:rPr>
            </w:pPr>
            <w:del w:id="1002" w:author="Author">
              <w:r w:rsidRPr="00905C7A">
                <w:rPr>
                  <w:b/>
                  <w:szCs w:val="24"/>
                </w:rPr>
                <w:delText>Minimum Conversion Debt Service Coverage Ratio</w:delText>
              </w:r>
            </w:del>
          </w:p>
        </w:tc>
        <w:tc>
          <w:tcPr>
            <w:tcW w:w="5783" w:type="dxa"/>
            <w:tcBorders>
              <w:top w:val="single" w:sz="4" w:space="0" w:color="auto"/>
              <w:left w:val="single" w:sz="4" w:space="0" w:color="auto"/>
              <w:bottom w:val="single" w:sz="4" w:space="0" w:color="auto"/>
              <w:right w:val="single" w:sz="4" w:space="0" w:color="auto"/>
            </w:tcBorders>
            <w:vAlign w:val="center"/>
            <w:hideMark/>
          </w:tcPr>
          <w:p w14:paraId="4CA7E351" w14:textId="77777777" w:rsidR="00FD792F" w:rsidRPr="00F64578" w:rsidRDefault="00FD792F" w:rsidP="00FD792F">
            <w:pPr>
              <w:suppressAutoHyphens/>
              <w:spacing w:before="120" w:after="240"/>
              <w:rPr>
                <w:del w:id="1003" w:author="Author"/>
                <w:szCs w:val="24"/>
              </w:rPr>
            </w:pPr>
            <w:del w:id="1004" w:author="Author">
              <w:r w:rsidRPr="00F64578">
                <w:rPr>
                  <w:szCs w:val="24"/>
                </w:rPr>
                <w:delText>_____</w:delText>
              </w:r>
            </w:del>
          </w:p>
          <w:p w14:paraId="7522FBAE" w14:textId="5FC88951" w:rsidR="003C1EDE" w:rsidRPr="00905C7A" w:rsidRDefault="00FD792F" w:rsidP="00FD792F">
            <w:pPr>
              <w:suppressAutoHyphens/>
              <w:spacing w:after="240"/>
              <w:jc w:val="both"/>
              <w:rPr>
                <w:del w:id="1005" w:author="Author"/>
                <w:b/>
                <w:i/>
                <w:szCs w:val="24"/>
              </w:rPr>
            </w:pPr>
            <w:del w:id="1006" w:author="Author">
              <w:r w:rsidRPr="00F64578">
                <w:rPr>
                  <w:i/>
                  <w:szCs w:val="24"/>
                </w:rPr>
                <w:delText xml:space="preserve">[Insert the applicable </w:delText>
              </w:r>
              <w:r>
                <w:rPr>
                  <w:i/>
                  <w:szCs w:val="24"/>
                </w:rPr>
                <w:delText xml:space="preserve">Fixed Rate </w:delText>
              </w:r>
              <w:r w:rsidRPr="00F64578">
                <w:rPr>
                  <w:i/>
                  <w:szCs w:val="24"/>
                </w:rPr>
                <w:delText>Debt Service Coverage Ratio</w:delText>
              </w:r>
              <w:r>
                <w:rPr>
                  <w:i/>
                  <w:szCs w:val="24"/>
                </w:rPr>
                <w:delText xml:space="preserve"> (</w:delText>
              </w:r>
              <w:r w:rsidRPr="00F64578">
                <w:rPr>
                  <w:i/>
                  <w:szCs w:val="24"/>
                </w:rPr>
                <w:delText>which shall in no event be lower than 1.25 for Tier 2, 1.35 for Tier 3, or 1.55 for Tier 4</w:delText>
              </w:r>
              <w:r>
                <w:rPr>
                  <w:i/>
                  <w:szCs w:val="24"/>
                </w:rPr>
                <w:delText>) required for the asset class of the Mortgaged Property and the Tier of the Mortgage Loan as further set forth in Form 4660 in effect at Mortgage Loan origination.</w:delText>
              </w:r>
              <w:r w:rsidRPr="00F64578">
                <w:rPr>
                  <w:i/>
                  <w:szCs w:val="24"/>
                </w:rPr>
                <w:delText>]</w:delText>
              </w:r>
            </w:del>
          </w:p>
        </w:tc>
      </w:tr>
    </w:tbl>
    <w:p w14:paraId="307BF569" w14:textId="77777777" w:rsidR="00FD792F" w:rsidRDefault="00FD792F" w:rsidP="00FD792F">
      <w:pPr>
        <w:rPr>
          <w:del w:id="1007" w:author="Author"/>
          <w:b/>
          <w:szCs w:val="24"/>
        </w:rPr>
      </w:pPr>
    </w:p>
    <w:p w14:paraId="4341ED9F" w14:textId="7312BA24" w:rsidR="003C1EDE" w:rsidRPr="003C42AF" w:rsidRDefault="003C1EDE" w:rsidP="003C42AF">
      <w:pPr>
        <w:pPrChange w:id="1008" w:author="Author">
          <w:pPr>
            <w:jc w:val="center"/>
          </w:pPr>
        </w:pPrChange>
      </w:pPr>
      <w:del w:id="1009" w:author="Author">
        <w:r w:rsidRPr="00905C7A">
          <w:rPr>
            <w:b/>
            <w:szCs w:val="24"/>
          </w:rPr>
          <w:delText>[Remainder of Page Intentionally Blank]</w:delText>
        </w:r>
      </w:del>
    </w:p>
    <w:sectPr w:rsidR="003C1EDE" w:rsidRPr="003C42AF" w:rsidSect="003C42AF">
      <w:headerReference w:type="even" r:id="rId26"/>
      <w:headerReference w:type="default" r:id="rId27"/>
      <w:footerReference w:type="even" r:id="rId28"/>
      <w:footerReference w:type="default" r:id="rId29"/>
      <w:headerReference w:type="first" r:id="rId30"/>
      <w:footerReference w:type="first" r:id="rId31"/>
      <w:type w:val="continuous"/>
      <w:pgSz w:w="11907" w:h="16840" w:code="9"/>
      <w:pgMar w:top="2381" w:right="2409" w:bottom="2976" w:left="2409" w:header="720" w:footer="3380" w:gutter="0"/>
      <w:pgNumType w:start="1"/>
      <w:cols w:space="720"/>
      <w:noEndnote/>
      <w:titlePg/>
      <w:docGrid w:linePitch="326"/>
      <w:sectPrChange w:id="1041" w:author="Author">
        <w:sectPr w:rsidR="003C1EDE" w:rsidRPr="003C42AF" w:rsidSect="003C42AF">
          <w:type w:val="nextPage"/>
          <w:pgSz w:w="12240" w:h="15840" w:code="1"/>
          <w:pgMar w:top="1440" w:right="1440" w:bottom="1440" w:left="1440" w:header="720" w:footer="720" w:gutter="0"/>
          <w:noEndnote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100689" w14:textId="77777777" w:rsidR="00B82048" w:rsidRDefault="00B82048">
      <w:r>
        <w:separator/>
      </w:r>
    </w:p>
  </w:endnote>
  <w:endnote w:type="continuationSeparator" w:id="0">
    <w:p w14:paraId="0295A3DA" w14:textId="77777777" w:rsidR="00B82048" w:rsidRDefault="00B8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Goudy Old Style">
    <w:panose1 w:val="020205020503050203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AF111" w14:textId="77777777" w:rsidR="00EF76D6" w:rsidRDefault="00EF76D6">
    <w:pPr>
      <w:pStyle w:val="Footer"/>
      <w:pBdr>
        <w:bottom w:val="single" w:sz="4" w:space="1" w:color="auto"/>
      </w:pBdr>
      <w:rPr>
        <w:sz w:val="20"/>
      </w:rPr>
    </w:pPr>
  </w:p>
  <w:p w14:paraId="274ECBE7" w14:textId="77777777" w:rsidR="00EF76D6" w:rsidRDefault="00B82048">
    <w:pPr>
      <w:pStyle w:val="Footer"/>
      <w:tabs>
        <w:tab w:val="center" w:pos="3600"/>
        <w:tab w:val="right" w:pos="7080"/>
      </w:tabs>
      <w:rPr>
        <w:sz w:val="20"/>
      </w:rPr>
    </w:pPr>
    <w:r>
      <w:rPr>
        <w:sz w:val="20"/>
      </w:rPr>
      <w:tab/>
      <w:t xml:space="preserve">Version </w:t>
    </w:r>
    <w:r w:rsidRPr="003C42AF">
      <w:rPr>
        <w:sz w:val="20"/>
        <w:rPrChange w:id="108" w:author="Author">
          <w:rPr>
            <w:sz w:val="20"/>
          </w:rPr>
        </w:rPrChange>
      </w:rPr>
      <w:fldChar w:fldCharType="begin"/>
    </w:r>
    <w:r>
      <w:rPr>
        <w:sz w:val="20"/>
      </w:rPr>
      <w:instrText xml:space="preserve"> DOCPROPERTY "Suffix" </w:instrText>
    </w:r>
    <w:r w:rsidRPr="003C42AF">
      <w:rPr>
        <w:sz w:val="20"/>
        <w:rPrChange w:id="109" w:author="Author">
          <w:rPr>
            <w:sz w:val="20"/>
          </w:rPr>
        </w:rPrChange>
      </w:rPr>
      <w:fldChar w:fldCharType="separate"/>
    </w:r>
    <w:r>
      <w:rPr>
        <w:sz w:val="20"/>
      </w:rPr>
      <w:t>00-d0-05</w:t>
    </w:r>
    <w:r w:rsidRPr="003C42AF">
      <w:rPr>
        <w:sz w:val="20"/>
        <w:rPrChange w:id="110" w:author="Author">
          <w:rPr>
            <w:sz w:val="20"/>
          </w:rPr>
        </w:rPrChange>
      </w:rPr>
      <w:fldChar w:fldCharType="end"/>
    </w:r>
    <w:r>
      <w:rPr>
        <w:sz w:val="20"/>
      </w:rPr>
      <w:tab/>
      <w:t xml:space="preserve">Ceased on </w:t>
    </w:r>
    <w:r w:rsidRPr="003C42AF">
      <w:rPr>
        <w:sz w:val="20"/>
        <w:rPrChange w:id="111" w:author="Author">
          <w:rPr>
            <w:sz w:val="20"/>
          </w:rPr>
        </w:rPrChange>
      </w:rPr>
      <w:fldChar w:fldCharType="begin"/>
    </w:r>
    <w:r>
      <w:rPr>
        <w:sz w:val="20"/>
      </w:rPr>
      <w:instrText xml:space="preserve"> DOCPROPERTY "AsAtDate" </w:instrText>
    </w:r>
    <w:r w:rsidRPr="003C42AF">
      <w:rPr>
        <w:sz w:val="20"/>
        <w:rPrChange w:id="112" w:author="Author">
          <w:rPr>
            <w:sz w:val="20"/>
          </w:rPr>
        </w:rPrChange>
      </w:rPr>
      <w:fldChar w:fldCharType="separate"/>
    </w:r>
    <w:r>
      <w:rPr>
        <w:sz w:val="20"/>
      </w:rPr>
      <w:t>04 Jul 2006</w:t>
    </w:r>
    <w:r w:rsidRPr="003C42AF">
      <w:rPr>
        <w:sz w:val="20"/>
        <w:rPrChange w:id="113" w:author="Author">
          <w:rPr>
            <w:sz w:val="20"/>
          </w:rPr>
        </w:rPrChange>
      </w:rPr>
      <w:fldChar w:fldCharType="end"/>
    </w:r>
  </w:p>
  <w:p w14:paraId="14F135A3" w14:textId="77777777" w:rsidR="00EF76D6" w:rsidRDefault="00B82048">
    <w:pPr>
      <w:pStyle w:val="Footer"/>
      <w:tabs>
        <w:tab w:val="center" w:pos="3600"/>
      </w:tabs>
      <w:rPr>
        <w:sz w:val="16"/>
      </w:rPr>
    </w:pPr>
    <w:r>
      <w:rPr>
        <w:sz w:val="16"/>
      </w:rPr>
      <w:tab/>
      <w:t>Extract from www.slp.wa.gov.au, see that website for further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60922" w14:textId="77777777" w:rsidR="00EF76D6" w:rsidRDefault="00EF76D6">
    <w:pPr>
      <w:pStyle w:val="Footer"/>
      <w:pBdr>
        <w:bottom w:val="single" w:sz="4" w:space="1" w:color="auto"/>
      </w:pBdr>
      <w:rPr>
        <w:sz w:val="20"/>
      </w:rPr>
    </w:pPr>
  </w:p>
  <w:p w14:paraId="788926C7" w14:textId="77777777" w:rsidR="00EF76D6" w:rsidRDefault="00B82048">
    <w:pPr>
      <w:pStyle w:val="Footer"/>
      <w:tabs>
        <w:tab w:val="center" w:pos="3600"/>
        <w:tab w:val="right" w:pos="7080"/>
      </w:tabs>
      <w:rPr>
        <w:sz w:val="20"/>
      </w:rPr>
    </w:pPr>
    <w:r>
      <w:rPr>
        <w:sz w:val="20"/>
      </w:rPr>
      <w:t xml:space="preserve">Ceased on </w:t>
    </w:r>
    <w:r w:rsidRPr="003C42AF">
      <w:rPr>
        <w:sz w:val="20"/>
        <w:rPrChange w:id="114" w:author="Author">
          <w:rPr>
            <w:sz w:val="20"/>
          </w:rPr>
        </w:rPrChange>
      </w:rPr>
      <w:fldChar w:fldCharType="begin"/>
    </w:r>
    <w:r>
      <w:rPr>
        <w:sz w:val="20"/>
      </w:rPr>
      <w:instrText xml:space="preserve"> DOCPROPERTY "AsAtDate" </w:instrText>
    </w:r>
    <w:r w:rsidRPr="003C42AF">
      <w:rPr>
        <w:sz w:val="20"/>
        <w:rPrChange w:id="115" w:author="Author">
          <w:rPr>
            <w:sz w:val="20"/>
          </w:rPr>
        </w:rPrChange>
      </w:rPr>
      <w:fldChar w:fldCharType="separate"/>
    </w:r>
    <w:r>
      <w:rPr>
        <w:sz w:val="20"/>
      </w:rPr>
      <w:t>04 Jul 2006</w:t>
    </w:r>
    <w:r w:rsidRPr="003C42AF">
      <w:rPr>
        <w:sz w:val="20"/>
        <w:rPrChange w:id="116" w:author="Author">
          <w:rPr>
            <w:sz w:val="20"/>
          </w:rPr>
        </w:rPrChange>
      </w:rPr>
      <w:fldChar w:fldCharType="end"/>
    </w:r>
    <w:r>
      <w:rPr>
        <w:sz w:val="20"/>
      </w:rPr>
      <w:tab/>
      <w:t xml:space="preserve">Version </w:t>
    </w:r>
    <w:r w:rsidRPr="003C42AF">
      <w:rPr>
        <w:sz w:val="20"/>
        <w:rPrChange w:id="117" w:author="Author">
          <w:rPr>
            <w:sz w:val="20"/>
          </w:rPr>
        </w:rPrChange>
      </w:rPr>
      <w:fldChar w:fldCharType="begin"/>
    </w:r>
    <w:r>
      <w:rPr>
        <w:sz w:val="20"/>
      </w:rPr>
      <w:instrText xml:space="preserve"> DOCPROPERTY "Suffix" </w:instrText>
    </w:r>
    <w:r w:rsidRPr="003C42AF">
      <w:rPr>
        <w:sz w:val="20"/>
        <w:rPrChange w:id="118" w:author="Author">
          <w:rPr>
            <w:sz w:val="20"/>
          </w:rPr>
        </w:rPrChange>
      </w:rPr>
      <w:fldChar w:fldCharType="separate"/>
    </w:r>
    <w:r>
      <w:rPr>
        <w:sz w:val="20"/>
      </w:rPr>
      <w:t>00-d0-05</w:t>
    </w:r>
    <w:r w:rsidRPr="003C42AF">
      <w:rPr>
        <w:sz w:val="20"/>
        <w:rPrChange w:id="119" w:author="Author">
          <w:rPr>
            <w:sz w:val="20"/>
          </w:rPr>
        </w:rPrChange>
      </w:rPr>
      <w:fldChar w:fldCharType="end"/>
    </w:r>
  </w:p>
  <w:p w14:paraId="40A1A0CC" w14:textId="77777777" w:rsidR="00EF76D6" w:rsidRDefault="00B82048">
    <w:pPr>
      <w:pStyle w:val="Footer"/>
      <w:tabs>
        <w:tab w:val="center" w:pos="3600"/>
      </w:tabs>
      <w:rPr>
        <w:sz w:val="16"/>
      </w:rPr>
    </w:pPr>
    <w:r>
      <w:rPr>
        <w:sz w:val="16"/>
      </w:rPr>
      <w:tab/>
      <w:t>Extract from www.slp.wa.gov.au, see that website for further information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0B1D0F" w14:textId="77777777" w:rsidR="00EF76D6" w:rsidRDefault="00EF76D6">
    <w:pPr>
      <w:pStyle w:val="Footer"/>
      <w:pBdr>
        <w:bottom w:val="single" w:sz="4" w:space="1" w:color="auto"/>
      </w:pBdr>
      <w:rPr>
        <w:sz w:val="20"/>
      </w:rPr>
    </w:pPr>
  </w:p>
  <w:p w14:paraId="6266B192" w14:textId="77777777" w:rsidR="00EF76D6" w:rsidRDefault="00B82048">
    <w:pPr>
      <w:pStyle w:val="Footer"/>
      <w:tabs>
        <w:tab w:val="center" w:pos="3600"/>
        <w:tab w:val="right" w:pos="7080"/>
      </w:tabs>
      <w:rPr>
        <w:sz w:val="20"/>
      </w:rPr>
    </w:pPr>
    <w:r>
      <w:rPr>
        <w:sz w:val="20"/>
      </w:rPr>
      <w:t xml:space="preserve">Ceased on </w:t>
    </w:r>
    <w:r w:rsidRPr="003C42AF">
      <w:rPr>
        <w:sz w:val="20"/>
        <w:rPrChange w:id="121" w:author="Author">
          <w:rPr>
            <w:sz w:val="20"/>
          </w:rPr>
        </w:rPrChange>
      </w:rPr>
      <w:fldChar w:fldCharType="begin"/>
    </w:r>
    <w:r>
      <w:rPr>
        <w:sz w:val="20"/>
      </w:rPr>
      <w:instrText xml:space="preserve"> DOCPROPERTY "AsAtDate" </w:instrText>
    </w:r>
    <w:r w:rsidRPr="003C42AF">
      <w:rPr>
        <w:sz w:val="20"/>
        <w:rPrChange w:id="122" w:author="Author">
          <w:rPr>
            <w:sz w:val="20"/>
          </w:rPr>
        </w:rPrChange>
      </w:rPr>
      <w:fldChar w:fldCharType="separate"/>
    </w:r>
    <w:r>
      <w:rPr>
        <w:sz w:val="20"/>
      </w:rPr>
      <w:t>04 Jul 2006</w:t>
    </w:r>
    <w:r w:rsidRPr="003C42AF">
      <w:rPr>
        <w:sz w:val="20"/>
        <w:rPrChange w:id="123" w:author="Author">
          <w:rPr>
            <w:sz w:val="20"/>
          </w:rPr>
        </w:rPrChange>
      </w:rPr>
      <w:fldChar w:fldCharType="end"/>
    </w:r>
    <w:r>
      <w:rPr>
        <w:sz w:val="20"/>
      </w:rPr>
      <w:tab/>
      <w:t xml:space="preserve">Version </w:t>
    </w:r>
    <w:r w:rsidRPr="003C42AF">
      <w:rPr>
        <w:sz w:val="20"/>
        <w:rPrChange w:id="124" w:author="Author">
          <w:rPr>
            <w:sz w:val="20"/>
          </w:rPr>
        </w:rPrChange>
      </w:rPr>
      <w:fldChar w:fldCharType="begin"/>
    </w:r>
    <w:r>
      <w:rPr>
        <w:sz w:val="20"/>
      </w:rPr>
      <w:instrText xml:space="preserve"> DOCPROPERTY "Suffix" </w:instrText>
    </w:r>
    <w:r w:rsidRPr="003C42AF">
      <w:rPr>
        <w:sz w:val="20"/>
        <w:rPrChange w:id="125" w:author="Author">
          <w:rPr>
            <w:sz w:val="20"/>
          </w:rPr>
        </w:rPrChange>
      </w:rPr>
      <w:fldChar w:fldCharType="separate"/>
    </w:r>
    <w:r>
      <w:rPr>
        <w:sz w:val="20"/>
      </w:rPr>
      <w:t>00-d0-05</w:t>
    </w:r>
    <w:r w:rsidRPr="003C42AF">
      <w:rPr>
        <w:sz w:val="20"/>
        <w:rPrChange w:id="126" w:author="Author">
          <w:rPr>
            <w:sz w:val="20"/>
          </w:rPr>
        </w:rPrChange>
      </w:rPr>
      <w:fldChar w:fldCharType="end"/>
    </w:r>
  </w:p>
  <w:p w14:paraId="18B7282D" w14:textId="77777777" w:rsidR="00EF76D6" w:rsidRDefault="00B82048">
    <w:pPr>
      <w:pStyle w:val="Footer"/>
      <w:tabs>
        <w:tab w:val="center" w:pos="3600"/>
      </w:tabs>
      <w:rPr>
        <w:sz w:val="16"/>
      </w:rPr>
    </w:pPr>
    <w:r>
      <w:rPr>
        <w:sz w:val="16"/>
      </w:rPr>
      <w:tab/>
    </w:r>
    <w:r>
      <w:rPr>
        <w:sz w:val="16"/>
      </w:rPr>
      <w:t>Extract from www.slp.wa.gov.au, see that website for further information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EC5F8" w14:textId="77777777" w:rsidR="00EF76D6" w:rsidRDefault="00EF76D6">
    <w:pPr>
      <w:pStyle w:val="Footer"/>
      <w:pBdr>
        <w:bottom w:val="single" w:sz="4" w:space="1" w:color="auto"/>
      </w:pBdr>
      <w:rPr>
        <w:sz w:val="20"/>
      </w:rPr>
    </w:pPr>
  </w:p>
  <w:p w14:paraId="06CD97EF" w14:textId="77777777" w:rsidR="00EF76D6" w:rsidRDefault="00B82048">
    <w:pPr>
      <w:pStyle w:val="Footer"/>
      <w:tabs>
        <w:tab w:val="center" w:pos="3600"/>
        <w:tab w:val="right" w:pos="7080"/>
      </w:tabs>
      <w:rPr>
        <w:sz w:val="20"/>
      </w:rPr>
    </w:pPr>
    <w:r>
      <w:rPr>
        <w:sz w:val="20"/>
      </w:rPr>
      <w:t xml:space="preserve">page </w:t>
    </w:r>
    <w:r w:rsidRPr="003C42AF">
      <w:rPr>
        <w:sz w:val="20"/>
        <w:rPrChange w:id="181" w:author="Author">
          <w:rPr>
            <w:sz w:val="20"/>
          </w:rPr>
        </w:rPrChange>
      </w:rPr>
      <w:fldChar w:fldCharType="begin"/>
    </w:r>
    <w:r>
      <w:rPr>
        <w:sz w:val="20"/>
      </w:rPr>
      <w:instrText xml:space="preserve"> PAGE </w:instrText>
    </w:r>
    <w:r w:rsidRPr="003C42AF">
      <w:rPr>
        <w:sz w:val="20"/>
        <w:rPrChange w:id="182" w:author="Author">
          <w:rPr>
            <w:sz w:val="20"/>
          </w:rPr>
        </w:rPrChange>
      </w:rPr>
      <w:fldChar w:fldCharType="separate"/>
    </w:r>
    <w:r>
      <w:rPr>
        <w:noProof/>
        <w:sz w:val="20"/>
      </w:rPr>
      <w:t>8</w:t>
    </w:r>
    <w:r w:rsidRPr="003C42AF">
      <w:rPr>
        <w:sz w:val="20"/>
        <w:rPrChange w:id="183" w:author="Author">
          <w:rPr>
            <w:sz w:val="20"/>
          </w:rPr>
        </w:rPrChange>
      </w:rPr>
      <w:fldChar w:fldCharType="end"/>
    </w:r>
    <w:r>
      <w:rPr>
        <w:sz w:val="20"/>
      </w:rPr>
      <w:tab/>
      <w:t xml:space="preserve">Version </w:t>
    </w:r>
    <w:r w:rsidRPr="003C42AF">
      <w:rPr>
        <w:sz w:val="20"/>
        <w:rPrChange w:id="184" w:author="Author">
          <w:rPr>
            <w:sz w:val="20"/>
          </w:rPr>
        </w:rPrChange>
      </w:rPr>
      <w:fldChar w:fldCharType="begin"/>
    </w:r>
    <w:r>
      <w:rPr>
        <w:sz w:val="20"/>
      </w:rPr>
      <w:instrText xml:space="preserve"> DOCPROPERTY "Suffix" </w:instrText>
    </w:r>
    <w:r w:rsidRPr="003C42AF">
      <w:rPr>
        <w:sz w:val="20"/>
        <w:rPrChange w:id="185" w:author="Author">
          <w:rPr>
            <w:sz w:val="20"/>
          </w:rPr>
        </w:rPrChange>
      </w:rPr>
      <w:fldChar w:fldCharType="separate"/>
    </w:r>
    <w:r>
      <w:rPr>
        <w:sz w:val="20"/>
      </w:rPr>
      <w:t>00-d0-05</w:t>
    </w:r>
    <w:r w:rsidRPr="003C42AF">
      <w:rPr>
        <w:sz w:val="20"/>
        <w:rPrChange w:id="186" w:author="Author">
          <w:rPr>
            <w:sz w:val="20"/>
          </w:rPr>
        </w:rPrChange>
      </w:rPr>
      <w:fldChar w:fldCharType="end"/>
    </w:r>
    <w:r>
      <w:rPr>
        <w:sz w:val="20"/>
      </w:rPr>
      <w:tab/>
      <w:t xml:space="preserve">Ceased on </w:t>
    </w:r>
    <w:r w:rsidRPr="003C42AF">
      <w:rPr>
        <w:sz w:val="20"/>
        <w:rPrChange w:id="187" w:author="Author">
          <w:rPr>
            <w:sz w:val="20"/>
          </w:rPr>
        </w:rPrChange>
      </w:rPr>
      <w:fldChar w:fldCharType="begin"/>
    </w:r>
    <w:r>
      <w:rPr>
        <w:sz w:val="20"/>
      </w:rPr>
      <w:instrText xml:space="preserve"> DOCPROPERTY "AsAtDate" </w:instrText>
    </w:r>
    <w:r w:rsidRPr="003C42AF">
      <w:rPr>
        <w:sz w:val="20"/>
        <w:rPrChange w:id="188" w:author="Author">
          <w:rPr>
            <w:sz w:val="20"/>
          </w:rPr>
        </w:rPrChange>
      </w:rPr>
      <w:fldChar w:fldCharType="separate"/>
    </w:r>
    <w:r>
      <w:rPr>
        <w:sz w:val="20"/>
      </w:rPr>
      <w:t>04 Jul 2006</w:t>
    </w:r>
    <w:r w:rsidRPr="003C42AF">
      <w:rPr>
        <w:sz w:val="20"/>
        <w:rPrChange w:id="189" w:author="Author">
          <w:rPr>
            <w:sz w:val="20"/>
          </w:rPr>
        </w:rPrChange>
      </w:rPr>
      <w:fldChar w:fldCharType="end"/>
    </w:r>
  </w:p>
  <w:p w14:paraId="184A6153" w14:textId="77777777" w:rsidR="00EF76D6" w:rsidRDefault="00B82048">
    <w:pPr>
      <w:pStyle w:val="Footer"/>
      <w:tabs>
        <w:tab w:val="center" w:pos="3600"/>
      </w:tabs>
      <w:rPr>
        <w:sz w:val="16"/>
      </w:rPr>
    </w:pPr>
    <w:r>
      <w:rPr>
        <w:sz w:val="16"/>
      </w:rPr>
      <w:tab/>
      <w:t>Extract from www.slp.wa.gov.au, see that website for further information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56462" w14:textId="77777777" w:rsidR="00EF76D6" w:rsidRDefault="00EF76D6">
    <w:pPr>
      <w:pStyle w:val="Footer"/>
      <w:pBdr>
        <w:bottom w:val="single" w:sz="4" w:space="1" w:color="auto"/>
      </w:pBdr>
      <w:rPr>
        <w:sz w:val="20"/>
      </w:rPr>
    </w:pPr>
  </w:p>
  <w:p w14:paraId="6B98B594" w14:textId="77777777" w:rsidR="00EF76D6" w:rsidRDefault="00B82048">
    <w:pPr>
      <w:pStyle w:val="Footer"/>
      <w:tabs>
        <w:tab w:val="center" w:pos="3600"/>
        <w:tab w:val="right" w:pos="7080"/>
      </w:tabs>
      <w:rPr>
        <w:sz w:val="20"/>
      </w:rPr>
    </w:pPr>
    <w:r>
      <w:rPr>
        <w:sz w:val="20"/>
      </w:rPr>
      <w:t xml:space="preserve">Ceased on </w:t>
    </w:r>
    <w:r w:rsidRPr="003C42AF">
      <w:rPr>
        <w:sz w:val="20"/>
        <w:rPrChange w:id="190" w:author="Author">
          <w:rPr>
            <w:sz w:val="20"/>
          </w:rPr>
        </w:rPrChange>
      </w:rPr>
      <w:fldChar w:fldCharType="begin"/>
    </w:r>
    <w:r>
      <w:rPr>
        <w:sz w:val="20"/>
      </w:rPr>
      <w:instrText xml:space="preserve"> DOCPROPERTY "AsAtDate" </w:instrText>
    </w:r>
    <w:r w:rsidRPr="003C42AF">
      <w:rPr>
        <w:sz w:val="20"/>
        <w:rPrChange w:id="191" w:author="Author">
          <w:rPr>
            <w:sz w:val="20"/>
          </w:rPr>
        </w:rPrChange>
      </w:rPr>
      <w:fldChar w:fldCharType="separate"/>
    </w:r>
    <w:r>
      <w:rPr>
        <w:sz w:val="20"/>
      </w:rPr>
      <w:t>04 Jul 2006</w:t>
    </w:r>
    <w:r w:rsidRPr="003C42AF">
      <w:rPr>
        <w:sz w:val="20"/>
        <w:rPrChange w:id="192" w:author="Author">
          <w:rPr>
            <w:sz w:val="20"/>
          </w:rPr>
        </w:rPrChange>
      </w:rPr>
      <w:fldChar w:fldCharType="end"/>
    </w:r>
    <w:r>
      <w:rPr>
        <w:sz w:val="20"/>
      </w:rPr>
      <w:tab/>
      <w:t xml:space="preserve">Version </w:t>
    </w:r>
    <w:r w:rsidRPr="003C42AF">
      <w:rPr>
        <w:sz w:val="20"/>
        <w:rPrChange w:id="193" w:author="Author">
          <w:rPr>
            <w:sz w:val="20"/>
          </w:rPr>
        </w:rPrChange>
      </w:rPr>
      <w:fldChar w:fldCharType="begin"/>
    </w:r>
    <w:r>
      <w:rPr>
        <w:sz w:val="20"/>
      </w:rPr>
      <w:instrText xml:space="preserve"> DOCPROPERTY "Suffix" </w:instrText>
    </w:r>
    <w:r w:rsidRPr="003C42AF">
      <w:rPr>
        <w:sz w:val="20"/>
        <w:rPrChange w:id="194" w:author="Author">
          <w:rPr>
            <w:sz w:val="20"/>
          </w:rPr>
        </w:rPrChange>
      </w:rPr>
      <w:fldChar w:fldCharType="separate"/>
    </w:r>
    <w:r>
      <w:rPr>
        <w:sz w:val="20"/>
      </w:rPr>
      <w:t>00-d0-05</w:t>
    </w:r>
    <w:r w:rsidRPr="003C42AF">
      <w:rPr>
        <w:sz w:val="20"/>
        <w:rPrChange w:id="195" w:author="Author">
          <w:rPr>
            <w:sz w:val="20"/>
          </w:rPr>
        </w:rPrChange>
      </w:rPr>
      <w:fldChar w:fldCharType="end"/>
    </w:r>
    <w:r>
      <w:rPr>
        <w:sz w:val="20"/>
      </w:rPr>
      <w:tab/>
      <w:t xml:space="preserve">page </w:t>
    </w:r>
    <w:r w:rsidRPr="003C42AF">
      <w:rPr>
        <w:sz w:val="20"/>
        <w:rPrChange w:id="196" w:author="Author">
          <w:rPr>
            <w:sz w:val="20"/>
          </w:rPr>
        </w:rPrChange>
      </w:rPr>
      <w:fldChar w:fldCharType="begin"/>
    </w:r>
    <w:r>
      <w:rPr>
        <w:sz w:val="20"/>
      </w:rPr>
      <w:instrText xml:space="preserve"> PAGE </w:instrText>
    </w:r>
    <w:r w:rsidRPr="003C42AF">
      <w:rPr>
        <w:sz w:val="20"/>
        <w:rPrChange w:id="197" w:author="Author">
          <w:rPr>
            <w:sz w:val="20"/>
          </w:rPr>
        </w:rPrChange>
      </w:rPr>
      <w:fldChar w:fldCharType="separate"/>
    </w:r>
    <w:r>
      <w:rPr>
        <w:noProof/>
        <w:sz w:val="20"/>
      </w:rPr>
      <w:t>9</w:t>
    </w:r>
    <w:r w:rsidRPr="003C42AF">
      <w:rPr>
        <w:sz w:val="20"/>
        <w:rPrChange w:id="198" w:author="Author">
          <w:rPr>
            <w:sz w:val="20"/>
          </w:rPr>
        </w:rPrChange>
      </w:rPr>
      <w:fldChar w:fldCharType="end"/>
    </w:r>
  </w:p>
  <w:p w14:paraId="5C7ACE86" w14:textId="77777777" w:rsidR="00EF76D6" w:rsidRDefault="00B82048">
    <w:pPr>
      <w:pStyle w:val="Footer"/>
      <w:tabs>
        <w:tab w:val="center" w:pos="3600"/>
      </w:tabs>
      <w:rPr>
        <w:sz w:val="16"/>
      </w:rPr>
    </w:pPr>
    <w:r>
      <w:rPr>
        <w:sz w:val="16"/>
      </w:rPr>
      <w:tab/>
      <w:t>Extract from www.slp.wa.gov.au, see that website for further information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AE863" w14:textId="77777777" w:rsidR="00EF76D6" w:rsidRDefault="00EF76D6">
    <w:pPr>
      <w:pStyle w:val="Footer"/>
      <w:pBdr>
        <w:bottom w:val="single" w:sz="4" w:space="1" w:color="auto"/>
      </w:pBdr>
      <w:rPr>
        <w:sz w:val="20"/>
      </w:rPr>
    </w:pPr>
  </w:p>
  <w:p w14:paraId="3242261C" w14:textId="77777777" w:rsidR="00EF76D6" w:rsidRDefault="00B82048">
    <w:pPr>
      <w:pStyle w:val="Footer"/>
      <w:tabs>
        <w:tab w:val="center" w:pos="3600"/>
        <w:tab w:val="right" w:pos="7080"/>
      </w:tabs>
      <w:rPr>
        <w:sz w:val="20"/>
      </w:rPr>
    </w:pPr>
    <w:r>
      <w:rPr>
        <w:sz w:val="20"/>
      </w:rPr>
      <w:t xml:space="preserve">Ceased on </w:t>
    </w:r>
    <w:r w:rsidRPr="003C42AF">
      <w:rPr>
        <w:sz w:val="20"/>
        <w:rPrChange w:id="199" w:author="Author">
          <w:rPr>
            <w:sz w:val="20"/>
          </w:rPr>
        </w:rPrChange>
      </w:rPr>
      <w:fldChar w:fldCharType="begin"/>
    </w:r>
    <w:r>
      <w:rPr>
        <w:sz w:val="20"/>
      </w:rPr>
      <w:instrText xml:space="preserve"> DOCPROPERTY "AsAtDate" </w:instrText>
    </w:r>
    <w:r w:rsidRPr="003C42AF">
      <w:rPr>
        <w:sz w:val="20"/>
        <w:rPrChange w:id="200" w:author="Author">
          <w:rPr>
            <w:sz w:val="20"/>
          </w:rPr>
        </w:rPrChange>
      </w:rPr>
      <w:fldChar w:fldCharType="separate"/>
    </w:r>
    <w:r>
      <w:rPr>
        <w:sz w:val="20"/>
      </w:rPr>
      <w:t>04 Jul 2006</w:t>
    </w:r>
    <w:r w:rsidRPr="003C42AF">
      <w:rPr>
        <w:sz w:val="20"/>
        <w:rPrChange w:id="201" w:author="Author">
          <w:rPr>
            <w:sz w:val="20"/>
          </w:rPr>
        </w:rPrChange>
      </w:rPr>
      <w:fldChar w:fldCharType="end"/>
    </w:r>
    <w:r>
      <w:rPr>
        <w:sz w:val="20"/>
      </w:rPr>
      <w:tab/>
      <w:t xml:space="preserve">Version </w:t>
    </w:r>
    <w:r w:rsidRPr="003C42AF">
      <w:rPr>
        <w:sz w:val="20"/>
        <w:rPrChange w:id="202" w:author="Author">
          <w:rPr>
            <w:sz w:val="20"/>
          </w:rPr>
        </w:rPrChange>
      </w:rPr>
      <w:fldChar w:fldCharType="begin"/>
    </w:r>
    <w:r>
      <w:rPr>
        <w:sz w:val="20"/>
      </w:rPr>
      <w:instrText xml:space="preserve"> DOCPROPERTY "Suffix" </w:instrText>
    </w:r>
    <w:r w:rsidRPr="003C42AF">
      <w:rPr>
        <w:sz w:val="20"/>
        <w:rPrChange w:id="203" w:author="Author">
          <w:rPr>
            <w:sz w:val="20"/>
          </w:rPr>
        </w:rPrChange>
      </w:rPr>
      <w:fldChar w:fldCharType="separate"/>
    </w:r>
    <w:r>
      <w:rPr>
        <w:sz w:val="20"/>
      </w:rPr>
      <w:t>00-d0-05</w:t>
    </w:r>
    <w:r w:rsidRPr="003C42AF">
      <w:rPr>
        <w:sz w:val="20"/>
        <w:rPrChange w:id="204" w:author="Author">
          <w:rPr>
            <w:sz w:val="20"/>
          </w:rPr>
        </w:rPrChange>
      </w:rPr>
      <w:fldChar w:fldCharType="end"/>
    </w:r>
    <w:r>
      <w:rPr>
        <w:sz w:val="20"/>
      </w:rPr>
      <w:tab/>
      <w:t xml:space="preserve">page </w:t>
    </w:r>
    <w:r w:rsidRPr="003C42AF">
      <w:rPr>
        <w:sz w:val="20"/>
        <w:rPrChange w:id="205" w:author="Author">
          <w:rPr>
            <w:sz w:val="20"/>
          </w:rPr>
        </w:rPrChange>
      </w:rPr>
      <w:fldChar w:fldCharType="begin"/>
    </w:r>
    <w:r>
      <w:rPr>
        <w:sz w:val="20"/>
      </w:rPr>
      <w:instrText xml:space="preserve"> PAGE </w:instrText>
    </w:r>
    <w:r w:rsidRPr="003C42AF">
      <w:rPr>
        <w:sz w:val="20"/>
        <w:rPrChange w:id="206" w:author="Author">
          <w:rPr>
            <w:sz w:val="20"/>
          </w:rPr>
        </w:rPrChange>
      </w:rPr>
      <w:fldChar w:fldCharType="separate"/>
    </w:r>
    <w:r>
      <w:rPr>
        <w:noProof/>
        <w:sz w:val="20"/>
      </w:rPr>
      <w:t>1</w:t>
    </w:r>
    <w:r w:rsidRPr="003C42AF">
      <w:rPr>
        <w:sz w:val="20"/>
        <w:rPrChange w:id="207" w:author="Author">
          <w:rPr>
            <w:sz w:val="20"/>
          </w:rPr>
        </w:rPrChange>
      </w:rPr>
      <w:fldChar w:fldCharType="end"/>
    </w:r>
  </w:p>
  <w:p w14:paraId="2EBCDBA9" w14:textId="77777777" w:rsidR="00EF76D6" w:rsidRDefault="00B82048">
    <w:pPr>
      <w:pStyle w:val="Footer"/>
      <w:tabs>
        <w:tab w:val="center" w:pos="3600"/>
      </w:tabs>
      <w:rPr>
        <w:sz w:val="16"/>
      </w:rPr>
    </w:pPr>
    <w:r>
      <w:rPr>
        <w:sz w:val="16"/>
      </w:rPr>
      <w:tab/>
      <w:t>Extract from www.slp.wa.gov.au, see that website for further information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7CEFF" w14:textId="77777777" w:rsidR="00DF7B47" w:rsidRDefault="00DF7B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16CDF" w14:textId="77777777" w:rsidR="00ED6A30" w:rsidRDefault="00ED6A30">
    <w:pPr>
      <w:rPr>
        <w:del w:id="1010" w:author="Author"/>
      </w:rPr>
    </w:pPr>
  </w:p>
  <w:tbl>
    <w:tblPr>
      <w:tblW w:w="9690" w:type="dxa"/>
      <w:tblInd w:w="-90" w:type="dxa"/>
      <w:tblLook w:val="01E0" w:firstRow="1" w:lastRow="1" w:firstColumn="1" w:lastColumn="1" w:noHBand="0" w:noVBand="0"/>
    </w:tblPr>
    <w:tblGrid>
      <w:gridCol w:w="3978"/>
      <w:gridCol w:w="2520"/>
      <w:gridCol w:w="3192"/>
    </w:tblGrid>
    <w:tr w:rsidR="00CD5F6B" w14:paraId="55C4F39C" w14:textId="77777777" w:rsidTr="00862331">
      <w:trPr>
        <w:del w:id="1011" w:author="Author"/>
      </w:trPr>
      <w:tc>
        <w:tcPr>
          <w:tcW w:w="3978" w:type="dxa"/>
          <w:vAlign w:val="bottom"/>
        </w:tcPr>
        <w:p w14:paraId="738A9647" w14:textId="58E46F4A" w:rsidR="00ED6A30" w:rsidRPr="0038445B" w:rsidRDefault="00295D6D" w:rsidP="00CE170E">
          <w:pPr>
            <w:pStyle w:val="Footer"/>
            <w:rPr>
              <w:del w:id="1012" w:author="Author"/>
              <w:b/>
              <w:bCs/>
            </w:rPr>
          </w:pPr>
          <w:del w:id="1013" w:author="Author">
            <w:r w:rsidRPr="0038445B">
              <w:rPr>
                <w:b/>
                <w:bCs/>
              </w:rPr>
              <w:delText xml:space="preserve">Schedule 2 to Multifamily Loan and Security Agreement - Summary of Loan Terms (Interest Rate Type </w:delText>
            </w:r>
            <w:r w:rsidR="00C92958">
              <w:rPr>
                <w:b/>
                <w:bCs/>
              </w:rPr>
              <w:delText>-</w:delText>
            </w:r>
            <w:r w:rsidRPr="0038445B">
              <w:rPr>
                <w:b/>
                <w:bCs/>
              </w:rPr>
              <w:delText xml:space="preserve"> ARM</w:delText>
            </w:r>
            <w:r w:rsidR="003C1EDE">
              <w:rPr>
                <w:b/>
                <w:bCs/>
              </w:rPr>
              <w:delText xml:space="preserve"> 7/6 (SOFR)</w:delText>
            </w:r>
            <w:r w:rsidRPr="0038445B">
              <w:rPr>
                <w:b/>
                <w:bCs/>
              </w:rPr>
              <w:delText>)</w:delText>
            </w:r>
            <w:r>
              <w:rPr>
                <w:b/>
                <w:bCs/>
              </w:rPr>
              <w:delText xml:space="preserve"> (Master Lease)</w:delText>
            </w:r>
          </w:del>
        </w:p>
      </w:tc>
      <w:tc>
        <w:tcPr>
          <w:tcW w:w="2520" w:type="dxa"/>
          <w:vAlign w:val="bottom"/>
        </w:tcPr>
        <w:p w14:paraId="26B417F5" w14:textId="4736C02C" w:rsidR="00ED6A30" w:rsidRPr="0038445B" w:rsidRDefault="00295D6D" w:rsidP="0038445B">
          <w:pPr>
            <w:pStyle w:val="Footer"/>
            <w:jc w:val="center"/>
            <w:rPr>
              <w:del w:id="1014" w:author="Author"/>
              <w:b/>
            </w:rPr>
          </w:pPr>
          <w:del w:id="1015" w:author="Author">
            <w:r w:rsidRPr="0038445B">
              <w:rPr>
                <w:b/>
              </w:rPr>
              <w:delText>Form 6102.ARM</w:delText>
            </w:r>
            <w:r>
              <w:rPr>
                <w:b/>
              </w:rPr>
              <w:delText>.ML</w:delText>
            </w:r>
            <w:r w:rsidR="003C1EDE">
              <w:rPr>
                <w:b/>
              </w:rPr>
              <w:delText xml:space="preserve"> 7/6 (SOFR)</w:delText>
            </w:r>
          </w:del>
        </w:p>
      </w:tc>
      <w:tc>
        <w:tcPr>
          <w:tcW w:w="3192" w:type="dxa"/>
          <w:vAlign w:val="bottom"/>
        </w:tcPr>
        <w:p w14:paraId="6607D6B6" w14:textId="77777777" w:rsidR="00ED6A30" w:rsidRPr="0038445B" w:rsidRDefault="00295D6D" w:rsidP="0038445B">
          <w:pPr>
            <w:pStyle w:val="Footer"/>
            <w:jc w:val="right"/>
            <w:rPr>
              <w:del w:id="1016" w:author="Author"/>
              <w:b/>
            </w:rPr>
          </w:pPr>
          <w:del w:id="1017" w:author="Author">
            <w:r w:rsidRPr="0038445B">
              <w:rPr>
                <w:b/>
              </w:rPr>
              <w:delText xml:space="preserve">Page </w:delText>
            </w:r>
            <w:r w:rsidRPr="0038445B">
              <w:rPr>
                <w:rStyle w:val="PageNumber"/>
                <w:b/>
              </w:rPr>
              <w:fldChar w:fldCharType="begin"/>
            </w:r>
            <w:r w:rsidRPr="0038445B">
              <w:rPr>
                <w:rStyle w:val="PageNumber"/>
                <w:b/>
              </w:rPr>
              <w:delInstrText xml:space="preserve"> PAGE </w:delInstrText>
            </w:r>
            <w:r w:rsidRPr="0038445B">
              <w:rPr>
                <w:rStyle w:val="PageNumber"/>
                <w:b/>
              </w:rPr>
              <w:fldChar w:fldCharType="separate"/>
            </w:r>
            <w:r w:rsidR="0076713A">
              <w:rPr>
                <w:rStyle w:val="PageNumber"/>
                <w:b/>
                <w:noProof/>
              </w:rPr>
              <w:delText>5</w:delText>
            </w:r>
            <w:r w:rsidRPr="0038445B">
              <w:rPr>
                <w:rStyle w:val="PageNumber"/>
                <w:b/>
              </w:rPr>
              <w:fldChar w:fldCharType="end"/>
            </w:r>
          </w:del>
        </w:p>
      </w:tc>
    </w:tr>
    <w:tr w:rsidR="00FD792F" w14:paraId="0813F81A" w14:textId="77777777" w:rsidTr="00862331">
      <w:trPr>
        <w:del w:id="1018" w:author="Author"/>
      </w:trPr>
      <w:tc>
        <w:tcPr>
          <w:tcW w:w="3978" w:type="dxa"/>
          <w:vAlign w:val="bottom"/>
        </w:tcPr>
        <w:p w14:paraId="7FC28C4C" w14:textId="77777777" w:rsidR="00FD792F" w:rsidRPr="0038445B" w:rsidRDefault="00FD792F" w:rsidP="00FD792F">
          <w:pPr>
            <w:pStyle w:val="Footer"/>
            <w:rPr>
              <w:del w:id="1019" w:author="Author"/>
              <w:b/>
            </w:rPr>
          </w:pPr>
          <w:del w:id="1020" w:author="Author">
            <w:r w:rsidRPr="0038445B">
              <w:rPr>
                <w:b/>
              </w:rPr>
              <w:delText>Fannie Mae</w:delText>
            </w:r>
          </w:del>
        </w:p>
      </w:tc>
      <w:tc>
        <w:tcPr>
          <w:tcW w:w="2520" w:type="dxa"/>
          <w:vAlign w:val="bottom"/>
        </w:tcPr>
        <w:p w14:paraId="658D3DA3" w14:textId="722961B9" w:rsidR="00FD792F" w:rsidRPr="0038445B" w:rsidRDefault="00FD792F" w:rsidP="00FD792F">
          <w:pPr>
            <w:pStyle w:val="Footer"/>
            <w:jc w:val="center"/>
            <w:rPr>
              <w:del w:id="1021" w:author="Author"/>
              <w:b/>
            </w:rPr>
          </w:pPr>
          <w:del w:id="1022" w:author="Author">
            <w:r>
              <w:rPr>
                <w:b/>
              </w:rPr>
              <w:delText>0</w:delText>
            </w:r>
            <w:r w:rsidR="00ED6A30">
              <w:rPr>
                <w:b/>
              </w:rPr>
              <w:delText>6</w:delText>
            </w:r>
            <w:r>
              <w:rPr>
                <w:b/>
              </w:rPr>
              <w:delText>-2</w:delText>
            </w:r>
            <w:r w:rsidR="00ED6A30">
              <w:rPr>
                <w:b/>
              </w:rPr>
              <w:delText>5</w:delText>
            </w:r>
          </w:del>
        </w:p>
      </w:tc>
      <w:tc>
        <w:tcPr>
          <w:tcW w:w="3192" w:type="dxa"/>
          <w:vAlign w:val="bottom"/>
        </w:tcPr>
        <w:p w14:paraId="76828422" w14:textId="0E983896" w:rsidR="00FD792F" w:rsidRPr="0038445B" w:rsidRDefault="00FD792F" w:rsidP="00FD792F">
          <w:pPr>
            <w:pStyle w:val="Footer"/>
            <w:jc w:val="right"/>
            <w:rPr>
              <w:del w:id="1023" w:author="Author"/>
              <w:b/>
            </w:rPr>
          </w:pPr>
          <w:del w:id="1024" w:author="Author">
            <w:r>
              <w:rPr>
                <w:b/>
              </w:rPr>
              <w:delText>© 202</w:delText>
            </w:r>
            <w:r w:rsidR="00ED6A30">
              <w:rPr>
                <w:b/>
              </w:rPr>
              <w:delText>5</w:delText>
            </w:r>
            <w:r>
              <w:rPr>
                <w:b/>
              </w:rPr>
              <w:delText xml:space="preserve"> Fannie Mae</w:delText>
            </w:r>
          </w:del>
        </w:p>
      </w:tc>
    </w:tr>
  </w:tbl>
  <w:p w14:paraId="0121B8B8" w14:textId="77777777" w:rsidR="00ED6A30" w:rsidRPr="00611913" w:rsidRDefault="00ED6A30" w:rsidP="00A24C0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53FE8" w14:textId="77777777" w:rsidR="00ED6A30" w:rsidRDefault="00ED6A30" w:rsidP="00CE170E">
    <w:pPr>
      <w:jc w:val="both"/>
      <w:rPr>
        <w:del w:id="1026" w:author="Author"/>
      </w:rPr>
    </w:pPr>
  </w:p>
  <w:tbl>
    <w:tblPr>
      <w:tblW w:w="9690" w:type="dxa"/>
      <w:tblInd w:w="-90" w:type="dxa"/>
      <w:tblLook w:val="01E0" w:firstRow="1" w:lastRow="1" w:firstColumn="1" w:lastColumn="1" w:noHBand="0" w:noVBand="0"/>
    </w:tblPr>
    <w:tblGrid>
      <w:gridCol w:w="3978"/>
      <w:gridCol w:w="2520"/>
      <w:gridCol w:w="3192"/>
    </w:tblGrid>
    <w:tr w:rsidR="00CD5F6B" w14:paraId="049EBE1B" w14:textId="77777777" w:rsidTr="00862331">
      <w:trPr>
        <w:del w:id="1027" w:author="Author"/>
      </w:trPr>
      <w:tc>
        <w:tcPr>
          <w:tcW w:w="3978" w:type="dxa"/>
          <w:vAlign w:val="bottom"/>
        </w:tcPr>
        <w:p w14:paraId="55C160D3" w14:textId="278D9FD5" w:rsidR="00ED6A30" w:rsidRPr="0038445B" w:rsidRDefault="00295D6D" w:rsidP="00CE170E">
          <w:pPr>
            <w:pStyle w:val="Footer"/>
            <w:rPr>
              <w:del w:id="1028" w:author="Author"/>
              <w:b/>
              <w:bCs/>
            </w:rPr>
          </w:pPr>
          <w:del w:id="1029" w:author="Author">
            <w:r w:rsidRPr="0038445B">
              <w:rPr>
                <w:b/>
                <w:bCs/>
              </w:rPr>
              <w:delText xml:space="preserve">Schedule 2 to Multifamily Loan and Security Agreement - Summary of Loan Terms (Interest Rate Type </w:delText>
            </w:r>
            <w:r w:rsidR="00C92958">
              <w:rPr>
                <w:b/>
                <w:bCs/>
              </w:rPr>
              <w:delText>-</w:delText>
            </w:r>
            <w:r w:rsidRPr="0038445B">
              <w:rPr>
                <w:b/>
                <w:bCs/>
              </w:rPr>
              <w:delText xml:space="preserve"> ARM</w:delText>
            </w:r>
            <w:r w:rsidR="003C1EDE">
              <w:rPr>
                <w:b/>
                <w:bCs/>
              </w:rPr>
              <w:delText xml:space="preserve"> 7/6 (SOFR)</w:delText>
            </w:r>
            <w:r w:rsidRPr="0038445B">
              <w:rPr>
                <w:b/>
                <w:bCs/>
              </w:rPr>
              <w:delText>)</w:delText>
            </w:r>
            <w:r>
              <w:rPr>
                <w:b/>
                <w:bCs/>
              </w:rPr>
              <w:delText xml:space="preserve"> (Master Lease)</w:delText>
            </w:r>
          </w:del>
        </w:p>
      </w:tc>
      <w:tc>
        <w:tcPr>
          <w:tcW w:w="2520" w:type="dxa"/>
          <w:vAlign w:val="bottom"/>
        </w:tcPr>
        <w:p w14:paraId="76AC6BAC" w14:textId="3A3D4F0F" w:rsidR="00ED6A30" w:rsidRPr="0038445B" w:rsidRDefault="00295D6D" w:rsidP="00A05028">
          <w:pPr>
            <w:pStyle w:val="Footer"/>
            <w:jc w:val="center"/>
            <w:rPr>
              <w:del w:id="1030" w:author="Author"/>
              <w:b/>
            </w:rPr>
          </w:pPr>
          <w:del w:id="1031" w:author="Author">
            <w:r w:rsidRPr="0038445B">
              <w:rPr>
                <w:b/>
              </w:rPr>
              <w:delText>Form 6102.ARM</w:delText>
            </w:r>
            <w:r>
              <w:rPr>
                <w:b/>
              </w:rPr>
              <w:delText>.ML</w:delText>
            </w:r>
            <w:r w:rsidR="003C1EDE">
              <w:rPr>
                <w:b/>
              </w:rPr>
              <w:delText xml:space="preserve"> 7/6 (SOFR)</w:delText>
            </w:r>
          </w:del>
        </w:p>
      </w:tc>
      <w:tc>
        <w:tcPr>
          <w:tcW w:w="3192" w:type="dxa"/>
          <w:vAlign w:val="bottom"/>
        </w:tcPr>
        <w:p w14:paraId="4FAB95CD" w14:textId="77777777" w:rsidR="00ED6A30" w:rsidRPr="0038445B" w:rsidRDefault="00295D6D" w:rsidP="00A05028">
          <w:pPr>
            <w:pStyle w:val="Footer"/>
            <w:jc w:val="right"/>
            <w:rPr>
              <w:del w:id="1032" w:author="Author"/>
              <w:b/>
            </w:rPr>
          </w:pPr>
          <w:del w:id="1033" w:author="Author">
            <w:r w:rsidRPr="0038445B">
              <w:rPr>
                <w:b/>
              </w:rPr>
              <w:delText xml:space="preserve">Page </w:delText>
            </w:r>
            <w:r w:rsidRPr="0038445B">
              <w:rPr>
                <w:rStyle w:val="PageNumber"/>
                <w:b/>
              </w:rPr>
              <w:fldChar w:fldCharType="begin"/>
            </w:r>
            <w:r w:rsidRPr="0038445B">
              <w:rPr>
                <w:rStyle w:val="PageNumber"/>
                <w:b/>
              </w:rPr>
              <w:delInstrText xml:space="preserve"> PAGE </w:delInstrText>
            </w:r>
            <w:r w:rsidRPr="0038445B">
              <w:rPr>
                <w:rStyle w:val="PageNumber"/>
                <w:b/>
              </w:rPr>
              <w:fldChar w:fldCharType="separate"/>
            </w:r>
            <w:r w:rsidR="0076713A">
              <w:rPr>
                <w:rStyle w:val="PageNumber"/>
                <w:b/>
                <w:noProof/>
              </w:rPr>
              <w:delText>1</w:delText>
            </w:r>
            <w:r w:rsidRPr="0038445B">
              <w:rPr>
                <w:rStyle w:val="PageNumber"/>
                <w:b/>
              </w:rPr>
              <w:fldChar w:fldCharType="end"/>
            </w:r>
          </w:del>
        </w:p>
      </w:tc>
    </w:tr>
    <w:tr w:rsidR="00FD792F" w14:paraId="0C830826" w14:textId="77777777" w:rsidTr="00862331">
      <w:trPr>
        <w:del w:id="1034" w:author="Author"/>
      </w:trPr>
      <w:tc>
        <w:tcPr>
          <w:tcW w:w="3978" w:type="dxa"/>
          <w:vAlign w:val="bottom"/>
        </w:tcPr>
        <w:p w14:paraId="58EFC31C" w14:textId="77777777" w:rsidR="00FD792F" w:rsidRPr="0038445B" w:rsidRDefault="00FD792F" w:rsidP="00FD792F">
          <w:pPr>
            <w:pStyle w:val="Footer"/>
            <w:rPr>
              <w:del w:id="1035" w:author="Author"/>
              <w:b/>
            </w:rPr>
          </w:pPr>
          <w:del w:id="1036" w:author="Author">
            <w:r w:rsidRPr="0038445B">
              <w:rPr>
                <w:b/>
              </w:rPr>
              <w:delText>Fannie Mae</w:delText>
            </w:r>
          </w:del>
        </w:p>
      </w:tc>
      <w:tc>
        <w:tcPr>
          <w:tcW w:w="2520" w:type="dxa"/>
          <w:vAlign w:val="bottom"/>
        </w:tcPr>
        <w:p w14:paraId="011CF6F2" w14:textId="3DE2BFB1" w:rsidR="00FD792F" w:rsidRPr="0038445B" w:rsidRDefault="00FD792F" w:rsidP="00FD792F">
          <w:pPr>
            <w:pStyle w:val="Footer"/>
            <w:jc w:val="center"/>
            <w:rPr>
              <w:del w:id="1037" w:author="Author"/>
              <w:b/>
            </w:rPr>
          </w:pPr>
          <w:del w:id="1038" w:author="Author">
            <w:r>
              <w:rPr>
                <w:b/>
              </w:rPr>
              <w:delText>0</w:delText>
            </w:r>
            <w:r w:rsidR="00ED6A30">
              <w:rPr>
                <w:b/>
              </w:rPr>
              <w:delText>6</w:delText>
            </w:r>
            <w:r>
              <w:rPr>
                <w:b/>
              </w:rPr>
              <w:delText>-2</w:delText>
            </w:r>
            <w:r w:rsidR="00ED6A30">
              <w:rPr>
                <w:b/>
              </w:rPr>
              <w:delText>5</w:delText>
            </w:r>
          </w:del>
        </w:p>
      </w:tc>
      <w:tc>
        <w:tcPr>
          <w:tcW w:w="3192" w:type="dxa"/>
          <w:vAlign w:val="bottom"/>
        </w:tcPr>
        <w:p w14:paraId="4F3A595C" w14:textId="4FFBA122" w:rsidR="00FD792F" w:rsidRPr="0038445B" w:rsidRDefault="00FD792F" w:rsidP="00FD792F">
          <w:pPr>
            <w:pStyle w:val="Footer"/>
            <w:jc w:val="right"/>
            <w:rPr>
              <w:del w:id="1039" w:author="Author"/>
              <w:b/>
            </w:rPr>
          </w:pPr>
          <w:del w:id="1040" w:author="Author">
            <w:r>
              <w:rPr>
                <w:b/>
              </w:rPr>
              <w:delText>© 202</w:delText>
            </w:r>
            <w:r w:rsidR="00ED6A30">
              <w:rPr>
                <w:b/>
              </w:rPr>
              <w:delText>5</w:delText>
            </w:r>
            <w:r>
              <w:rPr>
                <w:b/>
              </w:rPr>
              <w:delText xml:space="preserve"> Fannie Mae</w:delText>
            </w:r>
          </w:del>
        </w:p>
      </w:tc>
    </w:tr>
  </w:tbl>
  <w:p w14:paraId="19DC6410" w14:textId="77777777" w:rsidR="00ED6A30" w:rsidRPr="00611913" w:rsidRDefault="00ED6A30" w:rsidP="00A05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7BC65F" w14:textId="77777777" w:rsidR="00B82048" w:rsidRDefault="00B82048">
      <w:r>
        <w:separator/>
      </w:r>
    </w:p>
  </w:footnote>
  <w:footnote w:type="continuationSeparator" w:id="0">
    <w:p w14:paraId="0F6D1217" w14:textId="77777777" w:rsidR="00B82048" w:rsidRDefault="00B82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4230E" w14:textId="77777777" w:rsidR="00EF76D6" w:rsidRDefault="00EF76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4BAA9" w14:textId="77777777" w:rsidR="00EF76D6" w:rsidRDefault="00EF76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6DB05" w14:textId="77777777" w:rsidR="00EF76D6" w:rsidRDefault="00EF76D6">
    <w:pPr>
      <w:pStyle w:val="Header"/>
    </w:pPr>
    <w:bookmarkStart w:id="120" w:name="TitlePage"/>
    <w:bookmarkEnd w:id="120"/>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548"/>
      <w:gridCol w:w="5715"/>
    </w:tblGrid>
    <w:tr w:rsidR="00EF76D6" w14:paraId="67D63263" w14:textId="77777777">
      <w:trPr>
        <w:cantSplit/>
      </w:trPr>
      <w:tc>
        <w:tcPr>
          <w:tcW w:w="7258" w:type="dxa"/>
          <w:gridSpan w:val="2"/>
        </w:tcPr>
        <w:p w14:paraId="4CC62069" w14:textId="77777777" w:rsidR="00EF76D6" w:rsidRDefault="00B82048">
          <w:pPr>
            <w:pStyle w:val="Header"/>
          </w:pPr>
          <w:r>
            <w:rPr>
              <w:b/>
              <w:i/>
            </w:rPr>
            <w:fldChar w:fldCharType="begin"/>
          </w:r>
          <w:r>
            <w:rPr>
              <w:b/>
              <w:i/>
            </w:rPr>
            <w:instrText xml:space="preserve"> STYLEREF "Name of Act/Reg" </w:instrText>
          </w:r>
          <w:r>
            <w:rPr>
              <w:b/>
              <w:i/>
            </w:rPr>
            <w:fldChar w:fldCharType="separate"/>
          </w:r>
          <w:r>
            <w:rPr>
              <w:b/>
              <w:i/>
            </w:rPr>
            <w:t>Multicultural and Ethnic Affairs Commission Act 1983</w:t>
          </w:r>
          <w:r>
            <w:rPr>
              <w:b/>
              <w:i/>
            </w:rPr>
            <w:fldChar w:fldCharType="end"/>
          </w:r>
        </w:p>
      </w:tc>
    </w:tr>
    <w:tr w:rsidR="00EF76D6" w14:paraId="67EE1FCA" w14:textId="77777777">
      <w:tc>
        <w:tcPr>
          <w:tcW w:w="1548" w:type="dxa"/>
        </w:tcPr>
        <w:p w14:paraId="1F57DC6E" w14:textId="77777777" w:rsidR="00EF76D6" w:rsidRDefault="00EF76D6">
          <w:pPr>
            <w:pStyle w:val="Header"/>
            <w:spacing w:before="40"/>
          </w:pPr>
        </w:p>
      </w:tc>
      <w:tc>
        <w:tcPr>
          <w:tcW w:w="5715" w:type="dxa"/>
        </w:tcPr>
        <w:p w14:paraId="08B020FC" w14:textId="77777777" w:rsidR="00EF76D6" w:rsidRDefault="00EF76D6">
          <w:pPr>
            <w:pStyle w:val="Header"/>
            <w:spacing w:before="40"/>
          </w:pPr>
        </w:p>
      </w:tc>
    </w:tr>
    <w:tr w:rsidR="00EF76D6" w14:paraId="23A30671" w14:textId="77777777">
      <w:tc>
        <w:tcPr>
          <w:tcW w:w="1548" w:type="dxa"/>
        </w:tcPr>
        <w:p w14:paraId="354663B9" w14:textId="77777777" w:rsidR="00EF76D6" w:rsidRDefault="00EF76D6">
          <w:pPr>
            <w:pStyle w:val="Header"/>
            <w:spacing w:before="40"/>
          </w:pPr>
        </w:p>
      </w:tc>
      <w:tc>
        <w:tcPr>
          <w:tcW w:w="5715" w:type="dxa"/>
        </w:tcPr>
        <w:p w14:paraId="686C73CA" w14:textId="77777777" w:rsidR="00EF76D6" w:rsidRDefault="00EF76D6">
          <w:pPr>
            <w:pStyle w:val="Header"/>
            <w:spacing w:before="40"/>
          </w:pPr>
        </w:p>
      </w:tc>
    </w:tr>
    <w:tr w:rsidR="00EF76D6" w14:paraId="3080419D" w14:textId="77777777">
      <w:trPr>
        <w:cantSplit/>
      </w:trPr>
      <w:tc>
        <w:tcPr>
          <w:tcW w:w="7258" w:type="dxa"/>
          <w:gridSpan w:val="2"/>
        </w:tcPr>
        <w:p w14:paraId="403AF2C5" w14:textId="77777777" w:rsidR="00EF76D6" w:rsidRDefault="00B82048">
          <w:pPr>
            <w:pStyle w:val="Header"/>
            <w:spacing w:before="40"/>
          </w:pPr>
          <w:r>
            <w:t>Contents</w:t>
          </w:r>
        </w:p>
      </w:tc>
    </w:tr>
  </w:tbl>
  <w:p w14:paraId="4361F9E7" w14:textId="77777777" w:rsidR="00EF76D6" w:rsidRDefault="00EF76D6">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715"/>
      <w:gridCol w:w="1548"/>
    </w:tblGrid>
    <w:tr w:rsidR="00EF76D6" w14:paraId="4641963A" w14:textId="77777777">
      <w:trPr>
        <w:cantSplit/>
      </w:trPr>
      <w:tc>
        <w:tcPr>
          <w:tcW w:w="7258" w:type="dxa"/>
          <w:gridSpan w:val="2"/>
        </w:tcPr>
        <w:p w14:paraId="0BBF558C" w14:textId="77777777" w:rsidR="00EF76D6" w:rsidRDefault="00B82048">
          <w:pPr>
            <w:pStyle w:val="Header"/>
            <w:ind w:right="17"/>
            <w:jc w:val="right"/>
          </w:pPr>
          <w:r>
            <w:rPr>
              <w:b/>
              <w:i/>
            </w:rPr>
            <w:fldChar w:fldCharType="begin"/>
          </w:r>
          <w:r>
            <w:rPr>
              <w:b/>
              <w:i/>
            </w:rPr>
            <w:instrText xml:space="preserve"> STYLEREF "Name of Act/Reg" </w:instrText>
          </w:r>
          <w:r>
            <w:rPr>
              <w:b/>
              <w:i/>
            </w:rPr>
            <w:fldChar w:fldCharType="separate"/>
          </w:r>
          <w:r>
            <w:rPr>
              <w:b/>
              <w:i/>
            </w:rPr>
            <w:t>Multicultural and Ethnic Affairs Commission Act 1983</w:t>
          </w:r>
          <w:r>
            <w:rPr>
              <w:b/>
              <w:i/>
            </w:rPr>
            <w:fldChar w:fldCharType="end"/>
          </w:r>
        </w:p>
      </w:tc>
    </w:tr>
    <w:tr w:rsidR="00EF76D6" w14:paraId="48BF0AEF" w14:textId="77777777">
      <w:tc>
        <w:tcPr>
          <w:tcW w:w="5715" w:type="dxa"/>
        </w:tcPr>
        <w:p w14:paraId="5D2D1C04" w14:textId="77777777" w:rsidR="00EF76D6" w:rsidRDefault="00EF76D6">
          <w:pPr>
            <w:pStyle w:val="Header"/>
            <w:spacing w:before="40"/>
            <w:jc w:val="right"/>
          </w:pPr>
        </w:p>
      </w:tc>
      <w:tc>
        <w:tcPr>
          <w:tcW w:w="1548" w:type="dxa"/>
        </w:tcPr>
        <w:p w14:paraId="2698A357" w14:textId="77777777" w:rsidR="00EF76D6" w:rsidRDefault="00EF76D6">
          <w:pPr>
            <w:pStyle w:val="Header"/>
            <w:spacing w:before="40"/>
            <w:ind w:right="17"/>
            <w:jc w:val="right"/>
          </w:pPr>
        </w:p>
      </w:tc>
    </w:tr>
    <w:tr w:rsidR="00EF76D6" w14:paraId="07D2F5DC" w14:textId="77777777">
      <w:tc>
        <w:tcPr>
          <w:tcW w:w="5715" w:type="dxa"/>
        </w:tcPr>
        <w:p w14:paraId="641353DB" w14:textId="77777777" w:rsidR="00EF76D6" w:rsidRDefault="00EF76D6">
          <w:pPr>
            <w:pStyle w:val="Header"/>
            <w:spacing w:before="40"/>
            <w:jc w:val="right"/>
          </w:pPr>
        </w:p>
      </w:tc>
      <w:tc>
        <w:tcPr>
          <w:tcW w:w="1548" w:type="dxa"/>
        </w:tcPr>
        <w:p w14:paraId="5484DB03" w14:textId="77777777" w:rsidR="00EF76D6" w:rsidRDefault="00EF76D6">
          <w:pPr>
            <w:pStyle w:val="Header"/>
            <w:spacing w:before="40"/>
            <w:ind w:right="17"/>
            <w:jc w:val="right"/>
          </w:pPr>
        </w:p>
      </w:tc>
    </w:tr>
    <w:tr w:rsidR="00EF76D6" w14:paraId="6E7F0EE8" w14:textId="77777777">
      <w:trPr>
        <w:cantSplit/>
      </w:trPr>
      <w:tc>
        <w:tcPr>
          <w:tcW w:w="7258" w:type="dxa"/>
          <w:gridSpan w:val="2"/>
        </w:tcPr>
        <w:p w14:paraId="432E9E63" w14:textId="77777777" w:rsidR="00EF76D6" w:rsidRDefault="00B82048">
          <w:pPr>
            <w:pStyle w:val="Header"/>
            <w:spacing w:before="40"/>
            <w:ind w:right="17"/>
            <w:jc w:val="right"/>
          </w:pPr>
          <w:r>
            <w:t>Contents</w:t>
          </w:r>
        </w:p>
      </w:tc>
    </w:tr>
  </w:tbl>
  <w:p w14:paraId="1B6BDD69" w14:textId="77777777" w:rsidR="00EF76D6" w:rsidRDefault="00EF76D6">
    <w:pPr>
      <w:pStyle w:val="Header"/>
      <w:pBdr>
        <w:top w:val="single" w:sz="4" w:space="1" w:color="auto"/>
      </w:pBdr>
    </w:pPr>
    <w:bookmarkStart w:id="180" w:name="TOC"/>
    <w:bookmarkEnd w:id="180"/>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62AEF" w14:textId="77777777" w:rsidR="00EF76D6" w:rsidRDefault="00EF76D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305"/>
      <w:gridCol w:w="6007"/>
    </w:tblGrid>
    <w:tr w:rsidR="00EF76D6" w14:paraId="6737BA1E" w14:textId="77777777">
      <w:trPr>
        <w:cantSplit/>
      </w:trPr>
      <w:tc>
        <w:tcPr>
          <w:tcW w:w="7312" w:type="dxa"/>
          <w:gridSpan w:val="2"/>
        </w:tcPr>
        <w:p w14:paraId="265A09D3" w14:textId="77777777" w:rsidR="00EF76D6" w:rsidRDefault="00B82048">
          <w:pPr>
            <w:pStyle w:val="Header"/>
          </w:pPr>
          <w:r>
            <w:rPr>
              <w:b/>
              <w:i/>
            </w:rPr>
            <w:fldChar w:fldCharType="begin"/>
          </w:r>
          <w:r>
            <w:rPr>
              <w:b/>
              <w:i/>
            </w:rPr>
            <w:instrText>Styleref "Name of Act/Reg"</w:instrText>
          </w:r>
          <w:r>
            <w:rPr>
              <w:b/>
              <w:i/>
            </w:rPr>
            <w:fldChar w:fldCharType="separate"/>
          </w:r>
          <w:r>
            <w:rPr>
              <w:b/>
              <w:i/>
            </w:rPr>
            <w:t>Multicultural and Ethnic Affairs Commission Act 1983</w:t>
          </w:r>
          <w:r>
            <w:rPr>
              <w:b/>
              <w:i/>
            </w:rPr>
            <w:fldChar w:fldCharType="end"/>
          </w:r>
        </w:p>
      </w:tc>
    </w:tr>
    <w:tr w:rsidR="00EF76D6" w14:paraId="68BE45EF" w14:textId="77777777">
      <w:tc>
        <w:tcPr>
          <w:tcW w:w="1305" w:type="dxa"/>
        </w:tcPr>
        <w:p w14:paraId="5FEC0243" w14:textId="77777777" w:rsidR="00EF76D6" w:rsidRDefault="00B82048">
          <w:pPr>
            <w:pStyle w:val="Header"/>
            <w:spacing w:before="40"/>
          </w:pPr>
          <w:r>
            <w:rPr>
              <w:b/>
            </w:rPr>
            <w:fldChar w:fldCharType="begin"/>
          </w:r>
          <w:r>
            <w:rPr>
              <w:b/>
            </w:rPr>
            <w:instrText xml:space="preserve"> styleref CharPartNo </w:instrText>
          </w:r>
          <w:r>
            <w:rPr>
              <w:b/>
            </w:rPr>
            <w:fldChar w:fldCharType="end"/>
          </w:r>
        </w:p>
      </w:tc>
      <w:tc>
        <w:tcPr>
          <w:tcW w:w="6007" w:type="dxa"/>
        </w:tcPr>
        <w:p w14:paraId="7C1FBDB8" w14:textId="77777777" w:rsidR="00EF76D6" w:rsidRDefault="00B82048">
          <w:pPr>
            <w:pStyle w:val="Header"/>
            <w:spacing w:before="40"/>
          </w:pPr>
          <w:r>
            <w:fldChar w:fldCharType="begin"/>
          </w:r>
          <w:r>
            <w:instrText xml:space="preserve"> styleref CharPartText </w:instrText>
          </w:r>
          <w:r>
            <w:fldChar w:fldCharType="end"/>
          </w:r>
        </w:p>
      </w:tc>
    </w:tr>
    <w:tr w:rsidR="00EF76D6" w14:paraId="30518C7E" w14:textId="77777777">
      <w:tc>
        <w:tcPr>
          <w:tcW w:w="1305" w:type="dxa"/>
        </w:tcPr>
        <w:p w14:paraId="668DD908" w14:textId="77777777" w:rsidR="00EF76D6" w:rsidRDefault="00B82048">
          <w:pPr>
            <w:pStyle w:val="Header"/>
            <w:spacing w:before="40"/>
          </w:pPr>
          <w:r>
            <w:rPr>
              <w:b/>
            </w:rPr>
            <w:fldChar w:fldCharType="begin"/>
          </w:r>
          <w:r>
            <w:rPr>
              <w:b/>
            </w:rPr>
            <w:instrText xml:space="preserve"> styleref CharDivNo </w:instrText>
          </w:r>
          <w:r>
            <w:rPr>
              <w:b/>
            </w:rPr>
            <w:fldChar w:fldCharType="end"/>
          </w:r>
        </w:p>
      </w:tc>
      <w:tc>
        <w:tcPr>
          <w:tcW w:w="6007" w:type="dxa"/>
        </w:tcPr>
        <w:p w14:paraId="6ACC07BB" w14:textId="77777777" w:rsidR="00EF76D6" w:rsidRDefault="00B82048">
          <w:pPr>
            <w:pStyle w:val="Header"/>
            <w:spacing w:before="40"/>
          </w:pPr>
          <w:r>
            <w:fldChar w:fldCharType="begin"/>
          </w:r>
          <w:r>
            <w:instrText xml:space="preserve"> styleref CharDivText </w:instrText>
          </w:r>
          <w:r>
            <w:fldChar w:fldCharType="end"/>
          </w:r>
        </w:p>
      </w:tc>
    </w:tr>
    <w:tr w:rsidR="00EF76D6" w14:paraId="41189301" w14:textId="77777777">
      <w:trPr>
        <w:cantSplit/>
      </w:trPr>
      <w:tc>
        <w:tcPr>
          <w:tcW w:w="7312" w:type="dxa"/>
          <w:gridSpan w:val="2"/>
        </w:tcPr>
        <w:p w14:paraId="4387857B" w14:textId="77777777" w:rsidR="00EF76D6" w:rsidRDefault="00B82048">
          <w:pPr>
            <w:pStyle w:val="Header"/>
            <w:spacing w:before="40"/>
          </w:pPr>
          <w:r>
            <w:rPr>
              <w:b/>
            </w:rPr>
            <w:t xml:space="preserve">s. </w:t>
          </w:r>
          <w:r>
            <w:rPr>
              <w:b/>
            </w:rPr>
            <w:fldChar w:fldCharType="begin"/>
          </w:r>
          <w:r>
            <w:rPr>
              <w:b/>
            </w:rPr>
            <w:instrText>styleref CharSectno</w:instrText>
          </w:r>
          <w:r>
            <w:rPr>
              <w:b/>
            </w:rPr>
            <w:fldChar w:fldCharType="separate"/>
          </w:r>
          <w:r>
            <w:rPr>
              <w:b/>
            </w:rPr>
            <w:t>1</w:t>
          </w:r>
          <w:r>
            <w:rPr>
              <w:b/>
            </w:rPr>
            <w:fldChar w:fldCharType="end"/>
          </w:r>
        </w:p>
      </w:tc>
    </w:tr>
  </w:tbl>
  <w:p w14:paraId="66CC669A" w14:textId="77777777" w:rsidR="00EF76D6" w:rsidRDefault="00EF76D6">
    <w:pP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985"/>
      <w:gridCol w:w="1327"/>
    </w:tblGrid>
    <w:tr w:rsidR="00EF76D6" w14:paraId="6E455DFE" w14:textId="77777777">
      <w:trPr>
        <w:cantSplit/>
      </w:trPr>
      <w:tc>
        <w:tcPr>
          <w:tcW w:w="7312" w:type="dxa"/>
          <w:gridSpan w:val="2"/>
        </w:tcPr>
        <w:p w14:paraId="061BA995" w14:textId="77777777" w:rsidR="00EF76D6" w:rsidRDefault="00B82048">
          <w:pPr>
            <w:pStyle w:val="Header"/>
            <w:ind w:right="17"/>
            <w:jc w:val="right"/>
          </w:pPr>
          <w:r>
            <w:rPr>
              <w:b/>
              <w:i/>
            </w:rPr>
            <w:fldChar w:fldCharType="begin"/>
          </w:r>
          <w:r>
            <w:rPr>
              <w:b/>
              <w:i/>
            </w:rPr>
            <w:instrText>Styleref "Name of Act/Reg"</w:instrText>
          </w:r>
          <w:r>
            <w:rPr>
              <w:b/>
              <w:i/>
            </w:rPr>
            <w:fldChar w:fldCharType="separate"/>
          </w:r>
          <w:r>
            <w:rPr>
              <w:b/>
              <w:i/>
            </w:rPr>
            <w:t>Multicultural and Ethnic Affairs Commission Act 1983</w:t>
          </w:r>
          <w:r>
            <w:rPr>
              <w:b/>
              <w:i/>
            </w:rPr>
            <w:fldChar w:fldCharType="end"/>
          </w:r>
        </w:p>
      </w:tc>
    </w:tr>
    <w:tr w:rsidR="00EF76D6" w14:paraId="7F043B08" w14:textId="77777777">
      <w:tc>
        <w:tcPr>
          <w:tcW w:w="5985" w:type="dxa"/>
        </w:tcPr>
        <w:p w14:paraId="7633C132" w14:textId="77777777" w:rsidR="00EF76D6" w:rsidRDefault="00B82048">
          <w:pPr>
            <w:pStyle w:val="Header"/>
            <w:spacing w:before="40"/>
            <w:jc w:val="right"/>
          </w:pPr>
          <w:r>
            <w:fldChar w:fldCharType="begin"/>
          </w:r>
          <w:r>
            <w:instrText xml:space="preserve"> styleref CharPartText </w:instrText>
          </w:r>
          <w:r>
            <w:fldChar w:fldCharType="end"/>
          </w:r>
        </w:p>
      </w:tc>
      <w:tc>
        <w:tcPr>
          <w:tcW w:w="1327" w:type="dxa"/>
        </w:tcPr>
        <w:p w14:paraId="3A8798F8" w14:textId="77777777" w:rsidR="00EF76D6" w:rsidRDefault="00B82048">
          <w:pPr>
            <w:pStyle w:val="Header"/>
            <w:spacing w:before="40"/>
            <w:ind w:right="17"/>
            <w:jc w:val="right"/>
          </w:pPr>
          <w:r>
            <w:rPr>
              <w:b/>
            </w:rPr>
            <w:fldChar w:fldCharType="begin"/>
          </w:r>
          <w:r>
            <w:rPr>
              <w:b/>
            </w:rPr>
            <w:instrText xml:space="preserve"> styleref CharPartNo </w:instrText>
          </w:r>
          <w:r>
            <w:rPr>
              <w:b/>
            </w:rPr>
            <w:fldChar w:fldCharType="end"/>
          </w:r>
        </w:p>
      </w:tc>
    </w:tr>
    <w:tr w:rsidR="00EF76D6" w14:paraId="127E5CD7" w14:textId="77777777">
      <w:tc>
        <w:tcPr>
          <w:tcW w:w="5985" w:type="dxa"/>
        </w:tcPr>
        <w:p w14:paraId="6059930C" w14:textId="77777777" w:rsidR="00EF76D6" w:rsidRDefault="00B82048">
          <w:pPr>
            <w:pStyle w:val="Header"/>
            <w:spacing w:before="40"/>
            <w:jc w:val="right"/>
          </w:pPr>
          <w:r>
            <w:fldChar w:fldCharType="begin"/>
          </w:r>
          <w:r>
            <w:instrText xml:space="preserve"> styleref CharDivText </w:instrText>
          </w:r>
          <w:r>
            <w:fldChar w:fldCharType="end"/>
          </w:r>
        </w:p>
      </w:tc>
      <w:tc>
        <w:tcPr>
          <w:tcW w:w="1327" w:type="dxa"/>
        </w:tcPr>
        <w:p w14:paraId="676B17D6" w14:textId="77777777" w:rsidR="00EF76D6" w:rsidRDefault="00B82048">
          <w:pPr>
            <w:pStyle w:val="Header"/>
            <w:spacing w:before="40"/>
            <w:ind w:right="17"/>
            <w:jc w:val="right"/>
          </w:pPr>
          <w:r>
            <w:rPr>
              <w:b/>
            </w:rPr>
            <w:fldChar w:fldCharType="begin"/>
          </w:r>
          <w:r>
            <w:rPr>
              <w:b/>
            </w:rPr>
            <w:instrText xml:space="preserve"> styleref CharDivNo </w:instrText>
          </w:r>
          <w:r>
            <w:rPr>
              <w:b/>
            </w:rPr>
            <w:fldChar w:fldCharType="end"/>
          </w:r>
        </w:p>
      </w:tc>
    </w:tr>
    <w:tr w:rsidR="00EF76D6" w14:paraId="16F1D264" w14:textId="77777777">
      <w:trPr>
        <w:cantSplit/>
      </w:trPr>
      <w:tc>
        <w:tcPr>
          <w:tcW w:w="7312" w:type="dxa"/>
          <w:gridSpan w:val="2"/>
        </w:tcPr>
        <w:p w14:paraId="14BC4D65" w14:textId="77777777" w:rsidR="00EF76D6" w:rsidRDefault="00B82048">
          <w:pPr>
            <w:pStyle w:val="Header"/>
            <w:spacing w:before="40"/>
            <w:ind w:right="17"/>
            <w:jc w:val="right"/>
          </w:pPr>
          <w:r>
            <w:rPr>
              <w:b/>
            </w:rPr>
            <w:t xml:space="preserve">s. </w:t>
          </w:r>
          <w:r>
            <w:rPr>
              <w:b/>
            </w:rPr>
            <w:fldChar w:fldCharType="begin"/>
          </w:r>
          <w:r>
            <w:rPr>
              <w:b/>
            </w:rPr>
            <w:instrText>styleref CharSectno</w:instrText>
          </w:r>
          <w:r>
            <w:rPr>
              <w:b/>
            </w:rPr>
            <w:fldChar w:fldCharType="separate"/>
          </w:r>
          <w:r>
            <w:rPr>
              <w:b/>
            </w:rPr>
            <w:t>1</w:t>
          </w:r>
          <w:r>
            <w:rPr>
              <w:b/>
            </w:rPr>
            <w:fldChar w:fldCharType="end"/>
          </w:r>
        </w:p>
      </w:tc>
    </w:tr>
  </w:tbl>
  <w:p w14:paraId="562110BB" w14:textId="77777777" w:rsidR="00EF76D6" w:rsidRDefault="00EF76D6">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2582A" w14:textId="77777777" w:rsidR="00EF76D6" w:rsidRDefault="00EF76D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548"/>
      <w:gridCol w:w="5764"/>
    </w:tblGrid>
    <w:tr w:rsidR="00EF76D6" w14:paraId="73967A15" w14:textId="77777777">
      <w:trPr>
        <w:cantSplit/>
      </w:trPr>
      <w:tc>
        <w:tcPr>
          <w:tcW w:w="7312" w:type="dxa"/>
          <w:gridSpan w:val="2"/>
        </w:tcPr>
        <w:p w14:paraId="12C390CB" w14:textId="77777777" w:rsidR="00EF76D6" w:rsidRDefault="00B82048">
          <w:pPr>
            <w:pStyle w:val="Header"/>
          </w:pPr>
          <w:r>
            <w:rPr>
              <w:b/>
              <w:i/>
            </w:rPr>
            <w:fldChar w:fldCharType="begin"/>
          </w:r>
          <w:r>
            <w:rPr>
              <w:b/>
              <w:i/>
            </w:rPr>
            <w:instrText>Styleref "Name of Act/Reg"</w:instrText>
          </w:r>
          <w:r>
            <w:rPr>
              <w:b/>
              <w:i/>
            </w:rPr>
            <w:fldChar w:fldCharType="separate"/>
          </w:r>
          <w:r>
            <w:rPr>
              <w:b/>
              <w:i/>
            </w:rPr>
            <w:t>Multicultural and Ethnic Affairs Commission Act 1983</w:t>
          </w:r>
          <w:r>
            <w:rPr>
              <w:b/>
              <w:i/>
            </w:rPr>
            <w:fldChar w:fldCharType="end"/>
          </w:r>
        </w:p>
      </w:tc>
    </w:tr>
    <w:tr w:rsidR="00EF76D6" w14:paraId="55393D0F" w14:textId="77777777">
      <w:tc>
        <w:tcPr>
          <w:tcW w:w="1548" w:type="dxa"/>
        </w:tcPr>
        <w:p w14:paraId="6ED67CA0" w14:textId="77777777" w:rsidR="00EF76D6" w:rsidRDefault="00EF76D6">
          <w:pPr>
            <w:pStyle w:val="Header"/>
            <w:spacing w:before="40"/>
          </w:pPr>
        </w:p>
      </w:tc>
      <w:tc>
        <w:tcPr>
          <w:tcW w:w="5764" w:type="dxa"/>
        </w:tcPr>
        <w:p w14:paraId="3577EFDA" w14:textId="77777777" w:rsidR="00EF76D6" w:rsidRDefault="00EF76D6">
          <w:pPr>
            <w:pStyle w:val="Header"/>
            <w:spacing w:before="40"/>
          </w:pPr>
        </w:p>
      </w:tc>
    </w:tr>
    <w:tr w:rsidR="00EF76D6" w14:paraId="252D32C8" w14:textId="77777777">
      <w:tc>
        <w:tcPr>
          <w:tcW w:w="1548" w:type="dxa"/>
        </w:tcPr>
        <w:p w14:paraId="0FE85180" w14:textId="77777777" w:rsidR="00EF76D6" w:rsidRDefault="00EF76D6">
          <w:pPr>
            <w:pStyle w:val="Header"/>
            <w:spacing w:before="40"/>
          </w:pPr>
        </w:p>
      </w:tc>
      <w:tc>
        <w:tcPr>
          <w:tcW w:w="5764" w:type="dxa"/>
        </w:tcPr>
        <w:p w14:paraId="5E8B684D" w14:textId="77777777" w:rsidR="00EF76D6" w:rsidRDefault="00EF76D6">
          <w:pPr>
            <w:pStyle w:val="Header"/>
            <w:spacing w:before="40"/>
          </w:pPr>
        </w:p>
      </w:tc>
    </w:tr>
    <w:tr w:rsidR="00EF76D6" w14:paraId="2F68FB05" w14:textId="77777777">
      <w:trPr>
        <w:cantSplit/>
      </w:trPr>
      <w:tc>
        <w:tcPr>
          <w:tcW w:w="7312" w:type="dxa"/>
          <w:gridSpan w:val="2"/>
        </w:tcPr>
        <w:p w14:paraId="5201F035" w14:textId="77777777" w:rsidR="00EF76D6" w:rsidRDefault="00EF76D6">
          <w:pPr>
            <w:pStyle w:val="Header"/>
            <w:spacing w:before="40"/>
          </w:pPr>
        </w:p>
      </w:tc>
    </w:tr>
  </w:tbl>
  <w:p w14:paraId="6972B985" w14:textId="77777777" w:rsidR="00EF76D6" w:rsidRDefault="00EF76D6">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760"/>
      <w:gridCol w:w="1552"/>
    </w:tblGrid>
    <w:tr w:rsidR="00EF76D6" w14:paraId="3A6F1E00" w14:textId="77777777">
      <w:trPr>
        <w:cantSplit/>
      </w:trPr>
      <w:tc>
        <w:tcPr>
          <w:tcW w:w="7312" w:type="dxa"/>
          <w:gridSpan w:val="2"/>
        </w:tcPr>
        <w:p w14:paraId="58E092DD" w14:textId="77777777" w:rsidR="00EF76D6" w:rsidRDefault="00B82048">
          <w:pPr>
            <w:pStyle w:val="Header"/>
            <w:ind w:right="17"/>
            <w:jc w:val="right"/>
          </w:pPr>
          <w:r>
            <w:rPr>
              <w:b/>
              <w:i/>
            </w:rPr>
            <w:fldChar w:fldCharType="begin"/>
          </w:r>
          <w:r>
            <w:rPr>
              <w:b/>
              <w:i/>
            </w:rPr>
            <w:instrText>Styleref "Name of Act/Reg"</w:instrText>
          </w:r>
          <w:r>
            <w:rPr>
              <w:b/>
              <w:i/>
            </w:rPr>
            <w:fldChar w:fldCharType="separate"/>
          </w:r>
          <w:r>
            <w:rPr>
              <w:b/>
              <w:i/>
            </w:rPr>
            <w:t>Multicultural and Ethnic Affairs Commission Act 1983</w:t>
          </w:r>
          <w:r>
            <w:rPr>
              <w:b/>
              <w:i/>
            </w:rPr>
            <w:fldChar w:fldCharType="end"/>
          </w:r>
        </w:p>
      </w:tc>
    </w:tr>
    <w:tr w:rsidR="00EF76D6" w14:paraId="3F45D1A8" w14:textId="77777777">
      <w:tc>
        <w:tcPr>
          <w:tcW w:w="5760" w:type="dxa"/>
        </w:tcPr>
        <w:p w14:paraId="53DEA730" w14:textId="77777777" w:rsidR="00EF76D6" w:rsidRDefault="00EF76D6">
          <w:pPr>
            <w:pStyle w:val="Header"/>
            <w:spacing w:before="40"/>
            <w:jc w:val="right"/>
          </w:pPr>
        </w:p>
      </w:tc>
      <w:tc>
        <w:tcPr>
          <w:tcW w:w="1552" w:type="dxa"/>
        </w:tcPr>
        <w:p w14:paraId="1FC0B754" w14:textId="77777777" w:rsidR="00EF76D6" w:rsidRDefault="00EF76D6">
          <w:pPr>
            <w:pStyle w:val="Header"/>
            <w:spacing w:before="40"/>
            <w:ind w:right="17"/>
            <w:jc w:val="right"/>
          </w:pPr>
        </w:p>
      </w:tc>
    </w:tr>
    <w:tr w:rsidR="00EF76D6" w14:paraId="072B76D5" w14:textId="77777777">
      <w:tc>
        <w:tcPr>
          <w:tcW w:w="5760" w:type="dxa"/>
        </w:tcPr>
        <w:p w14:paraId="7488E016" w14:textId="77777777" w:rsidR="00EF76D6" w:rsidRDefault="00EF76D6">
          <w:pPr>
            <w:pStyle w:val="Header"/>
            <w:spacing w:before="40"/>
            <w:jc w:val="right"/>
          </w:pPr>
        </w:p>
      </w:tc>
      <w:tc>
        <w:tcPr>
          <w:tcW w:w="1552" w:type="dxa"/>
        </w:tcPr>
        <w:p w14:paraId="4209A5D3" w14:textId="77777777" w:rsidR="00EF76D6" w:rsidRDefault="00EF76D6">
          <w:pPr>
            <w:pStyle w:val="Header"/>
            <w:spacing w:before="40"/>
            <w:ind w:right="17"/>
            <w:jc w:val="right"/>
          </w:pPr>
        </w:p>
      </w:tc>
    </w:tr>
    <w:tr w:rsidR="00EF76D6" w14:paraId="5BC40757" w14:textId="77777777">
      <w:trPr>
        <w:cantSplit/>
      </w:trPr>
      <w:tc>
        <w:tcPr>
          <w:tcW w:w="7312" w:type="dxa"/>
          <w:gridSpan w:val="2"/>
        </w:tcPr>
        <w:p w14:paraId="297A816D" w14:textId="77777777" w:rsidR="00EF76D6" w:rsidRDefault="00EF76D6">
          <w:pPr>
            <w:pStyle w:val="Header"/>
            <w:spacing w:before="40"/>
            <w:ind w:right="17"/>
            <w:jc w:val="right"/>
          </w:pPr>
        </w:p>
      </w:tc>
    </w:tr>
  </w:tbl>
  <w:p w14:paraId="0A5A7F28" w14:textId="77777777" w:rsidR="00EF76D6" w:rsidRDefault="00EF76D6">
    <w:pPr>
      <w:pStyle w:val="Header"/>
      <w:pBdr>
        <w:top w:val="single" w:sz="4" w:space="1" w:color="auto"/>
      </w:pBdr>
    </w:pPr>
    <w:bookmarkStart w:id="629" w:name="Compilation"/>
    <w:bookmarkEnd w:id="629"/>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3ABFF" w14:textId="77777777" w:rsidR="00EF76D6" w:rsidRDefault="00EF76D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60D10" w14:textId="77777777" w:rsidR="00DF7B47" w:rsidRDefault="00DF7B4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FDA8E" w14:textId="77777777" w:rsidR="00DF7B47" w:rsidRDefault="00DF7B4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FF9C8" w14:textId="77777777" w:rsidR="00DF7B47" w:rsidRDefault="00DF7B47">
    <w:pPr>
      <w:pStyle w:val="Header"/>
    </w:pPr>
    <w:bookmarkStart w:id="1025" w:name="Coversheet"/>
    <w:bookmarkEnd w:id="102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114F06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6084DC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A22CEB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E925C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138D9F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09C100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88A10A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4F25D4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C546D3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CA07A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8451C1"/>
    <w:multiLevelType w:val="hybridMultilevel"/>
    <w:tmpl w:val="3C445AA2"/>
    <w:lvl w:ilvl="0" w:tplc="3D60DB7C">
      <w:start w:val="1"/>
      <w:numFmt w:val="lowerLetter"/>
      <w:lvlText w:val="(%1)"/>
      <w:lvlJc w:val="left"/>
      <w:pPr>
        <w:tabs>
          <w:tab w:val="num" w:pos="1440"/>
        </w:tabs>
        <w:ind w:left="1440" w:hanging="720"/>
      </w:pPr>
      <w:rPr>
        <w:rFonts w:cs="Times New Roman" w:hint="default"/>
      </w:rPr>
    </w:lvl>
    <w:lvl w:ilvl="1" w:tplc="DC228C14" w:tentative="1">
      <w:start w:val="1"/>
      <w:numFmt w:val="lowerLetter"/>
      <w:lvlText w:val="%2."/>
      <w:lvlJc w:val="left"/>
      <w:pPr>
        <w:tabs>
          <w:tab w:val="num" w:pos="1800"/>
        </w:tabs>
        <w:ind w:left="1800" w:hanging="360"/>
      </w:pPr>
      <w:rPr>
        <w:rFonts w:cs="Times New Roman"/>
      </w:rPr>
    </w:lvl>
    <w:lvl w:ilvl="2" w:tplc="6144F976" w:tentative="1">
      <w:start w:val="1"/>
      <w:numFmt w:val="lowerRoman"/>
      <w:lvlText w:val="%3."/>
      <w:lvlJc w:val="right"/>
      <w:pPr>
        <w:tabs>
          <w:tab w:val="num" w:pos="2520"/>
        </w:tabs>
        <w:ind w:left="2520" w:hanging="180"/>
      </w:pPr>
      <w:rPr>
        <w:rFonts w:cs="Times New Roman"/>
      </w:rPr>
    </w:lvl>
    <w:lvl w:ilvl="3" w:tplc="EE2A4B16" w:tentative="1">
      <w:start w:val="1"/>
      <w:numFmt w:val="decimal"/>
      <w:lvlText w:val="%4."/>
      <w:lvlJc w:val="left"/>
      <w:pPr>
        <w:tabs>
          <w:tab w:val="num" w:pos="3240"/>
        </w:tabs>
        <w:ind w:left="3240" w:hanging="360"/>
      </w:pPr>
      <w:rPr>
        <w:rFonts w:cs="Times New Roman"/>
      </w:rPr>
    </w:lvl>
    <w:lvl w:ilvl="4" w:tplc="13865972" w:tentative="1">
      <w:start w:val="1"/>
      <w:numFmt w:val="lowerLetter"/>
      <w:lvlText w:val="%5."/>
      <w:lvlJc w:val="left"/>
      <w:pPr>
        <w:tabs>
          <w:tab w:val="num" w:pos="3960"/>
        </w:tabs>
        <w:ind w:left="3960" w:hanging="360"/>
      </w:pPr>
      <w:rPr>
        <w:rFonts w:cs="Times New Roman"/>
      </w:rPr>
    </w:lvl>
    <w:lvl w:ilvl="5" w:tplc="C6681A54" w:tentative="1">
      <w:start w:val="1"/>
      <w:numFmt w:val="lowerRoman"/>
      <w:lvlText w:val="%6."/>
      <w:lvlJc w:val="right"/>
      <w:pPr>
        <w:tabs>
          <w:tab w:val="num" w:pos="4680"/>
        </w:tabs>
        <w:ind w:left="4680" w:hanging="180"/>
      </w:pPr>
      <w:rPr>
        <w:rFonts w:cs="Times New Roman"/>
      </w:rPr>
    </w:lvl>
    <w:lvl w:ilvl="6" w:tplc="810C1F3C" w:tentative="1">
      <w:start w:val="1"/>
      <w:numFmt w:val="decimal"/>
      <w:lvlText w:val="%7."/>
      <w:lvlJc w:val="left"/>
      <w:pPr>
        <w:tabs>
          <w:tab w:val="num" w:pos="5400"/>
        </w:tabs>
        <w:ind w:left="5400" w:hanging="360"/>
      </w:pPr>
      <w:rPr>
        <w:rFonts w:cs="Times New Roman"/>
      </w:rPr>
    </w:lvl>
    <w:lvl w:ilvl="7" w:tplc="8D2655A6" w:tentative="1">
      <w:start w:val="1"/>
      <w:numFmt w:val="lowerLetter"/>
      <w:lvlText w:val="%8."/>
      <w:lvlJc w:val="left"/>
      <w:pPr>
        <w:tabs>
          <w:tab w:val="num" w:pos="6120"/>
        </w:tabs>
        <w:ind w:left="6120" w:hanging="360"/>
      </w:pPr>
      <w:rPr>
        <w:rFonts w:cs="Times New Roman"/>
      </w:rPr>
    </w:lvl>
    <w:lvl w:ilvl="8" w:tplc="3424B320" w:tentative="1">
      <w:start w:val="1"/>
      <w:numFmt w:val="lowerRoman"/>
      <w:lvlText w:val="%9."/>
      <w:lvlJc w:val="right"/>
      <w:pPr>
        <w:tabs>
          <w:tab w:val="num" w:pos="6840"/>
        </w:tabs>
        <w:ind w:left="6840" w:hanging="180"/>
      </w:pPr>
      <w:rPr>
        <w:rFonts w:cs="Times New Roman"/>
      </w:rPr>
    </w:lvl>
  </w:abstractNum>
  <w:abstractNum w:abstractNumId="11" w15:restartNumberingAfterBreak="0">
    <w:nsid w:val="0DF52D9E"/>
    <w:multiLevelType w:val="multilevel"/>
    <w:tmpl w:val="95A6B002"/>
    <w:lvl w:ilvl="0">
      <w:start w:val="1"/>
      <w:numFmt w:val="lowerRoman"/>
      <w:lvlText w:val="(%1)"/>
      <w:lvlJc w:val="left"/>
      <w:pPr>
        <w:tabs>
          <w:tab w:val="num" w:pos="2460"/>
        </w:tabs>
        <w:ind w:left="2460" w:hanging="1020"/>
      </w:pPr>
      <w:rPr>
        <w:rFonts w:cs="Times New Roman" w:hint="default"/>
      </w:rPr>
    </w:lvl>
    <w:lvl w:ilvl="1">
      <w:start w:val="1"/>
      <w:numFmt w:val="lowerLetter"/>
      <w:lvlText w:val="%2."/>
      <w:lvlJc w:val="left"/>
      <w:pPr>
        <w:tabs>
          <w:tab w:val="num" w:pos="2520"/>
        </w:tabs>
        <w:ind w:left="2520" w:hanging="360"/>
      </w:pPr>
      <w:rPr>
        <w:rFonts w:cs="Times New Roman"/>
      </w:rPr>
    </w:lvl>
    <w:lvl w:ilvl="2">
      <w:start w:val="1"/>
      <w:numFmt w:val="upperLetter"/>
      <w:lvlText w:val="(%3)"/>
      <w:lvlJc w:val="left"/>
      <w:pPr>
        <w:tabs>
          <w:tab w:val="num" w:pos="3780"/>
        </w:tabs>
        <w:ind w:left="3780" w:hanging="720"/>
      </w:pPr>
      <w:rPr>
        <w:rFonts w:cs="Times New Roman" w:hint="default"/>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12" w15:restartNumberingAfterBreak="0">
    <w:nsid w:val="116051B8"/>
    <w:multiLevelType w:val="hybridMultilevel"/>
    <w:tmpl w:val="1004ACC8"/>
    <w:lvl w:ilvl="0" w:tplc="9988A08C">
      <w:start w:val="1"/>
      <w:numFmt w:val="lowerRoman"/>
      <w:lvlText w:val="(%1)"/>
      <w:lvlJc w:val="left"/>
      <w:pPr>
        <w:tabs>
          <w:tab w:val="num" w:pos="1440"/>
        </w:tabs>
        <w:ind w:left="1440" w:hanging="720"/>
      </w:pPr>
      <w:rPr>
        <w:rFonts w:cs="Times New Roman" w:hint="default"/>
      </w:rPr>
    </w:lvl>
    <w:lvl w:ilvl="1" w:tplc="9C9A5BE8" w:tentative="1">
      <w:start w:val="1"/>
      <w:numFmt w:val="lowerLetter"/>
      <w:lvlText w:val="%2."/>
      <w:lvlJc w:val="left"/>
      <w:pPr>
        <w:tabs>
          <w:tab w:val="num" w:pos="1800"/>
        </w:tabs>
        <w:ind w:left="1800" w:hanging="360"/>
      </w:pPr>
      <w:rPr>
        <w:rFonts w:cs="Times New Roman"/>
      </w:rPr>
    </w:lvl>
    <w:lvl w:ilvl="2" w:tplc="54EE9EF8" w:tentative="1">
      <w:start w:val="1"/>
      <w:numFmt w:val="lowerRoman"/>
      <w:lvlText w:val="%3."/>
      <w:lvlJc w:val="right"/>
      <w:pPr>
        <w:tabs>
          <w:tab w:val="num" w:pos="2520"/>
        </w:tabs>
        <w:ind w:left="2520" w:hanging="180"/>
      </w:pPr>
      <w:rPr>
        <w:rFonts w:cs="Times New Roman"/>
      </w:rPr>
    </w:lvl>
    <w:lvl w:ilvl="3" w:tplc="337457F0" w:tentative="1">
      <w:start w:val="1"/>
      <w:numFmt w:val="decimal"/>
      <w:lvlText w:val="%4."/>
      <w:lvlJc w:val="left"/>
      <w:pPr>
        <w:tabs>
          <w:tab w:val="num" w:pos="3240"/>
        </w:tabs>
        <w:ind w:left="3240" w:hanging="360"/>
      </w:pPr>
      <w:rPr>
        <w:rFonts w:cs="Times New Roman"/>
      </w:rPr>
    </w:lvl>
    <w:lvl w:ilvl="4" w:tplc="F1F0073A" w:tentative="1">
      <w:start w:val="1"/>
      <w:numFmt w:val="lowerLetter"/>
      <w:lvlText w:val="%5."/>
      <w:lvlJc w:val="left"/>
      <w:pPr>
        <w:tabs>
          <w:tab w:val="num" w:pos="3960"/>
        </w:tabs>
        <w:ind w:left="3960" w:hanging="360"/>
      </w:pPr>
      <w:rPr>
        <w:rFonts w:cs="Times New Roman"/>
      </w:rPr>
    </w:lvl>
    <w:lvl w:ilvl="5" w:tplc="A0464E3A" w:tentative="1">
      <w:start w:val="1"/>
      <w:numFmt w:val="lowerRoman"/>
      <w:lvlText w:val="%6."/>
      <w:lvlJc w:val="right"/>
      <w:pPr>
        <w:tabs>
          <w:tab w:val="num" w:pos="4680"/>
        </w:tabs>
        <w:ind w:left="4680" w:hanging="180"/>
      </w:pPr>
      <w:rPr>
        <w:rFonts w:cs="Times New Roman"/>
      </w:rPr>
    </w:lvl>
    <w:lvl w:ilvl="6" w:tplc="9D66C6CE" w:tentative="1">
      <w:start w:val="1"/>
      <w:numFmt w:val="decimal"/>
      <w:lvlText w:val="%7."/>
      <w:lvlJc w:val="left"/>
      <w:pPr>
        <w:tabs>
          <w:tab w:val="num" w:pos="5400"/>
        </w:tabs>
        <w:ind w:left="5400" w:hanging="360"/>
      </w:pPr>
      <w:rPr>
        <w:rFonts w:cs="Times New Roman"/>
      </w:rPr>
    </w:lvl>
    <w:lvl w:ilvl="7" w:tplc="6BF8A830" w:tentative="1">
      <w:start w:val="1"/>
      <w:numFmt w:val="lowerLetter"/>
      <w:lvlText w:val="%8."/>
      <w:lvlJc w:val="left"/>
      <w:pPr>
        <w:tabs>
          <w:tab w:val="num" w:pos="6120"/>
        </w:tabs>
        <w:ind w:left="6120" w:hanging="360"/>
      </w:pPr>
      <w:rPr>
        <w:rFonts w:cs="Times New Roman"/>
      </w:rPr>
    </w:lvl>
    <w:lvl w:ilvl="8" w:tplc="B9F2F50C" w:tentative="1">
      <w:start w:val="1"/>
      <w:numFmt w:val="lowerRoman"/>
      <w:lvlText w:val="%9."/>
      <w:lvlJc w:val="right"/>
      <w:pPr>
        <w:tabs>
          <w:tab w:val="num" w:pos="6840"/>
        </w:tabs>
        <w:ind w:left="6840" w:hanging="180"/>
      </w:pPr>
      <w:rPr>
        <w:rFonts w:cs="Times New Roman"/>
      </w:rPr>
    </w:lvl>
  </w:abstractNum>
  <w:abstractNum w:abstractNumId="13" w15:restartNumberingAfterBreak="0">
    <w:nsid w:val="118728D1"/>
    <w:multiLevelType w:val="hybridMultilevel"/>
    <w:tmpl w:val="04628E1C"/>
    <w:lvl w:ilvl="0" w:tplc="6AFC9DC2">
      <w:start w:val="1"/>
      <w:numFmt w:val="lowerRoman"/>
      <w:lvlText w:val="(%1)"/>
      <w:lvlJc w:val="left"/>
      <w:pPr>
        <w:tabs>
          <w:tab w:val="num" w:pos="1440"/>
        </w:tabs>
        <w:ind w:left="1440" w:hanging="720"/>
      </w:pPr>
      <w:rPr>
        <w:rFonts w:cs="Times New Roman" w:hint="default"/>
      </w:rPr>
    </w:lvl>
    <w:lvl w:ilvl="1" w:tplc="A65C87D4">
      <w:start w:val="1"/>
      <w:numFmt w:val="upperLetter"/>
      <w:lvlText w:val="(%2)"/>
      <w:lvlJc w:val="left"/>
      <w:pPr>
        <w:tabs>
          <w:tab w:val="num" w:pos="1800"/>
        </w:tabs>
        <w:ind w:left="1800" w:hanging="360"/>
      </w:pPr>
      <w:rPr>
        <w:rFonts w:cs="Times New Roman" w:hint="default"/>
      </w:rPr>
    </w:lvl>
    <w:lvl w:ilvl="2" w:tplc="6042456A">
      <w:start w:val="1"/>
      <w:numFmt w:val="lowerRoman"/>
      <w:lvlText w:val="%3."/>
      <w:lvlJc w:val="right"/>
      <w:pPr>
        <w:tabs>
          <w:tab w:val="num" w:pos="2520"/>
        </w:tabs>
        <w:ind w:left="2520" w:hanging="180"/>
      </w:pPr>
      <w:rPr>
        <w:rFonts w:cs="Times New Roman"/>
      </w:rPr>
    </w:lvl>
    <w:lvl w:ilvl="3" w:tplc="50AA1CCC" w:tentative="1">
      <w:start w:val="1"/>
      <w:numFmt w:val="decimal"/>
      <w:lvlText w:val="%4."/>
      <w:lvlJc w:val="left"/>
      <w:pPr>
        <w:tabs>
          <w:tab w:val="num" w:pos="3240"/>
        </w:tabs>
        <w:ind w:left="3240" w:hanging="360"/>
      </w:pPr>
      <w:rPr>
        <w:rFonts w:cs="Times New Roman"/>
      </w:rPr>
    </w:lvl>
    <w:lvl w:ilvl="4" w:tplc="FF7281CA" w:tentative="1">
      <w:start w:val="1"/>
      <w:numFmt w:val="lowerLetter"/>
      <w:lvlText w:val="%5."/>
      <w:lvlJc w:val="left"/>
      <w:pPr>
        <w:tabs>
          <w:tab w:val="num" w:pos="3960"/>
        </w:tabs>
        <w:ind w:left="3960" w:hanging="360"/>
      </w:pPr>
      <w:rPr>
        <w:rFonts w:cs="Times New Roman"/>
      </w:rPr>
    </w:lvl>
    <w:lvl w:ilvl="5" w:tplc="A0DEE73C" w:tentative="1">
      <w:start w:val="1"/>
      <w:numFmt w:val="lowerRoman"/>
      <w:lvlText w:val="%6."/>
      <w:lvlJc w:val="right"/>
      <w:pPr>
        <w:tabs>
          <w:tab w:val="num" w:pos="4680"/>
        </w:tabs>
        <w:ind w:left="4680" w:hanging="180"/>
      </w:pPr>
      <w:rPr>
        <w:rFonts w:cs="Times New Roman"/>
      </w:rPr>
    </w:lvl>
    <w:lvl w:ilvl="6" w:tplc="A8A6630E" w:tentative="1">
      <w:start w:val="1"/>
      <w:numFmt w:val="decimal"/>
      <w:lvlText w:val="%7."/>
      <w:lvlJc w:val="left"/>
      <w:pPr>
        <w:tabs>
          <w:tab w:val="num" w:pos="5400"/>
        </w:tabs>
        <w:ind w:left="5400" w:hanging="360"/>
      </w:pPr>
      <w:rPr>
        <w:rFonts w:cs="Times New Roman"/>
      </w:rPr>
    </w:lvl>
    <w:lvl w:ilvl="7" w:tplc="AB661264" w:tentative="1">
      <w:start w:val="1"/>
      <w:numFmt w:val="lowerLetter"/>
      <w:lvlText w:val="%8."/>
      <w:lvlJc w:val="left"/>
      <w:pPr>
        <w:tabs>
          <w:tab w:val="num" w:pos="6120"/>
        </w:tabs>
        <w:ind w:left="6120" w:hanging="360"/>
      </w:pPr>
      <w:rPr>
        <w:rFonts w:cs="Times New Roman"/>
      </w:rPr>
    </w:lvl>
    <w:lvl w:ilvl="8" w:tplc="FDECCBF0" w:tentative="1">
      <w:start w:val="1"/>
      <w:numFmt w:val="lowerRoman"/>
      <w:lvlText w:val="%9."/>
      <w:lvlJc w:val="right"/>
      <w:pPr>
        <w:tabs>
          <w:tab w:val="num" w:pos="6840"/>
        </w:tabs>
        <w:ind w:left="6840" w:hanging="180"/>
      </w:pPr>
      <w:rPr>
        <w:rFonts w:cs="Times New Roman"/>
      </w:rPr>
    </w:lvl>
  </w:abstractNum>
  <w:abstractNum w:abstractNumId="14" w15:restartNumberingAfterBreak="0">
    <w:nsid w:val="12B67480"/>
    <w:multiLevelType w:val="hybridMultilevel"/>
    <w:tmpl w:val="D02A6220"/>
    <w:lvl w:ilvl="0" w:tplc="050E4772">
      <w:start w:val="1"/>
      <w:numFmt w:val="lowerRoman"/>
      <w:lvlText w:val="(%1)"/>
      <w:lvlJc w:val="left"/>
      <w:pPr>
        <w:tabs>
          <w:tab w:val="num" w:pos="1080"/>
        </w:tabs>
        <w:ind w:left="1080" w:hanging="360"/>
      </w:pPr>
      <w:rPr>
        <w:rFonts w:cs="Times New Roman" w:hint="default"/>
      </w:rPr>
    </w:lvl>
    <w:lvl w:ilvl="1" w:tplc="32CE6CF6">
      <w:start w:val="1"/>
      <w:numFmt w:val="lowerLetter"/>
      <w:lvlText w:val="%2."/>
      <w:lvlJc w:val="left"/>
      <w:pPr>
        <w:tabs>
          <w:tab w:val="num" w:pos="1800"/>
        </w:tabs>
        <w:ind w:left="1800" w:hanging="360"/>
      </w:pPr>
      <w:rPr>
        <w:rFonts w:cs="Times New Roman"/>
      </w:rPr>
    </w:lvl>
    <w:lvl w:ilvl="2" w:tplc="AC8CEAC2">
      <w:start w:val="1"/>
      <w:numFmt w:val="lowerRoman"/>
      <w:lvlText w:val="%3."/>
      <w:lvlJc w:val="right"/>
      <w:pPr>
        <w:tabs>
          <w:tab w:val="num" w:pos="2520"/>
        </w:tabs>
        <w:ind w:left="2520" w:hanging="180"/>
      </w:pPr>
      <w:rPr>
        <w:rFonts w:cs="Times New Roman"/>
      </w:rPr>
    </w:lvl>
    <w:lvl w:ilvl="3" w:tplc="9490EA82" w:tentative="1">
      <w:start w:val="1"/>
      <w:numFmt w:val="decimal"/>
      <w:lvlText w:val="%4."/>
      <w:lvlJc w:val="left"/>
      <w:pPr>
        <w:tabs>
          <w:tab w:val="num" w:pos="3240"/>
        </w:tabs>
        <w:ind w:left="3240" w:hanging="360"/>
      </w:pPr>
      <w:rPr>
        <w:rFonts w:cs="Times New Roman"/>
      </w:rPr>
    </w:lvl>
    <w:lvl w:ilvl="4" w:tplc="1C1A7F04" w:tentative="1">
      <w:start w:val="1"/>
      <w:numFmt w:val="lowerLetter"/>
      <w:lvlText w:val="%5."/>
      <w:lvlJc w:val="left"/>
      <w:pPr>
        <w:tabs>
          <w:tab w:val="num" w:pos="3960"/>
        </w:tabs>
        <w:ind w:left="3960" w:hanging="360"/>
      </w:pPr>
      <w:rPr>
        <w:rFonts w:cs="Times New Roman"/>
      </w:rPr>
    </w:lvl>
    <w:lvl w:ilvl="5" w:tplc="4C1C5368" w:tentative="1">
      <w:start w:val="1"/>
      <w:numFmt w:val="lowerRoman"/>
      <w:lvlText w:val="%6."/>
      <w:lvlJc w:val="right"/>
      <w:pPr>
        <w:tabs>
          <w:tab w:val="num" w:pos="4680"/>
        </w:tabs>
        <w:ind w:left="4680" w:hanging="180"/>
      </w:pPr>
      <w:rPr>
        <w:rFonts w:cs="Times New Roman"/>
      </w:rPr>
    </w:lvl>
    <w:lvl w:ilvl="6" w:tplc="0F881316" w:tentative="1">
      <w:start w:val="1"/>
      <w:numFmt w:val="decimal"/>
      <w:lvlText w:val="%7."/>
      <w:lvlJc w:val="left"/>
      <w:pPr>
        <w:tabs>
          <w:tab w:val="num" w:pos="5400"/>
        </w:tabs>
        <w:ind w:left="5400" w:hanging="360"/>
      </w:pPr>
      <w:rPr>
        <w:rFonts w:cs="Times New Roman"/>
      </w:rPr>
    </w:lvl>
    <w:lvl w:ilvl="7" w:tplc="94D2BE0C" w:tentative="1">
      <w:start w:val="1"/>
      <w:numFmt w:val="lowerLetter"/>
      <w:lvlText w:val="%8."/>
      <w:lvlJc w:val="left"/>
      <w:pPr>
        <w:tabs>
          <w:tab w:val="num" w:pos="6120"/>
        </w:tabs>
        <w:ind w:left="6120" w:hanging="360"/>
      </w:pPr>
      <w:rPr>
        <w:rFonts w:cs="Times New Roman"/>
      </w:rPr>
    </w:lvl>
    <w:lvl w:ilvl="8" w:tplc="8646D422" w:tentative="1">
      <w:start w:val="1"/>
      <w:numFmt w:val="lowerRoman"/>
      <w:lvlText w:val="%9."/>
      <w:lvlJc w:val="right"/>
      <w:pPr>
        <w:tabs>
          <w:tab w:val="num" w:pos="6840"/>
        </w:tabs>
        <w:ind w:left="6840" w:hanging="180"/>
      </w:pPr>
      <w:rPr>
        <w:rFonts w:cs="Times New Roman"/>
      </w:rPr>
    </w:lvl>
  </w:abstractNum>
  <w:abstractNum w:abstractNumId="15" w15:restartNumberingAfterBreak="0">
    <w:nsid w:val="17265296"/>
    <w:multiLevelType w:val="hybridMultilevel"/>
    <w:tmpl w:val="0AE67B98"/>
    <w:lvl w:ilvl="0" w:tplc="7A36FE60">
      <w:start w:val="1"/>
      <w:numFmt w:val="lowerRoman"/>
      <w:lvlText w:val="(%1)"/>
      <w:lvlJc w:val="left"/>
      <w:pPr>
        <w:tabs>
          <w:tab w:val="num" w:pos="2160"/>
        </w:tabs>
        <w:ind w:left="2160" w:hanging="720"/>
      </w:pPr>
      <w:rPr>
        <w:rFonts w:cs="Times New Roman" w:hint="default"/>
      </w:rPr>
    </w:lvl>
    <w:lvl w:ilvl="1" w:tplc="66B81BFC">
      <w:start w:val="1"/>
      <w:numFmt w:val="upperLetter"/>
      <w:lvlText w:val="(%2)"/>
      <w:lvlJc w:val="left"/>
      <w:pPr>
        <w:tabs>
          <w:tab w:val="num" w:pos="2880"/>
        </w:tabs>
        <w:ind w:left="2880" w:hanging="720"/>
      </w:pPr>
      <w:rPr>
        <w:rFonts w:cs="Times New Roman" w:hint="default"/>
      </w:rPr>
    </w:lvl>
    <w:lvl w:ilvl="2" w:tplc="16A626A2" w:tentative="1">
      <w:start w:val="1"/>
      <w:numFmt w:val="lowerRoman"/>
      <w:lvlText w:val="%3."/>
      <w:lvlJc w:val="right"/>
      <w:pPr>
        <w:tabs>
          <w:tab w:val="num" w:pos="3240"/>
        </w:tabs>
        <w:ind w:left="3240" w:hanging="180"/>
      </w:pPr>
      <w:rPr>
        <w:rFonts w:cs="Times New Roman"/>
      </w:rPr>
    </w:lvl>
    <w:lvl w:ilvl="3" w:tplc="70969B98" w:tentative="1">
      <w:start w:val="1"/>
      <w:numFmt w:val="decimal"/>
      <w:lvlText w:val="%4."/>
      <w:lvlJc w:val="left"/>
      <w:pPr>
        <w:tabs>
          <w:tab w:val="num" w:pos="3960"/>
        </w:tabs>
        <w:ind w:left="3960" w:hanging="360"/>
      </w:pPr>
      <w:rPr>
        <w:rFonts w:cs="Times New Roman"/>
      </w:rPr>
    </w:lvl>
    <w:lvl w:ilvl="4" w:tplc="C28AE378" w:tentative="1">
      <w:start w:val="1"/>
      <w:numFmt w:val="lowerLetter"/>
      <w:lvlText w:val="%5."/>
      <w:lvlJc w:val="left"/>
      <w:pPr>
        <w:tabs>
          <w:tab w:val="num" w:pos="4680"/>
        </w:tabs>
        <w:ind w:left="4680" w:hanging="360"/>
      </w:pPr>
      <w:rPr>
        <w:rFonts w:cs="Times New Roman"/>
      </w:rPr>
    </w:lvl>
    <w:lvl w:ilvl="5" w:tplc="F3D6DF44" w:tentative="1">
      <w:start w:val="1"/>
      <w:numFmt w:val="lowerRoman"/>
      <w:lvlText w:val="%6."/>
      <w:lvlJc w:val="right"/>
      <w:pPr>
        <w:tabs>
          <w:tab w:val="num" w:pos="5400"/>
        </w:tabs>
        <w:ind w:left="5400" w:hanging="180"/>
      </w:pPr>
      <w:rPr>
        <w:rFonts w:cs="Times New Roman"/>
      </w:rPr>
    </w:lvl>
    <w:lvl w:ilvl="6" w:tplc="BACA788A" w:tentative="1">
      <w:start w:val="1"/>
      <w:numFmt w:val="decimal"/>
      <w:lvlText w:val="%7."/>
      <w:lvlJc w:val="left"/>
      <w:pPr>
        <w:tabs>
          <w:tab w:val="num" w:pos="6120"/>
        </w:tabs>
        <w:ind w:left="6120" w:hanging="360"/>
      </w:pPr>
      <w:rPr>
        <w:rFonts w:cs="Times New Roman"/>
      </w:rPr>
    </w:lvl>
    <w:lvl w:ilvl="7" w:tplc="CBD0946A" w:tentative="1">
      <w:start w:val="1"/>
      <w:numFmt w:val="lowerLetter"/>
      <w:lvlText w:val="%8."/>
      <w:lvlJc w:val="left"/>
      <w:pPr>
        <w:tabs>
          <w:tab w:val="num" w:pos="6840"/>
        </w:tabs>
        <w:ind w:left="6840" w:hanging="360"/>
      </w:pPr>
      <w:rPr>
        <w:rFonts w:cs="Times New Roman"/>
      </w:rPr>
    </w:lvl>
    <w:lvl w:ilvl="8" w:tplc="0E24F65E" w:tentative="1">
      <w:start w:val="1"/>
      <w:numFmt w:val="lowerRoman"/>
      <w:lvlText w:val="%9."/>
      <w:lvlJc w:val="right"/>
      <w:pPr>
        <w:tabs>
          <w:tab w:val="num" w:pos="7560"/>
        </w:tabs>
        <w:ind w:left="7560" w:hanging="180"/>
      </w:pPr>
      <w:rPr>
        <w:rFonts w:cs="Times New Roman"/>
      </w:rPr>
    </w:lvl>
  </w:abstractNum>
  <w:abstractNum w:abstractNumId="16" w15:restartNumberingAfterBreak="0">
    <w:nsid w:val="1C412DF2"/>
    <w:multiLevelType w:val="hybridMultilevel"/>
    <w:tmpl w:val="A1E4414E"/>
    <w:lvl w:ilvl="0" w:tplc="691E18EA">
      <w:start w:val="1"/>
      <w:numFmt w:val="lowerRoman"/>
      <w:lvlText w:val="(%1)"/>
      <w:lvlJc w:val="left"/>
      <w:pPr>
        <w:tabs>
          <w:tab w:val="num" w:pos="1440"/>
        </w:tabs>
        <w:ind w:left="1440" w:hanging="720"/>
      </w:pPr>
      <w:rPr>
        <w:rFonts w:cs="Times New Roman" w:hint="default"/>
      </w:rPr>
    </w:lvl>
    <w:lvl w:ilvl="1" w:tplc="30BC1040" w:tentative="1">
      <w:start w:val="1"/>
      <w:numFmt w:val="lowerLetter"/>
      <w:lvlText w:val="%2."/>
      <w:lvlJc w:val="left"/>
      <w:pPr>
        <w:tabs>
          <w:tab w:val="num" w:pos="1440"/>
        </w:tabs>
        <w:ind w:left="1440" w:hanging="360"/>
      </w:pPr>
      <w:rPr>
        <w:rFonts w:cs="Times New Roman"/>
      </w:rPr>
    </w:lvl>
    <w:lvl w:ilvl="2" w:tplc="A30A4EEC" w:tentative="1">
      <w:start w:val="1"/>
      <w:numFmt w:val="lowerRoman"/>
      <w:lvlText w:val="%3."/>
      <w:lvlJc w:val="right"/>
      <w:pPr>
        <w:tabs>
          <w:tab w:val="num" w:pos="2160"/>
        </w:tabs>
        <w:ind w:left="2160" w:hanging="180"/>
      </w:pPr>
      <w:rPr>
        <w:rFonts w:cs="Times New Roman"/>
      </w:rPr>
    </w:lvl>
    <w:lvl w:ilvl="3" w:tplc="36E43DDC" w:tentative="1">
      <w:start w:val="1"/>
      <w:numFmt w:val="decimal"/>
      <w:lvlText w:val="%4."/>
      <w:lvlJc w:val="left"/>
      <w:pPr>
        <w:tabs>
          <w:tab w:val="num" w:pos="2880"/>
        </w:tabs>
        <w:ind w:left="2880" w:hanging="360"/>
      </w:pPr>
      <w:rPr>
        <w:rFonts w:cs="Times New Roman"/>
      </w:rPr>
    </w:lvl>
    <w:lvl w:ilvl="4" w:tplc="838CFF1C" w:tentative="1">
      <w:start w:val="1"/>
      <w:numFmt w:val="lowerLetter"/>
      <w:lvlText w:val="%5."/>
      <w:lvlJc w:val="left"/>
      <w:pPr>
        <w:tabs>
          <w:tab w:val="num" w:pos="3600"/>
        </w:tabs>
        <w:ind w:left="3600" w:hanging="360"/>
      </w:pPr>
      <w:rPr>
        <w:rFonts w:cs="Times New Roman"/>
      </w:rPr>
    </w:lvl>
    <w:lvl w:ilvl="5" w:tplc="822C4C26" w:tentative="1">
      <w:start w:val="1"/>
      <w:numFmt w:val="lowerRoman"/>
      <w:lvlText w:val="%6."/>
      <w:lvlJc w:val="right"/>
      <w:pPr>
        <w:tabs>
          <w:tab w:val="num" w:pos="4320"/>
        </w:tabs>
        <w:ind w:left="4320" w:hanging="180"/>
      </w:pPr>
      <w:rPr>
        <w:rFonts w:cs="Times New Roman"/>
      </w:rPr>
    </w:lvl>
    <w:lvl w:ilvl="6" w:tplc="ACDE5C06" w:tentative="1">
      <w:start w:val="1"/>
      <w:numFmt w:val="decimal"/>
      <w:lvlText w:val="%7."/>
      <w:lvlJc w:val="left"/>
      <w:pPr>
        <w:tabs>
          <w:tab w:val="num" w:pos="5040"/>
        </w:tabs>
        <w:ind w:left="5040" w:hanging="360"/>
      </w:pPr>
      <w:rPr>
        <w:rFonts w:cs="Times New Roman"/>
      </w:rPr>
    </w:lvl>
    <w:lvl w:ilvl="7" w:tplc="DA126330" w:tentative="1">
      <w:start w:val="1"/>
      <w:numFmt w:val="lowerLetter"/>
      <w:lvlText w:val="%8."/>
      <w:lvlJc w:val="left"/>
      <w:pPr>
        <w:tabs>
          <w:tab w:val="num" w:pos="5760"/>
        </w:tabs>
        <w:ind w:left="5760" w:hanging="360"/>
      </w:pPr>
      <w:rPr>
        <w:rFonts w:cs="Times New Roman"/>
      </w:rPr>
    </w:lvl>
    <w:lvl w:ilvl="8" w:tplc="7E0E79CE" w:tentative="1">
      <w:start w:val="1"/>
      <w:numFmt w:val="lowerRoman"/>
      <w:lvlText w:val="%9."/>
      <w:lvlJc w:val="right"/>
      <w:pPr>
        <w:tabs>
          <w:tab w:val="num" w:pos="6480"/>
        </w:tabs>
        <w:ind w:left="6480" w:hanging="180"/>
      </w:pPr>
      <w:rPr>
        <w:rFonts w:cs="Times New Roman"/>
      </w:rPr>
    </w:lvl>
  </w:abstractNum>
  <w:abstractNum w:abstractNumId="17" w15:restartNumberingAfterBreak="0">
    <w:nsid w:val="1CC2048B"/>
    <w:multiLevelType w:val="hybridMultilevel"/>
    <w:tmpl w:val="E6224640"/>
    <w:lvl w:ilvl="0" w:tplc="2B62B4D6">
      <w:start w:val="1"/>
      <w:numFmt w:val="lowerRoman"/>
      <w:lvlText w:val="(%1)"/>
      <w:lvlJc w:val="left"/>
      <w:pPr>
        <w:tabs>
          <w:tab w:val="num" w:pos="2880"/>
        </w:tabs>
        <w:ind w:left="2880" w:hanging="720"/>
      </w:pPr>
      <w:rPr>
        <w:rFonts w:cs="Times New Roman" w:hint="default"/>
      </w:rPr>
    </w:lvl>
    <w:lvl w:ilvl="1" w:tplc="239445FE">
      <w:start w:val="1"/>
      <w:numFmt w:val="lowerLetter"/>
      <w:lvlText w:val="%2."/>
      <w:lvlJc w:val="left"/>
      <w:pPr>
        <w:tabs>
          <w:tab w:val="num" w:pos="1440"/>
        </w:tabs>
        <w:ind w:left="1440" w:hanging="360"/>
      </w:pPr>
      <w:rPr>
        <w:rFonts w:cs="Times New Roman"/>
      </w:rPr>
    </w:lvl>
    <w:lvl w:ilvl="2" w:tplc="B0A088A0" w:tentative="1">
      <w:start w:val="1"/>
      <w:numFmt w:val="lowerRoman"/>
      <w:lvlText w:val="%3."/>
      <w:lvlJc w:val="right"/>
      <w:pPr>
        <w:tabs>
          <w:tab w:val="num" w:pos="2160"/>
        </w:tabs>
        <w:ind w:left="2160" w:hanging="180"/>
      </w:pPr>
      <w:rPr>
        <w:rFonts w:cs="Times New Roman"/>
      </w:rPr>
    </w:lvl>
    <w:lvl w:ilvl="3" w:tplc="013CCC5C" w:tentative="1">
      <w:start w:val="1"/>
      <w:numFmt w:val="decimal"/>
      <w:lvlText w:val="%4."/>
      <w:lvlJc w:val="left"/>
      <w:pPr>
        <w:tabs>
          <w:tab w:val="num" w:pos="2880"/>
        </w:tabs>
        <w:ind w:left="2880" w:hanging="360"/>
      </w:pPr>
      <w:rPr>
        <w:rFonts w:cs="Times New Roman"/>
      </w:rPr>
    </w:lvl>
    <w:lvl w:ilvl="4" w:tplc="A56459FA" w:tentative="1">
      <w:start w:val="1"/>
      <w:numFmt w:val="lowerLetter"/>
      <w:lvlText w:val="%5."/>
      <w:lvlJc w:val="left"/>
      <w:pPr>
        <w:tabs>
          <w:tab w:val="num" w:pos="3600"/>
        </w:tabs>
        <w:ind w:left="3600" w:hanging="360"/>
      </w:pPr>
      <w:rPr>
        <w:rFonts w:cs="Times New Roman"/>
      </w:rPr>
    </w:lvl>
    <w:lvl w:ilvl="5" w:tplc="5B624740" w:tentative="1">
      <w:start w:val="1"/>
      <w:numFmt w:val="lowerRoman"/>
      <w:lvlText w:val="%6."/>
      <w:lvlJc w:val="right"/>
      <w:pPr>
        <w:tabs>
          <w:tab w:val="num" w:pos="4320"/>
        </w:tabs>
        <w:ind w:left="4320" w:hanging="180"/>
      </w:pPr>
      <w:rPr>
        <w:rFonts w:cs="Times New Roman"/>
      </w:rPr>
    </w:lvl>
    <w:lvl w:ilvl="6" w:tplc="DC20550A" w:tentative="1">
      <w:start w:val="1"/>
      <w:numFmt w:val="decimal"/>
      <w:lvlText w:val="%7."/>
      <w:lvlJc w:val="left"/>
      <w:pPr>
        <w:tabs>
          <w:tab w:val="num" w:pos="5040"/>
        </w:tabs>
        <w:ind w:left="5040" w:hanging="360"/>
      </w:pPr>
      <w:rPr>
        <w:rFonts w:cs="Times New Roman"/>
      </w:rPr>
    </w:lvl>
    <w:lvl w:ilvl="7" w:tplc="BF5816BA" w:tentative="1">
      <w:start w:val="1"/>
      <w:numFmt w:val="lowerLetter"/>
      <w:lvlText w:val="%8."/>
      <w:lvlJc w:val="left"/>
      <w:pPr>
        <w:tabs>
          <w:tab w:val="num" w:pos="5760"/>
        </w:tabs>
        <w:ind w:left="5760" w:hanging="360"/>
      </w:pPr>
      <w:rPr>
        <w:rFonts w:cs="Times New Roman"/>
      </w:rPr>
    </w:lvl>
    <w:lvl w:ilvl="8" w:tplc="1E96C488" w:tentative="1">
      <w:start w:val="1"/>
      <w:numFmt w:val="lowerRoman"/>
      <w:lvlText w:val="%9."/>
      <w:lvlJc w:val="right"/>
      <w:pPr>
        <w:tabs>
          <w:tab w:val="num" w:pos="6480"/>
        </w:tabs>
        <w:ind w:left="6480" w:hanging="180"/>
      </w:pPr>
      <w:rPr>
        <w:rFonts w:cs="Times New Roman"/>
      </w:rPr>
    </w:lvl>
  </w:abstractNum>
  <w:abstractNum w:abstractNumId="18" w15:restartNumberingAfterBreak="0">
    <w:nsid w:val="1F924983"/>
    <w:multiLevelType w:val="multilevel"/>
    <w:tmpl w:val="C33A22FA"/>
    <w:lvl w:ilvl="0">
      <w:start w:val="1"/>
      <w:numFmt w:val="decimal"/>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19" w15:restartNumberingAfterBreak="0">
    <w:nsid w:val="205B715B"/>
    <w:multiLevelType w:val="hybridMultilevel"/>
    <w:tmpl w:val="4F0AB2AC"/>
    <w:lvl w:ilvl="0" w:tplc="2A160230">
      <w:start w:val="1"/>
      <w:numFmt w:val="upperLetter"/>
      <w:lvlText w:val="(%1)"/>
      <w:lvlJc w:val="left"/>
      <w:pPr>
        <w:tabs>
          <w:tab w:val="num" w:pos="2160"/>
        </w:tabs>
        <w:ind w:left="2160" w:hanging="720"/>
      </w:pPr>
      <w:rPr>
        <w:rFonts w:cs="Times New Roman" w:hint="default"/>
      </w:rPr>
    </w:lvl>
    <w:lvl w:ilvl="1" w:tplc="3E268B52" w:tentative="1">
      <w:start w:val="1"/>
      <w:numFmt w:val="lowerLetter"/>
      <w:lvlText w:val="%2."/>
      <w:lvlJc w:val="left"/>
      <w:pPr>
        <w:tabs>
          <w:tab w:val="num" w:pos="2520"/>
        </w:tabs>
        <w:ind w:left="2520" w:hanging="360"/>
      </w:pPr>
      <w:rPr>
        <w:rFonts w:cs="Times New Roman"/>
      </w:rPr>
    </w:lvl>
    <w:lvl w:ilvl="2" w:tplc="53C2A934" w:tentative="1">
      <w:start w:val="1"/>
      <w:numFmt w:val="lowerRoman"/>
      <w:lvlText w:val="%3."/>
      <w:lvlJc w:val="right"/>
      <w:pPr>
        <w:tabs>
          <w:tab w:val="num" w:pos="3240"/>
        </w:tabs>
        <w:ind w:left="3240" w:hanging="180"/>
      </w:pPr>
      <w:rPr>
        <w:rFonts w:cs="Times New Roman"/>
      </w:rPr>
    </w:lvl>
    <w:lvl w:ilvl="3" w:tplc="E3F4ADF4" w:tentative="1">
      <w:start w:val="1"/>
      <w:numFmt w:val="decimal"/>
      <w:lvlText w:val="%4."/>
      <w:lvlJc w:val="left"/>
      <w:pPr>
        <w:tabs>
          <w:tab w:val="num" w:pos="3960"/>
        </w:tabs>
        <w:ind w:left="3960" w:hanging="360"/>
      </w:pPr>
      <w:rPr>
        <w:rFonts w:cs="Times New Roman"/>
      </w:rPr>
    </w:lvl>
    <w:lvl w:ilvl="4" w:tplc="1BB8CFCE" w:tentative="1">
      <w:start w:val="1"/>
      <w:numFmt w:val="lowerLetter"/>
      <w:lvlText w:val="%5."/>
      <w:lvlJc w:val="left"/>
      <w:pPr>
        <w:tabs>
          <w:tab w:val="num" w:pos="4680"/>
        </w:tabs>
        <w:ind w:left="4680" w:hanging="360"/>
      </w:pPr>
      <w:rPr>
        <w:rFonts w:cs="Times New Roman"/>
      </w:rPr>
    </w:lvl>
    <w:lvl w:ilvl="5" w:tplc="9774C64A" w:tentative="1">
      <w:start w:val="1"/>
      <w:numFmt w:val="lowerRoman"/>
      <w:lvlText w:val="%6."/>
      <w:lvlJc w:val="right"/>
      <w:pPr>
        <w:tabs>
          <w:tab w:val="num" w:pos="5400"/>
        </w:tabs>
        <w:ind w:left="5400" w:hanging="180"/>
      </w:pPr>
      <w:rPr>
        <w:rFonts w:cs="Times New Roman"/>
      </w:rPr>
    </w:lvl>
    <w:lvl w:ilvl="6" w:tplc="7974C6F4" w:tentative="1">
      <w:start w:val="1"/>
      <w:numFmt w:val="decimal"/>
      <w:lvlText w:val="%7."/>
      <w:lvlJc w:val="left"/>
      <w:pPr>
        <w:tabs>
          <w:tab w:val="num" w:pos="6120"/>
        </w:tabs>
        <w:ind w:left="6120" w:hanging="360"/>
      </w:pPr>
      <w:rPr>
        <w:rFonts w:cs="Times New Roman"/>
      </w:rPr>
    </w:lvl>
    <w:lvl w:ilvl="7" w:tplc="151AC77E" w:tentative="1">
      <w:start w:val="1"/>
      <w:numFmt w:val="lowerLetter"/>
      <w:lvlText w:val="%8."/>
      <w:lvlJc w:val="left"/>
      <w:pPr>
        <w:tabs>
          <w:tab w:val="num" w:pos="6840"/>
        </w:tabs>
        <w:ind w:left="6840" w:hanging="360"/>
      </w:pPr>
      <w:rPr>
        <w:rFonts w:cs="Times New Roman"/>
      </w:rPr>
    </w:lvl>
    <w:lvl w:ilvl="8" w:tplc="E48C4DF2" w:tentative="1">
      <w:start w:val="1"/>
      <w:numFmt w:val="lowerRoman"/>
      <w:lvlText w:val="%9."/>
      <w:lvlJc w:val="right"/>
      <w:pPr>
        <w:tabs>
          <w:tab w:val="num" w:pos="7560"/>
        </w:tabs>
        <w:ind w:left="7560" w:hanging="180"/>
      </w:pPr>
      <w:rPr>
        <w:rFonts w:cs="Times New Roman"/>
      </w:rPr>
    </w:lvl>
  </w:abstractNum>
  <w:abstractNum w:abstractNumId="20" w15:restartNumberingAfterBreak="0">
    <w:nsid w:val="246E427C"/>
    <w:multiLevelType w:val="hybridMultilevel"/>
    <w:tmpl w:val="3AB82E0C"/>
    <w:lvl w:ilvl="0" w:tplc="E08E3B20">
      <w:start w:val="1"/>
      <w:numFmt w:val="decimal"/>
      <w:lvlText w:val="(%1)"/>
      <w:lvlJc w:val="left"/>
      <w:pPr>
        <w:tabs>
          <w:tab w:val="num" w:pos="2880"/>
        </w:tabs>
        <w:ind w:left="2880" w:hanging="1440"/>
      </w:pPr>
      <w:rPr>
        <w:rFonts w:ascii="Times New Roman" w:eastAsia="Times New Roman" w:hAnsi="Times New Roman" w:cs="Times New Roman"/>
      </w:rPr>
    </w:lvl>
    <w:lvl w:ilvl="1" w:tplc="CB587544" w:tentative="1">
      <w:start w:val="1"/>
      <w:numFmt w:val="lowerLetter"/>
      <w:lvlText w:val="%2."/>
      <w:lvlJc w:val="left"/>
      <w:pPr>
        <w:tabs>
          <w:tab w:val="num" w:pos="2520"/>
        </w:tabs>
        <w:ind w:left="2520" w:hanging="360"/>
      </w:pPr>
      <w:rPr>
        <w:rFonts w:cs="Times New Roman"/>
      </w:rPr>
    </w:lvl>
    <w:lvl w:ilvl="2" w:tplc="0D54AFF2" w:tentative="1">
      <w:start w:val="1"/>
      <w:numFmt w:val="lowerRoman"/>
      <w:lvlText w:val="%3."/>
      <w:lvlJc w:val="right"/>
      <w:pPr>
        <w:tabs>
          <w:tab w:val="num" w:pos="3240"/>
        </w:tabs>
        <w:ind w:left="3240" w:hanging="180"/>
      </w:pPr>
      <w:rPr>
        <w:rFonts w:cs="Times New Roman"/>
      </w:rPr>
    </w:lvl>
    <w:lvl w:ilvl="3" w:tplc="564AA96E" w:tentative="1">
      <w:start w:val="1"/>
      <w:numFmt w:val="decimal"/>
      <w:lvlText w:val="%4."/>
      <w:lvlJc w:val="left"/>
      <w:pPr>
        <w:tabs>
          <w:tab w:val="num" w:pos="3960"/>
        </w:tabs>
        <w:ind w:left="3960" w:hanging="360"/>
      </w:pPr>
      <w:rPr>
        <w:rFonts w:cs="Times New Roman"/>
      </w:rPr>
    </w:lvl>
    <w:lvl w:ilvl="4" w:tplc="55CE25B4" w:tentative="1">
      <w:start w:val="1"/>
      <w:numFmt w:val="lowerLetter"/>
      <w:lvlText w:val="%5."/>
      <w:lvlJc w:val="left"/>
      <w:pPr>
        <w:tabs>
          <w:tab w:val="num" w:pos="4680"/>
        </w:tabs>
        <w:ind w:left="4680" w:hanging="360"/>
      </w:pPr>
      <w:rPr>
        <w:rFonts w:cs="Times New Roman"/>
      </w:rPr>
    </w:lvl>
    <w:lvl w:ilvl="5" w:tplc="DF6275AE" w:tentative="1">
      <w:start w:val="1"/>
      <w:numFmt w:val="lowerRoman"/>
      <w:lvlText w:val="%6."/>
      <w:lvlJc w:val="right"/>
      <w:pPr>
        <w:tabs>
          <w:tab w:val="num" w:pos="5400"/>
        </w:tabs>
        <w:ind w:left="5400" w:hanging="180"/>
      </w:pPr>
      <w:rPr>
        <w:rFonts w:cs="Times New Roman"/>
      </w:rPr>
    </w:lvl>
    <w:lvl w:ilvl="6" w:tplc="FE68A9DA" w:tentative="1">
      <w:start w:val="1"/>
      <w:numFmt w:val="decimal"/>
      <w:lvlText w:val="%7."/>
      <w:lvlJc w:val="left"/>
      <w:pPr>
        <w:tabs>
          <w:tab w:val="num" w:pos="6120"/>
        </w:tabs>
        <w:ind w:left="6120" w:hanging="360"/>
      </w:pPr>
      <w:rPr>
        <w:rFonts w:cs="Times New Roman"/>
      </w:rPr>
    </w:lvl>
    <w:lvl w:ilvl="7" w:tplc="A6C2E3DE" w:tentative="1">
      <w:start w:val="1"/>
      <w:numFmt w:val="lowerLetter"/>
      <w:lvlText w:val="%8."/>
      <w:lvlJc w:val="left"/>
      <w:pPr>
        <w:tabs>
          <w:tab w:val="num" w:pos="6840"/>
        </w:tabs>
        <w:ind w:left="6840" w:hanging="360"/>
      </w:pPr>
      <w:rPr>
        <w:rFonts w:cs="Times New Roman"/>
      </w:rPr>
    </w:lvl>
    <w:lvl w:ilvl="8" w:tplc="6596A398" w:tentative="1">
      <w:start w:val="1"/>
      <w:numFmt w:val="lowerRoman"/>
      <w:lvlText w:val="%9."/>
      <w:lvlJc w:val="right"/>
      <w:pPr>
        <w:tabs>
          <w:tab w:val="num" w:pos="7560"/>
        </w:tabs>
        <w:ind w:left="7560" w:hanging="180"/>
      </w:pPr>
      <w:rPr>
        <w:rFonts w:cs="Times New Roman"/>
      </w:rPr>
    </w:lvl>
  </w:abstractNum>
  <w:abstractNum w:abstractNumId="21" w15:restartNumberingAfterBreak="0">
    <w:nsid w:val="27CF7959"/>
    <w:multiLevelType w:val="multilevel"/>
    <w:tmpl w:val="23C20F2E"/>
    <w:lvl w:ilvl="0">
      <w:start w:val="1"/>
      <w:numFmt w:val="decimal"/>
      <w:lvlText w:val="%1."/>
      <w:lvlJc w:val="left"/>
      <w:pPr>
        <w:tabs>
          <w:tab w:val="num" w:pos="1440"/>
        </w:tabs>
        <w:ind w:firstLine="720"/>
      </w:pPr>
      <w:rPr>
        <w:rFonts w:ascii="Times New Roman Bold" w:hAnsi="Times New Roman Bold" w:cs="Times New Roman" w:hint="default"/>
        <w:b/>
        <w:i w:val="0"/>
        <w:caps w:val="0"/>
        <w:strike w:val="0"/>
        <w:dstrike w:val="0"/>
        <w:vanish w:val="0"/>
        <w:sz w:val="24"/>
        <w:u w:val="none"/>
        <w:vertAlign w:val="baseline"/>
      </w:rPr>
    </w:lvl>
    <w:lvl w:ilvl="1">
      <w:start w:val="1"/>
      <w:numFmt w:val="lowerLetter"/>
      <w:lvlText w:val="(%2)"/>
      <w:lvlJc w:val="left"/>
      <w:pPr>
        <w:tabs>
          <w:tab w:val="num" w:pos="2160"/>
        </w:tabs>
        <w:ind w:firstLine="1440"/>
      </w:pPr>
      <w:rPr>
        <w:rFonts w:ascii="Times New Roman" w:hAnsi="Times New Roman" w:cs="Times New Roman" w:hint="default"/>
        <w:b w:val="0"/>
        <w:i w:val="0"/>
        <w:caps w:val="0"/>
        <w:strike w:val="0"/>
        <w:dstrike w:val="0"/>
        <w:vanish w:val="0"/>
        <w:color w:val="000000"/>
        <w:sz w:val="24"/>
        <w:u w:val="none"/>
        <w:vertAlign w:val="baseline"/>
      </w:rPr>
    </w:lvl>
    <w:lvl w:ilvl="2">
      <w:start w:val="1"/>
      <w:numFmt w:val="decimal"/>
      <w:lvlText w:val="(%3)"/>
      <w:lvlJc w:val="left"/>
      <w:pPr>
        <w:tabs>
          <w:tab w:val="num" w:pos="2520"/>
        </w:tabs>
        <w:ind w:left="2520" w:hanging="360"/>
      </w:pPr>
      <w:rPr>
        <w:rFonts w:cs="Times New Roman" w:hint="default"/>
        <w:b/>
        <w:i w:val="0"/>
        <w:caps w:val="0"/>
        <w:strike w:val="0"/>
        <w:dstrike w:val="0"/>
        <w:vanish w:val="0"/>
        <w:sz w:val="24"/>
        <w:u w:val="none"/>
        <w:vertAlign w:val="baseline"/>
      </w:rPr>
    </w:lvl>
    <w:lvl w:ilvl="3">
      <w:start w:val="1"/>
      <w:numFmt w:val="lowerRoman"/>
      <w:lvlText w:val="(%4)"/>
      <w:lvlJc w:val="left"/>
      <w:pPr>
        <w:tabs>
          <w:tab w:val="num" w:pos="2880"/>
        </w:tabs>
        <w:ind w:firstLine="2160"/>
      </w:pPr>
      <w:rPr>
        <w:rFonts w:ascii="Goudy Old Style" w:hAnsi="Goudy Old Style" w:cs="Times New Roman" w:hint="default"/>
        <w:b w:val="0"/>
        <w:i w:val="0"/>
        <w:caps w:val="0"/>
        <w:strike w:val="0"/>
        <w:dstrike w:val="0"/>
        <w:vanish w:val="0"/>
        <w:color w:val="000000"/>
        <w:sz w:val="24"/>
        <w:u w:val="none"/>
        <w:vertAlign w:val="baseline"/>
      </w:rPr>
    </w:lvl>
    <w:lvl w:ilvl="4">
      <w:start w:val="1"/>
      <w:numFmt w:val="upperLetter"/>
      <w:lvlText w:val="(%5)"/>
      <w:lvlJc w:val="left"/>
      <w:pPr>
        <w:tabs>
          <w:tab w:val="num" w:pos="3600"/>
        </w:tabs>
        <w:ind w:left="720" w:firstLine="2160"/>
      </w:pPr>
      <w:rPr>
        <w:rFonts w:cs="Times New Roman" w:hint="default"/>
        <w:u w:val="none"/>
      </w:rPr>
    </w:lvl>
    <w:lvl w:ilvl="5">
      <w:start w:val="1"/>
      <w:numFmt w:val="decimal"/>
      <w:lvlText w:val="(%6)"/>
      <w:lvlJc w:val="left"/>
      <w:pPr>
        <w:tabs>
          <w:tab w:val="num" w:pos="3960"/>
        </w:tabs>
        <w:ind w:firstLine="3600"/>
      </w:pPr>
      <w:rPr>
        <w:rFonts w:cs="Times New Roman" w:hint="default"/>
        <w:u w:val="none"/>
      </w:rPr>
    </w:lvl>
    <w:lvl w:ilvl="6">
      <w:start w:val="1"/>
      <w:numFmt w:val="upperRoman"/>
      <w:lvlText w:val="%7."/>
      <w:lvlJc w:val="left"/>
      <w:pPr>
        <w:tabs>
          <w:tab w:val="num" w:pos="1440"/>
        </w:tabs>
        <w:ind w:left="1440" w:hanging="720"/>
      </w:pPr>
      <w:rPr>
        <w:rFonts w:cs="Times New Roman" w:hint="default"/>
        <w:u w:val="none"/>
      </w:rPr>
    </w:lvl>
    <w:lvl w:ilvl="7">
      <w:start w:val="1"/>
      <w:numFmt w:val="upperLetter"/>
      <w:lvlText w:val="%8."/>
      <w:lvlJc w:val="left"/>
      <w:pPr>
        <w:tabs>
          <w:tab w:val="num" w:pos="2160"/>
        </w:tabs>
        <w:ind w:left="2160" w:hanging="720"/>
      </w:pPr>
      <w:rPr>
        <w:rFonts w:cs="Times New Roman" w:hint="default"/>
        <w:u w:val="none"/>
      </w:rPr>
    </w:lvl>
    <w:lvl w:ilvl="8">
      <w:start w:val="1"/>
      <w:numFmt w:val="decimal"/>
      <w:lvlText w:val="%9."/>
      <w:lvlJc w:val="left"/>
      <w:pPr>
        <w:tabs>
          <w:tab w:val="num" w:pos="2880"/>
        </w:tabs>
        <w:ind w:left="2880" w:hanging="720"/>
      </w:pPr>
      <w:rPr>
        <w:rFonts w:cs="Times New Roman" w:hint="default"/>
        <w:u w:val="none"/>
      </w:rPr>
    </w:lvl>
  </w:abstractNum>
  <w:abstractNum w:abstractNumId="22" w15:restartNumberingAfterBreak="0">
    <w:nsid w:val="34FC7820"/>
    <w:multiLevelType w:val="hybridMultilevel"/>
    <w:tmpl w:val="F148FD1E"/>
    <w:lvl w:ilvl="0" w:tplc="C75226DE">
      <w:start w:val="1"/>
      <w:numFmt w:val="lowerLetter"/>
      <w:lvlText w:val="(%1)"/>
      <w:lvlJc w:val="left"/>
      <w:pPr>
        <w:tabs>
          <w:tab w:val="num" w:pos="1440"/>
        </w:tabs>
        <w:ind w:left="1440" w:hanging="720"/>
      </w:pPr>
      <w:rPr>
        <w:rFonts w:cs="Times New Roman" w:hint="default"/>
      </w:rPr>
    </w:lvl>
    <w:lvl w:ilvl="1" w:tplc="7B04E548" w:tentative="1">
      <w:start w:val="1"/>
      <w:numFmt w:val="lowerLetter"/>
      <w:lvlText w:val="%2."/>
      <w:lvlJc w:val="left"/>
      <w:pPr>
        <w:tabs>
          <w:tab w:val="num" w:pos="1800"/>
        </w:tabs>
        <w:ind w:left="1800" w:hanging="360"/>
      </w:pPr>
      <w:rPr>
        <w:rFonts w:cs="Times New Roman"/>
      </w:rPr>
    </w:lvl>
    <w:lvl w:ilvl="2" w:tplc="C0F2881E" w:tentative="1">
      <w:start w:val="1"/>
      <w:numFmt w:val="lowerRoman"/>
      <w:lvlText w:val="%3."/>
      <w:lvlJc w:val="right"/>
      <w:pPr>
        <w:tabs>
          <w:tab w:val="num" w:pos="2520"/>
        </w:tabs>
        <w:ind w:left="2520" w:hanging="180"/>
      </w:pPr>
      <w:rPr>
        <w:rFonts w:cs="Times New Roman"/>
      </w:rPr>
    </w:lvl>
    <w:lvl w:ilvl="3" w:tplc="549EBAD8" w:tentative="1">
      <w:start w:val="1"/>
      <w:numFmt w:val="decimal"/>
      <w:lvlText w:val="%4."/>
      <w:lvlJc w:val="left"/>
      <w:pPr>
        <w:tabs>
          <w:tab w:val="num" w:pos="3240"/>
        </w:tabs>
        <w:ind w:left="3240" w:hanging="360"/>
      </w:pPr>
      <w:rPr>
        <w:rFonts w:cs="Times New Roman"/>
      </w:rPr>
    </w:lvl>
    <w:lvl w:ilvl="4" w:tplc="99D05E68" w:tentative="1">
      <w:start w:val="1"/>
      <w:numFmt w:val="lowerLetter"/>
      <w:lvlText w:val="%5."/>
      <w:lvlJc w:val="left"/>
      <w:pPr>
        <w:tabs>
          <w:tab w:val="num" w:pos="3960"/>
        </w:tabs>
        <w:ind w:left="3960" w:hanging="360"/>
      </w:pPr>
      <w:rPr>
        <w:rFonts w:cs="Times New Roman"/>
      </w:rPr>
    </w:lvl>
    <w:lvl w:ilvl="5" w:tplc="3E628A66" w:tentative="1">
      <w:start w:val="1"/>
      <w:numFmt w:val="lowerRoman"/>
      <w:lvlText w:val="%6."/>
      <w:lvlJc w:val="right"/>
      <w:pPr>
        <w:tabs>
          <w:tab w:val="num" w:pos="4680"/>
        </w:tabs>
        <w:ind w:left="4680" w:hanging="180"/>
      </w:pPr>
      <w:rPr>
        <w:rFonts w:cs="Times New Roman"/>
      </w:rPr>
    </w:lvl>
    <w:lvl w:ilvl="6" w:tplc="CF462ACA" w:tentative="1">
      <w:start w:val="1"/>
      <w:numFmt w:val="decimal"/>
      <w:lvlText w:val="%7."/>
      <w:lvlJc w:val="left"/>
      <w:pPr>
        <w:tabs>
          <w:tab w:val="num" w:pos="5400"/>
        </w:tabs>
        <w:ind w:left="5400" w:hanging="360"/>
      </w:pPr>
      <w:rPr>
        <w:rFonts w:cs="Times New Roman"/>
      </w:rPr>
    </w:lvl>
    <w:lvl w:ilvl="7" w:tplc="02AE2C5E" w:tentative="1">
      <w:start w:val="1"/>
      <w:numFmt w:val="lowerLetter"/>
      <w:lvlText w:val="%8."/>
      <w:lvlJc w:val="left"/>
      <w:pPr>
        <w:tabs>
          <w:tab w:val="num" w:pos="6120"/>
        </w:tabs>
        <w:ind w:left="6120" w:hanging="360"/>
      </w:pPr>
      <w:rPr>
        <w:rFonts w:cs="Times New Roman"/>
      </w:rPr>
    </w:lvl>
    <w:lvl w:ilvl="8" w:tplc="7BF009EA" w:tentative="1">
      <w:start w:val="1"/>
      <w:numFmt w:val="lowerRoman"/>
      <w:lvlText w:val="%9."/>
      <w:lvlJc w:val="right"/>
      <w:pPr>
        <w:tabs>
          <w:tab w:val="num" w:pos="6840"/>
        </w:tabs>
        <w:ind w:left="6840" w:hanging="180"/>
      </w:pPr>
      <w:rPr>
        <w:rFonts w:cs="Times New Roman"/>
      </w:rPr>
    </w:lvl>
  </w:abstractNum>
  <w:abstractNum w:abstractNumId="23" w15:restartNumberingAfterBreak="0">
    <w:nsid w:val="3C2808C0"/>
    <w:multiLevelType w:val="singleLevel"/>
    <w:tmpl w:val="1A802A16"/>
    <w:lvl w:ilvl="0">
      <w:start w:val="1"/>
      <w:numFmt w:val="bullet"/>
      <w:lvlText w:val=""/>
      <w:lvlJc w:val="left"/>
      <w:pPr>
        <w:tabs>
          <w:tab w:val="num" w:pos="1446"/>
        </w:tabs>
        <w:ind w:left="1446" w:hanging="567"/>
      </w:pPr>
      <w:rPr>
        <w:rFonts w:ascii="Symbol" w:hAnsi="Symbol" w:hint="default"/>
      </w:rPr>
    </w:lvl>
  </w:abstractNum>
  <w:abstractNum w:abstractNumId="24" w15:restartNumberingAfterBreak="0">
    <w:nsid w:val="3EF87058"/>
    <w:multiLevelType w:val="hybridMultilevel"/>
    <w:tmpl w:val="93EAE6D4"/>
    <w:lvl w:ilvl="0" w:tplc="AEA43A24">
      <w:start w:val="1"/>
      <w:numFmt w:val="lowerLetter"/>
      <w:lvlText w:val="(%1)"/>
      <w:lvlJc w:val="left"/>
      <w:pPr>
        <w:tabs>
          <w:tab w:val="num" w:pos="1440"/>
        </w:tabs>
        <w:ind w:left="1440" w:hanging="720"/>
      </w:pPr>
      <w:rPr>
        <w:rFonts w:cs="Times New Roman" w:hint="default"/>
      </w:rPr>
    </w:lvl>
    <w:lvl w:ilvl="1" w:tplc="044629E2" w:tentative="1">
      <w:start w:val="1"/>
      <w:numFmt w:val="lowerLetter"/>
      <w:lvlText w:val="%2."/>
      <w:lvlJc w:val="left"/>
      <w:pPr>
        <w:tabs>
          <w:tab w:val="num" w:pos="1800"/>
        </w:tabs>
        <w:ind w:left="1800" w:hanging="360"/>
      </w:pPr>
      <w:rPr>
        <w:rFonts w:cs="Times New Roman"/>
      </w:rPr>
    </w:lvl>
    <w:lvl w:ilvl="2" w:tplc="35BE14AC" w:tentative="1">
      <w:start w:val="1"/>
      <w:numFmt w:val="lowerRoman"/>
      <w:lvlText w:val="%3."/>
      <w:lvlJc w:val="right"/>
      <w:pPr>
        <w:tabs>
          <w:tab w:val="num" w:pos="2520"/>
        </w:tabs>
        <w:ind w:left="2520" w:hanging="180"/>
      </w:pPr>
      <w:rPr>
        <w:rFonts w:cs="Times New Roman"/>
      </w:rPr>
    </w:lvl>
    <w:lvl w:ilvl="3" w:tplc="68502C1C" w:tentative="1">
      <w:start w:val="1"/>
      <w:numFmt w:val="decimal"/>
      <w:lvlText w:val="%4."/>
      <w:lvlJc w:val="left"/>
      <w:pPr>
        <w:tabs>
          <w:tab w:val="num" w:pos="3240"/>
        </w:tabs>
        <w:ind w:left="3240" w:hanging="360"/>
      </w:pPr>
      <w:rPr>
        <w:rFonts w:cs="Times New Roman"/>
      </w:rPr>
    </w:lvl>
    <w:lvl w:ilvl="4" w:tplc="B6C8AE44" w:tentative="1">
      <w:start w:val="1"/>
      <w:numFmt w:val="lowerLetter"/>
      <w:lvlText w:val="%5."/>
      <w:lvlJc w:val="left"/>
      <w:pPr>
        <w:tabs>
          <w:tab w:val="num" w:pos="3960"/>
        </w:tabs>
        <w:ind w:left="3960" w:hanging="360"/>
      </w:pPr>
      <w:rPr>
        <w:rFonts w:cs="Times New Roman"/>
      </w:rPr>
    </w:lvl>
    <w:lvl w:ilvl="5" w:tplc="F78AEFB6" w:tentative="1">
      <w:start w:val="1"/>
      <w:numFmt w:val="lowerRoman"/>
      <w:lvlText w:val="%6."/>
      <w:lvlJc w:val="right"/>
      <w:pPr>
        <w:tabs>
          <w:tab w:val="num" w:pos="4680"/>
        </w:tabs>
        <w:ind w:left="4680" w:hanging="180"/>
      </w:pPr>
      <w:rPr>
        <w:rFonts w:cs="Times New Roman"/>
      </w:rPr>
    </w:lvl>
    <w:lvl w:ilvl="6" w:tplc="DC96029E" w:tentative="1">
      <w:start w:val="1"/>
      <w:numFmt w:val="decimal"/>
      <w:lvlText w:val="%7."/>
      <w:lvlJc w:val="left"/>
      <w:pPr>
        <w:tabs>
          <w:tab w:val="num" w:pos="5400"/>
        </w:tabs>
        <w:ind w:left="5400" w:hanging="360"/>
      </w:pPr>
      <w:rPr>
        <w:rFonts w:cs="Times New Roman"/>
      </w:rPr>
    </w:lvl>
    <w:lvl w:ilvl="7" w:tplc="E50EDE96" w:tentative="1">
      <w:start w:val="1"/>
      <w:numFmt w:val="lowerLetter"/>
      <w:lvlText w:val="%8."/>
      <w:lvlJc w:val="left"/>
      <w:pPr>
        <w:tabs>
          <w:tab w:val="num" w:pos="6120"/>
        </w:tabs>
        <w:ind w:left="6120" w:hanging="360"/>
      </w:pPr>
      <w:rPr>
        <w:rFonts w:cs="Times New Roman"/>
      </w:rPr>
    </w:lvl>
    <w:lvl w:ilvl="8" w:tplc="D132E070" w:tentative="1">
      <w:start w:val="1"/>
      <w:numFmt w:val="lowerRoman"/>
      <w:lvlText w:val="%9."/>
      <w:lvlJc w:val="right"/>
      <w:pPr>
        <w:tabs>
          <w:tab w:val="num" w:pos="6840"/>
        </w:tabs>
        <w:ind w:left="6840" w:hanging="180"/>
      </w:pPr>
      <w:rPr>
        <w:rFonts w:cs="Times New Roman"/>
      </w:rPr>
    </w:lvl>
  </w:abstractNum>
  <w:abstractNum w:abstractNumId="25" w15:restartNumberingAfterBreak="0">
    <w:nsid w:val="509A753C"/>
    <w:multiLevelType w:val="multilevel"/>
    <w:tmpl w:val="02548CA2"/>
    <w:lvl w:ilvl="0">
      <w:start w:val="1"/>
      <w:numFmt w:val="lowerRoman"/>
      <w:lvlText w:val="(%1)"/>
      <w:lvlJc w:val="left"/>
      <w:pPr>
        <w:tabs>
          <w:tab w:val="num" w:pos="1755"/>
        </w:tabs>
        <w:ind w:left="1755" w:hanging="1035"/>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6" w15:restartNumberingAfterBreak="0">
    <w:nsid w:val="63C00986"/>
    <w:multiLevelType w:val="hybridMultilevel"/>
    <w:tmpl w:val="102CAB54"/>
    <w:lvl w:ilvl="0" w:tplc="80768C28">
      <w:start w:val="1"/>
      <w:numFmt w:val="lowerRoman"/>
      <w:lvlText w:val="(%1)"/>
      <w:lvlJc w:val="left"/>
      <w:pPr>
        <w:tabs>
          <w:tab w:val="num" w:pos="1440"/>
        </w:tabs>
        <w:ind w:left="1440" w:hanging="720"/>
      </w:pPr>
      <w:rPr>
        <w:rFonts w:cs="Times New Roman" w:hint="default"/>
      </w:rPr>
    </w:lvl>
    <w:lvl w:ilvl="1" w:tplc="73AAE39A" w:tentative="1">
      <w:start w:val="1"/>
      <w:numFmt w:val="lowerLetter"/>
      <w:lvlText w:val="%2."/>
      <w:lvlJc w:val="left"/>
      <w:pPr>
        <w:tabs>
          <w:tab w:val="num" w:pos="1440"/>
        </w:tabs>
        <w:ind w:left="1440" w:hanging="360"/>
      </w:pPr>
      <w:rPr>
        <w:rFonts w:cs="Times New Roman"/>
      </w:rPr>
    </w:lvl>
    <w:lvl w:ilvl="2" w:tplc="1D1AE102" w:tentative="1">
      <w:start w:val="1"/>
      <w:numFmt w:val="lowerRoman"/>
      <w:lvlText w:val="%3."/>
      <w:lvlJc w:val="right"/>
      <w:pPr>
        <w:tabs>
          <w:tab w:val="num" w:pos="2160"/>
        </w:tabs>
        <w:ind w:left="2160" w:hanging="180"/>
      </w:pPr>
      <w:rPr>
        <w:rFonts w:cs="Times New Roman"/>
      </w:rPr>
    </w:lvl>
    <w:lvl w:ilvl="3" w:tplc="A768B4A2" w:tentative="1">
      <w:start w:val="1"/>
      <w:numFmt w:val="decimal"/>
      <w:lvlText w:val="%4."/>
      <w:lvlJc w:val="left"/>
      <w:pPr>
        <w:tabs>
          <w:tab w:val="num" w:pos="2880"/>
        </w:tabs>
        <w:ind w:left="2880" w:hanging="360"/>
      </w:pPr>
      <w:rPr>
        <w:rFonts w:cs="Times New Roman"/>
      </w:rPr>
    </w:lvl>
    <w:lvl w:ilvl="4" w:tplc="5BF42882" w:tentative="1">
      <w:start w:val="1"/>
      <w:numFmt w:val="lowerLetter"/>
      <w:lvlText w:val="%5."/>
      <w:lvlJc w:val="left"/>
      <w:pPr>
        <w:tabs>
          <w:tab w:val="num" w:pos="3600"/>
        </w:tabs>
        <w:ind w:left="3600" w:hanging="360"/>
      </w:pPr>
      <w:rPr>
        <w:rFonts w:cs="Times New Roman"/>
      </w:rPr>
    </w:lvl>
    <w:lvl w:ilvl="5" w:tplc="7722EB80" w:tentative="1">
      <w:start w:val="1"/>
      <w:numFmt w:val="lowerRoman"/>
      <w:lvlText w:val="%6."/>
      <w:lvlJc w:val="right"/>
      <w:pPr>
        <w:tabs>
          <w:tab w:val="num" w:pos="4320"/>
        </w:tabs>
        <w:ind w:left="4320" w:hanging="180"/>
      </w:pPr>
      <w:rPr>
        <w:rFonts w:cs="Times New Roman"/>
      </w:rPr>
    </w:lvl>
    <w:lvl w:ilvl="6" w:tplc="0B32EDA4" w:tentative="1">
      <w:start w:val="1"/>
      <w:numFmt w:val="decimal"/>
      <w:lvlText w:val="%7."/>
      <w:lvlJc w:val="left"/>
      <w:pPr>
        <w:tabs>
          <w:tab w:val="num" w:pos="5040"/>
        </w:tabs>
        <w:ind w:left="5040" w:hanging="360"/>
      </w:pPr>
      <w:rPr>
        <w:rFonts w:cs="Times New Roman"/>
      </w:rPr>
    </w:lvl>
    <w:lvl w:ilvl="7" w:tplc="74C07B22" w:tentative="1">
      <w:start w:val="1"/>
      <w:numFmt w:val="lowerLetter"/>
      <w:lvlText w:val="%8."/>
      <w:lvlJc w:val="left"/>
      <w:pPr>
        <w:tabs>
          <w:tab w:val="num" w:pos="5760"/>
        </w:tabs>
        <w:ind w:left="5760" w:hanging="360"/>
      </w:pPr>
      <w:rPr>
        <w:rFonts w:cs="Times New Roman"/>
      </w:rPr>
    </w:lvl>
    <w:lvl w:ilvl="8" w:tplc="3708A07A" w:tentative="1">
      <w:start w:val="1"/>
      <w:numFmt w:val="lowerRoman"/>
      <w:lvlText w:val="%9."/>
      <w:lvlJc w:val="right"/>
      <w:pPr>
        <w:tabs>
          <w:tab w:val="num" w:pos="6480"/>
        </w:tabs>
        <w:ind w:left="6480" w:hanging="180"/>
      </w:pPr>
      <w:rPr>
        <w:rFonts w:cs="Times New Roman"/>
      </w:rPr>
    </w:lvl>
  </w:abstractNum>
  <w:abstractNum w:abstractNumId="27" w15:restartNumberingAfterBreak="0">
    <w:nsid w:val="66256E19"/>
    <w:multiLevelType w:val="hybridMultilevel"/>
    <w:tmpl w:val="E862AD44"/>
    <w:lvl w:ilvl="0" w:tplc="33C8DC64">
      <w:start w:val="1"/>
      <w:numFmt w:val="decimal"/>
      <w:lvlText w:val="(%1)"/>
      <w:lvlJc w:val="left"/>
      <w:pPr>
        <w:tabs>
          <w:tab w:val="num" w:pos="1800"/>
        </w:tabs>
        <w:ind w:left="1800" w:hanging="360"/>
      </w:pPr>
      <w:rPr>
        <w:rFonts w:cs="Times New Roman" w:hint="default"/>
      </w:rPr>
    </w:lvl>
    <w:lvl w:ilvl="1" w:tplc="8088895C">
      <w:start w:val="1"/>
      <w:numFmt w:val="lowerLetter"/>
      <w:lvlText w:val="%2."/>
      <w:lvlJc w:val="left"/>
      <w:pPr>
        <w:tabs>
          <w:tab w:val="num" w:pos="2520"/>
        </w:tabs>
        <w:ind w:left="2520" w:hanging="360"/>
      </w:pPr>
      <w:rPr>
        <w:rFonts w:cs="Times New Roman"/>
      </w:rPr>
    </w:lvl>
    <w:lvl w:ilvl="2" w:tplc="0F9C42D8">
      <w:start w:val="1"/>
      <w:numFmt w:val="upperLetter"/>
      <w:lvlText w:val="(%3)"/>
      <w:lvlJc w:val="left"/>
      <w:pPr>
        <w:tabs>
          <w:tab w:val="num" w:pos="3780"/>
        </w:tabs>
        <w:ind w:left="3780" w:hanging="720"/>
      </w:pPr>
      <w:rPr>
        <w:rFonts w:cs="Times New Roman" w:hint="default"/>
      </w:rPr>
    </w:lvl>
    <w:lvl w:ilvl="3" w:tplc="E7C89CF4">
      <w:start w:val="1"/>
      <w:numFmt w:val="lowerRoman"/>
      <w:lvlText w:val="(%4)"/>
      <w:lvlJc w:val="left"/>
      <w:pPr>
        <w:tabs>
          <w:tab w:val="num" w:pos="4650"/>
        </w:tabs>
        <w:ind w:left="4650" w:hanging="1050"/>
      </w:pPr>
      <w:rPr>
        <w:rFonts w:cs="Times New Roman" w:hint="default"/>
      </w:rPr>
    </w:lvl>
    <w:lvl w:ilvl="4" w:tplc="A44C82C8" w:tentative="1">
      <w:start w:val="1"/>
      <w:numFmt w:val="lowerLetter"/>
      <w:lvlText w:val="%5."/>
      <w:lvlJc w:val="left"/>
      <w:pPr>
        <w:tabs>
          <w:tab w:val="num" w:pos="4680"/>
        </w:tabs>
        <w:ind w:left="4680" w:hanging="360"/>
      </w:pPr>
      <w:rPr>
        <w:rFonts w:cs="Times New Roman"/>
      </w:rPr>
    </w:lvl>
    <w:lvl w:ilvl="5" w:tplc="D8D27B14" w:tentative="1">
      <w:start w:val="1"/>
      <w:numFmt w:val="lowerRoman"/>
      <w:lvlText w:val="%6."/>
      <w:lvlJc w:val="right"/>
      <w:pPr>
        <w:tabs>
          <w:tab w:val="num" w:pos="5400"/>
        </w:tabs>
        <w:ind w:left="5400" w:hanging="180"/>
      </w:pPr>
      <w:rPr>
        <w:rFonts w:cs="Times New Roman"/>
      </w:rPr>
    </w:lvl>
    <w:lvl w:ilvl="6" w:tplc="0D18D710" w:tentative="1">
      <w:start w:val="1"/>
      <w:numFmt w:val="decimal"/>
      <w:lvlText w:val="%7."/>
      <w:lvlJc w:val="left"/>
      <w:pPr>
        <w:tabs>
          <w:tab w:val="num" w:pos="6120"/>
        </w:tabs>
        <w:ind w:left="6120" w:hanging="360"/>
      </w:pPr>
      <w:rPr>
        <w:rFonts w:cs="Times New Roman"/>
      </w:rPr>
    </w:lvl>
    <w:lvl w:ilvl="7" w:tplc="14402D90" w:tentative="1">
      <w:start w:val="1"/>
      <w:numFmt w:val="lowerLetter"/>
      <w:lvlText w:val="%8."/>
      <w:lvlJc w:val="left"/>
      <w:pPr>
        <w:tabs>
          <w:tab w:val="num" w:pos="6840"/>
        </w:tabs>
        <w:ind w:left="6840" w:hanging="360"/>
      </w:pPr>
      <w:rPr>
        <w:rFonts w:cs="Times New Roman"/>
      </w:rPr>
    </w:lvl>
    <w:lvl w:ilvl="8" w:tplc="378C6C76" w:tentative="1">
      <w:start w:val="1"/>
      <w:numFmt w:val="lowerRoman"/>
      <w:lvlText w:val="%9."/>
      <w:lvlJc w:val="right"/>
      <w:pPr>
        <w:tabs>
          <w:tab w:val="num" w:pos="7560"/>
        </w:tabs>
        <w:ind w:left="7560" w:hanging="180"/>
      </w:pPr>
      <w:rPr>
        <w:rFonts w:cs="Times New Roman"/>
      </w:rPr>
    </w:lvl>
  </w:abstractNum>
  <w:abstractNum w:abstractNumId="28" w15: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9" w15:restartNumberingAfterBreak="0">
    <w:nsid w:val="7BA70970"/>
    <w:multiLevelType w:val="hybridMultilevel"/>
    <w:tmpl w:val="2FA42F3C"/>
    <w:lvl w:ilvl="0" w:tplc="3BEC1E00">
      <w:start w:val="1"/>
      <w:numFmt w:val="upperLetter"/>
      <w:lvlText w:val="(%1)"/>
      <w:lvlJc w:val="left"/>
      <w:pPr>
        <w:tabs>
          <w:tab w:val="num" w:pos="4020"/>
        </w:tabs>
        <w:ind w:left="4020" w:hanging="1140"/>
      </w:pPr>
      <w:rPr>
        <w:rFonts w:cs="Times New Roman" w:hint="default"/>
      </w:rPr>
    </w:lvl>
    <w:lvl w:ilvl="1" w:tplc="6CEC1D3E">
      <w:start w:val="4"/>
      <w:numFmt w:val="decimal"/>
      <w:lvlText w:val="(%2)"/>
      <w:lvlJc w:val="left"/>
      <w:pPr>
        <w:tabs>
          <w:tab w:val="num" w:pos="3960"/>
        </w:tabs>
        <w:ind w:left="3960" w:hanging="360"/>
      </w:pPr>
      <w:rPr>
        <w:rFonts w:cs="Times New Roman" w:hint="default"/>
      </w:rPr>
    </w:lvl>
    <w:lvl w:ilvl="2" w:tplc="35BCD9C8">
      <w:start w:val="1"/>
      <w:numFmt w:val="lowerRoman"/>
      <w:lvlText w:val="(%3)"/>
      <w:lvlJc w:val="left"/>
      <w:pPr>
        <w:tabs>
          <w:tab w:val="num" w:pos="5220"/>
        </w:tabs>
        <w:ind w:left="5220" w:hanging="720"/>
      </w:pPr>
      <w:rPr>
        <w:rFonts w:cs="Times New Roman" w:hint="default"/>
      </w:rPr>
    </w:lvl>
    <w:lvl w:ilvl="3" w:tplc="6718716C" w:tentative="1">
      <w:start w:val="1"/>
      <w:numFmt w:val="decimal"/>
      <w:lvlText w:val="%4."/>
      <w:lvlJc w:val="left"/>
      <w:pPr>
        <w:tabs>
          <w:tab w:val="num" w:pos="5400"/>
        </w:tabs>
        <w:ind w:left="5400" w:hanging="360"/>
      </w:pPr>
      <w:rPr>
        <w:rFonts w:cs="Times New Roman"/>
      </w:rPr>
    </w:lvl>
    <w:lvl w:ilvl="4" w:tplc="BBC2AEAC" w:tentative="1">
      <w:start w:val="1"/>
      <w:numFmt w:val="lowerLetter"/>
      <w:lvlText w:val="%5."/>
      <w:lvlJc w:val="left"/>
      <w:pPr>
        <w:tabs>
          <w:tab w:val="num" w:pos="6120"/>
        </w:tabs>
        <w:ind w:left="6120" w:hanging="360"/>
      </w:pPr>
      <w:rPr>
        <w:rFonts w:cs="Times New Roman"/>
      </w:rPr>
    </w:lvl>
    <w:lvl w:ilvl="5" w:tplc="8B2C8A42" w:tentative="1">
      <w:start w:val="1"/>
      <w:numFmt w:val="lowerRoman"/>
      <w:lvlText w:val="%6."/>
      <w:lvlJc w:val="right"/>
      <w:pPr>
        <w:tabs>
          <w:tab w:val="num" w:pos="6840"/>
        </w:tabs>
        <w:ind w:left="6840" w:hanging="180"/>
      </w:pPr>
      <w:rPr>
        <w:rFonts w:cs="Times New Roman"/>
      </w:rPr>
    </w:lvl>
    <w:lvl w:ilvl="6" w:tplc="8CB0D266" w:tentative="1">
      <w:start w:val="1"/>
      <w:numFmt w:val="decimal"/>
      <w:lvlText w:val="%7."/>
      <w:lvlJc w:val="left"/>
      <w:pPr>
        <w:tabs>
          <w:tab w:val="num" w:pos="7560"/>
        </w:tabs>
        <w:ind w:left="7560" w:hanging="360"/>
      </w:pPr>
      <w:rPr>
        <w:rFonts w:cs="Times New Roman"/>
      </w:rPr>
    </w:lvl>
    <w:lvl w:ilvl="7" w:tplc="2916A2D2" w:tentative="1">
      <w:start w:val="1"/>
      <w:numFmt w:val="lowerLetter"/>
      <w:lvlText w:val="%8."/>
      <w:lvlJc w:val="left"/>
      <w:pPr>
        <w:tabs>
          <w:tab w:val="num" w:pos="8280"/>
        </w:tabs>
        <w:ind w:left="8280" w:hanging="360"/>
      </w:pPr>
      <w:rPr>
        <w:rFonts w:cs="Times New Roman"/>
      </w:rPr>
    </w:lvl>
    <w:lvl w:ilvl="8" w:tplc="E070A3AC" w:tentative="1">
      <w:start w:val="1"/>
      <w:numFmt w:val="lowerRoman"/>
      <w:lvlText w:val="%9."/>
      <w:lvlJc w:val="right"/>
      <w:pPr>
        <w:tabs>
          <w:tab w:val="num" w:pos="9000"/>
        </w:tabs>
        <w:ind w:left="9000" w:hanging="180"/>
      </w:pPr>
      <w:rPr>
        <w:rFonts w:cs="Times New Roman"/>
      </w:rPr>
    </w:lvl>
  </w:abstractNum>
  <w:abstractNum w:abstractNumId="30" w15:restartNumberingAfterBreak="0">
    <w:nsid w:val="7FA362B0"/>
    <w:multiLevelType w:val="hybridMultilevel"/>
    <w:tmpl w:val="085AC134"/>
    <w:lvl w:ilvl="0" w:tplc="05201E84">
      <w:start w:val="1"/>
      <w:numFmt w:val="lowerRoman"/>
      <w:lvlText w:val="(%1)"/>
      <w:lvlJc w:val="left"/>
      <w:pPr>
        <w:tabs>
          <w:tab w:val="num" w:pos="1440"/>
        </w:tabs>
        <w:ind w:left="1440" w:hanging="720"/>
      </w:pPr>
      <w:rPr>
        <w:rFonts w:cs="Times New Roman" w:hint="default"/>
      </w:rPr>
    </w:lvl>
    <w:lvl w:ilvl="1" w:tplc="00DC347E" w:tentative="1">
      <w:start w:val="1"/>
      <w:numFmt w:val="lowerLetter"/>
      <w:lvlText w:val="%2."/>
      <w:lvlJc w:val="left"/>
      <w:pPr>
        <w:tabs>
          <w:tab w:val="num" w:pos="1800"/>
        </w:tabs>
        <w:ind w:left="1800" w:hanging="360"/>
      </w:pPr>
      <w:rPr>
        <w:rFonts w:cs="Times New Roman"/>
      </w:rPr>
    </w:lvl>
    <w:lvl w:ilvl="2" w:tplc="1D6E9020" w:tentative="1">
      <w:start w:val="1"/>
      <w:numFmt w:val="lowerRoman"/>
      <w:lvlText w:val="%3."/>
      <w:lvlJc w:val="right"/>
      <w:pPr>
        <w:tabs>
          <w:tab w:val="num" w:pos="2520"/>
        </w:tabs>
        <w:ind w:left="2520" w:hanging="180"/>
      </w:pPr>
      <w:rPr>
        <w:rFonts w:cs="Times New Roman"/>
      </w:rPr>
    </w:lvl>
    <w:lvl w:ilvl="3" w:tplc="A5AC6292" w:tentative="1">
      <w:start w:val="1"/>
      <w:numFmt w:val="decimal"/>
      <w:lvlText w:val="%4."/>
      <w:lvlJc w:val="left"/>
      <w:pPr>
        <w:tabs>
          <w:tab w:val="num" w:pos="3240"/>
        </w:tabs>
        <w:ind w:left="3240" w:hanging="360"/>
      </w:pPr>
      <w:rPr>
        <w:rFonts w:cs="Times New Roman"/>
      </w:rPr>
    </w:lvl>
    <w:lvl w:ilvl="4" w:tplc="D584A176" w:tentative="1">
      <w:start w:val="1"/>
      <w:numFmt w:val="lowerLetter"/>
      <w:lvlText w:val="%5."/>
      <w:lvlJc w:val="left"/>
      <w:pPr>
        <w:tabs>
          <w:tab w:val="num" w:pos="3960"/>
        </w:tabs>
        <w:ind w:left="3960" w:hanging="360"/>
      </w:pPr>
      <w:rPr>
        <w:rFonts w:cs="Times New Roman"/>
      </w:rPr>
    </w:lvl>
    <w:lvl w:ilvl="5" w:tplc="B9047CF4" w:tentative="1">
      <w:start w:val="1"/>
      <w:numFmt w:val="lowerRoman"/>
      <w:lvlText w:val="%6."/>
      <w:lvlJc w:val="right"/>
      <w:pPr>
        <w:tabs>
          <w:tab w:val="num" w:pos="4680"/>
        </w:tabs>
        <w:ind w:left="4680" w:hanging="180"/>
      </w:pPr>
      <w:rPr>
        <w:rFonts w:cs="Times New Roman"/>
      </w:rPr>
    </w:lvl>
    <w:lvl w:ilvl="6" w:tplc="1512AAC6" w:tentative="1">
      <w:start w:val="1"/>
      <w:numFmt w:val="decimal"/>
      <w:lvlText w:val="%7."/>
      <w:lvlJc w:val="left"/>
      <w:pPr>
        <w:tabs>
          <w:tab w:val="num" w:pos="5400"/>
        </w:tabs>
        <w:ind w:left="5400" w:hanging="360"/>
      </w:pPr>
      <w:rPr>
        <w:rFonts w:cs="Times New Roman"/>
      </w:rPr>
    </w:lvl>
    <w:lvl w:ilvl="7" w:tplc="EA64A458" w:tentative="1">
      <w:start w:val="1"/>
      <w:numFmt w:val="lowerLetter"/>
      <w:lvlText w:val="%8."/>
      <w:lvlJc w:val="left"/>
      <w:pPr>
        <w:tabs>
          <w:tab w:val="num" w:pos="6120"/>
        </w:tabs>
        <w:ind w:left="6120" w:hanging="360"/>
      </w:pPr>
      <w:rPr>
        <w:rFonts w:cs="Times New Roman"/>
      </w:rPr>
    </w:lvl>
    <w:lvl w:ilvl="8" w:tplc="5C603664" w:tentative="1">
      <w:start w:val="1"/>
      <w:numFmt w:val="lowerRoman"/>
      <w:lvlText w:val="%9."/>
      <w:lvlJc w:val="right"/>
      <w:pPr>
        <w:tabs>
          <w:tab w:val="num" w:pos="6840"/>
        </w:tabs>
        <w:ind w:left="6840" w:hanging="180"/>
      </w:pPr>
      <w:rPr>
        <w:rFonts w:cs="Times New Roman"/>
      </w:rPr>
    </w:lvl>
  </w:abstractNum>
  <w:num w:numId="1" w16cid:durableId="354314094">
    <w:abstractNumId w:val="9"/>
  </w:num>
  <w:num w:numId="2" w16cid:durableId="1112549204">
    <w:abstractNumId w:val="8"/>
  </w:num>
  <w:num w:numId="3" w16cid:durableId="638805410">
    <w:abstractNumId w:val="10"/>
  </w:num>
  <w:num w:numId="4" w16cid:durableId="304508102">
    <w:abstractNumId w:val="17"/>
  </w:num>
  <w:num w:numId="5" w16cid:durableId="1111164977">
    <w:abstractNumId w:val="9"/>
  </w:num>
  <w:num w:numId="6" w16cid:durableId="45958493">
    <w:abstractNumId w:val="15"/>
  </w:num>
  <w:num w:numId="7" w16cid:durableId="1337920663">
    <w:abstractNumId w:val="12"/>
  </w:num>
  <w:num w:numId="8" w16cid:durableId="518391368">
    <w:abstractNumId w:val="14"/>
  </w:num>
  <w:num w:numId="9" w16cid:durableId="21172931">
    <w:abstractNumId w:val="27"/>
  </w:num>
  <w:num w:numId="10" w16cid:durableId="801848050">
    <w:abstractNumId w:val="29"/>
  </w:num>
  <w:num w:numId="11" w16cid:durableId="1244610965">
    <w:abstractNumId w:val="11"/>
  </w:num>
  <w:num w:numId="12" w16cid:durableId="1080830149">
    <w:abstractNumId w:val="25"/>
  </w:num>
  <w:num w:numId="13" w16cid:durableId="1110272746">
    <w:abstractNumId w:val="20"/>
  </w:num>
  <w:num w:numId="14" w16cid:durableId="1362902097">
    <w:abstractNumId w:val="18"/>
  </w:num>
  <w:num w:numId="15" w16cid:durableId="1816213648">
    <w:abstractNumId w:val="13"/>
  </w:num>
  <w:num w:numId="16" w16cid:durableId="950822748">
    <w:abstractNumId w:val="19"/>
  </w:num>
  <w:num w:numId="17" w16cid:durableId="483008274">
    <w:abstractNumId w:val="16"/>
  </w:num>
  <w:num w:numId="18" w16cid:durableId="637303191">
    <w:abstractNumId w:val="26"/>
  </w:num>
  <w:num w:numId="19" w16cid:durableId="365181377">
    <w:abstractNumId w:val="21"/>
  </w:num>
  <w:num w:numId="20" w16cid:durableId="1077826306">
    <w:abstractNumId w:val="24"/>
  </w:num>
  <w:num w:numId="21" w16cid:durableId="1756701315">
    <w:abstractNumId w:val="22"/>
  </w:num>
  <w:num w:numId="22" w16cid:durableId="551115983">
    <w:abstractNumId w:val="30"/>
  </w:num>
  <w:num w:numId="23" w16cid:durableId="12348986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20696052">
    <w:abstractNumId w:val="28"/>
  </w:num>
  <w:num w:numId="25" w16cid:durableId="2125810934">
    <w:abstractNumId w:val="7"/>
  </w:num>
  <w:num w:numId="26" w16cid:durableId="841237665">
    <w:abstractNumId w:val="6"/>
  </w:num>
  <w:num w:numId="27" w16cid:durableId="1755592353">
    <w:abstractNumId w:val="5"/>
  </w:num>
  <w:num w:numId="28" w16cid:durableId="1880587907">
    <w:abstractNumId w:val="4"/>
  </w:num>
  <w:num w:numId="29" w16cid:durableId="1914851286">
    <w:abstractNumId w:val="3"/>
  </w:num>
  <w:num w:numId="30" w16cid:durableId="1327593046">
    <w:abstractNumId w:val="2"/>
  </w:num>
  <w:num w:numId="31" w16cid:durableId="95906681">
    <w:abstractNumId w:val="1"/>
  </w:num>
  <w:num w:numId="32" w16cid:durableId="1336112907">
    <w:abstractNumId w:val="0"/>
  </w:num>
  <w:num w:numId="33" w16cid:durableId="63842462">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F6B"/>
    <w:rsid w:val="000C01D9"/>
    <w:rsid w:val="0013524E"/>
    <w:rsid w:val="00224B1D"/>
    <w:rsid w:val="00295D6D"/>
    <w:rsid w:val="00301925"/>
    <w:rsid w:val="0034796C"/>
    <w:rsid w:val="00377736"/>
    <w:rsid w:val="003C1EDE"/>
    <w:rsid w:val="003C42AF"/>
    <w:rsid w:val="00456DBC"/>
    <w:rsid w:val="00497656"/>
    <w:rsid w:val="004D7DA4"/>
    <w:rsid w:val="00532CFF"/>
    <w:rsid w:val="005E33BB"/>
    <w:rsid w:val="00676345"/>
    <w:rsid w:val="006A5A7A"/>
    <w:rsid w:val="006E2383"/>
    <w:rsid w:val="006F779B"/>
    <w:rsid w:val="007469FB"/>
    <w:rsid w:val="007537FB"/>
    <w:rsid w:val="0076713A"/>
    <w:rsid w:val="0083226B"/>
    <w:rsid w:val="008F7554"/>
    <w:rsid w:val="00905C7A"/>
    <w:rsid w:val="00994E07"/>
    <w:rsid w:val="009C38BE"/>
    <w:rsid w:val="009E6A95"/>
    <w:rsid w:val="00AA2648"/>
    <w:rsid w:val="00B82048"/>
    <w:rsid w:val="00B8389A"/>
    <w:rsid w:val="00BB5244"/>
    <w:rsid w:val="00C05B01"/>
    <w:rsid w:val="00C20BE7"/>
    <w:rsid w:val="00C926D7"/>
    <w:rsid w:val="00C92958"/>
    <w:rsid w:val="00CD157B"/>
    <w:rsid w:val="00CD5F6B"/>
    <w:rsid w:val="00CE170E"/>
    <w:rsid w:val="00D11E69"/>
    <w:rsid w:val="00D155F7"/>
    <w:rsid w:val="00DA64AE"/>
    <w:rsid w:val="00DD7A8F"/>
    <w:rsid w:val="00DF7B47"/>
    <w:rsid w:val="00EB14C0"/>
    <w:rsid w:val="00ED6A30"/>
    <w:rsid w:val="00EF76D6"/>
    <w:rsid w:val="00F24923"/>
    <w:rsid w:val="00F837D9"/>
    <w:rsid w:val="00FC245E"/>
    <w:rsid w:val="00FD79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7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pPrChange w:id="0" w:author="Author">
        <w:pPr/>
      </w:pPrChange>
    </w:pPr>
    <w:rPr>
      <w:sz w:val="24"/>
      <w:lang w:val="en-AU" w:eastAsia="en-AU"/>
      <w:rPrChange w:id="0" w:author="Author">
        <w:rPr>
          <w:lang w:val="en-US" w:eastAsia="en-US" w:bidi="ar-SA"/>
        </w:rPr>
      </w:rPrChange>
    </w:rPr>
  </w:style>
  <w:style w:type="paragraph" w:styleId="Heading1">
    <w:name w:val="heading 1"/>
    <w:next w:val="Heading2"/>
    <w:link w:val="Heading1Char"/>
    <w:qFormat/>
    <w:pPr>
      <w:keepNext/>
      <w:keepLines/>
      <w:pageBreakBefore/>
      <w:spacing w:before="320" w:line="260" w:lineRule="atLeast"/>
      <w:jc w:val="center"/>
      <w:outlineLvl w:val="0"/>
      <w:pPrChange w:id="1" w:author="Author">
        <w:pPr>
          <w:keepNext/>
          <w:keepLines/>
          <w:tabs>
            <w:tab w:val="left" w:pos="-720"/>
          </w:tabs>
          <w:suppressAutoHyphens/>
          <w:jc w:val="center"/>
          <w:outlineLvl w:val="0"/>
        </w:pPr>
      </w:pPrChange>
    </w:pPr>
    <w:rPr>
      <w:b/>
      <w:kern w:val="28"/>
      <w:sz w:val="34"/>
      <w:lang w:val="en-AU" w:eastAsia="en-AU"/>
      <w:rPrChange w:id="1" w:author="Author">
        <w:rPr>
          <w:rFonts w:ascii="Arial" w:hAnsi="Arial"/>
          <w:b/>
          <w:sz w:val="24"/>
          <w:lang w:val="en-AU" w:eastAsia="en-AU" w:bidi="he-IL"/>
        </w:rPr>
      </w:rPrChange>
    </w:rPr>
  </w:style>
  <w:style w:type="paragraph" w:styleId="Heading2">
    <w:name w:val="heading 2"/>
    <w:next w:val="Heading3"/>
    <w:link w:val="Heading2Char"/>
    <w:qFormat/>
    <w:pPr>
      <w:keepNext/>
      <w:pageBreakBefore/>
      <w:spacing w:line="260" w:lineRule="atLeast"/>
      <w:jc w:val="center"/>
      <w:outlineLvl w:val="1"/>
      <w:pPrChange w:id="2" w:author="Author">
        <w:pPr>
          <w:keepNext/>
          <w:keepLines/>
          <w:tabs>
            <w:tab w:val="left" w:pos="-720"/>
          </w:tabs>
          <w:suppressAutoHyphens/>
          <w:jc w:val="both"/>
          <w:outlineLvl w:val="1"/>
        </w:pPr>
      </w:pPrChange>
    </w:pPr>
    <w:rPr>
      <w:b/>
      <w:snapToGrid w:val="0"/>
      <w:sz w:val="30"/>
      <w:lang w:val="en-AU" w:eastAsia="en-AU"/>
      <w:rPrChange w:id="2" w:author="Author">
        <w:rPr>
          <w:rFonts w:ascii="Arial" w:hAnsi="Arial"/>
          <w:b/>
          <w:sz w:val="24"/>
          <w:lang w:val="en-AU" w:eastAsia="en-AU" w:bidi="he-IL"/>
        </w:rPr>
      </w:rPrChange>
    </w:rPr>
  </w:style>
  <w:style w:type="paragraph" w:styleId="Heading3">
    <w:name w:val="heading 3"/>
    <w:next w:val="Heading4"/>
    <w:link w:val="Heading3Char"/>
    <w:qFormat/>
    <w:pPr>
      <w:keepNext/>
      <w:spacing w:before="240" w:line="260" w:lineRule="atLeast"/>
      <w:jc w:val="center"/>
      <w:outlineLvl w:val="2"/>
      <w:pPrChange w:id="3" w:author="Author">
        <w:pPr>
          <w:keepNext/>
          <w:keepLines/>
          <w:tabs>
            <w:tab w:val="left" w:pos="-720"/>
          </w:tabs>
          <w:suppressAutoHyphens/>
          <w:jc w:val="both"/>
          <w:outlineLvl w:val="2"/>
        </w:pPr>
      </w:pPrChange>
    </w:pPr>
    <w:rPr>
      <w:b/>
      <w:sz w:val="26"/>
      <w:lang w:val="en-AU" w:eastAsia="en-AU"/>
      <w:rPrChange w:id="3" w:author="Author">
        <w:rPr>
          <w:b/>
          <w:sz w:val="22"/>
          <w:lang w:val="en-AU" w:eastAsia="en-AU" w:bidi="he-IL"/>
        </w:rPr>
      </w:rPrChange>
    </w:rPr>
  </w:style>
  <w:style w:type="paragraph" w:styleId="Heading4">
    <w:name w:val="heading 4"/>
    <w:next w:val="Heading5"/>
    <w:link w:val="Heading4Char"/>
    <w:qFormat/>
    <w:pPr>
      <w:keepNext/>
      <w:spacing w:before="240"/>
      <w:jc w:val="center"/>
      <w:outlineLvl w:val="3"/>
      <w:pPrChange w:id="4" w:author="Author">
        <w:pPr>
          <w:keepNext/>
          <w:keepLines/>
          <w:tabs>
            <w:tab w:val="left" w:pos="-720"/>
          </w:tabs>
          <w:suppressAutoHyphens/>
          <w:jc w:val="both"/>
          <w:outlineLvl w:val="3"/>
        </w:pPr>
      </w:pPrChange>
    </w:pPr>
    <w:rPr>
      <w:b/>
      <w:sz w:val="24"/>
      <w:lang w:val="en-AU" w:eastAsia="en-AU"/>
      <w:rPrChange w:id="4" w:author="Author">
        <w:rPr>
          <w:sz w:val="22"/>
          <w:u w:val="single"/>
          <w:lang w:val="en-AU" w:eastAsia="en-AU" w:bidi="he-IL"/>
        </w:rPr>
      </w:rPrChange>
    </w:rPr>
  </w:style>
  <w:style w:type="paragraph" w:styleId="Heading5">
    <w:name w:val="heading 5"/>
    <w:next w:val="Normal"/>
    <w:link w:val="Heading5Char"/>
    <w:qFormat/>
    <w:pPr>
      <w:keepNext/>
      <w:keepLines/>
      <w:tabs>
        <w:tab w:val="left" w:pos="879"/>
      </w:tabs>
      <w:spacing w:before="220" w:line="260" w:lineRule="atLeast"/>
      <w:ind w:left="879" w:hanging="879"/>
      <w:outlineLvl w:val="4"/>
      <w:pPrChange w:id="5" w:author="Author">
        <w:pPr>
          <w:tabs>
            <w:tab w:val="left" w:pos="-720"/>
          </w:tabs>
          <w:suppressAutoHyphens/>
          <w:jc w:val="both"/>
          <w:outlineLvl w:val="4"/>
        </w:pPr>
      </w:pPrChange>
    </w:pPr>
    <w:rPr>
      <w:b/>
      <w:sz w:val="24"/>
      <w:lang w:val="en-AU" w:eastAsia="en-AU"/>
      <w:rPrChange w:id="5" w:author="Author">
        <w:rPr>
          <w:i/>
          <w:sz w:val="22"/>
          <w:lang w:val="en-AU" w:eastAsia="en-AU" w:bidi="he-IL"/>
        </w:rPr>
      </w:rPrChange>
    </w:rPr>
  </w:style>
  <w:style w:type="paragraph" w:styleId="Heading6">
    <w:name w:val="heading 6"/>
    <w:next w:val="Normal"/>
    <w:link w:val="Heading6Char"/>
    <w:qFormat/>
    <w:pPr>
      <w:keepNext/>
      <w:spacing w:before="240"/>
      <w:jc w:val="center"/>
      <w:outlineLvl w:val="5"/>
      <w:pPrChange w:id="6" w:author="Author">
        <w:pPr>
          <w:keepNext/>
          <w:keepLines/>
          <w:tabs>
            <w:tab w:val="left" w:pos="-720"/>
          </w:tabs>
          <w:suppressAutoHyphens/>
          <w:jc w:val="both"/>
          <w:outlineLvl w:val="5"/>
        </w:pPr>
      </w:pPrChange>
    </w:pPr>
    <w:rPr>
      <w:i/>
      <w:noProof/>
      <w:sz w:val="24"/>
      <w:lang w:val="en-AU" w:eastAsia="en-AU"/>
      <w:rPrChange w:id="6" w:author="Author">
        <w:rPr>
          <w:i/>
          <w:sz w:val="22"/>
          <w:lang w:val="en-AU" w:eastAsia="en-AU" w:bidi="he-IL"/>
        </w:rPr>
      </w:rPrChange>
    </w:rPr>
  </w:style>
  <w:style w:type="paragraph" w:styleId="Heading7">
    <w:name w:val="heading 7"/>
    <w:basedOn w:val="Heading6"/>
    <w:next w:val="Normal"/>
    <w:link w:val="Heading7Char"/>
    <w:qFormat/>
    <w:pPr>
      <w:spacing w:before="280"/>
      <w:outlineLvl w:val="6"/>
      <w:pPrChange w:id="7" w:author="Author">
        <w:pPr>
          <w:tabs>
            <w:tab w:val="left" w:pos="-720"/>
          </w:tabs>
          <w:suppressAutoHyphens/>
          <w:jc w:val="both"/>
          <w:outlineLvl w:val="6"/>
        </w:pPr>
      </w:pPrChange>
    </w:pPr>
    <w:rPr>
      <w:sz w:val="30"/>
      <w:rPrChange w:id="7" w:author="Author">
        <w:rPr>
          <w:rFonts w:ascii="Arial" w:hAnsi="Arial"/>
          <w:sz w:val="24"/>
          <w:lang w:val="en-AU" w:eastAsia="en-AU" w:bidi="he-IL"/>
        </w:rPr>
      </w:rPrChange>
    </w:rPr>
  </w:style>
  <w:style w:type="paragraph" w:styleId="Heading8">
    <w:name w:val="heading 8"/>
    <w:basedOn w:val="Heading6"/>
    <w:next w:val="Normal"/>
    <w:link w:val="Heading8Char"/>
    <w:qFormat/>
    <w:pPr>
      <w:outlineLvl w:val="7"/>
      <w:pPrChange w:id="8" w:author="Author">
        <w:pPr>
          <w:tabs>
            <w:tab w:val="left" w:pos="-720"/>
          </w:tabs>
          <w:suppressAutoHyphens/>
          <w:jc w:val="both"/>
          <w:outlineLvl w:val="7"/>
        </w:pPr>
      </w:pPrChange>
    </w:pPr>
    <w:rPr>
      <w:sz w:val="28"/>
      <w:rPrChange w:id="8" w:author="Author">
        <w:rPr>
          <w:rFonts w:ascii="Arial" w:hAnsi="Arial"/>
          <w:i/>
          <w:sz w:val="24"/>
          <w:lang w:val="en-AU" w:eastAsia="en-AU" w:bidi="he-IL"/>
        </w:rPr>
      </w:rPrChange>
    </w:rPr>
  </w:style>
  <w:style w:type="paragraph" w:styleId="Heading9">
    <w:name w:val="heading 9"/>
    <w:basedOn w:val="Heading1"/>
    <w:next w:val="Normal"/>
    <w:link w:val="Heading9Char"/>
    <w:qFormat/>
    <w:pPr>
      <w:keepNext w:val="0"/>
      <w:spacing w:before="280"/>
      <w:outlineLvl w:val="8"/>
      <w:pPrChange w:id="9" w:author="Author">
        <w:pPr>
          <w:tabs>
            <w:tab w:val="left" w:pos="-720"/>
          </w:tabs>
          <w:suppressAutoHyphens/>
          <w:jc w:val="both"/>
          <w:outlineLvl w:val="8"/>
        </w:pPr>
      </w:pPrChange>
    </w:pPr>
    <w:rPr>
      <w:i/>
      <w:sz w:val="30"/>
      <w:rPrChange w:id="9" w:author="Author">
        <w:rPr>
          <w:rFonts w:ascii="Arial" w:hAnsi="Arial"/>
          <w:i/>
          <w:sz w:val="18"/>
          <w:lang w:val="en-AU" w:eastAsia="en-AU" w:bidi="he-I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5DB8"/>
    <w:rPr>
      <w:b/>
      <w:kern w:val="28"/>
      <w:sz w:val="34"/>
      <w:lang w:val="en-AU" w:eastAsia="en-AU"/>
    </w:rPr>
  </w:style>
  <w:style w:type="character" w:customStyle="1" w:styleId="Heading2Char">
    <w:name w:val="Heading 2 Char"/>
    <w:basedOn w:val="DefaultParagraphFont"/>
    <w:link w:val="Heading2"/>
    <w:rsid w:val="004A5DB8"/>
    <w:rPr>
      <w:b/>
      <w:snapToGrid w:val="0"/>
      <w:sz w:val="30"/>
      <w:lang w:val="en-AU" w:eastAsia="en-AU"/>
    </w:rPr>
  </w:style>
  <w:style w:type="character" w:customStyle="1" w:styleId="Heading3Char">
    <w:name w:val="Heading 3 Char"/>
    <w:basedOn w:val="DefaultParagraphFont"/>
    <w:link w:val="Heading3"/>
    <w:rsid w:val="004A5DB8"/>
    <w:rPr>
      <w:b/>
      <w:sz w:val="26"/>
      <w:lang w:val="en-AU" w:eastAsia="en-AU"/>
    </w:rPr>
  </w:style>
  <w:style w:type="character" w:customStyle="1" w:styleId="Heading4Char">
    <w:name w:val="Heading 4 Char"/>
    <w:basedOn w:val="DefaultParagraphFont"/>
    <w:link w:val="Heading4"/>
    <w:rsid w:val="004A5DB8"/>
    <w:rPr>
      <w:b/>
      <w:sz w:val="24"/>
      <w:lang w:val="en-AU" w:eastAsia="en-AU"/>
    </w:rPr>
  </w:style>
  <w:style w:type="character" w:customStyle="1" w:styleId="Heading5Char">
    <w:name w:val="Heading 5 Char"/>
    <w:basedOn w:val="DefaultParagraphFont"/>
    <w:link w:val="Heading5"/>
    <w:rsid w:val="004A5DB8"/>
    <w:rPr>
      <w:b/>
      <w:sz w:val="24"/>
      <w:lang w:val="en-AU" w:eastAsia="en-AU"/>
    </w:rPr>
  </w:style>
  <w:style w:type="character" w:customStyle="1" w:styleId="Heading6Char">
    <w:name w:val="Heading 6 Char"/>
    <w:basedOn w:val="DefaultParagraphFont"/>
    <w:link w:val="Heading6"/>
    <w:rsid w:val="004A5DB8"/>
    <w:rPr>
      <w:i/>
      <w:noProof/>
      <w:sz w:val="24"/>
      <w:lang w:val="en-AU" w:eastAsia="en-AU"/>
    </w:rPr>
  </w:style>
  <w:style w:type="character" w:customStyle="1" w:styleId="Heading7Char">
    <w:name w:val="Heading 7 Char"/>
    <w:basedOn w:val="DefaultParagraphFont"/>
    <w:link w:val="Heading7"/>
    <w:rsid w:val="004A5DB8"/>
    <w:rPr>
      <w:i/>
      <w:noProof/>
      <w:sz w:val="30"/>
      <w:lang w:val="en-AU" w:eastAsia="en-AU"/>
    </w:rPr>
  </w:style>
  <w:style w:type="character" w:customStyle="1" w:styleId="Heading8Char">
    <w:name w:val="Heading 8 Char"/>
    <w:basedOn w:val="DefaultParagraphFont"/>
    <w:link w:val="Heading8"/>
    <w:rsid w:val="004A5DB8"/>
    <w:rPr>
      <w:i/>
      <w:noProof/>
      <w:sz w:val="28"/>
      <w:lang w:val="en-AU" w:eastAsia="en-AU"/>
    </w:rPr>
  </w:style>
  <w:style w:type="character" w:customStyle="1" w:styleId="Heading9Char">
    <w:name w:val="Heading 9 Char"/>
    <w:basedOn w:val="DefaultParagraphFont"/>
    <w:link w:val="Heading9"/>
    <w:rsid w:val="004A5DB8"/>
    <w:rPr>
      <w:b/>
      <w:i/>
      <w:kern w:val="28"/>
      <w:sz w:val="30"/>
      <w:lang w:val="en-AU" w:eastAsia="en-AU"/>
    </w:rPr>
  </w:style>
  <w:style w:type="paragraph" w:styleId="ListBullet">
    <w:name w:val="List Bullet"/>
    <w:basedOn w:val="Normal"/>
    <w:autoRedefine/>
    <w:semiHidden/>
    <w:pPr>
      <w:numPr>
        <w:numId w:val="1"/>
      </w:numPr>
      <w:pPrChange w:id="10" w:author="Author">
        <w:pPr>
          <w:numPr>
            <w:numId w:val="5"/>
          </w:numPr>
          <w:tabs>
            <w:tab w:val="num" w:pos="360"/>
          </w:tabs>
          <w:ind w:left="360" w:hanging="360"/>
          <w:jc w:val="both"/>
        </w:pPr>
      </w:pPrChange>
    </w:pPr>
    <w:rPr>
      <w:rPrChange w:id="10" w:author="Author">
        <w:rPr>
          <w:sz w:val="22"/>
          <w:lang w:val="en-AU" w:eastAsia="en-AU" w:bidi="he-IL"/>
        </w:rPr>
      </w:rPrChange>
    </w:rPr>
  </w:style>
  <w:style w:type="paragraph" w:styleId="FootnoteText">
    <w:name w:val="footnote text"/>
    <w:basedOn w:val="Normal"/>
    <w:link w:val="FootnoteTextChar"/>
    <w:semiHidden/>
    <w:pPr>
      <w:pPrChange w:id="11" w:author="Author">
        <w:pPr>
          <w:jc w:val="both"/>
        </w:pPr>
      </w:pPrChange>
    </w:pPr>
    <w:rPr>
      <w:rPrChange w:id="11" w:author="Author">
        <w:rPr>
          <w:sz w:val="24"/>
          <w:lang w:val="en-AU" w:eastAsia="en-AU" w:bidi="he-IL"/>
        </w:rPr>
      </w:rPrChange>
    </w:rPr>
  </w:style>
  <w:style w:type="character" w:customStyle="1" w:styleId="FootnoteTextChar">
    <w:name w:val="Footnote Text Char"/>
    <w:basedOn w:val="DefaultParagraphFont"/>
    <w:link w:val="FootnoteText"/>
    <w:semiHidden/>
    <w:rsid w:val="004A5DB8"/>
    <w:rPr>
      <w:sz w:val="24"/>
      <w:lang w:val="en-AU" w:eastAsia="en-AU"/>
    </w:rPr>
  </w:style>
  <w:style w:type="character" w:styleId="FootnoteReference">
    <w:name w:val="footnote reference"/>
    <w:basedOn w:val="DefaultParagraphFont"/>
    <w:semiHidden/>
    <w:rPr>
      <w:sz w:val="24"/>
      <w:vertAlign w:val="superscript"/>
      <w:rPrChange w:id="12" w:author="Author">
        <w:rPr>
          <w:vertAlign w:val="superscript"/>
        </w:rPr>
      </w:rPrChange>
    </w:rPr>
  </w:style>
  <w:style w:type="character" w:styleId="PageNumber">
    <w:name w:val="page number"/>
    <w:basedOn w:val="DefaultParagraphFont"/>
    <w:uiPriority w:val="99"/>
    <w:rsid w:val="003A2D6F"/>
    <w:rPr>
      <w:rFonts w:ascii="Times New Roman" w:hAnsi="Times New Roman"/>
      <w:sz w:val="20"/>
      <w:lang w:val="en-US"/>
    </w:rPr>
  </w:style>
  <w:style w:type="paragraph" w:styleId="ListNumber">
    <w:name w:val="List Number"/>
    <w:basedOn w:val="Normal"/>
    <w:semiHidden/>
    <w:pPr>
      <w:numPr>
        <w:numId w:val="2"/>
      </w:numPr>
      <w:pPrChange w:id="13" w:author="Author">
        <w:pPr>
          <w:tabs>
            <w:tab w:val="left" w:pos="-720"/>
          </w:tabs>
          <w:suppressAutoHyphens/>
          <w:jc w:val="both"/>
        </w:pPr>
      </w:pPrChange>
    </w:pPr>
    <w:rPr>
      <w:rPrChange w:id="13" w:author="Author">
        <w:rPr>
          <w:sz w:val="22"/>
          <w:lang w:val="en-AU" w:eastAsia="en-AU" w:bidi="he-IL"/>
        </w:rPr>
      </w:rPrChange>
    </w:rPr>
  </w:style>
  <w:style w:type="paragraph" w:styleId="Footer">
    <w:name w:val="footer"/>
    <w:basedOn w:val="Normal"/>
    <w:link w:val="FooterChar"/>
    <w:pPr>
      <w:pPrChange w:id="14" w:author="Author">
        <w:pPr>
          <w:tabs>
            <w:tab w:val="left" w:pos="0"/>
            <w:tab w:val="center" w:pos="4320"/>
            <w:tab w:val="right" w:pos="8640"/>
          </w:tabs>
          <w:suppressAutoHyphens/>
          <w:jc w:val="both"/>
        </w:pPr>
      </w:pPrChange>
    </w:pPr>
    <w:rPr>
      <w:rFonts w:ascii="Arial" w:hAnsi="Arial"/>
      <w:rPrChange w:id="14" w:author="Author">
        <w:rPr>
          <w:sz w:val="24"/>
          <w:lang w:val="en-AU" w:eastAsia="en-AU" w:bidi="he-IL"/>
        </w:rPr>
      </w:rPrChange>
    </w:rPr>
  </w:style>
  <w:style w:type="character" w:customStyle="1" w:styleId="FooterChar">
    <w:name w:val="Footer Char"/>
    <w:basedOn w:val="DefaultParagraphFont"/>
    <w:link w:val="Footer"/>
    <w:rsid w:val="004A5DB8"/>
    <w:rPr>
      <w:rFonts w:ascii="Arial" w:hAnsi="Arial"/>
      <w:sz w:val="24"/>
      <w:lang w:val="en-AU" w:eastAsia="en-AU"/>
    </w:rPr>
  </w:style>
  <w:style w:type="paragraph" w:styleId="Header">
    <w:name w:val="header"/>
    <w:link w:val="HeaderChar"/>
    <w:pPr>
      <w:pPrChange w:id="15" w:author="Author">
        <w:pPr>
          <w:jc w:val="both"/>
        </w:pPr>
      </w:pPrChange>
    </w:pPr>
    <w:rPr>
      <w:rFonts w:ascii="Arial" w:hAnsi="Arial"/>
      <w:noProof/>
      <w:lang w:val="en-AU" w:eastAsia="en-AU"/>
      <w:rPrChange w:id="15" w:author="Author">
        <w:rPr>
          <w:sz w:val="24"/>
          <w:lang w:val="en-AU" w:eastAsia="en-AU" w:bidi="he-IL"/>
        </w:rPr>
      </w:rPrChange>
    </w:rPr>
  </w:style>
  <w:style w:type="character" w:customStyle="1" w:styleId="HeaderChar">
    <w:name w:val="Header Char"/>
    <w:basedOn w:val="DefaultParagraphFont"/>
    <w:link w:val="Header"/>
    <w:rsid w:val="004A5DB8"/>
    <w:rPr>
      <w:rFonts w:ascii="Arial" w:hAnsi="Arial"/>
      <w:noProof/>
      <w:lang w:val="en-AU" w:eastAsia="en-AU"/>
    </w:rPr>
  </w:style>
  <w:style w:type="paragraph" w:styleId="BodyTextIndent">
    <w:name w:val="Body Text Indent"/>
    <w:basedOn w:val="Normal"/>
    <w:link w:val="BodyTextIndentChar"/>
    <w:semiHidden/>
    <w:pPr>
      <w:spacing w:after="120"/>
      <w:ind w:left="283"/>
      <w:pPrChange w:id="16" w:author="Author">
        <w:pPr>
          <w:suppressAutoHyphens/>
          <w:ind w:left="2160" w:hanging="720"/>
          <w:jc w:val="both"/>
        </w:pPr>
      </w:pPrChange>
    </w:pPr>
    <w:rPr>
      <w:rPrChange w:id="16" w:author="Author">
        <w:rPr>
          <w:sz w:val="22"/>
          <w:lang w:val="en-AU" w:eastAsia="en-AU" w:bidi="he-IL"/>
        </w:rPr>
      </w:rPrChange>
    </w:rPr>
  </w:style>
  <w:style w:type="character" w:customStyle="1" w:styleId="BodyTextIndentChar">
    <w:name w:val="Body Text Indent Char"/>
    <w:basedOn w:val="DefaultParagraphFont"/>
    <w:link w:val="BodyTextIndent"/>
    <w:rsid w:val="004A5DB8"/>
    <w:rPr>
      <w:sz w:val="24"/>
      <w:lang w:val="en-AU" w:eastAsia="en-AU"/>
    </w:rPr>
  </w:style>
  <w:style w:type="paragraph" w:styleId="BodyTextIndent2">
    <w:name w:val="Body Text Indent 2"/>
    <w:basedOn w:val="Normal"/>
    <w:link w:val="BodyTextIndent2Char"/>
    <w:semiHidden/>
    <w:pPr>
      <w:spacing w:after="120" w:line="480" w:lineRule="auto"/>
      <w:ind w:left="283"/>
      <w:pPrChange w:id="17" w:author="Author">
        <w:pPr>
          <w:suppressAutoHyphens/>
          <w:ind w:left="720"/>
          <w:jc w:val="both"/>
        </w:pPr>
      </w:pPrChange>
    </w:pPr>
    <w:rPr>
      <w:rPrChange w:id="17" w:author="Author">
        <w:rPr>
          <w:sz w:val="22"/>
          <w:lang w:val="en-AU" w:eastAsia="en-AU" w:bidi="he-IL"/>
        </w:rPr>
      </w:rPrChange>
    </w:rPr>
  </w:style>
  <w:style w:type="character" w:customStyle="1" w:styleId="BodyTextIndent2Char">
    <w:name w:val="Body Text Indent 2 Char"/>
    <w:basedOn w:val="DefaultParagraphFont"/>
    <w:link w:val="BodyTextIndent2"/>
    <w:rsid w:val="004A5DB8"/>
    <w:rPr>
      <w:sz w:val="24"/>
      <w:lang w:val="en-AU" w:eastAsia="en-AU"/>
    </w:rPr>
  </w:style>
  <w:style w:type="character" w:customStyle="1" w:styleId="DeltaViewDeletion">
    <w:name w:val="DeltaView Deletion"/>
    <w:rsid w:val="003A2D6F"/>
    <w:rPr>
      <w:strike/>
      <w:color w:val="FF0000"/>
      <w:spacing w:val="0"/>
    </w:rPr>
  </w:style>
  <w:style w:type="character" w:customStyle="1" w:styleId="DeltaViewInsertion">
    <w:name w:val="DeltaView Insertion"/>
    <w:rsid w:val="003A2D6F"/>
    <w:rPr>
      <w:color w:val="0000FF"/>
      <w:spacing w:val="0"/>
      <w:u w:val="double"/>
    </w:rPr>
  </w:style>
  <w:style w:type="paragraph" w:styleId="BalloonText">
    <w:name w:val="Balloon Text"/>
    <w:basedOn w:val="Normal"/>
    <w:link w:val="BalloonTextChar"/>
    <w:uiPriority w:val="99"/>
    <w:semiHidden/>
    <w:rsid w:val="003A2D6F"/>
    <w:rPr>
      <w:rFonts w:ascii="Tahoma" w:hAnsi="Tahoma" w:cs="Tahoma"/>
      <w:sz w:val="16"/>
      <w:szCs w:val="16"/>
    </w:rPr>
  </w:style>
  <w:style w:type="character" w:customStyle="1" w:styleId="BalloonTextChar">
    <w:name w:val="Balloon Text Char"/>
    <w:basedOn w:val="DefaultParagraphFont"/>
    <w:link w:val="BalloonText"/>
    <w:uiPriority w:val="99"/>
    <w:semiHidden/>
    <w:rsid w:val="004A5DB8"/>
    <w:rPr>
      <w:lang w:bidi="he-IL"/>
    </w:rPr>
  </w:style>
  <w:style w:type="paragraph" w:styleId="BodyText">
    <w:name w:val="Body Text"/>
    <w:basedOn w:val="Normal"/>
    <w:link w:val="BodyTextChar"/>
    <w:semiHidden/>
    <w:pPr>
      <w:spacing w:after="120"/>
      <w:pPrChange w:id="18" w:author="Author">
        <w:pPr>
          <w:spacing w:after="120"/>
          <w:jc w:val="both"/>
        </w:pPr>
      </w:pPrChange>
    </w:pPr>
    <w:rPr>
      <w:rPrChange w:id="18" w:author="Author">
        <w:rPr>
          <w:sz w:val="24"/>
          <w:lang w:val="en-AU" w:eastAsia="en-AU" w:bidi="ar-SA"/>
        </w:rPr>
      </w:rPrChange>
    </w:rPr>
  </w:style>
  <w:style w:type="character" w:customStyle="1" w:styleId="BodyTextChar">
    <w:name w:val="Body Text Char"/>
    <w:basedOn w:val="DefaultParagraphFont"/>
    <w:link w:val="BodyText"/>
    <w:locked/>
    <w:rsid w:val="00861490"/>
    <w:rPr>
      <w:sz w:val="24"/>
      <w:lang w:val="en-AU" w:eastAsia="en-AU"/>
    </w:rPr>
  </w:style>
  <w:style w:type="table" w:styleId="TableGrid">
    <w:name w:val="Table Grid"/>
    <w:basedOn w:val="TableNormal"/>
    <w:uiPriority w:val="59"/>
    <w:rsid w:val="001375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Pr>
      <w:noProof w:val="0"/>
      <w:sz w:val="18"/>
      <w:rPrChange w:id="19" w:author="Author">
        <w:rPr>
          <w:sz w:val="16"/>
        </w:rPr>
      </w:rPrChange>
    </w:rPr>
  </w:style>
  <w:style w:type="paragraph" w:styleId="CommentText">
    <w:name w:val="annotation text"/>
    <w:basedOn w:val="Normal"/>
    <w:link w:val="CommentTextChar"/>
    <w:semiHidden/>
    <w:pPr>
      <w:pPrChange w:id="20" w:author="Author">
        <w:pPr/>
      </w:pPrChange>
    </w:pPr>
    <w:rPr>
      <w:rPrChange w:id="20" w:author="Author">
        <w:rPr>
          <w:rFonts w:ascii="Helvetica" w:hAnsi="Helvetica"/>
          <w:b/>
          <w:sz w:val="24"/>
          <w:lang w:val="en-AU" w:eastAsia="en-AU" w:bidi="ar-SA"/>
        </w:rPr>
      </w:rPrChange>
    </w:rPr>
  </w:style>
  <w:style w:type="character" w:customStyle="1" w:styleId="CommentTextChar">
    <w:name w:val="Comment Text Char"/>
    <w:basedOn w:val="DefaultParagraphFont"/>
    <w:link w:val="CommentText"/>
    <w:semiHidden/>
    <w:rsid w:val="004A5DB8"/>
    <w:rPr>
      <w:sz w:val="24"/>
      <w:lang w:val="en-AU" w:eastAsia="en-AU"/>
    </w:rPr>
  </w:style>
  <w:style w:type="paragraph" w:styleId="CommentSubject">
    <w:name w:val="annotation subject"/>
    <w:basedOn w:val="CommentText"/>
    <w:next w:val="CommentText"/>
    <w:link w:val="CommentSubjectChar"/>
    <w:uiPriority w:val="99"/>
    <w:semiHidden/>
    <w:rsid w:val="00044147"/>
    <w:rPr>
      <w:b/>
      <w:bCs/>
    </w:rPr>
  </w:style>
  <w:style w:type="character" w:customStyle="1" w:styleId="CommentSubjectChar">
    <w:name w:val="Comment Subject Char"/>
    <w:basedOn w:val="CommentTextChar"/>
    <w:link w:val="CommentSubject"/>
    <w:uiPriority w:val="99"/>
    <w:semiHidden/>
    <w:rsid w:val="004A5DB8"/>
    <w:rPr>
      <w:b/>
      <w:bCs/>
      <w:sz w:val="24"/>
      <w:lang w:val="en-AU" w:eastAsia="en-AU" w:bidi="he-IL"/>
    </w:rPr>
  </w:style>
  <w:style w:type="paragraph" w:customStyle="1" w:styleId="ktyArticleDescription">
    <w:name w:val="ktyArticleDescription"/>
    <w:basedOn w:val="Normal"/>
    <w:rsid w:val="00AF3F0A"/>
    <w:pPr>
      <w:keepNext/>
      <w:keepLines/>
      <w:tabs>
        <w:tab w:val="left" w:pos="0"/>
        <w:tab w:val="left" w:pos="720"/>
      </w:tabs>
      <w:suppressAutoHyphens/>
      <w:jc w:val="center"/>
    </w:pPr>
    <w:rPr>
      <w:b/>
      <w:sz w:val="22"/>
      <w:szCs w:val="22"/>
    </w:rPr>
  </w:style>
  <w:style w:type="paragraph" w:customStyle="1" w:styleId="ktyBodyText">
    <w:name w:val="ktyBody Text"/>
    <w:basedOn w:val="Normal"/>
    <w:link w:val="ktyBodyTextChar"/>
    <w:rsid w:val="00AF3F0A"/>
    <w:pPr>
      <w:jc w:val="both"/>
    </w:pPr>
    <w:rPr>
      <w:sz w:val="22"/>
    </w:rPr>
  </w:style>
  <w:style w:type="character" w:customStyle="1" w:styleId="ktyBodyTextChar">
    <w:name w:val="ktyBody Text Char"/>
    <w:link w:val="ktyBodyText"/>
    <w:locked/>
    <w:rsid w:val="00AF3F0A"/>
    <w:rPr>
      <w:sz w:val="22"/>
      <w:lang w:val="en-US" w:eastAsia="en-US"/>
    </w:rPr>
  </w:style>
  <w:style w:type="paragraph" w:customStyle="1" w:styleId="zyDefitem">
    <w:name w:val="zyDefitem"/>
    <w:rsid w:val="003C42AF"/>
    <w:pPr>
      <w:tabs>
        <w:tab w:val="right" w:pos="3459"/>
      </w:tabs>
      <w:spacing w:before="80"/>
      <w:ind w:left="3686" w:right="284" w:hanging="3119"/>
    </w:pPr>
    <w:rPr>
      <w:snapToGrid w:val="0"/>
      <w:sz w:val="22"/>
      <w:lang w:val="en-AU" w:eastAsia="en-AU"/>
    </w:rPr>
  </w:style>
  <w:style w:type="paragraph" w:customStyle="1" w:styleId="Actno">
    <w:name w:val="Actno"/>
    <w:basedOn w:val="NameofActReg"/>
    <w:next w:val="Normal"/>
    <w:autoRedefine/>
    <w:rsid w:val="003C42AF"/>
    <w:pPr>
      <w:spacing w:before="500"/>
    </w:pPr>
    <w:rPr>
      <w:sz w:val="26"/>
    </w:rPr>
  </w:style>
  <w:style w:type="paragraph" w:customStyle="1" w:styleId="NameofActReg">
    <w:name w:val="Name of Act/Reg"/>
    <w:next w:val="Normal"/>
    <w:rsid w:val="003C42AF"/>
    <w:pPr>
      <w:spacing w:before="480" w:after="600"/>
      <w:jc w:val="center"/>
    </w:pPr>
    <w:rPr>
      <w:b/>
      <w:snapToGrid w:val="0"/>
      <w:sz w:val="34"/>
      <w:lang w:val="en-AU" w:eastAsia="en-AU"/>
    </w:rPr>
  </w:style>
  <w:style w:type="paragraph" w:customStyle="1" w:styleId="Defpara">
    <w:name w:val="Defpara"/>
    <w:rsid w:val="003C42AF"/>
    <w:pPr>
      <w:tabs>
        <w:tab w:val="right" w:pos="1332"/>
      </w:tabs>
      <w:spacing w:before="80" w:line="260" w:lineRule="atLeast"/>
      <w:ind w:left="1616" w:hanging="1616"/>
    </w:pPr>
    <w:rPr>
      <w:snapToGrid w:val="0"/>
      <w:sz w:val="24"/>
      <w:lang w:val="en-AU" w:eastAsia="en-AU"/>
    </w:rPr>
  </w:style>
  <w:style w:type="paragraph" w:customStyle="1" w:styleId="Ednotesection">
    <w:name w:val="Ednote(section)"/>
    <w:rsid w:val="003C42AF"/>
    <w:pPr>
      <w:tabs>
        <w:tab w:val="left" w:pos="893"/>
      </w:tabs>
      <w:spacing w:before="220" w:line="260" w:lineRule="atLeast"/>
      <w:ind w:left="893" w:hanging="893"/>
      <w:outlineLvl w:val="4"/>
    </w:pPr>
    <w:rPr>
      <w:i/>
      <w:snapToGrid w:val="0"/>
      <w:sz w:val="24"/>
      <w:lang w:val="en-AU" w:eastAsia="en-AU"/>
    </w:rPr>
  </w:style>
  <w:style w:type="character" w:styleId="LineNumber">
    <w:name w:val="line number"/>
    <w:basedOn w:val="DefaultParagraphFont"/>
    <w:semiHidden/>
    <w:rsid w:val="003C42AF"/>
    <w:rPr>
      <w:rFonts w:ascii="Times" w:hAnsi="Times"/>
      <w:sz w:val="18"/>
    </w:rPr>
  </w:style>
  <w:style w:type="paragraph" w:customStyle="1" w:styleId="zPenstart">
    <w:name w:val="zPenstart"/>
    <w:basedOn w:val="Normal"/>
    <w:pPr>
      <w:tabs>
        <w:tab w:val="left" w:pos="1446"/>
      </w:tabs>
      <w:spacing w:before="80" w:line="260" w:lineRule="atLeast"/>
      <w:ind w:left="1843" w:right="284" w:hanging="1021"/>
      <w:pPrChange w:id="21" w:author="Author">
        <w:pPr>
          <w:tabs>
            <w:tab w:val="left" w:pos="1446"/>
          </w:tabs>
          <w:spacing w:before="80" w:line="260" w:lineRule="atLeast"/>
          <w:ind w:left="1843" w:right="284" w:hanging="1021"/>
        </w:pPr>
      </w:pPrChange>
    </w:pPr>
    <w:rPr>
      <w:rPrChange w:id="21" w:author="Author">
        <w:rPr>
          <w:sz w:val="24"/>
          <w:lang w:val="en-AU" w:eastAsia="en-AU" w:bidi="ar-SA"/>
        </w:rPr>
      </w:rPrChange>
    </w:rPr>
  </w:style>
  <w:style w:type="paragraph" w:customStyle="1" w:styleId="Penstart">
    <w:name w:val="Penstart"/>
    <w:basedOn w:val="Normal"/>
    <w:pPr>
      <w:tabs>
        <w:tab w:val="left" w:pos="879"/>
      </w:tabs>
      <w:spacing w:before="80" w:line="260" w:lineRule="atLeast"/>
      <w:ind w:left="1332" w:hanging="1332"/>
      <w:pPrChange w:id="22" w:author="Author">
        <w:pPr>
          <w:tabs>
            <w:tab w:val="left" w:pos="879"/>
          </w:tabs>
          <w:spacing w:before="80" w:line="260" w:lineRule="atLeast"/>
          <w:ind w:left="1332" w:hanging="1332"/>
        </w:pPr>
      </w:pPrChange>
    </w:pPr>
    <w:rPr>
      <w:rPrChange w:id="22" w:author="Author">
        <w:rPr>
          <w:sz w:val="24"/>
          <w:lang w:val="en-AU" w:eastAsia="en-AU" w:bidi="ar-SA"/>
        </w:rPr>
      </w:rPrChange>
    </w:rPr>
  </w:style>
  <w:style w:type="paragraph" w:customStyle="1" w:styleId="Preamble">
    <w:name w:val="Preamble"/>
    <w:rsid w:val="003C42AF"/>
    <w:pPr>
      <w:tabs>
        <w:tab w:val="left" w:pos="567"/>
      </w:tabs>
      <w:spacing w:before="160" w:line="260" w:lineRule="atLeast"/>
      <w:ind w:left="567" w:hanging="567"/>
    </w:pPr>
    <w:rPr>
      <w:rFonts w:ascii="Times" w:hAnsi="Times"/>
      <w:sz w:val="24"/>
      <w:lang w:val="en-AU" w:eastAsia="en-AU"/>
    </w:rPr>
  </w:style>
  <w:style w:type="character" w:styleId="Strong">
    <w:name w:val="Strong"/>
    <w:basedOn w:val="DefaultParagraphFont"/>
    <w:qFormat/>
    <w:rsid w:val="003C42AF"/>
    <w:rPr>
      <w:b/>
      <w:sz w:val="24"/>
    </w:rPr>
  </w:style>
  <w:style w:type="paragraph" w:customStyle="1" w:styleId="ySubsection">
    <w:name w:val="ySubsection"/>
    <w:basedOn w:val="Subsection"/>
    <w:rsid w:val="003C42AF"/>
    <w:pPr>
      <w:spacing w:line="240" w:lineRule="auto"/>
    </w:pPr>
    <w:rPr>
      <w:sz w:val="22"/>
    </w:rPr>
  </w:style>
  <w:style w:type="paragraph" w:customStyle="1" w:styleId="Subsection">
    <w:name w:val="Subsection"/>
    <w:rsid w:val="003C42AF"/>
    <w:pPr>
      <w:tabs>
        <w:tab w:val="right" w:pos="595"/>
        <w:tab w:val="left" w:pos="879"/>
      </w:tabs>
      <w:spacing w:before="160" w:line="260" w:lineRule="atLeast"/>
      <w:ind w:left="879" w:hanging="879"/>
    </w:pPr>
    <w:rPr>
      <w:sz w:val="24"/>
      <w:lang w:val="en-AU" w:eastAsia="en-AU"/>
    </w:rPr>
  </w:style>
  <w:style w:type="paragraph" w:customStyle="1" w:styleId="Table">
    <w:name w:val="Table"/>
    <w:aliases w:val="t"/>
    <w:basedOn w:val="Normal"/>
    <w:rsid w:val="003C42AF"/>
    <w:pPr>
      <w:spacing w:before="60" w:line="240" w:lineRule="atLeast"/>
    </w:pPr>
    <w:rPr>
      <w:sz w:val="22"/>
    </w:rPr>
  </w:style>
  <w:style w:type="paragraph" w:styleId="TOC1">
    <w:name w:val="toc 1"/>
    <w:basedOn w:val="Heading1"/>
    <w:next w:val="Normal"/>
    <w:semiHidden/>
    <w:pPr>
      <w:keepNext w:val="0"/>
      <w:keepLines w:val="0"/>
      <w:pageBreakBefore w:val="0"/>
      <w:spacing w:before="120" w:after="120"/>
      <w:jc w:val="left"/>
      <w:outlineLvl w:val="9"/>
      <w:pPrChange w:id="23" w:author="Author">
        <w:pPr>
          <w:pageBreakBefore/>
          <w:spacing w:before="120" w:after="120" w:line="260" w:lineRule="atLeast"/>
        </w:pPr>
      </w:pPrChange>
    </w:pPr>
    <w:rPr>
      <w:caps/>
      <w:kern w:val="0"/>
      <w:sz w:val="20"/>
      <w:rPrChange w:id="23" w:author="Author">
        <w:rPr>
          <w:b/>
          <w:caps/>
          <w:kern w:val="28"/>
          <w:lang w:val="en-AU" w:eastAsia="en-AU" w:bidi="ar-SA"/>
        </w:rPr>
      </w:rPrChange>
    </w:rPr>
  </w:style>
  <w:style w:type="paragraph" w:customStyle="1" w:styleId="ABillFor">
    <w:name w:val="ABillFor"/>
    <w:basedOn w:val="Normal"/>
    <w:pPr>
      <w:spacing w:before="240" w:after="600"/>
      <w:jc w:val="center"/>
      <w:pPrChange w:id="24" w:author="Author">
        <w:pPr>
          <w:spacing w:before="240" w:after="600"/>
          <w:jc w:val="center"/>
        </w:pPr>
      </w:pPrChange>
    </w:pPr>
    <w:rPr>
      <w:b/>
      <w:rPrChange w:id="24" w:author="Author">
        <w:rPr>
          <w:b/>
          <w:sz w:val="24"/>
          <w:lang w:val="en-AU" w:eastAsia="en-AU" w:bidi="ar-SA"/>
        </w:rPr>
      </w:rPrChange>
    </w:rPr>
  </w:style>
  <w:style w:type="paragraph" w:customStyle="1" w:styleId="ByCommand">
    <w:name w:val="ByCommand"/>
    <w:basedOn w:val="Normal"/>
    <w:pPr>
      <w:tabs>
        <w:tab w:val="left" w:pos="4536"/>
      </w:tabs>
      <w:spacing w:before="240"/>
      <w:pPrChange w:id="25" w:author="Author">
        <w:pPr>
          <w:tabs>
            <w:tab w:val="left" w:pos="4536"/>
          </w:tabs>
          <w:spacing w:before="240"/>
        </w:pPr>
      </w:pPrChange>
    </w:pPr>
    <w:rPr>
      <w:rPrChange w:id="25" w:author="Author">
        <w:rPr>
          <w:sz w:val="24"/>
          <w:lang w:val="en-AU" w:eastAsia="en-AU" w:bidi="ar-SA"/>
        </w:rPr>
      </w:rPrChange>
    </w:rPr>
  </w:style>
  <w:style w:type="paragraph" w:styleId="TOC4">
    <w:name w:val="toc 4"/>
    <w:next w:val="Normal"/>
    <w:semiHidden/>
    <w:rsid w:val="003C42AF"/>
    <w:pPr>
      <w:keepNext/>
      <w:spacing w:before="60" w:after="20"/>
      <w:ind w:left="1985" w:right="1134" w:hanging="567"/>
    </w:pPr>
    <w:rPr>
      <w:b/>
      <w:noProof/>
      <w:sz w:val="22"/>
      <w:lang w:val="en-AU" w:eastAsia="en-AU"/>
    </w:rPr>
  </w:style>
  <w:style w:type="paragraph" w:styleId="TOC5">
    <w:name w:val="toc 5"/>
    <w:next w:val="Normal"/>
    <w:semiHidden/>
    <w:rsid w:val="003C42AF"/>
    <w:pPr>
      <w:keepNext/>
      <w:spacing w:before="60" w:after="20"/>
      <w:ind w:left="1985" w:right="1134" w:hanging="567"/>
    </w:pPr>
    <w:rPr>
      <w:rFonts w:ascii="Helvetica" w:hAnsi="Helvetica"/>
      <w:b/>
      <w:noProof/>
      <w:sz w:val="18"/>
      <w:lang w:val="en-AU" w:eastAsia="en-AU"/>
    </w:rPr>
  </w:style>
  <w:style w:type="paragraph" w:styleId="TOC6">
    <w:name w:val="toc 6"/>
    <w:next w:val="Normal"/>
    <w:semiHidden/>
    <w:rsid w:val="003C42AF"/>
    <w:pPr>
      <w:keepNext/>
      <w:spacing w:before="60" w:after="20"/>
      <w:ind w:left="1985" w:right="1134" w:hanging="567"/>
    </w:pPr>
    <w:rPr>
      <w:b/>
      <w:noProof/>
      <w:lang w:val="en-AU" w:eastAsia="en-AU"/>
    </w:rPr>
  </w:style>
  <w:style w:type="paragraph" w:styleId="TOC7">
    <w:name w:val="toc 7"/>
    <w:next w:val="Normal"/>
    <w:semiHidden/>
    <w:rsid w:val="003C42AF"/>
    <w:pPr>
      <w:keepNext/>
      <w:spacing w:before="60" w:after="20"/>
      <w:ind w:left="1985" w:right="1134" w:hanging="567"/>
    </w:pPr>
    <w:rPr>
      <w:rFonts w:ascii="Helvetica" w:hAnsi="Helvetica"/>
      <w:b/>
      <w:sz w:val="18"/>
      <w:lang w:val="en-AU" w:eastAsia="en-AU"/>
    </w:rPr>
  </w:style>
  <w:style w:type="paragraph" w:styleId="TOC8">
    <w:name w:val="toc 8"/>
    <w:next w:val="Normal"/>
    <w:uiPriority w:val="39"/>
    <w:rsid w:val="003C42AF"/>
    <w:pPr>
      <w:tabs>
        <w:tab w:val="left" w:pos="1418"/>
        <w:tab w:val="right" w:pos="6804"/>
      </w:tabs>
      <w:ind w:left="1418" w:right="1134" w:hanging="851"/>
    </w:pPr>
    <w:rPr>
      <w:noProof/>
      <w:sz w:val="22"/>
      <w:lang w:val="en-AU" w:eastAsia="en-AU"/>
    </w:rPr>
  </w:style>
  <w:style w:type="paragraph" w:styleId="TOC9">
    <w:name w:val="toc 9"/>
    <w:next w:val="Normal"/>
    <w:semiHidden/>
    <w:rsid w:val="003C42AF"/>
    <w:pPr>
      <w:tabs>
        <w:tab w:val="left" w:pos="2268"/>
        <w:tab w:val="right" w:pos="6237"/>
      </w:tabs>
      <w:ind w:left="2269" w:right="1418" w:hanging="851"/>
    </w:pPr>
    <w:rPr>
      <w:rFonts w:ascii="Helvetica" w:hAnsi="Helvetica"/>
      <w:sz w:val="18"/>
      <w:lang w:val="en-AU" w:eastAsia="en-AU"/>
    </w:rPr>
  </w:style>
  <w:style w:type="paragraph" w:customStyle="1" w:styleId="Defstart">
    <w:name w:val="Defstart"/>
    <w:rsid w:val="003C42AF"/>
    <w:pPr>
      <w:spacing w:before="80" w:line="260" w:lineRule="atLeast"/>
      <w:ind w:left="879" w:hanging="879"/>
    </w:pPr>
    <w:rPr>
      <w:snapToGrid w:val="0"/>
      <w:sz w:val="24"/>
      <w:lang w:val="en-AU" w:eastAsia="en-AU"/>
    </w:rPr>
  </w:style>
  <w:style w:type="paragraph" w:customStyle="1" w:styleId="Defitem">
    <w:name w:val="Defitem"/>
    <w:rsid w:val="003C42AF"/>
    <w:pPr>
      <w:tabs>
        <w:tab w:val="right" w:pos="2892"/>
      </w:tabs>
      <w:spacing w:before="80" w:line="260" w:lineRule="atLeast"/>
      <w:ind w:left="3204" w:hanging="3204"/>
    </w:pPr>
    <w:rPr>
      <w:snapToGrid w:val="0"/>
      <w:sz w:val="24"/>
      <w:lang w:val="en-AU" w:eastAsia="en-AU"/>
    </w:rPr>
  </w:style>
  <w:style w:type="paragraph" w:customStyle="1" w:styleId="Defsubpara">
    <w:name w:val="Defsubpara"/>
    <w:rsid w:val="003C42AF"/>
    <w:pPr>
      <w:keepLines/>
      <w:tabs>
        <w:tab w:val="right" w:pos="2041"/>
      </w:tabs>
      <w:spacing w:before="80" w:line="260" w:lineRule="atLeast"/>
      <w:ind w:left="2325" w:hanging="2325"/>
    </w:pPr>
    <w:rPr>
      <w:snapToGrid w:val="0"/>
      <w:sz w:val="24"/>
      <w:lang w:val="en-AU" w:eastAsia="en-AU"/>
    </w:rPr>
  </w:style>
  <w:style w:type="character" w:styleId="EndnoteReference">
    <w:name w:val="endnote reference"/>
    <w:basedOn w:val="DefaultParagraphFont"/>
    <w:semiHidden/>
    <w:rsid w:val="003C42AF"/>
    <w:rPr>
      <w:sz w:val="24"/>
      <w:vertAlign w:val="superscript"/>
    </w:rPr>
  </w:style>
  <w:style w:type="paragraph" w:styleId="DocumentMap">
    <w:name w:val="Document Map"/>
    <w:basedOn w:val="Normal"/>
    <w:link w:val="DocumentMapChar"/>
    <w:semiHidden/>
    <w:pPr>
      <w:pBdr>
        <w:top w:val="single" w:sz="4" w:space="1" w:color="auto"/>
        <w:left w:val="single" w:sz="4" w:space="4" w:color="auto"/>
        <w:bottom w:val="single" w:sz="4" w:space="1" w:color="auto"/>
        <w:right w:val="single" w:sz="4" w:space="4" w:color="auto"/>
      </w:pBdr>
      <w:shd w:val="clear" w:color="auto" w:fill="000080"/>
      <w:pPrChange w:id="26" w:author="Author">
        <w:pPr>
          <w:pBdr>
            <w:top w:val="single" w:sz="4" w:space="1" w:color="auto"/>
            <w:left w:val="single" w:sz="4" w:space="4" w:color="auto"/>
            <w:bottom w:val="single" w:sz="4" w:space="1" w:color="auto"/>
            <w:right w:val="single" w:sz="4" w:space="4" w:color="auto"/>
          </w:pBdr>
          <w:shd w:val="clear" w:color="auto" w:fill="000080"/>
        </w:pPr>
      </w:pPrChange>
    </w:pPr>
    <w:rPr>
      <w:rPrChange w:id="26" w:author="Author">
        <w:rPr>
          <w:sz w:val="24"/>
          <w:lang w:val="en-AU" w:eastAsia="en-AU" w:bidi="ar-SA"/>
        </w:rPr>
      </w:rPrChange>
    </w:rPr>
  </w:style>
  <w:style w:type="character" w:customStyle="1" w:styleId="DocumentMapChar">
    <w:name w:val="Document Map Char"/>
    <w:basedOn w:val="DefaultParagraphFont"/>
    <w:link w:val="DocumentMap"/>
    <w:semiHidden/>
    <w:rsid w:val="003C42AF"/>
    <w:rPr>
      <w:sz w:val="24"/>
      <w:shd w:val="clear" w:color="auto" w:fill="000080"/>
      <w:lang w:val="en-AU" w:eastAsia="en-AU"/>
    </w:rPr>
  </w:style>
  <w:style w:type="paragraph" w:customStyle="1" w:styleId="zSubsection">
    <w:name w:val="zSubsection"/>
    <w:basedOn w:val="Normal"/>
    <w:pPr>
      <w:tabs>
        <w:tab w:val="right" w:pos="1162"/>
        <w:tab w:val="left" w:pos="1446"/>
      </w:tabs>
      <w:spacing w:before="160" w:line="260" w:lineRule="atLeast"/>
      <w:ind w:left="1446" w:right="284" w:hanging="851"/>
      <w:pPrChange w:id="27" w:author="Author">
        <w:pPr>
          <w:tabs>
            <w:tab w:val="right" w:pos="1162"/>
            <w:tab w:val="left" w:pos="1446"/>
          </w:tabs>
          <w:spacing w:before="160" w:line="260" w:lineRule="atLeast"/>
          <w:ind w:left="1446" w:right="284" w:hanging="851"/>
        </w:pPr>
      </w:pPrChange>
    </w:pPr>
    <w:rPr>
      <w:rPrChange w:id="27" w:author="Author">
        <w:rPr>
          <w:sz w:val="24"/>
          <w:lang w:val="en-AU" w:eastAsia="en-AU" w:bidi="ar-SA"/>
        </w:rPr>
      </w:rPrChange>
    </w:rPr>
  </w:style>
  <w:style w:type="character" w:styleId="Hyperlink">
    <w:name w:val="Hyperlink"/>
    <w:basedOn w:val="DefaultParagraphFont"/>
    <w:semiHidden/>
    <w:rPr>
      <w:color w:val="0000FF"/>
      <w:sz w:val="24"/>
      <w:u w:val="single"/>
      <w:rPrChange w:id="28" w:author="Author">
        <w:rPr>
          <w:color w:val="0000FF"/>
          <w:sz w:val="24"/>
          <w:u w:val="single"/>
        </w:rPr>
      </w:rPrChange>
    </w:rPr>
  </w:style>
  <w:style w:type="character" w:styleId="FollowedHyperlink">
    <w:name w:val="FollowedHyperlink"/>
    <w:basedOn w:val="DefaultParagraphFont"/>
    <w:semiHidden/>
    <w:rPr>
      <w:color w:val="800080"/>
      <w:sz w:val="24"/>
      <w:u w:val="single"/>
      <w:rPrChange w:id="29" w:author="Author">
        <w:rPr>
          <w:color w:val="800080"/>
          <w:sz w:val="24"/>
          <w:u w:val="single"/>
        </w:rPr>
      </w:rPrChange>
    </w:rPr>
  </w:style>
  <w:style w:type="paragraph" w:customStyle="1" w:styleId="AssentNote">
    <w:name w:val="Assent Note"/>
    <w:rsid w:val="003C42AF"/>
    <w:pPr>
      <w:keepLines/>
      <w:spacing w:before="160" w:after="240"/>
      <w:jc w:val="right"/>
    </w:pPr>
    <w:rPr>
      <w:i/>
      <w:snapToGrid w:val="0"/>
      <w:sz w:val="24"/>
      <w:lang w:val="en-AU" w:eastAsia="en-AU"/>
    </w:rPr>
  </w:style>
  <w:style w:type="paragraph" w:customStyle="1" w:styleId="Enactment">
    <w:name w:val="Enactment"/>
    <w:rsid w:val="003C42AF"/>
    <w:pPr>
      <w:spacing w:before="800"/>
    </w:pPr>
    <w:rPr>
      <w:sz w:val="24"/>
      <w:lang w:val="en-AU" w:eastAsia="en-AU"/>
    </w:rPr>
  </w:style>
  <w:style w:type="paragraph" w:customStyle="1" w:styleId="Footnotesection">
    <w:name w:val="Footnote(section)"/>
    <w:rsid w:val="003C42AF"/>
    <w:pPr>
      <w:keepLines/>
      <w:tabs>
        <w:tab w:val="left" w:pos="893"/>
      </w:tabs>
      <w:spacing w:before="120" w:line="260" w:lineRule="atLeast"/>
      <w:ind w:left="893" w:hanging="893"/>
    </w:pPr>
    <w:rPr>
      <w:i/>
      <w:snapToGrid w:val="0"/>
      <w:sz w:val="24"/>
      <w:lang w:val="en-AU" w:eastAsia="en-AU"/>
    </w:rPr>
  </w:style>
  <w:style w:type="paragraph" w:customStyle="1" w:styleId="LongTitle">
    <w:name w:val="Long Title"/>
    <w:rsid w:val="003C42AF"/>
    <w:rPr>
      <w:b/>
      <w:sz w:val="24"/>
      <w:lang w:val="en-AU" w:eastAsia="en-AU"/>
    </w:rPr>
  </w:style>
  <w:style w:type="paragraph" w:styleId="Signature">
    <w:name w:val="Signature"/>
    <w:basedOn w:val="Normal"/>
    <w:link w:val="SignatureChar"/>
    <w:semiHidden/>
    <w:pPr>
      <w:ind w:left="4252"/>
      <w:pPrChange w:id="30" w:author="Author">
        <w:pPr>
          <w:ind w:left="4252"/>
        </w:pPr>
      </w:pPrChange>
    </w:pPr>
    <w:rPr>
      <w:rPrChange w:id="30" w:author="Author">
        <w:rPr>
          <w:sz w:val="24"/>
          <w:lang w:val="en-AU" w:eastAsia="en-AU" w:bidi="ar-SA"/>
        </w:rPr>
      </w:rPrChange>
    </w:rPr>
  </w:style>
  <w:style w:type="character" w:customStyle="1" w:styleId="SignatureChar">
    <w:name w:val="Signature Char"/>
    <w:basedOn w:val="DefaultParagraphFont"/>
    <w:link w:val="Signature"/>
    <w:semiHidden/>
    <w:rsid w:val="003C42AF"/>
    <w:rPr>
      <w:sz w:val="24"/>
      <w:lang w:val="en-AU" w:eastAsia="en-AU"/>
    </w:rPr>
  </w:style>
  <w:style w:type="paragraph" w:styleId="List">
    <w:name w:val="List"/>
    <w:basedOn w:val="Normal"/>
    <w:semiHidden/>
    <w:pPr>
      <w:ind w:left="283" w:hanging="283"/>
      <w:pPrChange w:id="31" w:author="Author">
        <w:pPr>
          <w:ind w:left="283" w:hanging="283"/>
        </w:pPr>
      </w:pPrChange>
    </w:pPr>
    <w:rPr>
      <w:rPrChange w:id="31" w:author="Author">
        <w:rPr>
          <w:sz w:val="24"/>
          <w:lang w:val="en-AU" w:eastAsia="en-AU" w:bidi="ar-SA"/>
        </w:rPr>
      </w:rPrChange>
    </w:rPr>
  </w:style>
  <w:style w:type="paragraph" w:customStyle="1" w:styleId="Indenta">
    <w:name w:val="Indent(a)"/>
    <w:rsid w:val="003C42AF"/>
    <w:pPr>
      <w:tabs>
        <w:tab w:val="right" w:pos="1332"/>
        <w:tab w:val="left" w:pos="1616"/>
      </w:tabs>
      <w:spacing w:before="80" w:line="260" w:lineRule="atLeast"/>
      <w:ind w:left="1616" w:hanging="1616"/>
    </w:pPr>
    <w:rPr>
      <w:sz w:val="24"/>
      <w:lang w:val="en-AU" w:eastAsia="en-AU"/>
    </w:rPr>
  </w:style>
  <w:style w:type="paragraph" w:customStyle="1" w:styleId="IndentA0">
    <w:name w:val="Indent(A)"/>
    <w:rsid w:val="003C42AF"/>
    <w:pPr>
      <w:tabs>
        <w:tab w:val="right" w:pos="3686"/>
        <w:tab w:val="left" w:pos="3969"/>
      </w:tabs>
      <w:spacing w:before="80" w:line="260" w:lineRule="atLeast"/>
      <w:ind w:left="3969" w:hanging="3969"/>
    </w:pPr>
    <w:rPr>
      <w:sz w:val="24"/>
      <w:lang w:val="en-AU" w:eastAsia="en-AU"/>
    </w:rPr>
  </w:style>
  <w:style w:type="paragraph" w:customStyle="1" w:styleId="Indenti">
    <w:name w:val="Indent(i)"/>
    <w:rsid w:val="003C42AF"/>
    <w:pPr>
      <w:tabs>
        <w:tab w:val="right" w:pos="2041"/>
        <w:tab w:val="left" w:pos="2325"/>
      </w:tabs>
      <w:spacing w:before="80" w:line="260" w:lineRule="atLeast"/>
      <w:ind w:left="2325" w:hanging="2325"/>
    </w:pPr>
    <w:rPr>
      <w:sz w:val="24"/>
      <w:lang w:val="en-AU" w:eastAsia="en-AU"/>
    </w:rPr>
  </w:style>
  <w:style w:type="paragraph" w:customStyle="1" w:styleId="IndentI0">
    <w:name w:val="Indent(I)"/>
    <w:rsid w:val="003C42AF"/>
    <w:pPr>
      <w:tabs>
        <w:tab w:val="right" w:pos="2892"/>
        <w:tab w:val="left" w:pos="3204"/>
      </w:tabs>
      <w:spacing w:before="80" w:line="260" w:lineRule="atLeast"/>
      <w:ind w:left="3204" w:hanging="3204"/>
    </w:pPr>
    <w:rPr>
      <w:sz w:val="24"/>
      <w:lang w:val="en-AU" w:eastAsia="en-AU"/>
    </w:rPr>
  </w:style>
  <w:style w:type="character" w:customStyle="1" w:styleId="CharChapNo">
    <w:name w:val="CharChapNo"/>
    <w:rsid w:val="003C42AF"/>
    <w:rPr>
      <w:noProof w:val="0"/>
    </w:rPr>
  </w:style>
  <w:style w:type="paragraph" w:customStyle="1" w:styleId="Ednotesubpara">
    <w:name w:val="Ednote(subpara)"/>
    <w:rsid w:val="003C42AF"/>
    <w:pPr>
      <w:tabs>
        <w:tab w:val="right" w:pos="2047"/>
        <w:tab w:val="left" w:pos="2333"/>
      </w:tabs>
      <w:spacing w:before="80" w:line="260" w:lineRule="atLeast"/>
      <w:ind w:left="2330" w:hanging="2330"/>
    </w:pPr>
    <w:rPr>
      <w:i/>
      <w:sz w:val="24"/>
      <w:lang w:val="en-AU" w:eastAsia="en-AU"/>
    </w:rPr>
  </w:style>
  <w:style w:type="paragraph" w:customStyle="1" w:styleId="Ednotepara">
    <w:name w:val="Ednote(para)"/>
    <w:rsid w:val="003C42AF"/>
    <w:pPr>
      <w:tabs>
        <w:tab w:val="right" w:pos="1325"/>
        <w:tab w:val="left" w:pos="1613"/>
      </w:tabs>
      <w:spacing w:before="120" w:line="260" w:lineRule="atLeast"/>
      <w:ind w:left="1613" w:hanging="1613"/>
    </w:pPr>
    <w:rPr>
      <w:i/>
      <w:sz w:val="24"/>
      <w:lang w:val="en-AU" w:eastAsia="en-AU"/>
    </w:rPr>
  </w:style>
  <w:style w:type="paragraph" w:customStyle="1" w:styleId="Footnoteheading">
    <w:name w:val="Footnote(heading)"/>
    <w:rsid w:val="003C42AF"/>
    <w:pPr>
      <w:tabs>
        <w:tab w:val="left" w:pos="879"/>
      </w:tabs>
      <w:spacing w:before="120" w:line="260" w:lineRule="atLeast"/>
      <w:ind w:left="879" w:hanging="879"/>
    </w:pPr>
    <w:rPr>
      <w:i/>
      <w:sz w:val="24"/>
      <w:lang w:val="en-AU" w:eastAsia="en-AU"/>
    </w:rPr>
  </w:style>
  <w:style w:type="character" w:customStyle="1" w:styleId="CharChapText">
    <w:name w:val="CharChapText"/>
    <w:rsid w:val="003C42AF"/>
    <w:rPr>
      <w:noProof w:val="0"/>
    </w:rPr>
  </w:style>
  <w:style w:type="character" w:customStyle="1" w:styleId="CharDivNo">
    <w:name w:val="CharDivNo"/>
    <w:rsid w:val="003C42AF"/>
    <w:rPr>
      <w:noProof w:val="0"/>
    </w:rPr>
  </w:style>
  <w:style w:type="character" w:customStyle="1" w:styleId="CharDivText">
    <w:name w:val="CharDivText"/>
    <w:rsid w:val="003C42AF"/>
    <w:rPr>
      <w:noProof w:val="0"/>
    </w:rPr>
  </w:style>
  <w:style w:type="character" w:customStyle="1" w:styleId="CharPartNo">
    <w:name w:val="CharPartNo"/>
    <w:rsid w:val="003C42AF"/>
    <w:rPr>
      <w:noProof w:val="0"/>
    </w:rPr>
  </w:style>
  <w:style w:type="character" w:customStyle="1" w:styleId="CharPartText">
    <w:name w:val="CharPartText"/>
    <w:rsid w:val="003C42AF"/>
    <w:rPr>
      <w:noProof w:val="0"/>
    </w:rPr>
  </w:style>
  <w:style w:type="character" w:customStyle="1" w:styleId="CharSectno">
    <w:name w:val="CharSectno"/>
    <w:rsid w:val="003C42AF"/>
    <w:rPr>
      <w:noProof w:val="0"/>
    </w:rPr>
  </w:style>
  <w:style w:type="paragraph" w:customStyle="1" w:styleId="MiscClose">
    <w:name w:val="MiscClose"/>
    <w:basedOn w:val="Normal"/>
    <w:pPr>
      <w:keepLines/>
      <w:tabs>
        <w:tab w:val="left" w:pos="893"/>
      </w:tabs>
      <w:spacing w:line="260" w:lineRule="atLeast"/>
      <w:jc w:val="right"/>
      <w:pPrChange w:id="32" w:author="Author">
        <w:pPr>
          <w:keepLines/>
          <w:tabs>
            <w:tab w:val="left" w:pos="893"/>
          </w:tabs>
          <w:spacing w:line="260" w:lineRule="atLeast"/>
          <w:jc w:val="right"/>
        </w:pPr>
      </w:pPrChange>
    </w:pPr>
    <w:rPr>
      <w:rPrChange w:id="32" w:author="Author">
        <w:rPr>
          <w:sz w:val="24"/>
          <w:lang w:val="en-AU" w:eastAsia="en-AU" w:bidi="ar-SA"/>
        </w:rPr>
      </w:rPrChange>
    </w:rPr>
  </w:style>
  <w:style w:type="character" w:customStyle="1" w:styleId="CharSchNo">
    <w:name w:val="CharSchNo"/>
    <w:rsid w:val="003C42AF"/>
    <w:rPr>
      <w:noProof w:val="0"/>
    </w:rPr>
  </w:style>
  <w:style w:type="paragraph" w:customStyle="1" w:styleId="Ednoteitem">
    <w:name w:val="Ednote(item)"/>
    <w:rsid w:val="003C42AF"/>
    <w:pPr>
      <w:tabs>
        <w:tab w:val="right" w:pos="2765"/>
        <w:tab w:val="left" w:pos="3053"/>
      </w:tabs>
      <w:spacing w:before="80" w:line="260" w:lineRule="atLeast"/>
      <w:ind w:left="3050" w:hanging="3050"/>
    </w:pPr>
    <w:rPr>
      <w:i/>
      <w:sz w:val="24"/>
      <w:lang w:val="en-AU" w:eastAsia="en-AU"/>
    </w:rPr>
  </w:style>
  <w:style w:type="paragraph" w:customStyle="1" w:styleId="zHeading1">
    <w:name w:val="zHeading 1"/>
    <w:basedOn w:val="Heading1"/>
    <w:pPr>
      <w:ind w:left="567" w:right="284"/>
      <w:outlineLvl w:val="9"/>
      <w:pPrChange w:id="33" w:author="Author">
        <w:pPr>
          <w:keepNext/>
          <w:keepLines/>
          <w:pageBreakBefore/>
          <w:spacing w:before="320" w:line="260" w:lineRule="atLeast"/>
          <w:ind w:left="567" w:right="284"/>
          <w:jc w:val="center"/>
        </w:pPr>
      </w:pPrChange>
    </w:pPr>
    <w:rPr>
      <w:rPrChange w:id="33" w:author="Author">
        <w:rPr>
          <w:b/>
          <w:kern w:val="28"/>
          <w:sz w:val="34"/>
          <w:lang w:val="en-AU" w:eastAsia="en-AU" w:bidi="ar-SA"/>
        </w:rPr>
      </w:rPrChange>
    </w:rPr>
  </w:style>
  <w:style w:type="paragraph" w:customStyle="1" w:styleId="zHeading2">
    <w:name w:val="zHeading 2"/>
    <w:basedOn w:val="Heading2"/>
    <w:pPr>
      <w:pageBreakBefore w:val="0"/>
      <w:spacing w:before="240"/>
      <w:ind w:left="567" w:right="284"/>
      <w:outlineLvl w:val="9"/>
      <w:pPrChange w:id="34" w:author="Author">
        <w:pPr>
          <w:keepNext/>
          <w:pageBreakBefore/>
          <w:spacing w:before="240" w:line="260" w:lineRule="atLeast"/>
          <w:ind w:left="567" w:right="284"/>
          <w:jc w:val="center"/>
        </w:pPr>
      </w:pPrChange>
    </w:pPr>
    <w:rPr>
      <w:rPrChange w:id="34" w:author="Author">
        <w:rPr>
          <w:b/>
          <w:snapToGrid w:val="0"/>
          <w:sz w:val="30"/>
          <w:lang w:val="en-AU" w:eastAsia="en-AU" w:bidi="ar-SA"/>
        </w:rPr>
      </w:rPrChange>
    </w:rPr>
  </w:style>
  <w:style w:type="paragraph" w:customStyle="1" w:styleId="zHeading3">
    <w:name w:val="zHeading 3"/>
    <w:basedOn w:val="Heading3"/>
    <w:pPr>
      <w:ind w:left="567" w:right="284"/>
      <w:outlineLvl w:val="9"/>
      <w:pPrChange w:id="35" w:author="Author">
        <w:pPr>
          <w:keepNext/>
          <w:spacing w:before="240" w:line="260" w:lineRule="atLeast"/>
          <w:ind w:left="567" w:right="284"/>
          <w:jc w:val="center"/>
        </w:pPr>
      </w:pPrChange>
    </w:pPr>
    <w:rPr>
      <w:rPrChange w:id="35" w:author="Author">
        <w:rPr>
          <w:b/>
          <w:sz w:val="26"/>
          <w:lang w:val="en-AU" w:eastAsia="en-AU" w:bidi="ar-SA"/>
        </w:rPr>
      </w:rPrChange>
    </w:rPr>
  </w:style>
  <w:style w:type="paragraph" w:customStyle="1" w:styleId="zHeading4">
    <w:name w:val="zHeading 4"/>
    <w:basedOn w:val="Heading4"/>
    <w:pPr>
      <w:ind w:left="567" w:right="284"/>
      <w:outlineLvl w:val="9"/>
      <w:pPrChange w:id="36" w:author="Author">
        <w:pPr>
          <w:keepNext/>
          <w:spacing w:before="240"/>
          <w:ind w:left="567" w:right="284"/>
          <w:jc w:val="center"/>
        </w:pPr>
      </w:pPrChange>
    </w:pPr>
    <w:rPr>
      <w:rPrChange w:id="36" w:author="Author">
        <w:rPr>
          <w:sz w:val="24"/>
          <w:lang w:val="en-AU" w:eastAsia="en-AU" w:bidi="ar-SA"/>
        </w:rPr>
      </w:rPrChange>
    </w:rPr>
  </w:style>
  <w:style w:type="paragraph" w:customStyle="1" w:styleId="zHeading5">
    <w:name w:val="zHeading 5"/>
    <w:basedOn w:val="Heading5"/>
    <w:pPr>
      <w:tabs>
        <w:tab w:val="clear" w:pos="879"/>
        <w:tab w:val="left" w:pos="1446"/>
      </w:tabs>
      <w:ind w:left="1446" w:right="284"/>
      <w:outlineLvl w:val="9"/>
      <w:pPrChange w:id="37" w:author="Author">
        <w:pPr>
          <w:keepNext/>
          <w:keepLines/>
          <w:tabs>
            <w:tab w:val="left" w:pos="879"/>
            <w:tab w:val="left" w:pos="1446"/>
          </w:tabs>
          <w:spacing w:before="220" w:line="260" w:lineRule="atLeast"/>
          <w:ind w:left="1446" w:right="284" w:hanging="879"/>
        </w:pPr>
      </w:pPrChange>
    </w:pPr>
    <w:rPr>
      <w:rPrChange w:id="37" w:author="Author">
        <w:rPr>
          <w:i/>
          <w:sz w:val="24"/>
          <w:lang w:val="en-AU" w:eastAsia="en-AU" w:bidi="ar-SA"/>
        </w:rPr>
      </w:rPrChange>
    </w:rPr>
  </w:style>
  <w:style w:type="paragraph" w:customStyle="1" w:styleId="yHeading2">
    <w:name w:val="yHeading 2"/>
    <w:basedOn w:val="Heading2"/>
    <w:pPr>
      <w:pageBreakBefore w:val="0"/>
      <w:spacing w:before="240" w:line="240" w:lineRule="auto"/>
      <w:pPrChange w:id="38" w:author="Author">
        <w:pPr>
          <w:keepNext/>
          <w:pageBreakBefore/>
          <w:spacing w:before="240" w:line="260" w:lineRule="atLeast"/>
          <w:jc w:val="center"/>
          <w:outlineLvl w:val="1"/>
        </w:pPr>
      </w:pPrChange>
    </w:pPr>
    <w:rPr>
      <w:sz w:val="28"/>
      <w:rPrChange w:id="38" w:author="Author">
        <w:rPr>
          <w:b/>
          <w:snapToGrid w:val="0"/>
          <w:sz w:val="28"/>
          <w:lang w:val="en-AU" w:eastAsia="en-AU" w:bidi="ar-SA"/>
        </w:rPr>
      </w:rPrChange>
    </w:rPr>
  </w:style>
  <w:style w:type="paragraph" w:customStyle="1" w:styleId="yHeading1">
    <w:name w:val="yHeading 1"/>
    <w:basedOn w:val="Heading1"/>
    <w:pPr>
      <w:spacing w:line="240" w:lineRule="auto"/>
      <w:pPrChange w:id="39" w:author="Author">
        <w:pPr>
          <w:keepNext/>
          <w:keepLines/>
          <w:pageBreakBefore/>
          <w:spacing w:before="320" w:line="260" w:lineRule="atLeast"/>
          <w:jc w:val="center"/>
          <w:outlineLvl w:val="0"/>
        </w:pPr>
      </w:pPrChange>
    </w:pPr>
    <w:rPr>
      <w:sz w:val="32"/>
      <w:rPrChange w:id="39" w:author="Author">
        <w:rPr>
          <w:b/>
          <w:kern w:val="28"/>
          <w:sz w:val="32"/>
          <w:lang w:val="en-AU" w:eastAsia="en-AU" w:bidi="ar-SA"/>
        </w:rPr>
      </w:rPrChange>
    </w:rPr>
  </w:style>
  <w:style w:type="paragraph" w:customStyle="1" w:styleId="yHeading3">
    <w:name w:val="yHeading 3"/>
    <w:basedOn w:val="Heading3"/>
    <w:pPr>
      <w:spacing w:line="240" w:lineRule="auto"/>
      <w:pPrChange w:id="40" w:author="Author">
        <w:pPr>
          <w:keepNext/>
          <w:spacing w:before="240" w:line="260" w:lineRule="atLeast"/>
          <w:jc w:val="center"/>
          <w:outlineLvl w:val="2"/>
        </w:pPr>
      </w:pPrChange>
    </w:pPr>
    <w:rPr>
      <w:sz w:val="24"/>
      <w:rPrChange w:id="40" w:author="Author">
        <w:rPr>
          <w:b/>
          <w:sz w:val="24"/>
          <w:lang w:val="en-AU" w:eastAsia="en-AU" w:bidi="ar-SA"/>
        </w:rPr>
      </w:rPrChange>
    </w:rPr>
  </w:style>
  <w:style w:type="paragraph" w:customStyle="1" w:styleId="yHeading4">
    <w:name w:val="yHeading 4"/>
    <w:basedOn w:val="Heading4"/>
    <w:pPr>
      <w:pPrChange w:id="41" w:author="Author">
        <w:pPr>
          <w:keepNext/>
          <w:spacing w:before="240"/>
          <w:jc w:val="center"/>
          <w:outlineLvl w:val="3"/>
        </w:pPr>
      </w:pPrChange>
    </w:pPr>
    <w:rPr>
      <w:sz w:val="22"/>
      <w:rPrChange w:id="41" w:author="Author">
        <w:rPr>
          <w:sz w:val="24"/>
          <w:lang w:val="en-AU" w:eastAsia="en-AU" w:bidi="ar-SA"/>
        </w:rPr>
      </w:rPrChange>
    </w:rPr>
  </w:style>
  <w:style w:type="paragraph" w:customStyle="1" w:styleId="yHeading5">
    <w:name w:val="yHeading 5"/>
    <w:basedOn w:val="Heading5"/>
    <w:pPr>
      <w:spacing w:line="240" w:lineRule="auto"/>
      <w:pPrChange w:id="42" w:author="Author">
        <w:pPr>
          <w:keepNext/>
          <w:keepLines/>
          <w:tabs>
            <w:tab w:val="left" w:pos="879"/>
          </w:tabs>
          <w:spacing w:before="220" w:line="260" w:lineRule="atLeast"/>
          <w:ind w:left="879" w:hanging="879"/>
          <w:outlineLvl w:val="4"/>
        </w:pPr>
      </w:pPrChange>
    </w:pPr>
    <w:rPr>
      <w:sz w:val="22"/>
      <w:rPrChange w:id="42" w:author="Author">
        <w:rPr>
          <w:i/>
          <w:sz w:val="24"/>
          <w:lang w:val="en-AU" w:eastAsia="en-AU" w:bidi="ar-SA"/>
        </w:rPr>
      </w:rPrChange>
    </w:rPr>
  </w:style>
  <w:style w:type="paragraph" w:customStyle="1" w:styleId="Ednotesubitem">
    <w:name w:val="Ednote(subitem)"/>
    <w:rsid w:val="003C42AF"/>
    <w:pPr>
      <w:tabs>
        <w:tab w:val="right" w:pos="3485"/>
        <w:tab w:val="left" w:pos="3773"/>
      </w:tabs>
      <w:spacing w:before="80" w:line="260" w:lineRule="atLeast"/>
      <w:ind w:left="3771" w:hanging="3771"/>
    </w:pPr>
    <w:rPr>
      <w:i/>
      <w:sz w:val="24"/>
      <w:lang w:val="en-AU" w:eastAsia="en-AU"/>
    </w:rPr>
  </w:style>
  <w:style w:type="paragraph" w:customStyle="1" w:styleId="Penpara">
    <w:name w:val="Penpara"/>
    <w:rsid w:val="003C42AF"/>
    <w:pPr>
      <w:tabs>
        <w:tab w:val="right" w:pos="1616"/>
        <w:tab w:val="left" w:pos="1899"/>
      </w:tabs>
      <w:spacing w:before="80" w:line="260" w:lineRule="atLeast"/>
      <w:ind w:left="1899" w:hanging="1899"/>
    </w:pPr>
    <w:rPr>
      <w:sz w:val="24"/>
      <w:lang w:val="en-AU" w:eastAsia="en-AU"/>
    </w:rPr>
  </w:style>
  <w:style w:type="paragraph" w:customStyle="1" w:styleId="Pensubpara">
    <w:name w:val="Pensubpara"/>
    <w:rsid w:val="003C42AF"/>
    <w:pPr>
      <w:tabs>
        <w:tab w:val="right" w:pos="2325"/>
        <w:tab w:val="left" w:pos="2608"/>
      </w:tabs>
      <w:spacing w:before="80" w:line="260" w:lineRule="atLeast"/>
      <w:ind w:left="2608" w:hanging="2608"/>
    </w:pPr>
    <w:rPr>
      <w:sz w:val="24"/>
      <w:lang w:val="en-AU" w:eastAsia="en-AU"/>
    </w:rPr>
  </w:style>
  <w:style w:type="paragraph" w:customStyle="1" w:styleId="Penitem">
    <w:name w:val="Penitem"/>
    <w:rsid w:val="003C42AF"/>
    <w:pPr>
      <w:tabs>
        <w:tab w:val="right" w:pos="3119"/>
        <w:tab w:val="left" w:pos="3402"/>
      </w:tabs>
      <w:spacing w:before="80" w:line="260" w:lineRule="atLeast"/>
      <w:ind w:left="3402" w:hanging="3402"/>
    </w:pPr>
    <w:rPr>
      <w:sz w:val="24"/>
      <w:lang w:val="en-AU" w:eastAsia="en-AU"/>
    </w:rPr>
  </w:style>
  <w:style w:type="paragraph" w:styleId="MacroText">
    <w:name w:val="macro"/>
    <w:link w:val="MacroTextChar"/>
    <w:semiHidden/>
    <w:rsid w:val="003C42AF"/>
    <w:pPr>
      <w:tabs>
        <w:tab w:val="left" w:pos="480"/>
        <w:tab w:val="left" w:pos="960"/>
        <w:tab w:val="left" w:pos="1440"/>
        <w:tab w:val="left" w:pos="1920"/>
        <w:tab w:val="left" w:pos="2400"/>
        <w:tab w:val="left" w:pos="2880"/>
        <w:tab w:val="left" w:pos="3360"/>
        <w:tab w:val="left" w:pos="3840"/>
        <w:tab w:val="left" w:pos="4320"/>
      </w:tabs>
    </w:pPr>
    <w:rPr>
      <w:sz w:val="24"/>
      <w:lang w:val="en-AU" w:eastAsia="en-AU"/>
    </w:rPr>
  </w:style>
  <w:style w:type="character" w:customStyle="1" w:styleId="MacroTextChar">
    <w:name w:val="Macro Text Char"/>
    <w:basedOn w:val="DefaultParagraphFont"/>
    <w:link w:val="MacroText"/>
    <w:semiHidden/>
    <w:rsid w:val="003C42AF"/>
    <w:rPr>
      <w:sz w:val="24"/>
      <w:lang w:val="en-AU" w:eastAsia="en-AU"/>
    </w:rPr>
  </w:style>
  <w:style w:type="paragraph" w:customStyle="1" w:styleId="yIndenta">
    <w:name w:val="yIndent(a)"/>
    <w:basedOn w:val="Indenta"/>
    <w:rsid w:val="003C42AF"/>
    <w:pPr>
      <w:spacing w:line="240" w:lineRule="auto"/>
    </w:pPr>
    <w:rPr>
      <w:sz w:val="22"/>
    </w:rPr>
  </w:style>
  <w:style w:type="paragraph" w:customStyle="1" w:styleId="yIndentA0">
    <w:name w:val="yIndent(A)"/>
    <w:basedOn w:val="IndentA0"/>
    <w:rsid w:val="003C42AF"/>
    <w:pPr>
      <w:spacing w:line="240" w:lineRule="auto"/>
    </w:pPr>
    <w:rPr>
      <w:sz w:val="22"/>
    </w:rPr>
  </w:style>
  <w:style w:type="paragraph" w:customStyle="1" w:styleId="yIndentI">
    <w:name w:val="yIndent(I)"/>
    <w:basedOn w:val="IndentI0"/>
    <w:rsid w:val="003C42AF"/>
    <w:pPr>
      <w:spacing w:line="240" w:lineRule="auto"/>
    </w:pPr>
    <w:rPr>
      <w:sz w:val="22"/>
    </w:rPr>
  </w:style>
  <w:style w:type="paragraph" w:customStyle="1" w:styleId="yIndenti0">
    <w:name w:val="yIndent(i)"/>
    <w:basedOn w:val="Indenti"/>
    <w:rsid w:val="003C42AF"/>
    <w:pPr>
      <w:spacing w:line="240" w:lineRule="auto"/>
    </w:pPr>
    <w:rPr>
      <w:sz w:val="22"/>
    </w:rPr>
  </w:style>
  <w:style w:type="paragraph" w:customStyle="1" w:styleId="zIndenta">
    <w:name w:val="zIndent(a)"/>
    <w:basedOn w:val="Normal"/>
    <w:pPr>
      <w:tabs>
        <w:tab w:val="right" w:pos="1899"/>
        <w:tab w:val="left" w:pos="2183"/>
      </w:tabs>
      <w:spacing w:before="80" w:line="260" w:lineRule="atLeast"/>
      <w:ind w:left="2183" w:right="284" w:hanging="851"/>
      <w:pPrChange w:id="43" w:author="Author">
        <w:pPr>
          <w:tabs>
            <w:tab w:val="right" w:pos="1899"/>
            <w:tab w:val="left" w:pos="2183"/>
          </w:tabs>
          <w:spacing w:before="80" w:line="260" w:lineRule="atLeast"/>
          <w:ind w:left="2183" w:right="284" w:hanging="851"/>
        </w:pPr>
      </w:pPrChange>
    </w:pPr>
    <w:rPr>
      <w:rPrChange w:id="43" w:author="Author">
        <w:rPr>
          <w:sz w:val="24"/>
          <w:lang w:val="en-AU" w:eastAsia="en-AU" w:bidi="ar-SA"/>
        </w:rPr>
      </w:rPrChange>
    </w:rPr>
  </w:style>
  <w:style w:type="paragraph" w:customStyle="1" w:styleId="zIndentA0">
    <w:name w:val="zIndent(A)"/>
    <w:basedOn w:val="Normal"/>
    <w:pPr>
      <w:tabs>
        <w:tab w:val="right" w:pos="4253"/>
        <w:tab w:val="left" w:pos="4536"/>
      </w:tabs>
      <w:spacing w:before="80" w:line="260" w:lineRule="atLeast"/>
      <w:ind w:left="4537" w:right="284" w:hanging="851"/>
      <w:pPrChange w:id="44" w:author="Author">
        <w:pPr>
          <w:tabs>
            <w:tab w:val="right" w:pos="4253"/>
            <w:tab w:val="left" w:pos="4536"/>
          </w:tabs>
          <w:spacing w:before="80" w:line="260" w:lineRule="atLeast"/>
          <w:ind w:left="4537" w:right="284" w:hanging="851"/>
        </w:pPr>
      </w:pPrChange>
    </w:pPr>
    <w:rPr>
      <w:rPrChange w:id="44" w:author="Author">
        <w:rPr>
          <w:sz w:val="24"/>
          <w:lang w:val="en-AU" w:eastAsia="en-AU" w:bidi="ar-SA"/>
        </w:rPr>
      </w:rPrChange>
    </w:rPr>
  </w:style>
  <w:style w:type="paragraph" w:customStyle="1" w:styleId="zIndenti">
    <w:name w:val="zIndent(i)"/>
    <w:basedOn w:val="Normal"/>
    <w:pPr>
      <w:tabs>
        <w:tab w:val="right" w:pos="2608"/>
        <w:tab w:val="left" w:pos="2892"/>
      </w:tabs>
      <w:spacing w:before="80" w:line="260" w:lineRule="atLeast"/>
      <w:ind w:left="2892" w:right="284" w:hanging="851"/>
      <w:pPrChange w:id="45" w:author="Author">
        <w:pPr>
          <w:tabs>
            <w:tab w:val="right" w:pos="2608"/>
            <w:tab w:val="left" w:pos="2892"/>
          </w:tabs>
          <w:spacing w:before="80" w:line="260" w:lineRule="atLeast"/>
          <w:ind w:left="2892" w:right="284" w:hanging="851"/>
        </w:pPr>
      </w:pPrChange>
    </w:pPr>
    <w:rPr>
      <w:rPrChange w:id="45" w:author="Author">
        <w:rPr>
          <w:sz w:val="24"/>
          <w:lang w:val="en-AU" w:eastAsia="en-AU" w:bidi="ar-SA"/>
        </w:rPr>
      </w:rPrChange>
    </w:rPr>
  </w:style>
  <w:style w:type="paragraph" w:customStyle="1" w:styleId="zIndentI0">
    <w:name w:val="zIndent(I)"/>
    <w:basedOn w:val="Normal"/>
    <w:pPr>
      <w:tabs>
        <w:tab w:val="right" w:pos="3459"/>
        <w:tab w:val="left" w:pos="3771"/>
      </w:tabs>
      <w:spacing w:before="80" w:line="260" w:lineRule="atLeast"/>
      <w:ind w:left="3743" w:right="284" w:hanging="851"/>
      <w:pPrChange w:id="46" w:author="Author">
        <w:pPr>
          <w:tabs>
            <w:tab w:val="right" w:pos="3459"/>
            <w:tab w:val="left" w:pos="3771"/>
          </w:tabs>
          <w:spacing w:before="80" w:line="260" w:lineRule="atLeast"/>
          <w:ind w:left="3743" w:right="284" w:hanging="851"/>
        </w:pPr>
      </w:pPrChange>
    </w:pPr>
    <w:rPr>
      <w:rPrChange w:id="46" w:author="Author">
        <w:rPr>
          <w:sz w:val="24"/>
          <w:lang w:val="en-AU" w:eastAsia="en-AU" w:bidi="ar-SA"/>
        </w:rPr>
      </w:rPrChange>
    </w:rPr>
  </w:style>
  <w:style w:type="paragraph" w:customStyle="1" w:styleId="yPenstart">
    <w:name w:val="yPenstart"/>
    <w:basedOn w:val="Penstart"/>
    <w:rsid w:val="003C42AF"/>
    <w:pPr>
      <w:spacing w:line="240" w:lineRule="auto"/>
    </w:pPr>
    <w:rPr>
      <w:sz w:val="22"/>
    </w:rPr>
  </w:style>
  <w:style w:type="paragraph" w:customStyle="1" w:styleId="yPenpara">
    <w:name w:val="yPenpara"/>
    <w:basedOn w:val="Penpara"/>
    <w:rsid w:val="003C42AF"/>
    <w:pPr>
      <w:spacing w:line="240" w:lineRule="auto"/>
    </w:pPr>
    <w:rPr>
      <w:sz w:val="22"/>
    </w:rPr>
  </w:style>
  <w:style w:type="paragraph" w:customStyle="1" w:styleId="yPensubpara">
    <w:name w:val="yPensubpara"/>
    <w:basedOn w:val="Pensubpara"/>
    <w:rsid w:val="003C42AF"/>
    <w:pPr>
      <w:spacing w:line="240" w:lineRule="auto"/>
    </w:pPr>
    <w:rPr>
      <w:sz w:val="22"/>
    </w:rPr>
  </w:style>
  <w:style w:type="paragraph" w:customStyle="1" w:styleId="yPenitem">
    <w:name w:val="yPenitem"/>
    <w:basedOn w:val="Penitem"/>
    <w:rsid w:val="003C42AF"/>
    <w:pPr>
      <w:spacing w:line="240" w:lineRule="auto"/>
    </w:pPr>
    <w:rPr>
      <w:sz w:val="22"/>
    </w:rPr>
  </w:style>
  <w:style w:type="paragraph" w:customStyle="1" w:styleId="zPenpara">
    <w:name w:val="zPenpara"/>
    <w:basedOn w:val="Normal"/>
    <w:pPr>
      <w:tabs>
        <w:tab w:val="right" w:pos="2155"/>
        <w:tab w:val="left" w:pos="2438"/>
      </w:tabs>
      <w:spacing w:before="80" w:line="260" w:lineRule="atLeast"/>
      <w:ind w:left="2552" w:right="284" w:hanging="2183"/>
      <w:pPrChange w:id="47" w:author="Author">
        <w:pPr>
          <w:tabs>
            <w:tab w:val="right" w:pos="2155"/>
            <w:tab w:val="left" w:pos="2438"/>
          </w:tabs>
          <w:spacing w:before="80" w:line="260" w:lineRule="atLeast"/>
          <w:ind w:left="2552" w:right="284" w:hanging="2183"/>
        </w:pPr>
      </w:pPrChange>
    </w:pPr>
    <w:rPr>
      <w:rPrChange w:id="47" w:author="Author">
        <w:rPr>
          <w:sz w:val="24"/>
          <w:lang w:val="en-AU" w:eastAsia="en-AU" w:bidi="ar-SA"/>
        </w:rPr>
      </w:rPrChange>
    </w:rPr>
  </w:style>
  <w:style w:type="paragraph" w:customStyle="1" w:styleId="zPensubpara">
    <w:name w:val="zPensubpara"/>
    <w:basedOn w:val="Normal"/>
    <w:pPr>
      <w:tabs>
        <w:tab w:val="right" w:pos="2608"/>
        <w:tab w:val="left" w:pos="2892"/>
      </w:tabs>
      <w:spacing w:before="160" w:line="260" w:lineRule="atLeast"/>
      <w:ind w:left="2892" w:right="284" w:hanging="851"/>
      <w:pPrChange w:id="48" w:author="Author">
        <w:pPr>
          <w:tabs>
            <w:tab w:val="right" w:pos="2608"/>
            <w:tab w:val="left" w:pos="2892"/>
          </w:tabs>
          <w:spacing w:before="160" w:line="260" w:lineRule="atLeast"/>
          <w:ind w:left="2892" w:right="284" w:hanging="851"/>
        </w:pPr>
      </w:pPrChange>
    </w:pPr>
    <w:rPr>
      <w:rPrChange w:id="48" w:author="Author">
        <w:rPr>
          <w:sz w:val="24"/>
          <w:lang w:val="en-AU" w:eastAsia="en-AU" w:bidi="ar-SA"/>
        </w:rPr>
      </w:rPrChange>
    </w:rPr>
  </w:style>
  <w:style w:type="paragraph" w:customStyle="1" w:styleId="zPenitem">
    <w:name w:val="zPenitem"/>
    <w:basedOn w:val="Normal"/>
    <w:pPr>
      <w:tabs>
        <w:tab w:val="right" w:pos="3402"/>
        <w:tab w:val="left" w:pos="3686"/>
      </w:tabs>
      <w:spacing w:before="80" w:line="260" w:lineRule="atLeast"/>
      <w:ind w:left="3686" w:right="284" w:hanging="851"/>
      <w:pPrChange w:id="49" w:author="Author">
        <w:pPr>
          <w:tabs>
            <w:tab w:val="right" w:pos="3402"/>
            <w:tab w:val="left" w:pos="3686"/>
          </w:tabs>
          <w:spacing w:before="80" w:line="260" w:lineRule="atLeast"/>
          <w:ind w:left="3686" w:right="284" w:hanging="851"/>
        </w:pPr>
      </w:pPrChange>
    </w:pPr>
    <w:rPr>
      <w:rPrChange w:id="49" w:author="Author">
        <w:rPr>
          <w:sz w:val="24"/>
          <w:lang w:val="en-AU" w:eastAsia="en-AU" w:bidi="ar-SA"/>
        </w:rPr>
      </w:rPrChange>
    </w:rPr>
  </w:style>
  <w:style w:type="paragraph" w:customStyle="1" w:styleId="yDefpara">
    <w:name w:val="yDefpara"/>
    <w:rsid w:val="003C42AF"/>
    <w:pPr>
      <w:tabs>
        <w:tab w:val="right" w:pos="1332"/>
      </w:tabs>
      <w:spacing w:before="80"/>
      <w:ind w:left="1616" w:hanging="1616"/>
    </w:pPr>
    <w:rPr>
      <w:snapToGrid w:val="0"/>
      <w:sz w:val="22"/>
      <w:lang w:val="en-AU" w:eastAsia="en-AU"/>
    </w:rPr>
  </w:style>
  <w:style w:type="paragraph" w:customStyle="1" w:styleId="yDefstart">
    <w:name w:val="yDefstart"/>
    <w:rsid w:val="003C42AF"/>
    <w:pPr>
      <w:spacing w:before="80"/>
      <w:ind w:left="879" w:hanging="879"/>
    </w:pPr>
    <w:rPr>
      <w:snapToGrid w:val="0"/>
      <w:sz w:val="22"/>
      <w:lang w:val="en-AU" w:eastAsia="en-AU"/>
    </w:rPr>
  </w:style>
  <w:style w:type="paragraph" w:customStyle="1" w:styleId="yDefsubpara">
    <w:name w:val="yDefsubpara"/>
    <w:rsid w:val="003C42AF"/>
    <w:pPr>
      <w:keepLines/>
      <w:tabs>
        <w:tab w:val="right" w:pos="2041"/>
      </w:tabs>
      <w:spacing w:before="80"/>
      <w:ind w:left="2325" w:hanging="2325"/>
    </w:pPr>
    <w:rPr>
      <w:snapToGrid w:val="0"/>
      <w:sz w:val="22"/>
      <w:lang w:val="en-AU" w:eastAsia="en-AU"/>
    </w:rPr>
  </w:style>
  <w:style w:type="paragraph" w:customStyle="1" w:styleId="yDefitem">
    <w:name w:val="yDefitem"/>
    <w:rsid w:val="003C42AF"/>
    <w:pPr>
      <w:tabs>
        <w:tab w:val="right" w:pos="2892"/>
      </w:tabs>
      <w:spacing w:before="80"/>
      <w:ind w:left="3204" w:hanging="3204"/>
    </w:pPr>
    <w:rPr>
      <w:snapToGrid w:val="0"/>
      <w:sz w:val="22"/>
      <w:lang w:val="en-AU" w:eastAsia="en-AU"/>
    </w:rPr>
  </w:style>
  <w:style w:type="paragraph" w:customStyle="1" w:styleId="zDefstart">
    <w:name w:val="zDefstart"/>
    <w:rsid w:val="003C42AF"/>
    <w:pPr>
      <w:spacing w:before="80" w:line="260" w:lineRule="atLeast"/>
      <w:ind w:left="1446" w:right="284" w:hanging="879"/>
    </w:pPr>
    <w:rPr>
      <w:snapToGrid w:val="0"/>
      <w:sz w:val="24"/>
      <w:lang w:val="en-AU" w:eastAsia="en-AU"/>
    </w:rPr>
  </w:style>
  <w:style w:type="paragraph" w:customStyle="1" w:styleId="zDefpara">
    <w:name w:val="zDefpara"/>
    <w:rsid w:val="003C42AF"/>
    <w:pPr>
      <w:tabs>
        <w:tab w:val="right" w:pos="1899"/>
      </w:tabs>
      <w:spacing w:before="80" w:line="260" w:lineRule="atLeast"/>
      <w:ind w:left="2183" w:right="284" w:hanging="1616"/>
    </w:pPr>
    <w:rPr>
      <w:snapToGrid w:val="0"/>
      <w:sz w:val="24"/>
      <w:lang w:val="en-AU" w:eastAsia="en-AU"/>
    </w:rPr>
  </w:style>
  <w:style w:type="paragraph" w:customStyle="1" w:styleId="zDefsubpara">
    <w:name w:val="zDefsubpara"/>
    <w:rsid w:val="003C42AF"/>
    <w:pPr>
      <w:keepLines/>
      <w:tabs>
        <w:tab w:val="right" w:pos="2608"/>
      </w:tabs>
      <w:spacing w:before="80" w:line="260" w:lineRule="atLeast"/>
      <w:ind w:left="2892" w:right="284" w:hanging="2325"/>
    </w:pPr>
    <w:rPr>
      <w:snapToGrid w:val="0"/>
      <w:sz w:val="24"/>
      <w:lang w:val="en-AU" w:eastAsia="en-AU"/>
    </w:rPr>
  </w:style>
  <w:style w:type="paragraph" w:customStyle="1" w:styleId="zDefitem">
    <w:name w:val="zDefitem"/>
    <w:rsid w:val="003C42AF"/>
    <w:pPr>
      <w:tabs>
        <w:tab w:val="right" w:pos="3459"/>
      </w:tabs>
      <w:spacing w:before="80" w:line="260" w:lineRule="atLeast"/>
      <w:ind w:left="3686" w:right="284" w:hanging="3119"/>
    </w:pPr>
    <w:rPr>
      <w:snapToGrid w:val="0"/>
      <w:sz w:val="24"/>
      <w:lang w:val="en-AU" w:eastAsia="en-AU"/>
    </w:rPr>
  </w:style>
  <w:style w:type="paragraph" w:customStyle="1" w:styleId="zyDefpara">
    <w:name w:val="zyDefpara"/>
    <w:rsid w:val="003C42AF"/>
    <w:pPr>
      <w:tabs>
        <w:tab w:val="right" w:pos="1899"/>
      </w:tabs>
      <w:spacing w:before="80"/>
      <w:ind w:left="2183" w:right="284" w:hanging="1616"/>
    </w:pPr>
    <w:rPr>
      <w:snapToGrid w:val="0"/>
      <w:sz w:val="22"/>
      <w:lang w:val="en-AU" w:eastAsia="en-AU"/>
    </w:rPr>
  </w:style>
  <w:style w:type="paragraph" w:customStyle="1" w:styleId="zyDefstart">
    <w:name w:val="zyDefstart"/>
    <w:rsid w:val="003C42AF"/>
    <w:pPr>
      <w:spacing w:before="80"/>
      <w:ind w:left="1446" w:right="284" w:hanging="879"/>
    </w:pPr>
    <w:rPr>
      <w:snapToGrid w:val="0"/>
      <w:sz w:val="22"/>
      <w:lang w:val="en-AU" w:eastAsia="en-AU"/>
    </w:rPr>
  </w:style>
  <w:style w:type="paragraph" w:customStyle="1" w:styleId="zyDefsubpara">
    <w:name w:val="zyDefsubpara"/>
    <w:rsid w:val="003C42AF"/>
    <w:pPr>
      <w:keepLines/>
      <w:tabs>
        <w:tab w:val="right" w:pos="2608"/>
      </w:tabs>
      <w:spacing w:before="80"/>
      <w:ind w:left="2892" w:right="284" w:hanging="2325"/>
    </w:pPr>
    <w:rPr>
      <w:snapToGrid w:val="0"/>
      <w:sz w:val="22"/>
      <w:lang w:val="en-AU" w:eastAsia="en-AU"/>
    </w:rPr>
  </w:style>
  <w:style w:type="paragraph" w:customStyle="1" w:styleId="zyHeading1">
    <w:name w:val="zyHeading 1"/>
    <w:basedOn w:val="zHeading1"/>
    <w:rsid w:val="003C42AF"/>
    <w:pPr>
      <w:spacing w:line="240" w:lineRule="auto"/>
    </w:pPr>
    <w:rPr>
      <w:sz w:val="32"/>
    </w:rPr>
  </w:style>
  <w:style w:type="paragraph" w:customStyle="1" w:styleId="zyHeading2">
    <w:name w:val="zyHeading 2"/>
    <w:basedOn w:val="zHeading2"/>
    <w:rsid w:val="003C42AF"/>
    <w:pPr>
      <w:spacing w:line="240" w:lineRule="auto"/>
    </w:pPr>
    <w:rPr>
      <w:sz w:val="28"/>
    </w:rPr>
  </w:style>
  <w:style w:type="paragraph" w:customStyle="1" w:styleId="zyHeading3">
    <w:name w:val="zyHeading 3"/>
    <w:basedOn w:val="zHeading3"/>
    <w:rsid w:val="003C42AF"/>
    <w:pPr>
      <w:spacing w:line="240" w:lineRule="auto"/>
    </w:pPr>
    <w:rPr>
      <w:sz w:val="24"/>
    </w:rPr>
  </w:style>
  <w:style w:type="paragraph" w:customStyle="1" w:styleId="zyHeading4">
    <w:name w:val="zyHeading 4"/>
    <w:basedOn w:val="zHeading4"/>
    <w:rsid w:val="003C42AF"/>
    <w:rPr>
      <w:sz w:val="22"/>
    </w:rPr>
  </w:style>
  <w:style w:type="paragraph" w:customStyle="1" w:styleId="zyHeading5">
    <w:name w:val="zyHeading 5"/>
    <w:basedOn w:val="zHeading5"/>
    <w:rsid w:val="003C42AF"/>
    <w:pPr>
      <w:spacing w:line="240" w:lineRule="auto"/>
    </w:pPr>
    <w:rPr>
      <w:sz w:val="22"/>
    </w:rPr>
  </w:style>
  <w:style w:type="paragraph" w:customStyle="1" w:styleId="zyIndenta">
    <w:name w:val="zyIndent(a)"/>
    <w:basedOn w:val="zIndenta"/>
    <w:rsid w:val="003C42AF"/>
    <w:pPr>
      <w:spacing w:line="240" w:lineRule="auto"/>
    </w:pPr>
    <w:rPr>
      <w:sz w:val="22"/>
    </w:rPr>
  </w:style>
  <w:style w:type="paragraph" w:customStyle="1" w:styleId="zyIndentA0">
    <w:name w:val="zyIndent(A)"/>
    <w:basedOn w:val="zIndentA0"/>
    <w:rsid w:val="003C42AF"/>
    <w:pPr>
      <w:spacing w:line="240" w:lineRule="auto"/>
    </w:pPr>
    <w:rPr>
      <w:sz w:val="22"/>
    </w:rPr>
  </w:style>
  <w:style w:type="paragraph" w:customStyle="1" w:styleId="zyIndenti">
    <w:name w:val="zyIndent(i)"/>
    <w:basedOn w:val="zIndenti"/>
    <w:rsid w:val="003C42AF"/>
    <w:pPr>
      <w:spacing w:line="240" w:lineRule="auto"/>
    </w:pPr>
    <w:rPr>
      <w:sz w:val="22"/>
    </w:rPr>
  </w:style>
  <w:style w:type="paragraph" w:customStyle="1" w:styleId="zyIndentI0">
    <w:name w:val="zyIndent(I)"/>
    <w:basedOn w:val="zIndentI0"/>
    <w:rsid w:val="003C42AF"/>
    <w:pPr>
      <w:spacing w:line="240" w:lineRule="auto"/>
    </w:pPr>
    <w:rPr>
      <w:sz w:val="22"/>
    </w:rPr>
  </w:style>
  <w:style w:type="paragraph" w:customStyle="1" w:styleId="zyPenitem">
    <w:name w:val="zyPenitem"/>
    <w:basedOn w:val="zPenitem"/>
    <w:rsid w:val="003C42AF"/>
    <w:pPr>
      <w:spacing w:line="240" w:lineRule="auto"/>
    </w:pPr>
    <w:rPr>
      <w:sz w:val="22"/>
    </w:rPr>
  </w:style>
  <w:style w:type="paragraph" w:customStyle="1" w:styleId="zyPenpara">
    <w:name w:val="zyPenpara"/>
    <w:basedOn w:val="zPenpara"/>
    <w:rsid w:val="003C42AF"/>
    <w:pPr>
      <w:spacing w:line="240" w:lineRule="auto"/>
    </w:pPr>
    <w:rPr>
      <w:sz w:val="22"/>
    </w:rPr>
  </w:style>
  <w:style w:type="paragraph" w:customStyle="1" w:styleId="zyPenstart">
    <w:name w:val="zyPenstart"/>
    <w:basedOn w:val="zPenstart"/>
    <w:rsid w:val="003C42AF"/>
    <w:pPr>
      <w:spacing w:line="240" w:lineRule="auto"/>
    </w:pPr>
    <w:rPr>
      <w:sz w:val="22"/>
    </w:rPr>
  </w:style>
  <w:style w:type="paragraph" w:customStyle="1" w:styleId="zyPensubpara">
    <w:name w:val="zyPensubpara"/>
    <w:basedOn w:val="zPensubpara"/>
    <w:rsid w:val="003C42AF"/>
    <w:pPr>
      <w:spacing w:line="240" w:lineRule="auto"/>
      <w:ind w:left="3459" w:hanging="2892"/>
    </w:pPr>
    <w:rPr>
      <w:sz w:val="22"/>
    </w:rPr>
  </w:style>
  <w:style w:type="paragraph" w:customStyle="1" w:styleId="zySubsection">
    <w:name w:val="zySubsection"/>
    <w:basedOn w:val="zSubsection"/>
    <w:rsid w:val="003C42AF"/>
    <w:pPr>
      <w:spacing w:line="240" w:lineRule="auto"/>
    </w:pPr>
    <w:rPr>
      <w:sz w:val="22"/>
    </w:rPr>
  </w:style>
  <w:style w:type="paragraph" w:styleId="BlockText">
    <w:name w:val="Block Text"/>
    <w:basedOn w:val="Normal"/>
    <w:semiHidden/>
    <w:pPr>
      <w:spacing w:after="120"/>
      <w:ind w:left="1440" w:right="1440"/>
      <w:pPrChange w:id="50" w:author="Author">
        <w:pPr>
          <w:spacing w:after="120"/>
          <w:ind w:left="1440" w:right="1440"/>
        </w:pPr>
      </w:pPrChange>
    </w:pPr>
    <w:rPr>
      <w:rPrChange w:id="50" w:author="Author">
        <w:rPr>
          <w:sz w:val="24"/>
          <w:lang w:val="en-AU" w:eastAsia="en-AU" w:bidi="ar-SA"/>
        </w:rPr>
      </w:rPrChange>
    </w:rPr>
  </w:style>
  <w:style w:type="paragraph" w:styleId="BodyText2">
    <w:name w:val="Body Text 2"/>
    <w:basedOn w:val="Normal"/>
    <w:link w:val="BodyText2Char"/>
    <w:semiHidden/>
    <w:pPr>
      <w:spacing w:after="120" w:line="480" w:lineRule="auto"/>
      <w:pPrChange w:id="51" w:author="Author">
        <w:pPr>
          <w:spacing w:after="120" w:line="480" w:lineRule="auto"/>
        </w:pPr>
      </w:pPrChange>
    </w:pPr>
    <w:rPr>
      <w:rPrChange w:id="51" w:author="Author">
        <w:rPr>
          <w:sz w:val="24"/>
          <w:lang w:val="en-AU" w:eastAsia="en-AU" w:bidi="ar-SA"/>
        </w:rPr>
      </w:rPrChange>
    </w:rPr>
  </w:style>
  <w:style w:type="character" w:customStyle="1" w:styleId="BodyText2Char">
    <w:name w:val="Body Text 2 Char"/>
    <w:basedOn w:val="DefaultParagraphFont"/>
    <w:link w:val="BodyText2"/>
    <w:semiHidden/>
    <w:rsid w:val="003C42AF"/>
    <w:rPr>
      <w:sz w:val="24"/>
      <w:lang w:val="en-AU" w:eastAsia="en-AU"/>
    </w:rPr>
  </w:style>
  <w:style w:type="paragraph" w:styleId="BodyText3">
    <w:name w:val="Body Text 3"/>
    <w:basedOn w:val="Normal"/>
    <w:link w:val="BodyText3Char"/>
    <w:semiHidden/>
    <w:rsid w:val="003C42AF"/>
    <w:pPr>
      <w:spacing w:after="120"/>
    </w:pPr>
    <w:rPr>
      <w:sz w:val="18"/>
    </w:rPr>
  </w:style>
  <w:style w:type="character" w:customStyle="1" w:styleId="BodyText3Char">
    <w:name w:val="Body Text 3 Char"/>
    <w:basedOn w:val="DefaultParagraphFont"/>
    <w:link w:val="BodyText3"/>
    <w:semiHidden/>
    <w:rsid w:val="003C42AF"/>
    <w:rPr>
      <w:sz w:val="18"/>
      <w:lang w:val="en-AU" w:eastAsia="en-AU"/>
    </w:rPr>
  </w:style>
  <w:style w:type="paragraph" w:styleId="BodyTextFirstIndent">
    <w:name w:val="Body Text First Indent"/>
    <w:basedOn w:val="BodyText"/>
    <w:link w:val="BodyTextFirstIndentChar"/>
    <w:semiHidden/>
    <w:pPr>
      <w:ind w:firstLine="210"/>
      <w:pPrChange w:id="52" w:author="Author">
        <w:pPr>
          <w:spacing w:after="120"/>
          <w:ind w:firstLine="210"/>
        </w:pPr>
      </w:pPrChange>
    </w:pPr>
    <w:rPr>
      <w:rPrChange w:id="52" w:author="Author">
        <w:rPr>
          <w:sz w:val="24"/>
          <w:lang w:val="en-AU" w:eastAsia="en-AU" w:bidi="ar-SA"/>
        </w:rPr>
      </w:rPrChange>
    </w:rPr>
  </w:style>
  <w:style w:type="character" w:customStyle="1" w:styleId="BodyTextFirstIndentChar">
    <w:name w:val="Body Text First Indent Char"/>
    <w:basedOn w:val="BodyTextChar"/>
    <w:link w:val="BodyTextFirstIndent"/>
    <w:semiHidden/>
    <w:rsid w:val="003C42AF"/>
    <w:rPr>
      <w:sz w:val="24"/>
      <w:lang w:val="en-AU" w:eastAsia="en-AU"/>
    </w:rPr>
  </w:style>
  <w:style w:type="paragraph" w:styleId="BodyTextFirstIndent2">
    <w:name w:val="Body Text First Indent 2"/>
    <w:basedOn w:val="BodyTextIndent"/>
    <w:link w:val="BodyTextFirstIndent2Char"/>
    <w:semiHidden/>
    <w:pPr>
      <w:ind w:firstLine="210"/>
      <w:pPrChange w:id="53" w:author="Author">
        <w:pPr>
          <w:spacing w:after="120"/>
          <w:ind w:left="283" w:firstLine="210"/>
        </w:pPr>
      </w:pPrChange>
    </w:pPr>
    <w:rPr>
      <w:rPrChange w:id="53" w:author="Author">
        <w:rPr>
          <w:sz w:val="24"/>
          <w:lang w:val="en-AU" w:eastAsia="en-AU" w:bidi="ar-SA"/>
        </w:rPr>
      </w:rPrChange>
    </w:rPr>
  </w:style>
  <w:style w:type="character" w:customStyle="1" w:styleId="BodyTextFirstIndent2Char">
    <w:name w:val="Body Text First Indent 2 Char"/>
    <w:basedOn w:val="BodyTextIndentChar"/>
    <w:link w:val="BodyTextFirstIndent2"/>
    <w:semiHidden/>
    <w:rsid w:val="003C42AF"/>
    <w:rPr>
      <w:sz w:val="24"/>
      <w:lang w:val="en-AU" w:eastAsia="en-AU"/>
    </w:rPr>
  </w:style>
  <w:style w:type="paragraph" w:styleId="BodyTextIndent3">
    <w:name w:val="Body Text Indent 3"/>
    <w:basedOn w:val="Normal"/>
    <w:link w:val="BodyTextIndent3Char"/>
    <w:semiHidden/>
    <w:pPr>
      <w:spacing w:after="120"/>
      <w:ind w:left="283"/>
      <w:pPrChange w:id="54" w:author="Author">
        <w:pPr>
          <w:spacing w:after="120"/>
          <w:ind w:left="283"/>
        </w:pPr>
      </w:pPrChange>
    </w:pPr>
    <w:rPr>
      <w:sz w:val="18"/>
      <w:rPrChange w:id="54" w:author="Author">
        <w:rPr>
          <w:sz w:val="18"/>
          <w:lang w:val="en-AU" w:eastAsia="en-AU" w:bidi="ar-SA"/>
        </w:rPr>
      </w:rPrChange>
    </w:rPr>
  </w:style>
  <w:style w:type="character" w:customStyle="1" w:styleId="BodyTextIndent3Char">
    <w:name w:val="Body Text Indent 3 Char"/>
    <w:basedOn w:val="DefaultParagraphFont"/>
    <w:link w:val="BodyTextIndent3"/>
    <w:rsid w:val="003C42AF"/>
    <w:rPr>
      <w:sz w:val="18"/>
      <w:lang w:val="en-AU" w:eastAsia="en-AU"/>
    </w:rPr>
  </w:style>
  <w:style w:type="paragraph" w:styleId="Caption">
    <w:name w:val="caption"/>
    <w:basedOn w:val="Normal"/>
    <w:next w:val="Normal"/>
    <w:qFormat/>
    <w:pPr>
      <w:spacing w:before="120" w:after="120"/>
      <w:pPrChange w:id="55" w:author="Author">
        <w:pPr>
          <w:spacing w:before="120" w:after="120"/>
        </w:pPr>
      </w:pPrChange>
    </w:pPr>
    <w:rPr>
      <w:b/>
      <w:rPrChange w:id="55" w:author="Author">
        <w:rPr>
          <w:b/>
          <w:sz w:val="24"/>
          <w:lang w:val="en-AU" w:eastAsia="en-AU" w:bidi="ar-SA"/>
        </w:rPr>
      </w:rPrChange>
    </w:rPr>
  </w:style>
  <w:style w:type="paragraph" w:styleId="Closing">
    <w:name w:val="Closing"/>
    <w:basedOn w:val="Normal"/>
    <w:link w:val="ClosingChar"/>
    <w:semiHidden/>
    <w:pPr>
      <w:ind w:left="4252"/>
      <w:pPrChange w:id="56" w:author="Author">
        <w:pPr>
          <w:ind w:left="4252"/>
        </w:pPr>
      </w:pPrChange>
    </w:pPr>
    <w:rPr>
      <w:rPrChange w:id="56" w:author="Author">
        <w:rPr>
          <w:sz w:val="24"/>
          <w:lang w:val="en-AU" w:eastAsia="en-AU" w:bidi="ar-SA"/>
        </w:rPr>
      </w:rPrChange>
    </w:rPr>
  </w:style>
  <w:style w:type="character" w:customStyle="1" w:styleId="ClosingChar">
    <w:name w:val="Closing Char"/>
    <w:basedOn w:val="DefaultParagraphFont"/>
    <w:link w:val="Closing"/>
    <w:semiHidden/>
    <w:rsid w:val="003C42AF"/>
    <w:rPr>
      <w:sz w:val="24"/>
      <w:lang w:val="en-AU" w:eastAsia="en-AU"/>
    </w:rPr>
  </w:style>
  <w:style w:type="paragraph" w:styleId="Date">
    <w:name w:val="Date"/>
    <w:basedOn w:val="Normal"/>
    <w:next w:val="Normal"/>
    <w:link w:val="DateChar"/>
    <w:semiHidden/>
    <w:pPr>
      <w:pPrChange w:id="57" w:author="Author">
        <w:pPr/>
      </w:pPrChange>
    </w:pPr>
    <w:rPr>
      <w:rPrChange w:id="57" w:author="Author">
        <w:rPr>
          <w:sz w:val="24"/>
          <w:lang w:val="en-AU" w:eastAsia="en-AU" w:bidi="ar-SA"/>
        </w:rPr>
      </w:rPrChange>
    </w:rPr>
  </w:style>
  <w:style w:type="character" w:customStyle="1" w:styleId="DateChar">
    <w:name w:val="Date Char"/>
    <w:basedOn w:val="DefaultParagraphFont"/>
    <w:link w:val="Date"/>
    <w:semiHidden/>
    <w:rsid w:val="003C42AF"/>
    <w:rPr>
      <w:sz w:val="24"/>
      <w:lang w:val="en-AU" w:eastAsia="en-AU"/>
    </w:rPr>
  </w:style>
  <w:style w:type="character" w:styleId="Emphasis">
    <w:name w:val="Emphasis"/>
    <w:basedOn w:val="DefaultParagraphFont"/>
    <w:qFormat/>
    <w:rsid w:val="003C42AF"/>
    <w:rPr>
      <w:i/>
      <w:sz w:val="24"/>
    </w:rPr>
  </w:style>
  <w:style w:type="paragraph" w:styleId="EndnoteText">
    <w:name w:val="endnote text"/>
    <w:basedOn w:val="Normal"/>
    <w:link w:val="EndnoteTextChar"/>
    <w:semiHidden/>
    <w:pPr>
      <w:pPrChange w:id="58" w:author="Author">
        <w:pPr/>
      </w:pPrChange>
    </w:pPr>
    <w:rPr>
      <w:rPrChange w:id="58" w:author="Author">
        <w:rPr>
          <w:sz w:val="24"/>
          <w:lang w:val="en-AU" w:eastAsia="en-AU" w:bidi="ar-SA"/>
        </w:rPr>
      </w:rPrChange>
    </w:rPr>
  </w:style>
  <w:style w:type="character" w:customStyle="1" w:styleId="EndnoteTextChar">
    <w:name w:val="Endnote Text Char"/>
    <w:basedOn w:val="DefaultParagraphFont"/>
    <w:link w:val="EndnoteText"/>
    <w:semiHidden/>
    <w:rsid w:val="003C42AF"/>
    <w:rPr>
      <w:sz w:val="24"/>
      <w:lang w:val="en-AU" w:eastAsia="en-AU"/>
    </w:rPr>
  </w:style>
  <w:style w:type="paragraph" w:styleId="EnvelopeAddress">
    <w:name w:val="envelope address"/>
    <w:basedOn w:val="Normal"/>
    <w:semiHidden/>
    <w:pPr>
      <w:framePr w:w="7920" w:h="1980" w:hRule="exact" w:hSpace="180" w:wrap="auto" w:hAnchor="page" w:xAlign="center" w:yAlign="bottom"/>
      <w:ind w:left="2880"/>
      <w:pPrChange w:id="59" w:author="Author">
        <w:pPr>
          <w:framePr w:w="7920" w:h="1980" w:hRule="exact" w:hSpace="180" w:wrap="auto" w:hAnchor="page" w:xAlign="center" w:yAlign="bottom"/>
          <w:ind w:left="2880"/>
        </w:pPr>
      </w:pPrChange>
    </w:pPr>
    <w:rPr>
      <w:rFonts w:ascii="Arial" w:hAnsi="Arial"/>
      <w:sz w:val="26"/>
      <w:rPrChange w:id="59" w:author="Author">
        <w:rPr>
          <w:rFonts w:ascii="Arial" w:hAnsi="Arial"/>
          <w:sz w:val="26"/>
          <w:lang w:val="en-AU" w:eastAsia="en-AU" w:bidi="ar-SA"/>
        </w:rPr>
      </w:rPrChange>
    </w:rPr>
  </w:style>
  <w:style w:type="paragraph" w:styleId="EnvelopeReturn">
    <w:name w:val="envelope return"/>
    <w:basedOn w:val="Normal"/>
    <w:semiHidden/>
    <w:pPr>
      <w:pPrChange w:id="60" w:author="Author">
        <w:pPr/>
      </w:pPrChange>
    </w:pPr>
    <w:rPr>
      <w:rFonts w:ascii="Arial" w:hAnsi="Arial"/>
      <w:rPrChange w:id="60" w:author="Author">
        <w:rPr>
          <w:rFonts w:ascii="Arial" w:hAnsi="Arial"/>
          <w:sz w:val="24"/>
          <w:lang w:val="en-AU" w:eastAsia="en-AU" w:bidi="ar-SA"/>
        </w:rPr>
      </w:rPrChange>
    </w:rPr>
  </w:style>
  <w:style w:type="paragraph" w:styleId="Index1">
    <w:name w:val="index 1"/>
    <w:basedOn w:val="Normal"/>
    <w:next w:val="Normal"/>
    <w:autoRedefine/>
    <w:semiHidden/>
    <w:pPr>
      <w:ind w:left="200" w:hanging="200"/>
      <w:pPrChange w:id="61" w:author="Author">
        <w:pPr>
          <w:ind w:left="200" w:hanging="200"/>
        </w:pPr>
      </w:pPrChange>
    </w:pPr>
    <w:rPr>
      <w:rPrChange w:id="61" w:author="Author">
        <w:rPr>
          <w:sz w:val="24"/>
          <w:lang w:val="en-AU" w:eastAsia="en-AU" w:bidi="ar-SA"/>
        </w:rPr>
      </w:rPrChange>
    </w:rPr>
  </w:style>
  <w:style w:type="paragraph" w:styleId="Index2">
    <w:name w:val="index 2"/>
    <w:basedOn w:val="Normal"/>
    <w:next w:val="Normal"/>
    <w:autoRedefine/>
    <w:semiHidden/>
    <w:pPr>
      <w:ind w:left="400" w:hanging="200"/>
      <w:pPrChange w:id="62" w:author="Author">
        <w:pPr>
          <w:ind w:left="400" w:hanging="200"/>
        </w:pPr>
      </w:pPrChange>
    </w:pPr>
    <w:rPr>
      <w:rPrChange w:id="62" w:author="Author">
        <w:rPr>
          <w:sz w:val="24"/>
          <w:lang w:val="en-AU" w:eastAsia="en-AU" w:bidi="ar-SA"/>
        </w:rPr>
      </w:rPrChange>
    </w:rPr>
  </w:style>
  <w:style w:type="paragraph" w:styleId="Index3">
    <w:name w:val="index 3"/>
    <w:basedOn w:val="Normal"/>
    <w:next w:val="Normal"/>
    <w:autoRedefine/>
    <w:semiHidden/>
    <w:pPr>
      <w:ind w:left="600" w:hanging="200"/>
      <w:pPrChange w:id="63" w:author="Author">
        <w:pPr>
          <w:ind w:left="600" w:hanging="200"/>
        </w:pPr>
      </w:pPrChange>
    </w:pPr>
    <w:rPr>
      <w:rPrChange w:id="63" w:author="Author">
        <w:rPr>
          <w:sz w:val="24"/>
          <w:lang w:val="en-AU" w:eastAsia="en-AU" w:bidi="ar-SA"/>
        </w:rPr>
      </w:rPrChange>
    </w:rPr>
  </w:style>
  <w:style w:type="paragraph" w:styleId="Index4">
    <w:name w:val="index 4"/>
    <w:basedOn w:val="Normal"/>
    <w:next w:val="Normal"/>
    <w:autoRedefine/>
    <w:semiHidden/>
    <w:pPr>
      <w:ind w:left="800" w:hanging="200"/>
      <w:pPrChange w:id="64" w:author="Author">
        <w:pPr>
          <w:ind w:left="800" w:hanging="200"/>
        </w:pPr>
      </w:pPrChange>
    </w:pPr>
    <w:rPr>
      <w:rPrChange w:id="64" w:author="Author">
        <w:rPr>
          <w:sz w:val="24"/>
          <w:lang w:val="en-AU" w:eastAsia="en-AU" w:bidi="ar-SA"/>
        </w:rPr>
      </w:rPrChange>
    </w:rPr>
  </w:style>
  <w:style w:type="paragraph" w:styleId="Index5">
    <w:name w:val="index 5"/>
    <w:basedOn w:val="Normal"/>
    <w:next w:val="Normal"/>
    <w:autoRedefine/>
    <w:semiHidden/>
    <w:pPr>
      <w:ind w:left="1000" w:hanging="200"/>
      <w:pPrChange w:id="65" w:author="Author">
        <w:pPr>
          <w:ind w:left="1000" w:hanging="200"/>
        </w:pPr>
      </w:pPrChange>
    </w:pPr>
    <w:rPr>
      <w:rPrChange w:id="65" w:author="Author">
        <w:rPr>
          <w:sz w:val="24"/>
          <w:lang w:val="en-AU" w:eastAsia="en-AU" w:bidi="ar-SA"/>
        </w:rPr>
      </w:rPrChange>
    </w:rPr>
  </w:style>
  <w:style w:type="paragraph" w:styleId="Index6">
    <w:name w:val="index 6"/>
    <w:basedOn w:val="Normal"/>
    <w:next w:val="Normal"/>
    <w:autoRedefine/>
    <w:semiHidden/>
    <w:pPr>
      <w:ind w:left="1200" w:hanging="200"/>
      <w:pPrChange w:id="66" w:author="Author">
        <w:pPr>
          <w:ind w:left="1200" w:hanging="200"/>
        </w:pPr>
      </w:pPrChange>
    </w:pPr>
    <w:rPr>
      <w:rPrChange w:id="66" w:author="Author">
        <w:rPr>
          <w:sz w:val="24"/>
          <w:lang w:val="en-AU" w:eastAsia="en-AU" w:bidi="ar-SA"/>
        </w:rPr>
      </w:rPrChange>
    </w:rPr>
  </w:style>
  <w:style w:type="paragraph" w:styleId="Index7">
    <w:name w:val="index 7"/>
    <w:basedOn w:val="Normal"/>
    <w:next w:val="Normal"/>
    <w:autoRedefine/>
    <w:semiHidden/>
    <w:pPr>
      <w:ind w:left="1400" w:hanging="200"/>
      <w:pPrChange w:id="67" w:author="Author">
        <w:pPr>
          <w:ind w:left="1400" w:hanging="200"/>
        </w:pPr>
      </w:pPrChange>
    </w:pPr>
    <w:rPr>
      <w:rPrChange w:id="67" w:author="Author">
        <w:rPr>
          <w:sz w:val="24"/>
          <w:lang w:val="en-AU" w:eastAsia="en-AU" w:bidi="ar-SA"/>
        </w:rPr>
      </w:rPrChange>
    </w:rPr>
  </w:style>
  <w:style w:type="paragraph" w:styleId="Index8">
    <w:name w:val="index 8"/>
    <w:basedOn w:val="Normal"/>
    <w:next w:val="Normal"/>
    <w:autoRedefine/>
    <w:semiHidden/>
    <w:pPr>
      <w:ind w:left="1600" w:hanging="200"/>
      <w:pPrChange w:id="68" w:author="Author">
        <w:pPr>
          <w:ind w:left="1600" w:hanging="200"/>
        </w:pPr>
      </w:pPrChange>
    </w:pPr>
    <w:rPr>
      <w:rPrChange w:id="68" w:author="Author">
        <w:rPr>
          <w:sz w:val="24"/>
          <w:lang w:val="en-AU" w:eastAsia="en-AU" w:bidi="ar-SA"/>
        </w:rPr>
      </w:rPrChange>
    </w:rPr>
  </w:style>
  <w:style w:type="paragraph" w:styleId="Index9">
    <w:name w:val="index 9"/>
    <w:basedOn w:val="Normal"/>
    <w:next w:val="Normal"/>
    <w:autoRedefine/>
    <w:semiHidden/>
    <w:pPr>
      <w:ind w:left="1800" w:hanging="200"/>
      <w:pPrChange w:id="69" w:author="Author">
        <w:pPr>
          <w:ind w:left="1800" w:hanging="200"/>
        </w:pPr>
      </w:pPrChange>
    </w:pPr>
    <w:rPr>
      <w:rPrChange w:id="69" w:author="Author">
        <w:rPr>
          <w:sz w:val="24"/>
          <w:lang w:val="en-AU" w:eastAsia="en-AU" w:bidi="ar-SA"/>
        </w:rPr>
      </w:rPrChange>
    </w:rPr>
  </w:style>
  <w:style w:type="paragraph" w:styleId="IndexHeading">
    <w:name w:val="index heading"/>
    <w:basedOn w:val="Normal"/>
    <w:next w:val="Index1"/>
    <w:semiHidden/>
    <w:pPr>
      <w:pPrChange w:id="70" w:author="Author">
        <w:pPr/>
      </w:pPrChange>
    </w:pPr>
    <w:rPr>
      <w:rFonts w:ascii="Arial" w:hAnsi="Arial"/>
      <w:b/>
      <w:rPrChange w:id="70" w:author="Author">
        <w:rPr>
          <w:rFonts w:ascii="Arial" w:hAnsi="Arial"/>
          <w:b/>
          <w:sz w:val="24"/>
          <w:lang w:val="en-AU" w:eastAsia="en-AU" w:bidi="ar-SA"/>
        </w:rPr>
      </w:rPrChange>
    </w:rPr>
  </w:style>
  <w:style w:type="paragraph" w:styleId="List2">
    <w:name w:val="List 2"/>
    <w:basedOn w:val="Normal"/>
    <w:semiHidden/>
    <w:pPr>
      <w:ind w:left="566" w:hanging="283"/>
      <w:pPrChange w:id="71" w:author="Author">
        <w:pPr>
          <w:ind w:left="566" w:hanging="283"/>
        </w:pPr>
      </w:pPrChange>
    </w:pPr>
    <w:rPr>
      <w:rPrChange w:id="71" w:author="Author">
        <w:rPr>
          <w:sz w:val="24"/>
          <w:lang w:val="en-AU" w:eastAsia="en-AU" w:bidi="ar-SA"/>
        </w:rPr>
      </w:rPrChange>
    </w:rPr>
  </w:style>
  <w:style w:type="paragraph" w:styleId="List3">
    <w:name w:val="List 3"/>
    <w:basedOn w:val="Normal"/>
    <w:semiHidden/>
    <w:pPr>
      <w:ind w:left="849" w:hanging="283"/>
      <w:pPrChange w:id="72" w:author="Author">
        <w:pPr>
          <w:ind w:left="849" w:hanging="283"/>
        </w:pPr>
      </w:pPrChange>
    </w:pPr>
    <w:rPr>
      <w:rPrChange w:id="72" w:author="Author">
        <w:rPr>
          <w:sz w:val="24"/>
          <w:lang w:val="en-AU" w:eastAsia="en-AU" w:bidi="ar-SA"/>
        </w:rPr>
      </w:rPrChange>
    </w:rPr>
  </w:style>
  <w:style w:type="paragraph" w:styleId="List4">
    <w:name w:val="List 4"/>
    <w:basedOn w:val="Normal"/>
    <w:semiHidden/>
    <w:pPr>
      <w:ind w:left="1132" w:hanging="283"/>
      <w:pPrChange w:id="73" w:author="Author">
        <w:pPr>
          <w:ind w:left="1132" w:hanging="283"/>
        </w:pPr>
      </w:pPrChange>
    </w:pPr>
    <w:rPr>
      <w:rPrChange w:id="73" w:author="Author">
        <w:rPr>
          <w:sz w:val="24"/>
          <w:lang w:val="en-AU" w:eastAsia="en-AU" w:bidi="ar-SA"/>
        </w:rPr>
      </w:rPrChange>
    </w:rPr>
  </w:style>
  <w:style w:type="paragraph" w:styleId="List5">
    <w:name w:val="List 5"/>
    <w:basedOn w:val="Normal"/>
    <w:semiHidden/>
    <w:pPr>
      <w:ind w:left="1415" w:hanging="283"/>
      <w:pPrChange w:id="74" w:author="Author">
        <w:pPr>
          <w:ind w:left="1415" w:hanging="283"/>
        </w:pPr>
      </w:pPrChange>
    </w:pPr>
    <w:rPr>
      <w:rPrChange w:id="74" w:author="Author">
        <w:rPr>
          <w:sz w:val="24"/>
          <w:lang w:val="en-AU" w:eastAsia="en-AU" w:bidi="ar-SA"/>
        </w:rPr>
      </w:rPrChange>
    </w:rPr>
  </w:style>
  <w:style w:type="paragraph" w:styleId="ListBullet2">
    <w:name w:val="List Bullet 2"/>
    <w:basedOn w:val="Normal"/>
    <w:autoRedefine/>
    <w:semiHidden/>
    <w:pPr>
      <w:numPr>
        <w:numId w:val="25"/>
      </w:numPr>
      <w:pPrChange w:id="75" w:author="Author">
        <w:pPr>
          <w:numPr>
            <w:numId w:val="25"/>
          </w:numPr>
          <w:tabs>
            <w:tab w:val="num" w:pos="720"/>
          </w:tabs>
          <w:ind w:left="720" w:hanging="360"/>
        </w:pPr>
      </w:pPrChange>
    </w:pPr>
    <w:rPr>
      <w:rPrChange w:id="75" w:author="Author">
        <w:rPr>
          <w:sz w:val="24"/>
          <w:lang w:val="en-AU" w:eastAsia="en-AU" w:bidi="ar-SA"/>
        </w:rPr>
      </w:rPrChange>
    </w:rPr>
  </w:style>
  <w:style w:type="paragraph" w:styleId="ListBullet3">
    <w:name w:val="List Bullet 3"/>
    <w:basedOn w:val="Normal"/>
    <w:autoRedefine/>
    <w:semiHidden/>
    <w:pPr>
      <w:numPr>
        <w:numId w:val="26"/>
      </w:numPr>
      <w:pPrChange w:id="76" w:author="Author">
        <w:pPr>
          <w:numPr>
            <w:numId w:val="26"/>
          </w:numPr>
          <w:tabs>
            <w:tab w:val="num" w:pos="1080"/>
          </w:tabs>
          <w:ind w:left="1080" w:hanging="360"/>
        </w:pPr>
      </w:pPrChange>
    </w:pPr>
    <w:rPr>
      <w:rPrChange w:id="76" w:author="Author">
        <w:rPr>
          <w:sz w:val="24"/>
          <w:lang w:val="en-AU" w:eastAsia="en-AU" w:bidi="ar-SA"/>
        </w:rPr>
      </w:rPrChange>
    </w:rPr>
  </w:style>
  <w:style w:type="paragraph" w:styleId="ListBullet4">
    <w:name w:val="List Bullet 4"/>
    <w:basedOn w:val="Normal"/>
    <w:autoRedefine/>
    <w:semiHidden/>
    <w:pPr>
      <w:numPr>
        <w:numId w:val="27"/>
      </w:numPr>
      <w:pPrChange w:id="77" w:author="Author">
        <w:pPr>
          <w:numPr>
            <w:numId w:val="27"/>
          </w:numPr>
          <w:tabs>
            <w:tab w:val="num" w:pos="1440"/>
          </w:tabs>
          <w:ind w:left="1440" w:hanging="360"/>
        </w:pPr>
      </w:pPrChange>
    </w:pPr>
    <w:rPr>
      <w:rPrChange w:id="77" w:author="Author">
        <w:rPr>
          <w:sz w:val="24"/>
          <w:lang w:val="en-AU" w:eastAsia="en-AU" w:bidi="ar-SA"/>
        </w:rPr>
      </w:rPrChange>
    </w:rPr>
  </w:style>
  <w:style w:type="paragraph" w:styleId="ListBullet5">
    <w:name w:val="List Bullet 5"/>
    <w:basedOn w:val="Normal"/>
    <w:autoRedefine/>
    <w:semiHidden/>
    <w:pPr>
      <w:numPr>
        <w:numId w:val="28"/>
      </w:numPr>
      <w:pPrChange w:id="78" w:author="Author">
        <w:pPr>
          <w:numPr>
            <w:numId w:val="28"/>
          </w:numPr>
          <w:tabs>
            <w:tab w:val="num" w:pos="1800"/>
          </w:tabs>
          <w:ind w:left="1800" w:hanging="360"/>
        </w:pPr>
      </w:pPrChange>
    </w:pPr>
    <w:rPr>
      <w:rPrChange w:id="78" w:author="Author">
        <w:rPr>
          <w:sz w:val="24"/>
          <w:lang w:val="en-AU" w:eastAsia="en-AU" w:bidi="ar-SA"/>
        </w:rPr>
      </w:rPrChange>
    </w:rPr>
  </w:style>
  <w:style w:type="paragraph" w:styleId="ListContinue">
    <w:name w:val="List Continue"/>
    <w:basedOn w:val="Normal"/>
    <w:semiHidden/>
    <w:pPr>
      <w:spacing w:after="120"/>
      <w:ind w:left="283"/>
      <w:pPrChange w:id="79" w:author="Author">
        <w:pPr>
          <w:spacing w:after="120"/>
          <w:ind w:left="283"/>
        </w:pPr>
      </w:pPrChange>
    </w:pPr>
    <w:rPr>
      <w:rPrChange w:id="79" w:author="Author">
        <w:rPr>
          <w:sz w:val="24"/>
          <w:lang w:val="en-AU" w:eastAsia="en-AU" w:bidi="ar-SA"/>
        </w:rPr>
      </w:rPrChange>
    </w:rPr>
  </w:style>
  <w:style w:type="paragraph" w:styleId="ListContinue2">
    <w:name w:val="List Continue 2"/>
    <w:basedOn w:val="Normal"/>
    <w:semiHidden/>
    <w:pPr>
      <w:spacing w:after="120"/>
      <w:ind w:left="566"/>
      <w:pPrChange w:id="80" w:author="Author">
        <w:pPr>
          <w:spacing w:after="120"/>
          <w:ind w:left="566"/>
        </w:pPr>
      </w:pPrChange>
    </w:pPr>
    <w:rPr>
      <w:rPrChange w:id="80" w:author="Author">
        <w:rPr>
          <w:sz w:val="24"/>
          <w:lang w:val="en-AU" w:eastAsia="en-AU" w:bidi="ar-SA"/>
        </w:rPr>
      </w:rPrChange>
    </w:rPr>
  </w:style>
  <w:style w:type="paragraph" w:styleId="ListContinue3">
    <w:name w:val="List Continue 3"/>
    <w:basedOn w:val="Normal"/>
    <w:semiHidden/>
    <w:pPr>
      <w:spacing w:after="120"/>
      <w:ind w:left="849"/>
      <w:pPrChange w:id="81" w:author="Author">
        <w:pPr>
          <w:spacing w:after="120"/>
          <w:ind w:left="849"/>
        </w:pPr>
      </w:pPrChange>
    </w:pPr>
    <w:rPr>
      <w:rPrChange w:id="81" w:author="Author">
        <w:rPr>
          <w:sz w:val="24"/>
          <w:lang w:val="en-AU" w:eastAsia="en-AU" w:bidi="ar-SA"/>
        </w:rPr>
      </w:rPrChange>
    </w:rPr>
  </w:style>
  <w:style w:type="paragraph" w:styleId="ListContinue4">
    <w:name w:val="List Continue 4"/>
    <w:basedOn w:val="Normal"/>
    <w:semiHidden/>
    <w:pPr>
      <w:spacing w:after="120"/>
      <w:ind w:left="1132"/>
      <w:pPrChange w:id="82" w:author="Author">
        <w:pPr>
          <w:spacing w:after="120"/>
          <w:ind w:left="1132"/>
        </w:pPr>
      </w:pPrChange>
    </w:pPr>
    <w:rPr>
      <w:rPrChange w:id="82" w:author="Author">
        <w:rPr>
          <w:sz w:val="24"/>
          <w:lang w:val="en-AU" w:eastAsia="en-AU" w:bidi="ar-SA"/>
        </w:rPr>
      </w:rPrChange>
    </w:rPr>
  </w:style>
  <w:style w:type="paragraph" w:styleId="ListContinue5">
    <w:name w:val="List Continue 5"/>
    <w:basedOn w:val="Normal"/>
    <w:semiHidden/>
    <w:pPr>
      <w:spacing w:after="120"/>
      <w:ind w:left="1415"/>
      <w:pPrChange w:id="83" w:author="Author">
        <w:pPr>
          <w:spacing w:after="120"/>
          <w:ind w:left="1415"/>
        </w:pPr>
      </w:pPrChange>
    </w:pPr>
    <w:rPr>
      <w:rPrChange w:id="83" w:author="Author">
        <w:rPr>
          <w:sz w:val="24"/>
          <w:lang w:val="en-AU" w:eastAsia="en-AU" w:bidi="ar-SA"/>
        </w:rPr>
      </w:rPrChange>
    </w:rPr>
  </w:style>
  <w:style w:type="paragraph" w:styleId="ListNumber2">
    <w:name w:val="List Number 2"/>
    <w:basedOn w:val="Normal"/>
    <w:semiHidden/>
    <w:pPr>
      <w:numPr>
        <w:numId w:val="29"/>
      </w:numPr>
      <w:pPrChange w:id="84" w:author="Author">
        <w:pPr>
          <w:numPr>
            <w:numId w:val="29"/>
          </w:numPr>
          <w:tabs>
            <w:tab w:val="num" w:pos="720"/>
          </w:tabs>
          <w:ind w:left="720" w:hanging="360"/>
        </w:pPr>
      </w:pPrChange>
    </w:pPr>
    <w:rPr>
      <w:rPrChange w:id="84" w:author="Author">
        <w:rPr>
          <w:sz w:val="24"/>
          <w:lang w:val="en-AU" w:eastAsia="en-AU" w:bidi="ar-SA"/>
        </w:rPr>
      </w:rPrChange>
    </w:rPr>
  </w:style>
  <w:style w:type="paragraph" w:styleId="ListNumber3">
    <w:name w:val="List Number 3"/>
    <w:basedOn w:val="Normal"/>
    <w:semiHidden/>
    <w:pPr>
      <w:numPr>
        <w:numId w:val="30"/>
      </w:numPr>
      <w:pPrChange w:id="85" w:author="Author">
        <w:pPr>
          <w:numPr>
            <w:numId w:val="30"/>
          </w:numPr>
          <w:tabs>
            <w:tab w:val="num" w:pos="1080"/>
          </w:tabs>
          <w:ind w:left="1080" w:hanging="360"/>
        </w:pPr>
      </w:pPrChange>
    </w:pPr>
    <w:rPr>
      <w:rPrChange w:id="85" w:author="Author">
        <w:rPr>
          <w:sz w:val="24"/>
          <w:lang w:val="en-AU" w:eastAsia="en-AU" w:bidi="ar-SA"/>
        </w:rPr>
      </w:rPrChange>
    </w:rPr>
  </w:style>
  <w:style w:type="paragraph" w:styleId="ListNumber4">
    <w:name w:val="List Number 4"/>
    <w:basedOn w:val="Normal"/>
    <w:semiHidden/>
    <w:pPr>
      <w:numPr>
        <w:numId w:val="31"/>
      </w:numPr>
      <w:pPrChange w:id="86" w:author="Author">
        <w:pPr>
          <w:numPr>
            <w:numId w:val="31"/>
          </w:numPr>
          <w:tabs>
            <w:tab w:val="num" w:pos="1440"/>
          </w:tabs>
          <w:ind w:left="1440" w:hanging="360"/>
        </w:pPr>
      </w:pPrChange>
    </w:pPr>
    <w:rPr>
      <w:rPrChange w:id="86" w:author="Author">
        <w:rPr>
          <w:sz w:val="24"/>
          <w:lang w:val="en-AU" w:eastAsia="en-AU" w:bidi="ar-SA"/>
        </w:rPr>
      </w:rPrChange>
    </w:rPr>
  </w:style>
  <w:style w:type="paragraph" w:styleId="ListNumber5">
    <w:name w:val="List Number 5"/>
    <w:basedOn w:val="Normal"/>
    <w:semiHidden/>
    <w:pPr>
      <w:numPr>
        <w:numId w:val="32"/>
      </w:numPr>
      <w:pPrChange w:id="87" w:author="Author">
        <w:pPr>
          <w:numPr>
            <w:numId w:val="32"/>
          </w:numPr>
          <w:tabs>
            <w:tab w:val="num" w:pos="1800"/>
          </w:tabs>
          <w:ind w:left="1800" w:hanging="360"/>
        </w:pPr>
      </w:pPrChange>
    </w:pPr>
    <w:rPr>
      <w:rPrChange w:id="87" w:author="Author">
        <w:rPr>
          <w:sz w:val="24"/>
          <w:lang w:val="en-AU" w:eastAsia="en-AU" w:bidi="ar-SA"/>
        </w:rPr>
      </w:rPrChange>
    </w:rPr>
  </w:style>
  <w:style w:type="paragraph" w:styleId="MessageHeader">
    <w:name w:val="Message Header"/>
    <w:basedOn w:val="Normal"/>
    <w:link w:val="MessageHeaderChar"/>
    <w:semiHidden/>
    <w:rsid w:val="003C42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character" w:customStyle="1" w:styleId="MessageHeaderChar">
    <w:name w:val="Message Header Char"/>
    <w:basedOn w:val="DefaultParagraphFont"/>
    <w:link w:val="MessageHeader"/>
    <w:semiHidden/>
    <w:rsid w:val="003C42AF"/>
    <w:rPr>
      <w:rFonts w:ascii="Arial" w:hAnsi="Arial"/>
      <w:sz w:val="26"/>
      <w:shd w:val="pct20" w:color="auto" w:fill="auto"/>
      <w:lang w:val="en-AU" w:eastAsia="en-AU"/>
    </w:rPr>
  </w:style>
  <w:style w:type="paragraph" w:styleId="NormalIndent">
    <w:name w:val="Normal Indent"/>
    <w:basedOn w:val="Normal"/>
    <w:semiHidden/>
    <w:pPr>
      <w:ind w:left="720"/>
      <w:pPrChange w:id="88" w:author="Author">
        <w:pPr>
          <w:ind w:left="720"/>
        </w:pPr>
      </w:pPrChange>
    </w:pPr>
    <w:rPr>
      <w:rPrChange w:id="88" w:author="Author">
        <w:rPr>
          <w:sz w:val="24"/>
          <w:lang w:val="en-AU" w:eastAsia="en-AU" w:bidi="ar-SA"/>
        </w:rPr>
      </w:rPrChange>
    </w:rPr>
  </w:style>
  <w:style w:type="paragraph" w:styleId="NoteHeading">
    <w:name w:val="Note Heading"/>
    <w:basedOn w:val="Normal"/>
    <w:next w:val="Normal"/>
    <w:link w:val="NoteHeadingChar"/>
    <w:pPr>
      <w:pPrChange w:id="89" w:author="Author">
        <w:pPr/>
      </w:pPrChange>
    </w:pPr>
    <w:rPr>
      <w:rPrChange w:id="89" w:author="Author">
        <w:rPr>
          <w:sz w:val="24"/>
          <w:lang w:val="en-AU" w:eastAsia="en-AU" w:bidi="ar-SA"/>
        </w:rPr>
      </w:rPrChange>
    </w:rPr>
  </w:style>
  <w:style w:type="character" w:customStyle="1" w:styleId="NoteHeadingChar">
    <w:name w:val="Note Heading Char"/>
    <w:basedOn w:val="DefaultParagraphFont"/>
    <w:link w:val="NoteHeading"/>
    <w:rsid w:val="003C42AF"/>
    <w:rPr>
      <w:sz w:val="24"/>
      <w:lang w:val="en-AU" w:eastAsia="en-AU"/>
    </w:rPr>
  </w:style>
  <w:style w:type="paragraph" w:styleId="Salutation">
    <w:name w:val="Salutation"/>
    <w:basedOn w:val="Normal"/>
    <w:next w:val="Normal"/>
    <w:link w:val="SalutationChar"/>
    <w:semiHidden/>
    <w:pPr>
      <w:pPrChange w:id="90" w:author="Author">
        <w:pPr/>
      </w:pPrChange>
    </w:pPr>
    <w:rPr>
      <w:rPrChange w:id="90" w:author="Author">
        <w:rPr>
          <w:sz w:val="24"/>
          <w:lang w:val="en-AU" w:eastAsia="en-AU" w:bidi="ar-SA"/>
        </w:rPr>
      </w:rPrChange>
    </w:rPr>
  </w:style>
  <w:style w:type="character" w:customStyle="1" w:styleId="SalutationChar">
    <w:name w:val="Salutation Char"/>
    <w:basedOn w:val="DefaultParagraphFont"/>
    <w:link w:val="Salutation"/>
    <w:semiHidden/>
    <w:rsid w:val="003C42AF"/>
    <w:rPr>
      <w:sz w:val="24"/>
      <w:lang w:val="en-AU" w:eastAsia="en-AU"/>
    </w:rPr>
  </w:style>
  <w:style w:type="paragraph" w:styleId="Subtitle">
    <w:name w:val="Subtitle"/>
    <w:basedOn w:val="Normal"/>
    <w:link w:val="SubtitleChar"/>
    <w:qFormat/>
    <w:rsid w:val="003C42AF"/>
    <w:pPr>
      <w:spacing w:after="60"/>
      <w:jc w:val="center"/>
      <w:outlineLvl w:val="1"/>
    </w:pPr>
    <w:rPr>
      <w:rFonts w:ascii="Arial" w:hAnsi="Arial"/>
      <w:sz w:val="26"/>
    </w:rPr>
  </w:style>
  <w:style w:type="character" w:customStyle="1" w:styleId="SubtitleChar">
    <w:name w:val="Subtitle Char"/>
    <w:basedOn w:val="DefaultParagraphFont"/>
    <w:link w:val="Subtitle"/>
    <w:rsid w:val="003C42AF"/>
    <w:rPr>
      <w:rFonts w:ascii="Arial" w:hAnsi="Arial"/>
      <w:sz w:val="26"/>
      <w:lang w:val="en-AU" w:eastAsia="en-AU"/>
    </w:rPr>
  </w:style>
  <w:style w:type="paragraph" w:styleId="TableofAuthorities">
    <w:name w:val="table of authorities"/>
    <w:basedOn w:val="Normal"/>
    <w:next w:val="Normal"/>
    <w:semiHidden/>
    <w:pPr>
      <w:ind w:left="220" w:hanging="220"/>
      <w:pPrChange w:id="91" w:author="Author">
        <w:pPr>
          <w:ind w:left="220" w:hanging="220"/>
        </w:pPr>
      </w:pPrChange>
    </w:pPr>
    <w:rPr>
      <w:rPrChange w:id="91" w:author="Author">
        <w:rPr>
          <w:sz w:val="24"/>
          <w:lang w:val="en-AU" w:eastAsia="en-AU" w:bidi="ar-SA"/>
        </w:rPr>
      </w:rPrChange>
    </w:rPr>
  </w:style>
  <w:style w:type="paragraph" w:styleId="TableofFigures">
    <w:name w:val="table of figures"/>
    <w:basedOn w:val="Normal"/>
    <w:next w:val="Normal"/>
    <w:semiHidden/>
    <w:pPr>
      <w:ind w:left="440" w:hanging="440"/>
      <w:pPrChange w:id="92" w:author="Author">
        <w:pPr>
          <w:ind w:left="440" w:hanging="440"/>
        </w:pPr>
      </w:pPrChange>
    </w:pPr>
    <w:rPr>
      <w:rPrChange w:id="92" w:author="Author">
        <w:rPr>
          <w:sz w:val="24"/>
          <w:lang w:val="en-AU" w:eastAsia="en-AU" w:bidi="ar-SA"/>
        </w:rPr>
      </w:rPrChange>
    </w:rPr>
  </w:style>
  <w:style w:type="paragraph" w:styleId="Title">
    <w:name w:val="Title"/>
    <w:basedOn w:val="Normal"/>
    <w:link w:val="TitleChar"/>
    <w:qFormat/>
    <w:rsid w:val="003C42AF"/>
    <w:pPr>
      <w:spacing w:before="240" w:after="60"/>
      <w:jc w:val="center"/>
      <w:outlineLvl w:val="0"/>
    </w:pPr>
    <w:rPr>
      <w:rFonts w:ascii="Arial" w:hAnsi="Arial"/>
      <w:b/>
      <w:kern w:val="28"/>
      <w:sz w:val="34"/>
    </w:rPr>
  </w:style>
  <w:style w:type="character" w:customStyle="1" w:styleId="TitleChar">
    <w:name w:val="Title Char"/>
    <w:basedOn w:val="DefaultParagraphFont"/>
    <w:link w:val="Title"/>
    <w:rsid w:val="003C42AF"/>
    <w:rPr>
      <w:rFonts w:ascii="Arial" w:hAnsi="Arial"/>
      <w:b/>
      <w:kern w:val="28"/>
      <w:sz w:val="34"/>
      <w:lang w:val="en-AU" w:eastAsia="en-AU"/>
    </w:rPr>
  </w:style>
  <w:style w:type="paragraph" w:styleId="TOAHeading">
    <w:name w:val="toa heading"/>
    <w:basedOn w:val="Normal"/>
    <w:next w:val="Normal"/>
    <w:semiHidden/>
    <w:rsid w:val="003C42AF"/>
    <w:pPr>
      <w:spacing w:before="120"/>
    </w:pPr>
    <w:rPr>
      <w:rFonts w:ascii="Arial" w:hAnsi="Arial"/>
      <w:b/>
      <w:sz w:val="26"/>
    </w:rPr>
  </w:style>
  <w:style w:type="paragraph" w:customStyle="1" w:styleId="WA">
    <w:name w:val="WA"/>
    <w:rsid w:val="003C42AF"/>
    <w:pPr>
      <w:spacing w:after="720"/>
      <w:jc w:val="center"/>
    </w:pPr>
    <w:rPr>
      <w:sz w:val="24"/>
      <w:lang w:val="en-AU" w:eastAsia="en-AU"/>
    </w:rPr>
  </w:style>
  <w:style w:type="paragraph" w:customStyle="1" w:styleId="NameofActRegPage1">
    <w:name w:val="Name of Act/Reg(Page 1)"/>
    <w:basedOn w:val="NameofActReg"/>
    <w:rsid w:val="003C42AF"/>
    <w:pPr>
      <w:spacing w:before="0" w:after="720"/>
    </w:pPr>
  </w:style>
  <w:style w:type="paragraph" w:customStyle="1" w:styleId="yEdnotesection">
    <w:name w:val="yEdnote(section)"/>
    <w:basedOn w:val="Ednotesection"/>
    <w:rsid w:val="003C42AF"/>
    <w:pPr>
      <w:spacing w:line="240" w:lineRule="auto"/>
      <w:ind w:left="890" w:hanging="890"/>
    </w:pPr>
    <w:rPr>
      <w:sz w:val="22"/>
    </w:rPr>
  </w:style>
  <w:style w:type="paragraph" w:customStyle="1" w:styleId="yEdnotepara">
    <w:name w:val="yEdnote(para)"/>
    <w:basedOn w:val="Ednotepara"/>
    <w:rsid w:val="003C42AF"/>
    <w:pPr>
      <w:spacing w:before="80" w:line="240" w:lineRule="auto"/>
      <w:ind w:left="1610" w:hanging="1610"/>
    </w:pPr>
    <w:rPr>
      <w:sz w:val="22"/>
    </w:rPr>
  </w:style>
  <w:style w:type="paragraph" w:customStyle="1" w:styleId="yEdnotesubpara">
    <w:name w:val="yEdnote(subpara)"/>
    <w:basedOn w:val="Ednotesubpara"/>
    <w:rsid w:val="003C42AF"/>
    <w:pPr>
      <w:spacing w:line="240" w:lineRule="auto"/>
    </w:pPr>
    <w:rPr>
      <w:sz w:val="22"/>
    </w:rPr>
  </w:style>
  <w:style w:type="paragraph" w:customStyle="1" w:styleId="yEdnoteitem">
    <w:name w:val="yEdnote(item)"/>
    <w:basedOn w:val="Ednoteitem"/>
    <w:rsid w:val="003C42AF"/>
    <w:pPr>
      <w:spacing w:line="240" w:lineRule="auto"/>
    </w:pPr>
    <w:rPr>
      <w:sz w:val="22"/>
    </w:rPr>
  </w:style>
  <w:style w:type="paragraph" w:customStyle="1" w:styleId="yEdnotesubitem">
    <w:name w:val="yEdnote(subitem)"/>
    <w:basedOn w:val="Ednotesubitem"/>
    <w:rsid w:val="003C42AF"/>
    <w:pPr>
      <w:spacing w:line="240" w:lineRule="auto"/>
    </w:pPr>
    <w:rPr>
      <w:sz w:val="22"/>
    </w:rPr>
  </w:style>
  <w:style w:type="paragraph" w:customStyle="1" w:styleId="Ednotedefpara">
    <w:name w:val="Ednote(defpara)"/>
    <w:basedOn w:val="Defpara"/>
    <w:rsid w:val="003C42AF"/>
    <w:rPr>
      <w:i/>
    </w:rPr>
  </w:style>
  <w:style w:type="paragraph" w:customStyle="1" w:styleId="Ednotedefitem">
    <w:name w:val="Ednote(defitem)"/>
    <w:basedOn w:val="Defitem"/>
    <w:rsid w:val="003C42AF"/>
    <w:rPr>
      <w:i/>
    </w:rPr>
  </w:style>
  <w:style w:type="paragraph" w:customStyle="1" w:styleId="Ednotedefsubpara">
    <w:name w:val="Ednote(defsubpara)"/>
    <w:basedOn w:val="Defsubpara"/>
    <w:rsid w:val="003C42AF"/>
    <w:rPr>
      <w:i/>
    </w:rPr>
  </w:style>
  <w:style w:type="paragraph" w:customStyle="1" w:styleId="Ednotepenpara">
    <w:name w:val="Ednote(penpara)"/>
    <w:basedOn w:val="Ednotepara"/>
    <w:rsid w:val="003C42AF"/>
  </w:style>
  <w:style w:type="paragraph" w:customStyle="1" w:styleId="Ednotepenitem">
    <w:name w:val="Ednote(penitem)"/>
    <w:basedOn w:val="Ednoteitem"/>
    <w:rsid w:val="003C42AF"/>
  </w:style>
  <w:style w:type="paragraph" w:customStyle="1" w:styleId="Ednotepensubpara">
    <w:name w:val="Ednote(pensubpara)"/>
    <w:basedOn w:val="Ednotesubpara"/>
    <w:rsid w:val="003C42AF"/>
  </w:style>
  <w:style w:type="paragraph" w:customStyle="1" w:styleId="Arrangement">
    <w:name w:val="Arrangement"/>
    <w:rsid w:val="003C42AF"/>
    <w:pPr>
      <w:spacing w:after="480"/>
      <w:ind w:left="2304" w:right="2304"/>
      <w:jc w:val="center"/>
    </w:pPr>
    <w:rPr>
      <w:b/>
      <w:sz w:val="28"/>
      <w:lang w:val="en-AU" w:eastAsia="en-AU"/>
    </w:rPr>
  </w:style>
  <w:style w:type="paragraph" w:customStyle="1" w:styleId="yFootnotesection">
    <w:name w:val="yFootnote(section)"/>
    <w:basedOn w:val="Footnotesection"/>
    <w:rsid w:val="003C42AF"/>
    <w:pPr>
      <w:spacing w:line="240" w:lineRule="auto"/>
      <w:ind w:left="890" w:hanging="890"/>
    </w:pPr>
    <w:rPr>
      <w:sz w:val="22"/>
    </w:rPr>
  </w:style>
  <w:style w:type="paragraph" w:customStyle="1" w:styleId="nHeading2">
    <w:name w:val="nHeading 2"/>
    <w:basedOn w:val="Heading2"/>
    <w:pPr>
      <w:pageBreakBefore w:val="0"/>
      <w:spacing w:line="240" w:lineRule="auto"/>
      <w:pPrChange w:id="93" w:author="Author">
        <w:pPr>
          <w:keepNext/>
          <w:pageBreakBefore/>
          <w:spacing w:line="260" w:lineRule="atLeast"/>
          <w:jc w:val="center"/>
          <w:outlineLvl w:val="1"/>
        </w:pPr>
      </w:pPrChange>
    </w:pPr>
    <w:rPr>
      <w:sz w:val="26"/>
      <w:rPrChange w:id="93" w:author="Author">
        <w:rPr>
          <w:b/>
          <w:snapToGrid w:val="0"/>
          <w:sz w:val="26"/>
          <w:lang w:val="en-AU" w:eastAsia="en-AU" w:bidi="ar-SA"/>
        </w:rPr>
      </w:rPrChange>
    </w:rPr>
  </w:style>
  <w:style w:type="paragraph" w:customStyle="1" w:styleId="nHeading3">
    <w:name w:val="nHeading 3"/>
    <w:basedOn w:val="Heading3"/>
    <w:pPr>
      <w:spacing w:after="120" w:line="240" w:lineRule="auto"/>
      <w:outlineLvl w:val="3"/>
      <w:pPrChange w:id="94" w:author="Author">
        <w:pPr>
          <w:keepNext/>
          <w:spacing w:before="240" w:after="120" w:line="260" w:lineRule="atLeast"/>
          <w:jc w:val="center"/>
          <w:outlineLvl w:val="3"/>
        </w:pPr>
      </w:pPrChange>
    </w:pPr>
    <w:rPr>
      <w:sz w:val="24"/>
      <w:rPrChange w:id="94" w:author="Author">
        <w:rPr>
          <w:b/>
          <w:sz w:val="24"/>
          <w:lang w:val="en-AU" w:eastAsia="en-AU" w:bidi="ar-SA"/>
        </w:rPr>
      </w:rPrChange>
    </w:rPr>
  </w:style>
  <w:style w:type="paragraph" w:customStyle="1" w:styleId="nHeading4">
    <w:name w:val="nHeading 4"/>
    <w:basedOn w:val="Heading4"/>
    <w:pPr>
      <w:spacing w:before="120"/>
      <w:outlineLvl w:val="9"/>
      <w:pPrChange w:id="95" w:author="Author">
        <w:pPr>
          <w:keepNext/>
          <w:spacing w:before="120"/>
          <w:jc w:val="center"/>
        </w:pPr>
      </w:pPrChange>
    </w:pPr>
    <w:rPr>
      <w:sz w:val="20"/>
      <w:rPrChange w:id="95" w:author="Author">
        <w:rPr>
          <w:lang w:val="en-AU" w:eastAsia="en-AU" w:bidi="ar-SA"/>
        </w:rPr>
      </w:rPrChange>
    </w:rPr>
  </w:style>
  <w:style w:type="paragraph" w:customStyle="1" w:styleId="nHeading5">
    <w:name w:val="nHeading 5"/>
    <w:basedOn w:val="Heading5"/>
    <w:pPr>
      <w:spacing w:before="100" w:line="240" w:lineRule="auto"/>
      <w:outlineLvl w:val="9"/>
      <w:pPrChange w:id="96" w:author="Author">
        <w:pPr>
          <w:keepNext/>
          <w:keepLines/>
          <w:tabs>
            <w:tab w:val="left" w:pos="879"/>
          </w:tabs>
          <w:spacing w:before="100" w:line="260" w:lineRule="atLeast"/>
          <w:ind w:left="879" w:hanging="879"/>
        </w:pPr>
      </w:pPrChange>
    </w:pPr>
    <w:rPr>
      <w:sz w:val="20"/>
      <w:rPrChange w:id="96" w:author="Author">
        <w:rPr>
          <w:i/>
          <w:lang w:val="en-AU" w:eastAsia="en-AU" w:bidi="ar-SA"/>
        </w:rPr>
      </w:rPrChange>
    </w:rPr>
  </w:style>
  <w:style w:type="paragraph" w:customStyle="1" w:styleId="nIndenta">
    <w:name w:val="nIndent(a)"/>
    <w:basedOn w:val="Indenta"/>
    <w:rsid w:val="003C42AF"/>
    <w:pPr>
      <w:spacing w:before="40" w:line="240" w:lineRule="auto"/>
    </w:pPr>
    <w:rPr>
      <w:sz w:val="20"/>
    </w:rPr>
  </w:style>
  <w:style w:type="paragraph" w:customStyle="1" w:styleId="nIndenti">
    <w:name w:val="nIndent(i)"/>
    <w:basedOn w:val="Indenti"/>
    <w:rsid w:val="003C42AF"/>
    <w:pPr>
      <w:spacing w:before="40" w:line="240" w:lineRule="auto"/>
    </w:pPr>
    <w:rPr>
      <w:sz w:val="20"/>
    </w:rPr>
  </w:style>
  <w:style w:type="paragraph" w:customStyle="1" w:styleId="nSubsection">
    <w:name w:val="nSubsection"/>
    <w:basedOn w:val="Subsection"/>
    <w:rsid w:val="003C42AF"/>
    <w:pPr>
      <w:tabs>
        <w:tab w:val="clear" w:pos="595"/>
        <w:tab w:val="clear" w:pos="879"/>
        <w:tab w:val="left" w:pos="454"/>
      </w:tabs>
      <w:spacing w:before="80" w:line="240" w:lineRule="auto"/>
      <w:ind w:left="454" w:hanging="454"/>
    </w:pPr>
    <w:rPr>
      <w:sz w:val="20"/>
    </w:rPr>
  </w:style>
  <w:style w:type="paragraph" w:customStyle="1" w:styleId="nzDefpara">
    <w:name w:val="nzDefpara"/>
    <w:rsid w:val="003C42AF"/>
    <w:pPr>
      <w:tabs>
        <w:tab w:val="right" w:pos="1899"/>
      </w:tabs>
      <w:spacing w:before="40"/>
      <w:ind w:left="2183" w:right="284" w:hanging="1616"/>
    </w:pPr>
    <w:rPr>
      <w:snapToGrid w:val="0"/>
      <w:lang w:val="en-AU" w:eastAsia="en-AU"/>
    </w:rPr>
  </w:style>
  <w:style w:type="paragraph" w:customStyle="1" w:styleId="nzDefstart">
    <w:name w:val="nzDefstart"/>
    <w:rsid w:val="003C42AF"/>
    <w:pPr>
      <w:spacing w:before="40"/>
      <w:ind w:left="1446" w:right="284" w:hanging="879"/>
    </w:pPr>
    <w:rPr>
      <w:snapToGrid w:val="0"/>
      <w:lang w:val="en-AU" w:eastAsia="en-AU"/>
    </w:rPr>
  </w:style>
  <w:style w:type="paragraph" w:customStyle="1" w:styleId="nzDefsubpara">
    <w:name w:val="nzDefsubpara"/>
    <w:rsid w:val="003C42AF"/>
    <w:pPr>
      <w:keepLines/>
      <w:tabs>
        <w:tab w:val="right" w:pos="2608"/>
      </w:tabs>
      <w:spacing w:before="40"/>
      <w:ind w:left="2892" w:right="284" w:hanging="2325"/>
    </w:pPr>
    <w:rPr>
      <w:snapToGrid w:val="0"/>
      <w:lang w:val="en-AU" w:eastAsia="en-AU"/>
    </w:rPr>
  </w:style>
  <w:style w:type="paragraph" w:customStyle="1" w:styleId="MiscOpen">
    <w:name w:val="MiscOpen"/>
    <w:rsid w:val="003C42AF"/>
    <w:pPr>
      <w:keepNext/>
      <w:keepLines/>
      <w:tabs>
        <w:tab w:val="left" w:pos="893"/>
      </w:tabs>
      <w:spacing w:before="120" w:line="260" w:lineRule="atLeast"/>
    </w:pPr>
    <w:rPr>
      <w:sz w:val="24"/>
      <w:lang w:val="en-AU" w:eastAsia="en-AU"/>
    </w:rPr>
  </w:style>
  <w:style w:type="paragraph" w:customStyle="1" w:styleId="Ednotesubsection">
    <w:name w:val="Ednote(subsection)"/>
    <w:basedOn w:val="Ednotesection"/>
    <w:rsid w:val="003C42AF"/>
    <w:pPr>
      <w:tabs>
        <w:tab w:val="clear" w:pos="893"/>
        <w:tab w:val="right" w:pos="595"/>
        <w:tab w:val="left" w:pos="879"/>
      </w:tabs>
      <w:spacing w:before="160"/>
      <w:ind w:left="890" w:hanging="890"/>
      <w:outlineLvl w:val="9"/>
    </w:pPr>
  </w:style>
  <w:style w:type="paragraph" w:customStyle="1" w:styleId="MiscellaneousHeading">
    <w:name w:val="Miscellaneous Heading"/>
    <w:rsid w:val="003C42AF"/>
    <w:pPr>
      <w:keepNext/>
      <w:spacing w:before="160" w:line="260" w:lineRule="atLeast"/>
      <w:jc w:val="center"/>
    </w:pPr>
    <w:rPr>
      <w:sz w:val="24"/>
      <w:lang w:val="en-AU" w:eastAsia="en-AU"/>
    </w:rPr>
  </w:style>
  <w:style w:type="paragraph" w:customStyle="1" w:styleId="nzHeading2">
    <w:name w:val="nzHeading 2"/>
    <w:basedOn w:val="zHeading2"/>
    <w:rsid w:val="003C42AF"/>
    <w:pPr>
      <w:spacing w:before="120" w:line="240" w:lineRule="auto"/>
    </w:pPr>
    <w:rPr>
      <w:sz w:val="26"/>
    </w:rPr>
  </w:style>
  <w:style w:type="paragraph" w:customStyle="1" w:styleId="nzHeading3">
    <w:name w:val="nzHeading 3"/>
    <w:basedOn w:val="zHeading3"/>
    <w:rsid w:val="003C42AF"/>
    <w:pPr>
      <w:spacing w:before="120" w:line="240" w:lineRule="auto"/>
    </w:pPr>
    <w:rPr>
      <w:sz w:val="22"/>
    </w:rPr>
  </w:style>
  <w:style w:type="paragraph" w:customStyle="1" w:styleId="nzHeading4">
    <w:name w:val="nzHeading 4"/>
    <w:basedOn w:val="zHeading4"/>
    <w:rsid w:val="003C42AF"/>
    <w:pPr>
      <w:spacing w:before="120"/>
    </w:pPr>
    <w:rPr>
      <w:sz w:val="20"/>
    </w:rPr>
  </w:style>
  <w:style w:type="paragraph" w:customStyle="1" w:styleId="nzHeading5">
    <w:name w:val="nzHeading 5"/>
    <w:basedOn w:val="zHeading5"/>
    <w:rsid w:val="003C42AF"/>
    <w:pPr>
      <w:spacing w:before="100" w:line="240" w:lineRule="auto"/>
    </w:pPr>
    <w:rPr>
      <w:sz w:val="20"/>
    </w:rPr>
  </w:style>
  <w:style w:type="paragraph" w:customStyle="1" w:styleId="nzIndenta">
    <w:name w:val="nzIndent(a)"/>
    <w:basedOn w:val="zIndenta"/>
    <w:rsid w:val="003C42AF"/>
    <w:pPr>
      <w:spacing w:before="40" w:line="240" w:lineRule="auto"/>
    </w:pPr>
    <w:rPr>
      <w:sz w:val="20"/>
    </w:rPr>
  </w:style>
  <w:style w:type="paragraph" w:customStyle="1" w:styleId="nzIndentA0">
    <w:name w:val="nzIndent(A)"/>
    <w:basedOn w:val="zIndentA0"/>
    <w:rsid w:val="003C42AF"/>
    <w:pPr>
      <w:spacing w:before="40" w:line="240" w:lineRule="auto"/>
    </w:pPr>
    <w:rPr>
      <w:sz w:val="20"/>
    </w:rPr>
  </w:style>
  <w:style w:type="paragraph" w:customStyle="1" w:styleId="nzIndenti">
    <w:name w:val="nzIndent(i)"/>
    <w:basedOn w:val="zIndenti"/>
    <w:rsid w:val="003C42AF"/>
    <w:pPr>
      <w:spacing w:before="40" w:line="240" w:lineRule="auto"/>
    </w:pPr>
    <w:rPr>
      <w:sz w:val="20"/>
    </w:rPr>
  </w:style>
  <w:style w:type="paragraph" w:customStyle="1" w:styleId="nzIndentI0">
    <w:name w:val="nzIndent(I)"/>
    <w:basedOn w:val="zIndentI0"/>
    <w:rsid w:val="003C42AF"/>
    <w:pPr>
      <w:spacing w:before="40" w:line="240" w:lineRule="auto"/>
    </w:pPr>
    <w:rPr>
      <w:sz w:val="20"/>
    </w:rPr>
  </w:style>
  <w:style w:type="paragraph" w:customStyle="1" w:styleId="nzPenpara">
    <w:name w:val="nzPenpara"/>
    <w:basedOn w:val="zPenpara"/>
    <w:rsid w:val="003C42AF"/>
    <w:pPr>
      <w:spacing w:before="40" w:line="240" w:lineRule="auto"/>
    </w:pPr>
    <w:rPr>
      <w:sz w:val="20"/>
    </w:rPr>
  </w:style>
  <w:style w:type="paragraph" w:customStyle="1" w:styleId="nzPenstart">
    <w:name w:val="nzPenstart"/>
    <w:basedOn w:val="zPenstart"/>
    <w:rsid w:val="003C42AF"/>
    <w:pPr>
      <w:spacing w:before="40" w:line="240" w:lineRule="auto"/>
    </w:pPr>
    <w:rPr>
      <w:sz w:val="20"/>
    </w:rPr>
  </w:style>
  <w:style w:type="paragraph" w:customStyle="1" w:styleId="nzSubsection">
    <w:name w:val="nzSubsection"/>
    <w:basedOn w:val="zSubsection"/>
    <w:rsid w:val="003C42AF"/>
    <w:pPr>
      <w:spacing w:before="80" w:line="240" w:lineRule="auto"/>
    </w:pPr>
    <w:rPr>
      <w:sz w:val="20"/>
    </w:rPr>
  </w:style>
  <w:style w:type="paragraph" w:customStyle="1" w:styleId="MiscellaneousBody">
    <w:name w:val="Miscellaneous Body"/>
    <w:basedOn w:val="MiscellaneousHeading"/>
    <w:rsid w:val="003C42AF"/>
    <w:pPr>
      <w:keepNext w:val="0"/>
      <w:jc w:val="left"/>
    </w:pPr>
  </w:style>
  <w:style w:type="paragraph" w:customStyle="1" w:styleId="MiscellaneousFootnotes">
    <w:name w:val="Miscellaneous Footnotes"/>
    <w:basedOn w:val="MiscellaneousBody"/>
    <w:rsid w:val="003C42AF"/>
  </w:style>
  <w:style w:type="paragraph" w:customStyle="1" w:styleId="yShoulderClause">
    <w:name w:val="yShoulderClause"/>
    <w:next w:val="ySubsection"/>
    <w:rsid w:val="003C42AF"/>
    <w:pPr>
      <w:spacing w:before="120"/>
      <w:jc w:val="right"/>
    </w:pPr>
    <w:rPr>
      <w:sz w:val="22"/>
      <w:lang w:val="en-AU" w:eastAsia="en-AU"/>
    </w:rPr>
  </w:style>
  <w:style w:type="paragraph" w:customStyle="1" w:styleId="yScheduleHeading">
    <w:name w:val="yScheduleHeading"/>
    <w:basedOn w:val="yHeading2"/>
    <w:rsid w:val="003C42AF"/>
    <w:pPr>
      <w:pageBreakBefore/>
      <w:spacing w:before="0"/>
    </w:pPr>
  </w:style>
  <w:style w:type="character" w:customStyle="1" w:styleId="CharProduced">
    <w:name w:val="CharProduced"/>
    <w:rsid w:val="003C42AF"/>
    <w:rPr>
      <w:noProof w:val="0"/>
      <w:spacing w:val="-3"/>
    </w:rPr>
  </w:style>
  <w:style w:type="paragraph" w:customStyle="1" w:styleId="FooterDisclaimer">
    <w:name w:val="Footer.Disclaimer"/>
    <w:rsid w:val="003C42AF"/>
    <w:pPr>
      <w:jc w:val="center"/>
    </w:pPr>
    <w:rPr>
      <w:rFonts w:ascii="Arial" w:hAnsi="Arial"/>
      <w:i/>
      <w:sz w:val="16"/>
      <w:lang w:val="en-AU" w:eastAsia="en-AU"/>
    </w:rPr>
  </w:style>
  <w:style w:type="paragraph" w:styleId="TOC3">
    <w:name w:val="toc 3"/>
    <w:next w:val="Normal"/>
    <w:semiHidden/>
    <w:rsid w:val="003C42AF"/>
    <w:pPr>
      <w:keepNext/>
      <w:spacing w:before="120" w:after="60"/>
      <w:ind w:left="1985" w:right="1134" w:hanging="567"/>
    </w:pPr>
    <w:rPr>
      <w:rFonts w:ascii="Helvetica" w:hAnsi="Helvetica"/>
      <w:b/>
      <w:noProof/>
      <w:sz w:val="18"/>
      <w:lang w:val="en-AU" w:eastAsia="en-AU"/>
    </w:rPr>
  </w:style>
  <w:style w:type="paragraph" w:customStyle="1" w:styleId="yTable">
    <w:name w:val="yTable"/>
    <w:basedOn w:val="Table"/>
    <w:rsid w:val="003C42AF"/>
    <w:pPr>
      <w:spacing w:line="240" w:lineRule="auto"/>
    </w:pPr>
  </w:style>
  <w:style w:type="paragraph" w:customStyle="1" w:styleId="nTable">
    <w:name w:val="nTable"/>
    <w:rsid w:val="003C42AF"/>
    <w:pPr>
      <w:spacing w:before="40"/>
    </w:pPr>
    <w:rPr>
      <w:sz w:val="19"/>
      <w:lang w:val="en-AU" w:eastAsia="en-AU"/>
    </w:rPr>
  </w:style>
  <w:style w:type="paragraph" w:customStyle="1" w:styleId="nzTable">
    <w:name w:val="nzTable"/>
    <w:basedOn w:val="Normal"/>
    <w:pPr>
      <w:pPrChange w:id="97" w:author="Author">
        <w:pPr/>
      </w:pPrChange>
    </w:pPr>
    <w:rPr>
      <w:sz w:val="20"/>
      <w:rPrChange w:id="97" w:author="Author">
        <w:rPr>
          <w:sz w:val="24"/>
          <w:lang w:val="en-AU" w:eastAsia="en-AU" w:bidi="ar-SA"/>
        </w:rPr>
      </w:rPrChange>
    </w:rPr>
  </w:style>
  <w:style w:type="paragraph" w:customStyle="1" w:styleId="zMiscellaneousHeading">
    <w:name w:val="zMiscellaneousHeading"/>
    <w:basedOn w:val="MiscellaneousHeading"/>
    <w:rsid w:val="003C42AF"/>
    <w:pPr>
      <w:ind w:left="567" w:right="284"/>
    </w:pPr>
  </w:style>
  <w:style w:type="paragraph" w:customStyle="1" w:styleId="zMiscellaneousBody">
    <w:name w:val="zMiscellaneousBody"/>
    <w:basedOn w:val="Normal"/>
    <w:pPr>
      <w:spacing w:before="160" w:line="260" w:lineRule="atLeast"/>
      <w:ind w:left="567" w:right="284"/>
      <w:pPrChange w:id="98" w:author="Author">
        <w:pPr>
          <w:spacing w:before="160" w:line="260" w:lineRule="atLeast"/>
          <w:ind w:left="567" w:right="284"/>
        </w:pPr>
      </w:pPrChange>
    </w:pPr>
    <w:rPr>
      <w:rPrChange w:id="98" w:author="Author">
        <w:rPr>
          <w:sz w:val="24"/>
          <w:lang w:val="en-AU" w:eastAsia="en-AU" w:bidi="ar-SA"/>
        </w:rPr>
      </w:rPrChange>
    </w:rPr>
  </w:style>
  <w:style w:type="paragraph" w:customStyle="1" w:styleId="CentredBaseLine">
    <w:name w:val="CentredBaseLine"/>
    <w:rsid w:val="003C42AF"/>
    <w:pPr>
      <w:suppressLineNumbers/>
      <w:spacing w:before="240"/>
    </w:pPr>
    <w:rPr>
      <w:lang w:val="en-AU" w:eastAsia="en-AU"/>
    </w:rPr>
  </w:style>
  <w:style w:type="character" w:customStyle="1" w:styleId="CharDefText">
    <w:name w:val="CharDefText"/>
    <w:basedOn w:val="DefaultParagraphFont"/>
    <w:rsid w:val="003C42AF"/>
    <w:rPr>
      <w:b/>
    </w:rPr>
  </w:style>
  <w:style w:type="character" w:customStyle="1" w:styleId="CharSchText">
    <w:name w:val="CharSchText"/>
    <w:rsid w:val="003C42AF"/>
    <w:rPr>
      <w:noProof w:val="0"/>
    </w:rPr>
  </w:style>
  <w:style w:type="character" w:customStyle="1" w:styleId="CharSClsNo">
    <w:name w:val="CharSClsNo"/>
    <w:basedOn w:val="DefaultParagraphFont"/>
    <w:rsid w:val="003C42AF"/>
    <w:rPr>
      <w:sz w:val="22"/>
    </w:rPr>
  </w:style>
  <w:style w:type="character" w:customStyle="1" w:styleId="CharSDivNo">
    <w:name w:val="CharSDivNo"/>
    <w:basedOn w:val="DefaultParagraphFont"/>
    <w:rsid w:val="003C42AF"/>
    <w:rPr>
      <w:sz w:val="24"/>
    </w:rPr>
  </w:style>
  <w:style w:type="character" w:customStyle="1" w:styleId="CharSDivText">
    <w:name w:val="CharSDivText"/>
    <w:basedOn w:val="DefaultParagraphFont"/>
    <w:rsid w:val="003C42AF"/>
    <w:rPr>
      <w:sz w:val="24"/>
    </w:rPr>
  </w:style>
  <w:style w:type="paragraph" w:customStyle="1" w:styleId="DefinedTerms">
    <w:name w:val="Defined Terms"/>
    <w:rsid w:val="003C42AF"/>
    <w:pPr>
      <w:tabs>
        <w:tab w:val="right" w:leader="dot" w:pos="7070"/>
      </w:tabs>
      <w:ind w:left="578" w:right="578"/>
    </w:pPr>
    <w:rPr>
      <w:lang w:val="en-AU" w:eastAsia="en-AU"/>
    </w:rPr>
  </w:style>
  <w:style w:type="character" w:customStyle="1" w:styleId="DraftersNotes">
    <w:name w:val="DraftersNotes"/>
    <w:basedOn w:val="DefaultParagraphFont"/>
    <w:rsid w:val="003C42AF"/>
    <w:rPr>
      <w:b/>
      <w:i/>
      <w:sz w:val="20"/>
    </w:rPr>
  </w:style>
  <w:style w:type="paragraph" w:customStyle="1" w:styleId="DraftNo">
    <w:name w:val="DraftNo"/>
    <w:basedOn w:val="WA"/>
    <w:rsid w:val="003C42AF"/>
    <w:pPr>
      <w:spacing w:before="120" w:after="120"/>
    </w:pPr>
  </w:style>
  <w:style w:type="paragraph" w:customStyle="1" w:styleId="Ednotepart">
    <w:name w:val="Ednote(part)"/>
    <w:basedOn w:val="Ednotesection"/>
    <w:rsid w:val="003C42AF"/>
    <w:pPr>
      <w:tabs>
        <w:tab w:val="clear" w:pos="893"/>
      </w:tabs>
      <w:ind w:left="0" w:firstLine="0"/>
    </w:pPr>
  </w:style>
  <w:style w:type="paragraph" w:customStyle="1" w:styleId="Ednotedivision">
    <w:name w:val="Ednote(division)"/>
    <w:basedOn w:val="Ednotepart"/>
    <w:rsid w:val="003C42AF"/>
  </w:style>
  <w:style w:type="paragraph" w:customStyle="1" w:styleId="Ednotesubdivision">
    <w:name w:val="Ednote(subdivision)"/>
    <w:basedOn w:val="Ednotepart"/>
    <w:rsid w:val="003C42AF"/>
  </w:style>
  <w:style w:type="paragraph" w:customStyle="1" w:styleId="Equation">
    <w:name w:val="Equation"/>
    <w:rsid w:val="003C42AF"/>
    <w:rPr>
      <w:noProof/>
      <w:sz w:val="24"/>
      <w:lang w:val="en-AU" w:eastAsia="en-AU"/>
    </w:rPr>
  </w:style>
  <w:style w:type="paragraph" w:customStyle="1" w:styleId="Footnotelongtitle">
    <w:name w:val="Footnote(longtitle)"/>
    <w:basedOn w:val="Footnotesection"/>
    <w:rsid w:val="003C42AF"/>
  </w:style>
  <w:style w:type="paragraph" w:customStyle="1" w:styleId="Footnotepreamble">
    <w:name w:val="Footnote(preamble)"/>
    <w:basedOn w:val="Footnotesection"/>
    <w:rsid w:val="003C42AF"/>
  </w:style>
  <w:style w:type="paragraph" w:customStyle="1" w:styleId="Graphics">
    <w:name w:val="Graphics"/>
    <w:basedOn w:val="Equation"/>
    <w:rsid w:val="003C42AF"/>
  </w:style>
  <w:style w:type="paragraph" w:customStyle="1" w:styleId="LongTitle2">
    <w:name w:val="Long Title2"/>
    <w:basedOn w:val="LongTitle"/>
    <w:rsid w:val="003C42AF"/>
    <w:pPr>
      <w:tabs>
        <w:tab w:val="right" w:pos="170"/>
        <w:tab w:val="left" w:pos="397"/>
      </w:tabs>
      <w:ind w:left="397" w:hanging="397"/>
    </w:pPr>
  </w:style>
  <w:style w:type="paragraph" w:customStyle="1" w:styleId="LongTitle3">
    <w:name w:val="Long Title3"/>
    <w:basedOn w:val="LongTitle"/>
    <w:rsid w:val="003C42AF"/>
    <w:pPr>
      <w:tabs>
        <w:tab w:val="right" w:pos="567"/>
        <w:tab w:val="left" w:pos="794"/>
      </w:tabs>
      <w:ind w:left="794" w:hanging="794"/>
    </w:pPr>
  </w:style>
  <w:style w:type="paragraph" w:customStyle="1" w:styleId="MadeBy">
    <w:name w:val="MadeBy"/>
    <w:rsid w:val="003C42AF"/>
    <w:pPr>
      <w:spacing w:before="600"/>
    </w:pPr>
    <w:rPr>
      <w:sz w:val="24"/>
      <w:lang w:val="en-AU" w:eastAsia="en-AU"/>
    </w:rPr>
  </w:style>
  <w:style w:type="paragraph" w:customStyle="1" w:styleId="zLongTitle">
    <w:name w:val="zLong Title"/>
    <w:basedOn w:val="LongTitle"/>
    <w:rsid w:val="003C42AF"/>
    <w:pPr>
      <w:ind w:left="567" w:right="284"/>
    </w:pPr>
  </w:style>
  <w:style w:type="paragraph" w:customStyle="1" w:styleId="nzLongTitle">
    <w:name w:val="nzLong Title"/>
    <w:basedOn w:val="zLongTitle"/>
    <w:rsid w:val="003C42AF"/>
    <w:pPr>
      <w:spacing w:before="40"/>
    </w:pPr>
    <w:rPr>
      <w:sz w:val="20"/>
    </w:rPr>
  </w:style>
  <w:style w:type="paragraph" w:customStyle="1" w:styleId="nzMiscellaneousBody">
    <w:name w:val="nzMiscellaneous Body"/>
    <w:basedOn w:val="zMiscellaneousBody"/>
    <w:rsid w:val="003C42AF"/>
    <w:pPr>
      <w:spacing w:before="80" w:line="240" w:lineRule="auto"/>
    </w:pPr>
    <w:rPr>
      <w:sz w:val="20"/>
    </w:rPr>
  </w:style>
  <w:style w:type="paragraph" w:customStyle="1" w:styleId="nzMiscellaneousHeading">
    <w:name w:val="nzMiscellaneous Heading"/>
    <w:basedOn w:val="zMiscellaneousHeading"/>
    <w:rsid w:val="003C42AF"/>
    <w:pPr>
      <w:spacing w:before="80" w:line="240" w:lineRule="auto"/>
    </w:pPr>
    <w:rPr>
      <w:sz w:val="20"/>
    </w:rPr>
  </w:style>
  <w:style w:type="paragraph" w:customStyle="1" w:styleId="yNumberedItem">
    <w:name w:val="yNumberedItem"/>
    <w:rsid w:val="003C42AF"/>
    <w:pPr>
      <w:spacing w:before="120"/>
      <w:ind w:left="879" w:hanging="879"/>
    </w:pPr>
    <w:rPr>
      <w:sz w:val="22"/>
      <w:lang w:val="en-AU" w:eastAsia="en-AU"/>
    </w:rPr>
  </w:style>
  <w:style w:type="paragraph" w:customStyle="1" w:styleId="zyNumberedItem">
    <w:name w:val="zyNumberedItem"/>
    <w:rsid w:val="003C42AF"/>
    <w:pPr>
      <w:spacing w:before="120"/>
      <w:ind w:left="1446" w:right="284" w:hanging="879"/>
    </w:pPr>
    <w:rPr>
      <w:sz w:val="22"/>
      <w:lang w:val="en-AU" w:eastAsia="en-AU"/>
    </w:rPr>
  </w:style>
  <w:style w:type="paragraph" w:customStyle="1" w:styleId="nzNumberedItem">
    <w:name w:val="nzNumberedItem"/>
    <w:rsid w:val="003C42AF"/>
    <w:pPr>
      <w:spacing w:before="40"/>
      <w:ind w:left="1446" w:right="284" w:hanging="879"/>
    </w:pPr>
    <w:rPr>
      <w:lang w:val="en-AU" w:eastAsia="en-AU"/>
    </w:rPr>
  </w:style>
  <w:style w:type="paragraph" w:customStyle="1" w:styleId="OmitFootnote">
    <w:name w:val="OmitFootnote"/>
    <w:basedOn w:val="yEdnotesection"/>
    <w:rsid w:val="003C42AF"/>
    <w:pPr>
      <w:spacing w:before="600"/>
      <w:outlineLvl w:val="1"/>
    </w:pPr>
  </w:style>
  <w:style w:type="paragraph" w:customStyle="1" w:styleId="ParlHouse">
    <w:name w:val="ParlHouse"/>
    <w:basedOn w:val="WA"/>
    <w:rsid w:val="003C42AF"/>
    <w:pPr>
      <w:spacing w:after="300"/>
    </w:pPr>
    <w:rPr>
      <w:u w:val="single"/>
    </w:rPr>
  </w:style>
  <w:style w:type="paragraph" w:customStyle="1" w:styleId="Preamble2">
    <w:name w:val="Preamble2"/>
    <w:basedOn w:val="Preamble"/>
    <w:rsid w:val="003C42AF"/>
    <w:pPr>
      <w:tabs>
        <w:tab w:val="clear" w:pos="567"/>
      </w:tabs>
      <w:spacing w:before="80"/>
      <w:ind w:left="0" w:firstLine="0"/>
    </w:pPr>
  </w:style>
  <w:style w:type="paragraph" w:customStyle="1" w:styleId="Preamble1">
    <w:name w:val="Preamble1"/>
    <w:basedOn w:val="Preamble2"/>
    <w:rsid w:val="003C42AF"/>
    <w:pPr>
      <w:spacing w:before="120"/>
    </w:pPr>
    <w:rPr>
      <w:b/>
    </w:rPr>
  </w:style>
  <w:style w:type="paragraph" w:customStyle="1" w:styleId="Preamble3">
    <w:name w:val="Preamble3"/>
    <w:basedOn w:val="Preamble2"/>
    <w:rsid w:val="003C42AF"/>
    <w:pPr>
      <w:tabs>
        <w:tab w:val="right" w:pos="595"/>
        <w:tab w:val="left" w:pos="879"/>
      </w:tabs>
      <w:ind w:left="879" w:hanging="879"/>
    </w:pPr>
  </w:style>
  <w:style w:type="paragraph" w:customStyle="1" w:styleId="Preamble4">
    <w:name w:val="Preamble4"/>
    <w:basedOn w:val="Preamble2"/>
    <w:rsid w:val="003C42AF"/>
    <w:pPr>
      <w:tabs>
        <w:tab w:val="right" w:pos="1332"/>
        <w:tab w:val="left" w:pos="1616"/>
      </w:tabs>
      <w:ind w:left="1616" w:hanging="1616"/>
    </w:pPr>
  </w:style>
  <w:style w:type="paragraph" w:customStyle="1" w:styleId="PrincipalActReg">
    <w:name w:val="PrincipalAct_Reg"/>
    <w:rsid w:val="003C42AF"/>
    <w:pPr>
      <w:spacing w:after="480"/>
      <w:jc w:val="center"/>
    </w:pPr>
    <w:rPr>
      <w:sz w:val="24"/>
      <w:lang w:val="en-AU" w:eastAsia="en-AU"/>
    </w:rPr>
  </w:style>
  <w:style w:type="paragraph" w:customStyle="1" w:styleId="ReprintNo">
    <w:name w:val="ReprintNo"/>
    <w:rsid w:val="003C42AF"/>
    <w:rPr>
      <w:b/>
      <w:noProof/>
      <w:sz w:val="28"/>
      <w:lang w:val="en-AU" w:eastAsia="en-AU"/>
    </w:rPr>
  </w:style>
  <w:style w:type="paragraph" w:styleId="TOC2">
    <w:name w:val="toc 2"/>
    <w:next w:val="Normal"/>
    <w:uiPriority w:val="39"/>
    <w:rsid w:val="003C42AF"/>
    <w:pPr>
      <w:keepNext/>
      <w:spacing w:before="120" w:after="60"/>
      <w:ind w:left="1985" w:right="1134" w:hanging="567"/>
    </w:pPr>
    <w:rPr>
      <w:b/>
      <w:noProof/>
      <w:sz w:val="28"/>
      <w:lang w:val="en-AU" w:eastAsia="en-AU"/>
    </w:rPr>
  </w:style>
  <w:style w:type="paragraph" w:customStyle="1" w:styleId="yEdnotedefitem">
    <w:name w:val="yEdnote(defitem)"/>
    <w:basedOn w:val="yDefitem"/>
    <w:rsid w:val="003C42AF"/>
    <w:rPr>
      <w:i/>
    </w:rPr>
  </w:style>
  <w:style w:type="paragraph" w:customStyle="1" w:styleId="yEdnotedefpara">
    <w:name w:val="yEdnote(defpara)"/>
    <w:basedOn w:val="yDefpara"/>
    <w:rsid w:val="003C42AF"/>
    <w:rPr>
      <w:i/>
    </w:rPr>
  </w:style>
  <w:style w:type="paragraph" w:customStyle="1" w:styleId="yEdnotedefsubpara">
    <w:name w:val="yEdnote(defsubpara)"/>
    <w:basedOn w:val="yDefsubpara"/>
    <w:rsid w:val="003C42AF"/>
    <w:rPr>
      <w:i/>
    </w:rPr>
  </w:style>
  <w:style w:type="paragraph" w:customStyle="1" w:styleId="yEdnoteschedule">
    <w:name w:val="yEdnote(schedule)"/>
    <w:basedOn w:val="yEdnotesection"/>
    <w:rsid w:val="003C42AF"/>
    <w:pPr>
      <w:tabs>
        <w:tab w:val="clear" w:pos="893"/>
      </w:tabs>
      <w:ind w:left="0" w:firstLine="0"/>
    </w:pPr>
  </w:style>
  <w:style w:type="paragraph" w:customStyle="1" w:styleId="yEdnotedivision">
    <w:name w:val="yEdnote(division)"/>
    <w:basedOn w:val="yEdnoteschedule"/>
    <w:rsid w:val="003C42AF"/>
  </w:style>
  <w:style w:type="paragraph" w:customStyle="1" w:styleId="yEdnotesubdivision">
    <w:name w:val="yEdnote(subdivision)"/>
    <w:basedOn w:val="yEdnoteschedule"/>
    <w:rsid w:val="003C42AF"/>
  </w:style>
  <w:style w:type="paragraph" w:customStyle="1" w:styleId="yEdnotesubsection">
    <w:name w:val="yEdnote(subsection)"/>
    <w:basedOn w:val="Ednotesubsection"/>
    <w:rsid w:val="003C42AF"/>
    <w:rPr>
      <w:sz w:val="22"/>
    </w:rPr>
  </w:style>
  <w:style w:type="paragraph" w:customStyle="1" w:styleId="yFootnoteheading">
    <w:name w:val="yFootnote(heading)"/>
    <w:basedOn w:val="Footnoteheading"/>
    <w:rsid w:val="003C42AF"/>
    <w:pPr>
      <w:spacing w:line="240" w:lineRule="auto"/>
    </w:pPr>
    <w:rPr>
      <w:sz w:val="22"/>
    </w:rPr>
  </w:style>
  <w:style w:type="paragraph" w:customStyle="1" w:styleId="yMiscellaneousBody">
    <w:name w:val="yMiscellaneous Body"/>
    <w:basedOn w:val="MiscellaneousBody"/>
    <w:rsid w:val="003C42AF"/>
    <w:pPr>
      <w:spacing w:line="240" w:lineRule="auto"/>
    </w:pPr>
    <w:rPr>
      <w:sz w:val="22"/>
    </w:rPr>
  </w:style>
  <w:style w:type="paragraph" w:customStyle="1" w:styleId="yMiscellaneousFootnotes">
    <w:name w:val="yMiscellaneous Footnotes"/>
    <w:basedOn w:val="MiscellaneousFootnotes"/>
    <w:rsid w:val="003C42AF"/>
    <w:pPr>
      <w:spacing w:line="240" w:lineRule="auto"/>
    </w:pPr>
    <w:rPr>
      <w:sz w:val="22"/>
    </w:rPr>
  </w:style>
  <w:style w:type="paragraph" w:customStyle="1" w:styleId="yMiscellaneousHeading">
    <w:name w:val="yMiscellaneous Heading"/>
    <w:basedOn w:val="MiscellaneousHeading"/>
    <w:rsid w:val="003C42AF"/>
    <w:pPr>
      <w:spacing w:line="240" w:lineRule="auto"/>
    </w:pPr>
    <w:rPr>
      <w:sz w:val="22"/>
    </w:rPr>
  </w:style>
  <w:style w:type="paragraph" w:customStyle="1" w:styleId="yScheduleHeading2">
    <w:name w:val="yScheduleHeading 2"/>
    <w:basedOn w:val="yScheduleHeading"/>
    <w:rsid w:val="003C42AF"/>
    <w:pPr>
      <w:pageBreakBefore w:val="0"/>
      <w:spacing w:before="240"/>
    </w:pPr>
  </w:style>
  <w:style w:type="paragraph" w:customStyle="1" w:styleId="zTablet">
    <w:name w:val="zTable t"/>
    <w:basedOn w:val="Table"/>
    <w:rsid w:val="003C42AF"/>
  </w:style>
  <w:style w:type="paragraph" w:customStyle="1" w:styleId="zyMiscellaneousBody">
    <w:name w:val="zyMiscellaneous Body"/>
    <w:basedOn w:val="zMiscellaneousBody"/>
    <w:rsid w:val="003C42AF"/>
    <w:pPr>
      <w:spacing w:line="240" w:lineRule="auto"/>
    </w:pPr>
    <w:rPr>
      <w:sz w:val="22"/>
    </w:rPr>
  </w:style>
  <w:style w:type="paragraph" w:customStyle="1" w:styleId="zyMiscellaneousHeading">
    <w:name w:val="zyMiscellaneous Heading"/>
    <w:basedOn w:val="zMiscellaneousHeading"/>
    <w:rsid w:val="003C42AF"/>
    <w:pPr>
      <w:spacing w:line="240" w:lineRule="auto"/>
    </w:pPr>
    <w:rPr>
      <w:sz w:val="22"/>
    </w:rPr>
  </w:style>
  <w:style w:type="paragraph" w:customStyle="1" w:styleId="zyScheduleHeading">
    <w:name w:val="zyScheduleHeading"/>
    <w:basedOn w:val="yScheduleHeading"/>
    <w:rsid w:val="003C42AF"/>
    <w:pPr>
      <w:pageBreakBefore w:val="0"/>
      <w:outlineLvl w:val="9"/>
    </w:pPr>
    <w:rPr>
      <w:sz w:val="26"/>
    </w:rPr>
  </w:style>
  <w:style w:type="paragraph" w:customStyle="1" w:styleId="zyShoulderClause">
    <w:name w:val="zyShoulderClause"/>
    <w:basedOn w:val="yShoulderClause"/>
    <w:rsid w:val="003C42AF"/>
  </w:style>
  <w:style w:type="paragraph" w:customStyle="1" w:styleId="zytable">
    <w:name w:val="zytable"/>
    <w:basedOn w:val="yTable"/>
    <w:rsid w:val="003C42AF"/>
    <w:pPr>
      <w:ind w:left="567" w:right="284"/>
    </w:pPr>
  </w:style>
  <w:style w:type="paragraph" w:customStyle="1" w:styleId="PrincipalActRegPage1">
    <w:name w:val="PrincipalAct_Reg(Page 1)"/>
    <w:rsid w:val="003C42AF"/>
    <w:pPr>
      <w:spacing w:before="2600"/>
      <w:jc w:val="center"/>
    </w:pPr>
    <w:rPr>
      <w:sz w:val="24"/>
      <w:lang w:val="en-AU" w:eastAsia="en-AU"/>
    </w:rPr>
  </w:style>
  <w:style w:type="paragraph" w:customStyle="1" w:styleId="nzDefitem">
    <w:name w:val="nzDefitem"/>
    <w:rsid w:val="003C42AF"/>
    <w:pPr>
      <w:tabs>
        <w:tab w:val="right" w:pos="3459"/>
      </w:tabs>
      <w:spacing w:before="40"/>
      <w:ind w:left="3686" w:right="284" w:hanging="3119"/>
    </w:pPr>
    <w:rPr>
      <w:snapToGrid w:val="0"/>
      <w:lang w:val="en-AU" w:eastAsia="en-AU"/>
    </w:rPr>
  </w:style>
  <w:style w:type="paragraph" w:customStyle="1" w:styleId="Defsubitem">
    <w:name w:val="Defsubitem"/>
    <w:qFormat/>
    <w:rsid w:val="003C42AF"/>
    <w:pPr>
      <w:tabs>
        <w:tab w:val="right" w:pos="3686"/>
      </w:tabs>
      <w:spacing w:before="80" w:line="260" w:lineRule="atLeast"/>
      <w:ind w:left="3969" w:hanging="3969"/>
    </w:pPr>
    <w:rPr>
      <w:snapToGrid w:val="0"/>
      <w:sz w:val="24"/>
      <w:lang w:val="en-AU" w:eastAsia="en-AU"/>
    </w:rPr>
  </w:style>
  <w:style w:type="paragraph" w:customStyle="1" w:styleId="Ednotedefsubitem">
    <w:name w:val="Ednote(defsubitem)"/>
    <w:basedOn w:val="Defsubitem"/>
    <w:rsid w:val="003C42AF"/>
    <w:rPr>
      <w:i/>
    </w:rPr>
  </w:style>
  <w:style w:type="paragraph" w:customStyle="1" w:styleId="yDefsubitem">
    <w:name w:val="yDefsubitem"/>
    <w:qFormat/>
    <w:rsid w:val="003C42AF"/>
    <w:pPr>
      <w:tabs>
        <w:tab w:val="right" w:pos="3686"/>
      </w:tabs>
      <w:spacing w:before="80"/>
      <w:ind w:left="3969" w:hanging="3969"/>
    </w:pPr>
    <w:rPr>
      <w:snapToGrid w:val="0"/>
      <w:sz w:val="22"/>
      <w:lang w:val="en-AU" w:eastAsia="en-AU"/>
    </w:rPr>
  </w:style>
  <w:style w:type="paragraph" w:customStyle="1" w:styleId="yEdnotedefsubitem">
    <w:name w:val="yEdnote(defsubitem)"/>
    <w:basedOn w:val="yDefsubitem"/>
    <w:rsid w:val="003C42AF"/>
    <w:rPr>
      <w:i/>
    </w:rPr>
  </w:style>
  <w:style w:type="paragraph" w:customStyle="1" w:styleId="zDefsubitem">
    <w:name w:val="zDefsubitem"/>
    <w:qFormat/>
    <w:rsid w:val="003C42AF"/>
    <w:pPr>
      <w:tabs>
        <w:tab w:val="right" w:pos="4167"/>
      </w:tabs>
      <w:spacing w:before="80" w:line="260" w:lineRule="atLeast"/>
      <w:ind w:left="4451" w:right="284" w:hanging="3884"/>
    </w:pPr>
    <w:rPr>
      <w:snapToGrid w:val="0"/>
      <w:sz w:val="24"/>
      <w:lang w:val="en-AU" w:eastAsia="en-AU"/>
    </w:rPr>
  </w:style>
  <w:style w:type="paragraph" w:customStyle="1" w:styleId="nzDefsubitem">
    <w:name w:val="nzDefsubitem"/>
    <w:qFormat/>
    <w:rsid w:val="003C42AF"/>
    <w:pPr>
      <w:tabs>
        <w:tab w:val="right" w:pos="4167"/>
      </w:tabs>
      <w:spacing w:before="40"/>
      <w:ind w:left="4451" w:right="284" w:hanging="3884"/>
    </w:pPr>
    <w:rPr>
      <w:snapToGrid w:val="0"/>
      <w:lang w:val="en-AU" w:eastAsia="en-AU"/>
    </w:rPr>
  </w:style>
  <w:style w:type="paragraph" w:customStyle="1" w:styleId="zyDefsubitem">
    <w:name w:val="zyDefsubitem"/>
    <w:qFormat/>
    <w:rsid w:val="003C42AF"/>
    <w:pPr>
      <w:tabs>
        <w:tab w:val="right" w:pos="4167"/>
      </w:tabs>
      <w:spacing w:before="80"/>
      <w:ind w:left="4451" w:right="284" w:hanging="3884"/>
    </w:pPr>
    <w:rPr>
      <w:snapToGrid w:val="0"/>
      <w:sz w:val="22"/>
      <w:lang w:val="en-AU" w:eastAsia="en-AU"/>
    </w:rPr>
  </w:style>
  <w:style w:type="paragraph" w:customStyle="1" w:styleId="nzPensubpara">
    <w:name w:val="nzPensubpara"/>
    <w:basedOn w:val="zPensubpara"/>
    <w:rsid w:val="003C42AF"/>
    <w:pPr>
      <w:spacing w:before="40" w:line="240" w:lineRule="auto"/>
    </w:pPr>
    <w:rPr>
      <w:sz w:val="20"/>
    </w:rPr>
  </w:style>
  <w:style w:type="paragraph" w:customStyle="1" w:styleId="nzPenitem">
    <w:name w:val="nzPenitem"/>
    <w:basedOn w:val="zPenitem"/>
    <w:rsid w:val="003C42AF"/>
    <w:pPr>
      <w:spacing w:before="40" w:line="240" w:lineRule="auto"/>
    </w:pPr>
    <w:rPr>
      <w:sz w:val="20"/>
    </w:rPr>
  </w:style>
  <w:style w:type="paragraph" w:customStyle="1" w:styleId="yEdnotenumbereditem">
    <w:name w:val="yEdnote(numbereditem)"/>
    <w:basedOn w:val="yNumberedItem"/>
    <w:rsid w:val="003C42AF"/>
    <w:rPr>
      <w:i/>
    </w:rPr>
  </w:style>
  <w:style w:type="paragraph" w:customStyle="1" w:styleId="yNumberedItemPara">
    <w:name w:val="yNumberedItemPara"/>
    <w:qFormat/>
    <w:rsid w:val="003C42AF"/>
    <w:pPr>
      <w:tabs>
        <w:tab w:val="right" w:pos="1332"/>
      </w:tabs>
      <w:spacing w:before="80"/>
      <w:ind w:left="1616" w:hanging="1616"/>
    </w:pPr>
    <w:rPr>
      <w:sz w:val="22"/>
      <w:lang w:val="en-AU" w:eastAsia="en-AU"/>
    </w:rPr>
  </w:style>
  <w:style w:type="paragraph" w:customStyle="1" w:styleId="yEdnotenumbereditempara">
    <w:name w:val="yEdnote(numbereditempara)"/>
    <w:basedOn w:val="yNumberedItemPara"/>
    <w:rsid w:val="003C42AF"/>
    <w:rPr>
      <w:i/>
    </w:rPr>
  </w:style>
  <w:style w:type="paragraph" w:customStyle="1" w:styleId="zyNumberedItemPara">
    <w:name w:val="zyNumberedItemPara"/>
    <w:qFormat/>
    <w:rsid w:val="003C42AF"/>
    <w:pPr>
      <w:tabs>
        <w:tab w:val="right" w:pos="1899"/>
      </w:tabs>
      <w:spacing w:before="80"/>
      <w:ind w:left="2183" w:right="284" w:hanging="1616"/>
    </w:pPr>
    <w:rPr>
      <w:sz w:val="22"/>
      <w:lang w:val="en-AU" w:eastAsia="en-AU"/>
    </w:rPr>
  </w:style>
  <w:style w:type="paragraph" w:customStyle="1" w:styleId="nzNumberedItemPara">
    <w:name w:val="nzNumberedItemPara"/>
    <w:rsid w:val="003C42AF"/>
    <w:pPr>
      <w:tabs>
        <w:tab w:val="right" w:pos="1899"/>
      </w:tabs>
      <w:spacing w:before="40"/>
      <w:ind w:left="2183" w:right="284" w:hanging="1616"/>
    </w:pPr>
    <w:rPr>
      <w:lang w:val="en-AU" w:eastAsia="en-AU"/>
    </w:rPr>
  </w:style>
  <w:style w:type="paragraph" w:customStyle="1" w:styleId="yNumberedItemSubPara">
    <w:name w:val="yNumberedItemSubPara"/>
    <w:qFormat/>
    <w:rsid w:val="003C42AF"/>
    <w:pPr>
      <w:tabs>
        <w:tab w:val="right" w:pos="2041"/>
      </w:tabs>
      <w:spacing w:before="80"/>
      <w:ind w:left="2325" w:hanging="2325"/>
    </w:pPr>
    <w:rPr>
      <w:sz w:val="22"/>
      <w:lang w:val="en-AU" w:eastAsia="en-AU"/>
    </w:rPr>
  </w:style>
  <w:style w:type="paragraph" w:customStyle="1" w:styleId="yEdnotenumbereditemsubpara">
    <w:name w:val="yEdnote(numbereditemsubpara)"/>
    <w:basedOn w:val="yNumberedItemSubPara"/>
    <w:rsid w:val="003C42AF"/>
    <w:rPr>
      <w:i/>
    </w:rPr>
  </w:style>
  <w:style w:type="paragraph" w:customStyle="1" w:styleId="zyNumberedItemSubPara">
    <w:name w:val="zyNumberedItemSubPara"/>
    <w:qFormat/>
    <w:rsid w:val="003C42AF"/>
    <w:pPr>
      <w:tabs>
        <w:tab w:val="right" w:pos="2608"/>
      </w:tabs>
      <w:spacing w:before="80"/>
      <w:ind w:left="2892" w:right="284" w:hanging="2325"/>
    </w:pPr>
    <w:rPr>
      <w:sz w:val="22"/>
      <w:lang w:val="en-AU" w:eastAsia="en-AU"/>
    </w:rPr>
  </w:style>
  <w:style w:type="paragraph" w:customStyle="1" w:styleId="nzNumberedItemSubPara">
    <w:name w:val="nzNumberedItemSubPara"/>
    <w:rsid w:val="003C42AF"/>
    <w:pPr>
      <w:tabs>
        <w:tab w:val="right" w:pos="2608"/>
      </w:tabs>
      <w:spacing w:before="40"/>
      <w:ind w:left="2892" w:right="284" w:hanging="2325"/>
    </w:pPr>
    <w:rPr>
      <w:lang w:val="en-AU" w:eastAsia="en-AU"/>
    </w:rPr>
  </w:style>
  <w:style w:type="paragraph" w:customStyle="1" w:styleId="PermNoteHeading">
    <w:name w:val="PermNoteHeading"/>
    <w:qFormat/>
    <w:rsid w:val="003C42AF"/>
    <w:pPr>
      <w:keepNext/>
      <w:spacing w:before="160"/>
      <w:ind w:left="879" w:hanging="879"/>
    </w:pPr>
    <w:rPr>
      <w:rFonts w:ascii="Arial" w:hAnsi="Arial"/>
      <w:sz w:val="18"/>
      <w:lang w:val="en-AU" w:eastAsia="en-AU"/>
    </w:rPr>
  </w:style>
  <w:style w:type="paragraph" w:customStyle="1" w:styleId="Ednotepermnoteheading">
    <w:name w:val="Ednote(permnoteheading)"/>
    <w:basedOn w:val="PermNoteHeading"/>
    <w:rsid w:val="003C42AF"/>
    <w:rPr>
      <w:i/>
    </w:rPr>
  </w:style>
  <w:style w:type="paragraph" w:customStyle="1" w:styleId="zPermNoteHeading">
    <w:name w:val="zPermNoteHeading"/>
    <w:qFormat/>
    <w:rsid w:val="003C42AF"/>
    <w:pPr>
      <w:spacing w:before="160"/>
      <w:ind w:left="1446" w:right="284" w:hanging="879"/>
    </w:pPr>
    <w:rPr>
      <w:rFonts w:ascii="Arial" w:hAnsi="Arial"/>
      <w:sz w:val="18"/>
      <w:lang w:val="en-AU" w:eastAsia="en-AU"/>
    </w:rPr>
  </w:style>
  <w:style w:type="paragraph" w:customStyle="1" w:styleId="nzPermNoteHeading">
    <w:name w:val="nzPermNoteHeading"/>
    <w:rsid w:val="003C42AF"/>
    <w:pPr>
      <w:spacing w:before="40"/>
      <w:ind w:left="1446" w:right="284" w:hanging="879"/>
    </w:pPr>
    <w:rPr>
      <w:rFonts w:ascii="Arial" w:hAnsi="Arial"/>
      <w:sz w:val="14"/>
      <w:lang w:val="en-AU" w:eastAsia="en-AU"/>
    </w:rPr>
  </w:style>
  <w:style w:type="paragraph" w:customStyle="1" w:styleId="PermNoteText">
    <w:name w:val="PermNoteText"/>
    <w:qFormat/>
    <w:rsid w:val="003C42AF"/>
    <w:pPr>
      <w:tabs>
        <w:tab w:val="left" w:pos="879"/>
      </w:tabs>
      <w:spacing w:before="80"/>
      <w:ind w:left="1418" w:hanging="1418"/>
    </w:pPr>
    <w:rPr>
      <w:rFonts w:ascii="Arial" w:hAnsi="Arial"/>
      <w:sz w:val="18"/>
      <w:lang w:val="en-AU" w:eastAsia="en-AU"/>
    </w:rPr>
  </w:style>
  <w:style w:type="paragraph" w:customStyle="1" w:styleId="Ednotepermnotetext">
    <w:name w:val="Ednote(permnotetext)"/>
    <w:basedOn w:val="PermNoteText"/>
    <w:rsid w:val="003C42AF"/>
    <w:rPr>
      <w:i/>
    </w:rPr>
  </w:style>
  <w:style w:type="paragraph" w:customStyle="1" w:styleId="zPermNoteText">
    <w:name w:val="zPermNoteText"/>
    <w:qFormat/>
    <w:rsid w:val="003C42AF"/>
    <w:pPr>
      <w:tabs>
        <w:tab w:val="left" w:pos="1446"/>
      </w:tabs>
      <w:spacing w:before="80"/>
      <w:ind w:left="2013" w:right="284" w:hanging="1446"/>
    </w:pPr>
    <w:rPr>
      <w:rFonts w:ascii="Arial" w:hAnsi="Arial"/>
      <w:sz w:val="18"/>
      <w:lang w:val="en-AU" w:eastAsia="en-AU"/>
    </w:rPr>
  </w:style>
  <w:style w:type="paragraph" w:customStyle="1" w:styleId="nzPermNoteText">
    <w:name w:val="nzPermNoteText"/>
    <w:rsid w:val="003C42AF"/>
    <w:pPr>
      <w:tabs>
        <w:tab w:val="left" w:pos="1446"/>
      </w:tabs>
      <w:spacing w:before="40"/>
      <w:ind w:left="2013" w:right="284" w:hanging="1446"/>
    </w:pPr>
    <w:rPr>
      <w:rFonts w:ascii="Arial" w:hAnsi="Arial"/>
      <w:sz w:val="14"/>
      <w:lang w:val="en-AU" w:eastAsia="en-AU"/>
    </w:rPr>
  </w:style>
  <w:style w:type="paragraph" w:customStyle="1" w:styleId="PermNotePara">
    <w:name w:val="PermNotePara"/>
    <w:qFormat/>
    <w:rsid w:val="003C42AF"/>
    <w:pPr>
      <w:tabs>
        <w:tab w:val="right" w:pos="1843"/>
      </w:tabs>
      <w:spacing w:before="80"/>
      <w:ind w:left="2013" w:hanging="2013"/>
    </w:pPr>
    <w:rPr>
      <w:rFonts w:ascii="Arial" w:hAnsi="Arial"/>
      <w:sz w:val="18"/>
      <w:lang w:val="en-AU" w:eastAsia="en-AU"/>
    </w:rPr>
  </w:style>
  <w:style w:type="paragraph" w:customStyle="1" w:styleId="Ednotepermnotepara">
    <w:name w:val="Ednote(permnotepara)"/>
    <w:basedOn w:val="PermNotePara"/>
    <w:rsid w:val="003C42AF"/>
    <w:rPr>
      <w:i/>
    </w:rPr>
  </w:style>
  <w:style w:type="paragraph" w:customStyle="1" w:styleId="zPermNotePara">
    <w:name w:val="zPermNotePara"/>
    <w:qFormat/>
    <w:rsid w:val="003C42AF"/>
    <w:pPr>
      <w:tabs>
        <w:tab w:val="right" w:pos="2410"/>
      </w:tabs>
      <w:spacing w:before="80"/>
      <w:ind w:left="2580" w:right="284" w:hanging="2013"/>
    </w:pPr>
    <w:rPr>
      <w:rFonts w:ascii="Arial" w:hAnsi="Arial"/>
      <w:sz w:val="18"/>
      <w:lang w:val="en-AU" w:eastAsia="en-AU"/>
    </w:rPr>
  </w:style>
  <w:style w:type="paragraph" w:customStyle="1" w:styleId="nzPermNotePara">
    <w:name w:val="nzPermNotePara"/>
    <w:rsid w:val="003C42AF"/>
    <w:pPr>
      <w:tabs>
        <w:tab w:val="right" w:pos="2410"/>
      </w:tabs>
      <w:spacing w:before="40"/>
      <w:ind w:left="2580" w:right="284" w:hanging="2013"/>
    </w:pPr>
    <w:rPr>
      <w:rFonts w:ascii="Arial" w:hAnsi="Arial"/>
      <w:sz w:val="14"/>
      <w:lang w:val="en-AU" w:eastAsia="en-AU"/>
    </w:rPr>
  </w:style>
  <w:style w:type="paragraph" w:customStyle="1" w:styleId="PermNoteSubPara">
    <w:name w:val="PermNoteSubPara"/>
    <w:qFormat/>
    <w:rsid w:val="003C42AF"/>
    <w:pPr>
      <w:tabs>
        <w:tab w:val="right" w:pos="2296"/>
      </w:tabs>
      <w:spacing w:before="80"/>
      <w:ind w:left="2580" w:hanging="2580"/>
    </w:pPr>
    <w:rPr>
      <w:rFonts w:ascii="Arial" w:hAnsi="Arial"/>
      <w:sz w:val="18"/>
      <w:lang w:val="en-AU" w:eastAsia="en-AU"/>
    </w:rPr>
  </w:style>
  <w:style w:type="paragraph" w:customStyle="1" w:styleId="Ednotepermnotesubpara">
    <w:name w:val="Ednote(permnotesubpara)"/>
    <w:basedOn w:val="PermNoteSubPara"/>
    <w:rsid w:val="003C42AF"/>
    <w:rPr>
      <w:i/>
    </w:rPr>
  </w:style>
  <w:style w:type="paragraph" w:customStyle="1" w:styleId="zPermNoteSubPara">
    <w:name w:val="zPermNoteSubPara"/>
    <w:qFormat/>
    <w:rsid w:val="003C42AF"/>
    <w:pPr>
      <w:tabs>
        <w:tab w:val="right" w:pos="2863"/>
      </w:tabs>
      <w:spacing w:before="80"/>
      <w:ind w:left="3147" w:right="284" w:hanging="2580"/>
    </w:pPr>
    <w:rPr>
      <w:rFonts w:ascii="Arial" w:hAnsi="Arial"/>
      <w:sz w:val="18"/>
      <w:lang w:val="en-AU" w:eastAsia="en-AU"/>
    </w:rPr>
  </w:style>
  <w:style w:type="paragraph" w:customStyle="1" w:styleId="nzPermNoteSubPara">
    <w:name w:val="nzPermNoteSubPara"/>
    <w:rsid w:val="003C42AF"/>
    <w:pPr>
      <w:tabs>
        <w:tab w:val="right" w:pos="2863"/>
      </w:tabs>
      <w:spacing w:before="40"/>
      <w:ind w:left="3147" w:right="284" w:hanging="2580"/>
    </w:pPr>
    <w:rPr>
      <w:rFonts w:ascii="Arial" w:hAnsi="Arial"/>
      <w:sz w:val="14"/>
      <w:lang w:val="en-AU" w:eastAsia="en-AU"/>
    </w:rPr>
  </w:style>
  <w:style w:type="paragraph" w:customStyle="1" w:styleId="SectAltNote">
    <w:name w:val="SectAltNote"/>
    <w:qFormat/>
    <w:rsid w:val="003C42AF"/>
    <w:pPr>
      <w:keepNext/>
      <w:tabs>
        <w:tab w:val="left" w:pos="879"/>
      </w:tabs>
      <w:spacing w:before="160"/>
      <w:ind w:left="1418" w:hanging="1418"/>
    </w:pPr>
    <w:rPr>
      <w:rFonts w:ascii="Arial" w:hAnsi="Arial"/>
      <w:sz w:val="18"/>
      <w:lang w:val="en-AU" w:eastAsia="en-AU"/>
    </w:rPr>
  </w:style>
  <w:style w:type="paragraph" w:customStyle="1" w:styleId="nzSectAltNote">
    <w:name w:val="nzSectAltNote"/>
    <w:qFormat/>
    <w:rsid w:val="003C42AF"/>
    <w:pPr>
      <w:tabs>
        <w:tab w:val="left" w:pos="1446"/>
      </w:tabs>
      <w:spacing w:before="40"/>
      <w:ind w:left="1990" w:hanging="1423"/>
    </w:pPr>
    <w:rPr>
      <w:rFonts w:ascii="Arial" w:hAnsi="Arial"/>
      <w:sz w:val="14"/>
      <w:lang w:val="en-AU" w:eastAsia="en-AU"/>
    </w:rPr>
  </w:style>
  <w:style w:type="paragraph" w:customStyle="1" w:styleId="SectAltHeading">
    <w:name w:val="SectAltHeading"/>
    <w:qFormat/>
    <w:rsid w:val="003C42AF"/>
    <w:pPr>
      <w:tabs>
        <w:tab w:val="left" w:pos="879"/>
      </w:tabs>
      <w:spacing w:before="80"/>
      <w:ind w:left="1418" w:hanging="1418"/>
    </w:pPr>
    <w:rPr>
      <w:rFonts w:ascii="Arial" w:hAnsi="Arial"/>
      <w:b/>
      <w:sz w:val="18"/>
      <w:lang w:val="en-AU" w:eastAsia="en-AU"/>
    </w:rPr>
  </w:style>
  <w:style w:type="paragraph" w:customStyle="1" w:styleId="nzSectAltHeading">
    <w:name w:val="nzSectAltHeading"/>
    <w:qFormat/>
    <w:rsid w:val="003C42AF"/>
    <w:pPr>
      <w:tabs>
        <w:tab w:val="left" w:pos="1446"/>
      </w:tabs>
      <w:spacing w:before="40"/>
      <w:ind w:left="1990" w:hanging="1423"/>
    </w:pPr>
    <w:rPr>
      <w:rFonts w:ascii="Arial" w:hAnsi="Arial"/>
      <w:b/>
      <w:sz w:val="14"/>
      <w:lang w:val="en-AU" w:eastAsia="en-AU"/>
    </w:rPr>
  </w:style>
  <w:style w:type="paragraph" w:customStyle="1" w:styleId="nzShoulderClause">
    <w:name w:val="nzShoulderClause"/>
    <w:next w:val="ySubsection"/>
    <w:rsid w:val="003C42AF"/>
    <w:pPr>
      <w:spacing w:before="80"/>
      <w:jc w:val="right"/>
    </w:pPr>
    <w:rPr>
      <w:lang w:val="en-AU" w:eastAsia="en-AU"/>
    </w:rPr>
  </w:style>
  <w:style w:type="paragraph" w:customStyle="1" w:styleId="nzDeleteListSub">
    <w:name w:val="nzDeleteListSub"/>
    <w:rsid w:val="003C42AF"/>
    <w:pPr>
      <w:spacing w:before="80"/>
      <w:ind w:left="1446"/>
    </w:pPr>
    <w:rPr>
      <w:lang w:val="en-AU" w:eastAsia="en-AU"/>
    </w:rPr>
  </w:style>
  <w:style w:type="paragraph" w:customStyle="1" w:styleId="nzDeleteListPara">
    <w:name w:val="nzDeleteListPara"/>
    <w:rsid w:val="003C42AF"/>
    <w:pPr>
      <w:spacing w:before="80"/>
      <w:ind w:left="2183"/>
    </w:pPr>
    <w:rPr>
      <w:lang w:val="en-AU" w:eastAsia="en-AU"/>
    </w:rPr>
  </w:style>
  <w:style w:type="paragraph" w:customStyle="1" w:styleId="nzEdnotepart">
    <w:name w:val="nzEdnote(part)"/>
    <w:basedOn w:val="nzHeading2"/>
    <w:rsid w:val="003C42AF"/>
    <w:rPr>
      <w:b w:val="0"/>
      <w:i/>
    </w:rPr>
  </w:style>
  <w:style w:type="paragraph" w:customStyle="1" w:styleId="nzEdnotedivision">
    <w:name w:val="nzEdnote(division)"/>
    <w:basedOn w:val="nzHeading3"/>
    <w:rsid w:val="003C42AF"/>
    <w:rPr>
      <w:b w:val="0"/>
      <w:i/>
    </w:rPr>
  </w:style>
  <w:style w:type="paragraph" w:customStyle="1" w:styleId="nzEdnotesubdivision">
    <w:name w:val="nzEdnote(subdivision)"/>
    <w:basedOn w:val="nzHeading4"/>
    <w:rsid w:val="003C42AF"/>
    <w:rPr>
      <w:i/>
    </w:rPr>
  </w:style>
  <w:style w:type="paragraph" w:customStyle="1" w:styleId="nzEdnotesection">
    <w:name w:val="nzEdnote(section)"/>
    <w:basedOn w:val="nzHeading5"/>
    <w:rsid w:val="003C42AF"/>
    <w:rPr>
      <w:b w:val="0"/>
      <w:i/>
    </w:rPr>
  </w:style>
  <w:style w:type="paragraph" w:customStyle="1" w:styleId="nzEdnotesubsection">
    <w:name w:val="nzEdnote(subsection)"/>
    <w:basedOn w:val="nzSubsection"/>
    <w:rsid w:val="003C42AF"/>
    <w:rPr>
      <w:i/>
    </w:rPr>
  </w:style>
  <w:style w:type="paragraph" w:customStyle="1" w:styleId="nzEdnotepara">
    <w:name w:val="nzEdnote(para)"/>
    <w:basedOn w:val="nzIndenta"/>
    <w:rsid w:val="003C42AF"/>
    <w:rPr>
      <w:i/>
    </w:rPr>
  </w:style>
  <w:style w:type="paragraph" w:customStyle="1" w:styleId="nzEdnotesubpara">
    <w:name w:val="nzEdnote(subpara)"/>
    <w:basedOn w:val="nzIndenti"/>
    <w:rsid w:val="003C42AF"/>
    <w:rPr>
      <w:i/>
    </w:rPr>
  </w:style>
  <w:style w:type="paragraph" w:customStyle="1" w:styleId="nzEdnoteitem">
    <w:name w:val="nzEdnote(item)"/>
    <w:basedOn w:val="nzIndentI0"/>
    <w:rsid w:val="003C42AF"/>
    <w:rPr>
      <w:i/>
    </w:rPr>
  </w:style>
  <w:style w:type="paragraph" w:customStyle="1" w:styleId="nzEdnotesubitem">
    <w:name w:val="nzEdnote(subitem)"/>
    <w:basedOn w:val="nzIndentA0"/>
    <w:rsid w:val="003C42AF"/>
    <w:rPr>
      <w:i/>
    </w:rPr>
  </w:style>
  <w:style w:type="paragraph" w:customStyle="1" w:styleId="nzEdnotedefpara">
    <w:name w:val="nzEdnote(defpara)"/>
    <w:basedOn w:val="nzDefpara"/>
    <w:rsid w:val="003C42AF"/>
    <w:rPr>
      <w:i/>
    </w:rPr>
  </w:style>
  <w:style w:type="paragraph" w:customStyle="1" w:styleId="nzEdnotedefsubpara">
    <w:name w:val="nzEdnote(defsubpara)"/>
    <w:basedOn w:val="nzDefsubpara"/>
    <w:rsid w:val="003C42AF"/>
    <w:rPr>
      <w:i/>
    </w:rPr>
  </w:style>
  <w:style w:type="paragraph" w:customStyle="1" w:styleId="nzEdnotedefitem">
    <w:name w:val="nzEdnote(defitem)"/>
    <w:basedOn w:val="nzDefitem"/>
    <w:rsid w:val="003C42AF"/>
    <w:rPr>
      <w:i/>
    </w:rPr>
  </w:style>
  <w:style w:type="paragraph" w:customStyle="1" w:styleId="nzEdnotedefsubitem">
    <w:name w:val="nzEdnote(defsubitem)"/>
    <w:basedOn w:val="nzDefsubitem"/>
    <w:rsid w:val="003C42AF"/>
    <w:rPr>
      <w:i/>
    </w:rPr>
  </w:style>
  <w:style w:type="paragraph" w:customStyle="1" w:styleId="nzEdnotepenpara">
    <w:name w:val="nzEdnote(penpara)"/>
    <w:basedOn w:val="nzPenpara"/>
    <w:rsid w:val="003C42AF"/>
    <w:rPr>
      <w:i/>
    </w:rPr>
  </w:style>
  <w:style w:type="paragraph" w:customStyle="1" w:styleId="nzEdnotepensubpara">
    <w:name w:val="nzEdnote(pensubpara)"/>
    <w:basedOn w:val="nzPensubpara"/>
    <w:rsid w:val="003C42AF"/>
    <w:rPr>
      <w:i/>
    </w:rPr>
  </w:style>
  <w:style w:type="paragraph" w:customStyle="1" w:styleId="nzEdnotepenitem">
    <w:name w:val="nzEdnote(penitem)"/>
    <w:basedOn w:val="nzPenitem"/>
    <w:rsid w:val="003C42AF"/>
    <w:rPr>
      <w:i/>
    </w:rPr>
  </w:style>
  <w:style w:type="paragraph" w:customStyle="1" w:styleId="nzFootnoteheading">
    <w:name w:val="nzFootnote(heading)"/>
    <w:rsid w:val="003C42AF"/>
    <w:pPr>
      <w:tabs>
        <w:tab w:val="left" w:pos="879"/>
      </w:tabs>
      <w:spacing w:before="40"/>
      <w:ind w:left="879" w:hanging="879"/>
    </w:pPr>
    <w:rPr>
      <w:i/>
      <w:snapToGrid w:val="0"/>
      <w:lang w:val="en-AU" w:eastAsia="en-AU"/>
    </w:rPr>
  </w:style>
  <w:style w:type="paragraph" w:customStyle="1" w:styleId="nzFootnotesection">
    <w:name w:val="nzFootnote(section)"/>
    <w:rsid w:val="003C42AF"/>
    <w:pPr>
      <w:keepLines/>
      <w:tabs>
        <w:tab w:val="left" w:pos="893"/>
      </w:tabs>
      <w:spacing w:before="40"/>
      <w:ind w:left="893" w:hanging="893"/>
    </w:pPr>
    <w:rPr>
      <w:i/>
      <w:snapToGrid w:val="0"/>
      <w:lang w:val="en-AU" w:eastAsia="en-AU"/>
    </w:rPr>
  </w:style>
  <w:style w:type="paragraph" w:customStyle="1" w:styleId="nzFootnotelongtitle">
    <w:name w:val="nzFootnote(longtitle)"/>
    <w:basedOn w:val="nzFootnotesection"/>
    <w:rsid w:val="003C42AF"/>
  </w:style>
  <w:style w:type="paragraph" w:customStyle="1" w:styleId="nzFootnotepreamble">
    <w:name w:val="nzFootnote(preamble)"/>
    <w:basedOn w:val="nzFootnotesection"/>
    <w:rsid w:val="003C42AF"/>
  </w:style>
  <w:style w:type="paragraph" w:customStyle="1" w:styleId="nzOmitFootnote">
    <w:name w:val="nzOmitFootnote"/>
    <w:basedOn w:val="nzEdnotesection"/>
    <w:rsid w:val="003C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019208">
      <w:bodyDiv w:val="1"/>
      <w:marLeft w:val="0"/>
      <w:marRight w:val="0"/>
      <w:marTop w:val="0"/>
      <w:marBottom w:val="0"/>
      <w:divBdr>
        <w:top w:val="none" w:sz="0" w:space="0" w:color="auto"/>
        <w:left w:val="none" w:sz="0" w:space="0" w:color="auto"/>
        <w:bottom w:val="none" w:sz="0" w:space="0" w:color="auto"/>
        <w:right w:val="none" w:sz="0" w:space="0" w:color="auto"/>
      </w:divBdr>
    </w:div>
    <w:div w:id="251013199">
      <w:bodyDiv w:val="1"/>
      <w:marLeft w:val="0"/>
      <w:marRight w:val="0"/>
      <w:marTop w:val="0"/>
      <w:marBottom w:val="0"/>
      <w:divBdr>
        <w:top w:val="none" w:sz="0" w:space="0" w:color="auto"/>
        <w:left w:val="none" w:sz="0" w:space="0" w:color="auto"/>
        <w:bottom w:val="none" w:sz="0" w:space="0" w:color="auto"/>
        <w:right w:val="none" w:sz="0" w:space="0" w:color="auto"/>
      </w:divBdr>
    </w:div>
    <w:div w:id="627587501">
      <w:bodyDiv w:val="1"/>
      <w:marLeft w:val="0"/>
      <w:marRight w:val="0"/>
      <w:marTop w:val="0"/>
      <w:marBottom w:val="0"/>
      <w:divBdr>
        <w:top w:val="none" w:sz="0" w:space="0" w:color="auto"/>
        <w:left w:val="none" w:sz="0" w:space="0" w:color="auto"/>
        <w:bottom w:val="none" w:sz="0" w:space="0" w:color="auto"/>
        <w:right w:val="none" w:sz="0" w:space="0" w:color="auto"/>
      </w:divBdr>
    </w:div>
    <w:div w:id="659967935">
      <w:bodyDiv w:val="1"/>
      <w:marLeft w:val="0"/>
      <w:marRight w:val="0"/>
      <w:marTop w:val="0"/>
      <w:marBottom w:val="0"/>
      <w:divBdr>
        <w:top w:val="none" w:sz="0" w:space="0" w:color="auto"/>
        <w:left w:val="none" w:sz="0" w:space="0" w:color="auto"/>
        <w:bottom w:val="none" w:sz="0" w:space="0" w:color="auto"/>
        <w:right w:val="none" w:sz="0" w:space="0" w:color="auto"/>
      </w:divBdr>
    </w:div>
    <w:div w:id="1424451439">
      <w:bodyDiv w:val="1"/>
      <w:marLeft w:val="0"/>
      <w:marRight w:val="0"/>
      <w:marTop w:val="0"/>
      <w:marBottom w:val="0"/>
      <w:divBdr>
        <w:top w:val="none" w:sz="0" w:space="0" w:color="auto"/>
        <w:left w:val="none" w:sz="0" w:space="0" w:color="auto"/>
        <w:bottom w:val="none" w:sz="0" w:space="0" w:color="auto"/>
        <w:right w:val="none" w:sz="0" w:space="0" w:color="auto"/>
      </w:divBdr>
    </w:div>
    <w:div w:id="1554464022">
      <w:bodyDiv w:val="1"/>
      <w:marLeft w:val="0"/>
      <w:marRight w:val="0"/>
      <w:marTop w:val="0"/>
      <w:marBottom w:val="0"/>
      <w:divBdr>
        <w:top w:val="none" w:sz="0" w:space="0" w:color="auto"/>
        <w:left w:val="none" w:sz="0" w:space="0" w:color="auto"/>
        <w:bottom w:val="none" w:sz="0" w:space="0" w:color="auto"/>
        <w:right w:val="none" w:sz="0" w:space="0" w:color="auto"/>
      </w:divBdr>
    </w:div>
    <w:div w:id="1567062122">
      <w:bodyDiv w:val="1"/>
      <w:marLeft w:val="0"/>
      <w:marRight w:val="0"/>
      <w:marTop w:val="0"/>
      <w:marBottom w:val="0"/>
      <w:divBdr>
        <w:top w:val="none" w:sz="0" w:space="0" w:color="auto"/>
        <w:left w:val="none" w:sz="0" w:space="0" w:color="auto"/>
        <w:bottom w:val="none" w:sz="0" w:space="0" w:color="auto"/>
        <w:right w:val="none" w:sz="0" w:space="0" w:color="auto"/>
      </w:divBdr>
    </w:div>
    <w:div w:id="1603490623">
      <w:bodyDiv w:val="1"/>
      <w:marLeft w:val="0"/>
      <w:marRight w:val="0"/>
      <w:marTop w:val="0"/>
      <w:marBottom w:val="0"/>
      <w:divBdr>
        <w:top w:val="none" w:sz="0" w:space="0" w:color="auto"/>
        <w:left w:val="none" w:sz="0" w:space="0" w:color="auto"/>
        <w:bottom w:val="none" w:sz="0" w:space="0" w:color="auto"/>
        <w:right w:val="none" w:sz="0" w:space="0" w:color="auto"/>
      </w:divBdr>
    </w:div>
    <w:div w:id="161490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5.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3970</Words>
  <Characters>22630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6102.ARM.ML 7-6 (SOFR)</vt:lpstr>
    </vt:vector>
  </TitlesOfParts>
  <Company/>
  <LinksUpToDate>false</LinksUpToDate>
  <CharactersWithSpaces>26547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6102.ARM.ML 7-6 (SOFR)</dc:title>
  <dc:subject>Schedule 2 to Multifamily Loan and Security Agreement - Summary of Loan Terms (Interest Rate Type - ARM 7/6 (SOFR)) (Master Lease)</dc:subject>
  <dc:creator/>
  <cp:lastModifiedBy/>
  <cp:revision>1</cp:revision>
  <dcterms:created xsi:type="dcterms:W3CDTF">2025-06-06T18:45:00Z</dcterms:created>
  <dcterms:modified xsi:type="dcterms:W3CDTF">2026-09-26T00:07:00Z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82 of 1983</vt:lpwstr>
  </property>
  <property fmtid="{D5CDD505-2E9C-101B-9397-08002B2CF9AE}" pid="3" name="CommencementDate">
    <vt:lpwstr>20060704</vt:lpwstr>
  </property>
  <property fmtid="{D5CDD505-2E9C-101B-9397-08002B2CF9AE}" pid="4" name="DocumentType">
    <vt:lpwstr>Act</vt:lpwstr>
  </property>
  <property fmtid="{D5CDD505-2E9C-101B-9397-08002B2CF9AE}" pid="5" name="AsAtDate">
    <vt:lpwstr>04 Jul 2006</vt:lpwstr>
  </property>
  <property fmtid="{D5CDD505-2E9C-101B-9397-08002B2CF9AE}" pid="6" name="Suffix">
    <vt:lpwstr>00-d0-05</vt:lpwstr>
  </property>
  <property fmtid="{D5CDD505-2E9C-101B-9397-08002B2CF9AE}" pid="7" name="Status">
    <vt:lpwstr>NIF</vt:lpwstr>
  </property>
</Properties>
</file>