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09F1B" w14:textId="77777777" w:rsidR="00624A22" w:rsidRPr="00384DF9" w:rsidRDefault="00E8797E" w:rsidP="00715085">
      <w:pPr>
        <w:framePr w:hSpace="180" w:wrap="around" w:vAnchor="page" w:hAnchor="margin" w:y="2621"/>
        <w:rPr>
          <w:ins w:id="0" w:author="Comparison" w:date="2026-09-22T12:17:00Z" w16du:dateUtc="2026-09-22T16:17:00Z"/>
          <w:rFonts w:ascii="Arial" w:hAnsi="Arial" w:cs="Arial"/>
          <w:b/>
          <w:sz w:val="24"/>
          <w:szCs w:val="24"/>
        </w:rPr>
      </w:pPr>
      <w:ins w:id="1" w:author="Comparison" w:date="2026-09-22T12:17:00Z" w16du:dateUtc="2026-09-22T16:17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tbl>
      <w:tblPr>
        <w:tblStyle w:val="TableGrid"/>
        <w:tblpPr w:leftFromText="180" w:rightFromText="180" w:vertAnchor="page" w:horzAnchor="margin" w:tblpY="262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"/>
        <w:gridCol w:w="2989"/>
        <w:gridCol w:w="2674"/>
        <w:gridCol w:w="2291"/>
        <w:gridCol w:w="920"/>
      </w:tblGrid>
      <w:tr w:rsidR="00624A22" w:rsidRPr="00FD3C31" w14:paraId="104DED76" w14:textId="77777777" w:rsidTr="00715085">
        <w:trPr>
          <w:trHeight w:val="517"/>
          <w:del w:id="2" w:author="Comparison" w:date="2026-09-22T12:17:00Z" w16du:dateUtc="2026-09-22T16:17:00Z"/>
        </w:trPr>
        <w:tc>
          <w:tcPr>
            <w:tcW w:w="9286" w:type="dxa"/>
            <w:gridSpan w:val="5"/>
            <w:tcBorders>
              <w:bottom w:val="dotted" w:sz="4" w:space="0" w:color="auto"/>
            </w:tcBorders>
            <w:vAlign w:val="center"/>
          </w:tcPr>
          <w:p w14:paraId="5C0917C5" w14:textId="2EBCBC4D" w:rsidR="00624A22" w:rsidRPr="00384DF9" w:rsidRDefault="00624A22" w:rsidP="00715085">
            <w:pPr>
              <w:rPr>
                <w:del w:id="3" w:author="Comparison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</w:p>
          <w:p w14:paraId="392EBE71" w14:textId="42236540" w:rsidR="00615674" w:rsidRDefault="007D5DC8" w:rsidP="00715085">
            <w:pPr>
              <w:jc w:val="center"/>
              <w:rPr>
                <w:del w:id="4" w:author="Comparison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5" w:author="Comparison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 xml:space="preserve">Příloha ZD č. </w:delText>
              </w:r>
              <w:r w:rsidR="00E4376D">
                <w:rPr>
                  <w:rFonts w:ascii="Arial" w:hAnsi="Arial" w:cs="Arial"/>
                  <w:b/>
                  <w:sz w:val="26"/>
                  <w:szCs w:val="26"/>
                </w:rPr>
                <w:delText>7</w:delText>
              </w:r>
              <w:r w:rsidR="00624A22" w:rsidRPr="0019410C">
                <w:rPr>
                  <w:rFonts w:ascii="Arial" w:hAnsi="Arial" w:cs="Arial"/>
                  <w:b/>
                  <w:sz w:val="26"/>
                  <w:szCs w:val="26"/>
                </w:rPr>
                <w:delText xml:space="preserve"> – Seznam poddodavatelů </w:delText>
              </w:r>
              <w:r w:rsidR="00615674">
                <w:rPr>
                  <w:rFonts w:ascii="Arial" w:hAnsi="Arial" w:cs="Arial"/>
                  <w:b/>
                  <w:sz w:val="26"/>
                  <w:szCs w:val="26"/>
                </w:rPr>
                <w:delText xml:space="preserve">na plnění </w:delText>
              </w:r>
            </w:del>
          </w:p>
          <w:p w14:paraId="63E1CB56" w14:textId="01C68D7E" w:rsidR="00624A22" w:rsidRPr="0019410C" w:rsidRDefault="00615674" w:rsidP="00715085">
            <w:pPr>
              <w:jc w:val="center"/>
              <w:rPr>
                <w:del w:id="6" w:author="Comparison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7" w:author="Comparison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>předmětu veřejné zakázky</w:delText>
              </w:r>
            </w:del>
          </w:p>
          <w:p w14:paraId="68429C39" w14:textId="535C71E2" w:rsidR="00624A22" w:rsidRPr="00E4376D" w:rsidRDefault="00624A22" w:rsidP="00715085">
            <w:pPr>
              <w:jc w:val="center"/>
              <w:rPr>
                <w:del w:id="8" w:author="Comparison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  <w:del w:id="9" w:author="Comparison" w:date="2026-09-22T12:17:00Z" w16du:dateUtc="2026-09-22T16:17:00Z">
              <w:r w:rsidRPr="00E4376D">
                <w:rPr>
                  <w:rFonts w:ascii="Arial" w:hAnsi="Arial" w:cs="Arial"/>
                  <w:b/>
                  <w:sz w:val="24"/>
                  <w:szCs w:val="24"/>
                </w:rPr>
                <w:delText xml:space="preserve">(vzorový </w:delText>
              </w:r>
              <w:r w:rsidR="00E4376D" w:rsidRPr="00E4376D">
                <w:rPr>
                  <w:rFonts w:ascii="Arial" w:hAnsi="Arial" w:cs="Arial"/>
                  <w:b/>
                  <w:sz w:val="24"/>
                  <w:szCs w:val="24"/>
                </w:rPr>
                <w:delText>dokument</w:delText>
              </w:r>
              <w:r w:rsidRPr="00E4376D">
                <w:rPr>
                  <w:rFonts w:ascii="Arial" w:hAnsi="Arial" w:cs="Arial"/>
                  <w:b/>
                  <w:sz w:val="24"/>
                  <w:szCs w:val="24"/>
                </w:rPr>
                <w:delText>)</w:delText>
              </w:r>
            </w:del>
          </w:p>
          <w:p w14:paraId="5E702BD2" w14:textId="77777777" w:rsidR="00624A22" w:rsidRPr="00384DF9" w:rsidRDefault="00624A22" w:rsidP="00715085">
            <w:pPr>
              <w:jc w:val="center"/>
              <w:rPr>
                <w:del w:id="10" w:author="Comparison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3386F" w:rsidRPr="00346492" w14:paraId="174D3961" w14:textId="77777777" w:rsidTr="00715085">
        <w:trPr>
          <w:trHeight w:val="63"/>
          <w:del w:id="11" w:author="Comparison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7D0A82EA" w14:textId="3DD1504B" w:rsidR="0063386F" w:rsidRPr="00346492" w:rsidRDefault="0063386F" w:rsidP="00715085">
            <w:pPr>
              <w:spacing w:before="120" w:after="120"/>
              <w:rPr>
                <w:del w:id="12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3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 zadavatele a název veřejné zakázky:</w:delText>
              </w:r>
            </w:del>
          </w:p>
        </w:tc>
      </w:tr>
      <w:tr w:rsidR="0063386F" w:rsidRPr="00346492" w14:paraId="397F7B3E" w14:textId="77777777" w:rsidTr="00715085">
        <w:trPr>
          <w:trHeight w:val="641"/>
          <w:del w:id="14" w:author="Comparison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0AC15104" w14:textId="17E03AFE" w:rsidR="0063386F" w:rsidRPr="00346492" w:rsidRDefault="0063386F" w:rsidP="00715085">
            <w:pPr>
              <w:rPr>
                <w:del w:id="15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6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Zadavatel veřejné zakázky:</w:delText>
              </w:r>
            </w:del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</w:tcPr>
          <w:p w14:paraId="33270B50" w14:textId="3BA3010B" w:rsidR="0063386F" w:rsidRPr="00346492" w:rsidRDefault="0063386F" w:rsidP="00715085">
            <w:pPr>
              <w:pStyle w:val="Default"/>
              <w:rPr>
                <w:del w:id="17" w:author="Comparison" w:date="2026-09-22T12:17:00Z" w16du:dateUtc="2026-09-22T16:17:00Z"/>
                <w:b/>
                <w:sz w:val="18"/>
                <w:szCs w:val="18"/>
              </w:rPr>
            </w:pPr>
            <w:del w:id="18" w:author="Comparison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>Název: Město</w:delText>
              </w:r>
              <w:r w:rsidR="00E4376D">
                <w:rPr>
                  <w:b/>
                  <w:sz w:val="18"/>
                  <w:szCs w:val="18"/>
                </w:rPr>
                <w:delText xml:space="preserve"> Bruntál</w:delText>
              </w:r>
            </w:del>
          </w:p>
          <w:p w14:paraId="7BE9C5CA" w14:textId="2E268367" w:rsidR="0063386F" w:rsidRPr="00346492" w:rsidRDefault="0063386F" w:rsidP="00715085">
            <w:pPr>
              <w:pStyle w:val="Default"/>
              <w:rPr>
                <w:del w:id="19" w:author="Comparison" w:date="2026-09-22T12:17:00Z" w16du:dateUtc="2026-09-22T16:17:00Z"/>
                <w:b/>
                <w:sz w:val="18"/>
                <w:szCs w:val="18"/>
              </w:rPr>
            </w:pPr>
            <w:del w:id="20" w:author="Comparison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 xml:space="preserve">Adresa: </w:delText>
              </w:r>
              <w:r w:rsidR="00E4376D">
                <w:rPr>
                  <w:b/>
                  <w:sz w:val="18"/>
                  <w:szCs w:val="18"/>
                </w:rPr>
                <w:delText>Nádražní 994/20, 792 01 Bruntál 1</w:delText>
              </w:r>
            </w:del>
          </w:p>
          <w:p w14:paraId="023EAD00" w14:textId="79974CE6" w:rsidR="0063386F" w:rsidRPr="00346492" w:rsidRDefault="0063386F" w:rsidP="00715085">
            <w:pPr>
              <w:rPr>
                <w:del w:id="21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22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IČ/DIČ: 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 / CZ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</w:del>
          </w:p>
        </w:tc>
      </w:tr>
      <w:tr w:rsidR="0063386F" w:rsidRPr="00346492" w14:paraId="10FEFF4B" w14:textId="77777777" w:rsidTr="00715085">
        <w:trPr>
          <w:trHeight w:val="63"/>
          <w:del w:id="23" w:author="Comparison" w:date="2026-09-22T12:17:00Z" w16du:dateUtc="2026-09-22T16:17:00Z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B35862B" w14:textId="423A869C" w:rsidR="0063386F" w:rsidRPr="00346492" w:rsidRDefault="0063386F" w:rsidP="00715085">
            <w:pPr>
              <w:rPr>
                <w:del w:id="24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25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Název veřejné zakázky:</w:delText>
              </w:r>
            </w:del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</w:tcPr>
          <w:p w14:paraId="35A4DEAA" w14:textId="0724AACE" w:rsidR="0063386F" w:rsidRPr="00346492" w:rsidRDefault="00E4376D" w:rsidP="00715085">
            <w:pPr>
              <w:rPr>
                <w:del w:id="26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27" w:author="Comparison" w:date="2026-09-22T12:17:00Z" w16du:dateUtc="2026-09-22T16:17:00Z">
              <w:r>
                <w:rPr>
                  <w:rFonts w:ascii="Arial" w:hAnsi="Arial" w:cs="Arial"/>
                  <w:b/>
                  <w:sz w:val="18"/>
                  <w:szCs w:val="18"/>
                </w:rPr>
                <w:delText xml:space="preserve">Modernizace veřejného osvětlení </w:delText>
              </w:r>
              <w:r w:rsidR="00361A26">
                <w:rPr>
                  <w:rFonts w:ascii="Arial" w:hAnsi="Arial" w:cs="Arial"/>
                  <w:b/>
                  <w:sz w:val="18"/>
                  <w:szCs w:val="18"/>
                </w:rPr>
                <w:delText>M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ěsto Bruntál</w:delText>
              </w:r>
            </w:del>
          </w:p>
        </w:tc>
      </w:tr>
      <w:tr w:rsidR="0063386F" w:rsidRPr="00346492" w14:paraId="29B4ACFE" w14:textId="77777777" w:rsidTr="00715085">
        <w:trPr>
          <w:trHeight w:val="86"/>
          <w:del w:id="28" w:author="Comparison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49DC7656" w14:textId="685AA54D" w:rsidR="0063386F" w:rsidRPr="00346492" w:rsidRDefault="0063386F" w:rsidP="00715085">
            <w:pPr>
              <w:spacing w:before="120" w:after="120"/>
              <w:rPr>
                <w:del w:id="29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0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 účastníka zadávacího řízení:</w:delText>
              </w:r>
            </w:del>
          </w:p>
        </w:tc>
      </w:tr>
      <w:tr w:rsidR="0063386F" w:rsidRPr="00346492" w14:paraId="6C756F1B" w14:textId="77777777" w:rsidTr="00715085">
        <w:trPr>
          <w:trHeight w:val="192"/>
          <w:del w:id="31" w:author="Comparison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</w:tcPr>
          <w:p w14:paraId="3A1B7956" w14:textId="77777777" w:rsidR="0063386F" w:rsidRPr="00346492" w:rsidRDefault="0063386F" w:rsidP="00715085">
            <w:pPr>
              <w:rPr>
                <w:del w:id="32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3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Účastník zadávacího řízení:</w:delText>
              </w:r>
            </w:del>
          </w:p>
          <w:p w14:paraId="135D4765" w14:textId="4B0A9A54" w:rsidR="0063386F" w:rsidRPr="00346492" w:rsidRDefault="0063386F" w:rsidP="00715085">
            <w:pPr>
              <w:rPr>
                <w:del w:id="34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5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(obchodní firma nebo název organizace)</w:delText>
              </w:r>
            </w:del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  <w:vAlign w:val="center"/>
          </w:tcPr>
          <w:p w14:paraId="226A8B79" w14:textId="77777777" w:rsidR="0063386F" w:rsidRPr="00346492" w:rsidRDefault="0063386F" w:rsidP="00715085">
            <w:pPr>
              <w:jc w:val="center"/>
              <w:rPr>
                <w:del w:id="36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16AEC0C" w14:textId="77777777" w:rsidTr="00715085">
        <w:trPr>
          <w:trHeight w:val="198"/>
          <w:del w:id="37" w:author="Comparison" w:date="2026-09-22T12:17:00Z" w16du:dateUtc="2026-09-22T16:17:00Z"/>
        </w:trPr>
        <w:tc>
          <w:tcPr>
            <w:tcW w:w="6067" w:type="dxa"/>
            <w:gridSpan w:val="3"/>
          </w:tcPr>
          <w:p w14:paraId="41AB74DF" w14:textId="77777777" w:rsidR="0063386F" w:rsidRPr="00346492" w:rsidRDefault="0063386F" w:rsidP="00715085">
            <w:pPr>
              <w:rPr>
                <w:del w:id="38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9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Sídlo:</w:delText>
              </w:r>
            </w:del>
          </w:p>
          <w:p w14:paraId="3130BF0A" w14:textId="69AF651A" w:rsidR="0063386F" w:rsidRPr="00346492" w:rsidRDefault="0063386F" w:rsidP="00715085">
            <w:pPr>
              <w:rPr>
                <w:del w:id="40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41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(celá adresa včetně PSČ)</w:delText>
              </w:r>
            </w:del>
          </w:p>
        </w:tc>
        <w:tc>
          <w:tcPr>
            <w:tcW w:w="3219" w:type="dxa"/>
            <w:gridSpan w:val="2"/>
            <w:vAlign w:val="center"/>
          </w:tcPr>
          <w:p w14:paraId="2C10F3EF" w14:textId="77777777" w:rsidR="0063386F" w:rsidRPr="00346492" w:rsidRDefault="0063386F" w:rsidP="00715085">
            <w:pPr>
              <w:jc w:val="center"/>
              <w:rPr>
                <w:del w:id="42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BBFAEAC" w14:textId="77777777" w:rsidTr="00715085">
        <w:trPr>
          <w:trHeight w:val="76"/>
          <w:del w:id="43" w:author="Comparison" w:date="2026-09-22T12:17:00Z" w16du:dateUtc="2026-09-22T16:17:00Z"/>
        </w:trPr>
        <w:tc>
          <w:tcPr>
            <w:tcW w:w="6067" w:type="dxa"/>
            <w:gridSpan w:val="3"/>
            <w:vAlign w:val="center"/>
          </w:tcPr>
          <w:p w14:paraId="7F03528E" w14:textId="08C68B56" w:rsidR="0063386F" w:rsidRPr="00346492" w:rsidRDefault="0063386F" w:rsidP="00715085">
            <w:pPr>
              <w:rPr>
                <w:del w:id="44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45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IČ:</w:delText>
              </w:r>
            </w:del>
          </w:p>
        </w:tc>
        <w:tc>
          <w:tcPr>
            <w:tcW w:w="3219" w:type="dxa"/>
            <w:gridSpan w:val="2"/>
            <w:vAlign w:val="center"/>
          </w:tcPr>
          <w:p w14:paraId="6606BE4E" w14:textId="77777777" w:rsidR="0063386F" w:rsidRPr="00346492" w:rsidRDefault="0063386F" w:rsidP="00715085">
            <w:pPr>
              <w:jc w:val="center"/>
              <w:rPr>
                <w:del w:id="46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664A93A6" w14:textId="77777777" w:rsidTr="00715085">
        <w:trPr>
          <w:trHeight w:val="136"/>
          <w:del w:id="47" w:author="Comparison" w:date="2026-09-22T12:17:00Z" w16du:dateUtc="2026-09-22T16:17:00Z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194AA6D" w14:textId="43DC2381" w:rsidR="0063386F" w:rsidRPr="00346492" w:rsidRDefault="0063386F" w:rsidP="00715085">
            <w:pPr>
              <w:rPr>
                <w:del w:id="48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49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DIČ:</w:delText>
              </w:r>
            </w:del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  <w:vAlign w:val="center"/>
          </w:tcPr>
          <w:p w14:paraId="3DEA7300" w14:textId="77777777" w:rsidR="0063386F" w:rsidRPr="00346492" w:rsidRDefault="0063386F" w:rsidP="00715085">
            <w:pPr>
              <w:jc w:val="center"/>
              <w:rPr>
                <w:del w:id="50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3D4B45A9" w14:textId="77777777" w:rsidTr="00715085">
        <w:trPr>
          <w:trHeight w:val="63"/>
          <w:del w:id="51" w:author="Comparison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1379A8BE" w14:textId="64195D61" w:rsidR="0063386F" w:rsidRPr="00346492" w:rsidRDefault="0063386F" w:rsidP="00715085">
            <w:pPr>
              <w:spacing w:before="120" w:after="120"/>
              <w:rPr>
                <w:del w:id="52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53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Seznam poddodavatelů:</w:delText>
              </w:r>
            </w:del>
          </w:p>
        </w:tc>
      </w:tr>
      <w:tr w:rsidR="0063386F" w:rsidRPr="00346492" w14:paraId="53D1388F" w14:textId="77777777" w:rsidTr="00715085">
        <w:trPr>
          <w:trHeight w:val="641"/>
          <w:del w:id="54" w:author="Comparison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189B7700" w14:textId="77777777" w:rsidR="0063386F" w:rsidRPr="00346492" w:rsidRDefault="0063386F" w:rsidP="00715085">
            <w:pPr>
              <w:jc w:val="center"/>
              <w:rPr>
                <w:del w:id="5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6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</w:delText>
              </w:r>
            </w:del>
          </w:p>
        </w:tc>
        <w:tc>
          <w:tcPr>
            <w:tcW w:w="2299" w:type="dxa"/>
            <w:tcBorders>
              <w:top w:val="dotted" w:sz="4" w:space="0" w:color="auto"/>
            </w:tcBorders>
            <w:vAlign w:val="center"/>
          </w:tcPr>
          <w:p w14:paraId="1F30F825" w14:textId="77777777" w:rsidR="0063386F" w:rsidRPr="00346492" w:rsidRDefault="0063386F" w:rsidP="00715085">
            <w:pPr>
              <w:jc w:val="center"/>
              <w:rPr>
                <w:del w:id="57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58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Specifikace části plnění zakázky, kterou má </w:delText>
              </w:r>
              <w:r w:rsidRPr="00346492"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delText>účastník zadávacího řízení</w:delText>
              </w:r>
              <w:r w:rsidRPr="00346492">
                <w:rPr>
                  <w:rFonts w:ascii="Arial" w:hAnsi="Arial" w:cs="Arial"/>
                  <w:color w:val="000000"/>
                  <w:sz w:val="18"/>
                  <w:szCs w:val="18"/>
                </w:rPr>
                <w:delText xml:space="preserve"> 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v úmyslu zadat poddodavateli</w:delText>
              </w:r>
            </w:del>
          </w:p>
        </w:tc>
        <w:tc>
          <w:tcPr>
            <w:tcW w:w="920" w:type="dxa"/>
            <w:tcBorders>
              <w:top w:val="dotted" w:sz="4" w:space="0" w:color="auto"/>
            </w:tcBorders>
            <w:vAlign w:val="center"/>
          </w:tcPr>
          <w:p w14:paraId="34AC5F4F" w14:textId="77777777" w:rsidR="0063386F" w:rsidRPr="00346492" w:rsidRDefault="0063386F" w:rsidP="00715085">
            <w:pPr>
              <w:jc w:val="center"/>
              <w:rPr>
                <w:del w:id="59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60" w:author="Comparison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% podíl na plnění zakázky</w:delText>
              </w:r>
            </w:del>
          </w:p>
        </w:tc>
      </w:tr>
      <w:tr w:rsidR="00346492" w:rsidRPr="00346492" w14:paraId="4A417B12" w14:textId="77777777" w:rsidTr="00715085">
        <w:trPr>
          <w:trHeight w:val="269"/>
          <w:del w:id="61" w:author="Comparison" w:date="2026-09-22T12:17:00Z" w16du:dateUtc="2026-09-22T16:17:00Z"/>
        </w:trPr>
        <w:tc>
          <w:tcPr>
            <w:tcW w:w="367" w:type="dxa"/>
            <w:vMerge w:val="restart"/>
          </w:tcPr>
          <w:p w14:paraId="1C739E24" w14:textId="77777777" w:rsidR="0063386F" w:rsidRPr="00346492" w:rsidRDefault="0063386F" w:rsidP="00715085">
            <w:pPr>
              <w:rPr>
                <w:del w:id="6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3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1.</w:delText>
              </w:r>
            </w:del>
          </w:p>
        </w:tc>
        <w:tc>
          <w:tcPr>
            <w:tcW w:w="3002" w:type="dxa"/>
            <w:vAlign w:val="center"/>
          </w:tcPr>
          <w:p w14:paraId="1A869CE7" w14:textId="499A57C6" w:rsidR="0063386F" w:rsidRPr="00346492" w:rsidRDefault="0063386F" w:rsidP="00715085">
            <w:pPr>
              <w:rPr>
                <w:del w:id="6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5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393E0AE2" w14:textId="77777777" w:rsidR="0063386F" w:rsidRPr="00346492" w:rsidRDefault="0063386F" w:rsidP="00715085">
            <w:pPr>
              <w:rPr>
                <w:del w:id="6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1C344616" w14:textId="77777777" w:rsidR="0063386F" w:rsidRPr="00346492" w:rsidRDefault="0063386F" w:rsidP="00715085">
            <w:pPr>
              <w:rPr>
                <w:del w:id="6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1C71867F" w14:textId="77777777" w:rsidR="0063386F" w:rsidRPr="00346492" w:rsidRDefault="0063386F" w:rsidP="00715085">
            <w:pPr>
              <w:rPr>
                <w:del w:id="6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79CC92" w14:textId="77777777" w:rsidTr="00715085">
        <w:trPr>
          <w:trHeight w:val="409"/>
          <w:del w:id="69" w:author="Comparison" w:date="2026-09-22T12:17:00Z" w16du:dateUtc="2026-09-22T16:17:00Z"/>
        </w:trPr>
        <w:tc>
          <w:tcPr>
            <w:tcW w:w="367" w:type="dxa"/>
            <w:vMerge/>
          </w:tcPr>
          <w:p w14:paraId="4D1B3F93" w14:textId="77777777" w:rsidR="0063386F" w:rsidRPr="00346492" w:rsidRDefault="0063386F" w:rsidP="00715085">
            <w:pPr>
              <w:rPr>
                <w:del w:id="7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62C2AB" w14:textId="59BF01EB" w:rsidR="0063386F" w:rsidRPr="00346492" w:rsidRDefault="0063386F" w:rsidP="00715085">
            <w:pPr>
              <w:rPr>
                <w:del w:id="7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72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4CD2F2E9" w14:textId="77777777" w:rsidR="0063386F" w:rsidRPr="00346492" w:rsidRDefault="0063386F" w:rsidP="00715085">
            <w:pPr>
              <w:rPr>
                <w:del w:id="7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BDB7D9" w14:textId="77777777" w:rsidR="0063386F" w:rsidRPr="00346492" w:rsidRDefault="0063386F" w:rsidP="00715085">
            <w:pPr>
              <w:rPr>
                <w:del w:id="7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042EC8E" w14:textId="77777777" w:rsidR="0063386F" w:rsidRPr="00346492" w:rsidRDefault="0063386F" w:rsidP="00715085">
            <w:pPr>
              <w:rPr>
                <w:del w:id="7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6065523" w14:textId="77777777" w:rsidTr="00715085">
        <w:trPr>
          <w:trHeight w:val="124"/>
          <w:del w:id="76" w:author="Comparison" w:date="2026-09-22T12:17:00Z" w16du:dateUtc="2026-09-22T16:17:00Z"/>
        </w:trPr>
        <w:tc>
          <w:tcPr>
            <w:tcW w:w="367" w:type="dxa"/>
            <w:vMerge/>
          </w:tcPr>
          <w:p w14:paraId="65A9AD5E" w14:textId="77777777" w:rsidR="0063386F" w:rsidRPr="00346492" w:rsidRDefault="0063386F" w:rsidP="00715085">
            <w:pPr>
              <w:rPr>
                <w:del w:id="7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6CCF0F" w14:textId="77777777" w:rsidR="0063386F" w:rsidRPr="00346492" w:rsidRDefault="0063386F" w:rsidP="00715085">
            <w:pPr>
              <w:rPr>
                <w:del w:id="7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79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1E50391C" w14:textId="77777777" w:rsidR="0063386F" w:rsidRPr="00346492" w:rsidRDefault="0063386F" w:rsidP="00715085">
            <w:pPr>
              <w:rPr>
                <w:del w:id="8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6ABA5AA" w14:textId="77777777" w:rsidR="0063386F" w:rsidRPr="00346492" w:rsidRDefault="0063386F" w:rsidP="00715085">
            <w:pPr>
              <w:rPr>
                <w:del w:id="8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1FF30F8" w14:textId="77777777" w:rsidR="0063386F" w:rsidRPr="00346492" w:rsidRDefault="0063386F" w:rsidP="00715085">
            <w:pPr>
              <w:rPr>
                <w:del w:id="8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635163" w14:textId="77777777" w:rsidTr="00715085">
        <w:trPr>
          <w:trHeight w:val="184"/>
          <w:del w:id="83" w:author="Comparison" w:date="2026-09-22T12:17:00Z" w16du:dateUtc="2026-09-22T16:17:00Z"/>
        </w:trPr>
        <w:tc>
          <w:tcPr>
            <w:tcW w:w="367" w:type="dxa"/>
            <w:vMerge/>
          </w:tcPr>
          <w:p w14:paraId="2BFCFEA7" w14:textId="77777777" w:rsidR="0063386F" w:rsidRPr="00346492" w:rsidRDefault="0063386F" w:rsidP="00715085">
            <w:pPr>
              <w:rPr>
                <w:del w:id="8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3C21C78" w14:textId="36EF5025" w:rsidR="0063386F" w:rsidRPr="00346492" w:rsidRDefault="0063386F" w:rsidP="00715085">
            <w:pPr>
              <w:rPr>
                <w:del w:id="8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86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</w:delText>
              </w:r>
              <w:r w:rsidR="003112D2" w:rsidRPr="00346492">
                <w:rPr>
                  <w:rFonts w:ascii="Arial" w:hAnsi="Arial" w:cs="Arial"/>
                  <w:sz w:val="18"/>
                  <w:szCs w:val="18"/>
                </w:rPr>
                <w:delText>/DIČ</w:delText>
              </w:r>
              <w:r w:rsidRPr="00346492">
                <w:rPr>
                  <w:rFonts w:ascii="Arial" w:hAnsi="Arial" w:cs="Arial"/>
                  <w:sz w:val="18"/>
                  <w:szCs w:val="18"/>
                </w:rPr>
                <w:delText>:</w:delText>
              </w:r>
            </w:del>
          </w:p>
        </w:tc>
        <w:tc>
          <w:tcPr>
            <w:tcW w:w="2698" w:type="dxa"/>
            <w:vAlign w:val="center"/>
          </w:tcPr>
          <w:p w14:paraId="68CAEC3A" w14:textId="77777777" w:rsidR="0063386F" w:rsidRPr="00346492" w:rsidRDefault="0063386F" w:rsidP="00715085">
            <w:pPr>
              <w:rPr>
                <w:del w:id="8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BD55598" w14:textId="77777777" w:rsidR="0063386F" w:rsidRPr="00346492" w:rsidRDefault="0063386F" w:rsidP="00715085">
            <w:pPr>
              <w:rPr>
                <w:del w:id="8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24190F8" w14:textId="77777777" w:rsidR="0063386F" w:rsidRPr="00346492" w:rsidRDefault="0063386F" w:rsidP="00715085">
            <w:pPr>
              <w:rPr>
                <w:del w:id="8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871B47D" w14:textId="77777777" w:rsidTr="00715085">
        <w:trPr>
          <w:trHeight w:val="130"/>
          <w:del w:id="90" w:author="Comparison" w:date="2026-09-22T12:17:00Z" w16du:dateUtc="2026-09-22T16:17:00Z"/>
        </w:trPr>
        <w:tc>
          <w:tcPr>
            <w:tcW w:w="367" w:type="dxa"/>
            <w:vMerge/>
          </w:tcPr>
          <w:p w14:paraId="152F1897" w14:textId="77777777" w:rsidR="003112D2" w:rsidRPr="00346492" w:rsidRDefault="003112D2" w:rsidP="00715085">
            <w:pPr>
              <w:rPr>
                <w:del w:id="9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ACF1D44" w14:textId="5C0709D5" w:rsidR="003112D2" w:rsidRPr="00346492" w:rsidRDefault="003112D2" w:rsidP="00715085">
            <w:pPr>
              <w:rPr>
                <w:del w:id="9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93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06A28D54" w14:textId="77777777" w:rsidR="003112D2" w:rsidRPr="00346492" w:rsidRDefault="003112D2" w:rsidP="00715085">
            <w:pPr>
              <w:rPr>
                <w:del w:id="9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51477E7" w14:textId="77777777" w:rsidR="003112D2" w:rsidRPr="00346492" w:rsidRDefault="003112D2" w:rsidP="00715085">
            <w:pPr>
              <w:rPr>
                <w:del w:id="9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D48AF17" w14:textId="77777777" w:rsidR="003112D2" w:rsidRPr="00346492" w:rsidRDefault="003112D2" w:rsidP="00715085">
            <w:pPr>
              <w:rPr>
                <w:del w:id="9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ED8D81E" w14:textId="77777777" w:rsidTr="00715085">
        <w:trPr>
          <w:trHeight w:val="130"/>
          <w:del w:id="97" w:author="Comparison" w:date="2026-09-22T12:17:00Z" w16du:dateUtc="2026-09-22T16:17:00Z"/>
        </w:trPr>
        <w:tc>
          <w:tcPr>
            <w:tcW w:w="367" w:type="dxa"/>
            <w:vMerge/>
          </w:tcPr>
          <w:p w14:paraId="74463FEC" w14:textId="77777777" w:rsidR="003112D2" w:rsidRPr="00346492" w:rsidRDefault="003112D2" w:rsidP="00715085">
            <w:pPr>
              <w:rPr>
                <w:del w:id="9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60F279C" w14:textId="27F8159D" w:rsidR="003112D2" w:rsidRPr="00346492" w:rsidRDefault="003112D2" w:rsidP="00715085">
            <w:pPr>
              <w:rPr>
                <w:del w:id="9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00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E6F74A5" w14:textId="77777777" w:rsidR="003112D2" w:rsidRPr="00346492" w:rsidRDefault="003112D2" w:rsidP="00715085">
            <w:pPr>
              <w:rPr>
                <w:del w:id="10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4DACA24" w14:textId="77777777" w:rsidR="003112D2" w:rsidRPr="00346492" w:rsidRDefault="003112D2" w:rsidP="00715085">
            <w:pPr>
              <w:rPr>
                <w:del w:id="10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88985A4" w14:textId="77777777" w:rsidR="003112D2" w:rsidRPr="00346492" w:rsidRDefault="003112D2" w:rsidP="00715085">
            <w:pPr>
              <w:rPr>
                <w:del w:id="10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24C535" w14:textId="77777777" w:rsidTr="00715085">
        <w:trPr>
          <w:trHeight w:val="130"/>
          <w:del w:id="104" w:author="Comparison" w:date="2026-09-22T12:17:00Z" w16du:dateUtc="2026-09-22T16:17:00Z"/>
        </w:trPr>
        <w:tc>
          <w:tcPr>
            <w:tcW w:w="367" w:type="dxa"/>
            <w:vMerge/>
          </w:tcPr>
          <w:p w14:paraId="55360DE4" w14:textId="77777777" w:rsidR="0063386F" w:rsidRPr="00346492" w:rsidRDefault="0063386F" w:rsidP="00715085">
            <w:pPr>
              <w:rPr>
                <w:del w:id="10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5BFD63F" w14:textId="77777777" w:rsidR="0063386F" w:rsidRPr="00346492" w:rsidRDefault="0063386F" w:rsidP="00715085">
            <w:pPr>
              <w:rPr>
                <w:del w:id="10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07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7B8AF05F" w14:textId="77777777" w:rsidR="0063386F" w:rsidRPr="00346492" w:rsidRDefault="0063386F" w:rsidP="00715085">
            <w:pPr>
              <w:rPr>
                <w:del w:id="10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1C346347" w14:textId="77777777" w:rsidR="0063386F" w:rsidRPr="00346492" w:rsidRDefault="0063386F" w:rsidP="00715085">
            <w:pPr>
              <w:rPr>
                <w:del w:id="10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0D14A86" w14:textId="77777777" w:rsidR="0063386F" w:rsidRPr="00346492" w:rsidRDefault="0063386F" w:rsidP="00715085">
            <w:pPr>
              <w:rPr>
                <w:del w:id="11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8B31DEA" w14:textId="77777777" w:rsidTr="00715085">
        <w:trPr>
          <w:trHeight w:val="74"/>
          <w:del w:id="111" w:author="Comparison" w:date="2026-09-22T12:17:00Z" w16du:dateUtc="2026-09-22T16:17:00Z"/>
        </w:trPr>
        <w:tc>
          <w:tcPr>
            <w:tcW w:w="367" w:type="dxa"/>
            <w:vMerge/>
          </w:tcPr>
          <w:p w14:paraId="55AE4384" w14:textId="77777777" w:rsidR="0063386F" w:rsidRPr="00346492" w:rsidRDefault="0063386F" w:rsidP="00715085">
            <w:pPr>
              <w:rPr>
                <w:del w:id="11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96100D0" w14:textId="77777777" w:rsidR="0063386F" w:rsidRPr="00346492" w:rsidRDefault="0063386F" w:rsidP="00715085">
            <w:pPr>
              <w:rPr>
                <w:del w:id="11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14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3968E795" w14:textId="77777777" w:rsidR="0063386F" w:rsidRPr="00346492" w:rsidRDefault="0063386F" w:rsidP="00715085">
            <w:pPr>
              <w:rPr>
                <w:del w:id="11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8890591" w14:textId="77777777" w:rsidR="0063386F" w:rsidRPr="00346492" w:rsidRDefault="0063386F" w:rsidP="00715085">
            <w:pPr>
              <w:rPr>
                <w:del w:id="11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A73544" w14:textId="77777777" w:rsidR="0063386F" w:rsidRPr="00346492" w:rsidRDefault="0063386F" w:rsidP="00715085">
            <w:pPr>
              <w:rPr>
                <w:del w:id="11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1228A24E" w14:textId="77777777" w:rsidTr="00715085">
        <w:trPr>
          <w:trHeight w:val="116"/>
          <w:del w:id="118" w:author="Comparison" w:date="2026-09-22T12:17:00Z" w16du:dateUtc="2026-09-22T16:17:00Z"/>
        </w:trPr>
        <w:tc>
          <w:tcPr>
            <w:tcW w:w="367" w:type="dxa"/>
          </w:tcPr>
          <w:p w14:paraId="7D2DC681" w14:textId="77777777" w:rsidR="0063386F" w:rsidRPr="00346492" w:rsidRDefault="0063386F" w:rsidP="00715085">
            <w:pPr>
              <w:rPr>
                <w:del w:id="11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60254DDB" w14:textId="77777777" w:rsidR="0063386F" w:rsidRPr="00346492" w:rsidRDefault="0063386F" w:rsidP="00715085">
            <w:pPr>
              <w:rPr>
                <w:del w:id="12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216F1E2" w14:textId="77777777" w:rsidTr="00715085">
        <w:trPr>
          <w:del w:id="121" w:author="Comparison" w:date="2026-09-22T12:17:00Z" w16du:dateUtc="2026-09-22T16:17:00Z"/>
        </w:trPr>
        <w:tc>
          <w:tcPr>
            <w:tcW w:w="367" w:type="dxa"/>
            <w:vMerge w:val="restart"/>
          </w:tcPr>
          <w:p w14:paraId="3BE73259" w14:textId="77777777" w:rsidR="003112D2" w:rsidRPr="00346492" w:rsidRDefault="003112D2" w:rsidP="00715085">
            <w:pPr>
              <w:rPr>
                <w:del w:id="12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23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2.</w:delText>
              </w:r>
            </w:del>
          </w:p>
        </w:tc>
        <w:tc>
          <w:tcPr>
            <w:tcW w:w="3002" w:type="dxa"/>
            <w:vAlign w:val="center"/>
          </w:tcPr>
          <w:p w14:paraId="2F835A06" w14:textId="6D9A6440" w:rsidR="003112D2" w:rsidRPr="00346492" w:rsidRDefault="003112D2" w:rsidP="00715085">
            <w:pPr>
              <w:rPr>
                <w:del w:id="12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25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5D215BEA" w14:textId="77777777" w:rsidR="003112D2" w:rsidRPr="00346492" w:rsidRDefault="003112D2" w:rsidP="00715085">
            <w:pPr>
              <w:rPr>
                <w:del w:id="12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63D001A3" w14:textId="77777777" w:rsidR="003112D2" w:rsidRPr="00346492" w:rsidRDefault="003112D2" w:rsidP="00715085">
            <w:pPr>
              <w:rPr>
                <w:del w:id="12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3DDBBE0E" w14:textId="77777777" w:rsidR="003112D2" w:rsidRPr="00346492" w:rsidRDefault="003112D2" w:rsidP="00715085">
            <w:pPr>
              <w:rPr>
                <w:del w:id="12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612CA8" w14:textId="77777777" w:rsidTr="00715085">
        <w:trPr>
          <w:del w:id="129" w:author="Comparison" w:date="2026-09-22T12:17:00Z" w16du:dateUtc="2026-09-22T16:17:00Z"/>
        </w:trPr>
        <w:tc>
          <w:tcPr>
            <w:tcW w:w="367" w:type="dxa"/>
            <w:vMerge/>
          </w:tcPr>
          <w:p w14:paraId="354A39ED" w14:textId="77777777" w:rsidR="003112D2" w:rsidRPr="00346492" w:rsidRDefault="003112D2" w:rsidP="00715085">
            <w:pPr>
              <w:rPr>
                <w:del w:id="13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B9D163B" w14:textId="19BA0180" w:rsidR="003112D2" w:rsidRPr="00346492" w:rsidRDefault="003112D2" w:rsidP="00715085">
            <w:pPr>
              <w:rPr>
                <w:del w:id="13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32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46ACD2B" w14:textId="77777777" w:rsidR="003112D2" w:rsidRPr="00346492" w:rsidRDefault="003112D2" w:rsidP="00715085">
            <w:pPr>
              <w:rPr>
                <w:del w:id="13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04DCEA7" w14:textId="77777777" w:rsidR="003112D2" w:rsidRPr="00346492" w:rsidRDefault="003112D2" w:rsidP="00715085">
            <w:pPr>
              <w:rPr>
                <w:del w:id="13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FDA2F3" w14:textId="77777777" w:rsidR="003112D2" w:rsidRPr="00346492" w:rsidRDefault="003112D2" w:rsidP="00715085">
            <w:pPr>
              <w:rPr>
                <w:del w:id="13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63476A" w14:textId="77777777" w:rsidTr="00715085">
        <w:trPr>
          <w:del w:id="136" w:author="Comparison" w:date="2026-09-22T12:17:00Z" w16du:dateUtc="2026-09-22T16:17:00Z"/>
        </w:trPr>
        <w:tc>
          <w:tcPr>
            <w:tcW w:w="367" w:type="dxa"/>
            <w:vMerge/>
          </w:tcPr>
          <w:p w14:paraId="6EFADD7B" w14:textId="77777777" w:rsidR="003112D2" w:rsidRPr="00346492" w:rsidRDefault="003112D2" w:rsidP="00715085">
            <w:pPr>
              <w:rPr>
                <w:del w:id="13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0F9738" w14:textId="7A10DF28" w:rsidR="003112D2" w:rsidRPr="00346492" w:rsidRDefault="003112D2" w:rsidP="00715085">
            <w:pPr>
              <w:rPr>
                <w:del w:id="13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39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6290999" w14:textId="77777777" w:rsidR="003112D2" w:rsidRPr="00346492" w:rsidRDefault="003112D2" w:rsidP="00715085">
            <w:pPr>
              <w:rPr>
                <w:del w:id="14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F620CA4" w14:textId="77777777" w:rsidR="003112D2" w:rsidRPr="00346492" w:rsidRDefault="003112D2" w:rsidP="00715085">
            <w:pPr>
              <w:rPr>
                <w:del w:id="14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F8BFC84" w14:textId="77777777" w:rsidR="003112D2" w:rsidRPr="00346492" w:rsidRDefault="003112D2" w:rsidP="00715085">
            <w:pPr>
              <w:rPr>
                <w:del w:id="14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2D80CE0" w14:textId="77777777" w:rsidTr="00715085">
        <w:trPr>
          <w:del w:id="143" w:author="Comparison" w:date="2026-09-22T12:17:00Z" w16du:dateUtc="2026-09-22T16:17:00Z"/>
        </w:trPr>
        <w:tc>
          <w:tcPr>
            <w:tcW w:w="367" w:type="dxa"/>
            <w:vMerge/>
          </w:tcPr>
          <w:p w14:paraId="607613EC" w14:textId="77777777" w:rsidR="003112D2" w:rsidRPr="00346492" w:rsidRDefault="003112D2" w:rsidP="00715085">
            <w:pPr>
              <w:rPr>
                <w:del w:id="14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CE727B7" w14:textId="744DF525" w:rsidR="003112D2" w:rsidRPr="00346492" w:rsidRDefault="003112D2" w:rsidP="00715085">
            <w:pPr>
              <w:rPr>
                <w:del w:id="14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46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3AEB6F4C" w14:textId="77777777" w:rsidR="003112D2" w:rsidRPr="00346492" w:rsidRDefault="003112D2" w:rsidP="00715085">
            <w:pPr>
              <w:rPr>
                <w:del w:id="14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5198BF3" w14:textId="77777777" w:rsidR="003112D2" w:rsidRPr="00346492" w:rsidRDefault="003112D2" w:rsidP="00715085">
            <w:pPr>
              <w:rPr>
                <w:del w:id="14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01AE535" w14:textId="77777777" w:rsidR="003112D2" w:rsidRPr="00346492" w:rsidRDefault="003112D2" w:rsidP="00715085">
            <w:pPr>
              <w:rPr>
                <w:del w:id="14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596B290" w14:textId="77777777" w:rsidTr="00715085">
        <w:trPr>
          <w:del w:id="150" w:author="Comparison" w:date="2026-09-22T12:17:00Z" w16du:dateUtc="2026-09-22T16:17:00Z"/>
        </w:trPr>
        <w:tc>
          <w:tcPr>
            <w:tcW w:w="367" w:type="dxa"/>
            <w:vMerge/>
          </w:tcPr>
          <w:p w14:paraId="43B7AA43" w14:textId="77777777" w:rsidR="003112D2" w:rsidRPr="00346492" w:rsidRDefault="003112D2" w:rsidP="00715085">
            <w:pPr>
              <w:rPr>
                <w:del w:id="15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0BB6BC" w14:textId="576D17CC" w:rsidR="003112D2" w:rsidRPr="00346492" w:rsidRDefault="003112D2" w:rsidP="00715085">
            <w:pPr>
              <w:rPr>
                <w:del w:id="15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53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46E47CD" w14:textId="77777777" w:rsidR="003112D2" w:rsidRPr="00346492" w:rsidRDefault="003112D2" w:rsidP="00715085">
            <w:pPr>
              <w:rPr>
                <w:del w:id="15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5C566E7" w14:textId="77777777" w:rsidR="003112D2" w:rsidRPr="00346492" w:rsidRDefault="003112D2" w:rsidP="00715085">
            <w:pPr>
              <w:rPr>
                <w:del w:id="15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1098741" w14:textId="77777777" w:rsidR="003112D2" w:rsidRPr="00346492" w:rsidRDefault="003112D2" w:rsidP="00715085">
            <w:pPr>
              <w:rPr>
                <w:del w:id="15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03886C8" w14:textId="77777777" w:rsidTr="00715085">
        <w:trPr>
          <w:del w:id="157" w:author="Comparison" w:date="2026-09-22T12:17:00Z" w16du:dateUtc="2026-09-22T16:17:00Z"/>
        </w:trPr>
        <w:tc>
          <w:tcPr>
            <w:tcW w:w="367" w:type="dxa"/>
            <w:vMerge/>
          </w:tcPr>
          <w:p w14:paraId="214D1202" w14:textId="77777777" w:rsidR="003112D2" w:rsidRPr="00346492" w:rsidRDefault="003112D2" w:rsidP="00715085">
            <w:pPr>
              <w:rPr>
                <w:del w:id="15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4B8AC72" w14:textId="443EA128" w:rsidR="003112D2" w:rsidRPr="00346492" w:rsidRDefault="003112D2" w:rsidP="00715085">
            <w:pPr>
              <w:rPr>
                <w:del w:id="15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60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5BBC6376" w14:textId="77777777" w:rsidR="003112D2" w:rsidRPr="00346492" w:rsidRDefault="003112D2" w:rsidP="00715085">
            <w:pPr>
              <w:rPr>
                <w:del w:id="16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5407BBC" w14:textId="77777777" w:rsidR="003112D2" w:rsidRPr="00346492" w:rsidRDefault="003112D2" w:rsidP="00715085">
            <w:pPr>
              <w:rPr>
                <w:del w:id="16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5D7BB47" w14:textId="77777777" w:rsidR="003112D2" w:rsidRPr="00346492" w:rsidRDefault="003112D2" w:rsidP="00715085">
            <w:pPr>
              <w:rPr>
                <w:del w:id="16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3AE1157" w14:textId="77777777" w:rsidTr="00715085">
        <w:trPr>
          <w:del w:id="164" w:author="Comparison" w:date="2026-09-22T12:17:00Z" w16du:dateUtc="2026-09-22T16:17:00Z"/>
        </w:trPr>
        <w:tc>
          <w:tcPr>
            <w:tcW w:w="367" w:type="dxa"/>
            <w:vMerge/>
          </w:tcPr>
          <w:p w14:paraId="43978764" w14:textId="77777777" w:rsidR="003112D2" w:rsidRPr="00346492" w:rsidRDefault="003112D2" w:rsidP="00715085">
            <w:pPr>
              <w:rPr>
                <w:del w:id="16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731CDFD" w14:textId="2C3B4423" w:rsidR="003112D2" w:rsidRPr="00346492" w:rsidRDefault="003112D2" w:rsidP="00715085">
            <w:pPr>
              <w:rPr>
                <w:del w:id="16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67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3CB82167" w14:textId="77777777" w:rsidR="003112D2" w:rsidRPr="00346492" w:rsidRDefault="003112D2" w:rsidP="00715085">
            <w:pPr>
              <w:rPr>
                <w:del w:id="16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EE6329F" w14:textId="77777777" w:rsidR="003112D2" w:rsidRPr="00346492" w:rsidRDefault="003112D2" w:rsidP="00715085">
            <w:pPr>
              <w:rPr>
                <w:del w:id="16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0310588" w14:textId="77777777" w:rsidR="003112D2" w:rsidRPr="00346492" w:rsidRDefault="003112D2" w:rsidP="00715085">
            <w:pPr>
              <w:rPr>
                <w:del w:id="17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40374E8" w14:textId="77777777" w:rsidTr="00715085">
        <w:trPr>
          <w:trHeight w:val="74"/>
          <w:del w:id="171" w:author="Comparison" w:date="2026-09-22T12:17:00Z" w16du:dateUtc="2026-09-22T16:17:00Z"/>
        </w:trPr>
        <w:tc>
          <w:tcPr>
            <w:tcW w:w="367" w:type="dxa"/>
            <w:vMerge/>
          </w:tcPr>
          <w:p w14:paraId="57DC15C3" w14:textId="77777777" w:rsidR="003112D2" w:rsidRPr="00346492" w:rsidRDefault="003112D2" w:rsidP="00715085">
            <w:pPr>
              <w:rPr>
                <w:del w:id="17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13BCDE8" w14:textId="54805D9B" w:rsidR="003112D2" w:rsidRPr="00346492" w:rsidRDefault="003112D2" w:rsidP="00715085">
            <w:pPr>
              <w:rPr>
                <w:del w:id="17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74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E56FE9E" w14:textId="77777777" w:rsidR="003112D2" w:rsidRPr="00346492" w:rsidRDefault="003112D2" w:rsidP="00715085">
            <w:pPr>
              <w:rPr>
                <w:del w:id="17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72DC39" w14:textId="77777777" w:rsidR="003112D2" w:rsidRPr="00346492" w:rsidRDefault="003112D2" w:rsidP="00715085">
            <w:pPr>
              <w:rPr>
                <w:del w:id="17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37754F8" w14:textId="77777777" w:rsidR="003112D2" w:rsidRPr="00346492" w:rsidRDefault="003112D2" w:rsidP="00715085">
            <w:pPr>
              <w:rPr>
                <w:del w:id="17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B707C4" w14:textId="77777777" w:rsidTr="00715085">
        <w:trPr>
          <w:trHeight w:val="116"/>
          <w:del w:id="178" w:author="Comparison" w:date="2026-09-22T12:17:00Z" w16du:dateUtc="2026-09-22T16:17:00Z"/>
        </w:trPr>
        <w:tc>
          <w:tcPr>
            <w:tcW w:w="367" w:type="dxa"/>
          </w:tcPr>
          <w:p w14:paraId="13A88E59" w14:textId="77777777" w:rsidR="0063386F" w:rsidRPr="00346492" w:rsidRDefault="0063386F" w:rsidP="00715085">
            <w:pPr>
              <w:rPr>
                <w:del w:id="17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4469AA4C" w14:textId="77777777" w:rsidR="0063386F" w:rsidRPr="00346492" w:rsidRDefault="0063386F" w:rsidP="00715085">
            <w:pPr>
              <w:rPr>
                <w:del w:id="18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9FDBB9F" w14:textId="77777777" w:rsidTr="00715085">
        <w:trPr>
          <w:del w:id="181" w:author="Comparison" w:date="2026-09-22T12:17:00Z" w16du:dateUtc="2026-09-22T16:17:00Z"/>
        </w:trPr>
        <w:tc>
          <w:tcPr>
            <w:tcW w:w="367" w:type="dxa"/>
            <w:vMerge w:val="restart"/>
          </w:tcPr>
          <w:p w14:paraId="1CB1C219" w14:textId="77777777" w:rsidR="003112D2" w:rsidRPr="00346492" w:rsidRDefault="003112D2" w:rsidP="00715085">
            <w:pPr>
              <w:rPr>
                <w:del w:id="18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83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3.</w:delText>
              </w:r>
            </w:del>
          </w:p>
        </w:tc>
        <w:tc>
          <w:tcPr>
            <w:tcW w:w="3002" w:type="dxa"/>
            <w:vAlign w:val="center"/>
          </w:tcPr>
          <w:p w14:paraId="6A6FEF07" w14:textId="2341A5C8" w:rsidR="003112D2" w:rsidRPr="00346492" w:rsidRDefault="003112D2" w:rsidP="00715085">
            <w:pPr>
              <w:rPr>
                <w:del w:id="18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85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6331D75A" w14:textId="77777777" w:rsidR="003112D2" w:rsidRPr="00346492" w:rsidRDefault="003112D2" w:rsidP="00715085">
            <w:pPr>
              <w:rPr>
                <w:del w:id="18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1F828C" w14:textId="77777777" w:rsidR="003112D2" w:rsidRPr="00346492" w:rsidRDefault="003112D2" w:rsidP="00715085">
            <w:pPr>
              <w:rPr>
                <w:del w:id="18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5DFE915" w14:textId="77777777" w:rsidR="003112D2" w:rsidRPr="00346492" w:rsidRDefault="003112D2" w:rsidP="00715085">
            <w:pPr>
              <w:rPr>
                <w:del w:id="18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D9D87B0" w14:textId="77777777" w:rsidTr="00715085">
        <w:trPr>
          <w:del w:id="189" w:author="Comparison" w:date="2026-09-22T12:17:00Z" w16du:dateUtc="2026-09-22T16:17:00Z"/>
        </w:trPr>
        <w:tc>
          <w:tcPr>
            <w:tcW w:w="367" w:type="dxa"/>
            <w:vMerge/>
          </w:tcPr>
          <w:p w14:paraId="0613994F" w14:textId="77777777" w:rsidR="003112D2" w:rsidRPr="00346492" w:rsidRDefault="003112D2" w:rsidP="00715085">
            <w:pPr>
              <w:rPr>
                <w:del w:id="19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8ED174F" w14:textId="563593F6" w:rsidR="003112D2" w:rsidRPr="00346492" w:rsidRDefault="003112D2" w:rsidP="00715085">
            <w:pPr>
              <w:rPr>
                <w:del w:id="19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92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7AA40098" w14:textId="77777777" w:rsidR="003112D2" w:rsidRPr="00346492" w:rsidRDefault="003112D2" w:rsidP="00715085">
            <w:pPr>
              <w:rPr>
                <w:del w:id="19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0B7D1B1" w14:textId="77777777" w:rsidR="003112D2" w:rsidRPr="00346492" w:rsidRDefault="003112D2" w:rsidP="00715085">
            <w:pPr>
              <w:rPr>
                <w:del w:id="19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6F41A31" w14:textId="77777777" w:rsidR="003112D2" w:rsidRPr="00346492" w:rsidRDefault="003112D2" w:rsidP="00715085">
            <w:pPr>
              <w:rPr>
                <w:del w:id="19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767AAFD" w14:textId="77777777" w:rsidTr="00715085">
        <w:trPr>
          <w:del w:id="196" w:author="Comparison" w:date="2026-09-22T12:17:00Z" w16du:dateUtc="2026-09-22T16:17:00Z"/>
        </w:trPr>
        <w:tc>
          <w:tcPr>
            <w:tcW w:w="367" w:type="dxa"/>
            <w:vMerge/>
          </w:tcPr>
          <w:p w14:paraId="1F6B77FE" w14:textId="77777777" w:rsidR="003112D2" w:rsidRPr="00346492" w:rsidRDefault="003112D2" w:rsidP="00715085">
            <w:pPr>
              <w:rPr>
                <w:del w:id="19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E70FAE" w14:textId="49BA33D8" w:rsidR="003112D2" w:rsidRPr="00346492" w:rsidRDefault="003112D2" w:rsidP="00715085">
            <w:pPr>
              <w:rPr>
                <w:del w:id="19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99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3518031" w14:textId="77777777" w:rsidR="003112D2" w:rsidRPr="00346492" w:rsidRDefault="003112D2" w:rsidP="00715085">
            <w:pPr>
              <w:rPr>
                <w:del w:id="20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8AFCCE9" w14:textId="77777777" w:rsidR="003112D2" w:rsidRPr="00346492" w:rsidRDefault="003112D2" w:rsidP="00715085">
            <w:pPr>
              <w:rPr>
                <w:del w:id="20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55032E" w14:textId="77777777" w:rsidR="003112D2" w:rsidRPr="00346492" w:rsidRDefault="003112D2" w:rsidP="00715085">
            <w:pPr>
              <w:rPr>
                <w:del w:id="20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FEA7706" w14:textId="77777777" w:rsidTr="00715085">
        <w:trPr>
          <w:del w:id="203" w:author="Comparison" w:date="2026-09-22T12:17:00Z" w16du:dateUtc="2026-09-22T16:17:00Z"/>
        </w:trPr>
        <w:tc>
          <w:tcPr>
            <w:tcW w:w="367" w:type="dxa"/>
            <w:vMerge/>
          </w:tcPr>
          <w:p w14:paraId="39578CDC" w14:textId="77777777" w:rsidR="003112D2" w:rsidRPr="00346492" w:rsidRDefault="003112D2" w:rsidP="00715085">
            <w:pPr>
              <w:rPr>
                <w:del w:id="20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EC3A91D" w14:textId="0763D1AB" w:rsidR="003112D2" w:rsidRPr="00346492" w:rsidRDefault="003112D2" w:rsidP="00715085">
            <w:pPr>
              <w:rPr>
                <w:del w:id="20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06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633BAB87" w14:textId="77777777" w:rsidR="003112D2" w:rsidRPr="00346492" w:rsidRDefault="003112D2" w:rsidP="00715085">
            <w:pPr>
              <w:rPr>
                <w:del w:id="20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304CC3" w14:textId="77777777" w:rsidR="003112D2" w:rsidRPr="00346492" w:rsidRDefault="003112D2" w:rsidP="00715085">
            <w:pPr>
              <w:rPr>
                <w:del w:id="20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EFD8BD6" w14:textId="77777777" w:rsidR="003112D2" w:rsidRPr="00346492" w:rsidRDefault="003112D2" w:rsidP="00715085">
            <w:pPr>
              <w:rPr>
                <w:del w:id="20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AB2FB27" w14:textId="77777777" w:rsidTr="00715085">
        <w:trPr>
          <w:del w:id="210" w:author="Comparison" w:date="2026-09-22T12:17:00Z" w16du:dateUtc="2026-09-22T16:17:00Z"/>
        </w:trPr>
        <w:tc>
          <w:tcPr>
            <w:tcW w:w="367" w:type="dxa"/>
            <w:vMerge/>
          </w:tcPr>
          <w:p w14:paraId="3F179D5A" w14:textId="77777777" w:rsidR="003112D2" w:rsidRPr="00346492" w:rsidRDefault="003112D2" w:rsidP="00715085">
            <w:pPr>
              <w:rPr>
                <w:del w:id="21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7FC5FB0" w14:textId="17B76C1E" w:rsidR="003112D2" w:rsidRPr="00346492" w:rsidRDefault="003112D2" w:rsidP="00715085">
            <w:pPr>
              <w:rPr>
                <w:del w:id="21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13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7EF9C2E" w14:textId="77777777" w:rsidR="003112D2" w:rsidRPr="00346492" w:rsidRDefault="003112D2" w:rsidP="00715085">
            <w:pPr>
              <w:rPr>
                <w:del w:id="21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E478839" w14:textId="77777777" w:rsidR="003112D2" w:rsidRPr="00346492" w:rsidRDefault="003112D2" w:rsidP="00715085">
            <w:pPr>
              <w:rPr>
                <w:del w:id="21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941C1C1" w14:textId="77777777" w:rsidR="003112D2" w:rsidRPr="00346492" w:rsidRDefault="003112D2" w:rsidP="00715085">
            <w:pPr>
              <w:rPr>
                <w:del w:id="21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3E3F6" w14:textId="77777777" w:rsidTr="00715085">
        <w:trPr>
          <w:del w:id="217" w:author="Comparison" w:date="2026-09-22T12:17:00Z" w16du:dateUtc="2026-09-22T16:17:00Z"/>
        </w:trPr>
        <w:tc>
          <w:tcPr>
            <w:tcW w:w="367" w:type="dxa"/>
            <w:vMerge/>
          </w:tcPr>
          <w:p w14:paraId="4F59F28A" w14:textId="77777777" w:rsidR="003112D2" w:rsidRPr="00346492" w:rsidRDefault="003112D2" w:rsidP="00715085">
            <w:pPr>
              <w:rPr>
                <w:del w:id="21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8BA7D23" w14:textId="1C0A649A" w:rsidR="003112D2" w:rsidRPr="00346492" w:rsidRDefault="003112D2" w:rsidP="00715085">
            <w:pPr>
              <w:rPr>
                <w:del w:id="21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20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55F7BDC" w14:textId="77777777" w:rsidR="003112D2" w:rsidRPr="00346492" w:rsidRDefault="003112D2" w:rsidP="00715085">
            <w:pPr>
              <w:rPr>
                <w:del w:id="22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B1F8017" w14:textId="77777777" w:rsidR="003112D2" w:rsidRPr="00346492" w:rsidRDefault="003112D2" w:rsidP="00715085">
            <w:pPr>
              <w:rPr>
                <w:del w:id="22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281ABAC" w14:textId="77777777" w:rsidR="003112D2" w:rsidRPr="00346492" w:rsidRDefault="003112D2" w:rsidP="00715085">
            <w:pPr>
              <w:rPr>
                <w:del w:id="22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0F35A74" w14:textId="77777777" w:rsidTr="00715085">
        <w:trPr>
          <w:del w:id="224" w:author="Comparison" w:date="2026-09-22T12:17:00Z" w16du:dateUtc="2026-09-22T16:17:00Z"/>
        </w:trPr>
        <w:tc>
          <w:tcPr>
            <w:tcW w:w="367" w:type="dxa"/>
            <w:vMerge/>
          </w:tcPr>
          <w:p w14:paraId="716D4595" w14:textId="77777777" w:rsidR="003112D2" w:rsidRPr="00346492" w:rsidRDefault="003112D2" w:rsidP="00715085">
            <w:pPr>
              <w:rPr>
                <w:del w:id="22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81350A8" w14:textId="12E7CCCE" w:rsidR="003112D2" w:rsidRPr="00346492" w:rsidRDefault="003112D2" w:rsidP="00715085">
            <w:pPr>
              <w:rPr>
                <w:del w:id="22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27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6809E351" w14:textId="77777777" w:rsidR="003112D2" w:rsidRPr="00346492" w:rsidRDefault="003112D2" w:rsidP="00715085">
            <w:pPr>
              <w:rPr>
                <w:del w:id="22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6293A9" w14:textId="77777777" w:rsidR="003112D2" w:rsidRPr="00346492" w:rsidRDefault="003112D2" w:rsidP="00715085">
            <w:pPr>
              <w:rPr>
                <w:del w:id="22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6C79031" w14:textId="77777777" w:rsidR="003112D2" w:rsidRPr="00346492" w:rsidRDefault="003112D2" w:rsidP="00715085">
            <w:pPr>
              <w:rPr>
                <w:del w:id="23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2305D11" w14:textId="77777777" w:rsidTr="00715085">
        <w:trPr>
          <w:trHeight w:val="74"/>
          <w:del w:id="231" w:author="Comparison" w:date="2026-09-22T12:17:00Z" w16du:dateUtc="2026-09-22T16:17:00Z"/>
        </w:trPr>
        <w:tc>
          <w:tcPr>
            <w:tcW w:w="367" w:type="dxa"/>
            <w:vMerge/>
          </w:tcPr>
          <w:p w14:paraId="02E1E5E4" w14:textId="77777777" w:rsidR="003112D2" w:rsidRPr="00346492" w:rsidRDefault="003112D2" w:rsidP="00715085">
            <w:pPr>
              <w:rPr>
                <w:del w:id="23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F3D15D3" w14:textId="218FA994" w:rsidR="003112D2" w:rsidRPr="00346492" w:rsidRDefault="003112D2" w:rsidP="00715085">
            <w:pPr>
              <w:rPr>
                <w:del w:id="23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34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57B09C2" w14:textId="77777777" w:rsidR="003112D2" w:rsidRPr="00346492" w:rsidRDefault="003112D2" w:rsidP="00715085">
            <w:pPr>
              <w:rPr>
                <w:del w:id="23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C323A9B" w14:textId="77777777" w:rsidR="003112D2" w:rsidRPr="00346492" w:rsidRDefault="003112D2" w:rsidP="00715085">
            <w:pPr>
              <w:rPr>
                <w:del w:id="23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DFF320F" w14:textId="77777777" w:rsidR="003112D2" w:rsidRPr="00346492" w:rsidRDefault="003112D2" w:rsidP="00715085">
            <w:pPr>
              <w:rPr>
                <w:del w:id="23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3B4E5E" w14:textId="77777777" w:rsidTr="00715085">
        <w:trPr>
          <w:trHeight w:val="74"/>
          <w:del w:id="238" w:author="Comparison" w:date="2026-09-22T12:17:00Z" w16du:dateUtc="2026-09-22T16:17:00Z"/>
        </w:trPr>
        <w:tc>
          <w:tcPr>
            <w:tcW w:w="9286" w:type="dxa"/>
            <w:gridSpan w:val="5"/>
            <w:vAlign w:val="center"/>
          </w:tcPr>
          <w:p w14:paraId="346F1311" w14:textId="77777777" w:rsidR="0063386F" w:rsidRPr="00346492" w:rsidRDefault="0063386F" w:rsidP="00715085">
            <w:pPr>
              <w:rPr>
                <w:del w:id="239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46492" w:rsidRPr="00346492" w14:paraId="3EBA506B" w14:textId="77777777" w:rsidTr="00715085">
        <w:trPr>
          <w:trHeight w:val="269"/>
          <w:del w:id="240" w:author="Comparison" w:date="2026-09-22T12:17:00Z" w16du:dateUtc="2026-09-22T16:17:00Z"/>
        </w:trPr>
        <w:tc>
          <w:tcPr>
            <w:tcW w:w="367" w:type="dxa"/>
            <w:vMerge w:val="restart"/>
          </w:tcPr>
          <w:p w14:paraId="123A21CD" w14:textId="77777777" w:rsidR="003112D2" w:rsidRPr="00346492" w:rsidRDefault="003112D2" w:rsidP="00715085">
            <w:pPr>
              <w:rPr>
                <w:del w:id="24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42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4.</w:delText>
              </w:r>
            </w:del>
          </w:p>
        </w:tc>
        <w:tc>
          <w:tcPr>
            <w:tcW w:w="3002" w:type="dxa"/>
            <w:vAlign w:val="center"/>
          </w:tcPr>
          <w:p w14:paraId="5B2F6B0C" w14:textId="3A6CC35D" w:rsidR="003112D2" w:rsidRPr="00346492" w:rsidRDefault="003112D2" w:rsidP="00715085">
            <w:pPr>
              <w:rPr>
                <w:del w:id="24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44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2A8054" w14:textId="77777777" w:rsidR="003112D2" w:rsidRPr="00346492" w:rsidRDefault="003112D2" w:rsidP="00715085">
            <w:pPr>
              <w:rPr>
                <w:del w:id="24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89EF9C" w14:textId="77777777" w:rsidR="003112D2" w:rsidRPr="00346492" w:rsidRDefault="003112D2" w:rsidP="00715085">
            <w:pPr>
              <w:rPr>
                <w:del w:id="24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68B9E606" w14:textId="77777777" w:rsidR="003112D2" w:rsidRPr="00346492" w:rsidRDefault="003112D2" w:rsidP="00715085">
            <w:pPr>
              <w:rPr>
                <w:del w:id="24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99BBAE" w14:textId="77777777" w:rsidTr="00715085">
        <w:trPr>
          <w:trHeight w:val="409"/>
          <w:del w:id="248" w:author="Comparison" w:date="2026-09-22T12:17:00Z" w16du:dateUtc="2026-09-22T16:17:00Z"/>
        </w:trPr>
        <w:tc>
          <w:tcPr>
            <w:tcW w:w="367" w:type="dxa"/>
            <w:vMerge/>
          </w:tcPr>
          <w:p w14:paraId="0CABE35A" w14:textId="77777777" w:rsidR="003112D2" w:rsidRPr="00346492" w:rsidRDefault="003112D2" w:rsidP="00715085">
            <w:pPr>
              <w:rPr>
                <w:del w:id="24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3DBC4D" w14:textId="71A86AFC" w:rsidR="003112D2" w:rsidRPr="00346492" w:rsidRDefault="003112D2" w:rsidP="00715085">
            <w:pPr>
              <w:rPr>
                <w:del w:id="25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51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106DB031" w14:textId="77777777" w:rsidR="003112D2" w:rsidRPr="00346492" w:rsidRDefault="003112D2" w:rsidP="00715085">
            <w:pPr>
              <w:rPr>
                <w:del w:id="25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B0CEF96" w14:textId="77777777" w:rsidR="003112D2" w:rsidRPr="00346492" w:rsidRDefault="003112D2" w:rsidP="00715085">
            <w:pPr>
              <w:rPr>
                <w:del w:id="25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A5038A4" w14:textId="77777777" w:rsidR="003112D2" w:rsidRPr="00346492" w:rsidRDefault="003112D2" w:rsidP="00715085">
            <w:pPr>
              <w:rPr>
                <w:del w:id="25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4BAB9E" w14:textId="77777777" w:rsidTr="00715085">
        <w:trPr>
          <w:trHeight w:val="124"/>
          <w:del w:id="255" w:author="Comparison" w:date="2026-09-22T12:17:00Z" w16du:dateUtc="2026-09-22T16:17:00Z"/>
        </w:trPr>
        <w:tc>
          <w:tcPr>
            <w:tcW w:w="367" w:type="dxa"/>
            <w:vMerge/>
          </w:tcPr>
          <w:p w14:paraId="2EC1BC5B" w14:textId="77777777" w:rsidR="003112D2" w:rsidRPr="00346492" w:rsidRDefault="003112D2" w:rsidP="00715085">
            <w:pPr>
              <w:rPr>
                <w:del w:id="25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963C719" w14:textId="2B12F63A" w:rsidR="003112D2" w:rsidRPr="00346492" w:rsidRDefault="003112D2" w:rsidP="00715085">
            <w:pPr>
              <w:rPr>
                <w:del w:id="25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58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63D9F454" w14:textId="77777777" w:rsidR="003112D2" w:rsidRPr="00346492" w:rsidRDefault="003112D2" w:rsidP="00715085">
            <w:pPr>
              <w:rPr>
                <w:del w:id="25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B7F2A16" w14:textId="77777777" w:rsidR="003112D2" w:rsidRPr="00346492" w:rsidRDefault="003112D2" w:rsidP="00715085">
            <w:pPr>
              <w:rPr>
                <w:del w:id="26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7E533B" w14:textId="77777777" w:rsidR="003112D2" w:rsidRPr="00346492" w:rsidRDefault="003112D2" w:rsidP="00715085">
            <w:pPr>
              <w:rPr>
                <w:del w:id="26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5040B95" w14:textId="77777777" w:rsidTr="00715085">
        <w:trPr>
          <w:trHeight w:val="184"/>
          <w:del w:id="262" w:author="Comparison" w:date="2026-09-22T12:17:00Z" w16du:dateUtc="2026-09-22T16:17:00Z"/>
        </w:trPr>
        <w:tc>
          <w:tcPr>
            <w:tcW w:w="367" w:type="dxa"/>
            <w:vMerge/>
          </w:tcPr>
          <w:p w14:paraId="756D03D1" w14:textId="77777777" w:rsidR="003112D2" w:rsidRPr="00346492" w:rsidRDefault="003112D2" w:rsidP="00715085">
            <w:pPr>
              <w:rPr>
                <w:del w:id="26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2386647" w14:textId="117CCCF7" w:rsidR="003112D2" w:rsidRPr="00346492" w:rsidRDefault="003112D2" w:rsidP="00715085">
            <w:pPr>
              <w:rPr>
                <w:del w:id="26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65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78B8ADA5" w14:textId="77777777" w:rsidR="003112D2" w:rsidRPr="00346492" w:rsidRDefault="003112D2" w:rsidP="00715085">
            <w:pPr>
              <w:rPr>
                <w:del w:id="26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FEA9CE2" w14:textId="77777777" w:rsidR="003112D2" w:rsidRPr="00346492" w:rsidRDefault="003112D2" w:rsidP="00715085">
            <w:pPr>
              <w:rPr>
                <w:del w:id="26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6917360" w14:textId="77777777" w:rsidR="003112D2" w:rsidRPr="00346492" w:rsidRDefault="003112D2" w:rsidP="00715085">
            <w:pPr>
              <w:rPr>
                <w:del w:id="26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402AB06" w14:textId="77777777" w:rsidTr="00715085">
        <w:trPr>
          <w:trHeight w:val="184"/>
          <w:del w:id="269" w:author="Comparison" w:date="2026-09-22T12:17:00Z" w16du:dateUtc="2026-09-22T16:17:00Z"/>
        </w:trPr>
        <w:tc>
          <w:tcPr>
            <w:tcW w:w="367" w:type="dxa"/>
            <w:vMerge/>
          </w:tcPr>
          <w:p w14:paraId="0F03942F" w14:textId="77777777" w:rsidR="003112D2" w:rsidRPr="00346492" w:rsidRDefault="003112D2" w:rsidP="00715085">
            <w:pPr>
              <w:rPr>
                <w:del w:id="27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7588301" w14:textId="6F1A2798" w:rsidR="003112D2" w:rsidRPr="00346492" w:rsidRDefault="003112D2" w:rsidP="00715085">
            <w:pPr>
              <w:rPr>
                <w:del w:id="27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72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39A66C1F" w14:textId="77777777" w:rsidR="003112D2" w:rsidRPr="00346492" w:rsidRDefault="003112D2" w:rsidP="00715085">
            <w:pPr>
              <w:rPr>
                <w:del w:id="27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08EA1ED" w14:textId="77777777" w:rsidR="003112D2" w:rsidRPr="00346492" w:rsidRDefault="003112D2" w:rsidP="00715085">
            <w:pPr>
              <w:rPr>
                <w:del w:id="27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AE6D192" w14:textId="77777777" w:rsidR="003112D2" w:rsidRPr="00346492" w:rsidRDefault="003112D2" w:rsidP="00715085">
            <w:pPr>
              <w:rPr>
                <w:del w:id="27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A55977E" w14:textId="77777777" w:rsidTr="00715085">
        <w:trPr>
          <w:trHeight w:val="130"/>
          <w:del w:id="276" w:author="Comparison" w:date="2026-09-22T12:17:00Z" w16du:dateUtc="2026-09-22T16:17:00Z"/>
        </w:trPr>
        <w:tc>
          <w:tcPr>
            <w:tcW w:w="367" w:type="dxa"/>
            <w:vMerge/>
          </w:tcPr>
          <w:p w14:paraId="3567EEFB" w14:textId="77777777" w:rsidR="003112D2" w:rsidRPr="00346492" w:rsidRDefault="003112D2" w:rsidP="00715085">
            <w:pPr>
              <w:rPr>
                <w:del w:id="27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47D8F0" w14:textId="6A4A675C" w:rsidR="003112D2" w:rsidRPr="00346492" w:rsidRDefault="003112D2" w:rsidP="00715085">
            <w:pPr>
              <w:rPr>
                <w:del w:id="27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79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25A7383" w14:textId="77777777" w:rsidR="003112D2" w:rsidRPr="00346492" w:rsidRDefault="003112D2" w:rsidP="00715085">
            <w:pPr>
              <w:rPr>
                <w:del w:id="28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0E3A09" w14:textId="77777777" w:rsidR="003112D2" w:rsidRPr="00346492" w:rsidRDefault="003112D2" w:rsidP="00715085">
            <w:pPr>
              <w:rPr>
                <w:del w:id="28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D5561E" w14:textId="77777777" w:rsidR="003112D2" w:rsidRPr="00346492" w:rsidRDefault="003112D2" w:rsidP="00715085">
            <w:pPr>
              <w:rPr>
                <w:del w:id="28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8D23F" w14:textId="77777777" w:rsidTr="00715085">
        <w:trPr>
          <w:trHeight w:val="74"/>
          <w:del w:id="283" w:author="Comparison" w:date="2026-09-22T12:17:00Z" w16du:dateUtc="2026-09-22T16:17:00Z"/>
        </w:trPr>
        <w:tc>
          <w:tcPr>
            <w:tcW w:w="367" w:type="dxa"/>
            <w:vMerge/>
          </w:tcPr>
          <w:p w14:paraId="10A1610B" w14:textId="77777777" w:rsidR="003112D2" w:rsidRPr="00346492" w:rsidRDefault="003112D2" w:rsidP="00715085">
            <w:pPr>
              <w:rPr>
                <w:del w:id="28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A14932D" w14:textId="245A8748" w:rsidR="003112D2" w:rsidRPr="00346492" w:rsidRDefault="003112D2" w:rsidP="00715085">
            <w:pPr>
              <w:rPr>
                <w:del w:id="28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86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225EF752" w14:textId="77777777" w:rsidR="003112D2" w:rsidRPr="00346492" w:rsidRDefault="003112D2" w:rsidP="00715085">
            <w:pPr>
              <w:rPr>
                <w:del w:id="28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042D3B1" w14:textId="77777777" w:rsidR="003112D2" w:rsidRPr="00346492" w:rsidRDefault="003112D2" w:rsidP="00715085">
            <w:pPr>
              <w:rPr>
                <w:del w:id="28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EBFEB0C" w14:textId="77777777" w:rsidR="003112D2" w:rsidRPr="00346492" w:rsidRDefault="003112D2" w:rsidP="00715085">
            <w:pPr>
              <w:rPr>
                <w:del w:id="28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303FEF" w14:textId="77777777" w:rsidTr="00715085">
        <w:trPr>
          <w:trHeight w:val="74"/>
          <w:del w:id="290" w:author="Comparison" w:date="2026-09-22T12:17:00Z" w16du:dateUtc="2026-09-22T16:17:00Z"/>
        </w:trPr>
        <w:tc>
          <w:tcPr>
            <w:tcW w:w="367" w:type="dxa"/>
            <w:vMerge/>
          </w:tcPr>
          <w:p w14:paraId="2E969F24" w14:textId="77777777" w:rsidR="003112D2" w:rsidRPr="00346492" w:rsidRDefault="003112D2" w:rsidP="00715085">
            <w:pPr>
              <w:rPr>
                <w:del w:id="29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64036A" w14:textId="0964DBBE" w:rsidR="003112D2" w:rsidRPr="00346492" w:rsidRDefault="003112D2" w:rsidP="00715085">
            <w:pPr>
              <w:rPr>
                <w:del w:id="29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93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0EE3E376" w14:textId="77777777" w:rsidR="003112D2" w:rsidRPr="00346492" w:rsidRDefault="003112D2" w:rsidP="00715085">
            <w:pPr>
              <w:rPr>
                <w:del w:id="29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799D333" w14:textId="77777777" w:rsidR="003112D2" w:rsidRPr="00346492" w:rsidRDefault="003112D2" w:rsidP="00715085">
            <w:pPr>
              <w:rPr>
                <w:del w:id="29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348213F" w14:textId="77777777" w:rsidR="003112D2" w:rsidRPr="00346492" w:rsidRDefault="003112D2" w:rsidP="00715085">
            <w:pPr>
              <w:rPr>
                <w:del w:id="29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53755D38" w14:textId="77777777" w:rsidTr="00715085">
        <w:trPr>
          <w:trHeight w:val="116"/>
          <w:del w:id="297" w:author="Comparison" w:date="2026-09-22T12:17:00Z" w16du:dateUtc="2026-09-22T16:17:00Z"/>
        </w:trPr>
        <w:tc>
          <w:tcPr>
            <w:tcW w:w="367" w:type="dxa"/>
          </w:tcPr>
          <w:p w14:paraId="731189B0" w14:textId="77777777" w:rsidR="0063386F" w:rsidRPr="00346492" w:rsidRDefault="0063386F" w:rsidP="00715085">
            <w:pPr>
              <w:rPr>
                <w:del w:id="29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02DC2B4A" w14:textId="77777777" w:rsidR="0063386F" w:rsidRPr="00346492" w:rsidRDefault="0063386F" w:rsidP="00715085">
            <w:pPr>
              <w:rPr>
                <w:del w:id="29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471BF7D" w14:textId="77777777" w:rsidTr="00715085">
        <w:trPr>
          <w:del w:id="300" w:author="Comparison" w:date="2026-09-22T12:17:00Z" w16du:dateUtc="2026-09-22T16:17:00Z"/>
        </w:trPr>
        <w:tc>
          <w:tcPr>
            <w:tcW w:w="367" w:type="dxa"/>
            <w:vMerge w:val="restart"/>
          </w:tcPr>
          <w:p w14:paraId="5886150C" w14:textId="77777777" w:rsidR="003112D2" w:rsidRPr="00346492" w:rsidRDefault="003112D2" w:rsidP="00715085">
            <w:pPr>
              <w:rPr>
                <w:del w:id="30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02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5.</w:delText>
              </w:r>
            </w:del>
          </w:p>
        </w:tc>
        <w:tc>
          <w:tcPr>
            <w:tcW w:w="3002" w:type="dxa"/>
            <w:vAlign w:val="center"/>
          </w:tcPr>
          <w:p w14:paraId="2AE246D3" w14:textId="5B896FF5" w:rsidR="003112D2" w:rsidRPr="00346492" w:rsidRDefault="003112D2" w:rsidP="00715085">
            <w:pPr>
              <w:rPr>
                <w:del w:id="30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04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C3E1D9" w14:textId="77777777" w:rsidR="003112D2" w:rsidRPr="00346492" w:rsidRDefault="003112D2" w:rsidP="00715085">
            <w:pPr>
              <w:rPr>
                <w:del w:id="30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6BC0978" w14:textId="77777777" w:rsidR="003112D2" w:rsidRPr="00346492" w:rsidRDefault="003112D2" w:rsidP="00715085">
            <w:pPr>
              <w:rPr>
                <w:del w:id="30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6C3E694" w14:textId="77777777" w:rsidR="003112D2" w:rsidRPr="00346492" w:rsidRDefault="003112D2" w:rsidP="00715085">
            <w:pPr>
              <w:rPr>
                <w:del w:id="30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3621A6E" w14:textId="77777777" w:rsidTr="00715085">
        <w:trPr>
          <w:del w:id="308" w:author="Comparison" w:date="2026-09-22T12:17:00Z" w16du:dateUtc="2026-09-22T16:17:00Z"/>
        </w:trPr>
        <w:tc>
          <w:tcPr>
            <w:tcW w:w="367" w:type="dxa"/>
            <w:vMerge/>
          </w:tcPr>
          <w:p w14:paraId="2ACC04D7" w14:textId="77777777" w:rsidR="003112D2" w:rsidRPr="00346492" w:rsidRDefault="003112D2" w:rsidP="00715085">
            <w:pPr>
              <w:rPr>
                <w:del w:id="30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E26B31" w14:textId="52E9B3ED" w:rsidR="003112D2" w:rsidRPr="00346492" w:rsidRDefault="003112D2" w:rsidP="00715085">
            <w:pPr>
              <w:rPr>
                <w:del w:id="31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11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C3734C1" w14:textId="77777777" w:rsidR="003112D2" w:rsidRPr="00346492" w:rsidRDefault="003112D2" w:rsidP="00715085">
            <w:pPr>
              <w:rPr>
                <w:del w:id="31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CEFB6FD" w14:textId="77777777" w:rsidR="003112D2" w:rsidRPr="00346492" w:rsidRDefault="003112D2" w:rsidP="00715085">
            <w:pPr>
              <w:rPr>
                <w:del w:id="31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34BF0D0" w14:textId="77777777" w:rsidR="003112D2" w:rsidRPr="00346492" w:rsidRDefault="003112D2" w:rsidP="00715085">
            <w:pPr>
              <w:rPr>
                <w:del w:id="31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5134A16" w14:textId="77777777" w:rsidTr="00715085">
        <w:trPr>
          <w:del w:id="315" w:author="Comparison" w:date="2026-09-22T12:17:00Z" w16du:dateUtc="2026-09-22T16:17:00Z"/>
        </w:trPr>
        <w:tc>
          <w:tcPr>
            <w:tcW w:w="367" w:type="dxa"/>
            <w:vMerge/>
          </w:tcPr>
          <w:p w14:paraId="2009AF21" w14:textId="77777777" w:rsidR="003112D2" w:rsidRPr="00346492" w:rsidRDefault="003112D2" w:rsidP="00715085">
            <w:pPr>
              <w:rPr>
                <w:del w:id="31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E905011" w14:textId="6AA85B58" w:rsidR="003112D2" w:rsidRPr="00346492" w:rsidRDefault="003112D2" w:rsidP="00715085">
            <w:pPr>
              <w:rPr>
                <w:del w:id="31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18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715C7629" w14:textId="77777777" w:rsidR="003112D2" w:rsidRPr="00346492" w:rsidRDefault="003112D2" w:rsidP="00715085">
            <w:pPr>
              <w:rPr>
                <w:del w:id="31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2E08DF" w14:textId="77777777" w:rsidR="003112D2" w:rsidRPr="00346492" w:rsidRDefault="003112D2" w:rsidP="00715085">
            <w:pPr>
              <w:rPr>
                <w:del w:id="32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16FDCC" w14:textId="77777777" w:rsidR="003112D2" w:rsidRPr="00346492" w:rsidRDefault="003112D2" w:rsidP="00715085">
            <w:pPr>
              <w:rPr>
                <w:del w:id="32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922B7B3" w14:textId="77777777" w:rsidTr="00715085">
        <w:trPr>
          <w:del w:id="322" w:author="Comparison" w:date="2026-09-22T12:17:00Z" w16du:dateUtc="2026-09-22T16:17:00Z"/>
        </w:trPr>
        <w:tc>
          <w:tcPr>
            <w:tcW w:w="367" w:type="dxa"/>
            <w:vMerge/>
          </w:tcPr>
          <w:p w14:paraId="559CB0A5" w14:textId="77777777" w:rsidR="003112D2" w:rsidRPr="00346492" w:rsidRDefault="003112D2" w:rsidP="00715085">
            <w:pPr>
              <w:rPr>
                <w:del w:id="32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7319D1A" w14:textId="426C0B4E" w:rsidR="003112D2" w:rsidRPr="00346492" w:rsidRDefault="003112D2" w:rsidP="00715085">
            <w:pPr>
              <w:rPr>
                <w:del w:id="32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25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4564F59E" w14:textId="77777777" w:rsidR="003112D2" w:rsidRPr="00346492" w:rsidRDefault="003112D2" w:rsidP="00715085">
            <w:pPr>
              <w:rPr>
                <w:del w:id="32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D2F7BF3" w14:textId="77777777" w:rsidR="003112D2" w:rsidRPr="00346492" w:rsidRDefault="003112D2" w:rsidP="00715085">
            <w:pPr>
              <w:rPr>
                <w:del w:id="32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1B2F30B" w14:textId="77777777" w:rsidR="003112D2" w:rsidRPr="00346492" w:rsidRDefault="003112D2" w:rsidP="00715085">
            <w:pPr>
              <w:rPr>
                <w:del w:id="32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9793D1" w14:textId="77777777" w:rsidTr="00715085">
        <w:trPr>
          <w:del w:id="329" w:author="Comparison" w:date="2026-09-22T12:17:00Z" w16du:dateUtc="2026-09-22T16:17:00Z"/>
        </w:trPr>
        <w:tc>
          <w:tcPr>
            <w:tcW w:w="367" w:type="dxa"/>
            <w:vMerge/>
          </w:tcPr>
          <w:p w14:paraId="03EE2B8B" w14:textId="77777777" w:rsidR="003112D2" w:rsidRPr="00346492" w:rsidRDefault="003112D2" w:rsidP="00715085">
            <w:pPr>
              <w:rPr>
                <w:del w:id="33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091AFB" w14:textId="39FF9768" w:rsidR="003112D2" w:rsidRPr="00346492" w:rsidRDefault="003112D2" w:rsidP="00715085">
            <w:pPr>
              <w:rPr>
                <w:del w:id="33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32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6F5D04D2" w14:textId="77777777" w:rsidR="003112D2" w:rsidRPr="00346492" w:rsidRDefault="003112D2" w:rsidP="00715085">
            <w:pPr>
              <w:rPr>
                <w:del w:id="33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8ECCDF" w14:textId="77777777" w:rsidR="003112D2" w:rsidRPr="00346492" w:rsidRDefault="003112D2" w:rsidP="00715085">
            <w:pPr>
              <w:rPr>
                <w:del w:id="33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7566619" w14:textId="77777777" w:rsidR="003112D2" w:rsidRPr="00346492" w:rsidRDefault="003112D2" w:rsidP="00715085">
            <w:pPr>
              <w:rPr>
                <w:del w:id="33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932ADE9" w14:textId="77777777" w:rsidTr="00715085">
        <w:trPr>
          <w:del w:id="336" w:author="Comparison" w:date="2026-09-22T12:17:00Z" w16du:dateUtc="2026-09-22T16:17:00Z"/>
        </w:trPr>
        <w:tc>
          <w:tcPr>
            <w:tcW w:w="367" w:type="dxa"/>
            <w:vMerge/>
          </w:tcPr>
          <w:p w14:paraId="2A0E7E63" w14:textId="77777777" w:rsidR="003112D2" w:rsidRPr="00346492" w:rsidRDefault="003112D2" w:rsidP="00715085">
            <w:pPr>
              <w:rPr>
                <w:del w:id="33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9135E0E" w14:textId="0E97CFEA" w:rsidR="003112D2" w:rsidRPr="00346492" w:rsidRDefault="003112D2" w:rsidP="00715085">
            <w:pPr>
              <w:rPr>
                <w:del w:id="33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39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70BFA81" w14:textId="77777777" w:rsidR="003112D2" w:rsidRPr="00346492" w:rsidRDefault="003112D2" w:rsidP="00715085">
            <w:pPr>
              <w:rPr>
                <w:del w:id="34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1960247" w14:textId="77777777" w:rsidR="003112D2" w:rsidRPr="00346492" w:rsidRDefault="003112D2" w:rsidP="00715085">
            <w:pPr>
              <w:rPr>
                <w:del w:id="34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2E22858" w14:textId="77777777" w:rsidR="003112D2" w:rsidRPr="00346492" w:rsidRDefault="003112D2" w:rsidP="00715085">
            <w:pPr>
              <w:rPr>
                <w:del w:id="34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2BEF62" w14:textId="77777777" w:rsidTr="00715085">
        <w:trPr>
          <w:del w:id="343" w:author="Comparison" w:date="2026-09-22T12:17:00Z" w16du:dateUtc="2026-09-22T16:17:00Z"/>
        </w:trPr>
        <w:tc>
          <w:tcPr>
            <w:tcW w:w="367" w:type="dxa"/>
            <w:vMerge/>
          </w:tcPr>
          <w:p w14:paraId="48467360" w14:textId="77777777" w:rsidR="003112D2" w:rsidRPr="00346492" w:rsidRDefault="003112D2" w:rsidP="00715085">
            <w:pPr>
              <w:rPr>
                <w:del w:id="34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1C4F866" w14:textId="1019D93E" w:rsidR="003112D2" w:rsidRPr="00346492" w:rsidRDefault="003112D2" w:rsidP="00715085">
            <w:pPr>
              <w:rPr>
                <w:del w:id="34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46" w:author="Comparison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0C7A48AF" w14:textId="77777777" w:rsidR="003112D2" w:rsidRPr="00346492" w:rsidRDefault="003112D2" w:rsidP="00715085">
            <w:pPr>
              <w:rPr>
                <w:del w:id="347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431D11" w14:textId="77777777" w:rsidR="003112D2" w:rsidRPr="00346492" w:rsidRDefault="003112D2" w:rsidP="00715085">
            <w:pPr>
              <w:rPr>
                <w:del w:id="34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BEF78F" w14:textId="77777777" w:rsidR="003112D2" w:rsidRPr="00346492" w:rsidRDefault="003112D2" w:rsidP="00715085">
            <w:pPr>
              <w:rPr>
                <w:del w:id="34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A962B17" w14:textId="77777777" w:rsidTr="00715085">
        <w:trPr>
          <w:del w:id="350" w:author="Comparison" w:date="2026-09-22T12:17:00Z" w16du:dateUtc="2026-09-22T16:17:00Z"/>
        </w:trPr>
        <w:tc>
          <w:tcPr>
            <w:tcW w:w="9286" w:type="dxa"/>
            <w:gridSpan w:val="5"/>
          </w:tcPr>
          <w:p w14:paraId="7FEA4CED" w14:textId="77777777" w:rsidR="00346492" w:rsidRPr="00346492" w:rsidRDefault="00346492" w:rsidP="00715085">
            <w:pPr>
              <w:rPr>
                <w:del w:id="35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157A0F" w14:textId="77777777" w:rsidTr="00715085">
        <w:trPr>
          <w:del w:id="352" w:author="Comparison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3EBACE78" w14:textId="77777777" w:rsidR="00346492" w:rsidRPr="00346492" w:rsidRDefault="00346492" w:rsidP="00715085">
            <w:pPr>
              <w:rPr>
                <w:del w:id="35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54" w:author="Comparison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Datum a místo zpracování nabídky:</w:delText>
              </w:r>
            </w:del>
          </w:p>
        </w:tc>
        <w:tc>
          <w:tcPr>
            <w:tcW w:w="5917" w:type="dxa"/>
            <w:gridSpan w:val="3"/>
          </w:tcPr>
          <w:p w14:paraId="1ED2CD2A" w14:textId="77777777" w:rsidR="00346492" w:rsidRPr="00346492" w:rsidRDefault="00346492" w:rsidP="00715085">
            <w:pPr>
              <w:rPr>
                <w:del w:id="355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9DDEEA" w14:textId="77777777" w:rsidTr="00715085">
        <w:trPr>
          <w:del w:id="356" w:author="Comparison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9141802" w14:textId="77777777" w:rsidR="00346492" w:rsidRDefault="00346492" w:rsidP="00715085">
            <w:pPr>
              <w:rPr>
                <w:del w:id="357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58" w:author="Comparison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Jméno a příjmení osoby podepisující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seznam poddodavatelů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, tzn. osoby oprávněné jednat jménem či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řízení:</w:delText>
              </w:r>
            </w:del>
          </w:p>
          <w:p w14:paraId="53403D49" w14:textId="344CF934" w:rsidR="00346492" w:rsidRPr="002F2F12" w:rsidRDefault="00346492" w:rsidP="00715085">
            <w:pPr>
              <w:rPr>
                <w:del w:id="359" w:author="Comparison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60" w:author="Comparison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(tiskacím)</w:delText>
              </w:r>
            </w:del>
          </w:p>
        </w:tc>
        <w:tc>
          <w:tcPr>
            <w:tcW w:w="5917" w:type="dxa"/>
            <w:gridSpan w:val="3"/>
          </w:tcPr>
          <w:p w14:paraId="02020327" w14:textId="77777777" w:rsidR="00346492" w:rsidRDefault="00346492" w:rsidP="00715085">
            <w:pPr>
              <w:rPr>
                <w:del w:id="36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0660D91" w14:textId="77777777" w:rsidR="00346492" w:rsidRDefault="00346492" w:rsidP="00715085">
            <w:pPr>
              <w:rPr>
                <w:del w:id="36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B600ED5" w14:textId="77777777" w:rsidR="00346492" w:rsidRDefault="00346492" w:rsidP="00715085">
            <w:pPr>
              <w:rPr>
                <w:del w:id="363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63E06F7" w14:textId="66231817" w:rsidR="00346492" w:rsidRPr="00346492" w:rsidRDefault="00346492" w:rsidP="00715085">
            <w:pPr>
              <w:rPr>
                <w:del w:id="364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AD5B6F" w14:textId="77777777" w:rsidTr="00715085">
        <w:trPr>
          <w:del w:id="365" w:author="Comparison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E866DE4" w14:textId="77777777" w:rsidR="00346492" w:rsidRPr="00346492" w:rsidRDefault="00346492" w:rsidP="00715085">
            <w:pPr>
              <w:rPr>
                <w:del w:id="366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67" w:author="Comparison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Podpis osoby oprávněné jednat jménem nebo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 / razítko:</w:delText>
              </w:r>
            </w:del>
          </w:p>
        </w:tc>
        <w:tc>
          <w:tcPr>
            <w:tcW w:w="5917" w:type="dxa"/>
            <w:gridSpan w:val="3"/>
          </w:tcPr>
          <w:p w14:paraId="4FD565C6" w14:textId="77777777" w:rsidR="00346492" w:rsidRDefault="00346492" w:rsidP="00715085">
            <w:pPr>
              <w:rPr>
                <w:del w:id="368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11B76D8" w14:textId="77777777" w:rsidR="00346492" w:rsidRDefault="00346492" w:rsidP="00715085">
            <w:pPr>
              <w:rPr>
                <w:del w:id="369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43CAD519" w14:textId="77777777" w:rsidR="00346492" w:rsidRDefault="00346492" w:rsidP="00715085">
            <w:pPr>
              <w:rPr>
                <w:del w:id="370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9503F4A" w14:textId="77777777" w:rsidR="00346492" w:rsidRDefault="00346492" w:rsidP="00715085">
            <w:pPr>
              <w:rPr>
                <w:del w:id="371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C6BA533" w14:textId="103340F9" w:rsidR="00346492" w:rsidRPr="00346492" w:rsidRDefault="00346492" w:rsidP="00715085">
            <w:pPr>
              <w:rPr>
                <w:del w:id="372" w:author="Comparison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</w:tbl>
    <w:p w14:paraId="0DE1E210" w14:textId="2BD3255C" w:rsidR="003E7363" w:rsidRDefault="003E7363">
      <w:pPr>
        <w:rPr>
          <w:rPrChange w:id="373" w:author="Comparison" w:date="2026-09-22T12:17:00Z" w16du:dateUtc="2026-09-22T16:17:00Z">
            <w:rPr>
              <w:rFonts w:ascii="Arial" w:hAnsi="Arial" w:cs="Arial"/>
              <w:sz w:val="18"/>
              <w:szCs w:val="18"/>
            </w:rPr>
          </w:rPrChange>
        </w:rPr>
        <w:pPrChange w:id="374" w:author="Comparison" w:date="2026-09-22T12:17:00Z" w16du:dateUtc="2026-09-22T16:17:00Z">
          <w:pPr>
            <w:tabs>
              <w:tab w:val="left" w:pos="1280"/>
            </w:tabs>
          </w:pPr>
        </w:pPrChange>
      </w:pPr>
    </w:p>
    <w:sectPr w:rsidR="003E7363">
      <w:headerReference w:type="default" r:id="rId7"/>
      <w:footerReference w:type="default" r:id="rId8"/>
      <w:headerReference w:type="first" r:id="rId9"/>
      <w:pgSz w:w="11905" w:h="16837"/>
      <w:pgMar w:top="1440" w:right="1440" w:bottom="1440" w:left="1440" w:header="720" w:footer="720" w:gutter="0"/>
      <w:cols w:space="720"/>
      <w:titlePg w:val="0"/>
      <w:docGrid w:linePitch="0"/>
      <w:sectPrChange w:id="388" w:author="Comparison" w:date="2026-09-22T12:17:00Z" w16du:dateUtc="2026-09-22T16:17:00Z">
        <w:sectPr w:rsidR="003E7363">
          <w:pgSz w:w="11906" w:h="16838"/>
          <w:pgMar w:top="1418" w:right="1418" w:bottom="851" w:left="1418" w:header="567" w:footer="567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95E6F0" w14:textId="77777777" w:rsidR="00E8797E" w:rsidRDefault="00E8797E" w:rsidP="008B7B1D">
      <w:pPr>
        <w:spacing w:after="0" w:line="240" w:lineRule="auto"/>
      </w:pPr>
      <w:r>
        <w:separator/>
      </w:r>
    </w:p>
  </w:endnote>
  <w:endnote w:type="continuationSeparator" w:id="0">
    <w:p w14:paraId="476E7D43" w14:textId="77777777" w:rsidR="00E8797E" w:rsidRDefault="00E8797E" w:rsidP="008B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14E991" w14:textId="77777777" w:rsidR="00C04073" w:rsidRDefault="00C04073">
    <w:pPr>
      <w:pStyle w:val="BalloonText"/>
      <w:pPrChange w:id="385" w:author="Comparison" w:date="2026-09-22T12:17:00Z" w16du:dateUtc="2026-09-22T16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DAF099" w14:textId="77777777" w:rsidR="00E8797E" w:rsidRDefault="00E8797E" w:rsidP="008B7B1D">
      <w:pPr>
        <w:spacing w:after="0" w:line="240" w:lineRule="auto"/>
      </w:pPr>
      <w:r>
        <w:separator/>
      </w:r>
    </w:p>
  </w:footnote>
  <w:footnote w:type="continuationSeparator" w:id="0">
    <w:p w14:paraId="696C968C" w14:textId="77777777" w:rsidR="00E8797E" w:rsidRDefault="00E8797E" w:rsidP="008B7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29202C" w14:paraId="7FED622D" w14:textId="77777777">
      <w:tblPrEx>
        <w:tblCellMar>
          <w:top w:w="0" w:type="dxa"/>
          <w:bottom w:w="0" w:type="dxa"/>
        </w:tblCellMar>
      </w:tblPrEx>
      <w:trPr>
        <w:ins w:id="375" w:author="Comparison" w:date="2026-09-22T12:17:00Z" w16du:dateUtc="2026-09-22T16:17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18372446" w14:textId="77777777" w:rsidR="0029202C" w:rsidRDefault="00E8797E">
          <w:pPr>
            <w:rPr>
              <w:ins w:id="376" w:author="Comparison" w:date="2026-09-22T12:17:00Z" w16du:dateUtc="2026-09-22T16:17:00Z"/>
            </w:rPr>
          </w:pPr>
          <w:ins w:id="377" w:author="Comparison" w:date="2026-09-22T12:17:00Z" w16du:dateUtc="2026-09-22T16:17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6775491" w14:textId="431A5C94" w:rsidR="0029202C" w:rsidRDefault="00E8797E">
          <w:pPr>
            <w:jc w:val="center"/>
            <w:rPr>
              <w:ins w:id="378" w:author="Comparison" w:date="2026-09-22T12:17:00Z" w16du:dateUtc="2026-09-22T16:17:00Z"/>
            </w:rPr>
          </w:pPr>
          <w:ins w:id="379" w:author="Comparison" w:date="2026-09-22T12:17:00Z" w16du:dateUtc="2026-09-22T16:17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C04073">
            <w:rPr>
              <w:noProof/>
              <w:color w:val="000000"/>
            </w:rPr>
            <w:t>1</w:t>
          </w:r>
          <w:ins w:id="380" w:author="Comparison" w:date="2026-09-22T12:17:00Z" w16du:dateUtc="2026-09-22T16:17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7AF40EEC" w14:textId="77777777" w:rsidR="0029202C" w:rsidRDefault="00E8797E">
          <w:pPr>
            <w:jc w:val="right"/>
            <w:rPr>
              <w:ins w:id="381" w:author="Comparison" w:date="2026-09-22T12:17:00Z" w16du:dateUtc="2026-09-22T16:17:00Z"/>
            </w:rPr>
          </w:pPr>
          <w:ins w:id="382" w:author="Comparison" w:date="2026-09-22T12:17:00Z" w16du:dateUtc="2026-09-22T16:17:00Z">
            <w:r>
              <w:rPr>
                <w:color w:val="000000"/>
              </w:rPr>
              <w:t>07.12.2025</w:t>
            </w:r>
          </w:ins>
        </w:p>
      </w:tc>
    </w:tr>
  </w:tbl>
  <w:p w14:paraId="5B0618C3" w14:textId="061A6324" w:rsidR="00310B73" w:rsidRDefault="00310B73" w:rsidP="005A3345">
    <w:pPr>
      <w:pStyle w:val="Header"/>
      <w:jc w:val="center"/>
      <w:rPr>
        <w:del w:id="383" w:author="Comparison" w:date="2026-09-22T12:17:00Z" w16du:dateUtc="2026-09-22T16:17:00Z"/>
      </w:rPr>
    </w:pPr>
  </w:p>
  <w:p w14:paraId="349ABF3E" w14:textId="6B3EC856" w:rsidR="008B7B1D" w:rsidRDefault="008B7B1D" w:rsidP="00346492">
    <w:pPr>
      <w:pStyle w:val="Header"/>
      <w:rPr>
        <w:del w:id="384" w:author="Comparison" w:date="2026-09-22T12:17:00Z" w16du:dateUtc="2026-09-22T16:17:00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EC90E" w14:textId="2D0667ED" w:rsidR="00715085" w:rsidRDefault="00715085">
    <w:pPr>
      <w:pStyle w:val="Header"/>
      <w:pPrChange w:id="386" w:author="Comparison" w:date="2026-09-22T12:17:00Z" w16du:dateUtc="2026-09-22T16:17:00Z">
        <w:pPr>
          <w:pStyle w:val="Header"/>
          <w:jc w:val="center"/>
        </w:pPr>
      </w:pPrChange>
    </w:pPr>
    <w:del w:id="387" w:author="Comparison" w:date="2026-09-22T12:17:00Z" w16du:dateUtc="2026-09-22T16:17:00Z">
      <w:r>
        <w:rPr>
          <w:rFonts w:ascii="Arial" w:hAnsi="Arial" w:cs="Arial"/>
          <w:noProof/>
          <w:sz w:val="15"/>
          <w:szCs w:val="15"/>
        </w:rPr>
        <w:drawing>
          <wp:inline distT="0" distB="0" distL="0" distR="0" wp14:anchorId="69CDB933" wp14:editId="1446CC05">
            <wp:extent cx="2233636" cy="1027473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fekt-logo_s800px.gi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61158" cy="104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A17"/>
    <w:rsid w:val="00022C34"/>
    <w:rsid w:val="000244C9"/>
    <w:rsid w:val="000446C4"/>
    <w:rsid w:val="00070D3E"/>
    <w:rsid w:val="000B4DF2"/>
    <w:rsid w:val="00122E4B"/>
    <w:rsid w:val="00125026"/>
    <w:rsid w:val="00150DDB"/>
    <w:rsid w:val="001511EB"/>
    <w:rsid w:val="0019410C"/>
    <w:rsid w:val="001D1B4F"/>
    <w:rsid w:val="00205895"/>
    <w:rsid w:val="0029202C"/>
    <w:rsid w:val="00310B73"/>
    <w:rsid w:val="003112D2"/>
    <w:rsid w:val="00320296"/>
    <w:rsid w:val="00333640"/>
    <w:rsid w:val="00342938"/>
    <w:rsid w:val="00346492"/>
    <w:rsid w:val="00361A26"/>
    <w:rsid w:val="00384DF9"/>
    <w:rsid w:val="00390564"/>
    <w:rsid w:val="003E7363"/>
    <w:rsid w:val="00415A78"/>
    <w:rsid w:val="00442E1A"/>
    <w:rsid w:val="00450B9C"/>
    <w:rsid w:val="004A3A9B"/>
    <w:rsid w:val="004E4C86"/>
    <w:rsid w:val="004E4E79"/>
    <w:rsid w:val="004E7063"/>
    <w:rsid w:val="004F6581"/>
    <w:rsid w:val="004F79EA"/>
    <w:rsid w:val="0053616F"/>
    <w:rsid w:val="00551FE3"/>
    <w:rsid w:val="00552928"/>
    <w:rsid w:val="00553168"/>
    <w:rsid w:val="0059253A"/>
    <w:rsid w:val="00597E52"/>
    <w:rsid w:val="005A3345"/>
    <w:rsid w:val="005F1FE8"/>
    <w:rsid w:val="00615674"/>
    <w:rsid w:val="00615EF2"/>
    <w:rsid w:val="00624A22"/>
    <w:rsid w:val="0063386F"/>
    <w:rsid w:val="006453DC"/>
    <w:rsid w:val="006764B7"/>
    <w:rsid w:val="006B432A"/>
    <w:rsid w:val="00703C98"/>
    <w:rsid w:val="0071140B"/>
    <w:rsid w:val="00711810"/>
    <w:rsid w:val="00715085"/>
    <w:rsid w:val="007241D7"/>
    <w:rsid w:val="0073548F"/>
    <w:rsid w:val="007D5DC8"/>
    <w:rsid w:val="00804E3D"/>
    <w:rsid w:val="00822FF0"/>
    <w:rsid w:val="008750C4"/>
    <w:rsid w:val="00875E83"/>
    <w:rsid w:val="008B7B1D"/>
    <w:rsid w:val="008E4C2D"/>
    <w:rsid w:val="008E7887"/>
    <w:rsid w:val="008F196A"/>
    <w:rsid w:val="008F3695"/>
    <w:rsid w:val="00900FD5"/>
    <w:rsid w:val="00963049"/>
    <w:rsid w:val="00986749"/>
    <w:rsid w:val="009A4CAD"/>
    <w:rsid w:val="009E79E2"/>
    <w:rsid w:val="009F3F29"/>
    <w:rsid w:val="00A7525F"/>
    <w:rsid w:val="00AC6170"/>
    <w:rsid w:val="00AE61A4"/>
    <w:rsid w:val="00AF6982"/>
    <w:rsid w:val="00B04CF1"/>
    <w:rsid w:val="00B267D6"/>
    <w:rsid w:val="00B93400"/>
    <w:rsid w:val="00BE5B6E"/>
    <w:rsid w:val="00C04073"/>
    <w:rsid w:val="00C67E9F"/>
    <w:rsid w:val="00CA245E"/>
    <w:rsid w:val="00CB363A"/>
    <w:rsid w:val="00D04F2E"/>
    <w:rsid w:val="00D2776E"/>
    <w:rsid w:val="00D32A17"/>
    <w:rsid w:val="00D658B2"/>
    <w:rsid w:val="00D93637"/>
    <w:rsid w:val="00E2037B"/>
    <w:rsid w:val="00E4376D"/>
    <w:rsid w:val="00E8797E"/>
    <w:rsid w:val="00EA78FA"/>
    <w:rsid w:val="00F00738"/>
    <w:rsid w:val="00F8157F"/>
    <w:rsid w:val="00FD3C31"/>
    <w:rsid w:val="00FE3AB9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329F0"/>
  <w15:docId w15:val="{64358F32-C5B9-5F4C-BD7F-C397F321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7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4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C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7B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B1D"/>
  </w:style>
  <w:style w:type="paragraph" w:styleId="Footer">
    <w:name w:val="footer"/>
    <w:basedOn w:val="Normal"/>
    <w:link w:val="FooterChar"/>
    <w:uiPriority w:val="99"/>
    <w:unhideWhenUsed/>
    <w:rsid w:val="008B7B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B1D"/>
  </w:style>
  <w:style w:type="character" w:styleId="CommentReference">
    <w:name w:val="annotation reference"/>
    <w:basedOn w:val="DefaultParagraphFont"/>
    <w:uiPriority w:val="99"/>
    <w:semiHidden/>
    <w:unhideWhenUsed/>
    <w:rsid w:val="00D658B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8B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8B2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8B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8B2"/>
    <w:rPr>
      <w:b/>
      <w:bCs/>
      <w:sz w:val="20"/>
      <w:szCs w:val="20"/>
    </w:rPr>
  </w:style>
  <w:style w:type="character" w:styleId="Hyperlink">
    <w:name w:val="Hyperlink"/>
    <w:uiPriority w:val="99"/>
    <w:rsid w:val="007D5DC8"/>
    <w:rPr>
      <w:color w:val="0000FF"/>
      <w:u w:val="single"/>
    </w:rPr>
  </w:style>
  <w:style w:type="paragraph" w:customStyle="1" w:styleId="Default">
    <w:name w:val="Default"/>
    <w:rsid w:val="0063386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cs-CZ"/>
    </w:rPr>
  </w:style>
  <w:style w:type="character" w:styleId="FootnoteReference">
    <w:name w:val="footnote reference"/>
    <w:semiHidden/>
    <w:unhideWhenUsed/>
    <w:rsid w:val="00C040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86E888-BB6D-FD4A-BE96-0E5669B7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NTB2</dc:creator>
  <cp:lastModifiedBy>Arthur Souza Rodrigues</cp:lastModifiedBy>
  <cp:revision>1</cp:revision>
  <cp:lastPrinted>2019-03-11T12:55:00Z</cp:lastPrinted>
  <dcterms:created xsi:type="dcterms:W3CDTF">2017-03-13T13:08:00Z</dcterms:created>
  <dcterms:modified xsi:type="dcterms:W3CDTF">2026-09-22T16:17:00Z</dcterms:modified>
</cp:coreProperties>
</file>