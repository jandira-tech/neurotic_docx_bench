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1DD5" w14:textId="77777777" w:rsidR="003D3D1E" w:rsidRDefault="003D3D1E">
      <w:pPr>
        <w:rPr>
          <w:rFonts w:ascii="Helvetica, Arial, sans-serif" w:hAnsi="Helvetica, Arial, sans-serif"/>
          <w:rPrChange w:id="0" w:author="Arthur Souza Rodrigues" w:date="2026-09-26T14:58:00Z" w16du:dateUtc="2026-09-26T18:58:00Z">
            <w:rPr>
              <w:b/>
              <w:bCs/>
              <w:vertAlign w:val="superscript"/>
            </w:rPr>
          </w:rPrChange>
        </w:rPr>
      </w:pPr>
      <w:r>
        <w:rPr>
          <w:rFonts w:ascii="Helvetica, Arial, sans-serif" w:hAnsi="Helvetica, Arial, sans-serif"/>
          <w:rPrChange w:id="1" w:author="Arthur Souza Rodrigues" w:date="2026-09-26T14:58:00Z" w16du:dateUtc="2026-09-26T18:58:00Z">
            <w:rPr>
              <w:b/>
              <w:bCs/>
              <w:vertAlign w:val="superscript"/>
            </w:rPr>
          </w:rPrChange>
        </w:rPr>
        <w:t>file_</w:t>
      </w:r>
      <w:ins w:id="2" w:author="Arthur Souza Rodrigues" w:date="2026-09-26T14:58:00Z" w16du:dateUtc="2026-09-26T18:58:00Z">
        <w:r w:rsidR="00AC5230">
          <w:rPr>
            <w:rFonts w:ascii="Helvetica, Arial, sans-serif" w:hAnsi="Helvetica, Arial, sans-serif" w:cs="Helvetica, Arial, sans-serif"/>
          </w:rPr>
          <w:t>57</w:t>
        </w:r>
      </w:ins>
      <w:del w:id="3" w:author="Arthur Souza Rodrigues" w:date="2026-09-26T14:58:00Z" w16du:dateUtc="2026-09-26T18:58:00Z">
        <w:r>
          <w:rPr>
            <w:b/>
            <w:bCs/>
            <w:vertAlign w:val="superscript"/>
          </w:rPr>
          <w:delText>56</w:delText>
        </w:r>
      </w:del>
      <w:r>
        <w:rPr>
          <w:rFonts w:ascii="Helvetica, Arial, sans-serif" w:hAnsi="Helvetica, Arial, sans-serif"/>
          <w:rPrChange w:id="4" w:author="Arthur Souza Rodrigues" w:date="2026-09-26T14:58:00Z" w16du:dateUtc="2026-09-26T18:58:00Z">
            <w:rPr>
              <w:b/>
              <w:bCs/>
              <w:vertAlign w:val="superscript"/>
            </w:rPr>
          </w:rPrChange>
        </w:rPr>
        <w:t>.docx</w:t>
      </w:r>
    </w:p>
    <w:p w14:paraId="18CC36CB" w14:textId="3A2C19BC" w:rsidR="00E365F6" w:rsidRDefault="007F0EBC">
      <w:ins w:id="5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t>Helvetica Font</w:t>
        </w:r>
      </w:ins>
      <w:del w:id="6" w:author="Arthur Souza Rodrigues" w:date="2026-09-26T14:58:00Z" w16du:dateUtc="2026-09-26T18:58:00Z">
        <w:r>
          <w:rPr>
            <w:b/>
            <w:bCs/>
            <w:vertAlign w:val="superscript"/>
          </w:rPr>
          <w:delText>Bold Superscript</w:delText>
        </w:r>
      </w:del>
      <w:r>
        <w:rPr>
          <w:rFonts w:ascii="Helvetica, Arial, sans-serif" w:hAnsi="Helvetica, Arial, sans-serif"/>
          <w:rPrChange w:id="7" w:author="Arthur Souza Rodrigues" w:date="2026-09-26T14:58:00Z" w16du:dateUtc="2026-09-26T18:58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E365F6" w:rsidRDefault="007F0EBC">
      <w:r>
        <w:rPr>
          <w:rFonts w:ascii="Helvetica, Arial, sans-serif" w:hAnsi="Helvetica, Arial, sans-serif"/>
          <w:rPrChange w:id="8" w:author="Arthur Souza Rodrigues" w:date="2026-09-26T14:58:00Z" w16du:dateUtc="2026-09-26T18:58:00Z">
            <w:rPr>
              <w:b/>
              <w:bCs/>
              <w:vertAlign w:val="superscript"/>
            </w:rPr>
          </w:rPrChange>
        </w:rPr>
        <w:t xml:space="preserve">This document </w:t>
      </w:r>
      <w:ins w:id="9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t>demonstrates the Helvetica font family</w:t>
        </w:r>
      </w:ins>
      <w:del w:id="10" w:author="Arthur Souza Rodrigues" w:date="2026-09-26T14:58:00Z" w16du:dateUtc="2026-09-26T18:58:00Z">
        <w:r>
          <w:rPr>
            <w:b/>
            <w:bCs/>
            <w:vertAlign w:val="superscript"/>
          </w:rPr>
          <w:delText>shows bold with superscript formatting</w:delText>
        </w:r>
      </w:del>
      <w:r>
        <w:rPr>
          <w:rFonts w:ascii="Helvetica, Arial, sans-serif" w:hAnsi="Helvetica, Arial, sans-serif"/>
          <w:rPrChange w:id="11" w:author="Arthur Souza Rodrigues" w:date="2026-09-26T14:58:00Z" w16du:dateUtc="2026-09-26T18:58:00Z">
            <w:rPr>
              <w:b/>
              <w:bCs/>
              <w:vertAlign w:val="superscript"/>
            </w:rPr>
          </w:rPrChange>
        </w:rPr>
        <w:t>.</w:t>
      </w:r>
    </w:p>
    <w:p w14:paraId="262AF438" w14:textId="77777777" w:rsidR="00E365F6" w:rsidRDefault="007F0EBC">
      <w:ins w:id="12" w:author="Arthur Souza Rodrigues" w:date="2026-09-26T14:58:00Z" w16du:dateUtc="2026-09-26T18:58:00Z">
        <w:r>
          <w:rPr>
            <w:rFonts w:ascii="Helvetica, Arial, sans-serif" w:hAnsi="Helvetica, Arial, sans-serif" w:cs="Helvetica, Arial, sans-serif"/>
          </w:rPr>
          <w:t>Helvetica is a classic Swiss sans-serif typeface.</w:t>
        </w:r>
      </w:ins>
      <w:del w:id="13" w:author="Arthur Souza Rodrigues" w:date="2026-09-26T14:58:00Z" w16du:dateUtc="2026-09-26T18:58:00Z">
        <w:r>
          <w:rPr>
            <w:b/>
            <w:bCs/>
            <w:vertAlign w:val="superscript"/>
          </w:rPr>
          <w:delText>Bold superscript is used in mathematical and scientific notation.</w:delText>
        </w:r>
      </w:del>
    </w:p>
    <w:sectPr w:rsidR="00E365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5F6"/>
    <w:rsid w:val="002F5B90"/>
    <w:rsid w:val="00330D84"/>
    <w:rsid w:val="003D3D1E"/>
    <w:rsid w:val="00517E61"/>
    <w:rsid w:val="00A17F67"/>
    <w:rsid w:val="00AC5230"/>
    <w:rsid w:val="00D53FE7"/>
    <w:rsid w:val="00E3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2026-09-26T18:58:00Z</dcterms:modified>
</cp:coreProperties>
</file>