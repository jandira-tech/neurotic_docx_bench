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BD6514" w:rsidRDefault="0000000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00B47E53" w14:textId="77777777" w:rsidR="00BD6514" w:rsidRDefault="0000000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BD6514" w:rsidRDefault="00BD65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115D6" w14:paraId="1B12DB5D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BD6514" w:rsidRDefault="0000000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 w:rsidR="00BD6514" w:rsidRDefault="0000000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6721D1A6" w14:textId="77777777" w:rsidR="00BD651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BD6514" w:rsidRDefault="0000000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0" w:author="sara.k" w:date="2026-03-04T09:21:00Z">
        <w:r>
          <w:rPr>
            <w:color w:val="0F172A"/>
          </w:rPr>
          <w:delText>zero backend required</w:delText>
        </w:r>
      </w:del>
      <w:ins w:id="1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BD6514" w:rsidRDefault="00BD6514">
      <w:pPr>
        <w:spacing w:before="60"/>
      </w:pPr>
    </w:p>
    <w:p w14:paraId="28B83400" w14:textId="07BFC780" w:rsidR="00BD6514" w:rsidRDefault="0000000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2" w:author="thomas.v" w:date="2026-03-04T11:07:00Z">
        <w:r>
          <w:rPr>
            <w:color w:val="0F172A"/>
          </w:rPr>
          <w:delText>docx-js-editor skips the pipeline entirely</w:delText>
        </w:r>
      </w:del>
      <w:ins w:id="3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5AD58312" w14:textId="77777777" w:rsidR="00BD6514" w:rsidRDefault="00BD651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7BE5D553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659AC4B1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6ED1FCA3" w14:textId="6D263800" w:rsidR="00BD6514" w:rsidRDefault="00BD6514"/>
          <w:p w14:paraId="567EA400" w14:textId="30A681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52F851D" w14:textId="1F1832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EEA108A" w14:textId="4854BC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529DB9F3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156A50D3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BD6514" w:rsidRDefault="00BD6514">
      <w:pPr>
        <w:spacing w:before="160"/>
      </w:pPr>
    </w:p>
    <w:p w14:paraId="124B2800" w14:textId="77777777" w:rsidR="00BD651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BD6514" w:rsidRDefault="0000000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BD6514" w:rsidRDefault="00BD6514">
      <w:pPr>
        <w:spacing w:before="80"/>
      </w:pPr>
    </w:p>
    <w:p w14:paraId="673CC941" w14:textId="15C85C00" w:rsidR="00BD6514" w:rsidRDefault="0000000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BD6514" w:rsidRDefault="0000000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1DBD35E0" w14:textId="78C5FE00" w:rsidR="00BD6514" w:rsidRDefault="00BD6514">
      <w:pPr>
        <w:spacing w:before="60"/>
      </w:pPr>
    </w:p>
    <w:p w14:paraId="2228E200" w14:textId="40AC8A00" w:rsidR="00BD6514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BD6514" w:rsidRDefault="00BD6514">
      <w:pPr>
        <w:spacing w:before="80"/>
      </w:pPr>
    </w:p>
    <w:p w14:paraId="02E987F1" w14:textId="77777777" w:rsidR="00BD6514" w:rsidRDefault="00000000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Comments         </w:t>
      </w:r>
    </w:p>
    <w:p w14:paraId="35357F55" w14:textId="2F40A200" w:rsidR="00BD6514" w:rsidRDefault="00000000">
      <w:pPr>
        <w:spacing w:before="60" w:after="60"/>
      </w:pP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5EB00800" w14:textId="4A396600" w:rsidR="00BD6514" w:rsidRDefault="00BD6514">
      <w:pPr>
        <w:spacing w:before="60"/>
      </w:pPr>
    </w:p>
    <w:p w14:paraId="78E6D99E" w14:textId="255A2400" w:rsidR="00BD6514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BD6514" w:rsidRDefault="00BD6514">
      <w:pPr>
        <w:spacing w:before="80"/>
      </w:pPr>
    </w:p>
    <w:p w14:paraId="07D0CE00" w14:textId="0F7CE400" w:rsidR="00BD6514" w:rsidRDefault="0000000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67656C55" w14:textId="77777777" w:rsidR="00BD6514" w:rsidRDefault="00000000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685865EF" w14:textId="7A256D00" w:rsidR="00BD6514" w:rsidRDefault="00BD6514">
      <w:pPr>
        <w:spacing w:before="160"/>
      </w:pPr>
    </w:p>
    <w:p w14:paraId="467B1700" w14:textId="00AE9C00" w:rsidR="00BD651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BD6514" w:rsidRDefault="0000000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BD6514" w:rsidRDefault="00BD651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115D6" w14:paraId="1B6DF911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 w:rsidR="00BD651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BD651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 w:rsidR="00BD651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BD651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115D6" w14:paraId="38C367F7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 w:rsidR="00BD6514" w:rsidRDefault="0000000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115D6" w14:paraId="0D8B1CFC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BD6514" w:rsidRDefault="0000000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115D6" w14:paraId="368FB0B8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BD6514" w:rsidRDefault="0000000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115D6" w14:paraId="346319F7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 w:rsidR="00BD6514" w:rsidRDefault="0000000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115D6" w14:paraId="50F92EC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 w:rsidR="00BD6514" w:rsidRDefault="0000000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115D6" w14:paraId="122FC9FC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 w:rsidR="00BD6514" w:rsidRDefault="0000000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115D6" w14:paraId="00DFB06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BD6514" w:rsidRDefault="0000000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BD6514" w:rsidRDefault="00BD6514">
      <w:pPr>
        <w:spacing w:before="80"/>
      </w:pPr>
    </w:p>
    <w:p w14:paraId="18DA3080" w14:textId="77777777" w:rsidR="00BD6514" w:rsidRDefault="00000000">
      <w:r>
        <w:br w:type="page"/>
      </w:r>
    </w:p>
    <w:p w14:paraId="763C62D1" w14:textId="7D8B6000" w:rsidR="00BD6514" w:rsidRDefault="00000000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2990B494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6262511" w14:textId="77777777" w:rsidR="00BD6514" w:rsidRDefault="00BD6514"/>
          <w:p w14:paraId="5FCB559F" w14:textId="7641B6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7659C79F" w14:textId="4C570E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647A3A9C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9C447F7" w14:textId="2F654B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561ED6B7" w14:textId="77777777" w:rsidR="00BD6514" w:rsidRDefault="00BD6514">
      <w:pPr>
        <w:spacing w:before="160"/>
      </w:pPr>
    </w:p>
    <w:p w14:paraId="3F190000" w14:textId="1762F7E7" w:rsidR="00BD6514" w:rsidDel="00537FA1" w:rsidRDefault="00000000" w:rsidP="00537FA1">
      <w:pPr>
        <w:pBdr>
          <w:bottom w:val="single" w:sz="3" w:space="4" w:color="E2E8F0"/>
        </w:pBdr>
        <w:spacing w:before="300" w:after="80"/>
        <w:rPr>
          <w:del w:id="5" w:author="Arthur Souza Rodrigues" w:date="2026-07-04T23:18:00Z" w16du:dateUtc="2026-07-05T03:18:00Z"/>
        </w:rPr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73934498" w14:textId="695EEB0A" w:rsidR="00BD6514" w:rsidDel="00537FA1" w:rsidRDefault="00000000" w:rsidP="00537FA1">
      <w:pPr>
        <w:pBdr>
          <w:bottom w:val="single" w:sz="3" w:space="4" w:color="E2E8F0"/>
        </w:pBdr>
        <w:spacing w:before="300" w:after="80"/>
        <w:rPr>
          <w:del w:id="6" w:author="Arthur Souza Rodrigues" w:date="2026-07-04T23:18:00Z" w16du:dateUtc="2026-07-05T03:18:00Z"/>
        </w:rPr>
        <w:pPrChange w:id="7" w:author="Arthur Souza Rodrigues" w:date="2026-07-04T23:18:00Z" w16du:dateUtc="2026-07-05T03:18:00Z">
          <w:pPr>
            <w:spacing w:before="60" w:after="60"/>
          </w:pPr>
        </w:pPrChange>
      </w:pPr>
      <w:del w:id="8" w:author="Arthur Souza Rodrigues" w:date="2026-07-04T23:18:00Z" w16du:dateUtc="2026-07-05T03:18:00Z">
        <w:r>
          <w:rPr>
            <w:color w:val="0F172A"/>
          </w:rPr>
          <w:delText xml:space="preserve">Read         </w:delText>
        </w:r>
        <w:r>
          <w:fldChar w:fldCharType="begin"/>
        </w:r>
        <w:r>
          <w:delInstrText>HYPERLINK "https://github.com/eigenpal/docx-editor/blob/main/docs/PLUGINS.md" \h</w:del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37545226" w14:textId="796BC907" w:rsidR="00BD6514" w:rsidDel="00537FA1" w:rsidRDefault="00BD6514" w:rsidP="00537FA1">
      <w:pPr>
        <w:pBdr>
          <w:bottom w:val="single" w:sz="3" w:space="4" w:color="E2E8F0"/>
        </w:pBdr>
        <w:spacing w:before="300" w:after="80"/>
        <w:rPr>
          <w:del w:id="9" w:author="Arthur Souza Rodrigues" w:date="2026-07-04T23:18:00Z" w16du:dateUtc="2026-07-05T03:18:00Z"/>
        </w:rPr>
        <w:pPrChange w:id="10" w:author="Arthur Souza Rodrigues" w:date="2026-07-04T23:18:00Z" w16du:dateUtc="2026-07-05T03:18:00Z">
          <w:pPr>
            <w:spacing w:before="60"/>
          </w:pPr>
        </w:pPrChange>
      </w:pPr>
    </w:p>
    <w:p w14:paraId="5D0DEE00" w14:textId="64AA22CA" w:rsidR="00BD6514" w:rsidDel="00537FA1" w:rsidRDefault="00000000" w:rsidP="00537FA1">
      <w:pPr>
        <w:pBdr>
          <w:bottom w:val="single" w:sz="3" w:space="4" w:color="E2E8F0"/>
        </w:pBdr>
        <w:spacing w:before="300" w:after="80"/>
        <w:rPr>
          <w:del w:id="11" w:author="Arthur Souza Rodrigues" w:date="2026-07-04T23:18:00Z" w16du:dateUtc="2026-07-05T03:18:00Z"/>
        </w:rPr>
        <w:pPrChange w:id="12" w:author="Arthur Souza Rodrigues" w:date="2026-07-04T23:18:00Z" w16du:dateUtc="2026-07-05T03:18:00Z">
          <w:pPr>
            <w:spacing w:before="180" w:after="40"/>
          </w:pPr>
        </w:pPrChange>
      </w:pPr>
      <w:del w:id="13" w:author="Arthur Souza Rodrigues" w:date="2026-07-04T23:18:00Z" w16du:dateUtc="2026-07-05T03:18:00Z">
        <w:r>
          <w:rPr>
            <w:b/>
            <w:bCs/>
            <w:color w:val="0F172A"/>
          </w:rPr>
          <w:delText xml:space="preserve">Ground rules         </w:delText>
        </w:r>
      </w:del>
    </w:p>
    <w:p w14:paraId="1A8E72BD" w14:textId="633EEEEB" w:rsidR="00BD6514" w:rsidDel="00537FA1" w:rsidRDefault="00000000" w:rsidP="00537FA1">
      <w:pPr>
        <w:pBdr>
          <w:bottom w:val="single" w:sz="3" w:space="4" w:color="E2E8F0"/>
        </w:pBdr>
        <w:spacing w:before="300" w:after="80"/>
        <w:rPr>
          <w:del w:id="14" w:author="Arthur Souza Rodrigues" w:date="2026-07-04T23:18:00Z" w16du:dateUtc="2026-07-05T03:18:00Z"/>
        </w:rPr>
        <w:pPrChange w:id="15" w:author="Arthur Souza Rodrigues" w:date="2026-07-04T23:18:00Z" w16du:dateUtc="2026-07-05T03:18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del w:id="16" w:author="Arthur Souza Rodrigues" w:date="2026-07-04T23:18:00Z" w16du:dateUtc="2026-07-05T03:18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07FC7A00" w14:textId="421A5708" w:rsidR="00BD6514" w:rsidDel="00537FA1" w:rsidRDefault="00000000" w:rsidP="00537FA1">
      <w:pPr>
        <w:pBdr>
          <w:bottom w:val="single" w:sz="3" w:space="4" w:color="E2E8F0"/>
        </w:pBdr>
        <w:spacing w:before="300" w:after="80"/>
        <w:rPr>
          <w:del w:id="17" w:author="Arthur Souza Rodrigues" w:date="2026-07-04T23:18:00Z" w16du:dateUtc="2026-07-05T03:18:00Z"/>
        </w:rPr>
        <w:pPrChange w:id="18" w:author="Arthur Souza Rodrigues" w:date="2026-07-04T23:18:00Z" w16du:dateUtc="2026-07-05T03:18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del w:id="19" w:author="Arthur Souza Rodrigues" w:date="2026-07-04T23:18:00Z" w16du:dateUtc="2026-07-05T03:18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33B2503D" w14:textId="137EDC2D" w:rsidR="00BD6514" w:rsidDel="00537FA1" w:rsidRDefault="00000000" w:rsidP="00537FA1">
      <w:pPr>
        <w:pBdr>
          <w:bottom w:val="single" w:sz="3" w:space="4" w:color="E2E8F0"/>
        </w:pBdr>
        <w:spacing w:before="300" w:after="80"/>
        <w:rPr>
          <w:del w:id="20" w:author="Arthur Souza Rodrigues" w:date="2026-07-04T23:18:00Z" w16du:dateUtc="2026-07-05T03:18:00Z"/>
        </w:rPr>
        <w:pPrChange w:id="21" w:author="Arthur Souza Rodrigues" w:date="2026-07-04T23:18:00Z" w16du:dateUtc="2026-07-05T03:18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del w:id="22" w:author="Arthur Souza Rodrigues" w:date="2026-07-04T23:18:00Z" w16du:dateUtc="2026-07-05T03:18:00Z">
        <w:r>
          <w:rPr>
            <w:color w:val="0F172A"/>
          </w:rPr>
          <w:delText>Do not introduce intermediate HTML serialisation. This is a hard constraint.</w:delText>
        </w:r>
      </w:del>
      <w:ins w:id="23" w:author="anon-contributor" w:date="2026-03-04T23:44:00Z">
        <w:del w:id="24" w:author="Arthur Souza Rodrigues" w:date="2026-07-04T23:18:00Z" w16du:dateUtc="2026-07-05T03:18:00Z">
          <w:r>
            <w:rPr>
              <w:color w:val="0F172A"/>
            </w:rPr>
            <w:delText xml:space="preserve">Avoid intermediate HTML serialisation where possible.           </w:delText>
          </w:r>
        </w:del>
      </w:ins>
    </w:p>
    <w:p w14:paraId="65CA389A" w14:textId="7081C861" w:rsidR="00BD6514" w:rsidDel="00537FA1" w:rsidRDefault="00000000" w:rsidP="00537FA1">
      <w:pPr>
        <w:pBdr>
          <w:bottom w:val="single" w:sz="3" w:space="4" w:color="E2E8F0"/>
        </w:pBdr>
        <w:spacing w:before="300" w:after="80"/>
        <w:rPr>
          <w:del w:id="25" w:author="Arthur Souza Rodrigues" w:date="2026-07-04T23:18:00Z" w16du:dateUtc="2026-07-05T03:18:00Z"/>
        </w:rPr>
        <w:pPrChange w:id="26" w:author="Arthur Souza Rodrigues" w:date="2026-07-04T23:18:00Z" w16du:dateUtc="2026-07-05T03:18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del w:id="27" w:author="Arthur Souza Rodrigues" w:date="2026-07-04T23:18:00Z" w16du:dateUtc="2026-07-05T03:18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70AAEC4D" w14:textId="3DF12E38" w:rsidR="00BD6514" w:rsidDel="00537FA1" w:rsidRDefault="00BD6514" w:rsidP="00537FA1">
      <w:pPr>
        <w:pBdr>
          <w:bottom w:val="single" w:sz="3" w:space="4" w:color="E2E8F0"/>
        </w:pBdr>
        <w:spacing w:before="300" w:after="80"/>
        <w:rPr>
          <w:del w:id="28" w:author="Arthur Souza Rodrigues" w:date="2026-07-04T23:18:00Z" w16du:dateUtc="2026-07-05T03:18:00Z"/>
        </w:rPr>
        <w:pPrChange w:id="29" w:author="Arthur Souza Rodrigues" w:date="2026-07-04T23:18:00Z" w16du:dateUtc="2026-07-05T03:18:00Z">
          <w:pPr>
            <w:spacing w:before="80"/>
          </w:pPr>
        </w:pPrChange>
      </w:pPr>
    </w:p>
    <w:p w14:paraId="7AB6E680" w14:textId="1C30024D" w:rsidR="00BD6514" w:rsidDel="00537FA1" w:rsidRDefault="00000000" w:rsidP="00537FA1">
      <w:pPr>
        <w:pBdr>
          <w:bottom w:val="single" w:sz="3" w:space="4" w:color="E2E8F0"/>
        </w:pBdr>
        <w:spacing w:before="300" w:after="80"/>
        <w:rPr>
          <w:del w:id="30" w:author="Arthur Souza Rodrigues" w:date="2026-07-04T23:18:00Z" w16du:dateUtc="2026-07-05T03:18:00Z"/>
        </w:rPr>
        <w:pPrChange w:id="31" w:author="Arthur Souza Rodrigues" w:date="2026-07-04T23:18:00Z" w16du:dateUtc="2026-07-05T03:18:00Z">
          <w:pPr>
            <w:spacing w:before="180" w:after="40"/>
          </w:pPr>
        </w:pPrChange>
      </w:pPr>
      <w:del w:id="32" w:author="Arthur Souza Rodrigues" w:date="2026-07-04T23:18:00Z" w16du:dateUtc="2026-07-05T03:18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:rsidDel="00537FA1" w14:paraId="6A81DC69" w14:textId="12D90EFC">
        <w:trPr>
          <w:del w:id="33" w:author="Arthur Souza Rodrigues" w:date="2026-07-04T23:18:00Z" w16du:dateUtc="2026-07-05T03:18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1EBDF616" w:rsidR="00BD6514" w:rsidDel="00537FA1" w:rsidRDefault="00000000" w:rsidP="00537FA1">
            <w:pPr>
              <w:pBdr>
                <w:bottom w:val="single" w:sz="3" w:space="4" w:color="E2E8F0"/>
              </w:pBdr>
              <w:spacing w:before="300" w:after="80"/>
              <w:rPr>
                <w:del w:id="34" w:author="Arthur Souza Rodrigues" w:date="2026-07-04T23:18:00Z" w16du:dateUtc="2026-07-05T03:18:00Z"/>
              </w:rPr>
              <w:pPrChange w:id="35" w:author="Arthur Souza Rodrigues" w:date="2026-07-04T23:18:00Z" w16du:dateUtc="2026-07-05T03:18:00Z"/>
            </w:pPr>
            <w:del w:id="36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60D6F200" w14:textId="3FC565A4" w:rsidR="00BD6514" w:rsidDel="00537FA1" w:rsidRDefault="00000000" w:rsidP="00537FA1">
            <w:pPr>
              <w:pBdr>
                <w:bottom w:val="single" w:sz="3" w:space="4" w:color="E2E8F0"/>
              </w:pBdr>
              <w:spacing w:before="300" w:after="80"/>
              <w:rPr>
                <w:del w:id="37" w:author="Arthur Souza Rodrigues" w:date="2026-07-04T23:18:00Z" w16du:dateUtc="2026-07-05T03:18:00Z"/>
              </w:rPr>
              <w:pPrChange w:id="38" w:author="Arthur Souza Rodrigues" w:date="2026-07-04T23:18:00Z" w16du:dateUtc="2026-07-05T03:18:00Z"/>
            </w:pPr>
            <w:del w:id="39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2A9942CA" w14:textId="79EE3868" w:rsidR="00537FA1" w:rsidDel="00537FA1" w:rsidRDefault="00537FA1" w:rsidP="00537FA1">
      <w:pPr>
        <w:pBdr>
          <w:bottom w:val="single" w:sz="3" w:space="4" w:color="E2E8F0"/>
        </w:pBdr>
        <w:spacing w:before="300" w:after="80"/>
        <w:rPr>
          <w:del w:id="40" w:author="Arthur Souza Rodrigues" w:date="2026-07-04T23:18:00Z" w16du:dateUtc="2026-07-05T03:18:00Z"/>
        </w:rPr>
        <w:pPrChange w:id="41" w:author="Arthur Souza Rodrigues" w:date="2026-07-04T23:18:00Z" w16du:dateUtc="2026-07-05T03:18:00Z">
          <w:pPr>
            <w:spacing w:after="20"/>
          </w:pPr>
        </w:pPrChange>
      </w:pPr>
      <w:del w:id="44" w:author="Arthur Souza Rodrigues" w:date="2026-07-04T23:18:00Z" w16du:dateUtc="2026-07-05T03:18:00Z">
        <w:r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54A4006B" w14:textId="1445E30B" w:rsidR="00537FA1" w:rsidDel="00537FA1" w:rsidRDefault="00537FA1" w:rsidP="00537FA1">
      <w:pPr>
        <w:pBdr>
          <w:bottom w:val="single" w:sz="3" w:space="4" w:color="E2E8F0"/>
        </w:pBdr>
        <w:spacing w:before="300" w:after="80"/>
        <w:rPr>
          <w:del w:id="45" w:author="Arthur Souza Rodrigues" w:date="2026-07-04T23:18:00Z" w16du:dateUtc="2026-07-05T03:18:00Z"/>
        </w:rPr>
        <w:pPrChange w:id="46" w:author="Arthur Souza Rodrigues" w:date="2026-07-04T23:18:00Z" w16du:dateUtc="2026-07-05T03:18:00Z">
          <w:pPr>
            <w:spacing w:after="60"/>
          </w:pPr>
        </w:pPrChange>
      </w:pPr>
      <w:del w:id="47" w:author="Arthur Souza Rodrigues" w:date="2026-07-04T23:18:00Z" w16du:dateUtc="2026-07-05T03:18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32B0FC30" w14:textId="5823DB56" w:rsidR="00537FA1" w:rsidDel="00537FA1" w:rsidRDefault="00537FA1" w:rsidP="00537FA1">
      <w:pPr>
        <w:pBdr>
          <w:bottom w:val="single" w:sz="3" w:space="4" w:color="E2E8F0"/>
        </w:pBdr>
        <w:spacing w:before="300" w:after="80"/>
        <w:rPr>
          <w:del w:id="48" w:author="Arthur Souza Rodrigues" w:date="2026-07-04T23:18:00Z" w16du:dateUtc="2026-07-05T03:18:00Z"/>
        </w:rPr>
        <w:pPrChange w:id="49" w:author="Arthur Souza Rodrigues" w:date="2026-07-04T23:18:00Z" w16du:dateUtc="2026-07-05T03:18:00Z">
          <w:pPr>
            <w:spacing w:after="60"/>
          </w:pPr>
        </w:pPrChange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7FA1" w:rsidDel="00537FA1" w14:paraId="4A1C5E18" w14:textId="7C36AFC7" w:rsidTr="00F14043">
        <w:trPr>
          <w:del w:id="50" w:author="Arthur Souza Rodrigues" w:date="2026-07-04T23:18:00Z" w16du:dateUtc="2026-07-05T03:18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C785D1" w14:textId="02262136" w:rsidR="00537FA1" w:rsidDel="00537FA1" w:rsidRDefault="00537FA1" w:rsidP="00537FA1">
            <w:pPr>
              <w:pBdr>
                <w:bottom w:val="single" w:sz="3" w:space="4" w:color="E2E8F0"/>
              </w:pBdr>
              <w:spacing w:before="300" w:after="80"/>
              <w:rPr>
                <w:del w:id="51" w:author="Arthur Souza Rodrigues" w:date="2026-07-04T23:18:00Z" w16du:dateUtc="2026-07-05T03:18:00Z"/>
              </w:rPr>
              <w:pPrChange w:id="52" w:author="Arthur Souza Rodrigues" w:date="2026-07-04T23:18:00Z" w16du:dateUtc="2026-07-05T03:18:00Z"/>
            </w:pPr>
            <w:del w:id="53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lastRenderedPageBreak/>
              </w:r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>
                <w:fldChar w:fldCharType="begin"/>
              </w:r>
              <w:r>
                <w:delInstrText>HYPERLINK "https://www.npmjs.com/package/@eigenpal/docx-js-editor"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658E99" w14:textId="314D4401" w:rsidR="00537FA1" w:rsidDel="00537FA1" w:rsidRDefault="00537FA1" w:rsidP="00537FA1">
            <w:pPr>
              <w:pBdr>
                <w:bottom w:val="single" w:sz="3" w:space="4" w:color="E2E8F0"/>
              </w:pBdr>
              <w:spacing w:before="300" w:after="80"/>
              <w:rPr>
                <w:del w:id="54" w:author="Arthur Souza Rodrigues" w:date="2026-07-04T23:18:00Z" w16du:dateUtc="2026-07-05T03:18:00Z"/>
              </w:rPr>
              <w:pPrChange w:id="55" w:author="Arthur Souza Rodrigues" w:date="2026-07-04T23:18:00Z" w16du:dateUtc="2026-07-05T03:18:00Z"/>
            </w:pPr>
            <w:del w:id="56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>
                <w:fldChar w:fldCharType="begin"/>
              </w:r>
              <w:r>
                <w:delInstrText>HYPERLINK "https://github.com/eigenpal/docx-editor"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>
                <w:fldChar w:fldCharType="end"/>
              </w:r>
            </w:del>
          </w:p>
        </w:tc>
      </w:tr>
    </w:tbl>
    <w:p w14:paraId="3D52A8BE" w14:textId="4C64063A" w:rsidR="00537FA1" w:rsidDel="00537FA1" w:rsidRDefault="00537FA1" w:rsidP="00537FA1">
      <w:pPr>
        <w:pBdr>
          <w:bottom w:val="single" w:sz="3" w:space="4" w:color="E2E8F0"/>
        </w:pBdr>
        <w:spacing w:before="300" w:after="80"/>
        <w:rPr>
          <w:del w:id="57" w:author="Arthur Souza Rodrigues" w:date="2026-07-04T23:18:00Z" w16du:dateUtc="2026-07-05T03:18:00Z"/>
        </w:rPr>
      </w:pPr>
      <w:del w:id="58" w:author="Arthur Souza Rodrigues" w:date="2026-07-04T23:18:00Z" w16du:dateUtc="2026-07-05T03:18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27205BB0" w14:textId="5872C99F" w:rsidR="00537FA1" w:rsidDel="00537FA1" w:rsidRDefault="00537FA1" w:rsidP="00537FA1">
      <w:pPr>
        <w:pBdr>
          <w:bottom w:val="single" w:sz="3" w:space="4" w:color="E2E8F0"/>
        </w:pBdr>
        <w:spacing w:before="300" w:after="80"/>
        <w:rPr>
          <w:del w:id="59" w:author="Arthur Souza Rodrigues" w:date="2026-07-04T23:18:00Z" w16du:dateUtc="2026-07-05T03:18:00Z"/>
        </w:rPr>
        <w:pPrChange w:id="60" w:author="Arthur Souza Rodrigues" w:date="2026-07-04T23:18:00Z" w16du:dateUtc="2026-07-05T03:18:00Z">
          <w:pPr>
            <w:spacing w:before="60" w:after="60"/>
          </w:pPr>
        </w:pPrChange>
      </w:pPr>
      <w:del w:id="61" w:author="Arthur Souza Rodrigues" w:date="2026-07-04T23:18:00Z" w16du:dateUtc="2026-07-05T03:18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>and your users can open, edit, and save Word documents entirely in the browser —         zero backend required</w:delText>
        </w:r>
      </w:del>
      <w:ins w:id="62" w:author="sara.k" w:date="2026-03-04T09:21:00Z">
        <w:del w:id="63" w:author="Arthur Souza Rodrigues" w:date="2026-07-04T23:18:00Z" w16du:dateUtc="2026-07-05T03:18:00Z">
          <w:r>
            <w:rPr>
              <w:color w:val="0F172A"/>
            </w:rPr>
            <w:delText xml:space="preserve">no backend required           </w:delText>
          </w:r>
        </w:del>
      </w:ins>
      <w:del w:id="64" w:author="Arthur Souza Rodrigues" w:date="2026-07-04T23:18:00Z" w16du:dateUtc="2026-07-05T03:18:00Z">
        <w:r>
          <w:rPr>
            <w:color w:val="0F172A"/>
          </w:rPr>
          <w:delText xml:space="preserve">, no document data leaving the client.         </w:delText>
        </w:r>
      </w:del>
    </w:p>
    <w:p w14:paraId="1F6A4089" w14:textId="46ADC422" w:rsidR="00537FA1" w:rsidDel="00537FA1" w:rsidRDefault="00537FA1" w:rsidP="00537FA1">
      <w:pPr>
        <w:pBdr>
          <w:bottom w:val="single" w:sz="3" w:space="4" w:color="E2E8F0"/>
        </w:pBdr>
        <w:spacing w:before="300" w:after="80"/>
        <w:rPr>
          <w:del w:id="65" w:author="Arthur Souza Rodrigues" w:date="2026-07-04T23:18:00Z" w16du:dateUtc="2026-07-05T03:18:00Z"/>
        </w:rPr>
        <w:pPrChange w:id="66" w:author="Arthur Souza Rodrigues" w:date="2026-07-04T23:18:00Z" w16du:dateUtc="2026-07-05T03:18:00Z">
          <w:pPr>
            <w:spacing w:before="60"/>
          </w:pPr>
        </w:pPrChange>
      </w:pPr>
    </w:p>
    <w:p w14:paraId="4A3A9A31" w14:textId="53A16A0B" w:rsidR="00537FA1" w:rsidDel="00537FA1" w:rsidRDefault="00537FA1" w:rsidP="00537FA1">
      <w:pPr>
        <w:pBdr>
          <w:bottom w:val="single" w:sz="3" w:space="4" w:color="E2E8F0"/>
        </w:pBdr>
        <w:spacing w:before="300" w:after="80"/>
        <w:rPr>
          <w:del w:id="67" w:author="Arthur Souza Rodrigues" w:date="2026-07-04T23:18:00Z" w16du:dateUtc="2026-07-05T03:18:00Z"/>
        </w:rPr>
        <w:pPrChange w:id="68" w:author="Arthur Souza Rodrigues" w:date="2026-07-04T23:18:00Z" w16du:dateUtc="2026-07-05T03:18:00Z">
          <w:pPr>
            <w:spacing w:before="60" w:after="60"/>
          </w:pPr>
        </w:pPrChange>
      </w:pPr>
      <w:del w:id="69" w:author="Arthur Souza Rodrigues" w:date="2026-07-04T23:18:00Z" w16du:dateUtc="2026-07-05T03:18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>. Every hop loses formatting, tracked changes, and styles.         docx-js-editor skips the pipeline entirely</w:delText>
        </w:r>
      </w:del>
      <w:ins w:id="70" w:author="thomas.v" w:date="2026-03-04T11:07:00Z">
        <w:del w:id="71" w:author="Arthur Souza Rodrigues" w:date="2026-07-04T23:18:00Z" w16du:dateUtc="2026-07-05T03:18:00Z">
          <w:r>
            <w:rPr>
              <w:color w:val="0F172A"/>
            </w:rPr>
            <w:delText xml:space="preserve">This library skips it           </w:delText>
          </w:r>
        </w:del>
      </w:ins>
      <w:del w:id="72" w:author="Arthur Souza Rodrigues" w:date="2026-07-04T23:18:00Z" w16du:dateUtc="2026-07-05T03:18:00Z">
        <w:r>
          <w:rPr>
            <w:color w:val="0F172A"/>
          </w:rPr>
          <w:delText xml:space="preserve">— OOXML is the canonical format throughout.         </w:delText>
        </w:r>
      </w:del>
    </w:p>
    <w:p w14:paraId="453A1C26" w14:textId="726E13F7" w:rsidR="00537FA1" w:rsidDel="00537FA1" w:rsidRDefault="00537FA1" w:rsidP="00537FA1">
      <w:pPr>
        <w:pBdr>
          <w:bottom w:val="single" w:sz="3" w:space="4" w:color="E2E8F0"/>
        </w:pBdr>
        <w:spacing w:before="300" w:after="80"/>
        <w:rPr>
          <w:del w:id="73" w:author="Arthur Souza Rodrigues" w:date="2026-07-04T23:18:00Z" w16du:dateUtc="2026-07-05T03:18:00Z"/>
        </w:rPr>
        <w:pPrChange w:id="74" w:author="Arthur Souza Rodrigues" w:date="2026-07-04T23:18:00Z" w16du:dateUtc="2026-07-05T03:18:00Z">
          <w:pPr>
            <w:spacing w:before="80"/>
          </w:pPr>
        </w:pPrChange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:rsidDel="00537FA1" w14:paraId="00D9BEF8" w14:textId="36884EB6" w:rsidTr="00F14043">
        <w:trPr>
          <w:del w:id="75" w:author="Arthur Souza Rodrigues" w:date="2026-07-04T23:18:00Z" w16du:dateUtc="2026-07-05T03:18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56A92E" w14:textId="30C91570" w:rsidR="00537FA1" w:rsidDel="00537FA1" w:rsidRDefault="00537FA1" w:rsidP="00537FA1">
            <w:pPr>
              <w:pBdr>
                <w:bottom w:val="single" w:sz="3" w:space="4" w:color="E2E8F0"/>
              </w:pBdr>
              <w:spacing w:before="300" w:after="80"/>
              <w:rPr>
                <w:del w:id="76" w:author="Arthur Souza Rodrigues" w:date="2026-07-04T23:18:00Z" w16du:dateUtc="2026-07-05T03:18:00Z"/>
              </w:rPr>
              <w:pPrChange w:id="77" w:author="Arthur Souza Rodrigues" w:date="2026-07-04T23:18:00Z" w16du:dateUtc="2026-07-05T03:18:00Z"/>
            </w:pPr>
            <w:del w:id="78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54A53F92" w14:textId="48AC7FB5" w:rsidR="00537FA1" w:rsidDel="00537FA1" w:rsidRDefault="00537FA1" w:rsidP="00537FA1">
            <w:pPr>
              <w:pBdr>
                <w:bottom w:val="single" w:sz="3" w:space="4" w:color="E2E8F0"/>
              </w:pBdr>
              <w:spacing w:before="300" w:after="80"/>
              <w:rPr>
                <w:del w:id="79" w:author="Arthur Souza Rodrigues" w:date="2026-07-04T23:18:00Z" w16du:dateUtc="2026-07-05T03:18:00Z"/>
              </w:rPr>
              <w:pPrChange w:id="80" w:author="Arthur Souza Rodrigues" w:date="2026-07-04T23:18:00Z" w16du:dateUtc="2026-07-05T03:18:00Z"/>
            </w:pPr>
            <w:del w:id="81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6284B986" w14:textId="1CAC0F7C" w:rsidR="00537FA1" w:rsidDel="00537FA1" w:rsidRDefault="00537FA1" w:rsidP="00537FA1">
            <w:pPr>
              <w:pBdr>
                <w:bottom w:val="single" w:sz="3" w:space="4" w:color="E2E8F0"/>
              </w:pBdr>
              <w:spacing w:before="300" w:after="80"/>
              <w:rPr>
                <w:del w:id="82" w:author="Arthur Souza Rodrigues" w:date="2026-07-04T23:18:00Z" w16du:dateUtc="2026-07-05T03:18:00Z"/>
              </w:rPr>
              <w:pPrChange w:id="83" w:author="Arthur Souza Rodrigues" w:date="2026-07-04T23:18:00Z" w16du:dateUtc="2026-07-05T03:18:00Z"/>
            </w:pPr>
          </w:p>
          <w:p w14:paraId="18CE42B1" w14:textId="5558D55A" w:rsidR="00537FA1" w:rsidDel="00537FA1" w:rsidRDefault="00537FA1" w:rsidP="00537FA1">
            <w:pPr>
              <w:pBdr>
                <w:bottom w:val="single" w:sz="3" w:space="4" w:color="E2E8F0"/>
              </w:pBdr>
              <w:spacing w:before="300" w:after="80"/>
              <w:rPr>
                <w:del w:id="84" w:author="Arthur Souza Rodrigues" w:date="2026-07-04T23:18:00Z" w16du:dateUtc="2026-07-05T03:18:00Z"/>
              </w:rPr>
              <w:pPrChange w:id="85" w:author="Arthur Souza Rodrigues" w:date="2026-07-04T23:18:00Z" w16du:dateUtc="2026-07-05T03:18:00Z"/>
            </w:pPr>
            <w:del w:id="86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3BE14130" w14:textId="5F659537" w:rsidR="00537FA1" w:rsidDel="00537FA1" w:rsidRDefault="00537FA1" w:rsidP="00537FA1">
            <w:pPr>
              <w:pBdr>
                <w:bottom w:val="single" w:sz="3" w:space="4" w:color="E2E8F0"/>
              </w:pBdr>
              <w:spacing w:before="300" w:after="80"/>
              <w:rPr>
                <w:del w:id="87" w:author="Arthur Souza Rodrigues" w:date="2026-07-04T23:18:00Z" w16du:dateUtc="2026-07-05T03:18:00Z"/>
              </w:rPr>
              <w:pPrChange w:id="88" w:author="Arthur Souza Rodrigues" w:date="2026-07-04T23:18:00Z" w16du:dateUtc="2026-07-05T03:18:00Z"/>
            </w:pPr>
            <w:del w:id="89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4B8EB3D1" w14:textId="27A5F810" w:rsidR="00537FA1" w:rsidDel="00537FA1" w:rsidRDefault="00537FA1" w:rsidP="00537FA1">
            <w:pPr>
              <w:pBdr>
                <w:bottom w:val="single" w:sz="3" w:space="4" w:color="E2E8F0"/>
              </w:pBdr>
              <w:spacing w:before="300" w:after="80"/>
              <w:rPr>
                <w:del w:id="90" w:author="Arthur Souza Rodrigues" w:date="2026-07-04T23:18:00Z" w16du:dateUtc="2026-07-05T03:18:00Z"/>
              </w:rPr>
              <w:pPrChange w:id="91" w:author="Arthur Souza Rodrigues" w:date="2026-07-04T23:18:00Z" w16du:dateUtc="2026-07-05T03:18:00Z"/>
            </w:pPr>
            <w:del w:id="92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C95298D" w14:textId="5FBFE965" w:rsidR="00537FA1" w:rsidDel="00537FA1" w:rsidRDefault="00537FA1" w:rsidP="00537FA1">
            <w:pPr>
              <w:pBdr>
                <w:bottom w:val="single" w:sz="3" w:space="4" w:color="E2E8F0"/>
              </w:pBdr>
              <w:spacing w:before="300" w:after="80"/>
              <w:rPr>
                <w:del w:id="93" w:author="Arthur Souza Rodrigues" w:date="2026-07-04T23:18:00Z" w16du:dateUtc="2026-07-05T03:18:00Z"/>
              </w:rPr>
              <w:pPrChange w:id="94" w:author="Arthur Souza Rodrigues" w:date="2026-07-04T23:18:00Z" w16du:dateUtc="2026-07-05T03:18:00Z"/>
            </w:pPr>
            <w:del w:id="95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4167CAC8" w14:textId="5485751B" w:rsidR="00537FA1" w:rsidDel="00537FA1" w:rsidRDefault="00537FA1" w:rsidP="00537FA1">
            <w:pPr>
              <w:pBdr>
                <w:bottom w:val="single" w:sz="3" w:space="4" w:color="E2E8F0"/>
              </w:pBdr>
              <w:spacing w:before="300" w:after="80"/>
              <w:rPr>
                <w:del w:id="96" w:author="Arthur Souza Rodrigues" w:date="2026-07-04T23:18:00Z" w16du:dateUtc="2026-07-05T03:18:00Z"/>
              </w:rPr>
              <w:pPrChange w:id="97" w:author="Arthur Souza Rodrigues" w:date="2026-07-04T23:18:00Z" w16du:dateUtc="2026-07-05T03:18:00Z"/>
            </w:pPr>
            <w:del w:id="98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45DB3C36" w14:textId="21767FB8" w:rsidR="00537FA1" w:rsidDel="00537FA1" w:rsidRDefault="00537FA1" w:rsidP="00537FA1">
            <w:pPr>
              <w:pBdr>
                <w:bottom w:val="single" w:sz="3" w:space="4" w:color="E2E8F0"/>
              </w:pBdr>
              <w:spacing w:before="300" w:after="80"/>
              <w:rPr>
                <w:del w:id="99" w:author="Arthur Souza Rodrigues" w:date="2026-07-04T23:18:00Z" w16du:dateUtc="2026-07-05T03:18:00Z"/>
              </w:rPr>
              <w:pPrChange w:id="100" w:author="Arthur Souza Rodrigues" w:date="2026-07-04T23:18:00Z" w16du:dateUtc="2026-07-05T03:18:00Z"/>
            </w:pPr>
            <w:del w:id="101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06A1D07E" w14:textId="7A5D8D3F" w:rsidR="00537FA1" w:rsidDel="00537FA1" w:rsidRDefault="00537FA1" w:rsidP="00537FA1">
            <w:pPr>
              <w:pBdr>
                <w:bottom w:val="single" w:sz="3" w:space="4" w:color="E2E8F0"/>
              </w:pBdr>
              <w:spacing w:before="300" w:after="80"/>
              <w:rPr>
                <w:del w:id="102" w:author="Arthur Souza Rodrigues" w:date="2026-07-04T23:18:00Z" w16du:dateUtc="2026-07-05T03:18:00Z"/>
              </w:rPr>
              <w:pPrChange w:id="103" w:author="Arthur Souza Rodrigues" w:date="2026-07-04T23:18:00Z" w16du:dateUtc="2026-07-05T03:18:00Z"/>
            </w:pPr>
            <w:del w:id="104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08C82255" w14:textId="1B5F6A93" w:rsidR="00537FA1" w:rsidDel="00537FA1" w:rsidRDefault="00537FA1" w:rsidP="00537FA1">
            <w:pPr>
              <w:pBdr>
                <w:bottom w:val="single" w:sz="3" w:space="4" w:color="E2E8F0"/>
              </w:pBdr>
              <w:spacing w:before="300" w:after="80"/>
              <w:rPr>
                <w:del w:id="105" w:author="Arthur Souza Rodrigues" w:date="2026-07-04T23:18:00Z" w16du:dateUtc="2026-07-05T03:18:00Z"/>
              </w:rPr>
              <w:pPrChange w:id="106" w:author="Arthur Souza Rodrigues" w:date="2026-07-04T23:18:00Z" w16du:dateUtc="2026-07-05T03:18:00Z"/>
            </w:pPr>
            <w:del w:id="107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p w14:paraId="3C7FEA63" w14:textId="77777777" w:rsidR="00537FA1" w:rsidRDefault="00537FA1" w:rsidP="00537FA1">
      <w:pPr>
        <w:spacing w:before="160"/>
      </w:pPr>
      <w:del w:id="108" w:author="Arthur Souza Rodrigues" w:date="2026-07-04T23:18:00Z" w16du:dateUtc="2026-07-05T03:18:00Z"/>
    </w:p>
    <w:p w14:paraId="124FBDF2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1836B406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05A50C1F" w14:textId="77777777" w:rsidR="00537FA1" w:rsidRDefault="00537FA1" w:rsidP="00537FA1">
      <w:pPr>
        <w:spacing w:before="80"/>
      </w:pPr>
    </w:p>
    <w:p w14:paraId="27CEAEBF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3F1292AE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4691E704" w14:textId="77777777" w:rsidR="00537FA1" w:rsidRDefault="00537FA1" w:rsidP="00537FA1">
      <w:pPr>
        <w:spacing w:before="60"/>
      </w:pPr>
    </w:p>
    <w:p w14:paraId="66585B11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66AA9A7A" w14:textId="77777777" w:rsidR="00537FA1" w:rsidRDefault="00537FA1" w:rsidP="00537FA1">
      <w:pPr>
        <w:spacing w:before="80"/>
      </w:pPr>
    </w:p>
    <w:p w14:paraId="39F52B76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0D913259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16454A10" w14:textId="77777777" w:rsidR="00537FA1" w:rsidRDefault="00537FA1" w:rsidP="00537FA1">
      <w:pPr>
        <w:spacing w:before="60"/>
      </w:pPr>
    </w:p>
    <w:p w14:paraId="7B371775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0B8BE6EF" w14:textId="77777777" w:rsidR="00537FA1" w:rsidRDefault="00537FA1" w:rsidP="00537FA1">
      <w:pPr>
        <w:spacing w:before="80"/>
      </w:pPr>
    </w:p>
    <w:p w14:paraId="112702DE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20A5C04A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11CE8EDB" w14:textId="77777777" w:rsidR="00537FA1" w:rsidRDefault="00537FA1" w:rsidP="00537FA1">
      <w:pPr>
        <w:spacing w:before="160"/>
      </w:pPr>
    </w:p>
    <w:p w14:paraId="3C4B3556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C49EC8D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2B049B91" w14:textId="77777777" w:rsidR="00537FA1" w:rsidRDefault="00537FA1" w:rsidP="00537FA1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37FA1" w14:paraId="596F4427" w14:textId="77777777" w:rsidTr="00F14043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C1F2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4A90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2547F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07258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37FA1" w14:paraId="6A39F725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C967020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2583AF0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9F5B0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B31503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37FA1" w14:paraId="2E9E27D6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CB253A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5FF34B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055A31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61CA63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37FA1" w14:paraId="283A8F36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6AF77D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6A53979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A03C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02105C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37FA1" w14:paraId="5FA75A22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94D2C5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66CCB3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BC7AF8B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A62A08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37FA1" w14:paraId="513EB0FA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239B37A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A72316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FA060B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C6A1ED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37FA1" w14:paraId="0B08F37B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D184348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DA008A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5390D1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4E75DDF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37FA1" w14:paraId="60C04AA6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1716363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FEC587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9EC898F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6611A9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BFC9C5E" w14:textId="77777777" w:rsidR="00537FA1" w:rsidRDefault="00537FA1" w:rsidP="00537FA1">
      <w:pPr>
        <w:spacing w:before="80"/>
      </w:pPr>
    </w:p>
    <w:p w14:paraId="3507A8BA" w14:textId="77777777" w:rsidR="00537FA1" w:rsidRDefault="00537FA1" w:rsidP="00537FA1">
      <w:r>
        <w:br w:type="page"/>
      </w:r>
    </w:p>
    <w:p w14:paraId="01E0B49A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40AABC4F" w14:textId="77777777" w:rsidTr="00F14043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7D20EF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F653203" w14:textId="77777777" w:rsidR="00537FA1" w:rsidRDefault="00537FA1" w:rsidP="00F14043"/>
          <w:p w14:paraId="183C8EFC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6646109E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28F86AA5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5D200F56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31F93674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7106F711" w14:textId="77777777" w:rsidR="00537FA1" w:rsidRDefault="00537FA1" w:rsidP="00537FA1">
      <w:pPr>
        <w:spacing w:before="160"/>
      </w:pPr>
    </w:p>
    <w:p w14:paraId="3341353F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7A48548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Read         </w:t>
      </w:r>
      <w:hyperlink r:id="rId13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2D99FB5E" w14:textId="77777777" w:rsidR="00537FA1" w:rsidRDefault="00537FA1" w:rsidP="00537FA1">
      <w:pPr>
        <w:spacing w:before="60"/>
      </w:pPr>
    </w:p>
    <w:p w14:paraId="074D0152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303854CC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7C19DDD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075F6E4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del w:id="110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111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7315402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1149F248" w14:textId="77777777" w:rsidR="00537FA1" w:rsidRDefault="00537FA1" w:rsidP="00537FA1">
      <w:pPr>
        <w:spacing w:before="80"/>
      </w:pPr>
    </w:p>
    <w:p w14:paraId="5CE061C9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78CB61F2" w14:textId="77777777" w:rsidTr="00F14043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144D9D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50F24199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D79792D" w14:textId="77777777" w:rsidR="00537FA1" w:rsidRDefault="00537FA1" w:rsidP="00537FA1">
      <w:pPr>
        <w:spacing w:before="200"/>
      </w:pPr>
    </w:p>
    <w:p w14:paraId="282A7B5B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00CB1AE5" w14:textId="77777777" w:rsidR="00537FA1" w:rsidRDefault="00537FA1" w:rsidP="00537FA1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7FA1" w14:paraId="03E38437" w14:textId="77777777" w:rsidTr="00F14043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D36596" w14:textId="77777777" w:rsidR="00537FA1" w:rsidRDefault="00537FA1" w:rsidP="00F1404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6AECED47" w14:textId="77777777" w:rsidR="00537FA1" w:rsidRDefault="00537FA1" w:rsidP="00F1404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1E57B491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</w:pPr>
          </w:p>
          <w:p w14:paraId="25B6F2D2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68E3B73" w14:textId="77777777" w:rsidR="00537FA1" w:rsidRDefault="00537FA1" w:rsidP="00F1404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98BB0D3" w14:textId="77777777" w:rsidR="00537FA1" w:rsidRDefault="00537FA1" w:rsidP="00F1404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0F0B66D9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</w:pPr>
          </w:p>
          <w:p w14:paraId="43753E4A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A53D19A" w14:textId="77777777" w:rsidR="00537FA1" w:rsidRDefault="00537FA1" w:rsidP="00537FA1"/>
    <w:p w14:paraId="4F6DDCB4" w14:textId="689A8600" w:rsidR="00BD6514" w:rsidRDefault="00BD6514">
      <w:pPr>
        <w:spacing w:before="200"/>
      </w:pPr>
    </w:p>
    <w:p w14:paraId="6D436C00" w14:textId="6FF0F000" w:rsidR="00BD651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 w:rsidR="00BD6514" w:rsidRDefault="00BD6514">
      <w:pPr>
        <w:spacing w:before="6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lastRenderedPageBreak/>
            </w: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BD6514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3006A16A" w14:textId="77777777" w:rsidR="00BD6514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66A8EE4" w14:textId="23392000" w:rsidR="00BD6514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BD6514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574FBFCE" w14:textId="77777777" w:rsidR="00536214" w:rsidRDefault="00536214"/>
    <w:sectPr w:rsidR="00536214">
      <w:headerReference w:type="default" r:id="rId14"/>
      <w:footerReference w:type="default" r:id="rId15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  <w15:commentEx w15:paraId="0C9CCD73" w15:done="0"/>
  <w15:commentEx w15:paraId="768279B5" w15:paraIdParent="0C9CCD73" w15:done="0"/>
  <w15:commentEx w15:paraId="0684192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24E444" w16cex:dateUtc="2026-07-05T03:17:00Z"/>
  <w16cex:commentExtensible w16cex:durableId="66E4D541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  <w16cid:commentId w16cid:paraId="0C9CCD73" w16cid:durableId="3424E444"/>
  <w16cid:commentId w16cid:paraId="768279B5" w16cid:durableId="66E4D541"/>
  <w16cid:commentId w16cid:paraId="06841928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E4D423" w14:textId="77777777" w:rsidR="00A337E2" w:rsidRDefault="00A337E2">
      <w:r>
        <w:separator/>
      </w:r>
    </w:p>
  </w:endnote>
  <w:endnote w:type="continuationSeparator" w:id="0">
    <w:p w14:paraId="06421071" w14:textId="77777777" w:rsidR="00A337E2" w:rsidRDefault="00A33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 w:rsidR="00BD6514" w:rsidRDefault="00000000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E1384F" w14:textId="77777777" w:rsidR="00A337E2" w:rsidRDefault="00A337E2">
      <w:r>
        <w:separator/>
      </w:r>
    </w:p>
  </w:footnote>
  <w:footnote w:type="continuationSeparator" w:id="0">
    <w:p w14:paraId="1D14109E" w14:textId="77777777" w:rsidR="00A337E2" w:rsidRDefault="00A33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 w:rsidR="00BD6514" w:rsidRDefault="00000000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2"/>
    <w:lvlOverride w:ilvl="0">
      <w:startOverride w:val="1"/>
    </w:lvlOverride>
  </w:num>
  <w:num w:numId="3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4320DA"/>
    <w:rsid w:val="005115D6"/>
    <w:rsid w:val="00536214"/>
    <w:rsid w:val="00537FA1"/>
    <w:rsid w:val="00A337E2"/>
    <w:rsid w:val="00BD6514"/>
    <w:rsid w:val="00DD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Revision">
    <w:name w:val="Revision"/>
    <w:hidden/>
    <w:uiPriority w:val="99"/>
    <w:semiHidden/>
    <w:rsid w:val="00537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yperlink" Target="https://github.com/eigenpal/docx-editor/blob/main/docs/PLUGINS.m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1631</Words>
  <Characters>9297</Characters>
  <Application>Microsoft Office Word</Application>
  <DocSecurity>0</DocSecurity>
  <Lines>77</Lines>
  <Paragraphs>21</Paragraphs>
  <ScaleCrop>false</ScaleCrop>
  <Company/>
  <LinksUpToDate>false</LinksUpToDate>
  <CharactersWithSpaces>10907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2026-05-10T03:23:00Z</dcterms:created>
  <dcterms:modified xsi:type="dcterms:W3CDTF">2026-07-05T03:18:00Z</dcterms:modified>
</cp:coreProperties>
</file>