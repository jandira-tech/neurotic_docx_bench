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59F937" w14:textId="77777777" w:rsidR="00460890" w:rsidRDefault="00460890">
      <w:pPr>
        <w:spacing w:line="276" w:lineRule="auto"/>
        <w:ind w:right="-30"/>
        <w:jc w:val="both"/>
        <w:rPr>
          <w:ins w:id="18" w:author="Nick Bernal" w:date="2026-08-03T22:21:00Z" w16du:dateUtc="2026-08-04T02:21:00Z"/>
          <w:rFonts w:ascii="Calibri" w:eastAsia="Calibri" w:hAnsi="Calibri" w:cs="Calibri"/>
          <w:sz w:val="20"/>
          <w:szCs w:val="20"/>
        </w:rPr>
      </w:pPr>
      <w:bookmarkStart w:id="19" w:name="_75sitbcayepo" w:colFirst="0" w:colLast="0"/>
      <w:bookmarkEnd w:id="19"/>
    </w:p>
    <w:tbl>
      <w:tblPr>
        <w:tblW w:w="9968" w:type="dxa"/>
        <w:tblInd w:w="-3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968"/>
      </w:tblGrid>
      <w:tr w:rsidR="00460890" w14:paraId="536A3DE4" w14:textId="77777777">
        <w:trPr>
          <w:trHeight w:val="285"/>
          <w:ins w:id="20" w:author="Nick Bernal" w:date="2026-08-03T22:21:00Z" w16du:dateUtc="2026-08-04T02:21:00Z"/>
        </w:trPr>
        <w:tc>
          <w:tcPr>
            <w:tcW w:w="9968" w:type="dxa"/>
            <w:shd w:val="clear" w:color="auto" w:fill="48D3D3"/>
            <w:tcMar>
              <w:left w:w="0" w:type="dxa"/>
              <w:right w:w="0" w:type="dxa"/>
            </w:tcMar>
            <w:vAlign w:val="center"/>
          </w:tcPr>
          <w:p w14:paraId="517A1451" w14:textId="77777777" w:rsidR="00460890" w:rsidRDefault="004355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90"/>
              <w:rPr>
                <w:ins w:id="21" w:author="Nick Bernal" w:date="2026-08-03T22:21:00Z" w16du:dateUtc="2026-08-04T02:21:00Z"/>
                <w:rFonts w:ascii="Calibri" w:eastAsia="Calibri" w:hAnsi="Calibri" w:cs="Calibri"/>
                <w:b/>
                <w:color w:val="000000"/>
              </w:rPr>
            </w:pPr>
            <w:ins w:id="22" w:author="Nick Bernal" w:date="2026-08-03T22:21:00Z" w16du:dateUtc="2026-08-04T02:21:00Z">
              <w:r>
                <w:rPr>
                  <w:rFonts w:ascii="Calibri" w:eastAsia="Calibri" w:hAnsi="Calibri" w:cs="Calibri"/>
                  <w:b/>
                </w:rPr>
                <w:t>PARTIES</w:t>
              </w:r>
            </w:ins>
          </w:p>
        </w:tc>
      </w:tr>
    </w:tbl>
    <w:p w14:paraId="1660D70F" w14:textId="77777777" w:rsidR="00A46882" w:rsidRDefault="00A46882" w:rsidP="00A46882">
      <w:pPr>
        <w:pStyle w:val="Heading1"/>
        <w:keepNext w:val="0"/>
        <w:keepLines w:val="0"/>
        <w:rPr>
          <w:del w:id="23" w:author="Nick Bernal" w:date="2026-08-03T22:21:00Z" w16du:dateUtc="2026-08-04T02:21:00Z"/>
          <w:b w:val="0"/>
          <w:sz w:val="46"/>
          <w:szCs w:val="46"/>
        </w:rPr>
      </w:pPr>
      <w:del w:id="24" w:author="Nick Bernal" w:date="2026-08-03T22:21:00Z" w16du:dateUtc="2026-08-04T02:21:00Z">
        <w:r>
          <w:rPr>
            <w:sz w:val="46"/>
            <w:szCs w:val="46"/>
          </w:rPr>
          <w:delText>ANNUAL BUSINESS MANAGEMENT REPORT</w:delText>
        </w:r>
      </w:del>
    </w:p>
    <w:p w14:paraId="1C270DC7" w14:textId="77777777" w:rsidR="00A46882" w:rsidRDefault="00A46882" w:rsidP="00A46882">
      <w:pPr>
        <w:pStyle w:val="Heading2"/>
        <w:keepNext w:val="0"/>
        <w:keepLines w:val="0"/>
        <w:rPr>
          <w:del w:id="25" w:author="Nick Bernal" w:date="2026-08-03T22:21:00Z" w16du:dateUtc="2026-08-04T02:21:00Z"/>
          <w:b w:val="0"/>
          <w:sz w:val="34"/>
          <w:szCs w:val="34"/>
        </w:rPr>
      </w:pPr>
      <w:bookmarkStart w:id="26" w:name="_u4bop7n1461" w:colFirst="0" w:colLast="0"/>
      <w:bookmarkEnd w:id="26"/>
      <w:del w:id="27" w:author="Nick Bernal" w:date="2026-08-03T22:21:00Z" w16du:dateUtc="2026-08-04T02:21:00Z">
        <w:r>
          <w:rPr>
            <w:sz w:val="34"/>
            <w:szCs w:val="34"/>
          </w:rPr>
          <w:delText>Comprehensive Results Analysis 2024</w:delText>
        </w:r>
      </w:del>
    </w:p>
    <w:p w14:paraId="21484F08" w14:textId="77777777" w:rsidR="00A46882" w:rsidRDefault="00A46882" w:rsidP="00A46882">
      <w:pPr>
        <w:spacing w:before="240" w:after="240"/>
        <w:rPr>
          <w:del w:id="28" w:author="Nick Bernal" w:date="2026-08-03T22:21:00Z" w16du:dateUtc="2026-08-04T02:21:00Z"/>
          <w:b/>
          <w:i/>
        </w:rPr>
      </w:pPr>
      <w:del w:id="29" w:author="Nick Bernal" w:date="2026-08-03T22:21:00Z" w16du:dateUtc="2026-08-04T02:21:00Z">
        <w:r>
          <w:rPr>
            <w:b/>
          </w:rPr>
          <w:delText>Confidential Document</w:delText>
        </w:r>
        <w:r>
          <w:rPr>
            <w:b/>
          </w:rPr>
          <w:br/>
        </w:r>
        <w:r>
          <w:rPr>
            <w:i/>
          </w:rPr>
          <w:delText>Prepared by: Strategic Analysis Department</w:delText>
        </w:r>
        <w:r>
          <w:rPr>
            <w:i/>
          </w:rPr>
          <w:br/>
        </w:r>
        <w:r>
          <w:rPr>
            <w:b/>
            <w:i/>
          </w:rPr>
          <w:delText>Date: March 15, 2025</w:delText>
        </w:r>
      </w:del>
    </w:p>
    <w:p w14:paraId="6E0CA12C" w14:textId="77777777" w:rsidR="00A46882" w:rsidRDefault="0043556B" w:rsidP="00A46882">
      <w:pPr>
        <w:rPr>
          <w:del w:id="30" w:author="Nick Bernal" w:date="2026-08-03T22:21:00Z" w16du:dateUtc="2026-08-04T02:21:00Z"/>
        </w:rPr>
      </w:pPr>
      <w:del w:id="31" w:author="Nick Bernal" w:date="2026-08-03T22:21:00Z" w16du:dateUtc="2026-08-04T02:21:00Z">
        <w:r w:rsidRPr="0043556B">
          <w:rPr>
            <w:noProof/>
            <w14:ligatures w14:val="standardContextual"/>
          </w:rPr>
          <w:pict w14:anchorId="2F0D1F6B">
            <v:rect id="_x0000_i1025" alt="" style="width:468pt;height:.05pt;mso-width-percent:0;mso-height-percent:0;mso-width-percent:0;mso-height-percent:0" o:hralign="center" o:hrstd="t" o:hr="t" fillcolor="#a0a0a0" stroked="f"/>
          </w:pict>
        </w:r>
      </w:del>
    </w:p>
    <w:p w14:paraId="759008D2" w14:textId="77777777" w:rsidR="00A46882" w:rsidRDefault="00A46882" w:rsidP="00A46882">
      <w:pPr>
        <w:pStyle w:val="Heading2"/>
        <w:keepNext w:val="0"/>
        <w:keepLines w:val="0"/>
        <w:rPr>
          <w:del w:id="32" w:author="Nick Bernal" w:date="2026-08-03T22:21:00Z" w16du:dateUtc="2026-08-04T02:21:00Z"/>
          <w:b w:val="0"/>
          <w:sz w:val="34"/>
          <w:szCs w:val="34"/>
        </w:rPr>
      </w:pPr>
      <w:bookmarkStart w:id="33" w:name="_35grzma27iip" w:colFirst="0" w:colLast="0"/>
      <w:bookmarkEnd w:id="33"/>
      <w:del w:id="34" w:author="Nick Bernal" w:date="2026-08-03T22:21:00Z" w16du:dateUtc="2026-08-04T02:21:00Z">
        <w:r>
          <w:rPr>
            <w:sz w:val="34"/>
            <w:szCs w:val="34"/>
          </w:rPr>
          <w:delText>1. EXECUTIVE SUMMARY</w:delText>
        </w:r>
      </w:del>
    </w:p>
    <w:p w14:paraId="31AF5999" w14:textId="77777777" w:rsidR="00A46882" w:rsidRDefault="00A46882" w:rsidP="00A46882">
      <w:pPr>
        <w:spacing w:before="240" w:after="240"/>
        <w:rPr>
          <w:del w:id="35" w:author="Nick Bernal" w:date="2026-08-03T22:21:00Z" w16du:dateUtc="2026-08-04T02:21:00Z"/>
        </w:rPr>
      </w:pPr>
      <w:del w:id="36" w:author="Nick Bernal" w:date="2026-08-03T22:21:00Z" w16du:dateUtc="2026-08-04T02:21:00Z">
        <w:r>
          <w:delText xml:space="preserve">This document presents a </w:delText>
        </w:r>
        <w:r>
          <w:rPr>
            <w:b/>
          </w:rPr>
          <w:delText>comprehensive analysis</w:delText>
        </w:r>
        <w:r>
          <w:delText xml:space="preserve"> of the results obtained during the 2024 fiscal period. The data included reflects performance across multiple operational and strategic areas of the organization.</w:delText>
        </w:r>
      </w:del>
    </w:p>
    <w:p w14:paraId="0C4F866D" w14:textId="53B69BE0" w:rsidR="009826C0" w:rsidRPr="001B319E" w:rsidRDefault="009826C0" w:rsidP="008A05F0">
      <w:pPr>
        <w:spacing w:line="276" w:lineRule="auto"/>
        <w:rPr>
          <w:rFonts w:ascii="Calibri" w:hAnsi="Calibri"/>
          <w:sz w:val="20"/>
          <w:rPrChange w:id="37" w:author="Nick Bernal" w:date="2026-08-03T22:21:00Z" w16du:dateUtc="2026-08-04T02:21:00Z">
            <w:rPr/>
          </w:rPrChange>
        </w:rPr>
        <w:pPrChange w:id="38" w:author="Nick Bernal" w:date="2026-08-03T22:21:00Z" w16du:dateUtc="2026-08-04T02:21:00Z">
          <w:pPr/>
        </w:pPrChange>
      </w:pPr>
    </w:p>
    <w:sectPr w:rsidR="009826C0" w:rsidRPr="001B319E">
      <w:headerReference w:type="default" r:id="rId8"/>
      <w:footerReference w:type="default" r:id="rId9"/>
      <w:headerReference w:type="first" r:id="rId10"/>
      <w:footerReference w:type="first" r:id="rId11"/>
      <w:pgSz w:w="11906" w:h="16838"/>
      <w:pgMar w:top="1620" w:right="1183" w:bottom="1185" w:left="1134" w:header="90" w:footer="720" w:gutter="0"/>
      <w:pgNumType w:start="1"/>
      <w:cols w:space="720"/>
      <w:titlePg/>
      <w:docGrid w:linePitch="0"/>
      <w:sectPrChange w:id="49" w:author="Nick Bernal" w:date="2026-08-03T22:21:00Z" w16du:dateUtc="2026-08-04T02:21:00Z">
        <w:sectPr w:rsidR="009826C0" w:rsidRPr="001B319E">
          <w:pgSz w:w="12240" w:h="15840"/>
          <w:pgMar w:top="1440" w:right="1440" w:bottom="1440" w:left="1440" w:header="720" w:footer="720" w:gutter="0"/>
          <w:pgNumType w:start="0"/>
          <w:titlePg w:val="0"/>
          <w:docGrid w:linePitch="360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DBF0FA" w14:textId="77777777" w:rsidR="0043556B" w:rsidRDefault="0043556B">
      <w:pPr>
        <w:pPrChange w:id="16" w:author="Nick Bernal" w:date="2026-08-03T22:21:00Z" w16du:dateUtc="2026-08-04T02:21:00Z">
          <w:pPr>
            <w:spacing w:line="240" w:lineRule="auto"/>
          </w:pPr>
        </w:pPrChange>
      </w:pPr>
      <w:r>
        <w:separator/>
      </w:r>
    </w:p>
  </w:endnote>
  <w:endnote w:type="continuationSeparator" w:id="0">
    <w:p w14:paraId="720D5D82" w14:textId="77777777" w:rsidR="0043556B" w:rsidRDefault="0043556B">
      <w:pPr>
        <w:pPrChange w:id="17" w:author="Nick Bernal" w:date="2026-08-03T22:21:00Z" w16du:dateUtc="2026-08-04T02:21:00Z">
          <w:pPr>
            <w:spacing w:line="240" w:lineRule="auto"/>
          </w:pPr>
        </w:pPrChange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8B9EE5" w14:textId="77777777" w:rsidR="00BD4EB3" w:rsidRDefault="0043556B">
    <w:pPr>
      <w:pBdr>
        <w:top w:val="nil"/>
        <w:left w:val="nil"/>
        <w:bottom w:val="nil"/>
        <w:right w:val="nil"/>
        <w:between w:val="nil"/>
      </w:pBdr>
      <w:spacing w:line="276" w:lineRule="auto"/>
      <w:jc w:val="right"/>
      <w:rPr>
        <w:color w:val="000000"/>
        <w:sz w:val="18"/>
        <w:rPrChange w:id="42" w:author="Nick Bernal" w:date="2026-08-03T22:21:00Z" w16du:dateUtc="2026-08-04T02:21:00Z">
          <w:rPr/>
        </w:rPrChange>
      </w:rPr>
      <w:pPrChange w:id="43" w:author="Nick Bernal" w:date="2026-08-03T22:21:00Z" w16du:dateUtc="2026-08-04T02:21:00Z">
        <w:pPr>
          <w:pStyle w:val="Footer"/>
        </w:pPr>
      </w:pPrChange>
    </w:pPr>
    <w:ins w:id="44" w:author="Nick Bernal" w:date="2026-08-03T22:21:00Z" w16du:dateUtc="2026-08-04T02:21:00Z">
      <w:r>
        <w:rPr>
          <w:color w:val="000000"/>
          <w:sz w:val="18"/>
          <w:szCs w:val="18"/>
        </w:rPr>
        <w:fldChar w:fldCharType="begin"/>
      </w:r>
      <w:r>
        <w:rPr>
          <w:color w:val="000000"/>
          <w:sz w:val="18"/>
          <w:szCs w:val="18"/>
        </w:rPr>
        <w:instrText>PAGE</w:instrText>
      </w:r>
      <w:r>
        <w:rPr>
          <w:color w:val="000000"/>
          <w:sz w:val="18"/>
          <w:szCs w:val="18"/>
        </w:rPr>
        <w:fldChar w:fldCharType="separate"/>
      </w:r>
      <w:r w:rsidR="00E92070">
        <w:rPr>
          <w:noProof/>
          <w:color w:val="000000"/>
          <w:sz w:val="18"/>
          <w:szCs w:val="18"/>
        </w:rPr>
        <w:t>2</w:t>
      </w:r>
      <w:r>
        <w:rPr>
          <w:color w:val="000000"/>
          <w:sz w:val="18"/>
          <w:szCs w:val="18"/>
        </w:rPr>
        <w:fldChar w:fldCharType="end"/>
      </w:r>
    </w:ins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92B640" w14:textId="77777777" w:rsidR="00BD4EB3" w:rsidRPr="001B09D7" w:rsidRDefault="00BD4EB3">
    <w:pPr>
      <w:pBdr>
        <w:top w:val="nil"/>
        <w:left w:val="nil"/>
        <w:bottom w:val="nil"/>
        <w:right w:val="nil"/>
        <w:between w:val="nil"/>
      </w:pBdr>
      <w:tabs>
        <w:tab w:val="right" w:pos="9020"/>
      </w:tabs>
      <w:rPr>
        <w:rFonts w:ascii="Helvetica Neue" w:hAnsi="Helvetica Neue"/>
        <w:color w:val="000000"/>
        <w:lang w:val="en-US"/>
        <w:rPrChange w:id="47" w:author="Nick Bernal" w:date="2026-08-03T22:21:00Z" w16du:dateUtc="2026-08-04T02:21:00Z">
          <w:rPr/>
        </w:rPrChange>
      </w:rPr>
      <w:pPrChange w:id="48" w:author="Nick Bernal" w:date="2026-08-03T22:21:00Z" w16du:dateUtc="2026-08-04T02:21:00Z">
        <w:pPr>
          <w:pStyle w:val="Footer"/>
        </w:pPr>
      </w:pPrChange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217FF5" w14:textId="77777777" w:rsidR="0043556B" w:rsidRDefault="0043556B">
      <w:pPr>
        <w:pPrChange w:id="14" w:author="Nick Bernal" w:date="2026-08-03T22:21:00Z" w16du:dateUtc="2026-08-04T02:21:00Z">
          <w:pPr>
            <w:spacing w:line="240" w:lineRule="auto"/>
          </w:pPr>
        </w:pPrChange>
      </w:pPr>
      <w:r>
        <w:separator/>
      </w:r>
    </w:p>
  </w:footnote>
  <w:footnote w:type="continuationSeparator" w:id="0">
    <w:p w14:paraId="3D317E96" w14:textId="77777777" w:rsidR="0043556B" w:rsidRDefault="0043556B">
      <w:pPr>
        <w:pPrChange w:id="15" w:author="Nick Bernal" w:date="2026-08-03T22:21:00Z" w16du:dateUtc="2026-08-04T02:21:00Z">
          <w:pPr>
            <w:spacing w:line="240" w:lineRule="auto"/>
          </w:pPr>
        </w:pPrChange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7C587C" w14:textId="77777777" w:rsidR="00BD4EB3" w:rsidRDefault="0043556B">
    <w:pPr>
      <w:pBdr>
        <w:top w:val="nil"/>
        <w:left w:val="nil"/>
        <w:bottom w:val="nil"/>
        <w:right w:val="nil"/>
        <w:between w:val="nil"/>
      </w:pBdr>
      <w:tabs>
        <w:tab w:val="right" w:pos="9020"/>
      </w:tabs>
      <w:jc w:val="center"/>
      <w:rPr>
        <w:rFonts w:ascii="Helvetica Neue" w:hAnsi="Helvetica Neue"/>
        <w:color w:val="000000"/>
        <w:rPrChange w:id="39" w:author="Nick Bernal" w:date="2026-08-03T22:21:00Z" w16du:dateUtc="2026-08-04T02:21:00Z">
          <w:rPr/>
        </w:rPrChange>
      </w:rPr>
      <w:pPrChange w:id="40" w:author="Nick Bernal" w:date="2026-08-03T22:21:00Z" w16du:dateUtc="2026-08-04T02:21:00Z">
        <w:pPr>
          <w:pStyle w:val="Header"/>
        </w:pPr>
      </w:pPrChange>
    </w:pPr>
    <w:ins w:id="41" w:author="Nick Bernal" w:date="2026-08-03T22:21:00Z" w16du:dateUtc="2026-08-04T02:21:00Z">
      <w:r>
        <w:rPr>
          <w:noProof/>
        </w:rPr>
        <w:drawing>
          <wp:anchor distT="114300" distB="114300" distL="114300" distR="114300" simplePos="0" relativeHeight="251659264" behindDoc="0" locked="0" layoutInCell="1" hidden="0" allowOverlap="1" wp14:anchorId="37A84243" wp14:editId="4D02D4AA">
            <wp:simplePos x="0" y="0"/>
            <wp:positionH relativeFrom="column">
              <wp:posOffset>5581650</wp:posOffset>
            </wp:positionH>
            <wp:positionV relativeFrom="paragraph">
              <wp:posOffset>276225</wp:posOffset>
            </wp:positionV>
            <wp:extent cx="465772" cy="465772"/>
            <wp:effectExtent l="0" t="0" r="0" b="0"/>
            <wp:wrapNone/>
            <wp:docPr id="1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5772" cy="46577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ins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7EEC9C" w14:textId="77777777" w:rsidR="00BD4EB3" w:rsidRDefault="00BD4EB3">
    <w:pPr>
      <w:pBdr>
        <w:top w:val="nil"/>
        <w:left w:val="nil"/>
        <w:bottom w:val="nil"/>
        <w:right w:val="nil"/>
        <w:between w:val="nil"/>
      </w:pBdr>
      <w:spacing w:line="276" w:lineRule="auto"/>
      <w:ind w:left="1800"/>
      <w:jc w:val="center"/>
      <w:rPr>
        <w:rFonts w:ascii="Arial" w:hAnsi="Arial"/>
        <w:color w:val="000000"/>
        <w:sz w:val="22"/>
        <w:rPrChange w:id="45" w:author="Nick Bernal" w:date="2026-08-03T22:21:00Z" w16du:dateUtc="2026-08-04T02:21:00Z">
          <w:rPr/>
        </w:rPrChange>
      </w:rPr>
      <w:pPrChange w:id="46" w:author="Nick Bernal" w:date="2026-08-03T22:21:00Z" w16du:dateUtc="2026-08-04T02:21:00Z">
        <w:pPr>
          <w:pStyle w:val="Header"/>
        </w:pPr>
      </w:pPrChange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C3EC1"/>
    <w:multiLevelType w:val="multilevel"/>
    <w:tmpl w:val="889C39EC"/>
    <w:lvl w:ilvl="0">
      <w:start w:val="1"/>
      <w:numFmt w:val="lowerLetter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99736E"/>
    <w:multiLevelType w:val="multilevel"/>
    <w:tmpl w:val="171AC19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6347DF1"/>
    <w:multiLevelType w:val="multilevel"/>
    <w:tmpl w:val="A6F20308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0BA43F8"/>
    <w:multiLevelType w:val="multilevel"/>
    <w:tmpl w:val="93801FE4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9D729BE"/>
    <w:multiLevelType w:val="multilevel"/>
    <w:tmpl w:val="373E9A3A"/>
    <w:lvl w:ilvl="0">
      <w:start w:val="1"/>
      <w:numFmt w:val="lowerLetter"/>
      <w:lvlText w:val="%1."/>
      <w:lvlJc w:val="left"/>
      <w:pPr>
        <w:ind w:left="1080" w:hanging="360"/>
      </w:pPr>
      <w:rPr>
        <w:rFonts w:ascii="Arial" w:eastAsia="Arial" w:hAnsi="Arial" w:cs="Arial"/>
        <w:b w:val="0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76EF076F"/>
    <w:multiLevelType w:val="multilevel"/>
    <w:tmpl w:val="CE9A9D90"/>
    <w:lvl w:ilvl="0">
      <w:start w:val="1"/>
      <w:numFmt w:val="decimal"/>
      <w:lvlText w:val="%1."/>
      <w:lvlJc w:val="right"/>
      <w:pPr>
        <w:ind w:left="360" w:hanging="360"/>
      </w:pPr>
      <w:rPr>
        <w:rFonts w:ascii="Calibri" w:eastAsia="Calibri" w:hAnsi="Calibri" w:cs="Calibri"/>
        <w:b/>
        <w:sz w:val="20"/>
        <w:szCs w:val="20"/>
        <w:u w:val="none"/>
      </w:rPr>
    </w:lvl>
    <w:lvl w:ilvl="1">
      <w:start w:val="1"/>
      <w:numFmt w:val="decimal"/>
      <w:lvlText w:val="%1.%2."/>
      <w:lvlJc w:val="right"/>
      <w:pPr>
        <w:ind w:left="1080" w:hanging="360"/>
      </w:pPr>
      <w:rPr>
        <w:rFonts w:ascii="Arial" w:eastAsia="Arial" w:hAnsi="Arial" w:cs="Arial"/>
        <w:b w:val="0"/>
        <w:u w:val="none"/>
      </w:rPr>
    </w:lvl>
    <w:lvl w:ilvl="2">
      <w:start w:val="1"/>
      <w:numFmt w:val="decimal"/>
      <w:lvlText w:val="%1.%2.%3."/>
      <w:lvlJc w:val="right"/>
      <w:pPr>
        <w:ind w:left="1800" w:hanging="360"/>
      </w:pPr>
      <w:rPr>
        <w:rFonts w:ascii="Arial" w:eastAsia="Arial" w:hAnsi="Arial" w:cs="Arial"/>
        <w:b w:val="0"/>
        <w:u w:val="none"/>
      </w:rPr>
    </w:lvl>
    <w:lvl w:ilvl="3">
      <w:start w:val="1"/>
      <w:numFmt w:val="decimal"/>
      <w:lvlText w:val="%1.%2.%3.%4."/>
      <w:lvlJc w:val="right"/>
      <w:pPr>
        <w:ind w:left="2520" w:hanging="360"/>
      </w:pPr>
      <w:rPr>
        <w:rFonts w:ascii="Arial" w:eastAsia="Arial" w:hAnsi="Arial" w:cs="Arial"/>
        <w:b w:val="0"/>
        <w:u w:val="none"/>
      </w:rPr>
    </w:lvl>
    <w:lvl w:ilvl="4">
      <w:start w:val="1"/>
      <w:numFmt w:val="decimal"/>
      <w:lvlText w:val="%1.%2.%3.%4.%5."/>
      <w:lvlJc w:val="right"/>
      <w:pPr>
        <w:ind w:left="3240" w:hanging="360"/>
      </w:pPr>
      <w:rPr>
        <w:rFonts w:ascii="Arial" w:eastAsia="Arial" w:hAnsi="Arial" w:cs="Arial"/>
        <w:b w:val="0"/>
        <w:u w:val="none"/>
      </w:rPr>
    </w:lvl>
    <w:lvl w:ilvl="5">
      <w:start w:val="1"/>
      <w:numFmt w:val="decimal"/>
      <w:lvlText w:val="%1.%2.%3.%4.%5.%6."/>
      <w:lvlJc w:val="right"/>
      <w:pPr>
        <w:ind w:left="396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468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40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120" w:hanging="360"/>
      </w:pPr>
      <w:rPr>
        <w:u w:val="none"/>
      </w:rPr>
    </w:lvl>
  </w:abstractNum>
  <w:num w:numId="1" w16cid:durableId="135030831">
    <w:abstractNumId w:val="1"/>
  </w:num>
  <w:num w:numId="2" w16cid:durableId="12146295">
    <w:abstractNumId w:val="0"/>
  </w:num>
  <w:num w:numId="3" w16cid:durableId="1862089536">
    <w:abstractNumId w:val="3"/>
  </w:num>
  <w:num w:numId="4" w16cid:durableId="1351642602">
    <w:abstractNumId w:val="4"/>
  </w:num>
  <w:num w:numId="5" w16cid:durableId="1655378666">
    <w:abstractNumId w:val="5"/>
  </w:num>
  <w:num w:numId="6" w16cid:durableId="9432975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0A36"/>
    <w:rsid w:val="00112874"/>
    <w:rsid w:val="001B09D7"/>
    <w:rsid w:val="001B319E"/>
    <w:rsid w:val="001C64CA"/>
    <w:rsid w:val="0043556B"/>
    <w:rsid w:val="00460890"/>
    <w:rsid w:val="004E0F25"/>
    <w:rsid w:val="00557040"/>
    <w:rsid w:val="005B09FE"/>
    <w:rsid w:val="005D61A1"/>
    <w:rsid w:val="00630FFB"/>
    <w:rsid w:val="006E4C60"/>
    <w:rsid w:val="00701A51"/>
    <w:rsid w:val="00804C07"/>
    <w:rsid w:val="0086750D"/>
    <w:rsid w:val="0088030C"/>
    <w:rsid w:val="008854A6"/>
    <w:rsid w:val="008A05F0"/>
    <w:rsid w:val="00922064"/>
    <w:rsid w:val="009826C0"/>
    <w:rsid w:val="00A46882"/>
    <w:rsid w:val="00A60AFF"/>
    <w:rsid w:val="00B61619"/>
    <w:rsid w:val="00BD4EB3"/>
    <w:rsid w:val="00C90A36"/>
    <w:rsid w:val="00CB7F44"/>
    <w:rsid w:val="00CF2112"/>
    <w:rsid w:val="00CF793E"/>
    <w:rsid w:val="00D05C79"/>
    <w:rsid w:val="00E23AA7"/>
    <w:rsid w:val="00E92070"/>
    <w:rsid w:val="00ED3D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D1449D"/>
  <w15:chartTrackingRefBased/>
  <w15:docId w15:val="{D7CBE2BB-990D-EE49-93C2-7BB8346E48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  <w:pPrChange w:id="0" w:author="Nick Bernal" w:date="2026-08-03T22:21:00Z">
        <w:pPr>
          <w:spacing w:line="276" w:lineRule="auto"/>
        </w:pPr>
      </w:pPrChange>
    </w:pPr>
    <w:rPr>
      <w:rFonts w:ascii="Times New Roman" w:eastAsia="Times New Roman" w:hAnsi="Times New Roman" w:cs="Times New Roman"/>
      <w:kern w:val="0"/>
      <w:lang w:val="en-GB"/>
      <w14:ligatures w14:val="none"/>
      <w:rPrChange w:id="0" w:author="Nick Bernal" w:date="2026-08-03T22:21:00Z">
        <w:rPr>
          <w:rFonts w:ascii="Arial" w:eastAsia="Arial" w:hAnsi="Arial" w:cs="Arial"/>
          <w:sz w:val="22"/>
          <w:szCs w:val="22"/>
          <w:lang w:val="es" w:eastAsia="en-US" w:bidi="ar-SA"/>
        </w:rPr>
      </w:rPrChange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120"/>
      <w:outlineLvl w:val="0"/>
      <w:pPrChange w:id="1" w:author="Nick Bernal" w:date="2026-08-03T22:21:00Z">
        <w:pPr>
          <w:keepNext/>
          <w:keepLines/>
          <w:spacing w:before="360" w:after="80" w:line="278" w:lineRule="auto"/>
          <w:outlineLvl w:val="0"/>
        </w:pPr>
      </w:pPrChange>
    </w:pPr>
    <w:rPr>
      <w:b/>
      <w:sz w:val="48"/>
      <w:szCs w:val="48"/>
      <w:rPrChange w:id="1" w:author="Nick Bernal" w:date="2026-08-03T22:21:00Z">
        <w:rPr>
          <w:rFonts w:asciiTheme="majorHAnsi" w:eastAsiaTheme="majorEastAsia" w:hAnsiTheme="majorHAnsi" w:cstheme="majorBidi"/>
          <w:color w:val="0F4761" w:themeColor="accent1" w:themeShade="BF"/>
          <w:kern w:val="2"/>
          <w:sz w:val="40"/>
          <w:szCs w:val="40"/>
          <w:lang w:val="en-US" w:eastAsia="en-US" w:bidi="ar-SA"/>
          <w14:ligatures w14:val="standardContextual"/>
        </w:rPr>
      </w:rPrChange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360" w:after="80"/>
      <w:outlineLvl w:val="1"/>
      <w:pPrChange w:id="2" w:author="Nick Bernal" w:date="2026-08-03T22:21:00Z">
        <w:pPr>
          <w:keepNext/>
          <w:keepLines/>
          <w:spacing w:before="160" w:after="80" w:line="278" w:lineRule="auto"/>
          <w:outlineLvl w:val="1"/>
        </w:pPr>
      </w:pPrChange>
    </w:pPr>
    <w:rPr>
      <w:b/>
      <w:sz w:val="36"/>
      <w:szCs w:val="36"/>
      <w:rPrChange w:id="2" w:author="Nick Bernal" w:date="2026-08-03T22:21:00Z">
        <w:rPr>
          <w:rFonts w:asciiTheme="majorHAnsi" w:eastAsiaTheme="majorEastAsia" w:hAnsiTheme="majorHAnsi" w:cstheme="majorBidi"/>
          <w:color w:val="0F4761" w:themeColor="accent1" w:themeShade="BF"/>
          <w:kern w:val="2"/>
          <w:sz w:val="32"/>
          <w:szCs w:val="32"/>
          <w:lang w:val="en-US" w:eastAsia="en-US" w:bidi="ar-SA"/>
          <w14:ligatures w14:val="standardContextual"/>
        </w:rPr>
      </w:rPrChange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280" w:after="80"/>
      <w:outlineLvl w:val="2"/>
      <w:pPrChange w:id="3" w:author="Nick Bernal" w:date="2026-08-03T22:21:00Z">
        <w:pPr>
          <w:keepNext/>
          <w:keepLines/>
          <w:spacing w:before="160" w:after="80" w:line="278" w:lineRule="auto"/>
          <w:outlineLvl w:val="2"/>
        </w:pPr>
      </w:pPrChange>
    </w:pPr>
    <w:rPr>
      <w:b/>
      <w:sz w:val="28"/>
      <w:szCs w:val="28"/>
      <w:rPrChange w:id="3" w:author="Nick Bernal" w:date="2026-08-03T22:21:00Z">
        <w:rPr>
          <w:rFonts w:asciiTheme="minorHAnsi" w:eastAsiaTheme="majorEastAsia" w:hAnsiTheme="minorHAnsi" w:cstheme="majorBidi"/>
          <w:color w:val="0F4761" w:themeColor="accent1" w:themeShade="BF"/>
          <w:kern w:val="2"/>
          <w:sz w:val="28"/>
          <w:szCs w:val="28"/>
          <w:lang w:val="en-US" w:eastAsia="en-US" w:bidi="ar-SA"/>
          <w14:ligatures w14:val="standardContextual"/>
        </w:rPr>
      </w:rPrChang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40" w:after="40"/>
      <w:outlineLvl w:val="3"/>
      <w:pPrChange w:id="4" w:author="Nick Bernal" w:date="2026-08-03T22:21:00Z">
        <w:pPr>
          <w:keepNext/>
          <w:keepLines/>
          <w:spacing w:before="80" w:after="40" w:line="278" w:lineRule="auto"/>
          <w:outlineLvl w:val="3"/>
        </w:pPr>
      </w:pPrChange>
    </w:pPr>
    <w:rPr>
      <w:b/>
      <w:rPrChange w:id="4" w:author="Nick Bernal" w:date="2026-08-03T22:21:00Z">
        <w:rPr>
          <w:rFonts w:asciiTheme="minorHAnsi" w:eastAsiaTheme="majorEastAsia" w:hAnsiTheme="minorHAnsi" w:cstheme="majorBidi"/>
          <w:i/>
          <w:iCs/>
          <w:color w:val="0F4761" w:themeColor="accent1" w:themeShade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20" w:after="40"/>
      <w:outlineLvl w:val="4"/>
      <w:pPrChange w:id="5" w:author="Nick Bernal" w:date="2026-08-03T22:21:00Z">
        <w:pPr>
          <w:keepNext/>
          <w:keepLines/>
          <w:spacing w:before="80" w:after="40" w:line="278" w:lineRule="auto"/>
          <w:outlineLvl w:val="4"/>
        </w:pPr>
      </w:pPrChange>
    </w:pPr>
    <w:rPr>
      <w:b/>
      <w:sz w:val="22"/>
      <w:szCs w:val="22"/>
      <w:rPrChange w:id="5" w:author="Nick Bernal" w:date="2026-08-03T22:21:00Z">
        <w:rPr>
          <w:rFonts w:asciiTheme="minorHAnsi" w:eastAsiaTheme="majorEastAsia" w:hAnsiTheme="minorHAnsi" w:cstheme="majorBidi"/>
          <w:color w:val="0F4761" w:themeColor="accent1" w:themeShade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40"/>
      <w:outlineLvl w:val="5"/>
      <w:pPrChange w:id="6" w:author="Nick Bernal" w:date="2026-08-03T22:21:00Z">
        <w:pPr>
          <w:keepNext/>
          <w:keepLines/>
          <w:spacing w:before="40" w:line="278" w:lineRule="auto"/>
          <w:outlineLvl w:val="5"/>
        </w:pPr>
      </w:pPrChange>
    </w:pPr>
    <w:rPr>
      <w:b/>
      <w:sz w:val="20"/>
      <w:szCs w:val="20"/>
      <w:rPrChange w:id="6" w:author="Nick Bernal" w:date="2026-08-03T22:21:00Z">
        <w:rPr>
          <w:rFonts w:asciiTheme="minorHAnsi" w:eastAsiaTheme="majorEastAsia" w:hAnsiTheme="minorHAnsi" w:cstheme="majorBidi"/>
          <w:i/>
          <w:iCs/>
          <w:color w:val="595959" w:themeColor="text1" w:themeTint="A6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0A36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0A36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0A36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0A36"/>
    <w:rPr>
      <w:rFonts w:ascii="Times New Roman" w:eastAsia="Times New Roman" w:hAnsi="Times New Roman" w:cs="Times New Roman"/>
      <w:b/>
      <w:kern w:val="0"/>
      <w:sz w:val="48"/>
      <w:szCs w:val="48"/>
      <w:lang w:val="en-GB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0A36"/>
    <w:rPr>
      <w:rFonts w:ascii="Times New Roman" w:eastAsia="Times New Roman" w:hAnsi="Times New Roman" w:cs="Times New Roman"/>
      <w:b/>
      <w:kern w:val="0"/>
      <w:sz w:val="36"/>
      <w:szCs w:val="36"/>
      <w:lang w:val="en-GB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0A36"/>
    <w:rPr>
      <w:rFonts w:ascii="Times New Roman" w:eastAsia="Times New Roman" w:hAnsi="Times New Roman" w:cs="Times New Roman"/>
      <w:b/>
      <w:kern w:val="0"/>
      <w:sz w:val="28"/>
      <w:szCs w:val="28"/>
      <w:lang w:val="en-GB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0A36"/>
    <w:rPr>
      <w:rFonts w:ascii="Times New Roman" w:eastAsia="Times New Roman" w:hAnsi="Times New Roman" w:cs="Times New Roman"/>
      <w:b/>
      <w:kern w:val="0"/>
      <w:lang w:val="en-GB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0A36"/>
    <w:rPr>
      <w:rFonts w:ascii="Times New Roman" w:eastAsia="Times New Roman" w:hAnsi="Times New Roman" w:cs="Times New Roman"/>
      <w:b/>
      <w:kern w:val="0"/>
      <w:sz w:val="22"/>
      <w:szCs w:val="22"/>
      <w:lang w:val="en-GB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0A36"/>
    <w:rPr>
      <w:rFonts w:ascii="Times New Roman" w:eastAsia="Times New Roman" w:hAnsi="Times New Roman" w:cs="Times New Roman"/>
      <w:b/>
      <w:kern w:val="0"/>
      <w:sz w:val="20"/>
      <w:szCs w:val="20"/>
      <w:lang w:val="en-GB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0A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0A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0A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pPr>
      <w:keepNext/>
      <w:keepLines/>
      <w:spacing w:before="480" w:after="120"/>
      <w:pPrChange w:id="7" w:author="Nick Bernal" w:date="2026-08-03T22:21:00Z">
        <w:pPr>
          <w:spacing w:after="80"/>
          <w:contextualSpacing/>
        </w:pPr>
      </w:pPrChange>
    </w:pPr>
    <w:rPr>
      <w:b/>
      <w:sz w:val="72"/>
      <w:szCs w:val="72"/>
      <w:rPrChange w:id="7" w:author="Nick Bernal" w:date="2026-08-03T22:21:00Z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  <w:lang w:val="en-US" w:eastAsia="en-US" w:bidi="ar-SA"/>
          <w14:ligatures w14:val="standardContextual"/>
        </w:rPr>
      </w:rPrChange>
    </w:rPr>
  </w:style>
  <w:style w:type="character" w:customStyle="1" w:styleId="TitleChar">
    <w:name w:val="Title Char"/>
    <w:basedOn w:val="DefaultParagraphFont"/>
    <w:link w:val="Title"/>
    <w:uiPriority w:val="10"/>
    <w:rsid w:val="00C90A36"/>
    <w:rPr>
      <w:rFonts w:ascii="Times New Roman" w:eastAsia="Times New Roman" w:hAnsi="Times New Roman" w:cs="Times New Roman"/>
      <w:b/>
      <w:kern w:val="0"/>
      <w:sz w:val="72"/>
      <w:szCs w:val="72"/>
      <w:lang w:val="en-GB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pPr>
      <w:keepNext/>
      <w:keepLines/>
      <w:spacing w:before="360" w:after="80"/>
      <w:pPrChange w:id="8" w:author="Nick Bernal" w:date="2026-08-03T22:21:00Z">
        <w:pPr>
          <w:numPr>
            <w:ilvl w:val="1"/>
          </w:numPr>
          <w:spacing w:after="160" w:line="278" w:lineRule="auto"/>
        </w:pPr>
      </w:pPrChange>
    </w:pPr>
    <w:rPr>
      <w:rFonts w:ascii="Georgia" w:eastAsia="Georgia" w:hAnsi="Georgia" w:cs="Georgia"/>
      <w:i/>
      <w:color w:val="666666"/>
      <w:sz w:val="48"/>
      <w:szCs w:val="48"/>
      <w:rPrChange w:id="8" w:author="Nick Bernal" w:date="2026-08-03T22:21:00Z">
        <w:rPr>
          <w:rFonts w:asciiTheme="minorHAnsi" w:eastAsiaTheme="majorEastAsia" w:hAnsiTheme="minorHAnsi" w:cstheme="majorBidi"/>
          <w:color w:val="595959" w:themeColor="text1" w:themeTint="A6"/>
          <w:spacing w:val="15"/>
          <w:kern w:val="2"/>
          <w:sz w:val="28"/>
          <w:szCs w:val="28"/>
          <w:lang w:val="en-US" w:eastAsia="en-US" w:bidi="ar-SA"/>
          <w14:ligatures w14:val="standardContextual"/>
        </w:rPr>
      </w:rPrChange>
    </w:rPr>
  </w:style>
  <w:style w:type="character" w:customStyle="1" w:styleId="SubtitleChar">
    <w:name w:val="Subtitle Char"/>
    <w:basedOn w:val="DefaultParagraphFont"/>
    <w:link w:val="Subtitle"/>
    <w:uiPriority w:val="11"/>
    <w:rsid w:val="00C90A36"/>
    <w:rPr>
      <w:rFonts w:ascii="Georgia" w:eastAsia="Georgia" w:hAnsi="Georgia" w:cs="Georgia"/>
      <w:i/>
      <w:color w:val="666666"/>
      <w:kern w:val="0"/>
      <w:sz w:val="48"/>
      <w:szCs w:val="48"/>
      <w:lang w:val="en-GB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C90A36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C90A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563C"/>
    <w:pPr>
      <w:ind w:left="720"/>
      <w:contextualSpacing/>
      <w:pPrChange w:id="9" w:author="Nick Bernal" w:date="2026-08-03T22:21:00Z">
        <w:pPr>
          <w:spacing w:after="160" w:line="278" w:lineRule="auto"/>
          <w:ind w:left="720"/>
          <w:contextualSpacing/>
        </w:pPr>
      </w:pPrChange>
    </w:pPr>
    <w:rPr>
      <w:rPrChange w:id="9" w:author="Nick Bernal" w:date="2026-08-03T22:21:00Z">
        <w:rPr>
          <w:rFonts w:asciiTheme="minorHAnsi" w:eastAsiaTheme="minorHAnsi" w:hAnsiTheme="minorHAnsi" w:cstheme="minorBidi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styleId="IntenseEmphasis">
    <w:name w:val="Intense Emphasis"/>
    <w:basedOn w:val="DefaultParagraphFont"/>
    <w:uiPriority w:val="21"/>
    <w:qFormat/>
    <w:rsid w:val="00C90A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0A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val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0A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0A36"/>
    <w:rPr>
      <w:b/>
      <w:bCs/>
      <w:smallCaps/>
      <w:color w:val="0F4761" w:themeColor="accent1" w:themeShade="BF"/>
      <w:spacing w:val="5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pPrChange w:id="10" w:author="Nick Bernal" w:date="2026-08-03T22:21:00Z">
        <w:pPr/>
      </w:pPrChange>
    </w:pPr>
    <w:rPr>
      <w:sz w:val="20"/>
      <w:szCs w:val="20"/>
      <w:rPrChange w:id="10" w:author="Nick Bernal" w:date="2026-08-03T22:21:00Z">
        <w:rPr>
          <w:lang w:val="en-GB" w:eastAsia="en-US" w:bidi="ar-SA"/>
        </w:rPr>
      </w:rPrChange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D4EB3"/>
    <w:rPr>
      <w:rFonts w:ascii="Times New Roman" w:eastAsia="Times New Roman" w:hAnsi="Times New Roman" w:cs="Times New Roman"/>
      <w:kern w:val="0"/>
      <w:sz w:val="20"/>
      <w:szCs w:val="20"/>
      <w:lang w:val="en-GB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BD4EB3"/>
    <w:rPr>
      <w:sz w:val="16"/>
      <w:szCs w:val="16"/>
    </w:rPr>
  </w:style>
  <w:style w:type="paragraph" w:styleId="Revision">
    <w:name w:val="Revision"/>
    <w:hidden/>
    <w:uiPriority w:val="99"/>
    <w:semiHidden/>
    <w:rsid w:val="00D4124A"/>
    <w:pPr>
      <w:spacing w:after="0" w:line="240" w:lineRule="auto"/>
      <w:pPrChange w:id="11" w:author="Nick Bernal" w:date="2026-08-03T22:21:00Z">
        <w:pPr/>
      </w:pPrChange>
    </w:pPr>
    <w:rPr>
      <w:rFonts w:ascii="Times New Roman" w:eastAsia="Times New Roman" w:hAnsi="Times New Roman" w:cs="Times New Roman"/>
      <w:kern w:val="0"/>
      <w:lang w:val="en-GB"/>
      <w14:ligatures w14:val="none"/>
      <w:rPrChange w:id="11" w:author="Nick Bernal" w:date="2026-08-03T22:21:00Z">
        <w:rPr>
          <w:sz w:val="24"/>
          <w:szCs w:val="24"/>
          <w:lang w:val="en-GB" w:eastAsia="en-US" w:bidi="ar-SA"/>
        </w:rPr>
      </w:rPrChange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D4EB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D4EB3"/>
    <w:rPr>
      <w:rFonts w:ascii="Times New Roman" w:eastAsia="Times New Roman" w:hAnsi="Times New Roman" w:cs="Times New Roman"/>
      <w:b/>
      <w:bCs/>
      <w:kern w:val="0"/>
      <w:sz w:val="20"/>
      <w:szCs w:val="20"/>
      <w:lang w:val="en-GB"/>
      <w14:ligatures w14:val="none"/>
    </w:rPr>
  </w:style>
  <w:style w:type="character" w:styleId="Hyperlink">
    <w:name w:val="Hyperlink"/>
    <w:basedOn w:val="DefaultParagraphFont"/>
    <w:uiPriority w:val="99"/>
    <w:unhideWhenUsed/>
    <w:rsid w:val="00BD4EB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D4EB3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1B09D7"/>
    <w:pPr>
      <w:tabs>
        <w:tab w:val="center" w:pos="4680"/>
        <w:tab w:val="right" w:pos="9360"/>
      </w:tabs>
      <w:pPrChange w:id="12" w:author="Nick Bernal" w:date="2026-08-03T22:21:00Z">
        <w:pPr>
          <w:tabs>
            <w:tab w:val="center" w:pos="4680"/>
            <w:tab w:val="right" w:pos="9360"/>
          </w:tabs>
        </w:pPr>
      </w:pPrChange>
    </w:pPr>
    <w:rPr>
      <w:rPrChange w:id="12" w:author="Nick Bernal" w:date="2026-08-03T22:21:00Z">
        <w:rPr>
          <w:sz w:val="24"/>
          <w:szCs w:val="24"/>
          <w:lang w:val="en-GB" w:eastAsia="en-US" w:bidi="ar-SA"/>
        </w:rPr>
      </w:rPrChange>
    </w:rPr>
  </w:style>
  <w:style w:type="character" w:customStyle="1" w:styleId="HeaderChar">
    <w:name w:val="Header Char"/>
    <w:basedOn w:val="DefaultParagraphFont"/>
    <w:link w:val="Header"/>
    <w:uiPriority w:val="99"/>
    <w:rsid w:val="00BD4EB3"/>
    <w:rPr>
      <w:rFonts w:ascii="Times New Roman" w:eastAsia="Times New Roman" w:hAnsi="Times New Roman" w:cs="Times New Roman"/>
      <w:kern w:val="0"/>
      <w:lang w:val="en-GB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1B09D7"/>
    <w:pPr>
      <w:tabs>
        <w:tab w:val="center" w:pos="4680"/>
        <w:tab w:val="right" w:pos="9360"/>
      </w:tabs>
      <w:pPrChange w:id="13" w:author="Nick Bernal" w:date="2026-08-03T22:21:00Z">
        <w:pPr>
          <w:tabs>
            <w:tab w:val="center" w:pos="4680"/>
            <w:tab w:val="right" w:pos="9360"/>
          </w:tabs>
        </w:pPr>
      </w:pPrChange>
    </w:pPr>
    <w:rPr>
      <w:rPrChange w:id="13" w:author="Nick Bernal" w:date="2026-08-03T22:21:00Z">
        <w:rPr>
          <w:sz w:val="24"/>
          <w:szCs w:val="24"/>
          <w:lang w:val="en-GB" w:eastAsia="en-US" w:bidi="ar-SA"/>
        </w:rPr>
      </w:rPrChange>
    </w:rPr>
  </w:style>
  <w:style w:type="character" w:customStyle="1" w:styleId="FooterChar">
    <w:name w:val="Footer Char"/>
    <w:basedOn w:val="DefaultParagraphFont"/>
    <w:link w:val="Footer"/>
    <w:uiPriority w:val="99"/>
    <w:rsid w:val="00BD4EB3"/>
    <w:rPr>
      <w:rFonts w:ascii="Times New Roman" w:eastAsia="Times New Roman" w:hAnsi="Times New Roman" w:cs="Times New Roman"/>
      <w:kern w:val="0"/>
      <w:lang w:val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xv5F3xhCjK4Tk31OkqfZjsqmlPg==">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59</Words>
  <Characters>342</Characters>
  <Application>Microsoft Office Word</Application>
  <DocSecurity>0</DocSecurity>
  <Lines>2</Lines>
  <Paragraphs>1</Paragraphs>
  <ScaleCrop>false</ScaleCrop>
  <Company/>
  <LinksUpToDate>false</LinksUpToDate>
  <CharactersWithSpaces>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Clarence Palmer</dc:creator>
  <cp:keywords/>
  <dc:description/>
  <cp:lastModifiedBy>Arthur Souza Rodrigues</cp:lastModifiedBy>
  <cp:revision>1</cp:revision>
  <dcterms:created xsi:type="dcterms:W3CDTF">2025-08-20T06:52:00Z</dcterms:created>
  <dcterms:modified xsi:type="dcterms:W3CDTF">2026-08-04T02:21:00Z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0x01010051D21BFB25EDD243A31C5C13254CC852</vt:lpwstr>
  </property>
</Properties>
</file>