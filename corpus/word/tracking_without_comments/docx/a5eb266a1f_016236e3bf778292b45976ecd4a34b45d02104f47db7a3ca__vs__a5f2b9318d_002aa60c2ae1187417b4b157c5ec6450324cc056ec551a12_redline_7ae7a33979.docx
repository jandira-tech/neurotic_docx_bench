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441229" w14:textId="77777777" w:rsidR="00D46904" w:rsidRDefault="00A5391B" w:rsidP="00A5391B">
      <w:pPr>
        <w:jc w:val="center"/>
        <w:rPr>
          <w:ins w:id="1" w:author="mary.inoue@fap.local" w:date="2026-09-22T13:03:00Z" w16du:dateUtc="2026-09-22T17:03:00Z"/>
          <w:rFonts w:ascii="Arial" w:hAnsi="Arial" w:cs="Arial"/>
          <w:b/>
          <w:sz w:val="28"/>
          <w:szCs w:val="28"/>
        </w:rPr>
      </w:pPr>
      <w:ins w:id="2" w:author="mary.inoue@fap.local" w:date="2026-09-22T13:03:00Z" w16du:dateUtc="2026-09-22T17:03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E798E35" w14:textId="77777777" w:rsidR="00EB0E11" w:rsidRDefault="00EB0E11" w:rsidP="00A5391B">
      <w:pPr>
        <w:jc w:val="center"/>
        <w:rPr>
          <w:ins w:id="3" w:author="mary.inoue@fap.local" w:date="2026-09-22T13:03:00Z" w16du:dateUtc="2026-09-22T17:03:00Z"/>
          <w:rFonts w:ascii="Arial" w:hAnsi="Arial" w:cs="Arial"/>
          <w:b/>
          <w:sz w:val="28"/>
          <w:szCs w:val="28"/>
        </w:rPr>
      </w:pPr>
    </w:p>
    <w:p w14:paraId="68513C87" w14:textId="77777777" w:rsidR="00EB0E11" w:rsidRPr="00AC2557" w:rsidRDefault="00EB0E11" w:rsidP="00EB0E11">
      <w:pPr>
        <w:rPr>
          <w:ins w:id="4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5" w:author="mary.inoue@fap.local" w:date="2026-09-22T13:03:00Z" w16du:dateUtc="2026-09-22T17:03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0F8BE681" w14:textId="77777777" w:rsidR="00A5391B" w:rsidRDefault="00A5391B" w:rsidP="00A5391B">
      <w:pPr>
        <w:jc w:val="center"/>
        <w:rPr>
          <w:ins w:id="6" w:author="mary.inoue@fap.local" w:date="2026-09-22T13:03:00Z" w16du:dateUtc="2026-09-22T17:03:00Z"/>
          <w:rFonts w:ascii="Arial" w:hAnsi="Arial" w:cs="Arial"/>
          <w:b/>
          <w:sz w:val="28"/>
          <w:szCs w:val="28"/>
        </w:rPr>
      </w:pPr>
    </w:p>
    <w:p w14:paraId="0516A614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8" w:author="mary.inoue@fap.local" w:date="2026-09-22T13:03:00Z" w16du:dateUtc="2026-09-22T17:03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50EDFE1E" w14:textId="77777777" w:rsidR="00132F7D" w:rsidRDefault="00132F7D" w:rsidP="00A5391B">
      <w:pPr>
        <w:jc w:val="center"/>
        <w:rPr>
          <w:ins w:id="9" w:author="mary.inoue@fap.local" w:date="2026-09-22T13:03:00Z" w16du:dateUtc="2026-09-22T17:03:00Z"/>
          <w:rFonts w:ascii="Arial" w:hAnsi="Arial" w:cs="Arial"/>
          <w:b/>
          <w:sz w:val="28"/>
          <w:szCs w:val="28"/>
        </w:rPr>
      </w:pPr>
    </w:p>
    <w:p w14:paraId="553AAF3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11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760EDE1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</w:p>
    <w:p w14:paraId="6C92B836" w14:textId="77777777" w:rsidR="00A5391B" w:rsidRDefault="00A5391B" w:rsidP="00A5391B">
      <w:pPr>
        <w:rPr>
          <w:ins w:id="13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4" w:author="mary.inoue@fap.local" w:date="2026-09-22T13:03:00Z" w16du:dateUtc="2026-09-22T17:03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53B1E9E6" w14:textId="77777777" w:rsidR="00EB0E11" w:rsidRDefault="00EB0E11" w:rsidP="00A5391B">
      <w:pPr>
        <w:rPr>
          <w:ins w:id="15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6" w:author="mary.inoue@fap.local" w:date="2026-09-22T13:03:00Z" w16du:dateUtc="2026-09-22T17:03:00Z">
        <w:r>
          <w:rPr>
            <w:rFonts w:ascii="Arial" w:hAnsi="Arial" w:cs="Arial"/>
            <w:sz w:val="24"/>
            <w:szCs w:val="24"/>
          </w:rPr>
          <w:tab/>
        </w:r>
      </w:ins>
    </w:p>
    <w:p w14:paraId="6B67072D" w14:textId="77777777" w:rsidR="0065070B" w:rsidRPr="00345AD1" w:rsidRDefault="0065070B" w:rsidP="0065070B">
      <w:pPr>
        <w:pStyle w:val="Default"/>
        <w:rPr>
          <w:ins w:id="17" w:author="mary.inoue@fap.local" w:date="2026-09-22T13:03:00Z" w16du:dateUtc="2026-09-22T17:03:00Z"/>
        </w:rPr>
      </w:pPr>
      <w:ins w:id="18" w:author="mary.inoue@fap.local" w:date="2026-09-22T13:03:00Z" w16du:dateUtc="2026-09-22T17:03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6A8B3564" w14:textId="77777777" w:rsidR="0065070B" w:rsidRDefault="0065070B" w:rsidP="00A5391B">
      <w:pPr>
        <w:rPr>
          <w:ins w:id="19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798C3AAE" w14:textId="77777777" w:rsidR="00640AED" w:rsidRPr="00345AD1" w:rsidRDefault="00640AED" w:rsidP="00640AED">
      <w:pPr>
        <w:pStyle w:val="Default"/>
        <w:rPr>
          <w:ins w:id="20" w:author="mary.inoue@fap.local" w:date="2026-09-22T13:03:00Z" w16du:dateUtc="2026-09-22T17:03:00Z"/>
        </w:rPr>
      </w:pPr>
      <w:ins w:id="21" w:author="mary.inoue@fap.local" w:date="2026-09-22T13:03:00Z" w16du:dateUtc="2026-09-22T17:03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3B420FF" w14:textId="77777777" w:rsidR="00640AED" w:rsidRPr="00345AD1" w:rsidRDefault="00640AED" w:rsidP="00640AED">
      <w:pPr>
        <w:rPr>
          <w:ins w:id="22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00628CD0" w14:textId="77777777" w:rsidR="00C9492A" w:rsidRDefault="00C9492A" w:rsidP="00C9492A">
      <w:pPr>
        <w:rPr>
          <w:ins w:id="23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4" w:author="mary.inoue@fap.local" w:date="2026-09-22T13:03:00Z" w16du:dateUtc="2026-09-22T17:03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FC0C78D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26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01B44AB6" w14:textId="77777777" w:rsidR="00C9492A" w:rsidRDefault="00C9492A" w:rsidP="00C9492A">
      <w:pPr>
        <w:rPr>
          <w:ins w:id="2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7CA2EBD9" w14:textId="77777777" w:rsidR="00A5391B" w:rsidRDefault="00A5391B" w:rsidP="00A5391B">
      <w:pPr>
        <w:rPr>
          <w:ins w:id="28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9" w:author="mary.inoue@fap.local" w:date="2026-09-22T13:03:00Z" w16du:dateUtc="2026-09-22T17:03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113EEBD5" w14:textId="77777777" w:rsidR="00EB0E11" w:rsidRPr="002D0CC2" w:rsidRDefault="00EB0E11" w:rsidP="00EB0E11">
      <w:pPr>
        <w:rPr>
          <w:ins w:id="30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31" w:author="mary.inoue@fap.local" w:date="2026-09-22T13:03:00Z" w16du:dateUtc="2026-09-22T17:03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35EA087F" w14:textId="77777777" w:rsidR="00EB0E11" w:rsidRDefault="00EB0E11" w:rsidP="00A5391B">
      <w:pPr>
        <w:rPr>
          <w:ins w:id="32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6E54B9DD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34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436B494C" w14:textId="77777777" w:rsidR="00C9492A" w:rsidRDefault="00C9492A" w:rsidP="00C9492A">
      <w:pPr>
        <w:rPr>
          <w:ins w:id="35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05E7C5C0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37" w:author="mary.inoue@fap.local" w:date="2026-09-22T13:03:00Z" w16du:dateUtc="2026-09-22T17:03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279A01C3" w14:textId="77777777" w:rsidR="00C9492A" w:rsidRDefault="00C9492A" w:rsidP="00C9492A">
      <w:pPr>
        <w:rPr>
          <w:ins w:id="38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5A42535B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40" w:author="mary.inoue@fap.local" w:date="2026-09-22T13:03:00Z" w16du:dateUtc="2026-09-22T17:03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3D84A8C5" w14:textId="77777777" w:rsidR="002D511D" w:rsidRDefault="002D511D" w:rsidP="002D511D">
      <w:pPr>
        <w:rPr>
          <w:ins w:id="41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254B57D3" w14:textId="77777777" w:rsidR="00F11D9F" w:rsidRDefault="00F11D9F" w:rsidP="00F11D9F">
      <w:pPr>
        <w:rPr>
          <w:ins w:id="42" w:author="mary.inoue@fap.local" w:date="2026-09-22T13:03:00Z" w16du:dateUtc="2026-09-22T17:03:00Z"/>
          <w:rFonts w:ascii="Arial" w:hAnsi="Arial" w:cs="Arial"/>
          <w:b/>
        </w:rPr>
      </w:pPr>
      <w:ins w:id="43" w:author="mary.inoue@fap.local" w:date="2026-09-22T13:03:00Z" w16du:dateUtc="2026-09-22T17:03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674ED5A" w14:textId="77777777" w:rsidR="00F11D9F" w:rsidRPr="00F11D9F" w:rsidRDefault="00F11D9F" w:rsidP="00F11D9F">
      <w:pPr>
        <w:rPr>
          <w:ins w:id="44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45" w:author="mary.inoue@fap.local" w:date="2026-09-22T13:03:00Z" w16du:dateUtc="2026-09-22T17:03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5EC27C45" w14:textId="77777777" w:rsidR="00F11D9F" w:rsidRDefault="00F11D9F" w:rsidP="00F11D9F">
      <w:pPr>
        <w:rPr>
          <w:ins w:id="46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66265674" w14:textId="77777777" w:rsidR="00F11D9F" w:rsidRDefault="00F11D9F" w:rsidP="002D511D">
      <w:pPr>
        <w:rPr>
          <w:ins w:id="4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67CF95DA" w14:textId="77777777" w:rsidR="00A5391B" w:rsidRDefault="002D22E0" w:rsidP="00A5391B">
      <w:pPr>
        <w:rPr>
          <w:ins w:id="48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49" w:author="mary.inoue@fap.local" w:date="2026-09-22T13:03:00Z" w16du:dateUtc="2026-09-22T17:03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21B4B3C0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51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C60814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</w:p>
    <w:p w14:paraId="0D4C40EF" w14:textId="77777777" w:rsidR="008C61C6" w:rsidRPr="00791921" w:rsidRDefault="008C61C6" w:rsidP="008C61C6">
      <w:pPr>
        <w:rPr>
          <w:ins w:id="53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54" w:author="mary.inoue@fap.local" w:date="2026-09-22T13:03:00Z" w16du:dateUtc="2026-09-22T17:03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4163D6E2" w14:textId="77777777" w:rsidR="001F3B9E" w:rsidRDefault="001F3B9E" w:rsidP="00A5391B">
      <w:pPr>
        <w:rPr>
          <w:ins w:id="55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2E376F93" w14:textId="77777777" w:rsidR="001F3B9E" w:rsidRDefault="001F3B9E" w:rsidP="00A5391B">
      <w:pPr>
        <w:rPr>
          <w:ins w:id="56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1FC01B38" w14:textId="77777777" w:rsidR="00DC250C" w:rsidRDefault="00DC250C" w:rsidP="00A5391B">
      <w:pPr>
        <w:rPr>
          <w:ins w:id="57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58" w:author="mary.inoue@fap.local" w:date="2026-09-22T13:03:00Z" w16du:dateUtc="2026-09-22T17:03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27E0EB64" w14:textId="77777777" w:rsidR="008C61C6" w:rsidRPr="002D0CC2" w:rsidRDefault="008C61C6" w:rsidP="008C61C6">
      <w:pPr>
        <w:rPr>
          <w:ins w:id="59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60" w:author="mary.inoue@fap.local" w:date="2026-09-22T13:03:00Z" w16du:dateUtc="2026-09-22T17:03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7AB33012" w14:textId="77777777" w:rsidR="003E02AD" w:rsidRDefault="003E02AD" w:rsidP="003E02AD">
      <w:pPr>
        <w:rPr>
          <w:ins w:id="61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47480D16" w14:textId="77777777" w:rsidR="003E02AD" w:rsidRDefault="003E02AD" w:rsidP="003E02AD">
      <w:pPr>
        <w:rPr>
          <w:ins w:id="62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63" w:author="mary.inoue@fap.local" w:date="2026-09-22T13:03:00Z" w16du:dateUtc="2026-09-22T17:03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322AEA12" w14:textId="77777777" w:rsidR="008C61C6" w:rsidRDefault="008C61C6" w:rsidP="00A5391B">
      <w:pPr>
        <w:rPr>
          <w:ins w:id="64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3628FA7" w14:textId="77777777" w:rsidR="00AF3743" w:rsidRDefault="00AF3743" w:rsidP="00AF3743">
      <w:pPr>
        <w:pStyle w:val="Default"/>
        <w:rPr>
          <w:ins w:id="65" w:author="mary.inoue@fap.local" w:date="2026-09-22T13:03:00Z" w16du:dateUtc="2026-09-22T17:03:00Z"/>
          <w:rFonts w:ascii="ArialMT" w:hAnsi="ArialMT" w:cs="ArialMT"/>
        </w:rPr>
      </w:pPr>
      <w:ins w:id="66" w:author="mary.inoue@fap.local" w:date="2026-09-22T13:03:00Z" w16du:dateUtc="2026-09-22T17:03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72DCEB6" w14:textId="77777777" w:rsidR="00AF3743" w:rsidRDefault="00AF3743" w:rsidP="00A5391B">
      <w:pPr>
        <w:rPr>
          <w:ins w:id="6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635FFC2C" w14:textId="77777777" w:rsidR="00500EF8" w:rsidRPr="00500EF8" w:rsidRDefault="00500EF8" w:rsidP="00A5391B">
      <w:pPr>
        <w:rPr>
          <w:ins w:id="68" w:author="mary.inoue@fap.local" w:date="2026-09-22T13:03:00Z" w16du:dateUtc="2026-09-22T17:03:00Z"/>
          <w:rFonts w:ascii="Arial" w:hAnsi="Arial" w:cs="Arial"/>
          <w:sz w:val="24"/>
          <w:szCs w:val="24"/>
          <w:lang w:val="en-US"/>
        </w:rPr>
      </w:pPr>
      <w:ins w:id="69" w:author="mary.inoue@fap.local" w:date="2026-09-22T13:03:00Z" w16du:dateUtc="2026-09-22T17:03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745A1EF0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71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4061E02A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</w:p>
    <w:p w14:paraId="05E17238" w14:textId="77777777" w:rsidR="005120F2" w:rsidRPr="000759E6" w:rsidRDefault="005120F2" w:rsidP="005120F2">
      <w:pPr>
        <w:rPr>
          <w:ins w:id="73" w:author="mary.inoue@fap.local" w:date="2026-09-22T13:03:00Z" w16du:dateUtc="2026-09-22T17:03:00Z"/>
          <w:rFonts w:ascii="Arial" w:hAnsi="Arial" w:cs="Arial"/>
          <w:sz w:val="24"/>
          <w:szCs w:val="24"/>
          <w:lang w:val="en-US"/>
        </w:rPr>
      </w:pPr>
      <w:ins w:id="74" w:author="mary.inoue@fap.local" w:date="2026-09-22T13:03:00Z" w16du:dateUtc="2026-09-22T17:03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4E78258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</w:p>
    <w:p w14:paraId="3080460F" w14:textId="77777777" w:rsidR="009C4CE8" w:rsidRPr="00345AD1" w:rsidRDefault="009C4CE8" w:rsidP="009C4CE8">
      <w:pPr>
        <w:pStyle w:val="Default"/>
        <w:rPr>
          <w:ins w:id="76" w:author="mary.inoue@fap.local" w:date="2026-09-22T13:03:00Z" w16du:dateUtc="2026-09-22T17:03:00Z"/>
          <w:rFonts w:ascii="ArialMT" w:hAnsi="ArialMT" w:cs="ArialMT"/>
        </w:rPr>
      </w:pPr>
    </w:p>
    <w:p w14:paraId="440C69FE" w14:textId="77777777" w:rsidR="009C4CE8" w:rsidRDefault="009C4CE8" w:rsidP="009C4CE8">
      <w:pPr>
        <w:pStyle w:val="Default"/>
        <w:rPr>
          <w:ins w:id="77" w:author="mary.inoue@fap.local" w:date="2026-09-22T13:03:00Z" w16du:dateUtc="2026-09-22T17:03:00Z"/>
          <w:rFonts w:ascii="ArialMT" w:hAnsi="ArialMT" w:cs="ArialMT"/>
        </w:rPr>
      </w:pPr>
    </w:p>
    <w:p w14:paraId="2B4B061F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79" w:author="mary.inoue@fap.local" w:date="2026-09-22T13:03:00Z" w16du:dateUtc="2026-09-22T17:03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7836ACB9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3:03:00Z" w16du:dateUtc="2026-09-22T17:03:00Z"/>
          <w:rFonts w:ascii="ArialMT" w:hAnsi="ArialMT" w:cs="ArialMT"/>
          <w:sz w:val="24"/>
          <w:szCs w:val="24"/>
        </w:rPr>
      </w:pPr>
    </w:p>
    <w:p w14:paraId="648D30C3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82" w:author="mary.inoue@fap.local" w:date="2026-09-22T13:03:00Z" w16du:dateUtc="2026-09-22T17:03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179496EA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3:03:00Z" w16du:dateUtc="2026-09-22T17:03:00Z"/>
          <w:rFonts w:ascii="ArialMT" w:hAnsi="ArialMT" w:cs="ArialMT"/>
          <w:sz w:val="24"/>
          <w:szCs w:val="24"/>
        </w:rPr>
      </w:pPr>
    </w:p>
    <w:p w14:paraId="3A6E3BF7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85" w:author="mary.inoue@fap.local" w:date="2026-09-22T13:03:00Z" w16du:dateUtc="2026-09-22T17:03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31FF4BF9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3:03:00Z" w16du:dateUtc="2026-09-22T17:03:00Z"/>
          <w:rFonts w:ascii="ArialMT" w:hAnsi="ArialMT" w:cs="ArialMT"/>
          <w:sz w:val="24"/>
          <w:szCs w:val="24"/>
        </w:rPr>
      </w:pPr>
    </w:p>
    <w:p w14:paraId="2A124FBF" w14:textId="77777777" w:rsidR="004B4464" w:rsidRPr="000759E6" w:rsidRDefault="004B4464" w:rsidP="004B4464">
      <w:pPr>
        <w:rPr>
          <w:ins w:id="87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88" w:author="mary.inoue@fap.local" w:date="2026-09-22T13:03:00Z" w16du:dateUtc="2026-09-22T17:03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1B8A2662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3:03:00Z" w16du:dateUtc="2026-09-22T17:03:00Z"/>
          <w:rFonts w:ascii="ArialMT" w:hAnsi="ArialMT" w:cs="ArialMT"/>
          <w:sz w:val="24"/>
          <w:szCs w:val="24"/>
        </w:rPr>
      </w:pPr>
    </w:p>
    <w:p w14:paraId="1DEF48D5" w14:textId="77777777" w:rsidR="009C4CE8" w:rsidRDefault="009C4CE8" w:rsidP="00A5391B">
      <w:pPr>
        <w:rPr>
          <w:ins w:id="90" w:author="mary.inoue@fap.local" w:date="2026-09-22T13:03:00Z" w16du:dateUtc="2026-09-22T17:03:00Z"/>
          <w:rFonts w:ascii="Arial" w:hAnsi="Arial" w:cs="Arial"/>
          <w:sz w:val="24"/>
          <w:szCs w:val="24"/>
          <w:lang w:val="en-US"/>
        </w:rPr>
      </w:pPr>
    </w:p>
    <w:p w14:paraId="7FC9D4F0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92" w:author="mary.inoue@fap.local" w:date="2026-09-22T13:03:00Z" w16du:dateUtc="2026-09-22T17:03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7CFAF8EA" w14:textId="77777777" w:rsidR="00AA2126" w:rsidRDefault="00AA2126" w:rsidP="00A5391B">
      <w:pPr>
        <w:rPr>
          <w:ins w:id="93" w:author="mary.inoue@fap.local" w:date="2026-09-22T13:03:00Z" w16du:dateUtc="2026-09-22T17:03:00Z"/>
          <w:rFonts w:ascii="Arial" w:hAnsi="Arial" w:cs="Arial"/>
          <w:sz w:val="24"/>
          <w:szCs w:val="24"/>
          <w:lang w:val="en-US"/>
        </w:rPr>
      </w:pPr>
    </w:p>
    <w:p w14:paraId="432C2145" w14:textId="77777777" w:rsidR="00DC250C" w:rsidRDefault="00500EF8" w:rsidP="00A5391B">
      <w:pPr>
        <w:rPr>
          <w:ins w:id="94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95" w:author="mary.inoue@fap.local" w:date="2026-09-22T13:03:00Z" w16du:dateUtc="2026-09-22T17:03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0F051C13" w14:textId="77777777" w:rsidR="00ED46E8" w:rsidRPr="002D0762" w:rsidRDefault="00ED46E8" w:rsidP="00ED46E8">
      <w:pPr>
        <w:rPr>
          <w:ins w:id="96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97" w:author="mary.inoue@fap.local" w:date="2026-09-22T13:03:00Z" w16du:dateUtc="2026-09-22T17:03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5212CDBB" w14:textId="77777777" w:rsidR="00ED46E8" w:rsidRPr="00500EF8" w:rsidRDefault="00ED46E8" w:rsidP="00A5391B">
      <w:pPr>
        <w:rPr>
          <w:ins w:id="98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66B6E0E" w14:textId="77777777" w:rsidR="00DC250C" w:rsidRDefault="005B3636" w:rsidP="00A5391B">
      <w:pPr>
        <w:rPr>
          <w:ins w:id="99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00" w:author="mary.inoue@fap.local" w:date="2026-09-22T13:03:00Z" w16du:dateUtc="2026-09-22T17:03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5269D0DF" w14:textId="77777777" w:rsidR="00E0284E" w:rsidRPr="00674D51" w:rsidRDefault="00E0284E" w:rsidP="00A5391B">
      <w:pPr>
        <w:rPr>
          <w:ins w:id="101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02" w:author="mary.inoue@fap.local" w:date="2026-09-22T13:03:00Z" w16du:dateUtc="2026-09-22T17:03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407EE749" w14:textId="77777777" w:rsidR="00AA2126" w:rsidRDefault="00AA2126" w:rsidP="00AA2126">
      <w:pPr>
        <w:pStyle w:val="Default"/>
        <w:rPr>
          <w:ins w:id="103" w:author="mary.inoue@fap.local" w:date="2026-09-22T13:03:00Z" w16du:dateUtc="2026-09-22T17:03:00Z"/>
        </w:rPr>
      </w:pPr>
      <w:ins w:id="104" w:author="mary.inoue@fap.local" w:date="2026-09-22T13:03:00Z" w16du:dateUtc="2026-09-22T17:03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5F7BA10D" w14:textId="77777777" w:rsidR="000172AA" w:rsidRDefault="000172AA" w:rsidP="00AA2126">
      <w:pPr>
        <w:pStyle w:val="Default"/>
        <w:rPr>
          <w:ins w:id="105" w:author="mary.inoue@fap.local" w:date="2026-09-22T13:03:00Z" w16du:dateUtc="2026-09-22T17:03:00Z"/>
        </w:rPr>
      </w:pPr>
    </w:p>
    <w:p w14:paraId="24DE5F25" w14:textId="77777777" w:rsidR="000172AA" w:rsidRDefault="000172AA" w:rsidP="000172AA">
      <w:pPr>
        <w:rPr>
          <w:ins w:id="106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07" w:author="mary.inoue@fap.local" w:date="2026-09-22T13:03:00Z" w16du:dateUtc="2026-09-22T17:03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01F4C5BE" w14:textId="77777777" w:rsidR="000172AA" w:rsidRDefault="000172AA" w:rsidP="00AA2126">
      <w:pPr>
        <w:pStyle w:val="Default"/>
        <w:rPr>
          <w:ins w:id="108" w:author="mary.inoue@fap.local" w:date="2026-09-22T13:03:00Z" w16du:dateUtc="2026-09-22T17:03:00Z"/>
        </w:rPr>
      </w:pPr>
    </w:p>
    <w:p w14:paraId="2652BF73" w14:textId="77777777" w:rsidR="00AA2126" w:rsidRPr="00345AD1" w:rsidRDefault="00AA2126" w:rsidP="00AA2126">
      <w:pPr>
        <w:pStyle w:val="Default"/>
        <w:rPr>
          <w:ins w:id="109" w:author="mary.inoue@fap.local" w:date="2026-09-22T13:03:00Z" w16du:dateUtc="2026-09-22T17:03:00Z"/>
        </w:rPr>
      </w:pPr>
    </w:p>
    <w:p w14:paraId="4F8765D0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111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859AE89" w14:textId="77777777" w:rsidR="00AA2126" w:rsidRDefault="00AA2126" w:rsidP="00A5391B">
      <w:pPr>
        <w:rPr>
          <w:ins w:id="112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43898CA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114" w:author="mary.inoue@fap.local" w:date="2026-09-22T13:03:00Z" w16du:dateUtc="2026-09-22T17:03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0EE6603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7065E52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3:03:00Z" w16du:dateUtc="2026-09-22T17:03:00Z"/>
          <w:rFonts w:ascii="Arial" w:hAnsi="Arial" w:cs="Arial"/>
          <w:b/>
          <w:sz w:val="24"/>
          <w:szCs w:val="24"/>
        </w:rPr>
      </w:pPr>
      <w:ins w:id="117" w:author="mary.inoue@fap.local" w:date="2026-09-22T13:03:00Z" w16du:dateUtc="2026-09-22T17:03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0A5D540C" w14:textId="77777777" w:rsidR="00C01CF0" w:rsidRDefault="00C01CF0" w:rsidP="00A5391B">
      <w:pPr>
        <w:rPr>
          <w:ins w:id="118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96E052F" w14:textId="77777777" w:rsidR="00E0284E" w:rsidRPr="006A49C0" w:rsidRDefault="006A49C0" w:rsidP="00A5391B">
      <w:pPr>
        <w:rPr>
          <w:ins w:id="119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20" w:author="mary.inoue@fap.local" w:date="2026-09-22T13:03:00Z" w16du:dateUtc="2026-09-22T17:03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4CC9B816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3:03:00Z" w16du:dateUtc="2026-09-22T17:03:00Z"/>
          <w:rFonts w:ascii="ArialMT" w:hAnsi="ArialMT" w:cs="ArialMT"/>
          <w:sz w:val="24"/>
          <w:szCs w:val="24"/>
        </w:rPr>
      </w:pPr>
    </w:p>
    <w:p w14:paraId="71A7FFED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123" w:author="mary.inoue@fap.local" w:date="2026-09-22T13:03:00Z" w16du:dateUtc="2026-09-22T17:03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5512226E" w14:textId="77777777" w:rsidR="006575DD" w:rsidRDefault="006575DD" w:rsidP="006575DD">
      <w:pPr>
        <w:rPr>
          <w:ins w:id="124" w:author="mary.inoue@fap.local" w:date="2026-09-22T13:03:00Z" w16du:dateUtc="2026-09-22T17:03:00Z"/>
          <w:rFonts w:ascii="Arial" w:hAnsi="Arial" w:cs="Arial"/>
          <w:b/>
          <w:sz w:val="24"/>
          <w:szCs w:val="24"/>
        </w:rPr>
      </w:pPr>
    </w:p>
    <w:p w14:paraId="33BFAF0D" w14:textId="77777777" w:rsidR="006A49C0" w:rsidRDefault="006575DD" w:rsidP="00A5391B">
      <w:pPr>
        <w:rPr>
          <w:ins w:id="125" w:author="mary.inoue@fap.local" w:date="2026-09-22T13:03:00Z" w16du:dateUtc="2026-09-22T17:03:00Z"/>
          <w:rFonts w:ascii="Arial" w:hAnsi="Arial" w:cs="Arial"/>
          <w:b/>
          <w:sz w:val="24"/>
          <w:szCs w:val="24"/>
        </w:rPr>
      </w:pPr>
      <w:ins w:id="126" w:author="mary.inoue@fap.local" w:date="2026-09-22T13:03:00Z" w16du:dateUtc="2026-09-22T17:03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5BAB5E70" w14:textId="77777777" w:rsidR="004D03FD" w:rsidRDefault="004D03FD" w:rsidP="00A5391B">
      <w:pPr>
        <w:rPr>
          <w:ins w:id="127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28" w:author="mary.inoue@fap.local" w:date="2026-09-22T13:03:00Z" w16du:dateUtc="2026-09-22T17:03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5852CAEC" w14:textId="77777777" w:rsidR="005B2275" w:rsidRDefault="005B2275" w:rsidP="00A5391B">
      <w:pPr>
        <w:rPr>
          <w:ins w:id="129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7B3FB093" w14:textId="77777777" w:rsidR="005B2275" w:rsidRPr="00FD6C0D" w:rsidRDefault="005B2275" w:rsidP="005B2275">
      <w:pPr>
        <w:rPr>
          <w:ins w:id="130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31" w:author="mary.inoue@fap.local" w:date="2026-09-22T13:03:00Z" w16du:dateUtc="2026-09-22T17:03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5565E65F" w14:textId="77777777" w:rsidR="005B2275" w:rsidRPr="004D03FD" w:rsidRDefault="005B2275" w:rsidP="00A5391B">
      <w:pPr>
        <w:rPr>
          <w:ins w:id="132" w:author="mary.inoue@fap.local" w:date="2026-09-22T13:03:00Z" w16du:dateUtc="2026-09-22T17:03:00Z"/>
          <w:rFonts w:ascii="Arial" w:hAnsi="Arial" w:cs="Arial"/>
          <w:b/>
          <w:sz w:val="24"/>
          <w:szCs w:val="24"/>
        </w:rPr>
      </w:pPr>
    </w:p>
    <w:p w14:paraId="4143A4CD" w14:textId="77777777" w:rsidR="00C43956" w:rsidRDefault="00C43956" w:rsidP="00C43956">
      <w:pPr>
        <w:rPr>
          <w:ins w:id="133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34" w:author="mary.inoue@fap.local" w:date="2026-09-22T13:03:00Z" w16du:dateUtc="2026-09-22T17:03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5B162197" w14:textId="77777777" w:rsidR="00A54CA6" w:rsidRPr="00C6444F" w:rsidRDefault="00A54CA6" w:rsidP="00A54CA6">
      <w:pPr>
        <w:rPr>
          <w:ins w:id="135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36" w:author="mary.inoue@fap.local" w:date="2026-09-22T13:03:00Z" w16du:dateUtc="2026-09-22T17:03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7B1384E1" w14:textId="77777777" w:rsidR="00A54CA6" w:rsidRDefault="00A54CA6" w:rsidP="00A54CA6">
      <w:pPr>
        <w:rPr>
          <w:ins w:id="13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6DDA293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139" w:author="mary.inoue@fap.local" w:date="2026-09-22T13:03:00Z" w16du:dateUtc="2026-09-22T17:03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6FB2BE63" w14:textId="77777777" w:rsidR="00C43956" w:rsidRDefault="00C43956" w:rsidP="00A5391B">
      <w:pPr>
        <w:rPr>
          <w:ins w:id="140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73EC5C4" w14:textId="77777777" w:rsidR="00ED407E" w:rsidRPr="00345AD1" w:rsidRDefault="00ED407E" w:rsidP="00ED407E">
      <w:pPr>
        <w:pStyle w:val="Default"/>
        <w:rPr>
          <w:ins w:id="141" w:author="mary.inoue@fap.local" w:date="2026-09-22T13:03:00Z" w16du:dateUtc="2026-09-22T17:03:00Z"/>
        </w:rPr>
      </w:pPr>
      <w:ins w:id="142" w:author="mary.inoue@fap.local" w:date="2026-09-22T13:03:00Z" w16du:dateUtc="2026-09-22T17:03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7E35B5F5" w14:textId="77777777" w:rsidR="00ED407E" w:rsidRDefault="00ED407E" w:rsidP="00A5391B">
      <w:pPr>
        <w:rPr>
          <w:ins w:id="143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6D927C53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145" w:author="mary.inoue@fap.local" w:date="2026-09-22T13:03:00Z" w16du:dateUtc="2026-09-22T17:03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27B873D1" w14:textId="77777777" w:rsidR="00AE71D2" w:rsidRDefault="00AE71D2" w:rsidP="00A5391B">
      <w:pPr>
        <w:rPr>
          <w:ins w:id="146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</w:p>
    <w:p w14:paraId="6A3FCF8C" w14:textId="77777777" w:rsidR="00901CD7" w:rsidRDefault="00AE71D2" w:rsidP="00A5391B">
      <w:pPr>
        <w:rPr>
          <w:ins w:id="147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148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2D0A17A9" w14:textId="77777777" w:rsidR="00D64C4F" w:rsidRPr="00345AD1" w:rsidRDefault="00D64C4F" w:rsidP="00D64C4F">
      <w:pPr>
        <w:pStyle w:val="Default"/>
        <w:rPr>
          <w:ins w:id="149" w:author="mary.inoue@fap.local" w:date="2026-09-22T13:03:00Z" w16du:dateUtc="2026-09-22T17:03:00Z"/>
        </w:rPr>
      </w:pPr>
      <w:ins w:id="150" w:author="mary.inoue@fap.local" w:date="2026-09-22T13:03:00Z" w16du:dateUtc="2026-09-22T17:03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773A7426" w14:textId="77777777" w:rsidR="00D64C4F" w:rsidRDefault="00D64C4F" w:rsidP="00A5391B">
      <w:pPr>
        <w:rPr>
          <w:ins w:id="151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1886DA21" w14:textId="77777777" w:rsidR="00D1508E" w:rsidRDefault="00D1508E" w:rsidP="00D1508E">
      <w:pPr>
        <w:pStyle w:val="Default"/>
        <w:rPr>
          <w:ins w:id="152" w:author="mary.inoue@fap.local" w:date="2026-09-22T13:03:00Z" w16du:dateUtc="2026-09-22T17:03:00Z"/>
        </w:rPr>
      </w:pPr>
      <w:ins w:id="153" w:author="mary.inoue@fap.local" w:date="2026-09-22T13:03:00Z" w16du:dateUtc="2026-09-22T17:03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086AF54A" w14:textId="77777777" w:rsidR="00D1508E" w:rsidRDefault="00D1508E" w:rsidP="00A5391B">
      <w:pPr>
        <w:rPr>
          <w:ins w:id="154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0A50CE6F" w14:textId="77777777" w:rsidR="00C43956" w:rsidRDefault="00C43956" w:rsidP="00A5391B">
      <w:pPr>
        <w:rPr>
          <w:ins w:id="155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590C34CA" w14:textId="77777777" w:rsidR="00425F7C" w:rsidRPr="009B31F7" w:rsidRDefault="009B31F7" w:rsidP="00A5391B">
      <w:pPr>
        <w:rPr>
          <w:ins w:id="156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57" w:author="mary.inoue@fap.local" w:date="2026-09-22T13:03:00Z" w16du:dateUtc="2026-09-22T17:03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445219A0" w14:textId="77777777" w:rsidR="00425F7C" w:rsidRDefault="00C549DE" w:rsidP="00A5391B">
      <w:pPr>
        <w:rPr>
          <w:ins w:id="158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59" w:author="mary.inoue@fap.local" w:date="2026-09-22T13:03:00Z" w16du:dateUtc="2026-09-22T17:03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CADECB7" w14:textId="77777777" w:rsidR="0040121F" w:rsidRDefault="0040121F" w:rsidP="0040121F">
      <w:pPr>
        <w:rPr>
          <w:ins w:id="160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61" w:author="mary.inoue@fap.local" w:date="2026-09-22T13:03:00Z" w16du:dateUtc="2026-09-22T17:03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575ED6EF" w14:textId="77777777" w:rsidR="00A2270B" w:rsidRPr="00AF56D5" w:rsidRDefault="00A2270B" w:rsidP="00A2270B">
      <w:pPr>
        <w:rPr>
          <w:ins w:id="162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63" w:author="mary.inoue@fap.local" w:date="2026-09-22T13:03:00Z" w16du:dateUtc="2026-09-22T17:03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C688057" w14:textId="77777777" w:rsidR="00E45383" w:rsidRDefault="00E45383" w:rsidP="00E45383">
      <w:pPr>
        <w:rPr>
          <w:ins w:id="164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00106A91" w14:textId="77777777" w:rsidR="00395556" w:rsidRPr="000642ED" w:rsidRDefault="00395556" w:rsidP="00395556">
      <w:pPr>
        <w:rPr>
          <w:ins w:id="165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66" w:author="mary.inoue@fap.local" w:date="2026-09-22T13:03:00Z" w16du:dateUtc="2026-09-22T17:03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10D4F1CE" w14:textId="77777777" w:rsidR="0040121F" w:rsidRDefault="0040121F" w:rsidP="0040121F">
      <w:pPr>
        <w:rPr>
          <w:ins w:id="16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544D16FF" w14:textId="77777777" w:rsidR="00395556" w:rsidRDefault="00395556" w:rsidP="00E45383">
      <w:pPr>
        <w:rPr>
          <w:ins w:id="168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2C780DBF" w14:textId="77777777" w:rsidR="00E45383" w:rsidRPr="0050434A" w:rsidRDefault="00E45383" w:rsidP="00E45383">
      <w:pPr>
        <w:rPr>
          <w:ins w:id="169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70" w:author="mary.inoue@fap.local" w:date="2026-09-22T13:03:00Z" w16du:dateUtc="2026-09-22T17:03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14B4293D" w14:textId="77777777" w:rsidR="00723985" w:rsidRDefault="00723985" w:rsidP="00723985">
      <w:pPr>
        <w:pStyle w:val="Default"/>
        <w:rPr>
          <w:ins w:id="171" w:author="mary.inoue@fap.local" w:date="2026-09-22T13:03:00Z" w16du:dateUtc="2026-09-22T17:03:00Z"/>
        </w:rPr>
      </w:pPr>
    </w:p>
    <w:p w14:paraId="5E9EBC42" w14:textId="77777777" w:rsidR="00EB44BF" w:rsidRPr="008D7954" w:rsidRDefault="00EB44BF" w:rsidP="00EB44BF">
      <w:pPr>
        <w:rPr>
          <w:ins w:id="172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73" w:author="mary.inoue@fap.local" w:date="2026-09-22T13:03:00Z" w16du:dateUtc="2026-09-22T17:03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AA92B89" w14:textId="77777777" w:rsidR="00E45383" w:rsidRDefault="00E45383" w:rsidP="00723985">
      <w:pPr>
        <w:pStyle w:val="Default"/>
        <w:rPr>
          <w:ins w:id="174" w:author="mary.inoue@fap.local" w:date="2026-09-22T13:03:00Z" w16du:dateUtc="2026-09-22T17:03:00Z"/>
        </w:rPr>
      </w:pPr>
    </w:p>
    <w:p w14:paraId="16F7EE67" w14:textId="77777777" w:rsidR="00723985" w:rsidRPr="00345AD1" w:rsidRDefault="00723985" w:rsidP="00723985">
      <w:pPr>
        <w:pStyle w:val="Default"/>
        <w:rPr>
          <w:ins w:id="175" w:author="mary.inoue@fap.local" w:date="2026-09-22T13:03:00Z" w16du:dateUtc="2026-09-22T17:03:00Z"/>
        </w:rPr>
      </w:pPr>
      <w:ins w:id="176" w:author="mary.inoue@fap.local" w:date="2026-09-22T13:03:00Z" w16du:dateUtc="2026-09-22T17:03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4081B1C5" w14:textId="77777777" w:rsidR="00723985" w:rsidRDefault="00723985" w:rsidP="00A5391B">
      <w:pPr>
        <w:rPr>
          <w:ins w:id="17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4A8DAFED" w14:textId="77777777" w:rsidR="00B30730" w:rsidRPr="00345AD1" w:rsidRDefault="00B30730" w:rsidP="00B30730">
      <w:pPr>
        <w:pStyle w:val="Default"/>
        <w:rPr>
          <w:ins w:id="178" w:author="mary.inoue@fap.local" w:date="2026-09-22T13:03:00Z" w16du:dateUtc="2026-09-22T17:03:00Z"/>
        </w:rPr>
      </w:pPr>
      <w:ins w:id="179" w:author="mary.inoue@fap.local" w:date="2026-09-22T13:03:00Z" w16du:dateUtc="2026-09-22T17:03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38A2FD60" w14:textId="77777777" w:rsidR="00B30730" w:rsidRDefault="00B30730" w:rsidP="00A5391B">
      <w:pPr>
        <w:rPr>
          <w:ins w:id="180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5FDF2364" w14:textId="77777777" w:rsidR="00723985" w:rsidRDefault="00723985" w:rsidP="00A5391B">
      <w:pPr>
        <w:rPr>
          <w:ins w:id="181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0E5D932A" w14:textId="77777777" w:rsidR="00723985" w:rsidRDefault="00723985" w:rsidP="00A5391B">
      <w:pPr>
        <w:rPr>
          <w:ins w:id="182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6E371F3" w14:textId="77777777" w:rsidR="00BC4C01" w:rsidRPr="00BC4C01" w:rsidRDefault="00BC4C01" w:rsidP="00A5391B">
      <w:pPr>
        <w:rPr>
          <w:ins w:id="183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84" w:author="mary.inoue@fap.local" w:date="2026-09-22T13:03:00Z" w16du:dateUtc="2026-09-22T17:03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4E9739E3" w14:textId="77777777" w:rsidR="00B23618" w:rsidRDefault="00B23618" w:rsidP="00B23618">
      <w:pPr>
        <w:rPr>
          <w:ins w:id="185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86" w:author="mary.inoue@fap.local" w:date="2026-09-22T13:03:00Z" w16du:dateUtc="2026-09-22T17:03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1A94A5AA" w14:textId="77777777" w:rsidR="00B23618" w:rsidRDefault="00B23618" w:rsidP="00A5391B">
      <w:pPr>
        <w:rPr>
          <w:ins w:id="18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53A42952" w14:textId="77777777" w:rsidR="00B23618" w:rsidRDefault="00B23618" w:rsidP="00A5391B">
      <w:pPr>
        <w:rPr>
          <w:ins w:id="188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5BD22254" w14:textId="77777777" w:rsidR="006D73AD" w:rsidRDefault="006F5CEB" w:rsidP="00A5391B">
      <w:pPr>
        <w:rPr>
          <w:ins w:id="189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90" w:author="mary.inoue@fap.local" w:date="2026-09-22T13:03:00Z" w16du:dateUtc="2026-09-22T17:03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277BCDCE" w14:textId="77777777" w:rsidR="00B23618" w:rsidRPr="003A0E43" w:rsidRDefault="00B23618" w:rsidP="00B23618">
      <w:pPr>
        <w:rPr>
          <w:ins w:id="191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92" w:author="mary.inoue@fap.local" w:date="2026-09-22T13:03:00Z" w16du:dateUtc="2026-09-22T17:03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539310C8" w14:textId="77777777" w:rsidR="00B30730" w:rsidRDefault="00B30730" w:rsidP="00A5391B">
      <w:pPr>
        <w:rPr>
          <w:ins w:id="193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4BF7A44B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195" w:author="mary.inoue@fap.local" w:date="2026-09-22T13:03:00Z" w16du:dateUtc="2026-09-22T17:03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7666B0B4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3:03:00Z" w16du:dateUtc="2026-09-22T17:03:00Z"/>
          <w:rFonts w:ascii="ArialMT" w:hAnsi="ArialMT" w:cs="ArialMT"/>
          <w:sz w:val="24"/>
          <w:szCs w:val="24"/>
        </w:rPr>
      </w:pPr>
    </w:p>
    <w:p w14:paraId="5C95D2F7" w14:textId="77777777" w:rsidR="00B23618" w:rsidRDefault="00B23618" w:rsidP="00B23618">
      <w:pPr>
        <w:rPr>
          <w:ins w:id="197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198" w:author="mary.inoue@fap.local" w:date="2026-09-22T13:03:00Z" w16du:dateUtc="2026-09-22T17:03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7ACB2505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200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5E58221B" w14:textId="77777777" w:rsidR="00B23618" w:rsidRPr="00345AD1" w:rsidRDefault="00B23618" w:rsidP="00B23618">
      <w:pPr>
        <w:pStyle w:val="Default"/>
        <w:rPr>
          <w:ins w:id="201" w:author="mary.inoue@fap.local" w:date="2026-09-22T13:03:00Z" w16du:dateUtc="2026-09-22T17:03:00Z"/>
        </w:rPr>
      </w:pPr>
      <w:ins w:id="202" w:author="mary.inoue@fap.local" w:date="2026-09-22T13:03:00Z" w16du:dateUtc="2026-09-22T17:03:00Z">
        <w:r w:rsidRPr="00345AD1">
          <w:t xml:space="preserve"> </w:t>
        </w:r>
      </w:ins>
    </w:p>
    <w:p w14:paraId="76215839" w14:textId="77777777" w:rsidR="00B23618" w:rsidRDefault="00B23618" w:rsidP="00B23618">
      <w:pPr>
        <w:rPr>
          <w:ins w:id="203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78426A8E" w14:textId="77777777" w:rsidR="00B23618" w:rsidRDefault="00B23618" w:rsidP="00B23618">
      <w:pPr>
        <w:rPr>
          <w:ins w:id="204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26FEC059" w14:textId="77777777" w:rsidR="00B23618" w:rsidRDefault="00B23618" w:rsidP="00B23618">
      <w:pPr>
        <w:rPr>
          <w:ins w:id="205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06" w:author="mary.inoue@fap.local" w:date="2026-09-22T13:03:00Z" w16du:dateUtc="2026-09-22T17:03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1625EC6D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3:03:00Z" w16du:dateUtc="2026-09-22T17:03:00Z"/>
          <w:rFonts w:ascii="ArialMT" w:hAnsi="ArialMT" w:cs="ArialMT"/>
          <w:sz w:val="24"/>
          <w:szCs w:val="24"/>
        </w:rPr>
      </w:pPr>
    </w:p>
    <w:p w14:paraId="47EBE01F" w14:textId="77777777" w:rsidR="00B30730" w:rsidRDefault="00B30730" w:rsidP="00A5391B">
      <w:pPr>
        <w:rPr>
          <w:ins w:id="208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F01ECE3" w14:textId="77777777" w:rsidR="00D1600A" w:rsidRPr="00345AD1" w:rsidRDefault="00D1600A" w:rsidP="00D1600A">
      <w:pPr>
        <w:pStyle w:val="Default"/>
        <w:rPr>
          <w:ins w:id="209" w:author="mary.inoue@fap.local" w:date="2026-09-22T13:03:00Z" w16du:dateUtc="2026-09-22T17:03:00Z"/>
        </w:rPr>
      </w:pPr>
      <w:ins w:id="210" w:author="mary.inoue@fap.local" w:date="2026-09-22T13:03:00Z" w16du:dateUtc="2026-09-22T17:03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7E9A252" w14:textId="77777777" w:rsidR="004175E5" w:rsidRDefault="004175E5" w:rsidP="00A5391B">
      <w:pPr>
        <w:rPr>
          <w:ins w:id="211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6905062B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3:03:00Z" w16du:dateUtc="2026-09-22T17:03:00Z"/>
          <w:rFonts w:ascii="Arial" w:hAnsi="Arial" w:cs="Arial"/>
          <w:b/>
          <w:sz w:val="24"/>
          <w:szCs w:val="24"/>
        </w:rPr>
      </w:pPr>
      <w:ins w:id="213" w:author="mary.inoue@fap.local" w:date="2026-09-22T13:03:00Z" w16du:dateUtc="2026-09-22T17:03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00CA8C6C" w14:textId="77777777" w:rsidR="00F33C0F" w:rsidRDefault="00F33C0F" w:rsidP="00A5391B">
      <w:pPr>
        <w:rPr>
          <w:ins w:id="214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7579B4D1" w14:textId="77777777" w:rsidR="00D60738" w:rsidRDefault="00D60738" w:rsidP="00A5391B">
      <w:pPr>
        <w:rPr>
          <w:ins w:id="215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16" w:author="mary.inoue@fap.local" w:date="2026-09-22T13:03:00Z" w16du:dateUtc="2026-09-22T17:03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591AAEDC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18" w:author="mary.inoue@fap.local" w:date="2026-09-22T13:03:00Z" w16du:dateUtc="2026-09-22T17:03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6FB319BE" w14:textId="77777777" w:rsidR="00A24980" w:rsidRPr="00D60738" w:rsidRDefault="00A24980" w:rsidP="00A5391B">
      <w:pPr>
        <w:rPr>
          <w:ins w:id="219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44EF7679" w14:textId="77777777" w:rsidR="00163BDD" w:rsidRDefault="00163BDD" w:rsidP="00A5391B">
      <w:pPr>
        <w:rPr>
          <w:ins w:id="220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21" w:author="mary.inoue@fap.local" w:date="2026-09-22T13:03:00Z" w16du:dateUtc="2026-09-22T17:03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31A0E1BD" w14:textId="77777777" w:rsidR="00B23618" w:rsidRDefault="00B23618" w:rsidP="00A5391B">
      <w:pPr>
        <w:rPr>
          <w:ins w:id="222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0400EB14" w14:textId="77777777" w:rsidR="00B23618" w:rsidRDefault="00B23618" w:rsidP="00B23618">
      <w:pPr>
        <w:rPr>
          <w:ins w:id="223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2470275" w14:textId="77777777" w:rsidR="00B23618" w:rsidRDefault="00B23618" w:rsidP="00A5391B">
      <w:pPr>
        <w:rPr>
          <w:ins w:id="224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69361213" w14:textId="77777777" w:rsidR="00094AC5" w:rsidRDefault="00094AC5" w:rsidP="00094AC5">
      <w:pPr>
        <w:pStyle w:val="Default"/>
        <w:rPr>
          <w:ins w:id="225" w:author="mary.inoue@fap.local" w:date="2026-09-22T13:03:00Z" w16du:dateUtc="2026-09-22T17:03:00Z"/>
        </w:rPr>
      </w:pPr>
      <w:ins w:id="226" w:author="mary.inoue@fap.local" w:date="2026-09-22T13:03:00Z" w16du:dateUtc="2026-09-22T17:03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A605F5B" w14:textId="77777777" w:rsidR="00B23618" w:rsidRDefault="00B23618" w:rsidP="00B23618">
      <w:pPr>
        <w:rPr>
          <w:ins w:id="22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E371AF2" w14:textId="77777777" w:rsidR="00B23618" w:rsidRPr="003268AD" w:rsidRDefault="00B23618" w:rsidP="00B23618">
      <w:pPr>
        <w:rPr>
          <w:ins w:id="228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29" w:author="mary.inoue@fap.local" w:date="2026-09-22T13:03:00Z" w16du:dateUtc="2026-09-22T17:03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63119D8A" w14:textId="77777777" w:rsidR="00B23618" w:rsidRPr="005B78AA" w:rsidRDefault="00B23618" w:rsidP="00B23618">
      <w:pPr>
        <w:rPr>
          <w:ins w:id="230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31" w:author="mary.inoue@fap.local" w:date="2026-09-22T13:03:00Z" w16du:dateUtc="2026-09-22T17:0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35D598FD" w14:textId="77777777" w:rsidR="00B23618" w:rsidRPr="00345AD1" w:rsidRDefault="00B23618" w:rsidP="00094AC5">
      <w:pPr>
        <w:pStyle w:val="Default"/>
        <w:rPr>
          <w:ins w:id="232" w:author="mary.inoue@fap.local" w:date="2026-09-22T13:03:00Z" w16du:dateUtc="2026-09-22T17:03:00Z"/>
        </w:rPr>
      </w:pPr>
    </w:p>
    <w:p w14:paraId="5E5B044A" w14:textId="77777777" w:rsidR="00094AC5" w:rsidRDefault="00094AC5" w:rsidP="00094AC5">
      <w:pPr>
        <w:pStyle w:val="Default"/>
        <w:rPr>
          <w:ins w:id="233" w:author="mary.inoue@fap.local" w:date="2026-09-22T13:03:00Z" w16du:dateUtc="2026-09-22T17:03:00Z"/>
        </w:rPr>
      </w:pPr>
    </w:p>
    <w:p w14:paraId="64C077AD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235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46BC1E29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</w:p>
    <w:p w14:paraId="39DDDD77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238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0F85FE84" w14:textId="77777777" w:rsidR="00094AC5" w:rsidRPr="00163BDD" w:rsidRDefault="00094AC5" w:rsidP="00A5391B">
      <w:pPr>
        <w:rPr>
          <w:ins w:id="239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2281D117" w14:textId="77777777" w:rsidR="00A5391B" w:rsidRPr="00A5391B" w:rsidRDefault="00A5391B" w:rsidP="00A5391B">
      <w:pPr>
        <w:rPr>
          <w:ins w:id="240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41" w:author="mary.inoue@fap.local" w:date="2026-09-22T13:03:00Z" w16du:dateUtc="2026-09-22T17:03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693F2F9A" w14:textId="77777777" w:rsidR="002C247D" w:rsidRDefault="002C247D" w:rsidP="002C247D">
      <w:pPr>
        <w:rPr>
          <w:ins w:id="242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43" w:author="mary.inoue@fap.local" w:date="2026-09-22T13:03:00Z" w16du:dateUtc="2026-09-22T17:03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38121564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245" w:author="mary.inoue@fap.local" w:date="2026-09-22T13:03:00Z" w16du:dateUtc="2026-09-22T17:03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28CB6D21" w14:textId="77777777" w:rsidR="00BB7F95" w:rsidRDefault="00BB7F95" w:rsidP="002C247D">
      <w:pPr>
        <w:rPr>
          <w:ins w:id="246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1F264FA0" w14:textId="77777777" w:rsidR="00BB7F95" w:rsidRDefault="00BB7F95" w:rsidP="002C247D">
      <w:pPr>
        <w:rPr>
          <w:ins w:id="24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1BC96F4A" w14:textId="77777777" w:rsidR="00BB7F95" w:rsidRDefault="00BB7F95" w:rsidP="002C247D">
      <w:pPr>
        <w:rPr>
          <w:ins w:id="248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19BF2C46" w14:textId="77777777" w:rsidR="00140891" w:rsidRDefault="00140891" w:rsidP="002C247D">
      <w:pPr>
        <w:rPr>
          <w:ins w:id="249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50" w:author="mary.inoue@fap.local" w:date="2026-09-22T13:03:00Z" w16du:dateUtc="2026-09-22T17:03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56122A5B" w14:textId="77777777" w:rsidR="00B23618" w:rsidRPr="005B78AA" w:rsidRDefault="00B23618" w:rsidP="00B23618">
      <w:pPr>
        <w:rPr>
          <w:ins w:id="251" w:author="mary.inoue@fap.local" w:date="2026-09-22T13:03:00Z" w16du:dateUtc="2026-09-22T17:03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3:03:00Z" w16du:dateUtc="2026-09-22T17:0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11EFD65A" w14:textId="77777777" w:rsidR="00B23618" w:rsidRPr="00140891" w:rsidRDefault="00B23618" w:rsidP="002C247D">
      <w:pPr>
        <w:rPr>
          <w:ins w:id="254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38FF06C0" w14:textId="77777777" w:rsidR="00140891" w:rsidRDefault="00140891" w:rsidP="002C247D">
      <w:pPr>
        <w:rPr>
          <w:ins w:id="255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56" w:author="mary.inoue@fap.local" w:date="2026-09-22T13:03:00Z" w16du:dateUtc="2026-09-22T17:03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2AB2B53D" w14:textId="77777777" w:rsidR="00064320" w:rsidRDefault="00064320" w:rsidP="00064320">
      <w:pPr>
        <w:pStyle w:val="Default"/>
        <w:rPr>
          <w:ins w:id="257" w:author="mary.inoue@fap.local" w:date="2026-09-22T13:03:00Z" w16du:dateUtc="2026-09-22T17:03:00Z"/>
        </w:rPr>
      </w:pPr>
    </w:p>
    <w:p w14:paraId="24DFB58F" w14:textId="77777777" w:rsidR="00064320" w:rsidRPr="00345AD1" w:rsidRDefault="00064320" w:rsidP="00064320">
      <w:pPr>
        <w:pStyle w:val="Default"/>
        <w:rPr>
          <w:ins w:id="258" w:author="mary.inoue@fap.local" w:date="2026-09-22T13:03:00Z" w16du:dateUtc="2026-09-22T17:03:00Z"/>
        </w:rPr>
      </w:pPr>
      <w:ins w:id="259" w:author="mary.inoue@fap.local" w:date="2026-09-22T13:03:00Z" w16du:dateUtc="2026-09-22T17:03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54504F8" w14:textId="77777777" w:rsidR="00064320" w:rsidRDefault="00064320" w:rsidP="00064320">
      <w:pPr>
        <w:pStyle w:val="Default"/>
        <w:rPr>
          <w:ins w:id="260" w:author="mary.inoue@fap.local" w:date="2026-09-22T13:03:00Z" w16du:dateUtc="2026-09-22T17:03:00Z"/>
        </w:rPr>
      </w:pPr>
    </w:p>
    <w:p w14:paraId="33DC65A7" w14:textId="77777777" w:rsidR="00064320" w:rsidRPr="008A41B7" w:rsidRDefault="008A41B7" w:rsidP="002C247D">
      <w:pPr>
        <w:rPr>
          <w:ins w:id="261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62" w:author="mary.inoue@fap.local" w:date="2026-09-22T13:03:00Z" w16du:dateUtc="2026-09-22T17:03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29347D0E" w14:textId="77777777" w:rsidR="00064320" w:rsidRDefault="00064320" w:rsidP="002C247D">
      <w:pPr>
        <w:rPr>
          <w:ins w:id="263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5DAE3D34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3:03:00Z" w16du:dateUtc="2026-09-22T17:03:00Z"/>
          <w:rFonts w:ascii="Arial" w:hAnsi="Arial" w:cs="Arial"/>
          <w:color w:val="000000"/>
          <w:sz w:val="24"/>
          <w:szCs w:val="24"/>
        </w:rPr>
      </w:pPr>
      <w:ins w:id="265" w:author="mary.inoue@fap.local" w:date="2026-09-22T13:03:00Z" w16du:dateUtc="2026-09-22T17:03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006ED9CC" w14:textId="77777777" w:rsidR="00706622" w:rsidRPr="00345AD1" w:rsidRDefault="00706622" w:rsidP="00706622">
      <w:pPr>
        <w:pStyle w:val="Default"/>
        <w:rPr>
          <w:ins w:id="266" w:author="mary.inoue@fap.local" w:date="2026-09-22T13:03:00Z" w16du:dateUtc="2026-09-22T17:03:00Z"/>
        </w:rPr>
      </w:pPr>
    </w:p>
    <w:p w14:paraId="37A61BC9" w14:textId="77777777" w:rsidR="00494500" w:rsidRDefault="00494500" w:rsidP="00494500">
      <w:pPr>
        <w:pStyle w:val="Default"/>
        <w:rPr>
          <w:ins w:id="267" w:author="mary.inoue@fap.local" w:date="2026-09-22T13:03:00Z" w16du:dateUtc="2026-09-22T17:03:00Z"/>
        </w:rPr>
      </w:pPr>
      <w:ins w:id="268" w:author="mary.inoue@fap.local" w:date="2026-09-22T13:03:00Z" w16du:dateUtc="2026-09-22T17:03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7A84BC18" w14:textId="77777777" w:rsidR="005201FD" w:rsidRDefault="005201FD" w:rsidP="00494500">
      <w:pPr>
        <w:pStyle w:val="Default"/>
        <w:rPr>
          <w:ins w:id="269" w:author="mary.inoue@fap.local" w:date="2026-09-22T13:03:00Z" w16du:dateUtc="2026-09-22T17:03:00Z"/>
        </w:rPr>
      </w:pPr>
    </w:p>
    <w:p w14:paraId="5130D45C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71" w:author="mary.inoue@fap.local" w:date="2026-09-22T13:03:00Z" w16du:dateUtc="2026-09-22T17:03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594FBFFC" w14:textId="77777777" w:rsidR="005201FD" w:rsidRPr="00345AD1" w:rsidRDefault="005201FD" w:rsidP="00494500">
      <w:pPr>
        <w:pStyle w:val="Default"/>
        <w:rPr>
          <w:ins w:id="272" w:author="mary.inoue@fap.local" w:date="2026-09-22T13:03:00Z" w16du:dateUtc="2026-09-22T17:03:00Z"/>
        </w:rPr>
      </w:pPr>
    </w:p>
    <w:p w14:paraId="63851C55" w14:textId="77777777" w:rsidR="00BD6490" w:rsidRPr="00345AD1" w:rsidRDefault="00BD6490" w:rsidP="00BD6490">
      <w:pPr>
        <w:pStyle w:val="Default"/>
        <w:rPr>
          <w:ins w:id="273" w:author="mary.inoue@fap.local" w:date="2026-09-22T13:03:00Z" w16du:dateUtc="2026-09-22T17:03:00Z"/>
        </w:rPr>
      </w:pPr>
      <w:ins w:id="274" w:author="mary.inoue@fap.local" w:date="2026-09-22T13:03:00Z" w16du:dateUtc="2026-09-22T17:03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049CD767" w14:textId="77777777" w:rsidR="00064320" w:rsidRDefault="00064320" w:rsidP="002C247D">
      <w:pPr>
        <w:rPr>
          <w:ins w:id="275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p w14:paraId="10003AD3" w14:textId="77777777" w:rsidR="00B9482B" w:rsidRDefault="00B9482B" w:rsidP="002C247D">
      <w:pPr>
        <w:rPr>
          <w:ins w:id="276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77" w:author="mary.inoue@fap.local" w:date="2026-09-22T13:03:00Z" w16du:dateUtc="2026-09-22T17:03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3DD712A" w14:textId="77777777" w:rsidR="00B9482B" w:rsidRDefault="00B9482B" w:rsidP="002C247D">
      <w:pPr>
        <w:rPr>
          <w:ins w:id="278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79" w:author="mary.inoue@fap.local" w:date="2026-09-22T13:03:00Z" w16du:dateUtc="2026-09-22T17:03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114B4129" w14:textId="77777777" w:rsidR="009801CD" w:rsidRDefault="009801CD" w:rsidP="002C247D">
      <w:pPr>
        <w:rPr>
          <w:ins w:id="280" w:author="mary.inoue@fap.local" w:date="2026-09-22T13:03:00Z" w16du:dateUtc="2026-09-22T17:03:00Z"/>
          <w:rFonts w:ascii="Arial" w:hAnsi="Arial" w:cs="Arial"/>
          <w:sz w:val="24"/>
          <w:szCs w:val="24"/>
        </w:rPr>
      </w:pPr>
      <w:ins w:id="281" w:author="mary.inoue@fap.local" w:date="2026-09-22T13:03:00Z" w16du:dateUtc="2026-09-22T17:03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0F0F80C3" w14:textId="77777777" w:rsidR="00C10C2A" w:rsidRPr="00345AD1" w:rsidRDefault="00C10C2A" w:rsidP="00C10C2A">
      <w:pPr>
        <w:pStyle w:val="Default"/>
        <w:rPr>
          <w:ins w:id="282" w:author="mary.inoue@fap.local" w:date="2026-09-22T13:03:00Z" w16du:dateUtc="2026-09-22T17:03:00Z"/>
        </w:rPr>
      </w:pPr>
      <w:ins w:id="283" w:author="mary.inoue@fap.local" w:date="2026-09-22T13:03:00Z" w16du:dateUtc="2026-09-22T17:03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60CB7B86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3:03:00Z" w16du:dateUtc="2026-09-22T17:03:00Z"/>
          <w:rFonts w:ascii="ArialMT" w:hAnsi="ArialMT" w:cs="ArialMT"/>
          <w:sz w:val="24"/>
          <w:szCs w:val="24"/>
        </w:rPr>
      </w:pPr>
    </w:p>
    <w:p w14:paraId="794EB6D7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3:03:00Z" w16du:dateUtc="2026-09-22T17:03:00Z"/>
          <w:rFonts w:ascii="ArialMT" w:hAnsi="ArialMT" w:cs="ArialMT"/>
          <w:sz w:val="24"/>
          <w:szCs w:val="24"/>
        </w:rPr>
      </w:pPr>
      <w:ins w:id="286" w:author="mary.inoue@fap.local" w:date="2026-09-22T13:03:00Z" w16du:dateUtc="2026-09-22T17:03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5BC95D46" w14:textId="77777777" w:rsidR="00C10C2A" w:rsidRPr="009801CD" w:rsidRDefault="00C10C2A" w:rsidP="002C247D">
      <w:pPr>
        <w:rPr>
          <w:ins w:id="287" w:author="mary.inoue@fap.local" w:date="2026-09-22T13:03:00Z" w16du:dateUtc="2026-09-22T17:03:00Z"/>
          <w:rFonts w:ascii="Arial" w:hAnsi="Arial" w:cs="Arial"/>
          <w:sz w:val="24"/>
          <w:szCs w:val="24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1A60DB" w:rsidRPr="001A60DB" w14:paraId="3EE01FCE" w14:textId="77777777" w:rsidTr="001A60DB">
        <w:trPr>
          <w:trHeight w:val="270"/>
          <w:del w:id="288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C3BBF" w14:textId="77777777" w:rsidR="001A60DB" w:rsidRPr="001A60DB" w:rsidRDefault="001A60DB" w:rsidP="001A60DB">
            <w:pPr>
              <w:rPr>
                <w:del w:id="289" w:author="mary.inoue@fap.local" w:date="2026-09-22T13:03:00Z" w16du:dateUtc="2026-09-22T17:03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290" w:author="mary.inoue@fap.local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D011B" w14:textId="77777777" w:rsidR="001A60DB" w:rsidRPr="001A60DB" w:rsidRDefault="001A60DB" w:rsidP="001A60DB">
            <w:pPr>
              <w:rPr>
                <w:del w:id="291" w:author="mary.inoue@fap.local" w:date="2026-09-22T13:03:00Z" w16du:dateUtc="2026-09-22T17:03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1A60DB" w:rsidRPr="001A60DB" w14:paraId="6F11180D" w14:textId="77777777" w:rsidTr="001A60DB">
        <w:trPr>
          <w:trHeight w:val="315"/>
          <w:del w:id="292" w:author="mary.inoue@fap.local" w:date="2026-09-22T13:03:00Z" w16du:dateUtc="2026-09-22T17:03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3731081D" w14:textId="77777777" w:rsidR="001A60DB" w:rsidRPr="001A60DB" w:rsidRDefault="001A60DB" w:rsidP="001A60DB">
            <w:pPr>
              <w:jc w:val="center"/>
              <w:rPr>
                <w:del w:id="293" w:author="mary.inoue@fap.loca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4" w:author="mary.inoue@fap.local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1A60DB" w:rsidRPr="001A60DB" w14:paraId="3502E923" w14:textId="77777777" w:rsidTr="001A60DB">
        <w:trPr>
          <w:trHeight w:val="330"/>
          <w:del w:id="295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DD48A8D" w14:textId="77777777" w:rsidR="001A60DB" w:rsidRPr="001A60DB" w:rsidRDefault="001A60DB" w:rsidP="001A60DB">
            <w:pPr>
              <w:rPr>
                <w:del w:id="296" w:author="mary.inoue@fap.loca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7" w:author="mary.inoue@fap.local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DD44FB6" w14:textId="77777777" w:rsidR="001A60DB" w:rsidRPr="001A60DB" w:rsidRDefault="001A60DB" w:rsidP="001A60DB">
            <w:pPr>
              <w:jc w:val="center"/>
              <w:rPr>
                <w:del w:id="298" w:author="mary.inoue@fap.loca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9" w:author="mary.inoue@fap.local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1A60DB" w:rsidRPr="001A60DB" w14:paraId="40367E68" w14:textId="77777777" w:rsidTr="001A60DB">
        <w:trPr>
          <w:trHeight w:val="315"/>
          <w:del w:id="300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BB6AC65" w14:textId="77777777" w:rsidR="001A60DB" w:rsidRPr="001A60DB" w:rsidRDefault="001A60DB" w:rsidP="001A60DB">
            <w:pPr>
              <w:rPr>
                <w:del w:id="301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2" w:author="mary.inoue@fap.loca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A007FE0" w14:textId="77777777" w:rsidR="001A60DB" w:rsidRPr="001A60DB" w:rsidRDefault="001A60DB" w:rsidP="001A60DB">
            <w:pPr>
              <w:jc w:val="right"/>
              <w:rPr>
                <w:del w:id="303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4" w:author="mary.inoue@fap.loca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13.9905</w:delText>
              </w:r>
            </w:del>
          </w:p>
        </w:tc>
      </w:tr>
      <w:tr w:rsidR="001A60DB" w:rsidRPr="001A60DB" w14:paraId="49C7DFE4" w14:textId="77777777" w:rsidTr="001A60DB">
        <w:trPr>
          <w:trHeight w:val="315"/>
          <w:del w:id="305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59C20F2" w14:textId="77777777" w:rsidR="001A60DB" w:rsidRPr="001A60DB" w:rsidRDefault="001A60DB" w:rsidP="001A60DB">
            <w:pPr>
              <w:rPr>
                <w:del w:id="306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7" w:author="mary.inoue@fap.loca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1A88A20" w14:textId="77777777" w:rsidR="001A60DB" w:rsidRPr="001A60DB" w:rsidRDefault="001A60DB" w:rsidP="001A60DB">
            <w:pPr>
              <w:jc w:val="right"/>
              <w:rPr>
                <w:del w:id="308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9" w:author="mary.inoue@fap.loca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17.2594</w:delText>
              </w:r>
            </w:del>
          </w:p>
        </w:tc>
      </w:tr>
      <w:tr w:rsidR="001A60DB" w:rsidRPr="001A60DB" w14:paraId="092C3B08" w14:textId="77777777" w:rsidTr="001A60DB">
        <w:trPr>
          <w:trHeight w:val="300"/>
          <w:del w:id="310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3E507BF" w14:textId="77777777" w:rsidR="001A60DB" w:rsidRPr="001A60DB" w:rsidRDefault="001A60DB" w:rsidP="001A60DB">
            <w:pPr>
              <w:rPr>
                <w:del w:id="311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12" w:author="mary.inoue@fap.loca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466DCAA" w14:textId="77777777" w:rsidR="001A60DB" w:rsidRPr="001A60DB" w:rsidRDefault="001A60DB" w:rsidP="001A60DB">
            <w:pPr>
              <w:jc w:val="right"/>
              <w:rPr>
                <w:del w:id="313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14" w:author="mary.inoue@fap.loca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14.5518</w:delText>
              </w:r>
            </w:del>
          </w:p>
        </w:tc>
      </w:tr>
    </w:tbl>
    <w:p w14:paraId="00E14A26" w14:textId="77777777" w:rsidR="00BE7473" w:rsidRDefault="00BE7473" w:rsidP="00035935">
      <w:pPr>
        <w:rPr>
          <w:del w:id="315" w:author="mary.inoue@fap.local" w:date="2026-09-22T13:03:00Z" w16du:dateUtc="2026-09-22T17:03:00Z"/>
        </w:rPr>
      </w:pPr>
    </w:p>
    <w:p w14:paraId="5DE635AC" w14:textId="77777777" w:rsidR="001A60DB" w:rsidRDefault="001A60DB" w:rsidP="00035935">
      <w:pPr>
        <w:rPr>
          <w:del w:id="316" w:author="mary.inoue@fap.local" w:date="2026-09-22T13:03:00Z" w16du:dateUtc="2026-09-22T17:03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F6672B" w:rsidRPr="00F6672B" w14:paraId="2E5F0C92" w14:textId="77777777" w:rsidTr="00F6672B">
        <w:trPr>
          <w:trHeight w:val="270"/>
          <w:del w:id="317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5E538" w14:textId="77777777" w:rsidR="00F6672B" w:rsidRPr="00F6672B" w:rsidRDefault="00F6672B" w:rsidP="00F6672B">
            <w:pPr>
              <w:rPr>
                <w:del w:id="318" w:author="mary.inoue@fap.local" w:date="2026-09-22T13:03:00Z" w16du:dateUtc="2026-09-22T17:03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319" w:author="mary.inoue@fap.local" w:date="2026-09-22T13:03:00Z" w16du:dateUtc="2026-09-22T17:03:00Z">
              <w:r w:rsidRPr="00F6672B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78390" w14:textId="77777777" w:rsidR="00F6672B" w:rsidRPr="00F6672B" w:rsidRDefault="00F6672B" w:rsidP="00F6672B">
            <w:pPr>
              <w:rPr>
                <w:del w:id="320" w:author="mary.inoue@fap.local" w:date="2026-09-22T13:03:00Z" w16du:dateUtc="2026-09-22T17:03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F6672B" w:rsidRPr="00F6672B" w14:paraId="259156AC" w14:textId="77777777" w:rsidTr="00F6672B">
        <w:trPr>
          <w:trHeight w:val="315"/>
          <w:del w:id="321" w:author="mary.inoue@fap.local" w:date="2026-09-22T13:03:00Z" w16du:dateUtc="2026-09-22T17:03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0F720E0A" w14:textId="77777777" w:rsidR="00F6672B" w:rsidRPr="00F6672B" w:rsidRDefault="00F6672B" w:rsidP="00F6672B">
            <w:pPr>
              <w:jc w:val="center"/>
              <w:rPr>
                <w:del w:id="322" w:author="mary.inoue@fap.loca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3" w:author="mary.inoue@fap.local" w:date="2026-09-22T13:03:00Z" w16du:dateUtc="2026-09-22T17:03:00Z">
              <w:r w:rsidRPr="00F6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</w:tr>
      <w:tr w:rsidR="00F6672B" w:rsidRPr="00F6672B" w14:paraId="7A2A3DD8" w14:textId="77777777" w:rsidTr="00F6672B">
        <w:trPr>
          <w:trHeight w:val="330"/>
          <w:del w:id="324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3B6D16F" w14:textId="77777777" w:rsidR="00F6672B" w:rsidRPr="00F6672B" w:rsidRDefault="00F6672B" w:rsidP="00F6672B">
            <w:pPr>
              <w:rPr>
                <w:del w:id="325" w:author="mary.inoue@fap.loca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6" w:author="mary.inoue@fap.local" w:date="2026-09-22T13:03:00Z" w16du:dateUtc="2026-09-22T17:03:00Z">
              <w:r w:rsidRPr="00F6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78D7E12" w14:textId="77777777" w:rsidR="00F6672B" w:rsidRPr="00F6672B" w:rsidRDefault="00F6672B" w:rsidP="00F6672B">
            <w:pPr>
              <w:jc w:val="center"/>
              <w:rPr>
                <w:del w:id="327" w:author="mary.inoue@fap.loca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8" w:author="mary.inoue@fap.local" w:date="2026-09-22T13:03:00Z" w16du:dateUtc="2026-09-22T17:03:00Z">
              <w:r w:rsidRPr="00F6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F6672B" w:rsidRPr="00F6672B" w14:paraId="33A1C7F0" w14:textId="77777777" w:rsidTr="00F6672B">
        <w:trPr>
          <w:trHeight w:val="315"/>
          <w:del w:id="329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1938858" w14:textId="77777777" w:rsidR="00F6672B" w:rsidRPr="00F6672B" w:rsidRDefault="00F6672B" w:rsidP="00F6672B">
            <w:pPr>
              <w:rPr>
                <w:del w:id="330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1" w:author="mary.inoue@fap.loca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3E281FE" w14:textId="77777777" w:rsidR="00F6672B" w:rsidRPr="00F6672B" w:rsidRDefault="00F6672B" w:rsidP="00F6672B">
            <w:pPr>
              <w:jc w:val="right"/>
              <w:rPr>
                <w:del w:id="332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3" w:author="mary.inoue@fap.loca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13.9505</w:delText>
              </w:r>
            </w:del>
          </w:p>
        </w:tc>
      </w:tr>
      <w:tr w:rsidR="00F6672B" w:rsidRPr="00F6672B" w14:paraId="59133965" w14:textId="77777777" w:rsidTr="00F6672B">
        <w:trPr>
          <w:trHeight w:val="315"/>
          <w:del w:id="334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08013C8" w14:textId="77777777" w:rsidR="00F6672B" w:rsidRPr="00F6672B" w:rsidRDefault="00F6672B" w:rsidP="00F6672B">
            <w:pPr>
              <w:rPr>
                <w:del w:id="335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6" w:author="mary.inoue@fap.loca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C83D871" w14:textId="77777777" w:rsidR="00F6672B" w:rsidRPr="00F6672B" w:rsidRDefault="00F6672B" w:rsidP="00F6672B">
            <w:pPr>
              <w:jc w:val="right"/>
              <w:rPr>
                <w:del w:id="337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8" w:author="mary.inoue@fap.loca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17.2783</w:delText>
              </w:r>
            </w:del>
          </w:p>
        </w:tc>
      </w:tr>
      <w:tr w:rsidR="00F6672B" w:rsidRPr="00F6672B" w14:paraId="005C4BC8" w14:textId="77777777" w:rsidTr="00F6672B">
        <w:trPr>
          <w:trHeight w:val="300"/>
          <w:del w:id="339" w:author="mary.inoue@fap.loca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18DC96F" w14:textId="77777777" w:rsidR="00F6672B" w:rsidRPr="00F6672B" w:rsidRDefault="00F6672B" w:rsidP="00F6672B">
            <w:pPr>
              <w:rPr>
                <w:del w:id="340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41" w:author="mary.inoue@fap.loca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77576D3" w14:textId="77777777" w:rsidR="00F6672B" w:rsidRPr="00F6672B" w:rsidRDefault="00F6672B" w:rsidP="00F6672B">
            <w:pPr>
              <w:jc w:val="right"/>
              <w:rPr>
                <w:del w:id="342" w:author="mary.inoue@fap.loca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43" w:author="mary.inoue@fap.loca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14.5675</w:delText>
              </w:r>
            </w:del>
          </w:p>
        </w:tc>
      </w:tr>
    </w:tbl>
    <w:p w14:paraId="6FD3E3F0" w14:textId="77777777" w:rsidR="00F6672B" w:rsidRPr="00035935" w:rsidRDefault="00F6672B" w:rsidP="00A5391B">
      <w:pPr>
        <w:jc w:val="center"/>
        <w:pPrChange w:id="344" w:author="mary.inoue@fap.local" w:date="2026-09-22T13:03:00Z" w16du:dateUtc="2026-09-22T17:03:00Z">
          <w:pPr/>
        </w:pPrChange>
      </w:pPr>
    </w:p>
    <w:sectPr w:rsidR="00F6672B" w:rsidRPr="00035935">
      <w:pgSz w:w="11906" w:h="16838" w:code="0"/>
      <w:pgMar w:top="1417" w:right="1701" w:bottom="1417" w:left="1701" w:header="708" w:footer="708" w:gutter="0"/>
      <w:cols w:space="708"/>
      <w:titlePg w:val="0"/>
      <w:docGrid w:linePitch="360"/>
      <w:sectPrChange w:id="345" w:author="mary.inoue@fap.local" w:date="2026-09-22T13:03:00Z" w16du:dateUtc="2026-09-22T17:03:00Z">
        <w:sectPr w:rsidR="00F6672B" w:rsidRPr="00035935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195149">
    <w:abstractNumId w:val="8"/>
  </w:num>
  <w:num w:numId="2" w16cid:durableId="1367875848">
    <w:abstractNumId w:val="1"/>
  </w:num>
  <w:num w:numId="3" w16cid:durableId="424303306">
    <w:abstractNumId w:val="9"/>
  </w:num>
  <w:num w:numId="4" w16cid:durableId="1482499230">
    <w:abstractNumId w:val="2"/>
  </w:num>
  <w:num w:numId="5" w16cid:durableId="254560382">
    <w:abstractNumId w:val="0"/>
  </w:num>
  <w:num w:numId="6" w16cid:durableId="1404833694">
    <w:abstractNumId w:val="7"/>
  </w:num>
  <w:num w:numId="7" w16cid:durableId="1195532392">
    <w:abstractNumId w:val="5"/>
  </w:num>
  <w:num w:numId="8" w16cid:durableId="1119033777">
    <w:abstractNumId w:val="4"/>
  </w:num>
  <w:num w:numId="9" w16cid:durableId="1522428788">
    <w:abstractNumId w:val="6"/>
  </w:num>
  <w:num w:numId="10" w16cid:durableId="156934074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4EC"/>
    <w:rsid w:val="000172AA"/>
    <w:rsid w:val="00025128"/>
    <w:rsid w:val="00035935"/>
    <w:rsid w:val="00064320"/>
    <w:rsid w:val="00094AC5"/>
    <w:rsid w:val="00132F7D"/>
    <w:rsid w:val="00140891"/>
    <w:rsid w:val="00155120"/>
    <w:rsid w:val="00163BDD"/>
    <w:rsid w:val="001A60DB"/>
    <w:rsid w:val="001F3B9E"/>
    <w:rsid w:val="00220021"/>
    <w:rsid w:val="0029602C"/>
    <w:rsid w:val="002961E0"/>
    <w:rsid w:val="002C247D"/>
    <w:rsid w:val="002D22E0"/>
    <w:rsid w:val="002D511D"/>
    <w:rsid w:val="00395556"/>
    <w:rsid w:val="003E02AD"/>
    <w:rsid w:val="0040121F"/>
    <w:rsid w:val="00401716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85853"/>
    <w:rsid w:val="006A49C0"/>
    <w:rsid w:val="006D73AD"/>
    <w:rsid w:val="006F5CEB"/>
    <w:rsid w:val="00706622"/>
    <w:rsid w:val="00723985"/>
    <w:rsid w:val="00775E6E"/>
    <w:rsid w:val="007E1A9E"/>
    <w:rsid w:val="00875E83"/>
    <w:rsid w:val="00890013"/>
    <w:rsid w:val="008A1AC8"/>
    <w:rsid w:val="008A41B7"/>
    <w:rsid w:val="008C61C6"/>
    <w:rsid w:val="008D0EF2"/>
    <w:rsid w:val="00901CD7"/>
    <w:rsid w:val="009801CD"/>
    <w:rsid w:val="009B31F7"/>
    <w:rsid w:val="009C4CE8"/>
    <w:rsid w:val="00A210F2"/>
    <w:rsid w:val="00A2270B"/>
    <w:rsid w:val="00A24980"/>
    <w:rsid w:val="00A5391B"/>
    <w:rsid w:val="00A54CA6"/>
    <w:rsid w:val="00AA2126"/>
    <w:rsid w:val="00AB3092"/>
    <w:rsid w:val="00AE71D2"/>
    <w:rsid w:val="00AF3743"/>
    <w:rsid w:val="00B23618"/>
    <w:rsid w:val="00B30730"/>
    <w:rsid w:val="00B9482B"/>
    <w:rsid w:val="00BB7F95"/>
    <w:rsid w:val="00BC4C01"/>
    <w:rsid w:val="00BD6490"/>
    <w:rsid w:val="00BE7473"/>
    <w:rsid w:val="00C01CF0"/>
    <w:rsid w:val="00C10C2A"/>
    <w:rsid w:val="00C43956"/>
    <w:rsid w:val="00C44A78"/>
    <w:rsid w:val="00C549DE"/>
    <w:rsid w:val="00C8566A"/>
    <w:rsid w:val="00C9492A"/>
    <w:rsid w:val="00D1508E"/>
    <w:rsid w:val="00D1600A"/>
    <w:rsid w:val="00D46904"/>
    <w:rsid w:val="00D54B08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C14EC"/>
    <w:rsid w:val="00ED407E"/>
    <w:rsid w:val="00ED46E8"/>
    <w:rsid w:val="00EE3D5D"/>
    <w:rsid w:val="00F11D9F"/>
    <w:rsid w:val="00F33C0F"/>
    <w:rsid w:val="00F6672B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3:03:00Z">
        <w:pPr>
          <w:jc w:val="both"/>
        </w:pPr>
      </w:pPrChange>
    </w:pPr>
    <w:rPr>
      <w:lang w:val="pt-BR"/>
      <w:rPrChange w:id="0" w:author="mary.inoue@fap.local" w:date="2026-09-22T13:03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1A60DB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1A60DB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1A60DB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1A60DB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EC14EC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EC14EC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1A60DB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1A60DB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1A60DB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1A60DB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EC14EC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1A60DB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EC14EC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1A60DB"/>
    <w:rPr>
      <w:color w:val="0000FF"/>
      <w:u w:val="single"/>
    </w:rPr>
  </w:style>
  <w:style w:type="paragraph" w:customStyle="1" w:styleId="Default">
    <w:name w:val="Default"/>
    <w:rsid w:val="004017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2</TotalTime>
  <Pages>2</Pages>
  <Words>1455</Words>
  <Characters>8296</Characters>
  <Application>Microsoft Office Word</Application>
  <DocSecurity>0</DocSecurity>
  <Lines>69</Lines>
  <Paragraphs>19</Paragraphs>
  <ScaleCrop>false</ScaleCrop>
  <Company>Hewlett-Packard Company</Company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2016-12-21T09:01:00Z</dcterms:created>
  <dcterms:modified xsi:type="dcterms:W3CDTF">2026-09-22T17:04:00Z</dcterms:modified>
</cp:coreProperties>
</file>