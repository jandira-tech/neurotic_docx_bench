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65D70A" w14:textId="77777777" w:rsidR="00EB3E03" w:rsidRPr="00EB3E03" w:rsidRDefault="00EB3E03" w:rsidP="00EB3E03">
      <w:pPr>
        <w:rPr>
          <w:ins w:id="8" w:author="Luccas Correa" w:date="2026-09-26T15:18:00Z" w16du:dateUtc="2026-09-26T19:18:00Z"/>
        </w:rPr>
      </w:pPr>
      <w:ins w:id="9" w:author="Luccas Correa" w:date="2026-09-26T15:18:00Z" w16du:dateUtc="2026-09-26T19:18:00Z">
        <w:r w:rsidRPr="00EB3E03">
          <w:t>Lorem ipsum dolor sit amet, consectetur adipiscing elit.</w:t>
        </w:r>
      </w:ins>
    </w:p>
    <w:p w14:paraId="30F7839C" w14:textId="77777777" w:rsidR="00EB3E03" w:rsidRPr="00EB3E03" w:rsidRDefault="00EB3E03" w:rsidP="00EB3E03">
      <w:pPr>
        <w:rPr>
          <w:ins w:id="10" w:author="Luccas Correa" w:date="2026-09-26T15:18:00Z" w16du:dateUtc="2026-09-26T19:18:00Z"/>
        </w:rPr>
      </w:pPr>
    </w:p>
    <w:p w14:paraId="2280BD95" w14:textId="77777777" w:rsidR="00EB3E03" w:rsidRPr="00EB3E03" w:rsidRDefault="00EB3E03" w:rsidP="00EB3E03">
      <w:pPr>
        <w:rPr>
          <w:ins w:id="11" w:author="Luccas Correa" w:date="2026-09-26T15:18:00Z" w16du:dateUtc="2026-09-26T19:18:00Z"/>
          <w:lang w:val="pt-BR"/>
        </w:rPr>
      </w:pPr>
      <w:ins w:id="12" w:author="Luccas Correa" w:date="2026-09-26T15:18:00Z" w16du:dateUtc="2026-09-26T19:18:00Z">
        <w:r w:rsidRPr="00EB3E03">
          <w:rPr>
            <w:lang w:val="pt-BR"/>
          </w:rPr>
          <w:t>Pellentesque habitant morbi tristique senectus et netus.</w:t>
        </w:r>
      </w:ins>
    </w:p>
    <w:p w14:paraId="3FF5C2AA" w14:textId="77777777" w:rsidR="00EB3E03" w:rsidRPr="00EB3E03" w:rsidRDefault="00EB3E03" w:rsidP="00EB3E03">
      <w:pPr>
        <w:rPr>
          <w:ins w:id="13" w:author="Luccas Correa" w:date="2026-09-26T15:18:00Z" w16du:dateUtc="2026-09-26T19:18:00Z"/>
          <w:lang w:val="pt-BR"/>
        </w:rPr>
      </w:pPr>
    </w:p>
    <w:p w14:paraId="5239BCD0" w14:textId="77777777" w:rsidR="00EB3E03" w:rsidRPr="00EB3E03" w:rsidRDefault="00EB3E03" w:rsidP="00EB3E03">
      <w:pPr>
        <w:rPr>
          <w:ins w:id="14" w:author="Luccas Correa" w:date="2026-09-26T15:18:00Z" w16du:dateUtc="2026-09-26T19:18:00Z"/>
          <w:lang w:val="pt-BR"/>
        </w:rPr>
      </w:pPr>
      <w:ins w:id="15" w:author="Luccas Correa" w:date="2026-09-26T15:18:00Z" w16du:dateUtc="2026-09-26T19:18:00Z">
        <w:r w:rsidRPr="00EB3E03">
          <w:rPr>
            <w:lang w:val="pt-BR"/>
          </w:rPr>
          <w:t>Curabitur facilisis ligula suscipit enim pretium, sed porttitor augue consequat.</w:t>
        </w:r>
      </w:ins>
    </w:p>
    <w:p w14:paraId="0C0D553A" w14:textId="77777777" w:rsidR="00EB3E03" w:rsidRPr="00EB3E03" w:rsidRDefault="00EB3E03" w:rsidP="00EB3E03">
      <w:pPr>
        <w:rPr>
          <w:ins w:id="16" w:author="Luccas Correa" w:date="2026-09-26T15:18:00Z" w16du:dateUtc="2026-09-26T19:18:00Z"/>
          <w:lang w:val="pt-BR"/>
        </w:rPr>
      </w:pPr>
    </w:p>
    <w:p w14:paraId="768B477E" w14:textId="77777777" w:rsidR="00EB3E03" w:rsidRPr="00EB3E03" w:rsidRDefault="00EB3E03" w:rsidP="00EB3E03">
      <w:pPr>
        <w:rPr>
          <w:ins w:id="17" w:author="Luccas Correa" w:date="2026-09-26T15:18:00Z" w16du:dateUtc="2026-09-26T19:18:00Z"/>
          <w:lang w:val="pt-BR"/>
        </w:rPr>
      </w:pPr>
      <w:ins w:id="18" w:author="Luccas Correa" w:date="2026-09-26T15:18:00Z" w16du:dateUtc="2026-09-26T19:18:00Z">
        <w:r w:rsidRPr="00EB3E03">
          <w:rPr>
            <w:lang w:val="pt-BR"/>
          </w:rPr>
          <w:t>Vestibulum gravida eros sed nulla malesuada, vel eleifend sapien bibendum.</w:t>
        </w:r>
      </w:ins>
    </w:p>
    <w:p w14:paraId="58429A2B" w14:textId="77777777" w:rsidR="00EB3E03" w:rsidRPr="00EB3E03" w:rsidRDefault="00EB3E03" w:rsidP="00EB3E03">
      <w:pPr>
        <w:rPr>
          <w:ins w:id="19" w:author="Luccas Correa" w:date="2026-09-26T15:18:00Z" w16du:dateUtc="2026-09-26T19:18:00Z"/>
          <w:lang w:val="pt-BR"/>
        </w:rPr>
      </w:pPr>
    </w:p>
    <w:p w14:paraId="0E2144F5" w14:textId="77777777" w:rsidR="00EB3E03" w:rsidRPr="00EB3E03" w:rsidRDefault="00EB3E03" w:rsidP="00EB3E03">
      <w:pPr>
        <w:rPr>
          <w:ins w:id="20" w:author="Luccas Correa" w:date="2026-09-26T15:18:00Z" w16du:dateUtc="2026-09-26T19:18:00Z"/>
          <w:lang w:val="pt-BR"/>
        </w:rPr>
      </w:pPr>
      <w:ins w:id="21" w:author="Luccas Correa" w:date="2026-09-26T15:18:00Z" w16du:dateUtc="2026-09-26T19:18:00Z">
        <w:r w:rsidRPr="00EB3E03">
          <w:rPr>
            <w:lang w:val="pt-BR"/>
          </w:rPr>
          <w:t>Aenean hendrerit elit vitae sem fermentum, vel sagittis erat gravida.</w:t>
        </w:r>
      </w:ins>
    </w:p>
    <w:p w14:paraId="2D5F1C9C" w14:textId="77777777" w:rsidR="00EB3E03" w:rsidRPr="00EB3E03" w:rsidRDefault="00EB3E03" w:rsidP="00EB3E03">
      <w:pPr>
        <w:rPr>
          <w:ins w:id="22" w:author="Luccas Correa" w:date="2026-09-26T15:18:00Z" w16du:dateUtc="2026-09-26T19:18:00Z"/>
          <w:lang w:val="pt-BR"/>
        </w:rPr>
      </w:pPr>
    </w:p>
    <w:p w14:paraId="34D94997" w14:textId="77777777" w:rsidR="00EB3E03" w:rsidRPr="00EB3E03" w:rsidRDefault="00EB3E03" w:rsidP="00EB3E03">
      <w:pPr>
        <w:rPr>
          <w:ins w:id="23" w:author="Luccas Correa" w:date="2026-09-26T15:18:00Z" w16du:dateUtc="2026-09-26T19:18:00Z"/>
          <w:lang w:val="pt-BR"/>
        </w:rPr>
      </w:pPr>
      <w:ins w:id="24" w:author="Luccas Correa" w:date="2026-09-26T15:18:00Z" w16du:dateUtc="2026-09-26T19:18:00Z">
        <w:r w:rsidRPr="00EB3E03">
          <w:rPr>
            <w:lang w:val="pt-BR"/>
          </w:rPr>
          <w:t>Quisque posuere risus a ligula cursus vulputate et vitae ipsum.</w:t>
        </w:r>
      </w:ins>
    </w:p>
    <w:p w14:paraId="0EE8F32F" w14:textId="77777777" w:rsidR="00EB3E03" w:rsidRPr="00EB3E03" w:rsidRDefault="00EB3E03" w:rsidP="00EB3E03">
      <w:pPr>
        <w:rPr>
          <w:ins w:id="25" w:author="Luccas Correa" w:date="2026-09-26T15:18:00Z" w16du:dateUtc="2026-09-26T19:18:00Z"/>
          <w:lang w:val="pt-BR"/>
        </w:rPr>
      </w:pPr>
    </w:p>
    <w:p w14:paraId="19C616F0" w14:textId="77777777" w:rsidR="00EB3E03" w:rsidRPr="00EB3E03" w:rsidRDefault="00EB3E03" w:rsidP="00EB3E03">
      <w:pPr>
        <w:rPr>
          <w:ins w:id="26" w:author="Luccas Correa" w:date="2026-09-26T15:18:00Z" w16du:dateUtc="2026-09-26T19:18:00Z"/>
        </w:rPr>
      </w:pPr>
      <w:ins w:id="27" w:author="Luccas Correa" w:date="2026-09-26T15:18:00Z" w16du:dateUtc="2026-09-26T19:18:00Z">
        <w:r w:rsidRPr="00EB3E03">
          <w:t>OK</w:t>
        </w:r>
      </w:ins>
    </w:p>
    <w:p w14:paraId="5F6AA5E4" w14:textId="77777777" w:rsidR="00EB3E03" w:rsidRPr="00EB3E03" w:rsidRDefault="00EB3E03" w:rsidP="00EB3E03">
      <w:pPr>
        <w:rPr>
          <w:ins w:id="28" w:author="Luccas Correa" w:date="2026-09-26T15:18:00Z" w16du:dateUtc="2026-09-26T19:18:00Z"/>
        </w:rPr>
      </w:pPr>
    </w:p>
    <w:p w14:paraId="196AF838" w14:textId="77777777" w:rsidR="00EB3E03" w:rsidRPr="00EB3E03" w:rsidRDefault="00EB3E03" w:rsidP="00EB3E03">
      <w:pPr>
        <w:rPr>
          <w:ins w:id="29" w:author="Luccas Correa" w:date="2026-09-26T15:18:00Z" w16du:dateUtc="2026-09-26T19:18:00Z"/>
          <w:lang w:val="pt-BR"/>
        </w:rPr>
      </w:pPr>
      <w:ins w:id="30" w:author="Luccas Correa" w:date="2026-09-26T15:18:00Z" w16du:dateUtc="2026-09-26T19:18:00Z">
        <w:r w:rsidRPr="00EB3E03">
          <w:t xml:space="preserve">Sed et nibh in nulla blandit maximus et dapibus. </w:t>
        </w:r>
        <w:r w:rsidRPr="00EB3E03">
          <w:rPr>
            <w:lang w:val="pt-BR"/>
          </w:rPr>
          <w:t>Etiam egestas diam luctus sit amet gravida purus.</w:t>
        </w:r>
      </w:ins>
    </w:p>
    <w:p w14:paraId="37C12E66" w14:textId="77777777" w:rsidR="00EB3E03" w:rsidRPr="00EB3E03" w:rsidRDefault="00EB3E03" w:rsidP="00EB3E03">
      <w:pPr>
        <w:rPr>
          <w:ins w:id="31" w:author="Luccas Correa" w:date="2026-09-26T15:18:00Z" w16du:dateUtc="2026-09-26T19:18:00Z"/>
          <w:lang w:val="pt-BR"/>
        </w:rPr>
      </w:pPr>
    </w:p>
    <w:p w14:paraId="091DBF6C" w14:textId="77777777" w:rsidR="00EB3E03" w:rsidRPr="00EB3E03" w:rsidRDefault="00EB3E03" w:rsidP="00EB3E03">
      <w:pPr>
        <w:rPr>
          <w:ins w:id="32" w:author="Luccas Correa" w:date="2026-09-26T15:18:00Z" w16du:dateUtc="2026-09-26T19:18:00Z"/>
        </w:rPr>
      </w:pPr>
      <w:ins w:id="33" w:author="Luccas Correa" w:date="2026-09-26T15:18:00Z" w16du:dateUtc="2026-09-26T19:18:00Z">
        <w:r w:rsidRPr="00EB3E03">
          <w:t>Praesent dapibus lacus vitae tellus laoreet, eget facilisis mi facilisis.</w:t>
        </w:r>
      </w:ins>
    </w:p>
    <w:p w14:paraId="554546D5" w14:textId="77777777" w:rsidR="00EB3E03" w:rsidRPr="00EB3E03" w:rsidRDefault="00EB3E03" w:rsidP="00EB3E03">
      <w:pPr>
        <w:rPr>
          <w:ins w:id="34" w:author="Luccas Correa" w:date="2026-09-26T15:18:00Z" w16du:dateUtc="2026-09-26T19:18:00Z"/>
        </w:rPr>
      </w:pPr>
    </w:p>
    <w:p w14:paraId="5DBB46D9" w14:textId="77777777" w:rsidR="00EB3E03" w:rsidRPr="00EB3E03" w:rsidRDefault="00EB3E03" w:rsidP="00EB3E03">
      <w:pPr>
        <w:rPr>
          <w:ins w:id="35" w:author="Luccas Correa" w:date="2026-09-26T15:18:00Z" w16du:dateUtc="2026-09-26T19:18:00Z"/>
          <w:lang w:val="pt-BR"/>
        </w:rPr>
      </w:pPr>
      <w:ins w:id="36" w:author="Luccas Correa" w:date="2026-09-26T15:18:00Z" w16du:dateUtc="2026-09-26T19:18:00Z">
        <w:r w:rsidRPr="00EB3E03">
          <w:rPr>
            <w:lang w:val="pt-BR"/>
          </w:rPr>
          <w:t>Donec mollis lacus sed nisl posuere, nec feugiat massa fringilla.</w:t>
        </w:r>
      </w:ins>
    </w:p>
    <w:p w14:paraId="7499DB21" w14:textId="77777777" w:rsidR="00EB3E03" w:rsidRPr="00EB3E03" w:rsidRDefault="00EB3E03" w:rsidP="00EB3E03">
      <w:pPr>
        <w:rPr>
          <w:ins w:id="37" w:author="Luccas Correa" w:date="2026-09-26T15:18:00Z" w16du:dateUtc="2026-09-26T19:18:00Z"/>
          <w:lang w:val="pt-BR"/>
        </w:rPr>
      </w:pPr>
    </w:p>
    <w:p w14:paraId="2F923CF9" w14:textId="77777777" w:rsidR="00653991" w:rsidRPr="003333EF" w:rsidRDefault="00EB3E03" w:rsidP="00653991">
      <w:pPr>
        <w:pStyle w:val="Heading3"/>
        <w:keepNext w:val="0"/>
        <w:keepLines w:val="0"/>
        <w:spacing w:before="320"/>
        <w:rPr>
          <w:del w:id="38" w:author="Luccas Correa" w:date="2026-09-26T15:18:00Z" w16du:dateUtc="2026-09-26T19:18:00Z"/>
          <w:rFonts w:ascii="Arial" w:hAnsi="Arial" w:cs="Arial"/>
          <w:b/>
          <w:color w:val="000000"/>
          <w:sz w:val="22"/>
          <w:szCs w:val="22"/>
        </w:rPr>
      </w:pPr>
      <w:ins w:id="39" w:author="Luccas Correa" w:date="2026-09-26T15:18:00Z" w16du:dateUtc="2026-09-26T19:18:00Z">
        <w:r w:rsidRPr="00EB3E03">
          <w:rPr>
            <w:lang w:val="pt-BR"/>
          </w:rPr>
          <w:t>Nam ultricies velit vitae purus eleifend pellentesque.</w:t>
        </w:r>
      </w:ins>
      <w:del w:id="40" w:author="Luccas Correa" w:date="2026-09-26T15:18:00Z" w16du:dateUtc="2026-09-26T19:18:00Z">
        <w:r w:rsidR="00653991" w:rsidRPr="003333EF">
          <w:rPr>
            <w:rFonts w:ascii="Arial" w:hAnsi="Arial" w:cs="Arial"/>
            <w:b/>
            <w:color w:val="000000"/>
            <w:sz w:val="22"/>
            <w:szCs w:val="22"/>
          </w:rPr>
          <w:delText>2. ENGAGEMENT; OBLIGATIONS OF PARTIES; USE OF SUBCONTRACTORS</w:delText>
        </w:r>
      </w:del>
    </w:p>
    <w:p w14:paraId="1839F4A6" w14:textId="77777777" w:rsidR="00653991" w:rsidRPr="003333EF" w:rsidRDefault="00653991" w:rsidP="00653991">
      <w:pPr>
        <w:pStyle w:val="Heading4"/>
        <w:keepNext w:val="0"/>
        <w:keepLines w:val="0"/>
        <w:spacing w:before="280" w:after="80"/>
        <w:rPr>
          <w:del w:id="41" w:author="Luccas Correa" w:date="2026-09-26T15:18:00Z" w16du:dateUtc="2026-09-26T19:18:00Z"/>
        </w:rPr>
      </w:pPr>
      <w:bookmarkStart w:id="42" w:name="_heading=h.1fob9te" w:colFirst="0" w:colLast="0"/>
      <w:bookmarkEnd w:id="42"/>
      <w:del w:id="43" w:author="Luccas Correa" w:date="2026-09-26T15:18:00Z" w16du:dateUtc="2026-09-26T19:18:00Z">
        <w:r w:rsidRPr="003333EF">
          <w:rPr>
            <w:rFonts w:ascii="Arial" w:hAnsi="Arial" w:cs="Arial"/>
            <w:b/>
            <w:color w:val="000000"/>
            <w:sz w:val="22"/>
            <w:szCs w:val="22"/>
          </w:rPr>
          <w:delText xml:space="preserve">2.1 </w:delText>
        </w:r>
        <w:r w:rsidRPr="003333EF">
          <w:rPr>
            <w:rFonts w:ascii="Arial" w:hAnsi="Arial" w:cs="Arial"/>
            <w:b/>
            <w:color w:val="000000"/>
            <w:sz w:val="22"/>
            <w:szCs w:val="22"/>
          </w:rPr>
          <w:tab/>
          <w:delText xml:space="preserve">Engagement. </w:delText>
        </w:r>
        <w:r>
          <w:rPr>
            <w:rFonts w:ascii="Open Sans" w:hAnsi="Open Sans" w:cs="Open Sans"/>
            <w:color w:val="000000"/>
            <w:sz w:val="21"/>
            <w:szCs w:val="21"/>
            <w:shd w:val="clear" w:color="auto" w:fill="FFFFFF"/>
          </w:rPr>
          <w:delText xml:space="preserve">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w:delText>
        </w:r>
      </w:del>
    </w:p>
    <w:p w14:paraId="5F9DF380" w14:textId="77777777" w:rsidR="00D24516" w:rsidRDefault="00D24516"/>
    <w:sectPr w:rsidR="00D24516">
      <w:pgSz w:w="12240" w:h="15840" w:code="0"/>
      <w:pgMar w:top="1440" w:right="1440" w:bottom="1440" w:left="1440" w:header="708" w:footer="708" w:gutter="0"/>
      <w:cols w:space="708"/>
      <w:docGrid w:linePitch="360"/>
      <w:sectPrChange w:id="44" w:author="Luccas Correa" w:date="2026-09-26T15:18:00Z" w16du:dateUtc="2026-09-26T19:18:00Z">
        <w:sectPr w:rsidR="00D24516">
          <w:pgSz w:code="1"/>
          <w:pgMar w:top="1440" w:right="1440" w:bottom="1440" w:left="1440"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uccas Correa">
    <w15:presenceInfo w15:providerId="AD" w15:userId="S::luccas@harbourteam.onmicrosoft.com::6b456913-ee82-49db-8f20-f0d928c05c3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991"/>
    <w:rsid w:val="003A1882"/>
    <w:rsid w:val="00513E49"/>
    <w:rsid w:val="00524058"/>
    <w:rsid w:val="006071AF"/>
    <w:rsid w:val="00635D55"/>
    <w:rsid w:val="00653991"/>
    <w:rsid w:val="0086697F"/>
    <w:rsid w:val="009F58C9"/>
    <w:rsid w:val="00AF4127"/>
    <w:rsid w:val="00B41974"/>
    <w:rsid w:val="00C330B6"/>
    <w:rsid w:val="00D24516"/>
    <w:rsid w:val="00EB3E0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77CF7F5C"/>
  <w15:chartTrackingRefBased/>
  <w15:docId w15:val="{83F73DDB-66DB-A042-925F-BBE80A549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E03"/>
    <w:pPr>
      <w:keepNext/>
      <w:keepLines/>
      <w:spacing w:before="80" w:after="40" w:line="278" w:lineRule="auto"/>
      <w:outlineLvl w:val="3"/>
      <w:pPrChange w:id="0" w:author="Luccas Correa" w:date="2026-09-26T15:18:00Z">
        <w:pPr>
          <w:keepNext/>
          <w:keepLines/>
          <w:spacing w:before="80" w:after="40"/>
          <w:outlineLvl w:val="3"/>
        </w:pPr>
      </w:pPrChange>
    </w:pPr>
    <w:rPr>
      <w:rFonts w:eastAsiaTheme="majorEastAsia" w:cstheme="majorBidi"/>
      <w:i/>
      <w:iCs/>
      <w:color w:val="0F4761" w:themeColor="accent1" w:themeShade="BF"/>
      <w:lang w:val="en-US"/>
      <w:rPrChange w:id="0" w:author="Luccas Correa" w:date="2026-09-26T15:18:00Z">
        <w:rPr>
          <w:rFonts w:asciiTheme="minorHAnsi" w:eastAsiaTheme="majorEastAsia" w:hAnsiTheme="minorHAnsi" w:cstheme="majorBidi"/>
          <w:i/>
          <w:iCs/>
          <w:color w:val="0F4761" w:themeColor="accent1" w:themeShade="BF"/>
          <w:kern w:val="2"/>
          <w:sz w:val="24"/>
          <w:szCs w:val="24"/>
          <w:lang w:eastAsia="en-US" w:bidi="ar-SA"/>
          <w14:ligatures w14:val="standardContextual"/>
        </w:rPr>
      </w:rPrChange>
    </w:rPr>
  </w:style>
  <w:style w:type="paragraph" w:styleId="Heading5">
    <w:name w:val="heading 5"/>
    <w:basedOn w:val="Normal"/>
    <w:next w:val="Normal"/>
    <w:link w:val="Heading5Char"/>
    <w:uiPriority w:val="9"/>
    <w:semiHidden/>
    <w:unhideWhenUsed/>
    <w:qFormat/>
    <w:rsid w:val="00653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E03"/>
    <w:pPr>
      <w:keepNext/>
      <w:keepLines/>
      <w:spacing w:before="40" w:line="278" w:lineRule="auto"/>
      <w:outlineLvl w:val="5"/>
      <w:pPrChange w:id="1" w:author="Luccas Correa" w:date="2026-09-26T15:18:00Z">
        <w:pPr>
          <w:keepNext/>
          <w:keepLines/>
          <w:spacing w:before="40"/>
          <w:outlineLvl w:val="5"/>
        </w:pPr>
      </w:pPrChange>
    </w:pPr>
    <w:rPr>
      <w:rFonts w:eastAsiaTheme="majorEastAsia" w:cstheme="majorBidi"/>
      <w:i/>
      <w:iCs/>
      <w:color w:val="595959" w:themeColor="text1" w:themeTint="A6"/>
      <w:lang w:val="en-US"/>
      <w:rPrChange w:id="1" w:author="Luccas Correa" w:date="2026-09-26T15:18:00Z">
        <w:rPr>
          <w:rFonts w:asciiTheme="minorHAnsi" w:eastAsiaTheme="majorEastAsia" w:hAnsiTheme="minorHAnsi" w:cstheme="majorBidi"/>
          <w:i/>
          <w:iCs/>
          <w:color w:val="595959" w:themeColor="text1" w:themeTint="A6"/>
          <w:kern w:val="2"/>
          <w:sz w:val="24"/>
          <w:szCs w:val="24"/>
          <w:lang w:eastAsia="en-US" w:bidi="ar-SA"/>
          <w14:ligatures w14:val="standardContextual"/>
        </w:rPr>
      </w:rPrChange>
    </w:rPr>
  </w:style>
  <w:style w:type="paragraph" w:styleId="Heading7">
    <w:name w:val="heading 7"/>
    <w:basedOn w:val="Normal"/>
    <w:next w:val="Normal"/>
    <w:link w:val="Heading7Char"/>
    <w:uiPriority w:val="9"/>
    <w:semiHidden/>
    <w:unhideWhenUsed/>
    <w:qFormat/>
    <w:rsid w:val="00EB3E03"/>
    <w:pPr>
      <w:keepNext/>
      <w:keepLines/>
      <w:spacing w:before="40" w:line="278" w:lineRule="auto"/>
      <w:outlineLvl w:val="6"/>
      <w:pPrChange w:id="2" w:author="Luccas Correa" w:date="2026-09-26T15:18:00Z">
        <w:pPr>
          <w:keepNext/>
          <w:keepLines/>
          <w:spacing w:before="40"/>
          <w:outlineLvl w:val="6"/>
        </w:pPr>
      </w:pPrChange>
    </w:pPr>
    <w:rPr>
      <w:rFonts w:eastAsiaTheme="majorEastAsia" w:cstheme="majorBidi"/>
      <w:color w:val="595959" w:themeColor="text1" w:themeTint="A6"/>
      <w:lang w:val="en-US"/>
      <w:rPrChange w:id="2" w:author="Luccas Correa" w:date="2026-09-26T15:18:00Z">
        <w:rPr>
          <w:rFonts w:asciiTheme="minorHAnsi" w:eastAsiaTheme="majorEastAsia" w:hAnsiTheme="minorHAnsi" w:cstheme="majorBidi"/>
          <w:color w:val="595959" w:themeColor="text1" w:themeTint="A6"/>
          <w:kern w:val="2"/>
          <w:sz w:val="24"/>
          <w:szCs w:val="24"/>
          <w:lang w:eastAsia="en-US" w:bidi="ar-SA"/>
          <w14:ligatures w14:val="standardContextual"/>
        </w:rPr>
      </w:rPrChange>
    </w:rPr>
  </w:style>
  <w:style w:type="paragraph" w:styleId="Heading8">
    <w:name w:val="heading 8"/>
    <w:basedOn w:val="Normal"/>
    <w:next w:val="Normal"/>
    <w:link w:val="Heading8Char"/>
    <w:uiPriority w:val="9"/>
    <w:semiHidden/>
    <w:unhideWhenUsed/>
    <w:qFormat/>
    <w:rsid w:val="00EB3E03"/>
    <w:pPr>
      <w:keepNext/>
      <w:keepLines/>
      <w:spacing w:line="278" w:lineRule="auto"/>
      <w:outlineLvl w:val="7"/>
      <w:pPrChange w:id="3" w:author="Luccas Correa" w:date="2026-09-26T15:18:00Z">
        <w:pPr>
          <w:keepNext/>
          <w:keepLines/>
          <w:outlineLvl w:val="7"/>
        </w:pPr>
      </w:pPrChange>
    </w:pPr>
    <w:rPr>
      <w:rFonts w:eastAsiaTheme="majorEastAsia" w:cstheme="majorBidi"/>
      <w:i/>
      <w:iCs/>
      <w:color w:val="272727" w:themeColor="text1" w:themeTint="D8"/>
      <w:lang w:val="en-US"/>
      <w:rPrChange w:id="3" w:author="Luccas Correa" w:date="2026-09-26T15:18:00Z">
        <w:rPr>
          <w:rFonts w:asciiTheme="minorHAnsi" w:eastAsiaTheme="majorEastAsia" w:hAnsiTheme="minorHAnsi" w:cstheme="majorBidi"/>
          <w:i/>
          <w:iCs/>
          <w:color w:val="272727" w:themeColor="text1" w:themeTint="D8"/>
          <w:kern w:val="2"/>
          <w:sz w:val="24"/>
          <w:szCs w:val="24"/>
          <w:lang w:eastAsia="en-US" w:bidi="ar-SA"/>
          <w14:ligatures w14:val="standardContextual"/>
        </w:rPr>
      </w:rPrChange>
    </w:rPr>
  </w:style>
  <w:style w:type="paragraph" w:styleId="Heading9">
    <w:name w:val="heading 9"/>
    <w:basedOn w:val="Normal"/>
    <w:next w:val="Normal"/>
    <w:link w:val="Heading9Char"/>
    <w:uiPriority w:val="9"/>
    <w:semiHidden/>
    <w:unhideWhenUsed/>
    <w:qFormat/>
    <w:rsid w:val="00EB3E03"/>
    <w:pPr>
      <w:keepNext/>
      <w:keepLines/>
      <w:spacing w:line="278" w:lineRule="auto"/>
      <w:outlineLvl w:val="8"/>
      <w:pPrChange w:id="4" w:author="Luccas Correa" w:date="2026-09-26T15:18:00Z">
        <w:pPr>
          <w:keepNext/>
          <w:keepLines/>
          <w:outlineLvl w:val="8"/>
        </w:pPr>
      </w:pPrChange>
    </w:pPr>
    <w:rPr>
      <w:rFonts w:eastAsiaTheme="majorEastAsia" w:cstheme="majorBidi"/>
      <w:color w:val="272727" w:themeColor="text1" w:themeTint="D8"/>
      <w:lang w:val="en-US"/>
      <w:rPrChange w:id="4" w:author="Luccas Correa" w:date="2026-09-26T15:18:00Z">
        <w:rPr>
          <w:rFonts w:asciiTheme="minorHAnsi" w:eastAsiaTheme="majorEastAsia" w:hAnsiTheme="minorHAnsi" w:cstheme="majorBidi"/>
          <w:color w:val="272727" w:themeColor="text1" w:themeTint="D8"/>
          <w:kern w:val="2"/>
          <w:sz w:val="24"/>
          <w:szCs w:val="24"/>
          <w:lang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3991"/>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653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99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5399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5399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5399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B3E03"/>
    <w:pPr>
      <w:spacing w:after="80"/>
      <w:contextualSpacing/>
      <w:pPrChange w:id="5" w:author="Luccas Correa" w:date="2026-09-26T15:18:00Z">
        <w:pPr>
          <w:spacing w:after="80"/>
          <w:contextualSpacing/>
        </w:pPr>
      </w:pPrChange>
    </w:pPr>
    <w:rPr>
      <w:rFonts w:asciiTheme="majorHAnsi" w:eastAsiaTheme="majorEastAsia" w:hAnsiTheme="majorHAnsi" w:cstheme="majorBidi"/>
      <w:spacing w:val="-10"/>
      <w:kern w:val="28"/>
      <w:sz w:val="56"/>
      <w:szCs w:val="56"/>
      <w:lang w:val="en-US"/>
      <w:rPrChange w:id="5" w:author="Luccas Correa" w:date="2026-09-26T15:18:00Z">
        <w:rPr>
          <w:rFonts w:asciiTheme="majorHAnsi" w:eastAsiaTheme="majorEastAsia" w:hAnsiTheme="majorHAnsi" w:cstheme="majorBidi"/>
          <w:spacing w:val="-10"/>
          <w:kern w:val="28"/>
          <w:sz w:val="56"/>
          <w:szCs w:val="56"/>
          <w:lang w:eastAsia="en-US" w:bidi="ar-SA"/>
          <w14:ligatures w14:val="standardContextual"/>
        </w:rPr>
      </w:rPrChange>
    </w:rPr>
  </w:style>
  <w:style w:type="character" w:customStyle="1" w:styleId="TitleChar">
    <w:name w:val="Title Char"/>
    <w:basedOn w:val="DefaultParagraphFont"/>
    <w:link w:val="Title"/>
    <w:uiPriority w:val="10"/>
    <w:rsid w:val="0065399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B3E03"/>
    <w:pPr>
      <w:numPr>
        <w:ilvl w:val="1"/>
      </w:numPr>
      <w:spacing w:after="160" w:line="278" w:lineRule="auto"/>
      <w:pPrChange w:id="6" w:author="Luccas Correa" w:date="2026-09-26T15:18:00Z">
        <w:pPr>
          <w:numPr>
            <w:ilvl w:val="1"/>
          </w:numPr>
          <w:spacing w:after="160"/>
        </w:pPr>
      </w:pPrChange>
    </w:pPr>
    <w:rPr>
      <w:rFonts w:eastAsiaTheme="majorEastAsia" w:cstheme="majorBidi"/>
      <w:color w:val="595959" w:themeColor="text1" w:themeTint="A6"/>
      <w:spacing w:val="15"/>
      <w:sz w:val="28"/>
      <w:szCs w:val="28"/>
      <w:lang w:val="en-US"/>
      <w:rPrChange w:id="6" w:author="Luccas Correa" w:date="2026-09-26T15:18:00Z">
        <w:rPr>
          <w:rFonts w:asciiTheme="minorHAnsi" w:eastAsiaTheme="majorEastAsia" w:hAnsiTheme="minorHAnsi" w:cstheme="majorBidi"/>
          <w:color w:val="595959" w:themeColor="text1" w:themeTint="A6"/>
          <w:spacing w:val="15"/>
          <w:kern w:val="2"/>
          <w:sz w:val="28"/>
          <w:szCs w:val="28"/>
          <w:lang w:eastAsia="en-US" w:bidi="ar-SA"/>
          <w14:ligatures w14:val="standardContextual"/>
        </w:rPr>
      </w:rPrChange>
    </w:rPr>
  </w:style>
  <w:style w:type="character" w:customStyle="1" w:styleId="SubtitleChar">
    <w:name w:val="Subtitle Char"/>
    <w:basedOn w:val="DefaultParagraphFont"/>
    <w:link w:val="Subtitle"/>
    <w:uiPriority w:val="11"/>
    <w:rsid w:val="0065399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B3E03"/>
    <w:pPr>
      <w:spacing w:before="160" w:after="160" w:line="278" w:lineRule="auto"/>
      <w:jc w:val="center"/>
      <w:pPrChange w:id="7" w:author="Luccas Correa" w:date="2026-09-26T15:18:00Z">
        <w:pPr>
          <w:spacing w:before="160" w:after="160"/>
          <w:jc w:val="center"/>
        </w:pPr>
      </w:pPrChange>
    </w:pPr>
    <w:rPr>
      <w:i/>
      <w:iCs/>
      <w:color w:val="404040" w:themeColor="text1" w:themeTint="BF"/>
      <w:lang w:val="en-US"/>
      <w:rPrChange w:id="7" w:author="Luccas Correa" w:date="2026-09-26T15:18:00Z">
        <w:rPr>
          <w:rFonts w:asciiTheme="minorHAnsi" w:eastAsiaTheme="minorHAnsi" w:hAnsiTheme="minorHAnsi" w:cstheme="minorBidi"/>
          <w:i/>
          <w:iCs/>
          <w:color w:val="404040" w:themeColor="text1" w:themeTint="BF"/>
          <w:kern w:val="2"/>
          <w:sz w:val="24"/>
          <w:szCs w:val="24"/>
          <w:lang w:eastAsia="en-US" w:bidi="ar-SA"/>
          <w14:ligatures w14:val="standardContextual"/>
        </w:rPr>
      </w:rPrChange>
    </w:rPr>
  </w:style>
  <w:style w:type="character" w:customStyle="1" w:styleId="QuoteChar">
    <w:name w:val="Quote Char"/>
    <w:basedOn w:val="DefaultParagraphFont"/>
    <w:link w:val="Quote"/>
    <w:uiPriority w:val="29"/>
    <w:rsid w:val="00653991"/>
    <w:rPr>
      <w:i/>
      <w:iCs/>
      <w:color w:val="404040" w:themeColor="text1" w:themeTint="BF"/>
      <w:lang w:val="en-US"/>
    </w:rPr>
  </w:style>
  <w:style w:type="paragraph" w:styleId="ListParagraph">
    <w:name w:val="List Paragraph"/>
    <w:basedOn w:val="Normal"/>
    <w:uiPriority w:val="34"/>
    <w:qFormat/>
    <w:rsid w:val="00653991"/>
    <w:pPr>
      <w:ind w:left="720"/>
      <w:contextualSpacing/>
    </w:pPr>
  </w:style>
  <w:style w:type="character" w:styleId="IntenseEmphasis">
    <w:name w:val="Intense Emphasis"/>
    <w:basedOn w:val="DefaultParagraphFont"/>
    <w:uiPriority w:val="21"/>
    <w:qFormat/>
    <w:rsid w:val="00653991"/>
    <w:rPr>
      <w:i/>
      <w:iCs/>
      <w:color w:val="0F4761" w:themeColor="accent1" w:themeShade="BF"/>
    </w:rPr>
  </w:style>
  <w:style w:type="paragraph" w:styleId="IntenseQuote">
    <w:name w:val="Intense Quote"/>
    <w:basedOn w:val="Normal"/>
    <w:next w:val="Normal"/>
    <w:link w:val="IntenseQuoteChar"/>
    <w:uiPriority w:val="30"/>
    <w:qFormat/>
    <w:rsid w:val="00653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991"/>
    <w:rPr>
      <w:i/>
      <w:iCs/>
      <w:color w:val="0F4761" w:themeColor="accent1" w:themeShade="BF"/>
    </w:rPr>
  </w:style>
  <w:style w:type="character" w:styleId="IntenseReference">
    <w:name w:val="Intense Reference"/>
    <w:basedOn w:val="DefaultParagraphFont"/>
    <w:uiPriority w:val="32"/>
    <w:qFormat/>
    <w:rsid w:val="00653991"/>
    <w:rPr>
      <w:b/>
      <w:bCs/>
      <w:smallCaps/>
      <w:color w:val="0F4761" w:themeColor="accent1" w:themeShade="BF"/>
      <w:spacing w:val="5"/>
    </w:rPr>
  </w:style>
  <w:style w:type="character" w:styleId="Strong">
    <w:name w:val="Strong"/>
    <w:basedOn w:val="DefaultParagraphFont"/>
    <w:uiPriority w:val="22"/>
    <w:qFormat/>
    <w:rsid w:val="006539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169</Words>
  <Characters>968</Characters>
  <Application>Microsoft Office Word</Application>
  <DocSecurity>0</DocSecurity>
  <Lines>8</Lines>
  <Paragraphs>2</Paragraphs>
  <ScaleCrop>false</ScaleCrop>
  <Company/>
  <LinksUpToDate>false</LinksUpToDate>
  <CharactersWithSpaces>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1</cp:revision>
  <dcterms:created xsi:type="dcterms:W3CDTF">2025-04-10T15:12:00Z</dcterms:created>
  <dcterms:modified xsi:type="dcterms:W3CDTF">2026-09-26T19:18:00Z</dcterms:modified>
</cp:coreProperties>
</file>