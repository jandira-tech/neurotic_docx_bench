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4FA17" w14:textId="77777777" w:rsidR="00F67366" w:rsidRDefault="00DB2A84">
      <w:pPr>
        <w:rPr>
          <w:del w:id="0" w:author="Author" w:date="2026-06-29T11:16:00Z" w16du:dateUtc="2026-06-29T15:16:00Z"/>
        </w:rPr>
      </w:pPr>
      <w:ins w:id="1" w:author="Author" w:date="2026-06-29T11:16:00Z" w16du:dateUtc="2026-06-29T15:16:00Z">
        <w:r>
          <w:t>Q1 Sales Summary</w:t>
        </w:r>
      </w:ins>
      <w:del w:id="2" w:author="Author" w:date="2026-06-29T11:16:00Z" w16du:dateUtc="2026-06-29T15:16:00Z">
        <w:r>
          <w:delText>Project Tasks</w:delText>
        </w:r>
      </w:del>
    </w:p>
    <w:p w14:paraId="085B1E7F" w14:textId="77777777" w:rsidR="00F67366" w:rsidRDefault="00F67366"/>
    <w:p w14:paraId="2AADB552" w14:textId="77777777" w:rsidR="00F67366" w:rsidRDefault="00F6736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366" w14:paraId="5D78AC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D3B1" w14:textId="77777777" w:rsidR="00F67366" w:rsidRDefault="00DB2A84">
            <w:ins w:id="3" w:author="Author" w:date="2026-06-29T11:16:00Z" w16du:dateUtc="2026-06-29T15:16:00Z">
              <w:r>
                <w:rPr>
                  <w:b/>
                  <w:bCs/>
                </w:rPr>
                <w:t>Region</w:t>
              </w:r>
            </w:ins>
            <w:del w:id="4" w:author="Author" w:date="2026-06-29T11:16:00Z" w16du:dateUtc="2026-06-29T15:16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2362" w14:textId="77777777" w:rsidR="00F67366" w:rsidRDefault="00DB2A84">
            <w:ins w:id="5" w:author="Author" w:date="2026-06-29T11:16:00Z" w16du:dateUtc="2026-06-29T15:16:00Z">
              <w:r>
                <w:rPr>
                  <w:b/>
                  <w:bCs/>
                </w:rPr>
                <w:t>Revenue</w:t>
              </w:r>
            </w:ins>
            <w:del w:id="6" w:author="Author" w:date="2026-06-29T11:16:00Z" w16du:dateUtc="2026-06-29T15:16:00Z">
              <w:r>
                <w:delText>Owner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0FE" w14:textId="77777777" w:rsidR="00F67366" w:rsidRDefault="00DB2A84">
            <w:ins w:id="7" w:author="Author" w:date="2026-06-29T11:16:00Z" w16du:dateUtc="2026-06-29T15:16:00Z">
              <w:r>
                <w:rPr>
                  <w:b/>
                  <w:bCs/>
                </w:rPr>
                <w:t>Target</w:t>
              </w:r>
            </w:ins>
            <w:del w:id="8" w:author="Author" w:date="2026-06-29T11:16:00Z" w16du:dateUtc="2026-06-29T15:16:00Z">
              <w:r>
                <w:delText>Status</w:delText>
              </w:r>
            </w:del>
          </w:p>
        </w:tc>
      </w:tr>
      <w:tr w:rsidR="00F67366" w14:paraId="0642AC3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B9D" w14:textId="77777777" w:rsidR="00F67366" w:rsidRDefault="00DB2A84">
            <w:ins w:id="9" w:author="Author" w:date="2026-06-29T11:16:00Z" w16du:dateUtc="2026-06-29T15:16:00Z">
              <w:r>
                <w:t>North</w:t>
              </w:r>
            </w:ins>
            <w:del w:id="10" w:author="Author" w:date="2026-06-29T11:16:00Z" w16du:dateUtc="2026-06-29T15:16:00Z">
              <w:r>
                <w:delText>Design UI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3317" w14:textId="77777777" w:rsidR="00F67366" w:rsidRDefault="00DB2A84">
            <w:ins w:id="11" w:author="Author" w:date="2026-06-29T11:16:00Z" w16du:dateUtc="2026-06-29T15:16:00Z">
              <w:r>
                <w:t>$450,000</w:t>
              </w:r>
            </w:ins>
            <w:del w:id="12" w:author="Author" w:date="2026-06-29T11:16:00Z" w16du:dateUtc="2026-06-29T15:16:00Z">
              <w:r>
                <w:delText>Alice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D958" w14:textId="77777777" w:rsidR="00F67366" w:rsidRDefault="00DB2A84">
            <w:ins w:id="13" w:author="Author" w:date="2026-06-29T11:16:00Z" w16du:dateUtc="2026-06-29T15:16:00Z">
              <w:r>
                <w:t>$400,000</w:t>
              </w:r>
            </w:ins>
            <w:del w:id="14" w:author="Author" w:date="2026-06-29T11:16:00Z" w16du:dateUtc="2026-06-29T15:16:00Z">
              <w:r>
                <w:delText>In Progress</w:delText>
              </w:r>
            </w:del>
            <w:ins w:id="15" w:author="Online User" w:date="2026-05-14T20:34:00Z">
              <w:r>
                <w:t xml:space="preserve"> (Week 1)</w:t>
              </w:r>
            </w:ins>
          </w:p>
        </w:tc>
      </w:tr>
      <w:tr w:rsidR="00F67366" w14:paraId="0B65AC7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42B" w14:textId="77777777" w:rsidR="00F67366" w:rsidRDefault="00DB2A84">
            <w:ins w:id="16" w:author="Author" w:date="2026-06-29T11:16:00Z" w16du:dateUtc="2026-06-29T15:16:00Z">
              <w:r>
                <w:t>South</w:t>
              </w:r>
            </w:ins>
            <w:del w:id="17" w:author="Author" w:date="2026-06-29T11:16:00Z" w16du:dateUtc="2026-06-29T15:16:00Z">
              <w:r>
                <w:delText>Write Tests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3334" w14:textId="77777777" w:rsidR="00F67366" w:rsidRDefault="00DB2A84">
            <w:ins w:id="18" w:author="Author" w:date="2026-06-29T11:16:00Z" w16du:dateUtc="2026-06-29T15:16:00Z">
              <w:r>
                <w:t>$380,000</w:t>
              </w:r>
            </w:ins>
            <w:del w:id="19" w:author="Author" w:date="2026-06-29T11:16:00Z" w16du:dateUtc="2026-06-29T15:16:00Z">
              <w:r>
                <w:delText>Bob</w:delText>
              </w:r>
            </w:del>
            <w:ins w:id="20" w:author="Online User" w:date="2026-05-14T20:34:00Z"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1F11" w14:textId="77777777" w:rsidR="00F67366" w:rsidRDefault="00DB2A84">
            <w:ins w:id="21" w:author="Author" w:date="2026-06-29T11:16:00Z" w16du:dateUtc="2026-06-29T15:16:00Z">
              <w:r>
                <w:t>$350,000</w:t>
              </w:r>
            </w:ins>
            <w:del w:id="22" w:author="Author" w:date="2026-06-29T11:16:00Z" w16du:dateUtc="2026-06-29T15:16:00Z">
              <w:r>
                <w:delText>Pending</w:delText>
              </w:r>
            </w:del>
          </w:p>
        </w:tc>
      </w:tr>
      <w:tr w:rsidR="007D1A26" w14:paraId="174A0E7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3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EF88" w14:textId="77777777" w:rsidR="007D1A26" w:rsidRDefault="00DB2A84">
            <w:pPr>
              <w:rPr>
                <w:ins w:id="24" w:author="Author" w:date="2026-06-29T11:16:00Z" w16du:dateUtc="2026-06-29T15:16:00Z"/>
              </w:rPr>
            </w:pPr>
            <w:ins w:id="25" w:author="Author" w:date="2026-06-29T11:16:00Z" w16du:dateUtc="2026-06-29T15:16:00Z">
              <w:r>
                <w:t>West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1716" w14:textId="77777777" w:rsidR="007D1A26" w:rsidRDefault="00DB2A84">
            <w:pPr>
              <w:rPr>
                <w:ins w:id="26" w:author="Author" w:date="2026-06-29T11:16:00Z" w16du:dateUtc="2026-06-29T15:16:00Z"/>
              </w:rPr>
            </w:pPr>
            <w:ins w:id="27" w:author="Author" w:date="2026-06-29T11:16:00Z" w16du:dateUtc="2026-06-29T15:16:00Z">
              <w:r>
                <w:t>$520,000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894C" w14:textId="77777777" w:rsidR="007D1A26" w:rsidRDefault="00DB2A84">
            <w:pPr>
              <w:rPr>
                <w:ins w:id="28" w:author="Author" w:date="2026-06-29T11:16:00Z" w16du:dateUtc="2026-06-29T15:16:00Z"/>
              </w:rPr>
            </w:pPr>
            <w:ins w:id="29" w:author="Author" w:date="2026-06-29T11:16:00Z" w16du:dateUtc="2026-06-29T15:16:00Z">
              <w:r>
                <w:t>$500,000</w:t>
              </w:r>
            </w:ins>
          </w:p>
        </w:tc>
      </w:tr>
    </w:tbl>
    <w:p w14:paraId="56960A2D" w14:textId="77777777" w:rsidR="00F67366" w:rsidRDefault="00F67366"/>
    <w:sectPr w:rsidR="00F673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366"/>
    <w:rsid w:val="00325BC5"/>
    <w:rsid w:val="007D1A26"/>
    <w:rsid w:val="00987471"/>
    <w:rsid w:val="00DB2A84"/>
    <w:rsid w:val="00F6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AB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2026-06-29T15:16:00Z</dcterms:modified>
</cp:coreProperties>
</file>