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2F334F" w14:textId="77777777" w:rsidR="004C40E5" w:rsidRDefault="006E6206">
      <w:r>
        <w:rPr>
          <w:rFonts w:ascii="Arial" w:hAnsi="Arial"/>
          <w:b/>
          <w:color w:val="C00000"/>
          <w:sz w:val="32"/>
          <w:rPrChange w:id="0" w:author="Comparison" w:date="2026-09-26T14:45:00Z" w16du:dateUtc="2026-09-26T18:45:00Z">
            <w:rPr>
              <w:u w:val="single"/>
            </w:rPr>
          </w:rPrChange>
        </w:rPr>
        <w:t xml:space="preserve">Track Changes Suggesting </w:t>
      </w:r>
      <w:ins w:id="1" w:author="Comparison" w:date="2026-09-26T14:45:00Z" w16du:dateUtc="2026-09-26T18:45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Heading 2 Red</w:t>
        </w:r>
      </w:ins>
      <w:del w:id="2" w:author="Comparison" w:date="2026-09-26T14:45:00Z" w16du:dateUtc="2026-09-26T18:45:00Z">
        <w:r>
          <w:rPr>
            <w:u w:val="single"/>
          </w:rPr>
          <w:delText>Center Underline</w:delText>
        </w:r>
      </w:del>
      <w:r>
        <w:rPr>
          <w:rFonts w:ascii="Arial" w:hAnsi="Arial"/>
          <w:b/>
          <w:color w:val="C00000"/>
          <w:sz w:val="32"/>
          <w:rPrChange w:id="3" w:author="Comparison" w:date="2026-09-26T14:45:00Z" w16du:dateUtc="2026-09-26T18:45:00Z">
            <w:rPr>
              <w:u w:val="single"/>
            </w:rPr>
          </w:rPrChange>
        </w:rPr>
        <w:t xml:space="preserve"> Demo</w:t>
      </w:r>
    </w:p>
    <w:p w14:paraId="57D0325E" w14:textId="77777777" w:rsidR="004C40E5" w:rsidRDefault="006E6206">
      <w:pPr>
        <w:spacing w:before="360" w:after="80" w:line="240" w:lineRule="auto"/>
        <w:pPrChange w:id="4" w:author="Comparison" w:date="2026-09-26T14:45:00Z" w16du:dateUtc="2026-09-26T18:45:00Z">
          <w:pPr/>
        </w:pPrChange>
      </w:pPr>
      <w:r>
        <w:rPr>
          <w:rFonts w:ascii="Arial" w:hAnsi="Arial"/>
          <w:b/>
          <w:color w:val="C00000"/>
          <w:sz w:val="32"/>
          <w:rPrChange w:id="5" w:author="Comparison" w:date="2026-09-26T14:45:00Z" w16du:dateUtc="2026-09-26T18:45:00Z">
            <w:rPr>
              <w:u w:val="single"/>
            </w:rPr>
          </w:rPrChange>
        </w:rPr>
        <w:t xml:space="preserve">This document </w:t>
      </w:r>
      <w:ins w:id="6" w:author="Comparison" w:date="2026-09-26T14:45:00Z" w16du:dateUtc="2026-09-26T18:45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shows</w:t>
        </w:r>
      </w:ins>
      <w:del w:id="7" w:author="Comparison" w:date="2026-09-26T14:45:00Z" w16du:dateUtc="2026-09-26T18:45:00Z">
        <w:r>
          <w:rPr>
            <w:u w:val="single"/>
          </w:rPr>
          <w:delText>combines</w:delText>
        </w:r>
      </w:del>
      <w:r>
        <w:rPr>
          <w:rFonts w:ascii="Arial" w:hAnsi="Arial"/>
          <w:b/>
          <w:color w:val="C00000"/>
          <w:sz w:val="32"/>
          <w:rPrChange w:id="8" w:author="Comparison" w:date="2026-09-26T14:45:00Z" w16du:dateUtc="2026-09-26T18:45:00Z">
            <w:rPr>
              <w:u w:val="single"/>
            </w:rPr>
          </w:rPrChange>
        </w:rPr>
        <w:t xml:space="preserve"> Suggesting mode with </w:t>
      </w:r>
      <w:ins w:id="9" w:author="Comparison" w:date="2026-09-26T14:45:00Z" w16du:dateUtc="2026-09-26T18:45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Heading 2 style</w:t>
        </w:r>
      </w:ins>
      <w:del w:id="10" w:author="Comparison" w:date="2026-09-26T14:45:00Z" w16du:dateUtc="2026-09-26T18:45:00Z">
        <w:r>
          <w:rPr>
            <w:u w:val="single"/>
          </w:rPr>
          <w:delText>center alignment</w:delText>
        </w:r>
      </w:del>
      <w:r>
        <w:rPr>
          <w:rFonts w:ascii="Arial" w:hAnsi="Arial"/>
          <w:b/>
          <w:color w:val="C00000"/>
          <w:sz w:val="32"/>
          <w:rPrChange w:id="11" w:author="Comparison" w:date="2026-09-26T14:45:00Z" w16du:dateUtc="2026-09-26T18:45:00Z">
            <w:rPr>
              <w:u w:val="single"/>
            </w:rPr>
          </w:rPrChange>
        </w:rPr>
        <w:t xml:space="preserve"> and </w:t>
      </w:r>
      <w:ins w:id="12" w:author="Comparison" w:date="2026-09-26T14:45:00Z" w16du:dateUtc="2026-09-26T18:45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red color</w:t>
        </w:r>
      </w:ins>
      <w:del w:id="13" w:author="Comparison" w:date="2026-09-26T14:45:00Z" w16du:dateUtc="2026-09-26T18:45:00Z">
        <w:r>
          <w:rPr>
            <w:u w:val="single"/>
          </w:rPr>
          <w:delText>underline</w:delText>
        </w:r>
      </w:del>
      <w:r>
        <w:rPr>
          <w:rFonts w:ascii="Arial" w:hAnsi="Arial"/>
          <w:b/>
          <w:color w:val="C00000"/>
          <w:sz w:val="32"/>
          <w:rPrChange w:id="14" w:author="Comparison" w:date="2026-09-26T14:45:00Z" w16du:dateUtc="2026-09-26T18:45:00Z">
            <w:rPr>
              <w:u w:val="single"/>
            </w:rPr>
          </w:rPrChange>
        </w:rPr>
        <w:t>.</w:t>
      </w:r>
    </w:p>
    <w:p w14:paraId="692923BA" w14:textId="77777777" w:rsidR="004C40E5" w:rsidRDefault="006E6206">
      <w:pPr>
        <w:spacing w:before="360" w:after="80" w:line="240" w:lineRule="auto"/>
        <w:pPrChange w:id="15" w:author="Comparison" w:date="2026-09-26T14:45:00Z" w16du:dateUtc="2026-09-26T18:45:00Z">
          <w:pPr/>
        </w:pPrChange>
      </w:pPr>
      <w:ins w:id="16" w:author="Comparison" w:date="2026-09-26T14:45:00Z" w16du:dateUtc="2026-09-26T18:45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Red Heading 2</w:t>
        </w:r>
      </w:ins>
      <w:del w:id="17" w:author="Comparison" w:date="2026-09-26T14:45:00Z" w16du:dateUtc="2026-09-26T18:45:00Z">
        <w:r>
          <w:rPr>
            <w:u w:val="single"/>
          </w:rPr>
          <w:delText>Centered underlined</w:delText>
        </w:r>
      </w:del>
      <w:r>
        <w:rPr>
          <w:rFonts w:ascii="Arial" w:hAnsi="Arial"/>
          <w:b/>
          <w:color w:val="C00000"/>
          <w:sz w:val="32"/>
          <w:rPrChange w:id="18" w:author="Comparison" w:date="2026-09-26T14:45:00Z" w16du:dateUtc="2026-09-26T18:45:00Z">
            <w:rPr>
              <w:u w:val="single"/>
            </w:rPr>
          </w:rPrChange>
        </w:rPr>
        <w:t xml:space="preserve"> suggestions </w:t>
      </w:r>
      <w:ins w:id="19" w:author="Comparison" w:date="2026-09-26T14:45:00Z" w16du:dateUtc="2026-09-26T18:45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help reviewers spot structural changes easily</w:t>
        </w:r>
      </w:ins>
      <w:del w:id="20" w:author="Comparison" w:date="2026-09-26T14:45:00Z" w16du:dateUtc="2026-09-26T18:45:00Z">
        <w:r>
          <w:rPr>
            <w:u w:val="single"/>
          </w:rPr>
          <w:delText>are clear for collaborative document editing</w:delText>
        </w:r>
      </w:del>
      <w:r>
        <w:rPr>
          <w:rFonts w:ascii="Arial" w:hAnsi="Arial"/>
          <w:b/>
          <w:color w:val="C00000"/>
          <w:sz w:val="32"/>
          <w:rPrChange w:id="21" w:author="Comparison" w:date="2026-09-26T14:45:00Z" w16du:dateUtc="2026-09-26T18:45:00Z">
            <w:rPr>
              <w:u w:val="single"/>
            </w:rPr>
          </w:rPrChange>
        </w:rPr>
        <w:t>.</w:t>
      </w:r>
    </w:p>
    <w:sectPr w:rsidR="004C40E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40E5"/>
    <w:rsid w:val="001955E9"/>
    <w:rsid w:val="004C40E5"/>
    <w:rsid w:val="005010D7"/>
    <w:rsid w:val="005017B3"/>
    <w:rsid w:val="006E6206"/>
    <w:rsid w:val="00CD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F195E6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2026-05-14T18:10:00Z</dcterms:created>
  <dcterms:modified xsi:type="dcterms:W3CDTF">2026-09-26T18:45:00Z</dcterms:modified>
</cp:coreProperties>
</file>