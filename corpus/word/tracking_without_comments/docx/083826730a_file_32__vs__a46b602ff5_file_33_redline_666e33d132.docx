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20E8F" w14:textId="77777777" w:rsidR="00C00D2B" w:rsidRDefault="00C00D2B">
      <w:pPr>
        <w:rPr>
          <w:rFonts w:ascii="Arial" w:hAnsi="Arial"/>
          <w:b/>
          <w:sz w:val="40"/>
          <w:rPrChange w:id="0" w:author="Arthur Souza Rodrigues" w:date="2026-09-26T14:57:00Z" w16du:dateUtc="2026-09-26T18:57:00Z">
            <w:rPr>
              <w:b/>
              <w:bCs/>
              <w:u w:val="single"/>
            </w:rPr>
          </w:rPrChange>
        </w:rPr>
      </w:pPr>
      <w:r>
        <w:rPr>
          <w:rFonts w:ascii="Arial" w:hAnsi="Arial"/>
          <w:b/>
          <w:sz w:val="40"/>
          <w:rPrChange w:id="1" w:author="Arthur Souza Rodrigues" w:date="2026-09-26T14:57:00Z" w16du:dateUtc="2026-09-26T18:57:00Z">
            <w:rPr>
              <w:b/>
              <w:bCs/>
              <w:u w:val="single"/>
            </w:rPr>
          </w:rPrChange>
        </w:rPr>
        <w:t>file_</w:t>
      </w:r>
      <w:ins w:id="2" w:author="Arthur Souza Rodrigues" w:date="2026-09-26T14:57:00Z" w16du:dateUtc="2026-09-26T18:57:00Z">
        <w:r w:rsidR="00AB3365">
          <w:rPr>
            <w:rFonts w:ascii="Arial" w:hAnsi="Arial" w:cs="Arial"/>
            <w:b/>
            <w:bCs/>
            <w:sz w:val="40"/>
            <w:szCs w:val="40"/>
          </w:rPr>
          <w:t>33</w:t>
        </w:r>
      </w:ins>
      <w:del w:id="3" w:author="Arthur Souza Rodrigues" w:date="2026-09-26T14:57:00Z" w16du:dateUtc="2026-09-26T18:57:00Z">
        <w:r>
          <w:rPr>
            <w:b/>
            <w:bCs/>
            <w:u w:val="single"/>
          </w:rPr>
          <w:delText>32</w:delText>
        </w:r>
      </w:del>
      <w:r>
        <w:rPr>
          <w:rFonts w:ascii="Arial" w:hAnsi="Arial"/>
          <w:b/>
          <w:sz w:val="40"/>
          <w:rPrChange w:id="4" w:author="Arthur Souza Rodrigues" w:date="2026-09-26T14:57:00Z" w16du:dateUtc="2026-09-26T18:57:00Z">
            <w:rPr>
              <w:b/>
              <w:bCs/>
              <w:u w:val="single"/>
            </w:rPr>
          </w:rPrChange>
        </w:rPr>
        <w:t>.docx</w:t>
      </w:r>
    </w:p>
    <w:p w14:paraId="573764B7" w14:textId="2072A35E" w:rsidR="00166531" w:rsidRDefault="00F80B59">
      <w:ins w:id="5" w:author="Arthur Souza Rodrigues" w:date="2026-09-26T14:57:00Z" w16du:dateUtc="2026-09-26T18:57:00Z">
        <w:r>
          <w:rPr>
            <w:rFonts w:ascii="Arial" w:hAnsi="Arial" w:cs="Arial"/>
            <w:b/>
            <w:bCs/>
            <w:sz w:val="40"/>
            <w:szCs w:val="40"/>
          </w:rPr>
          <w:t>Heading 1 Style</w:t>
        </w:r>
      </w:ins>
      <w:del w:id="6" w:author="Arthur Souza Rodrigues" w:date="2026-09-26T14:57:00Z" w16du:dateUtc="2026-09-26T18:57:00Z">
        <w:r>
          <w:rPr>
            <w:b/>
            <w:bCs/>
            <w:u w:val="single"/>
          </w:rPr>
          <w:delText>Bold and Underline Combo</w:delText>
        </w:r>
      </w:del>
      <w:r>
        <w:rPr>
          <w:rFonts w:ascii="Arial" w:hAnsi="Arial"/>
          <w:b/>
          <w:sz w:val="40"/>
          <w:rPrChange w:id="7" w:author="Arthur Souza Rodrigues" w:date="2026-09-26T14:57:00Z" w16du:dateUtc="2026-09-26T18:57:00Z">
            <w:rPr>
              <w:b/>
              <w:bCs/>
              <w:u w:val="single"/>
            </w:rPr>
          </w:rPrChange>
        </w:rPr>
        <w:t xml:space="preserve"> Demo</w:t>
      </w:r>
    </w:p>
    <w:p w14:paraId="6F160E40" w14:textId="77777777" w:rsidR="00252EF7" w:rsidRDefault="00F80B59">
      <w:pPr>
        <w:spacing w:before="400" w:after="120" w:line="240" w:lineRule="auto"/>
        <w:rPr>
          <w:ins w:id="8" w:author="Arthur Souza Rodrigues" w:date="2026-09-26T14:57:00Z" w16du:dateUtc="2026-09-26T18:57:00Z"/>
        </w:rPr>
      </w:pPr>
      <w:ins w:id="9" w:author="Arthur Souza Rodrigues" w:date="2026-09-26T14:57:00Z" w16du:dateUtc="2026-09-26T18:57:00Z">
        <w:r>
          <w:rPr>
            <w:rFonts w:ascii="Arial" w:hAnsi="Arial" w:cs="Arial"/>
            <w:b/>
            <w:bCs/>
            <w:sz w:val="40"/>
            <w:szCs w:val="40"/>
          </w:rPr>
          <w:t>This document demonstrates Heading 1 paragraph style.</w:t>
        </w:r>
      </w:ins>
    </w:p>
    <w:p w14:paraId="031F9707" w14:textId="77777777" w:rsidR="00166531" w:rsidRDefault="00F80B59">
      <w:pPr>
        <w:rPr>
          <w:del w:id="10" w:author="Arthur Souza Rodrigues" w:date="2026-09-26T14:57:00Z" w16du:dateUtc="2026-09-26T18:57:00Z"/>
        </w:rPr>
      </w:pPr>
      <w:ins w:id="11" w:author="Arthur Souza Rodrigues" w:date="2026-09-26T14:57:00Z" w16du:dateUtc="2026-09-26T18:57:00Z">
        <w:r>
          <w:rPr>
            <w:rFonts w:ascii="Arial" w:hAnsi="Arial" w:cs="Arial"/>
            <w:b/>
            <w:bCs/>
            <w:sz w:val="40"/>
            <w:szCs w:val="40"/>
          </w:rPr>
          <w:t>Main Title Section</w:t>
        </w:r>
      </w:ins>
      <w:del w:id="12" w:author="Arthur Souza Rodrigues" w:date="2026-09-26T14:57:00Z" w16du:dateUtc="2026-09-26T18:57:00Z">
        <w:r>
          <w:rPr>
            <w:b/>
            <w:bCs/>
            <w:u w:val="single"/>
          </w:rPr>
          <w:delText>Demonstrating bold and underline combined.</w:delText>
        </w:r>
      </w:del>
    </w:p>
    <w:p w14:paraId="6DF19326" w14:textId="77777777" w:rsidR="00166531" w:rsidRDefault="00F80B59">
      <w:pPr>
        <w:spacing w:before="400" w:after="120" w:line="240" w:lineRule="auto"/>
        <w:pPrChange w:id="13" w:author="Arthur Souza Rodrigues" w:date="2026-09-26T14:57:00Z" w16du:dateUtc="2026-09-26T18:57:00Z">
          <w:pPr/>
        </w:pPrChange>
      </w:pPr>
      <w:del w:id="14" w:author="Arthur Souza Rodrigues" w:date="2026-09-26T14:57:00Z" w16du:dateUtc="2026-09-26T18:57:00Z">
        <w:r>
          <w:rPr>
            <w:b/>
            <w:bCs/>
            <w:u w:val="single"/>
          </w:rPr>
          <w:delText>This text is both bold and underlined.</w:delText>
        </w:r>
      </w:del>
    </w:p>
    <w:sectPr w:rsidR="001665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531"/>
    <w:rsid w:val="00166531"/>
    <w:rsid w:val="00252EF7"/>
    <w:rsid w:val="002C5E62"/>
    <w:rsid w:val="002F5B90"/>
    <w:rsid w:val="004B0DA1"/>
    <w:rsid w:val="00AB3365"/>
    <w:rsid w:val="00C00D2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B87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2026-09-26T18:57:00Z</dcterms:modified>
</cp:coreProperties>
</file>