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D88F49" w14:textId="509521EA" w:rsidR="00047CC0" w:rsidRDefault="009C009E">
      <w:pPr>
        <w:pStyle w:val="Title"/>
        <w:rPr>
          <w:ins w:id="27" w:author="Tony Novak" w:date="2026-09-26T14:45:00Z" w16du:dateUtc="2026-09-26T18:45:00Z"/>
        </w:rPr>
      </w:pPr>
      <w:ins w:id="28" w:author="Tony Novak" w:date="2026-09-26T14:45:00Z" w16du:dateUtc="2026-09-26T18:45:00Z">
        <w:r>
          <w:t>Table Widths</w:t>
        </w:r>
      </w:ins>
    </w:p>
    <w:p w14:paraId="2EFD9533" w14:textId="77777777" w:rsidR="00047CC0" w:rsidRDefault="009C009E">
      <w:pPr>
        <w:rPr>
          <w:ins w:id="29" w:author="Tony Novak" w:date="2026-09-26T14:45:00Z" w16du:dateUtc="2026-09-26T18:45:00Z"/>
        </w:rPr>
      </w:pPr>
      <w:ins w:id="30" w:author="Tony Novak" w:date="2026-09-26T14:45:00Z" w16du:dateUtc="2026-09-26T18:45:00Z">
        <w:r>
          <w:t>This document includes tables with explicitly defined widths, both in fixed pixel-equivalent twips and in relative percentage widths.</w:t>
        </w:r>
      </w:ins>
    </w:p>
    <w:p w14:paraId="51518969" w14:textId="27436B58" w:rsidR="00047CC0" w:rsidRDefault="009C009E">
      <w:pPr>
        <w:pStyle w:val="Heading2"/>
        <w:rPr>
          <w:ins w:id="31" w:author="Tony Novak" w:date="2026-09-26T14:45:00Z" w16du:dateUtc="2026-09-26T18:45:00Z"/>
        </w:rPr>
      </w:pPr>
      <w:ins w:id="32" w:author="Tony Novak" w:date="2026-09-26T14:45:00Z" w16du:dateUtc="2026-09-26T18:45:00Z">
        <w:r>
          <w:t>Test 1 – Fixed Width Table (</w:t>
        </w:r>
        <w:r w:rsidR="00AC550D">
          <w:t>4.17in</w:t>
        </w:r>
        <w:r>
          <w:t>)</w:t>
        </w:r>
      </w:ins>
    </w:p>
    <w:p w14:paraId="7D036207" w14:textId="77777777" w:rsidR="00E2344B" w:rsidRDefault="009C009E">
      <w:pPr>
        <w:rPr>
          <w:del w:id="33" w:author="Tony Novak" w:date="2026-09-26T14:45:00Z" w16du:dateUtc="2026-09-26T18:45:00Z"/>
        </w:rPr>
      </w:pPr>
      <w:del w:id="34" w:author="Tony Novak" w:date="2026-09-26T14:45:00Z" w16du:dateUtc="2026-09-26T18:45:00Z">
        <w:r>
          <w:delText>Support Tickets</w:delText>
        </w:r>
      </w:del>
    </w:p>
    <w:p w14:paraId="05D493A4" w14:textId="77777777" w:rsidR="00E2344B" w:rsidRDefault="00E2344B">
      <w:pPr>
        <w:rPr>
          <w:del w:id="35" w:author="Tony Novak" w:date="2026-09-26T14:45:00Z" w16du:dateUtc="2026-09-26T18:45:00Z"/>
        </w:rPr>
      </w:pPr>
    </w:p>
    <w:p w14:paraId="4730C009" w14:textId="77777777" w:rsidR="00E2344B" w:rsidRDefault="00E2344B">
      <w:pPr>
        <w:rPr>
          <w:del w:id="36" w:author="Tony Novak" w:date="2026-09-26T14:45:00Z" w16du:dateUtc="2026-09-26T18:45:00Z"/>
        </w:rPr>
      </w:pP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  <w:tblPrChange w:id="37" w:author="Tony Novak" w:date="2026-09-26T14:45:00Z" w16du:dateUtc="2026-09-26T18:45:00Z">
          <w:tblPr>
            <w:tblW w:w="9360" w:type="dxa"/>
            <w:tblInd w:w="1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000"/>
        <w:gridCol w:w="2000"/>
        <w:gridCol w:w="2000"/>
        <w:tblGridChange w:id="38">
          <w:tblGrid>
            <w:gridCol w:w="108"/>
            <w:gridCol w:w="1892"/>
            <w:gridCol w:w="1228"/>
            <w:gridCol w:w="772"/>
            <w:gridCol w:w="2000"/>
            <w:gridCol w:w="348"/>
            <w:gridCol w:w="3120"/>
          </w:tblGrid>
        </w:tblGridChange>
      </w:tblGrid>
      <w:tr w:rsidR="00E2344B" w14:paraId="24A3F2B0" w14:textId="77777777">
        <w:tblPrEx>
          <w:tblPrExChange w:id="39" w:author="Tony Novak" w:date="2026-09-26T14:45:00Z" w16du:dateUtc="2026-09-26T18:4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40" w:author="Tony Novak" w:date="2026-09-26T14:45:00Z" w16du:dateUtc="2026-09-26T18:4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DCE6F1"/>
            <w:tcPrChange w:id="41" w:author="Tony Novak" w:date="2026-09-26T14:45:00Z" w16du:dateUtc="2026-09-26T18:4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44401B8" w14:textId="77777777" w:rsidR="00E2344B" w:rsidRDefault="009C009E">
            <w:ins w:id="42" w:author="Tony Novak" w:date="2026-09-26T14:45:00Z" w16du:dateUtc="2026-09-26T18:45:00Z">
              <w:r>
                <w:t>R1C1</w:t>
              </w:r>
            </w:ins>
            <w:del w:id="43" w:author="Tony Novak" w:date="2026-09-26T14:45:00Z" w16du:dateUtc="2026-09-26T18:45:00Z">
              <w:r>
                <w:rPr>
                  <w:i/>
                  <w:iCs/>
                </w:rPr>
                <w:delText>Ticket ID</w:delText>
              </w:r>
            </w:del>
          </w:p>
        </w:tc>
        <w:tc>
          <w:tcPr>
            <w:tcW w:w="2880" w:type="dxa"/>
            <w:shd w:val="clear" w:color="auto" w:fill="DCE6F1"/>
            <w:tcPrChange w:id="44" w:author="Tony Novak" w:date="2026-09-26T14:45:00Z" w16du:dateUtc="2026-09-26T18:4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002D1A0" w14:textId="77777777" w:rsidR="00E2344B" w:rsidRDefault="009C009E">
            <w:ins w:id="45" w:author="Tony Novak" w:date="2026-09-26T14:45:00Z" w16du:dateUtc="2026-09-26T18:45:00Z">
              <w:r>
                <w:t>R1C2</w:t>
              </w:r>
            </w:ins>
            <w:del w:id="46" w:author="Tony Novak" w:date="2026-09-26T14:45:00Z" w16du:dateUtc="2026-09-26T18:45:00Z">
              <w:r>
                <w:rPr>
                  <w:i/>
                  <w:iCs/>
                </w:rPr>
                <w:delText>Issue</w:delText>
              </w:r>
            </w:del>
          </w:p>
        </w:tc>
        <w:tc>
          <w:tcPr>
            <w:tcW w:w="2880" w:type="dxa"/>
            <w:shd w:val="clear" w:color="auto" w:fill="DCE6F1"/>
            <w:tcPrChange w:id="47" w:author="Tony Novak" w:date="2026-09-26T14:45:00Z" w16du:dateUtc="2026-09-26T18:4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730C289" w14:textId="77777777" w:rsidR="00E2344B" w:rsidRDefault="009C009E">
            <w:ins w:id="48" w:author="Tony Novak" w:date="2026-09-26T14:45:00Z" w16du:dateUtc="2026-09-26T18:45:00Z">
              <w:r>
                <w:t>R1C3</w:t>
              </w:r>
            </w:ins>
            <w:del w:id="49" w:author="Tony Novak" w:date="2026-09-26T14:45:00Z" w16du:dateUtc="2026-09-26T18:45:00Z">
              <w:r>
                <w:rPr>
                  <w:i/>
                  <w:iCs/>
                </w:rPr>
                <w:delText>Priority</w:delText>
              </w:r>
            </w:del>
          </w:p>
        </w:tc>
      </w:tr>
      <w:tr w:rsidR="00E2344B" w14:paraId="55C5CAE9" w14:textId="77777777">
        <w:tblPrEx>
          <w:tblPrExChange w:id="50" w:author="Tony Novak" w:date="2026-09-26T14:45:00Z" w16du:dateUtc="2026-09-26T18:4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51" w:author="Tony Novak" w:date="2026-09-26T14:45:00Z" w16du:dateUtc="2026-09-26T18:4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FFFFF"/>
            <w:tcPrChange w:id="52" w:author="Tony Novak" w:date="2026-09-26T14:45:00Z" w16du:dateUtc="2026-09-26T18:4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0A21996" w14:textId="77777777" w:rsidR="00E2344B" w:rsidRDefault="009C009E">
            <w:ins w:id="53" w:author="Tony Novak" w:date="2026-09-26T14:45:00Z" w16du:dateUtc="2026-09-26T18:45:00Z">
              <w:r>
                <w:t>R2C1</w:t>
              </w:r>
            </w:ins>
            <w:del w:id="54" w:author="Tony Novak" w:date="2026-09-26T14:45:00Z" w16du:dateUtc="2026-09-26T18:45:00Z">
              <w:r>
                <w:delText>#1001</w:delText>
              </w:r>
            </w:del>
          </w:p>
        </w:tc>
        <w:tc>
          <w:tcPr>
            <w:tcW w:w="2880" w:type="dxa"/>
            <w:shd w:val="clear" w:color="auto" w:fill="FFFFFF"/>
            <w:tcPrChange w:id="55" w:author="Tony Novak" w:date="2026-09-26T14:45:00Z" w16du:dateUtc="2026-09-26T18:4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5BC6C8E" w14:textId="77777777" w:rsidR="00E2344B" w:rsidRDefault="009C009E">
            <w:ins w:id="56" w:author="Tony Novak" w:date="2026-09-26T14:45:00Z" w16du:dateUtc="2026-09-26T18:45:00Z">
              <w:r>
                <w:t>R2C2</w:t>
              </w:r>
            </w:ins>
            <w:del w:id="57" w:author="Tony Novak" w:date="2026-09-26T14:45:00Z" w16du:dateUtc="2026-09-26T18:45:00Z">
              <w:r>
                <w:delText>Login failure</w:delText>
              </w:r>
            </w:del>
          </w:p>
        </w:tc>
        <w:tc>
          <w:tcPr>
            <w:tcW w:w="2880" w:type="dxa"/>
            <w:shd w:val="clear" w:color="auto" w:fill="FFFFFF"/>
            <w:tcPrChange w:id="58" w:author="Tony Novak" w:date="2026-09-26T14:45:00Z" w16du:dateUtc="2026-09-26T18:4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89D4DFD" w14:textId="77777777" w:rsidR="00E2344B" w:rsidRDefault="009C009E">
            <w:ins w:id="59" w:author="Tony Novak" w:date="2026-09-26T14:45:00Z" w16du:dateUtc="2026-09-26T18:45:00Z">
              <w:r>
                <w:t>R2C3</w:t>
              </w:r>
            </w:ins>
            <w:del w:id="60" w:author="Tony Novak" w:date="2026-09-26T14:45:00Z" w16du:dateUtc="2026-09-26T18:45:00Z">
              <w:r>
                <w:delText>High</w:delText>
              </w:r>
            </w:del>
          </w:p>
        </w:tc>
      </w:tr>
      <w:tr w:rsidR="00E2344B" w14:paraId="1273A831" w14:textId="77777777">
        <w:tblPrEx>
          <w:tblPrExChange w:id="61" w:author="Tony Novak" w:date="2026-09-26T14:45:00Z" w16du:dateUtc="2026-09-26T18:45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PrChange w:id="62" w:author="Tony Novak" w:date="2026-09-26T14:45:00Z" w16du:dateUtc="2026-09-26T18:45:00Z">
            <w:trPr>
              <w:gridBefore w:val="1"/>
              <w:trHeight w:val="360"/>
            </w:trPr>
          </w:trPrChange>
        </w:trPr>
        <w:tc>
          <w:tcPr>
            <w:tcW w:w="2880" w:type="dxa"/>
            <w:shd w:val="clear" w:color="auto" w:fill="F2F2F2"/>
            <w:tcPrChange w:id="63" w:author="Tony Novak" w:date="2026-09-26T14:45:00Z" w16du:dateUtc="2026-09-26T18:45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0062AFB" w14:textId="77777777" w:rsidR="00E2344B" w:rsidRDefault="009C009E">
            <w:ins w:id="64" w:author="Tony Novak" w:date="2026-09-26T14:45:00Z" w16du:dateUtc="2026-09-26T18:45:00Z">
              <w:r>
                <w:t>R3C1</w:t>
              </w:r>
            </w:ins>
            <w:del w:id="65" w:author="Tony Novak" w:date="2026-09-26T14:45:00Z" w16du:dateUtc="2026-09-26T18:45:00Z">
              <w:r>
                <w:delText>#1002</w:delText>
              </w:r>
            </w:del>
          </w:p>
        </w:tc>
        <w:tc>
          <w:tcPr>
            <w:tcW w:w="2880" w:type="dxa"/>
            <w:shd w:val="clear" w:color="auto" w:fill="F2F2F2"/>
            <w:tcPrChange w:id="66" w:author="Tony Novak" w:date="2026-09-26T14:45:00Z" w16du:dateUtc="2026-09-26T18:45:00Z">
              <w:tcPr>
                <w:tcW w:w="312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7ABACF6" w14:textId="77777777" w:rsidR="00E2344B" w:rsidRDefault="009C009E">
            <w:ins w:id="67" w:author="Tony Novak" w:date="2026-09-26T14:45:00Z" w16du:dateUtc="2026-09-26T18:45:00Z">
              <w:r>
                <w:t>R3C2</w:t>
              </w:r>
            </w:ins>
            <w:del w:id="68" w:author="Tony Novak" w:date="2026-09-26T14:45:00Z" w16du:dateUtc="2026-09-26T18:45:00Z">
              <w:r>
                <w:delText>Slow loading</w:delText>
              </w:r>
            </w:del>
          </w:p>
        </w:tc>
        <w:tc>
          <w:tcPr>
            <w:tcW w:w="2880" w:type="dxa"/>
            <w:shd w:val="clear" w:color="auto" w:fill="F2F2F2"/>
            <w:tcPrChange w:id="69" w:author="Tony Novak" w:date="2026-09-26T14:45:00Z" w16du:dateUtc="2026-09-26T18:45:00Z">
              <w:tcPr>
                <w:tcW w:w="3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01721AD" w14:textId="77777777" w:rsidR="00E2344B" w:rsidRDefault="009C009E">
            <w:ins w:id="70" w:author="Tony Novak" w:date="2026-09-26T14:45:00Z" w16du:dateUtc="2026-09-26T18:45:00Z">
              <w:r>
                <w:t>R3C3</w:t>
              </w:r>
            </w:ins>
            <w:del w:id="71" w:author="Tony Novak" w:date="2026-09-26T14:45:00Z" w16du:dateUtc="2026-09-26T18:45:00Z">
              <w:r>
                <w:delText>Medium</w:delText>
              </w:r>
            </w:del>
          </w:p>
        </w:tc>
      </w:tr>
    </w:tbl>
    <w:p w14:paraId="088F1582" w14:textId="77777777" w:rsidR="00047CC0" w:rsidRDefault="00047CC0">
      <w:pPr>
        <w:rPr>
          <w:ins w:id="72" w:author="Tony Novak" w:date="2026-09-26T14:45:00Z" w16du:dateUtc="2026-09-26T18:45:00Z"/>
        </w:rPr>
      </w:pPr>
    </w:p>
    <w:p w14:paraId="7438CE80" w14:textId="3C958BAF" w:rsidR="00047CC0" w:rsidRDefault="009C009E">
      <w:pPr>
        <w:pStyle w:val="Heading2"/>
        <w:rPr>
          <w:ins w:id="73" w:author="Tony Novak" w:date="2026-09-26T14:45:00Z" w16du:dateUtc="2026-09-26T18:45:00Z"/>
        </w:rPr>
      </w:pPr>
      <w:ins w:id="74" w:author="Tony Novak" w:date="2026-09-26T14:45:00Z" w16du:dateUtc="2026-09-26T18:45:00Z">
        <w:r>
          <w:t>Test 2 – Fixed Width Table (</w:t>
        </w:r>
        <w:r w:rsidR="00AC550D">
          <w:t>8.33in</w:t>
        </w:r>
        <w:r>
          <w:t>)</w:t>
        </w:r>
      </w:ins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ins w:id="75" w:author="Tony Novak" w:date="2026-09-26T14:45:00Z" w16du:dateUtc="2026-09-26T18:45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9C009E">
            <w:pPr>
              <w:rPr>
                <w:ins w:id="76" w:author="Tony Novak" w:date="2026-09-26T14:45:00Z" w16du:dateUtc="2026-09-26T18:45:00Z"/>
              </w:rPr>
            </w:pPr>
            <w:ins w:id="77" w:author="Tony Novak" w:date="2026-09-26T14:45:00Z" w16du:dateUtc="2026-09-26T18:45:00Z">
              <w:r>
                <w:t>R1C1</w:t>
              </w:r>
            </w:ins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9C009E">
            <w:pPr>
              <w:rPr>
                <w:ins w:id="78" w:author="Tony Novak" w:date="2026-09-26T14:45:00Z" w16du:dateUtc="2026-09-26T18:45:00Z"/>
              </w:rPr>
            </w:pPr>
            <w:ins w:id="79" w:author="Tony Novak" w:date="2026-09-26T14:45:00Z" w16du:dateUtc="2026-09-26T18:45:00Z">
              <w:r>
                <w:t>R1C2</w:t>
              </w:r>
            </w:ins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9C009E">
            <w:pPr>
              <w:rPr>
                <w:ins w:id="80" w:author="Tony Novak" w:date="2026-09-26T14:45:00Z" w16du:dateUtc="2026-09-26T18:45:00Z"/>
              </w:rPr>
            </w:pPr>
            <w:ins w:id="81" w:author="Tony Novak" w:date="2026-09-26T14:45:00Z" w16du:dateUtc="2026-09-26T18:45:00Z">
              <w:r>
                <w:t>R1C3</w:t>
              </w:r>
            </w:ins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9C009E">
            <w:pPr>
              <w:rPr>
                <w:ins w:id="82" w:author="Tony Novak" w:date="2026-09-26T14:45:00Z" w16du:dateUtc="2026-09-26T18:45:00Z"/>
              </w:rPr>
            </w:pPr>
            <w:ins w:id="83" w:author="Tony Novak" w:date="2026-09-26T14:45:00Z" w16du:dateUtc="2026-09-26T18:45:00Z">
              <w:r>
                <w:t>R1C4</w:t>
              </w:r>
            </w:ins>
          </w:p>
        </w:tc>
      </w:tr>
      <w:tr w:rsidR="00047CC0" w14:paraId="00C2C792" w14:textId="77777777">
        <w:trPr>
          <w:ins w:id="84" w:author="Tony Novak" w:date="2026-09-26T14:45:00Z" w16du:dateUtc="2026-09-26T18:45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9C009E">
            <w:pPr>
              <w:rPr>
                <w:ins w:id="85" w:author="Tony Novak" w:date="2026-09-26T14:45:00Z" w16du:dateUtc="2026-09-26T18:45:00Z"/>
              </w:rPr>
            </w:pPr>
            <w:ins w:id="86" w:author="Tony Novak" w:date="2026-09-26T14:45:00Z" w16du:dateUtc="2026-09-26T18:45:00Z">
              <w:r>
                <w:t>R2C1</w:t>
              </w:r>
            </w:ins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9C009E">
            <w:pPr>
              <w:rPr>
                <w:ins w:id="87" w:author="Tony Novak" w:date="2026-09-26T14:45:00Z" w16du:dateUtc="2026-09-26T18:45:00Z"/>
              </w:rPr>
            </w:pPr>
            <w:ins w:id="88" w:author="Tony Novak" w:date="2026-09-26T14:45:00Z" w16du:dateUtc="2026-09-26T18:45:00Z">
              <w:r>
                <w:t>R2C2</w:t>
              </w:r>
            </w:ins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9C009E">
            <w:pPr>
              <w:rPr>
                <w:ins w:id="89" w:author="Tony Novak" w:date="2026-09-26T14:45:00Z" w16du:dateUtc="2026-09-26T18:45:00Z"/>
              </w:rPr>
            </w:pPr>
            <w:ins w:id="90" w:author="Tony Novak" w:date="2026-09-26T14:45:00Z" w16du:dateUtc="2026-09-26T18:45:00Z">
              <w:r>
                <w:t>R2C3</w:t>
              </w:r>
            </w:ins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9C009E">
            <w:pPr>
              <w:rPr>
                <w:ins w:id="91" w:author="Tony Novak" w:date="2026-09-26T14:45:00Z" w16du:dateUtc="2026-09-26T18:45:00Z"/>
              </w:rPr>
            </w:pPr>
            <w:ins w:id="92" w:author="Tony Novak" w:date="2026-09-26T14:45:00Z" w16du:dateUtc="2026-09-26T18:45:00Z">
              <w:r>
                <w:t>R2C4</w:t>
              </w:r>
            </w:ins>
          </w:p>
        </w:tc>
      </w:tr>
      <w:tr w:rsidR="00047CC0" w14:paraId="387C8893" w14:textId="77777777">
        <w:trPr>
          <w:ins w:id="93" w:author="Tony Novak" w:date="2026-09-26T14:45:00Z" w16du:dateUtc="2026-09-26T18:45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9C009E">
            <w:pPr>
              <w:rPr>
                <w:ins w:id="94" w:author="Tony Novak" w:date="2026-09-26T14:45:00Z" w16du:dateUtc="2026-09-26T18:45:00Z"/>
              </w:rPr>
            </w:pPr>
            <w:ins w:id="95" w:author="Tony Novak" w:date="2026-09-26T14:45:00Z" w16du:dateUtc="2026-09-26T18:45:00Z">
              <w:r>
                <w:t>R3C1</w:t>
              </w:r>
            </w:ins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9C009E">
            <w:pPr>
              <w:rPr>
                <w:ins w:id="96" w:author="Tony Novak" w:date="2026-09-26T14:45:00Z" w16du:dateUtc="2026-09-26T18:45:00Z"/>
              </w:rPr>
            </w:pPr>
            <w:ins w:id="97" w:author="Tony Novak" w:date="2026-09-26T14:45:00Z" w16du:dateUtc="2026-09-26T18:45:00Z">
              <w:r>
                <w:t>R3C2</w:t>
              </w:r>
            </w:ins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9C009E">
            <w:pPr>
              <w:rPr>
                <w:ins w:id="98" w:author="Tony Novak" w:date="2026-09-26T14:45:00Z" w16du:dateUtc="2026-09-26T18:45:00Z"/>
              </w:rPr>
            </w:pPr>
            <w:ins w:id="99" w:author="Tony Novak" w:date="2026-09-26T14:45:00Z" w16du:dateUtc="2026-09-26T18:45:00Z">
              <w:r>
                <w:t>R3C3</w:t>
              </w:r>
            </w:ins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9C009E">
            <w:pPr>
              <w:rPr>
                <w:ins w:id="100" w:author="Tony Novak" w:date="2026-09-26T14:45:00Z" w16du:dateUtc="2026-09-26T18:45:00Z"/>
              </w:rPr>
            </w:pPr>
            <w:ins w:id="101" w:author="Tony Novak" w:date="2026-09-26T14:45:00Z" w16du:dateUtc="2026-09-26T18:45:00Z">
              <w:r>
                <w:t>R3C4</w:t>
              </w:r>
            </w:ins>
          </w:p>
        </w:tc>
      </w:tr>
    </w:tbl>
    <w:p w14:paraId="1C904247" w14:textId="77777777" w:rsidR="00047CC0" w:rsidRDefault="00047CC0">
      <w:pPr>
        <w:rPr>
          <w:ins w:id="102" w:author="Tony Novak" w:date="2026-09-26T14:45:00Z" w16du:dateUtc="2026-09-26T18:45:00Z"/>
        </w:rPr>
      </w:pPr>
    </w:p>
    <w:p w14:paraId="654B4D38" w14:textId="166A7FD4" w:rsidR="00047CC0" w:rsidRDefault="009C009E">
      <w:pPr>
        <w:pStyle w:val="Heading2"/>
        <w:rPr>
          <w:ins w:id="103" w:author="Tony Novak" w:date="2026-09-26T14:45:00Z" w16du:dateUtc="2026-09-26T18:45:00Z"/>
        </w:rPr>
      </w:pPr>
      <w:ins w:id="104" w:author="Tony Novak" w:date="2026-09-26T14:45:00Z" w16du:dateUtc="2026-09-26T18:45:00Z">
        <w:r>
          <w:t>Test 3 – Relative Width Table (</w:t>
        </w:r>
        <w:r w:rsidR="00AC550D">
          <w:t>6</w:t>
        </w:r>
        <w:r>
          <w:t>0%)</w:t>
        </w:r>
      </w:ins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rPr>
          <w:ins w:id="105" w:author="Tony Novak" w:date="2026-09-26T14:45:00Z" w16du:dateUtc="2026-09-26T18:45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9C009E">
            <w:pPr>
              <w:rPr>
                <w:ins w:id="106" w:author="Tony Novak" w:date="2026-09-26T14:45:00Z" w16du:dateUtc="2026-09-26T18:45:00Z"/>
              </w:rPr>
            </w:pPr>
            <w:ins w:id="107" w:author="Tony Novak" w:date="2026-09-26T14:45:00Z" w16du:dateUtc="2026-09-26T18:45:00Z">
              <w:r>
                <w:t>R1C1</w:t>
              </w:r>
            </w:ins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9C009E">
            <w:pPr>
              <w:rPr>
                <w:ins w:id="108" w:author="Tony Novak" w:date="2026-09-26T14:45:00Z" w16du:dateUtc="2026-09-26T18:45:00Z"/>
              </w:rPr>
            </w:pPr>
            <w:ins w:id="109" w:author="Tony Novak" w:date="2026-09-26T14:45:00Z" w16du:dateUtc="2026-09-26T18:45:00Z">
              <w:r>
                <w:t>R1C2</w:t>
              </w:r>
            </w:ins>
          </w:p>
        </w:tc>
      </w:tr>
      <w:tr w:rsidR="00047CC0" w14:paraId="00AE7FA6" w14:textId="77777777">
        <w:trPr>
          <w:ins w:id="110" w:author="Tony Novak" w:date="2026-09-26T14:45:00Z" w16du:dateUtc="2026-09-26T18:45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9C009E">
            <w:pPr>
              <w:rPr>
                <w:ins w:id="111" w:author="Tony Novak" w:date="2026-09-26T14:45:00Z" w16du:dateUtc="2026-09-26T18:45:00Z"/>
              </w:rPr>
            </w:pPr>
            <w:ins w:id="112" w:author="Tony Novak" w:date="2026-09-26T14:45:00Z" w16du:dateUtc="2026-09-26T18:45:00Z">
              <w:r>
                <w:t>R2C1</w:t>
              </w:r>
            </w:ins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9C009E">
            <w:pPr>
              <w:rPr>
                <w:ins w:id="113" w:author="Tony Novak" w:date="2026-09-26T14:45:00Z" w16du:dateUtc="2026-09-26T18:45:00Z"/>
              </w:rPr>
            </w:pPr>
            <w:ins w:id="114" w:author="Tony Novak" w:date="2026-09-26T14:45:00Z" w16du:dateUtc="2026-09-26T18:45:00Z">
              <w:r>
                <w:t>R2C2</w:t>
              </w:r>
            </w:ins>
          </w:p>
        </w:tc>
      </w:tr>
    </w:tbl>
    <w:p w14:paraId="4163A94B" w14:textId="77777777" w:rsidR="00047CC0" w:rsidRDefault="00047CC0">
      <w:pPr>
        <w:rPr>
          <w:ins w:id="115" w:author="Tony Novak" w:date="2026-09-26T14:45:00Z" w16du:dateUtc="2026-09-26T18:45:00Z"/>
        </w:rPr>
      </w:pPr>
    </w:p>
    <w:p w14:paraId="27627F9C" w14:textId="588DD9B4" w:rsidR="00047CC0" w:rsidRDefault="009C009E">
      <w:pPr>
        <w:pStyle w:val="Heading2"/>
        <w:rPr>
          <w:ins w:id="116" w:author="Tony Novak" w:date="2026-09-26T14:45:00Z" w16du:dateUtc="2026-09-26T18:45:00Z"/>
        </w:rPr>
      </w:pPr>
      <w:ins w:id="117" w:author="Tony Novak" w:date="2026-09-26T14:45:00Z" w16du:dateUtc="2026-09-26T18:45:00Z">
        <w:r>
          <w:t>Test 4 – Relative Width Table (</w:t>
        </w:r>
        <w:r w:rsidR="00AC550D">
          <w:t>10</w:t>
        </w:r>
        <w:r>
          <w:t>0%)</w:t>
        </w:r>
      </w:ins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rPr>
          <w:ins w:id="118" w:author="Tony Novak" w:date="2026-09-26T14:45:00Z" w16du:dateUtc="2026-09-26T18:45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9C009E">
            <w:pPr>
              <w:rPr>
                <w:ins w:id="119" w:author="Tony Novak" w:date="2026-09-26T14:45:00Z" w16du:dateUtc="2026-09-26T18:45:00Z"/>
              </w:rPr>
            </w:pPr>
            <w:ins w:id="120" w:author="Tony Novak" w:date="2026-09-26T14:45:00Z" w16du:dateUtc="2026-09-26T18:45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9C009E">
            <w:pPr>
              <w:rPr>
                <w:ins w:id="121" w:author="Tony Novak" w:date="2026-09-26T14:45:00Z" w16du:dateUtc="2026-09-26T18:45:00Z"/>
              </w:rPr>
            </w:pPr>
            <w:ins w:id="122" w:author="Tony Novak" w:date="2026-09-26T14:45:00Z" w16du:dateUtc="2026-09-26T18:45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9C009E">
            <w:pPr>
              <w:rPr>
                <w:ins w:id="123" w:author="Tony Novak" w:date="2026-09-26T14:45:00Z" w16du:dateUtc="2026-09-26T18:45:00Z"/>
              </w:rPr>
            </w:pPr>
            <w:ins w:id="124" w:author="Tony Novak" w:date="2026-09-26T14:45:00Z" w16du:dateUtc="2026-09-26T18:45:00Z">
              <w:r>
                <w:t>R1C3</w:t>
              </w:r>
            </w:ins>
          </w:p>
        </w:tc>
      </w:tr>
      <w:tr w:rsidR="00047CC0" w14:paraId="6EBFE7FE" w14:textId="77777777">
        <w:trPr>
          <w:ins w:id="125" w:author="Tony Novak" w:date="2026-09-26T14:45:00Z" w16du:dateUtc="2026-09-26T18:45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9C009E">
            <w:pPr>
              <w:rPr>
                <w:ins w:id="126" w:author="Tony Novak" w:date="2026-09-26T14:45:00Z" w16du:dateUtc="2026-09-26T18:45:00Z"/>
              </w:rPr>
            </w:pPr>
            <w:ins w:id="127" w:author="Tony Novak" w:date="2026-09-26T14:45:00Z" w16du:dateUtc="2026-09-26T18:45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9C009E">
            <w:pPr>
              <w:rPr>
                <w:ins w:id="128" w:author="Tony Novak" w:date="2026-09-26T14:45:00Z" w16du:dateUtc="2026-09-26T18:45:00Z"/>
              </w:rPr>
            </w:pPr>
            <w:ins w:id="129" w:author="Tony Novak" w:date="2026-09-26T14:45:00Z" w16du:dateUtc="2026-09-26T18:45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9C009E">
            <w:pPr>
              <w:rPr>
                <w:ins w:id="130" w:author="Tony Novak" w:date="2026-09-26T14:45:00Z" w16du:dateUtc="2026-09-26T18:45:00Z"/>
              </w:rPr>
            </w:pPr>
            <w:ins w:id="131" w:author="Tony Novak" w:date="2026-09-26T14:45:00Z" w16du:dateUtc="2026-09-26T18:45:00Z">
              <w:r>
                <w:t>R2C3</w:t>
              </w:r>
            </w:ins>
          </w:p>
        </w:tc>
      </w:tr>
    </w:tbl>
    <w:p w14:paraId="5333DCD4" w14:textId="77777777" w:rsidR="00047CC0" w:rsidRDefault="00047CC0">
      <w:pPr>
        <w:rPr>
          <w:ins w:id="132" w:author="Tony Novak" w:date="2026-09-26T14:45:00Z" w16du:dateUtc="2026-09-26T18:45:00Z"/>
        </w:rPr>
      </w:pPr>
    </w:p>
    <w:p w14:paraId="07AB9DE4" w14:textId="0C95AD07" w:rsidR="00047CC0" w:rsidRDefault="009C009E">
      <w:pPr>
        <w:pStyle w:val="Heading2"/>
        <w:rPr>
          <w:ins w:id="133" w:author="Tony Novak" w:date="2026-09-26T14:45:00Z" w16du:dateUtc="2026-09-26T18:45:00Z"/>
        </w:rPr>
      </w:pPr>
      <w:ins w:id="134" w:author="Tony Novak" w:date="2026-09-26T14:45:00Z" w16du:dateUtc="2026-09-26T18:45:00Z">
        <w:r>
          <w:t>Test 5 – Relative Width Table (</w:t>
        </w:r>
        <w:r w:rsidR="00AC550D">
          <w:t>2</w:t>
        </w:r>
        <w:r>
          <w:t>00%)</w:t>
        </w:r>
      </w:ins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rPr>
          <w:ins w:id="135" w:author="Tony Novak" w:date="2026-09-26T14:45:00Z" w16du:dateUtc="2026-09-26T18:45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9C009E">
            <w:pPr>
              <w:rPr>
                <w:ins w:id="136" w:author="Tony Novak" w:date="2026-09-26T14:45:00Z" w16du:dateUtc="2026-09-26T18:45:00Z"/>
              </w:rPr>
            </w:pPr>
            <w:ins w:id="137" w:author="Tony Novak" w:date="2026-09-26T14:45:00Z" w16du:dateUtc="2026-09-26T18:45:00Z">
              <w:r>
                <w:t>R1C1</w:t>
              </w:r>
            </w:ins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9C009E">
            <w:pPr>
              <w:rPr>
                <w:ins w:id="138" w:author="Tony Novak" w:date="2026-09-26T14:45:00Z" w16du:dateUtc="2026-09-26T18:45:00Z"/>
              </w:rPr>
            </w:pPr>
            <w:ins w:id="139" w:author="Tony Novak" w:date="2026-09-26T14:45:00Z" w16du:dateUtc="2026-09-26T18:45:00Z">
              <w:r>
                <w:t>R1C2</w:t>
              </w:r>
            </w:ins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9C009E">
            <w:pPr>
              <w:rPr>
                <w:ins w:id="140" w:author="Tony Novak" w:date="2026-09-26T14:45:00Z" w16du:dateUtc="2026-09-26T18:45:00Z"/>
              </w:rPr>
            </w:pPr>
            <w:ins w:id="141" w:author="Tony Novak" w:date="2026-09-26T14:45:00Z" w16du:dateUtc="2026-09-26T18:45:00Z">
              <w:r>
                <w:t>R1C3</w:t>
              </w:r>
            </w:ins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9C009E">
            <w:pPr>
              <w:rPr>
                <w:ins w:id="142" w:author="Tony Novak" w:date="2026-09-26T14:45:00Z" w16du:dateUtc="2026-09-26T18:45:00Z"/>
              </w:rPr>
            </w:pPr>
            <w:ins w:id="143" w:author="Tony Novak" w:date="2026-09-26T14:45:00Z" w16du:dateUtc="2026-09-26T18:45:00Z">
              <w:r>
                <w:t>R1C4</w:t>
              </w:r>
            </w:ins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9C009E">
            <w:pPr>
              <w:rPr>
                <w:ins w:id="144" w:author="Tony Novak" w:date="2026-09-26T14:45:00Z" w16du:dateUtc="2026-09-26T18:45:00Z"/>
              </w:rPr>
            </w:pPr>
            <w:ins w:id="145" w:author="Tony Novak" w:date="2026-09-26T14:45:00Z" w16du:dateUtc="2026-09-26T18:45:00Z">
              <w:r>
                <w:t>R1C5</w:t>
              </w:r>
            </w:ins>
          </w:p>
        </w:tc>
      </w:tr>
      <w:tr w:rsidR="00047CC0" w14:paraId="09C71F12" w14:textId="77777777">
        <w:trPr>
          <w:ins w:id="146" w:author="Tony Novak" w:date="2026-09-26T14:45:00Z" w16du:dateUtc="2026-09-26T18:45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9C009E">
            <w:pPr>
              <w:rPr>
                <w:ins w:id="147" w:author="Tony Novak" w:date="2026-09-26T14:45:00Z" w16du:dateUtc="2026-09-26T18:45:00Z"/>
              </w:rPr>
            </w:pPr>
            <w:ins w:id="148" w:author="Tony Novak" w:date="2026-09-26T14:45:00Z" w16du:dateUtc="2026-09-26T18:45:00Z">
              <w:r>
                <w:t>R2C1</w:t>
              </w:r>
            </w:ins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9C009E">
            <w:pPr>
              <w:rPr>
                <w:ins w:id="149" w:author="Tony Novak" w:date="2026-09-26T14:45:00Z" w16du:dateUtc="2026-09-26T18:45:00Z"/>
              </w:rPr>
            </w:pPr>
            <w:ins w:id="150" w:author="Tony Novak" w:date="2026-09-26T14:45:00Z" w16du:dateUtc="2026-09-26T18:45:00Z">
              <w:r>
                <w:t>R2C2</w:t>
              </w:r>
            </w:ins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9C009E">
            <w:pPr>
              <w:rPr>
                <w:ins w:id="151" w:author="Tony Novak" w:date="2026-09-26T14:45:00Z" w16du:dateUtc="2026-09-26T18:45:00Z"/>
              </w:rPr>
            </w:pPr>
            <w:ins w:id="152" w:author="Tony Novak" w:date="2026-09-26T14:45:00Z" w16du:dateUtc="2026-09-26T18:45:00Z">
              <w:r>
                <w:t>R2C3</w:t>
              </w:r>
            </w:ins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9C009E">
            <w:pPr>
              <w:rPr>
                <w:ins w:id="153" w:author="Tony Novak" w:date="2026-09-26T14:45:00Z" w16du:dateUtc="2026-09-26T18:45:00Z"/>
              </w:rPr>
            </w:pPr>
            <w:ins w:id="154" w:author="Tony Novak" w:date="2026-09-26T14:45:00Z" w16du:dateUtc="2026-09-26T18:45:00Z">
              <w:r>
                <w:t>R2C4</w:t>
              </w:r>
            </w:ins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9C009E">
            <w:pPr>
              <w:rPr>
                <w:ins w:id="155" w:author="Tony Novak" w:date="2026-09-26T14:45:00Z" w16du:dateUtc="2026-09-26T18:45:00Z"/>
              </w:rPr>
            </w:pPr>
            <w:ins w:id="156" w:author="Tony Novak" w:date="2026-09-26T14:45:00Z" w16du:dateUtc="2026-09-26T18:45:00Z">
              <w:r>
                <w:t>R2C5</w:t>
              </w:r>
            </w:ins>
          </w:p>
        </w:tc>
      </w:tr>
      <w:tr w:rsidR="00047CC0" w14:paraId="169F2512" w14:textId="77777777">
        <w:trPr>
          <w:ins w:id="157" w:author="Tony Novak" w:date="2026-09-26T14:45:00Z" w16du:dateUtc="2026-09-26T18:45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9C009E">
            <w:pPr>
              <w:rPr>
                <w:ins w:id="158" w:author="Tony Novak" w:date="2026-09-26T14:45:00Z" w16du:dateUtc="2026-09-26T18:45:00Z"/>
              </w:rPr>
            </w:pPr>
            <w:ins w:id="159" w:author="Tony Novak" w:date="2026-09-26T14:45:00Z" w16du:dateUtc="2026-09-26T18:45:00Z">
              <w:r>
                <w:t>R3C1</w:t>
              </w:r>
            </w:ins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9C009E">
            <w:pPr>
              <w:rPr>
                <w:ins w:id="160" w:author="Tony Novak" w:date="2026-09-26T14:45:00Z" w16du:dateUtc="2026-09-26T18:45:00Z"/>
              </w:rPr>
            </w:pPr>
            <w:ins w:id="161" w:author="Tony Novak" w:date="2026-09-26T14:45:00Z" w16du:dateUtc="2026-09-26T18:45:00Z">
              <w:r>
                <w:t>R3C2</w:t>
              </w:r>
            </w:ins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9C009E">
            <w:pPr>
              <w:rPr>
                <w:ins w:id="162" w:author="Tony Novak" w:date="2026-09-26T14:45:00Z" w16du:dateUtc="2026-09-26T18:45:00Z"/>
              </w:rPr>
            </w:pPr>
            <w:ins w:id="163" w:author="Tony Novak" w:date="2026-09-26T14:45:00Z" w16du:dateUtc="2026-09-26T18:45:00Z">
              <w:r>
                <w:t>R3C3</w:t>
              </w:r>
            </w:ins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9C009E">
            <w:pPr>
              <w:rPr>
                <w:ins w:id="164" w:author="Tony Novak" w:date="2026-09-26T14:45:00Z" w16du:dateUtc="2026-09-26T18:45:00Z"/>
              </w:rPr>
            </w:pPr>
            <w:ins w:id="165" w:author="Tony Novak" w:date="2026-09-26T14:45:00Z" w16du:dateUtc="2026-09-26T18:45:00Z">
              <w:r>
                <w:t>R3C4</w:t>
              </w:r>
            </w:ins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9C009E">
            <w:pPr>
              <w:rPr>
                <w:ins w:id="166" w:author="Tony Novak" w:date="2026-09-26T14:45:00Z" w16du:dateUtc="2026-09-26T18:45:00Z"/>
              </w:rPr>
            </w:pPr>
            <w:ins w:id="167" w:author="Tony Novak" w:date="2026-09-26T14:45:00Z" w16du:dateUtc="2026-09-26T18:45:00Z">
              <w:r>
                <w:t>R3C5</w:t>
              </w:r>
            </w:ins>
          </w:p>
        </w:tc>
      </w:tr>
    </w:tbl>
    <w:p w14:paraId="725DD3A4" w14:textId="77777777" w:rsidR="00530B5E" w:rsidRDefault="00530B5E">
      <w:pPr>
        <w:rPr>
          <w:ins w:id="168" w:author="Tony Novak" w:date="2026-09-26T14:45:00Z" w16du:dateUtc="2026-09-26T18:45:00Z"/>
        </w:rPr>
      </w:pPr>
    </w:p>
    <w:p w14:paraId="74BD5077" w14:textId="57C5CE15" w:rsidR="00AC550D" w:rsidRDefault="00AC550D" w:rsidP="00AC550D">
      <w:pPr>
        <w:pStyle w:val="Heading2"/>
        <w:rPr>
          <w:ins w:id="169" w:author="Tony Novak" w:date="2026-09-26T14:45:00Z" w16du:dateUtc="2026-09-26T18:45:00Z"/>
        </w:rPr>
      </w:pPr>
      <w:bookmarkStart w:id="170" w:name="_Hlk213218067"/>
      <w:ins w:id="171" w:author="Tony Novak" w:date="2026-09-26T14:45:00Z" w16du:dateUtc="2026-09-26T18:45:00Z">
        <w:r>
          <w:t>Test 6 – Fixed Width Table with overridden cell widths</w:t>
        </w:r>
      </w:ins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ins w:id="172" w:author="Tony Novak" w:date="2026-09-26T14:45:00Z" w16du:dateUtc="2026-09-26T18:45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ins w:id="173" w:author="Tony Novak" w:date="2026-09-26T14:45:00Z" w16du:dateUtc="2026-09-26T18:45:00Z"/>
              </w:rPr>
            </w:pPr>
            <w:ins w:id="174" w:author="Tony Novak" w:date="2026-09-26T14:45:00Z" w16du:dateUtc="2026-09-26T18:45:00Z">
              <w:r>
                <w:t>R1C1</w:t>
              </w:r>
            </w:ins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ins w:id="175" w:author="Tony Novak" w:date="2026-09-26T14:45:00Z" w16du:dateUtc="2026-09-26T18:45:00Z"/>
              </w:rPr>
            </w:pPr>
            <w:ins w:id="176" w:author="Tony Novak" w:date="2026-09-26T14:45:00Z" w16du:dateUtc="2026-09-26T18:45:00Z">
              <w:r>
                <w:t>R1C2</w:t>
              </w:r>
            </w:ins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ins w:id="177" w:author="Tony Novak" w:date="2026-09-26T14:45:00Z" w16du:dateUtc="2026-09-26T18:45:00Z"/>
              </w:rPr>
            </w:pPr>
            <w:ins w:id="178" w:author="Tony Novak" w:date="2026-09-26T14:45:00Z" w16du:dateUtc="2026-09-26T18:45:00Z">
              <w:r>
                <w:t>R1C3</w:t>
              </w:r>
            </w:ins>
          </w:p>
        </w:tc>
      </w:tr>
      <w:tr w:rsidR="00AC550D" w14:paraId="7E155CF7" w14:textId="77777777" w:rsidTr="00B2156B">
        <w:trPr>
          <w:ins w:id="179" w:author="Tony Novak" w:date="2026-09-26T14:45:00Z" w16du:dateUtc="2026-09-26T18:45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ins w:id="180" w:author="Tony Novak" w:date="2026-09-26T14:45:00Z" w16du:dateUtc="2026-09-26T18:45:00Z"/>
              </w:rPr>
            </w:pPr>
            <w:ins w:id="181" w:author="Tony Novak" w:date="2026-09-26T14:45:00Z" w16du:dateUtc="2026-09-26T18:45:00Z">
              <w:r>
                <w:t>R2C1</w:t>
              </w:r>
            </w:ins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ins w:id="182" w:author="Tony Novak" w:date="2026-09-26T14:45:00Z" w16du:dateUtc="2026-09-26T18:45:00Z"/>
              </w:rPr>
            </w:pPr>
            <w:ins w:id="183" w:author="Tony Novak" w:date="2026-09-26T14:45:00Z" w16du:dateUtc="2026-09-26T18:45:00Z">
              <w:r>
                <w:t>R2C2</w:t>
              </w:r>
            </w:ins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ins w:id="184" w:author="Tony Novak" w:date="2026-09-26T14:45:00Z" w16du:dateUtc="2026-09-26T18:45:00Z"/>
              </w:rPr>
            </w:pPr>
            <w:ins w:id="185" w:author="Tony Novak" w:date="2026-09-26T14:45:00Z" w16du:dateUtc="2026-09-26T18:45:00Z">
              <w:r>
                <w:t>R2C3</w:t>
              </w:r>
            </w:ins>
          </w:p>
        </w:tc>
      </w:tr>
      <w:tr w:rsidR="00AC550D" w14:paraId="0B060D64" w14:textId="77777777" w:rsidTr="00467408">
        <w:trPr>
          <w:ins w:id="186" w:author="Tony Novak" w:date="2026-09-26T14:45:00Z" w16du:dateUtc="2026-09-26T18:45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ins w:id="187" w:author="Tony Novak" w:date="2026-09-26T14:45:00Z" w16du:dateUtc="2026-09-26T18:45:00Z"/>
              </w:rPr>
            </w:pPr>
            <w:ins w:id="188" w:author="Tony Novak" w:date="2026-09-26T14:45:00Z" w16du:dateUtc="2026-09-26T18:45:00Z">
              <w:r>
                <w:t>R3C1</w:t>
              </w:r>
            </w:ins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ins w:id="189" w:author="Tony Novak" w:date="2026-09-26T14:45:00Z" w16du:dateUtc="2026-09-26T18:45:00Z"/>
              </w:rPr>
            </w:pPr>
            <w:ins w:id="190" w:author="Tony Novak" w:date="2026-09-26T14:45:00Z" w16du:dateUtc="2026-09-26T18:45:00Z">
              <w:r>
                <w:t>R3C2</w:t>
              </w:r>
            </w:ins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ins w:id="191" w:author="Tony Novak" w:date="2026-09-26T14:45:00Z" w16du:dateUtc="2026-09-26T18:45:00Z"/>
              </w:rPr>
            </w:pPr>
            <w:ins w:id="192" w:author="Tony Novak" w:date="2026-09-26T14:45:00Z" w16du:dateUtc="2026-09-26T18:45:00Z">
              <w:r>
                <w:t>R3C3</w:t>
              </w:r>
            </w:ins>
          </w:p>
        </w:tc>
      </w:tr>
      <w:bookmarkEnd w:id="170"/>
    </w:tbl>
    <w:p w14:paraId="773E0A6F" w14:textId="1E6088F1" w:rsidR="008D6B1C" w:rsidRDefault="008D6B1C">
      <w:pPr>
        <w:rPr>
          <w:ins w:id="193" w:author="Tony Novak" w:date="2026-09-26T14:45:00Z" w16du:dateUtc="2026-09-26T18:45:00Z"/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ins w:id="194" w:author="Tony Novak" w:date="2026-09-26T14:45:00Z" w16du:dateUtc="2026-09-26T18:45:00Z"/>
        </w:rPr>
      </w:pPr>
      <w:ins w:id="195" w:author="Tony Novak" w:date="2026-09-26T14:45:00Z" w16du:dateUtc="2026-09-26T18:45:00Z">
        <w:r>
          <w:lastRenderedPageBreak/>
          <w:t>Test 7 – Auto Width Table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rPr>
          <w:ins w:id="196" w:author="Tony Novak" w:date="2026-09-26T14:45:00Z" w16du:dateUtc="2026-09-26T18:45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ins w:id="197" w:author="Tony Novak" w:date="2026-09-26T14:45:00Z" w16du:dateUtc="2026-09-26T18:45:00Z"/>
              </w:rPr>
            </w:pPr>
            <w:ins w:id="198" w:author="Tony Novak" w:date="2026-09-26T14:45:00Z" w16du:dateUtc="2026-09-26T18:45:00Z">
              <w:r>
                <w:t>R1C1</w:t>
              </w:r>
            </w:ins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ins w:id="199" w:author="Tony Novak" w:date="2026-09-26T14:45:00Z" w16du:dateUtc="2026-09-26T18:45:00Z"/>
              </w:rPr>
            </w:pPr>
            <w:ins w:id="200" w:author="Tony Novak" w:date="2026-09-26T14:45:00Z" w16du:dateUtc="2026-09-26T18:45:00Z">
              <w:r>
                <w:t>R1C2</w:t>
              </w:r>
            </w:ins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ins w:id="201" w:author="Tony Novak" w:date="2026-09-26T14:45:00Z" w16du:dateUtc="2026-09-26T18:45:00Z"/>
              </w:rPr>
            </w:pPr>
            <w:ins w:id="202" w:author="Tony Novak" w:date="2026-09-26T14:45:00Z" w16du:dateUtc="2026-09-26T18:45:00Z">
              <w:r>
                <w:t>R1C3</w:t>
              </w:r>
            </w:ins>
          </w:p>
        </w:tc>
      </w:tr>
      <w:tr w:rsidR="00EB7459" w14:paraId="5C905413" w14:textId="77777777" w:rsidTr="008D6B1C">
        <w:trPr>
          <w:ins w:id="203" w:author="Tony Novak" w:date="2026-09-26T14:45:00Z" w16du:dateUtc="2026-09-26T18:45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ins w:id="204" w:author="Tony Novak" w:date="2026-09-26T14:45:00Z" w16du:dateUtc="2026-09-26T18:45:00Z"/>
              </w:rPr>
            </w:pPr>
            <w:ins w:id="205" w:author="Tony Novak" w:date="2026-09-26T14:45:00Z" w16du:dateUtc="2026-09-26T18:45:00Z">
              <w:r>
                <w:t>R2C1</w:t>
              </w:r>
              <w:r w:rsidR="008D6B1C">
                <w:t>thiscellhassomewidecontent</w:t>
              </w:r>
            </w:ins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ins w:id="206" w:author="Tony Novak" w:date="2026-09-26T14:45:00Z" w16du:dateUtc="2026-09-26T18:45:00Z"/>
              </w:rPr>
            </w:pPr>
            <w:ins w:id="207" w:author="Tony Novak" w:date="2026-09-26T14:45:00Z" w16du:dateUtc="2026-09-26T18:45:00Z">
              <w:r>
                <w:t>R2C2</w:t>
              </w:r>
            </w:ins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ins w:id="208" w:author="Tony Novak" w:date="2026-09-26T14:45:00Z" w16du:dateUtc="2026-09-26T18:45:00Z"/>
              </w:rPr>
            </w:pPr>
            <w:ins w:id="209" w:author="Tony Novak" w:date="2026-09-26T14:45:00Z" w16du:dateUtc="2026-09-26T18:45:00Z">
              <w:r>
                <w:t>R2C3</w:t>
              </w:r>
            </w:ins>
          </w:p>
        </w:tc>
      </w:tr>
      <w:tr w:rsidR="00EB7459" w14:paraId="296F5F61" w14:textId="77777777" w:rsidTr="008D6B1C">
        <w:trPr>
          <w:ins w:id="210" w:author="Tony Novak" w:date="2026-09-26T14:45:00Z" w16du:dateUtc="2026-09-26T18:45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ins w:id="211" w:author="Tony Novak" w:date="2026-09-26T14:45:00Z" w16du:dateUtc="2026-09-26T18:45:00Z"/>
              </w:rPr>
            </w:pPr>
            <w:ins w:id="212" w:author="Tony Novak" w:date="2026-09-26T14:45:00Z" w16du:dateUtc="2026-09-26T18:45:00Z">
              <w:r>
                <w:t>R3C1</w:t>
              </w:r>
            </w:ins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ins w:id="213" w:author="Tony Novak" w:date="2026-09-26T14:45:00Z" w16du:dateUtc="2026-09-26T18:45:00Z"/>
              </w:rPr>
            </w:pPr>
            <w:ins w:id="214" w:author="Tony Novak" w:date="2026-09-26T14:45:00Z" w16du:dateUtc="2026-09-26T18:45:00Z">
              <w:r>
                <w:t>R3C2</w:t>
              </w:r>
              <w:r w:rsidR="008D6B1C">
                <w:t xml:space="preserve"> – This cell has some wrapped content</w:t>
              </w:r>
            </w:ins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ins w:id="215" w:author="Tony Novak" w:date="2026-09-26T14:45:00Z" w16du:dateUtc="2026-09-26T18:45:00Z"/>
              </w:rPr>
            </w:pPr>
            <w:ins w:id="216" w:author="Tony Novak" w:date="2026-09-26T14:45:00Z" w16du:dateUtc="2026-09-26T18:45:00Z">
              <w:r>
                <w:t>R3C3</w:t>
              </w:r>
              <w:r w:rsidR="008D6B1C">
                <w:t xml:space="preserve"> – This cell will not wrap text with spaces</w:t>
              </w:r>
              <w:r w:rsidR="00EB7459">
                <w:t xml:space="preserve"> (until it does)</w:t>
              </w:r>
            </w:ins>
          </w:p>
        </w:tc>
      </w:tr>
    </w:tbl>
    <w:p w14:paraId="63E21E9D" w14:textId="77777777" w:rsidR="00AC550D" w:rsidRDefault="00AC550D">
      <w:pPr>
        <w:rPr>
          <w:ins w:id="217" w:author="Tony Novak" w:date="2026-09-26T14:45:00Z" w16du:dateUtc="2026-09-26T18:45:00Z"/>
        </w:rPr>
      </w:pPr>
    </w:p>
    <w:p w14:paraId="1078926F" w14:textId="72AB6EF1" w:rsidR="00EE13FA" w:rsidRDefault="00EE13FA" w:rsidP="00EE13FA">
      <w:pPr>
        <w:pStyle w:val="Heading2"/>
        <w:rPr>
          <w:ins w:id="218" w:author="Tony Novak" w:date="2026-09-26T14:45:00Z" w16du:dateUtc="2026-09-26T18:45:00Z"/>
        </w:rPr>
      </w:pPr>
      <w:ins w:id="219" w:author="Tony Novak" w:date="2026-09-26T14:45:00Z" w16du:dateUtc="2026-09-26T18:45:00Z">
        <w:r>
          <w:t>Test 8 – Fixed Width Table (4.17in) with custom margins</w:t>
        </w:r>
      </w:ins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ins w:id="220" w:author="Tony Novak" w:date="2026-09-26T14:45:00Z" w16du:dateUtc="2026-09-26T18:45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ins w:id="221" w:author="Tony Novak" w:date="2026-09-26T14:45:00Z" w16du:dateUtc="2026-09-26T18:45:00Z"/>
              </w:rPr>
            </w:pPr>
            <w:ins w:id="222" w:author="Tony Novak" w:date="2026-09-26T14:45:00Z" w16du:dateUtc="2026-09-26T18:45:00Z">
              <w:r>
                <w:t>R1C1</w:t>
              </w:r>
            </w:ins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ins w:id="223" w:author="Tony Novak" w:date="2026-09-26T14:45:00Z" w16du:dateUtc="2026-09-26T18:45:00Z"/>
              </w:rPr>
            </w:pPr>
            <w:ins w:id="224" w:author="Tony Novak" w:date="2026-09-26T14:45:00Z" w16du:dateUtc="2026-09-26T18:45:00Z">
              <w:r>
                <w:t>R1C2</w:t>
              </w:r>
            </w:ins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ins w:id="225" w:author="Tony Novak" w:date="2026-09-26T14:45:00Z" w16du:dateUtc="2026-09-26T18:45:00Z"/>
              </w:rPr>
            </w:pPr>
            <w:ins w:id="226" w:author="Tony Novak" w:date="2026-09-26T14:45:00Z" w16du:dateUtc="2026-09-26T18:45:00Z">
              <w:r>
                <w:t>R1C3</w:t>
              </w:r>
            </w:ins>
          </w:p>
        </w:tc>
      </w:tr>
      <w:tr w:rsidR="00EE13FA" w14:paraId="66572241" w14:textId="77777777" w:rsidTr="00EE13FA">
        <w:trPr>
          <w:ins w:id="227" w:author="Tony Novak" w:date="2026-09-26T14:45:00Z" w16du:dateUtc="2026-09-26T18:45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ins w:id="228" w:author="Tony Novak" w:date="2026-09-26T14:45:00Z" w16du:dateUtc="2026-09-26T18:45:00Z"/>
              </w:rPr>
            </w:pPr>
            <w:ins w:id="229" w:author="Tony Novak" w:date="2026-09-26T14:45:00Z" w16du:dateUtc="2026-09-26T18:45:00Z">
              <w:r>
                <w:t>R2C1</w:t>
              </w:r>
            </w:ins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ins w:id="230" w:author="Tony Novak" w:date="2026-09-26T14:45:00Z" w16du:dateUtc="2026-09-26T18:45:00Z"/>
              </w:rPr>
            </w:pPr>
            <w:ins w:id="231" w:author="Tony Novak" w:date="2026-09-26T14:45:00Z" w16du:dateUtc="2026-09-26T18:45:00Z">
              <w:r>
                <w:t>R2C2</w:t>
              </w:r>
            </w:ins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ins w:id="232" w:author="Tony Novak" w:date="2026-09-26T14:45:00Z" w16du:dateUtc="2026-09-26T18:45:00Z"/>
              </w:rPr>
            </w:pPr>
            <w:ins w:id="233" w:author="Tony Novak" w:date="2026-09-26T14:45:00Z" w16du:dateUtc="2026-09-26T18:45:00Z">
              <w:r>
                <w:t>R2C3</w:t>
              </w:r>
            </w:ins>
          </w:p>
        </w:tc>
      </w:tr>
      <w:tr w:rsidR="00EE13FA" w14:paraId="56C04465" w14:textId="77777777" w:rsidTr="00EE13FA">
        <w:trPr>
          <w:ins w:id="234" w:author="Tony Novak" w:date="2026-09-26T14:45:00Z" w16du:dateUtc="2026-09-26T18:45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ins w:id="235" w:author="Tony Novak" w:date="2026-09-26T14:45:00Z" w16du:dateUtc="2026-09-26T18:45:00Z"/>
              </w:rPr>
            </w:pPr>
            <w:ins w:id="236" w:author="Tony Novak" w:date="2026-09-26T14:45:00Z" w16du:dateUtc="2026-09-26T18:45:00Z">
              <w:r>
                <w:t>R3C1</w:t>
              </w:r>
            </w:ins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ins w:id="237" w:author="Tony Novak" w:date="2026-09-26T14:45:00Z" w16du:dateUtc="2026-09-26T18:45:00Z"/>
              </w:rPr>
            </w:pPr>
            <w:ins w:id="238" w:author="Tony Novak" w:date="2026-09-26T14:45:00Z" w16du:dateUtc="2026-09-26T18:45:00Z">
              <w:r>
                <w:t>R3C2</w:t>
              </w:r>
            </w:ins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ins w:id="239" w:author="Tony Novak" w:date="2026-09-26T14:45:00Z" w16du:dateUtc="2026-09-26T18:45:00Z"/>
              </w:rPr>
            </w:pPr>
            <w:ins w:id="240" w:author="Tony Novak" w:date="2026-09-26T14:45:00Z" w16du:dateUtc="2026-09-26T18:45:00Z">
              <w:r>
                <w:t>R3C3</w:t>
              </w:r>
            </w:ins>
          </w:p>
        </w:tc>
      </w:tr>
    </w:tbl>
    <w:p w14:paraId="290CC2E4" w14:textId="77777777" w:rsidR="00EE13FA" w:rsidRDefault="00EE13FA" w:rsidP="00EE13FA">
      <w:pPr>
        <w:rPr>
          <w:ins w:id="241" w:author="Tony Novak" w:date="2026-09-26T14:45:00Z" w16du:dateUtc="2026-09-26T18:45:00Z"/>
        </w:rPr>
      </w:pPr>
    </w:p>
    <w:p w14:paraId="7A081812" w14:textId="77777777" w:rsidR="00E2344B" w:rsidRDefault="00E2344B"/>
    <w:sectPr w:rsidR="00E2344B" w:rsidSect="00034616">
      <w:pgSz w:w="12240" w:h="15840"/>
      <w:pgMar w:top="1440" w:right="1800" w:bottom="1440" w:left="1800" w:header="720" w:footer="720" w:gutter="0"/>
      <w:cols w:space="720"/>
      <w:docGrid w:linePitch="360"/>
      <w:sectPrChange w:id="242" w:author="Tony Novak" w:date="2026-09-26T14:45:00Z" w16du:dateUtc="2026-09-26T18:45:00Z">
        <w:sectPr w:rsidR="00E2344B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44B"/>
    <w:rsid w:val="00034616"/>
    <w:rsid w:val="00047CC0"/>
    <w:rsid w:val="0006063C"/>
    <w:rsid w:val="000A3167"/>
    <w:rsid w:val="000E65AD"/>
    <w:rsid w:val="0015074B"/>
    <w:rsid w:val="0029639D"/>
    <w:rsid w:val="00326F90"/>
    <w:rsid w:val="003E18BF"/>
    <w:rsid w:val="00467408"/>
    <w:rsid w:val="004C6445"/>
    <w:rsid w:val="005017B3"/>
    <w:rsid w:val="00530B5E"/>
    <w:rsid w:val="005544A4"/>
    <w:rsid w:val="00644F5C"/>
    <w:rsid w:val="006649EC"/>
    <w:rsid w:val="00686531"/>
    <w:rsid w:val="00777879"/>
    <w:rsid w:val="007E5944"/>
    <w:rsid w:val="008D6B1C"/>
    <w:rsid w:val="009C009E"/>
    <w:rsid w:val="00AA1D8D"/>
    <w:rsid w:val="00AC550D"/>
    <w:rsid w:val="00B2156B"/>
    <w:rsid w:val="00B47730"/>
    <w:rsid w:val="00CB0664"/>
    <w:rsid w:val="00DC5FCB"/>
    <w:rsid w:val="00E2344B"/>
    <w:rsid w:val="00EB7459"/>
    <w:rsid w:val="00EE1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F674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A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5A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Tony Novak" w:date="2026-09-26T14:4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Tony Novak" w:date="2026-09-26T14:4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Tony Novak" w:date="2026-09-26T14:4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Tony Novak" w:date="2026-09-26T14:4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Tony Novak" w:date="2026-09-26T14:4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Tony Novak" w:date="2026-09-26T14:4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Tony Novak" w:date="2026-09-26T14:4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Tony Novak" w:date="2026-09-26T14:4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Tony Novak" w:date="2026-09-26T14:4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Tony Novak" w:date="2026-09-26T14:4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A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A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AD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65AD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65AD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AD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AD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AD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AD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AD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AD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Tony Novak" w:date="2026-09-26T14:4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E65AD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Tony Novak" w:date="2026-09-26T14:4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0E65AD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Tony Novak" w:date="2026-09-26T14:45:00Z">
        <w:pPr/>
      </w:pPrChange>
    </w:pPr>
    <w:rPr>
      <w:rFonts w:asciiTheme="minorHAnsi" w:eastAsiaTheme="minorEastAsia" w:hAnsiTheme="minorHAnsi" w:cstheme="minorBidi"/>
      <w:szCs w:val="22"/>
      <w:rPrChange w:id="7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0E65AD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65AD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AD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E65AD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Tony Novak" w:date="2026-09-26T14:4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Tony Novak" w:date="2026-09-26T14:4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0E65AD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Tony Novak" w:date="2026-09-26T14:4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0E65AD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Tony Novak" w:date="2026-09-26T14:4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Tony Novak" w:date="2026-09-26T14:4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0E65AD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Tony Novak" w:date="2026-09-26T14:4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Tony Novak" w:date="2026-09-26T14:4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Tony Novak" w:date="2026-09-26T14:4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Tony Novak" w:date="2026-09-26T14:4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Tony Novak" w:date="2026-09-26T14:4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Tony Novak" w:date="2026-09-26T14:4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Tony Novak" w:date="2026-09-26T14:4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Tony Novak" w:date="2026-09-26T14:4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Tony Novak" w:date="2026-09-26T14:4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Tony Novak" w:date="2026-09-26T14:4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Tony Novak" w:date="2026-09-26T14:4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Tony Novak" w:date="2026-09-26T14:4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Tony Novak" w:date="2026-09-26T14:4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0E65A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0E65AD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Tony Novak" w:date="2026-09-26T14:4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Tony Novak" w:date="2026-09-26T14:4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65AD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Tony Novak" w:date="2026-09-26T14:4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Tony Novak" w:date="2026-09-26T14:4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0E65AD"/>
    <w:rPr>
      <w:b/>
      <w:bCs/>
    </w:rPr>
  </w:style>
  <w:style w:type="character" w:styleId="Emphasis">
    <w:name w:val="Emphasis"/>
    <w:basedOn w:val="DefaultParagraphFont"/>
    <w:uiPriority w:val="20"/>
    <w:qFormat/>
    <w:rsid w:val="000E65A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Tony Novak" w:date="2026-09-26T14:4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Tony Novak" w:date="2026-09-26T14:4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AD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0E65A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E65AD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0E65AD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65AD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65A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E65AD"/>
    <w:pPr>
      <w:outlineLvl w:val="9"/>
    </w:pPr>
  </w:style>
  <w:style w:type="table" w:styleId="TableGrid">
    <w:name w:val="Table Grid"/>
    <w:basedOn w:val="TableNormal"/>
    <w:uiPriority w:val="5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E65A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E65AD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E65AD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7261FA-1D68-A945-9B5F-31FC636FD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2026-05-14T20:36:00Z</dcterms:created>
  <dcterms:modified xsi:type="dcterms:W3CDTF">2026-09-26T18:45:00Z</dcterms:modified>
</cp:coreProperties>
</file>