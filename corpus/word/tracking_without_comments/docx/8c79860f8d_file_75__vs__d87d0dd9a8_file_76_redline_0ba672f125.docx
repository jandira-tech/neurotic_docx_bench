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A92AE" w14:textId="77777777" w:rsidR="00796604" w:rsidRDefault="00796604">
      <w:pPr>
        <w:rPr>
          <w:rPrChange w:id="0" w:author="Arthur Souza Rodrigues" w:date="2026-07-10T21:45:00Z" w16du:dateUtc="2026-07-11T01:45:00Z">
            <w:rPr>
              <w:rFonts w:ascii="Roboto, sans-serif" w:hAnsi="Roboto, sans-serif" w:cs="Roboto, sans-serif"/>
            </w:rPr>
          </w:rPrChange>
        </w:rPr>
      </w:pPr>
      <w:r>
        <w:rPr>
          <w:rPrChange w:id="1" w:author="Arthur Souza Rodrigues" w:date="2026-07-10T21:45:00Z" w16du:dateUtc="2026-07-11T01:45:00Z">
            <w:rPr>
              <w:rFonts w:ascii="Roboto, sans-serif" w:hAnsi="Roboto, sans-serif" w:cs="Roboto, sans-serif"/>
            </w:rPr>
          </w:rPrChange>
        </w:rPr>
        <w:t>file_</w:t>
      </w:r>
      <w:ins w:id="2" w:author="Arthur Souza Rodrigues" w:date="2026-07-10T21:45:00Z" w16du:dateUtc="2026-07-11T01:45:00Z">
        <w:r w:rsidR="001753A0">
          <w:t>76</w:t>
        </w:r>
      </w:ins>
      <w:del w:id="3" w:author="Arthur Souza Rodrigues" w:date="2026-07-10T21:45:00Z" w16du:dateUtc="2026-07-11T01:45:00Z">
        <w:r>
          <w:rPr>
            <w:rFonts w:ascii="Roboto, sans-serif" w:hAnsi="Roboto, sans-serif" w:cs="Roboto, sans-serif"/>
          </w:rPr>
          <w:delText>75</w:delText>
        </w:r>
      </w:del>
      <w:r>
        <w:rPr>
          <w:rPrChange w:id="4" w:author="Arthur Souza Rodrigues" w:date="2026-07-10T21:45:00Z" w16du:dateUtc="2026-07-11T01:45:00Z">
            <w:rPr>
              <w:rFonts w:ascii="Roboto, sans-serif" w:hAnsi="Roboto, sans-serif" w:cs="Roboto, sans-serif"/>
            </w:rPr>
          </w:rPrChange>
        </w:rPr>
        <w:t>.docx</w:t>
      </w:r>
    </w:p>
    <w:p w14:paraId="4D48C7BC" w14:textId="201011DE" w:rsidR="009022CA" w:rsidRDefault="004C2699">
      <w:pPr>
        <w:rPr>
          <w:ins w:id="5" w:author="Arthur Souza Rodrigues" w:date="2026-07-10T21:45:00Z" w16du:dateUtc="2026-07-11T01:45:00Z"/>
        </w:rPr>
      </w:pPr>
      <w:ins w:id="6" w:author="Arthur Souza Rodrigues" w:date="2026-07-10T21:45:00Z" w16du:dateUtc="2026-07-11T01:45:00Z">
        <w:r>
          <w:t>Quarterly Performance Report</w:t>
        </w:r>
      </w:ins>
    </w:p>
    <w:p w14:paraId="7C2343B8" w14:textId="77777777" w:rsidR="009022CA" w:rsidRDefault="009022CA">
      <w:pPr>
        <w:rPr>
          <w:ins w:id="7" w:author="Arthur Souza Rodrigues" w:date="2026-07-10T21:45:00Z" w16du:dateUtc="2026-07-11T01:45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022CA" w14:paraId="1482981F" w14:textId="77777777">
        <w:trPr>
          <w:trHeight w:val="360"/>
          <w:ins w:id="8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F489" w14:textId="77777777" w:rsidR="009022CA" w:rsidRDefault="004C2699">
            <w:pPr>
              <w:rPr>
                <w:ins w:id="9" w:author="Arthur Souza Rodrigues" w:date="2026-07-10T21:45:00Z" w16du:dateUtc="2026-07-11T01:45:00Z"/>
              </w:rPr>
            </w:pPr>
            <w:ins w:id="10" w:author="Arthur Souza Rodrigues" w:date="2026-07-10T21:45:00Z" w16du:dateUtc="2026-07-11T01:45:00Z">
              <w:r>
                <w:t>Metric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0DFF" w14:textId="77777777" w:rsidR="009022CA" w:rsidRDefault="004C2699">
            <w:pPr>
              <w:rPr>
                <w:ins w:id="11" w:author="Arthur Souza Rodrigues" w:date="2026-07-10T21:45:00Z" w16du:dateUtc="2026-07-11T01:45:00Z"/>
              </w:rPr>
            </w:pPr>
            <w:ins w:id="12" w:author="Arthur Souza Rodrigues" w:date="2026-07-10T21:45:00Z" w16du:dateUtc="2026-07-11T01:45:00Z">
              <w:r>
                <w:t>Q1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F4F0" w14:textId="77777777" w:rsidR="009022CA" w:rsidRDefault="004C2699">
            <w:pPr>
              <w:rPr>
                <w:ins w:id="13" w:author="Arthur Souza Rodrigues" w:date="2026-07-10T21:45:00Z" w16du:dateUtc="2026-07-11T01:45:00Z"/>
              </w:rPr>
            </w:pPr>
            <w:ins w:id="14" w:author="Arthur Souza Rodrigues" w:date="2026-07-10T21:45:00Z" w16du:dateUtc="2026-07-11T01:45:00Z">
              <w:r>
                <w:t>Q2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540E" w14:textId="77777777" w:rsidR="009022CA" w:rsidRDefault="004C2699">
            <w:pPr>
              <w:rPr>
                <w:ins w:id="15" w:author="Arthur Souza Rodrigues" w:date="2026-07-10T21:45:00Z" w16du:dateUtc="2026-07-11T01:45:00Z"/>
              </w:rPr>
            </w:pPr>
            <w:ins w:id="16" w:author="Arthur Souza Rodrigues" w:date="2026-07-10T21:45:00Z" w16du:dateUtc="2026-07-11T01:45:00Z">
              <w:r>
                <w:t>Q3</w:t>
              </w:r>
            </w:ins>
          </w:p>
        </w:tc>
      </w:tr>
      <w:tr w:rsidR="009022CA" w14:paraId="7488C1D6" w14:textId="77777777">
        <w:trPr>
          <w:trHeight w:val="360"/>
          <w:ins w:id="17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9A7A" w14:textId="77777777" w:rsidR="009022CA" w:rsidRDefault="004C2699">
            <w:pPr>
              <w:rPr>
                <w:ins w:id="18" w:author="Arthur Souza Rodrigues" w:date="2026-07-10T21:45:00Z" w16du:dateUtc="2026-07-11T01:45:00Z"/>
              </w:rPr>
            </w:pPr>
            <w:ins w:id="19" w:author="Arthur Souza Rodrigues" w:date="2026-07-10T21:45:00Z" w16du:dateUtc="2026-07-11T01:45:00Z">
              <w:r>
                <w:t>Revenue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2384" w14:textId="77777777" w:rsidR="009022CA" w:rsidRDefault="004C2699">
            <w:pPr>
              <w:rPr>
                <w:ins w:id="20" w:author="Arthur Souza Rodrigues" w:date="2026-07-10T21:45:00Z" w16du:dateUtc="2026-07-11T01:45:00Z"/>
              </w:rPr>
            </w:pPr>
            <w:ins w:id="21" w:author="Arthur Souza Rodrigues" w:date="2026-07-10T21:45:00Z" w16du:dateUtc="2026-07-11T01:45:00Z">
              <w:r>
                <w:t>$1.2M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800F" w14:textId="77777777" w:rsidR="009022CA" w:rsidRDefault="004C2699">
            <w:pPr>
              <w:rPr>
                <w:ins w:id="22" w:author="Arthur Souza Rodrigues" w:date="2026-07-10T21:45:00Z" w16du:dateUtc="2026-07-11T01:45:00Z"/>
              </w:rPr>
            </w:pPr>
            <w:ins w:id="23" w:author="Arthur Souza Rodrigues" w:date="2026-07-10T21:45:00Z" w16du:dateUtc="2026-07-11T01:45:00Z">
              <w:r>
                <w:t>$1.5M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71B9" w14:textId="77777777" w:rsidR="009022CA" w:rsidRDefault="004C2699">
            <w:pPr>
              <w:rPr>
                <w:ins w:id="24" w:author="Arthur Souza Rodrigues" w:date="2026-07-10T21:45:00Z" w16du:dateUtc="2026-07-11T01:45:00Z"/>
              </w:rPr>
            </w:pPr>
            <w:ins w:id="25" w:author="Arthur Souza Rodrigues" w:date="2026-07-10T21:45:00Z" w16du:dateUtc="2026-07-11T01:45:00Z">
              <w:r>
                <w:t>$1.8M</w:t>
              </w:r>
            </w:ins>
          </w:p>
        </w:tc>
      </w:tr>
      <w:tr w:rsidR="009022CA" w14:paraId="2F563C48" w14:textId="77777777">
        <w:trPr>
          <w:trHeight w:val="360"/>
          <w:ins w:id="26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3158" w14:textId="77777777" w:rsidR="009022CA" w:rsidRDefault="004C2699">
            <w:pPr>
              <w:rPr>
                <w:ins w:id="27" w:author="Arthur Souza Rodrigues" w:date="2026-07-10T21:45:00Z" w16du:dateUtc="2026-07-11T01:45:00Z"/>
              </w:rPr>
            </w:pPr>
            <w:ins w:id="28" w:author="Arthur Souza Rodrigues" w:date="2026-07-10T21:45:00Z" w16du:dateUtc="2026-07-11T01:45:00Z">
              <w:r>
                <w:t>Customers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C786" w14:textId="77777777" w:rsidR="009022CA" w:rsidRDefault="004C2699">
            <w:pPr>
              <w:rPr>
                <w:ins w:id="29" w:author="Arthur Souza Rodrigues" w:date="2026-07-10T21:45:00Z" w16du:dateUtc="2026-07-11T01:45:00Z"/>
              </w:rPr>
            </w:pPr>
            <w:ins w:id="30" w:author="Arthur Souza Rodrigues" w:date="2026-07-10T21:45:00Z" w16du:dateUtc="2026-07-11T01:45:00Z">
              <w:r>
                <w:t>2,400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2F42" w14:textId="77777777" w:rsidR="009022CA" w:rsidRDefault="004C2699">
            <w:pPr>
              <w:rPr>
                <w:ins w:id="31" w:author="Arthur Souza Rodrigues" w:date="2026-07-10T21:45:00Z" w16du:dateUtc="2026-07-11T01:45:00Z"/>
              </w:rPr>
            </w:pPr>
            <w:ins w:id="32" w:author="Arthur Souza Rodrigues" w:date="2026-07-10T21:45:00Z" w16du:dateUtc="2026-07-11T01:45:00Z">
              <w:r>
                <w:t>2,800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A6B4" w14:textId="77777777" w:rsidR="009022CA" w:rsidRDefault="004C2699">
            <w:pPr>
              <w:rPr>
                <w:ins w:id="33" w:author="Arthur Souza Rodrigues" w:date="2026-07-10T21:45:00Z" w16du:dateUtc="2026-07-11T01:45:00Z"/>
              </w:rPr>
            </w:pPr>
            <w:ins w:id="34" w:author="Arthur Souza Rodrigues" w:date="2026-07-10T21:45:00Z" w16du:dateUtc="2026-07-11T01:45:00Z">
              <w:r>
                <w:t>3,200</w:t>
              </w:r>
            </w:ins>
          </w:p>
        </w:tc>
      </w:tr>
      <w:tr w:rsidR="009022CA" w14:paraId="19CE65DA" w14:textId="77777777">
        <w:trPr>
          <w:trHeight w:val="360"/>
          <w:ins w:id="35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576C" w14:textId="77777777" w:rsidR="009022CA" w:rsidRDefault="004C2699">
            <w:pPr>
              <w:rPr>
                <w:ins w:id="36" w:author="Arthur Souza Rodrigues" w:date="2026-07-10T21:45:00Z" w16du:dateUtc="2026-07-11T01:45:00Z"/>
              </w:rPr>
            </w:pPr>
            <w:ins w:id="37" w:author="Arthur Souza Rodrigues" w:date="2026-07-10T21:45:00Z" w16du:dateUtc="2026-07-11T01:45:00Z">
              <w:r>
                <w:t>NPS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85BB" w14:textId="77777777" w:rsidR="009022CA" w:rsidRDefault="004C2699">
            <w:pPr>
              <w:rPr>
                <w:ins w:id="38" w:author="Arthur Souza Rodrigues" w:date="2026-07-10T21:45:00Z" w16du:dateUtc="2026-07-11T01:45:00Z"/>
              </w:rPr>
            </w:pPr>
            <w:ins w:id="39" w:author="Arthur Souza Rodrigues" w:date="2026-07-10T21:45:00Z" w16du:dateUtc="2026-07-11T01:45:00Z">
              <w:r>
                <w:t>65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12F3" w14:textId="77777777" w:rsidR="009022CA" w:rsidRDefault="004C2699">
            <w:pPr>
              <w:rPr>
                <w:ins w:id="40" w:author="Arthur Souza Rodrigues" w:date="2026-07-10T21:45:00Z" w16du:dateUtc="2026-07-11T01:45:00Z"/>
              </w:rPr>
            </w:pPr>
            <w:ins w:id="41" w:author="Arthur Souza Rodrigues" w:date="2026-07-10T21:45:00Z" w16du:dateUtc="2026-07-11T01:45:00Z">
              <w:r>
                <w:t>70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E114" w14:textId="77777777" w:rsidR="009022CA" w:rsidRDefault="004C2699">
            <w:pPr>
              <w:rPr>
                <w:ins w:id="42" w:author="Arthur Souza Rodrigues" w:date="2026-07-10T21:45:00Z" w16du:dateUtc="2026-07-11T01:45:00Z"/>
              </w:rPr>
            </w:pPr>
            <w:ins w:id="43" w:author="Arthur Souza Rodrigues" w:date="2026-07-10T21:45:00Z" w16du:dateUtc="2026-07-11T01:45:00Z">
              <w:r>
                <w:t>72</w:t>
              </w:r>
            </w:ins>
          </w:p>
        </w:tc>
      </w:tr>
      <w:tr w:rsidR="009022CA" w14:paraId="37F27054" w14:textId="77777777">
        <w:trPr>
          <w:trHeight w:val="360"/>
          <w:ins w:id="44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2EC5" w14:textId="77777777" w:rsidR="009022CA" w:rsidRDefault="004C2699">
            <w:pPr>
              <w:rPr>
                <w:ins w:id="45" w:author="Arthur Souza Rodrigues" w:date="2026-07-10T21:45:00Z" w16du:dateUtc="2026-07-11T01:45:00Z"/>
              </w:rPr>
            </w:pPr>
            <w:ins w:id="46" w:author="Arthur Souza Rodrigues" w:date="2026-07-10T21:45:00Z" w16du:dateUtc="2026-07-11T01:45:00Z">
              <w:r>
                <w:t>Churn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F57D" w14:textId="77777777" w:rsidR="009022CA" w:rsidRDefault="004C2699">
            <w:pPr>
              <w:rPr>
                <w:ins w:id="47" w:author="Arthur Souza Rodrigues" w:date="2026-07-10T21:45:00Z" w16du:dateUtc="2026-07-11T01:45:00Z"/>
              </w:rPr>
            </w:pPr>
            <w:ins w:id="48" w:author="Arthur Souza Rodrigues" w:date="2026-07-10T21:45:00Z" w16du:dateUtc="2026-07-11T01:45:00Z">
              <w:r>
                <w:t>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7F8B" w14:textId="77777777" w:rsidR="009022CA" w:rsidRDefault="004C2699">
            <w:pPr>
              <w:rPr>
                <w:ins w:id="49" w:author="Arthur Souza Rodrigues" w:date="2026-07-10T21:45:00Z" w16du:dateUtc="2026-07-11T01:45:00Z"/>
              </w:rPr>
            </w:pPr>
            <w:ins w:id="50" w:author="Arthur Souza Rodrigues" w:date="2026-07-10T21:45:00Z" w16du:dateUtc="2026-07-11T01:45:00Z">
              <w:r>
                <w:t>4.5%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EE1B" w14:textId="77777777" w:rsidR="009022CA" w:rsidRDefault="004C2699">
            <w:pPr>
              <w:rPr>
                <w:ins w:id="51" w:author="Arthur Souza Rodrigues" w:date="2026-07-10T21:45:00Z" w16du:dateUtc="2026-07-11T01:45:00Z"/>
              </w:rPr>
            </w:pPr>
            <w:ins w:id="52" w:author="Arthur Souza Rodrigues" w:date="2026-07-10T21:45:00Z" w16du:dateUtc="2026-07-11T01:45:00Z">
              <w:r>
                <w:t>4%</w:t>
              </w:r>
            </w:ins>
          </w:p>
        </w:tc>
      </w:tr>
    </w:tbl>
    <w:p w14:paraId="59A48194" w14:textId="3B83F92A" w:rsidR="00AC706D" w:rsidRDefault="004C2699">
      <w:pPr>
        <w:rPr>
          <w:del w:id="53" w:author="Arthur Souza Rodrigues" w:date="2026-07-10T21:45:00Z" w16du:dateUtc="2026-07-11T01:45:00Z"/>
        </w:rPr>
      </w:pPr>
      <w:del w:id="54" w:author="Arthur Souza Rodrigues" w:date="2026-07-10T21:45:00Z" w16du:dateUtc="2026-07-11T01:45:00Z">
        <w:r>
          <w:rPr>
            <w:rFonts w:ascii="Roboto, sans-serif" w:hAnsi="Roboto, sans-serif" w:cs="Roboto, sans-serif"/>
          </w:rPr>
          <w:delText>Roboto Font Demo</w:delText>
        </w:r>
      </w:del>
    </w:p>
    <w:p w14:paraId="170C0341" w14:textId="77777777" w:rsidR="00AC706D" w:rsidRDefault="004C2699">
      <w:pPr>
        <w:rPr>
          <w:del w:id="55" w:author="Arthur Souza Rodrigues" w:date="2026-07-10T21:45:00Z" w16du:dateUtc="2026-07-11T01:45:00Z"/>
        </w:rPr>
      </w:pPr>
      <w:del w:id="56" w:author="Arthur Souza Rodrigues" w:date="2026-07-10T21:45:00Z" w16du:dateUtc="2026-07-11T01:45:00Z">
        <w:r>
          <w:rPr>
            <w:rFonts w:ascii="Roboto, sans-serif" w:hAnsi="Roboto, sans-serif" w:cs="Roboto, sans-serif"/>
          </w:rPr>
          <w:delText>This document uses the Roboto font family.</w:delText>
        </w:r>
      </w:del>
    </w:p>
    <w:p w14:paraId="42E58B16" w14:textId="77777777" w:rsidR="00AC706D" w:rsidRDefault="004C2699">
      <w:del w:id="57" w:author="Arthur Souza Rodrigues" w:date="2026-07-10T21:45:00Z" w16du:dateUtc="2026-07-11T01:45:00Z">
        <w:r>
          <w:rPr>
            <w:rFonts w:ascii="Roboto, sans-serif" w:hAnsi="Roboto, sans-serif" w:cs="Roboto, sans-serif"/>
          </w:rPr>
          <w:delText>Roboto is used in Material Design and Android apps.</w:delText>
        </w:r>
      </w:del>
    </w:p>
    <w:sectPr w:rsidR="00AC70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706D"/>
    <w:rsid w:val="001753A0"/>
    <w:rsid w:val="00792C84"/>
    <w:rsid w:val="00796604"/>
    <w:rsid w:val="009022CA"/>
    <w:rsid w:val="00AC706D"/>
    <w:rsid w:val="00C64C4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E311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2026-07-11T01:45:00Z</dcterms:modified>
</cp:coreProperties>
</file>