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F7D338" w14:textId="77777777" w:rsidR="00B43A52" w:rsidRDefault="004F05C8">
      <w:pPr>
        <w:rPr>
          <w:ins w:id="1" w:author="Comparison" w:date="2026-09-26T14:42:00Z" w16du:dateUtc="2026-09-26T18:42:00Z"/>
        </w:rPr>
      </w:pPr>
      <w:ins w:id="2" w:author="Comparison" w:date="2026-09-26T14:42:00Z" w16du:dateUtc="2026-09-26T18:42:00Z">
        <w:r>
          <w:t>Numbered List Demo</w:t>
        </w:r>
      </w:ins>
    </w:p>
    <w:p w14:paraId="396ED79F" w14:textId="77777777" w:rsidR="00B43A52" w:rsidRDefault="004F05C8">
      <w:pPr>
        <w:numPr>
          <w:ilvl w:val="0"/>
          <w:numId w:val="1"/>
        </w:numPr>
        <w:rPr>
          <w:ins w:id="3" w:author="Comparison" w:date="2026-09-26T14:42:00Z" w16du:dateUtc="2026-09-26T18:42:00Z"/>
        </w:rPr>
      </w:pPr>
      <w:ins w:id="4" w:author="Comparison" w:date="2026-09-26T14:42:00Z" w16du:dateUtc="2026-09-26T18:42:00Z">
        <w:r>
          <w:t>First item</w:t>
        </w:r>
      </w:ins>
    </w:p>
    <w:p w14:paraId="6C52C527" w14:textId="77777777" w:rsidR="00B43A52" w:rsidRDefault="004F05C8">
      <w:pPr>
        <w:numPr>
          <w:ilvl w:val="0"/>
          <w:numId w:val="1"/>
        </w:numPr>
        <w:rPr>
          <w:ins w:id="5" w:author="Comparison" w:date="2026-09-26T14:42:00Z" w16du:dateUtc="2026-09-26T18:42:00Z"/>
        </w:rPr>
      </w:pPr>
      <w:ins w:id="6" w:author="Comparison" w:date="2026-09-26T14:42:00Z" w16du:dateUtc="2026-09-26T18:42:00Z">
        <w:r>
          <w:t>Second item</w:t>
        </w:r>
      </w:ins>
    </w:p>
    <w:p w14:paraId="3E625391" w14:textId="77777777" w:rsidR="00B43A52" w:rsidRDefault="004F05C8">
      <w:pPr>
        <w:numPr>
          <w:ilvl w:val="0"/>
          <w:numId w:val="1"/>
        </w:numPr>
        <w:rPr>
          <w:ins w:id="7" w:author="Comparison" w:date="2026-09-26T14:42:00Z" w16du:dateUtc="2026-09-26T18:42:00Z"/>
        </w:rPr>
      </w:pPr>
      <w:ins w:id="8" w:author="Comparison" w:date="2026-09-26T14:42:00Z" w16du:dateUtc="2026-09-26T18:42:00Z">
        <w:r>
          <w:t>Third item</w:t>
        </w:r>
      </w:ins>
    </w:p>
    <w:p w14:paraId="66C0C1F8" w14:textId="77777777" w:rsidR="004F05C8" w:rsidRDefault="004F05C8">
      <w:pPr>
        <w:pStyle w:val="TableContents"/>
        <w:rPr>
          <w:ins w:id="9" w:author="Comparison" w:date="2026-09-26T14:42:00Z" w16du:dateUtc="2026-09-26T18:42:00Z"/>
        </w:rPr>
      </w:pPr>
      <w:ins w:id="10" w:author="Comparison" w:date="2026-09-26T14:42:00Z" w16du:dateUtc="2026-09-26T18:42:00Z">
        <w:r>
          <w:t>Fourth item</w:t>
        </w:r>
      </w:ins>
    </w:p>
    <w:tbl>
      <w:tblPr>
        <w:tblW w:w="0" w:type="auto"/>
        <w:tblInd w:w="-216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7"/>
        <w:gridCol w:w="4905"/>
      </w:tblGrid>
      <w:tr w:rsidR="00D72BA2" w14:paraId="08129E14" w14:textId="77777777">
        <w:tblPrEx>
          <w:tblCellMar>
            <w:top w:w="0" w:type="dxa"/>
            <w:bottom w:w="0" w:type="dxa"/>
          </w:tblCellMar>
        </w:tblPrEx>
        <w:trPr>
          <w:del w:id="11" w:author="Comparison" w:date="2026-09-26T14:42:00Z" w16du:dateUtc="2026-09-26T18:42:00Z"/>
        </w:trPr>
        <w:tc>
          <w:tcPr>
            <w:tcW w:w="99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62127" w14:textId="67C40A01" w:rsidR="00D72BA2" w:rsidRDefault="004F05C8">
            <w:pPr>
              <w:pStyle w:val="TableContents"/>
              <w:rPr>
                <w:del w:id="12" w:author="Comparison" w:date="2026-09-26T14:42:00Z" w16du:dateUtc="2026-09-26T18:42:00Z"/>
              </w:rPr>
            </w:pPr>
            <w:del w:id="13" w:author="Comparison" w:date="2026-09-26T14:42:00Z" w16du:dateUtc="2026-09-26T18:42:00Z">
              <w:r>
                <w:delText>AAA</w:delText>
              </w:r>
            </w:del>
          </w:p>
        </w:tc>
      </w:tr>
      <w:tr w:rsidR="00D72BA2" w14:paraId="47B27536" w14:textId="77777777">
        <w:tblPrEx>
          <w:tblCellMar>
            <w:top w:w="0" w:type="dxa"/>
            <w:bottom w:w="0" w:type="dxa"/>
          </w:tblCellMar>
        </w:tblPrEx>
        <w:trPr>
          <w:del w:id="14" w:author="Comparison" w:date="2026-09-26T14:42:00Z" w16du:dateUtc="2026-09-26T18:42:00Z"/>
        </w:trPr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70EA0" w14:textId="77777777" w:rsidR="00D72BA2" w:rsidRDefault="004F05C8">
            <w:pPr>
              <w:pStyle w:val="TableContents"/>
              <w:rPr>
                <w:del w:id="15" w:author="Comparison" w:date="2026-09-26T14:42:00Z" w16du:dateUtc="2026-09-26T18:42:00Z"/>
              </w:rPr>
            </w:pPr>
            <w:del w:id="16" w:author="Comparison" w:date="2026-09-26T14:42:00Z" w16du:dateUtc="2026-09-26T18:42:00Z">
              <w:r>
                <w:delText>BBB</w:delText>
              </w:r>
            </w:del>
          </w:p>
        </w:tc>
        <w:tc>
          <w:tcPr>
            <w:tcW w:w="498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40"/>
              <w:gridCol w:w="2343"/>
            </w:tblGrid>
            <w:tr w:rsidR="00D72BA2" w14:paraId="7340DBE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del w:id="17" w:author="Comparison" w:date="2026-09-26T14:42:00Z" w16du:dateUtc="2026-09-26T18:42:00Z"/>
              </w:trPr>
              <w:tc>
                <w:tcPr>
                  <w:tcW w:w="2437" w:type="dxa"/>
                  <w:vMerge w:val="restart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A08F428" w14:textId="77777777" w:rsidR="00D72BA2" w:rsidRDefault="004F05C8">
                  <w:pPr>
                    <w:pStyle w:val="TableContents"/>
                    <w:rPr>
                      <w:del w:id="18" w:author="Comparison" w:date="2026-09-26T14:42:00Z" w16du:dateUtc="2026-09-26T18:42:00Z"/>
                    </w:rPr>
                  </w:pPr>
                  <w:del w:id="19" w:author="Comparison" w:date="2026-09-26T14:42:00Z" w16du:dateUtc="2026-09-26T18:42:00Z">
                    <w:r>
                      <w:delText>CCC</w:delText>
                    </w:r>
                  </w:del>
                </w:p>
              </w:tc>
              <w:tc>
                <w:tcPr>
                  <w:tcW w:w="243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48B68D1" w14:textId="77777777" w:rsidR="00D72BA2" w:rsidRDefault="004F05C8">
                  <w:pPr>
                    <w:pStyle w:val="TableContents"/>
                    <w:rPr>
                      <w:del w:id="20" w:author="Comparison" w:date="2026-09-26T14:42:00Z" w16du:dateUtc="2026-09-26T18:42:00Z"/>
                    </w:rPr>
                  </w:pPr>
                  <w:del w:id="21" w:author="Comparison" w:date="2026-09-26T14:42:00Z" w16du:dateUtc="2026-09-26T18:42:00Z">
                    <w:r>
                      <w:delText>DDD</w:delText>
                    </w:r>
                  </w:del>
                </w:p>
              </w:tc>
            </w:tr>
            <w:tr w:rsidR="00D72BA2" w14:paraId="56A37DF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del w:id="22" w:author="Comparison" w:date="2026-09-26T14:42:00Z" w16du:dateUtc="2026-09-26T18:42:00Z"/>
              </w:trPr>
              <w:tc>
                <w:tcPr>
                  <w:tcW w:w="2437" w:type="dxa"/>
                  <w:vMerge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A426101" w14:textId="77777777" w:rsidR="00D72BA2" w:rsidRDefault="00D72BA2">
                  <w:pPr>
                    <w:pStyle w:val="TableContents"/>
                    <w:rPr>
                      <w:del w:id="23" w:author="Comparison" w:date="2026-09-26T14:42:00Z" w16du:dateUtc="2026-09-26T18:42:00Z"/>
                    </w:rPr>
                  </w:pPr>
                </w:p>
              </w:tc>
              <w:tc>
                <w:tcPr>
                  <w:tcW w:w="243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F901C88" w14:textId="77777777" w:rsidR="00D72BA2" w:rsidRDefault="004F05C8">
                  <w:pPr>
                    <w:pStyle w:val="TableContents"/>
                    <w:rPr>
                      <w:del w:id="24" w:author="Comparison" w:date="2026-09-26T14:42:00Z" w16du:dateUtc="2026-09-26T18:42:00Z"/>
                    </w:rPr>
                  </w:pPr>
                  <w:del w:id="25" w:author="Comparison" w:date="2026-09-26T14:42:00Z" w16du:dateUtc="2026-09-26T18:42:00Z">
                    <w:r>
                      <w:delText>EEE</w:delText>
                    </w:r>
                  </w:del>
                </w:p>
              </w:tc>
            </w:tr>
          </w:tbl>
          <w:p w14:paraId="5923A65F" w14:textId="77777777" w:rsidR="00D72BA2" w:rsidRDefault="00D72BA2">
            <w:pPr>
              <w:pStyle w:val="TableContents"/>
              <w:rPr>
                <w:del w:id="26" w:author="Comparison" w:date="2026-09-26T14:42:00Z" w16du:dateUtc="2026-09-26T18:42:00Z"/>
              </w:rPr>
            </w:pPr>
          </w:p>
        </w:tc>
      </w:tr>
    </w:tbl>
    <w:p w14:paraId="24476545" w14:textId="77777777" w:rsidR="00D72BA2" w:rsidRDefault="00D72BA2">
      <w:pPr>
        <w:numPr>
          <w:ilvl w:val="0"/>
          <w:numId w:val="1"/>
        </w:numPr>
        <w:pPrChange w:id="27" w:author="Comparison" w:date="2026-09-26T14:42:00Z" w16du:dateUtc="2026-09-26T18:42:00Z">
          <w:pPr/>
        </w:pPrChange>
      </w:pPr>
    </w:p>
    <w:sectPr w:rsidR="00D72BA2">
      <w:pgSz w:w="12240" w:h="15840"/>
      <w:pgMar w:top="1440" w:right="1440" w:bottom="1440" w:left="1440" w:header="720" w:footer="720" w:gutter="0"/>
      <w:cols w:space="720"/>
      <w:formProt/>
      <w:docGrid w:linePitch="0"/>
      <w:sectPrChange w:id="28" w:author="Comparison" w:date="2026-09-26T14:42:00Z" w16du:dateUtc="2026-09-26T18:42:00Z">
        <w:sectPr w:rsidR="00D72BA2">
          <w:pgMar w:top="1134" w:right="1134" w:bottom="1134" w:left="1134" w:header="0" w:footer="0" w:gutter="0"/>
          <w:formProt w:val="0"/>
          <w:docGrid w:linePitch="24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01"/>
    <w:family w:val="roman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5936BC"/>
    <w:multiLevelType w:val="multilevel"/>
    <w:tmpl w:val="FF1C7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491684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2BA2"/>
    <w:rsid w:val="004F05C8"/>
    <w:rsid w:val="005017B3"/>
    <w:rsid w:val="00AB5EE6"/>
    <w:rsid w:val="00B43A52"/>
    <w:rsid w:val="00D72BA2"/>
    <w:rsid w:val="00E9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540A6E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Comparison" w:date="2026-09-26T14:42:00Z">
        <w:pPr>
          <w:widowControl w:val="0"/>
          <w:tabs>
            <w:tab w:val="left" w:pos="709"/>
          </w:tabs>
          <w:suppressAutoHyphens/>
          <w:spacing w:after="160" w:line="278" w:lineRule="auto"/>
        </w:pPr>
      </w:pPrChange>
    </w:pPr>
    <w:rPr>
      <w:rFonts w:ascii="Calibri" w:eastAsia="Times New Roman" w:hAnsi="Calibri" w:cs="Times New Roman"/>
      <w:kern w:val="0"/>
      <w:sz w:val="22"/>
      <w:szCs w:val="20"/>
      <w14:ligatures w14:val="none"/>
      <w:rPrChange w:id="0" w:author="Comparison" w:date="2026-09-26T14:42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Lohit Hindi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TableContents">
    <w:name w:val="Table Contents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Ward</dc:creator>
  <cp:lastModifiedBy>Arthur Souza Rodrigues</cp:lastModifiedBy>
  <cp:revision>1</cp:revision>
  <dcterms:created xsi:type="dcterms:W3CDTF">2013-01-07T17:16:00Z</dcterms:created>
  <dcterms:modified xsi:type="dcterms:W3CDTF">2026-09-26T18:42:00Z</dcterms:modified>
</cp:coreProperties>
</file>