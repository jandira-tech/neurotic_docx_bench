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71F91E" w14:textId="77777777" w:rsidR="006A37BB" w:rsidRDefault="006A37BB">
      <w:pPr>
        <w:spacing w:after="98" w:line="259" w:lineRule="auto"/>
        <w:ind w:left="0" w:right="1002" w:firstLine="0"/>
        <w:jc w:val="center"/>
        <w:rPr>
          <w:ins w:id="7" w:author="Jill Guild" w:date="2026-09-25T20:04:00Z" w16du:dateUtc="2026-09-26T00:04:00Z"/>
        </w:rPr>
      </w:pPr>
    </w:p>
    <w:p w14:paraId="086ECBA5" w14:textId="77777777" w:rsidR="006A37BB" w:rsidRDefault="00485AFF">
      <w:pPr>
        <w:spacing w:after="98" w:line="259" w:lineRule="auto"/>
        <w:ind w:left="10" w:right="1069" w:hanging="10"/>
        <w:jc w:val="center"/>
        <w:rPr>
          <w:ins w:id="8" w:author="Jill Guild" w:date="2026-09-25T20:04:00Z" w16du:dateUtc="2026-09-26T00:04:00Z"/>
        </w:rPr>
      </w:pPr>
      <w:ins w:id="9" w:author="Jill Guild" w:date="2026-09-25T20:04:00Z" w16du:dateUtc="2026-09-26T00:04:00Z">
        <w:r>
          <w:rPr>
            <w:b/>
          </w:rPr>
          <w:t xml:space="preserve">FIFE COUNCIL </w:t>
        </w:r>
      </w:ins>
    </w:p>
    <w:p w14:paraId="1D8720F5" w14:textId="77777777" w:rsidR="006A37BB" w:rsidRDefault="00485AFF">
      <w:pPr>
        <w:spacing w:after="98" w:line="259" w:lineRule="auto"/>
        <w:ind w:left="12" w:firstLine="0"/>
        <w:rPr>
          <w:ins w:id="10" w:author="Jill Guild" w:date="2026-09-25T20:04:00Z" w16du:dateUtc="2026-09-26T00:04:00Z"/>
        </w:rPr>
      </w:pPr>
      <w:ins w:id="11" w:author="Jill Guild" w:date="2026-09-25T20:04:00Z" w16du:dateUtc="2026-09-26T00:04:00Z">
        <w:r>
          <w:t xml:space="preserve"> </w:t>
        </w:r>
      </w:ins>
    </w:p>
    <w:p w14:paraId="64080A54" w14:textId="77777777" w:rsidR="006A37BB" w:rsidRDefault="00485AFF">
      <w:pPr>
        <w:spacing w:after="98" w:line="259" w:lineRule="auto"/>
        <w:ind w:left="10" w:right="1070" w:hanging="10"/>
        <w:jc w:val="center"/>
        <w:rPr>
          <w:ins w:id="12" w:author="Jill Guild" w:date="2026-09-25T20:04:00Z" w16du:dateUtc="2026-09-26T00:04:00Z"/>
        </w:rPr>
      </w:pPr>
      <w:ins w:id="13" w:author="Jill Guild" w:date="2026-09-25T20:04:00Z" w16du:dateUtc="2026-09-26T00:04:00Z">
        <w:r>
          <w:rPr>
            <w:b/>
          </w:rPr>
          <w:t xml:space="preserve">INTEGRATED INCOME COLLECTION AND DEBT RECOVERY POLICY </w:t>
        </w:r>
      </w:ins>
    </w:p>
    <w:p w14:paraId="2381229E" w14:textId="77777777" w:rsidR="006A37BB" w:rsidRDefault="00485AFF">
      <w:pPr>
        <w:spacing w:after="98" w:line="259" w:lineRule="auto"/>
        <w:ind w:left="12" w:firstLine="0"/>
        <w:rPr>
          <w:ins w:id="14" w:author="Jill Guild" w:date="2026-09-25T20:04:00Z" w16du:dateUtc="2026-09-26T00:04:00Z"/>
        </w:rPr>
      </w:pPr>
      <w:ins w:id="15" w:author="Jill Guild" w:date="2026-09-25T20:04:00Z" w16du:dateUtc="2026-09-26T00:04:00Z">
        <w:r>
          <w:t xml:space="preserve"> </w:t>
        </w:r>
      </w:ins>
    </w:p>
    <w:p w14:paraId="2C19C2AB" w14:textId="77777777" w:rsidR="006A37BB" w:rsidRDefault="00485AFF">
      <w:pPr>
        <w:pStyle w:val="Heading1"/>
        <w:ind w:left="7" w:right="0"/>
        <w:rPr>
          <w:ins w:id="16" w:author="Jill Guild" w:date="2026-09-25T20:04:00Z" w16du:dateUtc="2026-09-26T00:04:00Z"/>
        </w:rPr>
      </w:pPr>
      <w:ins w:id="17" w:author="Jill Guild" w:date="2026-09-25T20:04:00Z" w16du:dateUtc="2026-09-26T00:04:00Z">
        <w:r>
          <w:t xml:space="preserve">INTRODUCTION </w:t>
        </w:r>
      </w:ins>
    </w:p>
    <w:p w14:paraId="734DE798" w14:textId="77777777" w:rsidR="006A37BB" w:rsidRDefault="00485AFF">
      <w:pPr>
        <w:spacing w:after="72" w:line="259" w:lineRule="auto"/>
        <w:ind w:left="12" w:firstLine="0"/>
        <w:rPr>
          <w:ins w:id="18" w:author="Jill Guild" w:date="2026-09-25T20:04:00Z" w16du:dateUtc="2026-09-26T00:04:00Z"/>
        </w:rPr>
      </w:pPr>
      <w:ins w:id="19" w:author="Jill Guild" w:date="2026-09-25T20:04:00Z" w16du:dateUtc="2026-09-26T00:04:00Z">
        <w:r>
          <w:rPr>
            <w:b/>
          </w:rPr>
          <w:t xml:space="preserve"> </w:t>
        </w:r>
      </w:ins>
    </w:p>
    <w:p w14:paraId="0EBAAB62" w14:textId="77777777" w:rsidR="006A37BB" w:rsidRDefault="00485AFF">
      <w:pPr>
        <w:ind w:left="715" w:right="1086"/>
        <w:rPr>
          <w:ins w:id="20" w:author="Jill Guild" w:date="2026-09-25T20:04:00Z" w16du:dateUtc="2026-09-26T00:04:00Z"/>
        </w:rPr>
      </w:pPr>
      <w:ins w:id="21" w:author="Jill Guild" w:date="2026-09-25T20:04:00Z" w16du:dateUtc="2026-09-26T00:04:00Z">
        <w:r>
          <w:t xml:space="preserve">1.1 </w:t>
        </w:r>
        <w:r>
          <w:tab/>
          <w:t>This document details the Council</w:t>
        </w:r>
        <w:r>
          <w:rPr>
            <w:rFonts w:ascii="Lucida Sans Unicode" w:eastAsia="Lucida Sans Unicode" w:hAnsi="Lucida Sans Unicode" w:cs="Lucida Sans Unicode"/>
          </w:rPr>
          <w:t>’</w:t>
        </w:r>
        <w:r>
          <w:t xml:space="preserve">s policies on the billing, collection and recovery of monies due to the Council.  </w:t>
        </w:r>
      </w:ins>
    </w:p>
    <w:p w14:paraId="2A4D7724" w14:textId="77777777" w:rsidR="006A37BB" w:rsidRDefault="00485AFF">
      <w:pPr>
        <w:spacing w:after="0" w:line="259" w:lineRule="auto"/>
        <w:ind w:left="12" w:firstLine="0"/>
        <w:rPr>
          <w:ins w:id="22" w:author="Jill Guild" w:date="2026-09-25T20:04:00Z" w16du:dateUtc="2026-09-26T00:04:00Z"/>
        </w:rPr>
      </w:pPr>
      <w:ins w:id="23" w:author="Jill Guild" w:date="2026-09-25T20:04:00Z" w16du:dateUtc="2026-09-26T00:04:00Z">
        <w:r>
          <w:t xml:space="preserve"> </w:t>
        </w:r>
      </w:ins>
    </w:p>
    <w:p w14:paraId="78E05DD1" w14:textId="77777777" w:rsidR="006A37BB" w:rsidRDefault="00485AFF">
      <w:pPr>
        <w:ind w:left="715" w:right="1086"/>
        <w:rPr>
          <w:ins w:id="24" w:author="Jill Guild" w:date="2026-09-25T20:04:00Z" w16du:dateUtc="2026-09-26T00:04:00Z"/>
        </w:rPr>
      </w:pPr>
      <w:ins w:id="25" w:author="Jill Guild" w:date="2026-09-25T20:04:00Z" w16du:dateUtc="2026-09-26T00:04:00Z">
        <w:r>
          <w:t xml:space="preserve">1.2 </w:t>
        </w:r>
        <w:r>
          <w:tab/>
          <w:t xml:space="preserve">This Policy sets out the general principles to be applied in relation to income collection and debt management across all services provided by the Council. The Council collects income from various streams; some of this activity is governed by legislation and others by sound principles of financial management.  The policy is designed to provide support to customers where it is identified they require money advice and income maximisation.  This support will be carried out by our partners such as CARF using the online FORT referral system. </w:t>
        </w:r>
      </w:ins>
    </w:p>
    <w:p w14:paraId="527C0E8A" w14:textId="77777777" w:rsidR="006A37BB" w:rsidRDefault="00485AFF">
      <w:pPr>
        <w:spacing w:after="0" w:line="259" w:lineRule="auto"/>
        <w:ind w:left="732" w:firstLine="0"/>
        <w:rPr>
          <w:ins w:id="26" w:author="Jill Guild" w:date="2026-09-25T20:04:00Z" w16du:dateUtc="2026-09-26T00:04:00Z"/>
        </w:rPr>
      </w:pPr>
      <w:ins w:id="27" w:author="Jill Guild" w:date="2026-09-25T20:04:00Z" w16du:dateUtc="2026-09-26T00:04:00Z">
        <w:r>
          <w:rPr>
            <w:rFonts w:ascii="Times New Roman" w:eastAsia="Times New Roman" w:hAnsi="Times New Roman" w:cs="Times New Roman"/>
          </w:rPr>
          <w:t xml:space="preserve"> </w:t>
        </w:r>
      </w:ins>
    </w:p>
    <w:p w14:paraId="7C46A875" w14:textId="77777777" w:rsidR="006A37BB" w:rsidRDefault="00485AFF">
      <w:pPr>
        <w:ind w:left="715" w:right="1086"/>
        <w:rPr>
          <w:ins w:id="28" w:author="Jill Guild" w:date="2026-09-25T20:04:00Z" w16du:dateUtc="2026-09-26T00:04:00Z"/>
        </w:rPr>
      </w:pPr>
      <w:ins w:id="29" w:author="Jill Guild" w:date="2026-09-25T20:04:00Z" w16du:dateUtc="2026-09-26T00:04:00Z">
        <w:r>
          <w:t xml:space="preserve">1.3 </w:t>
        </w:r>
        <w:r>
          <w:tab/>
          <w:t xml:space="preserve">The policy will apply to all Council Services and seeks to be fair but firm; it is essential that all monies due are collected effectively by the Council, and that debt owed to the Council is kept to a minimum. This is because the Council has both a legal duty and a responsibility to its citizens to ensure that income due is received promptly, and to allow for the re-investment of our income in Council Services whilst at the same time striking the balance where a customer is in genuine difficulty in meeting their obligations. </w:t>
        </w:r>
      </w:ins>
    </w:p>
    <w:p w14:paraId="3DB99906" w14:textId="77777777" w:rsidR="006A37BB" w:rsidRDefault="00485AFF">
      <w:pPr>
        <w:spacing w:after="0" w:line="259" w:lineRule="auto"/>
        <w:ind w:left="732" w:firstLine="0"/>
        <w:rPr>
          <w:ins w:id="30" w:author="Jill Guild" w:date="2026-09-25T20:04:00Z" w16du:dateUtc="2026-09-26T00:04:00Z"/>
        </w:rPr>
      </w:pPr>
      <w:ins w:id="31" w:author="Jill Guild" w:date="2026-09-25T20:04:00Z" w16du:dateUtc="2026-09-26T00:04:00Z">
        <w:r>
          <w:rPr>
            <w:rFonts w:ascii="Times New Roman" w:eastAsia="Times New Roman" w:hAnsi="Times New Roman" w:cs="Times New Roman"/>
          </w:rPr>
          <w:t xml:space="preserve"> </w:t>
        </w:r>
      </w:ins>
    </w:p>
    <w:p w14:paraId="14305339" w14:textId="77777777" w:rsidR="006A37BB" w:rsidRDefault="00485AFF">
      <w:pPr>
        <w:ind w:left="715" w:right="1086"/>
        <w:rPr>
          <w:ins w:id="32" w:author="Jill Guild" w:date="2026-09-25T20:04:00Z" w16du:dateUtc="2026-09-26T00:04:00Z"/>
        </w:rPr>
      </w:pPr>
      <w:ins w:id="33" w:author="Jill Guild" w:date="2026-09-25T20:04:00Z" w16du:dateUtc="2026-09-26T00:04:00Z">
        <w:r>
          <w:t xml:space="preserve">1.4 </w:t>
        </w:r>
        <w:r>
          <w:tab/>
          <w:t xml:space="preserve">Sums due to the Council can be a mixture of statutory and non-statutory charges. The methods for billing, collection and recovery of the statutory debts are tightly prescribed by statute. Our recovery practices must take account of this diversity.  </w:t>
        </w:r>
      </w:ins>
    </w:p>
    <w:p w14:paraId="1CF57598" w14:textId="77777777" w:rsidR="006A37BB" w:rsidRDefault="00485AFF">
      <w:pPr>
        <w:spacing w:after="0" w:line="259" w:lineRule="auto"/>
        <w:ind w:left="732" w:firstLine="0"/>
        <w:rPr>
          <w:ins w:id="34" w:author="Jill Guild" w:date="2026-09-25T20:04:00Z" w16du:dateUtc="2026-09-26T00:04:00Z"/>
        </w:rPr>
      </w:pPr>
      <w:ins w:id="35" w:author="Jill Guild" w:date="2026-09-25T20:04:00Z" w16du:dateUtc="2026-09-26T00:04:00Z">
        <w:r>
          <w:rPr>
            <w:rFonts w:ascii="Times New Roman" w:eastAsia="Times New Roman" w:hAnsi="Times New Roman" w:cs="Times New Roman"/>
          </w:rPr>
          <w:t xml:space="preserve"> </w:t>
        </w:r>
      </w:ins>
    </w:p>
    <w:p w14:paraId="0FAD116D" w14:textId="77777777" w:rsidR="006A37BB" w:rsidRDefault="00485AFF">
      <w:pPr>
        <w:ind w:left="715" w:right="1086"/>
        <w:rPr>
          <w:ins w:id="36" w:author="Jill Guild" w:date="2026-09-25T20:04:00Z" w16du:dateUtc="2026-09-26T00:04:00Z"/>
          <w:color w:val="FF0000"/>
        </w:rPr>
      </w:pPr>
      <w:ins w:id="37" w:author="Jill Guild" w:date="2026-09-25T20:04:00Z" w16du:dateUtc="2026-09-26T00:04:00Z">
        <w:r>
          <w:t xml:space="preserve">1.5 </w:t>
        </w:r>
        <w:r>
          <w:tab/>
          <w:t>An effective debt management process is critical to the delivery of the Council objectives. This policy will be underpinned by the creation and maintenance of a</w:t>
        </w:r>
        <w:r w:rsidR="00EA50C8">
          <w:t xml:space="preserve"> </w:t>
        </w:r>
        <w:r>
          <w:t>clear framework setting out a consistent and sensitive approach to collecting debt, whilst at the same time ensuring the Council continues to maximise collection performance. A full range of recovery methods will be used as appropriate if debts are not paid.</w:t>
        </w:r>
        <w:r>
          <w:rPr>
            <w:color w:val="FF0000"/>
          </w:rPr>
          <w:t xml:space="preserve"> </w:t>
        </w:r>
      </w:ins>
    </w:p>
    <w:p w14:paraId="7D8247D4" w14:textId="77777777" w:rsidR="00AC4DF2" w:rsidRDefault="00AC4DF2">
      <w:pPr>
        <w:ind w:left="715" w:right="1086"/>
        <w:rPr>
          <w:ins w:id="38" w:author="Jill Guild" w:date="2026-09-25T20:04:00Z" w16du:dateUtc="2026-09-26T00:04:00Z"/>
          <w:color w:val="FF0000"/>
        </w:rPr>
      </w:pPr>
    </w:p>
    <w:p w14:paraId="0A0A89ED" w14:textId="77777777" w:rsidR="00AC4DF2" w:rsidRDefault="00AC4DF2" w:rsidP="00555CD3">
      <w:pPr>
        <w:ind w:right="1086"/>
        <w:rPr>
          <w:ins w:id="39" w:author="Jill Guild" w:date="2026-09-25T20:04:00Z" w16du:dateUtc="2026-09-26T00:04:00Z"/>
        </w:rPr>
      </w:pPr>
      <w:ins w:id="40" w:author="Jill Guild" w:date="2026-09-25T20:04:00Z" w16du:dateUtc="2026-09-26T00:04:00Z">
        <w:r w:rsidRPr="003C39E9">
          <w:rPr>
            <w:color w:val="auto"/>
          </w:rPr>
          <w:t xml:space="preserve">1.6 </w:t>
        </w:r>
        <w:r>
          <w:rPr>
            <w:color w:val="FF0000"/>
          </w:rPr>
          <w:tab/>
        </w:r>
        <w:r>
          <w:t xml:space="preserve">In undertaking a collection function it is inevitable that Fife Council will be required to pursue the recovery of arrears from persons and or businesses who may experience difficulty in paying such accounts. An agreed policy of how the Council manages and collects debts is therefore key to ensuring consistency and best practice in such situations. </w:t>
        </w:r>
      </w:ins>
    </w:p>
    <w:p w14:paraId="515A10F4" w14:textId="77777777" w:rsidR="00AC4DF2" w:rsidRDefault="00AC4DF2">
      <w:pPr>
        <w:ind w:left="715" w:right="1086"/>
        <w:rPr>
          <w:ins w:id="41" w:author="Jill Guild" w:date="2026-09-25T20:04:00Z" w16du:dateUtc="2026-09-26T00:04:00Z"/>
          <w:color w:val="FF0000"/>
        </w:rPr>
      </w:pPr>
    </w:p>
    <w:p w14:paraId="074941E7" w14:textId="77777777" w:rsidR="00AC4DF2" w:rsidRDefault="00AC4DF2">
      <w:pPr>
        <w:ind w:left="715" w:right="1086"/>
        <w:rPr>
          <w:ins w:id="42" w:author="Jill Guild" w:date="2026-09-25T20:04:00Z" w16du:dateUtc="2026-09-26T00:04:00Z"/>
          <w:color w:val="FF0000"/>
        </w:rPr>
      </w:pPr>
    </w:p>
    <w:p w14:paraId="2071E58E" w14:textId="77777777" w:rsidR="00AC4DF2" w:rsidRDefault="00AC4DF2">
      <w:pPr>
        <w:ind w:left="715" w:right="1086"/>
        <w:rPr>
          <w:ins w:id="43" w:author="Jill Guild" w:date="2026-09-25T20:04:00Z" w16du:dateUtc="2026-09-26T00:04:00Z"/>
        </w:rPr>
      </w:pPr>
    </w:p>
    <w:p w14:paraId="4C8039A0" w14:textId="77777777" w:rsidR="006A37BB" w:rsidRDefault="00485AFF">
      <w:pPr>
        <w:spacing w:after="0" w:line="259" w:lineRule="auto"/>
        <w:ind w:left="720" w:firstLine="0"/>
        <w:rPr>
          <w:ins w:id="44" w:author="Jill Guild" w:date="2026-09-25T20:04:00Z" w16du:dateUtc="2026-09-26T00:04:00Z"/>
        </w:rPr>
      </w:pPr>
      <w:ins w:id="45" w:author="Jill Guild" w:date="2026-09-25T20:04:00Z" w16du:dateUtc="2026-09-26T00:04:00Z">
        <w:r>
          <w:rPr>
            <w:b/>
          </w:rPr>
          <w:t xml:space="preserve"> </w:t>
        </w:r>
      </w:ins>
    </w:p>
    <w:p w14:paraId="6E2F7C13" w14:textId="77777777" w:rsidR="006A37BB" w:rsidRDefault="00485AFF">
      <w:pPr>
        <w:pStyle w:val="Heading1"/>
        <w:tabs>
          <w:tab w:val="center" w:pos="2107"/>
        </w:tabs>
        <w:ind w:left="-3" w:right="0" w:firstLine="0"/>
        <w:rPr>
          <w:ins w:id="46" w:author="Jill Guild" w:date="2026-09-25T20:04:00Z" w16du:dateUtc="2026-09-26T00:04:00Z"/>
        </w:rPr>
      </w:pPr>
      <w:ins w:id="47" w:author="Jill Guild" w:date="2026-09-25T20:04:00Z" w16du:dateUtc="2026-09-26T00:04:00Z">
        <w:r>
          <w:t xml:space="preserve">2 </w:t>
        </w:r>
        <w:r>
          <w:tab/>
          <w:t xml:space="preserve">AIMS AND OBJECTIVES </w:t>
        </w:r>
      </w:ins>
    </w:p>
    <w:p w14:paraId="2EB7D3A6" w14:textId="77777777" w:rsidR="006A37BB" w:rsidRDefault="00485AFF">
      <w:pPr>
        <w:spacing w:after="0" w:line="259" w:lineRule="auto"/>
        <w:ind w:left="720" w:firstLine="0"/>
        <w:rPr>
          <w:ins w:id="48" w:author="Jill Guild" w:date="2026-09-25T20:04:00Z" w16du:dateUtc="2026-09-26T00:04:00Z"/>
        </w:rPr>
      </w:pPr>
      <w:ins w:id="49" w:author="Jill Guild" w:date="2026-09-25T20:04:00Z" w16du:dateUtc="2026-09-26T00:04:00Z">
        <w:r>
          <w:rPr>
            <w:b/>
          </w:rPr>
          <w:t xml:space="preserve"> </w:t>
        </w:r>
      </w:ins>
    </w:p>
    <w:p w14:paraId="5D3F4CC3" w14:textId="77777777" w:rsidR="006A37BB" w:rsidRDefault="00485AFF">
      <w:pPr>
        <w:ind w:left="715" w:right="1086"/>
        <w:rPr>
          <w:ins w:id="50" w:author="Jill Guild" w:date="2026-09-25T20:04:00Z" w16du:dateUtc="2026-09-26T00:04:00Z"/>
        </w:rPr>
      </w:pPr>
      <w:ins w:id="51" w:author="Jill Guild" w:date="2026-09-25T20:04:00Z" w16du:dateUtc="2026-09-26T00:04:00Z">
        <w:r>
          <w:t xml:space="preserve">2.1 </w:t>
        </w:r>
        <w:r>
          <w:tab/>
          <w:t xml:space="preserve">The aim is to maximise income collection to Fife Council and to minimise the cost of collection, while maintaining and improving the customer experience through collection and recovery. </w:t>
        </w:r>
      </w:ins>
    </w:p>
    <w:p w14:paraId="6070BD4A" w14:textId="77777777" w:rsidR="006A37BB" w:rsidRDefault="00485AFF">
      <w:pPr>
        <w:spacing w:after="0" w:line="259" w:lineRule="auto"/>
        <w:ind w:left="720" w:firstLine="0"/>
        <w:rPr>
          <w:ins w:id="52" w:author="Jill Guild" w:date="2026-09-25T20:04:00Z" w16du:dateUtc="2026-09-26T00:04:00Z"/>
        </w:rPr>
      </w:pPr>
      <w:ins w:id="53" w:author="Jill Guild" w:date="2026-09-25T20:04:00Z" w16du:dateUtc="2026-09-26T00:04:00Z">
        <w:r>
          <w:t xml:space="preserve"> </w:t>
        </w:r>
      </w:ins>
    </w:p>
    <w:p w14:paraId="601AA1AA" w14:textId="77777777" w:rsidR="006A37BB" w:rsidRDefault="00485AFF">
      <w:pPr>
        <w:ind w:left="715" w:right="1086"/>
        <w:rPr>
          <w:ins w:id="54" w:author="Jill Guild" w:date="2026-09-25T20:04:00Z" w16du:dateUtc="2026-09-26T00:04:00Z"/>
        </w:rPr>
      </w:pPr>
      <w:ins w:id="55" w:author="Jill Guild" w:date="2026-09-25T20:04:00Z" w16du:dateUtc="2026-09-26T00:04:00Z">
        <w:r>
          <w:t xml:space="preserve">2.2 </w:t>
        </w:r>
        <w:r>
          <w:tab/>
          <w:t xml:space="preserve">The objectives of the integrated income collection and debt recovery policy in achieving that aim are to: </w:t>
        </w:r>
      </w:ins>
    </w:p>
    <w:p w14:paraId="78B8D22B" w14:textId="77777777" w:rsidR="006A37BB" w:rsidRDefault="00485AFF">
      <w:pPr>
        <w:spacing w:after="0" w:line="259" w:lineRule="auto"/>
        <w:ind w:left="732" w:firstLine="0"/>
        <w:rPr>
          <w:ins w:id="56" w:author="Jill Guild" w:date="2026-09-25T20:04:00Z" w16du:dateUtc="2026-09-26T00:04:00Z"/>
        </w:rPr>
      </w:pPr>
      <w:ins w:id="57" w:author="Jill Guild" w:date="2026-09-25T20:04:00Z" w16du:dateUtc="2026-09-26T00:04:00Z">
        <w:r>
          <w:rPr>
            <w:rFonts w:ascii="Times New Roman" w:eastAsia="Times New Roman" w:hAnsi="Times New Roman" w:cs="Times New Roman"/>
          </w:rPr>
          <w:t xml:space="preserve"> </w:t>
        </w:r>
      </w:ins>
    </w:p>
    <w:p w14:paraId="6563AC89" w14:textId="77777777" w:rsidR="006A37BB" w:rsidRDefault="00485AFF">
      <w:pPr>
        <w:numPr>
          <w:ilvl w:val="0"/>
          <w:numId w:val="1"/>
        </w:numPr>
        <w:ind w:right="1086" w:hanging="569"/>
        <w:rPr>
          <w:ins w:id="58" w:author="Jill Guild" w:date="2026-09-25T20:04:00Z" w16du:dateUtc="2026-09-26T00:04:00Z"/>
        </w:rPr>
      </w:pPr>
      <w:ins w:id="59" w:author="Jill Guild" w:date="2026-09-25T20:04:00Z" w16du:dateUtc="2026-09-26T00:04:00Z">
        <w:r>
          <w:t xml:space="preserve">Bill, collect and recover charges and rents in an economic, effective and efficient manner that meets with legislation and best practice.  </w:t>
        </w:r>
      </w:ins>
    </w:p>
    <w:p w14:paraId="3BDEF9C8" w14:textId="77777777" w:rsidR="006A37BB" w:rsidRDefault="00485AFF">
      <w:pPr>
        <w:spacing w:after="0" w:line="259" w:lineRule="auto"/>
        <w:ind w:left="720" w:firstLine="0"/>
        <w:rPr>
          <w:ins w:id="60" w:author="Jill Guild" w:date="2026-09-25T20:04:00Z" w16du:dateUtc="2026-09-26T00:04:00Z"/>
        </w:rPr>
      </w:pPr>
      <w:ins w:id="61" w:author="Jill Guild" w:date="2026-09-25T20:04:00Z" w16du:dateUtc="2026-09-26T00:04:00Z">
        <w:r>
          <w:t xml:space="preserve"> </w:t>
        </w:r>
      </w:ins>
    </w:p>
    <w:p w14:paraId="74214AB7" w14:textId="77777777" w:rsidR="006A37BB" w:rsidRDefault="00485AFF">
      <w:pPr>
        <w:numPr>
          <w:ilvl w:val="0"/>
          <w:numId w:val="1"/>
        </w:numPr>
        <w:spacing w:after="0"/>
        <w:ind w:right="1086" w:hanging="569"/>
        <w:rPr>
          <w:ins w:id="62" w:author="Jill Guild" w:date="2026-09-25T20:04:00Z" w16du:dateUtc="2026-09-26T00:04:00Z"/>
        </w:rPr>
      </w:pPr>
      <w:ins w:id="63" w:author="Jill Guild" w:date="2026-09-25T20:04:00Z" w16du:dateUtc="2026-09-26T00:04:00Z">
        <w:r>
          <w:t xml:space="preserve">Identify, where appropriate, support which may be required to those owing money to the Council, and ensure individual circumstances are taken into consideration safeguarding income maximisation.   </w:t>
        </w:r>
      </w:ins>
    </w:p>
    <w:p w14:paraId="3C3C3F40" w14:textId="77777777" w:rsidR="006A37BB" w:rsidRDefault="00485AFF">
      <w:pPr>
        <w:spacing w:after="0" w:line="259" w:lineRule="auto"/>
        <w:ind w:left="1289" w:firstLine="0"/>
        <w:rPr>
          <w:ins w:id="64" w:author="Jill Guild" w:date="2026-09-25T20:04:00Z" w16du:dateUtc="2026-09-26T00:04:00Z"/>
        </w:rPr>
      </w:pPr>
      <w:ins w:id="65" w:author="Jill Guild" w:date="2026-09-25T20:04:00Z" w16du:dateUtc="2026-09-26T00:04:00Z">
        <w:r>
          <w:t xml:space="preserve"> </w:t>
        </w:r>
      </w:ins>
    </w:p>
    <w:p w14:paraId="6E533BF6" w14:textId="77777777" w:rsidR="006A37BB" w:rsidRDefault="00485AFF">
      <w:pPr>
        <w:numPr>
          <w:ilvl w:val="0"/>
          <w:numId w:val="1"/>
        </w:numPr>
        <w:ind w:right="1086" w:hanging="569"/>
        <w:rPr>
          <w:ins w:id="66" w:author="Jill Guild" w:date="2026-09-25T20:04:00Z" w16du:dateUtc="2026-09-26T00:04:00Z"/>
        </w:rPr>
      </w:pPr>
      <w:ins w:id="67" w:author="Jill Guild" w:date="2026-09-25T20:04:00Z" w16du:dateUtc="2026-09-26T00:04:00Z">
        <w:r>
          <w:t xml:space="preserve">Encourage people to pay regularly; using the most cost effective methods provided that method meets the needs of the person. </w:t>
        </w:r>
      </w:ins>
    </w:p>
    <w:p w14:paraId="0A3031AD" w14:textId="77777777" w:rsidR="006A37BB" w:rsidRDefault="00485AFF">
      <w:pPr>
        <w:spacing w:after="0" w:line="259" w:lineRule="auto"/>
        <w:ind w:left="732" w:firstLine="0"/>
        <w:rPr>
          <w:ins w:id="68" w:author="Jill Guild" w:date="2026-09-25T20:04:00Z" w16du:dateUtc="2026-09-26T00:04:00Z"/>
        </w:rPr>
      </w:pPr>
      <w:ins w:id="69" w:author="Jill Guild" w:date="2026-09-25T20:04:00Z" w16du:dateUtc="2026-09-26T00:04:00Z">
        <w:r>
          <w:rPr>
            <w:rFonts w:ascii="Times New Roman" w:eastAsia="Times New Roman" w:hAnsi="Times New Roman" w:cs="Times New Roman"/>
          </w:rPr>
          <w:t xml:space="preserve"> </w:t>
        </w:r>
      </w:ins>
    </w:p>
    <w:p w14:paraId="75EE5D23" w14:textId="77777777" w:rsidR="006A37BB" w:rsidRDefault="00485AFF">
      <w:pPr>
        <w:numPr>
          <w:ilvl w:val="0"/>
          <w:numId w:val="1"/>
        </w:numPr>
        <w:ind w:right="1086" w:hanging="569"/>
        <w:rPr>
          <w:ins w:id="70" w:author="Jill Guild" w:date="2026-09-25T20:04:00Z" w16du:dateUtc="2026-09-26T00:04:00Z"/>
        </w:rPr>
      </w:pPr>
      <w:ins w:id="71" w:author="Jill Guild" w:date="2026-09-25T20:04:00Z" w16du:dateUtc="2026-09-26T00:04:00Z">
        <w:r>
          <w:t xml:space="preserve">Promote early personal contact across all debt streams, recognising the need to prevent debts escalating. </w:t>
        </w:r>
      </w:ins>
    </w:p>
    <w:p w14:paraId="5477F6C2" w14:textId="77777777" w:rsidR="006A37BB" w:rsidRDefault="00485AFF">
      <w:pPr>
        <w:spacing w:after="0" w:line="259" w:lineRule="auto"/>
        <w:ind w:left="732" w:firstLine="0"/>
        <w:rPr>
          <w:ins w:id="72" w:author="Jill Guild" w:date="2026-09-25T20:04:00Z" w16du:dateUtc="2026-09-26T00:04:00Z"/>
        </w:rPr>
      </w:pPr>
      <w:ins w:id="73" w:author="Jill Guild" w:date="2026-09-25T20:04:00Z" w16du:dateUtc="2026-09-26T00:04:00Z">
        <w:r>
          <w:rPr>
            <w:rFonts w:ascii="Times New Roman" w:eastAsia="Times New Roman" w:hAnsi="Times New Roman" w:cs="Times New Roman"/>
          </w:rPr>
          <w:t xml:space="preserve"> </w:t>
        </w:r>
      </w:ins>
    </w:p>
    <w:p w14:paraId="194251D0" w14:textId="77777777" w:rsidR="006A37BB" w:rsidRDefault="006A37BB">
      <w:pPr>
        <w:spacing w:after="0" w:line="259" w:lineRule="auto"/>
        <w:ind w:left="732" w:firstLine="0"/>
        <w:rPr>
          <w:ins w:id="74" w:author="Jill Guild" w:date="2026-09-25T20:04:00Z" w16du:dateUtc="2026-09-26T00:04:00Z"/>
        </w:rPr>
      </w:pPr>
    </w:p>
    <w:p w14:paraId="20494A2B" w14:textId="77777777" w:rsidR="006A37BB" w:rsidRDefault="00485AFF">
      <w:pPr>
        <w:numPr>
          <w:ilvl w:val="0"/>
          <w:numId w:val="1"/>
        </w:numPr>
        <w:ind w:right="1086" w:hanging="569"/>
        <w:rPr>
          <w:ins w:id="75" w:author="Jill Guild" w:date="2026-09-25T20:04:00Z" w16du:dateUtc="2026-09-26T00:04:00Z"/>
        </w:rPr>
      </w:pPr>
      <w:ins w:id="76" w:author="Jill Guild" w:date="2026-09-25T20:04:00Z" w16du:dateUtc="2026-09-26T00:04:00Z">
        <w:r>
          <w:t xml:space="preserve">Standardise the approach to debt collection to ensure consistency of approach whilst complying with different legal aspects of the debt.  </w:t>
        </w:r>
      </w:ins>
    </w:p>
    <w:p w14:paraId="36AF108A" w14:textId="77777777" w:rsidR="006A37BB" w:rsidRDefault="00485AFF">
      <w:pPr>
        <w:spacing w:after="0" w:line="259" w:lineRule="auto"/>
        <w:ind w:left="732" w:firstLine="0"/>
        <w:rPr>
          <w:ins w:id="77" w:author="Jill Guild" w:date="2026-09-25T20:04:00Z" w16du:dateUtc="2026-09-26T00:04:00Z"/>
        </w:rPr>
      </w:pPr>
      <w:ins w:id="78" w:author="Jill Guild" w:date="2026-09-25T20:04:00Z" w16du:dateUtc="2026-09-26T00:04:00Z">
        <w:r>
          <w:rPr>
            <w:rFonts w:ascii="Times New Roman" w:eastAsia="Times New Roman" w:hAnsi="Times New Roman" w:cs="Times New Roman"/>
          </w:rPr>
          <w:t xml:space="preserve"> </w:t>
        </w:r>
      </w:ins>
    </w:p>
    <w:p w14:paraId="751A4B75" w14:textId="77777777" w:rsidR="006A37BB" w:rsidRDefault="00485AFF">
      <w:pPr>
        <w:numPr>
          <w:ilvl w:val="0"/>
          <w:numId w:val="1"/>
        </w:numPr>
        <w:ind w:right="1086" w:hanging="569"/>
        <w:rPr>
          <w:ins w:id="79" w:author="Jill Guild" w:date="2026-09-25T20:04:00Z" w16du:dateUtc="2026-09-26T00:04:00Z"/>
        </w:rPr>
      </w:pPr>
      <w:ins w:id="80" w:author="Jill Guild" w:date="2026-09-25T20:04:00Z" w16du:dateUtc="2026-09-26T00:04:00Z">
        <w:r>
          <w:t xml:space="preserve">Enter into sustainable arrangements for payment of debts at all stages of recovery recognising that where this cannot be achieved; we will take recovery action using the appropriate legal powers. </w:t>
        </w:r>
      </w:ins>
    </w:p>
    <w:p w14:paraId="0CCDB2BB" w14:textId="77777777" w:rsidR="006A37BB" w:rsidRDefault="00485AFF">
      <w:pPr>
        <w:spacing w:after="0" w:line="259" w:lineRule="auto"/>
        <w:ind w:left="732" w:firstLine="0"/>
        <w:rPr>
          <w:ins w:id="81" w:author="Jill Guild" w:date="2026-09-25T20:04:00Z" w16du:dateUtc="2026-09-26T00:04:00Z"/>
        </w:rPr>
      </w:pPr>
      <w:ins w:id="82" w:author="Jill Guild" w:date="2026-09-25T20:04:00Z" w16du:dateUtc="2026-09-26T00:04:00Z">
        <w:r>
          <w:rPr>
            <w:rFonts w:ascii="Times New Roman" w:eastAsia="Times New Roman" w:hAnsi="Times New Roman" w:cs="Times New Roman"/>
          </w:rPr>
          <w:t xml:space="preserve"> </w:t>
        </w:r>
      </w:ins>
    </w:p>
    <w:p w14:paraId="4A4E60B6" w14:textId="77777777" w:rsidR="006A37BB" w:rsidRDefault="00485AFF">
      <w:pPr>
        <w:numPr>
          <w:ilvl w:val="0"/>
          <w:numId w:val="1"/>
        </w:numPr>
        <w:ind w:right="1086" w:hanging="569"/>
        <w:rPr>
          <w:ins w:id="83" w:author="Jill Guild" w:date="2026-09-25T20:04:00Z" w16du:dateUtc="2026-09-26T00:04:00Z"/>
        </w:rPr>
      </w:pPr>
      <w:ins w:id="84" w:author="Jill Guild" w:date="2026-09-25T20:04:00Z" w16du:dateUtc="2026-09-26T00:04:00Z">
        <w:r>
          <w:t xml:space="preserve">Apply best practice to debt collection, to ensure all debtors are treated fairly and objectively, therefore minimising any potential disputes. </w:t>
        </w:r>
      </w:ins>
    </w:p>
    <w:p w14:paraId="3BE10979" w14:textId="77777777" w:rsidR="006A37BB" w:rsidRDefault="00485AFF">
      <w:pPr>
        <w:spacing w:after="0" w:line="259" w:lineRule="auto"/>
        <w:ind w:left="732" w:firstLine="0"/>
        <w:rPr>
          <w:ins w:id="85" w:author="Jill Guild" w:date="2026-09-25T20:04:00Z" w16du:dateUtc="2026-09-26T00:04:00Z"/>
        </w:rPr>
      </w:pPr>
      <w:ins w:id="86" w:author="Jill Guild" w:date="2026-09-25T20:04:00Z" w16du:dateUtc="2026-09-26T00:04:00Z">
        <w:r>
          <w:rPr>
            <w:rFonts w:ascii="Times New Roman" w:eastAsia="Times New Roman" w:hAnsi="Times New Roman" w:cs="Times New Roman"/>
          </w:rPr>
          <w:t xml:space="preserve"> </w:t>
        </w:r>
      </w:ins>
    </w:p>
    <w:p w14:paraId="43353B40" w14:textId="77777777" w:rsidR="006A37BB" w:rsidRDefault="00485AFF">
      <w:pPr>
        <w:numPr>
          <w:ilvl w:val="0"/>
          <w:numId w:val="1"/>
        </w:numPr>
        <w:ind w:right="1086" w:hanging="569"/>
        <w:rPr>
          <w:ins w:id="87" w:author="Jill Guild" w:date="2026-09-25T20:04:00Z" w16du:dateUtc="2026-09-26T00:04:00Z"/>
        </w:rPr>
      </w:pPr>
      <w:ins w:id="88" w:author="Jill Guild" w:date="2026-09-25T20:04:00Z" w16du:dateUtc="2026-09-26T00:04:00Z">
        <w:r>
          <w:t xml:space="preserve">Understand the requirements of client services within the Council including the need to protect vulnerable people and sustain persons in their homes.  </w:t>
        </w:r>
      </w:ins>
    </w:p>
    <w:p w14:paraId="6C2EED59" w14:textId="77777777" w:rsidR="006A37BB" w:rsidRDefault="00485AFF">
      <w:pPr>
        <w:spacing w:after="98" w:line="259" w:lineRule="auto"/>
        <w:ind w:left="12" w:firstLine="0"/>
        <w:rPr>
          <w:ins w:id="89" w:author="Jill Guild" w:date="2026-09-25T20:04:00Z" w16du:dateUtc="2026-09-26T00:04:00Z"/>
        </w:rPr>
      </w:pPr>
      <w:ins w:id="90" w:author="Jill Guild" w:date="2026-09-25T20:04:00Z" w16du:dateUtc="2026-09-26T00:04:00Z">
        <w:r>
          <w:t xml:space="preserve"> </w:t>
        </w:r>
      </w:ins>
    </w:p>
    <w:p w14:paraId="5F546D23" w14:textId="77777777" w:rsidR="006A37BB" w:rsidRDefault="00485AFF">
      <w:pPr>
        <w:spacing w:after="0" w:line="259" w:lineRule="auto"/>
        <w:ind w:left="720" w:firstLine="0"/>
        <w:rPr>
          <w:ins w:id="91" w:author="Jill Guild" w:date="2026-09-25T20:04:00Z" w16du:dateUtc="2026-09-26T00:04:00Z"/>
        </w:rPr>
      </w:pPr>
      <w:ins w:id="92" w:author="Jill Guild" w:date="2026-09-25T20:04:00Z" w16du:dateUtc="2026-09-26T00:04:00Z">
        <w:r>
          <w:t xml:space="preserve"> </w:t>
        </w:r>
      </w:ins>
    </w:p>
    <w:p w14:paraId="44EBB0A8" w14:textId="77777777" w:rsidR="006A37BB" w:rsidRDefault="00485AFF">
      <w:pPr>
        <w:numPr>
          <w:ilvl w:val="0"/>
          <w:numId w:val="2"/>
        </w:numPr>
        <w:spacing w:after="102" w:line="259" w:lineRule="auto"/>
        <w:ind w:hanging="720"/>
        <w:rPr>
          <w:ins w:id="93" w:author="Jill Guild" w:date="2026-09-25T20:04:00Z" w16du:dateUtc="2026-09-26T00:04:00Z"/>
        </w:rPr>
      </w:pPr>
      <w:ins w:id="94" w:author="Jill Guild" w:date="2026-09-25T20:04:00Z" w16du:dateUtc="2026-09-26T00:04:00Z">
        <w:r>
          <w:rPr>
            <w:b/>
          </w:rPr>
          <w:t xml:space="preserve">SCOPE: </w:t>
        </w:r>
      </w:ins>
    </w:p>
    <w:p w14:paraId="20E4E7D0" w14:textId="77777777" w:rsidR="006A37BB" w:rsidRDefault="00485AFF">
      <w:pPr>
        <w:spacing w:after="0" w:line="259" w:lineRule="auto"/>
        <w:ind w:left="372" w:firstLine="0"/>
        <w:rPr>
          <w:ins w:id="95" w:author="Jill Guild" w:date="2026-09-25T20:04:00Z" w16du:dateUtc="2026-09-26T00:04:00Z"/>
        </w:rPr>
      </w:pPr>
      <w:ins w:id="96" w:author="Jill Guild" w:date="2026-09-25T20:04:00Z" w16du:dateUtc="2026-09-26T00:04:00Z">
        <w:r>
          <w:t xml:space="preserve"> </w:t>
        </w:r>
      </w:ins>
    </w:p>
    <w:p w14:paraId="089DD4AF" w14:textId="077DFED7" w:rsidR="006A37BB" w:rsidRDefault="00485AFF" w:rsidP="00EA50C8">
      <w:pPr>
        <w:pStyle w:val="ListParagraph"/>
        <w:numPr>
          <w:ilvl w:val="1"/>
          <w:numId w:val="2"/>
        </w:numPr>
        <w:ind w:right="1086" w:firstLine="0"/>
        <w:rPr>
          <w:ins w:id="97" w:author="Jill Guild" w:date="2026-09-25T20:04:00Z" w16du:dateUtc="2026-09-26T00:04:00Z"/>
        </w:rPr>
      </w:pPr>
      <w:ins w:id="98" w:author="Jill Guild" w:date="2026-09-25T20:04:00Z" w16du:dateUtc="2026-09-26T00:04:00Z">
        <w:r>
          <w:t xml:space="preserve">The policy applies to the collection and recovery of all council debt and includes </w:t>
        </w:r>
        <w:r w:rsidR="00EA50C8">
          <w:t>all income streams and de</w:t>
        </w:r>
        <w:r w:rsidR="00555CD3">
          <w:t>bt</w:t>
        </w:r>
        <w:r w:rsidR="00EA50C8">
          <w:t>s owed to the Council including:</w:t>
        </w:r>
        <w:r>
          <w:t xml:space="preserve"> </w:t>
        </w:r>
      </w:ins>
    </w:p>
    <w:p w14:paraId="29F4E0F1" w14:textId="77777777" w:rsidR="006A37BB" w:rsidRDefault="00485AFF">
      <w:pPr>
        <w:spacing w:after="0" w:line="259" w:lineRule="auto"/>
        <w:ind w:left="720" w:firstLine="0"/>
        <w:rPr>
          <w:ins w:id="99" w:author="Jill Guild" w:date="2026-09-25T20:04:00Z" w16du:dateUtc="2026-09-26T00:04:00Z"/>
        </w:rPr>
      </w:pPr>
      <w:ins w:id="100" w:author="Jill Guild" w:date="2026-09-25T20:04:00Z" w16du:dateUtc="2026-09-26T00:04:00Z">
        <w:r>
          <w:t xml:space="preserve"> </w:t>
        </w:r>
      </w:ins>
    </w:p>
    <w:p w14:paraId="32664D33" w14:textId="77777777" w:rsidR="006A37BB" w:rsidRDefault="00485AFF" w:rsidP="00555CD3">
      <w:pPr>
        <w:numPr>
          <w:ilvl w:val="4"/>
          <w:numId w:val="25"/>
        </w:numPr>
        <w:ind w:right="1086" w:hanging="569"/>
        <w:rPr>
          <w:ins w:id="101" w:author="Jill Guild" w:date="2026-09-25T20:04:00Z" w16du:dateUtc="2026-09-26T00:04:00Z"/>
        </w:rPr>
      </w:pPr>
      <w:ins w:id="102" w:author="Jill Guild" w:date="2026-09-25T20:04:00Z" w16du:dateUtc="2026-09-26T00:04:00Z">
        <w:r>
          <w:t xml:space="preserve">Council Tax </w:t>
        </w:r>
      </w:ins>
    </w:p>
    <w:p w14:paraId="19AC7A97" w14:textId="77777777" w:rsidR="006A37BB" w:rsidRDefault="00485AFF" w:rsidP="00555CD3">
      <w:pPr>
        <w:numPr>
          <w:ilvl w:val="4"/>
          <w:numId w:val="25"/>
        </w:numPr>
        <w:ind w:right="1086" w:hanging="569"/>
        <w:rPr>
          <w:ins w:id="103" w:author="Jill Guild" w:date="2026-09-25T20:04:00Z" w16du:dateUtc="2026-09-26T00:04:00Z"/>
        </w:rPr>
      </w:pPr>
      <w:ins w:id="104" w:author="Jill Guild" w:date="2026-09-25T20:04:00Z" w16du:dateUtc="2026-09-26T00:04:00Z">
        <w:r>
          <w:t xml:space="preserve">Rents, both housing and others, e.g. garages and commercial </w:t>
        </w:r>
      </w:ins>
    </w:p>
    <w:p w14:paraId="08E7BD43" w14:textId="77777777" w:rsidR="006A37BB" w:rsidRDefault="00485AFF" w:rsidP="00555CD3">
      <w:pPr>
        <w:numPr>
          <w:ilvl w:val="4"/>
          <w:numId w:val="25"/>
        </w:numPr>
        <w:ind w:right="1086" w:hanging="569"/>
        <w:rPr>
          <w:ins w:id="105" w:author="Jill Guild" w:date="2026-09-25T20:04:00Z" w16du:dateUtc="2026-09-26T00:04:00Z"/>
        </w:rPr>
      </w:pPr>
      <w:ins w:id="106" w:author="Jill Guild" w:date="2026-09-25T20:04:00Z" w16du:dateUtc="2026-09-26T00:04:00Z">
        <w:r>
          <w:t xml:space="preserve">Housing Benefit overpayments </w:t>
        </w:r>
      </w:ins>
    </w:p>
    <w:p w14:paraId="3D5474FA" w14:textId="77777777" w:rsidR="006A37BB" w:rsidRDefault="00485AFF" w:rsidP="00555CD3">
      <w:pPr>
        <w:numPr>
          <w:ilvl w:val="4"/>
          <w:numId w:val="25"/>
        </w:numPr>
        <w:ind w:right="1086" w:hanging="569"/>
        <w:rPr>
          <w:ins w:id="107" w:author="Jill Guild" w:date="2026-09-25T20:04:00Z" w16du:dateUtc="2026-09-26T00:04:00Z"/>
        </w:rPr>
      </w:pPr>
      <w:ins w:id="108" w:author="Jill Guild" w:date="2026-09-25T20:04:00Z" w16du:dateUtc="2026-09-26T00:04:00Z">
        <w:r>
          <w:t xml:space="preserve">Non Domestic Rates </w:t>
        </w:r>
      </w:ins>
    </w:p>
    <w:p w14:paraId="6C187927" w14:textId="63F4DEEF" w:rsidR="006A37BB" w:rsidRDefault="006010BD" w:rsidP="00555CD3">
      <w:pPr>
        <w:numPr>
          <w:ilvl w:val="4"/>
          <w:numId w:val="25"/>
        </w:numPr>
        <w:ind w:right="1086" w:hanging="569"/>
        <w:rPr>
          <w:ins w:id="109" w:author="Jill Guild" w:date="2026-09-25T20:04:00Z" w16du:dateUtc="2026-09-26T00:04:00Z"/>
        </w:rPr>
      </w:pPr>
      <w:ins w:id="110" w:author="Jill Guild" w:date="2026-09-25T20:04:00Z" w16du:dateUtc="2026-09-26T00:04:00Z">
        <w:r>
          <w:t>Income Recovery</w:t>
        </w:r>
        <w:r w:rsidR="00485AFF">
          <w:t xml:space="preserve">, e.g. </w:t>
        </w:r>
        <w:r>
          <w:t xml:space="preserve">Invoices, </w:t>
        </w:r>
        <w:r w:rsidR="00485AFF">
          <w:t>fees and charges</w:t>
        </w:r>
        <w:r w:rsidR="003C39E9">
          <w:t xml:space="preserve">, </w:t>
        </w:r>
        <w:r w:rsidR="006976EC">
          <w:t>overpayments of employees salary or expenses.</w:t>
        </w:r>
      </w:ins>
    </w:p>
    <w:p w14:paraId="01ECC150" w14:textId="77777777" w:rsidR="006A37BB" w:rsidRDefault="00485AFF" w:rsidP="00555CD3">
      <w:pPr>
        <w:numPr>
          <w:ilvl w:val="4"/>
          <w:numId w:val="25"/>
        </w:numPr>
        <w:ind w:right="1086" w:hanging="569"/>
        <w:rPr>
          <w:ins w:id="111" w:author="Jill Guild" w:date="2026-09-25T20:04:00Z" w16du:dateUtc="2026-09-26T00:04:00Z"/>
        </w:rPr>
      </w:pPr>
      <w:ins w:id="112" w:author="Jill Guild" w:date="2026-09-25T20:04:00Z" w16du:dateUtc="2026-09-26T00:04:00Z">
        <w:r>
          <w:t xml:space="preserve">Legal costs </w:t>
        </w:r>
      </w:ins>
    </w:p>
    <w:p w14:paraId="38A71F47" w14:textId="4378EE4D" w:rsidR="00BE5695" w:rsidRDefault="00BE5695" w:rsidP="00555CD3">
      <w:pPr>
        <w:numPr>
          <w:ilvl w:val="4"/>
          <w:numId w:val="25"/>
        </w:numPr>
        <w:ind w:right="1086" w:hanging="569"/>
        <w:rPr>
          <w:ins w:id="113" w:author="Jill Guild" w:date="2026-09-25T20:04:00Z" w16du:dateUtc="2026-09-26T00:04:00Z"/>
        </w:rPr>
      </w:pPr>
      <w:ins w:id="114" w:author="Jill Guild" w:date="2026-09-25T20:04:00Z" w16du:dateUtc="2026-09-26T00:04:00Z">
        <w:r>
          <w:t>Other</w:t>
        </w:r>
      </w:ins>
    </w:p>
    <w:p w14:paraId="66FF16CF" w14:textId="77777777" w:rsidR="006A37BB" w:rsidRDefault="00485AFF">
      <w:pPr>
        <w:spacing w:after="0" w:line="259" w:lineRule="auto"/>
        <w:ind w:left="720" w:firstLine="0"/>
        <w:rPr>
          <w:ins w:id="115" w:author="Jill Guild" w:date="2026-09-25T20:04:00Z" w16du:dateUtc="2026-09-26T00:04:00Z"/>
        </w:rPr>
      </w:pPr>
      <w:ins w:id="116" w:author="Jill Guild" w:date="2026-09-25T20:04:00Z" w16du:dateUtc="2026-09-26T00:04:00Z">
        <w:r>
          <w:t xml:space="preserve"> </w:t>
        </w:r>
      </w:ins>
    </w:p>
    <w:p w14:paraId="631AF0AB" w14:textId="4928A059" w:rsidR="006A37BB" w:rsidRDefault="00485AFF" w:rsidP="00EA50C8">
      <w:pPr>
        <w:pStyle w:val="ListParagraph"/>
        <w:numPr>
          <w:ilvl w:val="1"/>
          <w:numId w:val="2"/>
        </w:numPr>
        <w:ind w:right="1086"/>
        <w:rPr>
          <w:ins w:id="117" w:author="Jill Guild" w:date="2026-09-25T20:04:00Z" w16du:dateUtc="2026-09-26T00:04:00Z"/>
        </w:rPr>
      </w:pPr>
      <w:ins w:id="118" w:author="Jill Guild" w:date="2026-09-25T20:04:00Z" w16du:dateUtc="2026-09-26T00:04:00Z">
        <w:r>
          <w:t xml:space="preserve">There are specific rules and regulations which govern the recovery and collection of specific debts. While section 4 below sets out shared, general principles, Appendices 1 - </w:t>
        </w:r>
        <w:r w:rsidR="003C39E9">
          <w:t>6</w:t>
        </w:r>
        <w:r>
          <w:t xml:space="preserve"> set out the differences in collection</w:t>
        </w:r>
        <w:r w:rsidRPr="00EA50C8">
          <w:rPr>
            <w:color w:val="FF0000"/>
          </w:rPr>
          <w:t xml:space="preserve"> </w:t>
        </w:r>
        <w:r>
          <w:t xml:space="preserve">for each debt type in accordance with regulation and legislation.   </w:t>
        </w:r>
      </w:ins>
    </w:p>
    <w:p w14:paraId="1B8FB86C" w14:textId="77777777" w:rsidR="006A37BB" w:rsidRDefault="00485AFF">
      <w:pPr>
        <w:spacing w:after="98" w:line="259" w:lineRule="auto"/>
        <w:ind w:left="12" w:firstLine="0"/>
        <w:rPr>
          <w:ins w:id="119" w:author="Jill Guild" w:date="2026-09-25T20:04:00Z" w16du:dateUtc="2026-09-26T00:04:00Z"/>
        </w:rPr>
      </w:pPr>
      <w:ins w:id="120" w:author="Jill Guild" w:date="2026-09-25T20:04:00Z" w16du:dateUtc="2026-09-26T00:04:00Z">
        <w:r>
          <w:t xml:space="preserve"> </w:t>
        </w:r>
      </w:ins>
    </w:p>
    <w:p w14:paraId="73A2DB14" w14:textId="77777777" w:rsidR="006A37BB" w:rsidRDefault="00485AFF">
      <w:pPr>
        <w:spacing w:after="0" w:line="259" w:lineRule="auto"/>
        <w:ind w:left="720" w:firstLine="0"/>
        <w:rPr>
          <w:ins w:id="121" w:author="Jill Guild" w:date="2026-09-25T20:04:00Z" w16du:dateUtc="2026-09-26T00:04:00Z"/>
        </w:rPr>
      </w:pPr>
      <w:ins w:id="122" w:author="Jill Guild" w:date="2026-09-25T20:04:00Z" w16du:dateUtc="2026-09-26T00:04:00Z">
        <w:r>
          <w:t xml:space="preserve"> </w:t>
        </w:r>
      </w:ins>
    </w:p>
    <w:p w14:paraId="49BB71EC" w14:textId="77777777" w:rsidR="006A37BB" w:rsidRDefault="00485AFF">
      <w:pPr>
        <w:pStyle w:val="Heading1"/>
        <w:tabs>
          <w:tab w:val="center" w:pos="2782"/>
        </w:tabs>
        <w:ind w:left="-3" w:right="0" w:firstLine="0"/>
        <w:rPr>
          <w:ins w:id="123" w:author="Jill Guild" w:date="2026-09-25T20:04:00Z" w16du:dateUtc="2026-09-26T00:04:00Z"/>
        </w:rPr>
      </w:pPr>
      <w:ins w:id="124" w:author="Jill Guild" w:date="2026-09-25T20:04:00Z" w16du:dateUtc="2026-09-26T00:04:00Z">
        <w:r>
          <w:t xml:space="preserve">4 </w:t>
        </w:r>
        <w:r>
          <w:tab/>
          <w:t xml:space="preserve">GENERAL CUSTOMER PRINCIPLES </w:t>
        </w:r>
      </w:ins>
    </w:p>
    <w:p w14:paraId="370E34B1" w14:textId="77777777" w:rsidR="006A37BB" w:rsidRDefault="00485AFF">
      <w:pPr>
        <w:spacing w:after="0" w:line="259" w:lineRule="auto"/>
        <w:ind w:left="12" w:firstLine="0"/>
        <w:rPr>
          <w:ins w:id="125" w:author="Jill Guild" w:date="2026-09-25T20:04:00Z" w16du:dateUtc="2026-09-26T00:04:00Z"/>
        </w:rPr>
      </w:pPr>
      <w:ins w:id="126" w:author="Jill Guild" w:date="2026-09-25T20:04:00Z" w16du:dateUtc="2026-09-26T00:04:00Z">
        <w:r>
          <w:t xml:space="preserve"> </w:t>
        </w:r>
      </w:ins>
    </w:p>
    <w:p w14:paraId="3708287E" w14:textId="77777777" w:rsidR="006A37BB" w:rsidRDefault="00485AFF">
      <w:pPr>
        <w:tabs>
          <w:tab w:val="center" w:pos="4682"/>
        </w:tabs>
        <w:ind w:left="-3" w:firstLine="0"/>
        <w:rPr>
          <w:ins w:id="127" w:author="Jill Guild" w:date="2026-09-25T20:04:00Z" w16du:dateUtc="2026-09-26T00:04:00Z"/>
        </w:rPr>
      </w:pPr>
      <w:ins w:id="128" w:author="Jill Guild" w:date="2026-09-25T20:04:00Z" w16du:dateUtc="2026-09-26T00:04:00Z">
        <w:r>
          <w:t xml:space="preserve">4.1 </w:t>
        </w:r>
        <w:r>
          <w:tab/>
          <w:t xml:space="preserve">Fife Council’s customer </w:t>
        </w:r>
        <w:r w:rsidR="006010BD">
          <w:t xml:space="preserve">service principles </w:t>
        </w:r>
        <w:r>
          <w:t xml:space="preserve">will be followed in implementing this policy.   </w:t>
        </w:r>
      </w:ins>
    </w:p>
    <w:p w14:paraId="4F063A78" w14:textId="77777777" w:rsidR="006A37BB" w:rsidRDefault="00485AFF">
      <w:pPr>
        <w:spacing w:after="0" w:line="259" w:lineRule="auto"/>
        <w:ind w:left="720" w:firstLine="0"/>
        <w:rPr>
          <w:ins w:id="129" w:author="Jill Guild" w:date="2026-09-25T20:04:00Z" w16du:dateUtc="2026-09-26T00:04:00Z"/>
        </w:rPr>
      </w:pPr>
      <w:ins w:id="130" w:author="Jill Guild" w:date="2026-09-25T20:04:00Z" w16du:dateUtc="2026-09-26T00:04:00Z">
        <w:r>
          <w:t xml:space="preserve"> </w:t>
        </w:r>
      </w:ins>
    </w:p>
    <w:p w14:paraId="3CFDFF7C" w14:textId="77777777" w:rsidR="006A37BB" w:rsidRDefault="00485AFF">
      <w:pPr>
        <w:ind w:left="715" w:right="1086"/>
        <w:rPr>
          <w:ins w:id="131" w:author="Jill Guild" w:date="2026-09-25T20:04:00Z" w16du:dateUtc="2026-09-26T00:04:00Z"/>
        </w:rPr>
      </w:pPr>
      <w:ins w:id="132" w:author="Jill Guild" w:date="2026-09-25T20:04:00Z" w16du:dateUtc="2026-09-26T00:04:00Z">
        <w:r>
          <w:t xml:space="preserve">4.2 </w:t>
        </w:r>
        <w:r>
          <w:tab/>
          <w:t xml:space="preserve">When dealing with Income Collection and Recovery, the Council will follow the principles outlined below: </w:t>
        </w:r>
      </w:ins>
    </w:p>
    <w:p w14:paraId="773F157B" w14:textId="77777777" w:rsidR="006A37BB" w:rsidRDefault="00485AFF">
      <w:pPr>
        <w:spacing w:after="0" w:line="259" w:lineRule="auto"/>
        <w:ind w:left="732" w:firstLine="0"/>
        <w:rPr>
          <w:ins w:id="133" w:author="Jill Guild" w:date="2026-09-25T20:04:00Z" w16du:dateUtc="2026-09-26T00:04:00Z"/>
        </w:rPr>
      </w:pPr>
      <w:ins w:id="134" w:author="Jill Guild" w:date="2026-09-25T20:04:00Z" w16du:dateUtc="2026-09-26T00:04:00Z">
        <w:r>
          <w:t xml:space="preserve"> </w:t>
        </w:r>
      </w:ins>
    </w:p>
    <w:p w14:paraId="4A27FCEE" w14:textId="77777777" w:rsidR="006010BD" w:rsidRDefault="006010BD" w:rsidP="00555CD3">
      <w:pPr>
        <w:numPr>
          <w:ilvl w:val="0"/>
          <w:numId w:val="29"/>
        </w:numPr>
        <w:ind w:right="1086"/>
        <w:rPr>
          <w:ins w:id="135" w:author="Jill Guild" w:date="2026-09-25T20:04:00Z" w16du:dateUtc="2026-09-26T00:04:00Z"/>
        </w:rPr>
      </w:pPr>
      <w:ins w:id="136" w:author="Jill Guild" w:date="2026-09-25T20:04:00Z" w16du:dateUtc="2026-09-26T00:04:00Z">
        <w:r>
          <w:t xml:space="preserve">We will be courteous when dealing with customers including in written correspondence. </w:t>
        </w:r>
      </w:ins>
    </w:p>
    <w:p w14:paraId="7B1F0A01" w14:textId="77777777" w:rsidR="008D3836" w:rsidRDefault="006010BD" w:rsidP="008D3836">
      <w:pPr>
        <w:numPr>
          <w:ilvl w:val="0"/>
          <w:numId w:val="29"/>
        </w:numPr>
        <w:spacing w:after="132" w:line="259" w:lineRule="auto"/>
        <w:ind w:right="1086"/>
        <w:rPr>
          <w:ins w:id="137" w:author="Jill Guild" w:date="2026-09-25T20:04:00Z" w16du:dateUtc="2026-09-26T00:04:00Z"/>
        </w:rPr>
      </w:pPr>
      <w:ins w:id="138" w:author="Jill Guild" w:date="2026-09-25T20:04:00Z" w16du:dateUtc="2026-09-26T00:04:00Z">
        <w:r w:rsidRPr="006010BD">
          <w:t>Our approach will be consistent and transparent at all times</w:t>
        </w:r>
      </w:ins>
    </w:p>
    <w:p w14:paraId="70CFB681" w14:textId="77777777" w:rsidR="006A37BB" w:rsidRDefault="006010BD" w:rsidP="008D3836">
      <w:pPr>
        <w:numPr>
          <w:ilvl w:val="0"/>
          <w:numId w:val="29"/>
        </w:numPr>
        <w:spacing w:after="132" w:line="259" w:lineRule="auto"/>
        <w:ind w:right="1086"/>
        <w:rPr>
          <w:ins w:id="139" w:author="Jill Guild" w:date="2026-09-25T20:04:00Z" w16du:dateUtc="2026-09-26T00:04:00Z"/>
        </w:rPr>
      </w:pPr>
      <w:ins w:id="140" w:author="Jill Guild" w:date="2026-09-25T20:04:00Z" w16du:dateUtc="2026-09-26T00:04:00Z">
        <w:r>
          <w:t>We will be proportionate with the size and frequency of the debt</w:t>
        </w:r>
      </w:ins>
    </w:p>
    <w:p w14:paraId="6B9973AA" w14:textId="77777777" w:rsidR="008D3836" w:rsidRDefault="006010BD" w:rsidP="008D3836">
      <w:pPr>
        <w:numPr>
          <w:ilvl w:val="0"/>
          <w:numId w:val="29"/>
        </w:numPr>
        <w:spacing w:after="132" w:line="259" w:lineRule="auto"/>
        <w:ind w:right="1086"/>
        <w:rPr>
          <w:ins w:id="141" w:author="Jill Guild" w:date="2026-09-25T20:04:00Z" w16du:dateUtc="2026-09-26T00:04:00Z"/>
        </w:rPr>
      </w:pPr>
      <w:ins w:id="142" w:author="Jill Guild" w:date="2026-09-25T20:04:00Z" w16du:dateUtc="2026-09-26T00:04:00Z">
        <w:r>
          <w:t>We w</w:t>
        </w:r>
        <w:r w:rsidR="00485AFF">
          <w:t>ill be to be firm and fair with each customer.</w:t>
        </w:r>
      </w:ins>
    </w:p>
    <w:p w14:paraId="78F723E3" w14:textId="77777777" w:rsidR="008D3836" w:rsidRDefault="00485AFF" w:rsidP="008D3836">
      <w:pPr>
        <w:numPr>
          <w:ilvl w:val="0"/>
          <w:numId w:val="29"/>
        </w:numPr>
        <w:spacing w:after="132" w:line="259" w:lineRule="auto"/>
        <w:ind w:right="1086"/>
        <w:rPr>
          <w:ins w:id="143" w:author="Jill Guild" w:date="2026-09-25T20:04:00Z" w16du:dateUtc="2026-09-26T00:04:00Z"/>
        </w:rPr>
      </w:pPr>
      <w:ins w:id="144" w:author="Jill Guild" w:date="2026-09-25T20:04:00Z" w16du:dateUtc="2026-09-26T00:04:00Z">
        <w:r>
          <w:t xml:space="preserve"> We will encourage customer</w:t>
        </w:r>
        <w:r w:rsidR="006010BD">
          <w:t>s</w:t>
        </w:r>
        <w:r>
          <w:t xml:space="preserve"> to make early contact in respect of debt related matters.</w:t>
        </w:r>
      </w:ins>
    </w:p>
    <w:p w14:paraId="3C28A14B" w14:textId="77777777" w:rsidR="008D3836" w:rsidRDefault="00485AFF" w:rsidP="008D3836">
      <w:pPr>
        <w:numPr>
          <w:ilvl w:val="0"/>
          <w:numId w:val="29"/>
        </w:numPr>
        <w:spacing w:after="132" w:line="259" w:lineRule="auto"/>
        <w:ind w:right="1086"/>
        <w:rPr>
          <w:ins w:id="145" w:author="Jill Guild" w:date="2026-09-25T20:04:00Z" w16du:dateUtc="2026-09-26T00:04:00Z"/>
        </w:rPr>
      </w:pPr>
      <w:ins w:id="146" w:author="Jill Guild" w:date="2026-09-25T20:04:00Z" w16du:dateUtc="2026-09-26T00:04:00Z">
        <w:r>
          <w:t xml:space="preserve"> We will take into account the current economic climate and individual financial circumstances to ensure the customer’s needs are met</w:t>
        </w:r>
      </w:ins>
    </w:p>
    <w:p w14:paraId="7DC08E63" w14:textId="77777777" w:rsidR="008D3836" w:rsidRDefault="00485AFF" w:rsidP="008D3836">
      <w:pPr>
        <w:numPr>
          <w:ilvl w:val="0"/>
          <w:numId w:val="29"/>
        </w:numPr>
        <w:spacing w:after="132" w:line="259" w:lineRule="auto"/>
        <w:ind w:right="1086"/>
        <w:rPr>
          <w:ins w:id="147" w:author="Jill Guild" w:date="2026-09-25T20:04:00Z" w16du:dateUtc="2026-09-26T00:04:00Z"/>
        </w:rPr>
      </w:pPr>
      <w:ins w:id="148" w:author="Jill Guild" w:date="2026-09-25T20:04:00Z" w16du:dateUtc="2026-09-26T00:04:00Z">
        <w:r>
          <w:t xml:space="preserve"> We will provide assistance for people who have language or sensory communication </w:t>
        </w:r>
        <w:r w:rsidR="006010BD">
          <w:t>needs</w:t>
        </w:r>
      </w:ins>
    </w:p>
    <w:p w14:paraId="5F236B7E" w14:textId="77777777" w:rsidR="008D3836" w:rsidRDefault="00485AFF" w:rsidP="008D3836">
      <w:pPr>
        <w:numPr>
          <w:ilvl w:val="0"/>
          <w:numId w:val="29"/>
        </w:numPr>
        <w:spacing w:after="132" w:line="259" w:lineRule="auto"/>
        <w:ind w:right="1086"/>
        <w:rPr>
          <w:ins w:id="149" w:author="Jill Guild" w:date="2026-09-25T20:04:00Z" w16du:dateUtc="2026-09-26T00:04:00Z"/>
        </w:rPr>
      </w:pPr>
      <w:ins w:id="150" w:author="Jill Guild" w:date="2026-09-25T20:04:00Z" w16du:dateUtc="2026-09-26T00:04:00Z">
        <w:r>
          <w:t>We will ensure that all customers who require further assistance are provided with this.</w:t>
        </w:r>
      </w:ins>
    </w:p>
    <w:p w14:paraId="6CDFA09B" w14:textId="77777777" w:rsidR="008D3836" w:rsidRDefault="00485AFF" w:rsidP="008D3836">
      <w:pPr>
        <w:numPr>
          <w:ilvl w:val="0"/>
          <w:numId w:val="29"/>
        </w:numPr>
        <w:spacing w:after="132" w:line="259" w:lineRule="auto"/>
        <w:ind w:right="1086"/>
        <w:rPr>
          <w:ins w:id="151" w:author="Jill Guild" w:date="2026-09-25T20:04:00Z" w16du:dateUtc="2026-09-26T00:04:00Z"/>
        </w:rPr>
      </w:pPr>
      <w:ins w:id="152" w:author="Jill Guild" w:date="2026-09-25T20:04:00Z" w16du:dateUtc="2026-09-26T00:04:00Z">
        <w:r>
          <w:t xml:space="preserve"> Where disputes arise these will be investigated fairly and timeously </w:t>
        </w:r>
        <w:r w:rsidR="00AC4DF2">
          <w:t>with outcomes</w:t>
        </w:r>
        <w:r>
          <w:t xml:space="preserve"> explained in full.</w:t>
        </w:r>
      </w:ins>
    </w:p>
    <w:p w14:paraId="5A21405C" w14:textId="77777777" w:rsidR="006A37BB" w:rsidRDefault="00485AFF" w:rsidP="00555CD3">
      <w:pPr>
        <w:numPr>
          <w:ilvl w:val="0"/>
          <w:numId w:val="29"/>
        </w:numPr>
        <w:spacing w:after="132" w:line="259" w:lineRule="auto"/>
        <w:ind w:right="1086"/>
        <w:rPr>
          <w:ins w:id="153" w:author="Jill Guild" w:date="2026-09-25T20:04:00Z" w16du:dateUtc="2026-09-26T00:04:00Z"/>
        </w:rPr>
      </w:pPr>
      <w:ins w:id="154" w:author="Jill Guild" w:date="2026-09-25T20:04:00Z" w16du:dateUtc="2026-09-26T00:04:00Z">
        <w:r>
          <w:t xml:space="preserve"> We will respect and protect the customer’s rights throughout the </w:t>
        </w:r>
        <w:r w:rsidR="00AC4DF2">
          <w:t>recovery process</w:t>
        </w:r>
      </w:ins>
    </w:p>
    <w:p w14:paraId="48AEF28C" w14:textId="77777777" w:rsidR="006A37BB" w:rsidRDefault="00485AFF">
      <w:pPr>
        <w:spacing w:after="98" w:line="259" w:lineRule="auto"/>
        <w:ind w:left="720" w:firstLine="0"/>
        <w:rPr>
          <w:ins w:id="155" w:author="Jill Guild" w:date="2026-09-25T20:04:00Z" w16du:dateUtc="2026-09-26T00:04:00Z"/>
        </w:rPr>
      </w:pPr>
      <w:ins w:id="156" w:author="Jill Guild" w:date="2026-09-25T20:04:00Z" w16du:dateUtc="2026-09-26T00:04:00Z">
        <w:r>
          <w:t xml:space="preserve"> </w:t>
        </w:r>
      </w:ins>
    </w:p>
    <w:p w14:paraId="7A9BB8A0" w14:textId="77777777" w:rsidR="006A37BB" w:rsidRDefault="006A37BB">
      <w:pPr>
        <w:spacing w:after="0" w:line="259" w:lineRule="auto"/>
        <w:ind w:left="720" w:firstLine="0"/>
        <w:rPr>
          <w:ins w:id="157" w:author="Jill Guild" w:date="2026-09-25T20:04:00Z" w16du:dateUtc="2026-09-26T00:04:00Z"/>
        </w:rPr>
      </w:pPr>
    </w:p>
    <w:p w14:paraId="4306D52D" w14:textId="77777777" w:rsidR="00AC4DF2" w:rsidRDefault="00AC4DF2">
      <w:pPr>
        <w:spacing w:after="0" w:line="259" w:lineRule="auto"/>
        <w:ind w:left="720" w:firstLine="0"/>
        <w:rPr>
          <w:ins w:id="158" w:author="Jill Guild" w:date="2026-09-25T20:04:00Z" w16du:dateUtc="2026-09-26T00:04:00Z"/>
        </w:rPr>
      </w:pPr>
    </w:p>
    <w:p w14:paraId="782CED58" w14:textId="77777777" w:rsidR="00AC4DF2" w:rsidRDefault="00AC4DF2">
      <w:pPr>
        <w:spacing w:after="0" w:line="259" w:lineRule="auto"/>
        <w:ind w:left="720" w:firstLine="0"/>
        <w:rPr>
          <w:ins w:id="159" w:author="Jill Guild" w:date="2026-09-25T20:04:00Z" w16du:dateUtc="2026-09-26T00:04:00Z"/>
        </w:rPr>
      </w:pPr>
    </w:p>
    <w:p w14:paraId="6E9A4C8A" w14:textId="77777777" w:rsidR="00AC4DF2" w:rsidRDefault="00AC4DF2">
      <w:pPr>
        <w:spacing w:after="0" w:line="259" w:lineRule="auto"/>
        <w:ind w:left="720" w:firstLine="0"/>
        <w:rPr>
          <w:ins w:id="160" w:author="Jill Guild" w:date="2026-09-25T20:04:00Z" w16du:dateUtc="2026-09-26T00:04:00Z"/>
        </w:rPr>
      </w:pPr>
    </w:p>
    <w:p w14:paraId="307748D6" w14:textId="77777777" w:rsidR="00AC4DF2" w:rsidRDefault="00AC4DF2">
      <w:pPr>
        <w:spacing w:after="0" w:line="259" w:lineRule="auto"/>
        <w:ind w:left="720" w:firstLine="0"/>
        <w:rPr>
          <w:ins w:id="161" w:author="Jill Guild" w:date="2026-09-25T20:04:00Z" w16du:dateUtc="2026-09-26T00:04:00Z"/>
        </w:rPr>
      </w:pPr>
    </w:p>
    <w:p w14:paraId="6B321993" w14:textId="77777777" w:rsidR="00AC4DF2" w:rsidRDefault="00AC4DF2">
      <w:pPr>
        <w:spacing w:after="0" w:line="259" w:lineRule="auto"/>
        <w:ind w:left="720" w:firstLine="0"/>
        <w:rPr>
          <w:ins w:id="162" w:author="Jill Guild" w:date="2026-09-25T20:04:00Z" w16du:dateUtc="2026-09-26T00:04:00Z"/>
        </w:rPr>
      </w:pPr>
    </w:p>
    <w:p w14:paraId="7C0C0274" w14:textId="77777777" w:rsidR="006A37BB" w:rsidRDefault="00485AFF">
      <w:pPr>
        <w:numPr>
          <w:ilvl w:val="1"/>
          <w:numId w:val="5"/>
        </w:numPr>
        <w:ind w:right="1086" w:hanging="708"/>
        <w:rPr>
          <w:ins w:id="163" w:author="Jill Guild" w:date="2026-09-25T20:04:00Z" w16du:dateUtc="2026-09-26T00:04:00Z"/>
        </w:rPr>
      </w:pPr>
      <w:ins w:id="164" w:author="Jill Guild" w:date="2026-09-25T20:04:00Z" w16du:dateUtc="2026-09-26T00:04:00Z">
        <w:r>
          <w:t xml:space="preserve">We will resolve debt problems pro-actively and at the earliest opportunity to help customers to maximise their income, and alleviate financial hardship. </w:t>
        </w:r>
      </w:ins>
    </w:p>
    <w:p w14:paraId="73C70543" w14:textId="77777777" w:rsidR="006A37BB" w:rsidRDefault="00485AFF">
      <w:pPr>
        <w:spacing w:after="0" w:line="259" w:lineRule="auto"/>
        <w:ind w:left="720" w:firstLine="0"/>
        <w:rPr>
          <w:ins w:id="165" w:author="Jill Guild" w:date="2026-09-25T20:04:00Z" w16du:dateUtc="2026-09-26T00:04:00Z"/>
        </w:rPr>
      </w:pPr>
      <w:ins w:id="166" w:author="Jill Guild" w:date="2026-09-25T20:04:00Z" w16du:dateUtc="2026-09-26T00:04:00Z">
        <w:r>
          <w:t xml:space="preserve"> </w:t>
        </w:r>
      </w:ins>
    </w:p>
    <w:p w14:paraId="3521D58D" w14:textId="77777777" w:rsidR="006A37BB" w:rsidRDefault="00485AFF">
      <w:pPr>
        <w:numPr>
          <w:ilvl w:val="1"/>
          <w:numId w:val="5"/>
        </w:numPr>
        <w:ind w:right="1086" w:hanging="708"/>
        <w:rPr>
          <w:ins w:id="167" w:author="Jill Guild" w:date="2026-09-25T20:04:00Z" w16du:dateUtc="2026-09-26T00:04:00Z"/>
        </w:rPr>
      </w:pPr>
      <w:ins w:id="168" w:author="Jill Guild" w:date="2026-09-25T20:04:00Z" w16du:dateUtc="2026-09-26T00:04:00Z">
        <w:r>
          <w:t xml:space="preserve">We will take a firm but fair approach to recovery and enforcement, offering help and support to all customers experiencing financial difficulties at each stage of the collection and recovery process.   </w:t>
        </w:r>
      </w:ins>
    </w:p>
    <w:p w14:paraId="6E0A3F96" w14:textId="77777777" w:rsidR="006A37BB" w:rsidRDefault="00485AFF">
      <w:pPr>
        <w:spacing w:after="0" w:line="259" w:lineRule="auto"/>
        <w:ind w:left="720" w:firstLine="0"/>
        <w:rPr>
          <w:ins w:id="169" w:author="Jill Guild" w:date="2026-09-25T20:04:00Z" w16du:dateUtc="2026-09-26T00:04:00Z"/>
        </w:rPr>
      </w:pPr>
      <w:ins w:id="170" w:author="Jill Guild" w:date="2026-09-25T20:04:00Z" w16du:dateUtc="2026-09-26T00:04:00Z">
        <w:r>
          <w:t xml:space="preserve"> </w:t>
        </w:r>
      </w:ins>
    </w:p>
    <w:p w14:paraId="1A3654A1" w14:textId="77777777" w:rsidR="006A37BB" w:rsidRDefault="00485AFF" w:rsidP="00EA50C8">
      <w:pPr>
        <w:pStyle w:val="ListParagraph"/>
        <w:numPr>
          <w:ilvl w:val="1"/>
          <w:numId w:val="5"/>
        </w:numPr>
        <w:ind w:right="1086"/>
        <w:rPr>
          <w:ins w:id="171" w:author="Jill Guild" w:date="2026-09-25T20:04:00Z" w16du:dateUtc="2026-09-26T00:04:00Z"/>
        </w:rPr>
      </w:pPr>
      <w:ins w:id="172" w:author="Jill Guild" w:date="2026-09-25T20:04:00Z" w16du:dateUtc="2026-09-26T00:04:00Z">
        <w:r>
          <w:t>Wherever possible, we will seek a solution so the customer is better able to manage their finances and meet future liabilities. We will provide benefit and debt advice</w:t>
        </w:r>
        <w:r w:rsidR="00EA50C8">
          <w:t xml:space="preserve"> </w:t>
        </w:r>
        <w:r>
          <w:t xml:space="preserve">where appropriate and when necessary refer to third parties for specialist Money Advice e.g. CARF. </w:t>
        </w:r>
      </w:ins>
    </w:p>
    <w:p w14:paraId="31597723" w14:textId="77777777" w:rsidR="006A37BB" w:rsidRDefault="00485AFF">
      <w:pPr>
        <w:spacing w:after="0" w:line="259" w:lineRule="auto"/>
        <w:ind w:left="12" w:firstLine="0"/>
        <w:rPr>
          <w:ins w:id="173" w:author="Jill Guild" w:date="2026-09-25T20:04:00Z" w16du:dateUtc="2026-09-26T00:04:00Z"/>
        </w:rPr>
      </w:pPr>
      <w:ins w:id="174" w:author="Jill Guild" w:date="2026-09-25T20:04:00Z" w16du:dateUtc="2026-09-26T00:04:00Z">
        <w:r>
          <w:t xml:space="preserve"> </w:t>
        </w:r>
      </w:ins>
    </w:p>
    <w:p w14:paraId="503C3A9A" w14:textId="77777777" w:rsidR="006A37BB" w:rsidRDefault="00485AFF">
      <w:pPr>
        <w:numPr>
          <w:ilvl w:val="1"/>
          <w:numId w:val="5"/>
        </w:numPr>
        <w:spacing w:after="0"/>
        <w:ind w:right="1086" w:hanging="708"/>
        <w:rPr>
          <w:ins w:id="175" w:author="Jill Guild" w:date="2026-09-25T20:04:00Z" w16du:dateUtc="2026-09-26T00:04:00Z"/>
        </w:rPr>
      </w:pPr>
      <w:ins w:id="176" w:author="Jill Guild" w:date="2026-09-25T20:04:00Z" w16du:dateUtc="2026-09-26T00:04:00Z">
        <w:r>
          <w:t>There may be instances where court action will be taken to allow legal diligences to be used to recover the debt. These include bank/wages arrestment’s,</w:t>
        </w:r>
        <w:r w:rsidR="00AC4DF2">
          <w:t xml:space="preserve"> sequestrations,</w:t>
        </w:r>
        <w:r>
          <w:t xml:space="preserve"> inhibitions etc. These will only be invoked where the customer continually fails to maintain a pre-arranged agreement or will not engage with Fife Council.  </w:t>
        </w:r>
      </w:ins>
    </w:p>
    <w:p w14:paraId="31A10B53" w14:textId="77777777" w:rsidR="006A37BB" w:rsidRDefault="00485AFF">
      <w:pPr>
        <w:spacing w:after="218" w:line="259" w:lineRule="auto"/>
        <w:ind w:left="732" w:firstLine="0"/>
        <w:rPr>
          <w:ins w:id="177" w:author="Jill Guild" w:date="2026-09-25T20:04:00Z" w16du:dateUtc="2026-09-26T00:04:00Z"/>
        </w:rPr>
      </w:pPr>
      <w:ins w:id="178" w:author="Jill Guild" w:date="2026-09-25T20:04:00Z" w16du:dateUtc="2026-09-26T00:04:00Z">
        <w:r>
          <w:rPr>
            <w:color w:val="C0504D"/>
          </w:rPr>
          <w:t xml:space="preserve"> </w:t>
        </w:r>
      </w:ins>
    </w:p>
    <w:p w14:paraId="0A3C3FC7" w14:textId="77777777" w:rsidR="006A37BB" w:rsidRDefault="00485AFF">
      <w:pPr>
        <w:numPr>
          <w:ilvl w:val="1"/>
          <w:numId w:val="5"/>
        </w:numPr>
        <w:spacing w:after="0"/>
        <w:ind w:right="1086" w:hanging="708"/>
        <w:rPr>
          <w:ins w:id="179" w:author="Jill Guild" w:date="2026-09-25T20:04:00Z" w16du:dateUtc="2026-09-26T00:04:00Z"/>
        </w:rPr>
      </w:pPr>
      <w:ins w:id="180" w:author="Jill Guild" w:date="2026-09-25T20:04:00Z" w16du:dateUtc="2026-09-26T00:04:00Z">
        <w:r>
          <w:t xml:space="preserve">Fife Council may appoint Sheriff Officers or Debt Collection Agencies to assist in recovering outstanding debt where it has been unable to enter into any repayment schedule with the customer. This will be done within the rules and regulations covering each debt stream. </w:t>
        </w:r>
      </w:ins>
    </w:p>
    <w:p w14:paraId="446779DA" w14:textId="77777777" w:rsidR="006A37BB" w:rsidRDefault="00485AFF">
      <w:pPr>
        <w:spacing w:after="230" w:line="259" w:lineRule="auto"/>
        <w:ind w:left="732" w:firstLine="0"/>
        <w:rPr>
          <w:ins w:id="181" w:author="Jill Guild" w:date="2026-09-25T20:04:00Z" w16du:dateUtc="2026-09-26T00:04:00Z"/>
        </w:rPr>
      </w:pPr>
      <w:ins w:id="182" w:author="Jill Guild" w:date="2026-09-25T20:04:00Z" w16du:dateUtc="2026-09-26T00:04:00Z">
        <w:r>
          <w:rPr>
            <w:rFonts w:ascii="Calibri" w:eastAsia="Calibri" w:hAnsi="Calibri" w:cs="Calibri"/>
            <w:sz w:val="22"/>
          </w:rPr>
          <w:t xml:space="preserve"> </w:t>
        </w:r>
      </w:ins>
    </w:p>
    <w:p w14:paraId="50BA81C0" w14:textId="77777777" w:rsidR="006A37BB" w:rsidRDefault="00485AFF">
      <w:pPr>
        <w:numPr>
          <w:ilvl w:val="1"/>
          <w:numId w:val="5"/>
        </w:numPr>
        <w:ind w:right="1086" w:hanging="708"/>
        <w:rPr>
          <w:ins w:id="183" w:author="Jill Guild" w:date="2026-09-25T20:04:00Z" w16du:dateUtc="2026-09-26T00:04:00Z"/>
        </w:rPr>
      </w:pPr>
      <w:ins w:id="184" w:author="Jill Guild" w:date="2026-09-25T20:04:00Z" w16du:dateUtc="2026-09-26T00:04:00Z">
        <w:r>
          <w:t xml:space="preserve">If at any stage, </w:t>
        </w:r>
        <w:r w:rsidR="008D3836">
          <w:t>a</w:t>
        </w:r>
        <w:r>
          <w:t xml:space="preserve"> customer makes contact with the Council and arranges and maintains an affordable repayment arrangement, the recovery process will be suspended however any statutory penalties already applied will remain. </w:t>
        </w:r>
      </w:ins>
    </w:p>
    <w:p w14:paraId="1E108FA0" w14:textId="77777777" w:rsidR="006A37BB" w:rsidRDefault="00485AFF">
      <w:pPr>
        <w:spacing w:after="96" w:line="259" w:lineRule="auto"/>
        <w:ind w:left="12" w:firstLine="0"/>
        <w:rPr>
          <w:ins w:id="185" w:author="Jill Guild" w:date="2026-09-25T20:04:00Z" w16du:dateUtc="2026-09-26T00:04:00Z"/>
        </w:rPr>
      </w:pPr>
      <w:ins w:id="186" w:author="Jill Guild" w:date="2026-09-25T20:04:00Z" w16du:dateUtc="2026-09-26T00:04:00Z">
        <w:r>
          <w:rPr>
            <w:rFonts w:ascii="Times New Roman" w:eastAsia="Times New Roman" w:hAnsi="Times New Roman" w:cs="Times New Roman"/>
            <w:b/>
          </w:rPr>
          <w:t xml:space="preserve"> </w:t>
        </w:r>
      </w:ins>
    </w:p>
    <w:p w14:paraId="7C629DAD" w14:textId="77777777" w:rsidR="006A37BB" w:rsidRDefault="00485AFF">
      <w:pPr>
        <w:pStyle w:val="Heading1"/>
        <w:tabs>
          <w:tab w:val="center" w:pos="2384"/>
        </w:tabs>
        <w:ind w:left="-3" w:right="0" w:firstLine="0"/>
        <w:rPr>
          <w:ins w:id="187" w:author="Jill Guild" w:date="2026-09-25T20:04:00Z" w16du:dateUtc="2026-09-26T00:04:00Z"/>
        </w:rPr>
      </w:pPr>
      <w:ins w:id="188" w:author="Jill Guild" w:date="2026-09-25T20:04:00Z" w16du:dateUtc="2026-09-26T00:04:00Z">
        <w:r>
          <w:t xml:space="preserve">5 </w:t>
        </w:r>
        <w:r>
          <w:tab/>
        </w:r>
        <w:r w:rsidR="00AC4DF2">
          <w:t>SEQU</w:t>
        </w:r>
        <w:r w:rsidR="008D3836">
          <w:t>E</w:t>
        </w:r>
        <w:r w:rsidR="00AC4DF2">
          <w:t>STRATION (</w:t>
        </w:r>
        <w:r>
          <w:t>LIQUIDATION</w:t>
        </w:r>
        <w:r w:rsidR="00AC4DF2">
          <w:t>)</w:t>
        </w:r>
      </w:ins>
    </w:p>
    <w:p w14:paraId="6E47EAA9" w14:textId="77777777" w:rsidR="006A37BB" w:rsidRDefault="00485AFF">
      <w:pPr>
        <w:spacing w:after="100" w:line="259" w:lineRule="auto"/>
        <w:ind w:left="732" w:firstLine="0"/>
        <w:rPr>
          <w:ins w:id="189" w:author="Jill Guild" w:date="2026-09-25T20:04:00Z" w16du:dateUtc="2026-09-26T00:04:00Z"/>
        </w:rPr>
      </w:pPr>
      <w:ins w:id="190" w:author="Jill Guild" w:date="2026-09-25T20:04:00Z" w16du:dateUtc="2026-09-26T00:04:00Z">
        <w:r>
          <w:rPr>
            <w:rFonts w:ascii="Times New Roman" w:eastAsia="Times New Roman" w:hAnsi="Times New Roman" w:cs="Times New Roman"/>
          </w:rPr>
          <w:t xml:space="preserve"> </w:t>
        </w:r>
      </w:ins>
    </w:p>
    <w:p w14:paraId="58023620" w14:textId="77777777" w:rsidR="006A37BB" w:rsidRDefault="00485AFF">
      <w:pPr>
        <w:ind w:left="715" w:right="1086"/>
        <w:rPr>
          <w:ins w:id="191" w:author="Jill Guild" w:date="2026-09-25T20:04:00Z" w16du:dateUtc="2026-09-26T00:04:00Z"/>
        </w:rPr>
      </w:pPr>
      <w:ins w:id="192" w:author="Jill Guild" w:date="2026-09-25T20:04:00Z" w16du:dateUtc="2026-09-26T00:04:00Z">
        <w:r>
          <w:t xml:space="preserve">5.1 </w:t>
        </w:r>
        <w:r>
          <w:tab/>
          <w:t>In certain circumstances, and if sufficient assets exist to meet the outstanding debt the Council can petition for</w:t>
        </w:r>
        <w:r w:rsidR="008D3836">
          <w:t xml:space="preserve"> Sequestration</w:t>
        </w:r>
        <w:r>
          <w:t xml:space="preserve">/Liquidation. This is used where other methods of recovery are considered inappropriate or have failed and bankruptcy action appears to be a fair and proportionate course of action to recover from a particular debtor.  </w:t>
        </w:r>
      </w:ins>
    </w:p>
    <w:p w14:paraId="67E356A5" w14:textId="77777777" w:rsidR="006A37BB" w:rsidRDefault="00485AFF">
      <w:pPr>
        <w:spacing w:after="98" w:line="259" w:lineRule="auto"/>
        <w:ind w:left="12" w:firstLine="0"/>
        <w:rPr>
          <w:ins w:id="193" w:author="Jill Guild" w:date="2026-09-25T20:04:00Z" w16du:dateUtc="2026-09-26T00:04:00Z"/>
        </w:rPr>
      </w:pPr>
      <w:ins w:id="194" w:author="Jill Guild" w:date="2026-09-25T20:04:00Z" w16du:dateUtc="2026-09-26T00:04:00Z">
        <w:r>
          <w:t xml:space="preserve"> </w:t>
        </w:r>
      </w:ins>
    </w:p>
    <w:p w14:paraId="177FDCCC" w14:textId="77777777" w:rsidR="006A37BB" w:rsidRDefault="00485AFF">
      <w:pPr>
        <w:pStyle w:val="Heading1"/>
        <w:tabs>
          <w:tab w:val="center" w:pos="2299"/>
        </w:tabs>
        <w:ind w:left="-3" w:right="0" w:firstLine="0"/>
        <w:rPr>
          <w:ins w:id="195" w:author="Jill Guild" w:date="2026-09-25T20:04:00Z" w16du:dateUtc="2026-09-26T00:04:00Z"/>
        </w:rPr>
      </w:pPr>
      <w:ins w:id="196" w:author="Jill Guild" w:date="2026-09-25T20:04:00Z" w16du:dateUtc="2026-09-26T00:04:00Z">
        <w:r>
          <w:t xml:space="preserve">6     </w:t>
        </w:r>
        <w:r>
          <w:tab/>
          <w:t xml:space="preserve"> PRIORITISATION OF DEBT  </w:t>
        </w:r>
      </w:ins>
    </w:p>
    <w:p w14:paraId="1F464452" w14:textId="77777777" w:rsidR="006A37BB" w:rsidRDefault="00485AFF">
      <w:pPr>
        <w:spacing w:after="98" w:line="259" w:lineRule="auto"/>
        <w:ind w:left="12" w:firstLine="0"/>
        <w:rPr>
          <w:ins w:id="197" w:author="Jill Guild" w:date="2026-09-25T20:04:00Z" w16du:dateUtc="2026-09-26T00:04:00Z"/>
        </w:rPr>
      </w:pPr>
      <w:ins w:id="198" w:author="Jill Guild" w:date="2026-09-25T20:04:00Z" w16du:dateUtc="2026-09-26T00:04:00Z">
        <w:r>
          <w:t xml:space="preserve"> </w:t>
        </w:r>
      </w:ins>
    </w:p>
    <w:p w14:paraId="65B7B8D5" w14:textId="77777777" w:rsidR="006A37BB" w:rsidRDefault="00485AFF">
      <w:pPr>
        <w:ind w:left="715" w:right="1086"/>
        <w:rPr>
          <w:ins w:id="199" w:author="Jill Guild" w:date="2026-09-25T20:04:00Z" w16du:dateUtc="2026-09-26T00:04:00Z"/>
        </w:rPr>
      </w:pPr>
      <w:ins w:id="200" w:author="Jill Guild" w:date="2026-09-25T20:04:00Z" w16du:dateUtc="2026-09-26T00:04:00Z">
        <w:r>
          <w:t xml:space="preserve">6.1 </w:t>
        </w:r>
        <w:r>
          <w:tab/>
          <w:t xml:space="preserve">In the first instance an agreement will be sought from the customer to maintain current/future payments for on-going liabilities. Where this is not possible or where arrears have accrued for more than one debt stream then one affordable arrangement should be sought. The customer must be in agreement that they wish their payment to be split and the proportion for each debt.  </w:t>
        </w:r>
      </w:ins>
    </w:p>
    <w:p w14:paraId="543AA250" w14:textId="77777777" w:rsidR="006A37BB" w:rsidRDefault="00485AFF">
      <w:pPr>
        <w:spacing w:after="98" w:line="259" w:lineRule="auto"/>
        <w:ind w:left="12" w:firstLine="0"/>
        <w:rPr>
          <w:ins w:id="201" w:author="Jill Guild" w:date="2026-09-25T20:04:00Z" w16du:dateUtc="2026-09-26T00:04:00Z"/>
        </w:rPr>
      </w:pPr>
      <w:ins w:id="202" w:author="Jill Guild" w:date="2026-09-25T20:04:00Z" w16du:dateUtc="2026-09-26T00:04:00Z">
        <w:r>
          <w:t xml:space="preserve"> </w:t>
        </w:r>
      </w:ins>
    </w:p>
    <w:p w14:paraId="6871B638" w14:textId="77777777" w:rsidR="006A37BB" w:rsidRDefault="00485AFF">
      <w:pPr>
        <w:ind w:left="715" w:right="1086"/>
        <w:rPr>
          <w:ins w:id="203" w:author="Jill Guild" w:date="2026-09-25T20:04:00Z" w16du:dateUtc="2026-09-26T00:04:00Z"/>
        </w:rPr>
      </w:pPr>
      <w:ins w:id="204" w:author="Jill Guild" w:date="2026-09-25T20:04:00Z" w16du:dateUtc="2026-09-26T00:04:00Z">
        <w:r>
          <w:t xml:space="preserve">6.2 </w:t>
        </w:r>
        <w:r>
          <w:tab/>
          <w:t xml:space="preserve">The aim is to prioritise and support customers to reduce their rent arrears and maintain their tenancy, while at the same time allowing other Council debts to be reduced. </w:t>
        </w:r>
      </w:ins>
    </w:p>
    <w:p w14:paraId="6D687668" w14:textId="77777777" w:rsidR="006A37BB" w:rsidRDefault="00485AFF">
      <w:pPr>
        <w:spacing w:after="99" w:line="259" w:lineRule="auto"/>
        <w:ind w:left="12" w:firstLine="0"/>
        <w:rPr>
          <w:ins w:id="205" w:author="Jill Guild" w:date="2026-09-25T20:04:00Z" w16du:dateUtc="2026-09-26T00:04:00Z"/>
        </w:rPr>
      </w:pPr>
      <w:ins w:id="206" w:author="Jill Guild" w:date="2026-09-25T20:04:00Z" w16du:dateUtc="2026-09-26T00:04:00Z">
        <w:r>
          <w:t xml:space="preserve"> </w:t>
        </w:r>
      </w:ins>
    </w:p>
    <w:p w14:paraId="5B935B7B" w14:textId="77777777" w:rsidR="006A37BB" w:rsidRDefault="00485AFF">
      <w:pPr>
        <w:spacing w:after="15" w:line="348" w:lineRule="auto"/>
        <w:ind w:left="715" w:right="1616"/>
        <w:rPr>
          <w:ins w:id="207" w:author="Jill Guild" w:date="2026-09-25T20:04:00Z" w16du:dateUtc="2026-09-26T00:04:00Z"/>
        </w:rPr>
      </w:pPr>
      <w:ins w:id="208" w:author="Jill Guild" w:date="2026-09-25T20:04:00Z" w16du:dateUtc="2026-09-26T00:04:00Z">
        <w:r>
          <w:t xml:space="preserve">6.3 </w:t>
        </w:r>
        <w:r>
          <w:tab/>
          <w:t xml:space="preserve">Priority debts are those debts owed to creditors who can take the strongest legal action against an individual who does not pay or where the action taken by a creditor may cause undue hardship. </w:t>
        </w:r>
      </w:ins>
    </w:p>
    <w:p w14:paraId="3F296682" w14:textId="77777777" w:rsidR="006A37BB" w:rsidRDefault="006A37BB">
      <w:pPr>
        <w:spacing w:after="51" w:line="259" w:lineRule="auto"/>
        <w:ind w:left="12" w:firstLine="0"/>
        <w:rPr>
          <w:ins w:id="209" w:author="Jill Guild" w:date="2026-09-25T20:04:00Z" w16du:dateUtc="2026-09-26T00:04:00Z"/>
        </w:rPr>
      </w:pPr>
    </w:p>
    <w:p w14:paraId="324E677D" w14:textId="77777777" w:rsidR="006A37BB" w:rsidRDefault="00485AFF">
      <w:pPr>
        <w:spacing w:after="15"/>
        <w:ind w:left="715" w:right="1086"/>
        <w:rPr>
          <w:ins w:id="210" w:author="Jill Guild" w:date="2026-09-25T20:04:00Z" w16du:dateUtc="2026-09-26T00:04:00Z"/>
        </w:rPr>
      </w:pPr>
      <w:ins w:id="211" w:author="Jill Guild" w:date="2026-09-25T20:04:00Z" w16du:dateUtc="2026-09-26T00:04:00Z">
        <w:r>
          <w:t xml:space="preserve">6.4 </w:t>
        </w:r>
        <w:r w:rsidR="00EA50C8">
          <w:tab/>
        </w:r>
        <w:r>
          <w:t xml:space="preserve">Where on-going liability is being met, recovery of other Council debts in arrears will then be considered: </w:t>
        </w:r>
      </w:ins>
    </w:p>
    <w:p w14:paraId="04E4ED39" w14:textId="77777777" w:rsidR="006A37BB" w:rsidRDefault="00485AFF">
      <w:pPr>
        <w:numPr>
          <w:ilvl w:val="0"/>
          <w:numId w:val="6"/>
        </w:numPr>
        <w:spacing w:after="10"/>
        <w:ind w:right="1086" w:hanging="360"/>
        <w:rPr>
          <w:ins w:id="212" w:author="Jill Guild" w:date="2026-09-25T20:04:00Z" w16du:dateUtc="2026-09-26T00:04:00Z"/>
        </w:rPr>
      </w:pPr>
      <w:ins w:id="213" w:author="Jill Guild" w:date="2026-09-25T20:04:00Z" w16du:dateUtc="2026-09-26T00:04:00Z">
        <w:r>
          <w:t xml:space="preserve">Rent </w:t>
        </w:r>
      </w:ins>
    </w:p>
    <w:p w14:paraId="5D6D49C5" w14:textId="77777777" w:rsidR="006A37BB" w:rsidRDefault="00485AFF">
      <w:pPr>
        <w:numPr>
          <w:ilvl w:val="0"/>
          <w:numId w:val="6"/>
        </w:numPr>
        <w:ind w:right="1086" w:hanging="360"/>
        <w:rPr>
          <w:ins w:id="214" w:author="Jill Guild" w:date="2026-09-25T20:04:00Z" w16du:dateUtc="2026-09-26T00:04:00Z"/>
        </w:rPr>
      </w:pPr>
      <w:ins w:id="215" w:author="Jill Guild" w:date="2026-09-25T20:04:00Z" w16du:dateUtc="2026-09-26T00:04:00Z">
        <w:r>
          <w:t xml:space="preserve">Council Tax </w:t>
        </w:r>
      </w:ins>
    </w:p>
    <w:p w14:paraId="44B3EEE5" w14:textId="77777777" w:rsidR="006A37BB" w:rsidRDefault="00AC4DF2">
      <w:pPr>
        <w:numPr>
          <w:ilvl w:val="0"/>
          <w:numId w:val="6"/>
        </w:numPr>
        <w:spacing w:after="10"/>
        <w:ind w:right="1086" w:hanging="360"/>
        <w:rPr>
          <w:ins w:id="216" w:author="Jill Guild" w:date="2026-09-25T20:04:00Z" w16du:dateUtc="2026-09-26T00:04:00Z"/>
        </w:rPr>
      </w:pPr>
      <w:ins w:id="217" w:author="Jill Guild" w:date="2026-09-25T20:04:00Z" w16du:dateUtc="2026-09-26T00:04:00Z">
        <w:r>
          <w:t>Business</w:t>
        </w:r>
        <w:r w:rsidR="00485AFF">
          <w:t xml:space="preserve"> Rates </w:t>
        </w:r>
      </w:ins>
    </w:p>
    <w:p w14:paraId="45E0A959" w14:textId="77777777" w:rsidR="006A37BB" w:rsidRDefault="00485AFF">
      <w:pPr>
        <w:numPr>
          <w:ilvl w:val="0"/>
          <w:numId w:val="6"/>
        </w:numPr>
        <w:spacing w:after="61"/>
        <w:ind w:right="1086" w:hanging="360"/>
        <w:rPr>
          <w:ins w:id="218" w:author="Jill Guild" w:date="2026-09-25T20:04:00Z" w16du:dateUtc="2026-09-26T00:04:00Z"/>
        </w:rPr>
      </w:pPr>
      <w:ins w:id="219" w:author="Jill Guild" w:date="2026-09-25T20:04:00Z" w16du:dateUtc="2026-09-26T00:04:00Z">
        <w:r>
          <w:t>Income</w:t>
        </w:r>
        <w:r w:rsidR="00AC4DF2">
          <w:t xml:space="preserve"> Recovery (Invoices)</w:t>
        </w:r>
        <w:r>
          <w:t xml:space="preserve"> </w:t>
        </w:r>
      </w:ins>
    </w:p>
    <w:p w14:paraId="56CD9339" w14:textId="77777777" w:rsidR="006A37BB" w:rsidRDefault="00485AFF">
      <w:pPr>
        <w:spacing w:after="98" w:line="259" w:lineRule="auto"/>
        <w:ind w:left="1812" w:firstLine="0"/>
        <w:rPr>
          <w:ins w:id="220" w:author="Jill Guild" w:date="2026-09-25T20:04:00Z" w16du:dateUtc="2026-09-26T00:04:00Z"/>
        </w:rPr>
      </w:pPr>
      <w:ins w:id="221" w:author="Jill Guild" w:date="2026-09-25T20:04:00Z" w16du:dateUtc="2026-09-26T00:04:00Z">
        <w:r>
          <w:t xml:space="preserve"> </w:t>
        </w:r>
      </w:ins>
    </w:p>
    <w:p w14:paraId="2795CE05" w14:textId="77777777" w:rsidR="006A37BB" w:rsidRDefault="00EA50C8" w:rsidP="00EA50C8">
      <w:pPr>
        <w:ind w:right="1086"/>
        <w:rPr>
          <w:ins w:id="222" w:author="Jill Guild" w:date="2026-09-25T20:04:00Z" w16du:dateUtc="2026-09-26T00:04:00Z"/>
        </w:rPr>
      </w:pPr>
      <w:ins w:id="223" w:author="Jill Guild" w:date="2026-09-25T20:04:00Z" w16du:dateUtc="2026-09-26T00:04:00Z">
        <w:r>
          <w:t xml:space="preserve">6.5   </w:t>
        </w:r>
        <w:r>
          <w:tab/>
        </w:r>
        <w:r w:rsidR="00485AFF">
          <w:t>The above priority arrangement will be varied depe</w:t>
        </w:r>
        <w:r>
          <w:t xml:space="preserve">nding on the amount of debt or </w:t>
        </w:r>
        <w:r w:rsidR="00485AFF">
          <w:t xml:space="preserve">each debt stream and where Fife Council considers the split would be more fairly apportioned, as agreed with the customer. </w:t>
        </w:r>
      </w:ins>
    </w:p>
    <w:p w14:paraId="390D6744" w14:textId="77777777" w:rsidR="006A37BB" w:rsidRDefault="00485AFF">
      <w:pPr>
        <w:spacing w:after="106" w:line="259" w:lineRule="auto"/>
        <w:ind w:left="12" w:firstLine="0"/>
        <w:rPr>
          <w:ins w:id="224" w:author="Jill Guild" w:date="2026-09-25T20:04:00Z" w16du:dateUtc="2026-09-26T00:04:00Z"/>
        </w:rPr>
      </w:pPr>
      <w:ins w:id="225" w:author="Jill Guild" w:date="2026-09-25T20:04:00Z" w16du:dateUtc="2026-09-26T00:04:00Z">
        <w:r>
          <w:t xml:space="preserve"> </w:t>
        </w:r>
        <w:r>
          <w:tab/>
          <w:t xml:space="preserve"> </w:t>
        </w:r>
      </w:ins>
    </w:p>
    <w:p w14:paraId="523F6030" w14:textId="77777777" w:rsidR="00EA50C8" w:rsidRDefault="00EA50C8" w:rsidP="00EA50C8">
      <w:pPr>
        <w:pStyle w:val="ListParagraph"/>
        <w:numPr>
          <w:ilvl w:val="1"/>
          <w:numId w:val="16"/>
        </w:numPr>
        <w:ind w:right="1086"/>
        <w:rPr>
          <w:ins w:id="226" w:author="Jill Guild" w:date="2026-09-25T20:04:00Z" w16du:dateUtc="2026-09-26T00:04:00Z"/>
        </w:rPr>
      </w:pPr>
      <w:ins w:id="227" w:author="Jill Guild" w:date="2026-09-25T20:04:00Z" w16du:dateUtc="2026-09-26T00:04:00Z">
        <w:r>
          <w:t xml:space="preserve">     </w:t>
        </w:r>
        <w:r w:rsidR="00485AFF">
          <w:t xml:space="preserve">Where an arrangement is in place and only partially paid, Rent and Council Tax will </w:t>
        </w:r>
        <w:r>
          <w:t xml:space="preserve">  </w:t>
        </w:r>
      </w:ins>
    </w:p>
    <w:p w14:paraId="6459EC06" w14:textId="77777777" w:rsidR="006A37BB" w:rsidRDefault="00EA50C8" w:rsidP="00EA50C8">
      <w:pPr>
        <w:pStyle w:val="ListParagraph"/>
        <w:ind w:left="372" w:right="1086" w:firstLine="0"/>
        <w:rPr>
          <w:ins w:id="228" w:author="Jill Guild" w:date="2026-09-25T20:04:00Z" w16du:dateUtc="2026-09-26T00:04:00Z"/>
        </w:rPr>
      </w:pPr>
      <w:ins w:id="229" w:author="Jill Guild" w:date="2026-09-25T20:04:00Z" w16du:dateUtc="2026-09-26T00:04:00Z">
        <w:r>
          <w:t xml:space="preserve">     </w:t>
        </w:r>
        <w:r w:rsidR="00485AFF">
          <w:t xml:space="preserve">take priority over other debt types.   </w:t>
        </w:r>
      </w:ins>
    </w:p>
    <w:p w14:paraId="68C0932B" w14:textId="77777777" w:rsidR="006A37BB" w:rsidRDefault="00485AFF">
      <w:pPr>
        <w:spacing w:after="98" w:line="259" w:lineRule="auto"/>
        <w:ind w:left="12" w:firstLine="0"/>
        <w:rPr>
          <w:ins w:id="230" w:author="Jill Guild" w:date="2026-09-25T20:04:00Z" w16du:dateUtc="2026-09-26T00:04:00Z"/>
        </w:rPr>
      </w:pPr>
      <w:ins w:id="231" w:author="Jill Guild" w:date="2026-09-25T20:04:00Z" w16du:dateUtc="2026-09-26T00:04:00Z">
        <w:r>
          <w:t xml:space="preserve"> </w:t>
        </w:r>
      </w:ins>
    </w:p>
    <w:p w14:paraId="3EDAD587" w14:textId="77777777" w:rsidR="00EA50C8" w:rsidRDefault="00EA50C8" w:rsidP="00EA50C8">
      <w:pPr>
        <w:pStyle w:val="ListParagraph"/>
        <w:numPr>
          <w:ilvl w:val="1"/>
          <w:numId w:val="16"/>
        </w:numPr>
        <w:ind w:right="1086"/>
        <w:rPr>
          <w:ins w:id="232" w:author="Jill Guild" w:date="2026-09-25T20:04:00Z" w16du:dateUtc="2026-09-26T00:04:00Z"/>
        </w:rPr>
      </w:pPr>
      <w:ins w:id="233" w:author="Jill Guild" w:date="2026-09-25T20:04:00Z" w16du:dateUtc="2026-09-26T00:04:00Z">
        <w:r>
          <w:t xml:space="preserve">     </w:t>
        </w:r>
        <w:r w:rsidR="00485AFF">
          <w:t xml:space="preserve">Housing Benefit overpayments will be recovered as per the statutory provisions laid </w:t>
        </w:r>
        <w:r>
          <w:t xml:space="preserve"> </w:t>
        </w:r>
      </w:ins>
    </w:p>
    <w:p w14:paraId="6C3E6E03" w14:textId="77777777" w:rsidR="006A37BB" w:rsidRDefault="00EA50C8" w:rsidP="00EA50C8">
      <w:pPr>
        <w:pStyle w:val="ListParagraph"/>
        <w:ind w:left="372" w:right="1086" w:firstLine="0"/>
        <w:rPr>
          <w:ins w:id="234" w:author="Jill Guild" w:date="2026-09-25T20:04:00Z" w16du:dateUtc="2026-09-26T00:04:00Z"/>
        </w:rPr>
      </w:pPr>
      <w:ins w:id="235" w:author="Jill Guild" w:date="2026-09-25T20:04:00Z" w16du:dateUtc="2026-09-26T00:04:00Z">
        <w:r>
          <w:t xml:space="preserve">     </w:t>
        </w:r>
        <w:r w:rsidR="00485AFF">
          <w:t>down by the Department for Work and Pensions (DWP) as shown in appendix 5.</w:t>
        </w:r>
        <w:r w:rsidR="00485AFF" w:rsidRPr="00EA50C8">
          <w:rPr>
            <w:i/>
            <w:color w:val="FF0000"/>
          </w:rPr>
          <w:t xml:space="preserve"> </w:t>
        </w:r>
      </w:ins>
    </w:p>
    <w:p w14:paraId="320F5E5B" w14:textId="77777777" w:rsidR="006A37BB" w:rsidRDefault="00485AFF">
      <w:pPr>
        <w:spacing w:after="99" w:line="259" w:lineRule="auto"/>
        <w:ind w:left="12" w:firstLine="0"/>
        <w:rPr>
          <w:ins w:id="236" w:author="Jill Guild" w:date="2026-09-25T20:04:00Z" w16du:dateUtc="2026-09-26T00:04:00Z"/>
        </w:rPr>
      </w:pPr>
      <w:ins w:id="237" w:author="Jill Guild" w:date="2026-09-25T20:04:00Z" w16du:dateUtc="2026-09-26T00:04:00Z">
        <w:r>
          <w:t xml:space="preserve"> </w:t>
        </w:r>
      </w:ins>
    </w:p>
    <w:p w14:paraId="12A386E1" w14:textId="77777777" w:rsidR="00EA50C8" w:rsidRDefault="00EA50C8" w:rsidP="00EA50C8">
      <w:pPr>
        <w:pStyle w:val="NoSpacing"/>
        <w:rPr>
          <w:ins w:id="238" w:author="Jill Guild" w:date="2026-09-25T20:04:00Z" w16du:dateUtc="2026-09-26T00:04:00Z"/>
        </w:rPr>
      </w:pPr>
      <w:ins w:id="239" w:author="Jill Guild" w:date="2026-09-25T20:04:00Z" w16du:dateUtc="2026-09-26T00:04:00Z">
        <w:r>
          <w:t xml:space="preserve"> 6.8   </w:t>
        </w:r>
        <w:r>
          <w:tab/>
        </w:r>
        <w:r w:rsidR="00485AFF">
          <w:t xml:space="preserve">Where the corporate debt arrangement cannot be maintained and where re – </w:t>
        </w:r>
        <w:r>
          <w:t xml:space="preserve">  </w:t>
        </w:r>
      </w:ins>
    </w:p>
    <w:p w14:paraId="267A1399" w14:textId="77777777" w:rsidR="008D3836" w:rsidRDefault="00EA50C8" w:rsidP="00EA50C8">
      <w:pPr>
        <w:pStyle w:val="NoSpacing"/>
        <w:rPr>
          <w:ins w:id="240" w:author="Jill Guild" w:date="2026-09-25T20:04:00Z" w16du:dateUtc="2026-09-26T00:04:00Z"/>
        </w:rPr>
      </w:pPr>
      <w:ins w:id="241" w:author="Jill Guild" w:date="2026-09-25T20:04:00Z" w16du:dateUtc="2026-09-26T00:04:00Z">
        <w:r>
          <w:t xml:space="preserve">        </w:t>
        </w:r>
        <w:r>
          <w:tab/>
        </w:r>
        <w:r w:rsidR="00485AFF">
          <w:t>negotiation has failed, then Fife Council has the righ</w:t>
        </w:r>
        <w:r>
          <w:t xml:space="preserve">t to pursue each debt using </w:t>
        </w:r>
      </w:ins>
    </w:p>
    <w:p w14:paraId="344E8E5A" w14:textId="77777777" w:rsidR="006A37BB" w:rsidRDefault="00EA50C8" w:rsidP="008D3836">
      <w:pPr>
        <w:pStyle w:val="NoSpacing"/>
        <w:ind w:hanging="10"/>
        <w:rPr>
          <w:ins w:id="242" w:author="Jill Guild" w:date="2026-09-25T20:04:00Z" w16du:dateUtc="2026-09-26T00:04:00Z"/>
        </w:rPr>
      </w:pPr>
      <w:ins w:id="243" w:author="Jill Guild" w:date="2026-09-25T20:04:00Z" w16du:dateUtc="2026-09-26T00:04:00Z">
        <w:r>
          <w:t>the recovery methods, procedures and legislation applicable to that debt stream</w:t>
        </w:r>
        <w:r w:rsidR="008D3836">
          <w:t>.</w:t>
        </w:r>
        <w:r w:rsidR="00485AFF">
          <w:rPr>
            <w:i/>
          </w:rPr>
          <w:t xml:space="preserve">  </w:t>
        </w:r>
      </w:ins>
    </w:p>
    <w:p w14:paraId="44B7EE42" w14:textId="77777777" w:rsidR="006A37BB" w:rsidRDefault="00485AFF">
      <w:pPr>
        <w:spacing w:after="98" w:line="259" w:lineRule="auto"/>
        <w:ind w:left="732" w:firstLine="0"/>
        <w:rPr>
          <w:ins w:id="244" w:author="Jill Guild" w:date="2026-09-25T20:04:00Z" w16du:dateUtc="2026-09-26T00:04:00Z"/>
        </w:rPr>
      </w:pPr>
      <w:ins w:id="245" w:author="Jill Guild" w:date="2026-09-25T20:04:00Z" w16du:dateUtc="2026-09-26T00:04:00Z">
        <w:r>
          <w:t xml:space="preserve"> </w:t>
        </w:r>
      </w:ins>
    </w:p>
    <w:p w14:paraId="5F3C3277" w14:textId="77777777" w:rsidR="006A37BB" w:rsidRDefault="00485AFF">
      <w:pPr>
        <w:pStyle w:val="Heading1"/>
        <w:tabs>
          <w:tab w:val="center" w:pos="1393"/>
        </w:tabs>
        <w:ind w:left="-3" w:right="0" w:firstLine="0"/>
        <w:rPr>
          <w:ins w:id="246" w:author="Jill Guild" w:date="2026-09-25T20:04:00Z" w16du:dateUtc="2026-09-26T00:04:00Z"/>
        </w:rPr>
      </w:pPr>
      <w:ins w:id="247" w:author="Jill Guild" w:date="2026-09-25T20:04:00Z" w16du:dateUtc="2026-09-26T00:04:00Z">
        <w:r>
          <w:t xml:space="preserve">7 </w:t>
        </w:r>
        <w:r>
          <w:tab/>
          <w:t xml:space="preserve">WRITE OFF </w:t>
        </w:r>
      </w:ins>
    </w:p>
    <w:p w14:paraId="2368ECED" w14:textId="77777777" w:rsidR="006A37BB" w:rsidRDefault="00485AFF">
      <w:pPr>
        <w:spacing w:after="98" w:line="259" w:lineRule="auto"/>
        <w:ind w:left="12" w:firstLine="0"/>
        <w:rPr>
          <w:ins w:id="248" w:author="Jill Guild" w:date="2026-09-25T20:04:00Z" w16du:dateUtc="2026-09-26T00:04:00Z"/>
        </w:rPr>
      </w:pPr>
      <w:ins w:id="249" w:author="Jill Guild" w:date="2026-09-25T20:04:00Z" w16du:dateUtc="2026-09-26T00:04:00Z">
        <w:r>
          <w:t xml:space="preserve"> </w:t>
        </w:r>
      </w:ins>
    </w:p>
    <w:p w14:paraId="0B5616F1" w14:textId="77777777" w:rsidR="006A37BB" w:rsidRDefault="00485AFF">
      <w:pPr>
        <w:ind w:left="715" w:right="1086"/>
        <w:rPr>
          <w:ins w:id="250" w:author="Jill Guild" w:date="2026-09-25T20:04:00Z" w16du:dateUtc="2026-09-26T00:04:00Z"/>
        </w:rPr>
      </w:pPr>
      <w:ins w:id="251" w:author="Jill Guild" w:date="2026-09-25T20:04:00Z" w16du:dateUtc="2026-09-26T00:04:00Z">
        <w:r>
          <w:t xml:space="preserve">7.1 </w:t>
        </w:r>
        <w:r>
          <w:tab/>
          <w:t>The Council recognises that where a debt is irrecoverable, prompt and regular write off of such debts is good practice.  Debts to the Council that are covered by this policy will be dealt with as follows, in line with the Write Off Policy:</w:t>
        </w:r>
        <w:r>
          <w:rPr>
            <w:rFonts w:ascii="Times New Roman" w:eastAsia="Times New Roman" w:hAnsi="Times New Roman" w:cs="Times New Roman"/>
            <w:sz w:val="23"/>
          </w:rPr>
          <w:t xml:space="preserve"> </w:t>
        </w:r>
      </w:ins>
    </w:p>
    <w:p w14:paraId="00BAE309" w14:textId="77777777" w:rsidR="006A37BB" w:rsidRDefault="00485AFF">
      <w:pPr>
        <w:spacing w:after="0" w:line="259" w:lineRule="auto"/>
        <w:ind w:left="12" w:firstLine="0"/>
        <w:rPr>
          <w:ins w:id="252" w:author="Jill Guild" w:date="2026-09-25T20:04:00Z" w16du:dateUtc="2026-09-26T00:04:00Z"/>
        </w:rPr>
      </w:pPr>
      <w:ins w:id="253" w:author="Jill Guild" w:date="2026-09-25T20:04:00Z" w16du:dateUtc="2026-09-26T00:04:00Z">
        <w:r>
          <w:t xml:space="preserve"> </w:t>
        </w:r>
      </w:ins>
    </w:p>
    <w:p w14:paraId="1CA48EB0" w14:textId="77777777" w:rsidR="006A37BB" w:rsidRDefault="00485AFF" w:rsidP="00555CD3">
      <w:pPr>
        <w:numPr>
          <w:ilvl w:val="0"/>
          <w:numId w:val="27"/>
        </w:numPr>
        <w:ind w:right="1086" w:hanging="569"/>
        <w:rPr>
          <w:ins w:id="254" w:author="Jill Guild" w:date="2026-09-25T20:04:00Z" w16du:dateUtc="2026-09-26T00:04:00Z"/>
        </w:rPr>
      </w:pPr>
      <w:ins w:id="255" w:author="Jill Guild" w:date="2026-09-25T20:04:00Z" w16du:dateUtc="2026-09-26T00:04:00Z">
        <w:r>
          <w:t xml:space="preserve">Write </w:t>
        </w:r>
        <w:r w:rsidR="00555CD3">
          <w:t>off</w:t>
        </w:r>
        <w:r>
          <w:t xml:space="preserve"> irrecoverable debt is kept to a minimum by early intervention and best practice in recovery.  </w:t>
        </w:r>
      </w:ins>
    </w:p>
    <w:p w14:paraId="7002B52D" w14:textId="77777777" w:rsidR="006A37BB" w:rsidRDefault="00485AFF" w:rsidP="00555CD3">
      <w:pPr>
        <w:numPr>
          <w:ilvl w:val="0"/>
          <w:numId w:val="27"/>
        </w:numPr>
        <w:spacing w:after="145"/>
        <w:ind w:right="1086" w:hanging="569"/>
        <w:rPr>
          <w:ins w:id="256" w:author="Jill Guild" w:date="2026-09-25T20:04:00Z" w16du:dateUtc="2026-09-26T00:04:00Z"/>
        </w:rPr>
      </w:pPr>
      <w:ins w:id="257" w:author="Jill Guild" w:date="2026-09-25T20:04:00Z" w16du:dateUtc="2026-09-26T00:04:00Z">
        <w:r>
          <w:t xml:space="preserve">There is a framework of consistent guidelines and procedures to follow once every possible recovery process has been exhausted. </w:t>
        </w:r>
      </w:ins>
    </w:p>
    <w:p w14:paraId="32ED7061" w14:textId="77777777" w:rsidR="006A37BB" w:rsidRDefault="00485AFF" w:rsidP="00555CD3">
      <w:pPr>
        <w:numPr>
          <w:ilvl w:val="0"/>
          <w:numId w:val="27"/>
        </w:numPr>
        <w:ind w:right="1086" w:hanging="569"/>
        <w:rPr>
          <w:ins w:id="258" w:author="Jill Guild" w:date="2026-09-25T20:04:00Z" w16du:dateUtc="2026-09-26T00:04:00Z"/>
        </w:rPr>
      </w:pPr>
      <w:ins w:id="259" w:author="Jill Guild" w:date="2026-09-25T20:04:00Z" w16du:dateUtc="2026-09-26T00:04:00Z">
        <w:r>
          <w:t xml:space="preserve">There is a balance struck between protecting the Council’s financial position and ensuring anti-poverty issues are addressed.  </w:t>
        </w:r>
      </w:ins>
    </w:p>
    <w:p w14:paraId="59FD0032" w14:textId="77777777" w:rsidR="006A37BB" w:rsidRDefault="00485AFF" w:rsidP="00555CD3">
      <w:pPr>
        <w:numPr>
          <w:ilvl w:val="0"/>
          <w:numId w:val="27"/>
        </w:numPr>
        <w:ind w:right="1086" w:hanging="569"/>
        <w:rPr>
          <w:ins w:id="260" w:author="Jill Guild" w:date="2026-09-25T20:04:00Z" w16du:dateUtc="2026-09-26T00:04:00Z"/>
        </w:rPr>
      </w:pPr>
      <w:ins w:id="261" w:author="Jill Guild" w:date="2026-09-25T20:04:00Z" w16du:dateUtc="2026-09-26T00:04:00Z">
        <w:r>
          <w:t xml:space="preserve">Write offs are carried out in a regular planned process.  </w:t>
        </w:r>
      </w:ins>
    </w:p>
    <w:p w14:paraId="59FD5887" w14:textId="77777777" w:rsidR="006A37BB" w:rsidRDefault="00485AFF">
      <w:pPr>
        <w:spacing w:after="98" w:line="259" w:lineRule="auto"/>
        <w:ind w:left="1289" w:firstLine="0"/>
        <w:rPr>
          <w:ins w:id="262" w:author="Jill Guild" w:date="2026-09-25T20:04:00Z" w16du:dateUtc="2026-09-26T00:04:00Z"/>
        </w:rPr>
      </w:pPr>
      <w:ins w:id="263" w:author="Jill Guild" w:date="2026-09-25T20:04:00Z" w16du:dateUtc="2026-09-26T00:04:00Z">
        <w:r>
          <w:t xml:space="preserve"> </w:t>
        </w:r>
      </w:ins>
    </w:p>
    <w:p w14:paraId="673A0F21" w14:textId="77777777" w:rsidR="006A37BB" w:rsidRDefault="00485AFF">
      <w:pPr>
        <w:pStyle w:val="Heading1"/>
        <w:tabs>
          <w:tab w:val="center" w:pos="4185"/>
        </w:tabs>
        <w:ind w:left="-3" w:right="0" w:firstLine="0"/>
        <w:rPr>
          <w:ins w:id="264" w:author="Jill Guild" w:date="2026-09-25T20:04:00Z" w16du:dateUtc="2026-09-26T00:04:00Z"/>
        </w:rPr>
      </w:pPr>
      <w:ins w:id="265" w:author="Jill Guild" w:date="2026-09-25T20:04:00Z" w16du:dateUtc="2026-09-26T00:04:00Z">
        <w:r>
          <w:t xml:space="preserve">8 </w:t>
        </w:r>
        <w:r>
          <w:tab/>
          <w:t xml:space="preserve">OFFSET CREDITS AGAINST COUNCIL DEBT AND REFUNDS </w:t>
        </w:r>
      </w:ins>
    </w:p>
    <w:p w14:paraId="396347E5" w14:textId="77777777" w:rsidR="006A37BB" w:rsidRDefault="00485AFF">
      <w:pPr>
        <w:spacing w:after="98" w:line="259" w:lineRule="auto"/>
        <w:ind w:left="12" w:firstLine="0"/>
        <w:rPr>
          <w:ins w:id="266" w:author="Jill Guild" w:date="2026-09-25T20:04:00Z" w16du:dateUtc="2026-09-26T00:04:00Z"/>
        </w:rPr>
      </w:pPr>
      <w:ins w:id="267" w:author="Jill Guild" w:date="2026-09-25T20:04:00Z" w16du:dateUtc="2026-09-26T00:04:00Z">
        <w:r>
          <w:t xml:space="preserve"> </w:t>
        </w:r>
      </w:ins>
    </w:p>
    <w:p w14:paraId="30C9ED0A" w14:textId="77777777" w:rsidR="006A37BB" w:rsidRDefault="00485AFF">
      <w:pPr>
        <w:ind w:left="715" w:right="1086"/>
        <w:rPr>
          <w:ins w:id="268" w:author="Jill Guild" w:date="2026-09-25T20:04:00Z" w16du:dateUtc="2026-09-26T00:04:00Z"/>
        </w:rPr>
      </w:pPr>
      <w:ins w:id="269" w:author="Jill Guild" w:date="2026-09-25T20:04:00Z" w16du:dateUtc="2026-09-26T00:04:00Z">
        <w:r>
          <w:t xml:space="preserve">8.1 </w:t>
        </w:r>
        <w:r>
          <w:tab/>
          <w:t xml:space="preserve">The Council will adopt a corporate approach to refunding credits or making payments, in that wherever possible checks will be made for other outstanding debts due to the Council, prior to a refund or payment being made. </w:t>
        </w:r>
      </w:ins>
    </w:p>
    <w:p w14:paraId="4D977219" w14:textId="77777777" w:rsidR="006A37BB" w:rsidRDefault="00485AFF">
      <w:pPr>
        <w:spacing w:after="98" w:line="259" w:lineRule="auto"/>
        <w:ind w:left="12" w:firstLine="0"/>
        <w:rPr>
          <w:ins w:id="270" w:author="Jill Guild" w:date="2026-09-25T20:04:00Z" w16du:dateUtc="2026-09-26T00:04:00Z"/>
        </w:rPr>
      </w:pPr>
      <w:ins w:id="271" w:author="Jill Guild" w:date="2026-09-25T20:04:00Z" w16du:dateUtc="2026-09-26T00:04:00Z">
        <w:r>
          <w:t xml:space="preserve"> </w:t>
        </w:r>
      </w:ins>
    </w:p>
    <w:p w14:paraId="4600FE47" w14:textId="77777777" w:rsidR="006A37BB" w:rsidRDefault="00485AFF">
      <w:pPr>
        <w:ind w:left="715" w:right="1086"/>
        <w:rPr>
          <w:ins w:id="272" w:author="Jill Guild" w:date="2026-09-25T20:04:00Z" w16du:dateUtc="2026-09-26T00:04:00Z"/>
        </w:rPr>
      </w:pPr>
      <w:ins w:id="273" w:author="Jill Guild" w:date="2026-09-25T20:04:00Z" w16du:dateUtc="2026-09-26T00:04:00Z">
        <w:r>
          <w:t xml:space="preserve">8.2 </w:t>
        </w:r>
        <w:r>
          <w:tab/>
          <w:t xml:space="preserve">Where these checks identify outstanding debts and specifically where the debt is for a similar nature e.g. Council Tax / Rent arrears then the debt will normally be offset and the customer advised.  </w:t>
        </w:r>
      </w:ins>
    </w:p>
    <w:p w14:paraId="2F27B16D" w14:textId="77777777" w:rsidR="006A37BB" w:rsidRDefault="00485AFF">
      <w:pPr>
        <w:spacing w:after="98" w:line="259" w:lineRule="auto"/>
        <w:ind w:left="12" w:firstLine="0"/>
        <w:rPr>
          <w:ins w:id="274" w:author="Jill Guild" w:date="2026-09-25T20:04:00Z" w16du:dateUtc="2026-09-26T00:04:00Z"/>
        </w:rPr>
      </w:pPr>
      <w:ins w:id="275" w:author="Jill Guild" w:date="2026-09-25T20:04:00Z" w16du:dateUtc="2026-09-26T00:04:00Z">
        <w:r>
          <w:t xml:space="preserve"> </w:t>
        </w:r>
      </w:ins>
    </w:p>
    <w:p w14:paraId="20CE6EF4" w14:textId="77777777" w:rsidR="006A37BB" w:rsidRDefault="00485AFF">
      <w:pPr>
        <w:ind w:left="715" w:right="1086"/>
        <w:rPr>
          <w:ins w:id="276" w:author="Jill Guild" w:date="2026-09-25T20:04:00Z" w16du:dateUtc="2026-09-26T00:04:00Z"/>
        </w:rPr>
      </w:pPr>
      <w:ins w:id="277" w:author="Jill Guild" w:date="2026-09-25T20:04:00Z" w16du:dateUtc="2026-09-26T00:04:00Z">
        <w:r>
          <w:t xml:space="preserve">8.3 </w:t>
        </w:r>
        <w:r>
          <w:tab/>
          <w:t xml:space="preserve">Where this is not the case then consultation and advice will be sought from legal services before any offset is invoked. </w:t>
        </w:r>
      </w:ins>
    </w:p>
    <w:p w14:paraId="2A833DA4" w14:textId="77777777" w:rsidR="006A37BB" w:rsidRDefault="00485AFF">
      <w:pPr>
        <w:spacing w:after="98" w:line="259" w:lineRule="auto"/>
        <w:ind w:left="12" w:firstLine="0"/>
        <w:rPr>
          <w:ins w:id="278" w:author="Jill Guild" w:date="2026-09-25T20:04:00Z" w16du:dateUtc="2026-09-26T00:04:00Z"/>
        </w:rPr>
      </w:pPr>
      <w:ins w:id="279" w:author="Jill Guild" w:date="2026-09-25T20:04:00Z" w16du:dateUtc="2026-09-26T00:04:00Z">
        <w:r>
          <w:t xml:space="preserve"> </w:t>
        </w:r>
      </w:ins>
    </w:p>
    <w:p w14:paraId="07E07C7F" w14:textId="77777777" w:rsidR="006A37BB" w:rsidRDefault="00485AFF">
      <w:pPr>
        <w:ind w:left="715" w:right="1086"/>
        <w:rPr>
          <w:ins w:id="280" w:author="Jill Guild" w:date="2026-09-25T20:04:00Z" w16du:dateUtc="2026-09-26T00:04:00Z"/>
        </w:rPr>
      </w:pPr>
      <w:ins w:id="281" w:author="Jill Guild" w:date="2026-09-25T20:04:00Z" w16du:dateUtc="2026-09-26T00:04:00Z">
        <w:r>
          <w:t xml:space="preserve">8.4 </w:t>
        </w:r>
        <w:r>
          <w:tab/>
          <w:t xml:space="preserve">Where a customer continues to pay an arrangement which has been paid in full, and no other debt is identified, they will receive a refund. </w:t>
        </w:r>
      </w:ins>
    </w:p>
    <w:p w14:paraId="4A14C54A" w14:textId="77777777" w:rsidR="006A37BB" w:rsidRDefault="00485AFF">
      <w:pPr>
        <w:spacing w:after="98" w:line="259" w:lineRule="auto"/>
        <w:ind w:left="732" w:firstLine="0"/>
        <w:rPr>
          <w:ins w:id="282" w:author="Jill Guild" w:date="2026-09-25T20:04:00Z" w16du:dateUtc="2026-09-26T00:04:00Z"/>
        </w:rPr>
      </w:pPr>
      <w:ins w:id="283" w:author="Jill Guild" w:date="2026-09-25T20:04:00Z" w16du:dateUtc="2026-09-26T00:04:00Z">
        <w:r>
          <w:t xml:space="preserve"> </w:t>
        </w:r>
      </w:ins>
    </w:p>
    <w:p w14:paraId="19E187B8" w14:textId="77777777" w:rsidR="006A37BB" w:rsidRDefault="00AC314D">
      <w:pPr>
        <w:ind w:left="715" w:right="1086"/>
        <w:rPr>
          <w:ins w:id="284" w:author="Jill Guild" w:date="2026-09-25T20:04:00Z" w16du:dateUtc="2026-09-26T00:04:00Z"/>
        </w:rPr>
      </w:pPr>
      <w:ins w:id="285" w:author="Jill Guild" w:date="2026-09-25T20:04:00Z" w16du:dateUtc="2026-09-26T00:04:00Z">
        <w:r>
          <w:t>8.5</w:t>
        </w:r>
        <w:r w:rsidR="00485AFF">
          <w:t xml:space="preserve"> </w:t>
        </w:r>
        <w:r w:rsidR="00485AFF">
          <w:tab/>
          <w:t xml:space="preserve">Refunds will normally be made via bacs transfer, however on the occasion of an urgent credit being required a faster payment will be made. </w:t>
        </w:r>
      </w:ins>
    </w:p>
    <w:p w14:paraId="7C205D88" w14:textId="77777777" w:rsidR="006A37BB" w:rsidRDefault="00485AFF">
      <w:pPr>
        <w:spacing w:after="98" w:line="259" w:lineRule="auto"/>
        <w:ind w:left="12" w:firstLine="0"/>
        <w:rPr>
          <w:ins w:id="286" w:author="Jill Guild" w:date="2026-09-25T20:04:00Z" w16du:dateUtc="2026-09-26T00:04:00Z"/>
        </w:rPr>
      </w:pPr>
      <w:ins w:id="287" w:author="Jill Guild" w:date="2026-09-25T20:04:00Z" w16du:dateUtc="2026-09-26T00:04:00Z">
        <w:r>
          <w:t xml:space="preserve"> </w:t>
        </w:r>
      </w:ins>
    </w:p>
    <w:p w14:paraId="00B11363" w14:textId="77777777" w:rsidR="006A37BB" w:rsidRDefault="00AC314D">
      <w:pPr>
        <w:pStyle w:val="Heading1"/>
        <w:tabs>
          <w:tab w:val="center" w:pos="3967"/>
        </w:tabs>
        <w:ind w:left="-3" w:right="0" w:firstLine="0"/>
        <w:rPr>
          <w:ins w:id="288" w:author="Jill Guild" w:date="2026-09-25T20:04:00Z" w16du:dateUtc="2026-09-26T00:04:00Z"/>
        </w:rPr>
      </w:pPr>
      <w:ins w:id="289" w:author="Jill Guild" w:date="2026-09-25T20:04:00Z" w16du:dateUtc="2026-09-26T00:04:00Z">
        <w:r>
          <w:t>9</w:t>
        </w:r>
        <w:r w:rsidR="00485AFF">
          <w:t xml:space="preserve"> </w:t>
        </w:r>
        <w:r w:rsidR="00485AFF">
          <w:tab/>
          <w:t xml:space="preserve">PERFORMANCE MONITORING AND REVIEW OF POLICY </w:t>
        </w:r>
      </w:ins>
    </w:p>
    <w:p w14:paraId="24415C83" w14:textId="77777777" w:rsidR="006A37BB" w:rsidRDefault="00485AFF">
      <w:pPr>
        <w:spacing w:after="98" w:line="259" w:lineRule="auto"/>
        <w:ind w:left="12" w:firstLine="0"/>
        <w:rPr>
          <w:ins w:id="290" w:author="Jill Guild" w:date="2026-09-25T20:04:00Z" w16du:dateUtc="2026-09-26T00:04:00Z"/>
        </w:rPr>
      </w:pPr>
      <w:ins w:id="291" w:author="Jill Guild" w:date="2026-09-25T20:04:00Z" w16du:dateUtc="2026-09-26T00:04:00Z">
        <w:r>
          <w:t xml:space="preserve"> </w:t>
        </w:r>
      </w:ins>
    </w:p>
    <w:p w14:paraId="7A86D31F" w14:textId="77777777" w:rsidR="006A37BB" w:rsidRDefault="00AC314D">
      <w:pPr>
        <w:ind w:left="715" w:right="1086"/>
        <w:rPr>
          <w:ins w:id="292" w:author="Jill Guild" w:date="2026-09-25T20:04:00Z" w16du:dateUtc="2026-09-26T00:04:00Z"/>
        </w:rPr>
      </w:pPr>
      <w:ins w:id="293" w:author="Jill Guild" w:date="2026-09-25T20:04:00Z" w16du:dateUtc="2026-09-26T00:04:00Z">
        <w:r>
          <w:t>9</w:t>
        </w:r>
        <w:r w:rsidR="00485AFF">
          <w:t xml:space="preserve">.1 </w:t>
        </w:r>
        <w:r>
          <w:tab/>
        </w:r>
        <w:r w:rsidR="00485AFF">
          <w:t xml:space="preserve">Collection targets will be set annually and regularly monitored and performance reviewed against these targets. </w:t>
        </w:r>
      </w:ins>
    </w:p>
    <w:p w14:paraId="215E472F" w14:textId="77777777" w:rsidR="006A37BB" w:rsidRDefault="00485AFF">
      <w:pPr>
        <w:spacing w:after="99" w:line="259" w:lineRule="auto"/>
        <w:ind w:left="12" w:firstLine="0"/>
        <w:rPr>
          <w:ins w:id="294" w:author="Jill Guild" w:date="2026-09-25T20:04:00Z" w16du:dateUtc="2026-09-26T00:04:00Z"/>
        </w:rPr>
      </w:pPr>
      <w:ins w:id="295" w:author="Jill Guild" w:date="2026-09-25T20:04:00Z" w16du:dateUtc="2026-09-26T00:04:00Z">
        <w:r>
          <w:t xml:space="preserve"> </w:t>
        </w:r>
      </w:ins>
    </w:p>
    <w:p w14:paraId="38DD9C22" w14:textId="77777777" w:rsidR="006A37BB" w:rsidRDefault="00AC314D">
      <w:pPr>
        <w:ind w:left="-3" w:right="1086" w:firstLine="0"/>
        <w:rPr>
          <w:ins w:id="296" w:author="Jill Guild" w:date="2026-09-25T20:04:00Z" w16du:dateUtc="2026-09-26T00:04:00Z"/>
        </w:rPr>
      </w:pPr>
      <w:ins w:id="297" w:author="Jill Guild" w:date="2026-09-25T20:04:00Z" w16du:dateUtc="2026-09-26T00:04:00Z">
        <w:r>
          <w:t>9.2</w:t>
        </w:r>
        <w:r>
          <w:tab/>
        </w:r>
        <w:r w:rsidR="00485AFF">
          <w:t xml:space="preserve">The Corporate Debt policy will be reviewed in the light of any legislative changes,  </w:t>
        </w:r>
        <w:r w:rsidR="00485AFF">
          <w:tab/>
        </w:r>
        <w:r>
          <w:tab/>
        </w:r>
        <w:r w:rsidR="00485AFF">
          <w:t xml:space="preserve">trends or other factors that impact on the effectiveness of the policy.  </w:t>
        </w:r>
      </w:ins>
    </w:p>
    <w:p w14:paraId="28BB97D3" w14:textId="77777777" w:rsidR="006A37BB" w:rsidRDefault="00485AFF">
      <w:pPr>
        <w:spacing w:after="98" w:line="259" w:lineRule="auto"/>
        <w:ind w:left="12" w:firstLine="0"/>
        <w:rPr>
          <w:ins w:id="298" w:author="Jill Guild" w:date="2026-09-25T20:04:00Z" w16du:dateUtc="2026-09-26T00:04:00Z"/>
        </w:rPr>
      </w:pPr>
      <w:ins w:id="299" w:author="Jill Guild" w:date="2026-09-25T20:04:00Z" w16du:dateUtc="2026-09-26T00:04:00Z">
        <w:r>
          <w:t xml:space="preserve"> </w:t>
        </w:r>
      </w:ins>
    </w:p>
    <w:p w14:paraId="3FBC3A77" w14:textId="77777777" w:rsidR="006A37BB" w:rsidRDefault="00485AFF">
      <w:pPr>
        <w:ind w:left="-3" w:right="1086" w:firstLine="0"/>
        <w:rPr>
          <w:ins w:id="300" w:author="Jill Guild" w:date="2026-09-25T20:04:00Z" w16du:dateUtc="2026-09-26T00:04:00Z"/>
        </w:rPr>
      </w:pPr>
      <w:ins w:id="301" w:author="Jill Guild" w:date="2026-09-25T20:04:00Z" w16du:dateUtc="2026-09-26T00:04:00Z">
        <w:r>
          <w:t xml:space="preserve">The following appendices highlight collection and recovery methods applicable to the individual debt streams which are not already covered in the main Corporate Debt Policy. </w:t>
        </w:r>
      </w:ins>
    </w:p>
    <w:p w14:paraId="4B79F952" w14:textId="01836120" w:rsidR="006A37BB" w:rsidRDefault="00485AFF" w:rsidP="00BE5695">
      <w:pPr>
        <w:spacing w:after="100" w:line="259" w:lineRule="auto"/>
        <w:ind w:left="12" w:firstLine="0"/>
        <w:rPr>
          <w:ins w:id="302" w:author="Jill Guild" w:date="2026-09-25T20:04:00Z" w16du:dateUtc="2026-09-26T00:04:00Z"/>
        </w:rPr>
      </w:pPr>
      <w:ins w:id="303" w:author="Jill Guild" w:date="2026-09-25T20:04:00Z" w16du:dateUtc="2026-09-26T00:04:00Z">
        <w:r>
          <w:t xml:space="preserve">Appendix 1 – Council Tax </w:t>
        </w:r>
      </w:ins>
    </w:p>
    <w:p w14:paraId="215EA957" w14:textId="77777777" w:rsidR="006A37BB" w:rsidRDefault="00485AFF">
      <w:pPr>
        <w:ind w:left="-3" w:right="1086" w:firstLine="0"/>
        <w:rPr>
          <w:ins w:id="304" w:author="Jill Guild" w:date="2026-09-25T20:04:00Z" w16du:dateUtc="2026-09-26T00:04:00Z"/>
        </w:rPr>
      </w:pPr>
      <w:ins w:id="305" w:author="Jill Guild" w:date="2026-09-25T20:04:00Z" w16du:dateUtc="2026-09-26T00:04:00Z">
        <w:r>
          <w:t xml:space="preserve">Appendix 2 </w:t>
        </w:r>
        <w:r w:rsidR="00AC4DF2">
          <w:t>–</w:t>
        </w:r>
        <w:r>
          <w:t xml:space="preserve"> </w:t>
        </w:r>
        <w:r w:rsidR="00AC4DF2">
          <w:t xml:space="preserve">Business </w:t>
        </w:r>
        <w:r>
          <w:t xml:space="preserve">Rates </w:t>
        </w:r>
      </w:ins>
    </w:p>
    <w:p w14:paraId="47932D52" w14:textId="77777777" w:rsidR="006A37BB" w:rsidRDefault="00485AFF">
      <w:pPr>
        <w:ind w:left="-3" w:right="1086" w:firstLine="0"/>
        <w:rPr>
          <w:ins w:id="306" w:author="Jill Guild" w:date="2026-09-25T20:04:00Z" w16du:dateUtc="2026-09-26T00:04:00Z"/>
        </w:rPr>
      </w:pPr>
      <w:ins w:id="307" w:author="Jill Guild" w:date="2026-09-25T20:04:00Z" w16du:dateUtc="2026-09-26T00:04:00Z">
        <w:r>
          <w:t xml:space="preserve">Appendix 3 - Rents </w:t>
        </w:r>
      </w:ins>
    </w:p>
    <w:p w14:paraId="743E7DE6" w14:textId="77777777" w:rsidR="006A37BB" w:rsidRDefault="00485AFF">
      <w:pPr>
        <w:ind w:left="-3" w:right="1086" w:firstLine="0"/>
        <w:rPr>
          <w:ins w:id="308" w:author="Jill Guild" w:date="2026-09-25T20:04:00Z" w16du:dateUtc="2026-09-26T00:04:00Z"/>
        </w:rPr>
      </w:pPr>
      <w:ins w:id="309" w:author="Jill Guild" w:date="2026-09-25T20:04:00Z" w16du:dateUtc="2026-09-26T00:04:00Z">
        <w:r>
          <w:t xml:space="preserve">Appendix 4 – Sundry Debt </w:t>
        </w:r>
      </w:ins>
    </w:p>
    <w:p w14:paraId="1C70DBF7" w14:textId="77777777" w:rsidR="006A37BB" w:rsidRDefault="00485AFF">
      <w:pPr>
        <w:ind w:left="-3" w:right="1086" w:firstLine="0"/>
        <w:rPr>
          <w:ins w:id="310" w:author="Jill Guild" w:date="2026-09-25T20:04:00Z" w16du:dateUtc="2026-09-26T00:04:00Z"/>
        </w:rPr>
      </w:pPr>
      <w:ins w:id="311" w:author="Jill Guild" w:date="2026-09-25T20:04:00Z" w16du:dateUtc="2026-09-26T00:04:00Z">
        <w:r>
          <w:t xml:space="preserve">Appendix 5 – Housing Benefit Overpayment </w:t>
        </w:r>
      </w:ins>
    </w:p>
    <w:p w14:paraId="1ABF755B" w14:textId="49620E86" w:rsidR="006976EC" w:rsidRDefault="006976EC">
      <w:pPr>
        <w:ind w:left="-3" w:right="1086" w:firstLine="0"/>
        <w:rPr>
          <w:ins w:id="312" w:author="Jill Guild" w:date="2026-09-25T20:04:00Z" w16du:dateUtc="2026-09-26T00:04:00Z"/>
        </w:rPr>
      </w:pPr>
      <w:ins w:id="313" w:author="Jill Guild" w:date="2026-09-25T20:04:00Z" w16du:dateUtc="2026-09-26T00:04:00Z">
        <w:r>
          <w:t>Appendix 6 – Overpayment of Employee Salary or Expenses</w:t>
        </w:r>
      </w:ins>
    </w:p>
    <w:p w14:paraId="48B18ACB" w14:textId="77777777" w:rsidR="00BE5695" w:rsidRDefault="00BE5695">
      <w:pPr>
        <w:ind w:left="-3" w:right="1086" w:firstLine="0"/>
        <w:rPr>
          <w:ins w:id="314" w:author="Jill Guild" w:date="2026-09-25T20:04:00Z" w16du:dateUtc="2026-09-26T00:04:00Z"/>
        </w:rPr>
      </w:pPr>
    </w:p>
    <w:p w14:paraId="26BFA626" w14:textId="32F3AB81" w:rsidR="00BE5695" w:rsidRDefault="00BE5695" w:rsidP="00BE5695">
      <w:pPr>
        <w:ind w:left="-3" w:right="1086" w:firstLine="0"/>
        <w:rPr>
          <w:ins w:id="315" w:author="Jill Guild" w:date="2026-09-25T20:04:00Z" w16du:dateUtc="2026-09-26T00:04:00Z"/>
        </w:rPr>
      </w:pPr>
      <w:ins w:id="316" w:author="Jill Guild" w:date="2026-09-25T20:04:00Z" w16du:dateUtc="2026-09-26T00:04:00Z">
        <w:r>
          <w:t xml:space="preserve">Head of Revenue and Commercial Services </w:t>
        </w:r>
        <w:r>
          <w:tab/>
        </w:r>
      </w:ins>
    </w:p>
    <w:p w14:paraId="1C71AA2E" w14:textId="77777777" w:rsidR="00BE5695" w:rsidRDefault="00BE5695" w:rsidP="00BE5695">
      <w:pPr>
        <w:ind w:left="-3" w:right="1086" w:firstLine="0"/>
        <w:rPr>
          <w:ins w:id="317" w:author="Jill Guild" w:date="2026-09-25T20:04:00Z" w16du:dateUtc="2026-09-26T00:04:00Z"/>
        </w:rPr>
      </w:pPr>
      <w:ins w:id="318" w:author="Jill Guild" w:date="2026-09-25T20:04:00Z" w16du:dateUtc="2026-09-26T00:04:00Z">
        <w:r>
          <w:t>Fife House</w:t>
        </w:r>
      </w:ins>
    </w:p>
    <w:p w14:paraId="4F9A5EAF" w14:textId="77777777" w:rsidR="00BE5695" w:rsidRDefault="00BE5695" w:rsidP="00BE5695">
      <w:pPr>
        <w:ind w:left="-3" w:right="1086" w:firstLine="0"/>
        <w:rPr>
          <w:ins w:id="319" w:author="Jill Guild" w:date="2026-09-25T20:04:00Z" w16du:dateUtc="2026-09-26T00:04:00Z"/>
        </w:rPr>
      </w:pPr>
      <w:ins w:id="320" w:author="Jill Guild" w:date="2026-09-25T20:04:00Z" w16du:dateUtc="2026-09-26T00:04:00Z">
        <w:r>
          <w:t>Glenrothes</w:t>
        </w:r>
      </w:ins>
    </w:p>
    <w:p w14:paraId="702F2D59" w14:textId="1BBE0D2D" w:rsidR="00BE5695" w:rsidRDefault="00BE5695" w:rsidP="00BE5695">
      <w:pPr>
        <w:ind w:left="-3" w:right="1086" w:firstLine="0"/>
        <w:rPr>
          <w:ins w:id="321" w:author="Jill Guild" w:date="2026-09-25T20:04:00Z" w16du:dateUtc="2026-09-26T00:04:00Z"/>
        </w:rPr>
      </w:pPr>
      <w:ins w:id="322" w:author="Jill Guild" w:date="2026-09-25T20:04:00Z" w16du:dateUtc="2026-09-26T00:04:00Z">
        <w:r>
          <w:t>Date 29/08/2024</w:t>
        </w:r>
      </w:ins>
    </w:p>
    <w:p w14:paraId="5CEB9E00" w14:textId="77777777" w:rsidR="00BE5695" w:rsidRDefault="00BE5695" w:rsidP="00BE5695">
      <w:pPr>
        <w:ind w:left="-3" w:right="1086" w:firstLine="0"/>
        <w:rPr>
          <w:ins w:id="323" w:author="Jill Guild" w:date="2026-09-25T20:04:00Z" w16du:dateUtc="2026-09-26T00:04:00Z"/>
        </w:rPr>
      </w:pPr>
    </w:p>
    <w:p w14:paraId="56194AC7" w14:textId="77777777" w:rsidR="00BE5695" w:rsidRPr="00555CD3" w:rsidRDefault="00BE5695" w:rsidP="00BE5695">
      <w:pPr>
        <w:ind w:left="-3" w:right="1086" w:firstLine="0"/>
        <w:rPr>
          <w:ins w:id="324" w:author="Jill Guild" w:date="2026-09-25T20:04:00Z" w16du:dateUtc="2026-09-26T00:04:00Z"/>
          <w:b/>
          <w:bCs/>
          <w:u w:val="single"/>
        </w:rPr>
      </w:pPr>
      <w:ins w:id="325" w:author="Jill Guild" w:date="2026-09-25T20:04:00Z" w16du:dateUtc="2026-09-26T00:04:00Z">
        <w:r w:rsidRPr="00555CD3">
          <w:rPr>
            <w:b/>
            <w:bCs/>
            <w:u w:val="single"/>
          </w:rPr>
          <w:t>Consultees:</w:t>
        </w:r>
      </w:ins>
    </w:p>
    <w:p w14:paraId="235699E6" w14:textId="77777777" w:rsidR="00BE5695" w:rsidRDefault="00BE5695" w:rsidP="00BE5695">
      <w:pPr>
        <w:ind w:left="-3" w:right="1086" w:firstLine="0"/>
        <w:rPr>
          <w:ins w:id="326" w:author="Jill Guild" w:date="2026-09-25T20:04:00Z" w16du:dateUtc="2026-09-26T00:04:00Z"/>
        </w:rPr>
      </w:pPr>
      <w:ins w:id="327" w:author="Jill Guild" w:date="2026-09-25T20:04:00Z" w16du:dateUtc="2026-09-26T00:04:00Z">
        <w:r>
          <w:t>Citizens Advice and Rights Fife (CARF)</w:t>
        </w:r>
      </w:ins>
    </w:p>
    <w:p w14:paraId="4C5ACBB8" w14:textId="77777777" w:rsidR="00BE5695" w:rsidRDefault="00BE5695" w:rsidP="00BE5695">
      <w:pPr>
        <w:ind w:left="-3" w:right="1086" w:firstLine="0"/>
        <w:rPr>
          <w:ins w:id="328" w:author="Jill Guild" w:date="2026-09-25T20:04:00Z" w16du:dateUtc="2026-09-26T00:04:00Z"/>
        </w:rPr>
      </w:pPr>
      <w:ins w:id="329" w:author="Jill Guild" w:date="2026-09-25T20:04:00Z" w16du:dateUtc="2026-09-26T00:04:00Z">
        <w:r>
          <w:t>Finance Service</w:t>
        </w:r>
      </w:ins>
    </w:p>
    <w:p w14:paraId="52463067" w14:textId="77777777" w:rsidR="00BE5695" w:rsidRDefault="00BE5695" w:rsidP="00BE5695">
      <w:pPr>
        <w:ind w:left="-3" w:right="1086" w:firstLine="0"/>
        <w:rPr>
          <w:ins w:id="330" w:author="Jill Guild" w:date="2026-09-25T20:04:00Z" w16du:dateUtc="2026-09-26T00:04:00Z"/>
        </w:rPr>
      </w:pPr>
      <w:ins w:id="331" w:author="Jill Guild" w:date="2026-09-25T20:04:00Z" w16du:dateUtc="2026-09-26T00:04:00Z">
        <w:r>
          <w:t>Housing Service</w:t>
        </w:r>
      </w:ins>
    </w:p>
    <w:p w14:paraId="69BBC219" w14:textId="77777777" w:rsidR="00BE5695" w:rsidRDefault="00BE5695" w:rsidP="00BE5695">
      <w:pPr>
        <w:ind w:left="-3" w:right="1086" w:firstLine="0"/>
        <w:rPr>
          <w:ins w:id="332" w:author="Jill Guild" w:date="2026-09-25T20:04:00Z" w16du:dateUtc="2026-09-26T00:04:00Z"/>
        </w:rPr>
      </w:pPr>
      <w:ins w:id="333" w:author="Jill Guild" w:date="2026-09-25T20:04:00Z" w16du:dateUtc="2026-09-26T00:04:00Z">
        <w:r>
          <w:t>Trading Standards Service</w:t>
        </w:r>
      </w:ins>
    </w:p>
    <w:p w14:paraId="07B3A3B3" w14:textId="77777777" w:rsidR="00BE5695" w:rsidRDefault="00BE5695">
      <w:pPr>
        <w:ind w:left="-3" w:right="1086" w:firstLine="0"/>
        <w:rPr>
          <w:ins w:id="334" w:author="Jill Guild" w:date="2026-09-25T20:04:00Z" w16du:dateUtc="2026-09-26T00:04:00Z"/>
        </w:rPr>
      </w:pPr>
    </w:p>
    <w:p w14:paraId="6420E0B8" w14:textId="77777777" w:rsidR="00BE5695" w:rsidRDefault="00BE5695">
      <w:pPr>
        <w:ind w:left="-3" w:right="1086" w:firstLine="0"/>
        <w:rPr>
          <w:ins w:id="335" w:author="Jill Guild" w:date="2026-09-25T20:04:00Z" w16du:dateUtc="2026-09-26T00:04:00Z"/>
        </w:rPr>
      </w:pPr>
    </w:p>
    <w:p w14:paraId="7C2AE5F3" w14:textId="77777777" w:rsidR="00BE5695" w:rsidRDefault="00BE5695">
      <w:pPr>
        <w:ind w:left="-3" w:right="1086" w:firstLine="0"/>
        <w:rPr>
          <w:ins w:id="336" w:author="Jill Guild" w:date="2026-09-25T20:04:00Z" w16du:dateUtc="2026-09-26T00:04:00Z"/>
        </w:rPr>
      </w:pPr>
    </w:p>
    <w:p w14:paraId="550F151F" w14:textId="77777777" w:rsidR="00BE5695" w:rsidRDefault="00BE5695">
      <w:pPr>
        <w:ind w:left="-3" w:right="1086" w:firstLine="0"/>
        <w:rPr>
          <w:ins w:id="337" w:author="Jill Guild" w:date="2026-09-25T20:04:00Z" w16du:dateUtc="2026-09-26T00:04:00Z"/>
        </w:rPr>
      </w:pPr>
    </w:p>
    <w:p w14:paraId="1F05FDF9" w14:textId="77777777" w:rsidR="00BE5695" w:rsidRDefault="00BE5695">
      <w:pPr>
        <w:ind w:left="-3" w:right="1086" w:firstLine="0"/>
        <w:rPr>
          <w:ins w:id="338" w:author="Jill Guild" w:date="2026-09-25T20:04:00Z" w16du:dateUtc="2026-09-26T00:04:00Z"/>
        </w:rPr>
      </w:pPr>
    </w:p>
    <w:p w14:paraId="7735915C" w14:textId="77777777" w:rsidR="00BE5695" w:rsidRDefault="00BE5695">
      <w:pPr>
        <w:ind w:left="-3" w:right="1086" w:firstLine="0"/>
        <w:rPr>
          <w:ins w:id="339" w:author="Jill Guild" w:date="2026-09-25T20:04:00Z" w16du:dateUtc="2026-09-26T00:04:00Z"/>
        </w:rPr>
      </w:pPr>
    </w:p>
    <w:p w14:paraId="3EEEEB2F" w14:textId="77777777" w:rsidR="00BE5695" w:rsidRDefault="00BE5695">
      <w:pPr>
        <w:ind w:left="-3" w:right="1086" w:firstLine="0"/>
        <w:rPr>
          <w:ins w:id="340" w:author="Jill Guild" w:date="2026-09-25T20:04:00Z" w16du:dateUtc="2026-09-26T00:04:00Z"/>
        </w:rPr>
      </w:pPr>
    </w:p>
    <w:p w14:paraId="071ADC66" w14:textId="77777777" w:rsidR="00BE5695" w:rsidRDefault="00BE5695">
      <w:pPr>
        <w:ind w:left="-3" w:right="1086" w:firstLine="0"/>
        <w:rPr>
          <w:ins w:id="341" w:author="Jill Guild" w:date="2026-09-25T20:04:00Z" w16du:dateUtc="2026-09-26T00:04:00Z"/>
        </w:rPr>
      </w:pPr>
    </w:p>
    <w:p w14:paraId="29A0AAC9" w14:textId="77777777" w:rsidR="00BE5695" w:rsidRDefault="00BE5695">
      <w:pPr>
        <w:ind w:left="-3" w:right="1086" w:firstLine="0"/>
        <w:rPr>
          <w:ins w:id="342" w:author="Jill Guild" w:date="2026-09-25T20:04:00Z" w16du:dateUtc="2026-09-26T00:04:00Z"/>
        </w:rPr>
      </w:pPr>
    </w:p>
    <w:p w14:paraId="7A1C7FCD" w14:textId="77777777" w:rsidR="00BE5695" w:rsidRDefault="00BE5695">
      <w:pPr>
        <w:ind w:left="-3" w:right="1086" w:firstLine="0"/>
        <w:rPr>
          <w:ins w:id="343" w:author="Jill Guild" w:date="2026-09-25T20:04:00Z" w16du:dateUtc="2026-09-26T00:04:00Z"/>
        </w:rPr>
      </w:pPr>
    </w:p>
    <w:p w14:paraId="22DD0933" w14:textId="77777777" w:rsidR="00BE5695" w:rsidRDefault="00BE5695">
      <w:pPr>
        <w:ind w:left="-3" w:right="1086" w:firstLine="0"/>
        <w:rPr>
          <w:ins w:id="344" w:author="Jill Guild" w:date="2026-09-25T20:04:00Z" w16du:dateUtc="2026-09-26T00:04:00Z"/>
        </w:rPr>
      </w:pPr>
    </w:p>
    <w:p w14:paraId="3FABBEC4" w14:textId="77777777" w:rsidR="00BE5695" w:rsidRDefault="00BE5695">
      <w:pPr>
        <w:ind w:left="-3" w:right="1086" w:firstLine="0"/>
        <w:rPr>
          <w:ins w:id="345" w:author="Jill Guild" w:date="2026-09-25T20:04:00Z" w16du:dateUtc="2026-09-26T00:04:00Z"/>
        </w:rPr>
      </w:pPr>
    </w:p>
    <w:p w14:paraId="46391A5A" w14:textId="77777777" w:rsidR="00BE5695" w:rsidRDefault="00BE5695">
      <w:pPr>
        <w:ind w:left="-3" w:right="1086" w:firstLine="0"/>
        <w:rPr>
          <w:ins w:id="346" w:author="Jill Guild" w:date="2026-09-25T20:04:00Z" w16du:dateUtc="2026-09-26T00:04:00Z"/>
        </w:rPr>
      </w:pPr>
    </w:p>
    <w:p w14:paraId="0F414D24" w14:textId="77777777" w:rsidR="00BE5695" w:rsidRDefault="00BE5695">
      <w:pPr>
        <w:ind w:left="-3" w:right="1086" w:firstLine="0"/>
        <w:rPr>
          <w:ins w:id="347" w:author="Jill Guild" w:date="2026-09-25T20:04:00Z" w16du:dateUtc="2026-09-26T00:04:00Z"/>
        </w:rPr>
      </w:pPr>
    </w:p>
    <w:p w14:paraId="44185E1C" w14:textId="77777777" w:rsidR="00BE5695" w:rsidRDefault="00BE5695">
      <w:pPr>
        <w:ind w:left="-3" w:right="1086" w:firstLine="0"/>
        <w:rPr>
          <w:ins w:id="348" w:author="Jill Guild" w:date="2026-09-25T20:04:00Z" w16du:dateUtc="2026-09-26T00:04:00Z"/>
        </w:rPr>
      </w:pPr>
    </w:p>
    <w:p w14:paraId="0FD34027" w14:textId="77777777" w:rsidR="00BE5695" w:rsidRDefault="00BE5695">
      <w:pPr>
        <w:ind w:left="-3" w:right="1086" w:firstLine="0"/>
        <w:rPr>
          <w:ins w:id="349" w:author="Jill Guild" w:date="2026-09-25T20:04:00Z" w16du:dateUtc="2026-09-26T00:04:00Z"/>
        </w:rPr>
      </w:pPr>
    </w:p>
    <w:p w14:paraId="53C6D471" w14:textId="77777777" w:rsidR="00BE5695" w:rsidRDefault="00BE5695">
      <w:pPr>
        <w:ind w:left="-3" w:right="1086" w:firstLine="0"/>
        <w:rPr>
          <w:ins w:id="350" w:author="Jill Guild" w:date="2026-09-25T20:04:00Z" w16du:dateUtc="2026-09-26T00:04:00Z"/>
        </w:rPr>
      </w:pPr>
    </w:p>
    <w:p w14:paraId="1F314E6A" w14:textId="77777777" w:rsidR="00BE5695" w:rsidRDefault="00BE5695">
      <w:pPr>
        <w:ind w:left="-3" w:right="1086" w:firstLine="0"/>
        <w:rPr>
          <w:ins w:id="351" w:author="Jill Guild" w:date="2026-09-25T20:04:00Z" w16du:dateUtc="2026-09-26T00:04:00Z"/>
        </w:rPr>
      </w:pPr>
    </w:p>
    <w:p w14:paraId="4C7FCBDE" w14:textId="77777777" w:rsidR="00BE5695" w:rsidRDefault="00BE5695">
      <w:pPr>
        <w:ind w:left="-3" w:right="1086" w:firstLine="0"/>
        <w:rPr>
          <w:ins w:id="352" w:author="Jill Guild" w:date="2026-09-25T20:04:00Z" w16du:dateUtc="2026-09-26T00:04:00Z"/>
        </w:rPr>
      </w:pPr>
    </w:p>
    <w:p w14:paraId="344176C9" w14:textId="77777777" w:rsidR="00BE5695" w:rsidRDefault="00BE5695">
      <w:pPr>
        <w:ind w:left="-3" w:right="1086" w:firstLine="0"/>
        <w:rPr>
          <w:ins w:id="353" w:author="Jill Guild" w:date="2026-09-25T20:04:00Z" w16du:dateUtc="2026-09-26T00:04:00Z"/>
        </w:rPr>
      </w:pPr>
    </w:p>
    <w:p w14:paraId="4012081D" w14:textId="77777777" w:rsidR="00BE5695" w:rsidRDefault="00BE5695">
      <w:pPr>
        <w:ind w:left="-3" w:right="1086" w:firstLine="0"/>
        <w:rPr>
          <w:ins w:id="354" w:author="Jill Guild" w:date="2026-09-25T20:04:00Z" w16du:dateUtc="2026-09-26T00:04:00Z"/>
        </w:rPr>
      </w:pPr>
    </w:p>
    <w:p w14:paraId="107E0D17" w14:textId="77777777" w:rsidR="00BE5695" w:rsidRDefault="00BE5695">
      <w:pPr>
        <w:ind w:left="-3" w:right="1086" w:firstLine="0"/>
        <w:rPr>
          <w:ins w:id="355" w:author="Jill Guild" w:date="2026-09-25T20:04:00Z" w16du:dateUtc="2026-09-26T00:04:00Z"/>
        </w:rPr>
      </w:pPr>
    </w:p>
    <w:p w14:paraId="0B19630E" w14:textId="77777777" w:rsidR="00BE5695" w:rsidRDefault="00BE5695">
      <w:pPr>
        <w:ind w:left="-3" w:right="1086" w:firstLine="0"/>
        <w:rPr>
          <w:ins w:id="356" w:author="Jill Guild" w:date="2026-09-25T20:04:00Z" w16du:dateUtc="2026-09-26T00:04:00Z"/>
        </w:rPr>
      </w:pPr>
    </w:p>
    <w:p w14:paraId="73BEFDC2" w14:textId="77777777" w:rsidR="00BE5695" w:rsidRDefault="00BE5695">
      <w:pPr>
        <w:ind w:left="-3" w:right="1086" w:firstLine="0"/>
        <w:rPr>
          <w:ins w:id="357" w:author="Jill Guild" w:date="2026-09-25T20:04:00Z" w16du:dateUtc="2026-09-26T00:04:00Z"/>
        </w:rPr>
      </w:pPr>
    </w:p>
    <w:p w14:paraId="30B34C80" w14:textId="77777777" w:rsidR="006A37BB" w:rsidRDefault="00485AFF">
      <w:pPr>
        <w:spacing w:after="98" w:line="259" w:lineRule="auto"/>
        <w:ind w:left="12" w:firstLine="0"/>
        <w:rPr>
          <w:ins w:id="358" w:author="Jill Guild" w:date="2026-09-25T20:04:00Z" w16du:dateUtc="2026-09-26T00:04:00Z"/>
        </w:rPr>
      </w:pPr>
      <w:ins w:id="359" w:author="Jill Guild" w:date="2026-09-25T20:04:00Z" w16du:dateUtc="2026-09-26T00:04:00Z">
        <w:r>
          <w:t xml:space="preserve"> </w:t>
        </w:r>
      </w:ins>
    </w:p>
    <w:p w14:paraId="698AA60F" w14:textId="77777777" w:rsidR="006A37BB" w:rsidRDefault="00485AFF">
      <w:pPr>
        <w:spacing w:after="98" w:line="259" w:lineRule="auto"/>
        <w:ind w:left="12" w:firstLine="0"/>
        <w:rPr>
          <w:ins w:id="360" w:author="Jill Guild" w:date="2026-09-25T20:04:00Z" w16du:dateUtc="2026-09-26T00:04:00Z"/>
        </w:rPr>
      </w:pPr>
      <w:ins w:id="361" w:author="Jill Guild" w:date="2026-09-25T20:04:00Z" w16du:dateUtc="2026-09-26T00:04:00Z">
        <w:r>
          <w:t xml:space="preserve"> </w:t>
        </w:r>
      </w:ins>
    </w:p>
    <w:p w14:paraId="07118C4E" w14:textId="77777777" w:rsidR="006A37BB" w:rsidRDefault="00485AFF">
      <w:pPr>
        <w:spacing w:after="98" w:line="259" w:lineRule="auto"/>
        <w:ind w:left="12" w:firstLine="0"/>
        <w:rPr>
          <w:ins w:id="362" w:author="Jill Guild" w:date="2026-09-25T20:04:00Z" w16du:dateUtc="2026-09-26T00:04:00Z"/>
        </w:rPr>
      </w:pPr>
      <w:ins w:id="363" w:author="Jill Guild" w:date="2026-09-25T20:04:00Z" w16du:dateUtc="2026-09-26T00:04:00Z">
        <w:r>
          <w:t xml:space="preserve"> </w:t>
        </w:r>
      </w:ins>
    </w:p>
    <w:p w14:paraId="474053AB" w14:textId="77777777" w:rsidR="006A37BB" w:rsidRDefault="00485AFF">
      <w:pPr>
        <w:spacing w:after="98" w:line="259" w:lineRule="auto"/>
        <w:ind w:left="12" w:firstLine="0"/>
        <w:rPr>
          <w:ins w:id="364" w:author="Jill Guild" w:date="2026-09-25T20:04:00Z" w16du:dateUtc="2026-09-26T00:04:00Z"/>
        </w:rPr>
      </w:pPr>
      <w:ins w:id="365" w:author="Jill Guild" w:date="2026-09-25T20:04:00Z" w16du:dateUtc="2026-09-26T00:04:00Z">
        <w:r>
          <w:t xml:space="preserve"> </w:t>
        </w:r>
      </w:ins>
    </w:p>
    <w:p w14:paraId="09D69DF7" w14:textId="77777777" w:rsidR="006A37BB" w:rsidRDefault="00485AFF">
      <w:pPr>
        <w:spacing w:after="98" w:line="259" w:lineRule="auto"/>
        <w:ind w:left="12" w:firstLine="0"/>
        <w:rPr>
          <w:ins w:id="366" w:author="Jill Guild" w:date="2026-09-25T20:04:00Z" w16du:dateUtc="2026-09-26T00:04:00Z"/>
        </w:rPr>
      </w:pPr>
      <w:ins w:id="367" w:author="Jill Guild" w:date="2026-09-25T20:04:00Z" w16du:dateUtc="2026-09-26T00:04:00Z">
        <w:r>
          <w:t xml:space="preserve"> </w:t>
        </w:r>
      </w:ins>
    </w:p>
    <w:p w14:paraId="0976D437" w14:textId="77777777" w:rsidR="006A37BB" w:rsidRDefault="00485AFF">
      <w:pPr>
        <w:spacing w:after="98" w:line="259" w:lineRule="auto"/>
        <w:ind w:left="12" w:firstLine="0"/>
        <w:rPr>
          <w:ins w:id="368" w:author="Jill Guild" w:date="2026-09-25T20:04:00Z" w16du:dateUtc="2026-09-26T00:04:00Z"/>
        </w:rPr>
      </w:pPr>
      <w:ins w:id="369" w:author="Jill Guild" w:date="2026-09-25T20:04:00Z" w16du:dateUtc="2026-09-26T00:04:00Z">
        <w:r>
          <w:t xml:space="preserve"> </w:t>
        </w:r>
      </w:ins>
    </w:p>
    <w:p w14:paraId="2EB80066" w14:textId="77777777" w:rsidR="006A37BB" w:rsidRDefault="00485AFF">
      <w:pPr>
        <w:spacing w:after="98" w:line="259" w:lineRule="auto"/>
        <w:ind w:left="12" w:firstLine="0"/>
        <w:rPr>
          <w:ins w:id="370" w:author="Jill Guild" w:date="2026-09-25T20:04:00Z" w16du:dateUtc="2026-09-26T00:04:00Z"/>
        </w:rPr>
      </w:pPr>
      <w:ins w:id="371" w:author="Jill Guild" w:date="2026-09-25T20:04:00Z" w16du:dateUtc="2026-09-26T00:04:00Z">
        <w:r>
          <w:t xml:space="preserve"> </w:t>
        </w:r>
      </w:ins>
    </w:p>
    <w:p w14:paraId="63F4084B" w14:textId="77777777" w:rsidR="006A37BB" w:rsidRDefault="00485AFF">
      <w:pPr>
        <w:spacing w:after="0" w:line="259" w:lineRule="auto"/>
        <w:ind w:left="12" w:firstLine="0"/>
        <w:rPr>
          <w:ins w:id="372" w:author="Jill Guild" w:date="2026-09-25T20:04:00Z" w16du:dateUtc="2026-09-26T00:04:00Z"/>
        </w:rPr>
      </w:pPr>
      <w:ins w:id="373" w:author="Jill Guild" w:date="2026-09-25T20:04:00Z" w16du:dateUtc="2026-09-26T00:04:00Z">
        <w:r>
          <w:t xml:space="preserve"> </w:t>
        </w:r>
      </w:ins>
    </w:p>
    <w:p w14:paraId="23EF0AC7" w14:textId="77777777" w:rsidR="006A37BB" w:rsidRDefault="00485AFF">
      <w:pPr>
        <w:ind w:left="-3" w:right="1086" w:firstLine="0"/>
        <w:rPr>
          <w:ins w:id="374" w:author="Jill Guild" w:date="2026-09-25T20:04:00Z" w16du:dateUtc="2026-09-26T00:04:00Z"/>
        </w:rPr>
      </w:pPr>
      <w:ins w:id="375" w:author="Jill Guild" w:date="2026-09-25T20:04:00Z" w16du:dateUtc="2026-09-26T00:04:00Z">
        <w:r>
          <w:t xml:space="preserve">Appendix 1   </w:t>
        </w:r>
      </w:ins>
    </w:p>
    <w:p w14:paraId="247D2C7E" w14:textId="77777777" w:rsidR="006A37BB" w:rsidRDefault="00485AFF" w:rsidP="00AC314D">
      <w:pPr>
        <w:tabs>
          <w:tab w:val="center" w:pos="732"/>
          <w:tab w:val="center" w:pos="1452"/>
          <w:tab w:val="center" w:pos="2172"/>
          <w:tab w:val="center" w:pos="2892"/>
          <w:tab w:val="center" w:pos="4486"/>
        </w:tabs>
        <w:spacing w:after="102" w:line="259" w:lineRule="auto"/>
        <w:ind w:left="-3" w:firstLine="0"/>
        <w:rPr>
          <w:ins w:id="376" w:author="Jill Guild" w:date="2026-09-25T20:04:00Z" w16du:dateUtc="2026-09-26T00:04:00Z"/>
        </w:rPr>
      </w:pPr>
      <w:ins w:id="377" w:author="Jill Guild" w:date="2026-09-25T20:04:00Z" w16du:dateUtc="2026-09-26T00:04:00Z">
        <w:r>
          <w:t xml:space="preserve"> </w:t>
        </w:r>
        <w:r>
          <w:tab/>
          <w:t xml:space="preserve"> </w:t>
        </w:r>
        <w:r>
          <w:tab/>
          <w:t xml:space="preserve"> </w:t>
        </w:r>
        <w:r>
          <w:tab/>
          <w:t xml:space="preserve"> </w:t>
        </w:r>
        <w:r>
          <w:tab/>
          <w:t xml:space="preserve"> </w:t>
        </w:r>
        <w:r>
          <w:tab/>
          <w:t xml:space="preserve"> </w:t>
        </w:r>
        <w:r>
          <w:rPr>
            <w:b/>
          </w:rPr>
          <w:t xml:space="preserve">FIFE COUNCIL  </w:t>
        </w:r>
      </w:ins>
    </w:p>
    <w:p w14:paraId="71209A17" w14:textId="77777777" w:rsidR="006A37BB" w:rsidRDefault="00485AFF">
      <w:pPr>
        <w:spacing w:after="102" w:line="259" w:lineRule="auto"/>
        <w:ind w:left="3169" w:hanging="10"/>
        <w:rPr>
          <w:ins w:id="378" w:author="Jill Guild" w:date="2026-09-25T20:04:00Z" w16du:dateUtc="2026-09-26T00:04:00Z"/>
        </w:rPr>
      </w:pPr>
      <w:ins w:id="379" w:author="Jill Guild" w:date="2026-09-25T20:04:00Z" w16du:dateUtc="2026-09-26T00:04:00Z">
        <w:r>
          <w:rPr>
            <w:b/>
          </w:rPr>
          <w:t xml:space="preserve">RECOVERY OF COUNCIL TAX  </w:t>
        </w:r>
      </w:ins>
    </w:p>
    <w:p w14:paraId="0AC446AA" w14:textId="77777777" w:rsidR="006A37BB" w:rsidRDefault="00485AFF">
      <w:pPr>
        <w:spacing w:after="98" w:line="259" w:lineRule="auto"/>
        <w:ind w:left="12" w:firstLine="0"/>
        <w:rPr>
          <w:ins w:id="380" w:author="Jill Guild" w:date="2026-09-25T20:04:00Z" w16du:dateUtc="2026-09-26T00:04:00Z"/>
        </w:rPr>
      </w:pPr>
      <w:ins w:id="381" w:author="Jill Guild" w:date="2026-09-25T20:04:00Z" w16du:dateUtc="2026-09-26T00:04:00Z">
        <w:r>
          <w:rPr>
            <w:b/>
          </w:rPr>
          <w:t xml:space="preserve"> </w:t>
        </w:r>
      </w:ins>
    </w:p>
    <w:p w14:paraId="26D7A739" w14:textId="77777777" w:rsidR="006A37BB" w:rsidRDefault="00485AFF">
      <w:pPr>
        <w:pStyle w:val="Heading1"/>
        <w:tabs>
          <w:tab w:val="center" w:pos="1652"/>
        </w:tabs>
        <w:ind w:left="-3" w:right="0" w:firstLine="0"/>
        <w:rPr>
          <w:ins w:id="382" w:author="Jill Guild" w:date="2026-09-25T20:04:00Z" w16du:dateUtc="2026-09-26T00:04:00Z"/>
        </w:rPr>
      </w:pPr>
      <w:ins w:id="383" w:author="Jill Guild" w:date="2026-09-25T20:04:00Z" w16du:dateUtc="2026-09-26T00:04:00Z">
        <w:r>
          <w:t xml:space="preserve">1.   </w:t>
        </w:r>
        <w:r>
          <w:tab/>
          <w:t xml:space="preserve">INTRODUCTION </w:t>
        </w:r>
      </w:ins>
    </w:p>
    <w:p w14:paraId="3A3709C7" w14:textId="77777777" w:rsidR="006A37BB" w:rsidRDefault="00485AFF">
      <w:pPr>
        <w:spacing w:after="98" w:line="259" w:lineRule="auto"/>
        <w:ind w:left="12" w:firstLine="0"/>
        <w:rPr>
          <w:ins w:id="384" w:author="Jill Guild" w:date="2026-09-25T20:04:00Z" w16du:dateUtc="2026-09-26T00:04:00Z"/>
        </w:rPr>
      </w:pPr>
      <w:ins w:id="385" w:author="Jill Guild" w:date="2026-09-25T20:04:00Z" w16du:dateUtc="2026-09-26T00:04:00Z">
        <w:r>
          <w:rPr>
            <w:b/>
          </w:rPr>
          <w:t xml:space="preserve"> </w:t>
        </w:r>
      </w:ins>
    </w:p>
    <w:p w14:paraId="6C7EE97D" w14:textId="77777777" w:rsidR="006A37BB" w:rsidRDefault="00485AFF">
      <w:pPr>
        <w:ind w:left="715" w:right="1086"/>
        <w:rPr>
          <w:ins w:id="386" w:author="Jill Guild" w:date="2026-09-25T20:04:00Z" w16du:dateUtc="2026-09-26T00:04:00Z"/>
        </w:rPr>
      </w:pPr>
      <w:ins w:id="387" w:author="Jill Guild" w:date="2026-09-25T20:04:00Z" w16du:dateUtc="2026-09-26T00:04:00Z">
        <w:r w:rsidRPr="00AC314D">
          <w:t>1.1</w:t>
        </w:r>
        <w:r>
          <w:t xml:space="preserve">   </w:t>
        </w:r>
        <w:r w:rsidR="00AC314D">
          <w:tab/>
        </w:r>
        <w:r>
          <w:t xml:space="preserve">Council Tax is a tax levied on all eligible domestic dwellings.  The amount of Council Tax levied is dependent on the Council Tax band that the property falls into and the amount of tax to be raised.   </w:t>
        </w:r>
      </w:ins>
    </w:p>
    <w:p w14:paraId="5BD04437" w14:textId="77777777" w:rsidR="006A37BB" w:rsidRDefault="00485AFF">
      <w:pPr>
        <w:spacing w:after="98" w:line="259" w:lineRule="auto"/>
        <w:ind w:left="12" w:firstLine="0"/>
        <w:rPr>
          <w:ins w:id="388" w:author="Jill Guild" w:date="2026-09-25T20:04:00Z" w16du:dateUtc="2026-09-26T00:04:00Z"/>
        </w:rPr>
      </w:pPr>
      <w:ins w:id="389" w:author="Jill Guild" w:date="2026-09-25T20:04:00Z" w16du:dateUtc="2026-09-26T00:04:00Z">
        <w:r>
          <w:t xml:space="preserve"> </w:t>
        </w:r>
      </w:ins>
    </w:p>
    <w:p w14:paraId="5FD5C9B8" w14:textId="77777777" w:rsidR="006A37BB" w:rsidRDefault="00485AFF">
      <w:pPr>
        <w:ind w:left="715" w:right="1086"/>
        <w:rPr>
          <w:ins w:id="390" w:author="Jill Guild" w:date="2026-09-25T20:04:00Z" w16du:dateUtc="2026-09-26T00:04:00Z"/>
        </w:rPr>
      </w:pPr>
      <w:ins w:id="391" w:author="Jill Guild" w:date="2026-09-25T20:04:00Z" w16du:dateUtc="2026-09-26T00:04:00Z">
        <w:r>
          <w:t xml:space="preserve">1.2 </w:t>
        </w:r>
        <w:r>
          <w:tab/>
          <w:t xml:space="preserve">The full rate of Council Tax is liable to be paid unless the property, owner or occupier is eligible for a reduction or exemption.   </w:t>
        </w:r>
      </w:ins>
    </w:p>
    <w:p w14:paraId="27A88C95" w14:textId="77777777" w:rsidR="006A37BB" w:rsidRDefault="00485AFF">
      <w:pPr>
        <w:spacing w:after="98" w:line="259" w:lineRule="auto"/>
        <w:ind w:left="12" w:firstLine="0"/>
        <w:rPr>
          <w:ins w:id="392" w:author="Jill Guild" w:date="2026-09-25T20:04:00Z" w16du:dateUtc="2026-09-26T00:04:00Z"/>
        </w:rPr>
      </w:pPr>
      <w:ins w:id="393" w:author="Jill Guild" w:date="2026-09-25T20:04:00Z" w16du:dateUtc="2026-09-26T00:04:00Z">
        <w:r>
          <w:t xml:space="preserve"> </w:t>
        </w:r>
      </w:ins>
    </w:p>
    <w:p w14:paraId="082609D2" w14:textId="77777777" w:rsidR="006A37BB" w:rsidRDefault="00485AFF">
      <w:pPr>
        <w:ind w:left="715" w:right="1086"/>
        <w:rPr>
          <w:ins w:id="394" w:author="Jill Guild" w:date="2026-09-25T20:04:00Z" w16du:dateUtc="2026-09-26T00:04:00Z"/>
        </w:rPr>
      </w:pPr>
      <w:ins w:id="395" w:author="Jill Guild" w:date="2026-09-25T20:04:00Z" w16du:dateUtc="2026-09-26T00:04:00Z">
        <w:r>
          <w:t xml:space="preserve">1.3 </w:t>
        </w:r>
        <w:r>
          <w:tab/>
          <w:t xml:space="preserve">Council Tax is payable in line with a statutory instalment scheme or by agreement. There is a legal duty placed on the Council and its Officers to collect outstanding debts in accordance with The Council Tax (Administration and Enforcement) (Scotland) Regulations 1992. </w:t>
        </w:r>
      </w:ins>
    </w:p>
    <w:p w14:paraId="36538106" w14:textId="77777777" w:rsidR="006A37BB" w:rsidRDefault="00485AFF">
      <w:pPr>
        <w:spacing w:after="98" w:line="259" w:lineRule="auto"/>
        <w:ind w:left="12" w:firstLine="0"/>
        <w:rPr>
          <w:ins w:id="396" w:author="Jill Guild" w:date="2026-09-25T20:04:00Z" w16du:dateUtc="2026-09-26T00:04:00Z"/>
        </w:rPr>
      </w:pPr>
      <w:ins w:id="397" w:author="Jill Guild" w:date="2026-09-25T20:04:00Z" w16du:dateUtc="2026-09-26T00:04:00Z">
        <w:r>
          <w:rPr>
            <w:b/>
          </w:rPr>
          <w:t xml:space="preserve"> </w:t>
        </w:r>
      </w:ins>
    </w:p>
    <w:p w14:paraId="3C89A4D0" w14:textId="77777777" w:rsidR="006A37BB" w:rsidRDefault="00485AFF">
      <w:pPr>
        <w:pStyle w:val="Heading1"/>
        <w:tabs>
          <w:tab w:val="center" w:pos="2340"/>
        </w:tabs>
        <w:ind w:left="-3" w:right="0" w:firstLine="0"/>
        <w:rPr>
          <w:ins w:id="398" w:author="Jill Guild" w:date="2026-09-25T20:04:00Z" w16du:dateUtc="2026-09-26T00:04:00Z"/>
        </w:rPr>
      </w:pPr>
      <w:ins w:id="399" w:author="Jill Guild" w:date="2026-09-25T20:04:00Z" w16du:dateUtc="2026-09-26T00:04:00Z">
        <w:r>
          <w:t xml:space="preserve">2. </w:t>
        </w:r>
        <w:r>
          <w:tab/>
          <w:t xml:space="preserve">COLLECTION &amp; RECOVERY </w:t>
        </w:r>
      </w:ins>
    </w:p>
    <w:p w14:paraId="07848D0B" w14:textId="77777777" w:rsidR="006A37BB" w:rsidRDefault="00485AFF">
      <w:pPr>
        <w:spacing w:after="98" w:line="259" w:lineRule="auto"/>
        <w:ind w:left="12" w:firstLine="0"/>
        <w:rPr>
          <w:ins w:id="400" w:author="Jill Guild" w:date="2026-09-25T20:04:00Z" w16du:dateUtc="2026-09-26T00:04:00Z"/>
        </w:rPr>
      </w:pPr>
      <w:ins w:id="401" w:author="Jill Guild" w:date="2026-09-25T20:04:00Z" w16du:dateUtc="2026-09-26T00:04:00Z">
        <w:r>
          <w:rPr>
            <w:b/>
          </w:rPr>
          <w:t xml:space="preserve"> </w:t>
        </w:r>
      </w:ins>
    </w:p>
    <w:p w14:paraId="03238B6F" w14:textId="77777777" w:rsidR="006A37BB" w:rsidRDefault="00485AFF">
      <w:pPr>
        <w:ind w:left="715" w:right="1086"/>
        <w:rPr>
          <w:ins w:id="402" w:author="Jill Guild" w:date="2026-09-25T20:04:00Z" w16du:dateUtc="2026-09-26T00:04:00Z"/>
        </w:rPr>
      </w:pPr>
      <w:ins w:id="403" w:author="Jill Guild" w:date="2026-09-25T20:04:00Z" w16du:dateUtc="2026-09-26T00:04:00Z">
        <w:r w:rsidRPr="00AC314D">
          <w:t>2.1</w:t>
        </w:r>
        <w:r>
          <w:t xml:space="preserve"> </w:t>
        </w:r>
        <w:r>
          <w:tab/>
          <w:t xml:space="preserve">Fife Council will bill, collect and recover all debts for Council Tax purposes in accordance with legislation.  </w:t>
        </w:r>
      </w:ins>
    </w:p>
    <w:p w14:paraId="05A8C9CA" w14:textId="77777777" w:rsidR="006A37BB" w:rsidRDefault="00485AFF">
      <w:pPr>
        <w:spacing w:after="98" w:line="259" w:lineRule="auto"/>
        <w:ind w:left="12" w:firstLine="0"/>
        <w:rPr>
          <w:ins w:id="404" w:author="Jill Guild" w:date="2026-09-25T20:04:00Z" w16du:dateUtc="2026-09-26T00:04:00Z"/>
        </w:rPr>
      </w:pPr>
      <w:ins w:id="405" w:author="Jill Guild" w:date="2026-09-25T20:04:00Z" w16du:dateUtc="2026-09-26T00:04:00Z">
        <w:r>
          <w:t xml:space="preserve"> </w:t>
        </w:r>
      </w:ins>
    </w:p>
    <w:p w14:paraId="37520129" w14:textId="77777777" w:rsidR="006A37BB" w:rsidRDefault="00485AFF">
      <w:pPr>
        <w:tabs>
          <w:tab w:val="center" w:pos="5091"/>
        </w:tabs>
        <w:ind w:left="-3" w:firstLine="0"/>
        <w:rPr>
          <w:ins w:id="406" w:author="Jill Guild" w:date="2026-09-25T20:04:00Z" w16du:dateUtc="2026-09-26T00:04:00Z"/>
        </w:rPr>
      </w:pPr>
      <w:ins w:id="407" w:author="Jill Guild" w:date="2026-09-25T20:04:00Z" w16du:dateUtc="2026-09-26T00:04:00Z">
        <w:r w:rsidRPr="00AC314D">
          <w:t>2.2</w:t>
        </w:r>
        <w:r>
          <w:t xml:space="preserve"> </w:t>
        </w:r>
        <w:r>
          <w:tab/>
          <w:t xml:space="preserve">Demand notices and revised notices will be issued in accordance with regulations.  </w:t>
        </w:r>
      </w:ins>
    </w:p>
    <w:p w14:paraId="600343E5" w14:textId="77777777" w:rsidR="006A37BB" w:rsidRDefault="00485AFF">
      <w:pPr>
        <w:spacing w:after="98" w:line="259" w:lineRule="auto"/>
        <w:ind w:left="12" w:firstLine="0"/>
        <w:rPr>
          <w:ins w:id="408" w:author="Jill Guild" w:date="2026-09-25T20:04:00Z" w16du:dateUtc="2026-09-26T00:04:00Z"/>
        </w:rPr>
      </w:pPr>
      <w:ins w:id="409" w:author="Jill Guild" w:date="2026-09-25T20:04:00Z" w16du:dateUtc="2026-09-26T00:04:00Z">
        <w:r>
          <w:t xml:space="preserve"> </w:t>
        </w:r>
      </w:ins>
    </w:p>
    <w:p w14:paraId="78509A14" w14:textId="77777777" w:rsidR="006A37BB" w:rsidRDefault="00485AFF">
      <w:pPr>
        <w:ind w:left="715" w:right="1086"/>
        <w:rPr>
          <w:ins w:id="410" w:author="Jill Guild" w:date="2026-09-25T20:04:00Z" w16du:dateUtc="2026-09-26T00:04:00Z"/>
        </w:rPr>
      </w:pPr>
      <w:ins w:id="411" w:author="Jill Guild" w:date="2026-09-25T20:04:00Z" w16du:dateUtc="2026-09-26T00:04:00Z">
        <w:r w:rsidRPr="00AC314D">
          <w:t>2.3</w:t>
        </w:r>
        <w:r>
          <w:t xml:space="preserve"> </w:t>
        </w:r>
        <w:r>
          <w:tab/>
          <w:t xml:space="preserve">Each financial year a recovery timetable will be created detailing the relevant dates reminders will be produced.  </w:t>
        </w:r>
      </w:ins>
    </w:p>
    <w:p w14:paraId="4733F510" w14:textId="77777777" w:rsidR="006A37BB" w:rsidRDefault="00485AFF">
      <w:pPr>
        <w:spacing w:after="0" w:line="259" w:lineRule="auto"/>
        <w:ind w:left="12" w:right="-42" w:firstLine="0"/>
        <w:jc w:val="both"/>
        <w:rPr>
          <w:ins w:id="412" w:author="Jill Guild" w:date="2026-09-25T20:04:00Z" w16du:dateUtc="2026-09-26T00:04:00Z"/>
        </w:rPr>
      </w:pPr>
      <w:ins w:id="413" w:author="Jill Guild" w:date="2026-09-25T20:04:00Z" w16du:dateUtc="2026-09-26T00:04:00Z">
        <w:r>
          <w:rPr>
            <w:b/>
          </w:rPr>
          <w:t xml:space="preserve">                                                                                                                                                                   </w:t>
        </w:r>
      </w:ins>
    </w:p>
    <w:p w14:paraId="2F4D5422" w14:textId="77777777" w:rsidR="006A37BB" w:rsidRDefault="00485AFF">
      <w:pPr>
        <w:ind w:left="-3" w:right="1479" w:firstLine="0"/>
        <w:rPr>
          <w:ins w:id="414" w:author="Jill Guild" w:date="2026-09-25T20:04:00Z" w16du:dateUtc="2026-09-26T00:04:00Z"/>
        </w:rPr>
      </w:pPr>
      <w:ins w:id="415" w:author="Jill Guild" w:date="2026-09-25T20:04:00Z" w16du:dateUtc="2026-09-26T00:04:00Z">
        <w:r w:rsidRPr="00AC314D">
          <w:t>2.4</w:t>
        </w:r>
        <w:r>
          <w:rPr>
            <w:b/>
          </w:rPr>
          <w:t xml:space="preserve"> </w:t>
        </w:r>
        <w:r>
          <w:rPr>
            <w:b/>
          </w:rPr>
          <w:tab/>
        </w:r>
        <w:r>
          <w:t xml:space="preserve">Overdue notices shall be run any day after the instalment due date in  </w:t>
        </w:r>
        <w:r>
          <w:tab/>
        </w:r>
        <w:r w:rsidR="00AC314D">
          <w:tab/>
        </w:r>
        <w:r w:rsidR="00AC314D">
          <w:tab/>
        </w:r>
        <w:r>
          <w:t xml:space="preserve">accordance with legislation.    </w:t>
        </w:r>
      </w:ins>
    </w:p>
    <w:p w14:paraId="44A176B7" w14:textId="77777777" w:rsidR="006A37BB" w:rsidRDefault="00485AFF">
      <w:pPr>
        <w:spacing w:after="98" w:line="259" w:lineRule="auto"/>
        <w:ind w:left="12" w:firstLine="0"/>
        <w:rPr>
          <w:ins w:id="416" w:author="Jill Guild" w:date="2026-09-25T20:04:00Z" w16du:dateUtc="2026-09-26T00:04:00Z"/>
        </w:rPr>
      </w:pPr>
      <w:ins w:id="417" w:author="Jill Guild" w:date="2026-09-25T20:04:00Z" w16du:dateUtc="2026-09-26T00:04:00Z">
        <w:r>
          <w:t xml:space="preserve"> </w:t>
        </w:r>
      </w:ins>
    </w:p>
    <w:p w14:paraId="01542692" w14:textId="77777777" w:rsidR="006A37BB" w:rsidRDefault="00485AFF">
      <w:pPr>
        <w:ind w:left="715" w:right="1086"/>
        <w:rPr>
          <w:ins w:id="418" w:author="Jill Guild" w:date="2026-09-25T20:04:00Z" w16du:dateUtc="2026-09-26T00:04:00Z"/>
        </w:rPr>
      </w:pPr>
      <w:ins w:id="419" w:author="Jill Guild" w:date="2026-09-25T20:04:00Z" w16du:dateUtc="2026-09-26T00:04:00Z">
        <w:r w:rsidRPr="00AC314D">
          <w:t>2.5</w:t>
        </w:r>
        <w:r>
          <w:rPr>
            <w:b/>
          </w:rPr>
          <w:t xml:space="preserve"> </w:t>
        </w:r>
        <w:r>
          <w:rPr>
            <w:b/>
          </w:rPr>
          <w:tab/>
        </w:r>
        <w:r>
          <w:t xml:space="preserve">If an overdue notice is not paid in full by the due date a petition and a full list of   debtors will be taken to the appropriate court and signed by a Sheriff authorising a 10% statutory penalty which is added to the outstanding balance.  Summary Warrant reminders will then be issued to the customer detailing the total amount due including the penalty. </w:t>
        </w:r>
      </w:ins>
    </w:p>
    <w:p w14:paraId="14586B96" w14:textId="77777777" w:rsidR="006A37BB" w:rsidRDefault="00485AFF">
      <w:pPr>
        <w:spacing w:after="98" w:line="259" w:lineRule="auto"/>
        <w:ind w:left="12" w:firstLine="0"/>
        <w:rPr>
          <w:ins w:id="420" w:author="Jill Guild" w:date="2026-09-25T20:04:00Z" w16du:dateUtc="2026-09-26T00:04:00Z"/>
        </w:rPr>
      </w:pPr>
      <w:ins w:id="421" w:author="Jill Guild" w:date="2026-09-25T20:04:00Z" w16du:dateUtc="2026-09-26T00:04:00Z">
        <w:r>
          <w:t xml:space="preserve"> </w:t>
        </w:r>
      </w:ins>
    </w:p>
    <w:p w14:paraId="1F2403FB" w14:textId="77777777" w:rsidR="006A37BB" w:rsidRDefault="00AC314D">
      <w:pPr>
        <w:ind w:left="715" w:right="1086"/>
        <w:rPr>
          <w:ins w:id="422" w:author="Jill Guild" w:date="2026-09-25T20:04:00Z" w16du:dateUtc="2026-09-26T00:04:00Z"/>
        </w:rPr>
      </w:pPr>
      <w:ins w:id="423" w:author="Jill Guild" w:date="2026-09-25T20:04:00Z" w16du:dateUtc="2026-09-26T00:04:00Z">
        <w:r>
          <w:t>2.6</w:t>
        </w:r>
        <w:r w:rsidR="00485AFF">
          <w:t xml:space="preserve"> </w:t>
        </w:r>
        <w:r w:rsidR="00485AFF">
          <w:tab/>
        </w:r>
        <w:r>
          <w:t>If the amount is not paid in full or a suitable repayment arrangement made then Fife Council may either take deductions from certain state benefits to clear the debt or the Sheriff Officer can enforce one of the diligences available to them e.g. earnings or bank arrestment</w:t>
        </w:r>
        <w:r w:rsidR="00485AFF">
          <w:t xml:space="preserve">. </w:t>
        </w:r>
      </w:ins>
    </w:p>
    <w:p w14:paraId="43B972C9" w14:textId="77777777" w:rsidR="006A37BB" w:rsidRDefault="00485AFF">
      <w:pPr>
        <w:spacing w:after="0" w:line="259" w:lineRule="auto"/>
        <w:ind w:left="12" w:firstLine="0"/>
        <w:rPr>
          <w:ins w:id="424" w:author="Jill Guild" w:date="2026-09-25T20:04:00Z" w16du:dateUtc="2026-09-26T00:04:00Z"/>
        </w:rPr>
      </w:pPr>
      <w:ins w:id="425" w:author="Jill Guild" w:date="2026-09-25T20:04:00Z" w16du:dateUtc="2026-09-26T00:04:00Z">
        <w:r>
          <w:t xml:space="preserve"> </w:t>
        </w:r>
      </w:ins>
    </w:p>
    <w:p w14:paraId="3C756CDD" w14:textId="77777777" w:rsidR="006A37BB" w:rsidRDefault="00485AFF">
      <w:pPr>
        <w:ind w:left="715" w:right="1086"/>
        <w:rPr>
          <w:ins w:id="426" w:author="Jill Guild" w:date="2026-09-25T20:04:00Z" w16du:dateUtc="2026-09-26T00:04:00Z"/>
        </w:rPr>
      </w:pPr>
      <w:ins w:id="427" w:author="Jill Guild" w:date="2026-09-25T20:04:00Z" w16du:dateUtc="2026-09-26T00:04:00Z">
        <w:r w:rsidRPr="00AC314D">
          <w:t>2.7</w:t>
        </w:r>
        <w:r>
          <w:rPr>
            <w:b/>
          </w:rPr>
          <w:tab/>
        </w:r>
        <w:r>
          <w:t xml:space="preserve">On receipt of any of the above reminders from Fife Council or Sheriff Officers a debtor can contact the team to make arrangement for payment of any balance or to notify of any discrepancies. </w:t>
        </w:r>
      </w:ins>
    </w:p>
    <w:p w14:paraId="7FDE225D" w14:textId="77777777" w:rsidR="006A37BB" w:rsidRDefault="00485AFF">
      <w:pPr>
        <w:spacing w:after="98" w:line="259" w:lineRule="auto"/>
        <w:ind w:left="12" w:firstLine="0"/>
        <w:rPr>
          <w:ins w:id="428" w:author="Jill Guild" w:date="2026-09-25T20:04:00Z" w16du:dateUtc="2026-09-26T00:04:00Z"/>
        </w:rPr>
      </w:pPr>
      <w:ins w:id="429" w:author="Jill Guild" w:date="2026-09-25T20:04:00Z" w16du:dateUtc="2026-09-26T00:04:00Z">
        <w:r>
          <w:t xml:space="preserve"> </w:t>
        </w:r>
      </w:ins>
    </w:p>
    <w:p w14:paraId="07D93FF3" w14:textId="77777777" w:rsidR="006A37BB" w:rsidRDefault="00485AFF">
      <w:pPr>
        <w:ind w:left="715" w:right="1086"/>
        <w:rPr>
          <w:ins w:id="430" w:author="Jill Guild" w:date="2026-09-25T20:04:00Z" w16du:dateUtc="2026-09-26T00:04:00Z"/>
        </w:rPr>
      </w:pPr>
      <w:ins w:id="431" w:author="Jill Guild" w:date="2026-09-25T20:04:00Z" w16du:dateUtc="2026-09-26T00:04:00Z">
        <w:r>
          <w:br w:type="page"/>
        </w:r>
      </w:ins>
    </w:p>
    <w:p w14:paraId="347711FD" w14:textId="77777777" w:rsidR="006A37BB" w:rsidRDefault="00485AFF">
      <w:pPr>
        <w:ind w:left="-3" w:right="1086" w:firstLine="0"/>
        <w:rPr>
          <w:ins w:id="432" w:author="Jill Guild" w:date="2026-09-25T20:04:00Z" w16du:dateUtc="2026-09-26T00:04:00Z"/>
        </w:rPr>
      </w:pPr>
      <w:ins w:id="433" w:author="Jill Guild" w:date="2026-09-25T20:04:00Z" w16du:dateUtc="2026-09-26T00:04:00Z">
        <w:r>
          <w:t>Appendix 2</w:t>
        </w:r>
      </w:ins>
    </w:p>
    <w:p w14:paraId="56F9E00A" w14:textId="77777777" w:rsidR="006A37BB" w:rsidRDefault="00485AFF">
      <w:pPr>
        <w:spacing w:after="98" w:line="259" w:lineRule="auto"/>
        <w:ind w:left="12" w:firstLine="0"/>
        <w:rPr>
          <w:ins w:id="434" w:author="Jill Guild" w:date="2026-09-25T20:04:00Z" w16du:dateUtc="2026-09-26T00:04:00Z"/>
        </w:rPr>
      </w:pPr>
      <w:ins w:id="435" w:author="Jill Guild" w:date="2026-09-25T20:04:00Z" w16du:dateUtc="2026-09-26T00:04:00Z">
        <w:r>
          <w:rPr>
            <w:b/>
          </w:rPr>
          <w:t xml:space="preserve"> </w:t>
        </w:r>
      </w:ins>
    </w:p>
    <w:p w14:paraId="4B14C443" w14:textId="77777777" w:rsidR="006A37BB" w:rsidRDefault="00485AFF">
      <w:pPr>
        <w:spacing w:after="98" w:line="259" w:lineRule="auto"/>
        <w:ind w:left="12" w:firstLine="0"/>
        <w:rPr>
          <w:ins w:id="436" w:author="Jill Guild" w:date="2026-09-25T20:04:00Z" w16du:dateUtc="2026-09-26T00:04:00Z"/>
        </w:rPr>
      </w:pPr>
      <w:ins w:id="437" w:author="Jill Guild" w:date="2026-09-25T20:04:00Z" w16du:dateUtc="2026-09-26T00:04:00Z">
        <w:r>
          <w:rPr>
            <w:b/>
          </w:rPr>
          <w:t xml:space="preserve"> </w:t>
        </w:r>
      </w:ins>
    </w:p>
    <w:p w14:paraId="76BA1601" w14:textId="77777777" w:rsidR="00AC314D" w:rsidRDefault="00AC314D">
      <w:pPr>
        <w:pStyle w:val="Heading1"/>
        <w:ind w:left="2857" w:right="0"/>
        <w:rPr>
          <w:ins w:id="438" w:author="Jill Guild" w:date="2026-09-25T20:04:00Z" w16du:dateUtc="2026-09-26T00:04:00Z"/>
        </w:rPr>
      </w:pPr>
      <w:ins w:id="439" w:author="Jill Guild" w:date="2026-09-25T20:04:00Z" w16du:dateUtc="2026-09-26T00:04:00Z">
        <w:r>
          <w:t xml:space="preserve">                   </w:t>
        </w:r>
        <w:r w:rsidR="00485AFF">
          <w:t xml:space="preserve">FIFE COUNCIL                             </w:t>
        </w:r>
      </w:ins>
    </w:p>
    <w:p w14:paraId="5BEB1222" w14:textId="77777777" w:rsidR="006A37BB" w:rsidRDefault="00485AFF">
      <w:pPr>
        <w:pStyle w:val="Heading1"/>
        <w:ind w:left="2857" w:right="0"/>
        <w:rPr>
          <w:ins w:id="440" w:author="Jill Guild" w:date="2026-09-25T20:04:00Z" w16du:dateUtc="2026-09-26T00:04:00Z"/>
        </w:rPr>
      </w:pPr>
      <w:ins w:id="441" w:author="Jill Guild" w:date="2026-09-25T20:04:00Z" w16du:dateUtc="2026-09-26T00:04:00Z">
        <w:r>
          <w:t xml:space="preserve">RECOVERY OF </w:t>
        </w:r>
        <w:r w:rsidR="00AC4DF2">
          <w:t>BUSINESS</w:t>
        </w:r>
        <w:r>
          <w:t xml:space="preserve"> RATES  </w:t>
        </w:r>
      </w:ins>
    </w:p>
    <w:p w14:paraId="6423803C" w14:textId="77777777" w:rsidR="006A37BB" w:rsidRDefault="00485AFF">
      <w:pPr>
        <w:spacing w:after="0" w:line="259" w:lineRule="auto"/>
        <w:ind w:left="732" w:firstLine="0"/>
        <w:rPr>
          <w:ins w:id="442" w:author="Jill Guild" w:date="2026-09-25T20:04:00Z" w16du:dateUtc="2026-09-26T00:04:00Z"/>
        </w:rPr>
      </w:pPr>
      <w:ins w:id="443" w:author="Jill Guild" w:date="2026-09-25T20:04:00Z" w16du:dateUtc="2026-09-26T00:04:00Z">
        <w:r>
          <w:rPr>
            <w:b/>
          </w:rPr>
          <w:t xml:space="preserve"> </w:t>
        </w:r>
      </w:ins>
    </w:p>
    <w:p w14:paraId="40FB6E7D" w14:textId="77777777" w:rsidR="006A37BB" w:rsidRDefault="00485AFF">
      <w:pPr>
        <w:pStyle w:val="Heading2"/>
        <w:tabs>
          <w:tab w:val="center" w:pos="1652"/>
        </w:tabs>
        <w:ind w:left="-3" w:right="0" w:firstLine="0"/>
        <w:rPr>
          <w:ins w:id="444" w:author="Jill Guild" w:date="2026-09-25T20:04:00Z" w16du:dateUtc="2026-09-26T00:04:00Z"/>
        </w:rPr>
      </w:pPr>
      <w:ins w:id="445" w:author="Jill Guild" w:date="2026-09-25T20:04:00Z" w16du:dateUtc="2026-09-26T00:04:00Z">
        <w:r>
          <w:t xml:space="preserve">1.0 </w:t>
        </w:r>
        <w:r>
          <w:tab/>
          <w:t xml:space="preserve">INTRODUCTION </w:t>
        </w:r>
      </w:ins>
    </w:p>
    <w:p w14:paraId="08CA9272" w14:textId="77777777" w:rsidR="006A37BB" w:rsidRDefault="00485AFF">
      <w:pPr>
        <w:spacing w:after="98" w:line="259" w:lineRule="auto"/>
        <w:ind w:left="732" w:firstLine="0"/>
        <w:rPr>
          <w:ins w:id="446" w:author="Jill Guild" w:date="2026-09-25T20:04:00Z" w16du:dateUtc="2026-09-26T00:04:00Z"/>
        </w:rPr>
      </w:pPr>
      <w:ins w:id="447" w:author="Jill Guild" w:date="2026-09-25T20:04:00Z" w16du:dateUtc="2026-09-26T00:04:00Z">
        <w:r>
          <w:rPr>
            <w:b/>
          </w:rPr>
          <w:t xml:space="preserve"> </w:t>
        </w:r>
      </w:ins>
    </w:p>
    <w:p w14:paraId="5E60DB81" w14:textId="77777777" w:rsidR="006A37BB" w:rsidRDefault="00485AFF">
      <w:pPr>
        <w:ind w:left="715" w:right="1086"/>
        <w:rPr>
          <w:ins w:id="448" w:author="Jill Guild" w:date="2026-09-25T20:04:00Z" w16du:dateUtc="2026-09-26T00:04:00Z"/>
        </w:rPr>
      </w:pPr>
      <w:ins w:id="449" w:author="Jill Guild" w:date="2026-09-25T20:04:00Z" w16du:dateUtc="2026-09-26T00:04:00Z">
        <w:r>
          <w:t xml:space="preserve">1.1 </w:t>
        </w:r>
        <w:r>
          <w:tab/>
        </w:r>
        <w:r w:rsidR="00AC4DF2">
          <w:t>Business (Non Domestic)</w:t>
        </w:r>
        <w:r>
          <w:t xml:space="preserve"> Rates is a tax levied on business properties which Fife Council statutorily administers on behalf on the Scottish Government.</w:t>
        </w:r>
        <w:r>
          <w:rPr>
            <w:color w:val="C0504D"/>
          </w:rPr>
          <w:t xml:space="preserve"> </w:t>
        </w:r>
        <w:r>
          <w:t xml:space="preserve"> </w:t>
        </w:r>
      </w:ins>
    </w:p>
    <w:p w14:paraId="44D1D7A1" w14:textId="77777777" w:rsidR="006A37BB" w:rsidRDefault="00485AFF">
      <w:pPr>
        <w:spacing w:after="98" w:line="259" w:lineRule="auto"/>
        <w:ind w:left="12" w:firstLine="0"/>
        <w:rPr>
          <w:ins w:id="450" w:author="Jill Guild" w:date="2026-09-25T20:04:00Z" w16du:dateUtc="2026-09-26T00:04:00Z"/>
        </w:rPr>
      </w:pPr>
      <w:ins w:id="451" w:author="Jill Guild" w:date="2026-09-25T20:04:00Z" w16du:dateUtc="2026-09-26T00:04:00Z">
        <w:r>
          <w:t xml:space="preserve"> </w:t>
        </w:r>
      </w:ins>
    </w:p>
    <w:p w14:paraId="414A0751" w14:textId="77777777" w:rsidR="006A37BB" w:rsidRDefault="00485AFF">
      <w:pPr>
        <w:ind w:left="715" w:right="1086"/>
        <w:rPr>
          <w:ins w:id="452" w:author="Jill Guild" w:date="2026-09-25T20:04:00Z" w16du:dateUtc="2026-09-26T00:04:00Z"/>
        </w:rPr>
      </w:pPr>
      <w:ins w:id="453" w:author="Jill Guild" w:date="2026-09-25T20:04:00Z" w16du:dateUtc="2026-09-26T00:04:00Z">
        <w:r>
          <w:t xml:space="preserve">1.2 </w:t>
        </w:r>
        <w:r>
          <w:tab/>
          <w:t xml:space="preserve">Billing is carried out annually in April and monthly thereafter.  Bills contain all statutory data together with details of common reliefs’ available and promotional information.   </w:t>
        </w:r>
      </w:ins>
    </w:p>
    <w:p w14:paraId="5007815F" w14:textId="77777777" w:rsidR="006A37BB" w:rsidRDefault="00485AFF">
      <w:pPr>
        <w:spacing w:after="98" w:line="259" w:lineRule="auto"/>
        <w:ind w:left="12" w:firstLine="0"/>
        <w:rPr>
          <w:ins w:id="454" w:author="Jill Guild" w:date="2026-09-25T20:04:00Z" w16du:dateUtc="2026-09-26T00:04:00Z"/>
        </w:rPr>
      </w:pPr>
      <w:ins w:id="455" w:author="Jill Guild" w:date="2026-09-25T20:04:00Z" w16du:dateUtc="2026-09-26T00:04:00Z">
        <w:r>
          <w:rPr>
            <w:color w:val="C0504D"/>
          </w:rPr>
          <w:t xml:space="preserve"> </w:t>
        </w:r>
      </w:ins>
    </w:p>
    <w:p w14:paraId="4AFAF646" w14:textId="77777777" w:rsidR="006A37BB" w:rsidRDefault="00485AFF">
      <w:pPr>
        <w:ind w:left="715" w:right="1086"/>
        <w:rPr>
          <w:ins w:id="456" w:author="Jill Guild" w:date="2026-09-25T20:04:00Z" w16du:dateUtc="2026-09-26T00:04:00Z"/>
        </w:rPr>
      </w:pPr>
      <w:ins w:id="457" w:author="Jill Guild" w:date="2026-09-25T20:04:00Z" w16du:dateUtc="2026-09-26T00:04:00Z">
        <w:r>
          <w:t xml:space="preserve">1.3 </w:t>
        </w:r>
        <w:r>
          <w:tab/>
          <w:t xml:space="preserve">Non-Domestic Rates will be administered and collected using the guidance set out in the legislation as detailed in Local Government Scotland Act 1947. </w:t>
        </w:r>
      </w:ins>
    </w:p>
    <w:p w14:paraId="18C6B053" w14:textId="77777777" w:rsidR="006A37BB" w:rsidRDefault="00485AFF">
      <w:pPr>
        <w:spacing w:after="98" w:line="259" w:lineRule="auto"/>
        <w:ind w:left="12" w:firstLine="0"/>
        <w:rPr>
          <w:ins w:id="458" w:author="Jill Guild" w:date="2026-09-25T20:04:00Z" w16du:dateUtc="2026-09-26T00:04:00Z"/>
        </w:rPr>
      </w:pPr>
      <w:ins w:id="459" w:author="Jill Guild" w:date="2026-09-25T20:04:00Z" w16du:dateUtc="2026-09-26T00:04:00Z">
        <w:r>
          <w:t xml:space="preserve"> </w:t>
        </w:r>
      </w:ins>
    </w:p>
    <w:p w14:paraId="19673247" w14:textId="77777777" w:rsidR="006A37BB" w:rsidRDefault="00485AFF">
      <w:pPr>
        <w:spacing w:after="98" w:line="259" w:lineRule="auto"/>
        <w:ind w:left="12" w:firstLine="0"/>
        <w:rPr>
          <w:ins w:id="460" w:author="Jill Guild" w:date="2026-09-25T20:04:00Z" w16du:dateUtc="2026-09-26T00:04:00Z"/>
        </w:rPr>
      </w:pPr>
      <w:ins w:id="461" w:author="Jill Guild" w:date="2026-09-25T20:04:00Z" w16du:dateUtc="2026-09-26T00:04:00Z">
        <w:r>
          <w:rPr>
            <w:b/>
          </w:rPr>
          <w:t xml:space="preserve"> </w:t>
        </w:r>
      </w:ins>
    </w:p>
    <w:p w14:paraId="27008445" w14:textId="77777777" w:rsidR="006A37BB" w:rsidRDefault="00485AFF">
      <w:pPr>
        <w:pStyle w:val="Heading2"/>
        <w:tabs>
          <w:tab w:val="center" w:pos="2340"/>
        </w:tabs>
        <w:ind w:left="-3" w:right="0" w:firstLine="0"/>
        <w:rPr>
          <w:ins w:id="462" w:author="Jill Guild" w:date="2026-09-25T20:04:00Z" w16du:dateUtc="2026-09-26T00:04:00Z"/>
        </w:rPr>
      </w:pPr>
      <w:ins w:id="463" w:author="Jill Guild" w:date="2026-09-25T20:04:00Z" w16du:dateUtc="2026-09-26T00:04:00Z">
        <w:r>
          <w:t xml:space="preserve">2.0 </w:t>
        </w:r>
        <w:r>
          <w:tab/>
          <w:t xml:space="preserve">COLLECTION &amp; RECOVERY </w:t>
        </w:r>
      </w:ins>
    </w:p>
    <w:p w14:paraId="59DF0090" w14:textId="77777777" w:rsidR="006A37BB" w:rsidRDefault="00485AFF">
      <w:pPr>
        <w:spacing w:after="98" w:line="259" w:lineRule="auto"/>
        <w:ind w:left="12" w:firstLine="0"/>
        <w:rPr>
          <w:ins w:id="464" w:author="Jill Guild" w:date="2026-09-25T20:04:00Z" w16du:dateUtc="2026-09-26T00:04:00Z"/>
        </w:rPr>
      </w:pPr>
      <w:ins w:id="465" w:author="Jill Guild" w:date="2026-09-25T20:04:00Z" w16du:dateUtc="2026-09-26T00:04:00Z">
        <w:r>
          <w:rPr>
            <w:b/>
          </w:rPr>
          <w:t xml:space="preserve"> </w:t>
        </w:r>
      </w:ins>
    </w:p>
    <w:p w14:paraId="5B2588AD" w14:textId="77777777" w:rsidR="006A37BB" w:rsidRDefault="00485AFF">
      <w:pPr>
        <w:tabs>
          <w:tab w:val="center" w:pos="5091"/>
        </w:tabs>
        <w:ind w:left="-3" w:firstLine="0"/>
        <w:rPr>
          <w:ins w:id="466" w:author="Jill Guild" w:date="2026-09-25T20:04:00Z" w16du:dateUtc="2026-09-26T00:04:00Z"/>
        </w:rPr>
      </w:pPr>
      <w:ins w:id="467" w:author="Jill Guild" w:date="2026-09-25T20:04:00Z" w16du:dateUtc="2026-09-26T00:04:00Z">
        <w:r>
          <w:t xml:space="preserve">2.1 </w:t>
        </w:r>
        <w:r>
          <w:tab/>
          <w:t xml:space="preserve">Demand notices and revised notices will be issued in accordance with regulations.  </w:t>
        </w:r>
      </w:ins>
    </w:p>
    <w:p w14:paraId="49F9320F" w14:textId="77777777" w:rsidR="006A37BB" w:rsidRDefault="00485AFF">
      <w:pPr>
        <w:spacing w:after="98" w:line="259" w:lineRule="auto"/>
        <w:ind w:left="12" w:firstLine="0"/>
        <w:rPr>
          <w:ins w:id="468" w:author="Jill Guild" w:date="2026-09-25T20:04:00Z" w16du:dateUtc="2026-09-26T00:04:00Z"/>
        </w:rPr>
      </w:pPr>
      <w:ins w:id="469" w:author="Jill Guild" w:date="2026-09-25T20:04:00Z" w16du:dateUtc="2026-09-26T00:04:00Z">
        <w:r>
          <w:t xml:space="preserve"> </w:t>
        </w:r>
      </w:ins>
    </w:p>
    <w:p w14:paraId="780241C9" w14:textId="77777777" w:rsidR="006A37BB" w:rsidRDefault="00485AFF">
      <w:pPr>
        <w:ind w:left="715" w:right="1086"/>
        <w:rPr>
          <w:ins w:id="470" w:author="Jill Guild" w:date="2026-09-25T20:04:00Z" w16du:dateUtc="2026-09-26T00:04:00Z"/>
        </w:rPr>
      </w:pPr>
      <w:ins w:id="471" w:author="Jill Guild" w:date="2026-09-25T20:04:00Z" w16du:dateUtc="2026-09-26T00:04:00Z">
        <w:r>
          <w:t xml:space="preserve">2.2   Each financial year a recovery timetable will be created detailing the relevant dates reminders will be produced.  </w:t>
        </w:r>
      </w:ins>
    </w:p>
    <w:p w14:paraId="09A2C225" w14:textId="77777777" w:rsidR="006A37BB" w:rsidRDefault="00485AFF">
      <w:pPr>
        <w:spacing w:after="98" w:line="259" w:lineRule="auto"/>
        <w:ind w:left="12" w:firstLine="0"/>
        <w:rPr>
          <w:ins w:id="472" w:author="Jill Guild" w:date="2026-09-25T20:04:00Z" w16du:dateUtc="2026-09-26T00:04:00Z"/>
        </w:rPr>
      </w:pPr>
      <w:ins w:id="473" w:author="Jill Guild" w:date="2026-09-25T20:04:00Z" w16du:dateUtc="2026-09-26T00:04:00Z">
        <w:r>
          <w:t xml:space="preserve"> </w:t>
        </w:r>
      </w:ins>
    </w:p>
    <w:p w14:paraId="43FEBE50" w14:textId="77777777" w:rsidR="006A37BB" w:rsidRDefault="00485AFF">
      <w:pPr>
        <w:tabs>
          <w:tab w:val="center" w:pos="3920"/>
        </w:tabs>
        <w:ind w:left="-3" w:firstLine="0"/>
        <w:rPr>
          <w:ins w:id="474" w:author="Jill Guild" w:date="2026-09-25T20:04:00Z" w16du:dateUtc="2026-09-26T00:04:00Z"/>
        </w:rPr>
      </w:pPr>
      <w:ins w:id="475" w:author="Jill Guild" w:date="2026-09-25T20:04:00Z" w16du:dateUtc="2026-09-26T00:04:00Z">
        <w:r>
          <w:t xml:space="preserve">2.3 </w:t>
        </w:r>
        <w:r>
          <w:tab/>
          <w:t xml:space="preserve"> Overdue notices shall be run in accordance with legislation.    </w:t>
        </w:r>
      </w:ins>
    </w:p>
    <w:p w14:paraId="1ED7D7BC" w14:textId="77777777" w:rsidR="006A37BB" w:rsidRDefault="00485AFF">
      <w:pPr>
        <w:spacing w:after="98" w:line="259" w:lineRule="auto"/>
        <w:ind w:left="12" w:firstLine="0"/>
        <w:rPr>
          <w:ins w:id="476" w:author="Jill Guild" w:date="2026-09-25T20:04:00Z" w16du:dateUtc="2026-09-26T00:04:00Z"/>
        </w:rPr>
      </w:pPr>
      <w:ins w:id="477" w:author="Jill Guild" w:date="2026-09-25T20:04:00Z" w16du:dateUtc="2026-09-26T00:04:00Z">
        <w:r>
          <w:rPr>
            <w:b/>
          </w:rPr>
          <w:t xml:space="preserve"> </w:t>
        </w:r>
      </w:ins>
    </w:p>
    <w:p w14:paraId="597C0483" w14:textId="77777777" w:rsidR="006A37BB" w:rsidRDefault="00485AFF">
      <w:pPr>
        <w:ind w:left="715" w:right="1086"/>
        <w:rPr>
          <w:ins w:id="478" w:author="Jill Guild" w:date="2026-09-25T20:04:00Z" w16du:dateUtc="2026-09-26T00:04:00Z"/>
        </w:rPr>
      </w:pPr>
      <w:ins w:id="479" w:author="Jill Guild" w:date="2026-09-25T20:04:00Z" w16du:dateUtc="2026-09-26T00:04:00Z">
        <w:r>
          <w:t xml:space="preserve">2.4  </w:t>
        </w:r>
        <w:r>
          <w:tab/>
          <w:t xml:space="preserve">If an overdue notice is not paid in full by the due date a petition and a full list of debtors will be taken to the appropriate court and signed by a Sheriff authorising a 10% statutory penalty which is added to the outstanding balance.  Summary Warrant reminders will then be issued to the customer detailing the total amount due including the penalty. </w:t>
        </w:r>
      </w:ins>
    </w:p>
    <w:p w14:paraId="05C5FECB" w14:textId="77777777" w:rsidR="006A37BB" w:rsidRDefault="00485AFF">
      <w:pPr>
        <w:spacing w:after="98" w:line="259" w:lineRule="auto"/>
        <w:ind w:left="732" w:firstLine="0"/>
        <w:rPr>
          <w:ins w:id="480" w:author="Jill Guild" w:date="2026-09-25T20:04:00Z" w16du:dateUtc="2026-09-26T00:04:00Z"/>
        </w:rPr>
      </w:pPr>
      <w:ins w:id="481" w:author="Jill Guild" w:date="2026-09-25T20:04:00Z" w16du:dateUtc="2026-09-26T00:04:00Z">
        <w:r>
          <w:t xml:space="preserve"> </w:t>
        </w:r>
      </w:ins>
    </w:p>
    <w:p w14:paraId="17CC6620" w14:textId="77777777" w:rsidR="006A37BB" w:rsidRDefault="00485AFF">
      <w:pPr>
        <w:ind w:left="715" w:right="1086"/>
        <w:rPr>
          <w:ins w:id="482" w:author="Jill Guild" w:date="2026-09-25T20:04:00Z" w16du:dateUtc="2026-09-26T00:04:00Z"/>
        </w:rPr>
      </w:pPr>
      <w:ins w:id="483" w:author="Jill Guild" w:date="2026-09-25T20:04:00Z" w16du:dateUtc="2026-09-26T00:04:00Z">
        <w:r>
          <w:t xml:space="preserve">2.5 </w:t>
        </w:r>
        <w:r>
          <w:tab/>
          <w:t>If the Summary Warrant notice is not paid in full a pre sheriff notice is issued, thereafter it may be passed to a nominated Sheriff Officer for</w:t>
        </w:r>
        <w:r>
          <w:rPr>
            <w:rFonts w:ascii="Times New Roman" w:eastAsia="Times New Roman" w:hAnsi="Times New Roman" w:cs="Times New Roman"/>
          </w:rPr>
          <w:t xml:space="preserve"> </w:t>
        </w:r>
        <w:r>
          <w:t>collection.</w:t>
        </w:r>
        <w:r>
          <w:rPr>
            <w:rFonts w:ascii="Times New Roman" w:eastAsia="Times New Roman" w:hAnsi="Times New Roman" w:cs="Times New Roman"/>
          </w:rPr>
          <w:t xml:space="preserve">  </w:t>
        </w:r>
        <w:r>
          <w:t xml:space="preserve"> </w:t>
        </w:r>
      </w:ins>
    </w:p>
    <w:p w14:paraId="17768BD4" w14:textId="77777777" w:rsidR="006A37BB" w:rsidRDefault="00485AFF">
      <w:pPr>
        <w:spacing w:after="98" w:line="259" w:lineRule="auto"/>
        <w:ind w:left="12" w:firstLine="0"/>
        <w:rPr>
          <w:ins w:id="484" w:author="Jill Guild" w:date="2026-09-25T20:04:00Z" w16du:dateUtc="2026-09-26T00:04:00Z"/>
        </w:rPr>
      </w:pPr>
      <w:ins w:id="485" w:author="Jill Guild" w:date="2026-09-25T20:04:00Z" w16du:dateUtc="2026-09-26T00:04:00Z">
        <w:r>
          <w:t xml:space="preserve"> </w:t>
        </w:r>
      </w:ins>
    </w:p>
    <w:p w14:paraId="39DF1251" w14:textId="77777777" w:rsidR="006A37BB" w:rsidRDefault="00485AFF">
      <w:pPr>
        <w:ind w:left="715" w:right="1086"/>
        <w:rPr>
          <w:ins w:id="486" w:author="Jill Guild" w:date="2026-09-25T20:04:00Z" w16du:dateUtc="2026-09-26T00:04:00Z"/>
        </w:rPr>
      </w:pPr>
      <w:ins w:id="487" w:author="Jill Guild" w:date="2026-09-25T20:04:00Z" w16du:dateUtc="2026-09-26T00:04:00Z">
        <w:r>
          <w:t xml:space="preserve">2.6 </w:t>
        </w:r>
        <w:r>
          <w:tab/>
          <w:t xml:space="preserve">The Sheriff Officer may enforce payment of the arrears by various forms of diligence available to them e.g. bank arrestment, money attachment, sale of attached goods. </w:t>
        </w:r>
      </w:ins>
    </w:p>
    <w:p w14:paraId="3DCE8026" w14:textId="77777777" w:rsidR="006A37BB" w:rsidRDefault="00485AFF">
      <w:pPr>
        <w:spacing w:after="0" w:line="259" w:lineRule="auto"/>
        <w:ind w:left="12" w:firstLine="0"/>
        <w:rPr>
          <w:ins w:id="488" w:author="Jill Guild" w:date="2026-09-25T20:04:00Z" w16du:dateUtc="2026-09-26T00:04:00Z"/>
        </w:rPr>
      </w:pPr>
      <w:ins w:id="489" w:author="Jill Guild" w:date="2026-09-25T20:04:00Z" w16du:dateUtc="2026-09-26T00:04:00Z">
        <w:r>
          <w:t xml:space="preserve"> </w:t>
        </w:r>
      </w:ins>
    </w:p>
    <w:p w14:paraId="3616F9A9" w14:textId="77777777" w:rsidR="006A37BB" w:rsidRDefault="00485AFF">
      <w:pPr>
        <w:ind w:left="715" w:right="1086"/>
        <w:rPr>
          <w:ins w:id="490" w:author="Jill Guild" w:date="2026-09-25T20:04:00Z" w16du:dateUtc="2026-09-26T00:04:00Z"/>
        </w:rPr>
      </w:pPr>
      <w:ins w:id="491" w:author="Jill Guild" w:date="2026-09-25T20:04:00Z" w16du:dateUtc="2026-09-26T00:04:00Z">
        <w:r>
          <w:t>2.7</w:t>
        </w:r>
        <w:r>
          <w:tab/>
          <w:t xml:space="preserve">The ratepayer or their nominated representative can contact the Council and/or Sheriff Officers at any stage of recovery to enter into a payment plan for repayment of the sum due or to discuss issues in relation to the amount charged.   </w:t>
        </w:r>
      </w:ins>
    </w:p>
    <w:p w14:paraId="2A74A9A7" w14:textId="77777777" w:rsidR="006A37BB" w:rsidRDefault="00485AFF">
      <w:pPr>
        <w:spacing w:after="98" w:line="259" w:lineRule="auto"/>
        <w:ind w:left="12" w:firstLine="0"/>
        <w:rPr>
          <w:ins w:id="492" w:author="Jill Guild" w:date="2026-09-25T20:04:00Z" w16du:dateUtc="2026-09-26T00:04:00Z"/>
        </w:rPr>
      </w:pPr>
      <w:ins w:id="493" w:author="Jill Guild" w:date="2026-09-25T20:04:00Z" w16du:dateUtc="2026-09-26T00:04:00Z">
        <w:r>
          <w:t xml:space="preserve"> </w:t>
        </w:r>
      </w:ins>
    </w:p>
    <w:p w14:paraId="589D3CAA" w14:textId="77777777" w:rsidR="006A37BB" w:rsidRDefault="00485AFF">
      <w:pPr>
        <w:ind w:left="-3" w:right="1086" w:firstLine="0"/>
        <w:rPr>
          <w:ins w:id="494" w:author="Jill Guild" w:date="2026-09-25T20:04:00Z" w16du:dateUtc="2026-09-26T00:04:00Z"/>
        </w:rPr>
      </w:pPr>
      <w:ins w:id="495" w:author="Jill Guild" w:date="2026-09-25T20:04:00Z" w16du:dateUtc="2026-09-26T00:04:00Z">
        <w:r>
          <w:t xml:space="preserve">2.8 </w:t>
        </w:r>
        <w:r>
          <w:tab/>
          <w:t xml:space="preserve">Where the debt is not passed to a Sheriff Officer then debt analysis is carried out to  </w:t>
        </w:r>
        <w:r>
          <w:tab/>
        </w:r>
        <w:r w:rsidR="00AC314D">
          <w:tab/>
        </w:r>
        <w:r>
          <w:t xml:space="preserve">determine the appropriate action required e.g. liquidation, sequestration etc. </w:t>
        </w:r>
      </w:ins>
    </w:p>
    <w:p w14:paraId="232D2D29" w14:textId="77777777" w:rsidR="006A37BB" w:rsidRDefault="00485AFF">
      <w:pPr>
        <w:spacing w:after="98" w:line="259" w:lineRule="auto"/>
        <w:ind w:left="12" w:firstLine="0"/>
        <w:rPr>
          <w:ins w:id="496" w:author="Jill Guild" w:date="2026-09-25T20:04:00Z" w16du:dateUtc="2026-09-26T00:04:00Z"/>
        </w:rPr>
      </w:pPr>
      <w:ins w:id="497" w:author="Jill Guild" w:date="2026-09-25T20:04:00Z" w16du:dateUtc="2026-09-26T00:04:00Z">
        <w:r>
          <w:t xml:space="preserve"> </w:t>
        </w:r>
      </w:ins>
    </w:p>
    <w:p w14:paraId="172A4AD9" w14:textId="77777777" w:rsidR="006A37BB" w:rsidRDefault="00485AFF">
      <w:pPr>
        <w:spacing w:after="98" w:line="259" w:lineRule="auto"/>
        <w:ind w:left="12" w:firstLine="0"/>
        <w:rPr>
          <w:ins w:id="498" w:author="Jill Guild" w:date="2026-09-25T20:04:00Z" w16du:dateUtc="2026-09-26T00:04:00Z"/>
        </w:rPr>
      </w:pPr>
      <w:ins w:id="499" w:author="Jill Guild" w:date="2026-09-25T20:04:00Z" w16du:dateUtc="2026-09-26T00:04:00Z">
        <w:r>
          <w:t xml:space="preserve"> </w:t>
        </w:r>
      </w:ins>
    </w:p>
    <w:p w14:paraId="4C862F36" w14:textId="77777777" w:rsidR="006A37BB" w:rsidRDefault="00485AFF">
      <w:pPr>
        <w:spacing w:after="98" w:line="259" w:lineRule="auto"/>
        <w:ind w:left="12" w:firstLine="0"/>
        <w:rPr>
          <w:ins w:id="500" w:author="Jill Guild" w:date="2026-09-25T20:04:00Z" w16du:dateUtc="2026-09-26T00:04:00Z"/>
        </w:rPr>
      </w:pPr>
      <w:ins w:id="501" w:author="Jill Guild" w:date="2026-09-25T20:04:00Z" w16du:dateUtc="2026-09-26T00:04:00Z">
        <w:r>
          <w:t xml:space="preserve"> </w:t>
        </w:r>
      </w:ins>
    </w:p>
    <w:p w14:paraId="52CE164A" w14:textId="77777777" w:rsidR="006A37BB" w:rsidRDefault="00485AFF">
      <w:pPr>
        <w:spacing w:after="98" w:line="259" w:lineRule="auto"/>
        <w:ind w:left="12" w:firstLine="0"/>
        <w:rPr>
          <w:ins w:id="502" w:author="Jill Guild" w:date="2026-09-25T20:04:00Z" w16du:dateUtc="2026-09-26T00:04:00Z"/>
        </w:rPr>
      </w:pPr>
      <w:ins w:id="503" w:author="Jill Guild" w:date="2026-09-25T20:04:00Z" w16du:dateUtc="2026-09-26T00:04:00Z">
        <w:r>
          <w:t xml:space="preserve"> </w:t>
        </w:r>
      </w:ins>
    </w:p>
    <w:p w14:paraId="4739EF65" w14:textId="77777777" w:rsidR="006A37BB" w:rsidRDefault="00485AFF">
      <w:pPr>
        <w:spacing w:after="98" w:line="259" w:lineRule="auto"/>
        <w:ind w:left="12" w:firstLine="0"/>
        <w:rPr>
          <w:ins w:id="504" w:author="Jill Guild" w:date="2026-09-25T20:04:00Z" w16du:dateUtc="2026-09-26T00:04:00Z"/>
        </w:rPr>
      </w:pPr>
      <w:ins w:id="505" w:author="Jill Guild" w:date="2026-09-25T20:04:00Z" w16du:dateUtc="2026-09-26T00:04:00Z">
        <w:r>
          <w:t xml:space="preserve"> </w:t>
        </w:r>
      </w:ins>
    </w:p>
    <w:p w14:paraId="14A1DFB8" w14:textId="77777777" w:rsidR="006A37BB" w:rsidRDefault="00485AFF">
      <w:pPr>
        <w:spacing w:after="99" w:line="259" w:lineRule="auto"/>
        <w:ind w:left="12" w:firstLine="0"/>
        <w:rPr>
          <w:ins w:id="506" w:author="Jill Guild" w:date="2026-09-25T20:04:00Z" w16du:dateUtc="2026-09-26T00:04:00Z"/>
        </w:rPr>
      </w:pPr>
      <w:ins w:id="507" w:author="Jill Guild" w:date="2026-09-25T20:04:00Z" w16du:dateUtc="2026-09-26T00:04:00Z">
        <w:r>
          <w:t xml:space="preserve"> </w:t>
        </w:r>
      </w:ins>
    </w:p>
    <w:p w14:paraId="21104A25" w14:textId="77777777" w:rsidR="006A37BB" w:rsidRDefault="00485AFF">
      <w:pPr>
        <w:spacing w:after="0" w:line="259" w:lineRule="auto"/>
        <w:ind w:left="12" w:firstLine="0"/>
        <w:rPr>
          <w:ins w:id="508" w:author="Jill Guild" w:date="2026-09-25T20:04:00Z" w16du:dateUtc="2026-09-26T00:04:00Z"/>
        </w:rPr>
      </w:pPr>
      <w:ins w:id="509" w:author="Jill Guild" w:date="2026-09-25T20:04:00Z" w16du:dateUtc="2026-09-26T00:04:00Z">
        <w:r>
          <w:t xml:space="preserve"> </w:t>
        </w:r>
        <w:r>
          <w:br w:type="page"/>
        </w:r>
      </w:ins>
    </w:p>
    <w:p w14:paraId="08F93F0B" w14:textId="77777777" w:rsidR="006A37BB" w:rsidRDefault="00485AFF">
      <w:pPr>
        <w:ind w:left="-3" w:right="1086" w:firstLine="0"/>
        <w:rPr>
          <w:ins w:id="510" w:author="Jill Guild" w:date="2026-09-25T20:04:00Z" w16du:dateUtc="2026-09-26T00:04:00Z"/>
        </w:rPr>
      </w:pPr>
      <w:ins w:id="511" w:author="Jill Guild" w:date="2026-09-25T20:04:00Z" w16du:dateUtc="2026-09-26T00:04:00Z">
        <w:r>
          <w:t>Appendix 3</w:t>
        </w:r>
      </w:ins>
    </w:p>
    <w:p w14:paraId="5CF4350D" w14:textId="77777777" w:rsidR="006A37BB" w:rsidRDefault="00485AFF">
      <w:pPr>
        <w:spacing w:after="98" w:line="259" w:lineRule="auto"/>
        <w:ind w:left="12" w:firstLine="0"/>
        <w:rPr>
          <w:ins w:id="512" w:author="Jill Guild" w:date="2026-09-25T20:04:00Z" w16du:dateUtc="2026-09-26T00:04:00Z"/>
        </w:rPr>
      </w:pPr>
      <w:ins w:id="513" w:author="Jill Guild" w:date="2026-09-25T20:04:00Z" w16du:dateUtc="2026-09-26T00:04:00Z">
        <w:r>
          <w:t xml:space="preserve"> </w:t>
        </w:r>
      </w:ins>
    </w:p>
    <w:p w14:paraId="1FA42C6F" w14:textId="77777777" w:rsidR="006A37BB" w:rsidRDefault="00AC314D">
      <w:pPr>
        <w:spacing w:after="102" w:line="259" w:lineRule="auto"/>
        <w:ind w:left="2902" w:hanging="10"/>
        <w:rPr>
          <w:ins w:id="514" w:author="Jill Guild" w:date="2026-09-25T20:04:00Z" w16du:dateUtc="2026-09-26T00:04:00Z"/>
        </w:rPr>
      </w:pPr>
      <w:ins w:id="515" w:author="Jill Guild" w:date="2026-09-25T20:04:00Z" w16du:dateUtc="2026-09-26T00:04:00Z">
        <w:r>
          <w:rPr>
            <w:b/>
          </w:rPr>
          <w:t xml:space="preserve">              </w:t>
        </w:r>
        <w:r w:rsidR="00485AFF">
          <w:rPr>
            <w:b/>
          </w:rPr>
          <w:t xml:space="preserve">FIFE COUNCIL </w:t>
        </w:r>
      </w:ins>
    </w:p>
    <w:p w14:paraId="784969B3" w14:textId="77777777" w:rsidR="006A37BB" w:rsidRPr="00AC314D" w:rsidRDefault="00485AFF" w:rsidP="00AC314D">
      <w:pPr>
        <w:spacing w:after="98" w:line="259" w:lineRule="auto"/>
        <w:ind w:left="2892" w:firstLine="0"/>
        <w:rPr>
          <w:ins w:id="516" w:author="Jill Guild" w:date="2026-09-25T20:04:00Z" w16du:dateUtc="2026-09-26T00:04:00Z"/>
          <w:b/>
        </w:rPr>
      </w:pPr>
      <w:ins w:id="517" w:author="Jill Guild" w:date="2026-09-25T20:04:00Z" w16du:dateUtc="2026-09-26T00:04:00Z">
        <w:r>
          <w:rPr>
            <w:b/>
          </w:rPr>
          <w:t xml:space="preserve"> </w:t>
        </w:r>
        <w:r w:rsidR="00AC314D">
          <w:t xml:space="preserve">       </w:t>
        </w:r>
        <w:r w:rsidRPr="00AC314D">
          <w:rPr>
            <w:b/>
          </w:rPr>
          <w:t xml:space="preserve">MANAGING RENT DEBT </w:t>
        </w:r>
      </w:ins>
    </w:p>
    <w:p w14:paraId="3368EDE4" w14:textId="77777777" w:rsidR="006A37BB" w:rsidRDefault="00485AFF">
      <w:pPr>
        <w:spacing w:after="136" w:line="259" w:lineRule="auto"/>
        <w:ind w:left="2172" w:firstLine="0"/>
        <w:rPr>
          <w:ins w:id="518" w:author="Jill Guild" w:date="2026-09-25T20:04:00Z" w16du:dateUtc="2026-09-26T00:04:00Z"/>
        </w:rPr>
      </w:pPr>
      <w:ins w:id="519" w:author="Jill Guild" w:date="2026-09-25T20:04:00Z" w16du:dateUtc="2026-09-26T00:04:00Z">
        <w:r>
          <w:rPr>
            <w:b/>
          </w:rPr>
          <w:t xml:space="preserve"> </w:t>
        </w:r>
      </w:ins>
    </w:p>
    <w:p w14:paraId="5B7B1307" w14:textId="77777777" w:rsidR="006A37BB" w:rsidRDefault="00485AFF">
      <w:pPr>
        <w:spacing w:after="64" w:line="259" w:lineRule="auto"/>
        <w:ind w:left="12" w:firstLine="0"/>
        <w:rPr>
          <w:ins w:id="520" w:author="Jill Guild" w:date="2026-09-25T20:04:00Z" w16du:dateUtc="2026-09-26T00:04:00Z"/>
        </w:rPr>
      </w:pPr>
      <w:ins w:id="521" w:author="Jill Guild" w:date="2026-09-25T20:04:00Z" w16du:dateUtc="2026-09-26T00:04:00Z">
        <w:r>
          <w:rPr>
            <w:b/>
            <w:sz w:val="28"/>
          </w:rPr>
          <w:t xml:space="preserve"> </w:t>
        </w:r>
        <w:r>
          <w:rPr>
            <w:b/>
            <w:sz w:val="28"/>
          </w:rPr>
          <w:tab/>
          <w:t xml:space="preserve"> </w:t>
        </w:r>
      </w:ins>
    </w:p>
    <w:p w14:paraId="1B95CD29" w14:textId="77777777" w:rsidR="006A37BB" w:rsidRDefault="00485AFF">
      <w:pPr>
        <w:pStyle w:val="Heading2"/>
        <w:tabs>
          <w:tab w:val="center" w:pos="1652"/>
        </w:tabs>
        <w:ind w:left="-3" w:right="0" w:firstLine="0"/>
        <w:rPr>
          <w:ins w:id="522" w:author="Jill Guild" w:date="2026-09-25T20:04:00Z" w16du:dateUtc="2026-09-26T00:04:00Z"/>
        </w:rPr>
      </w:pPr>
      <w:ins w:id="523" w:author="Jill Guild" w:date="2026-09-25T20:04:00Z" w16du:dateUtc="2026-09-26T00:04:00Z">
        <w:r>
          <w:t xml:space="preserve">1.0 </w:t>
        </w:r>
        <w:r>
          <w:tab/>
          <w:t xml:space="preserve">INTRODUCTION </w:t>
        </w:r>
      </w:ins>
    </w:p>
    <w:p w14:paraId="5CEC5AA9" w14:textId="77777777" w:rsidR="006A37BB" w:rsidRDefault="00485AFF">
      <w:pPr>
        <w:spacing w:after="98" w:line="259" w:lineRule="auto"/>
        <w:ind w:left="12" w:firstLine="0"/>
        <w:rPr>
          <w:ins w:id="524" w:author="Jill Guild" w:date="2026-09-25T20:04:00Z" w16du:dateUtc="2026-09-26T00:04:00Z"/>
        </w:rPr>
      </w:pPr>
      <w:ins w:id="525" w:author="Jill Guild" w:date="2026-09-25T20:04:00Z" w16du:dateUtc="2026-09-26T00:04:00Z">
        <w:r>
          <w:t xml:space="preserve"> </w:t>
        </w:r>
      </w:ins>
    </w:p>
    <w:p w14:paraId="725EEB25" w14:textId="77777777" w:rsidR="006A37BB" w:rsidRDefault="00485AFF">
      <w:pPr>
        <w:tabs>
          <w:tab w:val="center" w:pos="4354"/>
        </w:tabs>
        <w:ind w:left="-3" w:firstLine="0"/>
        <w:rPr>
          <w:ins w:id="526" w:author="Jill Guild" w:date="2026-09-25T20:04:00Z" w16du:dateUtc="2026-09-26T00:04:00Z"/>
        </w:rPr>
      </w:pPr>
      <w:ins w:id="527" w:author="Jill Guild" w:date="2026-09-25T20:04:00Z" w16du:dateUtc="2026-09-26T00:04:00Z">
        <w:r>
          <w:t xml:space="preserve">1.1 </w:t>
        </w:r>
        <w:r>
          <w:tab/>
          <w:t>Fife Council is a social landlord for approx. 3</w:t>
        </w:r>
        <w:r w:rsidR="00AC4DF2">
          <w:t>2</w:t>
        </w:r>
        <w:r>
          <w:t xml:space="preserve">,000 properties in Fife.    </w:t>
        </w:r>
      </w:ins>
    </w:p>
    <w:p w14:paraId="3E6FDDE8" w14:textId="77777777" w:rsidR="006A37BB" w:rsidRDefault="00485AFF">
      <w:pPr>
        <w:spacing w:after="99" w:line="259" w:lineRule="auto"/>
        <w:ind w:left="12" w:firstLine="0"/>
        <w:rPr>
          <w:ins w:id="528" w:author="Jill Guild" w:date="2026-09-25T20:04:00Z" w16du:dateUtc="2026-09-26T00:04:00Z"/>
        </w:rPr>
      </w:pPr>
      <w:ins w:id="529" w:author="Jill Guild" w:date="2026-09-25T20:04:00Z" w16du:dateUtc="2026-09-26T00:04:00Z">
        <w:r>
          <w:t xml:space="preserve"> </w:t>
        </w:r>
      </w:ins>
    </w:p>
    <w:p w14:paraId="64A0E3AC" w14:textId="77777777" w:rsidR="006A37BB" w:rsidRDefault="00485AFF">
      <w:pPr>
        <w:ind w:left="715" w:right="1086"/>
        <w:rPr>
          <w:ins w:id="530" w:author="Jill Guild" w:date="2026-09-25T20:04:00Z" w16du:dateUtc="2026-09-26T00:04:00Z"/>
        </w:rPr>
      </w:pPr>
      <w:ins w:id="531" w:author="Jill Guild" w:date="2026-09-25T20:04:00Z" w16du:dateUtc="2026-09-26T00:04:00Z">
        <w:r>
          <w:t xml:space="preserve">1.2 </w:t>
        </w:r>
        <w:r>
          <w:tab/>
          <w:t xml:space="preserve">The tenancy agreement between the Council and its tenants explains the tenant`s responsibility to pay rent in advance. When this fails early intervention is paramount in engaging with the tenant to provide advice and support to sustain their tenancy and prevent home loss due to rent arrears. </w:t>
        </w:r>
      </w:ins>
    </w:p>
    <w:p w14:paraId="0B4B27E3" w14:textId="77777777" w:rsidR="006A37BB" w:rsidRDefault="00485AFF">
      <w:pPr>
        <w:spacing w:after="0" w:line="259" w:lineRule="auto"/>
        <w:ind w:left="12" w:firstLine="0"/>
        <w:rPr>
          <w:ins w:id="532" w:author="Jill Guild" w:date="2026-09-25T20:04:00Z" w16du:dateUtc="2026-09-26T00:04:00Z"/>
        </w:rPr>
      </w:pPr>
      <w:ins w:id="533" w:author="Jill Guild" w:date="2026-09-25T20:04:00Z" w16du:dateUtc="2026-09-26T00:04:00Z">
        <w:r>
          <w:t xml:space="preserve"> </w:t>
        </w:r>
      </w:ins>
    </w:p>
    <w:p w14:paraId="5D45E03E" w14:textId="77777777" w:rsidR="006A37BB" w:rsidRDefault="00485AFF">
      <w:pPr>
        <w:pStyle w:val="Heading2"/>
        <w:tabs>
          <w:tab w:val="center" w:pos="2072"/>
        </w:tabs>
        <w:ind w:left="-3" w:right="0" w:firstLine="0"/>
        <w:rPr>
          <w:ins w:id="534" w:author="Jill Guild" w:date="2026-09-25T20:04:00Z" w16du:dateUtc="2026-09-26T00:04:00Z"/>
        </w:rPr>
      </w:pPr>
      <w:ins w:id="535" w:author="Jill Guild" w:date="2026-09-25T20:04:00Z" w16du:dateUtc="2026-09-26T00:04:00Z">
        <w:r>
          <w:t xml:space="preserve">2.0 </w:t>
        </w:r>
        <w:r>
          <w:tab/>
          <w:t xml:space="preserve">COLLECTION OF RENT </w:t>
        </w:r>
      </w:ins>
    </w:p>
    <w:p w14:paraId="5CB88DE0" w14:textId="77777777" w:rsidR="006A37BB" w:rsidRDefault="00485AFF">
      <w:pPr>
        <w:spacing w:after="139" w:line="259" w:lineRule="auto"/>
        <w:ind w:left="12" w:firstLine="0"/>
        <w:rPr>
          <w:ins w:id="536" w:author="Jill Guild" w:date="2026-09-25T20:04:00Z" w16du:dateUtc="2026-09-26T00:04:00Z"/>
        </w:rPr>
      </w:pPr>
      <w:ins w:id="537" w:author="Jill Guild" w:date="2026-09-25T20:04:00Z" w16du:dateUtc="2026-09-26T00:04:00Z">
        <w:r>
          <w:t xml:space="preserve"> </w:t>
        </w:r>
      </w:ins>
    </w:p>
    <w:p w14:paraId="2F27C509" w14:textId="77777777" w:rsidR="006A37BB" w:rsidRDefault="00485AFF">
      <w:pPr>
        <w:ind w:left="715" w:right="1086"/>
        <w:rPr>
          <w:ins w:id="538" w:author="Jill Guild" w:date="2026-09-25T20:04:00Z" w16du:dateUtc="2026-09-26T00:04:00Z"/>
        </w:rPr>
      </w:pPr>
      <w:ins w:id="539" w:author="Jill Guild" w:date="2026-09-25T20:04:00Z" w16du:dateUtc="2026-09-26T00:04:00Z">
        <w:r>
          <w:t xml:space="preserve">2.1 </w:t>
        </w:r>
        <w:r>
          <w:tab/>
          <w:t xml:space="preserve">Ensure effective debt recovery is balanced with the Council’s aims of      improving quality of life, reducing poverty, promoting a sustainable society and delivering excellent services. </w:t>
        </w:r>
      </w:ins>
    </w:p>
    <w:p w14:paraId="23BEAB02" w14:textId="77777777" w:rsidR="006A37BB" w:rsidRDefault="00485AFF">
      <w:pPr>
        <w:spacing w:after="98" w:line="259" w:lineRule="auto"/>
        <w:ind w:left="12" w:firstLine="0"/>
        <w:rPr>
          <w:ins w:id="540" w:author="Jill Guild" w:date="2026-09-25T20:04:00Z" w16du:dateUtc="2026-09-26T00:04:00Z"/>
        </w:rPr>
      </w:pPr>
      <w:ins w:id="541" w:author="Jill Guild" w:date="2026-09-25T20:04:00Z" w16du:dateUtc="2026-09-26T00:04:00Z">
        <w:r>
          <w:t xml:space="preserve"> </w:t>
        </w:r>
      </w:ins>
    </w:p>
    <w:p w14:paraId="64B3432A" w14:textId="77777777" w:rsidR="006A37BB" w:rsidRDefault="00485AFF">
      <w:pPr>
        <w:ind w:left="715" w:right="1086"/>
        <w:rPr>
          <w:ins w:id="542" w:author="Jill Guild" w:date="2026-09-25T20:04:00Z" w16du:dateUtc="2026-09-26T00:04:00Z"/>
        </w:rPr>
      </w:pPr>
      <w:ins w:id="543" w:author="Jill Guild" w:date="2026-09-25T20:04:00Z" w16du:dateUtc="2026-09-26T00:04:00Z">
        <w:r>
          <w:t xml:space="preserve">2.2 </w:t>
        </w:r>
        <w:r>
          <w:tab/>
          <w:t xml:space="preserve">Provide a staged, but escalated, process to recover rent arrears with legal action only taken where there is an intention to seek Decree for Eviction, Expenses and Payment. </w:t>
        </w:r>
      </w:ins>
    </w:p>
    <w:p w14:paraId="4C24A17C" w14:textId="77777777" w:rsidR="006A37BB" w:rsidRDefault="00485AFF">
      <w:pPr>
        <w:spacing w:after="98" w:line="259" w:lineRule="auto"/>
        <w:ind w:left="12" w:firstLine="0"/>
        <w:rPr>
          <w:ins w:id="544" w:author="Jill Guild" w:date="2026-09-25T20:04:00Z" w16du:dateUtc="2026-09-26T00:04:00Z"/>
        </w:rPr>
      </w:pPr>
      <w:ins w:id="545" w:author="Jill Guild" w:date="2026-09-25T20:04:00Z" w16du:dateUtc="2026-09-26T00:04:00Z">
        <w:r>
          <w:t xml:space="preserve"> </w:t>
        </w:r>
      </w:ins>
    </w:p>
    <w:p w14:paraId="3453FC39" w14:textId="77777777" w:rsidR="006A37BB" w:rsidRDefault="00485AFF">
      <w:pPr>
        <w:ind w:left="715" w:right="1086"/>
        <w:rPr>
          <w:ins w:id="546" w:author="Jill Guild" w:date="2026-09-25T20:04:00Z" w16du:dateUtc="2026-09-26T00:04:00Z"/>
        </w:rPr>
      </w:pPr>
      <w:ins w:id="547" w:author="Jill Guild" w:date="2026-09-25T20:04:00Z" w16du:dateUtc="2026-09-26T00:04:00Z">
        <w:r>
          <w:t xml:space="preserve">2.3 </w:t>
        </w:r>
        <w:r>
          <w:tab/>
          <w:t xml:space="preserve">Ensure that all seven Pre-Action Requirements (PARs) are met before we formally serve Notice on tenants that we intend to take court action which could end their tenancy. </w:t>
        </w:r>
      </w:ins>
    </w:p>
    <w:p w14:paraId="14FFD8F2" w14:textId="77777777" w:rsidR="006A37BB" w:rsidRDefault="00485AFF">
      <w:pPr>
        <w:spacing w:after="98" w:line="259" w:lineRule="auto"/>
        <w:ind w:left="12" w:firstLine="0"/>
        <w:rPr>
          <w:ins w:id="548" w:author="Jill Guild" w:date="2026-09-25T20:04:00Z" w16du:dateUtc="2026-09-26T00:04:00Z"/>
        </w:rPr>
      </w:pPr>
      <w:ins w:id="549" w:author="Jill Guild" w:date="2026-09-25T20:04:00Z" w16du:dateUtc="2026-09-26T00:04:00Z">
        <w:r>
          <w:t xml:space="preserve"> </w:t>
        </w:r>
      </w:ins>
    </w:p>
    <w:p w14:paraId="36328545" w14:textId="77777777" w:rsidR="006A37BB" w:rsidRDefault="00485AFF">
      <w:pPr>
        <w:ind w:left="715" w:right="1086"/>
        <w:rPr>
          <w:ins w:id="550" w:author="Jill Guild" w:date="2026-09-25T20:04:00Z" w16du:dateUtc="2026-09-26T00:04:00Z"/>
        </w:rPr>
      </w:pPr>
      <w:ins w:id="551" w:author="Jill Guild" w:date="2026-09-25T20:04:00Z" w16du:dateUtc="2026-09-26T00:04:00Z">
        <w:r>
          <w:t xml:space="preserve">2.4  </w:t>
        </w:r>
        <w:r>
          <w:tab/>
          <w:t xml:space="preserve">Make use of appropriate legal remedies to recover rent, and former tenancy arrears to ensure that eviction is only used as a last resort. </w:t>
        </w:r>
      </w:ins>
    </w:p>
    <w:p w14:paraId="4B2F7B3D" w14:textId="77777777" w:rsidR="006A37BB" w:rsidRDefault="00485AFF">
      <w:pPr>
        <w:spacing w:after="98" w:line="259" w:lineRule="auto"/>
        <w:ind w:left="12" w:firstLine="0"/>
        <w:rPr>
          <w:ins w:id="552" w:author="Jill Guild" w:date="2026-09-25T20:04:00Z" w16du:dateUtc="2026-09-26T00:04:00Z"/>
        </w:rPr>
      </w:pPr>
      <w:ins w:id="553" w:author="Jill Guild" w:date="2026-09-25T20:04:00Z" w16du:dateUtc="2026-09-26T00:04:00Z">
        <w:r>
          <w:t xml:space="preserve"> </w:t>
        </w:r>
      </w:ins>
    </w:p>
    <w:p w14:paraId="77979E76" w14:textId="77777777" w:rsidR="006A37BB" w:rsidRDefault="00485AFF">
      <w:pPr>
        <w:ind w:left="715" w:right="1086"/>
        <w:rPr>
          <w:ins w:id="554" w:author="Jill Guild" w:date="2026-09-25T20:04:00Z" w16du:dateUtc="2026-09-26T00:04:00Z"/>
        </w:rPr>
      </w:pPr>
      <w:ins w:id="555" w:author="Jill Guild" w:date="2026-09-25T20:04:00Z" w16du:dateUtc="2026-09-26T00:04:00Z">
        <w:r>
          <w:t xml:space="preserve">2.5  </w:t>
        </w:r>
        <w:r>
          <w:tab/>
          <w:t xml:space="preserve">Evict tenants for rent arrears within 3 months of the Decree being awarded by the Court, unless the Head of Housing decides that eviction should be deferred based on consideration of individual circumstances </w:t>
        </w:r>
      </w:ins>
    </w:p>
    <w:p w14:paraId="0EA703C4" w14:textId="77777777" w:rsidR="006A37BB" w:rsidRDefault="00485AFF">
      <w:pPr>
        <w:spacing w:after="98" w:line="259" w:lineRule="auto"/>
        <w:ind w:left="12" w:firstLine="0"/>
        <w:rPr>
          <w:ins w:id="556" w:author="Jill Guild" w:date="2026-09-25T20:04:00Z" w16du:dateUtc="2026-09-26T00:04:00Z"/>
        </w:rPr>
      </w:pPr>
      <w:ins w:id="557" w:author="Jill Guild" w:date="2026-09-25T20:04:00Z" w16du:dateUtc="2026-09-26T00:04:00Z">
        <w:r>
          <w:t xml:space="preserve"> </w:t>
        </w:r>
      </w:ins>
    </w:p>
    <w:p w14:paraId="38482316" w14:textId="77777777" w:rsidR="006A37BB" w:rsidRDefault="00485AFF">
      <w:pPr>
        <w:ind w:left="715" w:right="1086"/>
        <w:rPr>
          <w:ins w:id="558" w:author="Jill Guild" w:date="2026-09-25T20:04:00Z" w16du:dateUtc="2026-09-26T00:04:00Z"/>
        </w:rPr>
      </w:pPr>
      <w:ins w:id="559" w:author="Jill Guild" w:date="2026-09-25T20:04:00Z" w16du:dateUtc="2026-09-26T00:04:00Z">
        <w:r>
          <w:t xml:space="preserve">2.6 </w:t>
        </w:r>
        <w:r>
          <w:tab/>
          <w:t xml:space="preserve">Advise any person who has been evicted for rent arrears of any statutory obligations the Council has toward them in terms of homelessness and other relevant legislation. </w:t>
        </w:r>
      </w:ins>
    </w:p>
    <w:p w14:paraId="4276D543" w14:textId="77777777" w:rsidR="006A37BB" w:rsidRDefault="00485AFF">
      <w:pPr>
        <w:spacing w:after="0" w:line="259" w:lineRule="auto"/>
        <w:ind w:left="12" w:firstLine="0"/>
        <w:rPr>
          <w:ins w:id="560" w:author="Jill Guild" w:date="2026-09-25T20:04:00Z" w16du:dateUtc="2026-09-26T00:04:00Z"/>
        </w:rPr>
      </w:pPr>
      <w:ins w:id="561" w:author="Jill Guild" w:date="2026-09-25T20:04:00Z" w16du:dateUtc="2026-09-26T00:04:00Z">
        <w:r>
          <w:t xml:space="preserve"> </w:t>
        </w:r>
      </w:ins>
    </w:p>
    <w:p w14:paraId="63E0561C" w14:textId="77777777" w:rsidR="006A37BB" w:rsidRDefault="00485AFF">
      <w:pPr>
        <w:ind w:left="715" w:right="1086"/>
        <w:rPr>
          <w:ins w:id="562" w:author="Jill Guild" w:date="2026-09-25T20:04:00Z" w16du:dateUtc="2026-09-26T00:04:00Z"/>
        </w:rPr>
      </w:pPr>
      <w:ins w:id="563" w:author="Jill Guild" w:date="2026-09-25T20:04:00Z" w16du:dateUtc="2026-09-26T00:04:00Z">
        <w:r>
          <w:t>2.7</w:t>
        </w:r>
        <w:r>
          <w:tab/>
          <w:t xml:space="preserve">Where appropriate, withhold non-statutory, optional or discretionary housing services until rent debt has been cleared or reduced by a reasonable amount depending on the individual circumstances. </w:t>
        </w:r>
      </w:ins>
    </w:p>
    <w:p w14:paraId="30546A28" w14:textId="77777777" w:rsidR="00AC4DF2" w:rsidRDefault="00AC4DF2">
      <w:pPr>
        <w:ind w:left="715" w:right="1086"/>
        <w:rPr>
          <w:ins w:id="564" w:author="Jill Guild" w:date="2026-09-25T20:04:00Z" w16du:dateUtc="2026-09-26T00:04:00Z"/>
        </w:rPr>
      </w:pPr>
      <w:ins w:id="565" w:author="Jill Guild" w:date="2026-09-25T20:04:00Z" w16du:dateUtc="2026-09-26T00:04:00Z">
        <w:r>
          <w:t xml:space="preserve">2.8 </w:t>
        </w:r>
        <w:r w:rsidR="00AF0291">
          <w:t xml:space="preserve">     </w:t>
        </w:r>
        <w:r>
          <w:t>When a tenant terminate</w:t>
        </w:r>
        <w:r w:rsidR="00AF0291">
          <w:t>s</w:t>
        </w:r>
        <w:r>
          <w:t xml:space="preserve"> a tenancy if there is an outstanding rent balance </w:t>
        </w:r>
        <w:r w:rsidR="00AF0291">
          <w:t>due to Fife Council, the council will collect any monies due using the normal debt collection policy</w:t>
        </w:r>
      </w:ins>
    </w:p>
    <w:p w14:paraId="31794F48" w14:textId="77777777" w:rsidR="006A37BB" w:rsidRDefault="00485AFF">
      <w:pPr>
        <w:spacing w:after="98" w:line="259" w:lineRule="auto"/>
        <w:ind w:left="12" w:firstLine="0"/>
        <w:rPr>
          <w:ins w:id="566" w:author="Jill Guild" w:date="2026-09-25T20:04:00Z" w16du:dateUtc="2026-09-26T00:04:00Z"/>
        </w:rPr>
      </w:pPr>
      <w:ins w:id="567" w:author="Jill Guild" w:date="2026-09-25T20:04:00Z" w16du:dateUtc="2026-09-26T00:04:00Z">
        <w:r>
          <w:rPr>
            <w:b/>
          </w:rPr>
          <w:t xml:space="preserve"> </w:t>
        </w:r>
      </w:ins>
    </w:p>
    <w:p w14:paraId="15E35354" w14:textId="77777777" w:rsidR="006A37BB" w:rsidRDefault="00485AFF">
      <w:pPr>
        <w:spacing w:after="98" w:line="259" w:lineRule="auto"/>
        <w:ind w:left="12" w:firstLine="0"/>
        <w:rPr>
          <w:ins w:id="568" w:author="Jill Guild" w:date="2026-09-25T20:04:00Z" w16du:dateUtc="2026-09-26T00:04:00Z"/>
        </w:rPr>
      </w:pPr>
      <w:ins w:id="569" w:author="Jill Guild" w:date="2026-09-25T20:04:00Z" w16du:dateUtc="2026-09-26T00:04:00Z">
        <w:r>
          <w:t xml:space="preserve"> </w:t>
        </w:r>
      </w:ins>
    </w:p>
    <w:p w14:paraId="4D006CA5" w14:textId="77777777" w:rsidR="006A37BB" w:rsidRDefault="00485AFF">
      <w:pPr>
        <w:spacing w:after="98" w:line="259" w:lineRule="auto"/>
        <w:ind w:left="12" w:firstLine="0"/>
        <w:rPr>
          <w:ins w:id="570" w:author="Jill Guild" w:date="2026-09-25T20:04:00Z" w16du:dateUtc="2026-09-26T00:04:00Z"/>
        </w:rPr>
      </w:pPr>
      <w:ins w:id="571" w:author="Jill Guild" w:date="2026-09-25T20:04:00Z" w16du:dateUtc="2026-09-26T00:04:00Z">
        <w:r>
          <w:t xml:space="preserve"> </w:t>
        </w:r>
      </w:ins>
    </w:p>
    <w:p w14:paraId="2454D973" w14:textId="77777777" w:rsidR="006A37BB" w:rsidRDefault="00485AFF">
      <w:pPr>
        <w:spacing w:after="98" w:line="259" w:lineRule="auto"/>
        <w:ind w:left="12" w:firstLine="0"/>
        <w:rPr>
          <w:ins w:id="572" w:author="Jill Guild" w:date="2026-09-25T20:04:00Z" w16du:dateUtc="2026-09-26T00:04:00Z"/>
        </w:rPr>
      </w:pPr>
      <w:ins w:id="573" w:author="Jill Guild" w:date="2026-09-25T20:04:00Z" w16du:dateUtc="2026-09-26T00:04:00Z">
        <w:r>
          <w:t xml:space="preserve"> </w:t>
        </w:r>
      </w:ins>
    </w:p>
    <w:p w14:paraId="6626CCA5" w14:textId="77777777" w:rsidR="006A37BB" w:rsidRDefault="00485AFF">
      <w:pPr>
        <w:spacing w:after="98" w:line="259" w:lineRule="auto"/>
        <w:ind w:left="12" w:firstLine="0"/>
        <w:rPr>
          <w:ins w:id="574" w:author="Jill Guild" w:date="2026-09-25T20:04:00Z" w16du:dateUtc="2026-09-26T00:04:00Z"/>
        </w:rPr>
      </w:pPr>
      <w:ins w:id="575" w:author="Jill Guild" w:date="2026-09-25T20:04:00Z" w16du:dateUtc="2026-09-26T00:04:00Z">
        <w:r>
          <w:t xml:space="preserve"> </w:t>
        </w:r>
      </w:ins>
    </w:p>
    <w:p w14:paraId="7985B4CC" w14:textId="77777777" w:rsidR="006A37BB" w:rsidRDefault="00485AFF">
      <w:pPr>
        <w:spacing w:after="0" w:line="259" w:lineRule="auto"/>
        <w:ind w:left="12" w:firstLine="0"/>
        <w:rPr>
          <w:ins w:id="576" w:author="Jill Guild" w:date="2026-09-25T20:04:00Z" w16du:dateUtc="2026-09-26T00:04:00Z"/>
        </w:rPr>
      </w:pPr>
      <w:ins w:id="577" w:author="Jill Guild" w:date="2026-09-25T20:04:00Z" w16du:dateUtc="2026-09-26T00:04:00Z">
        <w:r>
          <w:t xml:space="preserve"> </w:t>
        </w:r>
        <w:r>
          <w:br w:type="page"/>
        </w:r>
      </w:ins>
    </w:p>
    <w:p w14:paraId="1975F4AA" w14:textId="77777777" w:rsidR="006A37BB" w:rsidRDefault="00485AFF">
      <w:pPr>
        <w:ind w:left="-3" w:right="1086" w:firstLine="0"/>
        <w:rPr>
          <w:ins w:id="578" w:author="Jill Guild" w:date="2026-09-25T20:04:00Z" w16du:dateUtc="2026-09-26T00:04:00Z"/>
        </w:rPr>
      </w:pPr>
      <w:ins w:id="579" w:author="Jill Guild" w:date="2026-09-25T20:04:00Z" w16du:dateUtc="2026-09-26T00:04:00Z">
        <w:r>
          <w:t>Appendix 4</w:t>
        </w:r>
      </w:ins>
    </w:p>
    <w:p w14:paraId="5D37EFA7" w14:textId="77777777" w:rsidR="006A37BB" w:rsidRDefault="00485AFF">
      <w:pPr>
        <w:spacing w:after="98" w:line="259" w:lineRule="auto"/>
        <w:ind w:left="12" w:firstLine="0"/>
        <w:rPr>
          <w:ins w:id="580" w:author="Jill Guild" w:date="2026-09-25T20:04:00Z" w16du:dateUtc="2026-09-26T00:04:00Z"/>
        </w:rPr>
      </w:pPr>
      <w:ins w:id="581" w:author="Jill Guild" w:date="2026-09-25T20:04:00Z" w16du:dateUtc="2026-09-26T00:04:00Z">
        <w:r>
          <w:t xml:space="preserve"> </w:t>
        </w:r>
      </w:ins>
    </w:p>
    <w:p w14:paraId="45F1C7F6" w14:textId="77777777" w:rsidR="00AC314D" w:rsidRDefault="00485AFF">
      <w:pPr>
        <w:spacing w:after="98" w:line="259" w:lineRule="auto"/>
        <w:ind w:left="10" w:right="1799" w:hanging="10"/>
        <w:jc w:val="center"/>
        <w:rPr>
          <w:ins w:id="582" w:author="Jill Guild" w:date="2026-09-25T20:04:00Z" w16du:dateUtc="2026-09-26T00:04:00Z"/>
          <w:b/>
        </w:rPr>
      </w:pPr>
      <w:ins w:id="583" w:author="Jill Guild" w:date="2026-09-25T20:04:00Z" w16du:dateUtc="2026-09-26T00:04:00Z">
        <w:r>
          <w:t xml:space="preserve">  </w:t>
        </w:r>
        <w:r>
          <w:rPr>
            <w:b/>
          </w:rPr>
          <w:t xml:space="preserve">FIFE COUNCIL </w:t>
        </w:r>
      </w:ins>
    </w:p>
    <w:p w14:paraId="67911097" w14:textId="77777777" w:rsidR="006A37BB" w:rsidRDefault="00AF0291">
      <w:pPr>
        <w:spacing w:after="98" w:line="259" w:lineRule="auto"/>
        <w:ind w:left="10" w:right="1799" w:hanging="10"/>
        <w:jc w:val="center"/>
        <w:rPr>
          <w:ins w:id="584" w:author="Jill Guild" w:date="2026-09-25T20:04:00Z" w16du:dateUtc="2026-09-26T00:04:00Z"/>
        </w:rPr>
      </w:pPr>
      <w:ins w:id="585" w:author="Jill Guild" w:date="2026-09-25T20:04:00Z" w16du:dateUtc="2026-09-26T00:04:00Z">
        <w:r>
          <w:rPr>
            <w:b/>
          </w:rPr>
          <w:t xml:space="preserve">INCOME </w:t>
        </w:r>
        <w:r w:rsidR="00485AFF">
          <w:rPr>
            <w:b/>
          </w:rPr>
          <w:t>RECOVERY</w:t>
        </w:r>
        <w:r w:rsidR="00485AFF">
          <w:t xml:space="preserve"> </w:t>
        </w:r>
        <w:r w:rsidRPr="00555CD3">
          <w:rPr>
            <w:b/>
            <w:bCs/>
          </w:rPr>
          <w:t>(INVOICES)</w:t>
        </w:r>
      </w:ins>
    </w:p>
    <w:p w14:paraId="43366418" w14:textId="77777777" w:rsidR="006A37BB" w:rsidRDefault="00485AFF">
      <w:pPr>
        <w:spacing w:after="98" w:line="259" w:lineRule="auto"/>
        <w:ind w:left="12" w:firstLine="0"/>
        <w:rPr>
          <w:ins w:id="586" w:author="Jill Guild" w:date="2026-09-25T20:04:00Z" w16du:dateUtc="2026-09-26T00:04:00Z"/>
        </w:rPr>
      </w:pPr>
      <w:ins w:id="587" w:author="Jill Guild" w:date="2026-09-25T20:04:00Z" w16du:dateUtc="2026-09-26T00:04:00Z">
        <w:r>
          <w:t xml:space="preserve"> </w:t>
        </w:r>
      </w:ins>
    </w:p>
    <w:p w14:paraId="18AAD47F" w14:textId="77777777" w:rsidR="006A37BB" w:rsidRDefault="00485AFF">
      <w:pPr>
        <w:spacing w:after="98" w:line="259" w:lineRule="auto"/>
        <w:ind w:left="12" w:firstLine="0"/>
        <w:rPr>
          <w:ins w:id="588" w:author="Jill Guild" w:date="2026-09-25T20:04:00Z" w16du:dateUtc="2026-09-26T00:04:00Z"/>
        </w:rPr>
      </w:pPr>
      <w:ins w:id="589" w:author="Jill Guild" w:date="2026-09-25T20:04:00Z" w16du:dateUtc="2026-09-26T00:04:00Z">
        <w:r>
          <w:t xml:space="preserve"> </w:t>
        </w:r>
      </w:ins>
    </w:p>
    <w:p w14:paraId="6CA6D590" w14:textId="77777777" w:rsidR="006A37BB" w:rsidRDefault="00AC314D">
      <w:pPr>
        <w:pStyle w:val="Heading1"/>
        <w:tabs>
          <w:tab w:val="center" w:pos="1652"/>
        </w:tabs>
        <w:ind w:left="-3" w:right="0" w:firstLine="0"/>
        <w:rPr>
          <w:ins w:id="590" w:author="Jill Guild" w:date="2026-09-25T20:04:00Z" w16du:dateUtc="2026-09-26T00:04:00Z"/>
        </w:rPr>
      </w:pPr>
      <w:ins w:id="591" w:author="Jill Guild" w:date="2026-09-25T20:04:00Z" w16du:dateUtc="2026-09-26T00:04:00Z">
        <w:r>
          <w:t>1</w:t>
        </w:r>
        <w:r w:rsidR="00485AFF">
          <w:t xml:space="preserve">. </w:t>
        </w:r>
        <w:r w:rsidR="00485AFF">
          <w:tab/>
          <w:t xml:space="preserve">INTRODUCTION </w:t>
        </w:r>
      </w:ins>
    </w:p>
    <w:p w14:paraId="575BF5D0" w14:textId="77777777" w:rsidR="006A37BB" w:rsidRDefault="00485AFF">
      <w:pPr>
        <w:spacing w:after="98" w:line="259" w:lineRule="auto"/>
        <w:ind w:left="12" w:firstLine="0"/>
        <w:rPr>
          <w:ins w:id="592" w:author="Jill Guild" w:date="2026-09-25T20:04:00Z" w16du:dateUtc="2026-09-26T00:04:00Z"/>
        </w:rPr>
      </w:pPr>
      <w:ins w:id="593" w:author="Jill Guild" w:date="2026-09-25T20:04:00Z" w16du:dateUtc="2026-09-26T00:04:00Z">
        <w:r>
          <w:rPr>
            <w:b/>
          </w:rPr>
          <w:t xml:space="preserve"> </w:t>
        </w:r>
      </w:ins>
    </w:p>
    <w:p w14:paraId="7DF21A2E" w14:textId="77777777" w:rsidR="006A37BB" w:rsidRDefault="00485AFF">
      <w:pPr>
        <w:tabs>
          <w:tab w:val="center" w:pos="4870"/>
        </w:tabs>
        <w:spacing w:after="17"/>
        <w:ind w:left="-3" w:firstLine="0"/>
        <w:rPr>
          <w:ins w:id="594" w:author="Jill Guild" w:date="2026-09-25T20:04:00Z" w16du:dateUtc="2026-09-26T00:04:00Z"/>
        </w:rPr>
      </w:pPr>
      <w:ins w:id="595" w:author="Jill Guild" w:date="2026-09-25T20:04:00Z" w16du:dateUtc="2026-09-26T00:04:00Z">
        <w:r>
          <w:t xml:space="preserve">1.1 </w:t>
        </w:r>
        <w:r>
          <w:tab/>
          <w:t xml:space="preserve">Fife Council is responsible for billing and collection of all charges levied by the </w:t>
        </w:r>
      </w:ins>
    </w:p>
    <w:p w14:paraId="4BE34CF3" w14:textId="77777777" w:rsidR="006A37BB" w:rsidRDefault="00485AFF">
      <w:pPr>
        <w:ind w:left="732" w:right="1086" w:firstLine="0"/>
        <w:rPr>
          <w:ins w:id="596" w:author="Jill Guild" w:date="2026-09-25T20:04:00Z" w16du:dateUtc="2026-09-26T00:04:00Z"/>
        </w:rPr>
      </w:pPr>
      <w:ins w:id="597" w:author="Jill Guild" w:date="2026-09-25T20:04:00Z" w16du:dateUtc="2026-09-26T00:04:00Z">
        <w:r>
          <w:t xml:space="preserve">Council for services provided and plays a significant part in funding the Council’s overall budget.          </w:t>
        </w:r>
      </w:ins>
    </w:p>
    <w:p w14:paraId="6A0BD207" w14:textId="77777777" w:rsidR="006A37BB" w:rsidRDefault="00485AFF">
      <w:pPr>
        <w:spacing w:after="99" w:line="259" w:lineRule="auto"/>
        <w:ind w:left="12" w:firstLine="0"/>
        <w:rPr>
          <w:ins w:id="598" w:author="Jill Guild" w:date="2026-09-25T20:04:00Z" w16du:dateUtc="2026-09-26T00:04:00Z"/>
        </w:rPr>
      </w:pPr>
      <w:ins w:id="599" w:author="Jill Guild" w:date="2026-09-25T20:04:00Z" w16du:dateUtc="2026-09-26T00:04:00Z">
        <w:r>
          <w:t xml:space="preserve"> </w:t>
        </w:r>
      </w:ins>
    </w:p>
    <w:p w14:paraId="628548E2" w14:textId="77777777" w:rsidR="006A37BB" w:rsidRDefault="00485AFF">
      <w:pPr>
        <w:pStyle w:val="Heading1"/>
        <w:tabs>
          <w:tab w:val="center" w:pos="1385"/>
        </w:tabs>
        <w:ind w:left="-3" w:right="0" w:firstLine="0"/>
        <w:rPr>
          <w:ins w:id="600" w:author="Jill Guild" w:date="2026-09-25T20:04:00Z" w16du:dateUtc="2026-09-26T00:04:00Z"/>
        </w:rPr>
      </w:pPr>
      <w:ins w:id="601" w:author="Jill Guild" w:date="2026-09-25T20:04:00Z" w16du:dateUtc="2026-09-26T00:04:00Z">
        <w:r>
          <w:t xml:space="preserve">2. </w:t>
        </w:r>
        <w:r>
          <w:tab/>
          <w:t xml:space="preserve">CHARGING  </w:t>
        </w:r>
      </w:ins>
    </w:p>
    <w:p w14:paraId="2E49E6FC" w14:textId="77777777" w:rsidR="006A37BB" w:rsidRDefault="00485AFF">
      <w:pPr>
        <w:spacing w:after="98" w:line="259" w:lineRule="auto"/>
        <w:ind w:left="12" w:firstLine="0"/>
        <w:rPr>
          <w:ins w:id="602" w:author="Jill Guild" w:date="2026-09-25T20:04:00Z" w16du:dateUtc="2026-09-26T00:04:00Z"/>
        </w:rPr>
      </w:pPr>
      <w:ins w:id="603" w:author="Jill Guild" w:date="2026-09-25T20:04:00Z" w16du:dateUtc="2026-09-26T00:04:00Z">
        <w:r>
          <w:rPr>
            <w:b/>
          </w:rPr>
          <w:t xml:space="preserve"> </w:t>
        </w:r>
      </w:ins>
    </w:p>
    <w:p w14:paraId="642F2610" w14:textId="77777777" w:rsidR="006A37BB" w:rsidRDefault="00485AFF">
      <w:pPr>
        <w:ind w:left="-3" w:right="1086" w:firstLine="0"/>
        <w:rPr>
          <w:ins w:id="604" w:author="Jill Guild" w:date="2026-09-25T20:04:00Z" w16du:dateUtc="2026-09-26T00:04:00Z"/>
        </w:rPr>
      </w:pPr>
      <w:ins w:id="605" w:author="Jill Guild" w:date="2026-09-25T20:04:00Z" w16du:dateUtc="2026-09-26T00:04:00Z">
        <w:r>
          <w:t>2.1.1</w:t>
        </w:r>
        <w:r>
          <w:rPr>
            <w:b/>
          </w:rPr>
          <w:t xml:space="preserve"> </w:t>
        </w:r>
        <w:r w:rsidR="00345862">
          <w:rPr>
            <w:b/>
          </w:rPr>
          <w:tab/>
        </w:r>
        <w:r>
          <w:t xml:space="preserve">The responsibility for charging lies with the relevant issuing service that will:- </w:t>
        </w:r>
      </w:ins>
    </w:p>
    <w:p w14:paraId="7FD42FD1" w14:textId="77777777" w:rsidR="006A37BB" w:rsidRDefault="00485AFF">
      <w:pPr>
        <w:spacing w:after="98" w:line="259" w:lineRule="auto"/>
        <w:ind w:left="12" w:firstLine="0"/>
        <w:rPr>
          <w:ins w:id="606" w:author="Jill Guild" w:date="2026-09-25T20:04:00Z" w16du:dateUtc="2026-09-26T00:04:00Z"/>
        </w:rPr>
      </w:pPr>
      <w:ins w:id="607" w:author="Jill Guild" w:date="2026-09-25T20:04:00Z" w16du:dateUtc="2026-09-26T00:04:00Z">
        <w:r>
          <w:t xml:space="preserve"> </w:t>
        </w:r>
      </w:ins>
    </w:p>
    <w:p w14:paraId="0A3B565F" w14:textId="77777777" w:rsidR="006A37BB" w:rsidRDefault="00485AFF">
      <w:pPr>
        <w:ind w:left="715" w:right="1086"/>
        <w:rPr>
          <w:ins w:id="608" w:author="Jill Guild" w:date="2026-09-25T20:04:00Z" w16du:dateUtc="2026-09-26T00:04:00Z"/>
        </w:rPr>
      </w:pPr>
      <w:ins w:id="609" w:author="Jill Guild" w:date="2026-09-25T20:04:00Z" w16du:dateUtc="2026-09-26T00:04:00Z">
        <w:r>
          <w:t xml:space="preserve">2.1.2 </w:t>
        </w:r>
        <w:r w:rsidR="00345862">
          <w:tab/>
        </w:r>
        <w:r>
          <w:t xml:space="preserve">Ensure whenever possible that collection of the fee or charge involved takes place prior to the service being provided. </w:t>
        </w:r>
      </w:ins>
    </w:p>
    <w:p w14:paraId="216D2E4A" w14:textId="77777777" w:rsidR="006A37BB" w:rsidRDefault="00485AFF">
      <w:pPr>
        <w:spacing w:after="98" w:line="259" w:lineRule="auto"/>
        <w:ind w:left="12" w:firstLine="0"/>
        <w:rPr>
          <w:ins w:id="610" w:author="Jill Guild" w:date="2026-09-25T20:04:00Z" w16du:dateUtc="2026-09-26T00:04:00Z"/>
        </w:rPr>
      </w:pPr>
      <w:ins w:id="611" w:author="Jill Guild" w:date="2026-09-25T20:04:00Z" w16du:dateUtc="2026-09-26T00:04:00Z">
        <w:r>
          <w:t xml:space="preserve"> </w:t>
        </w:r>
      </w:ins>
    </w:p>
    <w:p w14:paraId="74959410" w14:textId="77777777" w:rsidR="006A37BB" w:rsidRDefault="00485AFF">
      <w:pPr>
        <w:ind w:left="715" w:right="1086"/>
        <w:rPr>
          <w:ins w:id="612" w:author="Jill Guild" w:date="2026-09-25T20:04:00Z" w16du:dateUtc="2026-09-26T00:04:00Z"/>
        </w:rPr>
      </w:pPr>
      <w:ins w:id="613" w:author="Jill Guild" w:date="2026-09-25T20:04:00Z" w16du:dateUtc="2026-09-26T00:04:00Z">
        <w:r>
          <w:t xml:space="preserve">2.1.3 </w:t>
        </w:r>
        <w:r w:rsidR="00345862">
          <w:tab/>
        </w:r>
        <w:r>
          <w:t xml:space="preserve">The charge must be collectable e.g. requiring evidence to support the issue of the invoice being raised.  </w:t>
        </w:r>
      </w:ins>
    </w:p>
    <w:p w14:paraId="295E1915" w14:textId="77777777" w:rsidR="006A37BB" w:rsidRDefault="00485AFF">
      <w:pPr>
        <w:spacing w:after="98" w:line="259" w:lineRule="auto"/>
        <w:ind w:left="732" w:firstLine="0"/>
        <w:rPr>
          <w:ins w:id="614" w:author="Jill Guild" w:date="2026-09-25T20:04:00Z" w16du:dateUtc="2026-09-26T00:04:00Z"/>
        </w:rPr>
      </w:pPr>
      <w:ins w:id="615" w:author="Jill Guild" w:date="2026-09-25T20:04:00Z" w16du:dateUtc="2026-09-26T00:04:00Z">
        <w:r>
          <w:t xml:space="preserve"> </w:t>
        </w:r>
      </w:ins>
    </w:p>
    <w:p w14:paraId="19F50A6E" w14:textId="77777777" w:rsidR="006A37BB" w:rsidRDefault="00485AFF">
      <w:pPr>
        <w:ind w:left="715" w:right="1086"/>
        <w:rPr>
          <w:ins w:id="616" w:author="Jill Guild" w:date="2026-09-25T20:04:00Z" w16du:dateUtc="2026-09-26T00:04:00Z"/>
        </w:rPr>
      </w:pPr>
      <w:ins w:id="617" w:author="Jill Guild" w:date="2026-09-25T20:04:00Z" w16du:dateUtc="2026-09-26T00:04:00Z">
        <w:r>
          <w:t xml:space="preserve">2.1.4 </w:t>
        </w:r>
        <w:r w:rsidR="00345862">
          <w:tab/>
        </w:r>
        <w:r>
          <w:t xml:space="preserve">Invoices will be raised ASAP when the charge is due and payable and no later than 10 days of the goods or service being supplied. </w:t>
        </w:r>
      </w:ins>
    </w:p>
    <w:p w14:paraId="689DE298" w14:textId="77777777" w:rsidR="006A37BB" w:rsidRDefault="00485AFF">
      <w:pPr>
        <w:spacing w:after="98" w:line="259" w:lineRule="auto"/>
        <w:ind w:left="12" w:firstLine="0"/>
        <w:rPr>
          <w:ins w:id="618" w:author="Jill Guild" w:date="2026-09-25T20:04:00Z" w16du:dateUtc="2026-09-26T00:04:00Z"/>
        </w:rPr>
      </w:pPr>
      <w:ins w:id="619" w:author="Jill Guild" w:date="2026-09-25T20:04:00Z" w16du:dateUtc="2026-09-26T00:04:00Z">
        <w:r>
          <w:t xml:space="preserve"> </w:t>
        </w:r>
      </w:ins>
    </w:p>
    <w:p w14:paraId="0C0AC9BF" w14:textId="77777777" w:rsidR="006A37BB" w:rsidRDefault="00485AFF">
      <w:pPr>
        <w:pStyle w:val="Heading2"/>
        <w:tabs>
          <w:tab w:val="center" w:pos="2302"/>
        </w:tabs>
        <w:ind w:left="-3" w:right="0" w:firstLine="0"/>
        <w:rPr>
          <w:ins w:id="620" w:author="Jill Guild" w:date="2026-09-25T20:04:00Z" w16du:dateUtc="2026-09-26T00:04:00Z"/>
        </w:rPr>
      </w:pPr>
      <w:ins w:id="621" w:author="Jill Guild" w:date="2026-09-25T20:04:00Z" w16du:dateUtc="2026-09-26T00:04:00Z">
        <w:r>
          <w:t xml:space="preserve">2.2 </w:t>
        </w:r>
        <w:r>
          <w:tab/>
          <w:t xml:space="preserve">Invoices will not be raised:- </w:t>
        </w:r>
      </w:ins>
    </w:p>
    <w:p w14:paraId="14EA66C7" w14:textId="77777777" w:rsidR="006A37BB" w:rsidRDefault="00485AFF">
      <w:pPr>
        <w:spacing w:after="98" w:line="259" w:lineRule="auto"/>
        <w:ind w:left="12" w:firstLine="0"/>
        <w:rPr>
          <w:ins w:id="622" w:author="Jill Guild" w:date="2026-09-25T20:04:00Z" w16du:dateUtc="2026-09-26T00:04:00Z"/>
        </w:rPr>
      </w:pPr>
      <w:ins w:id="623" w:author="Jill Guild" w:date="2026-09-25T20:04:00Z" w16du:dateUtc="2026-09-26T00:04:00Z">
        <w:r>
          <w:t xml:space="preserve"> </w:t>
        </w:r>
      </w:ins>
    </w:p>
    <w:p w14:paraId="7F759138" w14:textId="77777777" w:rsidR="006A37BB" w:rsidRDefault="00485AFF">
      <w:pPr>
        <w:ind w:left="-3" w:right="1086" w:firstLine="0"/>
        <w:rPr>
          <w:ins w:id="624" w:author="Jill Guild" w:date="2026-09-25T20:04:00Z" w16du:dateUtc="2026-09-26T00:04:00Z"/>
        </w:rPr>
      </w:pPr>
      <w:ins w:id="625" w:author="Jill Guild" w:date="2026-09-25T20:04:00Z" w16du:dateUtc="2026-09-26T00:04:00Z">
        <w:r>
          <w:t xml:space="preserve">2.2.1 </w:t>
        </w:r>
        <w:r w:rsidR="00AC314D">
          <w:tab/>
        </w:r>
        <w:r>
          <w:t xml:space="preserve">For less than £10.This will be reviewed on a regular basis.  </w:t>
        </w:r>
      </w:ins>
    </w:p>
    <w:p w14:paraId="5C5102A2" w14:textId="77777777" w:rsidR="006A37BB" w:rsidRDefault="00485AFF">
      <w:pPr>
        <w:spacing w:after="98" w:line="259" w:lineRule="auto"/>
        <w:ind w:left="12" w:firstLine="0"/>
        <w:rPr>
          <w:ins w:id="626" w:author="Jill Guild" w:date="2026-09-25T20:04:00Z" w16du:dateUtc="2026-09-26T00:04:00Z"/>
        </w:rPr>
      </w:pPr>
      <w:ins w:id="627" w:author="Jill Guild" w:date="2026-09-25T20:04:00Z" w16du:dateUtc="2026-09-26T00:04:00Z">
        <w:r>
          <w:t xml:space="preserve"> </w:t>
        </w:r>
      </w:ins>
    </w:p>
    <w:p w14:paraId="2ADEF345" w14:textId="77777777" w:rsidR="006A37BB" w:rsidRDefault="00485AFF">
      <w:pPr>
        <w:ind w:left="-3" w:right="1086" w:firstLine="0"/>
        <w:rPr>
          <w:ins w:id="628" w:author="Jill Guild" w:date="2026-09-25T20:04:00Z" w16du:dateUtc="2026-09-26T00:04:00Z"/>
        </w:rPr>
      </w:pPr>
      <w:ins w:id="629" w:author="Jill Guild" w:date="2026-09-25T20:04:00Z" w16du:dateUtc="2026-09-26T00:04:00Z">
        <w:r>
          <w:t xml:space="preserve">2.2.2 </w:t>
        </w:r>
        <w:r w:rsidR="00AC314D">
          <w:tab/>
        </w:r>
        <w:r>
          <w:t xml:space="preserve">Where there is no written agreement or the debt cannot be substantiated. </w:t>
        </w:r>
      </w:ins>
    </w:p>
    <w:p w14:paraId="46275F8E" w14:textId="77777777" w:rsidR="006A37BB" w:rsidRDefault="00485AFF">
      <w:pPr>
        <w:spacing w:after="98" w:line="259" w:lineRule="auto"/>
        <w:ind w:left="12" w:firstLine="0"/>
        <w:rPr>
          <w:ins w:id="630" w:author="Jill Guild" w:date="2026-09-25T20:04:00Z" w16du:dateUtc="2026-09-26T00:04:00Z"/>
        </w:rPr>
      </w:pPr>
      <w:ins w:id="631" w:author="Jill Guild" w:date="2026-09-25T20:04:00Z" w16du:dateUtc="2026-09-26T00:04:00Z">
        <w:r>
          <w:t xml:space="preserve"> </w:t>
        </w:r>
      </w:ins>
    </w:p>
    <w:p w14:paraId="6F899AFB" w14:textId="77777777" w:rsidR="006A37BB" w:rsidRDefault="00485AFF">
      <w:pPr>
        <w:ind w:left="715" w:right="1086"/>
        <w:rPr>
          <w:ins w:id="632" w:author="Jill Guild" w:date="2026-09-25T20:04:00Z" w16du:dateUtc="2026-09-26T00:04:00Z"/>
        </w:rPr>
      </w:pPr>
      <w:ins w:id="633" w:author="Jill Guild" w:date="2026-09-25T20:04:00Z" w16du:dateUtc="2026-09-26T00:04:00Z">
        <w:r>
          <w:t xml:space="preserve">2.2.3 </w:t>
        </w:r>
        <w:r w:rsidR="00AC314D">
          <w:tab/>
        </w:r>
        <w:r>
          <w:t xml:space="preserve">Where the current address is not known, debtor unknown and/or the amount due is unknown </w:t>
        </w:r>
      </w:ins>
    </w:p>
    <w:p w14:paraId="0D0B8B91" w14:textId="77777777" w:rsidR="006A37BB" w:rsidRDefault="00485AFF">
      <w:pPr>
        <w:spacing w:after="98" w:line="259" w:lineRule="auto"/>
        <w:ind w:left="12" w:firstLine="0"/>
        <w:rPr>
          <w:ins w:id="634" w:author="Jill Guild" w:date="2026-09-25T20:04:00Z" w16du:dateUtc="2026-09-26T00:04:00Z"/>
        </w:rPr>
      </w:pPr>
      <w:ins w:id="635" w:author="Jill Guild" w:date="2026-09-25T20:04:00Z" w16du:dateUtc="2026-09-26T00:04:00Z">
        <w:r>
          <w:t xml:space="preserve"> </w:t>
        </w:r>
      </w:ins>
    </w:p>
    <w:p w14:paraId="0EF6013C" w14:textId="77777777" w:rsidR="006A37BB" w:rsidRDefault="00485AFF">
      <w:pPr>
        <w:ind w:left="715" w:right="1086"/>
        <w:rPr>
          <w:ins w:id="636" w:author="Jill Guild" w:date="2026-09-25T20:04:00Z" w16du:dateUtc="2026-09-26T00:04:00Z"/>
        </w:rPr>
      </w:pPr>
      <w:ins w:id="637" w:author="Jill Guild" w:date="2026-09-25T20:04:00Z" w16du:dateUtc="2026-09-26T00:04:00Z">
        <w:r>
          <w:t xml:space="preserve">2.2.4 </w:t>
        </w:r>
        <w:r w:rsidR="00AC314D">
          <w:tab/>
        </w:r>
        <w:r>
          <w:t xml:space="preserve">If an invoice has been raised in any of these circumstances they will be cancelled by the Income Recovery or Corporate Debt team. </w:t>
        </w:r>
      </w:ins>
    </w:p>
    <w:p w14:paraId="0E9A202F" w14:textId="77777777" w:rsidR="006A37BB" w:rsidRDefault="00485AFF">
      <w:pPr>
        <w:spacing w:after="98" w:line="259" w:lineRule="auto"/>
        <w:ind w:left="12" w:firstLine="0"/>
        <w:rPr>
          <w:ins w:id="638" w:author="Jill Guild" w:date="2026-09-25T20:04:00Z" w16du:dateUtc="2026-09-26T00:04:00Z"/>
        </w:rPr>
      </w:pPr>
      <w:ins w:id="639" w:author="Jill Guild" w:date="2026-09-25T20:04:00Z" w16du:dateUtc="2026-09-26T00:04:00Z">
        <w:r>
          <w:rPr>
            <w:b/>
          </w:rPr>
          <w:t xml:space="preserve"> </w:t>
        </w:r>
      </w:ins>
    </w:p>
    <w:p w14:paraId="49D16631" w14:textId="77777777" w:rsidR="006A37BB" w:rsidRDefault="00485AFF">
      <w:pPr>
        <w:pStyle w:val="Heading2"/>
        <w:tabs>
          <w:tab w:val="center" w:pos="1239"/>
        </w:tabs>
        <w:ind w:left="-3" w:right="0" w:firstLine="0"/>
        <w:rPr>
          <w:ins w:id="640" w:author="Jill Guild" w:date="2026-09-25T20:04:00Z" w16du:dateUtc="2026-09-26T00:04:00Z"/>
        </w:rPr>
      </w:pPr>
      <w:ins w:id="641" w:author="Jill Guild" w:date="2026-09-25T20:04:00Z" w16du:dateUtc="2026-09-26T00:04:00Z">
        <w:r>
          <w:t xml:space="preserve">2.3 </w:t>
        </w:r>
        <w:r>
          <w:tab/>
          <w:t>Disputes</w:t>
        </w:r>
        <w:r>
          <w:rPr>
            <w:b w:val="0"/>
          </w:rPr>
          <w:t xml:space="preserve"> </w:t>
        </w:r>
      </w:ins>
    </w:p>
    <w:p w14:paraId="014A4BB5" w14:textId="77777777" w:rsidR="006A37BB" w:rsidRDefault="00485AFF">
      <w:pPr>
        <w:spacing w:after="0" w:line="259" w:lineRule="auto"/>
        <w:ind w:left="12" w:firstLine="0"/>
        <w:rPr>
          <w:ins w:id="642" w:author="Jill Guild" w:date="2026-09-25T20:04:00Z" w16du:dateUtc="2026-09-26T00:04:00Z"/>
        </w:rPr>
      </w:pPr>
      <w:ins w:id="643" w:author="Jill Guild" w:date="2026-09-25T20:04:00Z" w16du:dateUtc="2026-09-26T00:04:00Z">
        <w:r>
          <w:t xml:space="preserve"> </w:t>
        </w:r>
      </w:ins>
    </w:p>
    <w:p w14:paraId="1A47136E" w14:textId="77777777" w:rsidR="006A37BB" w:rsidRDefault="00485AFF">
      <w:pPr>
        <w:ind w:left="715" w:right="1086"/>
        <w:rPr>
          <w:ins w:id="644" w:author="Jill Guild" w:date="2026-09-25T20:04:00Z" w16du:dateUtc="2026-09-26T00:04:00Z"/>
        </w:rPr>
      </w:pPr>
      <w:ins w:id="645" w:author="Jill Guild" w:date="2026-09-25T20:04:00Z" w16du:dateUtc="2026-09-26T00:04:00Z">
        <w:r>
          <w:t xml:space="preserve">2.3.1 </w:t>
        </w:r>
        <w:r w:rsidR="00AC314D">
          <w:tab/>
        </w:r>
        <w:r>
          <w:t xml:space="preserve">Where a debt is in dispute, the debt will remain the responsibility of the issuing service. The dispute must be resolved within 20 working days. Where a dispute cannot be resolved within 20 working days, the issuing service must notify the Income Recovery or Corporate Debt team of the reason; indicating when the dispute should be resolved.  If the team are not notified after 20 working days have expired, invoices will be cancelled in full. </w:t>
        </w:r>
      </w:ins>
    </w:p>
    <w:p w14:paraId="33C1310A" w14:textId="77777777" w:rsidR="006A37BB" w:rsidRDefault="00485AFF">
      <w:pPr>
        <w:spacing w:after="98" w:line="259" w:lineRule="auto"/>
        <w:ind w:left="12" w:firstLine="0"/>
        <w:rPr>
          <w:ins w:id="646" w:author="Jill Guild" w:date="2026-09-25T20:04:00Z" w16du:dateUtc="2026-09-26T00:04:00Z"/>
        </w:rPr>
      </w:pPr>
      <w:ins w:id="647" w:author="Jill Guild" w:date="2026-09-25T20:04:00Z" w16du:dateUtc="2026-09-26T00:04:00Z">
        <w:r>
          <w:t xml:space="preserve"> </w:t>
        </w:r>
      </w:ins>
    </w:p>
    <w:p w14:paraId="158315F4" w14:textId="77777777" w:rsidR="006A37BB" w:rsidRDefault="00485AFF">
      <w:pPr>
        <w:ind w:left="715" w:right="1086"/>
        <w:rPr>
          <w:ins w:id="648" w:author="Jill Guild" w:date="2026-09-25T20:04:00Z" w16du:dateUtc="2026-09-26T00:04:00Z"/>
        </w:rPr>
      </w:pPr>
      <w:ins w:id="649" w:author="Jill Guild" w:date="2026-09-25T20:04:00Z" w16du:dateUtc="2026-09-26T00:04:00Z">
        <w:r>
          <w:t xml:space="preserve">2.3.2 </w:t>
        </w:r>
        <w:r w:rsidR="00AC314D">
          <w:tab/>
        </w:r>
        <w:r>
          <w:t xml:space="preserve">The issuing Services will assist the collection of debt by attempting to resolve disputes as quickly as possible. </w:t>
        </w:r>
      </w:ins>
    </w:p>
    <w:p w14:paraId="60EDEE25" w14:textId="77777777" w:rsidR="006A37BB" w:rsidRDefault="00485AFF">
      <w:pPr>
        <w:spacing w:after="98" w:line="259" w:lineRule="auto"/>
        <w:ind w:left="12" w:firstLine="0"/>
        <w:rPr>
          <w:ins w:id="650" w:author="Jill Guild" w:date="2026-09-25T20:04:00Z" w16du:dateUtc="2026-09-26T00:04:00Z"/>
        </w:rPr>
      </w:pPr>
      <w:ins w:id="651" w:author="Jill Guild" w:date="2026-09-25T20:04:00Z" w16du:dateUtc="2026-09-26T00:04:00Z">
        <w:r>
          <w:t xml:space="preserve"> </w:t>
        </w:r>
      </w:ins>
    </w:p>
    <w:p w14:paraId="22D5E1FD" w14:textId="77777777" w:rsidR="006A37BB" w:rsidRDefault="00485AFF">
      <w:pPr>
        <w:spacing w:after="0" w:line="259" w:lineRule="auto"/>
        <w:ind w:left="12" w:firstLine="0"/>
        <w:rPr>
          <w:ins w:id="652" w:author="Jill Guild" w:date="2026-09-25T20:04:00Z" w16du:dateUtc="2026-09-26T00:04:00Z"/>
        </w:rPr>
      </w:pPr>
      <w:ins w:id="653" w:author="Jill Guild" w:date="2026-09-25T20:04:00Z" w16du:dateUtc="2026-09-26T00:04:00Z">
        <w:r>
          <w:rPr>
            <w:b/>
          </w:rPr>
          <w:t xml:space="preserve"> </w:t>
        </w:r>
      </w:ins>
    </w:p>
    <w:p w14:paraId="024B6F4C" w14:textId="77777777" w:rsidR="006A37BB" w:rsidRDefault="00485AFF">
      <w:pPr>
        <w:pStyle w:val="Heading1"/>
        <w:tabs>
          <w:tab w:val="center" w:pos="2146"/>
        </w:tabs>
        <w:ind w:left="-3" w:right="0" w:firstLine="0"/>
        <w:rPr>
          <w:ins w:id="654" w:author="Jill Guild" w:date="2026-09-25T20:04:00Z" w16du:dateUtc="2026-09-26T00:04:00Z"/>
        </w:rPr>
      </w:pPr>
      <w:ins w:id="655" w:author="Jill Guild" w:date="2026-09-25T20:04:00Z" w16du:dateUtc="2026-09-26T00:04:00Z">
        <w:r>
          <w:t xml:space="preserve">2 </w:t>
        </w:r>
        <w:r>
          <w:tab/>
          <w:t xml:space="preserve">COLLECTION &amp; RECOVERY </w:t>
        </w:r>
      </w:ins>
    </w:p>
    <w:p w14:paraId="22F9558F" w14:textId="77777777" w:rsidR="006A37BB" w:rsidRDefault="00485AFF">
      <w:pPr>
        <w:spacing w:after="98" w:line="259" w:lineRule="auto"/>
        <w:ind w:left="538" w:firstLine="0"/>
        <w:rPr>
          <w:ins w:id="656" w:author="Jill Guild" w:date="2026-09-25T20:04:00Z" w16du:dateUtc="2026-09-26T00:04:00Z"/>
        </w:rPr>
      </w:pPr>
      <w:ins w:id="657" w:author="Jill Guild" w:date="2026-09-25T20:04:00Z" w16du:dateUtc="2026-09-26T00:04:00Z">
        <w:r>
          <w:t xml:space="preserve"> </w:t>
        </w:r>
      </w:ins>
    </w:p>
    <w:p w14:paraId="5254031A" w14:textId="77777777" w:rsidR="006A37BB" w:rsidRDefault="00485AFF">
      <w:pPr>
        <w:ind w:left="715" w:right="1086"/>
        <w:rPr>
          <w:ins w:id="658" w:author="Jill Guild" w:date="2026-09-25T20:04:00Z" w16du:dateUtc="2026-09-26T00:04:00Z"/>
        </w:rPr>
      </w:pPr>
      <w:ins w:id="659" w:author="Jill Guild" w:date="2026-09-25T20:04:00Z" w16du:dateUtc="2026-09-26T00:04:00Z">
        <w:r>
          <w:t xml:space="preserve">3.1 </w:t>
        </w:r>
        <w:r>
          <w:tab/>
          <w:t xml:space="preserve">Reminders will be issued when an invoice is overdue and customers will be contacted by telephone where possible. </w:t>
        </w:r>
      </w:ins>
    </w:p>
    <w:p w14:paraId="7C07D71B" w14:textId="77777777" w:rsidR="006A37BB" w:rsidRDefault="00485AFF">
      <w:pPr>
        <w:spacing w:after="98" w:line="259" w:lineRule="auto"/>
        <w:ind w:left="12" w:firstLine="0"/>
        <w:rPr>
          <w:ins w:id="660" w:author="Jill Guild" w:date="2026-09-25T20:04:00Z" w16du:dateUtc="2026-09-26T00:04:00Z"/>
        </w:rPr>
      </w:pPr>
      <w:ins w:id="661" w:author="Jill Guild" w:date="2026-09-25T20:04:00Z" w16du:dateUtc="2026-09-26T00:04:00Z">
        <w:r>
          <w:t xml:space="preserve"> </w:t>
        </w:r>
      </w:ins>
    </w:p>
    <w:p w14:paraId="53D41EC5" w14:textId="77777777" w:rsidR="006A37BB" w:rsidRDefault="00485AFF">
      <w:pPr>
        <w:ind w:left="715" w:right="1086"/>
        <w:rPr>
          <w:ins w:id="662" w:author="Jill Guild" w:date="2026-09-25T20:04:00Z" w16du:dateUtc="2026-09-26T00:04:00Z"/>
        </w:rPr>
      </w:pPr>
      <w:ins w:id="663" w:author="Jill Guild" w:date="2026-09-25T20:04:00Z" w16du:dateUtc="2026-09-26T00:04:00Z">
        <w:r>
          <w:t xml:space="preserve">3.2 </w:t>
        </w:r>
        <w:r>
          <w:tab/>
          <w:t xml:space="preserve">The council will use External Collection agents, Sheriff Officers and Council Solicitors to recover debts as appropriate.  </w:t>
        </w:r>
      </w:ins>
    </w:p>
    <w:p w14:paraId="0BAD3E11" w14:textId="77777777" w:rsidR="006A37BB" w:rsidRDefault="00485AFF">
      <w:pPr>
        <w:spacing w:after="98" w:line="259" w:lineRule="auto"/>
        <w:ind w:left="12" w:firstLine="0"/>
        <w:rPr>
          <w:ins w:id="664" w:author="Jill Guild" w:date="2026-09-25T20:04:00Z" w16du:dateUtc="2026-09-26T00:04:00Z"/>
        </w:rPr>
      </w:pPr>
      <w:ins w:id="665" w:author="Jill Guild" w:date="2026-09-25T20:04:00Z" w16du:dateUtc="2026-09-26T00:04:00Z">
        <w:r>
          <w:t xml:space="preserve"> </w:t>
        </w:r>
      </w:ins>
    </w:p>
    <w:p w14:paraId="1032C521" w14:textId="77777777" w:rsidR="006A37BB" w:rsidRDefault="00485AFF">
      <w:pPr>
        <w:ind w:left="715" w:right="1086"/>
        <w:rPr>
          <w:ins w:id="666" w:author="Jill Guild" w:date="2026-09-25T20:04:00Z" w16du:dateUtc="2026-09-26T00:04:00Z"/>
        </w:rPr>
      </w:pPr>
      <w:ins w:id="667" w:author="Jill Guild" w:date="2026-09-25T20:04:00Z" w16du:dateUtc="2026-09-26T00:04:00Z">
        <w:r>
          <w:t xml:space="preserve">3.3 </w:t>
        </w:r>
        <w:r>
          <w:tab/>
          <w:t xml:space="preserve">Income Recovery team will work with issuing services to ensure the debt is recoverable. </w:t>
        </w:r>
      </w:ins>
    </w:p>
    <w:p w14:paraId="06C14A40" w14:textId="77777777" w:rsidR="006A37BB" w:rsidRDefault="00485AFF">
      <w:pPr>
        <w:spacing w:after="98" w:line="259" w:lineRule="auto"/>
        <w:ind w:left="12" w:firstLine="0"/>
        <w:rPr>
          <w:ins w:id="668" w:author="Jill Guild" w:date="2026-09-25T20:04:00Z" w16du:dateUtc="2026-09-26T00:04:00Z"/>
        </w:rPr>
      </w:pPr>
      <w:ins w:id="669" w:author="Jill Guild" w:date="2026-09-25T20:04:00Z" w16du:dateUtc="2026-09-26T00:04:00Z">
        <w:r>
          <w:t xml:space="preserve"> </w:t>
        </w:r>
      </w:ins>
    </w:p>
    <w:p w14:paraId="404A22C3" w14:textId="77777777" w:rsidR="006A37BB" w:rsidRDefault="00485AFF">
      <w:pPr>
        <w:ind w:left="715" w:right="1086"/>
        <w:rPr>
          <w:ins w:id="670" w:author="Jill Guild" w:date="2026-09-25T20:04:00Z" w16du:dateUtc="2026-09-26T00:04:00Z"/>
        </w:rPr>
      </w:pPr>
      <w:ins w:id="671" w:author="Jill Guild" w:date="2026-09-25T20:04:00Z" w16du:dateUtc="2026-09-26T00:04:00Z">
        <w:r>
          <w:t xml:space="preserve">3.4 </w:t>
        </w:r>
        <w:r>
          <w:tab/>
          <w:t xml:space="preserve">Customers who receive on-going services from the council may have these services suspended or withdrawn if they have unpaid invoices relating to these services. </w:t>
        </w:r>
      </w:ins>
    </w:p>
    <w:p w14:paraId="77245E70" w14:textId="77777777" w:rsidR="006A37BB" w:rsidRDefault="00485AFF">
      <w:pPr>
        <w:spacing w:after="98" w:line="259" w:lineRule="auto"/>
        <w:ind w:left="12" w:firstLine="0"/>
        <w:rPr>
          <w:ins w:id="672" w:author="Jill Guild" w:date="2026-09-25T20:04:00Z" w16du:dateUtc="2026-09-26T00:04:00Z"/>
        </w:rPr>
      </w:pPr>
      <w:ins w:id="673" w:author="Jill Guild" w:date="2026-09-25T20:04:00Z" w16du:dateUtc="2026-09-26T00:04:00Z">
        <w:r>
          <w:t xml:space="preserve">  </w:t>
        </w:r>
      </w:ins>
    </w:p>
    <w:p w14:paraId="4947F974" w14:textId="77777777" w:rsidR="006A37BB" w:rsidRDefault="00485AFF">
      <w:pPr>
        <w:spacing w:after="98" w:line="259" w:lineRule="auto"/>
        <w:ind w:left="12" w:firstLine="0"/>
        <w:rPr>
          <w:ins w:id="674" w:author="Jill Guild" w:date="2026-09-25T20:04:00Z" w16du:dateUtc="2026-09-26T00:04:00Z"/>
        </w:rPr>
      </w:pPr>
      <w:ins w:id="675" w:author="Jill Guild" w:date="2026-09-25T20:04:00Z" w16du:dateUtc="2026-09-26T00:04:00Z">
        <w:r>
          <w:t xml:space="preserve"> </w:t>
        </w:r>
      </w:ins>
    </w:p>
    <w:p w14:paraId="6939C043" w14:textId="77777777" w:rsidR="006A37BB" w:rsidRDefault="00485AFF">
      <w:pPr>
        <w:spacing w:after="98" w:line="259" w:lineRule="auto"/>
        <w:ind w:left="12" w:firstLine="0"/>
        <w:rPr>
          <w:ins w:id="676" w:author="Jill Guild" w:date="2026-09-25T20:04:00Z" w16du:dateUtc="2026-09-26T00:04:00Z"/>
        </w:rPr>
      </w:pPr>
      <w:ins w:id="677" w:author="Jill Guild" w:date="2026-09-25T20:04:00Z" w16du:dateUtc="2026-09-26T00:04:00Z">
        <w:r>
          <w:t xml:space="preserve"> </w:t>
        </w:r>
      </w:ins>
    </w:p>
    <w:p w14:paraId="6791C479" w14:textId="77777777" w:rsidR="006A37BB" w:rsidRDefault="00485AFF">
      <w:pPr>
        <w:spacing w:after="98" w:line="259" w:lineRule="auto"/>
        <w:ind w:left="12" w:firstLine="0"/>
        <w:rPr>
          <w:ins w:id="678" w:author="Jill Guild" w:date="2026-09-25T20:04:00Z" w16du:dateUtc="2026-09-26T00:04:00Z"/>
        </w:rPr>
      </w:pPr>
      <w:ins w:id="679" w:author="Jill Guild" w:date="2026-09-25T20:04:00Z" w16du:dateUtc="2026-09-26T00:04:00Z">
        <w:r>
          <w:t xml:space="preserve"> </w:t>
        </w:r>
      </w:ins>
    </w:p>
    <w:p w14:paraId="5E2B32A4" w14:textId="77777777" w:rsidR="006A37BB" w:rsidRDefault="00485AFF">
      <w:pPr>
        <w:spacing w:after="98" w:line="259" w:lineRule="auto"/>
        <w:ind w:left="12" w:firstLine="0"/>
        <w:rPr>
          <w:ins w:id="680" w:author="Jill Guild" w:date="2026-09-25T20:04:00Z" w16du:dateUtc="2026-09-26T00:04:00Z"/>
        </w:rPr>
      </w:pPr>
      <w:ins w:id="681" w:author="Jill Guild" w:date="2026-09-25T20:04:00Z" w16du:dateUtc="2026-09-26T00:04:00Z">
        <w:r>
          <w:t xml:space="preserve"> </w:t>
        </w:r>
      </w:ins>
    </w:p>
    <w:p w14:paraId="3A42B1DE" w14:textId="77777777" w:rsidR="006A37BB" w:rsidRDefault="00485AFF">
      <w:pPr>
        <w:spacing w:after="98" w:line="259" w:lineRule="auto"/>
        <w:ind w:left="12" w:firstLine="0"/>
        <w:rPr>
          <w:ins w:id="682" w:author="Jill Guild" w:date="2026-09-25T20:04:00Z" w16du:dateUtc="2026-09-26T00:04:00Z"/>
        </w:rPr>
      </w:pPr>
      <w:ins w:id="683" w:author="Jill Guild" w:date="2026-09-25T20:04:00Z" w16du:dateUtc="2026-09-26T00:04:00Z">
        <w:r>
          <w:t xml:space="preserve"> </w:t>
        </w:r>
      </w:ins>
    </w:p>
    <w:p w14:paraId="2BAE67E4" w14:textId="77777777" w:rsidR="006A37BB" w:rsidRDefault="00485AFF">
      <w:pPr>
        <w:spacing w:after="98" w:line="259" w:lineRule="auto"/>
        <w:ind w:left="12" w:firstLine="0"/>
        <w:rPr>
          <w:ins w:id="684" w:author="Jill Guild" w:date="2026-09-25T20:04:00Z" w16du:dateUtc="2026-09-26T00:04:00Z"/>
        </w:rPr>
      </w:pPr>
      <w:ins w:id="685" w:author="Jill Guild" w:date="2026-09-25T20:04:00Z" w16du:dateUtc="2026-09-26T00:04:00Z">
        <w:r>
          <w:t xml:space="preserve"> </w:t>
        </w:r>
      </w:ins>
    </w:p>
    <w:p w14:paraId="5CD4724A" w14:textId="77777777" w:rsidR="006A37BB" w:rsidRDefault="00485AFF">
      <w:pPr>
        <w:spacing w:after="98" w:line="259" w:lineRule="auto"/>
        <w:ind w:left="12" w:firstLine="0"/>
        <w:rPr>
          <w:ins w:id="686" w:author="Jill Guild" w:date="2026-09-25T20:04:00Z" w16du:dateUtc="2026-09-26T00:04:00Z"/>
        </w:rPr>
      </w:pPr>
      <w:ins w:id="687" w:author="Jill Guild" w:date="2026-09-25T20:04:00Z" w16du:dateUtc="2026-09-26T00:04:00Z">
        <w:r>
          <w:t xml:space="preserve"> </w:t>
        </w:r>
      </w:ins>
    </w:p>
    <w:p w14:paraId="5D316044" w14:textId="77777777" w:rsidR="006A37BB" w:rsidRDefault="00485AFF">
      <w:pPr>
        <w:spacing w:after="98" w:line="259" w:lineRule="auto"/>
        <w:ind w:left="12" w:firstLine="0"/>
        <w:rPr>
          <w:ins w:id="688" w:author="Jill Guild" w:date="2026-09-25T20:04:00Z" w16du:dateUtc="2026-09-26T00:04:00Z"/>
        </w:rPr>
      </w:pPr>
      <w:ins w:id="689" w:author="Jill Guild" w:date="2026-09-25T20:04:00Z" w16du:dateUtc="2026-09-26T00:04:00Z">
        <w:r>
          <w:t xml:space="preserve"> </w:t>
        </w:r>
      </w:ins>
    </w:p>
    <w:p w14:paraId="4A46F34F" w14:textId="77777777" w:rsidR="006A37BB" w:rsidRDefault="00485AFF">
      <w:pPr>
        <w:spacing w:after="99" w:line="259" w:lineRule="auto"/>
        <w:ind w:left="12" w:firstLine="0"/>
        <w:rPr>
          <w:ins w:id="690" w:author="Jill Guild" w:date="2026-09-25T20:04:00Z" w16du:dateUtc="2026-09-26T00:04:00Z"/>
        </w:rPr>
      </w:pPr>
      <w:ins w:id="691" w:author="Jill Guild" w:date="2026-09-25T20:04:00Z" w16du:dateUtc="2026-09-26T00:04:00Z">
        <w:r>
          <w:t xml:space="preserve"> </w:t>
        </w:r>
      </w:ins>
    </w:p>
    <w:p w14:paraId="1EF0F90A" w14:textId="77777777" w:rsidR="006A37BB" w:rsidRDefault="00485AFF">
      <w:pPr>
        <w:spacing w:after="98" w:line="259" w:lineRule="auto"/>
        <w:ind w:left="12" w:firstLine="0"/>
        <w:rPr>
          <w:ins w:id="692" w:author="Jill Guild" w:date="2026-09-25T20:04:00Z" w16du:dateUtc="2026-09-26T00:04:00Z"/>
        </w:rPr>
      </w:pPr>
      <w:ins w:id="693" w:author="Jill Guild" w:date="2026-09-25T20:04:00Z" w16du:dateUtc="2026-09-26T00:04:00Z">
        <w:r>
          <w:t xml:space="preserve"> </w:t>
        </w:r>
      </w:ins>
    </w:p>
    <w:p w14:paraId="1D8EB838" w14:textId="77777777" w:rsidR="006A37BB" w:rsidRDefault="00485AFF">
      <w:pPr>
        <w:spacing w:after="98" w:line="259" w:lineRule="auto"/>
        <w:ind w:left="12" w:firstLine="0"/>
        <w:rPr>
          <w:ins w:id="694" w:author="Jill Guild" w:date="2026-09-25T20:04:00Z" w16du:dateUtc="2026-09-26T00:04:00Z"/>
        </w:rPr>
      </w:pPr>
      <w:ins w:id="695" w:author="Jill Guild" w:date="2026-09-25T20:04:00Z" w16du:dateUtc="2026-09-26T00:04:00Z">
        <w:r>
          <w:t xml:space="preserve"> </w:t>
        </w:r>
      </w:ins>
    </w:p>
    <w:p w14:paraId="073E100B" w14:textId="77777777" w:rsidR="006A37BB" w:rsidRDefault="00485AFF">
      <w:pPr>
        <w:spacing w:after="98" w:line="259" w:lineRule="auto"/>
        <w:ind w:left="12" w:firstLine="0"/>
        <w:rPr>
          <w:ins w:id="696" w:author="Jill Guild" w:date="2026-09-25T20:04:00Z" w16du:dateUtc="2026-09-26T00:04:00Z"/>
        </w:rPr>
      </w:pPr>
      <w:ins w:id="697" w:author="Jill Guild" w:date="2026-09-25T20:04:00Z" w16du:dateUtc="2026-09-26T00:04:00Z">
        <w:r>
          <w:t xml:space="preserve"> </w:t>
        </w:r>
      </w:ins>
    </w:p>
    <w:p w14:paraId="72FA2559" w14:textId="77777777" w:rsidR="006A37BB" w:rsidRDefault="00485AFF">
      <w:pPr>
        <w:spacing w:after="98" w:line="259" w:lineRule="auto"/>
        <w:ind w:left="12" w:firstLine="0"/>
        <w:rPr>
          <w:ins w:id="698" w:author="Jill Guild" w:date="2026-09-25T20:04:00Z" w16du:dateUtc="2026-09-26T00:04:00Z"/>
        </w:rPr>
      </w:pPr>
      <w:ins w:id="699" w:author="Jill Guild" w:date="2026-09-25T20:04:00Z" w16du:dateUtc="2026-09-26T00:04:00Z">
        <w:r>
          <w:t xml:space="preserve"> </w:t>
        </w:r>
      </w:ins>
    </w:p>
    <w:p w14:paraId="0177BFBF" w14:textId="77777777" w:rsidR="006A37BB" w:rsidRDefault="00485AFF">
      <w:pPr>
        <w:spacing w:after="98" w:line="259" w:lineRule="auto"/>
        <w:ind w:left="12" w:firstLine="0"/>
        <w:rPr>
          <w:ins w:id="700" w:author="Jill Guild" w:date="2026-09-25T20:04:00Z" w16du:dateUtc="2026-09-26T00:04:00Z"/>
        </w:rPr>
      </w:pPr>
      <w:ins w:id="701" w:author="Jill Guild" w:date="2026-09-25T20:04:00Z" w16du:dateUtc="2026-09-26T00:04:00Z">
        <w:r>
          <w:t xml:space="preserve"> </w:t>
        </w:r>
      </w:ins>
    </w:p>
    <w:p w14:paraId="6A03B1F7" w14:textId="77777777" w:rsidR="006A37BB" w:rsidRDefault="00485AFF">
      <w:pPr>
        <w:spacing w:after="98" w:line="259" w:lineRule="auto"/>
        <w:ind w:left="12" w:firstLine="0"/>
        <w:rPr>
          <w:ins w:id="702" w:author="Jill Guild" w:date="2026-09-25T20:04:00Z" w16du:dateUtc="2026-09-26T00:04:00Z"/>
        </w:rPr>
      </w:pPr>
      <w:ins w:id="703" w:author="Jill Guild" w:date="2026-09-25T20:04:00Z" w16du:dateUtc="2026-09-26T00:04:00Z">
        <w:r>
          <w:t xml:space="preserve"> </w:t>
        </w:r>
      </w:ins>
    </w:p>
    <w:p w14:paraId="2ACF37AF" w14:textId="77777777" w:rsidR="006A37BB" w:rsidRDefault="00485AFF">
      <w:pPr>
        <w:spacing w:after="0" w:line="259" w:lineRule="auto"/>
        <w:ind w:left="12" w:firstLine="0"/>
        <w:rPr>
          <w:ins w:id="704" w:author="Jill Guild" w:date="2026-09-25T20:04:00Z" w16du:dateUtc="2026-09-26T00:04:00Z"/>
        </w:rPr>
      </w:pPr>
      <w:ins w:id="705" w:author="Jill Guild" w:date="2026-09-25T20:04:00Z" w16du:dateUtc="2026-09-26T00:04:00Z">
        <w:r>
          <w:t xml:space="preserve"> </w:t>
        </w:r>
      </w:ins>
    </w:p>
    <w:p w14:paraId="6A98098A" w14:textId="77777777" w:rsidR="006A37BB" w:rsidRDefault="00485AFF">
      <w:pPr>
        <w:spacing w:after="98" w:line="259" w:lineRule="auto"/>
        <w:ind w:left="12" w:firstLine="0"/>
        <w:rPr>
          <w:ins w:id="706" w:author="Jill Guild" w:date="2026-09-25T20:04:00Z" w16du:dateUtc="2026-09-26T00:04:00Z"/>
        </w:rPr>
      </w:pPr>
      <w:ins w:id="707" w:author="Jill Guild" w:date="2026-09-25T20:04:00Z" w16du:dateUtc="2026-09-26T00:04:00Z">
        <w:r>
          <w:t xml:space="preserve"> </w:t>
        </w:r>
      </w:ins>
    </w:p>
    <w:p w14:paraId="65B2F295" w14:textId="77777777" w:rsidR="006A37BB" w:rsidRDefault="00485AFF">
      <w:pPr>
        <w:ind w:left="-3" w:right="1086" w:firstLine="0"/>
        <w:rPr>
          <w:ins w:id="708" w:author="Jill Guild" w:date="2026-09-25T20:04:00Z" w16du:dateUtc="2026-09-26T00:04:00Z"/>
        </w:rPr>
      </w:pPr>
      <w:ins w:id="709" w:author="Jill Guild" w:date="2026-09-25T20:04:00Z" w16du:dateUtc="2026-09-26T00:04:00Z">
        <w:r>
          <w:t xml:space="preserve">Appendix 5 </w:t>
        </w:r>
      </w:ins>
    </w:p>
    <w:p w14:paraId="1D113D36" w14:textId="77777777" w:rsidR="006A37BB" w:rsidRDefault="00485AFF">
      <w:pPr>
        <w:spacing w:after="98" w:line="259" w:lineRule="auto"/>
        <w:ind w:left="10" w:right="1069" w:hanging="10"/>
        <w:jc w:val="center"/>
        <w:rPr>
          <w:ins w:id="710" w:author="Jill Guild" w:date="2026-09-25T20:04:00Z" w16du:dateUtc="2026-09-26T00:04:00Z"/>
        </w:rPr>
      </w:pPr>
      <w:ins w:id="711" w:author="Jill Guild" w:date="2026-09-25T20:04:00Z" w16du:dateUtc="2026-09-26T00:04:00Z">
        <w:r>
          <w:rPr>
            <w:b/>
          </w:rPr>
          <w:t xml:space="preserve">FIFE COUNCIL </w:t>
        </w:r>
      </w:ins>
    </w:p>
    <w:p w14:paraId="3965F67E" w14:textId="77777777" w:rsidR="006A37BB" w:rsidRDefault="00485AFF">
      <w:pPr>
        <w:spacing w:after="98" w:line="259" w:lineRule="auto"/>
        <w:ind w:left="0" w:right="1002" w:firstLine="0"/>
        <w:jc w:val="center"/>
        <w:rPr>
          <w:ins w:id="712" w:author="Jill Guild" w:date="2026-09-25T20:04:00Z" w16du:dateUtc="2026-09-26T00:04:00Z"/>
        </w:rPr>
      </w:pPr>
      <w:ins w:id="713" w:author="Jill Guild" w:date="2026-09-25T20:04:00Z" w16du:dateUtc="2026-09-26T00:04:00Z">
        <w:r>
          <w:rPr>
            <w:b/>
          </w:rPr>
          <w:t xml:space="preserve"> </w:t>
        </w:r>
      </w:ins>
    </w:p>
    <w:p w14:paraId="17AE0A41" w14:textId="77777777" w:rsidR="006A37BB" w:rsidRDefault="00485AFF">
      <w:pPr>
        <w:spacing w:after="98" w:line="259" w:lineRule="auto"/>
        <w:ind w:left="10" w:right="1066" w:hanging="10"/>
        <w:jc w:val="center"/>
        <w:rPr>
          <w:ins w:id="714" w:author="Jill Guild" w:date="2026-09-25T20:04:00Z" w16du:dateUtc="2026-09-26T00:04:00Z"/>
        </w:rPr>
      </w:pPr>
      <w:ins w:id="715" w:author="Jill Guild" w:date="2026-09-25T20:04:00Z" w16du:dateUtc="2026-09-26T00:04:00Z">
        <w:r>
          <w:rPr>
            <w:b/>
          </w:rPr>
          <w:t xml:space="preserve">HOUSING BENEFIT OVERPAYMENT RECOVERY </w:t>
        </w:r>
        <w:r>
          <w:t xml:space="preserve"> </w:t>
        </w:r>
      </w:ins>
    </w:p>
    <w:p w14:paraId="0ACC2839" w14:textId="77777777" w:rsidR="006A37BB" w:rsidRDefault="00485AFF">
      <w:pPr>
        <w:spacing w:after="0" w:line="259" w:lineRule="auto"/>
        <w:ind w:left="12" w:firstLine="0"/>
        <w:rPr>
          <w:ins w:id="716" w:author="Jill Guild" w:date="2026-09-25T20:04:00Z" w16du:dateUtc="2026-09-26T00:04:00Z"/>
        </w:rPr>
      </w:pPr>
      <w:ins w:id="717" w:author="Jill Guild" w:date="2026-09-25T20:04:00Z" w16du:dateUtc="2026-09-26T00:04:00Z">
        <w:r>
          <w:t xml:space="preserve"> </w:t>
        </w:r>
      </w:ins>
    </w:p>
    <w:p w14:paraId="552FC68E" w14:textId="77777777" w:rsidR="006A37BB" w:rsidRDefault="00485AFF">
      <w:pPr>
        <w:pStyle w:val="Heading1"/>
        <w:tabs>
          <w:tab w:val="center" w:pos="1565"/>
        </w:tabs>
        <w:ind w:left="-3" w:right="0" w:firstLine="0"/>
        <w:rPr>
          <w:ins w:id="718" w:author="Jill Guild" w:date="2026-09-25T20:04:00Z" w16du:dateUtc="2026-09-26T00:04:00Z"/>
        </w:rPr>
      </w:pPr>
      <w:ins w:id="719" w:author="Jill Guild" w:date="2026-09-25T20:04:00Z" w16du:dateUtc="2026-09-26T00:04:00Z">
        <w:r w:rsidRPr="00345862">
          <w:t xml:space="preserve">1 </w:t>
        </w:r>
        <w:r>
          <w:rPr>
            <w:b w:val="0"/>
          </w:rPr>
          <w:tab/>
        </w:r>
        <w:r>
          <w:t xml:space="preserve">  INTRODUCTION </w:t>
        </w:r>
      </w:ins>
    </w:p>
    <w:p w14:paraId="24E12A1A" w14:textId="77777777" w:rsidR="006A37BB" w:rsidRDefault="00485AFF">
      <w:pPr>
        <w:spacing w:after="0" w:line="259" w:lineRule="auto"/>
        <w:ind w:left="12" w:firstLine="0"/>
        <w:rPr>
          <w:ins w:id="720" w:author="Jill Guild" w:date="2026-09-25T20:04:00Z" w16du:dateUtc="2026-09-26T00:04:00Z"/>
        </w:rPr>
      </w:pPr>
      <w:ins w:id="721" w:author="Jill Guild" w:date="2026-09-25T20:04:00Z" w16du:dateUtc="2026-09-26T00:04:00Z">
        <w:r>
          <w:t xml:space="preserve"> </w:t>
        </w:r>
      </w:ins>
    </w:p>
    <w:p w14:paraId="6D18EC3A" w14:textId="77777777" w:rsidR="006A37BB" w:rsidRDefault="00485AFF">
      <w:pPr>
        <w:spacing w:after="120" w:line="240" w:lineRule="auto"/>
        <w:ind w:left="687" w:right="1070" w:hanging="690"/>
        <w:jc w:val="both"/>
        <w:rPr>
          <w:ins w:id="722" w:author="Jill Guild" w:date="2026-09-25T20:04:00Z" w16du:dateUtc="2026-09-26T00:04:00Z"/>
        </w:rPr>
      </w:pPr>
      <w:ins w:id="723" w:author="Jill Guild" w:date="2026-09-25T20:04:00Z" w16du:dateUtc="2026-09-26T00:04:00Z">
        <w:r>
          <w:t xml:space="preserve">1.1 </w:t>
        </w:r>
        <w:r w:rsidR="00345862">
          <w:tab/>
        </w:r>
        <w:r>
          <w:t xml:space="preserve">Fife Council is responsible for the administration of housing benefit.  The Council is committed to protecting public funds and will take all possible steps to recover overpayments of these benefits.   </w:t>
        </w:r>
      </w:ins>
    </w:p>
    <w:p w14:paraId="702B6388" w14:textId="77777777" w:rsidR="006A37BB" w:rsidRDefault="00485AFF">
      <w:pPr>
        <w:spacing w:after="0" w:line="259" w:lineRule="auto"/>
        <w:ind w:left="12" w:firstLine="0"/>
        <w:rPr>
          <w:ins w:id="724" w:author="Jill Guild" w:date="2026-09-25T20:04:00Z" w16du:dateUtc="2026-09-26T00:04:00Z"/>
        </w:rPr>
      </w:pPr>
      <w:ins w:id="725" w:author="Jill Guild" w:date="2026-09-25T20:04:00Z" w16du:dateUtc="2026-09-26T00:04:00Z">
        <w:r>
          <w:t xml:space="preserve"> </w:t>
        </w:r>
      </w:ins>
    </w:p>
    <w:p w14:paraId="4B9638FD" w14:textId="77777777" w:rsidR="006A37BB" w:rsidRDefault="00485AFF">
      <w:pPr>
        <w:ind w:left="715" w:right="1086"/>
        <w:rPr>
          <w:ins w:id="726" w:author="Jill Guild" w:date="2026-09-25T20:04:00Z" w16du:dateUtc="2026-09-26T00:04:00Z"/>
        </w:rPr>
      </w:pPr>
      <w:ins w:id="727" w:author="Jill Guild" w:date="2026-09-25T20:04:00Z" w16du:dateUtc="2026-09-26T00:04:00Z">
        <w:r>
          <w:t xml:space="preserve">1.2 </w:t>
        </w:r>
        <w:r>
          <w:tab/>
          <w:t xml:space="preserve">Customers are encouraged to prevent overpayments occurring by notifying the council as soon as possible of any changes that may affect the amount of benefit that they are entitled to.  </w:t>
        </w:r>
      </w:ins>
    </w:p>
    <w:p w14:paraId="5D1520FE" w14:textId="77777777" w:rsidR="006A37BB" w:rsidRDefault="00485AFF">
      <w:pPr>
        <w:spacing w:after="0" w:line="259" w:lineRule="auto"/>
        <w:ind w:left="12" w:firstLine="0"/>
        <w:rPr>
          <w:ins w:id="728" w:author="Jill Guild" w:date="2026-09-25T20:04:00Z" w16du:dateUtc="2026-09-26T00:04:00Z"/>
        </w:rPr>
      </w:pPr>
      <w:ins w:id="729" w:author="Jill Guild" w:date="2026-09-25T20:04:00Z" w16du:dateUtc="2026-09-26T00:04:00Z">
        <w:r>
          <w:t xml:space="preserve"> </w:t>
        </w:r>
      </w:ins>
    </w:p>
    <w:p w14:paraId="0E9F9D5F" w14:textId="77777777" w:rsidR="006A37BB" w:rsidRDefault="00485AFF">
      <w:pPr>
        <w:pStyle w:val="Heading1"/>
        <w:tabs>
          <w:tab w:val="center" w:pos="1320"/>
        </w:tabs>
        <w:ind w:left="-3" w:right="0" w:firstLine="0"/>
        <w:rPr>
          <w:ins w:id="730" w:author="Jill Guild" w:date="2026-09-25T20:04:00Z" w16du:dateUtc="2026-09-26T00:04:00Z"/>
        </w:rPr>
      </w:pPr>
      <w:ins w:id="731" w:author="Jill Guild" w:date="2026-09-25T20:04:00Z" w16du:dateUtc="2026-09-26T00:04:00Z">
        <w:r w:rsidRPr="00345862">
          <w:t>2</w:t>
        </w:r>
        <w:r>
          <w:rPr>
            <w:b w:val="0"/>
          </w:rPr>
          <w:t xml:space="preserve"> </w:t>
        </w:r>
        <w:r>
          <w:rPr>
            <w:b w:val="0"/>
          </w:rPr>
          <w:tab/>
        </w:r>
        <w:r>
          <w:t xml:space="preserve">  RECOVERY  </w:t>
        </w:r>
      </w:ins>
    </w:p>
    <w:p w14:paraId="1C650AF9" w14:textId="77777777" w:rsidR="006A37BB" w:rsidRDefault="00485AFF">
      <w:pPr>
        <w:spacing w:after="0" w:line="259" w:lineRule="auto"/>
        <w:ind w:left="12" w:firstLine="0"/>
        <w:rPr>
          <w:ins w:id="732" w:author="Jill Guild" w:date="2026-09-25T20:04:00Z" w16du:dateUtc="2026-09-26T00:04:00Z"/>
        </w:rPr>
      </w:pPr>
      <w:ins w:id="733" w:author="Jill Guild" w:date="2026-09-25T20:04:00Z" w16du:dateUtc="2026-09-26T00:04:00Z">
        <w:r>
          <w:t xml:space="preserve"> </w:t>
        </w:r>
      </w:ins>
    </w:p>
    <w:p w14:paraId="6B62B48B" w14:textId="77777777" w:rsidR="006A37BB" w:rsidRDefault="00485AFF">
      <w:pPr>
        <w:spacing w:after="120" w:line="240" w:lineRule="auto"/>
        <w:ind w:left="687" w:right="1070" w:hanging="690"/>
        <w:jc w:val="both"/>
        <w:rPr>
          <w:ins w:id="734" w:author="Jill Guild" w:date="2026-09-25T20:04:00Z" w16du:dateUtc="2026-09-26T00:04:00Z"/>
        </w:rPr>
      </w:pPr>
      <w:ins w:id="735" w:author="Jill Guild" w:date="2026-09-25T20:04:00Z" w16du:dateUtc="2026-09-26T00:04:00Z">
        <w:r>
          <w:t xml:space="preserve">2.1 </w:t>
        </w:r>
        <w:r w:rsidR="00345862">
          <w:tab/>
        </w:r>
        <w:r>
          <w:t xml:space="preserve">Where it has been identified that a claimant of housing benefit has been overpaid, and the overpayment is recoverable in accordance with the relevant statutory provisions, Fife Council will consider  on a case by case basis whether it is reasonable to recover the overpayment, from whom it can be recovered and the appropriate means of recovery. </w:t>
        </w:r>
      </w:ins>
    </w:p>
    <w:p w14:paraId="44B51A47" w14:textId="77777777" w:rsidR="006A37BB" w:rsidRDefault="00485AFF">
      <w:pPr>
        <w:spacing w:after="0" w:line="259" w:lineRule="auto"/>
        <w:ind w:left="12" w:firstLine="0"/>
        <w:rPr>
          <w:ins w:id="736" w:author="Jill Guild" w:date="2026-09-25T20:04:00Z" w16du:dateUtc="2026-09-26T00:04:00Z"/>
        </w:rPr>
      </w:pPr>
      <w:ins w:id="737" w:author="Jill Guild" w:date="2026-09-25T20:04:00Z" w16du:dateUtc="2026-09-26T00:04:00Z">
        <w:r>
          <w:t xml:space="preserve"> </w:t>
        </w:r>
      </w:ins>
    </w:p>
    <w:p w14:paraId="72BDF147" w14:textId="77777777" w:rsidR="006A37BB" w:rsidRDefault="00485AFF">
      <w:pPr>
        <w:ind w:left="715" w:right="1086"/>
        <w:rPr>
          <w:ins w:id="738" w:author="Jill Guild" w:date="2026-09-25T20:04:00Z" w16du:dateUtc="2026-09-26T00:04:00Z"/>
        </w:rPr>
      </w:pPr>
      <w:ins w:id="739" w:author="Jill Guild" w:date="2026-09-25T20:04:00Z" w16du:dateUtc="2026-09-26T00:04:00Z">
        <w:r>
          <w:t xml:space="preserve">2.2 </w:t>
        </w:r>
        <w:r w:rsidR="00345862">
          <w:tab/>
        </w:r>
        <w:r>
          <w:t xml:space="preserve">All legally available methods of recovery will be employed to recover outstanding overpaid benefit.  These methods include:- </w:t>
        </w:r>
      </w:ins>
    </w:p>
    <w:p w14:paraId="7BDE28AD" w14:textId="77777777" w:rsidR="006A37BB" w:rsidRDefault="00485AFF">
      <w:pPr>
        <w:spacing w:after="0" w:line="259" w:lineRule="auto"/>
        <w:ind w:left="692" w:firstLine="0"/>
        <w:rPr>
          <w:ins w:id="740" w:author="Jill Guild" w:date="2026-09-25T20:04:00Z" w16du:dateUtc="2026-09-26T00:04:00Z"/>
        </w:rPr>
      </w:pPr>
      <w:ins w:id="741" w:author="Jill Guild" w:date="2026-09-25T20:04:00Z" w16du:dateUtc="2026-09-26T00:04:00Z">
        <w:r>
          <w:t xml:space="preserve"> </w:t>
        </w:r>
      </w:ins>
    </w:p>
    <w:p w14:paraId="14CB66AB" w14:textId="77777777" w:rsidR="006A37BB" w:rsidRDefault="00485AFF" w:rsidP="00555CD3">
      <w:pPr>
        <w:numPr>
          <w:ilvl w:val="0"/>
          <w:numId w:val="23"/>
        </w:numPr>
        <w:spacing w:after="10"/>
        <w:ind w:right="1086"/>
        <w:rPr>
          <w:ins w:id="742" w:author="Jill Guild" w:date="2026-09-25T20:04:00Z" w16du:dateUtc="2026-09-26T00:04:00Z"/>
        </w:rPr>
      </w:pPr>
      <w:ins w:id="743" w:author="Jill Guild" w:date="2026-09-25T20:04:00Z" w16du:dateUtc="2026-09-26T00:04:00Z">
        <w:r>
          <w:t xml:space="preserve">Direct deductions from on-going housing benefit or arrears of housing benefit. </w:t>
        </w:r>
      </w:ins>
    </w:p>
    <w:p w14:paraId="5A2E5E4C" w14:textId="77777777" w:rsidR="006A37BB" w:rsidRDefault="00485AFF" w:rsidP="00555CD3">
      <w:pPr>
        <w:numPr>
          <w:ilvl w:val="0"/>
          <w:numId w:val="23"/>
        </w:numPr>
        <w:spacing w:after="10"/>
        <w:ind w:right="1086"/>
        <w:rPr>
          <w:ins w:id="744" w:author="Jill Guild" w:date="2026-09-25T20:04:00Z" w16du:dateUtc="2026-09-26T00:04:00Z"/>
        </w:rPr>
      </w:pPr>
      <w:ins w:id="745" w:author="Jill Guild" w:date="2026-09-25T20:04:00Z" w16du:dateUtc="2026-09-26T00:04:00Z">
        <w:r>
          <w:t xml:space="preserve">Direct deductions from landlords payments of housing benefit.   </w:t>
        </w:r>
      </w:ins>
    </w:p>
    <w:p w14:paraId="3FE481F2" w14:textId="77777777" w:rsidR="00345862" w:rsidRDefault="00485AFF" w:rsidP="00555CD3">
      <w:pPr>
        <w:numPr>
          <w:ilvl w:val="0"/>
          <w:numId w:val="23"/>
        </w:numPr>
        <w:spacing w:after="0"/>
        <w:ind w:right="1086"/>
        <w:rPr>
          <w:ins w:id="746" w:author="Jill Guild" w:date="2026-09-25T20:04:00Z" w16du:dateUtc="2026-09-26T00:04:00Z"/>
        </w:rPr>
      </w:pPr>
      <w:ins w:id="747" w:author="Jill Guild" w:date="2026-09-25T20:04:00Z" w16du:dateUtc="2026-09-26T00:04:00Z">
        <w:r>
          <w:t>Recovery from on-going housing benefit in another local authority area.</w:t>
        </w:r>
      </w:ins>
    </w:p>
    <w:p w14:paraId="3C59EFD0" w14:textId="77777777" w:rsidR="006A37BB" w:rsidRDefault="00485AFF" w:rsidP="00555CD3">
      <w:pPr>
        <w:numPr>
          <w:ilvl w:val="0"/>
          <w:numId w:val="23"/>
        </w:numPr>
        <w:spacing w:after="0"/>
        <w:ind w:right="1086"/>
        <w:rPr>
          <w:ins w:id="748" w:author="Jill Guild" w:date="2026-09-25T20:04:00Z" w16du:dateUtc="2026-09-26T00:04:00Z"/>
        </w:rPr>
      </w:pPr>
      <w:ins w:id="749" w:author="Jill Guild" w:date="2026-09-25T20:04:00Z" w16du:dateUtc="2026-09-26T00:04:00Z">
        <w:r>
          <w:t xml:space="preserve">Recovery from Department for Work and Pensions (DWP) benefit. </w:t>
        </w:r>
      </w:ins>
    </w:p>
    <w:p w14:paraId="6151E2AA" w14:textId="77777777" w:rsidR="006A37BB" w:rsidRDefault="00485AFF" w:rsidP="00555CD3">
      <w:pPr>
        <w:numPr>
          <w:ilvl w:val="0"/>
          <w:numId w:val="23"/>
        </w:numPr>
        <w:spacing w:after="10"/>
        <w:ind w:right="1086"/>
        <w:rPr>
          <w:ins w:id="750" w:author="Jill Guild" w:date="2026-09-25T20:04:00Z" w16du:dateUtc="2026-09-26T00:04:00Z"/>
        </w:rPr>
      </w:pPr>
      <w:ins w:id="751" w:author="Jill Guild" w:date="2026-09-25T20:04:00Z" w16du:dateUtc="2026-09-26T00:04:00Z">
        <w:r>
          <w:t xml:space="preserve">Invoice </w:t>
        </w:r>
      </w:ins>
    </w:p>
    <w:p w14:paraId="1D718760" w14:textId="77777777" w:rsidR="006A37BB" w:rsidRDefault="00485AFF" w:rsidP="00555CD3">
      <w:pPr>
        <w:numPr>
          <w:ilvl w:val="0"/>
          <w:numId w:val="23"/>
        </w:numPr>
        <w:ind w:right="1086"/>
        <w:rPr>
          <w:ins w:id="752" w:author="Jill Guild" w:date="2026-09-25T20:04:00Z" w16du:dateUtc="2026-09-26T00:04:00Z"/>
        </w:rPr>
      </w:pPr>
      <w:ins w:id="753" w:author="Jill Guild" w:date="2026-09-25T20:04:00Z" w16du:dateUtc="2026-09-26T00:04:00Z">
        <w:r>
          <w:t xml:space="preserve">Attachment of Earnings           </w:t>
        </w:r>
      </w:ins>
    </w:p>
    <w:p w14:paraId="27632BC5" w14:textId="77777777" w:rsidR="006A37BB" w:rsidRDefault="00485AFF">
      <w:pPr>
        <w:spacing w:after="0" w:line="259" w:lineRule="auto"/>
        <w:ind w:left="12" w:firstLine="0"/>
        <w:rPr>
          <w:ins w:id="754" w:author="Jill Guild" w:date="2026-09-25T20:04:00Z" w16du:dateUtc="2026-09-26T00:04:00Z"/>
        </w:rPr>
      </w:pPr>
      <w:ins w:id="755" w:author="Jill Guild" w:date="2026-09-25T20:04:00Z" w16du:dateUtc="2026-09-26T00:04:00Z">
        <w:r>
          <w:t xml:space="preserve"> </w:t>
        </w:r>
      </w:ins>
    </w:p>
    <w:p w14:paraId="2292D965" w14:textId="77777777" w:rsidR="00345862" w:rsidRDefault="00345862" w:rsidP="00345862">
      <w:pPr>
        <w:pStyle w:val="ListParagraph"/>
        <w:numPr>
          <w:ilvl w:val="1"/>
          <w:numId w:val="19"/>
        </w:numPr>
        <w:ind w:right="1086"/>
        <w:rPr>
          <w:ins w:id="756" w:author="Jill Guild" w:date="2026-09-25T20:04:00Z" w16du:dateUtc="2026-09-26T00:04:00Z"/>
        </w:rPr>
      </w:pPr>
      <w:ins w:id="757" w:author="Jill Guild" w:date="2026-09-25T20:04:00Z" w16du:dateUtc="2026-09-26T00:04:00Z">
        <w:r>
          <w:t xml:space="preserve">   </w:t>
        </w:r>
        <w:r w:rsidR="00485AFF">
          <w:t xml:space="preserve">Overpayments will be recovered from on-going entitlement to Housing Benefit at a </w:t>
        </w:r>
        <w:r>
          <w:t xml:space="preserve">  </w:t>
        </w:r>
      </w:ins>
    </w:p>
    <w:p w14:paraId="76AAAD56" w14:textId="77777777" w:rsidR="00345862" w:rsidRDefault="00345862" w:rsidP="00345862">
      <w:pPr>
        <w:pStyle w:val="ListParagraph"/>
        <w:ind w:left="372" w:right="1086" w:firstLine="0"/>
        <w:rPr>
          <w:ins w:id="758" w:author="Jill Guild" w:date="2026-09-25T20:04:00Z" w16du:dateUtc="2026-09-26T00:04:00Z"/>
        </w:rPr>
      </w:pPr>
      <w:ins w:id="759" w:author="Jill Guild" w:date="2026-09-25T20:04:00Z" w16du:dateUtc="2026-09-26T00:04:00Z">
        <w:r>
          <w:t xml:space="preserve">   </w:t>
        </w:r>
        <w:r w:rsidR="00485AFF">
          <w:t xml:space="preserve">rate advised by the DWP, dependent on the type of income the claimant receives and </w:t>
        </w:r>
        <w:r>
          <w:t xml:space="preserve">   </w:t>
        </w:r>
      </w:ins>
    </w:p>
    <w:p w14:paraId="0CC8BE8C" w14:textId="77777777" w:rsidR="00345862" w:rsidRDefault="00345862" w:rsidP="00345862">
      <w:pPr>
        <w:pStyle w:val="ListParagraph"/>
        <w:ind w:left="372" w:right="1086" w:firstLine="0"/>
        <w:rPr>
          <w:ins w:id="760" w:author="Jill Guild" w:date="2026-09-25T20:04:00Z" w16du:dateUtc="2026-09-26T00:04:00Z"/>
        </w:rPr>
      </w:pPr>
      <w:ins w:id="761" w:author="Jill Guild" w:date="2026-09-25T20:04:00Z" w16du:dateUtc="2026-09-26T00:04:00Z">
        <w:r>
          <w:t xml:space="preserve">   </w:t>
        </w:r>
        <w:r w:rsidR="00485AFF">
          <w:t xml:space="preserve">the reason for the overpayment.  Consideration will be given to individual financial </w:t>
        </w:r>
        <w:r>
          <w:t xml:space="preserve"> </w:t>
        </w:r>
      </w:ins>
    </w:p>
    <w:p w14:paraId="0C42AF8B" w14:textId="77777777" w:rsidR="006A37BB" w:rsidRDefault="00345862" w:rsidP="00345862">
      <w:pPr>
        <w:pStyle w:val="ListParagraph"/>
        <w:ind w:left="372" w:right="1086" w:firstLine="0"/>
        <w:rPr>
          <w:ins w:id="762" w:author="Jill Guild" w:date="2026-09-25T20:04:00Z" w16du:dateUtc="2026-09-26T00:04:00Z"/>
        </w:rPr>
      </w:pPr>
      <w:ins w:id="763" w:author="Jill Guild" w:date="2026-09-25T20:04:00Z" w16du:dateUtc="2026-09-26T00:04:00Z">
        <w:r>
          <w:t xml:space="preserve">   </w:t>
        </w:r>
        <w:r w:rsidR="00485AFF">
          <w:t xml:space="preserve">circumstances and deductions reduced where appropriate. </w:t>
        </w:r>
      </w:ins>
    </w:p>
    <w:p w14:paraId="75552130" w14:textId="77777777" w:rsidR="006A37BB" w:rsidRDefault="00485AFF">
      <w:pPr>
        <w:spacing w:after="374" w:line="259" w:lineRule="auto"/>
        <w:ind w:left="12" w:firstLine="0"/>
        <w:rPr>
          <w:ins w:id="764" w:author="Jill Guild" w:date="2026-09-25T20:04:00Z" w16du:dateUtc="2026-09-26T00:04:00Z"/>
        </w:rPr>
      </w:pPr>
      <w:ins w:id="765" w:author="Jill Guild" w:date="2026-09-25T20:04:00Z" w16du:dateUtc="2026-09-26T00:04:00Z">
        <w:r>
          <w:t xml:space="preserve"> </w:t>
        </w:r>
      </w:ins>
    </w:p>
    <w:p w14:paraId="5DE72965" w14:textId="77777777" w:rsidR="00345862" w:rsidRDefault="00345862" w:rsidP="00345862">
      <w:pPr>
        <w:pStyle w:val="ListParagraph"/>
        <w:numPr>
          <w:ilvl w:val="1"/>
          <w:numId w:val="19"/>
        </w:numPr>
        <w:spacing w:after="120" w:line="240" w:lineRule="auto"/>
        <w:ind w:right="1086"/>
        <w:rPr>
          <w:ins w:id="766" w:author="Jill Guild" w:date="2026-09-25T20:04:00Z" w16du:dateUtc="2026-09-26T00:04:00Z"/>
        </w:rPr>
      </w:pPr>
      <w:ins w:id="767" w:author="Jill Guild" w:date="2026-09-25T20:04:00Z" w16du:dateUtc="2026-09-26T00:04:00Z">
        <w:r>
          <w:t xml:space="preserve">   </w:t>
        </w:r>
        <w:r w:rsidR="00485AFF">
          <w:t xml:space="preserve">If there is no on-going entitlement to Housing Benefit direct deductions can be taken </w:t>
        </w:r>
        <w:r>
          <w:t xml:space="preserve">   </w:t>
        </w:r>
      </w:ins>
    </w:p>
    <w:p w14:paraId="082BE462" w14:textId="77777777" w:rsidR="00345862" w:rsidRDefault="00345862" w:rsidP="00345862">
      <w:pPr>
        <w:pStyle w:val="ListParagraph"/>
        <w:spacing w:after="120" w:line="240" w:lineRule="auto"/>
        <w:ind w:left="372" w:right="1086" w:firstLine="0"/>
        <w:rPr>
          <w:ins w:id="768" w:author="Jill Guild" w:date="2026-09-25T20:04:00Z" w16du:dateUtc="2026-09-26T00:04:00Z"/>
        </w:rPr>
      </w:pPr>
      <w:ins w:id="769" w:author="Jill Guild" w:date="2026-09-25T20:04:00Z" w16du:dateUtc="2026-09-26T00:04:00Z">
        <w:r>
          <w:t xml:space="preserve">   </w:t>
        </w:r>
        <w:r w:rsidR="00485AFF">
          <w:t xml:space="preserve">from a DWP benefit. These rates are set by the DWP and based on the type of benefit </w:t>
        </w:r>
      </w:ins>
    </w:p>
    <w:p w14:paraId="16E52B2B" w14:textId="77777777" w:rsidR="00345862" w:rsidRDefault="00345862" w:rsidP="00345862">
      <w:pPr>
        <w:pStyle w:val="ListParagraph"/>
        <w:spacing w:after="120" w:line="240" w:lineRule="auto"/>
        <w:ind w:left="372" w:right="1086" w:firstLine="0"/>
        <w:rPr>
          <w:ins w:id="770" w:author="Jill Guild" w:date="2026-09-25T20:04:00Z" w16du:dateUtc="2026-09-26T00:04:00Z"/>
        </w:rPr>
      </w:pPr>
      <w:ins w:id="771" w:author="Jill Guild" w:date="2026-09-25T20:04:00Z" w16du:dateUtc="2026-09-26T00:04:00Z">
        <w:r>
          <w:t xml:space="preserve">   </w:t>
        </w:r>
        <w:r w:rsidR="00485AFF">
          <w:t xml:space="preserve">being received. Any reductions to these set amounts require the customer to negotiate </w:t>
        </w:r>
      </w:ins>
    </w:p>
    <w:p w14:paraId="70B5C07F" w14:textId="77777777" w:rsidR="006A37BB" w:rsidRDefault="00345862" w:rsidP="00345862">
      <w:pPr>
        <w:pStyle w:val="ListParagraph"/>
        <w:spacing w:after="120" w:line="240" w:lineRule="auto"/>
        <w:ind w:left="372" w:right="1086" w:firstLine="0"/>
        <w:rPr>
          <w:ins w:id="772" w:author="Jill Guild" w:date="2026-09-25T20:04:00Z" w16du:dateUtc="2026-09-26T00:04:00Z"/>
        </w:rPr>
      </w:pPr>
      <w:ins w:id="773" w:author="Jill Guild" w:date="2026-09-25T20:04:00Z" w16du:dateUtc="2026-09-26T00:04:00Z">
        <w:r>
          <w:t xml:space="preserve">   </w:t>
        </w:r>
        <w:r w:rsidR="00485AFF">
          <w:t xml:space="preserve">direct with the DWP.     </w:t>
        </w:r>
      </w:ins>
    </w:p>
    <w:p w14:paraId="07A6CAF7" w14:textId="77777777" w:rsidR="006A37BB" w:rsidRDefault="00485AFF">
      <w:pPr>
        <w:spacing w:after="0" w:line="259" w:lineRule="auto"/>
        <w:ind w:left="12" w:firstLine="0"/>
        <w:rPr>
          <w:ins w:id="774" w:author="Jill Guild" w:date="2026-09-25T20:04:00Z" w16du:dateUtc="2026-09-26T00:04:00Z"/>
        </w:rPr>
      </w:pPr>
      <w:ins w:id="775" w:author="Jill Guild" w:date="2026-09-25T20:04:00Z" w16du:dateUtc="2026-09-26T00:04:00Z">
        <w:r>
          <w:t xml:space="preserve">                                </w:t>
        </w:r>
      </w:ins>
    </w:p>
    <w:p w14:paraId="24C51EE7" w14:textId="77777777" w:rsidR="006A37BB" w:rsidRDefault="00485AFF">
      <w:pPr>
        <w:pStyle w:val="Heading1"/>
        <w:tabs>
          <w:tab w:val="center" w:pos="1145"/>
        </w:tabs>
        <w:ind w:left="-3" w:right="0" w:firstLine="0"/>
        <w:rPr>
          <w:ins w:id="776" w:author="Jill Guild" w:date="2026-09-25T20:04:00Z" w16du:dateUtc="2026-09-26T00:04:00Z"/>
        </w:rPr>
      </w:pPr>
      <w:ins w:id="777" w:author="Jill Guild" w:date="2026-09-25T20:04:00Z" w16du:dateUtc="2026-09-26T00:04:00Z">
        <w:r>
          <w:rPr>
            <w:b w:val="0"/>
          </w:rPr>
          <w:t xml:space="preserve">3 </w:t>
        </w:r>
        <w:r>
          <w:rPr>
            <w:b w:val="0"/>
          </w:rPr>
          <w:tab/>
        </w:r>
        <w:r>
          <w:t xml:space="preserve">APPEALS </w:t>
        </w:r>
      </w:ins>
    </w:p>
    <w:p w14:paraId="393F4E19" w14:textId="77777777" w:rsidR="006A37BB" w:rsidRDefault="00485AFF">
      <w:pPr>
        <w:spacing w:after="0" w:line="259" w:lineRule="auto"/>
        <w:ind w:left="12" w:firstLine="0"/>
        <w:rPr>
          <w:ins w:id="778" w:author="Jill Guild" w:date="2026-09-25T20:04:00Z" w16du:dateUtc="2026-09-26T00:04:00Z"/>
        </w:rPr>
      </w:pPr>
      <w:ins w:id="779" w:author="Jill Guild" w:date="2026-09-25T20:04:00Z" w16du:dateUtc="2026-09-26T00:04:00Z">
        <w:r>
          <w:rPr>
            <w:b/>
          </w:rPr>
          <w:t xml:space="preserve"> </w:t>
        </w:r>
      </w:ins>
    </w:p>
    <w:p w14:paraId="4CA3E82D" w14:textId="77777777" w:rsidR="006A37BB" w:rsidRDefault="00485AFF">
      <w:pPr>
        <w:ind w:left="-3" w:right="1086" w:firstLine="0"/>
        <w:rPr>
          <w:ins w:id="780" w:author="Jill Guild" w:date="2026-09-25T20:04:00Z" w16du:dateUtc="2026-09-26T00:04:00Z"/>
        </w:rPr>
      </w:pPr>
      <w:ins w:id="781" w:author="Jill Guild" w:date="2026-09-25T20:04:00Z" w16du:dateUtc="2026-09-26T00:04:00Z">
        <w:r>
          <w:t xml:space="preserve">A person can appeal an overpayment decision in accordance with the HB and CTB (Decisions and Appeals) Regulations 2001. Recovery of the overpayment is suspended pending the outcome of an appeal. </w:t>
        </w:r>
      </w:ins>
    </w:p>
    <w:p w14:paraId="470EF10C" w14:textId="77777777" w:rsidR="00AF0291" w:rsidRDefault="00AF0291">
      <w:pPr>
        <w:ind w:left="-3" w:right="1086" w:firstLine="0"/>
        <w:rPr>
          <w:ins w:id="782" w:author="Jill Guild" w:date="2026-09-25T20:04:00Z" w16du:dateUtc="2026-09-26T00:04:00Z"/>
        </w:rPr>
      </w:pPr>
    </w:p>
    <w:p w14:paraId="23422603" w14:textId="77777777" w:rsidR="00AF0291" w:rsidRDefault="00AF0291">
      <w:pPr>
        <w:ind w:left="-3" w:right="1086" w:firstLine="0"/>
        <w:rPr>
          <w:ins w:id="783" w:author="Jill Guild" w:date="2026-09-25T20:04:00Z" w16du:dateUtc="2026-09-26T00:04:00Z"/>
        </w:rPr>
      </w:pPr>
    </w:p>
    <w:p w14:paraId="3BB913F6" w14:textId="77777777" w:rsidR="00AF0291" w:rsidRDefault="00AF0291">
      <w:pPr>
        <w:ind w:left="-3" w:right="1086" w:firstLine="0"/>
        <w:rPr>
          <w:ins w:id="784" w:author="Jill Guild" w:date="2026-09-25T20:04:00Z" w16du:dateUtc="2026-09-26T00:04:00Z"/>
        </w:rPr>
      </w:pPr>
    </w:p>
    <w:p w14:paraId="463F9A29" w14:textId="77777777" w:rsidR="00AF0291" w:rsidRDefault="00AF0291">
      <w:pPr>
        <w:ind w:left="-3" w:right="1086" w:firstLine="0"/>
        <w:rPr>
          <w:ins w:id="785" w:author="Jill Guild" w:date="2026-09-25T20:04:00Z" w16du:dateUtc="2026-09-26T00:04:00Z"/>
        </w:rPr>
      </w:pPr>
    </w:p>
    <w:p w14:paraId="1109EFEA" w14:textId="77777777" w:rsidR="00AF0291" w:rsidRDefault="00AF0291">
      <w:pPr>
        <w:ind w:left="-3" w:right="1086" w:firstLine="0"/>
        <w:rPr>
          <w:ins w:id="786" w:author="Jill Guild" w:date="2026-09-25T20:04:00Z" w16du:dateUtc="2026-09-26T00:04:00Z"/>
        </w:rPr>
      </w:pPr>
    </w:p>
    <w:p w14:paraId="45458F64" w14:textId="77777777" w:rsidR="00AF0291" w:rsidRDefault="00AF0291">
      <w:pPr>
        <w:ind w:left="-3" w:right="1086" w:firstLine="0"/>
        <w:rPr>
          <w:ins w:id="787" w:author="Jill Guild" w:date="2026-09-25T20:04:00Z" w16du:dateUtc="2026-09-26T00:04:00Z"/>
        </w:rPr>
      </w:pPr>
    </w:p>
    <w:p w14:paraId="189ACFB0" w14:textId="77777777" w:rsidR="00AF0291" w:rsidRDefault="00AF0291">
      <w:pPr>
        <w:ind w:left="-3" w:right="1086" w:firstLine="0"/>
        <w:rPr>
          <w:ins w:id="788" w:author="Jill Guild" w:date="2026-09-25T20:04:00Z" w16du:dateUtc="2026-09-26T00:04:00Z"/>
        </w:rPr>
      </w:pPr>
    </w:p>
    <w:p w14:paraId="061E5D0C" w14:textId="77777777" w:rsidR="00AF0291" w:rsidRDefault="00AF0291">
      <w:pPr>
        <w:ind w:left="-3" w:right="1086" w:firstLine="0"/>
        <w:rPr>
          <w:ins w:id="789" w:author="Jill Guild" w:date="2026-09-25T20:04:00Z" w16du:dateUtc="2026-09-26T00:04:00Z"/>
        </w:rPr>
      </w:pPr>
    </w:p>
    <w:p w14:paraId="55E43B1F" w14:textId="77777777" w:rsidR="00AF0291" w:rsidRDefault="00AF0291">
      <w:pPr>
        <w:ind w:left="-3" w:right="1086" w:firstLine="0"/>
        <w:rPr>
          <w:ins w:id="790" w:author="Jill Guild" w:date="2026-09-25T20:04:00Z" w16du:dateUtc="2026-09-26T00:04:00Z"/>
        </w:rPr>
      </w:pPr>
    </w:p>
    <w:p w14:paraId="2FBD0315" w14:textId="77777777" w:rsidR="00AF0291" w:rsidRDefault="00AF0291">
      <w:pPr>
        <w:ind w:left="-3" w:right="1086" w:firstLine="0"/>
        <w:rPr>
          <w:ins w:id="791" w:author="Jill Guild" w:date="2026-09-25T20:04:00Z" w16du:dateUtc="2026-09-26T00:04:00Z"/>
        </w:rPr>
      </w:pPr>
    </w:p>
    <w:p w14:paraId="012C08E9" w14:textId="77777777" w:rsidR="00AF0291" w:rsidRDefault="00AF0291">
      <w:pPr>
        <w:ind w:left="-3" w:right="1086" w:firstLine="0"/>
        <w:rPr>
          <w:ins w:id="792" w:author="Jill Guild" w:date="2026-09-25T20:04:00Z" w16du:dateUtc="2026-09-26T00:04:00Z"/>
        </w:rPr>
      </w:pPr>
    </w:p>
    <w:p w14:paraId="115E82AD" w14:textId="77777777" w:rsidR="00AF0291" w:rsidRDefault="00AF0291">
      <w:pPr>
        <w:ind w:left="-3" w:right="1086" w:firstLine="0"/>
        <w:rPr>
          <w:ins w:id="793" w:author="Jill Guild" w:date="2026-09-25T20:04:00Z" w16du:dateUtc="2026-09-26T00:04:00Z"/>
        </w:rPr>
      </w:pPr>
    </w:p>
    <w:p w14:paraId="73A4F2FD" w14:textId="77777777" w:rsidR="00F12EDA" w:rsidRDefault="00F12EDA">
      <w:pPr>
        <w:ind w:left="-3" w:right="1086" w:firstLine="0"/>
        <w:rPr>
          <w:ins w:id="794" w:author="Jill Guild" w:date="2026-09-25T20:04:00Z" w16du:dateUtc="2026-09-26T00:04:00Z"/>
        </w:rPr>
      </w:pPr>
    </w:p>
    <w:p w14:paraId="4B04B981" w14:textId="77777777" w:rsidR="00EC148F" w:rsidRDefault="00EC148F">
      <w:pPr>
        <w:ind w:left="-3" w:right="1086" w:firstLine="0"/>
        <w:rPr>
          <w:ins w:id="795" w:author="Jill Guild" w:date="2026-09-25T20:04:00Z" w16du:dateUtc="2026-09-26T00:04:00Z"/>
        </w:rPr>
      </w:pPr>
    </w:p>
    <w:p w14:paraId="284FB28C" w14:textId="77777777" w:rsidR="00EC148F" w:rsidRDefault="00EC148F">
      <w:pPr>
        <w:ind w:left="-3" w:right="1086" w:firstLine="0"/>
        <w:rPr>
          <w:ins w:id="796" w:author="Jill Guild" w:date="2026-09-25T20:04:00Z" w16du:dateUtc="2026-09-26T00:04:00Z"/>
        </w:rPr>
      </w:pPr>
    </w:p>
    <w:p w14:paraId="41B66673" w14:textId="77777777" w:rsidR="00EC148F" w:rsidRDefault="00EC148F">
      <w:pPr>
        <w:ind w:left="-3" w:right="1086" w:firstLine="0"/>
        <w:rPr>
          <w:ins w:id="797" w:author="Jill Guild" w:date="2026-09-25T20:04:00Z" w16du:dateUtc="2026-09-26T00:04:00Z"/>
        </w:rPr>
      </w:pPr>
    </w:p>
    <w:p w14:paraId="4580CF6B" w14:textId="77777777" w:rsidR="00EC148F" w:rsidRDefault="00EC148F">
      <w:pPr>
        <w:ind w:left="-3" w:right="1086" w:firstLine="0"/>
        <w:rPr>
          <w:ins w:id="798" w:author="Jill Guild" w:date="2026-09-25T20:04:00Z" w16du:dateUtc="2026-09-26T00:04:00Z"/>
        </w:rPr>
      </w:pPr>
    </w:p>
    <w:p w14:paraId="5A66F5F1" w14:textId="77777777" w:rsidR="00EC148F" w:rsidRDefault="00EC148F">
      <w:pPr>
        <w:ind w:left="-3" w:right="1086" w:firstLine="0"/>
        <w:rPr>
          <w:ins w:id="799" w:author="Jill Guild" w:date="2026-09-25T20:04:00Z" w16du:dateUtc="2026-09-26T00:04:00Z"/>
        </w:rPr>
      </w:pPr>
    </w:p>
    <w:p w14:paraId="0CDEBC9E" w14:textId="77777777" w:rsidR="00EC148F" w:rsidRDefault="00EC148F">
      <w:pPr>
        <w:ind w:left="-3" w:right="1086" w:firstLine="0"/>
        <w:rPr>
          <w:ins w:id="800" w:author="Jill Guild" w:date="2026-09-25T20:04:00Z" w16du:dateUtc="2026-09-26T00:04:00Z"/>
        </w:rPr>
      </w:pPr>
    </w:p>
    <w:p w14:paraId="30D97671" w14:textId="77777777" w:rsidR="00EC148F" w:rsidRDefault="00EC148F">
      <w:pPr>
        <w:ind w:left="-3" w:right="1086" w:firstLine="0"/>
        <w:rPr>
          <w:ins w:id="801" w:author="Jill Guild" w:date="2026-09-25T20:04:00Z" w16du:dateUtc="2026-09-26T00:04:00Z"/>
        </w:rPr>
      </w:pPr>
    </w:p>
    <w:p w14:paraId="4D47FBA5" w14:textId="77777777" w:rsidR="00EC148F" w:rsidRDefault="00EC148F">
      <w:pPr>
        <w:ind w:left="-3" w:right="1086" w:firstLine="0"/>
        <w:rPr>
          <w:ins w:id="802" w:author="Jill Guild" w:date="2026-09-25T20:04:00Z" w16du:dateUtc="2026-09-26T00:04:00Z"/>
        </w:rPr>
      </w:pPr>
    </w:p>
    <w:p w14:paraId="215C9101" w14:textId="77777777" w:rsidR="00EC148F" w:rsidRDefault="00EC148F">
      <w:pPr>
        <w:ind w:left="-3" w:right="1086" w:firstLine="0"/>
        <w:rPr>
          <w:ins w:id="803" w:author="Jill Guild" w:date="2026-09-25T20:04:00Z" w16du:dateUtc="2026-09-26T00:04:00Z"/>
        </w:rPr>
      </w:pPr>
    </w:p>
    <w:p w14:paraId="09744B13" w14:textId="77777777" w:rsidR="00EC148F" w:rsidRDefault="00EC148F">
      <w:pPr>
        <w:ind w:left="-3" w:right="1086" w:firstLine="0"/>
        <w:rPr>
          <w:ins w:id="804" w:author="Jill Guild" w:date="2026-09-25T20:04:00Z" w16du:dateUtc="2026-09-26T00:04:00Z"/>
        </w:rPr>
      </w:pPr>
    </w:p>
    <w:p w14:paraId="2959123C" w14:textId="77777777" w:rsidR="00F12EDA" w:rsidRDefault="00F12EDA">
      <w:pPr>
        <w:ind w:left="-3" w:right="1086" w:firstLine="0"/>
        <w:rPr>
          <w:ins w:id="805" w:author="Jill Guild" w:date="2026-09-25T20:04:00Z" w16du:dateUtc="2026-09-26T00:04:00Z"/>
        </w:rPr>
      </w:pPr>
    </w:p>
    <w:p w14:paraId="576859B0" w14:textId="77777777" w:rsidR="00F12EDA" w:rsidRDefault="00F12EDA">
      <w:pPr>
        <w:ind w:left="-3" w:right="1086" w:firstLine="0"/>
        <w:rPr>
          <w:ins w:id="806" w:author="Jill Guild" w:date="2026-09-25T20:04:00Z" w16du:dateUtc="2026-09-26T00:04:00Z"/>
        </w:rPr>
      </w:pPr>
    </w:p>
    <w:p w14:paraId="5D71CF3B" w14:textId="77777777" w:rsidR="00F12EDA" w:rsidRDefault="00F12EDA">
      <w:pPr>
        <w:ind w:left="-3" w:right="1086" w:firstLine="0"/>
        <w:rPr>
          <w:ins w:id="807" w:author="Jill Guild" w:date="2026-09-25T20:04:00Z" w16du:dateUtc="2026-09-26T00:04:00Z"/>
        </w:rPr>
      </w:pPr>
    </w:p>
    <w:p w14:paraId="7FD77E50" w14:textId="77777777" w:rsidR="00F12EDA" w:rsidRDefault="00F12EDA">
      <w:pPr>
        <w:ind w:left="-3" w:right="1086" w:firstLine="0"/>
        <w:rPr>
          <w:ins w:id="808" w:author="Jill Guild" w:date="2026-09-25T20:04:00Z" w16du:dateUtc="2026-09-26T00:04:00Z"/>
        </w:rPr>
      </w:pPr>
    </w:p>
    <w:p w14:paraId="2307D86B" w14:textId="77777777" w:rsidR="00F12EDA" w:rsidRDefault="00F12EDA">
      <w:pPr>
        <w:ind w:left="-3" w:right="1086" w:firstLine="0"/>
        <w:rPr>
          <w:ins w:id="809" w:author="Jill Guild" w:date="2026-09-25T20:04:00Z" w16du:dateUtc="2026-09-26T00:04:00Z"/>
        </w:rPr>
      </w:pPr>
    </w:p>
    <w:p w14:paraId="2DDC1771" w14:textId="77777777" w:rsidR="00F12EDA" w:rsidRDefault="00F12EDA">
      <w:pPr>
        <w:ind w:left="-3" w:right="1086" w:firstLine="0"/>
        <w:rPr>
          <w:ins w:id="810" w:author="Jill Guild" w:date="2026-09-25T20:04:00Z" w16du:dateUtc="2026-09-26T00:04:00Z"/>
        </w:rPr>
      </w:pPr>
    </w:p>
    <w:p w14:paraId="07F57974" w14:textId="77777777" w:rsidR="00F12EDA" w:rsidRDefault="00F12EDA">
      <w:pPr>
        <w:ind w:left="-3" w:right="1086" w:firstLine="0"/>
        <w:rPr>
          <w:ins w:id="811" w:author="Jill Guild" w:date="2026-09-25T20:04:00Z" w16du:dateUtc="2026-09-26T00:04:00Z"/>
        </w:rPr>
      </w:pPr>
    </w:p>
    <w:p w14:paraId="2CD9A5BA" w14:textId="77777777" w:rsidR="00F12EDA" w:rsidRDefault="00F12EDA">
      <w:pPr>
        <w:ind w:left="-3" w:right="1086" w:firstLine="0"/>
        <w:rPr>
          <w:ins w:id="812" w:author="Jill Guild" w:date="2026-09-25T20:04:00Z" w16du:dateUtc="2026-09-26T00:04:00Z"/>
        </w:rPr>
      </w:pPr>
    </w:p>
    <w:p w14:paraId="04425922" w14:textId="77777777" w:rsidR="00F12EDA" w:rsidRDefault="00F12EDA">
      <w:pPr>
        <w:ind w:left="-3" w:right="1086" w:firstLine="0"/>
        <w:rPr>
          <w:ins w:id="813" w:author="Jill Guild" w:date="2026-09-25T20:04:00Z" w16du:dateUtc="2026-09-26T00:04:00Z"/>
        </w:rPr>
      </w:pPr>
    </w:p>
    <w:p w14:paraId="4DFA090D" w14:textId="77777777" w:rsidR="00F12EDA" w:rsidRDefault="00F12EDA">
      <w:pPr>
        <w:ind w:left="-3" w:right="1086" w:firstLine="0"/>
        <w:rPr>
          <w:ins w:id="814" w:author="Jill Guild" w:date="2026-09-25T20:04:00Z" w16du:dateUtc="2026-09-26T00:04:00Z"/>
        </w:rPr>
      </w:pPr>
    </w:p>
    <w:p w14:paraId="2C251156" w14:textId="03474874" w:rsidR="00F12EDA" w:rsidRDefault="00F12EDA">
      <w:pPr>
        <w:ind w:left="-3" w:right="1086" w:firstLine="0"/>
        <w:rPr>
          <w:ins w:id="815" w:author="Jill Guild" w:date="2026-09-25T20:04:00Z" w16du:dateUtc="2026-09-26T00:04:00Z"/>
        </w:rPr>
      </w:pPr>
      <w:ins w:id="816" w:author="Jill Guild" w:date="2026-09-25T20:04:00Z" w16du:dateUtc="2026-09-26T00:04:00Z">
        <w:r>
          <w:t>Appendix 6</w:t>
        </w:r>
      </w:ins>
    </w:p>
    <w:p w14:paraId="3F78E5D4" w14:textId="77777777" w:rsidR="00F12EDA" w:rsidRDefault="00F12EDA" w:rsidP="00F12EDA">
      <w:pPr>
        <w:spacing w:after="98" w:line="259" w:lineRule="auto"/>
        <w:ind w:left="10" w:right="1799" w:hanging="10"/>
        <w:jc w:val="center"/>
        <w:rPr>
          <w:ins w:id="817" w:author="Jill Guild" w:date="2026-09-25T20:04:00Z" w16du:dateUtc="2026-09-26T00:04:00Z"/>
          <w:b/>
        </w:rPr>
      </w:pPr>
      <w:ins w:id="818" w:author="Jill Guild" w:date="2026-09-25T20:04:00Z" w16du:dateUtc="2026-09-26T00:04:00Z">
        <w:r>
          <w:rPr>
            <w:b/>
          </w:rPr>
          <w:t xml:space="preserve">FIFE COUNCIL </w:t>
        </w:r>
      </w:ins>
    </w:p>
    <w:p w14:paraId="1C15CF42" w14:textId="0AD2E195" w:rsidR="00F12EDA" w:rsidRDefault="00F12EDA" w:rsidP="00F12EDA">
      <w:pPr>
        <w:spacing w:after="98" w:line="259" w:lineRule="auto"/>
        <w:ind w:left="10" w:right="1799" w:hanging="10"/>
        <w:jc w:val="center"/>
        <w:rPr>
          <w:ins w:id="819" w:author="Jill Guild" w:date="2026-09-25T20:04:00Z" w16du:dateUtc="2026-09-26T00:04:00Z"/>
          <w:b/>
        </w:rPr>
      </w:pPr>
      <w:ins w:id="820" w:author="Jill Guild" w:date="2026-09-25T20:04:00Z" w16du:dateUtc="2026-09-26T00:04:00Z">
        <w:r>
          <w:rPr>
            <w:b/>
          </w:rPr>
          <w:t>RECOVERY OF EMPLOYEE SALARY OR EXPENSES (PY06)</w:t>
        </w:r>
      </w:ins>
    </w:p>
    <w:p w14:paraId="013C7430" w14:textId="77777777" w:rsidR="00BB516D" w:rsidRPr="00BB516D" w:rsidRDefault="00BB516D" w:rsidP="00BB516D">
      <w:pPr>
        <w:spacing w:after="98" w:line="259" w:lineRule="auto"/>
        <w:ind w:left="10" w:right="1799" w:hanging="10"/>
        <w:rPr>
          <w:ins w:id="821" w:author="Jill Guild" w:date="2026-09-25T20:04:00Z" w16du:dateUtc="2026-09-26T00:04:00Z"/>
        </w:rPr>
      </w:pPr>
    </w:p>
    <w:p w14:paraId="0741FB5B" w14:textId="338C6AC6" w:rsidR="00BB516D" w:rsidRPr="00BB516D" w:rsidRDefault="00BB516D" w:rsidP="00BB516D">
      <w:pPr>
        <w:spacing w:after="98" w:line="259" w:lineRule="auto"/>
        <w:ind w:right="1799"/>
        <w:rPr>
          <w:ins w:id="822" w:author="Jill Guild" w:date="2026-09-25T20:04:00Z" w16du:dateUtc="2026-09-26T00:04:00Z"/>
        </w:rPr>
      </w:pPr>
      <w:ins w:id="823" w:author="Jill Guild" w:date="2026-09-25T20:04:00Z" w16du:dateUtc="2026-09-26T00:04:00Z">
        <w:r w:rsidRPr="00BB516D">
          <w:rPr>
            <w:b/>
            <w:bCs/>
          </w:rPr>
          <w:t xml:space="preserve">POLICY </w:t>
        </w:r>
      </w:ins>
    </w:p>
    <w:p w14:paraId="3ADBE5DB" w14:textId="09548218" w:rsidR="00F12EDA" w:rsidRDefault="00BB516D" w:rsidP="00BB516D">
      <w:pPr>
        <w:spacing w:after="98" w:line="259" w:lineRule="auto"/>
        <w:ind w:left="10" w:right="1799" w:hanging="10"/>
        <w:rPr>
          <w:ins w:id="824" w:author="Jill Guild" w:date="2026-09-25T20:04:00Z" w16du:dateUtc="2026-09-26T00:04:00Z"/>
        </w:rPr>
      </w:pPr>
      <w:ins w:id="825" w:author="Jill Guild" w:date="2026-09-25T20:04:00Z" w16du:dateUtc="2026-09-26T00:04:00Z">
        <w:r w:rsidRPr="00BB516D">
          <w:t>Where an overpayment of salary or expenses has been identified, any excess payment will normally be recovered.</w:t>
        </w:r>
      </w:ins>
    </w:p>
    <w:p w14:paraId="15C3E774" w14:textId="77777777" w:rsidR="00BB516D" w:rsidRPr="00BB516D" w:rsidRDefault="00BB516D" w:rsidP="00BB516D">
      <w:pPr>
        <w:spacing w:after="98" w:line="259" w:lineRule="auto"/>
        <w:ind w:left="10" w:right="1799" w:hanging="10"/>
        <w:rPr>
          <w:ins w:id="826" w:author="Jill Guild" w:date="2026-09-25T20:04:00Z" w16du:dateUtc="2026-09-26T00:04:00Z"/>
        </w:rPr>
      </w:pPr>
    </w:p>
    <w:p w14:paraId="17930AF6" w14:textId="77777777" w:rsidR="00BB516D" w:rsidRPr="00BB516D" w:rsidRDefault="00BB516D" w:rsidP="00BB516D">
      <w:pPr>
        <w:spacing w:after="98" w:line="259" w:lineRule="auto"/>
        <w:ind w:left="10" w:right="1799" w:hanging="10"/>
        <w:rPr>
          <w:ins w:id="827" w:author="Jill Guild" w:date="2026-09-25T20:04:00Z" w16du:dateUtc="2026-09-26T00:04:00Z"/>
        </w:rPr>
      </w:pPr>
      <w:ins w:id="828" w:author="Jill Guild" w:date="2026-09-25T20:04:00Z" w16du:dateUtc="2026-09-26T00:04:00Z">
        <w:r w:rsidRPr="00BB516D">
          <w:t xml:space="preserve"> </w:t>
        </w:r>
        <w:r w:rsidRPr="00BB516D">
          <w:rPr>
            <w:b/>
            <w:bCs/>
          </w:rPr>
          <w:t xml:space="preserve">Scope </w:t>
        </w:r>
      </w:ins>
    </w:p>
    <w:p w14:paraId="022DCC10" w14:textId="7F182D38" w:rsidR="00BB516D" w:rsidRDefault="00BB516D" w:rsidP="00BB516D">
      <w:pPr>
        <w:spacing w:after="98" w:line="259" w:lineRule="auto"/>
        <w:ind w:left="10" w:right="1799" w:hanging="10"/>
        <w:rPr>
          <w:ins w:id="829" w:author="Jill Guild" w:date="2026-09-25T20:04:00Z" w16du:dateUtc="2026-09-26T00:04:00Z"/>
        </w:rPr>
      </w:pPr>
      <w:ins w:id="830" w:author="Jill Guild" w:date="2026-09-25T20:04:00Z" w16du:dateUtc="2026-09-26T00:04:00Z">
        <w:r w:rsidRPr="00BB516D">
          <w:t>This policy and procedure applies to all Fife Council employees.</w:t>
        </w:r>
      </w:ins>
    </w:p>
    <w:p w14:paraId="043EFF46" w14:textId="77777777" w:rsidR="00BB516D" w:rsidRPr="00BB516D" w:rsidRDefault="00BB516D" w:rsidP="00BB516D">
      <w:pPr>
        <w:spacing w:after="98" w:line="259" w:lineRule="auto"/>
        <w:ind w:left="10" w:right="1799" w:hanging="10"/>
        <w:rPr>
          <w:ins w:id="831" w:author="Jill Guild" w:date="2026-09-25T20:04:00Z" w16du:dateUtc="2026-09-26T00:04:00Z"/>
        </w:rPr>
      </w:pPr>
    </w:p>
    <w:p w14:paraId="7FD3C178" w14:textId="77777777" w:rsidR="00BB516D" w:rsidRPr="00BB516D" w:rsidRDefault="00BB516D" w:rsidP="00BB516D">
      <w:pPr>
        <w:spacing w:after="98" w:line="259" w:lineRule="auto"/>
        <w:ind w:left="10" w:right="1799" w:hanging="10"/>
        <w:rPr>
          <w:ins w:id="832" w:author="Jill Guild" w:date="2026-09-25T20:04:00Z" w16du:dateUtc="2026-09-26T00:04:00Z"/>
        </w:rPr>
      </w:pPr>
      <w:ins w:id="833" w:author="Jill Guild" w:date="2026-09-25T20:04:00Z" w16du:dateUtc="2026-09-26T00:04:00Z">
        <w:r w:rsidRPr="00BB516D">
          <w:t xml:space="preserve"> </w:t>
        </w:r>
        <w:r w:rsidRPr="00BB516D">
          <w:rPr>
            <w:b/>
            <w:bCs/>
          </w:rPr>
          <w:t xml:space="preserve">PROCEDURE </w:t>
        </w:r>
      </w:ins>
    </w:p>
    <w:p w14:paraId="79B21CC4" w14:textId="77777777" w:rsidR="00BB516D" w:rsidRPr="00BB516D" w:rsidRDefault="00BB516D" w:rsidP="00BB516D">
      <w:pPr>
        <w:spacing w:after="98" w:line="259" w:lineRule="auto"/>
        <w:ind w:left="10" w:right="1799" w:hanging="10"/>
        <w:rPr>
          <w:ins w:id="834" w:author="Jill Guild" w:date="2026-09-25T20:04:00Z" w16du:dateUtc="2026-09-26T00:04:00Z"/>
        </w:rPr>
      </w:pPr>
      <w:ins w:id="835" w:author="Jill Guild" w:date="2026-09-25T20:04:00Z" w16du:dateUtc="2026-09-26T00:04:00Z">
        <w:r w:rsidRPr="00BB516D">
          <w:rPr>
            <w:b/>
            <w:bCs/>
          </w:rPr>
          <w:t xml:space="preserve">Guidelines </w:t>
        </w:r>
      </w:ins>
    </w:p>
    <w:p w14:paraId="410674ED" w14:textId="77777777" w:rsidR="00BB516D" w:rsidRPr="00BB516D" w:rsidRDefault="00BB516D" w:rsidP="00BB516D">
      <w:pPr>
        <w:numPr>
          <w:ilvl w:val="0"/>
          <w:numId w:val="30"/>
        </w:numPr>
        <w:spacing w:after="98" w:line="259" w:lineRule="auto"/>
        <w:ind w:right="1799"/>
        <w:rPr>
          <w:ins w:id="836" w:author="Jill Guild" w:date="2026-09-25T20:04:00Z" w16du:dateUtc="2026-09-26T00:04:00Z"/>
        </w:rPr>
      </w:pPr>
      <w:ins w:id="837" w:author="Jill Guild" w:date="2026-09-25T20:04:00Z" w16du:dateUtc="2026-09-26T00:04:00Z">
        <w:r w:rsidRPr="00BB516D">
          <w:t xml:space="preserve">Recovery of overpayment will be the normal approach. </w:t>
        </w:r>
      </w:ins>
    </w:p>
    <w:p w14:paraId="2FC08D54" w14:textId="77777777" w:rsidR="00BB516D" w:rsidRPr="00BB516D" w:rsidRDefault="00BB516D" w:rsidP="00BB516D">
      <w:pPr>
        <w:numPr>
          <w:ilvl w:val="0"/>
          <w:numId w:val="30"/>
        </w:numPr>
        <w:spacing w:after="98" w:line="259" w:lineRule="auto"/>
        <w:ind w:right="1799"/>
        <w:rPr>
          <w:ins w:id="838" w:author="Jill Guild" w:date="2026-09-25T20:04:00Z" w16du:dateUtc="2026-09-26T00:04:00Z"/>
        </w:rPr>
      </w:pPr>
      <w:ins w:id="839" w:author="Jill Guild" w:date="2026-09-25T20:04:00Z" w16du:dateUtc="2026-09-26T00:04:00Z">
        <w:r w:rsidRPr="00BB516D">
          <w:t xml:space="preserve">The principles of the Corporate Debt Recovery Policy will apply. </w:t>
        </w:r>
      </w:ins>
    </w:p>
    <w:p w14:paraId="08FA9235" w14:textId="77777777" w:rsidR="00BB516D" w:rsidRPr="00BB516D" w:rsidRDefault="00BB516D" w:rsidP="00BB516D">
      <w:pPr>
        <w:numPr>
          <w:ilvl w:val="0"/>
          <w:numId w:val="30"/>
        </w:numPr>
        <w:spacing w:after="98" w:line="259" w:lineRule="auto"/>
        <w:ind w:right="1799"/>
        <w:rPr>
          <w:ins w:id="840" w:author="Jill Guild" w:date="2026-09-25T20:04:00Z" w16du:dateUtc="2026-09-26T00:04:00Z"/>
        </w:rPr>
      </w:pPr>
      <w:ins w:id="841" w:author="Jill Guild" w:date="2026-09-25T20:04:00Z" w16du:dateUtc="2026-09-26T00:04:00Z">
        <w:r w:rsidRPr="00BB516D">
          <w:t xml:space="preserve">There may be circumstances when partial repayment or writing off the overpayment are considered. </w:t>
        </w:r>
      </w:ins>
    </w:p>
    <w:p w14:paraId="0FC7A1B2" w14:textId="77777777" w:rsidR="00BB516D" w:rsidRPr="00BB516D" w:rsidRDefault="00BB516D" w:rsidP="00BB516D">
      <w:pPr>
        <w:numPr>
          <w:ilvl w:val="0"/>
          <w:numId w:val="30"/>
        </w:numPr>
        <w:spacing w:after="98" w:line="259" w:lineRule="auto"/>
        <w:ind w:right="1799"/>
        <w:rPr>
          <w:ins w:id="842" w:author="Jill Guild" w:date="2026-09-25T20:04:00Z" w16du:dateUtc="2026-09-26T00:04:00Z"/>
        </w:rPr>
      </w:pPr>
      <w:ins w:id="843" w:author="Jill Guild" w:date="2026-09-25T20:04:00Z" w16du:dateUtc="2026-09-26T00:04:00Z">
        <w:r w:rsidRPr="00BB516D">
          <w:t xml:space="preserve">Transactions will provide a written explanation of the overpayment. This will detail, where relevant: </w:t>
        </w:r>
      </w:ins>
    </w:p>
    <w:p w14:paraId="7892E41B" w14:textId="77777777" w:rsidR="00BB516D" w:rsidRPr="00BB516D" w:rsidRDefault="00BB516D" w:rsidP="00BB516D">
      <w:pPr>
        <w:numPr>
          <w:ilvl w:val="0"/>
          <w:numId w:val="30"/>
        </w:numPr>
        <w:spacing w:after="98" w:line="259" w:lineRule="auto"/>
        <w:ind w:right="1799"/>
        <w:rPr>
          <w:ins w:id="844" w:author="Jill Guild" w:date="2026-09-25T20:04:00Z" w16du:dateUtc="2026-09-26T00:04:00Z"/>
        </w:rPr>
      </w:pPr>
      <w:ins w:id="845" w:author="Jill Guild" w:date="2026-09-25T20:04:00Z" w16du:dateUtc="2026-09-26T00:04:00Z">
        <w:r w:rsidRPr="00BB516D">
          <w:t xml:space="preserve">How the overpayment occurred. </w:t>
        </w:r>
      </w:ins>
    </w:p>
    <w:p w14:paraId="3645D3B9" w14:textId="77777777" w:rsidR="00BB516D" w:rsidRPr="00BB516D" w:rsidRDefault="00BB516D" w:rsidP="00BB516D">
      <w:pPr>
        <w:numPr>
          <w:ilvl w:val="0"/>
          <w:numId w:val="30"/>
        </w:numPr>
        <w:spacing w:after="98" w:line="259" w:lineRule="auto"/>
        <w:ind w:right="1799"/>
        <w:rPr>
          <w:ins w:id="846" w:author="Jill Guild" w:date="2026-09-25T20:04:00Z" w16du:dateUtc="2026-09-26T00:04:00Z"/>
        </w:rPr>
      </w:pPr>
      <w:ins w:id="847" w:author="Jill Guild" w:date="2026-09-25T20:04:00Z" w16du:dateUtc="2026-09-26T00:04:00Z">
        <w:r w:rsidRPr="00BB516D">
          <w:t xml:space="preserve">Over what period overpayment occurred. </w:t>
        </w:r>
      </w:ins>
    </w:p>
    <w:p w14:paraId="2FD83A0C" w14:textId="77777777" w:rsidR="00BB516D" w:rsidRPr="00BB516D" w:rsidRDefault="00BB516D" w:rsidP="00BB516D">
      <w:pPr>
        <w:numPr>
          <w:ilvl w:val="0"/>
          <w:numId w:val="30"/>
        </w:numPr>
        <w:spacing w:after="98" w:line="259" w:lineRule="auto"/>
        <w:ind w:right="1799"/>
        <w:rPr>
          <w:ins w:id="848" w:author="Jill Guild" w:date="2026-09-25T20:04:00Z" w16du:dateUtc="2026-09-26T00:04:00Z"/>
        </w:rPr>
      </w:pPr>
      <w:ins w:id="849" w:author="Jill Guild" w:date="2026-09-25T20:04:00Z" w16du:dateUtc="2026-09-26T00:04:00Z">
        <w:r w:rsidRPr="00BB516D">
          <w:t xml:space="preserve">The total amount overpaid. </w:t>
        </w:r>
      </w:ins>
    </w:p>
    <w:p w14:paraId="1537B009" w14:textId="77777777" w:rsidR="00BB516D" w:rsidRPr="00BB516D" w:rsidRDefault="00BB516D" w:rsidP="00BB516D">
      <w:pPr>
        <w:numPr>
          <w:ilvl w:val="0"/>
          <w:numId w:val="30"/>
        </w:numPr>
        <w:spacing w:after="98" w:line="259" w:lineRule="auto"/>
        <w:ind w:right="1799"/>
        <w:rPr>
          <w:ins w:id="850" w:author="Jill Guild" w:date="2026-09-25T20:04:00Z" w16du:dateUtc="2026-09-26T00:04:00Z"/>
        </w:rPr>
      </w:pPr>
      <w:ins w:id="851" w:author="Jill Guild" w:date="2026-09-25T20:04:00Z" w16du:dateUtc="2026-09-26T00:04:00Z">
        <w:r w:rsidRPr="00BB516D">
          <w:t xml:space="preserve">The net amount to be repaid once deductions for tax and NI contributions are taken into account. </w:t>
        </w:r>
      </w:ins>
    </w:p>
    <w:p w14:paraId="1468FC4C" w14:textId="77777777" w:rsidR="00BB516D" w:rsidRPr="00BB516D" w:rsidRDefault="00BB516D" w:rsidP="00BB516D">
      <w:pPr>
        <w:numPr>
          <w:ilvl w:val="0"/>
          <w:numId w:val="30"/>
        </w:numPr>
        <w:spacing w:after="98" w:line="259" w:lineRule="auto"/>
        <w:ind w:right="1799"/>
        <w:rPr>
          <w:ins w:id="852" w:author="Jill Guild" w:date="2026-09-25T20:04:00Z" w16du:dateUtc="2026-09-26T00:04:00Z"/>
        </w:rPr>
      </w:pPr>
      <w:ins w:id="853" w:author="Jill Guild" w:date="2026-09-25T20:04:00Z" w16du:dateUtc="2026-09-26T00:04:00Z">
        <w:r w:rsidRPr="00BB516D">
          <w:t xml:space="preserve">A meeting will be held with the employee who has received the overpayment unless the overpayment is minor (less than 5% of gross annual salary and identified within 6 months). </w:t>
        </w:r>
      </w:ins>
    </w:p>
    <w:p w14:paraId="1AA3BDD6" w14:textId="77777777" w:rsidR="00BB516D" w:rsidRPr="00BB516D" w:rsidRDefault="00BB516D" w:rsidP="00BB516D">
      <w:pPr>
        <w:numPr>
          <w:ilvl w:val="0"/>
          <w:numId w:val="30"/>
        </w:numPr>
        <w:spacing w:after="98" w:line="259" w:lineRule="auto"/>
        <w:ind w:right="1799"/>
        <w:rPr>
          <w:ins w:id="854" w:author="Jill Guild" w:date="2026-09-25T20:04:00Z" w16du:dateUtc="2026-09-26T00:04:00Z"/>
        </w:rPr>
      </w:pPr>
      <w:ins w:id="855" w:author="Jill Guild" w:date="2026-09-25T20:04:00Z" w16du:dateUtc="2026-09-26T00:04:00Z">
        <w:r w:rsidRPr="00BB516D">
          <w:t xml:space="preserve">Deductions from salary will not normally be more than 10% of the gross salary due in each pay period. </w:t>
        </w:r>
      </w:ins>
    </w:p>
    <w:p w14:paraId="16B6867F" w14:textId="77777777" w:rsidR="00BB516D" w:rsidRPr="00BB516D" w:rsidRDefault="00BB516D" w:rsidP="00BB516D">
      <w:pPr>
        <w:numPr>
          <w:ilvl w:val="0"/>
          <w:numId w:val="30"/>
        </w:numPr>
        <w:spacing w:after="98" w:line="259" w:lineRule="auto"/>
        <w:ind w:right="1799"/>
        <w:rPr>
          <w:ins w:id="856" w:author="Jill Guild" w:date="2026-09-25T20:04:00Z" w16du:dateUtc="2026-09-26T00:04:00Z"/>
        </w:rPr>
      </w:pPr>
      <w:ins w:id="857" w:author="Jill Guild" w:date="2026-09-25T20:04:00Z" w16du:dateUtc="2026-09-26T00:04:00Z">
        <w:r w:rsidRPr="00BB516D">
          <w:t xml:space="preserve">While legislation does not require written consent (for example, a signed “mandate”), efforts will be made to obtain agreement in writing for overpayments. Where there is a failure to reach agreement, the recovery process should still proceed. </w:t>
        </w:r>
      </w:ins>
    </w:p>
    <w:p w14:paraId="7352821C" w14:textId="77777777" w:rsidR="00BB516D" w:rsidRDefault="00BB516D" w:rsidP="00BB516D">
      <w:pPr>
        <w:numPr>
          <w:ilvl w:val="0"/>
          <w:numId w:val="30"/>
        </w:numPr>
        <w:spacing w:after="98" w:line="259" w:lineRule="auto"/>
        <w:ind w:right="1799"/>
        <w:rPr>
          <w:ins w:id="858" w:author="Jill Guild" w:date="2026-09-25T20:04:00Z" w16du:dateUtc="2026-09-26T00:04:00Z"/>
        </w:rPr>
      </w:pPr>
      <w:ins w:id="859" w:author="Jill Guild" w:date="2026-09-25T20:04:00Z" w16du:dateUtc="2026-09-26T00:04:00Z">
        <w:r w:rsidRPr="00BB516D">
          <w:t xml:space="preserve">In all cases of recovery, the amount being repaid must not result in the employee’s basic hourly rate being less than the national minimum wage. </w:t>
        </w:r>
      </w:ins>
    </w:p>
    <w:p w14:paraId="2E48CF54" w14:textId="77777777" w:rsidR="00BB516D" w:rsidRDefault="00BB516D" w:rsidP="00BB516D">
      <w:pPr>
        <w:spacing w:after="98" w:line="259" w:lineRule="auto"/>
        <w:ind w:left="12" w:right="1799" w:firstLine="0"/>
        <w:rPr>
          <w:ins w:id="860" w:author="Jill Guild" w:date="2026-09-25T20:04:00Z" w16du:dateUtc="2026-09-26T00:04:00Z"/>
        </w:rPr>
      </w:pPr>
    </w:p>
    <w:p w14:paraId="70A1ABD3" w14:textId="77777777" w:rsidR="00BB516D" w:rsidRPr="00BB516D" w:rsidRDefault="00BB516D" w:rsidP="00BB516D">
      <w:pPr>
        <w:spacing w:after="98" w:line="259" w:lineRule="auto"/>
        <w:ind w:left="12" w:right="1799" w:firstLine="0"/>
        <w:rPr>
          <w:ins w:id="861" w:author="Jill Guild" w:date="2026-09-25T20:04:00Z" w16du:dateUtc="2026-09-26T00:04:00Z"/>
        </w:rPr>
      </w:pPr>
      <w:ins w:id="862" w:author="Jill Guild" w:date="2026-09-25T20:04:00Z" w16du:dateUtc="2026-09-26T00:04:00Z">
        <w:r w:rsidRPr="00BB516D">
          <w:rPr>
            <w:b/>
            <w:bCs/>
          </w:rPr>
          <w:t xml:space="preserve">Repayment </w:t>
        </w:r>
      </w:ins>
    </w:p>
    <w:p w14:paraId="0549C1C1" w14:textId="77777777" w:rsidR="00BB516D" w:rsidRPr="00BB516D" w:rsidRDefault="00BB516D" w:rsidP="00BB516D">
      <w:pPr>
        <w:spacing w:after="98" w:line="259" w:lineRule="auto"/>
        <w:ind w:left="12" w:right="1799" w:firstLine="0"/>
        <w:rPr>
          <w:ins w:id="863" w:author="Jill Guild" w:date="2026-09-25T20:04:00Z" w16du:dateUtc="2026-09-26T00:04:00Z"/>
        </w:rPr>
      </w:pPr>
      <w:ins w:id="864" w:author="Jill Guild" w:date="2026-09-25T20:04:00Z" w16du:dateUtc="2026-09-26T00:04:00Z">
        <w:r w:rsidRPr="00BB516D">
          <w:t xml:space="preserve">A meeting should be held with the employee to discuss the detail of the overpayment and how this will be recovered. The employee is entitled to be accompanied at this meeting. </w:t>
        </w:r>
      </w:ins>
    </w:p>
    <w:p w14:paraId="799AC594" w14:textId="77777777" w:rsidR="00BB516D" w:rsidRPr="00BB516D" w:rsidRDefault="00BB516D" w:rsidP="00BB516D">
      <w:pPr>
        <w:spacing w:after="98" w:line="259" w:lineRule="auto"/>
        <w:ind w:left="12" w:right="1799" w:firstLine="0"/>
        <w:rPr>
          <w:ins w:id="865" w:author="Jill Guild" w:date="2026-09-25T20:04:00Z" w16du:dateUtc="2026-09-26T00:04:00Z"/>
        </w:rPr>
      </w:pPr>
      <w:ins w:id="866" w:author="Jill Guild" w:date="2026-09-25T20:04:00Z" w16du:dateUtc="2026-09-26T00:04:00Z">
        <w:r w:rsidRPr="00BB516D">
          <w:t xml:space="preserve">Repayment will be sought in full where the overpayment: </w:t>
        </w:r>
      </w:ins>
    </w:p>
    <w:p w14:paraId="419AAF02" w14:textId="77777777" w:rsidR="00BB516D" w:rsidRPr="00BB516D" w:rsidRDefault="00BB516D" w:rsidP="00BB516D">
      <w:pPr>
        <w:spacing w:after="98" w:line="259" w:lineRule="auto"/>
        <w:ind w:left="12" w:right="1799" w:firstLine="0"/>
        <w:rPr>
          <w:ins w:id="867" w:author="Jill Guild" w:date="2026-09-25T20:04:00Z" w16du:dateUtc="2026-09-26T00:04:00Z"/>
        </w:rPr>
      </w:pPr>
      <w:ins w:id="868" w:author="Jill Guild" w:date="2026-09-25T20:04:00Z" w16du:dateUtc="2026-09-26T00:04:00Z">
        <w:r w:rsidRPr="00BB516D">
          <w:t xml:space="preserve">1) Is the result of incorrect information submitted by the employee </w:t>
        </w:r>
      </w:ins>
    </w:p>
    <w:p w14:paraId="6638BD76" w14:textId="77777777" w:rsidR="00BB516D" w:rsidRPr="00BB516D" w:rsidRDefault="00BB516D" w:rsidP="00BB516D">
      <w:pPr>
        <w:spacing w:after="98" w:line="259" w:lineRule="auto"/>
        <w:ind w:left="12" w:right="1799" w:firstLine="0"/>
        <w:rPr>
          <w:ins w:id="869" w:author="Jill Guild" w:date="2026-09-25T20:04:00Z" w16du:dateUtc="2026-09-26T00:04:00Z"/>
        </w:rPr>
      </w:pPr>
    </w:p>
    <w:p w14:paraId="29C93AA0" w14:textId="77777777" w:rsidR="00BB516D" w:rsidRPr="00BB516D" w:rsidRDefault="00BB516D" w:rsidP="00BB516D">
      <w:pPr>
        <w:spacing w:after="98" w:line="259" w:lineRule="auto"/>
        <w:ind w:left="12" w:right="1799" w:firstLine="0"/>
        <w:rPr>
          <w:ins w:id="870" w:author="Jill Guild" w:date="2026-09-25T20:04:00Z" w16du:dateUtc="2026-09-26T00:04:00Z"/>
        </w:rPr>
      </w:pPr>
      <w:ins w:id="871" w:author="Jill Guild" w:date="2026-09-25T20:04:00Z" w16du:dateUtc="2026-09-26T00:04:00Z">
        <w:r w:rsidRPr="00BB516D">
          <w:rPr>
            <w:b/>
            <w:bCs/>
          </w:rPr>
          <w:t xml:space="preserve">OR </w:t>
        </w:r>
      </w:ins>
    </w:p>
    <w:p w14:paraId="27DACF0A" w14:textId="77777777" w:rsidR="00BB516D" w:rsidRPr="00BB516D" w:rsidRDefault="00BB516D" w:rsidP="00BB516D">
      <w:pPr>
        <w:spacing w:after="98" w:line="259" w:lineRule="auto"/>
        <w:ind w:left="12" w:right="1799" w:firstLine="0"/>
        <w:rPr>
          <w:ins w:id="872" w:author="Jill Guild" w:date="2026-09-25T20:04:00Z" w16du:dateUtc="2026-09-26T00:04:00Z"/>
        </w:rPr>
      </w:pPr>
      <w:ins w:id="873" w:author="Jill Guild" w:date="2026-09-25T20:04:00Z" w16du:dateUtc="2026-09-26T00:04:00Z">
        <w:r w:rsidRPr="00BB516D">
          <w:t xml:space="preserve">2) The error was known to the employee or was apparent from information supplied to the employee </w:t>
        </w:r>
      </w:ins>
    </w:p>
    <w:p w14:paraId="10456DFB" w14:textId="77777777" w:rsidR="00BB516D" w:rsidRPr="00BB516D" w:rsidRDefault="00BB516D" w:rsidP="00BB516D">
      <w:pPr>
        <w:spacing w:after="98" w:line="259" w:lineRule="auto"/>
        <w:ind w:left="12" w:right="1799" w:firstLine="0"/>
        <w:rPr>
          <w:ins w:id="874" w:author="Jill Guild" w:date="2026-09-25T20:04:00Z" w16du:dateUtc="2026-09-26T00:04:00Z"/>
        </w:rPr>
      </w:pPr>
    </w:p>
    <w:p w14:paraId="5298E444" w14:textId="77777777" w:rsidR="00BB516D" w:rsidRPr="00BB516D" w:rsidRDefault="00BB516D" w:rsidP="00BB516D">
      <w:pPr>
        <w:spacing w:after="98" w:line="259" w:lineRule="auto"/>
        <w:ind w:left="12" w:right="1799" w:firstLine="0"/>
        <w:rPr>
          <w:ins w:id="875" w:author="Jill Guild" w:date="2026-09-25T20:04:00Z" w16du:dateUtc="2026-09-26T00:04:00Z"/>
        </w:rPr>
      </w:pPr>
      <w:ins w:id="876" w:author="Jill Guild" w:date="2026-09-25T20:04:00Z" w16du:dateUtc="2026-09-26T00:04:00Z">
        <w:r w:rsidRPr="00BB516D">
          <w:rPr>
            <w:b/>
            <w:bCs/>
          </w:rPr>
          <w:t xml:space="preserve">OR </w:t>
        </w:r>
      </w:ins>
    </w:p>
    <w:p w14:paraId="4E79D361" w14:textId="77777777" w:rsidR="00BB516D" w:rsidRPr="00BB516D" w:rsidRDefault="00BB516D" w:rsidP="00BB516D">
      <w:pPr>
        <w:spacing w:after="98" w:line="259" w:lineRule="auto"/>
        <w:ind w:left="12" w:right="1799" w:firstLine="0"/>
        <w:rPr>
          <w:ins w:id="877" w:author="Jill Guild" w:date="2026-09-25T20:04:00Z" w16du:dateUtc="2026-09-26T00:04:00Z"/>
        </w:rPr>
      </w:pPr>
      <w:ins w:id="878" w:author="Jill Guild" w:date="2026-09-25T20:04:00Z" w16du:dateUtc="2026-09-26T00:04:00Z">
        <w:r w:rsidRPr="00BB516D">
          <w:t xml:space="preserve">3) The amount of overpayment was such that a reasonable employee would have suspected an error had occurred. </w:t>
        </w:r>
      </w:ins>
    </w:p>
    <w:p w14:paraId="32AEFF70" w14:textId="77777777" w:rsidR="00BB516D" w:rsidRPr="00BB516D" w:rsidRDefault="00BB516D" w:rsidP="00BB516D">
      <w:pPr>
        <w:spacing w:after="98" w:line="259" w:lineRule="auto"/>
        <w:ind w:left="12" w:right="1799" w:firstLine="0"/>
        <w:rPr>
          <w:ins w:id="879" w:author="Jill Guild" w:date="2026-09-25T20:04:00Z" w16du:dateUtc="2026-09-26T00:04:00Z"/>
        </w:rPr>
      </w:pPr>
    </w:p>
    <w:p w14:paraId="40B6C599" w14:textId="7E8A454C" w:rsidR="00BB516D" w:rsidRDefault="00BB516D" w:rsidP="00BB516D">
      <w:pPr>
        <w:spacing w:after="98" w:line="259" w:lineRule="auto"/>
        <w:ind w:left="12" w:right="1799" w:firstLine="0"/>
        <w:rPr>
          <w:ins w:id="880" w:author="Jill Guild" w:date="2026-09-25T20:04:00Z" w16du:dateUtc="2026-09-26T00:04:00Z"/>
        </w:rPr>
      </w:pPr>
      <w:ins w:id="881" w:author="Jill Guild" w:date="2026-09-25T20:04:00Z" w16du:dateUtc="2026-09-26T00:04:00Z">
        <w:r w:rsidRPr="00BB516D">
          <w:t>Repayment may be made in instalments over a reasonable period not exceeding 12 months or the period equivalent to that during which the error occurred, whichever is longer.</w:t>
        </w:r>
      </w:ins>
    </w:p>
    <w:p w14:paraId="6B8F7CAE" w14:textId="77777777" w:rsidR="00BB516D" w:rsidRPr="00BB516D" w:rsidRDefault="00BB516D" w:rsidP="00BB516D">
      <w:pPr>
        <w:spacing w:after="98" w:line="259" w:lineRule="auto"/>
        <w:ind w:left="12" w:right="1799" w:firstLine="0"/>
        <w:rPr>
          <w:ins w:id="882" w:author="Jill Guild" w:date="2026-09-25T20:04:00Z" w16du:dateUtc="2026-09-26T00:04:00Z"/>
        </w:rPr>
      </w:pPr>
      <w:ins w:id="883" w:author="Jill Guild" w:date="2026-09-25T20:04:00Z" w16du:dateUtc="2026-09-26T00:04:00Z">
        <w:r w:rsidRPr="00BB516D">
          <w:rPr>
            <w:b/>
            <w:bCs/>
          </w:rPr>
          <w:t xml:space="preserve">Factors Impacting Recovery of Overpayments </w:t>
        </w:r>
      </w:ins>
    </w:p>
    <w:p w14:paraId="7AAF1419" w14:textId="77777777" w:rsidR="00BB516D" w:rsidRPr="00BB516D" w:rsidRDefault="00BB516D" w:rsidP="00BB516D">
      <w:pPr>
        <w:spacing w:after="98" w:line="259" w:lineRule="auto"/>
        <w:ind w:left="12" w:right="1799" w:firstLine="0"/>
        <w:rPr>
          <w:ins w:id="884" w:author="Jill Guild" w:date="2026-09-25T20:04:00Z" w16du:dateUtc="2026-09-26T00:04:00Z"/>
        </w:rPr>
      </w:pPr>
      <w:ins w:id="885" w:author="Jill Guild" w:date="2026-09-25T20:04:00Z" w16du:dateUtc="2026-09-26T00:04:00Z">
        <w:r w:rsidRPr="00BB516D">
          <w:t xml:space="preserve">Where the overpayment was not known to the employee, and could not reasonably have been suspected, then providing the overpayment was not the result of incorrect information provided by the employee, consideration will be given to whether, in all the circumstances, it is reasonable to seek repayment. </w:t>
        </w:r>
      </w:ins>
    </w:p>
    <w:p w14:paraId="29A2EAB6" w14:textId="77777777" w:rsidR="00BB516D" w:rsidRPr="00BB516D" w:rsidRDefault="00BB516D" w:rsidP="00BB516D">
      <w:pPr>
        <w:spacing w:after="98" w:line="259" w:lineRule="auto"/>
        <w:ind w:left="12" w:right="1799" w:firstLine="0"/>
        <w:rPr>
          <w:ins w:id="886" w:author="Jill Guild" w:date="2026-09-25T20:04:00Z" w16du:dateUtc="2026-09-26T00:04:00Z"/>
        </w:rPr>
      </w:pPr>
      <w:ins w:id="887" w:author="Jill Guild" w:date="2026-09-25T20:04:00Z" w16du:dateUtc="2026-09-26T00:04:00Z">
        <w:r w:rsidRPr="00BB516D">
          <w:t xml:space="preserve">Where an employee can show that they have spent the money received under a genuine belief that it was theirs and that it would cause undue hardship if full repayment were made, the Head of Revenue &amp; Commercial Services, in consultation with Legal &amp; Democratic Services and Human Resources may agree to waive all or part of the repayment due. </w:t>
        </w:r>
      </w:ins>
    </w:p>
    <w:p w14:paraId="6A1303AF" w14:textId="77777777" w:rsidR="00BB516D" w:rsidRPr="00BB516D" w:rsidRDefault="00BB516D" w:rsidP="00BB516D">
      <w:pPr>
        <w:spacing w:after="98" w:line="259" w:lineRule="auto"/>
        <w:ind w:left="12" w:right="1799" w:firstLine="0"/>
        <w:rPr>
          <w:ins w:id="888" w:author="Jill Guild" w:date="2026-09-25T20:04:00Z" w16du:dateUtc="2026-09-26T00:04:00Z"/>
        </w:rPr>
      </w:pPr>
      <w:ins w:id="889" w:author="Jill Guild" w:date="2026-09-25T20:04:00Z" w16du:dateUtc="2026-09-26T00:04:00Z">
        <w:r w:rsidRPr="00BB516D">
          <w:rPr>
            <w:b/>
            <w:bCs/>
          </w:rPr>
          <w:t xml:space="preserve">Failure to Agree Repayment Plan </w:t>
        </w:r>
      </w:ins>
    </w:p>
    <w:p w14:paraId="768139EC" w14:textId="77777777" w:rsidR="00BB516D" w:rsidRPr="00BB516D" w:rsidRDefault="00BB516D" w:rsidP="00BB516D">
      <w:pPr>
        <w:spacing w:after="98" w:line="259" w:lineRule="auto"/>
        <w:ind w:left="12" w:right="1799" w:firstLine="0"/>
        <w:rPr>
          <w:ins w:id="890" w:author="Jill Guild" w:date="2026-09-25T20:04:00Z" w16du:dateUtc="2026-09-26T00:04:00Z"/>
        </w:rPr>
      </w:pPr>
      <w:ins w:id="891" w:author="Jill Guild" w:date="2026-09-25T20:04:00Z" w16du:dateUtc="2026-09-26T00:04:00Z">
        <w:r w:rsidRPr="00BB516D">
          <w:t xml:space="preserve">If there is a failure to agree a repayment plan the employee, or their representative, may ask for the matter to be referred to the Head of Revenue &amp; Commercial Services and Head of HR on behalf of the Executive Director Finance &amp; Corporate Services. </w:t>
        </w:r>
      </w:ins>
    </w:p>
    <w:p w14:paraId="5697FB68" w14:textId="77777777" w:rsidR="00BB516D" w:rsidRPr="00BB516D" w:rsidRDefault="00BB516D" w:rsidP="00BB516D">
      <w:pPr>
        <w:spacing w:after="98" w:line="259" w:lineRule="auto"/>
        <w:ind w:left="12" w:right="1799" w:firstLine="0"/>
        <w:rPr>
          <w:ins w:id="892" w:author="Jill Guild" w:date="2026-09-25T20:04:00Z" w16du:dateUtc="2026-09-26T00:04:00Z"/>
        </w:rPr>
      </w:pPr>
      <w:ins w:id="893" w:author="Jill Guild" w:date="2026-09-25T20:04:00Z" w16du:dateUtc="2026-09-26T00:04:00Z">
        <w:r w:rsidRPr="00BB516D">
          <w:t xml:space="preserve">The Head of Revenue &amp; Commercial Services and the Head of HR, or their nominees, will meet with the employee and/or their representative and review the case. Their decision will be final and should agreement still not be reached then action to recover the overpayment shall proceed in the normal way. An employee retains the right to raise a grievance against recovery of overpayments. </w:t>
        </w:r>
      </w:ins>
    </w:p>
    <w:p w14:paraId="0D1E8C2C" w14:textId="36B7B189" w:rsidR="00BB516D" w:rsidRPr="00BB516D" w:rsidRDefault="00BB516D" w:rsidP="00BB516D">
      <w:pPr>
        <w:spacing w:after="98" w:line="259" w:lineRule="auto"/>
        <w:ind w:left="12" w:right="1799" w:firstLine="0"/>
        <w:rPr>
          <w:ins w:id="894" w:author="Jill Guild" w:date="2026-09-25T20:04:00Z" w16du:dateUtc="2026-09-26T00:04:00Z"/>
        </w:rPr>
      </w:pPr>
      <w:ins w:id="895" w:author="Jill Guild" w:date="2026-09-25T20:04:00Z" w16du:dateUtc="2026-09-26T00:04:00Z">
        <w:r w:rsidRPr="00BB516D">
          <w:t>Where a grievance is raised it will be referred to the Appeals sub-committee. No action to</w:t>
        </w:r>
        <w:r>
          <w:t xml:space="preserve"> </w:t>
        </w:r>
        <w:r w:rsidRPr="00BB516D">
          <w:t>recover will proceed until the decision of the Appeals sub-committee is known.</w:t>
        </w:r>
      </w:ins>
    </w:p>
    <w:p w14:paraId="62540A3E" w14:textId="77777777" w:rsidR="00BB516D" w:rsidRDefault="00BB516D" w:rsidP="00BB516D">
      <w:pPr>
        <w:spacing w:after="98" w:line="259" w:lineRule="auto"/>
        <w:ind w:left="10" w:right="1799" w:hanging="10"/>
        <w:rPr>
          <w:ins w:id="896" w:author="Jill Guild" w:date="2026-09-25T20:04:00Z" w16du:dateUtc="2026-09-26T00:04:00Z"/>
        </w:rPr>
      </w:pPr>
    </w:p>
    <w:p w14:paraId="6E7FFF7A" w14:textId="77777777" w:rsidR="00F12EDA" w:rsidRDefault="00F12EDA" w:rsidP="00F12EDA">
      <w:pPr>
        <w:ind w:left="-3" w:right="1086" w:firstLine="0"/>
        <w:jc w:val="center"/>
        <w:rPr>
          <w:ins w:id="897" w:author="Jill Guild" w:date="2026-09-25T20:04:00Z" w16du:dateUtc="2026-09-26T00:04:00Z"/>
        </w:rPr>
      </w:pPr>
    </w:p>
    <w:p w14:paraId="32FE51C0" w14:textId="77777777" w:rsidR="00D730F5" w:rsidRDefault="00485AFF">
      <w:pPr>
        <w:spacing w:before="58" w:after="0" w:line="240" w:lineRule="auto"/>
        <w:ind w:left="1619" w:right="1480"/>
        <w:jc w:val="center"/>
        <w:rPr>
          <w:del w:id="898" w:author="Jill Guild" w:date="2026-09-25T20:04:00Z" w16du:dateUtc="2026-09-26T00:04:00Z"/>
          <w:rFonts w:ascii="Times New Roman" w:eastAsia="Times New Roman" w:hAnsi="Times New Roman" w:cs="Times New Roman"/>
          <w:sz w:val="36"/>
          <w:szCs w:val="36"/>
        </w:rPr>
      </w:pPr>
      <w:ins w:id="899" w:author="Jill Guild" w:date="2026-09-25T20:04:00Z" w16du:dateUtc="2026-09-26T00:04:00Z">
        <w:r>
          <w:t xml:space="preserve"> </w:t>
        </w:r>
      </w:ins>
      <w:del w:id="900" w:author="Jill Guild" w:date="2026-09-25T20:04:00Z" w16du:dateUtc="2026-09-26T00:04:00Z">
        <w:r w:rsidR="00C373C5">
          <w:rPr>
            <w:rFonts w:ascii="Times New Roman" w:eastAsia="Times New Roman" w:hAnsi="Times New Roman" w:cs="Times New Roman"/>
            <w:b/>
            <w:bCs/>
            <w:sz w:val="36"/>
            <w:szCs w:val="36"/>
          </w:rPr>
          <w:delText>AGRICULTURAL FIELD TOILET INSPECTION PROGRAM</w:delText>
        </w:r>
      </w:del>
    </w:p>
    <w:p w14:paraId="6192FF66" w14:textId="77777777" w:rsidR="00D730F5" w:rsidRDefault="00D730F5">
      <w:pPr>
        <w:spacing w:after="0" w:line="200" w:lineRule="exact"/>
        <w:rPr>
          <w:del w:id="901" w:author="Jill Guild" w:date="2026-09-25T20:04:00Z" w16du:dateUtc="2026-09-26T00:04:00Z"/>
          <w:sz w:val="20"/>
          <w:szCs w:val="20"/>
        </w:rPr>
      </w:pPr>
    </w:p>
    <w:p w14:paraId="5F5CE549" w14:textId="77777777" w:rsidR="00D730F5" w:rsidRDefault="00D730F5">
      <w:pPr>
        <w:spacing w:before="12" w:after="0" w:line="200" w:lineRule="exact"/>
        <w:rPr>
          <w:del w:id="902" w:author="Jill Guild" w:date="2026-09-25T20:04:00Z" w16du:dateUtc="2026-09-26T00:04:00Z"/>
          <w:sz w:val="20"/>
          <w:szCs w:val="20"/>
        </w:rPr>
      </w:pPr>
    </w:p>
    <w:p w14:paraId="09D51DAE" w14:textId="77777777" w:rsidR="00D730F5" w:rsidRDefault="00C373C5">
      <w:pPr>
        <w:spacing w:after="0" w:line="240" w:lineRule="auto"/>
        <w:ind w:left="2500" w:right="2360" w:hanging="1"/>
        <w:jc w:val="center"/>
        <w:rPr>
          <w:del w:id="903" w:author="Jill Guild" w:date="2026-09-25T20:04:00Z" w16du:dateUtc="2026-09-26T00:04:00Z"/>
          <w:rFonts w:ascii="Times New Roman" w:eastAsia="Times New Roman" w:hAnsi="Times New Roman" w:cs="Times New Roman"/>
          <w:sz w:val="28"/>
          <w:szCs w:val="28"/>
        </w:rPr>
      </w:pPr>
      <w:del w:id="904" w:author="Jill Guild" w:date="2026-09-25T20:04:00Z" w16du:dateUtc="2026-09-26T00:04:00Z">
        <w:r>
          <w:rPr>
            <w:rFonts w:ascii="Times New Roman" w:eastAsia="Times New Roman" w:hAnsi="Times New Roman" w:cs="Times New Roman"/>
            <w:sz w:val="28"/>
            <w:szCs w:val="28"/>
          </w:rPr>
          <w:delText>With</w:delText>
        </w:r>
        <w:r>
          <w:rPr>
            <w:rFonts w:ascii="Times New Roman" w:eastAsia="Times New Roman" w:hAnsi="Times New Roman" w:cs="Times New Roman"/>
            <w:spacing w:val="-6"/>
            <w:sz w:val="28"/>
            <w:szCs w:val="28"/>
          </w:rPr>
          <w:delText xml:space="preserve"> </w:delText>
        </w:r>
        <w:r>
          <w:rPr>
            <w:rFonts w:ascii="Times New Roman" w:eastAsia="Times New Roman" w:hAnsi="Times New Roman" w:cs="Times New Roman"/>
            <w:sz w:val="28"/>
            <w:szCs w:val="28"/>
          </w:rPr>
          <w:delText>excerpts</w:delText>
        </w:r>
        <w:r>
          <w:rPr>
            <w:rFonts w:ascii="Times New Roman" w:eastAsia="Times New Roman" w:hAnsi="Times New Roman" w:cs="Times New Roman"/>
            <w:spacing w:val="-9"/>
            <w:sz w:val="28"/>
            <w:szCs w:val="28"/>
          </w:rPr>
          <w:delText xml:space="preserve"> </w:delText>
        </w:r>
        <w:r>
          <w:rPr>
            <w:rFonts w:ascii="Times New Roman" w:eastAsia="Times New Roman" w:hAnsi="Times New Roman" w:cs="Times New Roman"/>
            <w:sz w:val="28"/>
            <w:szCs w:val="28"/>
          </w:rPr>
          <w:delText>from</w:delText>
        </w:r>
        <w:r>
          <w:rPr>
            <w:rFonts w:ascii="Times New Roman" w:eastAsia="Times New Roman" w:hAnsi="Times New Roman" w:cs="Times New Roman"/>
            <w:spacing w:val="-6"/>
            <w:sz w:val="28"/>
            <w:szCs w:val="28"/>
          </w:rPr>
          <w:delText xml:space="preserve"> </w:delText>
        </w:r>
        <w:r>
          <w:rPr>
            <w:rFonts w:ascii="Times New Roman" w:eastAsia="Times New Roman" w:hAnsi="Times New Roman" w:cs="Times New Roman"/>
            <w:w w:val="99"/>
            <w:sz w:val="28"/>
            <w:szCs w:val="28"/>
          </w:rPr>
          <w:delText>California</w:delText>
        </w:r>
        <w:r>
          <w:rPr>
            <w:rFonts w:ascii="Times New Roman" w:eastAsia="Times New Roman" w:hAnsi="Times New Roman" w:cs="Times New Roman"/>
            <w:sz w:val="28"/>
            <w:szCs w:val="28"/>
          </w:rPr>
          <w:delText xml:space="preserve"> Health</w:delText>
        </w:r>
        <w:r>
          <w:rPr>
            <w:rFonts w:ascii="Times New Roman" w:eastAsia="Times New Roman" w:hAnsi="Times New Roman" w:cs="Times New Roman"/>
            <w:spacing w:val="-7"/>
            <w:sz w:val="28"/>
            <w:szCs w:val="28"/>
          </w:rPr>
          <w:delText xml:space="preserve"> </w:delText>
        </w:r>
        <w:r>
          <w:rPr>
            <w:rFonts w:ascii="Times New Roman" w:eastAsia="Times New Roman" w:hAnsi="Times New Roman" w:cs="Times New Roman"/>
            <w:sz w:val="28"/>
            <w:szCs w:val="28"/>
          </w:rPr>
          <w:delText>and</w:delText>
        </w:r>
        <w:r>
          <w:rPr>
            <w:rFonts w:ascii="Times New Roman" w:eastAsia="Times New Roman" w:hAnsi="Times New Roman" w:cs="Times New Roman"/>
            <w:spacing w:val="-4"/>
            <w:sz w:val="28"/>
            <w:szCs w:val="28"/>
          </w:rPr>
          <w:delText xml:space="preserve"> </w:delText>
        </w:r>
        <w:r>
          <w:rPr>
            <w:rFonts w:ascii="Times New Roman" w:eastAsia="Times New Roman" w:hAnsi="Times New Roman" w:cs="Times New Roman"/>
            <w:sz w:val="28"/>
            <w:szCs w:val="28"/>
          </w:rPr>
          <w:delText>Safety</w:delText>
        </w:r>
        <w:r>
          <w:rPr>
            <w:rFonts w:ascii="Times New Roman" w:eastAsia="Times New Roman" w:hAnsi="Times New Roman" w:cs="Times New Roman"/>
            <w:spacing w:val="-7"/>
            <w:sz w:val="28"/>
            <w:szCs w:val="28"/>
          </w:rPr>
          <w:delText xml:space="preserve"> </w:delText>
        </w:r>
        <w:r>
          <w:rPr>
            <w:rFonts w:ascii="Times New Roman" w:eastAsia="Times New Roman" w:hAnsi="Times New Roman" w:cs="Times New Roman"/>
            <w:sz w:val="28"/>
            <w:szCs w:val="28"/>
          </w:rPr>
          <w:delText>Code</w:delText>
        </w:r>
        <w:r>
          <w:rPr>
            <w:rFonts w:ascii="Times New Roman" w:eastAsia="Times New Roman" w:hAnsi="Times New Roman" w:cs="Times New Roman"/>
            <w:spacing w:val="-7"/>
            <w:sz w:val="28"/>
            <w:szCs w:val="28"/>
          </w:rPr>
          <w:delText xml:space="preserve"> </w:delText>
        </w:r>
        <w:r>
          <w:rPr>
            <w:rFonts w:ascii="Times New Roman" w:eastAsia="Times New Roman" w:hAnsi="Times New Roman" w:cs="Times New Roman"/>
            <w:w w:val="99"/>
            <w:sz w:val="28"/>
            <w:szCs w:val="28"/>
          </w:rPr>
          <w:delText>California</w:delText>
        </w:r>
        <w:r>
          <w:rPr>
            <w:rFonts w:ascii="Times New Roman" w:eastAsia="Times New Roman" w:hAnsi="Times New Roman" w:cs="Times New Roman"/>
            <w:sz w:val="28"/>
            <w:szCs w:val="28"/>
          </w:rPr>
          <w:delText xml:space="preserve"> Code</w:delText>
        </w:r>
        <w:r>
          <w:rPr>
            <w:rFonts w:ascii="Times New Roman" w:eastAsia="Times New Roman" w:hAnsi="Times New Roman" w:cs="Times New Roman"/>
            <w:spacing w:val="-6"/>
            <w:sz w:val="28"/>
            <w:szCs w:val="28"/>
          </w:rPr>
          <w:delText xml:space="preserve"> </w:delText>
        </w:r>
        <w:r>
          <w:rPr>
            <w:rFonts w:ascii="Times New Roman" w:eastAsia="Times New Roman" w:hAnsi="Times New Roman" w:cs="Times New Roman"/>
            <w:sz w:val="28"/>
            <w:szCs w:val="28"/>
          </w:rPr>
          <w:delText>of</w:delText>
        </w:r>
        <w:r>
          <w:rPr>
            <w:rFonts w:ascii="Times New Roman" w:eastAsia="Times New Roman" w:hAnsi="Times New Roman" w:cs="Times New Roman"/>
            <w:spacing w:val="-2"/>
            <w:sz w:val="28"/>
            <w:szCs w:val="28"/>
          </w:rPr>
          <w:delText xml:space="preserve"> </w:delText>
        </w:r>
        <w:r>
          <w:rPr>
            <w:rFonts w:ascii="Times New Roman" w:eastAsia="Times New Roman" w:hAnsi="Times New Roman" w:cs="Times New Roman"/>
            <w:w w:val="99"/>
            <w:sz w:val="28"/>
            <w:szCs w:val="28"/>
          </w:rPr>
          <w:delText>Regulations</w:delText>
        </w:r>
      </w:del>
    </w:p>
    <w:p w14:paraId="4FE04EDD" w14:textId="77777777" w:rsidR="00D730F5" w:rsidRDefault="00D730F5">
      <w:pPr>
        <w:spacing w:after="0" w:line="200" w:lineRule="exact"/>
        <w:rPr>
          <w:del w:id="905" w:author="Jill Guild" w:date="2026-09-25T20:04:00Z" w16du:dateUtc="2026-09-26T00:04:00Z"/>
          <w:sz w:val="20"/>
          <w:szCs w:val="20"/>
        </w:rPr>
      </w:pPr>
    </w:p>
    <w:p w14:paraId="6B3E4608" w14:textId="77777777" w:rsidR="00D730F5" w:rsidRDefault="00D730F5">
      <w:pPr>
        <w:spacing w:after="0" w:line="200" w:lineRule="exact"/>
        <w:rPr>
          <w:del w:id="906" w:author="Jill Guild" w:date="2026-09-25T20:04:00Z" w16du:dateUtc="2026-09-26T00:04:00Z"/>
          <w:sz w:val="20"/>
          <w:szCs w:val="20"/>
        </w:rPr>
      </w:pPr>
    </w:p>
    <w:p w14:paraId="4F118143" w14:textId="77777777" w:rsidR="00D730F5" w:rsidRDefault="00D730F5">
      <w:pPr>
        <w:spacing w:before="6" w:after="0" w:line="240" w:lineRule="exact"/>
        <w:rPr>
          <w:del w:id="907" w:author="Jill Guild" w:date="2026-09-25T20:04:00Z" w16du:dateUtc="2026-09-26T00:04:00Z"/>
          <w:szCs w:val="24"/>
        </w:rPr>
      </w:pPr>
    </w:p>
    <w:p w14:paraId="6D98D7CE" w14:textId="77777777" w:rsidR="00D730F5" w:rsidRDefault="00C373C5">
      <w:pPr>
        <w:spacing w:after="0" w:line="240" w:lineRule="auto"/>
        <w:ind w:left="1760" w:right="-20"/>
        <w:rPr>
          <w:del w:id="908" w:author="Jill Guild" w:date="2026-09-25T20:04:00Z" w16du:dateUtc="2026-09-26T00:04:00Z"/>
          <w:rFonts w:ascii="Times New Roman" w:eastAsia="Times New Roman" w:hAnsi="Times New Roman" w:cs="Times New Roman"/>
          <w:sz w:val="20"/>
          <w:szCs w:val="20"/>
        </w:rPr>
      </w:pPr>
      <w:del w:id="909" w:author="Jill Guild" w:date="2026-09-25T20:04:00Z" w16du:dateUtc="2026-09-26T00:04:00Z">
        <w:r w:rsidRPr="002674D4">
          <w:rPr>
            <w:noProof/>
          </w:rPr>
          <w:pict w14:anchorId="2B2B46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69.35pt;height:264.85pt;visibility:visible;mso-wrap-style:square">
              <v:imagedata r:id="rId7" o:title=""/>
              <o:lock v:ext="edit" rotation="t" cropping="t" verticies="t"/>
            </v:shape>
          </w:pict>
        </w:r>
      </w:del>
    </w:p>
    <w:p w14:paraId="1B9BEC54" w14:textId="77777777" w:rsidR="00D730F5" w:rsidRDefault="00D730F5">
      <w:pPr>
        <w:spacing w:before="6" w:after="0" w:line="100" w:lineRule="exact"/>
        <w:rPr>
          <w:del w:id="910" w:author="Jill Guild" w:date="2026-09-25T20:04:00Z" w16du:dateUtc="2026-09-26T00:04:00Z"/>
          <w:sz w:val="10"/>
          <w:szCs w:val="10"/>
        </w:rPr>
      </w:pPr>
    </w:p>
    <w:p w14:paraId="47C61AF9" w14:textId="77777777" w:rsidR="00D730F5" w:rsidRDefault="00D730F5">
      <w:pPr>
        <w:spacing w:after="0" w:line="200" w:lineRule="exact"/>
        <w:rPr>
          <w:del w:id="911" w:author="Jill Guild" w:date="2026-09-25T20:04:00Z" w16du:dateUtc="2026-09-26T00:04:00Z"/>
          <w:sz w:val="20"/>
          <w:szCs w:val="20"/>
        </w:rPr>
      </w:pPr>
    </w:p>
    <w:p w14:paraId="16058EBD" w14:textId="77777777" w:rsidR="00D730F5" w:rsidRDefault="00D730F5">
      <w:pPr>
        <w:spacing w:after="0" w:line="200" w:lineRule="exact"/>
        <w:rPr>
          <w:del w:id="912" w:author="Jill Guild" w:date="2026-09-25T20:04:00Z" w16du:dateUtc="2026-09-26T00:04:00Z"/>
          <w:sz w:val="20"/>
          <w:szCs w:val="20"/>
        </w:rPr>
      </w:pPr>
    </w:p>
    <w:p w14:paraId="6E4198B0" w14:textId="77777777" w:rsidR="00D730F5" w:rsidRDefault="00D730F5">
      <w:pPr>
        <w:spacing w:after="0" w:line="200" w:lineRule="exact"/>
        <w:rPr>
          <w:del w:id="913" w:author="Jill Guild" w:date="2026-09-25T20:04:00Z" w16du:dateUtc="2026-09-26T00:04:00Z"/>
          <w:sz w:val="20"/>
          <w:szCs w:val="20"/>
        </w:rPr>
      </w:pPr>
    </w:p>
    <w:p w14:paraId="658B8255" w14:textId="77777777" w:rsidR="00D730F5" w:rsidRDefault="00D730F5">
      <w:pPr>
        <w:spacing w:after="0" w:line="200" w:lineRule="exact"/>
        <w:rPr>
          <w:del w:id="914" w:author="Jill Guild" w:date="2026-09-25T20:04:00Z" w16du:dateUtc="2026-09-26T00:04:00Z"/>
          <w:sz w:val="20"/>
          <w:szCs w:val="20"/>
        </w:rPr>
      </w:pPr>
    </w:p>
    <w:p w14:paraId="3413F463" w14:textId="77777777" w:rsidR="00D730F5" w:rsidRDefault="00D730F5">
      <w:pPr>
        <w:spacing w:after="0" w:line="200" w:lineRule="exact"/>
        <w:rPr>
          <w:del w:id="915" w:author="Jill Guild" w:date="2026-09-25T20:04:00Z" w16du:dateUtc="2026-09-26T00:04:00Z"/>
          <w:sz w:val="20"/>
          <w:szCs w:val="20"/>
        </w:rPr>
      </w:pPr>
    </w:p>
    <w:p w14:paraId="7C9336F4" w14:textId="77777777" w:rsidR="00D730F5" w:rsidRDefault="00C373C5">
      <w:pPr>
        <w:spacing w:before="8" w:after="0" w:line="240" w:lineRule="auto"/>
        <w:ind w:left="1404" w:right="1266"/>
        <w:jc w:val="center"/>
        <w:rPr>
          <w:del w:id="916" w:author="Jill Guild" w:date="2026-09-25T20:04:00Z" w16du:dateUtc="2026-09-26T00:04:00Z"/>
          <w:rFonts w:ascii="Times New Roman" w:eastAsia="Times New Roman" w:hAnsi="Times New Roman" w:cs="Times New Roman"/>
          <w:sz w:val="40"/>
          <w:szCs w:val="40"/>
        </w:rPr>
      </w:pPr>
      <w:del w:id="917" w:author="Jill Guild" w:date="2026-09-25T20:04:00Z" w16du:dateUtc="2026-09-26T00:04:00Z">
        <w:r>
          <w:rPr>
            <w:rFonts w:ascii="Times New Roman" w:eastAsia="Times New Roman" w:hAnsi="Times New Roman" w:cs="Times New Roman"/>
            <w:sz w:val="40"/>
            <w:szCs w:val="40"/>
          </w:rPr>
          <w:delText>Consumer</w:delText>
        </w:r>
        <w:r>
          <w:rPr>
            <w:rFonts w:ascii="Times New Roman" w:eastAsia="Times New Roman" w:hAnsi="Times New Roman" w:cs="Times New Roman"/>
            <w:spacing w:val="-16"/>
            <w:sz w:val="40"/>
            <w:szCs w:val="40"/>
          </w:rPr>
          <w:delText xml:space="preserve"> </w:delText>
        </w:r>
        <w:r>
          <w:rPr>
            <w:rFonts w:ascii="Times New Roman" w:eastAsia="Times New Roman" w:hAnsi="Times New Roman" w:cs="Times New Roman"/>
            <w:sz w:val="40"/>
            <w:szCs w:val="40"/>
          </w:rPr>
          <w:delText>Health</w:delText>
        </w:r>
        <w:r>
          <w:rPr>
            <w:rFonts w:ascii="Times New Roman" w:eastAsia="Times New Roman" w:hAnsi="Times New Roman" w:cs="Times New Roman"/>
            <w:spacing w:val="-11"/>
            <w:sz w:val="40"/>
            <w:szCs w:val="40"/>
          </w:rPr>
          <w:delText xml:space="preserve"> </w:delText>
        </w:r>
        <w:r>
          <w:rPr>
            <w:rFonts w:ascii="Times New Roman" w:eastAsia="Times New Roman" w:hAnsi="Times New Roman" w:cs="Times New Roman"/>
            <w:sz w:val="40"/>
            <w:szCs w:val="40"/>
          </w:rPr>
          <w:delText>Protection</w:delText>
        </w:r>
        <w:r>
          <w:rPr>
            <w:rFonts w:ascii="Times New Roman" w:eastAsia="Times New Roman" w:hAnsi="Times New Roman" w:cs="Times New Roman"/>
            <w:spacing w:val="-16"/>
            <w:sz w:val="40"/>
            <w:szCs w:val="40"/>
          </w:rPr>
          <w:delText xml:space="preserve"> </w:delText>
        </w:r>
        <w:r>
          <w:rPr>
            <w:rFonts w:ascii="Times New Roman" w:eastAsia="Times New Roman" w:hAnsi="Times New Roman" w:cs="Times New Roman"/>
            <w:w w:val="99"/>
            <w:sz w:val="40"/>
            <w:szCs w:val="40"/>
          </w:rPr>
          <w:delText>Services</w:delText>
        </w:r>
      </w:del>
    </w:p>
    <w:p w14:paraId="36B0294D" w14:textId="77777777" w:rsidR="00D730F5" w:rsidRDefault="00C373C5">
      <w:pPr>
        <w:spacing w:after="0" w:line="460" w:lineRule="exact"/>
        <w:ind w:left="4009" w:right="3869"/>
        <w:jc w:val="center"/>
        <w:rPr>
          <w:del w:id="918" w:author="Jill Guild" w:date="2026-09-25T20:04:00Z" w16du:dateUtc="2026-09-26T00:04:00Z"/>
          <w:rFonts w:ascii="Times New Roman" w:eastAsia="Times New Roman" w:hAnsi="Times New Roman" w:cs="Times New Roman"/>
          <w:sz w:val="40"/>
          <w:szCs w:val="40"/>
        </w:rPr>
      </w:pPr>
      <w:del w:id="919" w:author="Jill Guild" w:date="2026-09-25T20:04:00Z" w16du:dateUtc="2026-09-26T00:04:00Z">
        <w:r>
          <w:rPr>
            <w:rFonts w:ascii="Times New Roman" w:eastAsia="Times New Roman" w:hAnsi="Times New Roman" w:cs="Times New Roman"/>
            <w:spacing w:val="1"/>
            <w:w w:val="99"/>
            <w:position w:val="-1"/>
            <w:sz w:val="40"/>
            <w:szCs w:val="40"/>
          </w:rPr>
          <w:delText>2007</w:delText>
        </w:r>
      </w:del>
    </w:p>
    <w:p w14:paraId="1F2D2FCA" w14:textId="77777777" w:rsidR="00D730F5" w:rsidRDefault="00D730F5">
      <w:pPr>
        <w:spacing w:after="0" w:line="200" w:lineRule="exact"/>
        <w:rPr>
          <w:del w:id="920" w:author="Jill Guild" w:date="2026-09-25T20:04:00Z" w16du:dateUtc="2026-09-26T00:04:00Z"/>
          <w:sz w:val="20"/>
          <w:szCs w:val="20"/>
        </w:rPr>
      </w:pPr>
    </w:p>
    <w:p w14:paraId="238F106E" w14:textId="77777777" w:rsidR="00D730F5" w:rsidRDefault="00D730F5">
      <w:pPr>
        <w:spacing w:after="0" w:line="200" w:lineRule="exact"/>
        <w:rPr>
          <w:del w:id="921" w:author="Jill Guild" w:date="2026-09-25T20:04:00Z" w16du:dateUtc="2026-09-26T00:04:00Z"/>
          <w:sz w:val="20"/>
          <w:szCs w:val="20"/>
        </w:rPr>
      </w:pPr>
    </w:p>
    <w:p w14:paraId="427620B4" w14:textId="77777777" w:rsidR="00D730F5" w:rsidRDefault="00D730F5">
      <w:pPr>
        <w:spacing w:after="0" w:line="200" w:lineRule="exact"/>
        <w:rPr>
          <w:del w:id="922" w:author="Jill Guild" w:date="2026-09-25T20:04:00Z" w16du:dateUtc="2026-09-26T00:04:00Z"/>
          <w:sz w:val="20"/>
          <w:szCs w:val="20"/>
        </w:rPr>
      </w:pPr>
    </w:p>
    <w:p w14:paraId="48D183F0" w14:textId="77777777" w:rsidR="00D730F5" w:rsidRDefault="00D730F5">
      <w:pPr>
        <w:spacing w:before="7" w:after="0" w:line="220" w:lineRule="exact"/>
        <w:rPr>
          <w:del w:id="923" w:author="Jill Guild" w:date="2026-09-25T20:04:00Z" w16du:dateUtc="2026-09-26T00:04:00Z"/>
        </w:rPr>
      </w:pPr>
    </w:p>
    <w:p w14:paraId="28BF7344" w14:textId="77777777" w:rsidR="00D730F5" w:rsidRDefault="00C373C5">
      <w:pPr>
        <w:spacing w:after="0" w:line="240" w:lineRule="auto"/>
        <w:ind w:left="3106" w:right="2966"/>
        <w:jc w:val="center"/>
        <w:rPr>
          <w:del w:id="924" w:author="Jill Guild" w:date="2026-09-25T20:04:00Z" w16du:dateUtc="2026-09-26T00:04:00Z"/>
          <w:rFonts w:ascii="Times New Roman" w:eastAsia="Times New Roman" w:hAnsi="Times New Roman" w:cs="Times New Roman"/>
          <w:sz w:val="32"/>
          <w:szCs w:val="32"/>
        </w:rPr>
      </w:pPr>
      <w:del w:id="925" w:author="Jill Guild" w:date="2026-09-25T20:04:00Z" w16du:dateUtc="2026-09-26T00:04:00Z">
        <w:r>
          <w:rPr>
            <w:rFonts w:ascii="Times New Roman" w:eastAsia="Times New Roman" w:hAnsi="Times New Roman" w:cs="Times New Roman"/>
            <w:sz w:val="32"/>
            <w:szCs w:val="32"/>
          </w:rPr>
          <w:delText>County of Monterey</w:delText>
        </w:r>
      </w:del>
    </w:p>
    <w:p w14:paraId="53B5D2D1" w14:textId="77777777" w:rsidR="00D730F5" w:rsidRDefault="00C373C5">
      <w:pPr>
        <w:spacing w:after="0" w:line="240" w:lineRule="auto"/>
        <w:ind w:left="2406" w:right="2268"/>
        <w:jc w:val="center"/>
        <w:rPr>
          <w:del w:id="926" w:author="Jill Guild" w:date="2026-09-25T20:04:00Z" w16du:dateUtc="2026-09-26T00:04:00Z"/>
          <w:rFonts w:ascii="Times New Roman" w:eastAsia="Times New Roman" w:hAnsi="Times New Roman" w:cs="Times New Roman"/>
          <w:sz w:val="32"/>
          <w:szCs w:val="32"/>
        </w:rPr>
      </w:pPr>
      <w:del w:id="927" w:author="Jill Guild" w:date="2026-09-25T20:04:00Z" w16du:dateUtc="2026-09-26T00:04:00Z">
        <w:r>
          <w:rPr>
            <w:rFonts w:ascii="Times New Roman" w:eastAsia="Times New Roman" w:hAnsi="Times New Roman" w:cs="Times New Roman"/>
            <w:sz w:val="32"/>
            <w:szCs w:val="32"/>
          </w:rPr>
          <w:delText>Environmental Health Division</w:delText>
        </w:r>
      </w:del>
    </w:p>
    <w:p w14:paraId="016570F9" w14:textId="77777777" w:rsidR="00D730F5" w:rsidRDefault="00C373C5">
      <w:pPr>
        <w:spacing w:after="0" w:line="240" w:lineRule="auto"/>
        <w:ind w:left="2753" w:right="2614"/>
        <w:jc w:val="center"/>
        <w:rPr>
          <w:del w:id="928" w:author="Jill Guild" w:date="2026-09-25T20:04:00Z" w16du:dateUtc="2026-09-26T00:04:00Z"/>
          <w:rFonts w:ascii="Times New Roman" w:eastAsia="Times New Roman" w:hAnsi="Times New Roman" w:cs="Times New Roman"/>
          <w:sz w:val="32"/>
          <w:szCs w:val="32"/>
        </w:rPr>
      </w:pPr>
      <w:del w:id="929" w:author="Jill Guild" w:date="2026-09-25T20:04:00Z" w16du:dateUtc="2026-09-26T00:04:00Z">
        <w:r>
          <w:rPr>
            <w:rFonts w:ascii="Times New Roman" w:eastAsia="Times New Roman" w:hAnsi="Times New Roman" w:cs="Times New Roman"/>
            <w:sz w:val="32"/>
            <w:szCs w:val="32"/>
          </w:rPr>
          <w:delText>1270 Natividad Rd Ste 42</w:delText>
        </w:r>
      </w:del>
    </w:p>
    <w:p w14:paraId="2BABBA27" w14:textId="77777777" w:rsidR="00D730F5" w:rsidRDefault="00C373C5">
      <w:pPr>
        <w:spacing w:after="0" w:line="367" w:lineRule="exact"/>
        <w:ind w:left="3251" w:right="3112"/>
        <w:jc w:val="center"/>
        <w:rPr>
          <w:del w:id="930" w:author="Jill Guild" w:date="2026-09-25T20:04:00Z" w16du:dateUtc="2026-09-26T00:04:00Z"/>
          <w:rFonts w:ascii="Times New Roman" w:eastAsia="Times New Roman" w:hAnsi="Times New Roman" w:cs="Times New Roman"/>
          <w:sz w:val="32"/>
          <w:szCs w:val="32"/>
        </w:rPr>
      </w:pPr>
      <w:del w:id="931" w:author="Jill Guild" w:date="2026-09-25T20:04:00Z" w16du:dateUtc="2026-09-26T00:04:00Z">
        <w:r>
          <w:rPr>
            <w:rFonts w:ascii="Times New Roman" w:eastAsia="Times New Roman" w:hAnsi="Times New Roman" w:cs="Times New Roman"/>
            <w:sz w:val="32"/>
            <w:szCs w:val="32"/>
          </w:rPr>
          <w:delText>Salinas CA 93906</w:delText>
        </w:r>
      </w:del>
    </w:p>
    <w:p w14:paraId="76113EC3" w14:textId="77777777" w:rsidR="00D730F5" w:rsidRDefault="00D730F5">
      <w:pPr>
        <w:spacing w:after="0"/>
        <w:jc w:val="center"/>
        <w:rPr>
          <w:del w:id="932" w:author="Jill Guild" w:date="2026-09-25T20:04:00Z" w16du:dateUtc="2026-09-26T00:04:00Z"/>
        </w:rPr>
        <w:sectPr w:rsidR="00D730F5">
          <w:headerReference w:type="default" r:id="rId8"/>
          <w:footerReference w:type="default" r:id="rId9"/>
          <w:type w:val="continuous"/>
          <w:pgSz w:w="12240" w:h="15840"/>
          <w:pgMar w:top="840" w:right="1720" w:bottom="280" w:left="1720" w:header="720" w:footer="720" w:gutter="0"/>
          <w:cols w:space="720"/>
        </w:sectPr>
      </w:pPr>
    </w:p>
    <w:p w14:paraId="0EA1A6F5" w14:textId="77777777" w:rsidR="00D730F5" w:rsidRDefault="00C373C5">
      <w:pPr>
        <w:spacing w:before="78" w:after="0" w:line="271" w:lineRule="exact"/>
        <w:ind w:left="1519" w:right="-20"/>
        <w:rPr>
          <w:del w:id="933" w:author="Jill Guild" w:date="2026-09-25T20:04:00Z" w16du:dateUtc="2026-09-26T00:04:00Z"/>
          <w:szCs w:val="24"/>
        </w:rPr>
      </w:pPr>
      <w:del w:id="934" w:author="Jill Guild" w:date="2026-09-25T20:04:00Z" w16du:dateUtc="2026-09-26T00:04:00Z">
        <w:r>
          <w:rPr>
            <w:b/>
            <w:bCs/>
            <w:position w:val="-1"/>
            <w:szCs w:val="24"/>
          </w:rPr>
          <w:delText>AGRICU</w:delText>
        </w:r>
        <w:r>
          <w:rPr>
            <w:b/>
            <w:bCs/>
            <w:spacing w:val="1"/>
            <w:position w:val="-1"/>
            <w:szCs w:val="24"/>
          </w:rPr>
          <w:delText>L</w:delText>
        </w:r>
        <w:r>
          <w:rPr>
            <w:b/>
            <w:bCs/>
            <w:position w:val="-1"/>
            <w:szCs w:val="24"/>
          </w:rPr>
          <w:delText>TURAL FIELD TOILET INSP</w:delText>
        </w:r>
        <w:r>
          <w:rPr>
            <w:b/>
            <w:bCs/>
            <w:spacing w:val="1"/>
            <w:position w:val="-1"/>
            <w:szCs w:val="24"/>
          </w:rPr>
          <w:delText>E</w:delText>
        </w:r>
        <w:r>
          <w:rPr>
            <w:b/>
            <w:bCs/>
            <w:position w:val="-1"/>
            <w:szCs w:val="24"/>
          </w:rPr>
          <w:delText>CTION PROGRAM</w:delText>
        </w:r>
      </w:del>
    </w:p>
    <w:p w14:paraId="6A8EB448" w14:textId="77777777" w:rsidR="00D730F5" w:rsidRDefault="00D730F5">
      <w:pPr>
        <w:spacing w:before="12" w:after="0" w:line="240" w:lineRule="exact"/>
        <w:rPr>
          <w:del w:id="935" w:author="Jill Guild" w:date="2026-09-25T20:04:00Z" w16du:dateUtc="2026-09-26T00:04:00Z"/>
          <w:szCs w:val="24"/>
        </w:rPr>
      </w:pPr>
    </w:p>
    <w:p w14:paraId="7FA71F98" w14:textId="77777777" w:rsidR="00D730F5" w:rsidRDefault="00C373C5">
      <w:pPr>
        <w:spacing w:before="29" w:after="0" w:line="271" w:lineRule="exact"/>
        <w:ind w:left="120" w:right="-20"/>
        <w:rPr>
          <w:del w:id="936" w:author="Jill Guild" w:date="2026-09-25T20:04:00Z" w16du:dateUtc="2026-09-26T00:04:00Z"/>
          <w:szCs w:val="24"/>
        </w:rPr>
      </w:pPr>
      <w:del w:id="937" w:author="Jill Guild" w:date="2026-09-25T20:04:00Z" w16du:dateUtc="2026-09-26T00:04:00Z">
        <w:r>
          <w:rPr>
            <w:b/>
            <w:bCs/>
            <w:position w:val="-1"/>
            <w:szCs w:val="24"/>
            <w:u w:val="thick" w:color="000000"/>
          </w:rPr>
          <w:delText>Purpose</w:delText>
        </w:r>
      </w:del>
    </w:p>
    <w:p w14:paraId="49740A92" w14:textId="77777777" w:rsidR="00D730F5" w:rsidRDefault="00D730F5">
      <w:pPr>
        <w:spacing w:before="11" w:after="0" w:line="240" w:lineRule="exact"/>
        <w:rPr>
          <w:del w:id="938" w:author="Jill Guild" w:date="2026-09-25T20:04:00Z" w16du:dateUtc="2026-09-26T00:04:00Z"/>
          <w:szCs w:val="24"/>
        </w:rPr>
      </w:pPr>
    </w:p>
    <w:p w14:paraId="03C662BA" w14:textId="77777777" w:rsidR="00D730F5" w:rsidRDefault="00C373C5">
      <w:pPr>
        <w:spacing w:before="29" w:after="0" w:line="240" w:lineRule="auto"/>
        <w:ind w:left="120" w:right="-20"/>
        <w:rPr>
          <w:del w:id="939" w:author="Jill Guild" w:date="2026-09-25T20:04:00Z" w16du:dateUtc="2026-09-26T00:04:00Z"/>
          <w:szCs w:val="24"/>
        </w:rPr>
      </w:pPr>
      <w:del w:id="940" w:author="Jill Guild" w:date="2026-09-25T20:04:00Z" w16du:dateUtc="2026-09-26T00:04:00Z">
        <w:r>
          <w:rPr>
            <w:szCs w:val="24"/>
          </w:rPr>
          <w:delText xml:space="preserve">The </w:delText>
        </w:r>
        <w:r>
          <w:rPr>
            <w:b/>
            <w:bCs/>
            <w:i/>
            <w:szCs w:val="24"/>
          </w:rPr>
          <w:delText>Agricultural Field T</w:delText>
        </w:r>
        <w:r>
          <w:rPr>
            <w:b/>
            <w:bCs/>
            <w:i/>
            <w:spacing w:val="-1"/>
            <w:szCs w:val="24"/>
          </w:rPr>
          <w:delText>o</w:delText>
        </w:r>
        <w:r>
          <w:rPr>
            <w:b/>
            <w:bCs/>
            <w:i/>
            <w:szCs w:val="24"/>
          </w:rPr>
          <w:delText xml:space="preserve">ilet Inspection Program </w:delText>
        </w:r>
        <w:r>
          <w:rPr>
            <w:szCs w:val="24"/>
          </w:rPr>
          <w:delText>(AFTIP)</w:delText>
        </w:r>
        <w:r>
          <w:rPr>
            <w:spacing w:val="1"/>
            <w:szCs w:val="24"/>
          </w:rPr>
          <w:delText xml:space="preserve"> </w:delText>
        </w:r>
        <w:r>
          <w:rPr>
            <w:szCs w:val="24"/>
          </w:rPr>
          <w:delText>has two purpo</w:delText>
        </w:r>
        <w:r>
          <w:rPr>
            <w:spacing w:val="1"/>
            <w:szCs w:val="24"/>
          </w:rPr>
          <w:delText>s</w:delText>
        </w:r>
        <w:r>
          <w:rPr>
            <w:szCs w:val="24"/>
          </w:rPr>
          <w:delText>es:</w:delText>
        </w:r>
      </w:del>
    </w:p>
    <w:p w14:paraId="6CC62B52" w14:textId="77777777" w:rsidR="00D730F5" w:rsidRDefault="00C373C5">
      <w:pPr>
        <w:tabs>
          <w:tab w:val="left" w:pos="840"/>
        </w:tabs>
        <w:spacing w:before="22" w:after="0" w:line="274" w:lineRule="exact"/>
        <w:ind w:left="840" w:right="527" w:hanging="360"/>
        <w:rPr>
          <w:del w:id="941" w:author="Jill Guild" w:date="2026-09-25T20:04:00Z" w16du:dateUtc="2026-09-26T00:04:00Z"/>
          <w:szCs w:val="24"/>
        </w:rPr>
      </w:pPr>
      <w:del w:id="942"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to prevent contamination</w:delText>
        </w:r>
        <w:r>
          <w:rPr>
            <w:spacing w:val="1"/>
            <w:szCs w:val="24"/>
          </w:rPr>
          <w:delText xml:space="preserve"> </w:delText>
        </w:r>
        <w:r>
          <w:rPr>
            <w:szCs w:val="24"/>
          </w:rPr>
          <w:delText>of food crops by field workers because of unsanitary field toilets, and</w:delText>
        </w:r>
      </w:del>
    </w:p>
    <w:p w14:paraId="0978DA02" w14:textId="77777777" w:rsidR="00D730F5" w:rsidRDefault="00C373C5">
      <w:pPr>
        <w:tabs>
          <w:tab w:val="left" w:pos="840"/>
        </w:tabs>
        <w:spacing w:before="13" w:after="0" w:line="240" w:lineRule="auto"/>
        <w:ind w:left="480" w:right="-20"/>
        <w:rPr>
          <w:del w:id="943" w:author="Jill Guild" w:date="2026-09-25T20:04:00Z" w16du:dateUtc="2026-09-26T00:04:00Z"/>
          <w:szCs w:val="24"/>
        </w:rPr>
      </w:pPr>
      <w:del w:id="944"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 xml:space="preserve">to keep workers healthy by making sure </w:delText>
        </w:r>
        <w:r>
          <w:rPr>
            <w:spacing w:val="-1"/>
            <w:szCs w:val="24"/>
          </w:rPr>
          <w:delText>t</w:delText>
        </w:r>
        <w:r>
          <w:rPr>
            <w:szCs w:val="24"/>
          </w:rPr>
          <w:delText>hey have enough safe drinking water.</w:delText>
        </w:r>
      </w:del>
    </w:p>
    <w:p w14:paraId="7C5043E2" w14:textId="77777777" w:rsidR="00D730F5" w:rsidRDefault="00D730F5">
      <w:pPr>
        <w:spacing w:before="15" w:after="0" w:line="260" w:lineRule="exact"/>
        <w:rPr>
          <w:del w:id="945" w:author="Jill Guild" w:date="2026-09-25T20:04:00Z" w16du:dateUtc="2026-09-26T00:04:00Z"/>
          <w:sz w:val="26"/>
          <w:szCs w:val="26"/>
        </w:rPr>
      </w:pPr>
    </w:p>
    <w:p w14:paraId="2E49280B" w14:textId="77777777" w:rsidR="00D730F5" w:rsidRDefault="00C373C5">
      <w:pPr>
        <w:spacing w:after="0" w:line="240" w:lineRule="auto"/>
        <w:ind w:left="120" w:right="-20"/>
        <w:rPr>
          <w:del w:id="946" w:author="Jill Guild" w:date="2026-09-25T20:04:00Z" w16du:dateUtc="2026-09-26T00:04:00Z"/>
          <w:szCs w:val="24"/>
        </w:rPr>
      </w:pPr>
      <w:del w:id="947" w:author="Jill Guild" w:date="2026-09-25T20:04:00Z" w16du:dateUtc="2026-09-26T00:04:00Z">
        <w:r>
          <w:rPr>
            <w:szCs w:val="24"/>
          </w:rPr>
          <w:delText>AFTIP applies to all owners of field toilets that are prov</w:delText>
        </w:r>
        <w:r>
          <w:rPr>
            <w:spacing w:val="-2"/>
            <w:szCs w:val="24"/>
          </w:rPr>
          <w:delText>i</w:delText>
        </w:r>
        <w:r>
          <w:rPr>
            <w:szCs w:val="24"/>
          </w:rPr>
          <w:delText>ded for use by workers in</w:delText>
        </w:r>
      </w:del>
    </w:p>
    <w:p w14:paraId="4791F9E6" w14:textId="77777777" w:rsidR="00D730F5" w:rsidRDefault="00C373C5">
      <w:pPr>
        <w:spacing w:after="0" w:line="240" w:lineRule="auto"/>
        <w:ind w:left="120" w:right="-20"/>
        <w:rPr>
          <w:del w:id="948" w:author="Jill Guild" w:date="2026-09-25T20:04:00Z" w16du:dateUtc="2026-09-26T00:04:00Z"/>
          <w:szCs w:val="24"/>
        </w:rPr>
      </w:pPr>
      <w:del w:id="949" w:author="Jill Guild" w:date="2026-09-25T20:04:00Z" w16du:dateUtc="2026-09-26T00:04:00Z">
        <w:r>
          <w:rPr>
            <w:szCs w:val="24"/>
          </w:rPr>
          <w:delText>Monterey County agricultural fields.</w:delText>
        </w:r>
      </w:del>
    </w:p>
    <w:p w14:paraId="462CC678" w14:textId="77777777" w:rsidR="00D730F5" w:rsidRDefault="00D730F5">
      <w:pPr>
        <w:spacing w:before="16" w:after="0" w:line="260" w:lineRule="exact"/>
        <w:rPr>
          <w:del w:id="950" w:author="Jill Guild" w:date="2026-09-25T20:04:00Z" w16du:dateUtc="2026-09-26T00:04:00Z"/>
          <w:sz w:val="26"/>
          <w:szCs w:val="26"/>
        </w:rPr>
      </w:pPr>
    </w:p>
    <w:p w14:paraId="3EC6C23C" w14:textId="77777777" w:rsidR="00D730F5" w:rsidRDefault="00C373C5">
      <w:pPr>
        <w:spacing w:after="0" w:line="240" w:lineRule="auto"/>
        <w:ind w:left="120" w:right="274"/>
        <w:rPr>
          <w:del w:id="951" w:author="Jill Guild" w:date="2026-09-25T20:04:00Z" w16du:dateUtc="2026-09-26T00:04:00Z"/>
          <w:szCs w:val="24"/>
        </w:rPr>
      </w:pPr>
      <w:del w:id="952" w:author="Jill Guild" w:date="2026-09-25T20:04:00Z" w16du:dateUtc="2026-09-26T00:04:00Z">
        <w:r>
          <w:rPr>
            <w:szCs w:val="24"/>
          </w:rPr>
          <w:delText>AFTIP req</w:delText>
        </w:r>
        <w:r>
          <w:rPr>
            <w:spacing w:val="1"/>
            <w:szCs w:val="24"/>
          </w:rPr>
          <w:delText>u</w:delText>
        </w:r>
        <w:r>
          <w:rPr>
            <w:szCs w:val="24"/>
          </w:rPr>
          <w:delText>ires that sanitary field toilet</w:delText>
        </w:r>
        <w:r>
          <w:rPr>
            <w:spacing w:val="-1"/>
            <w:szCs w:val="24"/>
          </w:rPr>
          <w:delText xml:space="preserve"> </w:delText>
        </w:r>
        <w:r>
          <w:rPr>
            <w:szCs w:val="24"/>
          </w:rPr>
          <w:delText xml:space="preserve">and </w:delText>
        </w:r>
        <w:r>
          <w:rPr>
            <w:spacing w:val="1"/>
            <w:szCs w:val="24"/>
          </w:rPr>
          <w:delText>h</w:delText>
        </w:r>
        <w:r>
          <w:rPr>
            <w:szCs w:val="24"/>
          </w:rPr>
          <w:delText>and was</w:delText>
        </w:r>
        <w:r>
          <w:rPr>
            <w:spacing w:val="1"/>
            <w:szCs w:val="24"/>
          </w:rPr>
          <w:delText>h</w:delText>
        </w:r>
        <w:r>
          <w:rPr>
            <w:szCs w:val="24"/>
          </w:rPr>
          <w:delText>i</w:delText>
        </w:r>
        <w:r>
          <w:rPr>
            <w:spacing w:val="1"/>
            <w:szCs w:val="24"/>
          </w:rPr>
          <w:delText>n</w:delText>
        </w:r>
        <w:r>
          <w:rPr>
            <w:szCs w:val="24"/>
          </w:rPr>
          <w:delText>g facilities, and fresh drinking water, are easily available to food crop workers, and requires the permitting, inspection and enforcement of codes and regulations</w:delText>
        </w:r>
        <w:r>
          <w:rPr>
            <w:spacing w:val="-1"/>
            <w:szCs w:val="24"/>
          </w:rPr>
          <w:delText xml:space="preserve"> </w:delText>
        </w:r>
        <w:r>
          <w:rPr>
            <w:szCs w:val="24"/>
          </w:rPr>
          <w:delText>concerning field toilets, hand-washing facilities</w:delText>
        </w:r>
        <w:r>
          <w:rPr>
            <w:spacing w:val="1"/>
            <w:szCs w:val="24"/>
          </w:rPr>
          <w:delText xml:space="preserve"> </w:delText>
        </w:r>
        <w:r>
          <w:rPr>
            <w:szCs w:val="24"/>
          </w:rPr>
          <w:delText>a</w:delText>
        </w:r>
        <w:r>
          <w:rPr>
            <w:spacing w:val="1"/>
            <w:szCs w:val="24"/>
          </w:rPr>
          <w:delText>n</w:delText>
        </w:r>
        <w:r>
          <w:rPr>
            <w:szCs w:val="24"/>
          </w:rPr>
          <w:delText>d</w:delText>
        </w:r>
        <w:r>
          <w:rPr>
            <w:spacing w:val="1"/>
            <w:szCs w:val="24"/>
          </w:rPr>
          <w:delText xml:space="preserve"> </w:delText>
        </w:r>
        <w:r>
          <w:rPr>
            <w:szCs w:val="24"/>
          </w:rPr>
          <w:delText>drinking</w:delText>
        </w:r>
        <w:r>
          <w:rPr>
            <w:spacing w:val="1"/>
            <w:szCs w:val="24"/>
          </w:rPr>
          <w:delText xml:space="preserve"> </w:delText>
        </w:r>
        <w:r>
          <w:rPr>
            <w:szCs w:val="24"/>
          </w:rPr>
          <w:delText>water</w:delText>
        </w:r>
        <w:r>
          <w:rPr>
            <w:spacing w:val="1"/>
            <w:szCs w:val="24"/>
          </w:rPr>
          <w:delText xml:space="preserve"> </w:delText>
        </w:r>
        <w:r>
          <w:rPr>
            <w:szCs w:val="24"/>
          </w:rPr>
          <w:delText>stations.</w:delText>
        </w:r>
      </w:del>
    </w:p>
    <w:p w14:paraId="6A164D10" w14:textId="77777777" w:rsidR="00D730F5" w:rsidRDefault="00D730F5">
      <w:pPr>
        <w:spacing w:before="17" w:after="0" w:line="260" w:lineRule="exact"/>
        <w:rPr>
          <w:del w:id="953" w:author="Jill Guild" w:date="2026-09-25T20:04:00Z" w16du:dateUtc="2026-09-26T00:04:00Z"/>
          <w:sz w:val="26"/>
          <w:szCs w:val="26"/>
        </w:rPr>
      </w:pPr>
    </w:p>
    <w:p w14:paraId="749753C6" w14:textId="77777777" w:rsidR="00D730F5" w:rsidRDefault="00C373C5">
      <w:pPr>
        <w:spacing w:after="0" w:line="271" w:lineRule="exact"/>
        <w:ind w:left="120" w:right="-20"/>
        <w:rPr>
          <w:del w:id="954" w:author="Jill Guild" w:date="2026-09-25T20:04:00Z" w16du:dateUtc="2026-09-26T00:04:00Z"/>
          <w:szCs w:val="24"/>
        </w:rPr>
      </w:pPr>
      <w:del w:id="955" w:author="Jill Guild" w:date="2026-09-25T20:04:00Z" w16du:dateUtc="2026-09-26T00:04:00Z">
        <w:r>
          <w:rPr>
            <w:b/>
            <w:bCs/>
            <w:position w:val="-1"/>
            <w:szCs w:val="24"/>
            <w:u w:val="thick" w:color="000000"/>
          </w:rPr>
          <w:delText>Backgro</w:delText>
        </w:r>
        <w:r>
          <w:rPr>
            <w:b/>
            <w:bCs/>
            <w:spacing w:val="1"/>
            <w:position w:val="-1"/>
            <w:szCs w:val="24"/>
            <w:u w:val="thick" w:color="000000"/>
          </w:rPr>
          <w:delText>u</w:delText>
        </w:r>
        <w:r>
          <w:rPr>
            <w:b/>
            <w:bCs/>
            <w:position w:val="-1"/>
            <w:szCs w:val="24"/>
            <w:u w:val="thick" w:color="000000"/>
          </w:rPr>
          <w:delText>nd</w:delText>
        </w:r>
      </w:del>
    </w:p>
    <w:p w14:paraId="6C75C185" w14:textId="77777777" w:rsidR="00D730F5" w:rsidRDefault="00D730F5">
      <w:pPr>
        <w:spacing w:before="11" w:after="0" w:line="240" w:lineRule="exact"/>
        <w:rPr>
          <w:del w:id="956" w:author="Jill Guild" w:date="2026-09-25T20:04:00Z" w16du:dateUtc="2026-09-26T00:04:00Z"/>
          <w:szCs w:val="24"/>
        </w:rPr>
      </w:pPr>
    </w:p>
    <w:p w14:paraId="7C8E0F69" w14:textId="77777777" w:rsidR="00D730F5" w:rsidRDefault="00C373C5">
      <w:pPr>
        <w:spacing w:before="29" w:after="0" w:line="240" w:lineRule="auto"/>
        <w:ind w:left="120" w:right="604"/>
        <w:rPr>
          <w:del w:id="957" w:author="Jill Guild" w:date="2026-09-25T20:04:00Z" w16du:dateUtc="2026-09-26T00:04:00Z"/>
          <w:szCs w:val="24"/>
        </w:rPr>
      </w:pPr>
      <w:del w:id="958" w:author="Jill Guild" w:date="2026-09-25T20:04:00Z" w16du:dateUtc="2026-09-26T00:04:00Z">
        <w:r>
          <w:rPr>
            <w:szCs w:val="24"/>
          </w:rPr>
          <w:delText>Food crops that are contam</w:delText>
        </w:r>
        <w:r>
          <w:rPr>
            <w:spacing w:val="1"/>
            <w:szCs w:val="24"/>
          </w:rPr>
          <w:delText>i</w:delText>
        </w:r>
        <w:r>
          <w:rPr>
            <w:szCs w:val="24"/>
          </w:rPr>
          <w:delText xml:space="preserve">nated in the field can cause the people who eat them to become ill. </w:delText>
        </w:r>
        <w:r>
          <w:rPr>
            <w:spacing w:val="1"/>
            <w:szCs w:val="24"/>
          </w:rPr>
          <w:delText xml:space="preserve"> </w:delText>
        </w:r>
        <w:r>
          <w:rPr>
            <w:szCs w:val="24"/>
          </w:rPr>
          <w:delText>The Monterey County Health</w:delText>
        </w:r>
        <w:r>
          <w:rPr>
            <w:spacing w:val="-1"/>
            <w:szCs w:val="24"/>
          </w:rPr>
          <w:delText xml:space="preserve"> </w:delText>
        </w:r>
        <w:r>
          <w:rPr>
            <w:szCs w:val="24"/>
          </w:rPr>
          <w:delText>D</w:delText>
        </w:r>
        <w:r>
          <w:rPr>
            <w:spacing w:val="1"/>
            <w:szCs w:val="24"/>
          </w:rPr>
          <w:delText>ep</w:delText>
        </w:r>
        <w:r>
          <w:rPr>
            <w:szCs w:val="24"/>
          </w:rPr>
          <w:delText>artment has documented reports that people may have contracted</w:delText>
        </w:r>
        <w:r>
          <w:rPr>
            <w:spacing w:val="1"/>
            <w:szCs w:val="24"/>
          </w:rPr>
          <w:delText xml:space="preserve"> </w:delText>
        </w:r>
        <w:r>
          <w:rPr>
            <w:i/>
            <w:szCs w:val="24"/>
          </w:rPr>
          <w:delText>Shi</w:delText>
        </w:r>
        <w:r>
          <w:rPr>
            <w:i/>
            <w:spacing w:val="1"/>
            <w:szCs w:val="24"/>
          </w:rPr>
          <w:delText>g</w:delText>
        </w:r>
        <w:r>
          <w:rPr>
            <w:i/>
            <w:szCs w:val="24"/>
          </w:rPr>
          <w:delText>ella</w:delText>
        </w:r>
        <w:r>
          <w:rPr>
            <w:szCs w:val="24"/>
          </w:rPr>
          <w:delText>,</w:delText>
        </w:r>
        <w:r>
          <w:rPr>
            <w:spacing w:val="1"/>
            <w:szCs w:val="24"/>
          </w:rPr>
          <w:delText xml:space="preserve"> </w:delText>
        </w:r>
        <w:r>
          <w:rPr>
            <w:i/>
            <w:szCs w:val="24"/>
          </w:rPr>
          <w:delText>Sal</w:delText>
        </w:r>
        <w:r>
          <w:rPr>
            <w:i/>
            <w:spacing w:val="-1"/>
            <w:szCs w:val="24"/>
          </w:rPr>
          <w:delText>m</w:delText>
        </w:r>
        <w:r>
          <w:rPr>
            <w:i/>
            <w:szCs w:val="24"/>
          </w:rPr>
          <w:delText xml:space="preserve">onella </w:delText>
        </w:r>
        <w:r>
          <w:rPr>
            <w:szCs w:val="24"/>
          </w:rPr>
          <w:delText xml:space="preserve">and </w:delText>
        </w:r>
        <w:r>
          <w:rPr>
            <w:i/>
            <w:szCs w:val="24"/>
          </w:rPr>
          <w:delText>E.</w:delText>
        </w:r>
        <w:r>
          <w:rPr>
            <w:i/>
            <w:spacing w:val="1"/>
            <w:szCs w:val="24"/>
          </w:rPr>
          <w:delText xml:space="preserve"> </w:delText>
        </w:r>
        <w:r>
          <w:rPr>
            <w:i/>
            <w:szCs w:val="24"/>
          </w:rPr>
          <w:delText xml:space="preserve">coli </w:delText>
        </w:r>
        <w:r>
          <w:rPr>
            <w:szCs w:val="24"/>
          </w:rPr>
          <w:delText>ill</w:delText>
        </w:r>
        <w:r>
          <w:rPr>
            <w:spacing w:val="1"/>
            <w:szCs w:val="24"/>
          </w:rPr>
          <w:delText>n</w:delText>
        </w:r>
        <w:r>
          <w:rPr>
            <w:szCs w:val="24"/>
          </w:rPr>
          <w:delText>es</w:delText>
        </w:r>
        <w:r>
          <w:rPr>
            <w:spacing w:val="1"/>
            <w:szCs w:val="24"/>
          </w:rPr>
          <w:delText>s</w:delText>
        </w:r>
        <w:r>
          <w:rPr>
            <w:szCs w:val="24"/>
          </w:rPr>
          <w:delText>es after eating vegetables</w:delText>
        </w:r>
        <w:r>
          <w:rPr>
            <w:spacing w:val="1"/>
            <w:szCs w:val="24"/>
          </w:rPr>
          <w:delText xml:space="preserve"> </w:delText>
        </w:r>
        <w:r>
          <w:rPr>
            <w:szCs w:val="24"/>
          </w:rPr>
          <w:delText>grown</w:delText>
        </w:r>
        <w:r>
          <w:rPr>
            <w:spacing w:val="1"/>
            <w:szCs w:val="24"/>
          </w:rPr>
          <w:delText xml:space="preserve"> </w:delText>
        </w:r>
        <w:r>
          <w:rPr>
            <w:szCs w:val="24"/>
          </w:rPr>
          <w:delText>in Monterey County.</w:delText>
        </w:r>
      </w:del>
    </w:p>
    <w:p w14:paraId="70F23856" w14:textId="77777777" w:rsidR="00D730F5" w:rsidRDefault="00D730F5">
      <w:pPr>
        <w:spacing w:before="15" w:after="0" w:line="260" w:lineRule="exact"/>
        <w:rPr>
          <w:del w:id="959" w:author="Jill Guild" w:date="2026-09-25T20:04:00Z" w16du:dateUtc="2026-09-26T00:04:00Z"/>
          <w:sz w:val="26"/>
          <w:szCs w:val="26"/>
        </w:rPr>
      </w:pPr>
    </w:p>
    <w:p w14:paraId="17682B90" w14:textId="77777777" w:rsidR="00D730F5" w:rsidRDefault="00C373C5">
      <w:pPr>
        <w:spacing w:after="0" w:line="240" w:lineRule="auto"/>
        <w:ind w:left="120" w:right="-20"/>
        <w:rPr>
          <w:del w:id="960" w:author="Jill Guild" w:date="2026-09-25T20:04:00Z" w16du:dateUtc="2026-09-26T00:04:00Z"/>
          <w:szCs w:val="24"/>
        </w:rPr>
      </w:pPr>
      <w:del w:id="961" w:author="Jill Guild" w:date="2026-09-25T20:04:00Z" w16du:dateUtc="2026-09-26T00:04:00Z">
        <w:r>
          <w:rPr>
            <w:szCs w:val="24"/>
          </w:rPr>
          <w:delText>Contamina</w:delText>
        </w:r>
        <w:r>
          <w:rPr>
            <w:spacing w:val="2"/>
            <w:szCs w:val="24"/>
          </w:rPr>
          <w:delText>t</w:delText>
        </w:r>
        <w:r>
          <w:rPr>
            <w:szCs w:val="24"/>
          </w:rPr>
          <w:delText>ion of food crops in the field can happen when:</w:delText>
        </w:r>
      </w:del>
    </w:p>
    <w:p w14:paraId="125BF195" w14:textId="77777777" w:rsidR="00D730F5" w:rsidRDefault="00D730F5">
      <w:pPr>
        <w:spacing w:before="16" w:after="0" w:line="260" w:lineRule="exact"/>
        <w:rPr>
          <w:del w:id="962" w:author="Jill Guild" w:date="2026-09-25T20:04:00Z" w16du:dateUtc="2026-09-26T00:04:00Z"/>
          <w:sz w:val="26"/>
          <w:szCs w:val="26"/>
        </w:rPr>
      </w:pPr>
    </w:p>
    <w:p w14:paraId="6C4F926E" w14:textId="77777777" w:rsidR="00D730F5" w:rsidRDefault="00C373C5">
      <w:pPr>
        <w:spacing w:after="0" w:line="240" w:lineRule="auto"/>
        <w:ind w:left="480" w:right="-20"/>
        <w:rPr>
          <w:del w:id="963" w:author="Jill Guild" w:date="2026-09-25T20:04:00Z" w16du:dateUtc="2026-09-26T00:04:00Z"/>
          <w:szCs w:val="24"/>
        </w:rPr>
      </w:pPr>
      <w:del w:id="964" w:author="Jill Guild" w:date="2026-09-25T20:04:00Z" w16du:dateUtc="2026-09-26T00:04:00Z">
        <w:r>
          <w:rPr>
            <w:rFonts w:ascii="Times New Roman" w:eastAsia="Times New Roman" w:hAnsi="Times New Roman" w:cs="Times New Roman"/>
            <w:szCs w:val="24"/>
          </w:rPr>
          <w:delText xml:space="preserve">¾ </w:delText>
        </w:r>
        <w:r>
          <w:rPr>
            <w:rFonts w:ascii="Times New Roman" w:eastAsia="Times New Roman" w:hAnsi="Times New Roman" w:cs="Times New Roman"/>
            <w:spacing w:val="58"/>
            <w:szCs w:val="24"/>
          </w:rPr>
          <w:delText xml:space="preserve"> </w:delText>
        </w:r>
        <w:r>
          <w:rPr>
            <w:szCs w:val="24"/>
          </w:rPr>
          <w:delText>a worker touches food crops with unwashed hands, or</w:delText>
        </w:r>
      </w:del>
    </w:p>
    <w:p w14:paraId="43B173BB" w14:textId="77777777" w:rsidR="00D730F5" w:rsidRDefault="00C373C5">
      <w:pPr>
        <w:spacing w:after="0" w:line="276" w:lineRule="exact"/>
        <w:ind w:left="480" w:right="-20"/>
        <w:rPr>
          <w:del w:id="965" w:author="Jill Guild" w:date="2026-09-25T20:04:00Z" w16du:dateUtc="2026-09-26T00:04:00Z"/>
          <w:szCs w:val="24"/>
        </w:rPr>
      </w:pPr>
      <w:del w:id="966" w:author="Jill Guild" w:date="2026-09-25T20:04:00Z" w16du:dateUtc="2026-09-26T00:04:00Z">
        <w:r>
          <w:rPr>
            <w:rFonts w:ascii="Times New Roman" w:eastAsia="Times New Roman" w:hAnsi="Times New Roman" w:cs="Times New Roman"/>
            <w:szCs w:val="24"/>
          </w:rPr>
          <w:delText xml:space="preserve">¾ </w:delText>
        </w:r>
        <w:r>
          <w:rPr>
            <w:rFonts w:ascii="Times New Roman" w:eastAsia="Times New Roman" w:hAnsi="Times New Roman" w:cs="Times New Roman"/>
            <w:spacing w:val="58"/>
            <w:szCs w:val="24"/>
          </w:rPr>
          <w:delText xml:space="preserve"> </w:delText>
        </w:r>
        <w:r>
          <w:rPr>
            <w:szCs w:val="24"/>
          </w:rPr>
          <w:delText>food crops are contaminated</w:delText>
        </w:r>
        <w:r>
          <w:rPr>
            <w:spacing w:val="2"/>
            <w:szCs w:val="24"/>
          </w:rPr>
          <w:delText xml:space="preserve"> </w:delText>
        </w:r>
        <w:r>
          <w:rPr>
            <w:szCs w:val="24"/>
          </w:rPr>
          <w:delText>by excreta (urine or feces) in the soil, or</w:delText>
        </w:r>
      </w:del>
    </w:p>
    <w:p w14:paraId="09B1AAD3" w14:textId="77777777" w:rsidR="00D730F5" w:rsidRDefault="00C373C5">
      <w:pPr>
        <w:spacing w:before="3" w:after="0" w:line="276" w:lineRule="exact"/>
        <w:ind w:left="840" w:right="555" w:hanging="360"/>
        <w:rPr>
          <w:del w:id="967" w:author="Jill Guild" w:date="2026-09-25T20:04:00Z" w16du:dateUtc="2026-09-26T00:04:00Z"/>
          <w:szCs w:val="24"/>
        </w:rPr>
      </w:pPr>
      <w:del w:id="968" w:author="Jill Guild" w:date="2026-09-25T20:04:00Z" w16du:dateUtc="2026-09-26T00:04:00Z">
        <w:r>
          <w:rPr>
            <w:rFonts w:ascii="Times New Roman" w:eastAsia="Times New Roman" w:hAnsi="Times New Roman" w:cs="Times New Roman"/>
            <w:szCs w:val="24"/>
          </w:rPr>
          <w:delText xml:space="preserve">¾ </w:delText>
        </w:r>
        <w:r>
          <w:rPr>
            <w:rFonts w:ascii="Times New Roman" w:eastAsia="Times New Roman" w:hAnsi="Times New Roman" w:cs="Times New Roman"/>
            <w:spacing w:val="58"/>
            <w:szCs w:val="24"/>
          </w:rPr>
          <w:delText xml:space="preserve"> </w:delText>
        </w:r>
        <w:r>
          <w:rPr>
            <w:szCs w:val="24"/>
          </w:rPr>
          <w:delText xml:space="preserve">flies that are attracted to </w:delText>
        </w:r>
        <w:r>
          <w:rPr>
            <w:szCs w:val="24"/>
          </w:rPr>
          <w:delText>excreta in the soil then c</w:delText>
        </w:r>
        <w:r>
          <w:rPr>
            <w:spacing w:val="-1"/>
            <w:szCs w:val="24"/>
          </w:rPr>
          <w:delText>a</w:delText>
        </w:r>
        <w:r>
          <w:rPr>
            <w:szCs w:val="24"/>
          </w:rPr>
          <w:delText>rry the contaminants to the food crops.</w:delText>
        </w:r>
      </w:del>
    </w:p>
    <w:p w14:paraId="7FF3049D" w14:textId="77777777" w:rsidR="00D730F5" w:rsidRDefault="00D730F5">
      <w:pPr>
        <w:spacing w:before="12" w:after="0" w:line="260" w:lineRule="exact"/>
        <w:rPr>
          <w:del w:id="969" w:author="Jill Guild" w:date="2026-09-25T20:04:00Z" w16du:dateUtc="2026-09-26T00:04:00Z"/>
          <w:sz w:val="26"/>
          <w:szCs w:val="26"/>
        </w:rPr>
      </w:pPr>
    </w:p>
    <w:p w14:paraId="2905026F" w14:textId="77777777" w:rsidR="00D730F5" w:rsidRDefault="00C373C5">
      <w:pPr>
        <w:spacing w:after="0" w:line="240" w:lineRule="auto"/>
        <w:ind w:left="120" w:right="806"/>
        <w:rPr>
          <w:del w:id="970" w:author="Jill Guild" w:date="2026-09-25T20:04:00Z" w16du:dateUtc="2026-09-26T00:04:00Z"/>
          <w:szCs w:val="24"/>
        </w:rPr>
      </w:pPr>
      <w:del w:id="971" w:author="Jill Guild" w:date="2026-09-25T20:04:00Z" w16du:dateUtc="2026-09-26T00:04:00Z">
        <w:r>
          <w:rPr>
            <w:szCs w:val="24"/>
          </w:rPr>
          <w:delText xml:space="preserve">These kinds of contamination can be stopped by making sure that field toilets are sanitary and convenient to use, and that </w:delText>
        </w:r>
        <w:r>
          <w:rPr>
            <w:spacing w:val="-1"/>
            <w:szCs w:val="24"/>
          </w:rPr>
          <w:delText>t</w:delText>
        </w:r>
        <w:r>
          <w:rPr>
            <w:szCs w:val="24"/>
          </w:rPr>
          <w:delText>here is plenty of clean water for washing hands.</w:delText>
        </w:r>
      </w:del>
    </w:p>
    <w:p w14:paraId="403B187E" w14:textId="77777777" w:rsidR="00D730F5" w:rsidRDefault="00D730F5">
      <w:pPr>
        <w:spacing w:before="16" w:after="0" w:line="260" w:lineRule="exact"/>
        <w:rPr>
          <w:del w:id="972" w:author="Jill Guild" w:date="2026-09-25T20:04:00Z" w16du:dateUtc="2026-09-26T00:04:00Z"/>
          <w:sz w:val="26"/>
          <w:szCs w:val="26"/>
        </w:rPr>
      </w:pPr>
    </w:p>
    <w:p w14:paraId="36276E25" w14:textId="77777777" w:rsidR="00D730F5" w:rsidRDefault="00C373C5">
      <w:pPr>
        <w:spacing w:after="0" w:line="240" w:lineRule="auto"/>
        <w:ind w:left="120" w:right="408"/>
        <w:rPr>
          <w:del w:id="973" w:author="Jill Guild" w:date="2026-09-25T20:04:00Z" w16du:dateUtc="2026-09-26T00:04:00Z"/>
          <w:szCs w:val="24"/>
        </w:rPr>
      </w:pPr>
      <w:del w:id="974" w:author="Jill Guild" w:date="2026-09-25T20:04:00Z" w16du:dateUtc="2026-09-26T00:04:00Z">
        <w:r>
          <w:rPr>
            <w:szCs w:val="24"/>
          </w:rPr>
          <w:delText>It is also important, and required by the C</w:delText>
        </w:r>
        <w:r>
          <w:rPr>
            <w:spacing w:val="-2"/>
            <w:szCs w:val="24"/>
          </w:rPr>
          <w:delText>a</w:delText>
        </w:r>
        <w:r>
          <w:rPr>
            <w:szCs w:val="24"/>
          </w:rPr>
          <w:delText>lifornia Code of Regulations, Section 3457, to provide safe drinking water to field workers for their health and comfort while working.</w:delText>
        </w:r>
      </w:del>
    </w:p>
    <w:p w14:paraId="21B94926" w14:textId="77777777" w:rsidR="00D730F5" w:rsidRDefault="00D730F5">
      <w:pPr>
        <w:spacing w:before="16" w:after="0" w:line="260" w:lineRule="exact"/>
        <w:rPr>
          <w:del w:id="975" w:author="Jill Guild" w:date="2026-09-25T20:04:00Z" w16du:dateUtc="2026-09-26T00:04:00Z"/>
          <w:sz w:val="26"/>
          <w:szCs w:val="26"/>
        </w:rPr>
      </w:pPr>
    </w:p>
    <w:p w14:paraId="5C380A20" w14:textId="77777777" w:rsidR="00D730F5" w:rsidRDefault="00C373C5">
      <w:pPr>
        <w:spacing w:after="0" w:line="240" w:lineRule="auto"/>
        <w:ind w:left="120" w:right="71"/>
        <w:rPr>
          <w:del w:id="976" w:author="Jill Guild" w:date="2026-09-25T20:04:00Z" w16du:dateUtc="2026-09-26T00:04:00Z"/>
          <w:szCs w:val="24"/>
        </w:rPr>
      </w:pPr>
      <w:del w:id="977" w:author="Jill Guild" w:date="2026-09-25T20:04:00Z" w16du:dateUtc="2026-09-26T00:04:00Z">
        <w:r>
          <w:rPr>
            <w:szCs w:val="24"/>
          </w:rPr>
          <w:delText>The field toilet owner, or lessee of such f</w:delText>
        </w:r>
        <w:r>
          <w:rPr>
            <w:spacing w:val="-3"/>
            <w:szCs w:val="24"/>
          </w:rPr>
          <w:delText>i</w:delText>
        </w:r>
        <w:r>
          <w:rPr>
            <w:szCs w:val="24"/>
          </w:rPr>
          <w:delText>eld toilet, must tell each employee where the</w:delText>
        </w:r>
        <w:r>
          <w:rPr>
            <w:szCs w:val="24"/>
          </w:rPr>
          <w:delText xml:space="preserve"> field toilets, hand washing facilities and drinking</w:delText>
        </w:r>
        <w:r>
          <w:rPr>
            <w:spacing w:val="2"/>
            <w:szCs w:val="24"/>
          </w:rPr>
          <w:delText xml:space="preserve"> </w:delText>
        </w:r>
        <w:r>
          <w:rPr>
            <w:szCs w:val="24"/>
          </w:rPr>
          <w:delText>water stations are located and must give each employee reasonable time</w:delText>
        </w:r>
        <w:r>
          <w:rPr>
            <w:spacing w:val="1"/>
            <w:szCs w:val="24"/>
          </w:rPr>
          <w:delText xml:space="preserve"> </w:delText>
        </w:r>
        <w:r>
          <w:rPr>
            <w:szCs w:val="24"/>
          </w:rPr>
          <w:delText>during the day to use them.</w:delText>
        </w:r>
      </w:del>
    </w:p>
    <w:p w14:paraId="6CE946DD" w14:textId="77777777" w:rsidR="00D730F5" w:rsidRDefault="00D730F5">
      <w:pPr>
        <w:spacing w:before="16" w:after="0" w:line="260" w:lineRule="exact"/>
        <w:rPr>
          <w:del w:id="978" w:author="Jill Guild" w:date="2026-09-25T20:04:00Z" w16du:dateUtc="2026-09-26T00:04:00Z"/>
          <w:sz w:val="26"/>
          <w:szCs w:val="26"/>
        </w:rPr>
      </w:pPr>
    </w:p>
    <w:p w14:paraId="4C5072F0" w14:textId="77777777" w:rsidR="00D730F5" w:rsidRDefault="00C373C5">
      <w:pPr>
        <w:spacing w:after="0" w:line="240" w:lineRule="auto"/>
        <w:ind w:left="120" w:right="46"/>
        <w:rPr>
          <w:del w:id="979" w:author="Jill Guild" w:date="2026-09-25T20:04:00Z" w16du:dateUtc="2026-09-26T00:04:00Z"/>
          <w:szCs w:val="24"/>
        </w:rPr>
      </w:pPr>
      <w:del w:id="980" w:author="Jill Guild" w:date="2026-09-25T20:04:00Z" w16du:dateUtc="2026-09-26T00:04:00Z">
        <w:r>
          <w:rPr>
            <w:szCs w:val="24"/>
          </w:rPr>
          <w:delText>The field toilet owner, or lessee of such field</w:delText>
        </w:r>
        <w:r>
          <w:rPr>
            <w:spacing w:val="-2"/>
            <w:szCs w:val="24"/>
          </w:rPr>
          <w:delText xml:space="preserve"> </w:delText>
        </w:r>
        <w:r>
          <w:rPr>
            <w:szCs w:val="24"/>
          </w:rPr>
          <w:delText xml:space="preserve">toilet, must also make sure that </w:delText>
        </w:r>
        <w:r>
          <w:rPr>
            <w:spacing w:val="-1"/>
            <w:szCs w:val="24"/>
          </w:rPr>
          <w:delText>e</w:delText>
        </w:r>
        <w:r>
          <w:rPr>
            <w:szCs w:val="24"/>
          </w:rPr>
          <w:delText>mployees properly use the field toilets, hand</w:delText>
        </w:r>
        <w:r>
          <w:rPr>
            <w:spacing w:val="1"/>
            <w:szCs w:val="24"/>
          </w:rPr>
          <w:delText xml:space="preserve"> </w:delText>
        </w:r>
        <w:r>
          <w:rPr>
            <w:szCs w:val="24"/>
          </w:rPr>
          <w:delText>washing facilities and drinking w</w:delText>
        </w:r>
        <w:r>
          <w:rPr>
            <w:spacing w:val="1"/>
            <w:szCs w:val="24"/>
          </w:rPr>
          <w:delText>a</w:delText>
        </w:r>
        <w:r>
          <w:rPr>
            <w:szCs w:val="24"/>
          </w:rPr>
          <w:delText>ter stations provided, and must explain to each employee the impo</w:delText>
        </w:r>
        <w:r>
          <w:rPr>
            <w:spacing w:val="-1"/>
            <w:szCs w:val="24"/>
          </w:rPr>
          <w:delText>r</w:delText>
        </w:r>
        <w:r>
          <w:rPr>
            <w:szCs w:val="24"/>
          </w:rPr>
          <w:delText>tance of following good health practices to stop contamination of food crops and to r</w:delText>
        </w:r>
        <w:r>
          <w:rPr>
            <w:spacing w:val="-1"/>
            <w:szCs w:val="24"/>
          </w:rPr>
          <w:delText>e</w:delText>
        </w:r>
        <w:r>
          <w:rPr>
            <w:szCs w:val="24"/>
          </w:rPr>
          <w:delText xml:space="preserve">duce the dangers of communicable diseases, </w:delText>
        </w:r>
        <w:r>
          <w:rPr>
            <w:szCs w:val="24"/>
          </w:rPr>
          <w:delText>agrichemi</w:delText>
        </w:r>
        <w:r>
          <w:rPr>
            <w:spacing w:val="1"/>
            <w:szCs w:val="24"/>
          </w:rPr>
          <w:delText>c</w:delText>
        </w:r>
        <w:r>
          <w:rPr>
            <w:szCs w:val="24"/>
          </w:rPr>
          <w:delText>al residues,</w:delText>
        </w:r>
        <w:r>
          <w:rPr>
            <w:spacing w:val="2"/>
            <w:szCs w:val="24"/>
          </w:rPr>
          <w:delText xml:space="preserve"> </w:delText>
        </w:r>
        <w:r>
          <w:rPr>
            <w:szCs w:val="24"/>
          </w:rPr>
          <w:delText>dehydration and heat exhaustion.</w:delText>
        </w:r>
      </w:del>
    </w:p>
    <w:p w14:paraId="4556352F" w14:textId="77777777" w:rsidR="00D730F5" w:rsidRDefault="00D730F5">
      <w:pPr>
        <w:spacing w:before="17" w:after="0" w:line="260" w:lineRule="exact"/>
        <w:rPr>
          <w:del w:id="981" w:author="Jill Guild" w:date="2026-09-25T20:04:00Z" w16du:dateUtc="2026-09-26T00:04:00Z"/>
          <w:sz w:val="26"/>
          <w:szCs w:val="26"/>
        </w:rPr>
      </w:pPr>
    </w:p>
    <w:p w14:paraId="1743174E" w14:textId="77777777" w:rsidR="00D730F5" w:rsidRDefault="00C373C5">
      <w:pPr>
        <w:spacing w:after="0" w:line="240" w:lineRule="auto"/>
        <w:ind w:left="120" w:right="-20"/>
        <w:rPr>
          <w:del w:id="982" w:author="Jill Guild" w:date="2026-09-25T20:04:00Z" w16du:dateUtc="2026-09-26T00:04:00Z"/>
          <w:szCs w:val="24"/>
        </w:rPr>
      </w:pPr>
      <w:del w:id="983" w:author="Jill Guild" w:date="2026-09-25T20:04:00Z" w16du:dateUtc="2026-09-26T00:04:00Z">
        <w:r>
          <w:rPr>
            <w:b/>
            <w:bCs/>
            <w:szCs w:val="24"/>
            <w:u w:val="thick" w:color="000000"/>
          </w:rPr>
          <w:delText>Permits</w:delText>
        </w:r>
      </w:del>
    </w:p>
    <w:p w14:paraId="03E1CCE7" w14:textId="77777777" w:rsidR="00D730F5" w:rsidRDefault="00D730F5">
      <w:pPr>
        <w:spacing w:after="0"/>
        <w:rPr>
          <w:del w:id="984" w:author="Jill Guild" w:date="2026-09-25T20:04:00Z" w16du:dateUtc="2026-09-26T00:04:00Z"/>
        </w:rPr>
        <w:sectPr w:rsidR="00D730F5">
          <w:footerReference w:type="default" r:id="rId10"/>
          <w:pgSz w:w="12240" w:h="15840"/>
          <w:pgMar w:top="820" w:right="1140" w:bottom="900" w:left="1440" w:header="0" w:footer="702" w:gutter="0"/>
          <w:pgNumType w:start="2"/>
          <w:cols w:space="720"/>
        </w:sectPr>
      </w:pPr>
    </w:p>
    <w:p w14:paraId="087E6AED" w14:textId="77777777" w:rsidR="00D730F5" w:rsidRDefault="00C373C5">
      <w:pPr>
        <w:spacing w:before="73" w:after="0" w:line="240" w:lineRule="auto"/>
        <w:ind w:left="120" w:right="86"/>
        <w:rPr>
          <w:del w:id="990" w:author="Jill Guild" w:date="2026-09-25T20:04:00Z" w16du:dateUtc="2026-09-26T00:04:00Z"/>
          <w:szCs w:val="24"/>
        </w:rPr>
      </w:pPr>
      <w:del w:id="991" w:author="Jill Guild" w:date="2026-09-25T20:04:00Z" w16du:dateUtc="2026-09-26T00:04:00Z">
        <w:r>
          <w:rPr>
            <w:szCs w:val="24"/>
          </w:rPr>
          <w:delText xml:space="preserve">Any field toilet owner that plans to provide </w:delText>
        </w:r>
        <w:r>
          <w:rPr>
            <w:spacing w:val="-2"/>
            <w:szCs w:val="24"/>
          </w:rPr>
          <w:delText>o</w:delText>
        </w:r>
        <w:r>
          <w:rPr>
            <w:szCs w:val="24"/>
          </w:rPr>
          <w:delText xml:space="preserve">ne or more field toilets for use by workers in Monterey County agricultural fields </w:delText>
        </w:r>
        <w:r>
          <w:rPr>
            <w:spacing w:val="-1"/>
            <w:szCs w:val="24"/>
          </w:rPr>
          <w:delText>a</w:delText>
        </w:r>
        <w:r>
          <w:rPr>
            <w:szCs w:val="24"/>
          </w:rPr>
          <w:delText>fter June 30, 2007, is required to submit a completed AFTIP Permit Application, with appropriate fees, to the Environmental Health Division of the Monte</w:delText>
        </w:r>
        <w:r>
          <w:rPr>
            <w:spacing w:val="1"/>
            <w:szCs w:val="24"/>
          </w:rPr>
          <w:delText>r</w:delText>
        </w:r>
        <w:r>
          <w:rPr>
            <w:szCs w:val="24"/>
          </w:rPr>
          <w:delText>ey County Health Department</w:delText>
        </w:r>
        <w:r>
          <w:rPr>
            <w:spacing w:val="1"/>
            <w:szCs w:val="24"/>
          </w:rPr>
          <w:delText xml:space="preserve"> </w:delText>
        </w:r>
        <w:r>
          <w:rPr>
            <w:i/>
            <w:szCs w:val="24"/>
          </w:rPr>
          <w:delText>before January 1, 2008</w:delText>
        </w:r>
        <w:r>
          <w:rPr>
            <w:szCs w:val="24"/>
          </w:rPr>
          <w:delText>,</w:delText>
        </w:r>
        <w:r>
          <w:rPr>
            <w:spacing w:val="1"/>
            <w:szCs w:val="24"/>
          </w:rPr>
          <w:delText xml:space="preserve"> </w:delText>
        </w:r>
        <w:r>
          <w:rPr>
            <w:szCs w:val="24"/>
          </w:rPr>
          <w:delText>for the fiscal year July 1, 2007, through June 30, 2008.  In April</w:delText>
        </w:r>
        <w:r>
          <w:rPr>
            <w:spacing w:val="1"/>
            <w:szCs w:val="24"/>
          </w:rPr>
          <w:delText xml:space="preserve"> </w:delText>
        </w:r>
        <w:r>
          <w:rPr>
            <w:szCs w:val="24"/>
          </w:rPr>
          <w:delText xml:space="preserve">of each year after that, the permit must be </w:delText>
        </w:r>
        <w:r>
          <w:rPr>
            <w:szCs w:val="24"/>
          </w:rPr>
          <w:delText xml:space="preserve">renewed for </w:delText>
        </w:r>
        <w:r>
          <w:rPr>
            <w:spacing w:val="-1"/>
            <w:szCs w:val="24"/>
          </w:rPr>
          <w:delText>t</w:delText>
        </w:r>
        <w:r>
          <w:rPr>
            <w:szCs w:val="24"/>
          </w:rPr>
          <w:delText>he following fiscal year.</w:delText>
        </w:r>
      </w:del>
    </w:p>
    <w:p w14:paraId="74D8B1A1" w14:textId="77777777" w:rsidR="00D730F5" w:rsidRDefault="00D730F5">
      <w:pPr>
        <w:spacing w:before="16" w:after="0" w:line="260" w:lineRule="exact"/>
        <w:rPr>
          <w:del w:id="992" w:author="Jill Guild" w:date="2026-09-25T20:04:00Z" w16du:dateUtc="2026-09-26T00:04:00Z"/>
          <w:sz w:val="26"/>
          <w:szCs w:val="26"/>
        </w:rPr>
      </w:pPr>
    </w:p>
    <w:p w14:paraId="38235BC9" w14:textId="77777777" w:rsidR="00D730F5" w:rsidRDefault="00C373C5">
      <w:pPr>
        <w:spacing w:after="0" w:line="240" w:lineRule="auto"/>
        <w:ind w:left="120" w:right="99"/>
        <w:rPr>
          <w:del w:id="993" w:author="Jill Guild" w:date="2026-09-25T20:04:00Z" w16du:dateUtc="2026-09-26T00:04:00Z"/>
          <w:szCs w:val="24"/>
        </w:rPr>
      </w:pPr>
      <w:del w:id="994" w:author="Jill Guild" w:date="2026-09-25T20:04:00Z" w16du:dateUtc="2026-09-26T00:04:00Z">
        <w:r>
          <w:rPr>
            <w:szCs w:val="24"/>
          </w:rPr>
          <w:delText>The AFTIP Permit Application asks for general business</w:delText>
        </w:r>
        <w:r>
          <w:rPr>
            <w:spacing w:val="2"/>
            <w:szCs w:val="24"/>
          </w:rPr>
          <w:delText xml:space="preserve"> </w:delText>
        </w:r>
        <w:r>
          <w:rPr>
            <w:szCs w:val="24"/>
          </w:rPr>
          <w:delText xml:space="preserve">information, the locations of storage yards, the methods used to remove waste from field toilet units, and the total number of toilets owned. </w:delText>
        </w:r>
        <w:r>
          <w:rPr>
            <w:spacing w:val="1"/>
            <w:szCs w:val="24"/>
          </w:rPr>
          <w:delText xml:space="preserve"> </w:delText>
        </w:r>
        <w:r>
          <w:rPr>
            <w:szCs w:val="24"/>
          </w:rPr>
          <w:delText>The AFTIP Permit App</w:delText>
        </w:r>
        <w:r>
          <w:rPr>
            <w:spacing w:val="-1"/>
            <w:szCs w:val="24"/>
          </w:rPr>
          <w:delText>l</w:delText>
        </w:r>
        <w:r>
          <w:rPr>
            <w:szCs w:val="24"/>
          </w:rPr>
          <w:delText>ication applies to all field toilets, hand washing facilities and drinking w</w:delText>
        </w:r>
        <w:r>
          <w:rPr>
            <w:spacing w:val="1"/>
            <w:szCs w:val="24"/>
          </w:rPr>
          <w:delText>a</w:delText>
        </w:r>
        <w:r>
          <w:rPr>
            <w:szCs w:val="24"/>
          </w:rPr>
          <w:delText>ter sta</w:delText>
        </w:r>
        <w:r>
          <w:rPr>
            <w:spacing w:val="2"/>
            <w:szCs w:val="24"/>
          </w:rPr>
          <w:delText>t</w:delText>
        </w:r>
        <w:r>
          <w:rPr>
            <w:szCs w:val="24"/>
          </w:rPr>
          <w:delText>ions that will be provided for use by</w:delText>
        </w:r>
      </w:del>
    </w:p>
    <w:p w14:paraId="3F84EFE2" w14:textId="77777777" w:rsidR="00D730F5" w:rsidRDefault="00C373C5">
      <w:pPr>
        <w:spacing w:after="0" w:line="240" w:lineRule="auto"/>
        <w:ind w:left="120" w:right="-20"/>
        <w:rPr>
          <w:del w:id="995" w:author="Jill Guild" w:date="2026-09-25T20:04:00Z" w16du:dateUtc="2026-09-26T00:04:00Z"/>
          <w:szCs w:val="24"/>
        </w:rPr>
      </w:pPr>
      <w:del w:id="996" w:author="Jill Guild" w:date="2026-09-25T20:04:00Z" w16du:dateUtc="2026-09-26T00:04:00Z">
        <w:r>
          <w:rPr>
            <w:szCs w:val="24"/>
          </w:rPr>
          <w:delText>agricultural field workers.</w:delText>
        </w:r>
      </w:del>
    </w:p>
    <w:p w14:paraId="69F37DFA" w14:textId="77777777" w:rsidR="00D730F5" w:rsidRDefault="00D730F5">
      <w:pPr>
        <w:spacing w:before="16" w:after="0" w:line="260" w:lineRule="exact"/>
        <w:rPr>
          <w:del w:id="997" w:author="Jill Guild" w:date="2026-09-25T20:04:00Z" w16du:dateUtc="2026-09-26T00:04:00Z"/>
          <w:sz w:val="26"/>
          <w:szCs w:val="26"/>
        </w:rPr>
      </w:pPr>
    </w:p>
    <w:p w14:paraId="3D34C799" w14:textId="77777777" w:rsidR="00D730F5" w:rsidRDefault="00C373C5">
      <w:pPr>
        <w:spacing w:after="0" w:line="240" w:lineRule="auto"/>
        <w:ind w:left="120" w:right="193"/>
        <w:rPr>
          <w:del w:id="998" w:author="Jill Guild" w:date="2026-09-25T20:04:00Z" w16du:dateUtc="2026-09-26T00:04:00Z"/>
          <w:szCs w:val="24"/>
        </w:rPr>
      </w:pPr>
      <w:del w:id="999" w:author="Jill Guild" w:date="2026-09-25T20:04:00Z" w16du:dateUtc="2026-09-26T00:04:00Z">
        <w:r>
          <w:rPr>
            <w:szCs w:val="24"/>
          </w:rPr>
          <w:delText>If any new or additional unpermit</w:delText>
        </w:r>
        <w:r>
          <w:rPr>
            <w:spacing w:val="-1"/>
            <w:szCs w:val="24"/>
          </w:rPr>
          <w:delText>t</w:delText>
        </w:r>
        <w:r>
          <w:rPr>
            <w:szCs w:val="24"/>
          </w:rPr>
          <w:delText>ed field toilet, hand washing facility or drinking water station is</w:delText>
        </w:r>
        <w:r>
          <w:rPr>
            <w:szCs w:val="24"/>
          </w:rPr>
          <w:delText xml:space="preserve"> planned for use in the field, an updated AFTIP Permit</w:delText>
        </w:r>
        <w:r>
          <w:rPr>
            <w:spacing w:val="1"/>
            <w:szCs w:val="24"/>
          </w:rPr>
          <w:delText xml:space="preserve"> </w:delText>
        </w:r>
        <w:r>
          <w:rPr>
            <w:szCs w:val="24"/>
          </w:rPr>
          <w:delText>Application, with appropriate fees (if applicable), must be submitted to the Environmental Health Divi</w:delText>
        </w:r>
        <w:r>
          <w:rPr>
            <w:spacing w:val="1"/>
            <w:szCs w:val="24"/>
          </w:rPr>
          <w:delText>s</w:delText>
        </w:r>
        <w:r>
          <w:rPr>
            <w:szCs w:val="24"/>
          </w:rPr>
          <w:delText>ion of the Monterey County Health Dep</w:delText>
        </w:r>
        <w:r>
          <w:rPr>
            <w:spacing w:val="-1"/>
            <w:szCs w:val="24"/>
          </w:rPr>
          <w:delText>a</w:delText>
        </w:r>
        <w:r>
          <w:rPr>
            <w:szCs w:val="24"/>
          </w:rPr>
          <w:delText>rtment, and a new yearly permit must be received before it can be used.</w:delText>
        </w:r>
      </w:del>
    </w:p>
    <w:p w14:paraId="2CDA0203" w14:textId="77777777" w:rsidR="00D730F5" w:rsidRDefault="00D730F5">
      <w:pPr>
        <w:spacing w:before="16" w:after="0" w:line="260" w:lineRule="exact"/>
        <w:rPr>
          <w:del w:id="1000" w:author="Jill Guild" w:date="2026-09-25T20:04:00Z" w16du:dateUtc="2026-09-26T00:04:00Z"/>
          <w:sz w:val="26"/>
          <w:szCs w:val="26"/>
        </w:rPr>
      </w:pPr>
    </w:p>
    <w:p w14:paraId="428C073B" w14:textId="77777777" w:rsidR="00D730F5" w:rsidRDefault="00C373C5">
      <w:pPr>
        <w:spacing w:after="0" w:line="240" w:lineRule="auto"/>
        <w:ind w:left="120" w:right="48"/>
        <w:rPr>
          <w:del w:id="1001" w:author="Jill Guild" w:date="2026-09-25T20:04:00Z" w16du:dateUtc="2026-09-26T00:04:00Z"/>
          <w:szCs w:val="24"/>
        </w:rPr>
      </w:pPr>
      <w:del w:id="1002" w:author="Jill Guild" w:date="2026-09-25T20:04:00Z" w16du:dateUtc="2026-09-26T00:04:00Z">
        <w:r>
          <w:rPr>
            <w:szCs w:val="24"/>
          </w:rPr>
          <w:delText>After December 31, 2007, any field toilet owner</w:delText>
        </w:r>
        <w:r>
          <w:rPr>
            <w:spacing w:val="-1"/>
            <w:szCs w:val="24"/>
          </w:rPr>
          <w:delText xml:space="preserve"> </w:delText>
        </w:r>
        <w:r>
          <w:rPr>
            <w:szCs w:val="24"/>
          </w:rPr>
          <w:delText>that provides one or more f</w:delText>
        </w:r>
        <w:r>
          <w:rPr>
            <w:spacing w:val="-2"/>
            <w:szCs w:val="24"/>
          </w:rPr>
          <w:delText>i</w:delText>
        </w:r>
        <w:r>
          <w:rPr>
            <w:szCs w:val="24"/>
          </w:rPr>
          <w:delText>eld toilets for use by workers in Monte</w:delText>
        </w:r>
        <w:r>
          <w:rPr>
            <w:spacing w:val="1"/>
            <w:szCs w:val="24"/>
          </w:rPr>
          <w:delText>r</w:delText>
        </w:r>
        <w:r>
          <w:rPr>
            <w:szCs w:val="24"/>
          </w:rPr>
          <w:delText>ey County agricultural fields</w:delText>
        </w:r>
        <w:r>
          <w:rPr>
            <w:spacing w:val="2"/>
            <w:szCs w:val="24"/>
          </w:rPr>
          <w:delText xml:space="preserve"> </w:delText>
        </w:r>
        <w:r>
          <w:rPr>
            <w:szCs w:val="24"/>
          </w:rPr>
          <w:delText>will be required to possess a valid annual health pe</w:delText>
        </w:r>
        <w:r>
          <w:rPr>
            <w:spacing w:val="2"/>
            <w:szCs w:val="24"/>
          </w:rPr>
          <w:delText>r</w:delText>
        </w:r>
        <w:r>
          <w:rPr>
            <w:szCs w:val="24"/>
          </w:rPr>
          <w:delText>mit issued by the Envi</w:delText>
        </w:r>
        <w:r>
          <w:rPr>
            <w:spacing w:val="-1"/>
            <w:szCs w:val="24"/>
          </w:rPr>
          <w:delText>r</w:delText>
        </w:r>
        <w:r>
          <w:rPr>
            <w:szCs w:val="24"/>
          </w:rPr>
          <w:delText>onmental Health Divis</w:delText>
        </w:r>
        <w:r>
          <w:rPr>
            <w:spacing w:val="-1"/>
            <w:szCs w:val="24"/>
          </w:rPr>
          <w:delText>i</w:delText>
        </w:r>
        <w:r>
          <w:rPr>
            <w:szCs w:val="24"/>
          </w:rPr>
          <w:delText>on of the Monterey County Health Department for each field toi</w:delText>
        </w:r>
        <w:r>
          <w:rPr>
            <w:spacing w:val="1"/>
            <w:szCs w:val="24"/>
          </w:rPr>
          <w:delText>l</w:delText>
        </w:r>
        <w:r>
          <w:rPr>
            <w:szCs w:val="24"/>
          </w:rPr>
          <w:delText xml:space="preserve">et, hand washing facility and drinking water station in use. </w:delText>
        </w:r>
        <w:r>
          <w:rPr>
            <w:spacing w:val="1"/>
            <w:szCs w:val="24"/>
          </w:rPr>
          <w:delText xml:space="preserve"> </w:delText>
        </w:r>
        <w:r>
          <w:rPr>
            <w:szCs w:val="24"/>
          </w:rPr>
          <w:delText>Health permits are valid</w:delText>
        </w:r>
        <w:r>
          <w:rPr>
            <w:spacing w:val="-1"/>
            <w:szCs w:val="24"/>
          </w:rPr>
          <w:delText xml:space="preserve"> </w:delText>
        </w:r>
        <w:r>
          <w:rPr>
            <w:szCs w:val="24"/>
          </w:rPr>
          <w:delText xml:space="preserve">for one year, July 1 through June 30 of the following </w:delText>
        </w:r>
        <w:r>
          <w:rPr>
            <w:spacing w:val="1"/>
            <w:szCs w:val="24"/>
          </w:rPr>
          <w:delText>y</w:delText>
        </w:r>
        <w:r>
          <w:rPr>
            <w:szCs w:val="24"/>
          </w:rPr>
          <w:delText>ear, and must be renewed in A</w:delText>
        </w:r>
        <w:r>
          <w:rPr>
            <w:spacing w:val="-1"/>
            <w:szCs w:val="24"/>
          </w:rPr>
          <w:delText>p</w:delText>
        </w:r>
        <w:r>
          <w:rPr>
            <w:szCs w:val="24"/>
          </w:rPr>
          <w:delText>ril of each year to remain valid.</w:delText>
        </w:r>
      </w:del>
    </w:p>
    <w:p w14:paraId="10FE299E" w14:textId="77777777" w:rsidR="00D730F5" w:rsidRDefault="00D730F5">
      <w:pPr>
        <w:spacing w:before="16" w:after="0" w:line="260" w:lineRule="exact"/>
        <w:rPr>
          <w:del w:id="1003" w:author="Jill Guild" w:date="2026-09-25T20:04:00Z" w16du:dateUtc="2026-09-26T00:04:00Z"/>
          <w:sz w:val="26"/>
          <w:szCs w:val="26"/>
        </w:rPr>
      </w:pPr>
    </w:p>
    <w:p w14:paraId="018F5B4F" w14:textId="77777777" w:rsidR="00D730F5" w:rsidRDefault="00C373C5">
      <w:pPr>
        <w:spacing w:after="0" w:line="271" w:lineRule="exact"/>
        <w:ind w:left="120" w:right="-20"/>
        <w:rPr>
          <w:del w:id="1004" w:author="Jill Guild" w:date="2026-09-25T20:04:00Z" w16du:dateUtc="2026-09-26T00:04:00Z"/>
          <w:szCs w:val="24"/>
        </w:rPr>
      </w:pPr>
      <w:del w:id="1005" w:author="Jill Guild" w:date="2026-09-25T20:04:00Z" w16du:dateUtc="2026-09-26T00:04:00Z">
        <w:r>
          <w:rPr>
            <w:b/>
            <w:bCs/>
            <w:position w:val="-1"/>
            <w:szCs w:val="24"/>
            <w:u w:val="thick" w:color="000000"/>
          </w:rPr>
          <w:delText>Field</w:delText>
        </w:r>
        <w:r>
          <w:rPr>
            <w:b/>
            <w:bCs/>
            <w:spacing w:val="1"/>
            <w:position w:val="-1"/>
            <w:szCs w:val="24"/>
            <w:u w:val="thick" w:color="000000"/>
          </w:rPr>
          <w:delText xml:space="preserve"> </w:delText>
        </w:r>
        <w:r>
          <w:rPr>
            <w:b/>
            <w:bCs/>
            <w:position w:val="-1"/>
            <w:szCs w:val="24"/>
            <w:u w:val="thick" w:color="000000"/>
          </w:rPr>
          <w:delText>Toil</w:delText>
        </w:r>
        <w:r>
          <w:rPr>
            <w:b/>
            <w:bCs/>
            <w:spacing w:val="-1"/>
            <w:position w:val="-1"/>
            <w:szCs w:val="24"/>
            <w:u w:val="thick" w:color="000000"/>
          </w:rPr>
          <w:delText>e</w:delText>
        </w:r>
        <w:r>
          <w:rPr>
            <w:b/>
            <w:bCs/>
            <w:position w:val="-1"/>
            <w:szCs w:val="24"/>
            <w:u w:val="thick" w:color="000000"/>
          </w:rPr>
          <w:delText>ts</w:delText>
        </w:r>
      </w:del>
    </w:p>
    <w:p w14:paraId="73AE8F0F" w14:textId="77777777" w:rsidR="00D730F5" w:rsidRDefault="00D730F5">
      <w:pPr>
        <w:spacing w:before="12" w:after="0" w:line="240" w:lineRule="exact"/>
        <w:rPr>
          <w:del w:id="1006" w:author="Jill Guild" w:date="2026-09-25T20:04:00Z" w16du:dateUtc="2026-09-26T00:04:00Z"/>
          <w:szCs w:val="24"/>
        </w:rPr>
      </w:pPr>
    </w:p>
    <w:p w14:paraId="0AB3167C" w14:textId="77777777" w:rsidR="00D730F5" w:rsidRDefault="00C373C5">
      <w:pPr>
        <w:spacing w:before="29" w:after="0" w:line="240" w:lineRule="auto"/>
        <w:ind w:left="120" w:right="61"/>
        <w:jc w:val="both"/>
        <w:rPr>
          <w:del w:id="1007" w:author="Jill Guild" w:date="2026-09-25T20:04:00Z" w16du:dateUtc="2026-09-26T00:04:00Z"/>
          <w:szCs w:val="24"/>
        </w:rPr>
      </w:pPr>
      <w:del w:id="1008" w:author="Jill Guild" w:date="2026-09-25T20:04:00Z" w16du:dateUtc="2026-09-26T00:04:00Z">
        <w:r>
          <w:rPr>
            <w:b/>
            <w:bCs/>
            <w:szCs w:val="24"/>
          </w:rPr>
          <w:delText>After December 31, 2007, all f</w:delText>
        </w:r>
        <w:r>
          <w:rPr>
            <w:b/>
            <w:bCs/>
            <w:spacing w:val="-2"/>
            <w:szCs w:val="24"/>
          </w:rPr>
          <w:delText>i</w:delText>
        </w:r>
        <w:r>
          <w:rPr>
            <w:b/>
            <w:bCs/>
            <w:szCs w:val="24"/>
          </w:rPr>
          <w:delText xml:space="preserve">eld toilets provided for </w:delText>
        </w:r>
        <w:r>
          <w:rPr>
            <w:b/>
            <w:bCs/>
            <w:spacing w:val="-2"/>
            <w:szCs w:val="24"/>
          </w:rPr>
          <w:delText>u</w:delText>
        </w:r>
        <w:r>
          <w:rPr>
            <w:b/>
            <w:bCs/>
            <w:szCs w:val="24"/>
          </w:rPr>
          <w:delText xml:space="preserve">se </w:delText>
        </w:r>
        <w:r>
          <w:rPr>
            <w:b/>
            <w:bCs/>
            <w:spacing w:val="1"/>
            <w:szCs w:val="24"/>
          </w:rPr>
          <w:delText>b</w:delText>
        </w:r>
        <w:r>
          <w:rPr>
            <w:b/>
            <w:bCs/>
            <w:szCs w:val="24"/>
          </w:rPr>
          <w:delText>y</w:delText>
        </w:r>
        <w:r>
          <w:rPr>
            <w:b/>
            <w:bCs/>
            <w:spacing w:val="-2"/>
            <w:szCs w:val="24"/>
          </w:rPr>
          <w:delText xml:space="preserve"> </w:delText>
        </w:r>
        <w:r>
          <w:rPr>
            <w:b/>
            <w:bCs/>
            <w:spacing w:val="3"/>
            <w:szCs w:val="24"/>
          </w:rPr>
          <w:delText>w</w:delText>
        </w:r>
        <w:r>
          <w:rPr>
            <w:b/>
            <w:bCs/>
            <w:spacing w:val="-1"/>
            <w:szCs w:val="24"/>
          </w:rPr>
          <w:delText>o</w:delText>
        </w:r>
        <w:r>
          <w:rPr>
            <w:b/>
            <w:bCs/>
            <w:szCs w:val="24"/>
          </w:rPr>
          <w:delText>rkers in Monterey Coun</w:delText>
        </w:r>
        <w:r>
          <w:rPr>
            <w:b/>
            <w:bCs/>
            <w:spacing w:val="2"/>
            <w:szCs w:val="24"/>
          </w:rPr>
          <w:delText>t</w:delText>
        </w:r>
        <w:r>
          <w:rPr>
            <w:b/>
            <w:bCs/>
            <w:szCs w:val="24"/>
          </w:rPr>
          <w:delText>y</w:delText>
        </w:r>
        <w:r>
          <w:rPr>
            <w:b/>
            <w:bCs/>
            <w:spacing w:val="-2"/>
            <w:szCs w:val="24"/>
          </w:rPr>
          <w:delText xml:space="preserve"> </w:delText>
        </w:r>
        <w:r>
          <w:rPr>
            <w:b/>
            <w:bCs/>
            <w:szCs w:val="24"/>
          </w:rPr>
          <w:delText>a</w:delText>
        </w:r>
        <w:r>
          <w:rPr>
            <w:b/>
            <w:bCs/>
            <w:spacing w:val="1"/>
            <w:szCs w:val="24"/>
          </w:rPr>
          <w:delText>g</w:delText>
        </w:r>
        <w:r>
          <w:rPr>
            <w:b/>
            <w:bCs/>
            <w:szCs w:val="24"/>
          </w:rPr>
          <w:delText>ricultural</w:delText>
        </w:r>
        <w:r>
          <w:rPr>
            <w:b/>
            <w:bCs/>
            <w:spacing w:val="1"/>
            <w:szCs w:val="24"/>
          </w:rPr>
          <w:delText xml:space="preserve"> </w:delText>
        </w:r>
        <w:r>
          <w:rPr>
            <w:b/>
            <w:bCs/>
            <w:szCs w:val="24"/>
          </w:rPr>
          <w:delText>fields</w:delText>
        </w:r>
        <w:r>
          <w:rPr>
            <w:b/>
            <w:bCs/>
            <w:spacing w:val="1"/>
            <w:szCs w:val="24"/>
          </w:rPr>
          <w:delText xml:space="preserve"> </w:delText>
        </w:r>
        <w:r>
          <w:rPr>
            <w:b/>
            <w:bCs/>
            <w:szCs w:val="24"/>
          </w:rPr>
          <w:delText>must</w:delText>
        </w:r>
        <w:r>
          <w:rPr>
            <w:b/>
            <w:bCs/>
            <w:spacing w:val="1"/>
            <w:szCs w:val="24"/>
          </w:rPr>
          <w:delText xml:space="preserve"> </w:delText>
        </w:r>
        <w:r>
          <w:rPr>
            <w:b/>
            <w:bCs/>
            <w:szCs w:val="24"/>
          </w:rPr>
          <w:delText>have</w:delText>
        </w:r>
        <w:r>
          <w:rPr>
            <w:b/>
            <w:bCs/>
            <w:spacing w:val="1"/>
            <w:szCs w:val="24"/>
          </w:rPr>
          <w:delText xml:space="preserve"> </w:delText>
        </w:r>
        <w:r>
          <w:rPr>
            <w:b/>
            <w:bCs/>
            <w:szCs w:val="24"/>
          </w:rPr>
          <w:delText>a</w:delText>
        </w:r>
        <w:r>
          <w:rPr>
            <w:b/>
            <w:bCs/>
            <w:spacing w:val="-1"/>
            <w:szCs w:val="24"/>
          </w:rPr>
          <w:delText xml:space="preserve"> </w:delText>
        </w:r>
        <w:r>
          <w:rPr>
            <w:b/>
            <w:bCs/>
            <w:szCs w:val="24"/>
          </w:rPr>
          <w:delText>valid</w:delText>
        </w:r>
        <w:r>
          <w:rPr>
            <w:b/>
            <w:bCs/>
            <w:spacing w:val="1"/>
            <w:szCs w:val="24"/>
          </w:rPr>
          <w:delText xml:space="preserve"> </w:delText>
        </w:r>
        <w:r>
          <w:rPr>
            <w:b/>
            <w:bCs/>
            <w:szCs w:val="24"/>
          </w:rPr>
          <w:delText>Monter</w:delText>
        </w:r>
        <w:r>
          <w:rPr>
            <w:b/>
            <w:bCs/>
            <w:spacing w:val="-1"/>
            <w:szCs w:val="24"/>
          </w:rPr>
          <w:delText>e</w:delText>
        </w:r>
        <w:r>
          <w:rPr>
            <w:b/>
            <w:bCs/>
            <w:szCs w:val="24"/>
          </w:rPr>
          <w:delText>y C</w:delText>
        </w:r>
        <w:r>
          <w:rPr>
            <w:b/>
            <w:bCs/>
            <w:spacing w:val="1"/>
            <w:szCs w:val="24"/>
          </w:rPr>
          <w:delText>o</w:delText>
        </w:r>
        <w:r>
          <w:rPr>
            <w:b/>
            <w:bCs/>
            <w:szCs w:val="24"/>
          </w:rPr>
          <w:delText>un</w:delText>
        </w:r>
        <w:r>
          <w:rPr>
            <w:b/>
            <w:bCs/>
            <w:spacing w:val="2"/>
            <w:szCs w:val="24"/>
          </w:rPr>
          <w:delText>t</w:delText>
        </w:r>
        <w:r>
          <w:rPr>
            <w:b/>
            <w:bCs/>
            <w:szCs w:val="24"/>
          </w:rPr>
          <w:delText>y</w:delText>
        </w:r>
        <w:r>
          <w:rPr>
            <w:b/>
            <w:bCs/>
            <w:spacing w:val="-2"/>
            <w:szCs w:val="24"/>
          </w:rPr>
          <w:delText xml:space="preserve"> </w:delText>
        </w:r>
        <w:r>
          <w:rPr>
            <w:b/>
            <w:bCs/>
            <w:szCs w:val="24"/>
          </w:rPr>
          <w:delText>Health</w:delText>
        </w:r>
        <w:r>
          <w:rPr>
            <w:b/>
            <w:bCs/>
            <w:spacing w:val="1"/>
            <w:szCs w:val="24"/>
          </w:rPr>
          <w:delText xml:space="preserve"> </w:delText>
        </w:r>
        <w:r>
          <w:rPr>
            <w:b/>
            <w:bCs/>
            <w:szCs w:val="24"/>
          </w:rPr>
          <w:delText>Department inspection sticker affixed to the</w:delText>
        </w:r>
        <w:r>
          <w:rPr>
            <w:b/>
            <w:bCs/>
            <w:spacing w:val="-1"/>
            <w:szCs w:val="24"/>
          </w:rPr>
          <w:delText xml:space="preserve"> </w:delText>
        </w:r>
        <w:r>
          <w:rPr>
            <w:b/>
            <w:bCs/>
            <w:szCs w:val="24"/>
          </w:rPr>
          <w:delText>outside,</w:delText>
        </w:r>
        <w:r>
          <w:rPr>
            <w:b/>
            <w:bCs/>
            <w:spacing w:val="-3"/>
            <w:szCs w:val="24"/>
          </w:rPr>
          <w:delText xml:space="preserve"> </w:delText>
        </w:r>
        <w:r>
          <w:rPr>
            <w:b/>
            <w:bCs/>
            <w:szCs w:val="24"/>
          </w:rPr>
          <w:delText xml:space="preserve">front, upper left </w:delText>
        </w:r>
        <w:r>
          <w:rPr>
            <w:b/>
            <w:bCs/>
            <w:szCs w:val="24"/>
          </w:rPr>
          <w:delText>corner of each unit.</w:delText>
        </w:r>
      </w:del>
    </w:p>
    <w:p w14:paraId="13723E6F" w14:textId="77777777" w:rsidR="00D730F5" w:rsidRDefault="00D730F5">
      <w:pPr>
        <w:spacing w:before="15" w:after="0" w:line="260" w:lineRule="exact"/>
        <w:rPr>
          <w:del w:id="1009" w:author="Jill Guild" w:date="2026-09-25T20:04:00Z" w16du:dateUtc="2026-09-26T00:04:00Z"/>
          <w:sz w:val="26"/>
          <w:szCs w:val="26"/>
        </w:rPr>
      </w:pPr>
    </w:p>
    <w:p w14:paraId="20D1E252" w14:textId="77777777" w:rsidR="00D730F5" w:rsidRDefault="00C373C5">
      <w:pPr>
        <w:spacing w:after="0" w:line="240" w:lineRule="auto"/>
        <w:ind w:left="120" w:right="181"/>
        <w:rPr>
          <w:del w:id="1010" w:author="Jill Guild" w:date="2026-09-25T20:04:00Z" w16du:dateUtc="2026-09-26T00:04:00Z"/>
          <w:szCs w:val="24"/>
        </w:rPr>
      </w:pPr>
      <w:del w:id="1011" w:author="Jill Guild" w:date="2026-09-25T20:04:00Z" w16du:dateUtc="2026-09-26T00:04:00Z">
        <w:r>
          <w:rPr>
            <w:szCs w:val="24"/>
          </w:rPr>
          <w:delText>A field toilet is typically a portable chemical</w:delText>
        </w:r>
        <w:r>
          <w:rPr>
            <w:spacing w:val="-1"/>
            <w:szCs w:val="24"/>
          </w:rPr>
          <w:delText xml:space="preserve"> </w:delText>
        </w:r>
        <w:r>
          <w:rPr>
            <w:szCs w:val="24"/>
          </w:rPr>
          <w:delText xml:space="preserve">toilet. </w:delText>
        </w:r>
        <w:r>
          <w:rPr>
            <w:spacing w:val="1"/>
            <w:szCs w:val="24"/>
          </w:rPr>
          <w:delText xml:space="preserve"> </w:delText>
        </w:r>
        <w:r>
          <w:rPr>
            <w:szCs w:val="24"/>
          </w:rPr>
          <w:delText>It is designed to temporarily contain excreta so that it cannot contaminate food crops and the soil whe</w:delText>
        </w:r>
        <w:r>
          <w:rPr>
            <w:spacing w:val="2"/>
            <w:szCs w:val="24"/>
          </w:rPr>
          <w:delText>r</w:delText>
        </w:r>
        <w:r>
          <w:rPr>
            <w:szCs w:val="24"/>
          </w:rPr>
          <w:delText>e the crops are grown.</w:delText>
        </w:r>
      </w:del>
    </w:p>
    <w:p w14:paraId="2EE42DE5" w14:textId="77777777" w:rsidR="00D730F5" w:rsidRDefault="00D730F5">
      <w:pPr>
        <w:spacing w:before="17" w:after="0" w:line="280" w:lineRule="exact"/>
        <w:rPr>
          <w:del w:id="1012" w:author="Jill Guild" w:date="2026-09-25T20:04:00Z" w16du:dateUtc="2026-09-26T00:04:00Z"/>
          <w:sz w:val="28"/>
          <w:szCs w:val="28"/>
        </w:rPr>
      </w:pPr>
    </w:p>
    <w:p w14:paraId="02C17653" w14:textId="77777777" w:rsidR="00D730F5" w:rsidRDefault="00C373C5">
      <w:pPr>
        <w:tabs>
          <w:tab w:val="left" w:pos="840"/>
        </w:tabs>
        <w:spacing w:after="0" w:line="276" w:lineRule="exact"/>
        <w:ind w:left="840" w:right="395" w:hanging="360"/>
        <w:rPr>
          <w:del w:id="1013" w:author="Jill Guild" w:date="2026-09-25T20:04:00Z" w16du:dateUtc="2026-09-26T00:04:00Z"/>
          <w:szCs w:val="24"/>
        </w:rPr>
      </w:pPr>
      <w:del w:id="1014"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The field toilet owner, or lessee of such</w:delText>
        </w:r>
        <w:r>
          <w:rPr>
            <w:spacing w:val="-1"/>
            <w:szCs w:val="24"/>
          </w:rPr>
          <w:delText xml:space="preserve"> </w:delText>
        </w:r>
        <w:r>
          <w:rPr>
            <w:szCs w:val="24"/>
          </w:rPr>
          <w:delText>field toilet, must service and maintain each field toilet in a clean, sanitary condition and keep it in good repair at all times.</w:delText>
        </w:r>
      </w:del>
    </w:p>
    <w:p w14:paraId="52E4F03E" w14:textId="77777777" w:rsidR="00D730F5" w:rsidRDefault="00C373C5">
      <w:pPr>
        <w:tabs>
          <w:tab w:val="left" w:pos="840"/>
        </w:tabs>
        <w:spacing w:before="18" w:after="0" w:line="274" w:lineRule="exact"/>
        <w:ind w:left="840" w:right="766" w:hanging="360"/>
        <w:rPr>
          <w:del w:id="1015" w:author="Jill Guild" w:date="2026-09-25T20:04:00Z" w16du:dateUtc="2026-09-26T00:04:00Z"/>
          <w:szCs w:val="24"/>
        </w:rPr>
      </w:pPr>
      <w:del w:id="1016"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Written records of ma</w:delText>
        </w:r>
        <w:r>
          <w:rPr>
            <w:spacing w:val="-2"/>
            <w:szCs w:val="24"/>
          </w:rPr>
          <w:delText>i</w:delText>
        </w:r>
        <w:r>
          <w:rPr>
            <w:szCs w:val="24"/>
          </w:rPr>
          <w:delText>ntenance must be made by the field toilet owner, or lessee of such field toilet, and kept for two years.</w:delText>
        </w:r>
      </w:del>
    </w:p>
    <w:p w14:paraId="33E16D2B" w14:textId="77777777" w:rsidR="00D730F5" w:rsidRDefault="00C373C5">
      <w:pPr>
        <w:tabs>
          <w:tab w:val="left" w:pos="840"/>
        </w:tabs>
        <w:spacing w:before="17" w:after="0" w:line="276" w:lineRule="exact"/>
        <w:ind w:left="840" w:right="579" w:hanging="360"/>
        <w:rPr>
          <w:del w:id="1017" w:author="Jill Guild" w:date="2026-09-25T20:04:00Z" w16du:dateUtc="2026-09-26T00:04:00Z"/>
          <w:szCs w:val="24"/>
        </w:rPr>
      </w:pPr>
      <w:del w:id="1018"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Field toilets must be screened to keep flies and other vermin away from the excreta.</w:delText>
        </w:r>
      </w:del>
    </w:p>
    <w:p w14:paraId="6A25D1A7" w14:textId="77777777" w:rsidR="00D730F5" w:rsidRDefault="00C373C5">
      <w:pPr>
        <w:tabs>
          <w:tab w:val="left" w:pos="840"/>
        </w:tabs>
        <w:spacing w:before="18" w:after="0" w:line="274" w:lineRule="exact"/>
        <w:ind w:left="840" w:right="380" w:hanging="360"/>
        <w:rPr>
          <w:del w:id="1019" w:author="Jill Guild" w:date="2026-09-25T20:04:00Z" w16du:dateUtc="2026-09-26T00:04:00Z"/>
          <w:szCs w:val="24"/>
        </w:rPr>
      </w:pPr>
      <w:del w:id="1020"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Field toilets must be ventilated and have</w:delText>
        </w:r>
        <w:r>
          <w:rPr>
            <w:spacing w:val="1"/>
            <w:szCs w:val="24"/>
          </w:rPr>
          <w:delText xml:space="preserve"> </w:delText>
        </w:r>
        <w:r>
          <w:rPr>
            <w:szCs w:val="24"/>
          </w:rPr>
          <w:delText>self-closing doors, lockable from the inside, and must be constructed to ensure privacy.</w:delText>
        </w:r>
      </w:del>
    </w:p>
    <w:p w14:paraId="47E8D500" w14:textId="77777777" w:rsidR="00D730F5" w:rsidRDefault="00C373C5">
      <w:pPr>
        <w:tabs>
          <w:tab w:val="left" w:pos="840"/>
        </w:tabs>
        <w:spacing w:before="13" w:after="0" w:line="239" w:lineRule="auto"/>
        <w:ind w:left="840" w:right="113" w:hanging="360"/>
        <w:rPr>
          <w:del w:id="1021" w:author="Jill Guild" w:date="2026-09-25T20:04:00Z" w16du:dateUtc="2026-09-26T00:04:00Z"/>
          <w:szCs w:val="24"/>
        </w:rPr>
      </w:pPr>
      <w:del w:id="1022"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Field toilets must be at least eight (8)</w:delText>
        </w:r>
        <w:r>
          <w:rPr>
            <w:spacing w:val="-2"/>
            <w:szCs w:val="24"/>
          </w:rPr>
          <w:delText xml:space="preserve"> </w:delText>
        </w:r>
        <w:r>
          <w:rPr>
            <w:szCs w:val="24"/>
          </w:rPr>
          <w:delText xml:space="preserve">square feet, with a width of at least two and one-half (2 1/2) feet for each toilet </w:delText>
        </w:r>
        <w:r>
          <w:rPr>
            <w:spacing w:val="-2"/>
            <w:szCs w:val="24"/>
          </w:rPr>
          <w:delText>s</w:delText>
        </w:r>
        <w:r>
          <w:rPr>
            <w:szCs w:val="24"/>
          </w:rPr>
          <w:delText>eat. At least ten (10) square feet, with a width of at least two and one-half (2 1/2)</w:delText>
        </w:r>
        <w:r>
          <w:rPr>
            <w:spacing w:val="-1"/>
            <w:szCs w:val="24"/>
          </w:rPr>
          <w:delText xml:space="preserve"> </w:delText>
        </w:r>
        <w:r>
          <w:rPr>
            <w:szCs w:val="24"/>
          </w:rPr>
          <w:delText>feet, is required when a urinal is</w:delText>
        </w:r>
      </w:del>
    </w:p>
    <w:p w14:paraId="4A4038F7" w14:textId="77777777" w:rsidR="00D730F5" w:rsidRDefault="00D730F5">
      <w:pPr>
        <w:spacing w:after="0"/>
        <w:rPr>
          <w:del w:id="1023" w:author="Jill Guild" w:date="2026-09-25T20:04:00Z" w16du:dateUtc="2026-09-26T00:04:00Z"/>
        </w:rPr>
        <w:sectPr w:rsidR="00D730F5">
          <w:pgSz w:w="12240" w:h="15840"/>
          <w:pgMar w:top="1100" w:right="1340" w:bottom="900" w:left="1440" w:header="0" w:footer="702" w:gutter="0"/>
          <w:cols w:space="720"/>
        </w:sectPr>
      </w:pPr>
    </w:p>
    <w:p w14:paraId="1CD63F03" w14:textId="77777777" w:rsidR="00D730F5" w:rsidRDefault="00C373C5">
      <w:pPr>
        <w:spacing w:before="77" w:after="0" w:line="240" w:lineRule="auto"/>
        <w:ind w:left="820" w:right="435"/>
        <w:rPr>
          <w:del w:id="1024" w:author="Jill Guild" w:date="2026-09-25T20:04:00Z" w16du:dateUtc="2026-09-26T00:04:00Z"/>
          <w:szCs w:val="24"/>
        </w:rPr>
      </w:pPr>
      <w:del w:id="1025" w:author="Jill Guild" w:date="2026-09-25T20:04:00Z" w16du:dateUtc="2026-09-26T00:04:00Z">
        <w:r>
          <w:rPr>
            <w:szCs w:val="24"/>
          </w:rPr>
          <w:delText>incl</w:delText>
        </w:r>
        <w:r>
          <w:rPr>
            <w:spacing w:val="1"/>
            <w:szCs w:val="24"/>
          </w:rPr>
          <w:delText>u</w:delText>
        </w:r>
        <w:r>
          <w:rPr>
            <w:szCs w:val="24"/>
          </w:rPr>
          <w:delText>ded. Enough ad</w:delText>
        </w:r>
        <w:r>
          <w:rPr>
            <w:spacing w:val="1"/>
            <w:szCs w:val="24"/>
          </w:rPr>
          <w:delText>d</w:delText>
        </w:r>
        <w:r>
          <w:rPr>
            <w:szCs w:val="24"/>
          </w:rPr>
          <w:delText>itional spa</w:delText>
        </w:r>
        <w:r>
          <w:rPr>
            <w:spacing w:val="1"/>
            <w:szCs w:val="24"/>
          </w:rPr>
          <w:delText>c</w:delText>
        </w:r>
        <w:r>
          <w:rPr>
            <w:szCs w:val="24"/>
          </w:rPr>
          <w:delText xml:space="preserve">e must be </w:delText>
        </w:r>
        <w:r>
          <w:rPr>
            <w:spacing w:val="-2"/>
            <w:szCs w:val="24"/>
          </w:rPr>
          <w:delText>i</w:delText>
        </w:r>
        <w:r>
          <w:rPr>
            <w:szCs w:val="24"/>
          </w:rPr>
          <w:delText>nclud</w:delText>
        </w:r>
        <w:r>
          <w:rPr>
            <w:spacing w:val="1"/>
            <w:szCs w:val="24"/>
          </w:rPr>
          <w:delText>e</w:delText>
        </w:r>
        <w:r>
          <w:rPr>
            <w:szCs w:val="24"/>
          </w:rPr>
          <w:delText>d if handwa</w:delText>
        </w:r>
        <w:r>
          <w:rPr>
            <w:spacing w:val="1"/>
            <w:szCs w:val="24"/>
          </w:rPr>
          <w:delText>s</w:delText>
        </w:r>
        <w:r>
          <w:rPr>
            <w:szCs w:val="24"/>
          </w:rPr>
          <w:delText>hi</w:delText>
        </w:r>
        <w:r>
          <w:rPr>
            <w:spacing w:val="1"/>
            <w:szCs w:val="24"/>
          </w:rPr>
          <w:delText>n</w:delText>
        </w:r>
        <w:r>
          <w:rPr>
            <w:szCs w:val="24"/>
          </w:rPr>
          <w:delText>g facilities are inside the facility.</w:delText>
        </w:r>
      </w:del>
    </w:p>
    <w:p w14:paraId="623C236A" w14:textId="77777777" w:rsidR="00D730F5" w:rsidRDefault="00C373C5">
      <w:pPr>
        <w:tabs>
          <w:tab w:val="left" w:pos="820"/>
        </w:tabs>
        <w:spacing w:before="22" w:after="0" w:line="274" w:lineRule="exact"/>
        <w:ind w:left="820" w:right="194" w:hanging="360"/>
        <w:rPr>
          <w:del w:id="1026" w:author="Jill Guild" w:date="2026-09-25T20:04:00Z" w16du:dateUtc="2026-09-26T00:04:00Z"/>
          <w:szCs w:val="24"/>
        </w:rPr>
      </w:pPr>
      <w:del w:id="1027"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The wastewater tank on chemical toilets must be constructed of durable, ea</w:delText>
        </w:r>
        <w:r>
          <w:rPr>
            <w:spacing w:val="1"/>
            <w:szCs w:val="24"/>
          </w:rPr>
          <w:delText>s</w:delText>
        </w:r>
        <w:r>
          <w:rPr>
            <w:szCs w:val="24"/>
          </w:rPr>
          <w:delText>ily cleanable material and have a tank capaci</w:delText>
        </w:r>
        <w:r>
          <w:rPr>
            <w:spacing w:val="1"/>
            <w:szCs w:val="24"/>
          </w:rPr>
          <w:delText>t</w:delText>
        </w:r>
        <w:r>
          <w:rPr>
            <w:szCs w:val="24"/>
          </w:rPr>
          <w:delText>y of at least forty (40) gallons.</w:delText>
        </w:r>
      </w:del>
    </w:p>
    <w:p w14:paraId="382784BB" w14:textId="77777777" w:rsidR="00D730F5" w:rsidRDefault="00C373C5">
      <w:pPr>
        <w:tabs>
          <w:tab w:val="left" w:pos="820"/>
        </w:tabs>
        <w:spacing w:before="13" w:after="0" w:line="240" w:lineRule="auto"/>
        <w:ind w:left="460" w:right="-20"/>
        <w:rPr>
          <w:del w:id="1028" w:author="Jill Guild" w:date="2026-09-25T20:04:00Z" w16du:dateUtc="2026-09-26T00:04:00Z"/>
          <w:szCs w:val="24"/>
        </w:rPr>
      </w:pPr>
      <w:del w:id="1029"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Construction must prevent splash</w:delText>
        </w:r>
        <w:r>
          <w:rPr>
            <w:spacing w:val="-1"/>
            <w:szCs w:val="24"/>
          </w:rPr>
          <w:delText>i</w:delText>
        </w:r>
        <w:r>
          <w:rPr>
            <w:szCs w:val="24"/>
          </w:rPr>
          <w:delText>ng on the occupant, field or road.</w:delText>
        </w:r>
      </w:del>
    </w:p>
    <w:p w14:paraId="5F1BD100" w14:textId="77777777" w:rsidR="00D730F5" w:rsidRDefault="00C373C5">
      <w:pPr>
        <w:tabs>
          <w:tab w:val="left" w:pos="820"/>
        </w:tabs>
        <w:spacing w:before="21" w:after="0" w:line="274" w:lineRule="exact"/>
        <w:ind w:left="820" w:right="98" w:hanging="360"/>
        <w:rPr>
          <w:del w:id="1030" w:author="Jill Guild" w:date="2026-09-25T20:04:00Z" w16du:dateUtc="2026-09-26T00:04:00Z"/>
          <w:szCs w:val="24"/>
        </w:rPr>
      </w:pPr>
      <w:del w:id="1031"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Field toilets must be rigidly constructed</w:delText>
        </w:r>
        <w:r>
          <w:rPr>
            <w:spacing w:val="1"/>
            <w:szCs w:val="24"/>
          </w:rPr>
          <w:delText xml:space="preserve"> </w:delText>
        </w:r>
        <w:r>
          <w:rPr>
            <w:szCs w:val="24"/>
          </w:rPr>
          <w:delText>and their inside surfaces must be made of nonabsorbent material, smooth, easily cle</w:delText>
        </w:r>
        <w:r>
          <w:rPr>
            <w:spacing w:val="-1"/>
            <w:szCs w:val="24"/>
          </w:rPr>
          <w:delText>a</w:delText>
        </w:r>
        <w:r>
          <w:rPr>
            <w:szCs w:val="24"/>
          </w:rPr>
          <w:delText>nable, and finished in a light colo</w:delText>
        </w:r>
        <w:r>
          <w:rPr>
            <w:spacing w:val="2"/>
            <w:szCs w:val="24"/>
          </w:rPr>
          <w:delText>r</w:delText>
        </w:r>
        <w:r>
          <w:rPr>
            <w:szCs w:val="24"/>
          </w:rPr>
          <w:delText>.</w:delText>
        </w:r>
      </w:del>
    </w:p>
    <w:p w14:paraId="492DC963" w14:textId="77777777" w:rsidR="00D730F5" w:rsidRDefault="00C373C5">
      <w:pPr>
        <w:tabs>
          <w:tab w:val="left" w:pos="820"/>
        </w:tabs>
        <w:spacing w:before="17" w:after="0" w:line="276" w:lineRule="exact"/>
        <w:ind w:left="820" w:right="366" w:hanging="360"/>
        <w:rPr>
          <w:del w:id="1032" w:author="Jill Guild" w:date="2026-09-25T20:04:00Z" w16du:dateUtc="2026-09-26T00:04:00Z"/>
          <w:szCs w:val="24"/>
        </w:rPr>
      </w:pPr>
      <w:del w:id="1033"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Toilet paper must be provided in a suitable</w:delText>
        </w:r>
        <w:r>
          <w:rPr>
            <w:spacing w:val="-1"/>
            <w:szCs w:val="24"/>
          </w:rPr>
          <w:delText xml:space="preserve"> </w:delText>
        </w:r>
        <w:r>
          <w:rPr>
            <w:szCs w:val="24"/>
          </w:rPr>
          <w:delText xml:space="preserve">holder inside </w:delText>
        </w:r>
        <w:r>
          <w:rPr>
            <w:szCs w:val="24"/>
          </w:rPr>
          <w:delText>each field toilet at all times.</w:delText>
        </w:r>
      </w:del>
    </w:p>
    <w:p w14:paraId="7C93B360" w14:textId="77777777" w:rsidR="00D730F5" w:rsidRDefault="00C373C5">
      <w:pPr>
        <w:tabs>
          <w:tab w:val="left" w:pos="820"/>
        </w:tabs>
        <w:spacing w:before="12" w:after="0" w:line="240" w:lineRule="auto"/>
        <w:ind w:left="460" w:right="-20"/>
        <w:rPr>
          <w:del w:id="1034" w:author="Jill Guild" w:date="2026-09-25T20:04:00Z" w16du:dateUtc="2026-09-26T00:04:00Z"/>
          <w:szCs w:val="24"/>
        </w:rPr>
      </w:pPr>
      <w:del w:id="1035"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A hand washing facility must be ad</w:delText>
        </w:r>
        <w:r>
          <w:rPr>
            <w:spacing w:val="1"/>
            <w:szCs w:val="24"/>
          </w:rPr>
          <w:delText>j</w:delText>
        </w:r>
        <w:r>
          <w:rPr>
            <w:szCs w:val="24"/>
          </w:rPr>
          <w:delText>acent to every field toilet.</w:delText>
        </w:r>
      </w:del>
    </w:p>
    <w:p w14:paraId="495576F7" w14:textId="77777777" w:rsidR="00D730F5" w:rsidRDefault="00C373C5">
      <w:pPr>
        <w:tabs>
          <w:tab w:val="left" w:pos="820"/>
        </w:tabs>
        <w:spacing w:before="14" w:after="0" w:line="240" w:lineRule="auto"/>
        <w:ind w:left="460" w:right="-20"/>
        <w:rPr>
          <w:del w:id="1036" w:author="Jill Guild" w:date="2026-09-25T20:04:00Z" w16du:dateUtc="2026-09-26T00:04:00Z"/>
          <w:szCs w:val="24"/>
        </w:rPr>
      </w:pPr>
      <w:del w:id="1037"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Field toilets must be located within a one</w:delText>
        </w:r>
        <w:r>
          <w:rPr>
            <w:spacing w:val="1"/>
            <w:szCs w:val="24"/>
          </w:rPr>
          <w:delText>-</w:delText>
        </w:r>
        <w:r>
          <w:rPr>
            <w:szCs w:val="24"/>
          </w:rPr>
          <w:delText>quarter (1/4) mile walk or within five</w:delText>
        </w:r>
      </w:del>
    </w:p>
    <w:p w14:paraId="6EC1BCC4" w14:textId="77777777" w:rsidR="00D730F5" w:rsidRDefault="00C373C5">
      <w:pPr>
        <w:spacing w:after="0" w:line="275" w:lineRule="exact"/>
        <w:ind w:left="820" w:right="-20"/>
        <w:rPr>
          <w:del w:id="1038" w:author="Jill Guild" w:date="2026-09-25T20:04:00Z" w16du:dateUtc="2026-09-26T00:04:00Z"/>
          <w:szCs w:val="24"/>
        </w:rPr>
      </w:pPr>
      <w:del w:id="1039" w:author="Jill Guild" w:date="2026-09-25T20:04:00Z" w16du:dateUtc="2026-09-26T00:04:00Z">
        <w:r>
          <w:rPr>
            <w:szCs w:val="24"/>
          </w:rPr>
          <w:delText>(5) minutes, whichever is shorter.</w:delText>
        </w:r>
      </w:del>
    </w:p>
    <w:p w14:paraId="19739FA5" w14:textId="77777777" w:rsidR="00D730F5" w:rsidRDefault="00C373C5">
      <w:pPr>
        <w:tabs>
          <w:tab w:val="left" w:pos="820"/>
        </w:tabs>
        <w:spacing w:before="17" w:after="0" w:line="239" w:lineRule="auto"/>
        <w:ind w:left="820" w:right="433" w:hanging="360"/>
        <w:rPr>
          <w:del w:id="1040" w:author="Jill Guild" w:date="2026-09-25T20:04:00Z" w16du:dateUtc="2026-09-26T00:04:00Z"/>
          <w:szCs w:val="24"/>
        </w:rPr>
      </w:pPr>
      <w:del w:id="1041"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Ex</w:delText>
        </w:r>
        <w:r>
          <w:rPr>
            <w:spacing w:val="1"/>
            <w:szCs w:val="24"/>
          </w:rPr>
          <w:delText>c</w:delText>
        </w:r>
        <w:r>
          <w:rPr>
            <w:szCs w:val="24"/>
          </w:rPr>
          <w:delText>eption: A field toilet owner, or lessee of such field toilet, may provide transportat</w:delText>
        </w:r>
        <w:r>
          <w:rPr>
            <w:spacing w:val="-2"/>
            <w:szCs w:val="24"/>
          </w:rPr>
          <w:delText>i</w:delText>
        </w:r>
        <w:r>
          <w:rPr>
            <w:szCs w:val="24"/>
          </w:rPr>
          <w:delText>on to toilet and handwashing facilities, as an alternative means of complian</w:delText>
        </w:r>
        <w:r>
          <w:rPr>
            <w:spacing w:val="1"/>
            <w:szCs w:val="24"/>
          </w:rPr>
          <w:delText>c</w:delText>
        </w:r>
        <w:r>
          <w:rPr>
            <w:szCs w:val="24"/>
          </w:rPr>
          <w:delText>e if:</w:delText>
        </w:r>
      </w:del>
    </w:p>
    <w:p w14:paraId="03C03AC3" w14:textId="77777777" w:rsidR="00D730F5" w:rsidRDefault="00C373C5">
      <w:pPr>
        <w:spacing w:after="0" w:line="240" w:lineRule="auto"/>
        <w:ind w:left="1180" w:right="-20"/>
        <w:rPr>
          <w:del w:id="1042" w:author="Jill Guild" w:date="2026-09-25T20:04:00Z" w16du:dateUtc="2026-09-26T00:04:00Z"/>
          <w:szCs w:val="24"/>
        </w:rPr>
      </w:pPr>
      <w:del w:id="1043" w:author="Jill Guild" w:date="2026-09-25T20:04:00Z" w16du:dateUtc="2026-09-26T00:04:00Z">
        <w:r>
          <w:rPr>
            <w:szCs w:val="24"/>
          </w:rPr>
          <w:delText xml:space="preserve">1. </w:delText>
        </w:r>
        <w:r>
          <w:rPr>
            <w:spacing w:val="26"/>
            <w:szCs w:val="24"/>
          </w:rPr>
          <w:delText xml:space="preserve"> </w:delText>
        </w:r>
        <w:r>
          <w:rPr>
            <w:szCs w:val="24"/>
          </w:rPr>
          <w:delText>employees perform field work for</w:delText>
        </w:r>
        <w:r>
          <w:rPr>
            <w:spacing w:val="-1"/>
            <w:szCs w:val="24"/>
          </w:rPr>
          <w:delText xml:space="preserve"> </w:delText>
        </w:r>
        <w:r>
          <w:rPr>
            <w:szCs w:val="24"/>
          </w:rPr>
          <w:delText>a period of less than two (2) hours</w:delText>
        </w:r>
      </w:del>
    </w:p>
    <w:p w14:paraId="009AF8B3" w14:textId="77777777" w:rsidR="00D730F5" w:rsidRDefault="00C373C5">
      <w:pPr>
        <w:spacing w:after="0" w:line="240" w:lineRule="auto"/>
        <w:ind w:left="1502" w:right="2426"/>
        <w:jc w:val="center"/>
        <w:rPr>
          <w:del w:id="1044" w:author="Jill Guild" w:date="2026-09-25T20:04:00Z" w16du:dateUtc="2026-09-26T00:04:00Z"/>
          <w:szCs w:val="24"/>
        </w:rPr>
      </w:pPr>
      <w:del w:id="1045" w:author="Jill Guild" w:date="2026-09-25T20:04:00Z" w16du:dateUtc="2026-09-26T00:04:00Z">
        <w:r>
          <w:rPr>
            <w:szCs w:val="24"/>
          </w:rPr>
          <w:delText>(including transportation time</w:delText>
        </w:r>
        <w:r>
          <w:rPr>
            <w:spacing w:val="1"/>
            <w:szCs w:val="24"/>
          </w:rPr>
          <w:delText xml:space="preserve"> </w:delText>
        </w:r>
        <w:r>
          <w:rPr>
            <w:szCs w:val="24"/>
          </w:rPr>
          <w:delText xml:space="preserve">to and from the </w:delText>
        </w:r>
        <w:r>
          <w:rPr>
            <w:szCs w:val="24"/>
          </w:rPr>
          <w:delText>field),</w:delText>
        </w:r>
      </w:del>
    </w:p>
    <w:p w14:paraId="5443A4CC" w14:textId="77777777" w:rsidR="00D730F5" w:rsidRDefault="00C373C5">
      <w:pPr>
        <w:spacing w:after="0" w:line="240" w:lineRule="auto"/>
        <w:ind w:left="1540" w:right="783" w:hanging="360"/>
        <w:rPr>
          <w:del w:id="1046" w:author="Jill Guild" w:date="2026-09-25T20:04:00Z" w16du:dateUtc="2026-09-26T00:04:00Z"/>
          <w:szCs w:val="24"/>
        </w:rPr>
      </w:pPr>
      <w:del w:id="1047" w:author="Jill Guild" w:date="2026-09-25T20:04:00Z" w16du:dateUtc="2026-09-26T00:04:00Z">
        <w:r>
          <w:rPr>
            <w:szCs w:val="24"/>
          </w:rPr>
          <w:delText xml:space="preserve">2. </w:delText>
        </w:r>
        <w:r>
          <w:rPr>
            <w:spacing w:val="26"/>
            <w:szCs w:val="24"/>
          </w:rPr>
          <w:delText xml:space="preserve"> </w:delText>
        </w:r>
        <w:r>
          <w:rPr>
            <w:szCs w:val="24"/>
          </w:rPr>
          <w:delText>fewer than five (5) employees in</w:delText>
        </w:r>
        <w:r>
          <w:rPr>
            <w:spacing w:val="-2"/>
            <w:szCs w:val="24"/>
          </w:rPr>
          <w:delText xml:space="preserve"> </w:delText>
        </w:r>
        <w:r>
          <w:rPr>
            <w:szCs w:val="24"/>
          </w:rPr>
          <w:delText>any agricul</w:delText>
        </w:r>
        <w:r>
          <w:rPr>
            <w:spacing w:val="2"/>
            <w:szCs w:val="24"/>
          </w:rPr>
          <w:delText>t</w:delText>
        </w:r>
        <w:r>
          <w:rPr>
            <w:szCs w:val="24"/>
          </w:rPr>
          <w:delText>ural establishment are engaged in hand-labor</w:delText>
        </w:r>
        <w:r>
          <w:rPr>
            <w:spacing w:val="2"/>
            <w:szCs w:val="24"/>
          </w:rPr>
          <w:delText xml:space="preserve"> </w:delText>
        </w:r>
        <w:r>
          <w:rPr>
            <w:szCs w:val="24"/>
          </w:rPr>
          <w:delText>operations</w:delText>
        </w:r>
        <w:r>
          <w:rPr>
            <w:spacing w:val="2"/>
            <w:szCs w:val="24"/>
          </w:rPr>
          <w:delText xml:space="preserve"> </w:delText>
        </w:r>
        <w:r>
          <w:rPr>
            <w:szCs w:val="24"/>
          </w:rPr>
          <w:delText>on any given day, or</w:delText>
        </w:r>
      </w:del>
    </w:p>
    <w:p w14:paraId="421601AC" w14:textId="77777777" w:rsidR="00D730F5" w:rsidRDefault="00C373C5">
      <w:pPr>
        <w:spacing w:after="0" w:line="240" w:lineRule="auto"/>
        <w:ind w:left="1142" w:right="2144"/>
        <w:jc w:val="center"/>
        <w:rPr>
          <w:del w:id="1048" w:author="Jill Guild" w:date="2026-09-25T20:04:00Z" w16du:dateUtc="2026-09-26T00:04:00Z"/>
          <w:szCs w:val="24"/>
        </w:rPr>
      </w:pPr>
      <w:del w:id="1049" w:author="Jill Guild" w:date="2026-09-25T20:04:00Z" w16du:dateUtc="2026-09-26T00:04:00Z">
        <w:r>
          <w:rPr>
            <w:szCs w:val="24"/>
          </w:rPr>
          <w:delText xml:space="preserve">3. </w:delText>
        </w:r>
        <w:r>
          <w:rPr>
            <w:spacing w:val="26"/>
            <w:szCs w:val="24"/>
          </w:rPr>
          <w:delText xml:space="preserve"> </w:delText>
        </w:r>
        <w:r>
          <w:rPr>
            <w:szCs w:val="24"/>
          </w:rPr>
          <w:delText>employees</w:delText>
        </w:r>
        <w:r>
          <w:rPr>
            <w:spacing w:val="1"/>
            <w:szCs w:val="24"/>
          </w:rPr>
          <w:delText xml:space="preserve"> </w:delText>
        </w:r>
        <w:r>
          <w:rPr>
            <w:szCs w:val="24"/>
          </w:rPr>
          <w:delText>are</w:delText>
        </w:r>
        <w:r>
          <w:rPr>
            <w:spacing w:val="1"/>
            <w:szCs w:val="24"/>
          </w:rPr>
          <w:delText xml:space="preserve"> </w:delText>
        </w:r>
        <w:r>
          <w:rPr>
            <w:szCs w:val="24"/>
          </w:rPr>
          <w:delText>not</w:delText>
        </w:r>
        <w:r>
          <w:rPr>
            <w:spacing w:val="1"/>
            <w:szCs w:val="24"/>
          </w:rPr>
          <w:delText xml:space="preserve"> </w:delText>
        </w:r>
        <w:r>
          <w:rPr>
            <w:szCs w:val="24"/>
          </w:rPr>
          <w:delText>engaged</w:delText>
        </w:r>
        <w:r>
          <w:rPr>
            <w:spacing w:val="1"/>
            <w:szCs w:val="24"/>
          </w:rPr>
          <w:delText xml:space="preserve"> </w:delText>
        </w:r>
        <w:r>
          <w:rPr>
            <w:szCs w:val="24"/>
          </w:rPr>
          <w:delText>in hand-labor operations.</w:delText>
        </w:r>
      </w:del>
    </w:p>
    <w:p w14:paraId="614B0770" w14:textId="77777777" w:rsidR="00D730F5" w:rsidRDefault="00C373C5">
      <w:pPr>
        <w:tabs>
          <w:tab w:val="left" w:pos="820"/>
        </w:tabs>
        <w:spacing w:before="22" w:after="0" w:line="274" w:lineRule="exact"/>
        <w:ind w:left="820" w:right="276" w:hanging="360"/>
        <w:rPr>
          <w:del w:id="1050" w:author="Jill Guild" w:date="2026-09-25T20:04:00Z" w16du:dateUtc="2026-09-26T00:04:00Z"/>
          <w:szCs w:val="24"/>
        </w:rPr>
      </w:pPr>
      <w:del w:id="1051"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Effective odor control and solid-liquefying chemicals must be used in chemical toilet waste holding tanks.</w:delText>
        </w:r>
      </w:del>
    </w:p>
    <w:p w14:paraId="1669395E" w14:textId="77777777" w:rsidR="00D730F5" w:rsidRDefault="00C373C5">
      <w:pPr>
        <w:tabs>
          <w:tab w:val="left" w:pos="820"/>
        </w:tabs>
        <w:spacing w:before="17" w:after="0" w:line="276" w:lineRule="exact"/>
        <w:ind w:left="820" w:right="299" w:hanging="360"/>
        <w:rPr>
          <w:del w:id="1052" w:author="Jill Guild" w:date="2026-09-25T20:04:00Z" w16du:dateUtc="2026-09-26T00:04:00Z"/>
          <w:szCs w:val="24"/>
        </w:rPr>
      </w:pPr>
      <w:del w:id="1053"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Contents of field toilets must be d</w:delText>
        </w:r>
        <w:r>
          <w:rPr>
            <w:spacing w:val="-2"/>
            <w:szCs w:val="24"/>
          </w:rPr>
          <w:delText>i</w:delText>
        </w:r>
        <w:r>
          <w:rPr>
            <w:szCs w:val="24"/>
          </w:rPr>
          <w:delText>spo</w:delText>
        </w:r>
        <w:r>
          <w:rPr>
            <w:spacing w:val="-1"/>
            <w:szCs w:val="24"/>
          </w:rPr>
          <w:delText>s</w:delText>
        </w:r>
        <w:r>
          <w:rPr>
            <w:szCs w:val="24"/>
          </w:rPr>
          <w:delText>ed of by draining or pumping into a sanitary sewer, an approved septic tank of sufficient capacity to handle the wastes, by a permitted liquid waste hau</w:delText>
        </w:r>
        <w:r>
          <w:rPr>
            <w:spacing w:val="2"/>
            <w:szCs w:val="24"/>
          </w:rPr>
          <w:delText>l</w:delText>
        </w:r>
        <w:r>
          <w:rPr>
            <w:szCs w:val="24"/>
          </w:rPr>
          <w:delText>er</w:delText>
        </w:r>
        <w:r>
          <w:rPr>
            <w:spacing w:val="1"/>
            <w:szCs w:val="24"/>
          </w:rPr>
          <w:delText xml:space="preserve"> </w:delText>
        </w:r>
        <w:r>
          <w:rPr>
            <w:szCs w:val="24"/>
          </w:rPr>
          <w:delText>transporting</w:delText>
        </w:r>
        <w:r>
          <w:rPr>
            <w:spacing w:val="1"/>
            <w:szCs w:val="24"/>
          </w:rPr>
          <w:delText xml:space="preserve"> </w:delText>
        </w:r>
        <w:r>
          <w:rPr>
            <w:szCs w:val="24"/>
          </w:rPr>
          <w:delText>liquid</w:delText>
        </w:r>
        <w:r>
          <w:rPr>
            <w:spacing w:val="1"/>
            <w:szCs w:val="24"/>
          </w:rPr>
          <w:delText xml:space="preserve"> </w:delText>
        </w:r>
        <w:r>
          <w:rPr>
            <w:szCs w:val="24"/>
          </w:rPr>
          <w:delText>waste</w:delText>
        </w:r>
        <w:r>
          <w:rPr>
            <w:spacing w:val="1"/>
            <w:szCs w:val="24"/>
          </w:rPr>
          <w:delText xml:space="preserve"> </w:delText>
        </w:r>
        <w:r>
          <w:rPr>
            <w:szCs w:val="24"/>
          </w:rPr>
          <w:delText>for</w:delText>
        </w:r>
        <w:r>
          <w:rPr>
            <w:spacing w:val="1"/>
            <w:szCs w:val="24"/>
          </w:rPr>
          <w:delText xml:space="preserve"> </w:delText>
        </w:r>
        <w:r>
          <w:rPr>
            <w:szCs w:val="24"/>
          </w:rPr>
          <w:delText>proper disposal, or by another method approved by</w:delText>
        </w:r>
        <w:r>
          <w:rPr>
            <w:spacing w:val="-1"/>
            <w:szCs w:val="24"/>
          </w:rPr>
          <w:delText xml:space="preserve"> </w:delText>
        </w:r>
        <w:r>
          <w:rPr>
            <w:szCs w:val="24"/>
          </w:rPr>
          <w:delText>the local health department.  The dispos</w:delText>
        </w:r>
        <w:r>
          <w:rPr>
            <w:spacing w:val="1"/>
            <w:szCs w:val="24"/>
          </w:rPr>
          <w:delText>a</w:delText>
        </w:r>
        <w:r>
          <w:rPr>
            <w:szCs w:val="24"/>
          </w:rPr>
          <w:delText>l of wastes from toilet or</w:delText>
        </w:r>
        <w:r>
          <w:rPr>
            <w:spacing w:val="-2"/>
            <w:szCs w:val="24"/>
          </w:rPr>
          <w:delText xml:space="preserve"> </w:delText>
        </w:r>
        <w:r>
          <w:rPr>
            <w:szCs w:val="24"/>
          </w:rPr>
          <w:delText>handwashing facilities</w:delText>
        </w:r>
        <w:r>
          <w:rPr>
            <w:spacing w:val="2"/>
            <w:szCs w:val="24"/>
          </w:rPr>
          <w:delText xml:space="preserve"> </w:delText>
        </w:r>
        <w:r>
          <w:rPr>
            <w:szCs w:val="24"/>
          </w:rPr>
          <w:delText>must not cause unsanitary conditions, nuisan</w:delText>
        </w:r>
        <w:r>
          <w:rPr>
            <w:spacing w:val="1"/>
            <w:szCs w:val="24"/>
          </w:rPr>
          <w:delText>c</w:delText>
        </w:r>
        <w:r>
          <w:rPr>
            <w:szCs w:val="24"/>
          </w:rPr>
          <w:delText>e, or contamination.</w:delText>
        </w:r>
      </w:del>
    </w:p>
    <w:p w14:paraId="5DCA9148" w14:textId="77777777" w:rsidR="00D730F5" w:rsidRDefault="00C373C5">
      <w:pPr>
        <w:tabs>
          <w:tab w:val="left" w:pos="820"/>
        </w:tabs>
        <w:spacing w:before="13" w:after="0" w:line="239" w:lineRule="auto"/>
        <w:ind w:left="820" w:right="127" w:hanging="360"/>
        <w:jc w:val="both"/>
        <w:rPr>
          <w:del w:id="1054" w:author="Jill Guild" w:date="2026-09-25T20:04:00Z" w16du:dateUtc="2026-09-26T00:04:00Z"/>
          <w:szCs w:val="24"/>
        </w:rPr>
      </w:pPr>
      <w:del w:id="1055"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Any spillage or leakage of the field t</w:delText>
        </w:r>
        <w:r>
          <w:rPr>
            <w:spacing w:val="-1"/>
            <w:szCs w:val="24"/>
          </w:rPr>
          <w:delText>o</w:delText>
        </w:r>
        <w:r>
          <w:rPr>
            <w:szCs w:val="24"/>
          </w:rPr>
          <w:delText>ilet contents must be reported immediately to the farm operation, and to the Environmental Health</w:delText>
        </w:r>
        <w:r>
          <w:rPr>
            <w:spacing w:val="2"/>
            <w:szCs w:val="24"/>
          </w:rPr>
          <w:delText xml:space="preserve"> </w:delText>
        </w:r>
        <w:r>
          <w:rPr>
            <w:szCs w:val="24"/>
          </w:rPr>
          <w:delText>Divi</w:delText>
        </w:r>
        <w:r>
          <w:rPr>
            <w:spacing w:val="1"/>
            <w:szCs w:val="24"/>
          </w:rPr>
          <w:delText>s</w:delText>
        </w:r>
        <w:r>
          <w:rPr>
            <w:szCs w:val="24"/>
          </w:rPr>
          <w:delText>ion of the Monterey County Health Department, to ensure proper mitigation of the hazard.</w:delText>
        </w:r>
      </w:del>
    </w:p>
    <w:p w14:paraId="3F345198" w14:textId="77777777" w:rsidR="00D730F5" w:rsidRDefault="00C373C5">
      <w:pPr>
        <w:tabs>
          <w:tab w:val="left" w:pos="820"/>
        </w:tabs>
        <w:spacing w:before="21" w:after="0" w:line="276" w:lineRule="exact"/>
        <w:ind w:left="820" w:right="46" w:hanging="360"/>
        <w:rPr>
          <w:del w:id="1056" w:author="Jill Guild" w:date="2026-09-25T20:04:00Z" w16du:dateUtc="2026-09-26T00:04:00Z"/>
          <w:szCs w:val="24"/>
        </w:rPr>
      </w:pPr>
      <w:del w:id="1057"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A field toilet owner, or lessee of such f</w:delText>
        </w:r>
        <w:r>
          <w:rPr>
            <w:spacing w:val="-1"/>
            <w:szCs w:val="24"/>
          </w:rPr>
          <w:delText>i</w:delText>
        </w:r>
        <w:r>
          <w:rPr>
            <w:szCs w:val="24"/>
          </w:rPr>
          <w:delText>eld toilet,</w:delText>
        </w:r>
        <w:r>
          <w:rPr>
            <w:szCs w:val="24"/>
          </w:rPr>
          <w:delText xml:space="preserve"> must p</w:delText>
        </w:r>
        <w:r>
          <w:rPr>
            <w:spacing w:val="-1"/>
            <w:szCs w:val="24"/>
          </w:rPr>
          <w:delText>r</w:delText>
        </w:r>
        <w:r>
          <w:rPr>
            <w:szCs w:val="24"/>
          </w:rPr>
          <w:delText xml:space="preserve">ovide separate toilet facilities for each sex for every twenty (20) employees </w:delText>
        </w:r>
        <w:r>
          <w:rPr>
            <w:spacing w:val="1"/>
            <w:szCs w:val="24"/>
          </w:rPr>
          <w:delText>o</w:delText>
        </w:r>
        <w:r>
          <w:rPr>
            <w:szCs w:val="24"/>
          </w:rPr>
          <w:delText>r</w:delText>
        </w:r>
        <w:r>
          <w:rPr>
            <w:spacing w:val="1"/>
            <w:szCs w:val="24"/>
          </w:rPr>
          <w:delText xml:space="preserve"> </w:delText>
        </w:r>
        <w:r>
          <w:rPr>
            <w:szCs w:val="24"/>
          </w:rPr>
          <w:delText>fraction thereof. Where there are less than five employee</w:delText>
        </w:r>
        <w:r>
          <w:rPr>
            <w:spacing w:val="1"/>
            <w:szCs w:val="24"/>
          </w:rPr>
          <w:delText>s</w:delText>
        </w:r>
        <w:r>
          <w:rPr>
            <w:szCs w:val="24"/>
          </w:rPr>
          <w:delText>, sepa</w:delText>
        </w:r>
        <w:r>
          <w:rPr>
            <w:spacing w:val="1"/>
            <w:szCs w:val="24"/>
          </w:rPr>
          <w:delText>r</w:delText>
        </w:r>
        <w:r>
          <w:rPr>
            <w:szCs w:val="24"/>
          </w:rPr>
          <w:delText>ate toilet rooms for each sex are not required provided toilet rooms can be lock</w:delText>
        </w:r>
        <w:r>
          <w:rPr>
            <w:spacing w:val="1"/>
            <w:szCs w:val="24"/>
          </w:rPr>
          <w:delText>e</w:delText>
        </w:r>
        <w:r>
          <w:rPr>
            <w:szCs w:val="24"/>
          </w:rPr>
          <w:delText>d from the inside and contain at least one toilet.</w:delText>
        </w:r>
      </w:del>
    </w:p>
    <w:p w14:paraId="552B1746" w14:textId="77777777" w:rsidR="00D730F5" w:rsidRDefault="00D730F5">
      <w:pPr>
        <w:spacing w:before="13" w:after="0" w:line="260" w:lineRule="exact"/>
        <w:rPr>
          <w:del w:id="1058" w:author="Jill Guild" w:date="2026-09-25T20:04:00Z" w16du:dateUtc="2026-09-26T00:04:00Z"/>
          <w:sz w:val="26"/>
          <w:szCs w:val="26"/>
        </w:rPr>
      </w:pPr>
    </w:p>
    <w:p w14:paraId="7128B736" w14:textId="77777777" w:rsidR="00D730F5" w:rsidRDefault="00C373C5">
      <w:pPr>
        <w:spacing w:after="0" w:line="271" w:lineRule="exact"/>
        <w:ind w:left="100" w:right="-20"/>
        <w:rPr>
          <w:del w:id="1059" w:author="Jill Guild" w:date="2026-09-25T20:04:00Z" w16du:dateUtc="2026-09-26T00:04:00Z"/>
          <w:szCs w:val="24"/>
        </w:rPr>
      </w:pPr>
      <w:del w:id="1060" w:author="Jill Guild" w:date="2026-09-25T20:04:00Z" w16du:dateUtc="2026-09-26T00:04:00Z">
        <w:r>
          <w:rPr>
            <w:b/>
            <w:bCs/>
            <w:position w:val="-1"/>
            <w:szCs w:val="24"/>
            <w:u w:val="thick" w:color="000000"/>
          </w:rPr>
          <w:delText>Hand</w:delText>
        </w:r>
        <w:r>
          <w:rPr>
            <w:b/>
            <w:bCs/>
            <w:spacing w:val="1"/>
            <w:position w:val="-1"/>
            <w:szCs w:val="24"/>
            <w:u w:val="thick" w:color="000000"/>
          </w:rPr>
          <w:delText xml:space="preserve"> </w:delText>
        </w:r>
        <w:r>
          <w:rPr>
            <w:b/>
            <w:bCs/>
            <w:position w:val="-1"/>
            <w:szCs w:val="24"/>
            <w:u w:val="thick" w:color="000000"/>
          </w:rPr>
          <w:delText>Washing</w:delText>
        </w:r>
        <w:r>
          <w:rPr>
            <w:b/>
            <w:bCs/>
            <w:spacing w:val="1"/>
            <w:position w:val="-1"/>
            <w:szCs w:val="24"/>
            <w:u w:val="thick" w:color="000000"/>
          </w:rPr>
          <w:delText xml:space="preserve"> </w:delText>
        </w:r>
        <w:r>
          <w:rPr>
            <w:b/>
            <w:bCs/>
            <w:position w:val="-1"/>
            <w:szCs w:val="24"/>
            <w:u w:val="thick" w:color="000000"/>
          </w:rPr>
          <w:delText>Facilities</w:delText>
        </w:r>
      </w:del>
    </w:p>
    <w:p w14:paraId="42098A34" w14:textId="77777777" w:rsidR="00D730F5" w:rsidRDefault="00D730F5">
      <w:pPr>
        <w:spacing w:before="10" w:after="0" w:line="240" w:lineRule="exact"/>
        <w:rPr>
          <w:del w:id="1061" w:author="Jill Guild" w:date="2026-09-25T20:04:00Z" w16du:dateUtc="2026-09-26T00:04:00Z"/>
          <w:szCs w:val="24"/>
        </w:rPr>
      </w:pPr>
    </w:p>
    <w:p w14:paraId="0307C2D6" w14:textId="77777777" w:rsidR="00D730F5" w:rsidRDefault="00C373C5">
      <w:pPr>
        <w:spacing w:before="29" w:after="0" w:line="240" w:lineRule="auto"/>
        <w:ind w:left="100" w:right="714"/>
        <w:rPr>
          <w:del w:id="1062" w:author="Jill Guild" w:date="2026-09-25T20:04:00Z" w16du:dateUtc="2026-09-26T00:04:00Z"/>
          <w:szCs w:val="24"/>
        </w:rPr>
      </w:pPr>
      <w:del w:id="1063" w:author="Jill Guild" w:date="2026-09-25T20:04:00Z" w16du:dateUtc="2026-09-26T00:04:00Z">
        <w:r>
          <w:rPr>
            <w:szCs w:val="24"/>
          </w:rPr>
          <w:delText>A hand washing facility is a basin, container, or outlet with an adequate supply</w:delText>
        </w:r>
        <w:r>
          <w:rPr>
            <w:spacing w:val="2"/>
            <w:szCs w:val="24"/>
          </w:rPr>
          <w:delText xml:space="preserve"> </w:delText>
        </w:r>
        <w:r>
          <w:rPr>
            <w:szCs w:val="24"/>
          </w:rPr>
          <w:delText>of potable wa</w:delText>
        </w:r>
        <w:r>
          <w:rPr>
            <w:spacing w:val="2"/>
            <w:szCs w:val="24"/>
          </w:rPr>
          <w:delText>t</w:delText>
        </w:r>
        <w:r>
          <w:rPr>
            <w:szCs w:val="24"/>
          </w:rPr>
          <w:delText>er, soap or other</w:delText>
        </w:r>
        <w:r>
          <w:rPr>
            <w:spacing w:val="2"/>
            <w:szCs w:val="24"/>
          </w:rPr>
          <w:delText xml:space="preserve"> </w:delText>
        </w:r>
        <w:r>
          <w:rPr>
            <w:szCs w:val="24"/>
          </w:rPr>
          <w:delText>suitable cleansing agent and single-use towels.</w:delText>
        </w:r>
      </w:del>
    </w:p>
    <w:p w14:paraId="5BCA4C54" w14:textId="77777777" w:rsidR="00D730F5" w:rsidRDefault="00C373C5">
      <w:pPr>
        <w:tabs>
          <w:tab w:val="left" w:pos="820"/>
        </w:tabs>
        <w:spacing w:before="21" w:after="0" w:line="276" w:lineRule="exact"/>
        <w:ind w:left="820" w:right="395" w:hanging="360"/>
        <w:rPr>
          <w:del w:id="1064" w:author="Jill Guild" w:date="2026-09-25T20:04:00Z" w16du:dateUtc="2026-09-26T00:04:00Z"/>
          <w:szCs w:val="24"/>
        </w:rPr>
      </w:pPr>
      <w:del w:id="1065"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 xml:space="preserve">The field toilet owner, or lessee of </w:delText>
        </w:r>
        <w:r>
          <w:rPr>
            <w:szCs w:val="24"/>
          </w:rPr>
          <w:delText>such</w:delText>
        </w:r>
        <w:r>
          <w:rPr>
            <w:spacing w:val="-1"/>
            <w:szCs w:val="24"/>
          </w:rPr>
          <w:delText xml:space="preserve"> </w:delText>
        </w:r>
        <w:r>
          <w:rPr>
            <w:szCs w:val="24"/>
          </w:rPr>
          <w:delText>field toilet, must service and maintain each hand washing facility in a clean, san</w:delText>
        </w:r>
        <w:r>
          <w:rPr>
            <w:spacing w:val="-1"/>
            <w:szCs w:val="24"/>
          </w:rPr>
          <w:delText>i</w:delText>
        </w:r>
        <w:r>
          <w:rPr>
            <w:szCs w:val="24"/>
          </w:rPr>
          <w:delText>tary condition</w:delText>
        </w:r>
        <w:r>
          <w:rPr>
            <w:spacing w:val="1"/>
            <w:szCs w:val="24"/>
          </w:rPr>
          <w:delText xml:space="preserve"> </w:delText>
        </w:r>
        <w:r>
          <w:rPr>
            <w:szCs w:val="24"/>
          </w:rPr>
          <w:delText>and keep it in good repair at all times.</w:delText>
        </w:r>
      </w:del>
    </w:p>
    <w:p w14:paraId="7ADF2262" w14:textId="77777777" w:rsidR="00D730F5" w:rsidRDefault="00C373C5">
      <w:pPr>
        <w:tabs>
          <w:tab w:val="left" w:pos="820"/>
        </w:tabs>
        <w:spacing w:before="13" w:after="0" w:line="239" w:lineRule="auto"/>
        <w:ind w:left="820" w:right="487" w:hanging="360"/>
        <w:rPr>
          <w:del w:id="1066" w:author="Jill Guild" w:date="2026-09-25T20:04:00Z" w16du:dateUtc="2026-09-26T00:04:00Z"/>
          <w:szCs w:val="24"/>
        </w:rPr>
      </w:pPr>
      <w:del w:id="1067"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The hand washing water tank must prov</w:delText>
        </w:r>
        <w:r>
          <w:rPr>
            <w:spacing w:val="1"/>
            <w:szCs w:val="24"/>
          </w:rPr>
          <w:delText>i</w:delText>
        </w:r>
        <w:r>
          <w:rPr>
            <w:szCs w:val="24"/>
          </w:rPr>
          <w:delText xml:space="preserve">de at least fifteen (15) gallons.  The field toilet </w:delText>
        </w:r>
        <w:r>
          <w:rPr>
            <w:spacing w:val="1"/>
            <w:szCs w:val="24"/>
          </w:rPr>
          <w:delText>o</w:delText>
        </w:r>
        <w:r>
          <w:rPr>
            <w:spacing w:val="-1"/>
            <w:szCs w:val="24"/>
          </w:rPr>
          <w:delText>w</w:delText>
        </w:r>
        <w:r>
          <w:rPr>
            <w:szCs w:val="24"/>
          </w:rPr>
          <w:delText>ner, or lessee of such fie</w:delText>
        </w:r>
        <w:r>
          <w:rPr>
            <w:spacing w:val="-2"/>
            <w:szCs w:val="24"/>
          </w:rPr>
          <w:delText>l</w:delText>
        </w:r>
        <w:r>
          <w:rPr>
            <w:szCs w:val="24"/>
          </w:rPr>
          <w:delText>d toile</w:delText>
        </w:r>
        <w:r>
          <w:rPr>
            <w:spacing w:val="2"/>
            <w:szCs w:val="24"/>
          </w:rPr>
          <w:delText>t</w:delText>
        </w:r>
        <w:r>
          <w:rPr>
            <w:szCs w:val="24"/>
          </w:rPr>
          <w:delText>,</w:delText>
        </w:r>
        <w:r>
          <w:rPr>
            <w:spacing w:val="1"/>
            <w:szCs w:val="24"/>
          </w:rPr>
          <w:delText xml:space="preserve"> </w:delText>
        </w:r>
        <w:r>
          <w:rPr>
            <w:szCs w:val="24"/>
          </w:rPr>
          <w:delText>must refill the water tank with potable wa</w:delText>
        </w:r>
        <w:r>
          <w:rPr>
            <w:spacing w:val="2"/>
            <w:szCs w:val="24"/>
          </w:rPr>
          <w:delText>t</w:delText>
        </w:r>
        <w:r>
          <w:rPr>
            <w:szCs w:val="24"/>
          </w:rPr>
          <w:delText>er before it</w:delText>
        </w:r>
        <w:r>
          <w:rPr>
            <w:spacing w:val="1"/>
            <w:szCs w:val="24"/>
          </w:rPr>
          <w:delText xml:space="preserve"> </w:delText>
        </w:r>
        <w:r>
          <w:rPr>
            <w:szCs w:val="24"/>
          </w:rPr>
          <w:delText>becomes empty.</w:delText>
        </w:r>
      </w:del>
    </w:p>
    <w:p w14:paraId="5D3701B6" w14:textId="77777777" w:rsidR="00D730F5" w:rsidRDefault="00C373C5">
      <w:pPr>
        <w:tabs>
          <w:tab w:val="left" w:pos="820"/>
        </w:tabs>
        <w:spacing w:before="17" w:after="0" w:line="240" w:lineRule="auto"/>
        <w:ind w:left="460" w:right="-20"/>
        <w:rPr>
          <w:del w:id="1068" w:author="Jill Guild" w:date="2026-09-25T20:04:00Z" w16du:dateUtc="2026-09-26T00:04:00Z"/>
          <w:szCs w:val="24"/>
        </w:rPr>
      </w:pPr>
      <w:del w:id="1069"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 xml:space="preserve">A hand washing facility must be </w:delText>
        </w:r>
        <w:r>
          <w:rPr>
            <w:spacing w:val="-2"/>
            <w:szCs w:val="24"/>
          </w:rPr>
          <w:delText>l</w:delText>
        </w:r>
        <w:r>
          <w:rPr>
            <w:szCs w:val="24"/>
          </w:rPr>
          <w:delText>ocated adjacent to every field toilet.</w:delText>
        </w:r>
      </w:del>
    </w:p>
    <w:p w14:paraId="2249838D" w14:textId="77777777" w:rsidR="00D730F5" w:rsidRDefault="00D730F5">
      <w:pPr>
        <w:spacing w:after="0"/>
        <w:rPr>
          <w:del w:id="1070" w:author="Jill Guild" w:date="2026-09-25T20:04:00Z" w16du:dateUtc="2026-09-26T00:04:00Z"/>
        </w:rPr>
        <w:sectPr w:rsidR="00D730F5">
          <w:pgSz w:w="12240" w:h="15840"/>
          <w:pgMar w:top="820" w:right="1340" w:bottom="900" w:left="1460" w:header="0" w:footer="702" w:gutter="0"/>
          <w:cols w:space="720"/>
        </w:sectPr>
      </w:pPr>
    </w:p>
    <w:p w14:paraId="7948894B" w14:textId="77777777" w:rsidR="00D730F5" w:rsidRDefault="00C373C5">
      <w:pPr>
        <w:tabs>
          <w:tab w:val="left" w:pos="820"/>
        </w:tabs>
        <w:spacing w:before="79" w:after="0" w:line="274" w:lineRule="exact"/>
        <w:ind w:left="820" w:right="742" w:hanging="360"/>
        <w:rPr>
          <w:del w:id="1071" w:author="Jill Guild" w:date="2026-09-25T20:04:00Z" w16du:dateUtc="2026-09-26T00:04:00Z"/>
          <w:szCs w:val="24"/>
        </w:rPr>
      </w:pPr>
      <w:del w:id="1072"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The field toilet owner, or lessee of such</w:delText>
        </w:r>
        <w:r>
          <w:rPr>
            <w:spacing w:val="-1"/>
            <w:szCs w:val="24"/>
          </w:rPr>
          <w:delText xml:space="preserve"> </w:delText>
        </w:r>
        <w:r>
          <w:rPr>
            <w:szCs w:val="24"/>
          </w:rPr>
          <w:delText xml:space="preserve">field toilet, must provide one hand washing </w:delText>
        </w:r>
        <w:r>
          <w:rPr>
            <w:szCs w:val="24"/>
          </w:rPr>
          <w:delText>facility for every twenty (20)</w:delText>
        </w:r>
        <w:r>
          <w:rPr>
            <w:spacing w:val="1"/>
            <w:szCs w:val="24"/>
          </w:rPr>
          <w:delText xml:space="preserve"> </w:delText>
        </w:r>
        <w:r>
          <w:rPr>
            <w:szCs w:val="24"/>
          </w:rPr>
          <w:delText>employees or fraction thereof.</w:delText>
        </w:r>
      </w:del>
    </w:p>
    <w:p w14:paraId="6EC7F09D" w14:textId="77777777" w:rsidR="00D730F5" w:rsidRDefault="00C373C5">
      <w:pPr>
        <w:tabs>
          <w:tab w:val="left" w:pos="820"/>
        </w:tabs>
        <w:spacing w:before="13" w:after="0" w:line="240" w:lineRule="auto"/>
        <w:ind w:left="460" w:right="-20"/>
        <w:rPr>
          <w:del w:id="1073" w:author="Jill Guild" w:date="2026-09-25T20:04:00Z" w16du:dateUtc="2026-09-26T00:04:00Z"/>
          <w:szCs w:val="24"/>
        </w:rPr>
      </w:pPr>
      <w:del w:id="1074"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Hand wa</w:delText>
        </w:r>
        <w:r>
          <w:rPr>
            <w:spacing w:val="1"/>
            <w:szCs w:val="24"/>
          </w:rPr>
          <w:delText>sh</w:delText>
        </w:r>
        <w:r>
          <w:rPr>
            <w:szCs w:val="24"/>
          </w:rPr>
          <w:delText>ing water must be of drinkable quality.</w:delText>
        </w:r>
      </w:del>
    </w:p>
    <w:p w14:paraId="0766A64F" w14:textId="77777777" w:rsidR="00D730F5" w:rsidRDefault="00C373C5">
      <w:pPr>
        <w:tabs>
          <w:tab w:val="left" w:pos="820"/>
        </w:tabs>
        <w:spacing w:before="15" w:after="0" w:line="240" w:lineRule="auto"/>
        <w:ind w:left="460" w:right="-20"/>
        <w:rPr>
          <w:del w:id="1075" w:author="Jill Guild" w:date="2026-09-25T20:04:00Z" w16du:dateUtc="2026-09-26T00:04:00Z"/>
          <w:szCs w:val="24"/>
        </w:rPr>
      </w:pPr>
      <w:del w:id="1076"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A sign must be posted that says the water is only for hand washin</w:delText>
        </w:r>
        <w:r>
          <w:rPr>
            <w:spacing w:val="1"/>
            <w:szCs w:val="24"/>
          </w:rPr>
          <w:delText>g</w:delText>
        </w:r>
        <w:r>
          <w:rPr>
            <w:szCs w:val="24"/>
          </w:rPr>
          <w:delText>.</w:delText>
        </w:r>
      </w:del>
    </w:p>
    <w:p w14:paraId="0806CE23" w14:textId="77777777" w:rsidR="00D730F5" w:rsidRDefault="00C373C5">
      <w:pPr>
        <w:tabs>
          <w:tab w:val="left" w:pos="820"/>
        </w:tabs>
        <w:spacing w:before="14" w:after="0" w:line="240" w:lineRule="auto"/>
        <w:ind w:left="460" w:right="-20"/>
        <w:rPr>
          <w:del w:id="1077" w:author="Jill Guild" w:date="2026-09-25T20:04:00Z" w16du:dateUtc="2026-09-26T00:04:00Z"/>
          <w:szCs w:val="24"/>
        </w:rPr>
      </w:pPr>
      <w:del w:id="1078"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Soap and paper towels</w:delText>
        </w:r>
        <w:r>
          <w:rPr>
            <w:spacing w:val="2"/>
            <w:szCs w:val="24"/>
          </w:rPr>
          <w:delText xml:space="preserve"> </w:delText>
        </w:r>
        <w:r>
          <w:rPr>
            <w:szCs w:val="24"/>
          </w:rPr>
          <w:delText>must be provided.</w:delText>
        </w:r>
      </w:del>
    </w:p>
    <w:p w14:paraId="081ED95A" w14:textId="77777777" w:rsidR="00D730F5" w:rsidRDefault="00C373C5">
      <w:pPr>
        <w:tabs>
          <w:tab w:val="left" w:pos="820"/>
        </w:tabs>
        <w:spacing w:before="16" w:after="0" w:line="239" w:lineRule="auto"/>
        <w:ind w:left="820" w:right="50" w:hanging="360"/>
        <w:jc w:val="both"/>
        <w:rPr>
          <w:del w:id="1079" w:author="Jill Guild" w:date="2026-09-25T20:04:00Z" w16du:dateUtc="2026-09-26T00:04:00Z"/>
          <w:szCs w:val="24"/>
        </w:rPr>
      </w:pPr>
      <w:del w:id="1080"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A waste receptacle must be provided f</w:delText>
        </w:r>
        <w:r>
          <w:rPr>
            <w:spacing w:val="-1"/>
            <w:szCs w:val="24"/>
          </w:rPr>
          <w:delText>o</w:delText>
        </w:r>
        <w:r>
          <w:rPr>
            <w:szCs w:val="24"/>
          </w:rPr>
          <w:delText xml:space="preserve">r waste paper, cups and other trash, and should be </w:delText>
        </w:r>
        <w:r>
          <w:rPr>
            <w:spacing w:val="1"/>
            <w:szCs w:val="24"/>
          </w:rPr>
          <w:delText>c</w:delText>
        </w:r>
        <w:r>
          <w:rPr>
            <w:szCs w:val="24"/>
          </w:rPr>
          <w:delText>onstructed so as to prevent litt</w:delText>
        </w:r>
        <w:r>
          <w:rPr>
            <w:spacing w:val="-2"/>
            <w:szCs w:val="24"/>
          </w:rPr>
          <w:delText>e</w:delText>
        </w:r>
        <w:r>
          <w:rPr>
            <w:szCs w:val="24"/>
          </w:rPr>
          <w:delText>r from blowing out of it due to wind or during transport on roadways.</w:delText>
        </w:r>
      </w:del>
    </w:p>
    <w:p w14:paraId="228513DC" w14:textId="77777777" w:rsidR="00D730F5" w:rsidRDefault="00C373C5">
      <w:pPr>
        <w:tabs>
          <w:tab w:val="left" w:pos="820"/>
        </w:tabs>
        <w:spacing w:before="21" w:after="0" w:line="276" w:lineRule="exact"/>
        <w:ind w:left="820" w:right="129" w:hanging="360"/>
        <w:jc w:val="both"/>
        <w:rPr>
          <w:del w:id="1081" w:author="Jill Guild" w:date="2026-09-25T20:04:00Z" w16du:dateUtc="2026-09-26T00:04:00Z"/>
          <w:szCs w:val="24"/>
        </w:rPr>
      </w:pPr>
      <w:del w:id="1082"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The</w:delText>
        </w:r>
        <w:r>
          <w:rPr>
            <w:spacing w:val="1"/>
            <w:szCs w:val="24"/>
          </w:rPr>
          <w:delText xml:space="preserve"> </w:delText>
        </w:r>
        <w:r>
          <w:rPr>
            <w:szCs w:val="24"/>
          </w:rPr>
          <w:delText>hand</w:delText>
        </w:r>
        <w:r>
          <w:rPr>
            <w:spacing w:val="1"/>
            <w:szCs w:val="24"/>
          </w:rPr>
          <w:delText xml:space="preserve"> </w:delText>
        </w:r>
        <w:r>
          <w:rPr>
            <w:szCs w:val="24"/>
          </w:rPr>
          <w:delText>washing</w:delText>
        </w:r>
        <w:r>
          <w:rPr>
            <w:spacing w:val="1"/>
            <w:szCs w:val="24"/>
          </w:rPr>
          <w:delText xml:space="preserve"> </w:delText>
        </w:r>
        <w:r>
          <w:rPr>
            <w:szCs w:val="24"/>
          </w:rPr>
          <w:delText>facility</w:delText>
        </w:r>
        <w:r>
          <w:rPr>
            <w:spacing w:val="1"/>
            <w:szCs w:val="24"/>
          </w:rPr>
          <w:delText xml:space="preserve"> </w:delText>
        </w:r>
        <w:r>
          <w:rPr>
            <w:szCs w:val="24"/>
          </w:rPr>
          <w:delText>wast</w:delText>
        </w:r>
        <w:r>
          <w:rPr>
            <w:spacing w:val="1"/>
            <w:szCs w:val="24"/>
          </w:rPr>
          <w:delText>e</w:delText>
        </w:r>
        <w:r>
          <w:rPr>
            <w:spacing w:val="-1"/>
            <w:szCs w:val="24"/>
          </w:rPr>
          <w:delText>w</w:delText>
        </w:r>
        <w:r>
          <w:rPr>
            <w:szCs w:val="24"/>
          </w:rPr>
          <w:delText>ater</w:delText>
        </w:r>
        <w:r>
          <w:rPr>
            <w:spacing w:val="1"/>
            <w:szCs w:val="24"/>
          </w:rPr>
          <w:delText xml:space="preserve"> </w:delText>
        </w:r>
        <w:r>
          <w:rPr>
            <w:szCs w:val="24"/>
          </w:rPr>
          <w:delText xml:space="preserve">must discharge directly into a wastewater holding </w:delText>
        </w:r>
        <w:r>
          <w:rPr>
            <w:szCs w:val="24"/>
          </w:rPr>
          <w:delText>tank of 30 gallons capaci</w:delText>
        </w:r>
        <w:r>
          <w:rPr>
            <w:spacing w:val="2"/>
            <w:szCs w:val="24"/>
          </w:rPr>
          <w:delText>t</w:delText>
        </w:r>
        <w:r>
          <w:rPr>
            <w:szCs w:val="24"/>
          </w:rPr>
          <w:delText>y or greater.</w:delText>
        </w:r>
      </w:del>
    </w:p>
    <w:p w14:paraId="6657A14E" w14:textId="77777777" w:rsidR="00D730F5" w:rsidRDefault="00D730F5">
      <w:pPr>
        <w:spacing w:before="13" w:after="0" w:line="260" w:lineRule="exact"/>
        <w:rPr>
          <w:del w:id="1083" w:author="Jill Guild" w:date="2026-09-25T20:04:00Z" w16du:dateUtc="2026-09-26T00:04:00Z"/>
          <w:sz w:val="26"/>
          <w:szCs w:val="26"/>
        </w:rPr>
      </w:pPr>
    </w:p>
    <w:p w14:paraId="4AD42AFE" w14:textId="77777777" w:rsidR="00D730F5" w:rsidRDefault="00C373C5">
      <w:pPr>
        <w:spacing w:after="0" w:line="271" w:lineRule="exact"/>
        <w:ind w:left="100" w:right="-20"/>
        <w:rPr>
          <w:del w:id="1084" w:author="Jill Guild" w:date="2026-09-25T20:04:00Z" w16du:dateUtc="2026-09-26T00:04:00Z"/>
          <w:szCs w:val="24"/>
        </w:rPr>
      </w:pPr>
      <w:del w:id="1085" w:author="Jill Guild" w:date="2026-09-25T20:04:00Z" w16du:dateUtc="2026-09-26T00:04:00Z">
        <w:r>
          <w:rPr>
            <w:b/>
            <w:bCs/>
            <w:position w:val="-1"/>
            <w:szCs w:val="24"/>
            <w:u w:val="thick" w:color="000000"/>
          </w:rPr>
          <w:delText>Drinking</w:delText>
        </w:r>
        <w:r>
          <w:rPr>
            <w:b/>
            <w:bCs/>
            <w:spacing w:val="1"/>
            <w:position w:val="-1"/>
            <w:szCs w:val="24"/>
            <w:u w:val="thick" w:color="000000"/>
          </w:rPr>
          <w:delText xml:space="preserve"> </w:delText>
        </w:r>
        <w:r>
          <w:rPr>
            <w:b/>
            <w:bCs/>
            <w:position w:val="-1"/>
            <w:szCs w:val="24"/>
            <w:u w:val="thick" w:color="000000"/>
          </w:rPr>
          <w:delText>Water</w:delText>
        </w:r>
        <w:r>
          <w:rPr>
            <w:b/>
            <w:bCs/>
            <w:spacing w:val="1"/>
            <w:position w:val="-1"/>
            <w:szCs w:val="24"/>
            <w:u w:val="thick" w:color="000000"/>
          </w:rPr>
          <w:delText xml:space="preserve"> </w:delText>
        </w:r>
        <w:r>
          <w:rPr>
            <w:b/>
            <w:bCs/>
            <w:position w:val="-1"/>
            <w:szCs w:val="24"/>
            <w:u w:val="thick" w:color="000000"/>
          </w:rPr>
          <w:delText>Stations</w:delText>
        </w:r>
      </w:del>
    </w:p>
    <w:p w14:paraId="48821D34" w14:textId="77777777" w:rsidR="00D730F5" w:rsidRDefault="00D730F5">
      <w:pPr>
        <w:spacing w:before="11" w:after="0" w:line="240" w:lineRule="exact"/>
        <w:rPr>
          <w:del w:id="1086" w:author="Jill Guild" w:date="2026-09-25T20:04:00Z" w16du:dateUtc="2026-09-26T00:04:00Z"/>
          <w:szCs w:val="24"/>
        </w:rPr>
      </w:pPr>
    </w:p>
    <w:p w14:paraId="42A71FF1" w14:textId="77777777" w:rsidR="00D730F5" w:rsidRDefault="00C373C5">
      <w:pPr>
        <w:spacing w:before="29" w:after="0" w:line="240" w:lineRule="auto"/>
        <w:ind w:left="100" w:right="207"/>
        <w:rPr>
          <w:del w:id="1087" w:author="Jill Guild" w:date="2026-09-25T20:04:00Z" w16du:dateUtc="2026-09-26T00:04:00Z"/>
          <w:szCs w:val="24"/>
        </w:rPr>
      </w:pPr>
      <w:del w:id="1088" w:author="Jill Guild" w:date="2026-09-25T20:04:00Z" w16du:dateUtc="2026-09-26T00:04:00Z">
        <w:r>
          <w:rPr>
            <w:szCs w:val="24"/>
          </w:rPr>
          <w:delText>Drinking water must be placed in locations</w:delText>
        </w:r>
        <w:r>
          <w:rPr>
            <w:spacing w:val="-1"/>
            <w:szCs w:val="24"/>
          </w:rPr>
          <w:delText xml:space="preserve"> </w:delText>
        </w:r>
        <w:r>
          <w:rPr>
            <w:szCs w:val="24"/>
          </w:rPr>
          <w:delText>easily acce</w:delText>
        </w:r>
        <w:r>
          <w:rPr>
            <w:spacing w:val="1"/>
            <w:szCs w:val="24"/>
          </w:rPr>
          <w:delText>s</w:delText>
        </w:r>
        <w:r>
          <w:rPr>
            <w:szCs w:val="24"/>
          </w:rPr>
          <w:delText>sible to all employees.</w:delText>
        </w:r>
        <w:r>
          <w:rPr>
            <w:spacing w:val="3"/>
            <w:szCs w:val="24"/>
          </w:rPr>
          <w:delText xml:space="preserve"> </w:delText>
        </w:r>
        <w:r>
          <w:rPr>
            <w:szCs w:val="24"/>
          </w:rPr>
          <w:delText>Access to drinking water must be permitted at all times.</w:delText>
        </w:r>
      </w:del>
    </w:p>
    <w:p w14:paraId="20814867" w14:textId="77777777" w:rsidR="00D730F5" w:rsidRDefault="00D730F5">
      <w:pPr>
        <w:spacing w:before="14" w:after="0" w:line="280" w:lineRule="exact"/>
        <w:rPr>
          <w:del w:id="1089" w:author="Jill Guild" w:date="2026-09-25T20:04:00Z" w16du:dateUtc="2026-09-26T00:04:00Z"/>
          <w:sz w:val="28"/>
          <w:szCs w:val="28"/>
        </w:rPr>
      </w:pPr>
    </w:p>
    <w:p w14:paraId="1AC367D2" w14:textId="77777777" w:rsidR="00D730F5" w:rsidRDefault="00C373C5">
      <w:pPr>
        <w:tabs>
          <w:tab w:val="left" w:pos="820"/>
        </w:tabs>
        <w:spacing w:after="0" w:line="239" w:lineRule="auto"/>
        <w:ind w:left="820" w:right="395" w:hanging="360"/>
        <w:rPr>
          <w:del w:id="1090" w:author="Jill Guild" w:date="2026-09-25T20:04:00Z" w16du:dateUtc="2026-09-26T00:04:00Z"/>
          <w:szCs w:val="24"/>
        </w:rPr>
      </w:pPr>
      <w:del w:id="1091"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The field toilet owner, or lessee of such</w:delText>
        </w:r>
        <w:r>
          <w:rPr>
            <w:spacing w:val="-1"/>
            <w:szCs w:val="24"/>
          </w:rPr>
          <w:delText xml:space="preserve"> </w:delText>
        </w:r>
        <w:r>
          <w:rPr>
            <w:szCs w:val="24"/>
          </w:rPr>
          <w:delText>field toilet, must service and maintain each drinking water station in a clean, sanitary condition and keep it in good repair at all times.</w:delText>
        </w:r>
      </w:del>
    </w:p>
    <w:p w14:paraId="557292F1" w14:textId="77777777" w:rsidR="00D730F5" w:rsidRDefault="00C373C5">
      <w:pPr>
        <w:tabs>
          <w:tab w:val="left" w:pos="820"/>
        </w:tabs>
        <w:spacing w:before="18" w:after="0" w:line="239" w:lineRule="auto"/>
        <w:ind w:left="820" w:right="392" w:hanging="360"/>
        <w:rPr>
          <w:del w:id="1092" w:author="Jill Guild" w:date="2026-09-25T20:04:00Z" w16du:dateUtc="2026-09-26T00:04:00Z"/>
          <w:szCs w:val="24"/>
        </w:rPr>
      </w:pPr>
      <w:del w:id="1093"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Drinking water containers shall be regularly cleaned, shall be refill</w:delText>
        </w:r>
        <w:r>
          <w:rPr>
            <w:spacing w:val="1"/>
            <w:szCs w:val="24"/>
          </w:rPr>
          <w:delText>e</w:delText>
        </w:r>
        <w:r>
          <w:rPr>
            <w:szCs w:val="24"/>
          </w:rPr>
          <w:delText>d daily or more often as necessary, and shall be kept</w:delText>
        </w:r>
        <w:r>
          <w:rPr>
            <w:szCs w:val="24"/>
          </w:rPr>
          <w:delText xml:space="preserve"> covered and protected to prevent persons from dipping the water by</w:delText>
        </w:r>
        <w:r>
          <w:rPr>
            <w:spacing w:val="-1"/>
            <w:szCs w:val="24"/>
          </w:rPr>
          <w:delText xml:space="preserve"> </w:delText>
        </w:r>
        <w:r>
          <w:rPr>
            <w:szCs w:val="24"/>
          </w:rPr>
          <w:delText>hand or otherwise contaminating it.</w:delText>
        </w:r>
      </w:del>
    </w:p>
    <w:p w14:paraId="277C1579" w14:textId="77777777" w:rsidR="00D730F5" w:rsidRDefault="00C373C5">
      <w:pPr>
        <w:tabs>
          <w:tab w:val="left" w:pos="820"/>
        </w:tabs>
        <w:spacing w:before="21" w:after="0" w:line="276" w:lineRule="exact"/>
        <w:ind w:left="820" w:right="515" w:hanging="360"/>
        <w:rPr>
          <w:del w:id="1094" w:author="Jill Guild" w:date="2026-09-25T20:04:00Z" w16du:dateUtc="2026-09-26T00:04:00Z"/>
          <w:szCs w:val="24"/>
        </w:rPr>
      </w:pPr>
      <w:del w:id="1095"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The water shall be fresh and pure, sui</w:delText>
        </w:r>
        <w:r>
          <w:rPr>
            <w:spacing w:val="1"/>
            <w:szCs w:val="24"/>
          </w:rPr>
          <w:delText>t</w:delText>
        </w:r>
        <w:r>
          <w:rPr>
            <w:szCs w:val="24"/>
          </w:rPr>
          <w:delText>ably cool, and in sufficient amounts, taking into account the air temperature, humidity, and the nature of the work performed, to meet the</w:delText>
        </w:r>
        <w:r>
          <w:rPr>
            <w:spacing w:val="2"/>
            <w:szCs w:val="24"/>
          </w:rPr>
          <w:delText xml:space="preserve"> </w:delText>
        </w:r>
        <w:r>
          <w:rPr>
            <w:szCs w:val="24"/>
          </w:rPr>
          <w:delText>needs of all employees.</w:delText>
        </w:r>
      </w:del>
    </w:p>
    <w:p w14:paraId="5E508857" w14:textId="77777777" w:rsidR="00D730F5" w:rsidRDefault="00C373C5">
      <w:pPr>
        <w:tabs>
          <w:tab w:val="left" w:pos="820"/>
        </w:tabs>
        <w:spacing w:before="18" w:after="0" w:line="274" w:lineRule="exact"/>
        <w:ind w:left="820" w:right="273" w:hanging="360"/>
        <w:rPr>
          <w:del w:id="1096" w:author="Jill Guild" w:date="2026-09-25T20:04:00Z" w16du:dateUtc="2026-09-26T00:04:00Z"/>
          <w:szCs w:val="24"/>
        </w:rPr>
      </w:pPr>
      <w:del w:id="1097"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The water shall be di</w:delText>
        </w:r>
        <w:r>
          <w:rPr>
            <w:spacing w:val="1"/>
            <w:szCs w:val="24"/>
          </w:rPr>
          <w:delText>s</w:delText>
        </w:r>
        <w:r>
          <w:rPr>
            <w:szCs w:val="24"/>
          </w:rPr>
          <w:delText xml:space="preserve">pensed in </w:delText>
        </w:r>
        <w:r>
          <w:rPr>
            <w:spacing w:val="1"/>
            <w:szCs w:val="24"/>
          </w:rPr>
          <w:delText>s</w:delText>
        </w:r>
        <w:r>
          <w:rPr>
            <w:spacing w:val="-1"/>
            <w:szCs w:val="24"/>
          </w:rPr>
          <w:delText>i</w:delText>
        </w:r>
        <w:r>
          <w:rPr>
            <w:szCs w:val="24"/>
          </w:rPr>
          <w:delText>ngle-use</w:delText>
        </w:r>
        <w:r>
          <w:rPr>
            <w:spacing w:val="1"/>
            <w:szCs w:val="24"/>
          </w:rPr>
          <w:delText xml:space="preserve"> </w:delText>
        </w:r>
        <w:r>
          <w:rPr>
            <w:szCs w:val="24"/>
          </w:rPr>
          <w:delText>drinking cups or by fountains. (The use of common drinking cups or dippers is prohibited.)</w:delText>
        </w:r>
      </w:del>
    </w:p>
    <w:p w14:paraId="528B5316" w14:textId="77777777" w:rsidR="00D730F5" w:rsidRDefault="00C373C5">
      <w:pPr>
        <w:tabs>
          <w:tab w:val="left" w:pos="820"/>
        </w:tabs>
        <w:spacing w:before="17" w:after="0" w:line="276" w:lineRule="exact"/>
        <w:ind w:left="820" w:right="84" w:hanging="360"/>
        <w:rPr>
          <w:del w:id="1098" w:author="Jill Guild" w:date="2026-09-25T20:04:00Z" w16du:dateUtc="2026-09-26T00:04:00Z"/>
          <w:szCs w:val="24"/>
        </w:rPr>
      </w:pPr>
      <w:del w:id="1099" w:author="Jill Guild" w:date="2026-09-25T20:04:00Z" w16du:dateUtc="2026-09-26T00:04:00Z">
        <w:r>
          <w:rPr>
            <w:rFonts w:ascii="Times New Roman" w:eastAsia="Times New Roman" w:hAnsi="Times New Roman" w:cs="Times New Roman"/>
            <w:w w:val="131"/>
            <w:szCs w:val="24"/>
          </w:rPr>
          <w:delText>•</w:delText>
        </w:r>
        <w:r>
          <w:rPr>
            <w:rFonts w:ascii="Times New Roman" w:eastAsia="Times New Roman" w:hAnsi="Times New Roman" w:cs="Times New Roman"/>
            <w:szCs w:val="24"/>
          </w:rPr>
          <w:tab/>
        </w:r>
        <w:r>
          <w:rPr>
            <w:szCs w:val="24"/>
          </w:rPr>
          <w:delText>Drinking water containers shall be constructed of mate</w:delText>
        </w:r>
        <w:r>
          <w:rPr>
            <w:spacing w:val="-1"/>
            <w:szCs w:val="24"/>
          </w:rPr>
          <w:delText>r</w:delText>
        </w:r>
        <w:r>
          <w:rPr>
            <w:szCs w:val="24"/>
          </w:rPr>
          <w:delText xml:space="preserve">ials that </w:delText>
        </w:r>
        <w:r>
          <w:rPr>
            <w:szCs w:val="24"/>
          </w:rPr>
          <w:delText>maintain water quality, and shall be provided with a faucet, fountain, or other suitable devi</w:delText>
        </w:r>
        <w:r>
          <w:rPr>
            <w:spacing w:val="1"/>
            <w:szCs w:val="24"/>
          </w:rPr>
          <w:delText>c</w:delText>
        </w:r>
        <w:r>
          <w:rPr>
            <w:szCs w:val="24"/>
          </w:rPr>
          <w:delText>e for drawing the water.</w:delText>
        </w:r>
      </w:del>
    </w:p>
    <w:p w14:paraId="45FF58E5" w14:textId="77777777" w:rsidR="00D730F5" w:rsidRDefault="00D730F5">
      <w:pPr>
        <w:spacing w:before="13" w:after="0" w:line="260" w:lineRule="exact"/>
        <w:rPr>
          <w:del w:id="1100" w:author="Jill Guild" w:date="2026-09-25T20:04:00Z" w16du:dateUtc="2026-09-26T00:04:00Z"/>
          <w:sz w:val="26"/>
          <w:szCs w:val="26"/>
        </w:rPr>
      </w:pPr>
    </w:p>
    <w:p w14:paraId="7002243A" w14:textId="77777777" w:rsidR="00D730F5" w:rsidRDefault="00C373C5">
      <w:pPr>
        <w:spacing w:after="0" w:line="271" w:lineRule="exact"/>
        <w:ind w:left="100" w:right="-20"/>
        <w:rPr>
          <w:del w:id="1101" w:author="Jill Guild" w:date="2026-09-25T20:04:00Z" w16du:dateUtc="2026-09-26T00:04:00Z"/>
          <w:szCs w:val="24"/>
        </w:rPr>
      </w:pPr>
      <w:del w:id="1102" w:author="Jill Guild" w:date="2026-09-25T20:04:00Z" w16du:dateUtc="2026-09-26T00:04:00Z">
        <w:r>
          <w:rPr>
            <w:b/>
            <w:bCs/>
            <w:position w:val="-1"/>
            <w:szCs w:val="24"/>
            <w:u w:val="thick" w:color="000000"/>
          </w:rPr>
          <w:delText>Inspection</w:delText>
        </w:r>
      </w:del>
    </w:p>
    <w:p w14:paraId="1D34B983" w14:textId="77777777" w:rsidR="00D730F5" w:rsidRDefault="00D730F5">
      <w:pPr>
        <w:spacing w:before="11" w:after="0" w:line="240" w:lineRule="exact"/>
        <w:rPr>
          <w:del w:id="1103" w:author="Jill Guild" w:date="2026-09-25T20:04:00Z" w16du:dateUtc="2026-09-26T00:04:00Z"/>
          <w:szCs w:val="24"/>
        </w:rPr>
      </w:pPr>
    </w:p>
    <w:p w14:paraId="0ABD9469" w14:textId="77777777" w:rsidR="00D730F5" w:rsidRDefault="00C373C5">
      <w:pPr>
        <w:spacing w:before="29" w:after="0" w:line="240" w:lineRule="auto"/>
        <w:ind w:left="100" w:right="341"/>
        <w:rPr>
          <w:del w:id="1104" w:author="Jill Guild" w:date="2026-09-25T20:04:00Z" w16du:dateUtc="2026-09-26T00:04:00Z"/>
          <w:szCs w:val="24"/>
        </w:rPr>
      </w:pPr>
      <w:del w:id="1105" w:author="Jill Guild" w:date="2026-09-25T20:04:00Z" w16du:dateUtc="2026-09-26T00:04:00Z">
        <w:r>
          <w:rPr>
            <w:szCs w:val="24"/>
          </w:rPr>
          <w:delText>Environmental</w:delText>
        </w:r>
        <w:r>
          <w:rPr>
            <w:spacing w:val="1"/>
            <w:szCs w:val="24"/>
          </w:rPr>
          <w:delText xml:space="preserve"> </w:delText>
        </w:r>
        <w:r>
          <w:rPr>
            <w:szCs w:val="24"/>
          </w:rPr>
          <w:delText>Health</w:delText>
        </w:r>
        <w:r>
          <w:rPr>
            <w:spacing w:val="1"/>
            <w:szCs w:val="24"/>
          </w:rPr>
          <w:delText xml:space="preserve"> </w:delText>
        </w:r>
        <w:r>
          <w:rPr>
            <w:szCs w:val="24"/>
          </w:rPr>
          <w:delText>Specialists</w:delText>
        </w:r>
        <w:r>
          <w:rPr>
            <w:spacing w:val="1"/>
            <w:szCs w:val="24"/>
          </w:rPr>
          <w:delText xml:space="preserve"> </w:delText>
        </w:r>
        <w:r>
          <w:rPr>
            <w:szCs w:val="24"/>
          </w:rPr>
          <w:delText>will</w:delText>
        </w:r>
        <w:r>
          <w:rPr>
            <w:spacing w:val="1"/>
            <w:szCs w:val="24"/>
          </w:rPr>
          <w:delText xml:space="preserve"> </w:delText>
        </w:r>
        <w:r>
          <w:rPr>
            <w:szCs w:val="24"/>
          </w:rPr>
          <w:delText>inspe</w:delText>
        </w:r>
        <w:r>
          <w:rPr>
            <w:spacing w:val="1"/>
            <w:szCs w:val="24"/>
          </w:rPr>
          <w:delText>c</w:delText>
        </w:r>
        <w:r>
          <w:rPr>
            <w:szCs w:val="24"/>
          </w:rPr>
          <w:delText>t</w:delText>
        </w:r>
        <w:r>
          <w:rPr>
            <w:spacing w:val="1"/>
            <w:szCs w:val="24"/>
          </w:rPr>
          <w:delText xml:space="preserve"> </w:delText>
        </w:r>
        <w:r>
          <w:rPr>
            <w:szCs w:val="24"/>
          </w:rPr>
          <w:delText>field</w:delText>
        </w:r>
        <w:r>
          <w:rPr>
            <w:spacing w:val="1"/>
            <w:szCs w:val="24"/>
          </w:rPr>
          <w:delText xml:space="preserve"> </w:delText>
        </w:r>
        <w:r>
          <w:rPr>
            <w:szCs w:val="24"/>
          </w:rPr>
          <w:delText>toilets,</w:delText>
        </w:r>
        <w:r>
          <w:rPr>
            <w:spacing w:val="1"/>
            <w:szCs w:val="24"/>
          </w:rPr>
          <w:delText xml:space="preserve"> </w:delText>
        </w:r>
        <w:r>
          <w:rPr>
            <w:szCs w:val="24"/>
          </w:rPr>
          <w:delText>hand</w:delText>
        </w:r>
        <w:r>
          <w:rPr>
            <w:spacing w:val="1"/>
            <w:szCs w:val="24"/>
          </w:rPr>
          <w:delText xml:space="preserve"> </w:delText>
        </w:r>
        <w:r>
          <w:rPr>
            <w:szCs w:val="24"/>
          </w:rPr>
          <w:delText>washing facilities and drinking water stations at storage yards or</w:delText>
        </w:r>
        <w:r>
          <w:rPr>
            <w:spacing w:val="-1"/>
            <w:szCs w:val="24"/>
          </w:rPr>
          <w:delText xml:space="preserve"> </w:delText>
        </w:r>
        <w:r>
          <w:rPr>
            <w:szCs w:val="24"/>
          </w:rPr>
          <w:delText>in agricultural fields.  All agricultural operations</w:delText>
        </w:r>
        <w:r>
          <w:rPr>
            <w:spacing w:val="1"/>
            <w:szCs w:val="24"/>
          </w:rPr>
          <w:delText xml:space="preserve"> </w:delText>
        </w:r>
        <w:r>
          <w:rPr>
            <w:szCs w:val="24"/>
          </w:rPr>
          <w:delText>subject</w:delText>
        </w:r>
        <w:r>
          <w:rPr>
            <w:spacing w:val="1"/>
            <w:szCs w:val="24"/>
          </w:rPr>
          <w:delText xml:space="preserve"> </w:delText>
        </w:r>
        <w:r>
          <w:rPr>
            <w:szCs w:val="24"/>
          </w:rPr>
          <w:delText>to</w:delText>
        </w:r>
        <w:r>
          <w:rPr>
            <w:spacing w:val="1"/>
            <w:szCs w:val="24"/>
          </w:rPr>
          <w:delText xml:space="preserve"> </w:delText>
        </w:r>
        <w:r>
          <w:rPr>
            <w:szCs w:val="24"/>
          </w:rPr>
          <w:delText>permitting</w:delText>
        </w:r>
        <w:r>
          <w:rPr>
            <w:spacing w:val="1"/>
            <w:szCs w:val="24"/>
          </w:rPr>
          <w:delText xml:space="preserve"> </w:delText>
        </w:r>
        <w:r>
          <w:rPr>
            <w:szCs w:val="24"/>
          </w:rPr>
          <w:delText>and</w:delText>
        </w:r>
        <w:r>
          <w:rPr>
            <w:spacing w:val="1"/>
            <w:szCs w:val="24"/>
          </w:rPr>
          <w:delText xml:space="preserve"> </w:delText>
        </w:r>
        <w:r>
          <w:rPr>
            <w:szCs w:val="24"/>
          </w:rPr>
          <w:delText>inspection must allow the environmental health specialist inspector to enter</w:delText>
        </w:r>
        <w:r>
          <w:rPr>
            <w:spacing w:val="-1"/>
            <w:szCs w:val="24"/>
          </w:rPr>
          <w:delText xml:space="preserve"> </w:delText>
        </w:r>
        <w:r>
          <w:rPr>
            <w:szCs w:val="24"/>
          </w:rPr>
          <w:delText>such premises at any time.</w:delText>
        </w:r>
      </w:del>
    </w:p>
    <w:p w14:paraId="25F32E01" w14:textId="77777777" w:rsidR="00D730F5" w:rsidRDefault="00D730F5">
      <w:pPr>
        <w:spacing w:before="16" w:after="0" w:line="260" w:lineRule="exact"/>
        <w:rPr>
          <w:del w:id="1106" w:author="Jill Guild" w:date="2026-09-25T20:04:00Z" w16du:dateUtc="2026-09-26T00:04:00Z"/>
          <w:sz w:val="26"/>
          <w:szCs w:val="26"/>
        </w:rPr>
      </w:pPr>
    </w:p>
    <w:p w14:paraId="7D389621" w14:textId="77777777" w:rsidR="00D730F5" w:rsidRDefault="00C373C5">
      <w:pPr>
        <w:spacing w:after="0" w:line="239" w:lineRule="auto"/>
        <w:ind w:left="100" w:right="326"/>
        <w:jc w:val="both"/>
        <w:rPr>
          <w:del w:id="1107" w:author="Jill Guild" w:date="2026-09-25T20:04:00Z" w16du:dateUtc="2026-09-26T00:04:00Z"/>
          <w:szCs w:val="24"/>
        </w:rPr>
      </w:pPr>
      <w:del w:id="1108" w:author="Jill Guild" w:date="2026-09-25T20:04:00Z" w16du:dateUtc="2026-09-26T00:04:00Z">
        <w:r>
          <w:rPr>
            <w:szCs w:val="24"/>
          </w:rPr>
          <w:delText xml:space="preserve">An inspection report </w:delText>
        </w:r>
        <w:r>
          <w:rPr>
            <w:spacing w:val="-2"/>
            <w:szCs w:val="24"/>
          </w:rPr>
          <w:delText>w</w:delText>
        </w:r>
        <w:r>
          <w:rPr>
            <w:szCs w:val="24"/>
          </w:rPr>
          <w:delText>ill be completed at each inspecti</w:delText>
        </w:r>
        <w:r>
          <w:rPr>
            <w:spacing w:val="1"/>
            <w:szCs w:val="24"/>
          </w:rPr>
          <w:delText>o</w:delText>
        </w:r>
        <w:r>
          <w:rPr>
            <w:szCs w:val="24"/>
          </w:rPr>
          <w:delText>n site.</w:delText>
        </w:r>
        <w:r>
          <w:rPr>
            <w:szCs w:val="24"/>
          </w:rPr>
          <w:delText xml:space="preserve"> </w:delText>
        </w:r>
        <w:r>
          <w:rPr>
            <w:spacing w:val="1"/>
            <w:szCs w:val="24"/>
          </w:rPr>
          <w:delText xml:space="preserve"> </w:delText>
        </w:r>
        <w:r>
          <w:rPr>
            <w:szCs w:val="24"/>
          </w:rPr>
          <w:delText xml:space="preserve">The inspection report will list any violations </w:delText>
        </w:r>
        <w:r>
          <w:rPr>
            <w:spacing w:val="1"/>
            <w:szCs w:val="24"/>
          </w:rPr>
          <w:delText>a</w:delText>
        </w:r>
        <w:r>
          <w:rPr>
            <w:szCs w:val="24"/>
          </w:rPr>
          <w:delText>nd reference the statute or regulation v</w:delText>
        </w:r>
        <w:r>
          <w:rPr>
            <w:spacing w:val="-1"/>
            <w:szCs w:val="24"/>
          </w:rPr>
          <w:delText>i</w:delText>
        </w:r>
        <w:r>
          <w:rPr>
            <w:spacing w:val="1"/>
            <w:szCs w:val="24"/>
          </w:rPr>
          <w:delText>o</w:delText>
        </w:r>
        <w:r>
          <w:rPr>
            <w:spacing w:val="-1"/>
            <w:szCs w:val="24"/>
          </w:rPr>
          <w:delText>l</w:delText>
        </w:r>
        <w:r>
          <w:rPr>
            <w:szCs w:val="24"/>
          </w:rPr>
          <w:delText>ate</w:delText>
        </w:r>
        <w:r>
          <w:rPr>
            <w:spacing w:val="1"/>
            <w:szCs w:val="24"/>
          </w:rPr>
          <w:delText>d</w:delText>
        </w:r>
        <w:r>
          <w:rPr>
            <w:szCs w:val="24"/>
          </w:rPr>
          <w:delText>.  The report will also be used as a notice of correction.</w:delText>
        </w:r>
      </w:del>
    </w:p>
    <w:p w14:paraId="7EE471E9" w14:textId="77777777" w:rsidR="00D730F5" w:rsidRDefault="00D730F5">
      <w:pPr>
        <w:spacing w:before="16" w:after="0" w:line="260" w:lineRule="exact"/>
        <w:rPr>
          <w:del w:id="1109" w:author="Jill Guild" w:date="2026-09-25T20:04:00Z" w16du:dateUtc="2026-09-26T00:04:00Z"/>
          <w:sz w:val="26"/>
          <w:szCs w:val="26"/>
        </w:rPr>
      </w:pPr>
    </w:p>
    <w:p w14:paraId="1CF2F680" w14:textId="77777777" w:rsidR="00D730F5" w:rsidRDefault="00C373C5">
      <w:pPr>
        <w:spacing w:after="0" w:line="240" w:lineRule="auto"/>
        <w:ind w:left="100" w:right="102"/>
        <w:rPr>
          <w:del w:id="1110" w:author="Jill Guild" w:date="2026-09-25T20:04:00Z" w16du:dateUtc="2026-09-26T00:04:00Z"/>
          <w:szCs w:val="24"/>
        </w:rPr>
      </w:pPr>
      <w:del w:id="1111" w:author="Jill Guild" w:date="2026-09-25T20:04:00Z" w16du:dateUtc="2026-09-26T00:04:00Z">
        <w:r>
          <w:rPr>
            <w:szCs w:val="24"/>
          </w:rPr>
          <w:delText xml:space="preserve">A copy of the inspection report </w:delText>
        </w:r>
        <w:r>
          <w:rPr>
            <w:spacing w:val="-2"/>
            <w:szCs w:val="24"/>
          </w:rPr>
          <w:delText>w</w:delText>
        </w:r>
        <w:r>
          <w:rPr>
            <w:szCs w:val="24"/>
          </w:rPr>
          <w:delText xml:space="preserve">ill be </w:delText>
        </w:r>
        <w:r>
          <w:rPr>
            <w:spacing w:val="1"/>
            <w:szCs w:val="24"/>
          </w:rPr>
          <w:delText>g</w:delText>
        </w:r>
        <w:r>
          <w:rPr>
            <w:spacing w:val="-1"/>
            <w:szCs w:val="24"/>
          </w:rPr>
          <w:delText>i</w:delText>
        </w:r>
        <w:r>
          <w:rPr>
            <w:szCs w:val="24"/>
          </w:rPr>
          <w:delText>ven to the owner or operator.</w:delText>
        </w:r>
        <w:r>
          <w:rPr>
            <w:spacing w:val="65"/>
            <w:szCs w:val="24"/>
          </w:rPr>
          <w:delText xml:space="preserve"> </w:delText>
        </w:r>
        <w:r>
          <w:rPr>
            <w:szCs w:val="24"/>
          </w:rPr>
          <w:delText>All violations will be reported to the Employ</w:delText>
        </w:r>
        <w:r>
          <w:rPr>
            <w:spacing w:val="1"/>
            <w:szCs w:val="24"/>
          </w:rPr>
          <w:delText>m</w:delText>
        </w:r>
        <w:r>
          <w:rPr>
            <w:szCs w:val="24"/>
          </w:rPr>
          <w:delText>ent Development Department as required by Section</w:delText>
        </w:r>
      </w:del>
    </w:p>
    <w:p w14:paraId="2FE753E8" w14:textId="77777777" w:rsidR="00D730F5" w:rsidRDefault="00C373C5">
      <w:pPr>
        <w:spacing w:after="0" w:line="240" w:lineRule="auto"/>
        <w:ind w:left="100" w:right="-20"/>
        <w:rPr>
          <w:del w:id="1112" w:author="Jill Guild" w:date="2026-09-25T20:04:00Z" w16du:dateUtc="2026-09-26T00:04:00Z"/>
          <w:szCs w:val="24"/>
        </w:rPr>
      </w:pPr>
      <w:del w:id="1113" w:author="Jill Guild" w:date="2026-09-25T20:04:00Z" w16du:dateUtc="2026-09-26T00:04:00Z">
        <w:r>
          <w:rPr>
            <w:szCs w:val="24"/>
          </w:rPr>
          <w:delText>113355 (b), H&amp;S.</w:delText>
        </w:r>
      </w:del>
    </w:p>
    <w:p w14:paraId="588AC917" w14:textId="77777777" w:rsidR="00D730F5" w:rsidRDefault="00D730F5">
      <w:pPr>
        <w:spacing w:before="17" w:after="0" w:line="260" w:lineRule="exact"/>
        <w:rPr>
          <w:del w:id="1114" w:author="Jill Guild" w:date="2026-09-25T20:04:00Z" w16du:dateUtc="2026-09-26T00:04:00Z"/>
          <w:sz w:val="26"/>
          <w:szCs w:val="26"/>
        </w:rPr>
      </w:pPr>
    </w:p>
    <w:p w14:paraId="5F516114" w14:textId="77777777" w:rsidR="00D730F5" w:rsidRDefault="00C373C5">
      <w:pPr>
        <w:spacing w:after="0" w:line="240" w:lineRule="auto"/>
        <w:ind w:left="100" w:right="-20"/>
        <w:rPr>
          <w:del w:id="1115" w:author="Jill Guild" w:date="2026-09-25T20:04:00Z" w16du:dateUtc="2026-09-26T00:04:00Z"/>
          <w:szCs w:val="24"/>
        </w:rPr>
      </w:pPr>
      <w:del w:id="1116" w:author="Jill Guild" w:date="2026-09-25T20:04:00Z" w16du:dateUtc="2026-09-26T00:04:00Z">
        <w:r>
          <w:rPr>
            <w:b/>
            <w:bCs/>
            <w:szCs w:val="24"/>
            <w:u w:val="thick" w:color="000000"/>
          </w:rPr>
          <w:delText>Enforcement</w:delText>
        </w:r>
      </w:del>
    </w:p>
    <w:p w14:paraId="5006216B" w14:textId="77777777" w:rsidR="00D730F5" w:rsidRDefault="00D730F5">
      <w:pPr>
        <w:spacing w:after="0"/>
        <w:rPr>
          <w:del w:id="1117" w:author="Jill Guild" w:date="2026-09-25T20:04:00Z" w16du:dateUtc="2026-09-26T00:04:00Z"/>
        </w:rPr>
        <w:sectPr w:rsidR="00D730F5">
          <w:pgSz w:w="12240" w:h="15840"/>
          <w:pgMar w:top="840" w:right="1340" w:bottom="900" w:left="1460" w:header="0" w:footer="702" w:gutter="0"/>
          <w:cols w:space="720"/>
        </w:sectPr>
      </w:pPr>
    </w:p>
    <w:p w14:paraId="163CE7F5" w14:textId="77777777" w:rsidR="00D730F5" w:rsidRDefault="00C373C5">
      <w:pPr>
        <w:spacing w:before="77" w:after="0" w:line="240" w:lineRule="auto"/>
        <w:ind w:left="120" w:right="342"/>
        <w:rPr>
          <w:del w:id="1118" w:author="Jill Guild" w:date="2026-09-25T20:04:00Z" w16du:dateUtc="2026-09-26T00:04:00Z"/>
          <w:szCs w:val="24"/>
        </w:rPr>
      </w:pPr>
      <w:del w:id="1119" w:author="Jill Guild" w:date="2026-09-25T20:04:00Z" w16du:dateUtc="2026-09-26T00:04:00Z">
        <w:r>
          <w:rPr>
            <w:szCs w:val="24"/>
          </w:rPr>
          <w:delText>Violations</w:delText>
        </w:r>
        <w:r>
          <w:rPr>
            <w:spacing w:val="1"/>
            <w:szCs w:val="24"/>
          </w:rPr>
          <w:delText xml:space="preserve"> </w:delText>
        </w:r>
        <w:r>
          <w:rPr>
            <w:szCs w:val="24"/>
          </w:rPr>
          <w:delText>will</w:delText>
        </w:r>
        <w:r>
          <w:rPr>
            <w:spacing w:val="1"/>
            <w:szCs w:val="24"/>
          </w:rPr>
          <w:delText xml:space="preserve"> </w:delText>
        </w:r>
        <w:r>
          <w:rPr>
            <w:szCs w:val="24"/>
          </w:rPr>
          <w:delText>be</w:delText>
        </w:r>
        <w:r>
          <w:rPr>
            <w:spacing w:val="1"/>
            <w:szCs w:val="24"/>
          </w:rPr>
          <w:delText xml:space="preserve"> </w:delText>
        </w:r>
        <w:r>
          <w:rPr>
            <w:szCs w:val="24"/>
          </w:rPr>
          <w:delText>referred</w:delText>
        </w:r>
        <w:r>
          <w:rPr>
            <w:spacing w:val="1"/>
            <w:szCs w:val="24"/>
          </w:rPr>
          <w:delText xml:space="preserve"> </w:delText>
        </w:r>
        <w:r>
          <w:rPr>
            <w:szCs w:val="24"/>
          </w:rPr>
          <w:delText>to</w:delText>
        </w:r>
        <w:r>
          <w:rPr>
            <w:spacing w:val="1"/>
            <w:szCs w:val="24"/>
          </w:rPr>
          <w:delText xml:space="preserve"> </w:delText>
        </w:r>
        <w:r>
          <w:rPr>
            <w:szCs w:val="24"/>
          </w:rPr>
          <w:delText>as</w:delText>
        </w:r>
        <w:r>
          <w:rPr>
            <w:spacing w:val="1"/>
            <w:szCs w:val="24"/>
          </w:rPr>
          <w:delText xml:space="preserve"> </w:delText>
        </w:r>
        <w:r>
          <w:rPr>
            <w:szCs w:val="24"/>
          </w:rPr>
          <w:delText xml:space="preserve">critical or non-critical. </w:delText>
        </w:r>
        <w:r>
          <w:rPr>
            <w:spacing w:val="1"/>
            <w:szCs w:val="24"/>
          </w:rPr>
          <w:delText xml:space="preserve"> </w:delText>
        </w:r>
        <w:r>
          <w:rPr>
            <w:spacing w:val="-2"/>
            <w:szCs w:val="24"/>
          </w:rPr>
          <w:delText>A</w:delText>
        </w:r>
        <w:r>
          <w:rPr>
            <w:szCs w:val="24"/>
          </w:rPr>
          <w:delText>ll critical violations must be corrected immediatel</w:delText>
        </w:r>
        <w:r>
          <w:rPr>
            <w:spacing w:val="1"/>
            <w:szCs w:val="24"/>
          </w:rPr>
          <w:delText>y</w:delText>
        </w:r>
        <w:r>
          <w:rPr>
            <w:szCs w:val="24"/>
          </w:rPr>
          <w:delText xml:space="preserve">. </w:delText>
        </w:r>
        <w:r>
          <w:rPr>
            <w:spacing w:val="1"/>
            <w:szCs w:val="24"/>
          </w:rPr>
          <w:delText xml:space="preserve"> </w:delText>
        </w:r>
        <w:r>
          <w:rPr>
            <w:szCs w:val="24"/>
          </w:rPr>
          <w:delText xml:space="preserve">Non-critical violations must be </w:delText>
        </w:r>
        <w:r>
          <w:rPr>
            <w:szCs w:val="24"/>
          </w:rPr>
          <w:delText>corrected within five working days of notification to the operator.</w:delText>
        </w:r>
      </w:del>
    </w:p>
    <w:p w14:paraId="399B4C90" w14:textId="77777777" w:rsidR="00D730F5" w:rsidRDefault="00D730F5">
      <w:pPr>
        <w:spacing w:before="16" w:after="0" w:line="260" w:lineRule="exact"/>
        <w:rPr>
          <w:del w:id="1120" w:author="Jill Guild" w:date="2026-09-25T20:04:00Z" w16du:dateUtc="2026-09-26T00:04:00Z"/>
          <w:sz w:val="26"/>
          <w:szCs w:val="26"/>
        </w:rPr>
      </w:pPr>
    </w:p>
    <w:p w14:paraId="15D510C0" w14:textId="77777777" w:rsidR="00D730F5" w:rsidRDefault="00C373C5">
      <w:pPr>
        <w:spacing w:after="0" w:line="240" w:lineRule="auto"/>
        <w:ind w:left="120" w:right="45"/>
        <w:rPr>
          <w:del w:id="1121" w:author="Jill Guild" w:date="2026-09-25T20:04:00Z" w16du:dateUtc="2026-09-26T00:04:00Z"/>
          <w:szCs w:val="24"/>
        </w:rPr>
      </w:pPr>
      <w:del w:id="1122" w:author="Jill Guild" w:date="2026-09-25T20:04:00Z" w16du:dateUtc="2026-09-26T00:04:00Z">
        <w:r>
          <w:rPr>
            <w:szCs w:val="24"/>
          </w:rPr>
          <w:delText>Any person who knowingly and willfully viola</w:delText>
        </w:r>
        <w:r>
          <w:rPr>
            <w:spacing w:val="2"/>
            <w:szCs w:val="24"/>
          </w:rPr>
          <w:delText>t</w:delText>
        </w:r>
        <w:r>
          <w:rPr>
            <w:szCs w:val="24"/>
          </w:rPr>
          <w:delText>es any statutes or regulations referenced in this poli</w:delText>
        </w:r>
        <w:r>
          <w:rPr>
            <w:spacing w:val="1"/>
            <w:szCs w:val="24"/>
          </w:rPr>
          <w:delText>c</w:delText>
        </w:r>
        <w:r>
          <w:rPr>
            <w:szCs w:val="24"/>
          </w:rPr>
          <w:delText>y will be g</w:delText>
        </w:r>
        <w:r>
          <w:rPr>
            <w:spacing w:val="1"/>
            <w:szCs w:val="24"/>
          </w:rPr>
          <w:delText>u</w:delText>
        </w:r>
        <w:r>
          <w:rPr>
            <w:szCs w:val="24"/>
          </w:rPr>
          <w:delText>ilty of a misdemeanor (Section 1</w:delText>
        </w:r>
        <w:r>
          <w:rPr>
            <w:spacing w:val="1"/>
            <w:szCs w:val="24"/>
          </w:rPr>
          <w:delText>1</w:delText>
        </w:r>
        <w:r>
          <w:rPr>
            <w:szCs w:val="24"/>
          </w:rPr>
          <w:delText>3360 H&amp;S).</w:delText>
        </w:r>
      </w:del>
    </w:p>
    <w:p w14:paraId="29F04076" w14:textId="77777777" w:rsidR="00D730F5" w:rsidRDefault="00D730F5">
      <w:pPr>
        <w:spacing w:before="17" w:after="0" w:line="260" w:lineRule="exact"/>
        <w:rPr>
          <w:del w:id="1123" w:author="Jill Guild" w:date="2026-09-25T20:04:00Z" w16du:dateUtc="2026-09-26T00:04:00Z"/>
          <w:sz w:val="26"/>
          <w:szCs w:val="26"/>
        </w:rPr>
      </w:pPr>
    </w:p>
    <w:p w14:paraId="00E5B6E1" w14:textId="77777777" w:rsidR="00D730F5" w:rsidRDefault="00C373C5">
      <w:pPr>
        <w:spacing w:after="0" w:line="271" w:lineRule="exact"/>
        <w:ind w:left="120" w:right="-20"/>
        <w:rPr>
          <w:del w:id="1124" w:author="Jill Guild" w:date="2026-09-25T20:04:00Z" w16du:dateUtc="2026-09-26T00:04:00Z"/>
          <w:szCs w:val="24"/>
        </w:rPr>
      </w:pPr>
      <w:del w:id="1125" w:author="Jill Guild" w:date="2026-09-25T20:04:00Z" w16du:dateUtc="2026-09-26T00:04:00Z">
        <w:r>
          <w:rPr>
            <w:b/>
            <w:bCs/>
            <w:position w:val="-1"/>
            <w:szCs w:val="24"/>
            <w:u w:val="thick" w:color="000000"/>
          </w:rPr>
          <w:delText>Codes</w:delText>
        </w:r>
        <w:r>
          <w:rPr>
            <w:b/>
            <w:bCs/>
            <w:spacing w:val="1"/>
            <w:position w:val="-1"/>
            <w:szCs w:val="24"/>
            <w:u w:val="thick" w:color="000000"/>
          </w:rPr>
          <w:delText xml:space="preserve"> </w:delText>
        </w:r>
        <w:r>
          <w:rPr>
            <w:b/>
            <w:bCs/>
            <w:position w:val="-1"/>
            <w:szCs w:val="24"/>
            <w:u w:val="thick" w:color="000000"/>
          </w:rPr>
          <w:delText>and</w:delText>
        </w:r>
        <w:r>
          <w:rPr>
            <w:b/>
            <w:bCs/>
            <w:spacing w:val="1"/>
            <w:position w:val="-1"/>
            <w:szCs w:val="24"/>
            <w:u w:val="thick" w:color="000000"/>
          </w:rPr>
          <w:delText xml:space="preserve"> </w:delText>
        </w:r>
        <w:r>
          <w:rPr>
            <w:b/>
            <w:bCs/>
            <w:position w:val="-1"/>
            <w:szCs w:val="24"/>
            <w:u w:val="thick" w:color="000000"/>
          </w:rPr>
          <w:delText>Regulations</w:delText>
        </w:r>
      </w:del>
    </w:p>
    <w:p w14:paraId="07A57836" w14:textId="77777777" w:rsidR="00D730F5" w:rsidRDefault="00D730F5">
      <w:pPr>
        <w:spacing w:before="11" w:after="0" w:line="240" w:lineRule="exact"/>
        <w:rPr>
          <w:del w:id="1126" w:author="Jill Guild" w:date="2026-09-25T20:04:00Z" w16du:dateUtc="2026-09-26T00:04:00Z"/>
          <w:szCs w:val="24"/>
        </w:rPr>
      </w:pPr>
    </w:p>
    <w:p w14:paraId="72015202" w14:textId="77777777" w:rsidR="00D730F5" w:rsidRDefault="00C373C5">
      <w:pPr>
        <w:spacing w:before="29" w:after="0" w:line="240" w:lineRule="auto"/>
        <w:ind w:left="120" w:right="87"/>
        <w:rPr>
          <w:del w:id="1127" w:author="Jill Guild" w:date="2026-09-25T20:04:00Z" w16du:dateUtc="2026-09-26T00:04:00Z"/>
          <w:szCs w:val="24"/>
        </w:rPr>
      </w:pPr>
      <w:del w:id="1128" w:author="Jill Guild" w:date="2026-09-25T20:04:00Z" w16du:dateUtc="2026-09-26T00:04:00Z">
        <w:r>
          <w:rPr>
            <w:szCs w:val="24"/>
          </w:rPr>
          <w:delText>Existing statutes and regulations provide for</w:delText>
        </w:r>
        <w:r>
          <w:rPr>
            <w:spacing w:val="-1"/>
            <w:szCs w:val="24"/>
          </w:rPr>
          <w:delText xml:space="preserve"> </w:delText>
        </w:r>
        <w:r>
          <w:rPr>
            <w:szCs w:val="24"/>
          </w:rPr>
          <w:delText>sanitation and drinking water supplies for field worke</w:delText>
        </w:r>
        <w:r>
          <w:rPr>
            <w:spacing w:val="2"/>
            <w:szCs w:val="24"/>
          </w:rPr>
          <w:delText>r</w:delText>
        </w:r>
        <w:r>
          <w:rPr>
            <w:szCs w:val="24"/>
          </w:rPr>
          <w:delText>s in Califo</w:delText>
        </w:r>
        <w:r>
          <w:rPr>
            <w:spacing w:val="2"/>
            <w:szCs w:val="24"/>
          </w:rPr>
          <w:delText>r</w:delText>
        </w:r>
        <w:r>
          <w:rPr>
            <w:szCs w:val="24"/>
          </w:rPr>
          <w:delText xml:space="preserve">nia. </w:delText>
        </w:r>
        <w:r>
          <w:rPr>
            <w:spacing w:val="1"/>
            <w:szCs w:val="24"/>
          </w:rPr>
          <w:delText xml:space="preserve"> </w:delText>
        </w:r>
        <w:r>
          <w:rPr>
            <w:szCs w:val="24"/>
          </w:rPr>
          <w:delText>These statutes and regulations are found in the California Health and Safety Code Sections 113310 through 113360, Title</w:delText>
        </w:r>
        <w:r>
          <w:rPr>
            <w:spacing w:val="1"/>
            <w:szCs w:val="24"/>
          </w:rPr>
          <w:delText xml:space="preserve"> </w:delText>
        </w:r>
        <w:r>
          <w:rPr>
            <w:szCs w:val="24"/>
          </w:rPr>
          <w:delText xml:space="preserve">8, Section 3457 (OSHA) </w:delText>
        </w:r>
        <w:r>
          <w:rPr>
            <w:szCs w:val="24"/>
          </w:rPr>
          <w:delText>California Code of Regulations, and Title 17, Division 1, Chapter 5, Subchapter 1, Group 11, Artic</w:delText>
        </w:r>
        <w:r>
          <w:rPr>
            <w:spacing w:val="-1"/>
            <w:szCs w:val="24"/>
          </w:rPr>
          <w:delText>l</w:delText>
        </w:r>
        <w:r>
          <w:rPr>
            <w:szCs w:val="24"/>
          </w:rPr>
          <w:delText>e 3, Sections 8005 through 8008.</w:delText>
        </w:r>
      </w:del>
    </w:p>
    <w:p w14:paraId="37B40A61" w14:textId="77777777" w:rsidR="00D730F5" w:rsidRDefault="00D730F5">
      <w:pPr>
        <w:spacing w:before="16" w:after="0" w:line="260" w:lineRule="exact"/>
        <w:rPr>
          <w:del w:id="1129" w:author="Jill Guild" w:date="2026-09-25T20:04:00Z" w16du:dateUtc="2026-09-26T00:04:00Z"/>
          <w:sz w:val="26"/>
          <w:szCs w:val="26"/>
        </w:rPr>
      </w:pPr>
    </w:p>
    <w:p w14:paraId="10FEFFD6" w14:textId="77777777" w:rsidR="00D730F5" w:rsidRDefault="00C373C5">
      <w:pPr>
        <w:spacing w:after="0" w:line="240" w:lineRule="auto"/>
        <w:ind w:left="120" w:right="75"/>
        <w:rPr>
          <w:del w:id="1130" w:author="Jill Guild" w:date="2026-09-25T20:04:00Z" w16du:dateUtc="2026-09-26T00:04:00Z"/>
          <w:szCs w:val="24"/>
        </w:rPr>
      </w:pPr>
      <w:del w:id="1131" w:author="Jill Guild" w:date="2026-09-25T20:04:00Z" w16du:dateUtc="2026-09-26T00:04:00Z">
        <w:r>
          <w:rPr>
            <w:szCs w:val="24"/>
          </w:rPr>
          <w:delText xml:space="preserve">Section 113355. (a) </w:delText>
        </w:r>
        <w:r>
          <w:rPr>
            <w:spacing w:val="-2"/>
            <w:szCs w:val="24"/>
          </w:rPr>
          <w:delText>H</w:delText>
        </w:r>
        <w:r>
          <w:rPr>
            <w:szCs w:val="24"/>
          </w:rPr>
          <w:delText>&amp;S states: “The primary responsibility</w:delText>
        </w:r>
        <w:r>
          <w:rPr>
            <w:spacing w:val="1"/>
            <w:szCs w:val="24"/>
          </w:rPr>
          <w:delText xml:space="preserve"> </w:delText>
        </w:r>
        <w:r>
          <w:rPr>
            <w:szCs w:val="24"/>
          </w:rPr>
          <w:delText>for enforcement of this article shall be vested in the local health officers; county agricultural commissioners may participate in enforcement.  The State Departments of Health Services, Industrial Relations, and Food and Agricul</w:delText>
        </w:r>
        <w:r>
          <w:rPr>
            <w:spacing w:val="2"/>
            <w:szCs w:val="24"/>
          </w:rPr>
          <w:delText>t</w:delText>
        </w:r>
        <w:r>
          <w:rPr>
            <w:szCs w:val="24"/>
          </w:rPr>
          <w:delText>ure m</w:delText>
        </w:r>
        <w:r>
          <w:rPr>
            <w:spacing w:val="-1"/>
            <w:szCs w:val="24"/>
          </w:rPr>
          <w:delText>a</w:delText>
        </w:r>
        <w:r>
          <w:rPr>
            <w:szCs w:val="24"/>
          </w:rPr>
          <w:delText>y also enforce this article.”</w:delText>
        </w:r>
      </w:del>
    </w:p>
    <w:p w14:paraId="21A96AFE" w14:textId="77777777" w:rsidR="00D730F5" w:rsidRDefault="00D730F5">
      <w:pPr>
        <w:spacing w:after="0"/>
        <w:rPr>
          <w:del w:id="1132" w:author="Jill Guild" w:date="2026-09-25T20:04:00Z" w16du:dateUtc="2026-09-26T00:04:00Z"/>
        </w:rPr>
        <w:sectPr w:rsidR="00D730F5">
          <w:pgSz w:w="12240" w:h="15840"/>
          <w:pgMar w:top="820" w:right="1460" w:bottom="900" w:left="1440" w:header="0" w:footer="702" w:gutter="0"/>
          <w:cols w:space="720"/>
        </w:sectPr>
      </w:pPr>
    </w:p>
    <w:p w14:paraId="7B7A593A" w14:textId="77777777" w:rsidR="00D730F5" w:rsidRDefault="00D730F5">
      <w:pPr>
        <w:spacing w:after="0" w:line="200" w:lineRule="exact"/>
        <w:rPr>
          <w:del w:id="1133" w:author="Jill Guild" w:date="2026-09-25T20:04:00Z" w16du:dateUtc="2026-09-26T00:04:00Z"/>
          <w:sz w:val="20"/>
          <w:szCs w:val="20"/>
        </w:rPr>
      </w:pPr>
    </w:p>
    <w:p w14:paraId="1FBE06CD" w14:textId="77777777" w:rsidR="00D730F5" w:rsidRDefault="00D730F5">
      <w:pPr>
        <w:spacing w:after="0" w:line="200" w:lineRule="exact"/>
        <w:rPr>
          <w:del w:id="1134" w:author="Jill Guild" w:date="2026-09-25T20:04:00Z" w16du:dateUtc="2026-09-26T00:04:00Z"/>
          <w:sz w:val="20"/>
          <w:szCs w:val="20"/>
        </w:rPr>
      </w:pPr>
    </w:p>
    <w:p w14:paraId="58179C32" w14:textId="77777777" w:rsidR="00D730F5" w:rsidRDefault="00D730F5">
      <w:pPr>
        <w:spacing w:after="0" w:line="200" w:lineRule="exact"/>
        <w:rPr>
          <w:del w:id="1135" w:author="Jill Guild" w:date="2026-09-25T20:04:00Z" w16du:dateUtc="2026-09-26T00:04:00Z"/>
          <w:sz w:val="20"/>
          <w:szCs w:val="20"/>
        </w:rPr>
      </w:pPr>
    </w:p>
    <w:p w14:paraId="1CD00D12" w14:textId="77777777" w:rsidR="00D730F5" w:rsidRDefault="00D730F5">
      <w:pPr>
        <w:spacing w:after="0" w:line="200" w:lineRule="exact"/>
        <w:rPr>
          <w:del w:id="1136" w:author="Jill Guild" w:date="2026-09-25T20:04:00Z" w16du:dateUtc="2026-09-26T00:04:00Z"/>
          <w:sz w:val="20"/>
          <w:szCs w:val="20"/>
        </w:rPr>
      </w:pPr>
    </w:p>
    <w:p w14:paraId="74923C62" w14:textId="77777777" w:rsidR="00D730F5" w:rsidRDefault="00D730F5">
      <w:pPr>
        <w:spacing w:after="0" w:line="200" w:lineRule="exact"/>
        <w:rPr>
          <w:del w:id="1137" w:author="Jill Guild" w:date="2026-09-25T20:04:00Z" w16du:dateUtc="2026-09-26T00:04:00Z"/>
          <w:sz w:val="20"/>
          <w:szCs w:val="20"/>
        </w:rPr>
      </w:pPr>
    </w:p>
    <w:p w14:paraId="29237B6E" w14:textId="77777777" w:rsidR="00D730F5" w:rsidRDefault="00D730F5">
      <w:pPr>
        <w:spacing w:after="0" w:line="200" w:lineRule="exact"/>
        <w:rPr>
          <w:del w:id="1138" w:author="Jill Guild" w:date="2026-09-25T20:04:00Z" w16du:dateUtc="2026-09-26T00:04:00Z"/>
          <w:sz w:val="20"/>
          <w:szCs w:val="20"/>
        </w:rPr>
      </w:pPr>
    </w:p>
    <w:p w14:paraId="51430027" w14:textId="77777777" w:rsidR="00D730F5" w:rsidRDefault="00D730F5">
      <w:pPr>
        <w:spacing w:after="0" w:line="200" w:lineRule="exact"/>
        <w:rPr>
          <w:del w:id="1139" w:author="Jill Guild" w:date="2026-09-25T20:04:00Z" w16du:dateUtc="2026-09-26T00:04:00Z"/>
          <w:sz w:val="20"/>
          <w:szCs w:val="20"/>
        </w:rPr>
      </w:pPr>
    </w:p>
    <w:p w14:paraId="1269C62A" w14:textId="77777777" w:rsidR="00D730F5" w:rsidRDefault="00D730F5">
      <w:pPr>
        <w:spacing w:after="0" w:line="200" w:lineRule="exact"/>
        <w:rPr>
          <w:del w:id="1140" w:author="Jill Guild" w:date="2026-09-25T20:04:00Z" w16du:dateUtc="2026-09-26T00:04:00Z"/>
          <w:sz w:val="20"/>
          <w:szCs w:val="20"/>
        </w:rPr>
      </w:pPr>
    </w:p>
    <w:p w14:paraId="7EE4059B" w14:textId="77777777" w:rsidR="00D730F5" w:rsidRDefault="00D730F5">
      <w:pPr>
        <w:spacing w:before="13" w:after="0" w:line="260" w:lineRule="exact"/>
        <w:rPr>
          <w:del w:id="1141" w:author="Jill Guild" w:date="2026-09-25T20:04:00Z" w16du:dateUtc="2026-09-26T00:04:00Z"/>
          <w:sz w:val="26"/>
          <w:szCs w:val="26"/>
        </w:rPr>
      </w:pPr>
    </w:p>
    <w:p w14:paraId="0CB80F09" w14:textId="77777777" w:rsidR="00D730F5" w:rsidRDefault="00C373C5">
      <w:pPr>
        <w:spacing w:before="29" w:after="0" w:line="240" w:lineRule="auto"/>
        <w:ind w:left="100" w:right="-20"/>
        <w:rPr>
          <w:del w:id="1142" w:author="Jill Guild" w:date="2026-09-25T20:04:00Z" w16du:dateUtc="2026-09-26T00:04:00Z"/>
          <w:szCs w:val="24"/>
        </w:rPr>
      </w:pPr>
      <w:del w:id="1143" w:author="Jill Guild" w:date="2026-09-25T20:04:00Z" w16du:dateUtc="2026-09-26T00:04:00Z">
        <w:r>
          <w:rPr>
            <w:b/>
            <w:bCs/>
            <w:szCs w:val="24"/>
          </w:rPr>
          <w:delText xml:space="preserve">CALIFORNIA CODE OF REGULATIONS, TITLE 8, </w:delText>
        </w:r>
        <w:r>
          <w:rPr>
            <w:b/>
            <w:bCs/>
            <w:szCs w:val="24"/>
          </w:rPr>
          <w:delText>§3457</w:delText>
        </w:r>
      </w:del>
    </w:p>
    <w:p w14:paraId="0C258C30" w14:textId="77777777" w:rsidR="00D730F5" w:rsidRDefault="00D730F5">
      <w:pPr>
        <w:spacing w:before="15" w:after="0" w:line="260" w:lineRule="exact"/>
        <w:rPr>
          <w:del w:id="1144" w:author="Jill Guild" w:date="2026-09-25T20:04:00Z" w16du:dateUtc="2026-09-26T00:04:00Z"/>
          <w:sz w:val="26"/>
          <w:szCs w:val="26"/>
        </w:rPr>
      </w:pPr>
    </w:p>
    <w:p w14:paraId="177FBE98" w14:textId="77777777" w:rsidR="00D730F5" w:rsidRDefault="00C373C5">
      <w:pPr>
        <w:spacing w:after="0" w:line="484" w:lineRule="auto"/>
        <w:ind w:left="100" w:right="2570"/>
        <w:rPr>
          <w:del w:id="1145" w:author="Jill Guild" w:date="2026-09-25T20:04:00Z" w16du:dateUtc="2026-09-26T00:04:00Z"/>
          <w:szCs w:val="24"/>
        </w:rPr>
      </w:pPr>
      <w:del w:id="1146" w:author="Jill Guild" w:date="2026-09-25T20:04:00Z" w16du:dateUtc="2026-09-26T00:04:00Z">
        <w:r>
          <w:rPr>
            <w:szCs w:val="24"/>
          </w:rPr>
          <w:delText>(a) Scope: This section shall apply</w:delText>
        </w:r>
        <w:r>
          <w:rPr>
            <w:spacing w:val="1"/>
            <w:szCs w:val="24"/>
          </w:rPr>
          <w:delText xml:space="preserve"> </w:delText>
        </w:r>
        <w:r>
          <w:rPr>
            <w:szCs w:val="24"/>
          </w:rPr>
          <w:delText>to all agricultural employers. (b) Definitions.</w:delText>
        </w:r>
      </w:del>
    </w:p>
    <w:p w14:paraId="1ABF86B1" w14:textId="77777777" w:rsidR="00D730F5" w:rsidRDefault="00C373C5">
      <w:pPr>
        <w:spacing w:before="5" w:after="0" w:line="240" w:lineRule="auto"/>
        <w:ind w:left="100" w:right="619"/>
        <w:rPr>
          <w:del w:id="1147" w:author="Jill Guild" w:date="2026-09-25T20:04:00Z" w16du:dateUtc="2026-09-26T00:04:00Z"/>
          <w:szCs w:val="24"/>
        </w:rPr>
      </w:pPr>
      <w:del w:id="1148" w:author="Jill Guild" w:date="2026-09-25T20:04:00Z" w16du:dateUtc="2026-09-26T00:04:00Z">
        <w:r>
          <w:rPr>
            <w:szCs w:val="24"/>
          </w:rPr>
          <w:delText>“Agricultural employer” means any person, corporation, association, or other legal entity that:</w:delText>
        </w:r>
      </w:del>
    </w:p>
    <w:p w14:paraId="409EF3FD" w14:textId="77777777" w:rsidR="00D730F5" w:rsidRDefault="00D730F5">
      <w:pPr>
        <w:spacing w:before="20" w:after="0" w:line="260" w:lineRule="exact"/>
        <w:rPr>
          <w:del w:id="1149" w:author="Jill Guild" w:date="2026-09-25T20:04:00Z" w16du:dateUtc="2026-09-26T00:04:00Z"/>
          <w:sz w:val="26"/>
          <w:szCs w:val="26"/>
        </w:rPr>
      </w:pPr>
    </w:p>
    <w:p w14:paraId="2D0319E3" w14:textId="77777777" w:rsidR="00D730F5" w:rsidRDefault="00C373C5">
      <w:pPr>
        <w:spacing w:after="0" w:line="240" w:lineRule="auto"/>
        <w:ind w:left="100" w:right="-20"/>
        <w:rPr>
          <w:del w:id="1150" w:author="Jill Guild" w:date="2026-09-25T20:04:00Z" w16du:dateUtc="2026-09-26T00:04:00Z"/>
          <w:szCs w:val="24"/>
        </w:rPr>
      </w:pPr>
      <w:del w:id="1151" w:author="Jill Guild" w:date="2026-09-25T20:04:00Z" w16du:dateUtc="2026-09-26T00:04:00Z">
        <w:r>
          <w:rPr>
            <w:szCs w:val="24"/>
          </w:rPr>
          <w:delText>A. Owns or operates an agricultural establi</w:delText>
        </w:r>
        <w:r>
          <w:rPr>
            <w:spacing w:val="1"/>
            <w:szCs w:val="24"/>
          </w:rPr>
          <w:delText>s</w:delText>
        </w:r>
        <w:r>
          <w:rPr>
            <w:szCs w:val="24"/>
          </w:rPr>
          <w:delText>hment;</w:delText>
        </w:r>
      </w:del>
    </w:p>
    <w:p w14:paraId="6B04DF4C" w14:textId="77777777" w:rsidR="00D730F5" w:rsidRDefault="00D730F5">
      <w:pPr>
        <w:spacing w:before="18" w:after="0" w:line="260" w:lineRule="exact"/>
        <w:rPr>
          <w:del w:id="1152" w:author="Jill Guild" w:date="2026-09-25T20:04:00Z" w16du:dateUtc="2026-09-26T00:04:00Z"/>
          <w:sz w:val="26"/>
          <w:szCs w:val="26"/>
        </w:rPr>
      </w:pPr>
    </w:p>
    <w:p w14:paraId="34F74B8A" w14:textId="77777777" w:rsidR="00D730F5" w:rsidRDefault="00C373C5">
      <w:pPr>
        <w:spacing w:after="0" w:line="240" w:lineRule="auto"/>
        <w:ind w:left="100" w:right="221"/>
        <w:rPr>
          <w:del w:id="1153" w:author="Jill Guild" w:date="2026-09-25T20:04:00Z" w16du:dateUtc="2026-09-26T00:04:00Z"/>
          <w:szCs w:val="24"/>
        </w:rPr>
      </w:pPr>
      <w:del w:id="1154" w:author="Jill Guild" w:date="2026-09-25T20:04:00Z" w16du:dateUtc="2026-09-26T00:04:00Z">
        <w:r>
          <w:rPr>
            <w:szCs w:val="24"/>
          </w:rPr>
          <w:delText>B. Contracts with the owner or operator of</w:delText>
        </w:r>
        <w:r>
          <w:rPr>
            <w:spacing w:val="-2"/>
            <w:szCs w:val="24"/>
          </w:rPr>
          <w:delText xml:space="preserve"> </w:delText>
        </w:r>
        <w:r>
          <w:rPr>
            <w:szCs w:val="24"/>
          </w:rPr>
          <w:delText>an agricultural establishment in advance of production for the purchase of a crop and</w:delText>
        </w:r>
        <w:r>
          <w:rPr>
            <w:spacing w:val="1"/>
            <w:szCs w:val="24"/>
          </w:rPr>
          <w:delText xml:space="preserve"> </w:delText>
        </w:r>
        <w:r>
          <w:rPr>
            <w:szCs w:val="24"/>
          </w:rPr>
          <w:delText>exercises substantial control over production;</w:delText>
        </w:r>
        <w:r>
          <w:rPr>
            <w:spacing w:val="2"/>
            <w:szCs w:val="24"/>
          </w:rPr>
          <w:delText xml:space="preserve"> </w:delText>
        </w:r>
        <w:r>
          <w:rPr>
            <w:szCs w:val="24"/>
          </w:rPr>
          <w:delText>or</w:delText>
        </w:r>
      </w:del>
    </w:p>
    <w:p w14:paraId="0E19BA63" w14:textId="77777777" w:rsidR="00D730F5" w:rsidRDefault="00D730F5">
      <w:pPr>
        <w:spacing w:before="18" w:after="0" w:line="260" w:lineRule="exact"/>
        <w:rPr>
          <w:del w:id="1155" w:author="Jill Guild" w:date="2026-09-25T20:04:00Z" w16du:dateUtc="2026-09-26T00:04:00Z"/>
          <w:sz w:val="26"/>
          <w:szCs w:val="26"/>
        </w:rPr>
      </w:pPr>
    </w:p>
    <w:p w14:paraId="0C1025DC" w14:textId="77777777" w:rsidR="00D730F5" w:rsidRDefault="00C373C5">
      <w:pPr>
        <w:spacing w:after="0" w:line="240" w:lineRule="auto"/>
        <w:ind w:left="100" w:right="686"/>
        <w:rPr>
          <w:del w:id="1156" w:author="Jill Guild" w:date="2026-09-25T20:04:00Z" w16du:dateUtc="2026-09-26T00:04:00Z"/>
          <w:szCs w:val="24"/>
        </w:rPr>
      </w:pPr>
      <w:del w:id="1157" w:author="Jill Guild" w:date="2026-09-25T20:04:00Z" w16du:dateUtc="2026-09-26T00:04:00Z">
        <w:r>
          <w:rPr>
            <w:szCs w:val="24"/>
          </w:rPr>
          <w:delText xml:space="preserve">C. Recruits and supervises employees or is responsible for the management and condition of </w:delText>
        </w:r>
        <w:r>
          <w:rPr>
            <w:szCs w:val="24"/>
          </w:rPr>
          <w:delText>an agricultural establishment.</w:delText>
        </w:r>
      </w:del>
    </w:p>
    <w:p w14:paraId="62891DBF" w14:textId="77777777" w:rsidR="00D730F5" w:rsidRDefault="00D730F5">
      <w:pPr>
        <w:spacing w:before="19" w:after="0" w:line="260" w:lineRule="exact"/>
        <w:rPr>
          <w:del w:id="1158" w:author="Jill Guild" w:date="2026-09-25T20:04:00Z" w16du:dateUtc="2026-09-26T00:04:00Z"/>
          <w:sz w:val="26"/>
          <w:szCs w:val="26"/>
        </w:rPr>
      </w:pPr>
    </w:p>
    <w:p w14:paraId="41470466" w14:textId="77777777" w:rsidR="00D730F5" w:rsidRDefault="00C373C5">
      <w:pPr>
        <w:spacing w:after="0" w:line="240" w:lineRule="auto"/>
        <w:ind w:left="100" w:right="807"/>
        <w:rPr>
          <w:del w:id="1159" w:author="Jill Guild" w:date="2026-09-25T20:04:00Z" w16du:dateUtc="2026-09-26T00:04:00Z"/>
          <w:szCs w:val="24"/>
        </w:rPr>
      </w:pPr>
      <w:del w:id="1160" w:author="Jill Guild" w:date="2026-09-25T20:04:00Z" w16du:dateUtc="2026-09-26T00:04:00Z">
        <w:r>
          <w:rPr>
            <w:szCs w:val="24"/>
          </w:rPr>
          <w:delText>“Agricultural establishment” is a business</w:delText>
        </w:r>
        <w:r>
          <w:rPr>
            <w:spacing w:val="1"/>
            <w:szCs w:val="24"/>
          </w:rPr>
          <w:delText xml:space="preserve"> </w:delText>
        </w:r>
        <w:r>
          <w:rPr>
            <w:szCs w:val="24"/>
          </w:rPr>
          <w:delText>operation that uses paid employees in agricultural operation</w:delText>
        </w:r>
        <w:r>
          <w:rPr>
            <w:spacing w:val="1"/>
            <w:szCs w:val="24"/>
          </w:rPr>
          <w:delText>s</w:delText>
        </w:r>
        <w:r>
          <w:rPr>
            <w:szCs w:val="24"/>
          </w:rPr>
          <w:delText>.</w:delText>
        </w:r>
      </w:del>
    </w:p>
    <w:p w14:paraId="5C8098FE" w14:textId="77777777" w:rsidR="00D730F5" w:rsidRDefault="00D730F5">
      <w:pPr>
        <w:spacing w:before="17" w:after="0" w:line="260" w:lineRule="exact"/>
        <w:rPr>
          <w:del w:id="1161" w:author="Jill Guild" w:date="2026-09-25T20:04:00Z" w16du:dateUtc="2026-09-26T00:04:00Z"/>
          <w:sz w:val="26"/>
          <w:szCs w:val="26"/>
        </w:rPr>
      </w:pPr>
    </w:p>
    <w:p w14:paraId="4C7A1D3E" w14:textId="77777777" w:rsidR="00D730F5" w:rsidRDefault="00C373C5">
      <w:pPr>
        <w:spacing w:after="0" w:line="240" w:lineRule="auto"/>
        <w:ind w:left="100" w:right="-20"/>
        <w:rPr>
          <w:del w:id="1162" w:author="Jill Guild" w:date="2026-09-25T20:04:00Z" w16du:dateUtc="2026-09-26T00:04:00Z"/>
          <w:szCs w:val="24"/>
        </w:rPr>
      </w:pPr>
      <w:del w:id="1163" w:author="Jill Guild" w:date="2026-09-25T20:04:00Z" w16du:dateUtc="2026-09-26T00:04:00Z">
        <w:r>
          <w:rPr>
            <w:szCs w:val="24"/>
          </w:rPr>
          <w:delText>“Agricultural operation”</w:delText>
        </w:r>
        <w:r>
          <w:rPr>
            <w:spacing w:val="2"/>
            <w:szCs w:val="24"/>
          </w:rPr>
          <w:delText xml:space="preserve"> </w:delText>
        </w:r>
        <w:r>
          <w:rPr>
            <w:szCs w:val="24"/>
          </w:rPr>
          <w:delText>means any operation necessary to farming pursuant to Section</w:delText>
        </w:r>
      </w:del>
    </w:p>
    <w:p w14:paraId="03C0AC9E" w14:textId="77777777" w:rsidR="00D730F5" w:rsidRDefault="00C373C5">
      <w:pPr>
        <w:spacing w:before="1" w:after="0" w:line="240" w:lineRule="auto"/>
        <w:ind w:left="100" w:right="-20"/>
        <w:rPr>
          <w:del w:id="1164" w:author="Jill Guild" w:date="2026-09-25T20:04:00Z" w16du:dateUtc="2026-09-26T00:04:00Z"/>
          <w:szCs w:val="24"/>
        </w:rPr>
      </w:pPr>
      <w:del w:id="1165" w:author="Jill Guild" w:date="2026-09-25T20:04:00Z" w16du:dateUtc="2026-09-26T00:04:00Z">
        <w:r>
          <w:rPr>
            <w:szCs w:val="24"/>
          </w:rPr>
          <w:delText>3437.</w:delText>
        </w:r>
      </w:del>
    </w:p>
    <w:p w14:paraId="11AADBC1" w14:textId="77777777" w:rsidR="00D730F5" w:rsidRDefault="00D730F5">
      <w:pPr>
        <w:spacing w:before="18" w:after="0" w:line="260" w:lineRule="exact"/>
        <w:rPr>
          <w:del w:id="1166" w:author="Jill Guild" w:date="2026-09-25T20:04:00Z" w16du:dateUtc="2026-09-26T00:04:00Z"/>
          <w:sz w:val="26"/>
          <w:szCs w:val="26"/>
        </w:rPr>
      </w:pPr>
    </w:p>
    <w:p w14:paraId="62BD30FC" w14:textId="77777777" w:rsidR="00D730F5" w:rsidRDefault="00C373C5">
      <w:pPr>
        <w:spacing w:after="0" w:line="240" w:lineRule="auto"/>
        <w:ind w:left="100" w:right="72"/>
        <w:rPr>
          <w:del w:id="1167" w:author="Jill Guild" w:date="2026-09-25T20:04:00Z" w16du:dateUtc="2026-09-26T00:04:00Z"/>
          <w:szCs w:val="24"/>
        </w:rPr>
      </w:pPr>
      <w:del w:id="1168" w:author="Jill Guild" w:date="2026-09-25T20:04:00Z" w16du:dateUtc="2026-09-26T00:04:00Z">
        <w:r>
          <w:rPr>
            <w:szCs w:val="24"/>
          </w:rPr>
          <w:delText>“Hand-labor operations” means agricultural</w:delText>
        </w:r>
        <w:r>
          <w:rPr>
            <w:spacing w:val="1"/>
            <w:szCs w:val="24"/>
          </w:rPr>
          <w:delText xml:space="preserve"> </w:delText>
        </w:r>
        <w:r>
          <w:rPr>
            <w:szCs w:val="24"/>
          </w:rPr>
          <w:delText>activities or agricultural operatio</w:delText>
        </w:r>
        <w:r>
          <w:rPr>
            <w:spacing w:val="1"/>
            <w:szCs w:val="24"/>
          </w:rPr>
          <w:delText>n</w:delText>
        </w:r>
        <w:r>
          <w:rPr>
            <w:szCs w:val="24"/>
          </w:rPr>
          <w:delText>s performed by hand or with hand too</w:delText>
        </w:r>
        <w:r>
          <w:rPr>
            <w:spacing w:val="-1"/>
            <w:szCs w:val="24"/>
          </w:rPr>
          <w:delText>l</w:delText>
        </w:r>
        <w:r>
          <w:rPr>
            <w:szCs w:val="24"/>
          </w:rPr>
          <w:delText>s</w:delText>
        </w:r>
        <w:r>
          <w:rPr>
            <w:spacing w:val="1"/>
            <w:szCs w:val="24"/>
          </w:rPr>
          <w:delText xml:space="preserve"> </w:delText>
        </w:r>
        <w:r>
          <w:rPr>
            <w:szCs w:val="24"/>
          </w:rPr>
          <w:delText>in</w:delText>
        </w:r>
        <w:r>
          <w:rPr>
            <w:spacing w:val="1"/>
            <w:szCs w:val="24"/>
          </w:rPr>
          <w:delText xml:space="preserve"> </w:delText>
        </w:r>
        <w:r>
          <w:rPr>
            <w:szCs w:val="24"/>
          </w:rPr>
          <w:delText>the</w:delText>
        </w:r>
        <w:r>
          <w:rPr>
            <w:spacing w:val="1"/>
            <w:szCs w:val="24"/>
          </w:rPr>
          <w:delText xml:space="preserve"> </w:delText>
        </w:r>
        <w:r>
          <w:rPr>
            <w:szCs w:val="24"/>
          </w:rPr>
          <w:delText>production</w:delText>
        </w:r>
        <w:r>
          <w:rPr>
            <w:spacing w:val="1"/>
            <w:szCs w:val="24"/>
          </w:rPr>
          <w:delText xml:space="preserve"> </w:delText>
        </w:r>
        <w:r>
          <w:rPr>
            <w:szCs w:val="24"/>
          </w:rPr>
          <w:delText>of</w:delText>
        </w:r>
        <w:r>
          <w:rPr>
            <w:spacing w:val="1"/>
            <w:szCs w:val="24"/>
          </w:rPr>
          <w:delText xml:space="preserve"> </w:delText>
        </w:r>
        <w:r>
          <w:rPr>
            <w:szCs w:val="24"/>
          </w:rPr>
          <w:delText>food, fiber, or other materials such as seed, seedlings, plants, or parts</w:delText>
        </w:r>
        <w:r>
          <w:rPr>
            <w:spacing w:val="-2"/>
            <w:szCs w:val="24"/>
          </w:rPr>
          <w:delText xml:space="preserve"> </w:delText>
        </w:r>
        <w:r>
          <w:rPr>
            <w:szCs w:val="24"/>
          </w:rPr>
          <w:delText>of plants. “Hand-lab</w:delText>
        </w:r>
        <w:r>
          <w:rPr>
            <w:spacing w:val="-1"/>
            <w:szCs w:val="24"/>
          </w:rPr>
          <w:delText>o</w:delText>
        </w:r>
        <w:r>
          <w:rPr>
            <w:szCs w:val="24"/>
          </w:rPr>
          <w:delText>r operations” also</w:delText>
        </w:r>
      </w:del>
    </w:p>
    <w:p w14:paraId="0F0D2464" w14:textId="77777777" w:rsidR="00D730F5" w:rsidRDefault="00C373C5">
      <w:pPr>
        <w:spacing w:after="0" w:line="240" w:lineRule="auto"/>
        <w:ind w:left="100" w:right="49"/>
        <w:rPr>
          <w:del w:id="1169" w:author="Jill Guild" w:date="2026-09-25T20:04:00Z" w16du:dateUtc="2026-09-26T00:04:00Z"/>
          <w:szCs w:val="24"/>
        </w:rPr>
      </w:pPr>
      <w:del w:id="1170" w:author="Jill Guild" w:date="2026-09-25T20:04:00Z" w16du:dateUtc="2026-09-26T00:04:00Z">
        <w:r>
          <w:rPr>
            <w:szCs w:val="24"/>
          </w:rPr>
          <w:delText>include other activities or</w:delText>
        </w:r>
        <w:r>
          <w:rPr>
            <w:szCs w:val="24"/>
          </w:rPr>
          <w:delText xml:space="preserve"> operations pe</w:delText>
        </w:r>
        <w:r>
          <w:rPr>
            <w:spacing w:val="-1"/>
            <w:szCs w:val="24"/>
          </w:rPr>
          <w:delText>r</w:delText>
        </w:r>
        <w:r>
          <w:rPr>
            <w:szCs w:val="24"/>
          </w:rPr>
          <w:delText>formed in conjunction with hand-la</w:delText>
        </w:r>
        <w:r>
          <w:rPr>
            <w:spacing w:val="1"/>
            <w:szCs w:val="24"/>
          </w:rPr>
          <w:delText>b</w:delText>
        </w:r>
        <w:r>
          <w:rPr>
            <w:szCs w:val="24"/>
          </w:rPr>
          <w:delText>or in the field.</w:delText>
        </w:r>
        <w:r>
          <w:rPr>
            <w:spacing w:val="1"/>
            <w:szCs w:val="24"/>
          </w:rPr>
          <w:delText xml:space="preserve"> </w:delText>
        </w:r>
        <w:r>
          <w:rPr>
            <w:szCs w:val="24"/>
          </w:rPr>
          <w:delText>Some</w:delText>
        </w:r>
        <w:r>
          <w:rPr>
            <w:spacing w:val="1"/>
            <w:szCs w:val="24"/>
          </w:rPr>
          <w:delText xml:space="preserve"> </w:delText>
        </w:r>
        <w:r>
          <w:rPr>
            <w:szCs w:val="24"/>
          </w:rPr>
          <w:delText>examples</w:delText>
        </w:r>
        <w:r>
          <w:rPr>
            <w:spacing w:val="1"/>
            <w:szCs w:val="24"/>
          </w:rPr>
          <w:delText xml:space="preserve"> </w:delText>
        </w:r>
        <w:r>
          <w:rPr>
            <w:szCs w:val="24"/>
          </w:rPr>
          <w:delText>of</w:delText>
        </w:r>
        <w:r>
          <w:rPr>
            <w:spacing w:val="-1"/>
            <w:szCs w:val="24"/>
          </w:rPr>
          <w:delText xml:space="preserve"> </w:delText>
        </w:r>
        <w:r>
          <w:rPr>
            <w:szCs w:val="24"/>
          </w:rPr>
          <w:delText>“hand-labor operations” are the hand-manipulation of irrigation pipes</w:delText>
        </w:r>
        <w:r>
          <w:rPr>
            <w:spacing w:val="1"/>
            <w:szCs w:val="24"/>
          </w:rPr>
          <w:delText xml:space="preserve"> </w:delText>
        </w:r>
        <w:r>
          <w:rPr>
            <w:szCs w:val="24"/>
          </w:rPr>
          <w:delText>and</w:delText>
        </w:r>
        <w:r>
          <w:rPr>
            <w:spacing w:val="1"/>
            <w:szCs w:val="24"/>
          </w:rPr>
          <w:delText xml:space="preserve"> </w:delText>
        </w:r>
        <w:r>
          <w:rPr>
            <w:szCs w:val="24"/>
          </w:rPr>
          <w:delText>other</w:delText>
        </w:r>
        <w:r>
          <w:rPr>
            <w:spacing w:val="1"/>
            <w:szCs w:val="24"/>
          </w:rPr>
          <w:delText xml:space="preserve"> </w:delText>
        </w:r>
        <w:r>
          <w:rPr>
            <w:szCs w:val="24"/>
          </w:rPr>
          <w:delText>irrigation</w:delText>
        </w:r>
        <w:r>
          <w:rPr>
            <w:spacing w:val="1"/>
            <w:szCs w:val="24"/>
          </w:rPr>
          <w:delText xml:space="preserve"> </w:delText>
        </w:r>
        <w:r>
          <w:rPr>
            <w:szCs w:val="24"/>
          </w:rPr>
          <w:delText>equipment</w:delText>
        </w:r>
        <w:r>
          <w:rPr>
            <w:spacing w:val="1"/>
            <w:szCs w:val="24"/>
          </w:rPr>
          <w:delText xml:space="preserve"> </w:delText>
        </w:r>
        <w:r>
          <w:rPr>
            <w:szCs w:val="24"/>
          </w:rPr>
          <w:delText>by</w:delText>
        </w:r>
        <w:r>
          <w:rPr>
            <w:spacing w:val="1"/>
            <w:szCs w:val="24"/>
          </w:rPr>
          <w:delText xml:space="preserve"> </w:delText>
        </w:r>
        <w:r>
          <w:rPr>
            <w:szCs w:val="24"/>
          </w:rPr>
          <w:delText>irr</w:delText>
        </w:r>
        <w:r>
          <w:rPr>
            <w:spacing w:val="-2"/>
            <w:szCs w:val="24"/>
          </w:rPr>
          <w:delText>i</w:delText>
        </w:r>
        <w:r>
          <w:rPr>
            <w:szCs w:val="24"/>
          </w:rPr>
          <w:delText>gators; the hand-culti</w:delText>
        </w:r>
        <w:r>
          <w:rPr>
            <w:spacing w:val="1"/>
            <w:szCs w:val="24"/>
          </w:rPr>
          <w:delText>v</w:delText>
        </w:r>
        <w:r>
          <w:rPr>
            <w:szCs w:val="24"/>
          </w:rPr>
          <w:delText>a</w:delText>
        </w:r>
        <w:r>
          <w:rPr>
            <w:spacing w:val="2"/>
            <w:szCs w:val="24"/>
          </w:rPr>
          <w:delText>t</w:delText>
        </w:r>
        <w:r>
          <w:rPr>
            <w:szCs w:val="24"/>
          </w:rPr>
          <w:delText>ion, hand</w:delText>
        </w:r>
        <w:r>
          <w:rPr>
            <w:spacing w:val="2"/>
            <w:szCs w:val="24"/>
          </w:rPr>
          <w:delText>-</w:delText>
        </w:r>
        <w:r>
          <w:rPr>
            <w:szCs w:val="24"/>
          </w:rPr>
          <w:delText>weeding, hand-planting and hand-harvesting of</w:delText>
        </w:r>
        <w:r>
          <w:rPr>
            <w:spacing w:val="2"/>
            <w:szCs w:val="24"/>
          </w:rPr>
          <w:delText xml:space="preserve"> </w:delText>
        </w:r>
        <w:r>
          <w:rPr>
            <w:szCs w:val="24"/>
          </w:rPr>
          <w:delText xml:space="preserve">vegetables, nuts, fruits, seedlings or other crops, including </w:delText>
        </w:r>
        <w:r>
          <w:rPr>
            <w:spacing w:val="2"/>
            <w:szCs w:val="24"/>
          </w:rPr>
          <w:delText>m</w:delText>
        </w:r>
        <w:r>
          <w:rPr>
            <w:szCs w:val="24"/>
          </w:rPr>
          <w:delText>ushrooms; and the hand packing of</w:delText>
        </w:r>
        <w:r>
          <w:rPr>
            <w:spacing w:val="3"/>
            <w:szCs w:val="24"/>
          </w:rPr>
          <w:delText xml:space="preserve"> </w:delText>
        </w:r>
        <w:r>
          <w:rPr>
            <w:szCs w:val="24"/>
          </w:rPr>
          <w:delText>produce into containers, whether done on the ground, on a moving machine or in a temporary packing shed located in the</w:delText>
        </w:r>
      </w:del>
    </w:p>
    <w:p w14:paraId="0639D8F0" w14:textId="77777777" w:rsidR="00D730F5" w:rsidRDefault="00C373C5">
      <w:pPr>
        <w:spacing w:after="0" w:line="240" w:lineRule="auto"/>
        <w:ind w:left="100" w:right="352"/>
        <w:jc w:val="both"/>
        <w:rPr>
          <w:del w:id="1171" w:author="Jill Guild" w:date="2026-09-25T20:04:00Z" w16du:dateUtc="2026-09-26T00:04:00Z"/>
          <w:szCs w:val="24"/>
        </w:rPr>
      </w:pPr>
      <w:del w:id="1172" w:author="Jill Guild" w:date="2026-09-25T20:04:00Z" w16du:dateUtc="2026-09-26T00:04:00Z">
        <w:r>
          <w:rPr>
            <w:szCs w:val="24"/>
          </w:rPr>
          <w:delText xml:space="preserve">field. “Hand-labor” </w:delText>
        </w:r>
        <w:r>
          <w:rPr>
            <w:szCs w:val="24"/>
          </w:rPr>
          <w:delText>does not include such act</w:delText>
        </w:r>
        <w:r>
          <w:rPr>
            <w:spacing w:val="-2"/>
            <w:szCs w:val="24"/>
          </w:rPr>
          <w:delText>i</w:delText>
        </w:r>
        <w:r>
          <w:rPr>
            <w:szCs w:val="24"/>
          </w:rPr>
          <w:delText>vities as logging operations, the care or feeding of livestock, or hand-labor operations in perman</w:delText>
        </w:r>
        <w:r>
          <w:rPr>
            <w:spacing w:val="1"/>
            <w:szCs w:val="24"/>
          </w:rPr>
          <w:delText>e</w:delText>
        </w:r>
        <w:r>
          <w:rPr>
            <w:szCs w:val="24"/>
          </w:rPr>
          <w:delText>nt structures (e.g., canning facilities or packing h</w:delText>
        </w:r>
        <w:r>
          <w:rPr>
            <w:spacing w:val="1"/>
            <w:szCs w:val="24"/>
          </w:rPr>
          <w:delText>o</w:delText>
        </w:r>
        <w:r>
          <w:rPr>
            <w:szCs w:val="24"/>
          </w:rPr>
          <w:delText>uses).</w:delText>
        </w:r>
      </w:del>
    </w:p>
    <w:p w14:paraId="74442309" w14:textId="77777777" w:rsidR="00D730F5" w:rsidRDefault="00D730F5">
      <w:pPr>
        <w:spacing w:before="18" w:after="0" w:line="260" w:lineRule="exact"/>
        <w:rPr>
          <w:del w:id="1173" w:author="Jill Guild" w:date="2026-09-25T20:04:00Z" w16du:dateUtc="2026-09-26T00:04:00Z"/>
          <w:sz w:val="26"/>
          <w:szCs w:val="26"/>
        </w:rPr>
      </w:pPr>
    </w:p>
    <w:p w14:paraId="750104C8" w14:textId="77777777" w:rsidR="00D730F5" w:rsidRDefault="00C373C5">
      <w:pPr>
        <w:spacing w:after="0" w:line="240" w:lineRule="auto"/>
        <w:ind w:left="100" w:right="45"/>
        <w:rPr>
          <w:del w:id="1174" w:author="Jill Guild" w:date="2026-09-25T20:04:00Z" w16du:dateUtc="2026-09-26T00:04:00Z"/>
          <w:szCs w:val="24"/>
        </w:rPr>
      </w:pPr>
      <w:del w:id="1175" w:author="Jill Guild" w:date="2026-09-25T20:04:00Z" w16du:dateUtc="2026-09-26T00:04:00Z">
        <w:r>
          <w:rPr>
            <w:szCs w:val="24"/>
          </w:rPr>
          <w:delText>“Handwa</w:delText>
        </w:r>
        <w:r>
          <w:rPr>
            <w:spacing w:val="1"/>
            <w:szCs w:val="24"/>
          </w:rPr>
          <w:delText>sh</w:delText>
        </w:r>
        <w:r>
          <w:rPr>
            <w:spacing w:val="-1"/>
            <w:szCs w:val="24"/>
          </w:rPr>
          <w:delText>i</w:delText>
        </w:r>
        <w:r>
          <w:rPr>
            <w:szCs w:val="24"/>
          </w:rPr>
          <w:delText>ng facility” means a facility provi</w:delText>
        </w:r>
        <w:r>
          <w:rPr>
            <w:spacing w:val="1"/>
            <w:szCs w:val="24"/>
          </w:rPr>
          <w:delText>d</w:delText>
        </w:r>
        <w:r>
          <w:rPr>
            <w:szCs w:val="24"/>
          </w:rPr>
          <w:delText>ing either a</w:delText>
        </w:r>
        <w:r>
          <w:rPr>
            <w:spacing w:val="1"/>
            <w:szCs w:val="24"/>
          </w:rPr>
          <w:delText xml:space="preserve"> </w:delText>
        </w:r>
        <w:r>
          <w:rPr>
            <w:szCs w:val="24"/>
          </w:rPr>
          <w:delText>basin, container, or outlet with an adequa</w:delText>
        </w:r>
        <w:r>
          <w:rPr>
            <w:spacing w:val="2"/>
            <w:szCs w:val="24"/>
          </w:rPr>
          <w:delText>t</w:delText>
        </w:r>
        <w:r>
          <w:rPr>
            <w:szCs w:val="24"/>
          </w:rPr>
          <w:delText>e supply of potable wa</w:delText>
        </w:r>
        <w:r>
          <w:rPr>
            <w:spacing w:val="2"/>
            <w:szCs w:val="24"/>
          </w:rPr>
          <w:delText>t</w:delText>
        </w:r>
        <w:r>
          <w:rPr>
            <w:szCs w:val="24"/>
          </w:rPr>
          <w:delText>er, soap or other suitable</w:delText>
        </w:r>
        <w:r>
          <w:rPr>
            <w:spacing w:val="1"/>
            <w:szCs w:val="24"/>
          </w:rPr>
          <w:delText xml:space="preserve"> </w:delText>
        </w:r>
        <w:r>
          <w:rPr>
            <w:szCs w:val="24"/>
          </w:rPr>
          <w:delText>cleansing agent and</w:delText>
        </w:r>
      </w:del>
    </w:p>
    <w:p w14:paraId="432157E1" w14:textId="77777777" w:rsidR="00D730F5" w:rsidRDefault="00C373C5">
      <w:pPr>
        <w:spacing w:before="1" w:after="0" w:line="240" w:lineRule="auto"/>
        <w:ind w:left="100" w:right="-20"/>
        <w:rPr>
          <w:del w:id="1176" w:author="Jill Guild" w:date="2026-09-25T20:04:00Z" w16du:dateUtc="2026-09-26T00:04:00Z"/>
          <w:szCs w:val="24"/>
        </w:rPr>
      </w:pPr>
      <w:del w:id="1177" w:author="Jill Guild" w:date="2026-09-25T20:04:00Z" w16du:dateUtc="2026-09-26T00:04:00Z">
        <w:r>
          <w:rPr>
            <w:szCs w:val="24"/>
          </w:rPr>
          <w:delText>single-use towels.</w:delText>
        </w:r>
      </w:del>
    </w:p>
    <w:p w14:paraId="713529E1" w14:textId="77777777" w:rsidR="00D730F5" w:rsidRDefault="00D730F5">
      <w:pPr>
        <w:spacing w:after="0"/>
        <w:rPr>
          <w:del w:id="1178" w:author="Jill Guild" w:date="2026-09-25T20:04:00Z" w16du:dateUtc="2026-09-26T00:04:00Z"/>
        </w:rPr>
        <w:sectPr w:rsidR="00D730F5">
          <w:pgSz w:w="12240" w:h="15840"/>
          <w:pgMar w:top="1480" w:right="1340" w:bottom="900" w:left="1460" w:header="0" w:footer="702" w:gutter="0"/>
          <w:cols w:space="720"/>
        </w:sectPr>
      </w:pPr>
    </w:p>
    <w:p w14:paraId="1F948018" w14:textId="77777777" w:rsidR="00D730F5" w:rsidRDefault="00C373C5">
      <w:pPr>
        <w:spacing w:before="77" w:after="0" w:line="240" w:lineRule="auto"/>
        <w:ind w:left="120" w:right="330"/>
        <w:rPr>
          <w:del w:id="1179" w:author="Jill Guild" w:date="2026-09-25T20:04:00Z" w16du:dateUtc="2026-09-26T00:04:00Z"/>
          <w:szCs w:val="24"/>
        </w:rPr>
      </w:pPr>
      <w:del w:id="1180" w:author="Jill Guild" w:date="2026-09-25T20:04:00Z" w16du:dateUtc="2026-09-26T00:04:00Z">
        <w:r>
          <w:rPr>
            <w:szCs w:val="24"/>
          </w:rPr>
          <w:delText>“Potable water” means water that meets t</w:delText>
        </w:r>
        <w:r>
          <w:rPr>
            <w:spacing w:val="-1"/>
            <w:szCs w:val="24"/>
          </w:rPr>
          <w:delText>h</w:delText>
        </w:r>
        <w:r>
          <w:rPr>
            <w:szCs w:val="24"/>
          </w:rPr>
          <w:delText>e primary standards for drinking purposes found in Title 22, Cali</w:delText>
        </w:r>
        <w:r>
          <w:rPr>
            <w:spacing w:val="2"/>
            <w:szCs w:val="24"/>
          </w:rPr>
          <w:delText>f</w:delText>
        </w:r>
        <w:r>
          <w:rPr>
            <w:szCs w:val="24"/>
          </w:rPr>
          <w:delText>ornia Code of</w:delText>
        </w:r>
        <w:r>
          <w:rPr>
            <w:spacing w:val="-1"/>
            <w:szCs w:val="24"/>
          </w:rPr>
          <w:delText xml:space="preserve"> </w:delText>
        </w:r>
        <w:r>
          <w:rPr>
            <w:szCs w:val="24"/>
          </w:rPr>
          <w:delText xml:space="preserve">Regulations, </w:delText>
        </w:r>
        <w:r>
          <w:rPr>
            <w:szCs w:val="24"/>
          </w:rPr>
          <w:delText>Division 4, Chapter 15.</w:delText>
        </w:r>
      </w:del>
    </w:p>
    <w:p w14:paraId="1F02ED04" w14:textId="77777777" w:rsidR="00D730F5" w:rsidRDefault="00D730F5">
      <w:pPr>
        <w:spacing w:before="17" w:after="0" w:line="260" w:lineRule="exact"/>
        <w:rPr>
          <w:del w:id="1181" w:author="Jill Guild" w:date="2026-09-25T20:04:00Z" w16du:dateUtc="2026-09-26T00:04:00Z"/>
          <w:sz w:val="26"/>
          <w:szCs w:val="26"/>
        </w:rPr>
      </w:pPr>
    </w:p>
    <w:p w14:paraId="4E4B7331" w14:textId="77777777" w:rsidR="00D730F5" w:rsidRDefault="00C373C5">
      <w:pPr>
        <w:spacing w:after="0" w:line="240" w:lineRule="auto"/>
        <w:ind w:left="120" w:right="233"/>
        <w:rPr>
          <w:del w:id="1182" w:author="Jill Guild" w:date="2026-09-25T20:04:00Z" w16du:dateUtc="2026-09-26T00:04:00Z"/>
          <w:szCs w:val="24"/>
        </w:rPr>
      </w:pPr>
      <w:del w:id="1183" w:author="Jill Guild" w:date="2026-09-25T20:04:00Z" w16du:dateUtc="2026-09-26T00:04:00Z">
        <w:r>
          <w:rPr>
            <w:szCs w:val="24"/>
          </w:rPr>
          <w:delText>“Toilet facility” means a fixed or portable f</w:delText>
        </w:r>
        <w:r>
          <w:rPr>
            <w:spacing w:val="-1"/>
            <w:szCs w:val="24"/>
          </w:rPr>
          <w:delText>a</w:delText>
        </w:r>
        <w:r>
          <w:rPr>
            <w:szCs w:val="24"/>
          </w:rPr>
          <w:delText>cility designed for the purpose of adequate collection and containment of</w:delText>
        </w:r>
        <w:r>
          <w:rPr>
            <w:spacing w:val="1"/>
            <w:szCs w:val="24"/>
          </w:rPr>
          <w:delText xml:space="preserve"> </w:delText>
        </w:r>
        <w:r>
          <w:rPr>
            <w:szCs w:val="24"/>
          </w:rPr>
          <w:delText>the products of both defecation and urination which is supplied with toilet paper adequate to employee needs. Toilet facility includes biological, chemical, flush and combustion toil</w:delText>
        </w:r>
        <w:r>
          <w:rPr>
            <w:spacing w:val="-1"/>
            <w:szCs w:val="24"/>
          </w:rPr>
          <w:delText>e</w:delText>
        </w:r>
        <w:r>
          <w:rPr>
            <w:szCs w:val="24"/>
          </w:rPr>
          <w:delText xml:space="preserve">ts and </w:delText>
        </w:r>
        <w:r>
          <w:rPr>
            <w:spacing w:val="1"/>
            <w:szCs w:val="24"/>
          </w:rPr>
          <w:delText>s</w:delText>
        </w:r>
        <w:r>
          <w:rPr>
            <w:szCs w:val="24"/>
          </w:rPr>
          <w:delText>anitary privies, in portable or mi</w:delText>
        </w:r>
        <w:r>
          <w:rPr>
            <w:spacing w:val="-1"/>
            <w:szCs w:val="24"/>
          </w:rPr>
          <w:delText>x</w:delText>
        </w:r>
        <w:r>
          <w:rPr>
            <w:szCs w:val="24"/>
          </w:rPr>
          <w:delText>ed form.</w:delText>
        </w:r>
      </w:del>
    </w:p>
    <w:p w14:paraId="3F8EF63E" w14:textId="77777777" w:rsidR="00D730F5" w:rsidRDefault="00D730F5">
      <w:pPr>
        <w:spacing w:before="1" w:after="0" w:line="280" w:lineRule="exact"/>
        <w:rPr>
          <w:del w:id="1184" w:author="Jill Guild" w:date="2026-09-25T20:04:00Z" w16du:dateUtc="2026-09-26T00:04:00Z"/>
          <w:sz w:val="28"/>
          <w:szCs w:val="28"/>
        </w:rPr>
      </w:pPr>
    </w:p>
    <w:p w14:paraId="6A898163" w14:textId="77777777" w:rsidR="00D730F5" w:rsidRDefault="00C373C5">
      <w:pPr>
        <w:spacing w:after="0" w:line="240" w:lineRule="auto"/>
        <w:ind w:left="120" w:right="-20"/>
        <w:rPr>
          <w:del w:id="1185" w:author="Jill Guild" w:date="2026-09-25T20:04:00Z" w16du:dateUtc="2026-09-26T00:04:00Z"/>
          <w:szCs w:val="24"/>
        </w:rPr>
      </w:pPr>
      <w:del w:id="1186" w:author="Jill Guild" w:date="2026-09-25T20:04:00Z" w16du:dateUtc="2026-09-26T00:04:00Z">
        <w:r>
          <w:rPr>
            <w:szCs w:val="24"/>
          </w:rPr>
          <w:delText>(c) Requirements.</w:delText>
        </w:r>
      </w:del>
    </w:p>
    <w:p w14:paraId="38359D24" w14:textId="77777777" w:rsidR="00D730F5" w:rsidRDefault="00D730F5">
      <w:pPr>
        <w:spacing w:before="18" w:after="0" w:line="260" w:lineRule="exact"/>
        <w:rPr>
          <w:del w:id="1187" w:author="Jill Guild" w:date="2026-09-25T20:04:00Z" w16du:dateUtc="2026-09-26T00:04:00Z"/>
          <w:sz w:val="26"/>
          <w:szCs w:val="26"/>
        </w:rPr>
      </w:pPr>
    </w:p>
    <w:p w14:paraId="7BDA3050" w14:textId="77777777" w:rsidR="00D730F5" w:rsidRDefault="00C373C5">
      <w:pPr>
        <w:spacing w:after="0" w:line="240" w:lineRule="auto"/>
        <w:ind w:left="120" w:right="61"/>
        <w:rPr>
          <w:del w:id="1188" w:author="Jill Guild" w:date="2026-09-25T20:04:00Z" w16du:dateUtc="2026-09-26T00:04:00Z"/>
          <w:szCs w:val="24"/>
        </w:rPr>
      </w:pPr>
      <w:del w:id="1189" w:author="Jill Guild" w:date="2026-09-25T20:04:00Z" w16du:dateUtc="2026-09-26T00:04:00Z">
        <w:r>
          <w:rPr>
            <w:szCs w:val="24"/>
          </w:rPr>
          <w:delText>Agricultural operations</w:delText>
        </w:r>
        <w:r>
          <w:rPr>
            <w:spacing w:val="2"/>
            <w:szCs w:val="24"/>
          </w:rPr>
          <w:delText xml:space="preserve"> </w:delText>
        </w:r>
        <w:r>
          <w:rPr>
            <w:szCs w:val="24"/>
          </w:rPr>
          <w:delText>not involving hand-labor operations shall meet the requirements of Sections 3360-3368.</w:delText>
        </w:r>
      </w:del>
    </w:p>
    <w:p w14:paraId="7C7C5CC7" w14:textId="77777777" w:rsidR="00D730F5" w:rsidRDefault="00D730F5">
      <w:pPr>
        <w:spacing w:before="19" w:after="0" w:line="260" w:lineRule="exact"/>
        <w:rPr>
          <w:del w:id="1190" w:author="Jill Guild" w:date="2026-09-25T20:04:00Z" w16du:dateUtc="2026-09-26T00:04:00Z"/>
          <w:sz w:val="26"/>
          <w:szCs w:val="26"/>
        </w:rPr>
      </w:pPr>
    </w:p>
    <w:p w14:paraId="4A0037E7" w14:textId="77777777" w:rsidR="00D730F5" w:rsidRDefault="00C373C5">
      <w:pPr>
        <w:spacing w:after="0" w:line="483" w:lineRule="auto"/>
        <w:ind w:left="120" w:right="1873"/>
        <w:rPr>
          <w:del w:id="1191" w:author="Jill Guild" w:date="2026-09-25T20:04:00Z" w16du:dateUtc="2026-09-26T00:04:00Z"/>
          <w:szCs w:val="24"/>
        </w:rPr>
      </w:pPr>
      <w:del w:id="1192" w:author="Jill Guild" w:date="2026-09-25T20:04:00Z" w16du:dateUtc="2026-09-26T00:04:00Z">
        <w:r>
          <w:rPr>
            <w:szCs w:val="24"/>
          </w:rPr>
          <w:delText>All other agricultural operations shall meet the following requirements: (1) Potable drinking water.</w:delText>
        </w:r>
      </w:del>
    </w:p>
    <w:p w14:paraId="056D6B45" w14:textId="77777777" w:rsidR="00D730F5" w:rsidRDefault="00C373C5">
      <w:pPr>
        <w:spacing w:before="8" w:after="0" w:line="240" w:lineRule="auto"/>
        <w:ind w:left="120" w:right="-20"/>
        <w:rPr>
          <w:del w:id="1193" w:author="Jill Guild" w:date="2026-09-25T20:04:00Z" w16du:dateUtc="2026-09-26T00:04:00Z"/>
          <w:szCs w:val="24"/>
        </w:rPr>
      </w:pPr>
      <w:del w:id="1194" w:author="Jill Guild" w:date="2026-09-25T20:04:00Z" w16du:dateUtc="2026-09-26T00:04:00Z">
        <w:r>
          <w:rPr>
            <w:szCs w:val="24"/>
          </w:rPr>
          <w:delText>(A) Potable water shall be provided dur</w:delText>
        </w:r>
        <w:r>
          <w:rPr>
            <w:spacing w:val="-1"/>
            <w:szCs w:val="24"/>
          </w:rPr>
          <w:delText>i</w:delText>
        </w:r>
        <w:r>
          <w:rPr>
            <w:szCs w:val="24"/>
          </w:rPr>
          <w:delText>ng working hou</w:delText>
        </w:r>
        <w:r>
          <w:rPr>
            <w:spacing w:val="2"/>
            <w:szCs w:val="24"/>
          </w:rPr>
          <w:delText>r</w:delText>
        </w:r>
        <w:r>
          <w:rPr>
            <w:szCs w:val="24"/>
          </w:rPr>
          <w:delText>s and placed in locations</w:delText>
        </w:r>
      </w:del>
    </w:p>
    <w:p w14:paraId="51B8DB15" w14:textId="77777777" w:rsidR="00D730F5" w:rsidRDefault="00C373C5">
      <w:pPr>
        <w:spacing w:after="0" w:line="240" w:lineRule="auto"/>
        <w:ind w:left="120" w:right="47"/>
        <w:rPr>
          <w:del w:id="1195" w:author="Jill Guild" w:date="2026-09-25T20:04:00Z" w16du:dateUtc="2026-09-26T00:04:00Z"/>
          <w:szCs w:val="24"/>
        </w:rPr>
      </w:pPr>
      <w:del w:id="1196" w:author="Jill Guild" w:date="2026-09-25T20:04:00Z" w16du:dateUtc="2026-09-26T00:04:00Z">
        <w:r>
          <w:rPr>
            <w:szCs w:val="24"/>
          </w:rPr>
          <w:delText>readily ac</w:delText>
        </w:r>
        <w:r>
          <w:rPr>
            <w:spacing w:val="1"/>
            <w:szCs w:val="24"/>
          </w:rPr>
          <w:delText>c</w:delText>
        </w:r>
        <w:r>
          <w:rPr>
            <w:szCs w:val="24"/>
          </w:rPr>
          <w:delText>essible to all employees. Access to</w:delText>
        </w:r>
        <w:r>
          <w:rPr>
            <w:spacing w:val="1"/>
            <w:szCs w:val="24"/>
          </w:rPr>
          <w:delText xml:space="preserve"> </w:delText>
        </w:r>
        <w:r>
          <w:rPr>
            <w:szCs w:val="24"/>
          </w:rPr>
          <w:delText>such drinking water shall be permitted at all times.</w:delText>
        </w:r>
      </w:del>
    </w:p>
    <w:p w14:paraId="3BB98421" w14:textId="77777777" w:rsidR="00D730F5" w:rsidRDefault="00D730F5">
      <w:pPr>
        <w:spacing w:before="17" w:after="0" w:line="260" w:lineRule="exact"/>
        <w:rPr>
          <w:del w:id="1197" w:author="Jill Guild" w:date="2026-09-25T20:04:00Z" w16du:dateUtc="2026-09-26T00:04:00Z"/>
          <w:sz w:val="26"/>
          <w:szCs w:val="26"/>
        </w:rPr>
      </w:pPr>
    </w:p>
    <w:p w14:paraId="570EB51D" w14:textId="77777777" w:rsidR="00D730F5" w:rsidRDefault="00C373C5">
      <w:pPr>
        <w:spacing w:after="0" w:line="240" w:lineRule="auto"/>
        <w:ind w:left="120" w:right="300"/>
        <w:rPr>
          <w:del w:id="1198" w:author="Jill Guild" w:date="2026-09-25T20:04:00Z" w16du:dateUtc="2026-09-26T00:04:00Z"/>
          <w:szCs w:val="24"/>
        </w:rPr>
      </w:pPr>
      <w:del w:id="1199" w:author="Jill Guild" w:date="2026-09-25T20:04:00Z" w16du:dateUtc="2026-09-26T00:04:00Z">
        <w:r>
          <w:rPr>
            <w:szCs w:val="24"/>
          </w:rPr>
          <w:delText xml:space="preserve">(B) The water shall be fresh and pure, suitably cool, and in sufficient amounts, taking into account the air temperature, humidity, and </w:delText>
        </w:r>
        <w:r>
          <w:rPr>
            <w:spacing w:val="1"/>
            <w:szCs w:val="24"/>
          </w:rPr>
          <w:delText>t</w:delText>
        </w:r>
        <w:r>
          <w:rPr>
            <w:szCs w:val="24"/>
          </w:rPr>
          <w:delText>he nature of the work performed, to meet the needs of all employees.</w:delText>
        </w:r>
      </w:del>
    </w:p>
    <w:p w14:paraId="6A46EC2E" w14:textId="77777777" w:rsidR="00D730F5" w:rsidRDefault="00D730F5">
      <w:pPr>
        <w:spacing w:before="18" w:after="0" w:line="260" w:lineRule="exact"/>
        <w:rPr>
          <w:del w:id="1200" w:author="Jill Guild" w:date="2026-09-25T20:04:00Z" w16du:dateUtc="2026-09-26T00:04:00Z"/>
          <w:sz w:val="26"/>
          <w:szCs w:val="26"/>
        </w:rPr>
      </w:pPr>
    </w:p>
    <w:p w14:paraId="3DDF87F6" w14:textId="77777777" w:rsidR="00D730F5" w:rsidRDefault="00C373C5">
      <w:pPr>
        <w:spacing w:after="0" w:line="240" w:lineRule="auto"/>
        <w:ind w:left="120" w:right="219"/>
        <w:rPr>
          <w:del w:id="1201" w:author="Jill Guild" w:date="2026-09-25T20:04:00Z" w16du:dateUtc="2026-09-26T00:04:00Z"/>
          <w:szCs w:val="24"/>
        </w:rPr>
      </w:pPr>
      <w:del w:id="1202" w:author="Jill Guild" w:date="2026-09-25T20:04:00Z" w16du:dateUtc="2026-09-26T00:04:00Z">
        <w:r>
          <w:rPr>
            <w:szCs w:val="24"/>
          </w:rPr>
          <w:delText>(C) The water shall be</w:delText>
        </w:r>
        <w:r>
          <w:rPr>
            <w:szCs w:val="24"/>
          </w:rPr>
          <w:delText xml:space="preserve"> dispensed in single-u</w:delText>
        </w:r>
        <w:r>
          <w:rPr>
            <w:spacing w:val="1"/>
            <w:szCs w:val="24"/>
          </w:rPr>
          <w:delText>s</w:delText>
        </w:r>
        <w:r>
          <w:rPr>
            <w:szCs w:val="24"/>
          </w:rPr>
          <w:delText xml:space="preserve">e drinking </w:delText>
        </w:r>
        <w:r>
          <w:rPr>
            <w:spacing w:val="1"/>
            <w:szCs w:val="24"/>
          </w:rPr>
          <w:delText>c</w:delText>
        </w:r>
        <w:r>
          <w:rPr>
            <w:szCs w:val="24"/>
          </w:rPr>
          <w:delText>ups or by fountains. The use of common drinking cups or</w:delText>
        </w:r>
        <w:r>
          <w:rPr>
            <w:spacing w:val="1"/>
            <w:szCs w:val="24"/>
          </w:rPr>
          <w:delText xml:space="preserve"> </w:delText>
        </w:r>
        <w:r>
          <w:rPr>
            <w:szCs w:val="24"/>
          </w:rPr>
          <w:delText>dippers is prohibited.</w:delText>
        </w:r>
      </w:del>
    </w:p>
    <w:p w14:paraId="436FCDBF" w14:textId="77777777" w:rsidR="00D730F5" w:rsidRDefault="00D730F5">
      <w:pPr>
        <w:spacing w:before="19" w:after="0" w:line="260" w:lineRule="exact"/>
        <w:rPr>
          <w:del w:id="1203" w:author="Jill Guild" w:date="2026-09-25T20:04:00Z" w16du:dateUtc="2026-09-26T00:04:00Z"/>
          <w:sz w:val="26"/>
          <w:szCs w:val="26"/>
        </w:rPr>
      </w:pPr>
    </w:p>
    <w:p w14:paraId="3334E903" w14:textId="77777777" w:rsidR="00D730F5" w:rsidRDefault="00C373C5">
      <w:pPr>
        <w:spacing w:after="0" w:line="240" w:lineRule="auto"/>
        <w:ind w:left="120" w:right="288"/>
        <w:rPr>
          <w:del w:id="1204" w:author="Jill Guild" w:date="2026-09-25T20:04:00Z" w16du:dateUtc="2026-09-26T00:04:00Z"/>
          <w:szCs w:val="24"/>
        </w:rPr>
      </w:pPr>
      <w:del w:id="1205" w:author="Jill Guild" w:date="2026-09-25T20:04:00Z" w16du:dateUtc="2026-09-26T00:04:00Z">
        <w:r>
          <w:rPr>
            <w:szCs w:val="24"/>
          </w:rPr>
          <w:delText>Note: For the purposes of this section,</w:delText>
        </w:r>
        <w:r>
          <w:rPr>
            <w:spacing w:val="-1"/>
            <w:szCs w:val="24"/>
          </w:rPr>
          <w:delText xml:space="preserve"> </w:delText>
        </w:r>
        <w:r>
          <w:rPr>
            <w:szCs w:val="24"/>
          </w:rPr>
          <w:delText>the term “common use,” when applied to a drinking receptacle, is defined as its use f</w:delText>
        </w:r>
        <w:r>
          <w:rPr>
            <w:spacing w:val="-1"/>
            <w:szCs w:val="24"/>
          </w:rPr>
          <w:delText>o</w:delText>
        </w:r>
        <w:r>
          <w:rPr>
            <w:szCs w:val="24"/>
          </w:rPr>
          <w:delText>r drinking p</w:delText>
        </w:r>
        <w:r>
          <w:rPr>
            <w:spacing w:val="1"/>
            <w:szCs w:val="24"/>
          </w:rPr>
          <w:delText>u</w:delText>
        </w:r>
        <w:r>
          <w:rPr>
            <w:szCs w:val="24"/>
          </w:rPr>
          <w:delText>rposes by, or for, more than one person</w:delText>
        </w:r>
        <w:r>
          <w:rPr>
            <w:spacing w:val="1"/>
            <w:szCs w:val="24"/>
          </w:rPr>
          <w:delText xml:space="preserve"> </w:delText>
        </w:r>
        <w:r>
          <w:rPr>
            <w:szCs w:val="24"/>
          </w:rPr>
          <w:delText>without its being thor</w:delText>
        </w:r>
        <w:r>
          <w:rPr>
            <w:spacing w:val="1"/>
            <w:szCs w:val="24"/>
          </w:rPr>
          <w:delText>o</w:delText>
        </w:r>
        <w:r>
          <w:rPr>
            <w:szCs w:val="24"/>
          </w:rPr>
          <w:delText>ughly cl</w:delText>
        </w:r>
        <w:r>
          <w:rPr>
            <w:spacing w:val="1"/>
            <w:szCs w:val="24"/>
          </w:rPr>
          <w:delText>e</w:delText>
        </w:r>
        <w:r>
          <w:rPr>
            <w:szCs w:val="24"/>
          </w:rPr>
          <w:delText>a</w:delText>
        </w:r>
        <w:r>
          <w:rPr>
            <w:spacing w:val="1"/>
            <w:szCs w:val="24"/>
          </w:rPr>
          <w:delText>n</w:delText>
        </w:r>
        <w:r>
          <w:rPr>
            <w:szCs w:val="24"/>
          </w:rPr>
          <w:delText>sed and steriliz</w:delText>
        </w:r>
        <w:r>
          <w:rPr>
            <w:spacing w:val="1"/>
            <w:szCs w:val="24"/>
          </w:rPr>
          <w:delText>e</w:delText>
        </w:r>
        <w:r>
          <w:rPr>
            <w:szCs w:val="24"/>
          </w:rPr>
          <w:delText>d between con</w:delText>
        </w:r>
        <w:r>
          <w:rPr>
            <w:spacing w:val="1"/>
            <w:szCs w:val="24"/>
          </w:rPr>
          <w:delText>s</w:delText>
        </w:r>
        <w:r>
          <w:rPr>
            <w:szCs w:val="24"/>
          </w:rPr>
          <w:delText>ecutive uses thereof by methods prescribed by or</w:delText>
        </w:r>
        <w:r>
          <w:rPr>
            <w:spacing w:val="-1"/>
            <w:szCs w:val="24"/>
          </w:rPr>
          <w:delText xml:space="preserve"> </w:delText>
        </w:r>
        <w:r>
          <w:rPr>
            <w:szCs w:val="24"/>
          </w:rPr>
          <w:delText>acceptable to the State Department for Health Se</w:delText>
        </w:r>
        <w:r>
          <w:rPr>
            <w:spacing w:val="2"/>
            <w:szCs w:val="24"/>
          </w:rPr>
          <w:delText>r</w:delText>
        </w:r>
        <w:r>
          <w:rPr>
            <w:szCs w:val="24"/>
          </w:rPr>
          <w:delText>vices.</w:delText>
        </w:r>
      </w:del>
    </w:p>
    <w:p w14:paraId="0FDBDCA7" w14:textId="77777777" w:rsidR="00D730F5" w:rsidRDefault="00D730F5">
      <w:pPr>
        <w:spacing w:before="18" w:after="0" w:line="260" w:lineRule="exact"/>
        <w:rPr>
          <w:del w:id="1206" w:author="Jill Guild" w:date="2026-09-25T20:04:00Z" w16du:dateUtc="2026-09-26T00:04:00Z"/>
          <w:sz w:val="26"/>
          <w:szCs w:val="26"/>
        </w:rPr>
      </w:pPr>
    </w:p>
    <w:p w14:paraId="00ACADDE" w14:textId="77777777" w:rsidR="00D730F5" w:rsidRDefault="00C373C5">
      <w:pPr>
        <w:spacing w:after="0" w:line="240" w:lineRule="auto"/>
        <w:ind w:left="120" w:right="567"/>
        <w:rPr>
          <w:del w:id="1207" w:author="Jill Guild" w:date="2026-09-25T20:04:00Z" w16du:dateUtc="2026-09-26T00:04:00Z"/>
          <w:szCs w:val="24"/>
        </w:rPr>
      </w:pPr>
      <w:del w:id="1208" w:author="Jill Guild" w:date="2026-09-25T20:04:00Z" w16du:dateUtc="2026-09-26T00:04:00Z">
        <w:r>
          <w:rPr>
            <w:szCs w:val="24"/>
          </w:rPr>
          <w:delText>(D) Drinking water containers shall be cons</w:delText>
        </w:r>
        <w:r>
          <w:rPr>
            <w:spacing w:val="2"/>
            <w:szCs w:val="24"/>
          </w:rPr>
          <w:delText>t</w:delText>
        </w:r>
        <w:r>
          <w:rPr>
            <w:spacing w:val="1"/>
            <w:szCs w:val="24"/>
          </w:rPr>
          <w:delText>r</w:delText>
        </w:r>
        <w:r>
          <w:rPr>
            <w:szCs w:val="24"/>
          </w:rPr>
          <w:delText>ucted of materials that maintain water quality, and shall be provided with a faucet, fountain, or other suitable devi</w:delText>
        </w:r>
        <w:r>
          <w:rPr>
            <w:spacing w:val="1"/>
            <w:szCs w:val="24"/>
          </w:rPr>
          <w:delText>c</w:delText>
        </w:r>
        <w:r>
          <w:rPr>
            <w:szCs w:val="24"/>
          </w:rPr>
          <w:delText>e for drawing the water.</w:delText>
        </w:r>
      </w:del>
    </w:p>
    <w:p w14:paraId="7B96BDCA" w14:textId="77777777" w:rsidR="00D730F5" w:rsidRDefault="00D730F5">
      <w:pPr>
        <w:spacing w:before="19" w:after="0" w:line="260" w:lineRule="exact"/>
        <w:rPr>
          <w:del w:id="1209" w:author="Jill Guild" w:date="2026-09-25T20:04:00Z" w16du:dateUtc="2026-09-26T00:04:00Z"/>
          <w:sz w:val="26"/>
          <w:szCs w:val="26"/>
        </w:rPr>
      </w:pPr>
    </w:p>
    <w:p w14:paraId="60FBEBAA" w14:textId="77777777" w:rsidR="00D730F5" w:rsidRDefault="00C373C5">
      <w:pPr>
        <w:spacing w:after="0" w:line="240" w:lineRule="auto"/>
        <w:ind w:left="120" w:right="-20"/>
        <w:rPr>
          <w:del w:id="1210" w:author="Jill Guild" w:date="2026-09-25T20:04:00Z" w16du:dateUtc="2026-09-26T00:04:00Z"/>
          <w:szCs w:val="24"/>
        </w:rPr>
      </w:pPr>
      <w:del w:id="1211" w:author="Jill Guild" w:date="2026-09-25T20:04:00Z" w16du:dateUtc="2026-09-26T00:04:00Z">
        <w:r>
          <w:rPr>
            <w:szCs w:val="24"/>
          </w:rPr>
          <w:delText>(2) Toilet and handwashing facilities.</w:delText>
        </w:r>
      </w:del>
    </w:p>
    <w:p w14:paraId="3B8CB2BF" w14:textId="77777777" w:rsidR="00D730F5" w:rsidRDefault="00D730F5">
      <w:pPr>
        <w:spacing w:before="18" w:after="0" w:line="260" w:lineRule="exact"/>
        <w:rPr>
          <w:del w:id="1212" w:author="Jill Guild" w:date="2026-09-25T20:04:00Z" w16du:dateUtc="2026-09-26T00:04:00Z"/>
          <w:sz w:val="26"/>
          <w:szCs w:val="26"/>
        </w:rPr>
      </w:pPr>
    </w:p>
    <w:p w14:paraId="1FB228FF" w14:textId="77777777" w:rsidR="00D730F5" w:rsidRDefault="00C373C5">
      <w:pPr>
        <w:spacing w:after="0" w:line="240" w:lineRule="auto"/>
        <w:ind w:left="120" w:right="60"/>
        <w:rPr>
          <w:del w:id="1213" w:author="Jill Guild" w:date="2026-09-25T20:04:00Z" w16du:dateUtc="2026-09-26T00:04:00Z"/>
          <w:szCs w:val="24"/>
        </w:rPr>
      </w:pPr>
      <w:del w:id="1214" w:author="Jill Guild" w:date="2026-09-25T20:04:00Z" w16du:dateUtc="2026-09-26T00:04:00Z">
        <w:r>
          <w:rPr>
            <w:szCs w:val="24"/>
          </w:rPr>
          <w:delText>(A) Separate toilet facilities for each sex shall be provid</w:delText>
        </w:r>
        <w:r>
          <w:rPr>
            <w:spacing w:val="1"/>
            <w:szCs w:val="24"/>
          </w:rPr>
          <w:delText>e</w:delText>
        </w:r>
        <w:r>
          <w:rPr>
            <w:szCs w:val="24"/>
          </w:rPr>
          <w:delText>d for each twenty (20) employees</w:delText>
        </w:r>
        <w:r>
          <w:rPr>
            <w:spacing w:val="1"/>
            <w:szCs w:val="24"/>
          </w:rPr>
          <w:delText xml:space="preserve"> </w:delText>
        </w:r>
        <w:r>
          <w:rPr>
            <w:szCs w:val="24"/>
          </w:rPr>
          <w:delText>or</w:delText>
        </w:r>
        <w:r>
          <w:rPr>
            <w:spacing w:val="1"/>
            <w:szCs w:val="24"/>
          </w:rPr>
          <w:delText xml:space="preserve"> </w:delText>
        </w:r>
        <w:r>
          <w:rPr>
            <w:szCs w:val="24"/>
          </w:rPr>
          <w:delText>fraction</w:delText>
        </w:r>
        <w:r>
          <w:rPr>
            <w:spacing w:val="1"/>
            <w:szCs w:val="24"/>
          </w:rPr>
          <w:delText xml:space="preserve"> </w:delText>
        </w:r>
        <w:r>
          <w:rPr>
            <w:szCs w:val="24"/>
          </w:rPr>
          <w:delText>thereof. One handwa</w:delText>
        </w:r>
        <w:r>
          <w:rPr>
            <w:spacing w:val="1"/>
            <w:szCs w:val="24"/>
          </w:rPr>
          <w:delText>s</w:delText>
        </w:r>
        <w:r>
          <w:rPr>
            <w:szCs w:val="24"/>
          </w:rPr>
          <w:delText>hing facility shall be provided for each twenty (20) employees</w:delText>
        </w:r>
        <w:r>
          <w:rPr>
            <w:spacing w:val="1"/>
            <w:szCs w:val="24"/>
          </w:rPr>
          <w:delText xml:space="preserve"> </w:delText>
        </w:r>
        <w:r>
          <w:rPr>
            <w:szCs w:val="24"/>
          </w:rPr>
          <w:delText xml:space="preserve">or fraction thereof. Where there are less </w:delText>
        </w:r>
        <w:r>
          <w:rPr>
            <w:spacing w:val="1"/>
            <w:szCs w:val="24"/>
          </w:rPr>
          <w:delText>t</w:delText>
        </w:r>
        <w:r>
          <w:rPr>
            <w:szCs w:val="24"/>
          </w:rPr>
          <w:delText xml:space="preserve">han five employees, separate toilet rooms for each sex are not </w:delText>
        </w:r>
        <w:r>
          <w:rPr>
            <w:spacing w:val="1"/>
            <w:szCs w:val="24"/>
          </w:rPr>
          <w:delText>r</w:delText>
        </w:r>
        <w:r>
          <w:rPr>
            <w:szCs w:val="24"/>
          </w:rPr>
          <w:delText>equired pro</w:delText>
        </w:r>
        <w:r>
          <w:rPr>
            <w:spacing w:val="1"/>
            <w:szCs w:val="24"/>
          </w:rPr>
          <w:delText>v</w:delText>
        </w:r>
        <w:r>
          <w:rPr>
            <w:szCs w:val="24"/>
          </w:rPr>
          <w:delText>ided toilet rooms can</w:delText>
        </w:r>
        <w:r>
          <w:rPr>
            <w:szCs w:val="24"/>
          </w:rPr>
          <w:delText xml:space="preserve"> be locked from the inside and contain at</w:delText>
        </w:r>
        <w:r>
          <w:rPr>
            <w:spacing w:val="3"/>
            <w:szCs w:val="24"/>
          </w:rPr>
          <w:delText xml:space="preserve"> </w:delText>
        </w:r>
        <w:r>
          <w:rPr>
            <w:szCs w:val="24"/>
          </w:rPr>
          <w:delText>least one water closet. Ur</w:delText>
        </w:r>
        <w:r>
          <w:rPr>
            <w:spacing w:val="-2"/>
            <w:szCs w:val="24"/>
          </w:rPr>
          <w:delText>i</w:delText>
        </w:r>
        <w:r>
          <w:rPr>
            <w:szCs w:val="24"/>
          </w:rPr>
          <w:delText>nals may be installed instead</w:delText>
        </w:r>
      </w:del>
    </w:p>
    <w:p w14:paraId="10DB8FCA" w14:textId="77777777" w:rsidR="00D730F5" w:rsidRDefault="00C373C5">
      <w:pPr>
        <w:spacing w:after="0" w:line="240" w:lineRule="auto"/>
        <w:ind w:left="120" w:right="301"/>
        <w:rPr>
          <w:del w:id="1215" w:author="Jill Guild" w:date="2026-09-25T20:04:00Z" w16du:dateUtc="2026-09-26T00:04:00Z"/>
          <w:szCs w:val="24"/>
        </w:rPr>
      </w:pPr>
      <w:del w:id="1216" w:author="Jill Guild" w:date="2026-09-25T20:04:00Z" w16du:dateUtc="2026-09-26T00:04:00Z">
        <w:r>
          <w:rPr>
            <w:szCs w:val="24"/>
          </w:rPr>
          <w:delText>of water closets in toilet rooms to be used only by men provided that the number of water closets shall not be less than two-thirds the minimum number of toilet facilities.</w:delText>
        </w:r>
      </w:del>
    </w:p>
    <w:p w14:paraId="5227E0FE" w14:textId="77777777" w:rsidR="00D730F5" w:rsidRDefault="00D730F5">
      <w:pPr>
        <w:spacing w:before="16" w:after="0" w:line="260" w:lineRule="exact"/>
        <w:rPr>
          <w:del w:id="1217" w:author="Jill Guild" w:date="2026-09-25T20:04:00Z" w16du:dateUtc="2026-09-26T00:04:00Z"/>
          <w:sz w:val="26"/>
          <w:szCs w:val="26"/>
        </w:rPr>
      </w:pPr>
    </w:p>
    <w:p w14:paraId="5EEF5B58" w14:textId="77777777" w:rsidR="00D730F5" w:rsidRDefault="00C373C5">
      <w:pPr>
        <w:spacing w:after="0" w:line="240" w:lineRule="auto"/>
        <w:ind w:left="120" w:right="-20"/>
        <w:rPr>
          <w:del w:id="1218" w:author="Jill Guild" w:date="2026-09-25T20:04:00Z" w16du:dateUtc="2026-09-26T00:04:00Z"/>
          <w:szCs w:val="24"/>
        </w:rPr>
      </w:pPr>
      <w:del w:id="1219" w:author="Jill Guild" w:date="2026-09-25T20:04:00Z" w16du:dateUtc="2026-09-26T00:04:00Z">
        <w:r>
          <w:rPr>
            <w:szCs w:val="24"/>
          </w:rPr>
          <w:delText>Ex</w:delText>
        </w:r>
        <w:r>
          <w:rPr>
            <w:spacing w:val="1"/>
            <w:szCs w:val="24"/>
          </w:rPr>
          <w:delText>c</w:delText>
        </w:r>
        <w:r>
          <w:rPr>
            <w:szCs w:val="24"/>
          </w:rPr>
          <w:delText>eption: An emplo</w:delText>
        </w:r>
        <w:r>
          <w:rPr>
            <w:spacing w:val="1"/>
            <w:szCs w:val="24"/>
          </w:rPr>
          <w:delText>y</w:delText>
        </w:r>
        <w:r>
          <w:rPr>
            <w:szCs w:val="24"/>
          </w:rPr>
          <w:delText>er may provide transpo</w:delText>
        </w:r>
        <w:r>
          <w:rPr>
            <w:spacing w:val="-1"/>
            <w:szCs w:val="24"/>
          </w:rPr>
          <w:delText>r</w:delText>
        </w:r>
        <w:r>
          <w:rPr>
            <w:szCs w:val="24"/>
          </w:rPr>
          <w:delText xml:space="preserve">tation to toilet and </w:delText>
        </w:r>
        <w:r>
          <w:rPr>
            <w:spacing w:val="1"/>
            <w:szCs w:val="24"/>
          </w:rPr>
          <w:delText>h</w:delText>
        </w:r>
        <w:r>
          <w:rPr>
            <w:szCs w:val="24"/>
          </w:rPr>
          <w:delText>andwa</w:delText>
        </w:r>
        <w:r>
          <w:rPr>
            <w:spacing w:val="1"/>
            <w:szCs w:val="24"/>
          </w:rPr>
          <w:delText>s</w:delText>
        </w:r>
        <w:r>
          <w:rPr>
            <w:szCs w:val="24"/>
          </w:rPr>
          <w:delText>hi</w:delText>
        </w:r>
        <w:r>
          <w:rPr>
            <w:spacing w:val="1"/>
            <w:szCs w:val="24"/>
          </w:rPr>
          <w:delText>n</w:delText>
        </w:r>
        <w:r>
          <w:rPr>
            <w:szCs w:val="24"/>
          </w:rPr>
          <w:delText>g facilities,</w:delText>
        </w:r>
      </w:del>
    </w:p>
    <w:p w14:paraId="1F902E77" w14:textId="77777777" w:rsidR="00D730F5" w:rsidRDefault="00D730F5">
      <w:pPr>
        <w:spacing w:after="0"/>
        <w:rPr>
          <w:del w:id="1220" w:author="Jill Guild" w:date="2026-09-25T20:04:00Z" w16du:dateUtc="2026-09-26T00:04:00Z"/>
        </w:rPr>
        <w:sectPr w:rsidR="00D730F5">
          <w:pgSz w:w="12240" w:h="15840"/>
          <w:pgMar w:top="820" w:right="1340" w:bottom="900" w:left="1440" w:header="0" w:footer="702" w:gutter="0"/>
          <w:cols w:space="720"/>
        </w:sectPr>
      </w:pPr>
    </w:p>
    <w:p w14:paraId="7953497E" w14:textId="77777777" w:rsidR="00D730F5" w:rsidRDefault="00C373C5">
      <w:pPr>
        <w:spacing w:before="77" w:after="0" w:line="240" w:lineRule="auto"/>
        <w:ind w:left="120" w:right="78"/>
        <w:rPr>
          <w:del w:id="1221" w:author="Jill Guild" w:date="2026-09-25T20:04:00Z" w16du:dateUtc="2026-09-26T00:04:00Z"/>
          <w:szCs w:val="24"/>
        </w:rPr>
      </w:pPr>
      <w:del w:id="1222" w:author="Jill Guild" w:date="2026-09-25T20:04:00Z" w16du:dateUtc="2026-09-26T00:04:00Z">
        <w:r>
          <w:rPr>
            <w:szCs w:val="24"/>
          </w:rPr>
          <w:delText>as an alternative means of compliance if: 1. employees</w:delText>
        </w:r>
        <w:r>
          <w:rPr>
            <w:spacing w:val="2"/>
            <w:szCs w:val="24"/>
          </w:rPr>
          <w:delText xml:space="preserve"> </w:delText>
        </w:r>
        <w:r>
          <w:rPr>
            <w:szCs w:val="24"/>
          </w:rPr>
          <w:delText xml:space="preserve">perform field work for a period of less than two (2) hours (including transportation time to </w:delText>
        </w:r>
        <w:r>
          <w:rPr>
            <w:szCs w:val="24"/>
          </w:rPr>
          <w:delText>and from the field), 2. fewer than five (5) employees in any agricultural e</w:delText>
        </w:r>
        <w:r>
          <w:rPr>
            <w:spacing w:val="1"/>
            <w:szCs w:val="24"/>
          </w:rPr>
          <w:delText>s</w:delText>
        </w:r>
        <w:r>
          <w:rPr>
            <w:szCs w:val="24"/>
          </w:rPr>
          <w:delText>tablishment</w:delText>
        </w:r>
        <w:r>
          <w:rPr>
            <w:spacing w:val="2"/>
            <w:szCs w:val="24"/>
          </w:rPr>
          <w:delText xml:space="preserve"> </w:delText>
        </w:r>
        <w:r>
          <w:rPr>
            <w:szCs w:val="24"/>
          </w:rPr>
          <w:delText>are engaged in hand</w:delText>
        </w:r>
        <w:r>
          <w:rPr>
            <w:spacing w:val="2"/>
            <w:szCs w:val="24"/>
          </w:rPr>
          <w:delText>-</w:delText>
        </w:r>
        <w:r>
          <w:rPr>
            <w:szCs w:val="24"/>
          </w:rPr>
          <w:delText>labor operations on any given day, or 3. e</w:delText>
        </w:r>
        <w:r>
          <w:rPr>
            <w:spacing w:val="-1"/>
            <w:szCs w:val="24"/>
          </w:rPr>
          <w:delText>m</w:delText>
        </w:r>
        <w:r>
          <w:rPr>
            <w:szCs w:val="24"/>
          </w:rPr>
          <w:delText>ployees</w:delText>
        </w:r>
        <w:r>
          <w:rPr>
            <w:spacing w:val="2"/>
            <w:szCs w:val="24"/>
          </w:rPr>
          <w:delText xml:space="preserve"> </w:delText>
        </w:r>
        <w:r>
          <w:rPr>
            <w:szCs w:val="24"/>
          </w:rPr>
          <w:delText>are not engaged in hand-labor operations.</w:delText>
        </w:r>
      </w:del>
    </w:p>
    <w:p w14:paraId="0B3764CE" w14:textId="77777777" w:rsidR="00D730F5" w:rsidRDefault="00D730F5">
      <w:pPr>
        <w:spacing w:before="19" w:after="0" w:line="260" w:lineRule="exact"/>
        <w:rPr>
          <w:del w:id="1223" w:author="Jill Guild" w:date="2026-09-25T20:04:00Z" w16du:dateUtc="2026-09-26T00:04:00Z"/>
          <w:sz w:val="26"/>
          <w:szCs w:val="26"/>
        </w:rPr>
      </w:pPr>
    </w:p>
    <w:p w14:paraId="6722FA3E" w14:textId="77777777" w:rsidR="00D730F5" w:rsidRDefault="00C373C5">
      <w:pPr>
        <w:spacing w:after="0" w:line="240" w:lineRule="auto"/>
        <w:ind w:left="120" w:right="-20"/>
        <w:rPr>
          <w:del w:id="1224" w:author="Jill Guild" w:date="2026-09-25T20:04:00Z" w16du:dateUtc="2026-09-26T00:04:00Z"/>
          <w:szCs w:val="24"/>
        </w:rPr>
      </w:pPr>
      <w:del w:id="1225" w:author="Jill Guild" w:date="2026-09-25T20:04:00Z" w16du:dateUtc="2026-09-26T00:04:00Z">
        <w:r>
          <w:rPr>
            <w:szCs w:val="24"/>
          </w:rPr>
          <w:delText>(B) Toilet and hand-washing facilities shall at</w:delText>
        </w:r>
        <w:r>
          <w:rPr>
            <w:spacing w:val="1"/>
            <w:szCs w:val="24"/>
          </w:rPr>
          <w:delText xml:space="preserve"> </w:delText>
        </w:r>
        <w:r>
          <w:rPr>
            <w:szCs w:val="24"/>
          </w:rPr>
          <w:delText>all times meet the</w:delText>
        </w:r>
        <w:r>
          <w:rPr>
            <w:spacing w:val="-1"/>
            <w:szCs w:val="24"/>
          </w:rPr>
          <w:delText xml:space="preserve"> </w:delText>
        </w:r>
        <w:r>
          <w:rPr>
            <w:szCs w:val="24"/>
          </w:rPr>
          <w:delText>following standards:</w:delText>
        </w:r>
      </w:del>
    </w:p>
    <w:p w14:paraId="43E6FA55" w14:textId="77777777" w:rsidR="00D730F5" w:rsidRDefault="00D730F5">
      <w:pPr>
        <w:spacing w:before="20" w:after="0" w:line="260" w:lineRule="exact"/>
        <w:rPr>
          <w:del w:id="1226" w:author="Jill Guild" w:date="2026-09-25T20:04:00Z" w16du:dateUtc="2026-09-26T00:04:00Z"/>
          <w:sz w:val="26"/>
          <w:szCs w:val="26"/>
        </w:rPr>
      </w:pPr>
    </w:p>
    <w:p w14:paraId="0F1E789B" w14:textId="77777777" w:rsidR="00D730F5" w:rsidRDefault="00C373C5">
      <w:pPr>
        <w:spacing w:after="0" w:line="240" w:lineRule="auto"/>
        <w:ind w:left="120" w:right="163"/>
        <w:rPr>
          <w:del w:id="1227" w:author="Jill Guild" w:date="2026-09-25T20:04:00Z" w16du:dateUtc="2026-09-26T00:04:00Z"/>
          <w:szCs w:val="24"/>
        </w:rPr>
      </w:pPr>
      <w:del w:id="1228" w:author="Jill Guild" w:date="2026-09-25T20:04:00Z" w16du:dateUtc="2026-09-26T00:04:00Z">
        <w:r>
          <w:rPr>
            <w:szCs w:val="24"/>
          </w:rPr>
          <w:delText>1. Toilet facilities shall be appropriately</w:delText>
        </w:r>
        <w:r>
          <w:rPr>
            <w:spacing w:val="-1"/>
            <w:szCs w:val="24"/>
          </w:rPr>
          <w:delText xml:space="preserve"> </w:delText>
        </w:r>
        <w:r>
          <w:rPr>
            <w:szCs w:val="24"/>
          </w:rPr>
          <w:delText>screened to keep flies and other verm</w:delText>
        </w:r>
        <w:r>
          <w:rPr>
            <w:spacing w:val="-2"/>
            <w:szCs w:val="24"/>
          </w:rPr>
          <w:delText>i</w:delText>
        </w:r>
        <w:r>
          <w:rPr>
            <w:szCs w:val="24"/>
          </w:rPr>
          <w:delText>n away from the excreta.</w:delText>
        </w:r>
      </w:del>
    </w:p>
    <w:p w14:paraId="1F05911A" w14:textId="77777777" w:rsidR="00D730F5" w:rsidRDefault="00D730F5">
      <w:pPr>
        <w:spacing w:before="17" w:after="0" w:line="260" w:lineRule="exact"/>
        <w:rPr>
          <w:del w:id="1229" w:author="Jill Guild" w:date="2026-09-25T20:04:00Z" w16du:dateUtc="2026-09-26T00:04:00Z"/>
          <w:sz w:val="26"/>
          <w:szCs w:val="26"/>
        </w:rPr>
      </w:pPr>
    </w:p>
    <w:p w14:paraId="339C4E2A" w14:textId="77777777" w:rsidR="00D730F5" w:rsidRDefault="00C373C5">
      <w:pPr>
        <w:spacing w:after="0" w:line="240" w:lineRule="auto"/>
        <w:ind w:left="120" w:right="80"/>
        <w:rPr>
          <w:del w:id="1230" w:author="Jill Guild" w:date="2026-09-25T20:04:00Z" w16du:dateUtc="2026-09-26T00:04:00Z"/>
          <w:szCs w:val="24"/>
        </w:rPr>
      </w:pPr>
      <w:del w:id="1231" w:author="Jill Guild" w:date="2026-09-25T20:04:00Z" w16du:dateUtc="2026-09-26T00:04:00Z">
        <w:r>
          <w:rPr>
            <w:szCs w:val="24"/>
          </w:rPr>
          <w:delText xml:space="preserve">2. Units housing toilet and handwashing facilities shall be ventilated and provided with self-closing doors, </w:delText>
        </w:r>
        <w:r>
          <w:rPr>
            <w:szCs w:val="24"/>
          </w:rPr>
          <w:delText>lockable from the ins</w:delText>
        </w:r>
        <w:r>
          <w:rPr>
            <w:spacing w:val="-2"/>
            <w:szCs w:val="24"/>
          </w:rPr>
          <w:delText>i</w:delText>
        </w:r>
        <w:r>
          <w:rPr>
            <w:szCs w:val="24"/>
          </w:rPr>
          <w:delText>de, and shall be otherwise constructed to ensure privacy.</w:delText>
        </w:r>
      </w:del>
    </w:p>
    <w:p w14:paraId="0E6F722F" w14:textId="77777777" w:rsidR="00D730F5" w:rsidRDefault="00D730F5">
      <w:pPr>
        <w:spacing w:before="18" w:after="0" w:line="260" w:lineRule="exact"/>
        <w:rPr>
          <w:del w:id="1232" w:author="Jill Guild" w:date="2026-09-25T20:04:00Z" w16du:dateUtc="2026-09-26T00:04:00Z"/>
          <w:sz w:val="26"/>
          <w:szCs w:val="26"/>
        </w:rPr>
      </w:pPr>
    </w:p>
    <w:p w14:paraId="647C2F24" w14:textId="77777777" w:rsidR="00D730F5" w:rsidRDefault="00C373C5">
      <w:pPr>
        <w:spacing w:after="0" w:line="240" w:lineRule="auto"/>
        <w:ind w:left="120" w:right="66"/>
        <w:rPr>
          <w:del w:id="1233" w:author="Jill Guild" w:date="2026-09-25T20:04:00Z" w16du:dateUtc="2026-09-26T00:04:00Z"/>
          <w:szCs w:val="24"/>
        </w:rPr>
      </w:pPr>
      <w:del w:id="1234" w:author="Jill Guild" w:date="2026-09-25T20:04:00Z" w16du:dateUtc="2026-09-26T00:04:00Z">
        <w:r>
          <w:rPr>
            <w:szCs w:val="24"/>
          </w:rPr>
          <w:delText>3. Toilet facilities shall provide a min</w:delText>
        </w:r>
        <w:r>
          <w:rPr>
            <w:spacing w:val="-1"/>
            <w:szCs w:val="24"/>
          </w:rPr>
          <w:delText>i</w:delText>
        </w:r>
        <w:r>
          <w:rPr>
            <w:szCs w:val="24"/>
          </w:rPr>
          <w:delText>mum area of eight (8) square feet, with a minimum width of two and one-half (2 1/2) f</w:delText>
        </w:r>
        <w:r>
          <w:rPr>
            <w:spacing w:val="-4"/>
            <w:szCs w:val="24"/>
          </w:rPr>
          <w:delText>e</w:delText>
        </w:r>
        <w:r>
          <w:rPr>
            <w:szCs w:val="24"/>
          </w:rPr>
          <w:delText>et for each toilet seat. A minimum area of ten (10) square feet, with a minimum width of two and one-half (2 1/2) feet, shall be required when a urinal is included. Suff</w:delText>
        </w:r>
        <w:r>
          <w:rPr>
            <w:spacing w:val="-1"/>
            <w:szCs w:val="24"/>
          </w:rPr>
          <w:delText>i</w:delText>
        </w:r>
        <w:r>
          <w:rPr>
            <w:szCs w:val="24"/>
          </w:rPr>
          <w:delText>cient additional space shall be included if handwashing facilities</w:delText>
        </w:r>
        <w:r>
          <w:rPr>
            <w:spacing w:val="2"/>
            <w:szCs w:val="24"/>
          </w:rPr>
          <w:delText xml:space="preserve"> </w:delText>
        </w:r>
        <w:r>
          <w:rPr>
            <w:szCs w:val="24"/>
          </w:rPr>
          <w:delText>are</w:delText>
        </w:r>
        <w:r>
          <w:rPr>
            <w:spacing w:val="1"/>
            <w:szCs w:val="24"/>
          </w:rPr>
          <w:delText xml:space="preserve"> </w:delText>
        </w:r>
        <w:r>
          <w:rPr>
            <w:szCs w:val="24"/>
          </w:rPr>
          <w:delText>within the facility.</w:delText>
        </w:r>
      </w:del>
    </w:p>
    <w:p w14:paraId="0B296F84" w14:textId="77777777" w:rsidR="00D730F5" w:rsidRDefault="00D730F5">
      <w:pPr>
        <w:spacing w:before="18" w:after="0" w:line="260" w:lineRule="exact"/>
        <w:rPr>
          <w:del w:id="1235" w:author="Jill Guild" w:date="2026-09-25T20:04:00Z" w16du:dateUtc="2026-09-26T00:04:00Z"/>
          <w:sz w:val="26"/>
          <w:szCs w:val="26"/>
        </w:rPr>
      </w:pPr>
    </w:p>
    <w:p w14:paraId="4FA7E2F5" w14:textId="77777777" w:rsidR="00D730F5" w:rsidRDefault="00C373C5">
      <w:pPr>
        <w:spacing w:after="0" w:line="240" w:lineRule="auto"/>
        <w:ind w:left="120" w:right="523"/>
        <w:rPr>
          <w:del w:id="1236" w:author="Jill Guild" w:date="2026-09-25T20:04:00Z" w16du:dateUtc="2026-09-26T00:04:00Z"/>
          <w:szCs w:val="24"/>
        </w:rPr>
      </w:pPr>
      <w:del w:id="1237" w:author="Jill Guild" w:date="2026-09-25T20:04:00Z" w16du:dateUtc="2026-09-26T00:04:00Z">
        <w:r>
          <w:rPr>
            <w:szCs w:val="24"/>
          </w:rPr>
          <w:delText xml:space="preserve">4. The wastewater tank on chemical </w:delText>
        </w:r>
        <w:r>
          <w:rPr>
            <w:szCs w:val="24"/>
          </w:rPr>
          <w:delText>toilets</w:delText>
        </w:r>
        <w:r>
          <w:rPr>
            <w:spacing w:val="-1"/>
            <w:szCs w:val="24"/>
          </w:rPr>
          <w:delText xml:space="preserve"> </w:delText>
        </w:r>
        <w:r>
          <w:rPr>
            <w:szCs w:val="24"/>
          </w:rPr>
          <w:delText xml:space="preserve">shall be constructed of durable, easily cleanable material and have a minimum tank capacity of forty (40) gallons. Construction shall be </w:delText>
        </w:r>
        <w:r>
          <w:rPr>
            <w:spacing w:val="1"/>
            <w:szCs w:val="24"/>
          </w:rPr>
          <w:delText>s</w:delText>
        </w:r>
        <w:r>
          <w:rPr>
            <w:szCs w:val="24"/>
          </w:rPr>
          <w:delText>uch as to prevent s</w:delText>
        </w:r>
        <w:r>
          <w:rPr>
            <w:spacing w:val="-1"/>
            <w:szCs w:val="24"/>
          </w:rPr>
          <w:delText>p</w:delText>
        </w:r>
        <w:r>
          <w:rPr>
            <w:szCs w:val="24"/>
          </w:rPr>
          <w:delText>lashing on the occupant, field, or road.</w:delText>
        </w:r>
      </w:del>
    </w:p>
    <w:p w14:paraId="76BAC032" w14:textId="77777777" w:rsidR="00D730F5" w:rsidRDefault="00D730F5">
      <w:pPr>
        <w:spacing w:before="19" w:after="0" w:line="260" w:lineRule="exact"/>
        <w:rPr>
          <w:del w:id="1238" w:author="Jill Guild" w:date="2026-09-25T20:04:00Z" w16du:dateUtc="2026-09-26T00:04:00Z"/>
          <w:sz w:val="26"/>
          <w:szCs w:val="26"/>
        </w:rPr>
      </w:pPr>
    </w:p>
    <w:p w14:paraId="756C2D48" w14:textId="77777777" w:rsidR="00D730F5" w:rsidRDefault="00C373C5">
      <w:pPr>
        <w:spacing w:after="0" w:line="240" w:lineRule="auto"/>
        <w:ind w:left="120" w:right="-20"/>
        <w:rPr>
          <w:del w:id="1239" w:author="Jill Guild" w:date="2026-09-25T20:04:00Z" w16du:dateUtc="2026-09-26T00:04:00Z"/>
          <w:szCs w:val="24"/>
        </w:rPr>
      </w:pPr>
      <w:del w:id="1240" w:author="Jill Guild" w:date="2026-09-25T20:04:00Z" w16du:dateUtc="2026-09-26T00:04:00Z">
        <w:r>
          <w:rPr>
            <w:szCs w:val="24"/>
          </w:rPr>
          <w:delText>5. The handwashing water tank shall provi</w:delText>
        </w:r>
        <w:r>
          <w:rPr>
            <w:spacing w:val="1"/>
            <w:szCs w:val="24"/>
          </w:rPr>
          <w:delText>d</w:delText>
        </w:r>
        <w:r>
          <w:rPr>
            <w:szCs w:val="24"/>
          </w:rPr>
          <w:delText>e a minimum capacity of fifteen (15)</w:delText>
        </w:r>
      </w:del>
    </w:p>
    <w:p w14:paraId="52120B61" w14:textId="77777777" w:rsidR="00D730F5" w:rsidRDefault="00C373C5">
      <w:pPr>
        <w:spacing w:before="1" w:after="0" w:line="240" w:lineRule="auto"/>
        <w:ind w:left="120" w:right="-20"/>
        <w:rPr>
          <w:del w:id="1241" w:author="Jill Guild" w:date="2026-09-25T20:04:00Z" w16du:dateUtc="2026-09-26T00:04:00Z"/>
          <w:szCs w:val="24"/>
        </w:rPr>
      </w:pPr>
      <w:del w:id="1242" w:author="Jill Guild" w:date="2026-09-25T20:04:00Z" w16du:dateUtc="2026-09-26T00:04:00Z">
        <w:r>
          <w:rPr>
            <w:szCs w:val="24"/>
          </w:rPr>
          <w:delText>gallons.</w:delText>
        </w:r>
      </w:del>
    </w:p>
    <w:p w14:paraId="194B7B8E" w14:textId="77777777" w:rsidR="00D730F5" w:rsidRDefault="00D730F5">
      <w:pPr>
        <w:spacing w:before="18" w:after="0" w:line="260" w:lineRule="exact"/>
        <w:rPr>
          <w:del w:id="1243" w:author="Jill Guild" w:date="2026-09-25T20:04:00Z" w16du:dateUtc="2026-09-26T00:04:00Z"/>
          <w:sz w:val="26"/>
          <w:szCs w:val="26"/>
        </w:rPr>
      </w:pPr>
    </w:p>
    <w:p w14:paraId="7FCFBEF7" w14:textId="77777777" w:rsidR="00D730F5" w:rsidRDefault="00C373C5">
      <w:pPr>
        <w:spacing w:after="0" w:line="240" w:lineRule="auto"/>
        <w:ind w:left="120" w:right="119"/>
        <w:rPr>
          <w:del w:id="1244" w:author="Jill Guild" w:date="2026-09-25T20:04:00Z" w16du:dateUtc="2026-09-26T00:04:00Z"/>
          <w:szCs w:val="24"/>
        </w:rPr>
      </w:pPr>
      <w:del w:id="1245" w:author="Jill Guild" w:date="2026-09-25T20:04:00Z" w16du:dateUtc="2026-09-26T00:04:00Z">
        <w:r>
          <w:rPr>
            <w:szCs w:val="24"/>
          </w:rPr>
          <w:delText>6. Units housing toilet and handwashing facilit</w:delText>
        </w:r>
        <w:r>
          <w:rPr>
            <w:spacing w:val="-1"/>
            <w:szCs w:val="24"/>
          </w:rPr>
          <w:delText>i</w:delText>
        </w:r>
        <w:r>
          <w:rPr>
            <w:szCs w:val="24"/>
          </w:rPr>
          <w:delText>es shall be rigidly c</w:delText>
        </w:r>
        <w:r>
          <w:rPr>
            <w:spacing w:val="1"/>
            <w:szCs w:val="24"/>
          </w:rPr>
          <w:delText>o</w:delText>
        </w:r>
        <w:r>
          <w:rPr>
            <w:szCs w:val="24"/>
          </w:rPr>
          <w:delText>nstructed and their inside surfaces shall be of nonabsorbent material, smooth, readily cleanable, and finished in a light colo</w:delText>
        </w:r>
        <w:r>
          <w:rPr>
            <w:spacing w:val="2"/>
            <w:szCs w:val="24"/>
          </w:rPr>
          <w:delText>r</w:delText>
        </w:r>
        <w:r>
          <w:rPr>
            <w:szCs w:val="24"/>
          </w:rPr>
          <w:delText>.</w:delText>
        </w:r>
      </w:del>
    </w:p>
    <w:p w14:paraId="5FDDF567" w14:textId="77777777" w:rsidR="00D730F5" w:rsidRDefault="00D730F5">
      <w:pPr>
        <w:spacing w:before="18" w:after="0" w:line="260" w:lineRule="exact"/>
        <w:rPr>
          <w:del w:id="1246" w:author="Jill Guild" w:date="2026-09-25T20:04:00Z" w16du:dateUtc="2026-09-26T00:04:00Z"/>
          <w:sz w:val="26"/>
          <w:szCs w:val="26"/>
        </w:rPr>
      </w:pPr>
    </w:p>
    <w:p w14:paraId="611C4B01" w14:textId="77777777" w:rsidR="00D730F5" w:rsidRDefault="00C373C5">
      <w:pPr>
        <w:spacing w:after="0" w:line="240" w:lineRule="auto"/>
        <w:ind w:left="120" w:right="-20"/>
        <w:rPr>
          <w:del w:id="1247" w:author="Jill Guild" w:date="2026-09-25T20:04:00Z" w16du:dateUtc="2026-09-26T00:04:00Z"/>
          <w:szCs w:val="24"/>
        </w:rPr>
      </w:pPr>
      <w:del w:id="1248" w:author="Jill Guild" w:date="2026-09-25T20:04:00Z" w16du:dateUtc="2026-09-26T00:04:00Z">
        <w:r>
          <w:rPr>
            <w:szCs w:val="24"/>
          </w:rPr>
          <w:delText xml:space="preserve">7. Water flush </w:delText>
        </w:r>
        <w:r>
          <w:rPr>
            <w:szCs w:val="24"/>
          </w:rPr>
          <w:delText>toilets and handwashing facilities shall conform to Title 24, Cali</w:delText>
        </w:r>
        <w:r>
          <w:rPr>
            <w:spacing w:val="2"/>
            <w:szCs w:val="24"/>
          </w:rPr>
          <w:delText>f</w:delText>
        </w:r>
        <w:r>
          <w:rPr>
            <w:szCs w:val="24"/>
          </w:rPr>
          <w:delText>ornia</w:delText>
        </w:r>
      </w:del>
    </w:p>
    <w:p w14:paraId="1576565C" w14:textId="77777777" w:rsidR="00D730F5" w:rsidRDefault="00C373C5">
      <w:pPr>
        <w:spacing w:before="1" w:after="0" w:line="240" w:lineRule="auto"/>
        <w:ind w:left="120" w:right="-20"/>
        <w:rPr>
          <w:del w:id="1249" w:author="Jill Guild" w:date="2026-09-25T20:04:00Z" w16du:dateUtc="2026-09-26T00:04:00Z"/>
          <w:szCs w:val="24"/>
        </w:rPr>
      </w:pPr>
      <w:del w:id="1250" w:author="Jill Guild" w:date="2026-09-25T20:04:00Z" w16du:dateUtc="2026-09-26T00:04:00Z">
        <w:r>
          <w:rPr>
            <w:szCs w:val="24"/>
          </w:rPr>
          <w:delText>Code of Regulations, Part 5, California Plumbing Code.</w:delText>
        </w:r>
      </w:del>
    </w:p>
    <w:p w14:paraId="77DBB799" w14:textId="77777777" w:rsidR="00D730F5" w:rsidRDefault="00D730F5">
      <w:pPr>
        <w:spacing w:before="18" w:after="0" w:line="260" w:lineRule="exact"/>
        <w:rPr>
          <w:del w:id="1251" w:author="Jill Guild" w:date="2026-09-25T20:04:00Z" w16du:dateUtc="2026-09-26T00:04:00Z"/>
          <w:sz w:val="26"/>
          <w:szCs w:val="26"/>
        </w:rPr>
      </w:pPr>
    </w:p>
    <w:p w14:paraId="431F60EB" w14:textId="77777777" w:rsidR="00D730F5" w:rsidRDefault="00C373C5">
      <w:pPr>
        <w:spacing w:after="0" w:line="240" w:lineRule="auto"/>
        <w:ind w:left="120" w:right="42"/>
        <w:rPr>
          <w:del w:id="1252" w:author="Jill Guild" w:date="2026-09-25T20:04:00Z" w16du:dateUtc="2026-09-26T00:04:00Z"/>
          <w:szCs w:val="24"/>
        </w:rPr>
      </w:pPr>
      <w:del w:id="1253" w:author="Jill Guild" w:date="2026-09-25T20:04:00Z" w16du:dateUtc="2026-09-26T00:04:00Z">
        <w:r>
          <w:rPr>
            <w:szCs w:val="24"/>
          </w:rPr>
          <w:delText>(C) Toilet and handwashing facilities shall be accessibly</w:delText>
        </w:r>
        <w:r>
          <w:rPr>
            <w:spacing w:val="2"/>
            <w:szCs w:val="24"/>
          </w:rPr>
          <w:delText xml:space="preserve"> </w:delText>
        </w:r>
        <w:r>
          <w:rPr>
            <w:szCs w:val="24"/>
          </w:rPr>
          <w:delText>located and in close proximity to each other.</w:delText>
        </w:r>
      </w:del>
    </w:p>
    <w:p w14:paraId="25D5E646" w14:textId="77777777" w:rsidR="00D730F5" w:rsidRDefault="00D730F5">
      <w:pPr>
        <w:spacing w:before="19" w:after="0" w:line="260" w:lineRule="exact"/>
        <w:rPr>
          <w:del w:id="1254" w:author="Jill Guild" w:date="2026-09-25T20:04:00Z" w16du:dateUtc="2026-09-26T00:04:00Z"/>
          <w:sz w:val="26"/>
          <w:szCs w:val="26"/>
        </w:rPr>
      </w:pPr>
    </w:p>
    <w:p w14:paraId="19EFC92C" w14:textId="77777777" w:rsidR="00D730F5" w:rsidRDefault="00C373C5">
      <w:pPr>
        <w:spacing w:after="0" w:line="240" w:lineRule="auto"/>
        <w:ind w:left="120" w:right="-20"/>
        <w:rPr>
          <w:del w:id="1255" w:author="Jill Guild" w:date="2026-09-25T20:04:00Z" w16du:dateUtc="2026-09-26T00:04:00Z"/>
          <w:szCs w:val="24"/>
        </w:rPr>
      </w:pPr>
      <w:del w:id="1256" w:author="Jill Guild" w:date="2026-09-25T20:04:00Z" w16du:dateUtc="2026-09-26T00:04:00Z">
        <w:r>
          <w:rPr>
            <w:szCs w:val="24"/>
          </w:rPr>
          <w:delText>(D) The facilities shall be located within a o</w:delText>
        </w:r>
        <w:r>
          <w:rPr>
            <w:spacing w:val="1"/>
            <w:szCs w:val="24"/>
          </w:rPr>
          <w:delText>n</w:delText>
        </w:r>
        <w:r>
          <w:rPr>
            <w:szCs w:val="24"/>
          </w:rPr>
          <w:delText>e</w:delText>
        </w:r>
        <w:r>
          <w:rPr>
            <w:spacing w:val="1"/>
            <w:szCs w:val="24"/>
          </w:rPr>
          <w:delText>-</w:delText>
        </w:r>
        <w:r>
          <w:rPr>
            <w:szCs w:val="24"/>
          </w:rPr>
          <w:delText>quarter (1/4) mile walk or within five (5)</w:delText>
        </w:r>
      </w:del>
    </w:p>
    <w:p w14:paraId="1F056A3D" w14:textId="77777777" w:rsidR="00D730F5" w:rsidRDefault="00C373C5">
      <w:pPr>
        <w:spacing w:before="1" w:after="0" w:line="240" w:lineRule="auto"/>
        <w:ind w:left="120" w:right="-20"/>
        <w:rPr>
          <w:del w:id="1257" w:author="Jill Guild" w:date="2026-09-25T20:04:00Z" w16du:dateUtc="2026-09-26T00:04:00Z"/>
          <w:szCs w:val="24"/>
        </w:rPr>
      </w:pPr>
      <w:del w:id="1258" w:author="Jill Guild" w:date="2026-09-25T20:04:00Z" w16du:dateUtc="2026-09-26T00:04:00Z">
        <w:r>
          <w:rPr>
            <w:szCs w:val="24"/>
          </w:rPr>
          <w:delText>minutes, whichever is shorter.</w:delText>
        </w:r>
      </w:del>
    </w:p>
    <w:p w14:paraId="2DC9640D" w14:textId="77777777" w:rsidR="00D730F5" w:rsidRDefault="00D730F5">
      <w:pPr>
        <w:spacing w:before="18" w:after="0" w:line="260" w:lineRule="exact"/>
        <w:rPr>
          <w:del w:id="1259" w:author="Jill Guild" w:date="2026-09-25T20:04:00Z" w16du:dateUtc="2026-09-26T00:04:00Z"/>
          <w:sz w:val="26"/>
          <w:szCs w:val="26"/>
        </w:rPr>
      </w:pPr>
    </w:p>
    <w:p w14:paraId="221021EA" w14:textId="77777777" w:rsidR="00D730F5" w:rsidRDefault="00C373C5">
      <w:pPr>
        <w:spacing w:after="0" w:line="240" w:lineRule="auto"/>
        <w:ind w:left="120" w:right="532"/>
        <w:rPr>
          <w:del w:id="1260" w:author="Jill Guild" w:date="2026-09-25T20:04:00Z" w16du:dateUtc="2026-09-26T00:04:00Z"/>
          <w:szCs w:val="24"/>
        </w:rPr>
      </w:pPr>
      <w:del w:id="1261" w:author="Jill Guild" w:date="2026-09-25T20:04:00Z" w16du:dateUtc="2026-09-26T00:04:00Z">
        <w:r>
          <w:rPr>
            <w:szCs w:val="24"/>
          </w:rPr>
          <w:delText>(E) Where due to terrain it is not feasi</w:delText>
        </w:r>
        <w:r>
          <w:rPr>
            <w:spacing w:val="1"/>
            <w:szCs w:val="24"/>
          </w:rPr>
          <w:delText>b</w:delText>
        </w:r>
        <w:r>
          <w:rPr>
            <w:szCs w:val="24"/>
          </w:rPr>
          <w:delText>le</w:delText>
        </w:r>
        <w:r>
          <w:rPr>
            <w:spacing w:val="-2"/>
            <w:szCs w:val="24"/>
          </w:rPr>
          <w:delText xml:space="preserve"> </w:delText>
        </w:r>
        <w:r>
          <w:rPr>
            <w:szCs w:val="24"/>
          </w:rPr>
          <w:delText>to locate facilities as required above, the facilities s</w:delText>
        </w:r>
        <w:r>
          <w:rPr>
            <w:spacing w:val="1"/>
            <w:szCs w:val="24"/>
          </w:rPr>
          <w:delText>h</w:delText>
        </w:r>
        <w:r>
          <w:rPr>
            <w:szCs w:val="24"/>
          </w:rPr>
          <w:delText>all be lo</w:delText>
        </w:r>
        <w:r>
          <w:rPr>
            <w:spacing w:val="1"/>
            <w:szCs w:val="24"/>
          </w:rPr>
          <w:delText>c</w:delText>
        </w:r>
        <w:r>
          <w:rPr>
            <w:szCs w:val="24"/>
          </w:rPr>
          <w:delText>ated at the point closest to vehicul</w:delText>
        </w:r>
        <w:r>
          <w:rPr>
            <w:spacing w:val="1"/>
            <w:szCs w:val="24"/>
          </w:rPr>
          <w:delText>a</w:delText>
        </w:r>
        <w:r>
          <w:rPr>
            <w:szCs w:val="24"/>
          </w:rPr>
          <w:delText xml:space="preserve">r </w:delText>
        </w:r>
        <w:r>
          <w:rPr>
            <w:szCs w:val="24"/>
          </w:rPr>
          <w:delText>access.</w:delText>
        </w:r>
      </w:del>
    </w:p>
    <w:p w14:paraId="5FF1C3A8" w14:textId="77777777" w:rsidR="00D730F5" w:rsidRDefault="00D730F5">
      <w:pPr>
        <w:spacing w:before="17" w:after="0" w:line="260" w:lineRule="exact"/>
        <w:rPr>
          <w:del w:id="1262" w:author="Jill Guild" w:date="2026-09-25T20:04:00Z" w16du:dateUtc="2026-09-26T00:04:00Z"/>
          <w:sz w:val="26"/>
          <w:szCs w:val="26"/>
        </w:rPr>
      </w:pPr>
    </w:p>
    <w:p w14:paraId="58EBDFF8" w14:textId="77777777" w:rsidR="00D730F5" w:rsidRDefault="00C373C5">
      <w:pPr>
        <w:spacing w:after="0" w:line="240" w:lineRule="auto"/>
        <w:ind w:left="120" w:right="175"/>
        <w:rPr>
          <w:del w:id="1263" w:author="Jill Guild" w:date="2026-09-25T20:04:00Z" w16du:dateUtc="2026-09-26T00:04:00Z"/>
          <w:szCs w:val="24"/>
        </w:rPr>
      </w:pPr>
      <w:del w:id="1264" w:author="Jill Guild" w:date="2026-09-25T20:04:00Z" w16du:dateUtc="2026-09-26T00:04:00Z">
        <w:r>
          <w:rPr>
            <w:szCs w:val="24"/>
          </w:rPr>
          <w:delText>(3) Maintenance standards: Potable drinki</w:delText>
        </w:r>
        <w:r>
          <w:rPr>
            <w:spacing w:val="1"/>
            <w:szCs w:val="24"/>
          </w:rPr>
          <w:delText>n</w:delText>
        </w:r>
        <w:r>
          <w:rPr>
            <w:szCs w:val="24"/>
          </w:rPr>
          <w:delText>g water facilities, toilet facilities, and handwashing facilitie</w:delText>
        </w:r>
        <w:r>
          <w:rPr>
            <w:spacing w:val="1"/>
            <w:szCs w:val="24"/>
          </w:rPr>
          <w:delText>s</w:delText>
        </w:r>
        <w:r>
          <w:rPr>
            <w:szCs w:val="24"/>
          </w:rPr>
          <w:delText>,</w:delText>
        </w:r>
        <w:r>
          <w:rPr>
            <w:spacing w:val="1"/>
            <w:szCs w:val="24"/>
          </w:rPr>
          <w:delText xml:space="preserve"> </w:delText>
        </w:r>
        <w:r>
          <w:rPr>
            <w:szCs w:val="24"/>
          </w:rPr>
          <w:delText>which are under the con</w:delText>
        </w:r>
        <w:r>
          <w:rPr>
            <w:spacing w:val="1"/>
            <w:szCs w:val="24"/>
          </w:rPr>
          <w:delText>t</w:delText>
        </w:r>
        <w:r>
          <w:rPr>
            <w:szCs w:val="24"/>
          </w:rPr>
          <w:delText>rol of the employer, shall be serviced and maintained by the employer at all tim</w:delText>
        </w:r>
        <w:r>
          <w:rPr>
            <w:spacing w:val="-1"/>
            <w:szCs w:val="24"/>
          </w:rPr>
          <w:delText>e</w:delText>
        </w:r>
        <w:r>
          <w:rPr>
            <w:szCs w:val="24"/>
          </w:rPr>
          <w:delText>s in accordance with appropriate public health sani</w:delText>
        </w:r>
        <w:r>
          <w:rPr>
            <w:spacing w:val="2"/>
            <w:szCs w:val="24"/>
          </w:rPr>
          <w:delText>t</w:delText>
        </w:r>
        <w:r>
          <w:rPr>
            <w:szCs w:val="24"/>
          </w:rPr>
          <w:delText>ation practices, including the following:</w:delText>
        </w:r>
      </w:del>
    </w:p>
    <w:p w14:paraId="6BFC020F" w14:textId="77777777" w:rsidR="00D730F5" w:rsidRDefault="00D730F5">
      <w:pPr>
        <w:spacing w:after="0"/>
        <w:rPr>
          <w:del w:id="1265" w:author="Jill Guild" w:date="2026-09-25T20:04:00Z" w16du:dateUtc="2026-09-26T00:04:00Z"/>
        </w:rPr>
        <w:sectPr w:rsidR="00D730F5">
          <w:pgSz w:w="12240" w:h="15840"/>
          <w:pgMar w:top="820" w:right="1440" w:bottom="900" w:left="1440" w:header="0" w:footer="702" w:gutter="0"/>
          <w:cols w:space="720"/>
        </w:sectPr>
      </w:pPr>
    </w:p>
    <w:p w14:paraId="3DE7F8E7" w14:textId="77777777" w:rsidR="00D730F5" w:rsidRDefault="00C373C5">
      <w:pPr>
        <w:spacing w:before="77" w:after="0" w:line="240" w:lineRule="auto"/>
        <w:ind w:left="120" w:right="189"/>
        <w:jc w:val="both"/>
        <w:rPr>
          <w:del w:id="1266" w:author="Jill Guild" w:date="2026-09-25T20:04:00Z" w16du:dateUtc="2026-09-26T00:04:00Z"/>
          <w:szCs w:val="24"/>
        </w:rPr>
      </w:pPr>
      <w:del w:id="1267" w:author="Jill Guild" w:date="2026-09-25T20:04:00Z" w16du:dateUtc="2026-09-26T00:04:00Z">
        <w:r>
          <w:rPr>
            <w:szCs w:val="24"/>
          </w:rPr>
          <w:delText>(A) Drinking water containers shall be regularly</w:delText>
        </w:r>
        <w:r>
          <w:rPr>
            <w:spacing w:val="2"/>
            <w:szCs w:val="24"/>
          </w:rPr>
          <w:delText xml:space="preserve"> </w:delText>
        </w:r>
        <w:r>
          <w:rPr>
            <w:szCs w:val="24"/>
          </w:rPr>
          <w:delText>clean</w:delText>
        </w:r>
        <w:r>
          <w:rPr>
            <w:spacing w:val="1"/>
            <w:szCs w:val="24"/>
          </w:rPr>
          <w:delText>e</w:delText>
        </w:r>
        <w:r>
          <w:rPr>
            <w:szCs w:val="24"/>
          </w:rPr>
          <w:delText>d, shall be refilled d</w:delText>
        </w:r>
        <w:r>
          <w:rPr>
            <w:spacing w:val="1"/>
            <w:szCs w:val="24"/>
          </w:rPr>
          <w:delText>a</w:delText>
        </w:r>
        <w:r>
          <w:rPr>
            <w:szCs w:val="24"/>
          </w:rPr>
          <w:delText xml:space="preserve">ily or more often as necessary, and shall be </w:delText>
        </w:r>
        <w:r>
          <w:rPr>
            <w:spacing w:val="1"/>
            <w:szCs w:val="24"/>
          </w:rPr>
          <w:delText>k</w:delText>
        </w:r>
        <w:r>
          <w:rPr>
            <w:szCs w:val="24"/>
          </w:rPr>
          <w:delText>ept cove</w:delText>
        </w:r>
        <w:r>
          <w:rPr>
            <w:spacing w:val="-1"/>
            <w:szCs w:val="24"/>
          </w:rPr>
          <w:delText>r</w:delText>
        </w:r>
        <w:r>
          <w:rPr>
            <w:szCs w:val="24"/>
          </w:rPr>
          <w:delText>ed and protected to prevent persons from dipping the water by</w:delText>
        </w:r>
        <w:r>
          <w:rPr>
            <w:szCs w:val="24"/>
          </w:rPr>
          <w:delText xml:space="preserve"> hand or otherwise contaminating it.</w:delText>
        </w:r>
      </w:del>
    </w:p>
    <w:p w14:paraId="07448EB6" w14:textId="77777777" w:rsidR="00D730F5" w:rsidRDefault="00D730F5">
      <w:pPr>
        <w:spacing w:before="18" w:after="0" w:line="260" w:lineRule="exact"/>
        <w:rPr>
          <w:del w:id="1268" w:author="Jill Guild" w:date="2026-09-25T20:04:00Z" w16du:dateUtc="2026-09-26T00:04:00Z"/>
          <w:sz w:val="26"/>
          <w:szCs w:val="26"/>
        </w:rPr>
      </w:pPr>
    </w:p>
    <w:p w14:paraId="6C2398F5" w14:textId="77777777" w:rsidR="00D730F5" w:rsidRDefault="00C373C5">
      <w:pPr>
        <w:spacing w:after="0" w:line="240" w:lineRule="auto"/>
        <w:ind w:left="120" w:right="55"/>
        <w:jc w:val="both"/>
        <w:rPr>
          <w:del w:id="1269" w:author="Jill Guild" w:date="2026-09-25T20:04:00Z" w16du:dateUtc="2026-09-26T00:04:00Z"/>
          <w:szCs w:val="24"/>
        </w:rPr>
      </w:pPr>
      <w:del w:id="1270" w:author="Jill Guild" w:date="2026-09-25T20:04:00Z" w16du:dateUtc="2026-09-26T00:04:00Z">
        <w:r>
          <w:rPr>
            <w:szCs w:val="24"/>
          </w:rPr>
          <w:delText>(B) Toilet facilities shall be, at all times,</w:delText>
        </w:r>
        <w:r>
          <w:rPr>
            <w:spacing w:val="-1"/>
            <w:szCs w:val="24"/>
          </w:rPr>
          <w:delText xml:space="preserve"> </w:delText>
        </w:r>
        <w:r>
          <w:rPr>
            <w:szCs w:val="24"/>
          </w:rPr>
          <w:delText>operational, maintained in a clean and sanitary condition, and kept in good repai</w:delText>
        </w:r>
        <w:r>
          <w:rPr>
            <w:spacing w:val="2"/>
            <w:szCs w:val="24"/>
          </w:rPr>
          <w:delText>r</w:delText>
        </w:r>
        <w:r>
          <w:rPr>
            <w:szCs w:val="24"/>
          </w:rPr>
          <w:delText>.</w:delText>
        </w:r>
        <w:r>
          <w:rPr>
            <w:spacing w:val="1"/>
            <w:szCs w:val="24"/>
          </w:rPr>
          <w:delText xml:space="preserve"> </w:delText>
        </w:r>
        <w:r>
          <w:rPr>
            <w:szCs w:val="24"/>
          </w:rPr>
          <w:delText>Written r</w:delText>
        </w:r>
        <w:r>
          <w:rPr>
            <w:spacing w:val="-3"/>
            <w:szCs w:val="24"/>
          </w:rPr>
          <w:delText>e</w:delText>
        </w:r>
        <w:r>
          <w:rPr>
            <w:szCs w:val="24"/>
          </w:rPr>
          <w:delText>cords of service and maintena</w:delText>
        </w:r>
        <w:r>
          <w:rPr>
            <w:spacing w:val="1"/>
            <w:szCs w:val="24"/>
          </w:rPr>
          <w:delText>n</w:delText>
        </w:r>
        <w:r>
          <w:rPr>
            <w:szCs w:val="24"/>
          </w:rPr>
          <w:delText>ce shall be maintained and retained for two years.</w:delText>
        </w:r>
      </w:del>
    </w:p>
    <w:p w14:paraId="2CAFDBBA" w14:textId="77777777" w:rsidR="00D730F5" w:rsidRDefault="00D730F5">
      <w:pPr>
        <w:spacing w:after="0" w:line="280" w:lineRule="exact"/>
        <w:rPr>
          <w:del w:id="1271" w:author="Jill Guild" w:date="2026-09-25T20:04:00Z" w16du:dateUtc="2026-09-26T00:04:00Z"/>
          <w:sz w:val="28"/>
          <w:szCs w:val="28"/>
        </w:rPr>
      </w:pPr>
    </w:p>
    <w:p w14:paraId="718D379F" w14:textId="77777777" w:rsidR="00D730F5" w:rsidRDefault="00C373C5">
      <w:pPr>
        <w:spacing w:after="0" w:line="240" w:lineRule="auto"/>
        <w:ind w:left="120" w:right="-20"/>
        <w:rPr>
          <w:del w:id="1272" w:author="Jill Guild" w:date="2026-09-25T20:04:00Z" w16du:dateUtc="2026-09-26T00:04:00Z"/>
          <w:szCs w:val="24"/>
        </w:rPr>
      </w:pPr>
      <w:del w:id="1273" w:author="Jill Guild" w:date="2026-09-25T20:04:00Z" w16du:dateUtc="2026-09-26T00:04:00Z">
        <w:r>
          <w:rPr>
            <w:szCs w:val="24"/>
          </w:rPr>
          <w:delText>(C) Toilet paper shall be provided in</w:delText>
        </w:r>
        <w:r>
          <w:rPr>
            <w:spacing w:val="-1"/>
            <w:szCs w:val="24"/>
          </w:rPr>
          <w:delText xml:space="preserve"> </w:delText>
        </w:r>
        <w:r>
          <w:rPr>
            <w:szCs w:val="24"/>
          </w:rPr>
          <w:delText>a suitable holder in each toilet unit.</w:delText>
        </w:r>
      </w:del>
    </w:p>
    <w:p w14:paraId="519BD2C9" w14:textId="77777777" w:rsidR="00D730F5" w:rsidRDefault="00D730F5">
      <w:pPr>
        <w:spacing w:before="18" w:after="0" w:line="260" w:lineRule="exact"/>
        <w:rPr>
          <w:del w:id="1274" w:author="Jill Guild" w:date="2026-09-25T20:04:00Z" w16du:dateUtc="2026-09-26T00:04:00Z"/>
          <w:sz w:val="26"/>
          <w:szCs w:val="26"/>
        </w:rPr>
      </w:pPr>
    </w:p>
    <w:p w14:paraId="61F244CE" w14:textId="77777777" w:rsidR="00D730F5" w:rsidRDefault="00C373C5">
      <w:pPr>
        <w:spacing w:after="0" w:line="240" w:lineRule="auto"/>
        <w:ind w:left="120" w:right="402"/>
        <w:rPr>
          <w:del w:id="1275" w:author="Jill Guild" w:date="2026-09-25T20:04:00Z" w16du:dateUtc="2026-09-26T00:04:00Z"/>
          <w:szCs w:val="24"/>
        </w:rPr>
      </w:pPr>
      <w:del w:id="1276" w:author="Jill Guild" w:date="2026-09-25T20:04:00Z" w16du:dateUtc="2026-09-26T00:04:00Z">
        <w:r>
          <w:rPr>
            <w:szCs w:val="24"/>
          </w:rPr>
          <w:delText>(D) Effective odor control and solid-liquefying</w:delText>
        </w:r>
        <w:r>
          <w:rPr>
            <w:spacing w:val="2"/>
            <w:szCs w:val="24"/>
          </w:rPr>
          <w:delText xml:space="preserve"> </w:delText>
        </w:r>
        <w:r>
          <w:rPr>
            <w:szCs w:val="24"/>
          </w:rPr>
          <w:delText>chemicals shall at all times be used in chemical toilet waste holding tanks.</w:delText>
        </w:r>
      </w:del>
    </w:p>
    <w:p w14:paraId="2646803C" w14:textId="77777777" w:rsidR="00D730F5" w:rsidRDefault="00D730F5">
      <w:pPr>
        <w:spacing w:before="17" w:after="0" w:line="260" w:lineRule="exact"/>
        <w:rPr>
          <w:del w:id="1277" w:author="Jill Guild" w:date="2026-09-25T20:04:00Z" w16du:dateUtc="2026-09-26T00:04:00Z"/>
          <w:sz w:val="26"/>
          <w:szCs w:val="26"/>
        </w:rPr>
      </w:pPr>
    </w:p>
    <w:p w14:paraId="79B238C3" w14:textId="77777777" w:rsidR="00D730F5" w:rsidRDefault="00C373C5">
      <w:pPr>
        <w:spacing w:after="0" w:line="240" w:lineRule="auto"/>
        <w:ind w:left="120" w:right="265"/>
        <w:rPr>
          <w:del w:id="1278" w:author="Jill Guild" w:date="2026-09-25T20:04:00Z" w16du:dateUtc="2026-09-26T00:04:00Z"/>
          <w:szCs w:val="24"/>
        </w:rPr>
      </w:pPr>
      <w:del w:id="1279" w:author="Jill Guild" w:date="2026-09-25T20:04:00Z" w16du:dateUtc="2026-09-26T00:04:00Z">
        <w:r>
          <w:rPr>
            <w:szCs w:val="24"/>
          </w:rPr>
          <w:delText>(E) Contents of chemical tanks shall be d</w:delText>
        </w:r>
        <w:r>
          <w:rPr>
            <w:spacing w:val="-1"/>
            <w:szCs w:val="24"/>
          </w:rPr>
          <w:delText>i</w:delText>
        </w:r>
        <w:r>
          <w:rPr>
            <w:spacing w:val="1"/>
            <w:szCs w:val="24"/>
          </w:rPr>
          <w:delText>s</w:delText>
        </w:r>
        <w:r>
          <w:rPr>
            <w:szCs w:val="24"/>
          </w:rPr>
          <w:delText>posed</w:delText>
        </w:r>
        <w:r>
          <w:rPr>
            <w:szCs w:val="24"/>
          </w:rPr>
          <w:delText xml:space="preserve"> of by draining or pumping in</w:delText>
        </w:r>
        <w:r>
          <w:rPr>
            <w:spacing w:val="2"/>
            <w:szCs w:val="24"/>
          </w:rPr>
          <w:delText>t</w:delText>
        </w:r>
        <w:r>
          <w:rPr>
            <w:szCs w:val="24"/>
          </w:rPr>
          <w:delText>o a sanitary sewer, an approved septic tank of</w:delText>
        </w:r>
        <w:r>
          <w:rPr>
            <w:spacing w:val="-1"/>
            <w:szCs w:val="24"/>
          </w:rPr>
          <w:delText xml:space="preserve"> </w:delText>
        </w:r>
        <w:r>
          <w:rPr>
            <w:szCs w:val="24"/>
          </w:rPr>
          <w:delText>sufficient capacity to handle the wastes, a suitably si</w:delText>
        </w:r>
        <w:r>
          <w:rPr>
            <w:spacing w:val="1"/>
            <w:szCs w:val="24"/>
          </w:rPr>
          <w:delText>z</w:delText>
        </w:r>
        <w:r>
          <w:rPr>
            <w:szCs w:val="24"/>
          </w:rPr>
          <w:delText xml:space="preserve">ed and constructed holding </w:delText>
        </w:r>
        <w:r>
          <w:rPr>
            <w:spacing w:val="1"/>
            <w:szCs w:val="24"/>
          </w:rPr>
          <w:delText>t</w:delText>
        </w:r>
        <w:r>
          <w:rPr>
            <w:szCs w:val="24"/>
          </w:rPr>
          <w:delText>ank approved by</w:delText>
        </w:r>
        <w:r>
          <w:rPr>
            <w:spacing w:val="2"/>
            <w:szCs w:val="24"/>
          </w:rPr>
          <w:delText xml:space="preserve"> </w:delText>
        </w:r>
        <w:r>
          <w:rPr>
            <w:szCs w:val="24"/>
          </w:rPr>
          <w:delText>the local health depa</w:delText>
        </w:r>
        <w:r>
          <w:rPr>
            <w:spacing w:val="2"/>
            <w:szCs w:val="24"/>
          </w:rPr>
          <w:delText>r</w:delText>
        </w:r>
        <w:r>
          <w:rPr>
            <w:szCs w:val="24"/>
          </w:rPr>
          <w:delText>tment, or by any other method approved</w:delText>
        </w:r>
        <w:r>
          <w:rPr>
            <w:spacing w:val="-2"/>
            <w:szCs w:val="24"/>
          </w:rPr>
          <w:delText xml:space="preserve"> </w:delText>
        </w:r>
        <w:r>
          <w:rPr>
            <w:szCs w:val="24"/>
          </w:rPr>
          <w:delText>by the local health d</w:delText>
        </w:r>
        <w:r>
          <w:rPr>
            <w:spacing w:val="1"/>
            <w:szCs w:val="24"/>
          </w:rPr>
          <w:delText>e</w:delText>
        </w:r>
        <w:r>
          <w:rPr>
            <w:szCs w:val="24"/>
          </w:rPr>
          <w:delText>partment.</w:delText>
        </w:r>
      </w:del>
    </w:p>
    <w:p w14:paraId="45388F2B" w14:textId="77777777" w:rsidR="00D730F5" w:rsidRDefault="00D730F5">
      <w:pPr>
        <w:spacing w:before="18" w:after="0" w:line="260" w:lineRule="exact"/>
        <w:rPr>
          <w:del w:id="1280" w:author="Jill Guild" w:date="2026-09-25T20:04:00Z" w16du:dateUtc="2026-09-26T00:04:00Z"/>
          <w:sz w:val="26"/>
          <w:szCs w:val="26"/>
        </w:rPr>
      </w:pPr>
    </w:p>
    <w:p w14:paraId="25D947E7" w14:textId="77777777" w:rsidR="00D730F5" w:rsidRDefault="00C373C5">
      <w:pPr>
        <w:spacing w:after="0" w:line="240" w:lineRule="auto"/>
        <w:ind w:left="120" w:right="213"/>
        <w:rPr>
          <w:del w:id="1281" w:author="Jill Guild" w:date="2026-09-25T20:04:00Z" w16du:dateUtc="2026-09-26T00:04:00Z"/>
          <w:szCs w:val="24"/>
        </w:rPr>
      </w:pPr>
      <w:del w:id="1282" w:author="Jill Guild" w:date="2026-09-25T20:04:00Z" w16du:dateUtc="2026-09-26T00:04:00Z">
        <w:r>
          <w:rPr>
            <w:szCs w:val="24"/>
          </w:rPr>
          <w:delText>(F) Privies shall be m</w:delText>
        </w:r>
        <w:r>
          <w:rPr>
            <w:spacing w:val="1"/>
            <w:szCs w:val="24"/>
          </w:rPr>
          <w:delText>o</w:delText>
        </w:r>
        <w:r>
          <w:rPr>
            <w:szCs w:val="24"/>
          </w:rPr>
          <w:delText>ved to a new site or t</w:delText>
        </w:r>
        <w:r>
          <w:rPr>
            <w:spacing w:val="-4"/>
            <w:szCs w:val="24"/>
          </w:rPr>
          <w:delText>a</w:delText>
        </w:r>
        <w:r>
          <w:rPr>
            <w:szCs w:val="24"/>
          </w:rPr>
          <w:delText>ken out of service w</w:delText>
        </w:r>
        <w:r>
          <w:rPr>
            <w:spacing w:val="1"/>
            <w:szCs w:val="24"/>
          </w:rPr>
          <w:delText>h</w:delText>
        </w:r>
        <w:r>
          <w:rPr>
            <w:szCs w:val="24"/>
          </w:rPr>
          <w:delText>en the pit is filled to within two (2) feet of the</w:delText>
        </w:r>
        <w:r>
          <w:rPr>
            <w:spacing w:val="1"/>
            <w:szCs w:val="24"/>
          </w:rPr>
          <w:delText xml:space="preserve"> </w:delText>
        </w:r>
        <w:r>
          <w:rPr>
            <w:szCs w:val="24"/>
          </w:rPr>
          <w:delText>adjacent ground surface. The p</w:delText>
        </w:r>
        <w:r>
          <w:rPr>
            <w:spacing w:val="1"/>
            <w:szCs w:val="24"/>
          </w:rPr>
          <w:delText>i</w:delText>
        </w:r>
        <w:r>
          <w:rPr>
            <w:szCs w:val="24"/>
          </w:rPr>
          <w:delText>t contents shall be co</w:delText>
        </w:r>
        <w:r>
          <w:rPr>
            <w:spacing w:val="1"/>
            <w:szCs w:val="24"/>
          </w:rPr>
          <w:delText>v</w:delText>
        </w:r>
        <w:r>
          <w:rPr>
            <w:szCs w:val="24"/>
          </w:rPr>
          <w:delText>ered with at least two (2) feet of well-co</w:delText>
        </w:r>
        <w:r>
          <w:rPr>
            <w:spacing w:val="-2"/>
            <w:szCs w:val="24"/>
          </w:rPr>
          <w:delText>m</w:delText>
        </w:r>
        <w:r>
          <w:rPr>
            <w:szCs w:val="24"/>
          </w:rPr>
          <w:delText>pacted dirt when the privy</w:delText>
        </w:r>
        <w:r>
          <w:rPr>
            <w:szCs w:val="24"/>
          </w:rPr>
          <w:delText xml:space="preserve"> is moved.</w:delText>
        </w:r>
      </w:del>
    </w:p>
    <w:p w14:paraId="1BA8363F" w14:textId="77777777" w:rsidR="00D730F5" w:rsidRDefault="00D730F5">
      <w:pPr>
        <w:spacing w:after="0" w:line="280" w:lineRule="exact"/>
        <w:rPr>
          <w:del w:id="1283" w:author="Jill Guild" w:date="2026-09-25T20:04:00Z" w16du:dateUtc="2026-09-26T00:04:00Z"/>
          <w:sz w:val="28"/>
          <w:szCs w:val="28"/>
        </w:rPr>
      </w:pPr>
    </w:p>
    <w:p w14:paraId="1F35D3C0" w14:textId="77777777" w:rsidR="00D730F5" w:rsidRDefault="00C373C5">
      <w:pPr>
        <w:spacing w:after="0" w:line="240" w:lineRule="auto"/>
        <w:ind w:left="120" w:right="-20"/>
        <w:rPr>
          <w:del w:id="1284" w:author="Jill Guild" w:date="2026-09-25T20:04:00Z" w16du:dateUtc="2026-09-26T00:04:00Z"/>
          <w:szCs w:val="24"/>
        </w:rPr>
      </w:pPr>
      <w:del w:id="1285" w:author="Jill Guild" w:date="2026-09-25T20:04:00Z" w16du:dateUtc="2026-09-26T00:04:00Z">
        <w:r>
          <w:rPr>
            <w:szCs w:val="24"/>
          </w:rPr>
          <w:delText xml:space="preserve">(G) Handwashing facilities shall at </w:delText>
        </w:r>
        <w:r>
          <w:rPr>
            <w:spacing w:val="1"/>
            <w:szCs w:val="24"/>
          </w:rPr>
          <w:delText>a</w:delText>
        </w:r>
        <w:r>
          <w:rPr>
            <w:szCs w:val="24"/>
          </w:rPr>
          <w:delText>ll times meet the f</w:delText>
        </w:r>
        <w:r>
          <w:rPr>
            <w:spacing w:val="-1"/>
            <w:szCs w:val="24"/>
          </w:rPr>
          <w:delText>o</w:delText>
        </w:r>
        <w:r>
          <w:rPr>
            <w:szCs w:val="24"/>
          </w:rPr>
          <w:delText>llowing standards:</w:delText>
        </w:r>
      </w:del>
    </w:p>
    <w:p w14:paraId="6F091D73" w14:textId="77777777" w:rsidR="00D730F5" w:rsidRDefault="00D730F5">
      <w:pPr>
        <w:spacing w:before="20" w:after="0" w:line="260" w:lineRule="exact"/>
        <w:rPr>
          <w:del w:id="1286" w:author="Jill Guild" w:date="2026-09-25T20:04:00Z" w16du:dateUtc="2026-09-26T00:04:00Z"/>
          <w:sz w:val="26"/>
          <w:szCs w:val="26"/>
        </w:rPr>
      </w:pPr>
    </w:p>
    <w:p w14:paraId="4BBBC787" w14:textId="77777777" w:rsidR="00D730F5" w:rsidRDefault="00C373C5">
      <w:pPr>
        <w:spacing w:after="0" w:line="240" w:lineRule="auto"/>
        <w:ind w:left="120" w:right="-20"/>
        <w:rPr>
          <w:del w:id="1287" w:author="Jill Guild" w:date="2026-09-25T20:04:00Z" w16du:dateUtc="2026-09-26T00:04:00Z"/>
          <w:szCs w:val="24"/>
        </w:rPr>
      </w:pPr>
      <w:del w:id="1288" w:author="Jill Guild" w:date="2026-09-25T20:04:00Z" w16du:dateUtc="2026-09-26T00:04:00Z">
        <w:r>
          <w:rPr>
            <w:szCs w:val="24"/>
          </w:rPr>
          <w:delText>1.</w:delText>
        </w:r>
        <w:r>
          <w:rPr>
            <w:spacing w:val="1"/>
            <w:szCs w:val="24"/>
          </w:rPr>
          <w:delText xml:space="preserve"> </w:delText>
        </w:r>
        <w:r>
          <w:rPr>
            <w:szCs w:val="24"/>
          </w:rPr>
          <w:delText>Pure,</w:delText>
        </w:r>
        <w:r>
          <w:rPr>
            <w:spacing w:val="1"/>
            <w:szCs w:val="24"/>
          </w:rPr>
          <w:delText xml:space="preserve"> </w:delText>
        </w:r>
        <w:r>
          <w:rPr>
            <w:szCs w:val="24"/>
          </w:rPr>
          <w:delText>wholesome,</w:delText>
        </w:r>
        <w:r>
          <w:rPr>
            <w:spacing w:val="1"/>
            <w:szCs w:val="24"/>
          </w:rPr>
          <w:delText xml:space="preserve"> </w:delText>
        </w:r>
        <w:r>
          <w:rPr>
            <w:szCs w:val="24"/>
          </w:rPr>
          <w:delText>and</w:delText>
        </w:r>
        <w:r>
          <w:rPr>
            <w:spacing w:val="1"/>
            <w:szCs w:val="24"/>
          </w:rPr>
          <w:delText xml:space="preserve"> </w:delText>
        </w:r>
        <w:r>
          <w:rPr>
            <w:szCs w:val="24"/>
          </w:rPr>
          <w:delText>potable</w:delText>
        </w:r>
        <w:r>
          <w:rPr>
            <w:spacing w:val="1"/>
            <w:szCs w:val="24"/>
          </w:rPr>
          <w:delText xml:space="preserve"> </w:delText>
        </w:r>
        <w:r>
          <w:rPr>
            <w:szCs w:val="24"/>
          </w:rPr>
          <w:delText>water</w:delText>
        </w:r>
        <w:r>
          <w:rPr>
            <w:spacing w:val="-1"/>
            <w:szCs w:val="24"/>
          </w:rPr>
          <w:delText xml:space="preserve"> </w:delText>
        </w:r>
        <w:r>
          <w:rPr>
            <w:szCs w:val="24"/>
          </w:rPr>
          <w:delText>shall be available for handwashing.</w:delText>
        </w:r>
      </w:del>
    </w:p>
    <w:p w14:paraId="7DE25E88" w14:textId="77777777" w:rsidR="00D730F5" w:rsidRDefault="00D730F5">
      <w:pPr>
        <w:spacing w:before="18" w:after="0" w:line="260" w:lineRule="exact"/>
        <w:rPr>
          <w:del w:id="1289" w:author="Jill Guild" w:date="2026-09-25T20:04:00Z" w16du:dateUtc="2026-09-26T00:04:00Z"/>
          <w:sz w:val="26"/>
          <w:szCs w:val="26"/>
        </w:rPr>
      </w:pPr>
    </w:p>
    <w:p w14:paraId="70517519" w14:textId="77777777" w:rsidR="00D730F5" w:rsidRDefault="00C373C5">
      <w:pPr>
        <w:spacing w:after="0" w:line="240" w:lineRule="auto"/>
        <w:ind w:left="120" w:right="66"/>
        <w:rPr>
          <w:del w:id="1290" w:author="Jill Guild" w:date="2026-09-25T20:04:00Z" w16du:dateUtc="2026-09-26T00:04:00Z"/>
          <w:szCs w:val="24"/>
        </w:rPr>
      </w:pPr>
      <w:del w:id="1291" w:author="Jill Guild" w:date="2026-09-25T20:04:00Z" w16du:dateUtc="2026-09-26T00:04:00Z">
        <w:r>
          <w:rPr>
            <w:szCs w:val="24"/>
          </w:rPr>
          <w:delText>2. Handw</w:delText>
        </w:r>
        <w:r>
          <w:rPr>
            <w:spacing w:val="1"/>
            <w:szCs w:val="24"/>
          </w:rPr>
          <w:delText>a</w:delText>
        </w:r>
        <w:r>
          <w:rPr>
            <w:szCs w:val="24"/>
          </w:rPr>
          <w:delText>shing facilities shall be</w:delText>
        </w:r>
        <w:r>
          <w:rPr>
            <w:spacing w:val="1"/>
            <w:szCs w:val="24"/>
          </w:rPr>
          <w:delText xml:space="preserve"> </w:delText>
        </w:r>
        <w:r>
          <w:rPr>
            <w:szCs w:val="24"/>
          </w:rPr>
          <w:delText>refilled wi</w:delText>
        </w:r>
        <w:r>
          <w:rPr>
            <w:spacing w:val="2"/>
            <w:szCs w:val="24"/>
          </w:rPr>
          <w:delText>t</w:delText>
        </w:r>
        <w:r>
          <w:rPr>
            <w:szCs w:val="24"/>
          </w:rPr>
          <w:delText xml:space="preserve">h potable water as necessary to ensure an adequate </w:delText>
        </w:r>
        <w:r>
          <w:rPr>
            <w:spacing w:val="1"/>
            <w:szCs w:val="24"/>
          </w:rPr>
          <w:delText>s</w:delText>
        </w:r>
        <w:r>
          <w:rPr>
            <w:szCs w:val="24"/>
          </w:rPr>
          <w:delText>upply.</w:delText>
        </w:r>
      </w:del>
    </w:p>
    <w:p w14:paraId="00063D4B" w14:textId="77777777" w:rsidR="00D730F5" w:rsidRDefault="00D730F5">
      <w:pPr>
        <w:spacing w:before="20" w:after="0" w:line="260" w:lineRule="exact"/>
        <w:rPr>
          <w:del w:id="1292" w:author="Jill Guild" w:date="2026-09-25T20:04:00Z" w16du:dateUtc="2026-09-26T00:04:00Z"/>
          <w:sz w:val="26"/>
          <w:szCs w:val="26"/>
        </w:rPr>
      </w:pPr>
    </w:p>
    <w:p w14:paraId="0A6A0771" w14:textId="77777777" w:rsidR="00D730F5" w:rsidRDefault="00C373C5">
      <w:pPr>
        <w:spacing w:after="0" w:line="240" w:lineRule="auto"/>
        <w:ind w:left="120" w:right="-20"/>
        <w:rPr>
          <w:del w:id="1293" w:author="Jill Guild" w:date="2026-09-25T20:04:00Z" w16du:dateUtc="2026-09-26T00:04:00Z"/>
          <w:szCs w:val="24"/>
        </w:rPr>
      </w:pPr>
      <w:del w:id="1294" w:author="Jill Guild" w:date="2026-09-25T20:04:00Z" w16du:dateUtc="2026-09-26T00:04:00Z">
        <w:r>
          <w:rPr>
            <w:szCs w:val="24"/>
          </w:rPr>
          <w:delText>3. Soap or other suitable c</w:delText>
        </w:r>
        <w:r>
          <w:rPr>
            <w:spacing w:val="-1"/>
            <w:szCs w:val="24"/>
          </w:rPr>
          <w:delText>l</w:delText>
        </w:r>
        <w:r>
          <w:rPr>
            <w:szCs w:val="24"/>
          </w:rPr>
          <w:delText>eansing agent and single-use towels shall be provided.</w:delText>
        </w:r>
      </w:del>
    </w:p>
    <w:p w14:paraId="20AC3F70" w14:textId="77777777" w:rsidR="00D730F5" w:rsidRDefault="00D730F5">
      <w:pPr>
        <w:spacing w:before="20" w:after="0" w:line="260" w:lineRule="exact"/>
        <w:rPr>
          <w:del w:id="1295" w:author="Jill Guild" w:date="2026-09-25T20:04:00Z" w16du:dateUtc="2026-09-26T00:04:00Z"/>
          <w:sz w:val="26"/>
          <w:szCs w:val="26"/>
        </w:rPr>
      </w:pPr>
    </w:p>
    <w:p w14:paraId="0B0A7477" w14:textId="77777777" w:rsidR="00D730F5" w:rsidRDefault="00C373C5">
      <w:pPr>
        <w:spacing w:after="0" w:line="240" w:lineRule="auto"/>
        <w:ind w:left="120" w:right="-20"/>
        <w:rPr>
          <w:del w:id="1296" w:author="Jill Guild" w:date="2026-09-25T20:04:00Z" w16du:dateUtc="2026-09-26T00:04:00Z"/>
          <w:szCs w:val="24"/>
        </w:rPr>
      </w:pPr>
      <w:del w:id="1297" w:author="Jill Guild" w:date="2026-09-25T20:04:00Z" w16du:dateUtc="2026-09-26T00:04:00Z">
        <w:r>
          <w:rPr>
            <w:szCs w:val="24"/>
          </w:rPr>
          <w:delText>4. Signs shall be posted, indicating that</w:delText>
        </w:r>
        <w:r>
          <w:rPr>
            <w:spacing w:val="-1"/>
            <w:szCs w:val="24"/>
          </w:rPr>
          <w:delText xml:space="preserve"> </w:delText>
        </w:r>
        <w:r>
          <w:rPr>
            <w:szCs w:val="24"/>
          </w:rPr>
          <w:delText>the water is only for handwashing purposes.</w:delText>
        </w:r>
      </w:del>
    </w:p>
    <w:p w14:paraId="2B22B330" w14:textId="77777777" w:rsidR="00D730F5" w:rsidRDefault="00D730F5">
      <w:pPr>
        <w:spacing w:before="20" w:after="0" w:line="260" w:lineRule="exact"/>
        <w:rPr>
          <w:del w:id="1298" w:author="Jill Guild" w:date="2026-09-25T20:04:00Z" w16du:dateUtc="2026-09-26T00:04:00Z"/>
          <w:sz w:val="26"/>
          <w:szCs w:val="26"/>
        </w:rPr>
      </w:pPr>
    </w:p>
    <w:p w14:paraId="6D41123D" w14:textId="77777777" w:rsidR="00D730F5" w:rsidRDefault="00C373C5">
      <w:pPr>
        <w:spacing w:after="0" w:line="240" w:lineRule="auto"/>
        <w:ind w:left="120" w:right="-20"/>
        <w:rPr>
          <w:del w:id="1299" w:author="Jill Guild" w:date="2026-09-25T20:04:00Z" w16du:dateUtc="2026-09-26T00:04:00Z"/>
          <w:szCs w:val="24"/>
        </w:rPr>
      </w:pPr>
      <w:del w:id="1300" w:author="Jill Guild" w:date="2026-09-25T20:04:00Z" w16du:dateUtc="2026-09-26T00:04:00Z">
        <w:r>
          <w:rPr>
            <w:szCs w:val="24"/>
          </w:rPr>
          <w:delText>5. Handwashing facilities shall be provided at the toilet unit or in t</w:delText>
        </w:r>
        <w:r>
          <w:rPr>
            <w:spacing w:val="-4"/>
            <w:szCs w:val="24"/>
          </w:rPr>
          <w:delText>h</w:delText>
        </w:r>
        <w:r>
          <w:rPr>
            <w:szCs w:val="24"/>
          </w:rPr>
          <w:delText>e immediate vicinity.</w:delText>
        </w:r>
      </w:del>
    </w:p>
    <w:p w14:paraId="74658F87" w14:textId="77777777" w:rsidR="00D730F5" w:rsidRDefault="00C373C5">
      <w:pPr>
        <w:spacing w:before="6" w:after="0" w:line="550" w:lineRule="atLeast"/>
        <w:ind w:left="120" w:right="918"/>
        <w:rPr>
          <w:del w:id="1301" w:author="Jill Guild" w:date="2026-09-25T20:04:00Z" w16du:dateUtc="2026-09-26T00:04:00Z"/>
          <w:szCs w:val="24"/>
        </w:rPr>
      </w:pPr>
      <w:del w:id="1302" w:author="Jill Guild" w:date="2026-09-25T20:04:00Z" w16du:dateUtc="2026-09-26T00:04:00Z">
        <w:r>
          <w:rPr>
            <w:szCs w:val="24"/>
          </w:rPr>
          <w:delText>6. Handwashing facilities shall be maintained in a clean and sanitary condition. (H) The disposal of wastes from toilet</w:delText>
        </w:r>
        <w:r>
          <w:rPr>
            <w:spacing w:val="-1"/>
            <w:szCs w:val="24"/>
          </w:rPr>
          <w:delText xml:space="preserve"> </w:delText>
        </w:r>
        <w:r>
          <w:rPr>
            <w:szCs w:val="24"/>
          </w:rPr>
          <w:delText>or handwashing facilities shall not cau</w:delText>
        </w:r>
        <w:r>
          <w:rPr>
            <w:spacing w:val="1"/>
            <w:szCs w:val="24"/>
          </w:rPr>
          <w:delText>s</w:delText>
        </w:r>
        <w:r>
          <w:rPr>
            <w:szCs w:val="24"/>
          </w:rPr>
          <w:delText>e</w:delText>
        </w:r>
      </w:del>
    </w:p>
    <w:p w14:paraId="77401CB6" w14:textId="77777777" w:rsidR="00D730F5" w:rsidRDefault="00C373C5">
      <w:pPr>
        <w:spacing w:before="1" w:after="0" w:line="240" w:lineRule="auto"/>
        <w:ind w:left="120" w:right="-20"/>
        <w:rPr>
          <w:del w:id="1303" w:author="Jill Guild" w:date="2026-09-25T20:04:00Z" w16du:dateUtc="2026-09-26T00:04:00Z"/>
          <w:szCs w:val="24"/>
        </w:rPr>
      </w:pPr>
      <w:del w:id="1304" w:author="Jill Guild" w:date="2026-09-25T20:04:00Z" w16du:dateUtc="2026-09-26T00:04:00Z">
        <w:r>
          <w:rPr>
            <w:szCs w:val="24"/>
          </w:rPr>
          <w:delText>unsanitary conditions, nuisan</w:delText>
        </w:r>
        <w:r>
          <w:rPr>
            <w:spacing w:val="1"/>
            <w:szCs w:val="24"/>
          </w:rPr>
          <w:delText>c</w:delText>
        </w:r>
        <w:r>
          <w:rPr>
            <w:szCs w:val="24"/>
          </w:rPr>
          <w:delText>e, or contamination.</w:delText>
        </w:r>
      </w:del>
    </w:p>
    <w:p w14:paraId="719A56E5" w14:textId="77777777" w:rsidR="00D730F5" w:rsidRDefault="00D730F5">
      <w:pPr>
        <w:spacing w:before="18" w:after="0" w:line="260" w:lineRule="exact"/>
        <w:rPr>
          <w:del w:id="1305" w:author="Jill Guild" w:date="2026-09-25T20:04:00Z" w16du:dateUtc="2026-09-26T00:04:00Z"/>
          <w:sz w:val="26"/>
          <w:szCs w:val="26"/>
        </w:rPr>
      </w:pPr>
    </w:p>
    <w:p w14:paraId="490474DE" w14:textId="77777777" w:rsidR="00D730F5" w:rsidRDefault="00C373C5">
      <w:pPr>
        <w:spacing w:after="0" w:line="240" w:lineRule="auto"/>
        <w:ind w:left="120" w:right="65"/>
        <w:rPr>
          <w:del w:id="1306" w:author="Jill Guild" w:date="2026-09-25T20:04:00Z" w16du:dateUtc="2026-09-26T00:04:00Z"/>
          <w:szCs w:val="24"/>
        </w:rPr>
      </w:pPr>
      <w:del w:id="1307" w:author="Jill Guild" w:date="2026-09-25T20:04:00Z" w16du:dateUtc="2026-09-26T00:04:00Z">
        <w:r>
          <w:rPr>
            <w:szCs w:val="24"/>
          </w:rPr>
          <w:delText>(4) Reasonable use: The emplo</w:delText>
        </w:r>
        <w:r>
          <w:rPr>
            <w:spacing w:val="1"/>
            <w:szCs w:val="24"/>
          </w:rPr>
          <w:delText>y</w:delText>
        </w:r>
        <w:r>
          <w:rPr>
            <w:szCs w:val="24"/>
          </w:rPr>
          <w:delText>er shall notify each employee of the location of the sanitation facilities and potable water and</w:delText>
        </w:r>
        <w:r>
          <w:rPr>
            <w:spacing w:val="2"/>
            <w:szCs w:val="24"/>
          </w:rPr>
          <w:delText xml:space="preserve"> </w:delText>
        </w:r>
        <w:r>
          <w:rPr>
            <w:szCs w:val="24"/>
          </w:rPr>
          <w:delText>shall allow each employee reasonable opportunities during the workday</w:delText>
        </w:r>
        <w:r>
          <w:rPr>
            <w:spacing w:val="3"/>
            <w:szCs w:val="24"/>
          </w:rPr>
          <w:delText xml:space="preserve"> </w:delText>
        </w:r>
        <w:r>
          <w:rPr>
            <w:szCs w:val="24"/>
          </w:rPr>
          <w:delText>to use these facilitie</w:delText>
        </w:r>
        <w:r>
          <w:rPr>
            <w:spacing w:val="1"/>
            <w:szCs w:val="24"/>
          </w:rPr>
          <w:delText>s</w:delText>
        </w:r>
        <w:r>
          <w:rPr>
            <w:szCs w:val="24"/>
          </w:rPr>
          <w:delText>.</w:delText>
        </w:r>
        <w:r>
          <w:rPr>
            <w:spacing w:val="1"/>
            <w:szCs w:val="24"/>
          </w:rPr>
          <w:delText xml:space="preserve"> </w:delText>
        </w:r>
        <w:r>
          <w:rPr>
            <w:szCs w:val="24"/>
          </w:rPr>
          <w:delText xml:space="preserve">The employer shall </w:delText>
        </w:r>
        <w:r>
          <w:rPr>
            <w:spacing w:val="1"/>
            <w:szCs w:val="24"/>
          </w:rPr>
          <w:delText>e</w:delText>
        </w:r>
        <w:r>
          <w:rPr>
            <w:szCs w:val="24"/>
          </w:rPr>
          <w:delText xml:space="preserve">nsure that employees use the </w:delText>
        </w:r>
        <w:r>
          <w:rPr>
            <w:szCs w:val="24"/>
          </w:rPr>
          <w:delText>sanitation facilities pro</w:delText>
        </w:r>
        <w:r>
          <w:rPr>
            <w:spacing w:val="1"/>
            <w:szCs w:val="24"/>
          </w:rPr>
          <w:delText>v</w:delText>
        </w:r>
        <w:r>
          <w:rPr>
            <w:szCs w:val="24"/>
          </w:rPr>
          <w:delText>ided and shall inform each employee of the importance of each of the following good hygiene practi</w:delText>
        </w:r>
        <w:r>
          <w:rPr>
            <w:spacing w:val="1"/>
            <w:szCs w:val="24"/>
          </w:rPr>
          <w:delText>c</w:delText>
        </w:r>
        <w:r>
          <w:rPr>
            <w:szCs w:val="24"/>
          </w:rPr>
          <w:delText>es to minimize exposu</w:delText>
        </w:r>
        <w:r>
          <w:rPr>
            <w:spacing w:val="2"/>
            <w:szCs w:val="24"/>
          </w:rPr>
          <w:delText>r</w:delText>
        </w:r>
        <w:r>
          <w:rPr>
            <w:szCs w:val="24"/>
          </w:rPr>
          <w:delText>e to</w:delText>
        </w:r>
      </w:del>
    </w:p>
    <w:p w14:paraId="4B045538" w14:textId="77777777" w:rsidR="00D730F5" w:rsidRDefault="00C373C5">
      <w:pPr>
        <w:spacing w:after="0" w:line="240" w:lineRule="auto"/>
        <w:ind w:left="120" w:right="881"/>
        <w:rPr>
          <w:del w:id="1308" w:author="Jill Guild" w:date="2026-09-25T20:04:00Z" w16du:dateUtc="2026-09-26T00:04:00Z"/>
          <w:szCs w:val="24"/>
        </w:rPr>
      </w:pPr>
      <w:del w:id="1309" w:author="Jill Guild" w:date="2026-09-25T20:04:00Z" w16du:dateUtc="2026-09-26T00:04:00Z">
        <w:r>
          <w:rPr>
            <w:szCs w:val="24"/>
          </w:rPr>
          <w:delText>the hazards in the field of heat, communic</w:delText>
        </w:r>
        <w:r>
          <w:rPr>
            <w:spacing w:val="1"/>
            <w:szCs w:val="24"/>
          </w:rPr>
          <w:delText>a</w:delText>
        </w:r>
        <w:r>
          <w:rPr>
            <w:szCs w:val="24"/>
          </w:rPr>
          <w:delText>ble diseases, retention of urine, and agrichemi</w:delText>
        </w:r>
        <w:r>
          <w:rPr>
            <w:spacing w:val="1"/>
            <w:szCs w:val="24"/>
          </w:rPr>
          <w:delText>c</w:delText>
        </w:r>
        <w:r>
          <w:rPr>
            <w:szCs w:val="24"/>
          </w:rPr>
          <w:delText>al residues:</w:delText>
        </w:r>
      </w:del>
    </w:p>
    <w:p w14:paraId="004626C1" w14:textId="77777777" w:rsidR="00D730F5" w:rsidRDefault="00D730F5">
      <w:pPr>
        <w:spacing w:before="19" w:after="0" w:line="260" w:lineRule="exact"/>
        <w:rPr>
          <w:del w:id="1310" w:author="Jill Guild" w:date="2026-09-25T20:04:00Z" w16du:dateUtc="2026-09-26T00:04:00Z"/>
          <w:sz w:val="26"/>
          <w:szCs w:val="26"/>
        </w:rPr>
      </w:pPr>
    </w:p>
    <w:p w14:paraId="1E4972B0" w14:textId="77777777" w:rsidR="00D730F5" w:rsidRDefault="00C373C5">
      <w:pPr>
        <w:spacing w:after="0" w:line="240" w:lineRule="auto"/>
        <w:ind w:left="120" w:right="-20"/>
        <w:rPr>
          <w:del w:id="1311" w:author="Jill Guild" w:date="2026-09-25T20:04:00Z" w16du:dateUtc="2026-09-26T00:04:00Z"/>
          <w:szCs w:val="24"/>
        </w:rPr>
      </w:pPr>
      <w:del w:id="1312" w:author="Jill Guild" w:date="2026-09-25T20:04:00Z" w16du:dateUtc="2026-09-26T00:04:00Z">
        <w:r>
          <w:rPr>
            <w:szCs w:val="24"/>
          </w:rPr>
          <w:delText>(A) Use the water and facilities p</w:delText>
        </w:r>
        <w:r>
          <w:rPr>
            <w:spacing w:val="2"/>
            <w:szCs w:val="24"/>
          </w:rPr>
          <w:delText>r</w:delText>
        </w:r>
        <w:r>
          <w:rPr>
            <w:szCs w:val="24"/>
          </w:rPr>
          <w:delText>ovided for</w:delText>
        </w:r>
        <w:r>
          <w:rPr>
            <w:spacing w:val="1"/>
            <w:szCs w:val="24"/>
          </w:rPr>
          <w:delText xml:space="preserve"> </w:delText>
        </w:r>
        <w:r>
          <w:rPr>
            <w:szCs w:val="24"/>
          </w:rPr>
          <w:delText xml:space="preserve">drinking, </w:delText>
        </w:r>
        <w:r>
          <w:rPr>
            <w:spacing w:val="1"/>
            <w:szCs w:val="24"/>
          </w:rPr>
          <w:delText>h</w:delText>
        </w:r>
        <w:r>
          <w:rPr>
            <w:szCs w:val="24"/>
          </w:rPr>
          <w:delText>andwa</w:delText>
        </w:r>
        <w:r>
          <w:rPr>
            <w:spacing w:val="1"/>
            <w:szCs w:val="24"/>
          </w:rPr>
          <w:delText>s</w:delText>
        </w:r>
        <w:r>
          <w:rPr>
            <w:szCs w:val="24"/>
          </w:rPr>
          <w:delText>hi</w:delText>
        </w:r>
        <w:r>
          <w:rPr>
            <w:spacing w:val="1"/>
            <w:szCs w:val="24"/>
          </w:rPr>
          <w:delText>n</w:delText>
        </w:r>
        <w:r>
          <w:rPr>
            <w:szCs w:val="24"/>
          </w:rPr>
          <w:delText>g, and elimination;</w:delText>
        </w:r>
      </w:del>
    </w:p>
    <w:p w14:paraId="02C182BD" w14:textId="77777777" w:rsidR="00D730F5" w:rsidRDefault="00D730F5">
      <w:pPr>
        <w:spacing w:after="0"/>
        <w:rPr>
          <w:del w:id="1313" w:author="Jill Guild" w:date="2026-09-25T20:04:00Z" w16du:dateUtc="2026-09-26T00:04:00Z"/>
        </w:rPr>
        <w:sectPr w:rsidR="00D730F5">
          <w:pgSz w:w="12240" w:h="15840"/>
          <w:pgMar w:top="820" w:right="1360" w:bottom="900" w:left="1440" w:header="0" w:footer="702" w:gutter="0"/>
          <w:cols w:space="720"/>
        </w:sectPr>
      </w:pPr>
    </w:p>
    <w:p w14:paraId="54C14262" w14:textId="77777777" w:rsidR="00D730F5" w:rsidRDefault="00C373C5">
      <w:pPr>
        <w:spacing w:before="78" w:after="0" w:line="483" w:lineRule="auto"/>
        <w:ind w:left="120" w:right="3915"/>
        <w:rPr>
          <w:del w:id="1314" w:author="Jill Guild" w:date="2026-09-25T20:04:00Z" w16du:dateUtc="2026-09-26T00:04:00Z"/>
          <w:szCs w:val="24"/>
        </w:rPr>
      </w:pPr>
      <w:del w:id="1315" w:author="Jill Guild" w:date="2026-09-25T20:04:00Z" w16du:dateUtc="2026-09-26T00:04:00Z">
        <w:r>
          <w:rPr>
            <w:szCs w:val="24"/>
          </w:rPr>
          <w:delText>(B) Drink water frequently, especially on hot days; (C) Urinate as frequently as necessary;</w:delText>
        </w:r>
      </w:del>
    </w:p>
    <w:p w14:paraId="151C8C83" w14:textId="77777777" w:rsidR="00D730F5" w:rsidRDefault="00C373C5">
      <w:pPr>
        <w:spacing w:before="9" w:after="0" w:line="240" w:lineRule="auto"/>
        <w:ind w:left="120" w:right="-20"/>
        <w:rPr>
          <w:del w:id="1316" w:author="Jill Guild" w:date="2026-09-25T20:04:00Z" w16du:dateUtc="2026-09-26T00:04:00Z"/>
          <w:szCs w:val="24"/>
        </w:rPr>
      </w:pPr>
      <w:del w:id="1317" w:author="Jill Guild" w:date="2026-09-25T20:04:00Z" w16du:dateUtc="2026-09-26T00:04:00Z">
        <w:r>
          <w:rPr>
            <w:szCs w:val="24"/>
          </w:rPr>
          <w:delText>(D) Wash hands both before and after using the toilet; and</w:delText>
        </w:r>
      </w:del>
    </w:p>
    <w:p w14:paraId="03473F15" w14:textId="77777777" w:rsidR="00D730F5" w:rsidRDefault="00D730F5">
      <w:pPr>
        <w:spacing w:before="20" w:after="0" w:line="260" w:lineRule="exact"/>
        <w:rPr>
          <w:del w:id="1318" w:author="Jill Guild" w:date="2026-09-25T20:04:00Z" w16du:dateUtc="2026-09-26T00:04:00Z"/>
          <w:sz w:val="26"/>
          <w:szCs w:val="26"/>
        </w:rPr>
      </w:pPr>
    </w:p>
    <w:p w14:paraId="5F4BB2A9" w14:textId="77777777" w:rsidR="00D730F5" w:rsidRDefault="00C373C5">
      <w:pPr>
        <w:spacing w:after="0" w:line="240" w:lineRule="auto"/>
        <w:ind w:left="120" w:right="-20"/>
        <w:rPr>
          <w:del w:id="1319" w:author="Jill Guild" w:date="2026-09-25T20:04:00Z" w16du:dateUtc="2026-09-26T00:04:00Z"/>
          <w:szCs w:val="24"/>
        </w:rPr>
      </w:pPr>
      <w:del w:id="1320" w:author="Jill Guild" w:date="2026-09-25T20:04:00Z" w16du:dateUtc="2026-09-26T00:04:00Z">
        <w:r>
          <w:rPr>
            <w:szCs w:val="24"/>
          </w:rPr>
          <w:delText xml:space="preserve">(E) Wash hands </w:delText>
        </w:r>
        <w:r>
          <w:rPr>
            <w:szCs w:val="24"/>
          </w:rPr>
          <w:delText>before eating and smoking.</w:delText>
        </w:r>
      </w:del>
    </w:p>
    <w:p w14:paraId="7611F9C6" w14:textId="77777777" w:rsidR="00D730F5" w:rsidRDefault="00D730F5">
      <w:pPr>
        <w:spacing w:before="18" w:after="0" w:line="260" w:lineRule="exact"/>
        <w:rPr>
          <w:del w:id="1321" w:author="Jill Guild" w:date="2026-09-25T20:04:00Z" w16du:dateUtc="2026-09-26T00:04:00Z"/>
          <w:sz w:val="26"/>
          <w:szCs w:val="26"/>
        </w:rPr>
      </w:pPr>
    </w:p>
    <w:p w14:paraId="2AA825DB" w14:textId="77777777" w:rsidR="00D730F5" w:rsidRDefault="00C373C5">
      <w:pPr>
        <w:spacing w:after="0" w:line="240" w:lineRule="auto"/>
        <w:ind w:left="120" w:right="48"/>
        <w:rPr>
          <w:del w:id="1322" w:author="Jill Guild" w:date="2026-09-25T20:04:00Z" w16du:dateUtc="2026-09-26T00:04:00Z"/>
          <w:szCs w:val="24"/>
        </w:rPr>
      </w:pPr>
      <w:del w:id="1323" w:author="Jill Guild" w:date="2026-09-25T20:04:00Z" w16du:dateUtc="2026-09-26T00:04:00Z">
        <w:r>
          <w:rPr>
            <w:szCs w:val="24"/>
          </w:rPr>
          <w:delText>(d) Required Reports: Employers cited under</w:delText>
        </w:r>
        <w:r>
          <w:rPr>
            <w:spacing w:val="2"/>
            <w:szCs w:val="24"/>
          </w:rPr>
          <w:delText xml:space="preserve"> </w:delText>
        </w:r>
        <w:r>
          <w:rPr>
            <w:szCs w:val="24"/>
          </w:rPr>
          <w:delText>t</w:delText>
        </w:r>
        <w:r>
          <w:rPr>
            <w:spacing w:val="-1"/>
            <w:szCs w:val="24"/>
          </w:rPr>
          <w:delText>h</w:delText>
        </w:r>
        <w:r>
          <w:rPr>
            <w:szCs w:val="24"/>
          </w:rPr>
          <w:delText>is section shall pro</w:delText>
        </w:r>
        <w:r>
          <w:rPr>
            <w:spacing w:val="1"/>
            <w:szCs w:val="24"/>
          </w:rPr>
          <w:delText>v</w:delText>
        </w:r>
        <w:r>
          <w:rPr>
            <w:szCs w:val="24"/>
          </w:rPr>
          <w:delText>ide to the Division annually for a period of five (5) years followi</w:delText>
        </w:r>
        <w:r>
          <w:rPr>
            <w:spacing w:val="-1"/>
            <w:szCs w:val="24"/>
          </w:rPr>
          <w:delText>n</w:delText>
        </w:r>
        <w:r>
          <w:rPr>
            <w:szCs w:val="24"/>
          </w:rPr>
          <w:delText>g the final order of a citation a written statement under penal</w:delText>
        </w:r>
        <w:r>
          <w:rPr>
            <w:spacing w:val="2"/>
            <w:szCs w:val="24"/>
          </w:rPr>
          <w:delText>t</w:delText>
        </w:r>
        <w:r>
          <w:rPr>
            <w:szCs w:val="24"/>
          </w:rPr>
          <w:delText>y of perjury giving the following</w:delText>
        </w:r>
        <w:r>
          <w:rPr>
            <w:spacing w:val="-1"/>
            <w:szCs w:val="24"/>
          </w:rPr>
          <w:delText xml:space="preserve"> </w:delText>
        </w:r>
        <w:r>
          <w:rPr>
            <w:szCs w:val="24"/>
          </w:rPr>
          <w:delText>information: the estimated peak number of employees;</w:delText>
        </w:r>
        <w:r>
          <w:rPr>
            <w:spacing w:val="2"/>
            <w:szCs w:val="24"/>
          </w:rPr>
          <w:delText xml:space="preserve"> </w:delText>
        </w:r>
        <w:r>
          <w:rPr>
            <w:szCs w:val="24"/>
          </w:rPr>
          <w:delText>the toilets, washing, and drinking</w:delText>
        </w:r>
        <w:r>
          <w:rPr>
            <w:spacing w:val="1"/>
            <w:szCs w:val="24"/>
          </w:rPr>
          <w:delText xml:space="preserve"> </w:delText>
        </w:r>
        <w:r>
          <w:rPr>
            <w:szCs w:val="24"/>
          </w:rPr>
          <w:delText>water facilities to be provided by the employer; and any rental and m</w:delText>
        </w:r>
        <w:r>
          <w:rPr>
            <w:spacing w:val="-2"/>
            <w:szCs w:val="24"/>
          </w:rPr>
          <w:delText>a</w:delText>
        </w:r>
        <w:r>
          <w:rPr>
            <w:szCs w:val="24"/>
          </w:rPr>
          <w:delText>intenance agreements related to the requirements of this subsection.</w:delText>
        </w:r>
      </w:del>
    </w:p>
    <w:p w14:paraId="0FC0FEE1" w14:textId="77777777" w:rsidR="00D730F5" w:rsidRDefault="00D730F5">
      <w:pPr>
        <w:spacing w:before="1" w:after="0" w:line="180" w:lineRule="exact"/>
        <w:rPr>
          <w:del w:id="1324" w:author="Jill Guild" w:date="2026-09-25T20:04:00Z" w16du:dateUtc="2026-09-26T00:04:00Z"/>
          <w:sz w:val="18"/>
          <w:szCs w:val="18"/>
        </w:rPr>
      </w:pPr>
    </w:p>
    <w:p w14:paraId="79FEB9AD" w14:textId="77777777" w:rsidR="00D730F5" w:rsidRDefault="00D730F5">
      <w:pPr>
        <w:spacing w:after="0" w:line="200" w:lineRule="exact"/>
        <w:rPr>
          <w:del w:id="1325" w:author="Jill Guild" w:date="2026-09-25T20:04:00Z" w16du:dateUtc="2026-09-26T00:04:00Z"/>
          <w:sz w:val="20"/>
          <w:szCs w:val="20"/>
        </w:rPr>
      </w:pPr>
    </w:p>
    <w:p w14:paraId="3C262E0A" w14:textId="77777777" w:rsidR="00D730F5" w:rsidRDefault="00D730F5">
      <w:pPr>
        <w:spacing w:after="0" w:line="200" w:lineRule="exact"/>
        <w:rPr>
          <w:del w:id="1326" w:author="Jill Guild" w:date="2026-09-25T20:04:00Z" w16du:dateUtc="2026-09-26T00:04:00Z"/>
          <w:sz w:val="20"/>
          <w:szCs w:val="20"/>
        </w:rPr>
      </w:pPr>
    </w:p>
    <w:p w14:paraId="1FC109C8" w14:textId="77777777" w:rsidR="00D730F5" w:rsidRDefault="00D730F5">
      <w:pPr>
        <w:spacing w:after="0" w:line="200" w:lineRule="exact"/>
        <w:rPr>
          <w:del w:id="1327" w:author="Jill Guild" w:date="2026-09-25T20:04:00Z" w16du:dateUtc="2026-09-26T00:04:00Z"/>
          <w:sz w:val="20"/>
          <w:szCs w:val="20"/>
        </w:rPr>
      </w:pPr>
    </w:p>
    <w:p w14:paraId="4BA0F075" w14:textId="77777777" w:rsidR="00D730F5" w:rsidRDefault="00D730F5">
      <w:pPr>
        <w:spacing w:after="0" w:line="200" w:lineRule="exact"/>
        <w:rPr>
          <w:del w:id="1328" w:author="Jill Guild" w:date="2026-09-25T20:04:00Z" w16du:dateUtc="2026-09-26T00:04:00Z"/>
          <w:sz w:val="20"/>
          <w:szCs w:val="20"/>
        </w:rPr>
      </w:pPr>
    </w:p>
    <w:p w14:paraId="7835982F" w14:textId="77777777" w:rsidR="00D730F5" w:rsidRDefault="00D730F5">
      <w:pPr>
        <w:spacing w:after="0" w:line="200" w:lineRule="exact"/>
        <w:rPr>
          <w:del w:id="1329" w:author="Jill Guild" w:date="2026-09-25T20:04:00Z" w16du:dateUtc="2026-09-26T00:04:00Z"/>
          <w:sz w:val="20"/>
          <w:szCs w:val="20"/>
        </w:rPr>
      </w:pPr>
    </w:p>
    <w:p w14:paraId="3B1C418E" w14:textId="77777777" w:rsidR="00D730F5" w:rsidRDefault="00D730F5">
      <w:pPr>
        <w:spacing w:after="0" w:line="200" w:lineRule="exact"/>
        <w:rPr>
          <w:del w:id="1330" w:author="Jill Guild" w:date="2026-09-25T20:04:00Z" w16du:dateUtc="2026-09-26T00:04:00Z"/>
          <w:sz w:val="20"/>
          <w:szCs w:val="20"/>
        </w:rPr>
      </w:pPr>
    </w:p>
    <w:p w14:paraId="460BAF70" w14:textId="77777777" w:rsidR="00D730F5" w:rsidRDefault="00C373C5">
      <w:pPr>
        <w:spacing w:after="0" w:line="240" w:lineRule="auto"/>
        <w:ind w:left="120" w:right="-20"/>
        <w:rPr>
          <w:del w:id="1331" w:author="Jill Guild" w:date="2026-09-25T20:04:00Z" w16du:dateUtc="2026-09-26T00:04:00Z"/>
          <w:szCs w:val="24"/>
        </w:rPr>
      </w:pPr>
      <w:del w:id="1332" w:author="Jill Guild" w:date="2026-09-25T20:04:00Z" w16du:dateUtc="2026-09-26T00:04:00Z">
        <w:r>
          <w:rPr>
            <w:b/>
            <w:bCs/>
            <w:szCs w:val="24"/>
          </w:rPr>
          <w:delText xml:space="preserve">CALIFORNIA CODE </w:delText>
        </w:r>
        <w:r>
          <w:rPr>
            <w:b/>
            <w:bCs/>
            <w:szCs w:val="24"/>
          </w:rPr>
          <w:delText>OF REGULATIONS, TITLE 17, §8006 - §8011</w:delText>
        </w:r>
      </w:del>
    </w:p>
    <w:p w14:paraId="49564722" w14:textId="77777777" w:rsidR="00D730F5" w:rsidRDefault="00D730F5">
      <w:pPr>
        <w:spacing w:before="16" w:after="0" w:line="260" w:lineRule="exact"/>
        <w:rPr>
          <w:del w:id="1333" w:author="Jill Guild" w:date="2026-09-25T20:04:00Z" w16du:dateUtc="2026-09-26T00:04:00Z"/>
          <w:sz w:val="26"/>
          <w:szCs w:val="26"/>
        </w:rPr>
      </w:pPr>
    </w:p>
    <w:p w14:paraId="0DF3CF54" w14:textId="77777777" w:rsidR="00D730F5" w:rsidRDefault="00C373C5">
      <w:pPr>
        <w:spacing w:after="0" w:line="240" w:lineRule="auto"/>
        <w:ind w:left="120" w:right="-20"/>
        <w:rPr>
          <w:del w:id="1334" w:author="Jill Guild" w:date="2026-09-25T20:04:00Z" w16du:dateUtc="2026-09-26T00:04:00Z"/>
          <w:szCs w:val="24"/>
        </w:rPr>
      </w:pPr>
      <w:del w:id="1335" w:author="Jill Guild" w:date="2026-09-25T20:04:00Z" w16du:dateUtc="2026-09-26T00:04:00Z">
        <w:r>
          <w:rPr>
            <w:b/>
            <w:bCs/>
            <w:szCs w:val="24"/>
          </w:rPr>
          <w:delText>§8006. Suitable Chemicals (for chemical toilets)</w:delText>
        </w:r>
      </w:del>
    </w:p>
    <w:p w14:paraId="5D65732D" w14:textId="77777777" w:rsidR="00D730F5" w:rsidRDefault="00C373C5">
      <w:pPr>
        <w:spacing w:before="3" w:after="0" w:line="276" w:lineRule="exact"/>
        <w:ind w:left="120" w:right="101"/>
        <w:rPr>
          <w:del w:id="1336" w:author="Jill Guild" w:date="2026-09-25T20:04:00Z" w16du:dateUtc="2026-09-26T00:04:00Z"/>
          <w:szCs w:val="24"/>
        </w:rPr>
      </w:pPr>
      <w:del w:id="1337" w:author="Jill Guild" w:date="2026-09-25T20:04:00Z" w16du:dateUtc="2026-09-26T00:04:00Z">
        <w:r>
          <w:rPr>
            <w:szCs w:val="24"/>
          </w:rPr>
          <w:delText>Odor control and solid liquefying chemicals that</w:delText>
        </w:r>
        <w:r>
          <w:rPr>
            <w:spacing w:val="1"/>
            <w:szCs w:val="24"/>
          </w:rPr>
          <w:delText xml:space="preserve"> </w:delText>
        </w:r>
        <w:r>
          <w:rPr>
            <w:szCs w:val="24"/>
          </w:rPr>
          <w:delText>are effective at all times shall be used in chemical toilet waste holding tanks.</w:delText>
        </w:r>
      </w:del>
    </w:p>
    <w:p w14:paraId="18005EE4" w14:textId="77777777" w:rsidR="00D730F5" w:rsidRDefault="00D730F5">
      <w:pPr>
        <w:spacing w:before="13" w:after="0" w:line="260" w:lineRule="exact"/>
        <w:rPr>
          <w:del w:id="1338" w:author="Jill Guild" w:date="2026-09-25T20:04:00Z" w16du:dateUtc="2026-09-26T00:04:00Z"/>
          <w:sz w:val="26"/>
          <w:szCs w:val="26"/>
        </w:rPr>
      </w:pPr>
    </w:p>
    <w:p w14:paraId="614506A0" w14:textId="77777777" w:rsidR="00D730F5" w:rsidRDefault="00C373C5">
      <w:pPr>
        <w:spacing w:after="0" w:line="240" w:lineRule="auto"/>
        <w:ind w:left="120" w:right="-20"/>
        <w:rPr>
          <w:del w:id="1339" w:author="Jill Guild" w:date="2026-09-25T20:04:00Z" w16du:dateUtc="2026-09-26T00:04:00Z"/>
          <w:szCs w:val="24"/>
        </w:rPr>
      </w:pPr>
      <w:del w:id="1340" w:author="Jill Guild" w:date="2026-09-25T20:04:00Z" w16du:dateUtc="2026-09-26T00:04:00Z">
        <w:r>
          <w:rPr>
            <w:b/>
            <w:bCs/>
            <w:szCs w:val="24"/>
          </w:rPr>
          <w:delText>§8007. Disposal of Conte</w:delText>
        </w:r>
        <w:r>
          <w:rPr>
            <w:b/>
            <w:bCs/>
            <w:spacing w:val="-2"/>
            <w:szCs w:val="24"/>
          </w:rPr>
          <w:delText>n</w:delText>
        </w:r>
        <w:r>
          <w:rPr>
            <w:b/>
            <w:bCs/>
            <w:szCs w:val="24"/>
          </w:rPr>
          <w:delText>ts of Chemical Tanks</w:delText>
        </w:r>
      </w:del>
    </w:p>
    <w:p w14:paraId="301C1200" w14:textId="77777777" w:rsidR="00D730F5" w:rsidRDefault="00C373C5">
      <w:pPr>
        <w:spacing w:before="3" w:after="0" w:line="276" w:lineRule="exact"/>
        <w:ind w:left="120" w:right="60"/>
        <w:rPr>
          <w:del w:id="1341" w:author="Jill Guild" w:date="2026-09-25T20:04:00Z" w16du:dateUtc="2026-09-26T00:04:00Z"/>
          <w:szCs w:val="24"/>
        </w:rPr>
      </w:pPr>
      <w:del w:id="1342" w:author="Jill Guild" w:date="2026-09-25T20:04:00Z" w16du:dateUtc="2026-09-26T00:04:00Z">
        <w:r>
          <w:rPr>
            <w:szCs w:val="24"/>
          </w:rPr>
          <w:delText>Contents of chemical tanks shall be disposed of by dra</w:delText>
        </w:r>
        <w:r>
          <w:rPr>
            <w:spacing w:val="-2"/>
            <w:szCs w:val="24"/>
          </w:rPr>
          <w:delText>i</w:delText>
        </w:r>
        <w:r>
          <w:rPr>
            <w:szCs w:val="24"/>
          </w:rPr>
          <w:delText xml:space="preserve">ning or pumping into a sanitary sewer, an approved </w:delText>
        </w:r>
        <w:r>
          <w:rPr>
            <w:spacing w:val="1"/>
            <w:szCs w:val="24"/>
          </w:rPr>
          <w:delText>s</w:delText>
        </w:r>
        <w:r>
          <w:rPr>
            <w:szCs w:val="24"/>
          </w:rPr>
          <w:delText>eptic tank of suffic</w:delText>
        </w:r>
        <w:r>
          <w:rPr>
            <w:spacing w:val="-2"/>
            <w:szCs w:val="24"/>
          </w:rPr>
          <w:delText>i</w:delText>
        </w:r>
        <w:r>
          <w:rPr>
            <w:szCs w:val="24"/>
          </w:rPr>
          <w:delText xml:space="preserve">ent capacity to handle the wastes, a suitably sized and </w:delText>
        </w:r>
        <w:r>
          <w:rPr>
            <w:spacing w:val="1"/>
            <w:szCs w:val="24"/>
          </w:rPr>
          <w:delText>c</w:delText>
        </w:r>
        <w:r>
          <w:rPr>
            <w:szCs w:val="24"/>
          </w:rPr>
          <w:delText>onstructed holding tank, approved by the</w:delText>
        </w:r>
        <w:r>
          <w:rPr>
            <w:spacing w:val="1"/>
            <w:szCs w:val="24"/>
          </w:rPr>
          <w:delText xml:space="preserve"> </w:delText>
        </w:r>
        <w:r>
          <w:rPr>
            <w:b/>
            <w:bCs/>
            <w:szCs w:val="24"/>
          </w:rPr>
          <w:delText xml:space="preserve">local health </w:delText>
        </w:r>
        <w:r>
          <w:rPr>
            <w:b/>
            <w:bCs/>
            <w:szCs w:val="24"/>
          </w:rPr>
          <w:delText>department</w:delText>
        </w:r>
        <w:r>
          <w:rPr>
            <w:szCs w:val="24"/>
          </w:rPr>
          <w:delText>, or by any other method approved by the</w:delText>
        </w:r>
        <w:r>
          <w:rPr>
            <w:spacing w:val="1"/>
            <w:szCs w:val="24"/>
          </w:rPr>
          <w:delText xml:space="preserve"> </w:delText>
        </w:r>
        <w:r>
          <w:rPr>
            <w:b/>
            <w:bCs/>
            <w:szCs w:val="24"/>
          </w:rPr>
          <w:delText>local health departmen</w:delText>
        </w:r>
        <w:r>
          <w:rPr>
            <w:b/>
            <w:bCs/>
            <w:spacing w:val="-1"/>
            <w:szCs w:val="24"/>
          </w:rPr>
          <w:delText>t</w:delText>
        </w:r>
        <w:r>
          <w:rPr>
            <w:szCs w:val="24"/>
          </w:rPr>
          <w:delText>.</w:delText>
        </w:r>
      </w:del>
    </w:p>
    <w:p w14:paraId="3FEB56BA" w14:textId="77777777" w:rsidR="00D730F5" w:rsidRDefault="00D730F5">
      <w:pPr>
        <w:spacing w:before="13" w:after="0" w:line="260" w:lineRule="exact"/>
        <w:rPr>
          <w:del w:id="1343" w:author="Jill Guild" w:date="2026-09-25T20:04:00Z" w16du:dateUtc="2026-09-26T00:04:00Z"/>
          <w:sz w:val="26"/>
          <w:szCs w:val="26"/>
        </w:rPr>
      </w:pPr>
    </w:p>
    <w:p w14:paraId="426AF769" w14:textId="77777777" w:rsidR="00D730F5" w:rsidRDefault="00C373C5">
      <w:pPr>
        <w:spacing w:after="0" w:line="240" w:lineRule="auto"/>
        <w:ind w:left="120" w:right="-20"/>
        <w:rPr>
          <w:del w:id="1344" w:author="Jill Guild" w:date="2026-09-25T20:04:00Z" w16du:dateUtc="2026-09-26T00:04:00Z"/>
          <w:szCs w:val="24"/>
        </w:rPr>
      </w:pPr>
      <w:del w:id="1345" w:author="Jill Guild" w:date="2026-09-25T20:04:00Z" w16du:dateUtc="2026-09-26T00:04:00Z">
        <w:r>
          <w:rPr>
            <w:b/>
            <w:bCs/>
            <w:szCs w:val="24"/>
          </w:rPr>
          <w:delText>§8008. Standards (for Hand</w:delText>
        </w:r>
        <w:r>
          <w:rPr>
            <w:b/>
            <w:bCs/>
            <w:spacing w:val="3"/>
            <w:szCs w:val="24"/>
          </w:rPr>
          <w:delText>w</w:delText>
        </w:r>
        <w:r>
          <w:rPr>
            <w:b/>
            <w:bCs/>
            <w:szCs w:val="24"/>
          </w:rPr>
          <w:delText>ashing Facilities)</w:delText>
        </w:r>
      </w:del>
    </w:p>
    <w:p w14:paraId="1CA248D2" w14:textId="77777777" w:rsidR="00D730F5" w:rsidRDefault="00C373C5">
      <w:pPr>
        <w:spacing w:after="0" w:line="275" w:lineRule="exact"/>
        <w:ind w:left="120" w:right="-20"/>
        <w:rPr>
          <w:del w:id="1346" w:author="Jill Guild" w:date="2026-09-25T20:04:00Z" w16du:dateUtc="2026-09-26T00:04:00Z"/>
          <w:szCs w:val="24"/>
        </w:rPr>
      </w:pPr>
      <w:del w:id="1347" w:author="Jill Guild" w:date="2026-09-25T20:04:00Z" w16du:dateUtc="2026-09-26T00:04:00Z">
        <w:r>
          <w:rPr>
            <w:szCs w:val="24"/>
          </w:rPr>
          <w:delText>Han</w:delText>
        </w:r>
        <w:r>
          <w:rPr>
            <w:spacing w:val="1"/>
            <w:szCs w:val="24"/>
          </w:rPr>
          <w:delText>d</w:delText>
        </w:r>
        <w:r>
          <w:rPr>
            <w:szCs w:val="24"/>
          </w:rPr>
          <w:delText>washing facilities</w:delText>
        </w:r>
        <w:r>
          <w:rPr>
            <w:spacing w:val="2"/>
            <w:szCs w:val="24"/>
          </w:rPr>
          <w:delText xml:space="preserve"> </w:delText>
        </w:r>
        <w:r>
          <w:rPr>
            <w:szCs w:val="24"/>
          </w:rPr>
          <w:delText>shall</w:delText>
        </w:r>
        <w:r>
          <w:rPr>
            <w:spacing w:val="1"/>
            <w:szCs w:val="24"/>
          </w:rPr>
          <w:delText xml:space="preserve"> </w:delText>
        </w:r>
        <w:r>
          <w:rPr>
            <w:szCs w:val="24"/>
          </w:rPr>
          <w:delText>meet the followi</w:delText>
        </w:r>
        <w:r>
          <w:rPr>
            <w:spacing w:val="1"/>
            <w:szCs w:val="24"/>
          </w:rPr>
          <w:delText>n</w:delText>
        </w:r>
        <w:r>
          <w:rPr>
            <w:szCs w:val="24"/>
          </w:rPr>
          <w:delText>g standards:</w:delText>
        </w:r>
      </w:del>
    </w:p>
    <w:p w14:paraId="18D05351" w14:textId="77777777" w:rsidR="00D730F5" w:rsidRDefault="00C373C5">
      <w:pPr>
        <w:spacing w:after="0" w:line="240" w:lineRule="auto"/>
        <w:ind w:left="480" w:right="741"/>
        <w:rPr>
          <w:del w:id="1348" w:author="Jill Guild" w:date="2026-09-25T20:04:00Z" w16du:dateUtc="2026-09-26T00:04:00Z"/>
          <w:szCs w:val="24"/>
        </w:rPr>
      </w:pPr>
      <w:del w:id="1349" w:author="Jill Guild" w:date="2026-09-25T20:04:00Z" w16du:dateUtc="2026-09-26T00:04:00Z">
        <w:r>
          <w:rPr>
            <w:szCs w:val="24"/>
          </w:rPr>
          <w:delText>(a) Pure, wholesome, and potable water shall be available for Handw</w:delText>
        </w:r>
        <w:r>
          <w:rPr>
            <w:spacing w:val="1"/>
            <w:szCs w:val="24"/>
          </w:rPr>
          <w:delText>a</w:delText>
        </w:r>
        <w:r>
          <w:rPr>
            <w:szCs w:val="24"/>
          </w:rPr>
          <w:delText>shing. (b) Signs shall be posted, indi</w:delText>
        </w:r>
        <w:r>
          <w:rPr>
            <w:spacing w:val="1"/>
            <w:szCs w:val="24"/>
          </w:rPr>
          <w:delText>c</w:delText>
        </w:r>
        <w:r>
          <w:rPr>
            <w:szCs w:val="24"/>
          </w:rPr>
          <w:delText>ating that</w:delText>
        </w:r>
        <w:r>
          <w:rPr>
            <w:spacing w:val="2"/>
            <w:szCs w:val="24"/>
          </w:rPr>
          <w:delText xml:space="preserve"> </w:delText>
        </w:r>
        <w:r>
          <w:rPr>
            <w:szCs w:val="24"/>
          </w:rPr>
          <w:delText>the water is only for Handwa</w:delText>
        </w:r>
        <w:r>
          <w:rPr>
            <w:spacing w:val="1"/>
            <w:szCs w:val="24"/>
          </w:rPr>
          <w:delText>s</w:delText>
        </w:r>
        <w:r>
          <w:rPr>
            <w:szCs w:val="24"/>
          </w:rPr>
          <w:delText>hing</w:delText>
        </w:r>
      </w:del>
    </w:p>
    <w:p w14:paraId="0B1918A8" w14:textId="77777777" w:rsidR="00D730F5" w:rsidRDefault="00C373C5">
      <w:pPr>
        <w:spacing w:after="0" w:line="240" w:lineRule="auto"/>
        <w:ind w:left="840" w:right="-20"/>
        <w:rPr>
          <w:del w:id="1350" w:author="Jill Guild" w:date="2026-09-25T20:04:00Z" w16du:dateUtc="2026-09-26T00:04:00Z"/>
          <w:szCs w:val="24"/>
        </w:rPr>
      </w:pPr>
      <w:del w:id="1351" w:author="Jill Guild" w:date="2026-09-25T20:04:00Z" w16du:dateUtc="2026-09-26T00:04:00Z">
        <w:r>
          <w:rPr>
            <w:szCs w:val="24"/>
          </w:rPr>
          <w:delText>purposes.</w:delText>
        </w:r>
      </w:del>
    </w:p>
    <w:p w14:paraId="5CD38A6B" w14:textId="77777777" w:rsidR="00D730F5" w:rsidRDefault="00C373C5">
      <w:pPr>
        <w:spacing w:after="0" w:line="240" w:lineRule="auto"/>
        <w:ind w:left="480" w:right="-20"/>
        <w:rPr>
          <w:del w:id="1352" w:author="Jill Guild" w:date="2026-09-25T20:04:00Z" w16du:dateUtc="2026-09-26T00:04:00Z"/>
          <w:szCs w:val="24"/>
        </w:rPr>
      </w:pPr>
      <w:del w:id="1353" w:author="Jill Guild" w:date="2026-09-25T20:04:00Z" w16du:dateUtc="2026-09-26T00:04:00Z">
        <w:r>
          <w:rPr>
            <w:szCs w:val="24"/>
          </w:rPr>
          <w:delText>(c)</w:delText>
        </w:r>
        <w:r>
          <w:rPr>
            <w:spacing w:val="14"/>
            <w:szCs w:val="24"/>
          </w:rPr>
          <w:delText xml:space="preserve"> </w:delText>
        </w:r>
        <w:r>
          <w:rPr>
            <w:szCs w:val="24"/>
          </w:rPr>
          <w:delText>The water tank shall p</w:delText>
        </w:r>
        <w:r>
          <w:rPr>
            <w:spacing w:val="2"/>
            <w:szCs w:val="24"/>
          </w:rPr>
          <w:delText>r</w:delText>
        </w:r>
        <w:r>
          <w:rPr>
            <w:szCs w:val="24"/>
          </w:rPr>
          <w:delText>ovide a min</w:delText>
        </w:r>
        <w:r>
          <w:rPr>
            <w:spacing w:val="-1"/>
            <w:szCs w:val="24"/>
          </w:rPr>
          <w:delText>i</w:delText>
        </w:r>
        <w:r>
          <w:rPr>
            <w:szCs w:val="24"/>
          </w:rPr>
          <w:delText>mum capacity of fifteen (15) gallons.</w:delText>
        </w:r>
      </w:del>
    </w:p>
    <w:p w14:paraId="3A721D36" w14:textId="77777777" w:rsidR="00D730F5" w:rsidRDefault="00C373C5">
      <w:pPr>
        <w:spacing w:after="0" w:line="240" w:lineRule="auto"/>
        <w:ind w:left="480" w:right="-20"/>
        <w:rPr>
          <w:del w:id="1354" w:author="Jill Guild" w:date="2026-09-25T20:04:00Z" w16du:dateUtc="2026-09-26T00:04:00Z"/>
          <w:szCs w:val="24"/>
        </w:rPr>
      </w:pPr>
      <w:del w:id="1355" w:author="Jill Guild" w:date="2026-09-25T20:04:00Z" w16du:dateUtc="2026-09-26T00:04:00Z">
        <w:r>
          <w:rPr>
            <w:szCs w:val="24"/>
          </w:rPr>
          <w:delText>(d) Han</w:delText>
        </w:r>
        <w:r>
          <w:rPr>
            <w:spacing w:val="1"/>
            <w:szCs w:val="24"/>
          </w:rPr>
          <w:delText>d</w:delText>
        </w:r>
        <w:r>
          <w:rPr>
            <w:szCs w:val="24"/>
          </w:rPr>
          <w:delText>washing facilities</w:delText>
        </w:r>
        <w:r>
          <w:rPr>
            <w:spacing w:val="2"/>
            <w:szCs w:val="24"/>
          </w:rPr>
          <w:delText xml:space="preserve"> </w:delText>
        </w:r>
        <w:r>
          <w:rPr>
            <w:szCs w:val="24"/>
          </w:rPr>
          <w:delText>shall be provided at</w:delText>
        </w:r>
        <w:r>
          <w:rPr>
            <w:spacing w:val="3"/>
            <w:szCs w:val="24"/>
          </w:rPr>
          <w:delText xml:space="preserve"> </w:delText>
        </w:r>
        <w:r>
          <w:rPr>
            <w:szCs w:val="24"/>
          </w:rPr>
          <w:delText>the unit or in the immediate vici</w:delText>
        </w:r>
        <w:r>
          <w:rPr>
            <w:spacing w:val="1"/>
            <w:szCs w:val="24"/>
          </w:rPr>
          <w:delText>n</w:delText>
        </w:r>
        <w:r>
          <w:rPr>
            <w:spacing w:val="-1"/>
            <w:szCs w:val="24"/>
          </w:rPr>
          <w:delText>i</w:delText>
        </w:r>
        <w:r>
          <w:rPr>
            <w:szCs w:val="24"/>
          </w:rPr>
          <w:delText>ty.</w:delText>
        </w:r>
      </w:del>
    </w:p>
    <w:p w14:paraId="46D78180" w14:textId="77777777" w:rsidR="00D730F5" w:rsidRDefault="00D730F5">
      <w:pPr>
        <w:spacing w:before="17" w:after="0" w:line="260" w:lineRule="exact"/>
        <w:rPr>
          <w:del w:id="1356" w:author="Jill Guild" w:date="2026-09-25T20:04:00Z" w16du:dateUtc="2026-09-26T00:04:00Z"/>
          <w:sz w:val="26"/>
          <w:szCs w:val="26"/>
        </w:rPr>
      </w:pPr>
    </w:p>
    <w:p w14:paraId="548FE005" w14:textId="77777777" w:rsidR="00D730F5" w:rsidRDefault="00C373C5">
      <w:pPr>
        <w:spacing w:after="0" w:line="240" w:lineRule="auto"/>
        <w:ind w:left="120" w:right="-20"/>
        <w:rPr>
          <w:del w:id="1357" w:author="Jill Guild" w:date="2026-09-25T20:04:00Z" w16du:dateUtc="2026-09-26T00:04:00Z"/>
          <w:szCs w:val="24"/>
        </w:rPr>
      </w:pPr>
      <w:del w:id="1358" w:author="Jill Guild" w:date="2026-09-25T20:04:00Z" w16du:dateUtc="2026-09-26T00:04:00Z">
        <w:r>
          <w:rPr>
            <w:b/>
            <w:bCs/>
            <w:szCs w:val="24"/>
          </w:rPr>
          <w:delText>§8010. Toilets</w:delText>
        </w:r>
      </w:del>
    </w:p>
    <w:p w14:paraId="2E91F576" w14:textId="77777777" w:rsidR="00D730F5" w:rsidRDefault="00C373C5">
      <w:pPr>
        <w:spacing w:before="3" w:after="0" w:line="276" w:lineRule="exact"/>
        <w:ind w:left="120" w:right="607"/>
        <w:rPr>
          <w:del w:id="1359" w:author="Jill Guild" w:date="2026-09-25T20:04:00Z" w16du:dateUtc="2026-09-26T00:04:00Z"/>
          <w:szCs w:val="24"/>
        </w:rPr>
      </w:pPr>
      <w:del w:id="1360" w:author="Jill Guild" w:date="2026-09-25T20:04:00Z" w16du:dateUtc="2026-09-26T00:04:00Z">
        <w:r>
          <w:rPr>
            <w:szCs w:val="24"/>
          </w:rPr>
          <w:delText>It shall be the respon</w:delText>
        </w:r>
        <w:r>
          <w:rPr>
            <w:spacing w:val="1"/>
            <w:szCs w:val="24"/>
          </w:rPr>
          <w:delText>s</w:delText>
        </w:r>
        <w:r>
          <w:rPr>
            <w:szCs w:val="24"/>
          </w:rPr>
          <w:delText>ibility of the employer</w:delText>
        </w:r>
        <w:r>
          <w:rPr>
            <w:spacing w:val="2"/>
            <w:szCs w:val="24"/>
          </w:rPr>
          <w:delText xml:space="preserve"> </w:delText>
        </w:r>
        <w:r>
          <w:rPr>
            <w:szCs w:val="24"/>
          </w:rPr>
          <w:delText>to insure that toilets are serviced and maintained in a clean, sanitary condition</w:delText>
        </w:r>
        <w:r>
          <w:rPr>
            <w:spacing w:val="-1"/>
            <w:szCs w:val="24"/>
          </w:rPr>
          <w:delText xml:space="preserve"> </w:delText>
        </w:r>
        <w:r>
          <w:rPr>
            <w:szCs w:val="24"/>
          </w:rPr>
          <w:delText>and kept in good repair at all times.</w:delText>
        </w:r>
      </w:del>
    </w:p>
    <w:p w14:paraId="30827AF2" w14:textId="77777777" w:rsidR="00D730F5" w:rsidRDefault="00C373C5">
      <w:pPr>
        <w:spacing w:after="0" w:line="273" w:lineRule="exact"/>
        <w:ind w:left="120" w:right="-20"/>
        <w:rPr>
          <w:del w:id="1361" w:author="Jill Guild" w:date="2026-09-25T20:04:00Z" w16du:dateUtc="2026-09-26T00:04:00Z"/>
          <w:szCs w:val="24"/>
        </w:rPr>
      </w:pPr>
      <w:del w:id="1362" w:author="Jill Guild" w:date="2026-09-25T20:04:00Z" w16du:dateUtc="2026-09-26T00:04:00Z">
        <w:r>
          <w:rPr>
            <w:b/>
            <w:bCs/>
            <w:szCs w:val="24"/>
          </w:rPr>
          <w:delText>§8011. Toilet Paperholder</w:delText>
        </w:r>
      </w:del>
    </w:p>
    <w:p w14:paraId="18B36FE8" w14:textId="77777777" w:rsidR="00D730F5" w:rsidRDefault="00C373C5">
      <w:pPr>
        <w:spacing w:after="0" w:line="275" w:lineRule="exact"/>
        <w:ind w:left="120" w:right="-20"/>
        <w:rPr>
          <w:del w:id="1363" w:author="Jill Guild" w:date="2026-09-25T20:04:00Z" w16du:dateUtc="2026-09-26T00:04:00Z"/>
          <w:szCs w:val="24"/>
        </w:rPr>
      </w:pPr>
      <w:del w:id="1364" w:author="Jill Guild" w:date="2026-09-25T20:04:00Z" w16du:dateUtc="2026-09-26T00:04:00Z">
        <w:r>
          <w:rPr>
            <w:szCs w:val="24"/>
          </w:rPr>
          <w:delText>Toilet paper shall be provided in a suitable holder in each toilet unit.</w:delText>
        </w:r>
      </w:del>
    </w:p>
    <w:p w14:paraId="36D8D087" w14:textId="77777777" w:rsidR="00D730F5" w:rsidRDefault="00D730F5">
      <w:pPr>
        <w:spacing w:before="3" w:after="0" w:line="150" w:lineRule="exact"/>
        <w:rPr>
          <w:del w:id="1365" w:author="Jill Guild" w:date="2026-09-25T20:04:00Z" w16du:dateUtc="2026-09-26T00:04:00Z"/>
          <w:sz w:val="15"/>
          <w:szCs w:val="15"/>
        </w:rPr>
      </w:pPr>
    </w:p>
    <w:p w14:paraId="36C49C31" w14:textId="77777777" w:rsidR="00D730F5" w:rsidRDefault="00D730F5">
      <w:pPr>
        <w:spacing w:after="0" w:line="200" w:lineRule="exact"/>
        <w:rPr>
          <w:del w:id="1366" w:author="Jill Guild" w:date="2026-09-25T20:04:00Z" w16du:dateUtc="2026-09-26T00:04:00Z"/>
          <w:sz w:val="20"/>
          <w:szCs w:val="20"/>
        </w:rPr>
      </w:pPr>
    </w:p>
    <w:p w14:paraId="2FA8D2C7" w14:textId="77777777" w:rsidR="00D730F5" w:rsidRDefault="00D730F5">
      <w:pPr>
        <w:spacing w:after="0" w:line="200" w:lineRule="exact"/>
        <w:rPr>
          <w:del w:id="1367" w:author="Jill Guild" w:date="2026-09-25T20:04:00Z" w16du:dateUtc="2026-09-26T00:04:00Z"/>
          <w:sz w:val="20"/>
          <w:szCs w:val="20"/>
        </w:rPr>
      </w:pPr>
    </w:p>
    <w:p w14:paraId="7AAAE100" w14:textId="77777777" w:rsidR="00D730F5" w:rsidRDefault="00C373C5">
      <w:pPr>
        <w:spacing w:after="0" w:line="240" w:lineRule="auto"/>
        <w:ind w:left="120" w:right="-20"/>
        <w:rPr>
          <w:del w:id="1368" w:author="Jill Guild" w:date="2026-09-25T20:04:00Z" w16du:dateUtc="2026-09-26T00:04:00Z"/>
          <w:szCs w:val="24"/>
        </w:rPr>
      </w:pPr>
      <w:del w:id="1369" w:author="Jill Guild" w:date="2026-09-25T20:04:00Z" w16du:dateUtc="2026-09-26T00:04:00Z">
        <w:r>
          <w:rPr>
            <w:b/>
            <w:bCs/>
            <w:szCs w:val="24"/>
          </w:rPr>
          <w:delText>CALIFORNIA HEA</w:delText>
        </w:r>
        <w:r>
          <w:rPr>
            <w:b/>
            <w:bCs/>
            <w:spacing w:val="1"/>
            <w:szCs w:val="24"/>
          </w:rPr>
          <w:delText>L</w:delText>
        </w:r>
        <w:r>
          <w:rPr>
            <w:b/>
            <w:bCs/>
            <w:szCs w:val="24"/>
          </w:rPr>
          <w:delText>TH &amp; SA</w:delText>
        </w:r>
        <w:r>
          <w:rPr>
            <w:b/>
            <w:bCs/>
            <w:spacing w:val="1"/>
            <w:szCs w:val="24"/>
          </w:rPr>
          <w:delText>F</w:delText>
        </w:r>
        <w:r>
          <w:rPr>
            <w:b/>
            <w:bCs/>
            <w:szCs w:val="24"/>
          </w:rPr>
          <w:delText>ETY CODE, SECTIONS 113310 - 113355</w:delText>
        </w:r>
      </w:del>
    </w:p>
    <w:p w14:paraId="0886AC7F" w14:textId="77777777" w:rsidR="00D730F5" w:rsidRDefault="00D730F5">
      <w:pPr>
        <w:spacing w:before="14" w:after="0" w:line="260" w:lineRule="exact"/>
        <w:rPr>
          <w:del w:id="1370" w:author="Jill Guild" w:date="2026-09-25T20:04:00Z" w16du:dateUtc="2026-09-26T00:04:00Z"/>
          <w:sz w:val="26"/>
          <w:szCs w:val="26"/>
        </w:rPr>
      </w:pPr>
    </w:p>
    <w:p w14:paraId="31944267" w14:textId="77777777" w:rsidR="00D730F5" w:rsidRDefault="00C373C5">
      <w:pPr>
        <w:spacing w:after="0" w:line="240" w:lineRule="auto"/>
        <w:ind w:left="120" w:right="234"/>
        <w:rPr>
          <w:del w:id="1371" w:author="Jill Guild" w:date="2026-09-25T20:04:00Z" w16du:dateUtc="2026-09-26T00:04:00Z"/>
          <w:szCs w:val="24"/>
        </w:rPr>
      </w:pPr>
      <w:del w:id="1372" w:author="Jill Guild" w:date="2026-09-25T20:04:00Z" w16du:dateUtc="2026-09-26T00:04:00Z">
        <w:r>
          <w:rPr>
            <w:b/>
            <w:bCs/>
            <w:szCs w:val="24"/>
          </w:rPr>
          <w:delText xml:space="preserve">113310. </w:delText>
        </w:r>
        <w:r>
          <w:rPr>
            <w:b/>
            <w:bCs/>
            <w:spacing w:val="2"/>
            <w:szCs w:val="24"/>
          </w:rPr>
          <w:delText xml:space="preserve"> </w:delText>
        </w:r>
        <w:r>
          <w:rPr>
            <w:szCs w:val="24"/>
          </w:rPr>
          <w:delText>The Legi</w:delText>
        </w:r>
        <w:r>
          <w:rPr>
            <w:spacing w:val="1"/>
            <w:szCs w:val="24"/>
          </w:rPr>
          <w:delText>s</w:delText>
        </w:r>
        <w:r>
          <w:rPr>
            <w:spacing w:val="-1"/>
            <w:szCs w:val="24"/>
          </w:rPr>
          <w:delText>l</w:delText>
        </w:r>
        <w:r>
          <w:rPr>
            <w:szCs w:val="24"/>
          </w:rPr>
          <w:delText>ature finds and declares that</w:delText>
        </w:r>
        <w:r>
          <w:rPr>
            <w:spacing w:val="-1"/>
            <w:szCs w:val="24"/>
          </w:rPr>
          <w:delText xml:space="preserve"> </w:delText>
        </w:r>
        <w:r>
          <w:rPr>
            <w:szCs w:val="24"/>
          </w:rPr>
          <w:delText>the people of the S</w:delText>
        </w:r>
        <w:r>
          <w:rPr>
            <w:spacing w:val="1"/>
            <w:szCs w:val="24"/>
          </w:rPr>
          <w:delText>t</w:delText>
        </w:r>
        <w:r>
          <w:rPr>
            <w:szCs w:val="24"/>
          </w:rPr>
          <w:delText>ate of California have a primary interest in the sanitary conditions under</w:delText>
        </w:r>
        <w:r>
          <w:rPr>
            <w:spacing w:val="2"/>
            <w:szCs w:val="24"/>
          </w:rPr>
          <w:delText xml:space="preserve"> </w:delText>
        </w:r>
        <w:r>
          <w:rPr>
            <w:szCs w:val="24"/>
          </w:rPr>
          <w:delText xml:space="preserve">which </w:delText>
        </w:r>
        <w:r>
          <w:rPr>
            <w:spacing w:val="-1"/>
            <w:szCs w:val="24"/>
          </w:rPr>
          <w:delText>f</w:delText>
        </w:r>
        <w:r>
          <w:rPr>
            <w:szCs w:val="24"/>
          </w:rPr>
          <w:delText xml:space="preserve">ood crops are </w:delText>
        </w:r>
        <w:r>
          <w:rPr>
            <w:szCs w:val="24"/>
          </w:rPr>
          <w:delText>grown</w:delText>
        </w:r>
      </w:del>
    </w:p>
    <w:p w14:paraId="1FC44116" w14:textId="77777777" w:rsidR="00D730F5" w:rsidRDefault="00D730F5">
      <w:pPr>
        <w:spacing w:after="0"/>
        <w:rPr>
          <w:del w:id="1373" w:author="Jill Guild" w:date="2026-09-25T20:04:00Z" w16du:dateUtc="2026-09-26T00:04:00Z"/>
        </w:rPr>
        <w:sectPr w:rsidR="00D730F5">
          <w:pgSz w:w="12240" w:h="15840"/>
          <w:pgMar w:top="820" w:right="1420" w:bottom="900" w:left="1440" w:header="0" w:footer="702" w:gutter="0"/>
          <w:cols w:space="720"/>
        </w:sectPr>
      </w:pPr>
    </w:p>
    <w:p w14:paraId="4701B066" w14:textId="77777777" w:rsidR="00D730F5" w:rsidRDefault="00C373C5">
      <w:pPr>
        <w:spacing w:before="77" w:after="0" w:line="240" w:lineRule="auto"/>
        <w:ind w:left="100" w:right="480"/>
        <w:rPr>
          <w:del w:id="1374" w:author="Jill Guild" w:date="2026-09-25T20:04:00Z" w16du:dateUtc="2026-09-26T00:04:00Z"/>
          <w:szCs w:val="24"/>
        </w:rPr>
      </w:pPr>
      <w:del w:id="1375" w:author="Jill Guild" w:date="2026-09-25T20:04:00Z" w16du:dateUtc="2026-09-26T00:04:00Z">
        <w:r>
          <w:rPr>
            <w:szCs w:val="24"/>
          </w:rPr>
          <w:delText>and harve</w:delText>
        </w:r>
        <w:r>
          <w:rPr>
            <w:spacing w:val="1"/>
            <w:szCs w:val="24"/>
          </w:rPr>
          <w:delText>st</w:delText>
        </w:r>
        <w:r>
          <w:rPr>
            <w:szCs w:val="24"/>
          </w:rPr>
          <w:delText>ed for human consumption and in the health and related sanitary conditions under whi</w:delText>
        </w:r>
        <w:r>
          <w:rPr>
            <w:spacing w:val="1"/>
            <w:szCs w:val="24"/>
          </w:rPr>
          <w:delText>c</w:delText>
        </w:r>
        <w:r>
          <w:rPr>
            <w:szCs w:val="24"/>
          </w:rPr>
          <w:delText>h the workers are employed in the growing and harve</w:delText>
        </w:r>
        <w:r>
          <w:rPr>
            <w:spacing w:val="1"/>
            <w:szCs w:val="24"/>
          </w:rPr>
          <w:delText>st</w:delText>
        </w:r>
        <w:r>
          <w:rPr>
            <w:szCs w:val="24"/>
          </w:rPr>
          <w:delText>ing of food crops.</w:delText>
        </w:r>
      </w:del>
    </w:p>
    <w:p w14:paraId="26D916DE" w14:textId="77777777" w:rsidR="00D730F5" w:rsidRDefault="00C373C5">
      <w:pPr>
        <w:spacing w:after="0" w:line="240" w:lineRule="auto"/>
        <w:ind w:left="100" w:right="120" w:firstLine="202"/>
        <w:rPr>
          <w:del w:id="1376" w:author="Jill Guild" w:date="2026-09-25T20:04:00Z" w16du:dateUtc="2026-09-26T00:04:00Z"/>
          <w:szCs w:val="24"/>
        </w:rPr>
      </w:pPr>
      <w:del w:id="1377" w:author="Jill Guild" w:date="2026-09-25T20:04:00Z" w16du:dateUtc="2026-09-26T00:04:00Z">
        <w:r>
          <w:rPr>
            <w:szCs w:val="24"/>
          </w:rPr>
          <w:delText>The Legislature hereby finds and declar</w:delText>
        </w:r>
        <w:r>
          <w:rPr>
            <w:spacing w:val="-2"/>
            <w:szCs w:val="24"/>
          </w:rPr>
          <w:delText>e</w:delText>
        </w:r>
        <w:r>
          <w:rPr>
            <w:szCs w:val="24"/>
          </w:rPr>
          <w:delText>s that the provision of sanitary and handwashing facilities</w:delText>
        </w:r>
        <w:r>
          <w:rPr>
            <w:spacing w:val="1"/>
            <w:szCs w:val="24"/>
          </w:rPr>
          <w:delText xml:space="preserve"> </w:delText>
        </w:r>
        <w:r>
          <w:rPr>
            <w:szCs w:val="24"/>
          </w:rPr>
          <w:delText>for those</w:delText>
        </w:r>
        <w:r>
          <w:rPr>
            <w:spacing w:val="1"/>
            <w:szCs w:val="24"/>
          </w:rPr>
          <w:delText xml:space="preserve"> </w:delText>
        </w:r>
        <w:r>
          <w:rPr>
            <w:szCs w:val="24"/>
          </w:rPr>
          <w:delText>employed in the growi</w:delText>
        </w:r>
        <w:r>
          <w:rPr>
            <w:spacing w:val="1"/>
            <w:szCs w:val="24"/>
          </w:rPr>
          <w:delText>n</w:delText>
        </w:r>
        <w:r>
          <w:rPr>
            <w:szCs w:val="24"/>
          </w:rPr>
          <w:delText>g and</w:delText>
        </w:r>
        <w:r>
          <w:rPr>
            <w:spacing w:val="2"/>
            <w:szCs w:val="24"/>
          </w:rPr>
          <w:delText xml:space="preserve"> </w:delText>
        </w:r>
        <w:r>
          <w:rPr>
            <w:szCs w:val="24"/>
          </w:rPr>
          <w:delText>harvesting of food crops is necessary to the preservation of sanitation and health and that facilities are necessary to maintain the dignity of workers.</w:delText>
        </w:r>
      </w:del>
    </w:p>
    <w:p w14:paraId="714F0602" w14:textId="77777777" w:rsidR="00D730F5" w:rsidRDefault="00D730F5">
      <w:pPr>
        <w:spacing w:before="16" w:after="0" w:line="260" w:lineRule="exact"/>
        <w:rPr>
          <w:del w:id="1378" w:author="Jill Guild" w:date="2026-09-25T20:04:00Z" w16du:dateUtc="2026-09-26T00:04:00Z"/>
          <w:sz w:val="26"/>
          <w:szCs w:val="26"/>
        </w:rPr>
      </w:pPr>
    </w:p>
    <w:p w14:paraId="7FA65FE0" w14:textId="77777777" w:rsidR="00D730F5" w:rsidRDefault="00C373C5">
      <w:pPr>
        <w:spacing w:after="0" w:line="240" w:lineRule="auto"/>
        <w:ind w:left="100" w:right="1162"/>
        <w:rPr>
          <w:del w:id="1379" w:author="Jill Guild" w:date="2026-09-25T20:04:00Z" w16du:dateUtc="2026-09-26T00:04:00Z"/>
          <w:szCs w:val="24"/>
        </w:rPr>
      </w:pPr>
      <w:del w:id="1380" w:author="Jill Guild" w:date="2026-09-25T20:04:00Z" w16du:dateUtc="2026-09-26T00:04:00Z">
        <w:r>
          <w:rPr>
            <w:b/>
            <w:bCs/>
            <w:szCs w:val="24"/>
          </w:rPr>
          <w:delText xml:space="preserve">113315. </w:delText>
        </w:r>
        <w:r>
          <w:rPr>
            <w:b/>
            <w:bCs/>
            <w:spacing w:val="2"/>
            <w:szCs w:val="24"/>
          </w:rPr>
          <w:delText xml:space="preserve"> </w:delText>
        </w:r>
        <w:r>
          <w:rPr>
            <w:szCs w:val="24"/>
          </w:rPr>
          <w:delText xml:space="preserve">For the purposes of this article </w:delText>
        </w:r>
        <w:r>
          <w:rPr>
            <w:szCs w:val="24"/>
          </w:rPr>
          <w:delText>"food crop" shall mean all fruits and vegetables</w:delText>
        </w:r>
        <w:r>
          <w:rPr>
            <w:spacing w:val="1"/>
            <w:szCs w:val="24"/>
          </w:rPr>
          <w:delText xml:space="preserve"> </w:delText>
        </w:r>
        <w:r>
          <w:rPr>
            <w:szCs w:val="24"/>
          </w:rPr>
          <w:delText>intended</w:delText>
        </w:r>
        <w:r>
          <w:rPr>
            <w:spacing w:val="1"/>
            <w:szCs w:val="24"/>
          </w:rPr>
          <w:delText xml:space="preserve"> </w:delText>
        </w:r>
        <w:r>
          <w:rPr>
            <w:szCs w:val="24"/>
          </w:rPr>
          <w:delText>for human consumption.</w:delText>
        </w:r>
      </w:del>
    </w:p>
    <w:p w14:paraId="2CB91CD2" w14:textId="77777777" w:rsidR="00D730F5" w:rsidRDefault="00D730F5">
      <w:pPr>
        <w:spacing w:before="16" w:after="0" w:line="260" w:lineRule="exact"/>
        <w:rPr>
          <w:del w:id="1381" w:author="Jill Guild" w:date="2026-09-25T20:04:00Z" w16du:dateUtc="2026-09-26T00:04:00Z"/>
          <w:sz w:val="26"/>
          <w:szCs w:val="26"/>
        </w:rPr>
      </w:pPr>
    </w:p>
    <w:p w14:paraId="54937549" w14:textId="77777777" w:rsidR="00D730F5" w:rsidRDefault="00C373C5">
      <w:pPr>
        <w:spacing w:after="0" w:line="240" w:lineRule="auto"/>
        <w:ind w:left="100" w:right="66"/>
        <w:rPr>
          <w:del w:id="1382" w:author="Jill Guild" w:date="2026-09-25T20:04:00Z" w16du:dateUtc="2026-09-26T00:04:00Z"/>
          <w:szCs w:val="24"/>
        </w:rPr>
      </w:pPr>
      <w:del w:id="1383" w:author="Jill Guild" w:date="2026-09-25T20:04:00Z" w16du:dateUtc="2026-09-26T00:04:00Z">
        <w:r>
          <w:rPr>
            <w:b/>
            <w:bCs/>
            <w:szCs w:val="24"/>
          </w:rPr>
          <w:delText xml:space="preserve">113320. </w:delText>
        </w:r>
        <w:r>
          <w:rPr>
            <w:b/>
            <w:bCs/>
            <w:spacing w:val="1"/>
            <w:szCs w:val="24"/>
          </w:rPr>
          <w:delText xml:space="preserve"> </w:delText>
        </w:r>
        <w:r>
          <w:rPr>
            <w:szCs w:val="24"/>
          </w:rPr>
          <w:delText>For the purpose of this article "</w:delText>
        </w:r>
        <w:r>
          <w:rPr>
            <w:spacing w:val="-1"/>
            <w:szCs w:val="24"/>
          </w:rPr>
          <w:delText>f</w:delText>
        </w:r>
        <w:r>
          <w:rPr>
            <w:szCs w:val="24"/>
          </w:rPr>
          <w:delText>ood crop growing and harvesting operation" shall mean any field a</w:delText>
        </w:r>
        <w:r>
          <w:rPr>
            <w:spacing w:val="1"/>
            <w:szCs w:val="24"/>
          </w:rPr>
          <w:delText>c</w:delText>
        </w:r>
        <w:r>
          <w:rPr>
            <w:szCs w:val="24"/>
          </w:rPr>
          <w:delText>tivity or operation wherein a food crop is grown and ha</w:delText>
        </w:r>
        <w:r>
          <w:rPr>
            <w:spacing w:val="2"/>
            <w:szCs w:val="24"/>
          </w:rPr>
          <w:delText>r</w:delText>
        </w:r>
        <w:r>
          <w:rPr>
            <w:szCs w:val="24"/>
          </w:rPr>
          <w:delText>vested, where five or more employees a</w:delText>
        </w:r>
        <w:r>
          <w:rPr>
            <w:spacing w:val="2"/>
            <w:szCs w:val="24"/>
          </w:rPr>
          <w:delText>r</w:delText>
        </w:r>
        <w:r>
          <w:rPr>
            <w:szCs w:val="24"/>
          </w:rPr>
          <w:delText>e working as</w:delText>
        </w:r>
        <w:r>
          <w:rPr>
            <w:spacing w:val="-1"/>
            <w:szCs w:val="24"/>
          </w:rPr>
          <w:delText xml:space="preserve"> </w:delText>
        </w:r>
        <w:r>
          <w:rPr>
            <w:szCs w:val="24"/>
          </w:rPr>
          <w:delText>a crew, unit, or group for a per</w:delText>
        </w:r>
        <w:r>
          <w:rPr>
            <w:spacing w:val="-2"/>
            <w:szCs w:val="24"/>
          </w:rPr>
          <w:delText>i</w:delText>
        </w:r>
        <w:r>
          <w:rPr>
            <w:szCs w:val="24"/>
          </w:rPr>
          <w:delText>od of two or more hours.</w:delText>
        </w:r>
      </w:del>
    </w:p>
    <w:p w14:paraId="380758EC" w14:textId="77777777" w:rsidR="00D730F5" w:rsidRDefault="00D730F5">
      <w:pPr>
        <w:spacing w:before="16" w:after="0" w:line="260" w:lineRule="exact"/>
        <w:rPr>
          <w:del w:id="1384" w:author="Jill Guild" w:date="2026-09-25T20:04:00Z" w16du:dateUtc="2026-09-26T00:04:00Z"/>
          <w:sz w:val="26"/>
          <w:szCs w:val="26"/>
        </w:rPr>
      </w:pPr>
    </w:p>
    <w:p w14:paraId="0CEB22B0" w14:textId="77777777" w:rsidR="00D730F5" w:rsidRDefault="00C373C5">
      <w:pPr>
        <w:spacing w:after="0" w:line="240" w:lineRule="auto"/>
        <w:ind w:left="100" w:right="43"/>
        <w:rPr>
          <w:del w:id="1385" w:author="Jill Guild" w:date="2026-09-25T20:04:00Z" w16du:dateUtc="2026-09-26T00:04:00Z"/>
          <w:szCs w:val="24"/>
        </w:rPr>
      </w:pPr>
      <w:del w:id="1386" w:author="Jill Guild" w:date="2026-09-25T20:04:00Z" w16du:dateUtc="2026-09-26T00:04:00Z">
        <w:r>
          <w:rPr>
            <w:b/>
            <w:bCs/>
            <w:szCs w:val="24"/>
          </w:rPr>
          <w:delText xml:space="preserve">113325. </w:delText>
        </w:r>
        <w:r>
          <w:rPr>
            <w:b/>
            <w:bCs/>
            <w:spacing w:val="2"/>
            <w:szCs w:val="24"/>
          </w:rPr>
          <w:delText xml:space="preserve"> </w:delText>
        </w:r>
        <w:r>
          <w:rPr>
            <w:szCs w:val="24"/>
          </w:rPr>
          <w:delText>Every employer shall provide or cau</w:delText>
        </w:r>
        <w:r>
          <w:rPr>
            <w:spacing w:val="-1"/>
            <w:szCs w:val="24"/>
          </w:rPr>
          <w:delText>s</w:delText>
        </w:r>
        <w:r>
          <w:rPr>
            <w:szCs w:val="24"/>
          </w:rPr>
          <w:delText>e to be provided toilet and handwashing facilities for every food crop growing and harvesting op</w:delText>
        </w:r>
        <w:r>
          <w:rPr>
            <w:spacing w:val="1"/>
            <w:szCs w:val="24"/>
          </w:rPr>
          <w:delText>e</w:delText>
        </w:r>
        <w:r>
          <w:rPr>
            <w:szCs w:val="24"/>
          </w:rPr>
          <w:delText>ration.</w:delText>
        </w:r>
      </w:del>
    </w:p>
    <w:p w14:paraId="339E8252" w14:textId="77777777" w:rsidR="00D730F5" w:rsidRDefault="00D730F5">
      <w:pPr>
        <w:spacing w:before="16" w:after="0" w:line="260" w:lineRule="exact"/>
        <w:rPr>
          <w:del w:id="1387" w:author="Jill Guild" w:date="2026-09-25T20:04:00Z" w16du:dateUtc="2026-09-26T00:04:00Z"/>
          <w:sz w:val="26"/>
          <w:szCs w:val="26"/>
        </w:rPr>
      </w:pPr>
    </w:p>
    <w:p w14:paraId="62FA4919" w14:textId="77777777" w:rsidR="00D730F5" w:rsidRDefault="00C373C5">
      <w:pPr>
        <w:spacing w:after="0" w:line="240" w:lineRule="auto"/>
        <w:ind w:left="100" w:right="-20"/>
        <w:rPr>
          <w:del w:id="1388" w:author="Jill Guild" w:date="2026-09-25T20:04:00Z" w16du:dateUtc="2026-09-26T00:04:00Z"/>
          <w:szCs w:val="24"/>
        </w:rPr>
      </w:pPr>
      <w:del w:id="1389" w:author="Jill Guild" w:date="2026-09-25T20:04:00Z" w16du:dateUtc="2026-09-26T00:04:00Z">
        <w:r>
          <w:rPr>
            <w:b/>
            <w:bCs/>
            <w:szCs w:val="24"/>
          </w:rPr>
          <w:delText xml:space="preserve">113330. </w:delText>
        </w:r>
        <w:r>
          <w:rPr>
            <w:b/>
            <w:bCs/>
            <w:spacing w:val="2"/>
            <w:szCs w:val="24"/>
          </w:rPr>
          <w:delText xml:space="preserve"> </w:delText>
        </w:r>
        <w:r>
          <w:rPr>
            <w:szCs w:val="24"/>
          </w:rPr>
          <w:delText>Employees shall use the</w:delText>
        </w:r>
        <w:r>
          <w:rPr>
            <w:spacing w:val="1"/>
            <w:szCs w:val="24"/>
          </w:rPr>
          <w:delText xml:space="preserve"> </w:delText>
        </w:r>
        <w:r>
          <w:rPr>
            <w:szCs w:val="24"/>
          </w:rPr>
          <w:delText>toil</w:delText>
        </w:r>
        <w:r>
          <w:rPr>
            <w:spacing w:val="-1"/>
            <w:szCs w:val="24"/>
          </w:rPr>
          <w:delText>e</w:delText>
        </w:r>
        <w:r>
          <w:rPr>
            <w:szCs w:val="24"/>
          </w:rPr>
          <w:delText>t and handwashing facilities</w:delText>
        </w:r>
        <w:r>
          <w:rPr>
            <w:spacing w:val="2"/>
            <w:szCs w:val="24"/>
          </w:rPr>
          <w:delText xml:space="preserve"> </w:delText>
        </w:r>
        <w:r>
          <w:rPr>
            <w:szCs w:val="24"/>
          </w:rPr>
          <w:delText>provided.</w:delText>
        </w:r>
      </w:del>
    </w:p>
    <w:p w14:paraId="36D31E99" w14:textId="77777777" w:rsidR="00D730F5" w:rsidRDefault="00D730F5">
      <w:pPr>
        <w:spacing w:before="16" w:after="0" w:line="260" w:lineRule="exact"/>
        <w:rPr>
          <w:del w:id="1390" w:author="Jill Guild" w:date="2026-09-25T20:04:00Z" w16du:dateUtc="2026-09-26T00:04:00Z"/>
          <w:sz w:val="26"/>
          <w:szCs w:val="26"/>
        </w:rPr>
      </w:pPr>
    </w:p>
    <w:p w14:paraId="5C49973E" w14:textId="77777777" w:rsidR="00D730F5" w:rsidRDefault="00C373C5">
      <w:pPr>
        <w:spacing w:after="0" w:line="240" w:lineRule="auto"/>
        <w:ind w:left="100" w:right="279"/>
        <w:rPr>
          <w:del w:id="1391" w:author="Jill Guild" w:date="2026-09-25T20:04:00Z" w16du:dateUtc="2026-09-26T00:04:00Z"/>
          <w:szCs w:val="24"/>
        </w:rPr>
      </w:pPr>
      <w:del w:id="1392" w:author="Jill Guild" w:date="2026-09-25T20:04:00Z" w16du:dateUtc="2026-09-26T00:04:00Z">
        <w:r>
          <w:rPr>
            <w:b/>
            <w:bCs/>
            <w:szCs w:val="24"/>
          </w:rPr>
          <w:delText xml:space="preserve">113335. </w:delText>
        </w:r>
        <w:r>
          <w:rPr>
            <w:b/>
            <w:bCs/>
            <w:spacing w:val="2"/>
            <w:szCs w:val="24"/>
          </w:rPr>
          <w:delText xml:space="preserve"> </w:delText>
        </w:r>
        <w:r>
          <w:rPr>
            <w:szCs w:val="24"/>
          </w:rPr>
          <w:delText>Toilet facilities shall provide priva</w:delText>
        </w:r>
        <w:r>
          <w:rPr>
            <w:spacing w:val="1"/>
            <w:szCs w:val="24"/>
          </w:rPr>
          <w:delText>c</w:delText>
        </w:r>
        <w:r>
          <w:rPr>
            <w:szCs w:val="24"/>
          </w:rPr>
          <w:delText>y and shall be so designed as to keep human ex</w:delText>
        </w:r>
        <w:r>
          <w:rPr>
            <w:spacing w:val="1"/>
            <w:szCs w:val="24"/>
          </w:rPr>
          <w:delText>cr</w:delText>
        </w:r>
        <w:r>
          <w:rPr>
            <w:szCs w:val="24"/>
          </w:rPr>
          <w:delText>eta from contaminating the crop and to keep flies</w:delText>
        </w:r>
        <w:r>
          <w:rPr>
            <w:spacing w:val="1"/>
            <w:szCs w:val="24"/>
          </w:rPr>
          <w:delText xml:space="preserve"> </w:delText>
        </w:r>
        <w:r>
          <w:rPr>
            <w:szCs w:val="24"/>
          </w:rPr>
          <w:delText>away from the excreta. Toilet pa</w:delText>
        </w:r>
        <w:r>
          <w:rPr>
            <w:spacing w:val="1"/>
            <w:szCs w:val="24"/>
          </w:rPr>
          <w:delText>pe</w:delText>
        </w:r>
        <w:r>
          <w:rPr>
            <w:szCs w:val="24"/>
          </w:rPr>
          <w:delText>r</w:delText>
        </w:r>
        <w:r>
          <w:rPr>
            <w:spacing w:val="1"/>
            <w:szCs w:val="24"/>
          </w:rPr>
          <w:delText xml:space="preserve"> </w:delText>
        </w:r>
        <w:r>
          <w:rPr>
            <w:szCs w:val="24"/>
          </w:rPr>
          <w:delText>shall be provided. Toilet facilities</w:delText>
        </w:r>
        <w:r>
          <w:rPr>
            <w:spacing w:val="2"/>
            <w:szCs w:val="24"/>
          </w:rPr>
          <w:delText xml:space="preserve"> </w:delText>
        </w:r>
        <w:r>
          <w:rPr>
            <w:szCs w:val="24"/>
          </w:rPr>
          <w:delText>shall be maintai</w:delText>
        </w:r>
        <w:r>
          <w:rPr>
            <w:spacing w:val="1"/>
            <w:szCs w:val="24"/>
          </w:rPr>
          <w:delText>n</w:delText>
        </w:r>
        <w:r>
          <w:rPr>
            <w:szCs w:val="24"/>
          </w:rPr>
          <w:delText>ed in</w:delText>
        </w:r>
        <w:r>
          <w:rPr>
            <w:spacing w:val="2"/>
            <w:szCs w:val="24"/>
          </w:rPr>
          <w:delText xml:space="preserve"> </w:delText>
        </w:r>
        <w:r>
          <w:rPr>
            <w:szCs w:val="24"/>
          </w:rPr>
          <w:delText>a clean and sanitary condition.</w:delText>
        </w:r>
      </w:del>
    </w:p>
    <w:p w14:paraId="0E3C0031" w14:textId="77777777" w:rsidR="00D730F5" w:rsidRDefault="00D730F5">
      <w:pPr>
        <w:spacing w:before="15" w:after="0" w:line="260" w:lineRule="exact"/>
        <w:rPr>
          <w:del w:id="1393" w:author="Jill Guild" w:date="2026-09-25T20:04:00Z" w16du:dateUtc="2026-09-26T00:04:00Z"/>
          <w:sz w:val="26"/>
          <w:szCs w:val="26"/>
        </w:rPr>
      </w:pPr>
    </w:p>
    <w:p w14:paraId="2EE00309" w14:textId="77777777" w:rsidR="00D730F5" w:rsidRDefault="00C373C5">
      <w:pPr>
        <w:spacing w:after="0" w:line="240" w:lineRule="auto"/>
        <w:ind w:left="100" w:right="361"/>
        <w:rPr>
          <w:del w:id="1394" w:author="Jill Guild" w:date="2026-09-25T20:04:00Z" w16du:dateUtc="2026-09-26T00:04:00Z"/>
          <w:szCs w:val="24"/>
        </w:rPr>
      </w:pPr>
      <w:del w:id="1395" w:author="Jill Guild" w:date="2026-09-25T20:04:00Z" w16du:dateUtc="2026-09-26T00:04:00Z">
        <w:r>
          <w:rPr>
            <w:b/>
            <w:bCs/>
            <w:szCs w:val="24"/>
          </w:rPr>
          <w:delText xml:space="preserve">113340. </w:delText>
        </w:r>
        <w:r>
          <w:rPr>
            <w:b/>
            <w:bCs/>
            <w:spacing w:val="2"/>
            <w:szCs w:val="24"/>
          </w:rPr>
          <w:delText xml:space="preserve"> </w:delText>
        </w:r>
        <w:r>
          <w:rPr>
            <w:szCs w:val="24"/>
          </w:rPr>
          <w:delText>Handwa</w:delText>
        </w:r>
        <w:r>
          <w:rPr>
            <w:spacing w:val="1"/>
            <w:szCs w:val="24"/>
          </w:rPr>
          <w:delText>s</w:delText>
        </w:r>
        <w:r>
          <w:rPr>
            <w:szCs w:val="24"/>
          </w:rPr>
          <w:delText>hi</w:delText>
        </w:r>
        <w:r>
          <w:rPr>
            <w:spacing w:val="1"/>
            <w:szCs w:val="24"/>
          </w:rPr>
          <w:delText>n</w:delText>
        </w:r>
        <w:r>
          <w:rPr>
            <w:szCs w:val="24"/>
          </w:rPr>
          <w:delText>g facilities shall be s</w:delText>
        </w:r>
        <w:r>
          <w:rPr>
            <w:spacing w:val="1"/>
            <w:szCs w:val="24"/>
          </w:rPr>
          <w:delText>u</w:delText>
        </w:r>
        <w:r>
          <w:rPr>
            <w:szCs w:val="24"/>
          </w:rPr>
          <w:delText>ch</w:delText>
        </w:r>
        <w:r>
          <w:rPr>
            <w:spacing w:val="-1"/>
            <w:szCs w:val="24"/>
          </w:rPr>
          <w:delText xml:space="preserve"> </w:delText>
        </w:r>
        <w:r>
          <w:rPr>
            <w:szCs w:val="24"/>
          </w:rPr>
          <w:delText>as to afford an opportunity to wash hands in clean water using soap or other</w:delText>
        </w:r>
        <w:r>
          <w:rPr>
            <w:spacing w:val="-1"/>
            <w:szCs w:val="24"/>
          </w:rPr>
          <w:delText xml:space="preserve"> </w:delText>
        </w:r>
        <w:r>
          <w:rPr>
            <w:szCs w:val="24"/>
          </w:rPr>
          <w:delText>su</w:delText>
        </w:r>
        <w:r>
          <w:rPr>
            <w:spacing w:val="-2"/>
            <w:szCs w:val="24"/>
          </w:rPr>
          <w:delText>i</w:delText>
        </w:r>
        <w:r>
          <w:rPr>
            <w:spacing w:val="1"/>
            <w:szCs w:val="24"/>
          </w:rPr>
          <w:delText>t</w:delText>
        </w:r>
        <w:r>
          <w:rPr>
            <w:szCs w:val="24"/>
          </w:rPr>
          <w:delText xml:space="preserve">able cleansing agent and to </w:delText>
        </w:r>
        <w:r>
          <w:rPr>
            <w:szCs w:val="24"/>
          </w:rPr>
          <w:delText>dispose of used</w:delText>
        </w:r>
        <w:r>
          <w:rPr>
            <w:spacing w:val="1"/>
            <w:szCs w:val="24"/>
          </w:rPr>
          <w:delText xml:space="preserve"> </w:delText>
        </w:r>
        <w:r>
          <w:rPr>
            <w:szCs w:val="24"/>
          </w:rPr>
          <w:delText>wash</w:delText>
        </w:r>
        <w:r>
          <w:rPr>
            <w:spacing w:val="1"/>
            <w:szCs w:val="24"/>
          </w:rPr>
          <w:delText xml:space="preserve"> </w:delText>
        </w:r>
        <w:r>
          <w:rPr>
            <w:szCs w:val="24"/>
          </w:rPr>
          <w:delText>water</w:delText>
        </w:r>
        <w:r>
          <w:rPr>
            <w:spacing w:val="1"/>
            <w:szCs w:val="24"/>
          </w:rPr>
          <w:delText xml:space="preserve"> </w:delText>
        </w:r>
        <w:r>
          <w:rPr>
            <w:szCs w:val="24"/>
          </w:rPr>
          <w:delText>without</w:delText>
        </w:r>
        <w:r>
          <w:rPr>
            <w:spacing w:val="1"/>
            <w:szCs w:val="24"/>
          </w:rPr>
          <w:delText xml:space="preserve"> </w:delText>
        </w:r>
        <w:r>
          <w:rPr>
            <w:szCs w:val="24"/>
          </w:rPr>
          <w:delText>nuisance</w:delText>
        </w:r>
        <w:r>
          <w:rPr>
            <w:spacing w:val="1"/>
            <w:szCs w:val="24"/>
          </w:rPr>
          <w:delText xml:space="preserve"> </w:delText>
        </w:r>
        <w:r>
          <w:rPr>
            <w:szCs w:val="24"/>
          </w:rPr>
          <w:delText>or contam</w:delText>
        </w:r>
        <w:r>
          <w:rPr>
            <w:spacing w:val="-2"/>
            <w:szCs w:val="24"/>
          </w:rPr>
          <w:delText>i</w:delText>
        </w:r>
        <w:r>
          <w:rPr>
            <w:szCs w:val="24"/>
          </w:rPr>
          <w:delText>nation of food crop.</w:delText>
        </w:r>
      </w:del>
    </w:p>
    <w:p w14:paraId="62E142B0" w14:textId="77777777" w:rsidR="00D730F5" w:rsidRDefault="00D730F5">
      <w:pPr>
        <w:spacing w:before="16" w:after="0" w:line="260" w:lineRule="exact"/>
        <w:rPr>
          <w:del w:id="1396" w:author="Jill Guild" w:date="2026-09-25T20:04:00Z" w16du:dateUtc="2026-09-26T00:04:00Z"/>
          <w:sz w:val="26"/>
          <w:szCs w:val="26"/>
        </w:rPr>
      </w:pPr>
    </w:p>
    <w:p w14:paraId="76C852A5" w14:textId="77777777" w:rsidR="00D730F5" w:rsidRDefault="00C373C5">
      <w:pPr>
        <w:spacing w:after="0" w:line="240" w:lineRule="auto"/>
        <w:ind w:left="100" w:right="93"/>
        <w:rPr>
          <w:del w:id="1397" w:author="Jill Guild" w:date="2026-09-25T20:04:00Z" w16du:dateUtc="2026-09-26T00:04:00Z"/>
          <w:szCs w:val="24"/>
        </w:rPr>
      </w:pPr>
      <w:del w:id="1398" w:author="Jill Guild" w:date="2026-09-25T20:04:00Z" w16du:dateUtc="2026-09-26T00:04:00Z">
        <w:r>
          <w:rPr>
            <w:b/>
            <w:bCs/>
            <w:szCs w:val="24"/>
          </w:rPr>
          <w:delText xml:space="preserve">113345. </w:delText>
        </w:r>
        <w:r>
          <w:rPr>
            <w:b/>
            <w:bCs/>
            <w:spacing w:val="2"/>
            <w:szCs w:val="24"/>
          </w:rPr>
          <w:delText xml:space="preserve"> </w:delText>
        </w:r>
        <w:r>
          <w:rPr>
            <w:szCs w:val="24"/>
          </w:rPr>
          <w:delText xml:space="preserve">Toilet and </w:delText>
        </w:r>
        <w:r>
          <w:rPr>
            <w:spacing w:val="1"/>
            <w:szCs w:val="24"/>
          </w:rPr>
          <w:delText>h</w:delText>
        </w:r>
        <w:r>
          <w:rPr>
            <w:szCs w:val="24"/>
          </w:rPr>
          <w:delText>andwa</w:delText>
        </w:r>
        <w:r>
          <w:rPr>
            <w:spacing w:val="1"/>
            <w:szCs w:val="24"/>
          </w:rPr>
          <w:delText>s</w:delText>
        </w:r>
        <w:r>
          <w:rPr>
            <w:szCs w:val="24"/>
          </w:rPr>
          <w:delText>hi</w:delText>
        </w:r>
        <w:r>
          <w:rPr>
            <w:spacing w:val="1"/>
            <w:szCs w:val="24"/>
          </w:rPr>
          <w:delText>n</w:delText>
        </w:r>
        <w:r>
          <w:rPr>
            <w:szCs w:val="24"/>
          </w:rPr>
          <w:delText>g facilities for food crop harvesting operatio</w:delText>
        </w:r>
        <w:r>
          <w:rPr>
            <w:spacing w:val="1"/>
            <w:szCs w:val="24"/>
          </w:rPr>
          <w:delText>n</w:delText>
        </w:r>
        <w:r>
          <w:rPr>
            <w:szCs w:val="24"/>
          </w:rPr>
          <w:delText>s shall be provided at</w:delText>
        </w:r>
        <w:r>
          <w:rPr>
            <w:spacing w:val="2"/>
            <w:szCs w:val="24"/>
          </w:rPr>
          <w:delText xml:space="preserve"> </w:delText>
        </w:r>
        <w:r>
          <w:rPr>
            <w:szCs w:val="24"/>
          </w:rPr>
          <w:delText>convenient</w:delText>
        </w:r>
        <w:r>
          <w:rPr>
            <w:spacing w:val="2"/>
            <w:szCs w:val="24"/>
          </w:rPr>
          <w:delText xml:space="preserve"> </w:delText>
        </w:r>
        <w:r>
          <w:rPr>
            <w:szCs w:val="24"/>
          </w:rPr>
          <w:delText xml:space="preserve">locations. </w:delText>
        </w:r>
        <w:r>
          <w:rPr>
            <w:spacing w:val="1"/>
            <w:szCs w:val="24"/>
          </w:rPr>
          <w:delText xml:space="preserve"> </w:delText>
        </w:r>
        <w:r>
          <w:rPr>
            <w:szCs w:val="24"/>
          </w:rPr>
          <w:delText>For the</w:delText>
        </w:r>
        <w:r>
          <w:rPr>
            <w:spacing w:val="-1"/>
            <w:szCs w:val="24"/>
          </w:rPr>
          <w:delText xml:space="preserve"> </w:delText>
        </w:r>
        <w:r>
          <w:rPr>
            <w:szCs w:val="24"/>
          </w:rPr>
          <w:delText>purpose of this article "convenient" means within a fi</w:delText>
        </w:r>
        <w:r>
          <w:rPr>
            <w:spacing w:val="1"/>
            <w:szCs w:val="24"/>
          </w:rPr>
          <w:delText>v</w:delText>
        </w:r>
        <w:r>
          <w:rPr>
            <w:szCs w:val="24"/>
          </w:rPr>
          <w:delText>e-minute walk of place of work.</w:delText>
        </w:r>
      </w:del>
    </w:p>
    <w:p w14:paraId="7E1775AE" w14:textId="77777777" w:rsidR="00D730F5" w:rsidRDefault="00C373C5">
      <w:pPr>
        <w:spacing w:after="0" w:line="240" w:lineRule="auto"/>
        <w:ind w:left="100" w:right="305" w:firstLine="201"/>
        <w:rPr>
          <w:del w:id="1399" w:author="Jill Guild" w:date="2026-09-25T20:04:00Z" w16du:dateUtc="2026-09-26T00:04:00Z"/>
          <w:szCs w:val="24"/>
        </w:rPr>
      </w:pPr>
      <w:del w:id="1400" w:author="Jill Guild" w:date="2026-09-25T20:04:00Z" w16du:dateUtc="2026-09-26T00:04:00Z">
        <w:r>
          <w:rPr>
            <w:szCs w:val="24"/>
          </w:rPr>
          <w:delText>When, because of layout of access</w:delText>
        </w:r>
        <w:r>
          <w:rPr>
            <w:spacing w:val="-2"/>
            <w:szCs w:val="24"/>
          </w:rPr>
          <w:delText xml:space="preserve"> </w:delText>
        </w:r>
        <w:r>
          <w:rPr>
            <w:szCs w:val="24"/>
          </w:rPr>
          <w:delText>roads, ground terrain, or other physical conditions, it is not possible to comply</w:delText>
        </w:r>
        <w:r>
          <w:rPr>
            <w:spacing w:val="-1"/>
            <w:szCs w:val="24"/>
          </w:rPr>
          <w:delText xml:space="preserve"> </w:delText>
        </w:r>
        <w:r>
          <w:rPr>
            <w:szCs w:val="24"/>
          </w:rPr>
          <w:delText>with the foregoing requirement, toilet and handwashing facilities</w:delText>
        </w:r>
        <w:r>
          <w:rPr>
            <w:spacing w:val="2"/>
            <w:szCs w:val="24"/>
          </w:rPr>
          <w:delText xml:space="preserve"> </w:delText>
        </w:r>
        <w:r>
          <w:rPr>
            <w:szCs w:val="24"/>
          </w:rPr>
          <w:delText>shall be l</w:delText>
        </w:r>
        <w:r>
          <w:rPr>
            <w:spacing w:val="1"/>
            <w:szCs w:val="24"/>
          </w:rPr>
          <w:delText>o</w:delText>
        </w:r>
        <w:r>
          <w:rPr>
            <w:szCs w:val="24"/>
          </w:rPr>
          <w:delText>cated at the</w:delText>
        </w:r>
        <w:r>
          <w:rPr>
            <w:spacing w:val="2"/>
            <w:szCs w:val="24"/>
          </w:rPr>
          <w:delText xml:space="preserve"> </w:delText>
        </w:r>
        <w:r>
          <w:rPr>
            <w:szCs w:val="24"/>
          </w:rPr>
          <w:delText xml:space="preserve">point of </w:delText>
        </w:r>
        <w:r>
          <w:rPr>
            <w:szCs w:val="24"/>
          </w:rPr>
          <w:delText>vehic</w:delText>
        </w:r>
        <w:r>
          <w:rPr>
            <w:spacing w:val="1"/>
            <w:szCs w:val="24"/>
          </w:rPr>
          <w:delText>u</w:delText>
        </w:r>
        <w:r>
          <w:rPr>
            <w:szCs w:val="24"/>
          </w:rPr>
          <w:delText>lar access clos</w:delText>
        </w:r>
        <w:r>
          <w:rPr>
            <w:spacing w:val="1"/>
            <w:szCs w:val="24"/>
          </w:rPr>
          <w:delText>e</w:delText>
        </w:r>
        <w:r>
          <w:rPr>
            <w:szCs w:val="24"/>
          </w:rPr>
          <w:delText>st to the workers.</w:delText>
        </w:r>
      </w:del>
    </w:p>
    <w:p w14:paraId="650A8A12" w14:textId="77777777" w:rsidR="00D730F5" w:rsidRDefault="00D730F5">
      <w:pPr>
        <w:spacing w:before="16" w:after="0" w:line="260" w:lineRule="exact"/>
        <w:rPr>
          <w:del w:id="1401" w:author="Jill Guild" w:date="2026-09-25T20:04:00Z" w16du:dateUtc="2026-09-26T00:04:00Z"/>
          <w:sz w:val="26"/>
          <w:szCs w:val="26"/>
        </w:rPr>
      </w:pPr>
    </w:p>
    <w:p w14:paraId="605FCA1A" w14:textId="77777777" w:rsidR="00D730F5" w:rsidRDefault="00C373C5">
      <w:pPr>
        <w:spacing w:after="0" w:line="240" w:lineRule="auto"/>
        <w:ind w:left="100" w:right="253"/>
        <w:rPr>
          <w:del w:id="1402" w:author="Jill Guild" w:date="2026-09-25T20:04:00Z" w16du:dateUtc="2026-09-26T00:04:00Z"/>
          <w:szCs w:val="24"/>
        </w:rPr>
      </w:pPr>
      <w:del w:id="1403" w:author="Jill Guild" w:date="2026-09-25T20:04:00Z" w16du:dateUtc="2026-09-26T00:04:00Z">
        <w:r>
          <w:rPr>
            <w:b/>
            <w:bCs/>
            <w:szCs w:val="24"/>
          </w:rPr>
          <w:delText xml:space="preserve">113350. </w:delText>
        </w:r>
        <w:r>
          <w:rPr>
            <w:b/>
            <w:bCs/>
            <w:spacing w:val="2"/>
            <w:szCs w:val="24"/>
          </w:rPr>
          <w:delText xml:space="preserve"> </w:delText>
        </w:r>
        <w:r>
          <w:rPr>
            <w:szCs w:val="24"/>
          </w:rPr>
          <w:delText>(a) Except as provided in Sect</w:delText>
        </w:r>
        <w:r>
          <w:rPr>
            <w:spacing w:val="-3"/>
            <w:szCs w:val="24"/>
          </w:rPr>
          <w:delText>i</w:delText>
        </w:r>
        <w:r>
          <w:rPr>
            <w:szCs w:val="24"/>
          </w:rPr>
          <w:delText>on 18930, the department, after consultation with the State Departments</w:delText>
        </w:r>
        <w:r>
          <w:rPr>
            <w:spacing w:val="1"/>
            <w:szCs w:val="24"/>
          </w:rPr>
          <w:delText xml:space="preserve"> </w:delText>
        </w:r>
        <w:r>
          <w:rPr>
            <w:szCs w:val="24"/>
          </w:rPr>
          <w:delText>of Food and Agriculture and Industrial Relations, may make and adopt reasonable regulations</w:delText>
        </w:r>
      </w:del>
    </w:p>
    <w:p w14:paraId="55D9210F" w14:textId="77777777" w:rsidR="00D730F5" w:rsidRDefault="00C373C5">
      <w:pPr>
        <w:spacing w:after="0" w:line="240" w:lineRule="auto"/>
        <w:ind w:left="100" w:right="-20"/>
        <w:rPr>
          <w:del w:id="1404" w:author="Jill Guild" w:date="2026-09-25T20:04:00Z" w16du:dateUtc="2026-09-26T00:04:00Z"/>
          <w:szCs w:val="24"/>
        </w:rPr>
      </w:pPr>
      <w:del w:id="1405" w:author="Jill Guild" w:date="2026-09-25T20:04:00Z" w16du:dateUtc="2026-09-26T00:04:00Z">
        <w:r>
          <w:rPr>
            <w:szCs w:val="24"/>
          </w:rPr>
          <w:delText xml:space="preserve">in accordance with this article pursuant to </w:delText>
        </w:r>
        <w:r>
          <w:rPr>
            <w:spacing w:val="-2"/>
            <w:szCs w:val="24"/>
          </w:rPr>
          <w:delText>C</w:delText>
        </w:r>
        <w:r>
          <w:rPr>
            <w:szCs w:val="24"/>
          </w:rPr>
          <w:delText>hapter 3.5 (c</w:delText>
        </w:r>
        <w:r>
          <w:rPr>
            <w:spacing w:val="-1"/>
            <w:szCs w:val="24"/>
          </w:rPr>
          <w:delText>o</w:delText>
        </w:r>
        <w:r>
          <w:rPr>
            <w:szCs w:val="24"/>
          </w:rPr>
          <w:delText>mmencing with Section</w:delText>
        </w:r>
      </w:del>
    </w:p>
    <w:p w14:paraId="05D61F95" w14:textId="77777777" w:rsidR="00D730F5" w:rsidRDefault="00C373C5">
      <w:pPr>
        <w:spacing w:after="0" w:line="240" w:lineRule="auto"/>
        <w:ind w:left="100" w:right="321"/>
        <w:rPr>
          <w:del w:id="1406" w:author="Jill Guild" w:date="2026-09-25T20:04:00Z" w16du:dateUtc="2026-09-26T00:04:00Z"/>
          <w:szCs w:val="24"/>
        </w:rPr>
      </w:pPr>
      <w:del w:id="1407" w:author="Jill Guild" w:date="2026-09-25T20:04:00Z" w16du:dateUtc="2026-09-26T00:04:00Z">
        <w:r>
          <w:rPr>
            <w:szCs w:val="24"/>
          </w:rPr>
          <w:delText>11340) of Part 1 of Division 3 of Title</w:delText>
        </w:r>
        <w:r>
          <w:rPr>
            <w:spacing w:val="-3"/>
            <w:szCs w:val="24"/>
          </w:rPr>
          <w:delText xml:space="preserve"> </w:delText>
        </w:r>
        <w:r>
          <w:rPr>
            <w:szCs w:val="24"/>
          </w:rPr>
          <w:delText>2 of the Government Code and may adopt and submit building standards for approval</w:delText>
        </w:r>
        <w:r>
          <w:rPr>
            <w:spacing w:val="-1"/>
            <w:szCs w:val="24"/>
          </w:rPr>
          <w:delText xml:space="preserve"> </w:delText>
        </w:r>
        <w:r>
          <w:rPr>
            <w:szCs w:val="24"/>
          </w:rPr>
          <w:delText xml:space="preserve">pursuant to Chapter 4 (commencing with Section 18935) of Part </w:delText>
        </w:r>
        <w:r>
          <w:rPr>
            <w:szCs w:val="24"/>
          </w:rPr>
          <w:delText>2.5 of</w:delText>
        </w:r>
        <w:r>
          <w:rPr>
            <w:spacing w:val="1"/>
            <w:szCs w:val="24"/>
          </w:rPr>
          <w:delText xml:space="preserve"> </w:delText>
        </w:r>
        <w:r>
          <w:rPr>
            <w:szCs w:val="24"/>
          </w:rPr>
          <w:delText xml:space="preserve">Division 13. </w:delText>
        </w:r>
        <w:r>
          <w:rPr>
            <w:spacing w:val="1"/>
            <w:szCs w:val="24"/>
          </w:rPr>
          <w:delText xml:space="preserve"> </w:delText>
        </w:r>
        <w:r>
          <w:rPr>
            <w:szCs w:val="24"/>
          </w:rPr>
          <w:delText>The regulations shall be at least as effective as those adopted pursuant to Section 6712 of the Labor Code.</w:delText>
        </w:r>
      </w:del>
    </w:p>
    <w:p w14:paraId="02865686" w14:textId="77777777" w:rsidR="00D730F5" w:rsidRDefault="00C373C5">
      <w:pPr>
        <w:spacing w:after="0" w:line="240" w:lineRule="auto"/>
        <w:ind w:left="100" w:right="427" w:firstLine="201"/>
        <w:rPr>
          <w:del w:id="1408" w:author="Jill Guild" w:date="2026-09-25T20:04:00Z" w16du:dateUtc="2026-09-26T00:04:00Z"/>
          <w:szCs w:val="24"/>
        </w:rPr>
      </w:pPr>
      <w:del w:id="1409" w:author="Jill Guild" w:date="2026-09-25T20:04:00Z" w16du:dateUtc="2026-09-26T00:04:00Z">
        <w:r>
          <w:rPr>
            <w:szCs w:val="24"/>
          </w:rPr>
          <w:delText>(b) No part of this a</w:delText>
        </w:r>
        <w:r>
          <w:rPr>
            <w:spacing w:val="-3"/>
            <w:szCs w:val="24"/>
          </w:rPr>
          <w:delText>r</w:delText>
        </w:r>
        <w:r>
          <w:rPr>
            <w:szCs w:val="24"/>
          </w:rPr>
          <w:delText>ticle shall be construed to abridge or limit in any manner the jurisdiction of the Division of Occupation</w:delText>
        </w:r>
        <w:r>
          <w:rPr>
            <w:spacing w:val="1"/>
            <w:szCs w:val="24"/>
          </w:rPr>
          <w:delText>a</w:delText>
        </w:r>
        <w:r>
          <w:rPr>
            <w:szCs w:val="24"/>
          </w:rPr>
          <w:delText>l Safety and Health pursu</w:delText>
        </w:r>
        <w:r>
          <w:rPr>
            <w:spacing w:val="1"/>
            <w:szCs w:val="24"/>
          </w:rPr>
          <w:delText>a</w:delText>
        </w:r>
        <w:r>
          <w:rPr>
            <w:szCs w:val="24"/>
          </w:rPr>
          <w:delText>nt to Division 5 (commencing with Section</w:delText>
        </w:r>
        <w:r>
          <w:rPr>
            <w:spacing w:val="1"/>
            <w:szCs w:val="24"/>
          </w:rPr>
          <w:delText xml:space="preserve"> </w:delText>
        </w:r>
        <w:r>
          <w:rPr>
            <w:szCs w:val="24"/>
          </w:rPr>
          <w:delText>6300)</w:delText>
        </w:r>
        <w:r>
          <w:rPr>
            <w:spacing w:val="2"/>
            <w:szCs w:val="24"/>
          </w:rPr>
          <w:delText xml:space="preserve"> </w:delText>
        </w:r>
        <w:r>
          <w:rPr>
            <w:szCs w:val="24"/>
          </w:rPr>
          <w:delText>of the Labor Code.</w:delText>
        </w:r>
      </w:del>
    </w:p>
    <w:p w14:paraId="76B1F96A" w14:textId="77777777" w:rsidR="00D730F5" w:rsidRDefault="00D730F5">
      <w:pPr>
        <w:spacing w:after="0"/>
        <w:rPr>
          <w:del w:id="1410" w:author="Jill Guild" w:date="2026-09-25T20:04:00Z" w16du:dateUtc="2026-09-26T00:04:00Z"/>
        </w:rPr>
        <w:sectPr w:rsidR="00D730F5">
          <w:pgSz w:w="12240" w:h="15840"/>
          <w:pgMar w:top="820" w:right="1400" w:bottom="900" w:left="1460" w:header="0" w:footer="702" w:gutter="0"/>
          <w:cols w:space="720"/>
        </w:sectPr>
      </w:pPr>
    </w:p>
    <w:p w14:paraId="24BA5431" w14:textId="77777777" w:rsidR="00D730F5" w:rsidRDefault="00C373C5">
      <w:pPr>
        <w:spacing w:before="77" w:after="0" w:line="240" w:lineRule="auto"/>
        <w:ind w:left="100" w:right="40"/>
        <w:rPr>
          <w:del w:id="1411" w:author="Jill Guild" w:date="2026-09-25T20:04:00Z" w16du:dateUtc="2026-09-26T00:04:00Z"/>
          <w:szCs w:val="24"/>
        </w:rPr>
      </w:pPr>
      <w:del w:id="1412" w:author="Jill Guild" w:date="2026-09-25T20:04:00Z" w16du:dateUtc="2026-09-26T00:04:00Z">
        <w:r>
          <w:rPr>
            <w:b/>
            <w:bCs/>
            <w:szCs w:val="24"/>
          </w:rPr>
          <w:delText xml:space="preserve">113355. </w:delText>
        </w:r>
        <w:r>
          <w:rPr>
            <w:b/>
            <w:bCs/>
            <w:spacing w:val="2"/>
            <w:szCs w:val="24"/>
          </w:rPr>
          <w:delText xml:space="preserve"> </w:delText>
        </w:r>
        <w:r>
          <w:rPr>
            <w:szCs w:val="24"/>
          </w:rPr>
          <w:delText>(a) The primary responsibility for enforce</w:delText>
        </w:r>
        <w:r>
          <w:rPr>
            <w:spacing w:val="-1"/>
            <w:szCs w:val="24"/>
          </w:rPr>
          <w:delText>m</w:delText>
        </w:r>
        <w:r>
          <w:rPr>
            <w:szCs w:val="24"/>
          </w:rPr>
          <w:delText>ent of this article shall be vested in the local health officers; county agr</w:delText>
        </w:r>
        <w:r>
          <w:rPr>
            <w:spacing w:val="-1"/>
            <w:szCs w:val="24"/>
          </w:rPr>
          <w:delText>i</w:delText>
        </w:r>
        <w:r>
          <w:rPr>
            <w:szCs w:val="24"/>
          </w:rPr>
          <w:delText>cultural commissioners may part</w:delText>
        </w:r>
        <w:r>
          <w:rPr>
            <w:spacing w:val="-2"/>
            <w:szCs w:val="24"/>
          </w:rPr>
          <w:delText>i</w:delText>
        </w:r>
        <w:r>
          <w:rPr>
            <w:szCs w:val="24"/>
          </w:rPr>
          <w:delText>cipate in enforcement.</w:delText>
        </w:r>
        <w:r>
          <w:rPr>
            <w:spacing w:val="67"/>
            <w:szCs w:val="24"/>
          </w:rPr>
          <w:delText xml:space="preserve"> </w:delText>
        </w:r>
        <w:r>
          <w:rPr>
            <w:szCs w:val="24"/>
          </w:rPr>
          <w:delText>The State Depa</w:delText>
        </w:r>
        <w:r>
          <w:rPr>
            <w:spacing w:val="1"/>
            <w:szCs w:val="24"/>
          </w:rPr>
          <w:delText>r</w:delText>
        </w:r>
        <w:r>
          <w:rPr>
            <w:szCs w:val="24"/>
          </w:rPr>
          <w:delText xml:space="preserve">tments of </w:delText>
        </w:r>
        <w:r>
          <w:rPr>
            <w:spacing w:val="-2"/>
            <w:szCs w:val="24"/>
          </w:rPr>
          <w:delText>H</w:delText>
        </w:r>
        <w:r>
          <w:rPr>
            <w:szCs w:val="24"/>
          </w:rPr>
          <w:delText>ealth Services, Industrial Relations, and Food and Agriculture may also enforce this article.</w:delText>
        </w:r>
      </w:del>
    </w:p>
    <w:p w14:paraId="1B3CAFCC" w14:textId="77777777" w:rsidR="00D730F5" w:rsidRDefault="00C373C5">
      <w:pPr>
        <w:spacing w:after="0" w:line="240" w:lineRule="auto"/>
        <w:ind w:left="100" w:right="40" w:firstLine="201"/>
        <w:rPr>
          <w:del w:id="1413" w:author="Jill Guild" w:date="2026-09-25T20:04:00Z" w16du:dateUtc="2026-09-26T00:04:00Z"/>
          <w:szCs w:val="24"/>
        </w:rPr>
      </w:pPr>
      <w:del w:id="1414" w:author="Jill Guild" w:date="2026-09-25T20:04:00Z" w16du:dateUtc="2026-09-26T00:04:00Z">
        <w:r>
          <w:rPr>
            <w:szCs w:val="24"/>
          </w:rPr>
          <w:delText xml:space="preserve">(b) Any agency enforcing this article shall </w:delText>
        </w:r>
        <w:r>
          <w:rPr>
            <w:spacing w:val="-1"/>
            <w:szCs w:val="24"/>
          </w:rPr>
          <w:delText>r</w:delText>
        </w:r>
        <w:r>
          <w:rPr>
            <w:szCs w:val="24"/>
          </w:rPr>
          <w:delText>eport any violation to all field offi</w:delText>
        </w:r>
        <w:r>
          <w:rPr>
            <w:spacing w:val="1"/>
            <w:szCs w:val="24"/>
          </w:rPr>
          <w:delText>c</w:delText>
        </w:r>
        <w:r>
          <w:rPr>
            <w:szCs w:val="24"/>
          </w:rPr>
          <w:delText>es of the Employment Development Department loc</w:delText>
        </w:r>
        <w:r>
          <w:rPr>
            <w:spacing w:val="-2"/>
            <w:szCs w:val="24"/>
          </w:rPr>
          <w:delText>a</w:delText>
        </w:r>
        <w:r>
          <w:rPr>
            <w:szCs w:val="24"/>
          </w:rPr>
          <w:delText xml:space="preserve">ted in the county where the violation occurs. </w:delText>
        </w:r>
        <w:r>
          <w:rPr>
            <w:spacing w:val="1"/>
            <w:szCs w:val="24"/>
          </w:rPr>
          <w:delText xml:space="preserve"> </w:delText>
        </w:r>
        <w:r>
          <w:rPr>
            <w:szCs w:val="24"/>
          </w:rPr>
          <w:delText>The report shall identify the emplo</w:delText>
        </w:r>
        <w:r>
          <w:rPr>
            <w:spacing w:val="1"/>
            <w:szCs w:val="24"/>
          </w:rPr>
          <w:delText>y</w:delText>
        </w:r>
        <w:r>
          <w:rPr>
            <w:szCs w:val="24"/>
          </w:rPr>
          <w:delText>er responsible for the</w:delText>
        </w:r>
        <w:r>
          <w:rPr>
            <w:spacing w:val="-2"/>
            <w:szCs w:val="24"/>
          </w:rPr>
          <w:delText xml:space="preserve"> </w:delText>
        </w:r>
        <w:r>
          <w:rPr>
            <w:szCs w:val="24"/>
          </w:rPr>
          <w:delText>violation, the nature of the violation, and the location of the food crop growing and</w:delText>
        </w:r>
        <w:r>
          <w:rPr>
            <w:spacing w:val="1"/>
            <w:szCs w:val="24"/>
          </w:rPr>
          <w:delText xml:space="preserve"> </w:delText>
        </w:r>
        <w:r>
          <w:rPr>
            <w:szCs w:val="24"/>
          </w:rPr>
          <w:delText>harvesting ope</w:delText>
        </w:r>
        <w:r>
          <w:rPr>
            <w:spacing w:val="2"/>
            <w:szCs w:val="24"/>
          </w:rPr>
          <w:delText>r</w:delText>
        </w:r>
        <w:r>
          <w:rPr>
            <w:szCs w:val="24"/>
          </w:rPr>
          <w:delText>ation where the violation o</w:delText>
        </w:r>
        <w:r>
          <w:rPr>
            <w:spacing w:val="1"/>
            <w:szCs w:val="24"/>
          </w:rPr>
          <w:delText>c</w:delText>
        </w:r>
        <w:r>
          <w:rPr>
            <w:szCs w:val="24"/>
          </w:rPr>
          <w:delText>curs.  The Employm</w:delText>
        </w:r>
        <w:r>
          <w:rPr>
            <w:spacing w:val="1"/>
            <w:szCs w:val="24"/>
          </w:rPr>
          <w:delText>e</w:delText>
        </w:r>
        <w:r>
          <w:rPr>
            <w:szCs w:val="24"/>
          </w:rPr>
          <w:delText>nt Development Department shall not refer persons for employment to any emplo</w:delText>
        </w:r>
        <w:r>
          <w:rPr>
            <w:spacing w:val="-1"/>
            <w:szCs w:val="24"/>
          </w:rPr>
          <w:delText>y</w:delText>
        </w:r>
        <w:r>
          <w:rPr>
            <w:szCs w:val="24"/>
          </w:rPr>
          <w:delText>er or food crop gr</w:delText>
        </w:r>
        <w:r>
          <w:rPr>
            <w:spacing w:val="1"/>
            <w:szCs w:val="24"/>
          </w:rPr>
          <w:delText>o</w:delText>
        </w:r>
        <w:r>
          <w:rPr>
            <w:szCs w:val="24"/>
          </w:rPr>
          <w:delText>wing and harvesting operation identif</w:delText>
        </w:r>
        <w:r>
          <w:rPr>
            <w:spacing w:val="1"/>
            <w:szCs w:val="24"/>
          </w:rPr>
          <w:delText>i</w:delText>
        </w:r>
        <w:r>
          <w:rPr>
            <w:szCs w:val="24"/>
          </w:rPr>
          <w:delText>ed</w:delText>
        </w:r>
        <w:r>
          <w:rPr>
            <w:spacing w:val="1"/>
            <w:szCs w:val="24"/>
          </w:rPr>
          <w:delText xml:space="preserve"> </w:delText>
        </w:r>
        <w:r>
          <w:rPr>
            <w:szCs w:val="24"/>
          </w:rPr>
          <w:delText>in</w:delText>
        </w:r>
        <w:r>
          <w:rPr>
            <w:spacing w:val="1"/>
            <w:szCs w:val="24"/>
          </w:rPr>
          <w:delText xml:space="preserve"> </w:delText>
        </w:r>
        <w:r>
          <w:rPr>
            <w:szCs w:val="24"/>
          </w:rPr>
          <w:delText>the</w:delText>
        </w:r>
        <w:r>
          <w:rPr>
            <w:spacing w:val="1"/>
            <w:szCs w:val="24"/>
          </w:rPr>
          <w:delText xml:space="preserve"> </w:delText>
        </w:r>
        <w:r>
          <w:rPr>
            <w:szCs w:val="24"/>
          </w:rPr>
          <w:delText>report</w:delText>
        </w:r>
      </w:del>
    </w:p>
    <w:p w14:paraId="0230F057" w14:textId="77777777" w:rsidR="00D730F5" w:rsidRDefault="00C373C5">
      <w:pPr>
        <w:spacing w:after="0" w:line="240" w:lineRule="auto"/>
        <w:ind w:left="100" w:right="-20"/>
        <w:rPr>
          <w:del w:id="1415" w:author="Jill Guild" w:date="2026-09-25T20:04:00Z" w16du:dateUtc="2026-09-26T00:04:00Z"/>
          <w:szCs w:val="24"/>
        </w:rPr>
      </w:pPr>
      <w:del w:id="1416" w:author="Jill Guild" w:date="2026-09-25T20:04:00Z" w16du:dateUtc="2026-09-26T00:04:00Z">
        <w:r>
          <w:rPr>
            <w:szCs w:val="24"/>
          </w:rPr>
          <w:delText>until the agency reporting the vio</w:delText>
        </w:r>
        <w:r>
          <w:rPr>
            <w:spacing w:val="2"/>
            <w:szCs w:val="24"/>
          </w:rPr>
          <w:delText>l</w:delText>
        </w:r>
        <w:r>
          <w:rPr>
            <w:szCs w:val="24"/>
          </w:rPr>
          <w:delText>ation certifies that the v</w:delText>
        </w:r>
        <w:r>
          <w:rPr>
            <w:spacing w:val="1"/>
            <w:szCs w:val="24"/>
          </w:rPr>
          <w:delText>i</w:delText>
        </w:r>
        <w:r>
          <w:rPr>
            <w:szCs w:val="24"/>
          </w:rPr>
          <w:delText>olation has been corrected.</w:delText>
        </w:r>
      </w:del>
    </w:p>
    <w:p w14:paraId="2A80FB2B" w14:textId="77777777" w:rsidR="00D730F5" w:rsidRDefault="00D730F5">
      <w:pPr>
        <w:spacing w:before="16" w:after="0" w:line="260" w:lineRule="exact"/>
        <w:rPr>
          <w:del w:id="1417" w:author="Jill Guild" w:date="2026-09-25T20:04:00Z" w16du:dateUtc="2026-09-26T00:04:00Z"/>
          <w:sz w:val="26"/>
          <w:szCs w:val="26"/>
        </w:rPr>
      </w:pPr>
    </w:p>
    <w:p w14:paraId="313077FE" w14:textId="77777777" w:rsidR="00D730F5" w:rsidRDefault="00C373C5">
      <w:pPr>
        <w:spacing w:after="0" w:line="240" w:lineRule="auto"/>
        <w:ind w:left="100" w:right="224"/>
        <w:rPr>
          <w:del w:id="1418" w:author="Jill Guild" w:date="2026-09-25T20:04:00Z" w16du:dateUtc="2026-09-26T00:04:00Z"/>
          <w:szCs w:val="24"/>
        </w:rPr>
      </w:pPr>
      <w:del w:id="1419" w:author="Jill Guild" w:date="2026-09-25T20:04:00Z" w16du:dateUtc="2026-09-26T00:04:00Z">
        <w:r>
          <w:rPr>
            <w:b/>
            <w:bCs/>
            <w:szCs w:val="24"/>
          </w:rPr>
          <w:delText xml:space="preserve">113360. </w:delText>
        </w:r>
        <w:r>
          <w:rPr>
            <w:b/>
            <w:bCs/>
            <w:spacing w:val="2"/>
            <w:szCs w:val="24"/>
          </w:rPr>
          <w:delText xml:space="preserve"> </w:delText>
        </w:r>
        <w:r>
          <w:rPr>
            <w:szCs w:val="24"/>
          </w:rPr>
          <w:delText>Any person who knowingly and willfully v</w:delText>
        </w:r>
        <w:r>
          <w:rPr>
            <w:spacing w:val="-1"/>
            <w:szCs w:val="24"/>
          </w:rPr>
          <w:delText>i</w:delText>
        </w:r>
        <w:r>
          <w:rPr>
            <w:szCs w:val="24"/>
          </w:rPr>
          <w:delText>ola</w:delText>
        </w:r>
        <w:r>
          <w:rPr>
            <w:spacing w:val="2"/>
            <w:szCs w:val="24"/>
          </w:rPr>
          <w:delText>t</w:delText>
        </w:r>
        <w:r>
          <w:rPr>
            <w:szCs w:val="24"/>
          </w:rPr>
          <w:delText>es any of the provisi</w:delText>
        </w:r>
        <w:r>
          <w:rPr>
            <w:spacing w:val="1"/>
            <w:szCs w:val="24"/>
          </w:rPr>
          <w:delText>o</w:delText>
        </w:r>
        <w:r>
          <w:rPr>
            <w:szCs w:val="24"/>
          </w:rPr>
          <w:delText>ns of this article, or of the regulat</w:delText>
        </w:r>
        <w:r>
          <w:rPr>
            <w:spacing w:val="-1"/>
            <w:szCs w:val="24"/>
          </w:rPr>
          <w:delText>i</w:delText>
        </w:r>
        <w:r>
          <w:rPr>
            <w:szCs w:val="24"/>
          </w:rPr>
          <w:delText>ons adopted under this article,</w:delText>
        </w:r>
        <w:r>
          <w:rPr>
            <w:spacing w:val="-1"/>
            <w:szCs w:val="24"/>
          </w:rPr>
          <w:delText xml:space="preserve"> </w:delText>
        </w:r>
        <w:r>
          <w:rPr>
            <w:szCs w:val="24"/>
          </w:rPr>
          <w:delText>is guilty of a misdemeanor.</w:delText>
        </w:r>
      </w:del>
    </w:p>
    <w:p w14:paraId="2B780DD0" w14:textId="77777777" w:rsidR="00D730F5" w:rsidRDefault="00D730F5">
      <w:pPr>
        <w:spacing w:after="0" w:line="200" w:lineRule="exact"/>
        <w:rPr>
          <w:del w:id="1420" w:author="Jill Guild" w:date="2026-09-25T20:04:00Z" w16du:dateUtc="2026-09-26T00:04:00Z"/>
          <w:sz w:val="20"/>
          <w:szCs w:val="20"/>
        </w:rPr>
      </w:pPr>
    </w:p>
    <w:p w14:paraId="37B6A36E" w14:textId="77777777" w:rsidR="00D730F5" w:rsidRDefault="00D730F5">
      <w:pPr>
        <w:spacing w:after="0" w:line="200" w:lineRule="exact"/>
        <w:rPr>
          <w:del w:id="1421" w:author="Jill Guild" w:date="2026-09-25T20:04:00Z" w16du:dateUtc="2026-09-26T00:04:00Z"/>
          <w:sz w:val="20"/>
          <w:szCs w:val="20"/>
        </w:rPr>
      </w:pPr>
    </w:p>
    <w:p w14:paraId="74A875A5" w14:textId="77777777" w:rsidR="00D730F5" w:rsidRDefault="00D730F5">
      <w:pPr>
        <w:spacing w:after="0" w:line="200" w:lineRule="exact"/>
        <w:rPr>
          <w:del w:id="1422" w:author="Jill Guild" w:date="2026-09-25T20:04:00Z" w16du:dateUtc="2026-09-26T00:04:00Z"/>
          <w:sz w:val="20"/>
          <w:szCs w:val="20"/>
        </w:rPr>
      </w:pPr>
    </w:p>
    <w:p w14:paraId="7DB62E1A" w14:textId="77777777" w:rsidR="00D730F5" w:rsidRDefault="00D730F5">
      <w:pPr>
        <w:spacing w:before="16" w:after="0" w:line="220" w:lineRule="exact"/>
        <w:rPr>
          <w:del w:id="1423" w:author="Jill Guild" w:date="2026-09-25T20:04:00Z" w16du:dateUtc="2026-09-26T00:04:00Z"/>
        </w:rPr>
      </w:pPr>
    </w:p>
    <w:p w14:paraId="5113A2B1" w14:textId="77777777" w:rsidR="00D730F5" w:rsidRDefault="00C373C5">
      <w:pPr>
        <w:spacing w:after="0" w:line="240" w:lineRule="auto"/>
        <w:ind w:left="100" w:right="-20"/>
        <w:rPr>
          <w:del w:id="1424" w:author="Jill Guild" w:date="2026-09-25T20:04:00Z" w16du:dateUtc="2026-09-26T00:04:00Z"/>
          <w:szCs w:val="24"/>
        </w:rPr>
      </w:pPr>
      <w:del w:id="1425" w:author="Jill Guild" w:date="2026-09-25T20:04:00Z" w16du:dateUtc="2026-09-26T00:04:00Z">
        <w:r>
          <w:rPr>
            <w:szCs w:val="24"/>
          </w:rPr>
          <w:delText>NOTE</w:delText>
        </w:r>
      </w:del>
    </w:p>
    <w:p w14:paraId="795534E4" w14:textId="77777777" w:rsidR="00D730F5" w:rsidRDefault="00D730F5">
      <w:pPr>
        <w:spacing w:before="20" w:after="0" w:line="260" w:lineRule="exact"/>
        <w:rPr>
          <w:del w:id="1426" w:author="Jill Guild" w:date="2026-09-25T20:04:00Z" w16du:dateUtc="2026-09-26T00:04:00Z"/>
          <w:sz w:val="26"/>
          <w:szCs w:val="26"/>
        </w:rPr>
      </w:pPr>
    </w:p>
    <w:p w14:paraId="54DB11CD" w14:textId="77777777" w:rsidR="00D730F5" w:rsidRDefault="00C373C5">
      <w:pPr>
        <w:spacing w:after="0" w:line="240" w:lineRule="auto"/>
        <w:ind w:left="100" w:right="-20"/>
        <w:rPr>
          <w:del w:id="1427" w:author="Jill Guild" w:date="2026-09-25T20:04:00Z" w16du:dateUtc="2026-09-26T00:04:00Z"/>
          <w:szCs w:val="24"/>
        </w:rPr>
      </w:pPr>
      <w:del w:id="1428" w:author="Jill Guild" w:date="2026-09-25T20:04:00Z" w16du:dateUtc="2026-09-26T00:04:00Z">
        <w:r>
          <w:rPr>
            <w:szCs w:val="24"/>
          </w:rPr>
          <w:delText>Authority cited: Sections 142.3 and 6712, Labor Code.</w:delText>
        </w:r>
        <w:r>
          <w:rPr>
            <w:spacing w:val="2"/>
            <w:szCs w:val="24"/>
          </w:rPr>
          <w:delText xml:space="preserve"> </w:delText>
        </w:r>
        <w:r>
          <w:rPr>
            <w:szCs w:val="24"/>
          </w:rPr>
          <w:delText>Ref</w:delText>
        </w:r>
        <w:r>
          <w:rPr>
            <w:spacing w:val="-2"/>
            <w:szCs w:val="24"/>
          </w:rPr>
          <w:delText>e</w:delText>
        </w:r>
        <w:r>
          <w:rPr>
            <w:szCs w:val="24"/>
          </w:rPr>
          <w:delText xml:space="preserve">rence: </w:delText>
        </w:r>
        <w:r>
          <w:rPr>
            <w:szCs w:val="24"/>
          </w:rPr>
          <w:delText>Sections 142.3,</w:delText>
        </w:r>
      </w:del>
    </w:p>
    <w:p w14:paraId="7346D2CA" w14:textId="77777777" w:rsidR="00D730F5" w:rsidRPr="00A535FF" w:rsidRDefault="00C373C5">
      <w:pPr>
        <w:spacing w:after="0" w:line="259" w:lineRule="auto"/>
        <w:ind w:left="12" w:firstLine="0"/>
        <w:pPrChange w:id="1429" w:author="Jill Guild" w:date="2026-09-25T20:04:00Z" w16du:dateUtc="2026-09-26T00:04:00Z">
          <w:pPr>
            <w:spacing w:before="1" w:after="0" w:line="240" w:lineRule="auto"/>
            <w:ind w:left="100" w:right="-20"/>
          </w:pPr>
        </w:pPrChange>
      </w:pPr>
      <w:del w:id="1430" w:author="Jill Guild" w:date="2026-09-25T20:04:00Z" w16du:dateUtc="2026-09-26T00:04:00Z">
        <w:r>
          <w:rPr>
            <w:szCs w:val="24"/>
          </w:rPr>
          <w:delText>2441 and 6712, Labor Code</w:delText>
        </w:r>
      </w:del>
    </w:p>
    <w:sectPr w:rsidR="00D730F5" w:rsidRPr="00A535FF">
      <w:pgSz w:w="11906" w:h="16838"/>
      <w:pgMar w:top="1084" w:right="0" w:bottom="773" w:left="1068" w:header="720" w:footer="720" w:gutter="0"/>
      <w:cols w:space="720"/>
      <w:sectPrChange w:id="1431" w:author="Jill Guild" w:date="2026-09-25T20:04:00Z" w16du:dateUtc="2026-09-26T00:04:00Z">
        <w:sectPr w:rsidR="00D730F5" w:rsidRPr="00A535FF">
          <w:pgSz w:w="12240" w:h="15840"/>
          <w:pgMar w:top="820" w:right="1400" w:bottom="960" w:left="1460" w:header="0" w:footer="702"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987C32" w14:textId="77777777" w:rsidR="00C373C5" w:rsidRDefault="00C373C5">
      <w:pPr>
        <w:spacing w:after="0" w:line="240" w:lineRule="auto"/>
      </w:pPr>
      <w:r>
        <w:separator/>
      </w:r>
    </w:p>
  </w:endnote>
  <w:endnote w:type="continuationSeparator" w:id="0">
    <w:p w14:paraId="45545645" w14:textId="77777777" w:rsidR="00C373C5" w:rsidRDefault="00C37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5002EFF" w:usb1="C000E47F" w:usb2="0000002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C4D16C" w14:textId="77777777" w:rsidR="00A535FF" w:rsidRDefault="00A535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76ECF5" w14:textId="77777777" w:rsidR="00D730F5" w:rsidRDefault="00C373C5">
    <w:pPr>
      <w:pStyle w:val="Footer"/>
      <w:rPr>
        <w:rPrChange w:id="985" w:author="Jill Guild" w:date="2026-09-25T20:04:00Z" w16du:dateUtc="2026-09-26T00:04:00Z">
          <w:rPr>
            <w:sz w:val="18"/>
            <w:szCs w:val="18"/>
          </w:rPr>
        </w:rPrChange>
      </w:rPr>
      <w:pPrChange w:id="986" w:author="Jill Guild" w:date="2026-09-25T20:04:00Z" w16du:dateUtc="2026-09-26T00:04:00Z">
        <w:pPr>
          <w:spacing w:after="0" w:line="185" w:lineRule="exact"/>
        </w:pPr>
      </w:pPrChange>
    </w:pPr>
    <w:del w:id="987" w:author="Jill Guild" w:date="2026-09-25T20:04:00Z" w16du:dateUtc="2026-09-26T00:04:00Z">
      <w:r>
        <w:rPr>
          <w:sz w:val="22"/>
        </w:rPr>
        <w:pict w14:anchorId="4CD58296">
          <v:shapetype id="_x0000_t202" coordsize="21600,21600" o:spt="202" path="m,l,21600r21600,l21600,xe">
            <v:stroke joinstyle="miter"/>
            <v:path gradientshapeok="t" o:connecttype="rect"/>
          </v:shapetype>
          <v:shape id="_x0000_s1025" type="#_x0000_t202" alt="" style="position:absolute;left:0;text-align:left;margin-left:301pt;margin-top:742.65pt;width:16pt;height:14pt;z-index:-251658752;mso-wrap-style:square;mso-wrap-edited:f;mso-width-percent:0;mso-height-percent:0;mso-position-horizontal-relative:page;mso-position-vertical-relative:page;mso-width-percent:0;mso-height-percent:0;v-text-anchor:top" filled="f" stroked="f">
            <v:textbox inset="0,0,0,0">
              <w:txbxContent>
                <w:p w14:paraId="7F11901B" w14:textId="77777777" w:rsidR="00D730F5" w:rsidRDefault="00C373C5">
                  <w:pPr>
                    <w:spacing w:after="0" w:line="265" w:lineRule="exact"/>
                    <w:ind w:left="40" w:right="-20"/>
                    <w:rPr>
                      <w:del w:id="988" w:author="Jill Guild" w:date="2026-09-25T20:04:00Z" w16du:dateUtc="2026-09-26T00:04:00Z"/>
                      <w:rFonts w:ascii="Times New Roman" w:eastAsia="Times New Roman" w:hAnsi="Times New Roman" w:cs="Times New Roman"/>
                      <w:szCs w:val="24"/>
                    </w:rPr>
                  </w:pPr>
                  <w:del w:id="989" w:author="Jill Guild" w:date="2026-09-25T20:04:00Z" w16du:dateUtc="2026-09-26T00:04:00Z">
                    <w:r>
                      <w:fldChar w:fldCharType="begin"/>
                    </w:r>
                    <w:r>
                      <w:rPr>
                        <w:rFonts w:ascii="Times New Roman" w:eastAsia="Times New Roman" w:hAnsi="Times New Roman" w:cs="Times New Roman"/>
                        <w:szCs w:val="24"/>
                      </w:rPr>
                      <w:delInstrText xml:space="preserve"> PAGE </w:delInstrText>
                    </w:r>
                    <w:r>
                      <w:fldChar w:fldCharType="separate"/>
                    </w:r>
                    <w:r>
                      <w:delText>10</w:delText>
                    </w:r>
                    <w:r>
                      <w:fldChar w:fldCharType="end"/>
                    </w:r>
                  </w:del>
                </w:p>
              </w:txbxContent>
            </v:textbox>
            <w10:wrap anchorx="page" anchory="page"/>
          </v:shape>
        </w:pic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2554BD" w14:textId="77777777" w:rsidR="00C373C5" w:rsidRDefault="00C373C5">
      <w:pPr>
        <w:spacing w:after="0" w:line="240" w:lineRule="auto"/>
      </w:pPr>
      <w:r>
        <w:separator/>
      </w:r>
    </w:p>
  </w:footnote>
  <w:footnote w:type="continuationSeparator" w:id="0">
    <w:p w14:paraId="463B9FC7" w14:textId="77777777" w:rsidR="00C373C5" w:rsidRDefault="00C37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DDBC67" w14:textId="77777777" w:rsidR="00A535FF" w:rsidRDefault="00A535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2F7075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4F690A"/>
    <w:multiLevelType w:val="hybridMultilevel"/>
    <w:tmpl w:val="E87C5CCC"/>
    <w:lvl w:ilvl="0" w:tplc="9904BBD2">
      <w:start w:val="8"/>
      <w:numFmt w:val="lowerLetter"/>
      <w:lvlText w:val="(%1)"/>
      <w:lvlJc w:val="left"/>
      <w:pPr>
        <w:ind w:left="12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6C28B6">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621AAA">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4ABFE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DAF474">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B0C436">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208752">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FEBF54">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3E81FAC">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8E0F62"/>
    <w:multiLevelType w:val="multilevel"/>
    <w:tmpl w:val="A080C1CC"/>
    <w:lvl w:ilvl="0">
      <w:start w:val="6"/>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14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7F94F6C"/>
    <w:multiLevelType w:val="multilevel"/>
    <w:tmpl w:val="485412B6"/>
    <w:lvl w:ilvl="0">
      <w:start w:val="6"/>
      <w:numFmt w:val="decimal"/>
      <w:lvlText w:val="%1"/>
      <w:lvlJc w:val="left"/>
      <w:pPr>
        <w:ind w:left="360" w:hanging="360"/>
      </w:pPr>
      <w:rPr>
        <w:rFonts w:hint="default"/>
      </w:rPr>
    </w:lvl>
    <w:lvl w:ilvl="1">
      <w:start w:val="5"/>
      <w:numFmt w:val="decimal"/>
      <w:lvlText w:val="%1.%2"/>
      <w:lvlJc w:val="left"/>
      <w:pPr>
        <w:ind w:left="372" w:hanging="360"/>
      </w:pPr>
      <w:rPr>
        <w:rFonts w:hint="default"/>
      </w:rPr>
    </w:lvl>
    <w:lvl w:ilvl="2">
      <w:start w:val="1"/>
      <w:numFmt w:val="decimal"/>
      <w:lvlText w:val="%1.%2.%3"/>
      <w:lvlJc w:val="left"/>
      <w:pPr>
        <w:ind w:left="744" w:hanging="720"/>
      </w:pPr>
      <w:rPr>
        <w:rFonts w:hint="default"/>
      </w:rPr>
    </w:lvl>
    <w:lvl w:ilvl="3">
      <w:start w:val="1"/>
      <w:numFmt w:val="decimal"/>
      <w:lvlText w:val="%1.%2.%3.%4"/>
      <w:lvlJc w:val="left"/>
      <w:pPr>
        <w:ind w:left="1116" w:hanging="1080"/>
      </w:pPr>
      <w:rPr>
        <w:rFonts w:hint="default"/>
      </w:rPr>
    </w:lvl>
    <w:lvl w:ilvl="4">
      <w:start w:val="1"/>
      <w:numFmt w:val="decimal"/>
      <w:lvlText w:val="%1.%2.%3.%4.%5"/>
      <w:lvlJc w:val="left"/>
      <w:pPr>
        <w:ind w:left="1128" w:hanging="1080"/>
      </w:pPr>
      <w:rPr>
        <w:rFonts w:hint="default"/>
      </w:rPr>
    </w:lvl>
    <w:lvl w:ilvl="5">
      <w:start w:val="1"/>
      <w:numFmt w:val="decimal"/>
      <w:lvlText w:val="%1.%2.%3.%4.%5.%6"/>
      <w:lvlJc w:val="left"/>
      <w:pPr>
        <w:ind w:left="1500" w:hanging="1440"/>
      </w:pPr>
      <w:rPr>
        <w:rFonts w:hint="default"/>
      </w:rPr>
    </w:lvl>
    <w:lvl w:ilvl="6">
      <w:start w:val="1"/>
      <w:numFmt w:val="decimal"/>
      <w:lvlText w:val="%1.%2.%3.%4.%5.%6.%7"/>
      <w:lvlJc w:val="left"/>
      <w:pPr>
        <w:ind w:left="1512" w:hanging="1440"/>
      </w:pPr>
      <w:rPr>
        <w:rFonts w:hint="default"/>
      </w:rPr>
    </w:lvl>
    <w:lvl w:ilvl="7">
      <w:start w:val="1"/>
      <w:numFmt w:val="decimal"/>
      <w:lvlText w:val="%1.%2.%3.%4.%5.%6.%7.%8"/>
      <w:lvlJc w:val="left"/>
      <w:pPr>
        <w:ind w:left="1884" w:hanging="1800"/>
      </w:pPr>
      <w:rPr>
        <w:rFonts w:hint="default"/>
      </w:rPr>
    </w:lvl>
    <w:lvl w:ilvl="8">
      <w:start w:val="1"/>
      <w:numFmt w:val="decimal"/>
      <w:lvlText w:val="%1.%2.%3.%4.%5.%6.%7.%8.%9"/>
      <w:lvlJc w:val="left"/>
      <w:pPr>
        <w:ind w:left="1896" w:hanging="1800"/>
      </w:pPr>
      <w:rPr>
        <w:rFonts w:hint="default"/>
      </w:rPr>
    </w:lvl>
  </w:abstractNum>
  <w:abstractNum w:abstractNumId="4" w15:restartNumberingAfterBreak="0">
    <w:nsid w:val="1E9F6495"/>
    <w:multiLevelType w:val="hybridMultilevel"/>
    <w:tmpl w:val="FA6EF020"/>
    <w:lvl w:ilvl="0" w:tplc="7A2EBAC0">
      <w:start w:val="1"/>
      <w:numFmt w:val="lowerLetter"/>
      <w:lvlText w:val="(%1)"/>
      <w:lvlJc w:val="left"/>
      <w:pPr>
        <w:ind w:left="12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54E50C">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9EF356">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225DB6">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BC00AC">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A4F5B6">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BA96C4">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78819C">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EC97FE">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00812EB"/>
    <w:multiLevelType w:val="hybridMultilevel"/>
    <w:tmpl w:val="02A866C0"/>
    <w:lvl w:ilvl="0" w:tplc="EE8E7CC4">
      <w:start w:val="1"/>
      <w:numFmt w:val="lowerLetter"/>
      <w:lvlText w:val="(%1)"/>
      <w:lvlJc w:val="left"/>
      <w:pPr>
        <w:ind w:left="1289"/>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54E50C">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9EF356">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225DB6">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BC00AC">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A4F5B6">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BA96C4">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78819C">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EC97FE">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377557B"/>
    <w:multiLevelType w:val="hybridMultilevel"/>
    <w:tmpl w:val="3D5090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99474A"/>
    <w:multiLevelType w:val="multilevel"/>
    <w:tmpl w:val="592C65D8"/>
    <w:lvl w:ilvl="0">
      <w:start w:val="6"/>
      <w:numFmt w:val="decimal"/>
      <w:lvlText w:val="%1"/>
      <w:lvlJc w:val="left"/>
      <w:pPr>
        <w:ind w:left="360" w:hanging="360"/>
      </w:pPr>
      <w:rPr>
        <w:rFonts w:hint="default"/>
      </w:rPr>
    </w:lvl>
    <w:lvl w:ilvl="1">
      <w:start w:val="6"/>
      <w:numFmt w:val="decimal"/>
      <w:lvlText w:val="%1.%2"/>
      <w:lvlJc w:val="left"/>
      <w:pPr>
        <w:ind w:left="372" w:hanging="360"/>
      </w:pPr>
      <w:rPr>
        <w:rFonts w:hint="default"/>
      </w:rPr>
    </w:lvl>
    <w:lvl w:ilvl="2">
      <w:start w:val="1"/>
      <w:numFmt w:val="decimal"/>
      <w:lvlText w:val="%1.%2.%3"/>
      <w:lvlJc w:val="left"/>
      <w:pPr>
        <w:ind w:left="744" w:hanging="720"/>
      </w:pPr>
      <w:rPr>
        <w:rFonts w:hint="default"/>
      </w:rPr>
    </w:lvl>
    <w:lvl w:ilvl="3">
      <w:start w:val="1"/>
      <w:numFmt w:val="decimal"/>
      <w:lvlText w:val="%1.%2.%3.%4"/>
      <w:lvlJc w:val="left"/>
      <w:pPr>
        <w:ind w:left="1116" w:hanging="1080"/>
      </w:pPr>
      <w:rPr>
        <w:rFonts w:hint="default"/>
      </w:rPr>
    </w:lvl>
    <w:lvl w:ilvl="4">
      <w:start w:val="1"/>
      <w:numFmt w:val="decimal"/>
      <w:lvlText w:val="%1.%2.%3.%4.%5"/>
      <w:lvlJc w:val="left"/>
      <w:pPr>
        <w:ind w:left="1128" w:hanging="1080"/>
      </w:pPr>
      <w:rPr>
        <w:rFonts w:hint="default"/>
      </w:rPr>
    </w:lvl>
    <w:lvl w:ilvl="5">
      <w:start w:val="1"/>
      <w:numFmt w:val="decimal"/>
      <w:lvlText w:val="%1.%2.%3.%4.%5.%6"/>
      <w:lvlJc w:val="left"/>
      <w:pPr>
        <w:ind w:left="1500" w:hanging="1440"/>
      </w:pPr>
      <w:rPr>
        <w:rFonts w:hint="default"/>
      </w:rPr>
    </w:lvl>
    <w:lvl w:ilvl="6">
      <w:start w:val="1"/>
      <w:numFmt w:val="decimal"/>
      <w:lvlText w:val="%1.%2.%3.%4.%5.%6.%7"/>
      <w:lvlJc w:val="left"/>
      <w:pPr>
        <w:ind w:left="1512" w:hanging="1440"/>
      </w:pPr>
      <w:rPr>
        <w:rFonts w:hint="default"/>
      </w:rPr>
    </w:lvl>
    <w:lvl w:ilvl="7">
      <w:start w:val="1"/>
      <w:numFmt w:val="decimal"/>
      <w:lvlText w:val="%1.%2.%3.%4.%5.%6.%7.%8"/>
      <w:lvlJc w:val="left"/>
      <w:pPr>
        <w:ind w:left="1884" w:hanging="1800"/>
      </w:pPr>
      <w:rPr>
        <w:rFonts w:hint="default"/>
      </w:rPr>
    </w:lvl>
    <w:lvl w:ilvl="8">
      <w:start w:val="1"/>
      <w:numFmt w:val="decimal"/>
      <w:lvlText w:val="%1.%2.%3.%4.%5.%6.%7.%8.%9"/>
      <w:lvlJc w:val="left"/>
      <w:pPr>
        <w:ind w:left="1896" w:hanging="1800"/>
      </w:pPr>
      <w:rPr>
        <w:rFonts w:hint="default"/>
      </w:rPr>
    </w:lvl>
  </w:abstractNum>
  <w:abstractNum w:abstractNumId="8" w15:restartNumberingAfterBreak="0">
    <w:nsid w:val="31E12F30"/>
    <w:multiLevelType w:val="hybridMultilevel"/>
    <w:tmpl w:val="0C22F770"/>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A80EFB"/>
    <w:multiLevelType w:val="multilevel"/>
    <w:tmpl w:val="CDB2D772"/>
    <w:lvl w:ilvl="0">
      <w:start w:val="2"/>
      <w:numFmt w:val="decimal"/>
      <w:lvlText w:val="%1"/>
      <w:lvlJc w:val="left"/>
      <w:pPr>
        <w:ind w:left="360" w:hanging="360"/>
      </w:pPr>
      <w:rPr>
        <w:rFonts w:hint="default"/>
      </w:rPr>
    </w:lvl>
    <w:lvl w:ilvl="1">
      <w:start w:val="3"/>
      <w:numFmt w:val="decimal"/>
      <w:lvlText w:val="%1.%2"/>
      <w:lvlJc w:val="left"/>
      <w:pPr>
        <w:ind w:left="372" w:hanging="360"/>
      </w:pPr>
      <w:rPr>
        <w:rFonts w:hint="default"/>
      </w:rPr>
    </w:lvl>
    <w:lvl w:ilvl="2">
      <w:start w:val="1"/>
      <w:numFmt w:val="decimal"/>
      <w:lvlText w:val="%1.%2.%3"/>
      <w:lvlJc w:val="left"/>
      <w:pPr>
        <w:ind w:left="744" w:hanging="720"/>
      </w:pPr>
      <w:rPr>
        <w:rFonts w:hint="default"/>
      </w:rPr>
    </w:lvl>
    <w:lvl w:ilvl="3">
      <w:start w:val="1"/>
      <w:numFmt w:val="decimal"/>
      <w:lvlText w:val="%1.%2.%3.%4"/>
      <w:lvlJc w:val="left"/>
      <w:pPr>
        <w:ind w:left="1116" w:hanging="1080"/>
      </w:pPr>
      <w:rPr>
        <w:rFonts w:hint="default"/>
      </w:rPr>
    </w:lvl>
    <w:lvl w:ilvl="4">
      <w:start w:val="1"/>
      <w:numFmt w:val="decimal"/>
      <w:lvlText w:val="%1.%2.%3.%4.%5"/>
      <w:lvlJc w:val="left"/>
      <w:pPr>
        <w:ind w:left="1128" w:hanging="1080"/>
      </w:pPr>
      <w:rPr>
        <w:rFonts w:hint="default"/>
      </w:rPr>
    </w:lvl>
    <w:lvl w:ilvl="5">
      <w:start w:val="1"/>
      <w:numFmt w:val="decimal"/>
      <w:lvlText w:val="%1.%2.%3.%4.%5.%6"/>
      <w:lvlJc w:val="left"/>
      <w:pPr>
        <w:ind w:left="1500" w:hanging="1440"/>
      </w:pPr>
      <w:rPr>
        <w:rFonts w:hint="default"/>
      </w:rPr>
    </w:lvl>
    <w:lvl w:ilvl="6">
      <w:start w:val="1"/>
      <w:numFmt w:val="decimal"/>
      <w:lvlText w:val="%1.%2.%3.%4.%5.%6.%7"/>
      <w:lvlJc w:val="left"/>
      <w:pPr>
        <w:ind w:left="1512" w:hanging="1440"/>
      </w:pPr>
      <w:rPr>
        <w:rFonts w:hint="default"/>
      </w:rPr>
    </w:lvl>
    <w:lvl w:ilvl="7">
      <w:start w:val="1"/>
      <w:numFmt w:val="decimal"/>
      <w:lvlText w:val="%1.%2.%3.%4.%5.%6.%7.%8"/>
      <w:lvlJc w:val="left"/>
      <w:pPr>
        <w:ind w:left="1884" w:hanging="1800"/>
      </w:pPr>
      <w:rPr>
        <w:rFonts w:hint="default"/>
      </w:rPr>
    </w:lvl>
    <w:lvl w:ilvl="8">
      <w:start w:val="1"/>
      <w:numFmt w:val="decimal"/>
      <w:lvlText w:val="%1.%2.%3.%4.%5.%6.%7.%8.%9"/>
      <w:lvlJc w:val="left"/>
      <w:pPr>
        <w:ind w:left="1896" w:hanging="1800"/>
      </w:pPr>
      <w:rPr>
        <w:rFonts w:hint="default"/>
      </w:rPr>
    </w:lvl>
  </w:abstractNum>
  <w:abstractNum w:abstractNumId="10" w15:restartNumberingAfterBreak="0">
    <w:nsid w:val="43B3733A"/>
    <w:multiLevelType w:val="multilevel"/>
    <w:tmpl w:val="88C2F2C6"/>
    <w:lvl w:ilvl="0">
      <w:start w:val="2"/>
      <w:numFmt w:val="decimal"/>
      <w:lvlText w:val="%1"/>
      <w:lvlJc w:val="left"/>
      <w:pPr>
        <w:ind w:left="360" w:hanging="360"/>
      </w:pPr>
      <w:rPr>
        <w:rFonts w:hint="default"/>
      </w:rPr>
    </w:lvl>
    <w:lvl w:ilvl="1">
      <w:start w:val="3"/>
      <w:numFmt w:val="decimal"/>
      <w:lvlText w:val="%1.%2"/>
      <w:lvlJc w:val="left"/>
      <w:pPr>
        <w:ind w:left="372" w:hanging="360"/>
      </w:pPr>
      <w:rPr>
        <w:rFonts w:hint="default"/>
      </w:rPr>
    </w:lvl>
    <w:lvl w:ilvl="2">
      <w:start w:val="1"/>
      <w:numFmt w:val="decimal"/>
      <w:lvlText w:val="%1.%2.%3"/>
      <w:lvlJc w:val="left"/>
      <w:pPr>
        <w:ind w:left="744" w:hanging="720"/>
      </w:pPr>
      <w:rPr>
        <w:rFonts w:hint="default"/>
      </w:rPr>
    </w:lvl>
    <w:lvl w:ilvl="3">
      <w:start w:val="1"/>
      <w:numFmt w:val="decimal"/>
      <w:lvlText w:val="%1.%2.%3.%4"/>
      <w:lvlJc w:val="left"/>
      <w:pPr>
        <w:ind w:left="1116" w:hanging="1080"/>
      </w:pPr>
      <w:rPr>
        <w:rFonts w:hint="default"/>
      </w:rPr>
    </w:lvl>
    <w:lvl w:ilvl="4">
      <w:start w:val="1"/>
      <w:numFmt w:val="decimal"/>
      <w:lvlText w:val="%1.%2.%3.%4.%5"/>
      <w:lvlJc w:val="left"/>
      <w:pPr>
        <w:ind w:left="1128" w:hanging="1080"/>
      </w:pPr>
      <w:rPr>
        <w:rFonts w:hint="default"/>
      </w:rPr>
    </w:lvl>
    <w:lvl w:ilvl="5">
      <w:start w:val="1"/>
      <w:numFmt w:val="decimal"/>
      <w:lvlText w:val="%1.%2.%3.%4.%5.%6"/>
      <w:lvlJc w:val="left"/>
      <w:pPr>
        <w:ind w:left="1500" w:hanging="1440"/>
      </w:pPr>
      <w:rPr>
        <w:rFonts w:hint="default"/>
      </w:rPr>
    </w:lvl>
    <w:lvl w:ilvl="6">
      <w:start w:val="1"/>
      <w:numFmt w:val="decimal"/>
      <w:lvlText w:val="%1.%2.%3.%4.%5.%6.%7"/>
      <w:lvlJc w:val="left"/>
      <w:pPr>
        <w:ind w:left="1512" w:hanging="1440"/>
      </w:pPr>
      <w:rPr>
        <w:rFonts w:hint="default"/>
      </w:rPr>
    </w:lvl>
    <w:lvl w:ilvl="7">
      <w:start w:val="1"/>
      <w:numFmt w:val="decimal"/>
      <w:lvlText w:val="%1.%2.%3.%4.%5.%6.%7.%8"/>
      <w:lvlJc w:val="left"/>
      <w:pPr>
        <w:ind w:left="1884" w:hanging="1800"/>
      </w:pPr>
      <w:rPr>
        <w:rFonts w:hint="default"/>
      </w:rPr>
    </w:lvl>
    <w:lvl w:ilvl="8">
      <w:start w:val="1"/>
      <w:numFmt w:val="decimal"/>
      <w:lvlText w:val="%1.%2.%3.%4.%5.%6.%7.%8.%9"/>
      <w:lvlJc w:val="left"/>
      <w:pPr>
        <w:ind w:left="1896" w:hanging="1800"/>
      </w:pPr>
      <w:rPr>
        <w:rFonts w:hint="default"/>
      </w:rPr>
    </w:lvl>
  </w:abstractNum>
  <w:abstractNum w:abstractNumId="11" w15:restartNumberingAfterBreak="0">
    <w:nsid w:val="47AD031A"/>
    <w:multiLevelType w:val="multilevel"/>
    <w:tmpl w:val="7C0A32B0"/>
    <w:lvl w:ilvl="0">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Letter"/>
      <w:lvlText w:val="(%3)"/>
      <w:lvlJc w:val="left"/>
      <w:pPr>
        <w:ind w:left="12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8B503C7"/>
    <w:multiLevelType w:val="multilevel"/>
    <w:tmpl w:val="200A95DE"/>
    <w:lvl w:ilvl="0">
      <w:start w:val="4"/>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1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9994365"/>
    <w:multiLevelType w:val="hybridMultilevel"/>
    <w:tmpl w:val="5CC09E66"/>
    <w:lvl w:ilvl="0" w:tplc="175ECA76">
      <w:start w:val="1"/>
      <w:numFmt w:val="lowerLetter"/>
      <w:lvlText w:val="(%1)"/>
      <w:lvlJc w:val="left"/>
      <w:pPr>
        <w:ind w:left="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1620B8">
      <w:start w:val="1"/>
      <w:numFmt w:val="lowerLetter"/>
      <w:lvlText w:val="%2"/>
      <w:lvlJc w:val="left"/>
      <w:pPr>
        <w:ind w:left="1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D2B1E4">
      <w:start w:val="1"/>
      <w:numFmt w:val="lowerRoman"/>
      <w:lvlText w:val="%3"/>
      <w:lvlJc w:val="left"/>
      <w:pPr>
        <w:ind w:left="2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6037D2">
      <w:start w:val="1"/>
      <w:numFmt w:val="decimal"/>
      <w:lvlText w:val="%4"/>
      <w:lvlJc w:val="left"/>
      <w:pPr>
        <w:ind w:left="3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124F9C">
      <w:start w:val="1"/>
      <w:numFmt w:val="lowerLetter"/>
      <w:lvlText w:val="%5"/>
      <w:lvlJc w:val="left"/>
      <w:pPr>
        <w:ind w:left="3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1E48A2">
      <w:start w:val="1"/>
      <w:numFmt w:val="lowerRoman"/>
      <w:lvlText w:val="%6"/>
      <w:lvlJc w:val="left"/>
      <w:pPr>
        <w:ind w:left="4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2053DA">
      <w:start w:val="1"/>
      <w:numFmt w:val="decimal"/>
      <w:lvlText w:val="%7"/>
      <w:lvlJc w:val="left"/>
      <w:pPr>
        <w:ind w:left="5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9CAE58">
      <w:start w:val="1"/>
      <w:numFmt w:val="lowerLetter"/>
      <w:lvlText w:val="%8"/>
      <w:lvlJc w:val="left"/>
      <w:pPr>
        <w:ind w:left="6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1C5CA6">
      <w:start w:val="1"/>
      <w:numFmt w:val="lowerRoman"/>
      <w:lvlText w:val="%9"/>
      <w:lvlJc w:val="left"/>
      <w:pPr>
        <w:ind w:left="6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B7225BB"/>
    <w:multiLevelType w:val="multilevel"/>
    <w:tmpl w:val="7248C640"/>
    <w:lvl w:ilvl="0">
      <w:start w:val="2"/>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1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E1E2677"/>
    <w:multiLevelType w:val="hybridMultilevel"/>
    <w:tmpl w:val="A74C8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A94E3E"/>
    <w:multiLevelType w:val="hybridMultilevel"/>
    <w:tmpl w:val="E0BAEA8A"/>
    <w:lvl w:ilvl="0" w:tplc="EE8E7CC4">
      <w:start w:val="1"/>
      <w:numFmt w:val="lowerLetter"/>
      <w:lvlText w:val="(%1)"/>
      <w:lvlJc w:val="left"/>
      <w:pPr>
        <w:ind w:left="1649"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090019">
      <w:start w:val="1"/>
      <w:numFmt w:val="lowerLetter"/>
      <w:lvlText w:val="%2."/>
      <w:lvlJc w:val="left"/>
      <w:pPr>
        <w:ind w:left="2369" w:hanging="360"/>
      </w:pPr>
    </w:lvl>
    <w:lvl w:ilvl="2" w:tplc="0809001B" w:tentative="1">
      <w:start w:val="1"/>
      <w:numFmt w:val="lowerRoman"/>
      <w:lvlText w:val="%3."/>
      <w:lvlJc w:val="right"/>
      <w:pPr>
        <w:ind w:left="3089" w:hanging="180"/>
      </w:pPr>
    </w:lvl>
    <w:lvl w:ilvl="3" w:tplc="0809000F" w:tentative="1">
      <w:start w:val="1"/>
      <w:numFmt w:val="decimal"/>
      <w:lvlText w:val="%4."/>
      <w:lvlJc w:val="left"/>
      <w:pPr>
        <w:ind w:left="3809" w:hanging="360"/>
      </w:pPr>
    </w:lvl>
    <w:lvl w:ilvl="4" w:tplc="08090019" w:tentative="1">
      <w:start w:val="1"/>
      <w:numFmt w:val="lowerLetter"/>
      <w:lvlText w:val="%5."/>
      <w:lvlJc w:val="left"/>
      <w:pPr>
        <w:ind w:left="4529" w:hanging="360"/>
      </w:pPr>
    </w:lvl>
    <w:lvl w:ilvl="5" w:tplc="0809001B" w:tentative="1">
      <w:start w:val="1"/>
      <w:numFmt w:val="lowerRoman"/>
      <w:lvlText w:val="%6."/>
      <w:lvlJc w:val="right"/>
      <w:pPr>
        <w:ind w:left="5249" w:hanging="180"/>
      </w:pPr>
    </w:lvl>
    <w:lvl w:ilvl="6" w:tplc="0809000F" w:tentative="1">
      <w:start w:val="1"/>
      <w:numFmt w:val="decimal"/>
      <w:lvlText w:val="%7."/>
      <w:lvlJc w:val="left"/>
      <w:pPr>
        <w:ind w:left="5969" w:hanging="360"/>
      </w:pPr>
    </w:lvl>
    <w:lvl w:ilvl="7" w:tplc="08090019" w:tentative="1">
      <w:start w:val="1"/>
      <w:numFmt w:val="lowerLetter"/>
      <w:lvlText w:val="%8."/>
      <w:lvlJc w:val="left"/>
      <w:pPr>
        <w:ind w:left="6689" w:hanging="360"/>
      </w:pPr>
    </w:lvl>
    <w:lvl w:ilvl="8" w:tplc="0809001B" w:tentative="1">
      <w:start w:val="1"/>
      <w:numFmt w:val="lowerRoman"/>
      <w:lvlText w:val="%9."/>
      <w:lvlJc w:val="right"/>
      <w:pPr>
        <w:ind w:left="7409" w:hanging="180"/>
      </w:pPr>
    </w:lvl>
  </w:abstractNum>
  <w:abstractNum w:abstractNumId="17" w15:restartNumberingAfterBreak="0">
    <w:nsid w:val="5F0E678A"/>
    <w:multiLevelType w:val="multilevel"/>
    <w:tmpl w:val="DA6E6976"/>
    <w:lvl w:ilvl="0">
      <w:start w:val="6"/>
      <w:numFmt w:val="decimal"/>
      <w:lvlText w:val="%1"/>
      <w:lvlJc w:val="left"/>
      <w:pPr>
        <w:ind w:left="360" w:hanging="360"/>
      </w:pPr>
      <w:rPr>
        <w:rFonts w:hint="default"/>
      </w:rPr>
    </w:lvl>
    <w:lvl w:ilvl="1">
      <w:start w:val="6"/>
      <w:numFmt w:val="decimal"/>
      <w:lvlText w:val="%1.%2"/>
      <w:lvlJc w:val="left"/>
      <w:pPr>
        <w:ind w:left="372" w:hanging="360"/>
      </w:pPr>
      <w:rPr>
        <w:rFonts w:hint="default"/>
      </w:rPr>
    </w:lvl>
    <w:lvl w:ilvl="2">
      <w:start w:val="1"/>
      <w:numFmt w:val="decimal"/>
      <w:lvlText w:val="%1.%2.%3"/>
      <w:lvlJc w:val="left"/>
      <w:pPr>
        <w:ind w:left="744" w:hanging="720"/>
      </w:pPr>
      <w:rPr>
        <w:rFonts w:hint="default"/>
      </w:rPr>
    </w:lvl>
    <w:lvl w:ilvl="3">
      <w:start w:val="1"/>
      <w:numFmt w:val="decimal"/>
      <w:lvlText w:val="%1.%2.%3.%4"/>
      <w:lvlJc w:val="left"/>
      <w:pPr>
        <w:ind w:left="1116" w:hanging="1080"/>
      </w:pPr>
      <w:rPr>
        <w:rFonts w:hint="default"/>
      </w:rPr>
    </w:lvl>
    <w:lvl w:ilvl="4">
      <w:start w:val="1"/>
      <w:numFmt w:val="decimal"/>
      <w:lvlText w:val="%1.%2.%3.%4.%5"/>
      <w:lvlJc w:val="left"/>
      <w:pPr>
        <w:ind w:left="1128" w:hanging="1080"/>
      </w:pPr>
      <w:rPr>
        <w:rFonts w:hint="default"/>
      </w:rPr>
    </w:lvl>
    <w:lvl w:ilvl="5">
      <w:start w:val="1"/>
      <w:numFmt w:val="decimal"/>
      <w:lvlText w:val="%1.%2.%3.%4.%5.%6"/>
      <w:lvlJc w:val="left"/>
      <w:pPr>
        <w:ind w:left="1500" w:hanging="1440"/>
      </w:pPr>
      <w:rPr>
        <w:rFonts w:hint="default"/>
      </w:rPr>
    </w:lvl>
    <w:lvl w:ilvl="6">
      <w:start w:val="1"/>
      <w:numFmt w:val="decimal"/>
      <w:lvlText w:val="%1.%2.%3.%4.%5.%6.%7"/>
      <w:lvlJc w:val="left"/>
      <w:pPr>
        <w:ind w:left="1512" w:hanging="1440"/>
      </w:pPr>
      <w:rPr>
        <w:rFonts w:hint="default"/>
      </w:rPr>
    </w:lvl>
    <w:lvl w:ilvl="7">
      <w:start w:val="1"/>
      <w:numFmt w:val="decimal"/>
      <w:lvlText w:val="%1.%2.%3.%4.%5.%6.%7.%8"/>
      <w:lvlJc w:val="left"/>
      <w:pPr>
        <w:ind w:left="1884" w:hanging="1800"/>
      </w:pPr>
      <w:rPr>
        <w:rFonts w:hint="default"/>
      </w:rPr>
    </w:lvl>
    <w:lvl w:ilvl="8">
      <w:start w:val="1"/>
      <w:numFmt w:val="decimal"/>
      <w:lvlText w:val="%1.%2.%3.%4.%5.%6.%7.%8.%9"/>
      <w:lvlJc w:val="left"/>
      <w:pPr>
        <w:ind w:left="1896" w:hanging="1800"/>
      </w:pPr>
      <w:rPr>
        <w:rFonts w:hint="default"/>
      </w:rPr>
    </w:lvl>
  </w:abstractNum>
  <w:abstractNum w:abstractNumId="18" w15:restartNumberingAfterBreak="0">
    <w:nsid w:val="62C84D82"/>
    <w:multiLevelType w:val="multilevel"/>
    <w:tmpl w:val="4F608A3E"/>
    <w:lvl w:ilvl="0">
      <w:start w:val="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8C52552"/>
    <w:multiLevelType w:val="multilevel"/>
    <w:tmpl w:val="EE605D3E"/>
    <w:lvl w:ilvl="0">
      <w:start w:val="2"/>
      <w:numFmt w:val="decimal"/>
      <w:lvlText w:val="%1"/>
      <w:lvlJc w:val="left"/>
      <w:pPr>
        <w:ind w:left="360" w:hanging="360"/>
      </w:pPr>
      <w:rPr>
        <w:rFonts w:hint="default"/>
      </w:rPr>
    </w:lvl>
    <w:lvl w:ilvl="1">
      <w:start w:val="3"/>
      <w:numFmt w:val="decimal"/>
      <w:lvlText w:val="%1.%2"/>
      <w:lvlJc w:val="left"/>
      <w:pPr>
        <w:ind w:left="372" w:hanging="360"/>
      </w:pPr>
      <w:rPr>
        <w:rFonts w:hint="default"/>
      </w:rPr>
    </w:lvl>
    <w:lvl w:ilvl="2">
      <w:start w:val="1"/>
      <w:numFmt w:val="decimal"/>
      <w:lvlText w:val="%1.%2.%3"/>
      <w:lvlJc w:val="left"/>
      <w:pPr>
        <w:ind w:left="744" w:hanging="720"/>
      </w:pPr>
      <w:rPr>
        <w:rFonts w:hint="default"/>
      </w:rPr>
    </w:lvl>
    <w:lvl w:ilvl="3">
      <w:start w:val="1"/>
      <w:numFmt w:val="decimal"/>
      <w:lvlText w:val="%1.%2.%3.%4"/>
      <w:lvlJc w:val="left"/>
      <w:pPr>
        <w:ind w:left="1116" w:hanging="1080"/>
      </w:pPr>
      <w:rPr>
        <w:rFonts w:hint="default"/>
      </w:rPr>
    </w:lvl>
    <w:lvl w:ilvl="4">
      <w:start w:val="1"/>
      <w:numFmt w:val="decimal"/>
      <w:lvlText w:val="%1.%2.%3.%4.%5"/>
      <w:lvlJc w:val="left"/>
      <w:pPr>
        <w:ind w:left="1128" w:hanging="1080"/>
      </w:pPr>
      <w:rPr>
        <w:rFonts w:hint="default"/>
      </w:rPr>
    </w:lvl>
    <w:lvl w:ilvl="5">
      <w:start w:val="1"/>
      <w:numFmt w:val="decimal"/>
      <w:lvlText w:val="%1.%2.%3.%4.%5.%6"/>
      <w:lvlJc w:val="left"/>
      <w:pPr>
        <w:ind w:left="1500" w:hanging="1440"/>
      </w:pPr>
      <w:rPr>
        <w:rFonts w:hint="default"/>
      </w:rPr>
    </w:lvl>
    <w:lvl w:ilvl="6">
      <w:start w:val="1"/>
      <w:numFmt w:val="decimal"/>
      <w:lvlText w:val="%1.%2.%3.%4.%5.%6.%7"/>
      <w:lvlJc w:val="left"/>
      <w:pPr>
        <w:ind w:left="1512" w:hanging="1440"/>
      </w:pPr>
      <w:rPr>
        <w:rFonts w:hint="default"/>
      </w:rPr>
    </w:lvl>
    <w:lvl w:ilvl="7">
      <w:start w:val="1"/>
      <w:numFmt w:val="decimal"/>
      <w:lvlText w:val="%1.%2.%3.%4.%5.%6.%7.%8"/>
      <w:lvlJc w:val="left"/>
      <w:pPr>
        <w:ind w:left="1884" w:hanging="1800"/>
      </w:pPr>
      <w:rPr>
        <w:rFonts w:hint="default"/>
      </w:rPr>
    </w:lvl>
    <w:lvl w:ilvl="8">
      <w:start w:val="1"/>
      <w:numFmt w:val="decimal"/>
      <w:lvlText w:val="%1.%2.%3.%4.%5.%6.%7.%8.%9"/>
      <w:lvlJc w:val="left"/>
      <w:pPr>
        <w:ind w:left="1896" w:hanging="1800"/>
      </w:pPr>
      <w:rPr>
        <w:rFonts w:hint="default"/>
      </w:rPr>
    </w:lvl>
  </w:abstractNum>
  <w:abstractNum w:abstractNumId="20" w15:restartNumberingAfterBreak="0">
    <w:nsid w:val="68CB0AAB"/>
    <w:multiLevelType w:val="hybridMultilevel"/>
    <w:tmpl w:val="F240491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987211C"/>
    <w:multiLevelType w:val="hybridMultilevel"/>
    <w:tmpl w:val="B928B84E"/>
    <w:lvl w:ilvl="0" w:tplc="EE8E7CC4">
      <w:start w:val="1"/>
      <w:numFmt w:val="lowerLetter"/>
      <w:lvlText w:val="(%1)"/>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0177710"/>
    <w:multiLevelType w:val="multilevel"/>
    <w:tmpl w:val="DCF68744"/>
    <w:lvl w:ilvl="0">
      <w:start w:val="6"/>
      <w:numFmt w:val="decimal"/>
      <w:lvlText w:val="%1"/>
      <w:lvlJc w:val="left"/>
      <w:pPr>
        <w:ind w:left="360" w:hanging="360"/>
      </w:pPr>
      <w:rPr>
        <w:rFonts w:hint="default"/>
      </w:rPr>
    </w:lvl>
    <w:lvl w:ilvl="1">
      <w:start w:val="6"/>
      <w:numFmt w:val="decimal"/>
      <w:lvlText w:val="%1.%2"/>
      <w:lvlJc w:val="left"/>
      <w:pPr>
        <w:ind w:left="372" w:hanging="360"/>
      </w:pPr>
      <w:rPr>
        <w:rFonts w:hint="default"/>
      </w:rPr>
    </w:lvl>
    <w:lvl w:ilvl="2">
      <w:start w:val="1"/>
      <w:numFmt w:val="decimal"/>
      <w:lvlText w:val="%1.%2.%3"/>
      <w:lvlJc w:val="left"/>
      <w:pPr>
        <w:ind w:left="744" w:hanging="720"/>
      </w:pPr>
      <w:rPr>
        <w:rFonts w:hint="default"/>
      </w:rPr>
    </w:lvl>
    <w:lvl w:ilvl="3">
      <w:start w:val="1"/>
      <w:numFmt w:val="decimal"/>
      <w:lvlText w:val="%1.%2.%3.%4"/>
      <w:lvlJc w:val="left"/>
      <w:pPr>
        <w:ind w:left="1116" w:hanging="1080"/>
      </w:pPr>
      <w:rPr>
        <w:rFonts w:hint="default"/>
      </w:rPr>
    </w:lvl>
    <w:lvl w:ilvl="4">
      <w:start w:val="1"/>
      <w:numFmt w:val="decimal"/>
      <w:lvlText w:val="%1.%2.%3.%4.%5"/>
      <w:lvlJc w:val="left"/>
      <w:pPr>
        <w:ind w:left="1128" w:hanging="1080"/>
      </w:pPr>
      <w:rPr>
        <w:rFonts w:hint="default"/>
      </w:rPr>
    </w:lvl>
    <w:lvl w:ilvl="5">
      <w:start w:val="1"/>
      <w:numFmt w:val="decimal"/>
      <w:lvlText w:val="%1.%2.%3.%4.%5.%6"/>
      <w:lvlJc w:val="left"/>
      <w:pPr>
        <w:ind w:left="1500" w:hanging="1440"/>
      </w:pPr>
      <w:rPr>
        <w:rFonts w:hint="default"/>
      </w:rPr>
    </w:lvl>
    <w:lvl w:ilvl="6">
      <w:start w:val="1"/>
      <w:numFmt w:val="decimal"/>
      <w:lvlText w:val="%1.%2.%3.%4.%5.%6.%7"/>
      <w:lvlJc w:val="left"/>
      <w:pPr>
        <w:ind w:left="1512" w:hanging="1440"/>
      </w:pPr>
      <w:rPr>
        <w:rFonts w:hint="default"/>
      </w:rPr>
    </w:lvl>
    <w:lvl w:ilvl="7">
      <w:start w:val="1"/>
      <w:numFmt w:val="decimal"/>
      <w:lvlText w:val="%1.%2.%3.%4.%5.%6.%7.%8"/>
      <w:lvlJc w:val="left"/>
      <w:pPr>
        <w:ind w:left="1884" w:hanging="1800"/>
      </w:pPr>
      <w:rPr>
        <w:rFonts w:hint="default"/>
      </w:rPr>
    </w:lvl>
    <w:lvl w:ilvl="8">
      <w:start w:val="1"/>
      <w:numFmt w:val="decimal"/>
      <w:lvlText w:val="%1.%2.%3.%4.%5.%6.%7.%8.%9"/>
      <w:lvlJc w:val="left"/>
      <w:pPr>
        <w:ind w:left="1896" w:hanging="1800"/>
      </w:pPr>
      <w:rPr>
        <w:rFonts w:hint="default"/>
      </w:rPr>
    </w:lvl>
  </w:abstractNum>
  <w:abstractNum w:abstractNumId="23" w15:restartNumberingAfterBreak="0">
    <w:nsid w:val="732658D3"/>
    <w:multiLevelType w:val="hybridMultilevel"/>
    <w:tmpl w:val="AB08F788"/>
    <w:lvl w:ilvl="0" w:tplc="D34EEDE4">
      <w:start w:val="5"/>
      <w:numFmt w:val="lowerLetter"/>
      <w:lvlText w:val="(%1)"/>
      <w:lvlJc w:val="left"/>
      <w:pPr>
        <w:ind w:left="14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9E7C28">
      <w:start w:val="1"/>
      <w:numFmt w:val="lowerLetter"/>
      <w:lvlText w:val="%2"/>
      <w:lvlJc w:val="left"/>
      <w:pPr>
        <w:ind w:left="1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A23E54">
      <w:start w:val="1"/>
      <w:numFmt w:val="lowerRoman"/>
      <w:lvlText w:val="%3"/>
      <w:lvlJc w:val="left"/>
      <w:pPr>
        <w:ind w:left="2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726DE0">
      <w:start w:val="1"/>
      <w:numFmt w:val="decimal"/>
      <w:lvlText w:val="%4"/>
      <w:lvlJc w:val="left"/>
      <w:pPr>
        <w:ind w:left="3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BC8F84">
      <w:start w:val="1"/>
      <w:numFmt w:val="lowerLetter"/>
      <w:lvlText w:val="%5"/>
      <w:lvlJc w:val="left"/>
      <w:pPr>
        <w:ind w:left="3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1C8408">
      <w:start w:val="1"/>
      <w:numFmt w:val="lowerRoman"/>
      <w:lvlText w:val="%6"/>
      <w:lvlJc w:val="left"/>
      <w:pPr>
        <w:ind w:left="4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EEE623E">
      <w:start w:val="1"/>
      <w:numFmt w:val="decimal"/>
      <w:lvlText w:val="%7"/>
      <w:lvlJc w:val="left"/>
      <w:pPr>
        <w:ind w:left="5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661D3C">
      <w:start w:val="1"/>
      <w:numFmt w:val="lowerLetter"/>
      <w:lvlText w:val="%8"/>
      <w:lvlJc w:val="left"/>
      <w:pPr>
        <w:ind w:left="6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A4011AE">
      <w:start w:val="1"/>
      <w:numFmt w:val="lowerRoman"/>
      <w:lvlText w:val="%9"/>
      <w:lvlJc w:val="left"/>
      <w:pPr>
        <w:ind w:left="6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4407B4B"/>
    <w:multiLevelType w:val="multilevel"/>
    <w:tmpl w:val="7A9299C2"/>
    <w:lvl w:ilvl="0">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289"/>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5383459"/>
    <w:multiLevelType w:val="hybridMultilevel"/>
    <w:tmpl w:val="E592B5A0"/>
    <w:lvl w:ilvl="0" w:tplc="0809000B">
      <w:start w:val="1"/>
      <w:numFmt w:val="bullet"/>
      <w:lvlText w:val=""/>
      <w:lvlJc w:val="left"/>
      <w:pPr>
        <w:ind w:left="1289"/>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54E50C">
      <w:start w:val="1"/>
      <w:numFmt w:val="lowerLetter"/>
      <w:lvlText w:val="%2"/>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9EF356">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225DB6">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BC00AC">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A4F5B6">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BA96C4">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78819C">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EC97FE">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5807DE3"/>
    <w:multiLevelType w:val="hybridMultilevel"/>
    <w:tmpl w:val="605C431C"/>
    <w:lvl w:ilvl="0" w:tplc="EE8E7CC4">
      <w:start w:val="1"/>
      <w:numFmt w:val="lowerLetter"/>
      <w:lvlText w:val="(%1)"/>
      <w:lvlJc w:val="left"/>
      <w:pPr>
        <w:ind w:left="12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B0266C">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86DDF0">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483BC2">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A4BF34">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4274F6">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98664C">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6E13FE">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668486">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6986634"/>
    <w:multiLevelType w:val="hybridMultilevel"/>
    <w:tmpl w:val="FAA41552"/>
    <w:lvl w:ilvl="0" w:tplc="615EA922">
      <w:start w:val="1"/>
      <w:numFmt w:val="lowerLetter"/>
      <w:lvlText w:val="(%1)"/>
      <w:lvlJc w:val="left"/>
      <w:pPr>
        <w:ind w:left="12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767C3E">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846CAA">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DA1E14">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7004BA">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22195E">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589A7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4207D0">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6DA2AEC">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AC11396"/>
    <w:multiLevelType w:val="hybridMultilevel"/>
    <w:tmpl w:val="347A9580"/>
    <w:lvl w:ilvl="0" w:tplc="CE46001A">
      <w:start w:val="1"/>
      <w:numFmt w:val="bullet"/>
      <w:lvlText w:val="•"/>
      <w:lvlJc w:val="left"/>
      <w:pPr>
        <w:ind w:left="1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4439A4">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0C6224">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AA836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56F7D6">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6661BEC">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0E49F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26D6DC">
      <w:start w:val="1"/>
      <w:numFmt w:val="bullet"/>
      <w:lvlText w:val="o"/>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08C07E">
      <w:start w:val="1"/>
      <w:numFmt w:val="bullet"/>
      <w:lvlText w:val="▪"/>
      <w:lvlJc w:val="left"/>
      <w:pPr>
        <w:ind w:left="7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EF07E74"/>
    <w:multiLevelType w:val="hybridMultilevel"/>
    <w:tmpl w:val="FAA41552"/>
    <w:lvl w:ilvl="0" w:tplc="615EA922">
      <w:start w:val="1"/>
      <w:numFmt w:val="lowerLetter"/>
      <w:lvlText w:val="(%1)"/>
      <w:lvlJc w:val="left"/>
      <w:pPr>
        <w:ind w:left="12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767C3E">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846CAA">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DA1E14">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7004BA">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22195E">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589A7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4207D0">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6DA2AEC">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134788875">
    <w:abstractNumId w:val="26"/>
  </w:num>
  <w:num w:numId="2" w16cid:durableId="1226645720">
    <w:abstractNumId w:val="11"/>
  </w:num>
  <w:num w:numId="3" w16cid:durableId="1051052">
    <w:abstractNumId w:val="29"/>
  </w:num>
  <w:num w:numId="4" w16cid:durableId="1204636169">
    <w:abstractNumId w:val="1"/>
  </w:num>
  <w:num w:numId="5" w16cid:durableId="729234933">
    <w:abstractNumId w:val="12"/>
  </w:num>
  <w:num w:numId="6" w16cid:durableId="434404645">
    <w:abstractNumId w:val="28"/>
  </w:num>
  <w:num w:numId="7" w16cid:durableId="180706188">
    <w:abstractNumId w:val="2"/>
  </w:num>
  <w:num w:numId="8" w16cid:durableId="206335084">
    <w:abstractNumId w:val="4"/>
  </w:num>
  <w:num w:numId="9" w16cid:durableId="1109161728">
    <w:abstractNumId w:val="13"/>
  </w:num>
  <w:num w:numId="10" w16cid:durableId="1833519033">
    <w:abstractNumId w:val="23"/>
  </w:num>
  <w:num w:numId="11" w16cid:durableId="344866840">
    <w:abstractNumId w:val="14"/>
  </w:num>
  <w:num w:numId="12" w16cid:durableId="8919355">
    <w:abstractNumId w:val="3"/>
  </w:num>
  <w:num w:numId="13" w16cid:durableId="682972825">
    <w:abstractNumId w:val="18"/>
  </w:num>
  <w:num w:numId="14" w16cid:durableId="1777095196">
    <w:abstractNumId w:val="7"/>
  </w:num>
  <w:num w:numId="15" w16cid:durableId="1092163493">
    <w:abstractNumId w:val="17"/>
  </w:num>
  <w:num w:numId="16" w16cid:durableId="2119060214">
    <w:abstractNumId w:val="22"/>
  </w:num>
  <w:num w:numId="17" w16cid:durableId="96875731">
    <w:abstractNumId w:val="19"/>
  </w:num>
  <w:num w:numId="18" w16cid:durableId="823277350">
    <w:abstractNumId w:val="9"/>
  </w:num>
  <w:num w:numId="19" w16cid:durableId="942616845">
    <w:abstractNumId w:val="10"/>
  </w:num>
  <w:num w:numId="20" w16cid:durableId="406810233">
    <w:abstractNumId w:val="27"/>
  </w:num>
  <w:num w:numId="21" w16cid:durableId="687368181">
    <w:abstractNumId w:val="6"/>
  </w:num>
  <w:num w:numId="22" w16cid:durableId="1825582692">
    <w:abstractNumId w:val="8"/>
  </w:num>
  <w:num w:numId="23" w16cid:durableId="349649837">
    <w:abstractNumId w:val="20"/>
  </w:num>
  <w:num w:numId="24" w16cid:durableId="67310431">
    <w:abstractNumId w:val="25"/>
  </w:num>
  <w:num w:numId="25" w16cid:durableId="2100519151">
    <w:abstractNumId w:val="24"/>
  </w:num>
  <w:num w:numId="26" w16cid:durableId="1464424621">
    <w:abstractNumId w:val="16"/>
  </w:num>
  <w:num w:numId="27" w16cid:durableId="981425978">
    <w:abstractNumId w:val="5"/>
  </w:num>
  <w:num w:numId="28" w16cid:durableId="978802179">
    <w:abstractNumId w:val="15"/>
  </w:num>
  <w:num w:numId="29" w16cid:durableId="581795142">
    <w:abstractNumId w:val="21"/>
  </w:num>
  <w:num w:numId="30" w16cid:durableId="5111467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D730F5"/>
    <w:rsid w:val="00345862"/>
    <w:rsid w:val="003C39E9"/>
    <w:rsid w:val="00485AFF"/>
    <w:rsid w:val="004C5A7E"/>
    <w:rsid w:val="00555CD3"/>
    <w:rsid w:val="005E33BB"/>
    <w:rsid w:val="006010BD"/>
    <w:rsid w:val="006976EC"/>
    <w:rsid w:val="006A37BB"/>
    <w:rsid w:val="008755DE"/>
    <w:rsid w:val="008D3836"/>
    <w:rsid w:val="00A02D5E"/>
    <w:rsid w:val="00A535FF"/>
    <w:rsid w:val="00A662E2"/>
    <w:rsid w:val="00AC314D"/>
    <w:rsid w:val="00AC4DF2"/>
    <w:rsid w:val="00AF0291"/>
    <w:rsid w:val="00BB516D"/>
    <w:rsid w:val="00BE5695"/>
    <w:rsid w:val="00C373C5"/>
    <w:rsid w:val="00CD7FD1"/>
    <w:rsid w:val="00D730F5"/>
    <w:rsid w:val="00EA50C8"/>
    <w:rsid w:val="00EC148F"/>
    <w:rsid w:val="00EC3216"/>
    <w:rsid w:val="00F12EDA"/>
    <w:rsid w:val="00FA4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12" w:line="250" w:lineRule="auto"/>
      <w:ind w:left="730" w:hanging="718"/>
      <w:pPrChange w:id="0" w:author="Jill Guild" w:date="2026-09-25T20:04:00Z">
        <w:pPr>
          <w:widowControl w:val="0"/>
          <w:spacing w:after="200" w:line="276" w:lineRule="auto"/>
        </w:pPr>
      </w:pPrChange>
    </w:pPr>
    <w:rPr>
      <w:rFonts w:ascii="Arial" w:eastAsia="Arial" w:hAnsi="Arial" w:cs="Arial"/>
      <w:color w:val="000000"/>
      <w:sz w:val="24"/>
      <w:lang w:val="en-GB" w:eastAsia="en-GB"/>
      <w:rPrChange w:id="0" w:author="Jill Guild" w:date="2026-09-25T20:04:00Z">
        <w:rPr>
          <w:rFonts w:asciiTheme="minorHAnsi" w:eastAsiaTheme="minorHAnsi" w:hAnsiTheme="minorHAnsi" w:cstheme="minorBidi"/>
          <w:sz w:val="22"/>
          <w:szCs w:val="22"/>
          <w:lang w:val="en-US" w:eastAsia="en-US" w:bidi="ar-SA"/>
        </w:rPr>
      </w:rPrChange>
    </w:rPr>
  </w:style>
  <w:style w:type="paragraph" w:styleId="Heading1">
    <w:name w:val="heading 1"/>
    <w:next w:val="Normal"/>
    <w:link w:val="Heading1Char"/>
    <w:uiPriority w:val="9"/>
    <w:unhideWhenUsed/>
    <w:qFormat/>
    <w:pPr>
      <w:keepNext/>
      <w:keepLines/>
      <w:widowControl/>
      <w:spacing w:after="102" w:line="259" w:lineRule="auto"/>
      <w:ind w:left="10" w:right="1069" w:hanging="10"/>
      <w:outlineLvl w:val="0"/>
      <w:pPrChange w:id="1" w:author="Jill Guild" w:date="2026-09-25T20:04:00Z">
        <w:pPr>
          <w:keepNext/>
          <w:keepLines/>
          <w:spacing w:after="102" w:line="259" w:lineRule="auto"/>
          <w:ind w:left="10" w:right="1069" w:hanging="10"/>
          <w:outlineLvl w:val="0"/>
        </w:pPr>
      </w:pPrChange>
    </w:pPr>
    <w:rPr>
      <w:rFonts w:ascii="Arial" w:eastAsia="Arial" w:hAnsi="Arial" w:cs="Arial"/>
      <w:b/>
      <w:color w:val="000000"/>
      <w:sz w:val="24"/>
      <w:lang w:val="en-GB" w:eastAsia="en-GB"/>
      <w:rPrChange w:id="1" w:author="Jill Guild" w:date="2026-09-25T20:04:00Z">
        <w:rPr>
          <w:rFonts w:ascii="Arial" w:eastAsia="Arial" w:hAnsi="Arial" w:cs="Arial"/>
          <w:b/>
          <w:color w:val="000000"/>
          <w:sz w:val="24"/>
          <w:szCs w:val="22"/>
          <w:lang w:val="en-GB" w:eastAsia="en-GB" w:bidi="ar-SA"/>
        </w:rPr>
      </w:rPrChange>
    </w:rPr>
  </w:style>
  <w:style w:type="paragraph" w:styleId="Heading2">
    <w:name w:val="heading 2"/>
    <w:next w:val="Normal"/>
    <w:link w:val="Heading2Char"/>
    <w:uiPriority w:val="9"/>
    <w:unhideWhenUsed/>
    <w:qFormat/>
    <w:pPr>
      <w:keepNext/>
      <w:keepLines/>
      <w:widowControl/>
      <w:spacing w:after="102" w:line="259" w:lineRule="auto"/>
      <w:ind w:left="10" w:right="1069" w:hanging="10"/>
      <w:outlineLvl w:val="1"/>
      <w:pPrChange w:id="2" w:author="Jill Guild" w:date="2026-09-25T20:04:00Z">
        <w:pPr>
          <w:keepNext/>
          <w:keepLines/>
          <w:spacing w:after="102" w:line="259" w:lineRule="auto"/>
          <w:ind w:left="10" w:right="1069" w:hanging="10"/>
          <w:outlineLvl w:val="1"/>
        </w:pPr>
      </w:pPrChange>
    </w:pPr>
    <w:rPr>
      <w:rFonts w:ascii="Arial" w:eastAsia="Arial" w:hAnsi="Arial" w:cs="Arial"/>
      <w:b/>
      <w:color w:val="000000"/>
      <w:sz w:val="24"/>
      <w:lang w:val="en-GB" w:eastAsia="en-GB"/>
      <w:rPrChange w:id="2" w:author="Jill Guild" w:date="2026-09-25T20:04:00Z">
        <w:rPr>
          <w:rFonts w:ascii="Arial" w:eastAsia="Arial" w:hAnsi="Arial" w:cs="Arial"/>
          <w:b/>
          <w:color w:val="000000"/>
          <w:sz w:val="24"/>
          <w:szCs w:val="22"/>
          <w:lang w:val="en-GB" w:eastAsia="en-GB"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5FF"/>
    <w:rPr>
      <w:rFonts w:ascii="Arial" w:eastAsia="Arial" w:hAnsi="Arial" w:cs="Arial"/>
      <w:b/>
      <w:color w:val="000000"/>
      <w:sz w:val="24"/>
      <w:lang w:val="en-GB" w:eastAsia="en-GB"/>
    </w:rPr>
  </w:style>
  <w:style w:type="character" w:customStyle="1" w:styleId="Heading2Char">
    <w:name w:val="Heading 2 Char"/>
    <w:basedOn w:val="DefaultParagraphFont"/>
    <w:link w:val="Heading2"/>
    <w:uiPriority w:val="9"/>
    <w:rsid w:val="00A535FF"/>
    <w:rPr>
      <w:rFonts w:ascii="Arial" w:eastAsia="Arial" w:hAnsi="Arial" w:cs="Arial"/>
      <w:b/>
      <w:color w:val="000000"/>
      <w:sz w:val="24"/>
      <w:lang w:val="en-GB" w:eastAsia="en-GB"/>
    </w:rPr>
  </w:style>
  <w:style w:type="paragraph" w:styleId="ListParagraph">
    <w:name w:val="List Paragraph"/>
    <w:basedOn w:val="Normal"/>
    <w:uiPriority w:val="34"/>
    <w:qFormat/>
    <w:rsid w:val="00EA50C8"/>
    <w:pPr>
      <w:ind w:left="720"/>
      <w:contextualSpacing/>
      <w:pPrChange w:id="3" w:author="Jill Guild" w:date="2026-09-25T20:04:00Z">
        <w:pPr>
          <w:spacing w:after="112" w:line="250" w:lineRule="auto"/>
          <w:ind w:left="720" w:hanging="718"/>
          <w:contextualSpacing/>
        </w:pPr>
      </w:pPrChange>
    </w:pPr>
    <w:rPr>
      <w:rPrChange w:id="3" w:author="Jill Guild" w:date="2026-09-25T20:04:00Z">
        <w:rPr>
          <w:rFonts w:ascii="Arial" w:eastAsia="Arial" w:hAnsi="Arial" w:cs="Arial"/>
          <w:color w:val="000000"/>
          <w:sz w:val="24"/>
          <w:szCs w:val="22"/>
          <w:lang w:val="en-GB" w:eastAsia="en-GB" w:bidi="ar-SA"/>
        </w:rPr>
      </w:rPrChange>
    </w:rPr>
  </w:style>
  <w:style w:type="paragraph" w:styleId="NoSpacing">
    <w:name w:val="No Spacing"/>
    <w:uiPriority w:val="1"/>
    <w:qFormat/>
    <w:rsid w:val="00EA50C8"/>
    <w:pPr>
      <w:widowControl/>
      <w:spacing w:after="0" w:line="240" w:lineRule="auto"/>
      <w:ind w:left="730" w:hanging="718"/>
      <w:pPrChange w:id="4" w:author="Jill Guild" w:date="2026-09-25T20:04:00Z">
        <w:pPr>
          <w:ind w:left="730" w:hanging="718"/>
        </w:pPr>
      </w:pPrChange>
    </w:pPr>
    <w:rPr>
      <w:rFonts w:ascii="Arial" w:eastAsia="Arial" w:hAnsi="Arial" w:cs="Arial"/>
      <w:color w:val="000000"/>
      <w:sz w:val="24"/>
      <w:lang w:val="en-GB" w:eastAsia="en-GB"/>
      <w:rPrChange w:id="4" w:author="Jill Guild" w:date="2026-09-25T20:04:00Z">
        <w:rPr>
          <w:rFonts w:ascii="Arial" w:eastAsia="Arial" w:hAnsi="Arial" w:cs="Arial"/>
          <w:color w:val="000000"/>
          <w:sz w:val="24"/>
          <w:szCs w:val="22"/>
          <w:lang w:val="en-GB" w:eastAsia="en-GB" w:bidi="ar-SA"/>
        </w:rPr>
      </w:rPrChange>
    </w:rPr>
  </w:style>
  <w:style w:type="paragraph" w:styleId="BalloonText">
    <w:name w:val="Balloon Text"/>
    <w:basedOn w:val="Normal"/>
    <w:link w:val="BalloonTextChar"/>
    <w:uiPriority w:val="99"/>
    <w:semiHidden/>
    <w:unhideWhenUsed/>
    <w:rsid w:val="00555CD3"/>
    <w:pPr>
      <w:spacing w:after="0" w:line="240" w:lineRule="auto"/>
      <w:pPrChange w:id="5" w:author="Jill Guild" w:date="2026-09-25T20:04:00Z">
        <w:pPr>
          <w:ind w:left="730" w:hanging="718"/>
        </w:pPr>
      </w:pPrChange>
    </w:pPr>
    <w:rPr>
      <w:rFonts w:ascii="Segoe UI" w:hAnsi="Segoe UI" w:cs="Segoe UI"/>
      <w:sz w:val="18"/>
      <w:szCs w:val="18"/>
      <w:rPrChange w:id="5" w:author="Jill Guild" w:date="2026-09-25T20:04:00Z">
        <w:rPr>
          <w:rFonts w:ascii="Segoe UI" w:eastAsia="Arial" w:hAnsi="Segoe UI" w:cs="Segoe UI"/>
          <w:color w:val="000000"/>
          <w:sz w:val="18"/>
          <w:szCs w:val="18"/>
          <w:lang w:val="en-GB" w:eastAsia="en-GB" w:bidi="ar-SA"/>
        </w:rPr>
      </w:rPrChange>
    </w:rPr>
  </w:style>
  <w:style w:type="character" w:customStyle="1" w:styleId="BalloonTextChar">
    <w:name w:val="Balloon Text Char"/>
    <w:basedOn w:val="DefaultParagraphFont"/>
    <w:link w:val="BalloonText"/>
    <w:uiPriority w:val="99"/>
    <w:semiHidden/>
    <w:rsid w:val="00A535FF"/>
    <w:rPr>
      <w:rFonts w:ascii="Segoe UI" w:eastAsia="Arial" w:hAnsi="Segoe UI" w:cs="Segoe UI"/>
      <w:color w:val="000000"/>
      <w:sz w:val="18"/>
      <w:szCs w:val="18"/>
      <w:lang w:val="en-GB" w:eastAsia="en-GB"/>
    </w:rPr>
  </w:style>
  <w:style w:type="paragraph" w:styleId="Revision">
    <w:name w:val="Revision"/>
    <w:hidden/>
    <w:uiPriority w:val="99"/>
    <w:semiHidden/>
    <w:rsid w:val="003C39E9"/>
    <w:pPr>
      <w:widowControl/>
      <w:spacing w:after="0" w:line="240" w:lineRule="auto"/>
      <w:pPrChange w:id="6" w:author="Jill Guild" w:date="2026-09-25T20:04:00Z">
        <w:pPr/>
      </w:pPrChange>
    </w:pPr>
    <w:rPr>
      <w:rFonts w:ascii="Arial" w:eastAsia="Arial" w:hAnsi="Arial" w:cs="Arial"/>
      <w:color w:val="000000"/>
      <w:sz w:val="24"/>
      <w:lang w:val="en-GB" w:eastAsia="en-GB"/>
      <w:rPrChange w:id="6" w:author="Jill Guild" w:date="2026-09-25T20:04:00Z">
        <w:rPr>
          <w:rFonts w:ascii="Arial" w:eastAsia="Arial" w:hAnsi="Arial" w:cs="Arial"/>
          <w:color w:val="000000"/>
          <w:sz w:val="24"/>
          <w:szCs w:val="22"/>
          <w:lang w:val="en-GB" w:eastAsia="en-GB" w:bidi="ar-SA"/>
        </w:rPr>
      </w:rPrChange>
    </w:rPr>
  </w:style>
  <w:style w:type="numbering" w:customStyle="1" w:styleId="CurrentList1">
    <w:name w:val="Current List1"/>
    <w:uiPriority w:val="99"/>
    <w:rsid w:val="00A535FF"/>
  </w:style>
  <w:style w:type="paragraph" w:styleId="Header">
    <w:name w:val="header"/>
    <w:basedOn w:val="Normal"/>
    <w:link w:val="HeaderChar"/>
    <w:uiPriority w:val="99"/>
    <w:unhideWhenUsed/>
    <w:rsid w:val="00A535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5FF"/>
  </w:style>
  <w:style w:type="paragraph" w:styleId="Footer">
    <w:name w:val="footer"/>
    <w:basedOn w:val="Normal"/>
    <w:link w:val="FooterChar"/>
    <w:uiPriority w:val="99"/>
    <w:unhideWhenUsed/>
    <w:rsid w:val="00A535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8148</Words>
  <Characters>46449</Characters>
  <Application>Microsoft Office Word</Application>
  <DocSecurity>0</DocSecurity>
  <Lines>387</Lines>
  <Paragraphs>108</Paragraphs>
  <ScaleCrop>false</ScaleCrop>
  <Company/>
  <LinksUpToDate>false</LinksUpToDate>
  <CharactersWithSpaces>54489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 HEALTH &amp; SAFETY CODE, SECTIONS 113310 - 113355</dc:title>
  <dc:creator>COUNTY OF MONTEREY</dc:creator>
  <cp:lastModifiedBy>Arthur Souza Rodrigues</cp:lastModifiedBy>
  <cp:revision>1</cp:revision>
  <dcterms:created xsi:type="dcterms:W3CDTF">2017-03-31T17:10:00Z</dcterms:created>
  <dcterms:modified xsi:type="dcterms:W3CDTF">2026-09-26T00:04:00Z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2007-08-09T00:00:00Z</vt:filetime>
  </property>
  <property fmtid="{D5CDD505-2E9C-101B-9397-08002B2CF9AE}" pid="3" name="LastSaved">
    <vt:filetime>2017-04-01T00:00:00Z</vt:filetime>
  </property>
</Properties>
</file>