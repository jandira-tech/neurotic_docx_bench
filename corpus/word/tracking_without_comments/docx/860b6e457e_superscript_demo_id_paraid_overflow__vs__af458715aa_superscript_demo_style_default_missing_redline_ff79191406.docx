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44D51747" w14:textId="77777777" w:rsidR="00DC7D25" w:rsidRDefault="00B462B8">
      <w:r>
        <w:rPr>
          <w:rPrChange w:id="0" w:author="Comparison" w:date="2026-09-26T14:44:00Z" w16du:dateUtc="2026-09-26T18:44:00Z">
            <w:rPr>
              <w:vertAlign w:val="superscript"/>
            </w:rPr>
          </w:rPrChange>
        </w:rPr>
        <w:t>Superscript Demo</w:t>
      </w:r>
    </w:p>
    <w:p w14:paraId="3DEAC9DF" w14:textId="77777777" w:rsidR="00DC7D25" w:rsidRDefault="00B462B8">
      <w:pPr>
        <w:rPr>
          <w:del w:id="1" w:author="Comparison" w:date="2026-09-26T14:44:00Z" w16du:dateUtc="2026-09-26T18:44:00Z"/>
        </w:rPr>
      </w:pPr>
      <w:r>
        <w:rPr>
          <w:rPrChange w:id="2" w:author="Comparison" w:date="2026-09-26T14:44:00Z" w16du:dateUtc="2026-09-26T18:44:00Z">
            <w:rPr>
              <w:vertAlign w:val="superscript"/>
            </w:rPr>
          </w:rPrChange>
        </w:rPr>
        <w:t>Demonstrating superscript</w:t>
      </w:r>
      <w:ins w:id="3" w:author="Comparison" w:date="2026-09-26T14:44:00Z" w16du:dateUtc="2026-09-26T18:44:00Z">
        <w:r>
          <w:t xml:space="preserve">: </w:t>
        </w:r>
      </w:ins>
      <w:del w:id="4" w:author="Comparison" w:date="2026-09-26T14:44:00Z" w16du:dateUtc="2026-09-26T18:44:00Z">
        <w:r>
          <w:rPr>
            <w:vertAlign w:val="superscript"/>
          </w:rPr>
          <w:delText xml:space="preserve"> formatting.</w:delText>
        </w:r>
      </w:del>
    </w:p>
    <w:p w14:paraId="734F49FF" w14:textId="77777777" w:rsidR="00DC7D25" w:rsidRDefault="00B462B8">
      <w:r>
        <w:rPr>
          <w:rPrChange w:id="5" w:author="Comparison" w:date="2026-09-26T14:44:00Z" w16du:dateUtc="2026-09-26T18:44:00Z">
            <w:rPr>
              <w:vertAlign w:val="superscript"/>
            </w:rPr>
          </w:rPrChange>
        </w:rPr>
        <w:t xml:space="preserve">E=mc2 and </w:t>
      </w:r>
      <w:ins w:id="6" w:author="Comparison" w:date="2026-09-26T14:44:00Z" w16du:dateUtc="2026-09-26T18:44:00Z">
        <w:r>
          <w:t>H2O</w:t>
        </w:r>
      </w:ins>
      <w:del w:id="7" w:author="Comparison" w:date="2026-09-26T14:44:00Z" w16du:dateUtc="2026-09-26T18:44:00Z">
        <w:r>
          <w:rPr>
            <w:vertAlign w:val="superscript"/>
          </w:rPr>
          <w:delText>x3 are common superscript examples.</w:delText>
        </w:r>
      </w:del>
    </w:p>
    <w:sectPr w:rsidR="00DC7D25">
      <w:pgSz w:w="12240" w:h="15840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98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DC7D25"/>
    <w:rsid w:val="002D75E9"/>
    <w:rsid w:val="005017B3"/>
    <w:rsid w:val="00765686"/>
    <w:rsid w:val="00842F9F"/>
    <w:rsid w:val="00B462B8"/>
    <w:rsid w:val="00DC7D2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docId w15:val="{BDFCCD24-8742-784D-86A0-4C6983CAE79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="Calibri" w:eastAsia="Times New Roman" w:hAnsi="Calibri" w:cs="Times New Roman"/>
        <w:sz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15</Words>
  <Characters>91</Characters>
  <Application>Microsoft Office Word</Application>
  <DocSecurity>0</DocSecurity>
  <Lines>1</Lines>
  <Paragraphs>1</Paragraphs>
  <ScaleCrop>false</ScaleCrop>
  <Company/>
  <LinksUpToDate>false</LinksUpToDate>
  <CharactersWithSpaces>105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EigenPal DOCX Editor</dc:creator>
  <cp:lastModifiedBy>Arthur Souza Rodrigues</cp:lastModifiedBy>
  <cp:revision>1</cp:revision>
  <dcterms:created xsi:type="dcterms:W3CDTF">2026-05-14T16:45:00Z</dcterms:created>
  <dcterms:modified xsi:type="dcterms:W3CDTF">2026-09-26T18:44:00Z</dcterms:modified>
</cp:coreProperties>
</file>