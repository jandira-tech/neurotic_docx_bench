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14157" w14:textId="77777777" w:rsidR="001E08FA" w:rsidRDefault="001E08FA" w:rsidP="001E08FA">
      <w:pPr>
        <w:rPr>
          <w:ins w:id="9" w:author="1" w:date="2026-09-22T12:21:00Z" w16du:dateUtc="2026-09-22T16:21:00Z"/>
          <w:szCs w:val="24"/>
        </w:rPr>
      </w:pPr>
    </w:p>
    <w:p w14:paraId="1D74A23D" w14:textId="77777777" w:rsidR="001E08FA" w:rsidRDefault="00C40747" w:rsidP="001E08FA">
      <w:pPr>
        <w:rPr>
          <w:ins w:id="10" w:author="1" w:date="2026-09-22T12:21:00Z" w16du:dateUtc="2026-09-22T16:21:00Z"/>
          <w:b/>
          <w:szCs w:val="24"/>
        </w:rPr>
      </w:pPr>
      <w:ins w:id="11" w:author="1" w:date="2026-09-22T12:21:00Z" w16du:dateUtc="2026-09-22T16:21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E80CCC3" w14:textId="77777777" w:rsidR="001E08FA" w:rsidRDefault="001E08FA" w:rsidP="001E08FA">
      <w:pPr>
        <w:jc w:val="center"/>
        <w:rPr>
          <w:ins w:id="12" w:author="1" w:date="2026-09-22T12:21:00Z" w16du:dateUtc="2026-09-22T16:21:00Z"/>
          <w:b/>
          <w:szCs w:val="24"/>
        </w:rPr>
      </w:pPr>
    </w:p>
    <w:p w14:paraId="4E3C1D12" w14:textId="77777777" w:rsidR="001E08FA" w:rsidRDefault="001E08FA" w:rsidP="001E08FA">
      <w:pPr>
        <w:jc w:val="center"/>
        <w:rPr>
          <w:ins w:id="13" w:author="1" w:date="2026-09-22T12:21:00Z" w16du:dateUtc="2026-09-22T16:21:00Z"/>
          <w:b/>
          <w:szCs w:val="24"/>
        </w:rPr>
      </w:pPr>
    </w:p>
    <w:p w14:paraId="73341946" w14:textId="77777777" w:rsidR="001E08FA" w:rsidRPr="001E08FA" w:rsidRDefault="001E08FA" w:rsidP="001E08FA">
      <w:pPr>
        <w:rPr>
          <w:ins w:id="14" w:author="1" w:date="2026-09-22T12:21:00Z" w16du:dateUtc="2026-09-22T16:21:00Z"/>
          <w:rFonts w:ascii="Times New Roman" w:hAnsi="Times New Roman" w:cs="Times New Roman"/>
          <w:b/>
          <w:sz w:val="24"/>
          <w:szCs w:val="24"/>
        </w:rPr>
      </w:pPr>
    </w:p>
    <w:p w14:paraId="30BA7530" w14:textId="77777777" w:rsidR="001E08FA" w:rsidRDefault="001E08FA" w:rsidP="001E08FA">
      <w:pPr>
        <w:jc w:val="center"/>
        <w:rPr>
          <w:ins w:id="15" w:author="1" w:date="2026-09-22T12:21:00Z" w16du:dateUtc="2026-09-22T16:21:00Z"/>
          <w:rFonts w:ascii="Times New Roman" w:hAnsi="Times New Roman" w:cs="Times New Roman"/>
          <w:b/>
          <w:sz w:val="24"/>
          <w:szCs w:val="24"/>
        </w:rPr>
      </w:pPr>
    </w:p>
    <w:p w14:paraId="7C2E7558" w14:textId="77777777" w:rsidR="00F37F73" w:rsidRDefault="001E08FA" w:rsidP="001E08FA">
      <w:pPr>
        <w:jc w:val="center"/>
        <w:rPr>
          <w:ins w:id="16" w:author="1" w:date="2026-09-22T12:21:00Z" w16du:dateUtc="2026-09-22T16:21:00Z"/>
          <w:rFonts w:ascii="Times New Roman" w:hAnsi="Times New Roman" w:cs="Times New Roman"/>
          <w:b/>
          <w:sz w:val="24"/>
          <w:szCs w:val="24"/>
        </w:rPr>
      </w:pPr>
      <w:ins w:id="17" w:author="1" w:date="2026-09-22T12:21:00Z" w16du:dateUtc="2026-09-22T16:21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1D58B90A" w14:textId="77777777" w:rsidR="001E08FA" w:rsidRPr="001E08FA" w:rsidRDefault="001E08FA" w:rsidP="001E08FA">
      <w:pPr>
        <w:jc w:val="center"/>
        <w:rPr>
          <w:ins w:id="18" w:author="1" w:date="2026-09-22T12:21:00Z" w16du:dateUtc="2026-09-22T16:21:00Z"/>
          <w:rFonts w:ascii="Times New Roman" w:hAnsi="Times New Roman" w:cs="Times New Roman"/>
          <w:b/>
          <w:sz w:val="24"/>
          <w:szCs w:val="24"/>
        </w:rPr>
      </w:pPr>
      <w:ins w:id="19" w:author="1" w:date="2026-09-22T12:21:00Z" w16du:dateUtc="2026-09-22T16:21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FBF8913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21:00Z" w16du:dateUtc="2026-09-22T16:21:00Z"/>
          <w:rFonts w:ascii="Times New Roman" w:hAnsi="Times New Roman" w:cs="Times New Roman"/>
          <w:b/>
          <w:sz w:val="24"/>
          <w:szCs w:val="24"/>
        </w:rPr>
      </w:pPr>
      <w:ins w:id="21" w:author="1" w:date="2026-09-22T12:21:00Z" w16du:dateUtc="2026-09-22T16:21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1FA92F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21:00Z" w16du:dateUtc="2026-09-22T16:21:00Z"/>
          <w:b/>
          <w:sz w:val="24"/>
          <w:szCs w:val="24"/>
        </w:rPr>
      </w:pPr>
    </w:p>
    <w:p w14:paraId="24E3F6C1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21:00Z" w16du:dateUtc="2026-09-22T16:21:00Z"/>
          <w:b/>
          <w:sz w:val="24"/>
          <w:szCs w:val="24"/>
        </w:rPr>
      </w:pPr>
      <w:ins w:id="24" w:author="1" w:date="2026-09-22T12:21:00Z" w16du:dateUtc="2026-09-22T16:21:00Z">
        <w:r w:rsidRPr="001E08FA">
          <w:rPr>
            <w:b/>
            <w:sz w:val="24"/>
            <w:szCs w:val="24"/>
          </w:rPr>
          <w:t>РЕШЕНИЕ (проект)</w:t>
        </w:r>
      </w:ins>
    </w:p>
    <w:p w14:paraId="587DFD5D" w14:textId="77777777" w:rsidR="001E08FA" w:rsidRPr="001E08FA" w:rsidRDefault="001E08FA" w:rsidP="001E08FA">
      <w:pPr>
        <w:rPr>
          <w:ins w:id="25" w:author="1" w:date="2026-09-22T12:21:00Z" w16du:dateUtc="2026-09-22T16:21:00Z"/>
          <w:rFonts w:ascii="Times New Roman" w:hAnsi="Times New Roman" w:cs="Times New Roman"/>
          <w:sz w:val="24"/>
          <w:szCs w:val="24"/>
        </w:rPr>
      </w:pPr>
    </w:p>
    <w:p w14:paraId="746DBBEA" w14:textId="77777777" w:rsidR="001E08FA" w:rsidRPr="001E08FA" w:rsidRDefault="001E08FA" w:rsidP="001E08FA">
      <w:pPr>
        <w:rPr>
          <w:ins w:id="26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27" w:author="1" w:date="2026-09-22T12:21:00Z" w16du:dateUtc="2026-09-22T16:21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0CEE5C3" w14:textId="77777777" w:rsidR="001E08FA" w:rsidRPr="001E08FA" w:rsidRDefault="001E08FA" w:rsidP="001E08FA">
      <w:pPr>
        <w:rPr>
          <w:ins w:id="28" w:author="1" w:date="2026-09-22T12:21:00Z" w16du:dateUtc="2026-09-22T16:21:00Z"/>
          <w:rFonts w:ascii="Times New Roman" w:hAnsi="Times New Roman" w:cs="Times New Roman"/>
          <w:b/>
          <w:bCs/>
          <w:sz w:val="24"/>
          <w:szCs w:val="24"/>
        </w:rPr>
      </w:pPr>
    </w:p>
    <w:p w14:paraId="0C5136F2" w14:textId="77777777" w:rsidR="001E08FA" w:rsidRPr="001E08FA" w:rsidRDefault="001E08FA" w:rsidP="001E08FA">
      <w:pPr>
        <w:rPr>
          <w:ins w:id="29" w:author="1" w:date="2026-09-22T12:21:00Z" w16du:dateUtc="2026-09-22T16:21:00Z"/>
          <w:rFonts w:ascii="Times New Roman" w:hAnsi="Times New Roman" w:cs="Times New Roman"/>
          <w:sz w:val="24"/>
          <w:szCs w:val="24"/>
        </w:rPr>
      </w:pPr>
    </w:p>
    <w:p w14:paraId="22B591DF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21:00Z" w16du:dateUtc="2026-09-22T16:21:00Z"/>
          <w:b/>
          <w:spacing w:val="-2"/>
        </w:rPr>
      </w:pPr>
    </w:p>
    <w:p w14:paraId="2AA9D514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21:00Z" w16du:dateUtc="2026-09-22T16:21:00Z"/>
          <w:b/>
          <w:spacing w:val="-2"/>
        </w:rPr>
      </w:pPr>
      <w:ins w:id="32" w:author="1" w:date="2026-09-22T12:21:00Z" w16du:dateUtc="2026-09-22T16:21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0603B87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21:00Z" w16du:dateUtc="2026-09-22T16:21:00Z"/>
          <w:b/>
          <w:spacing w:val="-2"/>
        </w:rPr>
      </w:pPr>
    </w:p>
    <w:p w14:paraId="16D88D07" w14:textId="77777777" w:rsidR="001E08FA" w:rsidRDefault="001E08FA" w:rsidP="001E08FA">
      <w:pPr>
        <w:pStyle w:val="21"/>
        <w:jc w:val="center"/>
        <w:rPr>
          <w:ins w:id="34" w:author="1" w:date="2026-09-22T12:21:00Z" w16du:dateUtc="2026-09-22T16:21:00Z"/>
          <w:sz w:val="24"/>
          <w:szCs w:val="24"/>
        </w:rPr>
      </w:pPr>
    </w:p>
    <w:p w14:paraId="0CA6F700" w14:textId="77777777" w:rsidR="001E08FA" w:rsidRDefault="001E08FA" w:rsidP="009C61C2">
      <w:pPr>
        <w:pStyle w:val="21"/>
        <w:jc w:val="both"/>
        <w:rPr>
          <w:ins w:id="35" w:author="1" w:date="2026-09-22T12:21:00Z" w16du:dateUtc="2026-09-22T16:21:00Z"/>
          <w:sz w:val="24"/>
          <w:szCs w:val="24"/>
        </w:rPr>
      </w:pPr>
      <w:ins w:id="36" w:author="1" w:date="2026-09-22T12:21:00Z" w16du:dateUtc="2026-09-22T16:21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7C5E69FA" w14:textId="77777777" w:rsidR="001E08FA" w:rsidRDefault="001E08FA" w:rsidP="001E08FA">
      <w:pPr>
        <w:pStyle w:val="21"/>
        <w:jc w:val="center"/>
        <w:rPr>
          <w:ins w:id="37" w:author="1" w:date="2026-09-22T12:21:00Z" w16du:dateUtc="2026-09-22T16:21:00Z"/>
          <w:sz w:val="24"/>
          <w:szCs w:val="24"/>
        </w:rPr>
      </w:pPr>
    </w:p>
    <w:p w14:paraId="4D1497C0" w14:textId="77777777" w:rsidR="001E08FA" w:rsidRPr="001E08FA" w:rsidRDefault="001E08FA" w:rsidP="001E08FA">
      <w:pPr>
        <w:pStyle w:val="21"/>
        <w:jc w:val="center"/>
        <w:rPr>
          <w:ins w:id="38" w:author="1" w:date="2026-09-22T12:21:00Z" w16du:dateUtc="2026-09-22T16:21:00Z"/>
          <w:b/>
          <w:sz w:val="24"/>
          <w:szCs w:val="24"/>
        </w:rPr>
      </w:pPr>
      <w:ins w:id="39" w:author="1" w:date="2026-09-22T12:21:00Z" w16du:dateUtc="2026-09-22T16:21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2A0E8B3A" w14:textId="77777777" w:rsidR="001E08FA" w:rsidRPr="001E08FA" w:rsidRDefault="001E08FA" w:rsidP="001E08FA">
      <w:pPr>
        <w:pStyle w:val="21"/>
        <w:jc w:val="center"/>
        <w:rPr>
          <w:ins w:id="40" w:author="1" w:date="2026-09-22T12:21:00Z" w16du:dateUtc="2026-09-22T16:21:00Z"/>
          <w:b/>
          <w:sz w:val="24"/>
          <w:szCs w:val="24"/>
        </w:rPr>
      </w:pPr>
      <w:ins w:id="41" w:author="1" w:date="2026-09-22T12:21:00Z" w16du:dateUtc="2026-09-22T16:21:00Z">
        <w:r w:rsidRPr="001E08FA">
          <w:rPr>
            <w:b/>
            <w:sz w:val="24"/>
            <w:szCs w:val="24"/>
          </w:rPr>
          <w:t>РЕШИЛ:</w:t>
        </w:r>
      </w:ins>
    </w:p>
    <w:p w14:paraId="0AFFE7D2" w14:textId="77777777" w:rsidR="001E08FA" w:rsidRPr="001E08FA" w:rsidRDefault="001E08FA" w:rsidP="001E08FA">
      <w:pPr>
        <w:pStyle w:val="21"/>
        <w:jc w:val="center"/>
        <w:rPr>
          <w:ins w:id="42" w:author="1" w:date="2026-09-22T12:21:00Z" w16du:dateUtc="2026-09-22T16:21:00Z"/>
          <w:b/>
          <w:sz w:val="24"/>
          <w:szCs w:val="24"/>
        </w:rPr>
      </w:pPr>
    </w:p>
    <w:p w14:paraId="166D1C2A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3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44" w:author="1" w:date="2026-09-22T12:21:00Z" w16du:dateUtc="2026-09-22T16:21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2DE2590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5" w:author="1" w:date="2026-09-22T12:21:00Z" w16du:dateUtc="2026-09-22T16:21:00Z"/>
          <w:rFonts w:ascii="Times New Roman" w:hAnsi="Times New Roman"/>
          <w:sz w:val="24"/>
          <w:szCs w:val="24"/>
        </w:rPr>
      </w:pPr>
      <w:ins w:id="46" w:author="1" w:date="2026-09-22T12:21:00Z" w16du:dateUtc="2026-09-22T16:21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4F53E8E4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7" w:author="1" w:date="2026-09-22T12:21:00Z" w16du:dateUtc="2026-09-22T16:21:00Z"/>
          <w:rFonts w:ascii="Times New Roman" w:hAnsi="Times New Roman"/>
          <w:sz w:val="24"/>
          <w:szCs w:val="24"/>
        </w:rPr>
      </w:pPr>
      <w:ins w:id="48" w:author="1" w:date="2026-09-22T12:21:00Z" w16du:dateUtc="2026-09-22T16:21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11A5C1A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9" w:author="1" w:date="2026-09-22T12:21:00Z" w16du:dateUtc="2026-09-22T16:21:00Z"/>
          <w:rFonts w:ascii="Times New Roman" w:hAnsi="Times New Roman"/>
          <w:sz w:val="24"/>
          <w:szCs w:val="24"/>
        </w:rPr>
      </w:pPr>
      <w:ins w:id="50" w:author="1" w:date="2026-09-22T12:21:00Z" w16du:dateUtc="2026-09-22T16:21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4B4C3327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1" w:author="1" w:date="2026-09-22T12:21:00Z" w16du:dateUtc="2026-09-22T16:21:00Z"/>
          <w:rFonts w:ascii="Times New Roman" w:hAnsi="Times New Roman"/>
          <w:sz w:val="24"/>
          <w:szCs w:val="24"/>
        </w:rPr>
      </w:pPr>
      <w:ins w:id="52" w:author="1" w:date="2026-09-22T12:21:00Z" w16du:dateUtc="2026-09-22T16:21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553339D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3" w:author="1" w:date="2026-09-22T12:21:00Z" w16du:dateUtc="2026-09-22T16:21:00Z"/>
          <w:rFonts w:ascii="Times New Roman" w:hAnsi="Times New Roman"/>
          <w:sz w:val="24"/>
          <w:szCs w:val="24"/>
        </w:rPr>
      </w:pPr>
      <w:ins w:id="54" w:author="1" w:date="2026-09-22T12:21:00Z" w16du:dateUtc="2026-09-22T16:21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23EFDCB6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21:00Z" w16du:dateUtc="2026-09-22T16:21:00Z"/>
          <w:rFonts w:ascii="Times New Roman" w:hAnsi="Times New Roman"/>
          <w:sz w:val="24"/>
          <w:szCs w:val="24"/>
        </w:rPr>
      </w:pPr>
    </w:p>
    <w:p w14:paraId="43F30151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6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57" w:author="1" w:date="2026-09-22T12:21:00Z" w16du:dateUtc="2026-09-22T16:21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C865A0A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8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59" w:author="1" w:date="2026-09-22T12:21:00Z" w16du:dateUtc="2026-09-22T16:21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93914C4" w14:textId="77777777" w:rsidR="001E08FA" w:rsidRPr="001E08FA" w:rsidRDefault="001E08FA" w:rsidP="001E08FA">
      <w:pPr>
        <w:rPr>
          <w:ins w:id="60" w:author="1" w:date="2026-09-22T12:21:00Z" w16du:dateUtc="2026-09-22T16:21:00Z"/>
          <w:rFonts w:ascii="Times New Roman" w:hAnsi="Times New Roman" w:cs="Times New Roman"/>
          <w:sz w:val="24"/>
          <w:szCs w:val="24"/>
        </w:rPr>
      </w:pPr>
    </w:p>
    <w:p w14:paraId="0DDE6299" w14:textId="77777777" w:rsidR="001E08FA" w:rsidRPr="001E08FA" w:rsidRDefault="001E08FA" w:rsidP="001E08FA">
      <w:pPr>
        <w:rPr>
          <w:ins w:id="61" w:author="1" w:date="2026-09-22T12:21:00Z" w16du:dateUtc="2026-09-22T16:21:00Z"/>
          <w:rFonts w:ascii="Times New Roman" w:hAnsi="Times New Roman" w:cs="Times New Roman"/>
          <w:sz w:val="24"/>
          <w:szCs w:val="24"/>
        </w:rPr>
      </w:pPr>
    </w:p>
    <w:p w14:paraId="27792E52" w14:textId="77777777" w:rsidR="001E08FA" w:rsidRPr="001E08FA" w:rsidRDefault="001E08FA" w:rsidP="001E08FA">
      <w:pPr>
        <w:rPr>
          <w:ins w:id="62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63" w:author="1" w:date="2026-09-22T12:21:00Z" w16du:dateUtc="2026-09-22T16:21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EF2D61B" w14:textId="77777777" w:rsidR="001E08FA" w:rsidRPr="001E08FA" w:rsidRDefault="001E08FA" w:rsidP="001E08FA">
      <w:pPr>
        <w:rPr>
          <w:ins w:id="64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65" w:author="1" w:date="2026-09-22T12:21:00Z" w16du:dateUtc="2026-09-22T16:21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50CAD3C" w14:textId="77777777" w:rsidR="001E08FA" w:rsidRPr="001E08FA" w:rsidRDefault="001E08FA" w:rsidP="001E08FA">
      <w:pPr>
        <w:rPr>
          <w:ins w:id="66" w:author="1" w:date="2026-09-22T12:21:00Z" w16du:dateUtc="2026-09-22T16:21:00Z"/>
          <w:rFonts w:ascii="Times New Roman" w:hAnsi="Times New Roman" w:cs="Times New Roman"/>
          <w:sz w:val="24"/>
          <w:szCs w:val="24"/>
        </w:rPr>
      </w:pPr>
      <w:ins w:id="67" w:author="1" w:date="2026-09-22T12:21:00Z" w16du:dateUtc="2026-09-22T16:21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025ED880" w14:textId="77777777" w:rsidR="001E08FA" w:rsidRPr="001E08FA" w:rsidRDefault="001E08FA" w:rsidP="001E08FA">
      <w:pPr>
        <w:rPr>
          <w:ins w:id="68" w:author="1" w:date="2026-09-22T12:21:00Z" w16du:dateUtc="2026-09-22T16:21:00Z"/>
          <w:rFonts w:ascii="Times New Roman" w:hAnsi="Times New Roman" w:cs="Times New Roman"/>
          <w:sz w:val="24"/>
          <w:szCs w:val="24"/>
        </w:rPr>
      </w:pPr>
    </w:p>
    <w:sdt>
      <w:sdtPr>
        <w:alias w:val="pagrindine"/>
        <w:tag w:val="part_9e0c82cdca5d4b708e87cc6784d63565"/>
        <w:id w:val="-188767496"/>
        <w:lock w:val="sdtLocked"/>
      </w:sdtPr>
      <w:sdtEndPr/>
      <w:sdtContent>
        <w:p w14:paraId="6C9393B2" w14:textId="77777777" w:rsidR="00005A0F" w:rsidRDefault="00901DF3">
          <w:pPr>
            <w:keepNext/>
            <w:jc w:val="right"/>
            <w:outlineLvl w:val="2"/>
            <w:rPr>
              <w:del w:id="69" w:author="1" w:date="2026-09-22T12:21:00Z" w16du:dateUtc="2026-09-22T16:21:00Z"/>
              <w:b/>
              <w:bCs/>
              <w:szCs w:val="24"/>
            </w:rPr>
          </w:pPr>
          <w:del w:id="70" w:author="1" w:date="2026-09-22T12:21:00Z" w16du:dateUtc="2026-09-22T16:21:00Z">
            <w:r>
              <w:rPr>
                <w:b/>
                <w:bCs/>
                <w:szCs w:val="24"/>
              </w:rPr>
              <w:delText>Projektas</w:delText>
            </w:r>
          </w:del>
        </w:p>
        <w:p w14:paraId="74960B79" w14:textId="77777777" w:rsidR="00005A0F" w:rsidRDefault="00005A0F">
          <w:pPr>
            <w:rPr>
              <w:del w:id="71" w:author="1" w:date="2026-09-22T12:21:00Z" w16du:dateUtc="2026-09-22T16:21:00Z"/>
            </w:rPr>
          </w:pPr>
        </w:p>
        <w:p w14:paraId="3B430BE1" w14:textId="77777777" w:rsidR="00005A0F" w:rsidRDefault="00005A0F">
          <w:pPr>
            <w:rPr>
              <w:del w:id="72" w:author="1" w:date="2026-09-22T12:21:00Z" w16du:dateUtc="2026-09-22T16:21:00Z"/>
              <w:szCs w:val="24"/>
            </w:rPr>
          </w:pPr>
        </w:p>
        <w:p w14:paraId="162B985F" w14:textId="77777777" w:rsidR="00005A0F" w:rsidRDefault="00005A0F">
          <w:pPr>
            <w:rPr>
              <w:del w:id="73" w:author="1" w:date="2026-09-22T12:21:00Z" w16du:dateUtc="2026-09-22T16:21:00Z"/>
              <w:szCs w:val="24"/>
            </w:rPr>
          </w:pPr>
        </w:p>
        <w:p w14:paraId="218141FD" w14:textId="77777777" w:rsidR="00005A0F" w:rsidRDefault="00901DF3">
          <w:pPr>
            <w:keepNext/>
            <w:jc w:val="center"/>
            <w:rPr>
              <w:del w:id="74" w:author="1" w:date="2026-09-22T12:21:00Z" w16du:dateUtc="2026-09-22T16:21:00Z"/>
              <w:b/>
              <w:szCs w:val="24"/>
            </w:rPr>
          </w:pPr>
          <w:del w:id="75" w:author="1" w:date="2026-09-22T12:21:00Z" w16du:dateUtc="2026-09-22T16:21:00Z">
            <w:r>
              <w:rPr>
                <w:b/>
                <w:szCs w:val="24"/>
              </w:rPr>
              <w:delText>LIETUVOS RESPUBLIKOS SEIMAS</w:delText>
            </w:r>
          </w:del>
        </w:p>
        <w:p w14:paraId="76CD59B4" w14:textId="77777777" w:rsidR="00005A0F" w:rsidRDefault="00005A0F">
          <w:pPr>
            <w:jc w:val="center"/>
            <w:rPr>
              <w:del w:id="76" w:author="1" w:date="2026-09-22T12:21:00Z" w16du:dateUtc="2026-09-22T16:21:00Z"/>
              <w:b/>
              <w:szCs w:val="24"/>
            </w:rPr>
          </w:pPr>
        </w:p>
        <w:p w14:paraId="3EF74394" w14:textId="77777777" w:rsidR="00005A0F" w:rsidRDefault="00005A0F">
          <w:pPr>
            <w:jc w:val="center"/>
            <w:rPr>
              <w:del w:id="77" w:author="1" w:date="2026-09-22T12:21:00Z" w16du:dateUtc="2026-09-22T16:21:00Z"/>
              <w:b/>
              <w:szCs w:val="24"/>
            </w:rPr>
          </w:pPr>
        </w:p>
        <w:p w14:paraId="2EE861E7" w14:textId="77777777" w:rsidR="00005A0F" w:rsidRDefault="00901DF3">
          <w:pPr>
            <w:keepNext/>
            <w:jc w:val="center"/>
            <w:outlineLvl w:val="1"/>
            <w:rPr>
              <w:del w:id="78" w:author="1" w:date="2026-09-22T12:21:00Z" w16du:dateUtc="2026-09-22T16:21:00Z"/>
              <w:b/>
              <w:szCs w:val="24"/>
            </w:rPr>
          </w:pPr>
          <w:del w:id="79" w:author="1" w:date="2026-09-22T12:21:00Z" w16du:dateUtc="2026-09-22T16:21:00Z">
            <w:r>
              <w:rPr>
                <w:b/>
                <w:szCs w:val="24"/>
              </w:rPr>
              <w:delText>NUTARIMAS</w:delText>
            </w:r>
          </w:del>
        </w:p>
        <w:p w14:paraId="2400AC4B" w14:textId="77777777" w:rsidR="00005A0F" w:rsidRDefault="00901DF3">
          <w:pPr>
            <w:keepNext/>
            <w:jc w:val="center"/>
            <w:outlineLvl w:val="1"/>
            <w:rPr>
              <w:del w:id="80" w:author="1" w:date="2026-09-22T12:21:00Z" w16du:dateUtc="2026-09-22T16:21:00Z"/>
              <w:szCs w:val="24"/>
            </w:rPr>
          </w:pPr>
          <w:del w:id="81" w:author="1" w:date="2026-09-22T12:21:00Z" w16du:dateUtc="2026-09-22T16:21:00Z">
            <w:r>
              <w:rPr>
                <w:b/>
                <w:szCs w:val="24"/>
              </w:rPr>
              <w:delText>DĖL SUTIKIMO LAIKINAI NUŠALINTI NUO PAREIGŲ LIETUVOS RESPUBLIKOS GENERALINĮ PROKURORĄ DARIŲ VALĮ</w:delText>
            </w:r>
          </w:del>
        </w:p>
        <w:p w14:paraId="48DE76C3" w14:textId="77777777" w:rsidR="00005A0F" w:rsidRDefault="00005A0F">
          <w:pPr>
            <w:jc w:val="center"/>
            <w:rPr>
              <w:del w:id="82" w:author="1" w:date="2026-09-22T12:21:00Z" w16du:dateUtc="2026-09-22T16:21:00Z"/>
              <w:b/>
              <w:szCs w:val="24"/>
            </w:rPr>
          </w:pPr>
        </w:p>
        <w:p w14:paraId="197EF58D" w14:textId="77777777" w:rsidR="00005A0F" w:rsidRDefault="00005A0F">
          <w:pPr>
            <w:jc w:val="center"/>
            <w:rPr>
              <w:del w:id="83" w:author="1" w:date="2026-09-22T12:21:00Z" w16du:dateUtc="2026-09-22T16:21:00Z"/>
              <w:b/>
              <w:szCs w:val="24"/>
            </w:rPr>
          </w:pPr>
        </w:p>
        <w:p w14:paraId="369EEC7A" w14:textId="77777777" w:rsidR="00005A0F" w:rsidRDefault="00901DF3">
          <w:pPr>
            <w:jc w:val="center"/>
            <w:rPr>
              <w:del w:id="84" w:author="1" w:date="2026-09-22T12:21:00Z" w16du:dateUtc="2026-09-22T16:21:00Z"/>
              <w:szCs w:val="24"/>
            </w:rPr>
          </w:pPr>
          <w:del w:id="85" w:author="1" w:date="2026-09-22T12:21:00Z" w16du:dateUtc="2026-09-22T16:21:00Z">
            <w:r>
              <w:rPr>
                <w:szCs w:val="24"/>
              </w:rPr>
              <w:delText xml:space="preserve">2014 m. </w:delText>
            </w:r>
            <w:r>
              <w:rPr>
                <w:color w:val="FFFFFF"/>
                <w:szCs w:val="24"/>
              </w:rPr>
              <w:delText>balandžio 28 d.</w:delText>
            </w:r>
            <w:r>
              <w:rPr>
                <w:szCs w:val="24"/>
              </w:rPr>
              <w:delText xml:space="preserve"> Nr.</w:delText>
            </w:r>
          </w:del>
        </w:p>
        <w:p w14:paraId="09E2DE63" w14:textId="77777777" w:rsidR="00005A0F" w:rsidRDefault="00901DF3">
          <w:pPr>
            <w:jc w:val="center"/>
            <w:rPr>
              <w:del w:id="86" w:author="1" w:date="2026-09-22T12:21:00Z" w16du:dateUtc="2026-09-22T16:21:00Z"/>
              <w:szCs w:val="24"/>
            </w:rPr>
          </w:pPr>
          <w:del w:id="87" w:author="1" w:date="2026-09-22T12:21:00Z" w16du:dateUtc="2026-09-22T16:21:00Z">
            <w:r>
              <w:rPr>
                <w:szCs w:val="24"/>
              </w:rPr>
              <w:delText>Vilnius</w:delText>
            </w:r>
          </w:del>
        </w:p>
        <w:p w14:paraId="5F7A3C2D" w14:textId="77777777" w:rsidR="00005A0F" w:rsidRDefault="00005A0F">
          <w:pPr>
            <w:rPr>
              <w:del w:id="88" w:author="1" w:date="2026-09-22T12:21:00Z" w16du:dateUtc="2026-09-22T16:21:00Z"/>
            </w:rPr>
          </w:pPr>
        </w:p>
        <w:p w14:paraId="6F637DBC" w14:textId="77777777" w:rsidR="00005A0F" w:rsidRDefault="00005A0F">
          <w:pPr>
            <w:rPr>
              <w:del w:id="89" w:author="1" w:date="2026-09-22T12:21:00Z" w16du:dateUtc="2026-09-22T16:21:00Z"/>
              <w:szCs w:val="24"/>
            </w:rPr>
          </w:pPr>
        </w:p>
        <w:p w14:paraId="56DB8B02" w14:textId="77777777" w:rsidR="00005A0F" w:rsidRDefault="00901DF3">
          <w:pPr>
            <w:ind w:firstLine="1134"/>
            <w:jc w:val="both"/>
            <w:rPr>
              <w:del w:id="90" w:author="1" w:date="2026-09-22T12:21:00Z" w16du:dateUtc="2026-09-22T16:21:00Z"/>
              <w:szCs w:val="24"/>
            </w:rPr>
          </w:pPr>
          <w:del w:id="91" w:author="1" w:date="2026-09-22T12:21:00Z" w16du:dateUtc="2026-09-22T16:21:00Z">
            <w:r>
              <w:rPr>
                <w:szCs w:val="24"/>
              </w:rPr>
              <w:delText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delText>
            </w:r>
          </w:del>
        </w:p>
        <w:p w14:paraId="3F70B35A" w14:textId="77777777" w:rsidR="00005A0F" w:rsidRDefault="00005A0F">
          <w:pPr>
            <w:rPr>
              <w:del w:id="92" w:author="1" w:date="2026-09-22T12:21:00Z" w16du:dateUtc="2026-09-22T16:21:00Z"/>
            </w:rPr>
          </w:pPr>
        </w:p>
        <w:sdt>
          <w:sdtPr>
            <w:alias w:val="1 str."/>
            <w:tag w:val="part_b2fb6141ab8f4d44ad4da4ac286f296d"/>
            <w:id w:val="208313018"/>
            <w:lock w:val="sdtLocked"/>
          </w:sdtPr>
          <w:sdtEndPr/>
          <w:sdtContent>
            <w:p w14:paraId="619D658D" w14:textId="77777777" w:rsidR="00005A0F" w:rsidRDefault="00901DF3">
              <w:pPr>
                <w:ind w:firstLine="1134"/>
                <w:rPr>
                  <w:del w:id="93" w:author="1" w:date="2026-09-22T12:21:00Z" w16du:dateUtc="2026-09-22T16:21:00Z"/>
                  <w:b/>
                  <w:szCs w:val="24"/>
                </w:rPr>
              </w:pPr>
              <w:sdt>
                <w:sdtPr>
                  <w:alias w:val="Numeris"/>
                  <w:tag w:val="nr_b2fb6141ab8f4d44ad4da4ac286f296d"/>
                  <w:id w:val="1644697759"/>
                  <w:lock w:val="sdtLocked"/>
                </w:sdtPr>
                <w:sdtEndPr/>
                <w:sdtContent>
                  <w:del w:id="94" w:author="1" w:date="2026-09-22T12:21:00Z" w16du:dateUtc="2026-09-22T16:21:00Z">
                    <w:r>
                      <w:rPr>
                        <w:b/>
                        <w:szCs w:val="24"/>
                      </w:rPr>
                      <w:delText>1</w:delText>
                    </w:r>
                  </w:del>
                </w:sdtContent>
              </w:sdt>
              <w:del w:id="95" w:author="1" w:date="2026-09-22T12:21:00Z" w16du:dateUtc="2026-09-22T16:21:00Z">
                <w:r>
                  <w:rPr>
                    <w:b/>
                    <w:szCs w:val="24"/>
                  </w:rPr>
                  <w:delText xml:space="preserve"> straipsnis.</w:delText>
                </w:r>
              </w:del>
            </w:p>
            <w:sdt>
              <w:sdtPr>
                <w:alias w:val="1 str. 1 d."/>
                <w:tag w:val="part_55345f43daf447a192452e834441da6d"/>
                <w:id w:val="-370141938"/>
                <w:lock w:val="sdtLocked"/>
              </w:sdtPr>
              <w:sdtEndPr/>
              <w:sdtContent>
                <w:p w14:paraId="6E4DB49A" w14:textId="77777777" w:rsidR="00005A0F" w:rsidRDefault="00901DF3">
                  <w:pPr>
                    <w:ind w:firstLine="1134"/>
                    <w:jc w:val="both"/>
                    <w:rPr>
                      <w:del w:id="96" w:author="1" w:date="2026-09-22T12:21:00Z" w16du:dateUtc="2026-09-22T16:21:00Z"/>
                      <w:szCs w:val="24"/>
                    </w:rPr>
                  </w:pPr>
                  <w:del w:id="97" w:author="1" w:date="2026-09-22T12:21:00Z" w16du:dateUtc="2026-09-22T16:21:00Z">
                    <w:r>
                      <w:rPr>
                        <w:szCs w:val="24"/>
                      </w:rPr>
                      <w:delText xml:space="preserve">Pritarti dėl Dariaus VALIO nušalinimo nuo Lietuvos Respublikos generalinio prokuroro pareigų iki </w:delText>
                    </w:r>
                    <w:r>
                      <w:rPr>
                        <w:color w:val="000000"/>
                        <w:szCs w:val="24"/>
                        <w:shd w:val="clear" w:color="auto" w:fill="FFFFFF"/>
                      </w:rPr>
                      <w:delText xml:space="preserve">galutinio sprendimo priėmimo tiriant </w:delText>
                    </w:r>
                    <w:r>
                      <w:rPr>
                        <w:szCs w:val="24"/>
                      </w:rPr>
                      <w:delText>Vilniaus apygardos prokuratūros Vilniaus apylinkės prokuratūros vyriausiojo prokuroro pavaduotojo 2014 m. balandžio 22 d. rašte              Nr. 2.S-(2081)-24510 nurodytas aplinkybes.</w:delText>
                    </w:r>
                  </w:del>
                </w:p>
                <w:p w14:paraId="361664BE" w14:textId="77777777" w:rsidR="00005A0F" w:rsidRDefault="00005A0F">
                  <w:pPr>
                    <w:jc w:val="both"/>
                    <w:rPr>
                      <w:del w:id="98" w:author="1" w:date="2026-09-22T12:21:00Z" w16du:dateUtc="2026-09-22T16:21:00Z"/>
                      <w:szCs w:val="24"/>
                    </w:rPr>
                  </w:pPr>
                </w:p>
                <w:p w14:paraId="14239CFA" w14:textId="77777777" w:rsidR="00005A0F" w:rsidRDefault="00005A0F">
                  <w:pPr>
                    <w:jc w:val="both"/>
                    <w:rPr>
                      <w:del w:id="99" w:author="1" w:date="2026-09-22T12:21:00Z" w16du:dateUtc="2026-09-22T16:21:00Z"/>
                      <w:szCs w:val="24"/>
                    </w:rPr>
                  </w:pPr>
                </w:p>
                <w:p w14:paraId="3549CF07" w14:textId="77777777" w:rsidR="00005A0F" w:rsidRDefault="00901DF3">
                  <w:pPr>
                    <w:jc w:val="both"/>
                    <w:rPr>
                      <w:szCs w:val="24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68ae7e2aea4a4599a6e488bd7af1ca3d"/>
            <w:id w:val="1073854082"/>
            <w:lock w:val="sdtLocked"/>
          </w:sdtPr>
          <w:sdtEndPr/>
          <w:sdtContent>
            <w:p w14:paraId="6B981FD3" w14:textId="77777777" w:rsidR="00005A0F" w:rsidRDefault="00901DF3">
              <w:pPr>
                <w:jc w:val="both"/>
                <w:rPr>
                  <w:del w:id="100" w:author="1" w:date="2026-09-22T12:21:00Z" w16du:dateUtc="2026-09-22T16:21:00Z"/>
                  <w:szCs w:val="24"/>
                </w:rPr>
              </w:pPr>
              <w:del w:id="101" w:author="1" w:date="2026-09-22T12:21:00Z" w16du:dateUtc="2026-09-22T16:21:00Z">
                <w:r>
                  <w:rPr>
                    <w:szCs w:val="24"/>
                  </w:rPr>
                  <w:delText xml:space="preserve">Seimo pirmininkas </w:delText>
                </w:r>
              </w:del>
            </w:p>
            <w:p w14:paraId="4609CB27" w14:textId="77777777" w:rsidR="00005A0F" w:rsidRDefault="00005A0F">
              <w:pPr>
                <w:rPr>
                  <w:del w:id="102" w:author="1" w:date="2026-09-22T12:21:00Z" w16du:dateUtc="2026-09-22T16:21:00Z"/>
                </w:rPr>
              </w:pPr>
            </w:p>
            <w:p w14:paraId="00C3676C" w14:textId="77777777" w:rsidR="00005A0F" w:rsidRDefault="00005A0F">
              <w:pPr>
                <w:ind w:firstLine="720"/>
                <w:rPr>
                  <w:del w:id="103" w:author="1" w:date="2026-09-22T12:21:00Z" w16du:dateUtc="2026-09-22T16:21:00Z"/>
                  <w:szCs w:val="24"/>
                </w:rPr>
              </w:pPr>
            </w:p>
            <w:p w14:paraId="63633BF3" w14:textId="77777777" w:rsidR="00005A0F" w:rsidRDefault="00005A0F">
              <w:pPr>
                <w:rPr>
                  <w:del w:id="104" w:author="1" w:date="2026-09-22T12:21:00Z" w16du:dateUtc="2026-09-22T16:21:00Z"/>
                </w:rPr>
              </w:pPr>
            </w:p>
            <w:p w14:paraId="70FFCF70" w14:textId="77777777" w:rsidR="00005A0F" w:rsidRPr="001E08FA" w:rsidRDefault="00901DF3" w:rsidP="00FF542C">
              <w:pPr>
                <w:autoSpaceDE w:val="0"/>
                <w:rPr>
                  <w:rFonts w:ascii="Times New Roman" w:hAnsi="Times New Roman"/>
                  <w:sz w:val="24"/>
                  <w:rPrChange w:id="105" w:author="1" w:date="2026-09-22T12:21:00Z" w16du:dateUtc="2026-09-22T16:21:00Z">
                    <w:rPr>
                      <w:szCs w:val="24"/>
                    </w:rPr>
                  </w:rPrChange>
                </w:rPr>
                <w:pPrChange w:id="106" w:author="1" w:date="2026-09-22T12:21:00Z" w16du:dateUtc="2026-09-22T16:21:00Z">
                  <w:pPr/>
                </w:pPrChange>
              </w:pPr>
            </w:p>
          </w:sdtContent>
        </w:sdt>
      </w:sdtContent>
    </w:sdt>
    <w:sectPr w:rsidR="00005A0F" w:rsidRPr="001E08FA" w:rsidSect="006E54AE">
      <w:pgSz w:w="11906" w:h="16838" w:code="0"/>
      <w:pgMar w:top="1079" w:right="850" w:bottom="1134" w:left="1440" w:header="708" w:footer="708" w:gutter="0"/>
      <w:cols w:space="708"/>
      <w:docGrid w:linePitch="360"/>
      <w:sectPrChange w:id="107" w:author="1" w:date="2026-09-22T12:21:00Z" w16du:dateUtc="2026-09-22T16:21:00Z">
        <w:sectPr w:rsidR="00005A0F" w:rsidRPr="001E08FA" w:rsidSect="006E54AE">
          <w:pgSz w:code="9"/>
          <w:pgMar w:top="1134" w:right="567" w:bottom="1134" w:left="1701" w:header="567" w:footer="567" w:gutter="0"/>
          <w:cols w:space="1296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940601910">
    <w:abstractNumId w:val="15"/>
  </w:num>
  <w:num w:numId="2" w16cid:durableId="1461806943">
    <w:abstractNumId w:val="14"/>
  </w:num>
  <w:num w:numId="3" w16cid:durableId="1335448787">
    <w:abstractNumId w:val="16"/>
  </w:num>
  <w:num w:numId="4" w16cid:durableId="1997108787">
    <w:abstractNumId w:val="13"/>
  </w:num>
  <w:num w:numId="5" w16cid:durableId="1522745028">
    <w:abstractNumId w:val="6"/>
  </w:num>
  <w:num w:numId="6" w16cid:durableId="1686591458">
    <w:abstractNumId w:val="18"/>
  </w:num>
  <w:num w:numId="7" w16cid:durableId="1666393764">
    <w:abstractNumId w:val="7"/>
  </w:num>
  <w:num w:numId="8" w16cid:durableId="1465393021">
    <w:abstractNumId w:val="11"/>
  </w:num>
  <w:num w:numId="9" w16cid:durableId="476192478">
    <w:abstractNumId w:val="4"/>
  </w:num>
  <w:num w:numId="10" w16cid:durableId="1366099263">
    <w:abstractNumId w:val="10"/>
  </w:num>
  <w:num w:numId="11" w16cid:durableId="1913660373">
    <w:abstractNumId w:val="3"/>
  </w:num>
  <w:num w:numId="12" w16cid:durableId="1925648295">
    <w:abstractNumId w:val="1"/>
  </w:num>
  <w:num w:numId="13" w16cid:durableId="45761351">
    <w:abstractNumId w:val="2"/>
  </w:num>
  <w:num w:numId="14" w16cid:durableId="569266934">
    <w:abstractNumId w:val="5"/>
  </w:num>
  <w:num w:numId="15" w16cid:durableId="1685815055">
    <w:abstractNumId w:val="8"/>
  </w:num>
  <w:num w:numId="16" w16cid:durableId="140316424">
    <w:abstractNumId w:val="17"/>
  </w:num>
  <w:num w:numId="17" w16cid:durableId="928584742">
    <w:abstractNumId w:val="12"/>
  </w:num>
  <w:num w:numId="18" w16cid:durableId="1514539563">
    <w:abstractNumId w:val="0"/>
  </w:num>
  <w:num w:numId="19" w16cid:durableId="863112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651186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951"/>
    <w:rsid w:val="000024EF"/>
    <w:rsid w:val="00004082"/>
    <w:rsid w:val="00005A0F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5E21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95F3B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951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749D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Body Text Indent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AB0"/>
    <w:pPr>
      <w:pPrChange w:id="0" w:author="1" w:date="2026-09-22T12:21:00Z">
        <w:pPr/>
      </w:pPrChange>
    </w:pPr>
    <w:rPr>
      <w:rFonts w:ascii="Arial" w:hAnsi="Arial" w:cs="Arial"/>
      <w:sz w:val="18"/>
      <w:szCs w:val="18"/>
      <w:lang w:val="ru-RU" w:eastAsia="ru-RU"/>
      <w:rPrChange w:id="0" w:author="1" w:date="2026-09-22T12:21:00Z">
        <w:rPr>
          <w:sz w:val="24"/>
          <w:lang w:val="lt-LT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1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1:00Z">
        <w:rPr>
          <w:rFonts w:ascii="Arial" w:hAnsi="Arial" w:cs="Arial"/>
          <w:sz w:val="32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F3B"/>
    <w:rPr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21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21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21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21:00Z">
        <w:rPr>
          <w:rFonts w:ascii="Arial" w:hAnsi="Arial" w:cs="Arial"/>
          <w:b/>
          <w:sz w:val="18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21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21:00Z">
        <w:rPr>
          <w:rFonts w:ascii="Arial" w:hAnsi="Arial" w:cs="Arial"/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895F3B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95F3B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21:00Z">
        <w:pPr>
          <w:ind w:left="708"/>
        </w:pPr>
      </w:pPrChange>
    </w:pPr>
    <w:rPr>
      <w:rFonts w:cs="Times New Roman"/>
      <w:rPrChange w:id="5" w:author="1" w:date="2026-09-22T12:21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895F3B"/>
    <w:rPr>
      <w:rFonts w:ascii="Arial" w:hAnsi="Arial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895F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95F3B"/>
    <w:rPr>
      <w:rFonts w:ascii="Tahoma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21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21:00Z">
        <w:rPr>
          <w:rFonts w:ascii="Arial" w:hAnsi="Arial" w:cs="Arial"/>
          <w:bCs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2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21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95F3B"/>
    <w:rPr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2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21:00Z">
        <w:rPr>
          <w:rFonts w:ascii="Arial" w:hAnsi="Arial" w:cs="Arial"/>
          <w:sz w:val="18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customXml/itemProps2.xml><?xml version="1.0" encoding="utf-8"?>
<ds:datastoreItem xmlns:ds="http://schemas.openxmlformats.org/officeDocument/2006/customXml" ds:itemID="{C1615FE2-EF83-2448-850C-54BD12854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AkviGuse</dc:creator>
  <cp:lastModifiedBy>Arthur Souza Rodrigues</cp:lastModifiedBy>
  <cp:revision>1</cp:revision>
  <dcterms:created xsi:type="dcterms:W3CDTF">2014-05-02T06:35:00Z</dcterms:created>
  <dcterms:modified xsi:type="dcterms:W3CDTF">2026-09-22T16:21:00Z</dcterms:modified>
</cp:coreProperties>
</file>