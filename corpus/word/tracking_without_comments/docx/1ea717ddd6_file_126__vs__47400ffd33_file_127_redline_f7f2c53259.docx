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77777777" w:rsidR="004B6E2C" w:rsidRDefault="004B6E2C">
      <w:r>
        <w:t>file_</w:t>
      </w:r>
      <w:ins w:id="0" w:author="Arthur Souza Rodrigues" w:date="2026-07-10T21:48:00Z" w16du:dateUtc="2026-07-11T01:48:00Z">
        <w:r w:rsidR="007D6A8C">
          <w:t>127</w:t>
        </w:r>
      </w:ins>
      <w:del w:id="1" w:author="Arthur Souza Rodrigues" w:date="2026-07-10T21:48:00Z" w16du:dateUtc="2026-07-11T01:48:00Z">
        <w:r>
          <w:delText>126</w:delText>
        </w:r>
      </w:del>
      <w:r>
        <w:t>.docx</w:t>
      </w:r>
    </w:p>
    <w:p w14:paraId="0B2BCAA2" w14:textId="51DB3B4A" w:rsidR="007D52B8" w:rsidRDefault="00C66C23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IT Security Policy v2.0</w:t>
        </w:r>
      </w:ins>
    </w:p>
    <w:p w14:paraId="2A096159" w14:textId="77777777" w:rsidR="007D52B8" w:rsidRDefault="00C66C23">
      <w:pPr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Effective Date: January 2026</w:t>
        </w:r>
      </w:ins>
    </w:p>
    <w:p w14:paraId="44E86B86" w14:textId="77777777" w:rsidR="007D52B8" w:rsidRDefault="00C66C23">
      <w:pPr>
        <w:rPr>
          <w:ins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Scope: All employees and contractors</w:t>
        </w:r>
      </w:ins>
    </w:p>
    <w:p w14:paraId="2371C581" w14:textId="77777777" w:rsidR="007D52B8" w:rsidRDefault="00C66C23">
      <w:pPr>
        <w:rPr>
          <w:ins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t>Password Requirements: 12+ characters</w:t>
        </w:r>
      </w:ins>
    </w:p>
    <w:p w14:paraId="5EB2A6D3" w14:textId="77777777" w:rsidR="007D52B8" w:rsidRDefault="00C66C23">
      <w:pPr>
        <w:rPr>
          <w:ins w:id="10" w:author="Arthur Souza Rodrigues" w:date="2026-07-10T21:48:00Z" w16du:dateUtc="2026-07-11T01:48:00Z"/>
        </w:rPr>
      </w:pPr>
      <w:ins w:id="11" w:author="Arthur Souza Rodrigues" w:date="2026-07-10T21:48:00Z" w16du:dateUtc="2026-07-11T01:48:00Z">
        <w:r>
          <w:t>MFA: Required for all systems</w:t>
        </w:r>
      </w:ins>
    </w:p>
    <w:p w14:paraId="06B6D901" w14:textId="77777777" w:rsidR="007D52B8" w:rsidRDefault="00C66C23">
      <w:pPr>
        <w:rPr>
          <w:ins w:id="12" w:author="Arthur Souza Rodrigues" w:date="2026-07-10T21:48:00Z" w16du:dateUtc="2026-07-11T01:48:00Z"/>
        </w:rPr>
      </w:pPr>
      <w:ins w:id="13" w:author="Arthur Souza Rodrigues" w:date="2026-07-10T21:48:00Z" w16du:dateUtc="2026-07-11T01:48:00Z">
        <w:r>
          <w:t>Data Backup: Daily automated backups</w:t>
        </w:r>
      </w:ins>
    </w:p>
    <w:p w14:paraId="2FAFA181" w14:textId="77777777" w:rsidR="007D52B8" w:rsidRDefault="00C66C23">
      <w:pPr>
        <w:rPr>
          <w:ins w:id="14" w:author="Arthur Souza Rodrigues" w:date="2026-07-10T21:48:00Z" w16du:dateUtc="2026-07-11T01:48:00Z"/>
        </w:rPr>
      </w:pPr>
      <w:ins w:id="15" w:author="Arthur Souza Rodrigues" w:date="2026-07-10T21:48:00Z" w16du:dateUtc="2026-07-11T01:48:00Z">
        <w:r>
          <w:t>Incident Response: 4-hour SLA</w:t>
        </w:r>
        <w:r>
          <w:t xml:space="preserve"> and bi-annual audits</w:t>
        </w:r>
      </w:ins>
    </w:p>
    <w:p w14:paraId="1FD2BDC8" w14:textId="79491911" w:rsidR="0045588B" w:rsidRDefault="00C66C23">
      <w:pPr>
        <w:rPr>
          <w:del w:id="16" w:author="Arthur Souza Rodrigues" w:date="2026-07-10T21:48:00Z" w16du:dateUtc="2026-07-11T01:48:00Z"/>
        </w:rPr>
      </w:pPr>
      <w:ins w:id="17" w:author="Arthur Souza Rodrigues" w:date="2026-07-10T21:48:00Z" w16du:dateUtc="2026-07-11T01:48:00Z">
        <w:r>
          <w:t>Annual Security Training: Mandatory</w:t>
        </w:r>
      </w:ins>
      <w:del w:id="18" w:author="Arthur Souza Rodrigues" w:date="2026-07-10T21:48:00Z" w16du:dateUtc="2026-07-11T01:48:00Z">
        <w:r>
          <w:delText>Clear Formatting Demo</w:delText>
        </w:r>
      </w:del>
    </w:p>
    <w:p w14:paraId="72C76B28" w14:textId="77777777" w:rsidR="0045588B" w:rsidRDefault="00C66C23">
      <w:pPr>
        <w:rPr>
          <w:del w:id="19" w:author="Arthur Souza Rodrigues" w:date="2026-07-10T21:48:00Z" w16du:dateUtc="2026-07-11T01:48:00Z"/>
        </w:rPr>
      </w:pPr>
      <w:del w:id="20" w:author="Arthur Souza Rodrigues" w:date="2026-07-10T21:48:00Z" w16du:dateUtc="2026-07-11T01:48:00Z">
        <w:r>
          <w:delText>This document demonstrates clear formatting.</w:delText>
        </w:r>
      </w:del>
    </w:p>
    <w:p w14:paraId="6766E500" w14:textId="77777777" w:rsidR="0045588B" w:rsidRDefault="00C66C23">
      <w:del w:id="21" w:author="Arthur Souza Rodrigues" w:date="2026-07-10T21:48:00Z" w16du:dateUtc="2026-07-11T01:48:00Z">
        <w:r>
          <w:delText>Text with bold, italic, underline formatting removed.</w:delText>
        </w:r>
      </w:del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17777E"/>
    <w:rsid w:val="0045588B"/>
    <w:rsid w:val="004B6E2C"/>
    <w:rsid w:val="007D52B8"/>
    <w:rsid w:val="007D6A8C"/>
    <w:rsid w:val="00D53FE7"/>
    <w:rsid w:val="00EE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2026-07-11T01:48:00Z</dcterms:modified>
</cp:coreProperties>
</file>