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9BD3FD" w14:textId="77777777" w:rsidR="008F00AC" w:rsidRDefault="008A63BC">
      <w:pPr>
        <w:spacing w:before="63"/>
        <w:ind w:left="1030"/>
        <w:rPr>
          <w:ins w:id="8" w:author="Luke Liska" w:date="2026-09-25T20:00:00Z" w16du:dateUtc="2026-09-26T00:00:00Z"/>
          <w:b/>
        </w:rPr>
      </w:pPr>
      <w:ins w:id="9" w:author="Luke Liska" w:date="2026-09-25T20:00:00Z" w16du:dateUtc="2026-09-26T00:00:00Z">
        <w:r>
          <w:rPr>
            <w:b/>
          </w:rPr>
          <w:t>Analytics Case Study - Wahoo Inc. by Luke Liska and Brandon Banning</w:t>
        </w:r>
      </w:ins>
    </w:p>
    <w:p w14:paraId="14204B82" w14:textId="77777777" w:rsidR="008F00AC" w:rsidRDefault="008F00AC">
      <w:pPr>
        <w:pStyle w:val="BodyText"/>
        <w:spacing w:before="2"/>
        <w:rPr>
          <w:ins w:id="10" w:author="Luke Liska" w:date="2026-09-25T20:00:00Z" w16du:dateUtc="2026-09-26T00:00:00Z"/>
          <w:b/>
          <w:sz w:val="30"/>
        </w:rPr>
      </w:pPr>
    </w:p>
    <w:p w14:paraId="35FD6F5A" w14:textId="77777777" w:rsidR="007A7E56" w:rsidRDefault="007A7E56">
      <w:pPr>
        <w:pStyle w:val="BodyText"/>
        <w:spacing w:line="285" w:lineRule="auto"/>
        <w:ind w:left="100"/>
        <w:rPr>
          <w:ins w:id="11" w:author="Luke Liska" w:date="2026-09-25T20:00:00Z" w16du:dateUtc="2026-09-26T00:00:00Z"/>
        </w:rPr>
      </w:pPr>
      <w:ins w:id="12" w:author="Luke Liska" w:date="2026-09-25T20:00:00Z" w16du:dateUtc="2026-09-26T00:00:00Z">
        <w:r>
          <w:t>*Company information is adapted from (</w:t>
        </w:r>
        <w:r>
          <w:fldChar w:fldCharType="begin"/>
        </w:r>
        <w:r>
          <w:instrText>HYPERLINK "https://en.wikipedia.org/wiki/Dell"</w:instrText>
        </w:r>
        <w:r>
          <w:fldChar w:fldCharType="separate"/>
        </w:r>
        <w:r w:rsidRPr="00DC2421">
          <w:rPr>
            <w:rStyle w:val="Hyperlink"/>
          </w:rPr>
          <w:t>https://en.wikipedia.org/wiki/Dell</w:t>
        </w:r>
        <w:r>
          <w:fldChar w:fldCharType="end"/>
        </w:r>
        <w:r>
          <w:t xml:space="preserve">) and </w:t>
        </w:r>
        <w:r w:rsidR="008A63BC">
          <w:t>needed when</w:t>
        </w:r>
        <w:r>
          <w:t xml:space="preserve"> answering the questions.</w:t>
        </w:r>
      </w:ins>
    </w:p>
    <w:p w14:paraId="56A5A137" w14:textId="77777777" w:rsidR="007A7E56" w:rsidRDefault="007A7E56">
      <w:pPr>
        <w:pStyle w:val="BodyText"/>
        <w:spacing w:line="285" w:lineRule="auto"/>
        <w:ind w:left="100"/>
        <w:rPr>
          <w:ins w:id="13" w:author="Luke Liska" w:date="2026-09-25T20:00:00Z" w16du:dateUtc="2026-09-26T00:00:00Z"/>
        </w:rPr>
      </w:pPr>
    </w:p>
    <w:p w14:paraId="2B26ACCC" w14:textId="77777777" w:rsidR="008F00AC" w:rsidRDefault="008A63BC">
      <w:pPr>
        <w:pStyle w:val="BodyText"/>
        <w:spacing w:line="285" w:lineRule="auto"/>
        <w:ind w:left="100"/>
        <w:rPr>
          <w:ins w:id="14" w:author="Luke Liska" w:date="2026-09-25T20:00:00Z" w16du:dateUtc="2026-09-26T00:00:00Z"/>
        </w:rPr>
      </w:pPr>
      <w:ins w:id="15" w:author="Luke Liska" w:date="2026-09-25T20:00:00Z" w16du:dateUtc="2026-09-26T00:00:00Z">
        <w:r>
          <w:t>Wahoo* is an American multinational computer technology company based in Tampa, Florida, United States, that develops, sells, repairs, and supports computers and related products and services. Named after its founder, Michael Wahoo, the company is one of the largest technological corporations in the world, employing more than 103,300 people in the U.S. and around the world.</w:t>
        </w:r>
      </w:ins>
    </w:p>
    <w:p w14:paraId="05BFE495" w14:textId="77777777" w:rsidR="008F00AC" w:rsidRDefault="008F00AC">
      <w:pPr>
        <w:pStyle w:val="BodyText"/>
        <w:spacing w:before="8"/>
        <w:rPr>
          <w:ins w:id="16" w:author="Luke Liska" w:date="2026-09-25T20:00:00Z" w16du:dateUtc="2026-09-26T00:00:00Z"/>
          <w:sz w:val="25"/>
        </w:rPr>
      </w:pPr>
    </w:p>
    <w:p w14:paraId="2DB0CCC5" w14:textId="77777777" w:rsidR="008F00AC" w:rsidRDefault="008A63BC">
      <w:pPr>
        <w:pStyle w:val="BodyText"/>
        <w:spacing w:line="285" w:lineRule="auto"/>
        <w:ind w:left="100" w:right="122"/>
        <w:rPr>
          <w:ins w:id="17" w:author="Luke Liska" w:date="2026-09-25T20:00:00Z" w16du:dateUtc="2026-09-26T00:00:00Z"/>
        </w:rPr>
      </w:pPr>
      <w:ins w:id="18" w:author="Luke Liska" w:date="2026-09-25T20:00:00Z" w16du:dateUtc="2026-09-26T00:00:00Z">
        <w:r>
          <w:t>Wahoo sells personal computers (PCs), servers, data storage devices, network switches, software, computer peripherals, HDTVs, cameras, printers, MP3 players, and electronics built by other manufacturers. The company is well known for its innovations in supply chain management</w:t>
        </w:r>
        <w:r>
          <w:rPr>
            <w:spacing w:val="-8"/>
          </w:rPr>
          <w:t xml:space="preserve"> </w:t>
        </w:r>
        <w:r>
          <w:t>and</w:t>
        </w:r>
        <w:r>
          <w:rPr>
            <w:spacing w:val="-8"/>
          </w:rPr>
          <w:t xml:space="preserve"> </w:t>
        </w:r>
        <w:r>
          <w:t>electronic</w:t>
        </w:r>
        <w:r>
          <w:rPr>
            <w:spacing w:val="-7"/>
          </w:rPr>
          <w:t xml:space="preserve"> </w:t>
        </w:r>
        <w:r>
          <w:t>commerce,</w:t>
        </w:r>
        <w:r>
          <w:rPr>
            <w:spacing w:val="-8"/>
          </w:rPr>
          <w:t xml:space="preserve"> </w:t>
        </w:r>
        <w:r>
          <w:t>particularly</w:t>
        </w:r>
        <w:r>
          <w:rPr>
            <w:spacing w:val="-8"/>
          </w:rPr>
          <w:t xml:space="preserve"> </w:t>
        </w:r>
        <w:r>
          <w:t>its</w:t>
        </w:r>
        <w:r>
          <w:rPr>
            <w:spacing w:val="-7"/>
          </w:rPr>
          <w:t xml:space="preserve"> </w:t>
        </w:r>
        <w:r>
          <w:t>direct-sales</w:t>
        </w:r>
        <w:r>
          <w:rPr>
            <w:spacing w:val="-8"/>
          </w:rPr>
          <w:t xml:space="preserve"> </w:t>
        </w:r>
        <w:r>
          <w:t>model</w:t>
        </w:r>
        <w:r>
          <w:rPr>
            <w:spacing w:val="-7"/>
          </w:rPr>
          <w:t xml:space="preserve"> </w:t>
        </w:r>
        <w:r>
          <w:t>and</w:t>
        </w:r>
        <w:r>
          <w:rPr>
            <w:spacing w:val="-8"/>
          </w:rPr>
          <w:t xml:space="preserve"> </w:t>
        </w:r>
        <w:r>
          <w:t>its</w:t>
        </w:r>
        <w:r>
          <w:rPr>
            <w:spacing w:val="-8"/>
          </w:rPr>
          <w:t xml:space="preserve"> </w:t>
        </w:r>
        <w:r>
          <w:t>"build-to-order" or "configure to order" approach to manufacturing—delivering individual PCs configured to customer specifications. Wahoo was a pure hardware vendor for much of its existence, but with the acquisition in 2009 of Mackerel Systems, Wahoo entered the market for IT services. The company has since made additional acquisitions in storage and networking systems, with the aim of expanding their portfolio from offering computers only to delivering complete solutions for enterprise</w:t>
        </w:r>
        <w:r>
          <w:rPr>
            <w:spacing w:val="-2"/>
          </w:rPr>
          <w:t xml:space="preserve"> </w:t>
        </w:r>
        <w:r>
          <w:t>customers.</w:t>
        </w:r>
      </w:ins>
    </w:p>
    <w:p w14:paraId="72AC7496" w14:textId="77777777" w:rsidR="008F00AC" w:rsidRDefault="008F00AC">
      <w:pPr>
        <w:pStyle w:val="BodyText"/>
        <w:spacing w:before="2"/>
        <w:rPr>
          <w:ins w:id="19" w:author="Luke Liska" w:date="2026-09-25T20:00:00Z" w16du:dateUtc="2026-09-26T00:00:00Z"/>
          <w:sz w:val="25"/>
        </w:rPr>
      </w:pPr>
    </w:p>
    <w:p w14:paraId="5D018238" w14:textId="77777777" w:rsidR="008F00AC" w:rsidRDefault="008A63BC">
      <w:pPr>
        <w:pStyle w:val="BodyText"/>
        <w:spacing w:line="285" w:lineRule="auto"/>
        <w:ind w:left="100" w:right="133"/>
        <w:rPr>
          <w:ins w:id="20" w:author="Luke Liska" w:date="2026-09-25T20:00:00Z" w16du:dateUtc="2026-09-26T00:00:00Z"/>
        </w:rPr>
      </w:pPr>
      <w:ins w:id="21" w:author="Luke Liska" w:date="2026-09-25T20:00:00Z" w16du:dateUtc="2026-09-26T00:00:00Z">
        <w:r>
          <w:t>Wahoo was listed at number 51 in the Fortune 500 list, until 2014. After going private in 2013, the newly confidential nature of its financial information prevents the company from being ranked</w:t>
        </w:r>
        <w:r>
          <w:rPr>
            <w:spacing w:val="-5"/>
          </w:rPr>
          <w:t xml:space="preserve"> </w:t>
        </w:r>
        <w:r>
          <w:t>by</w:t>
        </w:r>
        <w:r>
          <w:rPr>
            <w:spacing w:val="-4"/>
          </w:rPr>
          <w:t xml:space="preserve"> </w:t>
        </w:r>
        <w:r>
          <w:t>Fortune.</w:t>
        </w:r>
        <w:r>
          <w:rPr>
            <w:spacing w:val="-4"/>
          </w:rPr>
          <w:t xml:space="preserve"> </w:t>
        </w:r>
        <w:r>
          <w:t>In</w:t>
        </w:r>
        <w:r>
          <w:rPr>
            <w:spacing w:val="-4"/>
          </w:rPr>
          <w:t xml:space="preserve"> </w:t>
        </w:r>
        <w:r>
          <w:t>2015,</w:t>
        </w:r>
        <w:r>
          <w:rPr>
            <w:spacing w:val="-4"/>
          </w:rPr>
          <w:t xml:space="preserve"> </w:t>
        </w:r>
        <w:r>
          <w:t>it</w:t>
        </w:r>
        <w:r>
          <w:rPr>
            <w:spacing w:val="-4"/>
          </w:rPr>
          <w:t xml:space="preserve"> </w:t>
        </w:r>
        <w:r>
          <w:t>was</w:t>
        </w:r>
        <w:r>
          <w:rPr>
            <w:spacing w:val="-4"/>
          </w:rPr>
          <w:t xml:space="preserve"> </w:t>
        </w:r>
        <w:r>
          <w:t>the</w:t>
        </w:r>
        <w:r>
          <w:rPr>
            <w:spacing w:val="-4"/>
          </w:rPr>
          <w:t xml:space="preserve"> </w:t>
        </w:r>
        <w:r>
          <w:t>third</w:t>
        </w:r>
        <w:r>
          <w:rPr>
            <w:spacing w:val="-4"/>
          </w:rPr>
          <w:t xml:space="preserve"> </w:t>
        </w:r>
        <w:r>
          <w:t>largest</w:t>
        </w:r>
        <w:r>
          <w:rPr>
            <w:spacing w:val="-4"/>
          </w:rPr>
          <w:t xml:space="preserve"> </w:t>
        </w:r>
        <w:r>
          <w:t>PC</w:t>
        </w:r>
        <w:r>
          <w:rPr>
            <w:spacing w:val="-4"/>
          </w:rPr>
          <w:t xml:space="preserve"> </w:t>
        </w:r>
        <w:r>
          <w:t>vendor</w:t>
        </w:r>
        <w:r>
          <w:rPr>
            <w:spacing w:val="-4"/>
          </w:rPr>
          <w:t xml:space="preserve"> </w:t>
        </w:r>
        <w:r>
          <w:t>in</w:t>
        </w:r>
        <w:r>
          <w:rPr>
            <w:spacing w:val="-4"/>
          </w:rPr>
          <w:t xml:space="preserve"> </w:t>
        </w:r>
        <w:r>
          <w:t>the</w:t>
        </w:r>
        <w:r>
          <w:rPr>
            <w:spacing w:val="-4"/>
          </w:rPr>
          <w:t xml:space="preserve"> </w:t>
        </w:r>
        <w:r>
          <w:t>world</w:t>
        </w:r>
        <w:r>
          <w:rPr>
            <w:spacing w:val="-5"/>
          </w:rPr>
          <w:t xml:space="preserve"> </w:t>
        </w:r>
        <w:r>
          <w:t>after</w:t>
        </w:r>
        <w:r>
          <w:rPr>
            <w:spacing w:val="-4"/>
          </w:rPr>
          <w:t xml:space="preserve"> </w:t>
        </w:r>
        <w:r>
          <w:t>Lenovo</w:t>
        </w:r>
        <w:r>
          <w:rPr>
            <w:spacing w:val="-4"/>
          </w:rPr>
          <w:t xml:space="preserve"> </w:t>
        </w:r>
        <w:r>
          <w:t>and</w:t>
        </w:r>
        <w:r>
          <w:rPr>
            <w:spacing w:val="-4"/>
          </w:rPr>
          <w:t xml:space="preserve"> </w:t>
        </w:r>
        <w:r>
          <w:t>HP. Wahoo is currently the #1 shipper of PC monitors in the</w:t>
        </w:r>
        <w:r>
          <w:rPr>
            <w:spacing w:val="-18"/>
          </w:rPr>
          <w:t xml:space="preserve"> </w:t>
        </w:r>
        <w:r>
          <w:t>world.</w:t>
        </w:r>
      </w:ins>
    </w:p>
    <w:p w14:paraId="1DED958F" w14:textId="77777777" w:rsidR="008F00AC" w:rsidRDefault="008F00AC">
      <w:pPr>
        <w:pStyle w:val="BodyText"/>
        <w:spacing w:before="8"/>
        <w:rPr>
          <w:ins w:id="22" w:author="Luke Liska" w:date="2026-09-25T20:00:00Z" w16du:dateUtc="2026-09-26T00:00:00Z"/>
          <w:sz w:val="25"/>
        </w:rPr>
      </w:pPr>
    </w:p>
    <w:p w14:paraId="3E8F420D" w14:textId="77777777" w:rsidR="008F00AC" w:rsidRDefault="008A63BC">
      <w:pPr>
        <w:pStyle w:val="BodyText"/>
        <w:spacing w:line="285" w:lineRule="auto"/>
        <w:ind w:left="100"/>
        <w:rPr>
          <w:ins w:id="23" w:author="Luke Liska" w:date="2026-09-25T20:00:00Z" w16du:dateUtc="2026-09-26T00:00:00Z"/>
        </w:rPr>
      </w:pPr>
      <w:ins w:id="24" w:author="Luke Liska" w:date="2026-09-25T20:00:00Z" w16du:dateUtc="2026-09-26T00:00:00Z">
        <w:r>
          <w:t>In 2018, Wahoo acquired the enterprise technology firm Marlin Corporation; following the completion of the purchase, Wahoo and Marlin became divisions of Wahoo Technologies.</w:t>
        </w:r>
      </w:ins>
    </w:p>
    <w:p w14:paraId="18E5C1EB" w14:textId="77777777" w:rsidR="008F00AC" w:rsidRDefault="008F00AC">
      <w:pPr>
        <w:pStyle w:val="BodyText"/>
        <w:spacing w:before="10"/>
        <w:rPr>
          <w:ins w:id="25" w:author="Luke Liska" w:date="2026-09-25T20:00:00Z" w16du:dateUtc="2026-09-26T00:00:00Z"/>
          <w:sz w:val="25"/>
        </w:rPr>
      </w:pPr>
    </w:p>
    <w:p w14:paraId="414D1C01" w14:textId="77777777" w:rsidR="008F00AC" w:rsidRDefault="008A63BC">
      <w:pPr>
        <w:pStyle w:val="BodyText"/>
        <w:spacing w:before="1" w:line="285" w:lineRule="auto"/>
        <w:ind w:left="100" w:right="129"/>
        <w:rPr>
          <w:ins w:id="26" w:author="Luke Liska" w:date="2026-09-25T20:00:00Z" w16du:dateUtc="2026-09-26T00:00:00Z"/>
        </w:rPr>
      </w:pPr>
      <w:ins w:id="27" w:author="Luke Liska" w:date="2026-09-25T20:00:00Z" w16du:dateUtc="2026-09-26T00:00:00Z">
        <w:r>
          <w:t>It is January, 2019, and you have been recently hired by Wahoo as a consultant to evaluate their digital marketing strategy. During your initial meeting January 5th, you wrote down 10 major observations that you wanted to look into deeper. For each observation, please indicate which direction you will take and why, paying close attention to items you learned while listening to a guest speaker in your Digital Marketing class. Your notes are listed below, followed by italicized questions to be answered (by you). You will not receive credit if you do not explain why.</w:t>
        </w:r>
      </w:ins>
    </w:p>
    <w:p w14:paraId="46381EB7" w14:textId="77777777" w:rsidR="008F00AC" w:rsidRDefault="008F00AC">
      <w:pPr>
        <w:pStyle w:val="BodyText"/>
        <w:rPr>
          <w:ins w:id="28" w:author="Luke Liska" w:date="2026-09-25T20:00:00Z" w16du:dateUtc="2026-09-26T00:00:00Z"/>
          <w:sz w:val="24"/>
        </w:rPr>
      </w:pPr>
    </w:p>
    <w:p w14:paraId="71FF2FD7" w14:textId="77777777" w:rsidR="008F00AC" w:rsidRDefault="008F00AC">
      <w:pPr>
        <w:pStyle w:val="BodyText"/>
        <w:spacing w:before="6"/>
        <w:rPr>
          <w:ins w:id="29" w:author="Luke Liska" w:date="2026-09-25T20:00:00Z" w16du:dateUtc="2026-09-26T00:00:00Z"/>
          <w:sz w:val="27"/>
        </w:rPr>
      </w:pPr>
    </w:p>
    <w:p w14:paraId="65DB3161" w14:textId="77777777" w:rsidR="008F00AC" w:rsidRDefault="008A63BC">
      <w:pPr>
        <w:pStyle w:val="ListParagraph"/>
        <w:numPr>
          <w:ilvl w:val="0"/>
          <w:numId w:val="27"/>
        </w:numPr>
        <w:tabs>
          <w:tab w:val="left" w:pos="820"/>
        </w:tabs>
        <w:spacing w:line="285" w:lineRule="auto"/>
        <w:rPr>
          <w:ins w:id="30" w:author="Luke Liska" w:date="2026-09-25T20:00:00Z" w16du:dateUtc="2026-09-26T00:00:00Z"/>
          <w:i/>
        </w:rPr>
      </w:pPr>
      <w:ins w:id="31" w:author="Luke Liska" w:date="2026-09-25T20:00:00Z" w16du:dateUtc="2026-09-26T00:00:00Z">
        <w:r>
          <w:t>Wahoo</w:t>
        </w:r>
        <w:r>
          <w:rPr>
            <w:spacing w:val="-5"/>
          </w:rPr>
          <w:t xml:space="preserve"> </w:t>
        </w:r>
        <w:r>
          <w:t>CEO</w:t>
        </w:r>
        <w:r>
          <w:rPr>
            <w:spacing w:val="-5"/>
          </w:rPr>
          <w:t xml:space="preserve"> </w:t>
        </w:r>
        <w:r>
          <w:t>is</w:t>
        </w:r>
        <w:r>
          <w:rPr>
            <w:spacing w:val="-5"/>
          </w:rPr>
          <w:t xml:space="preserve"> </w:t>
        </w:r>
        <w:r>
          <w:t>interested</w:t>
        </w:r>
        <w:r>
          <w:rPr>
            <w:spacing w:val="-5"/>
          </w:rPr>
          <w:t xml:space="preserve"> </w:t>
        </w:r>
        <w:r>
          <w:t>in</w:t>
        </w:r>
        <w:r>
          <w:rPr>
            <w:spacing w:val="-5"/>
          </w:rPr>
          <w:t xml:space="preserve"> </w:t>
        </w:r>
        <w:r>
          <w:t>studying</w:t>
        </w:r>
        <w:r>
          <w:rPr>
            <w:spacing w:val="-4"/>
          </w:rPr>
          <w:t xml:space="preserve"> </w:t>
        </w:r>
        <w:r>
          <w:t>the</w:t>
        </w:r>
        <w:r>
          <w:rPr>
            <w:spacing w:val="-5"/>
          </w:rPr>
          <w:t xml:space="preserve"> </w:t>
        </w:r>
        <w:r>
          <w:t>impact</w:t>
        </w:r>
        <w:r>
          <w:rPr>
            <w:spacing w:val="-5"/>
          </w:rPr>
          <w:t xml:space="preserve"> </w:t>
        </w:r>
        <w:r>
          <w:t>that</w:t>
        </w:r>
        <w:r>
          <w:rPr>
            <w:spacing w:val="-5"/>
          </w:rPr>
          <w:t xml:space="preserve"> </w:t>
        </w:r>
        <w:r>
          <w:t>hurricanes</w:t>
        </w:r>
        <w:r>
          <w:rPr>
            <w:spacing w:val="-5"/>
          </w:rPr>
          <w:t xml:space="preserve"> </w:t>
        </w:r>
        <w:r>
          <w:t>have</w:t>
        </w:r>
        <w:r>
          <w:rPr>
            <w:spacing w:val="-5"/>
          </w:rPr>
          <w:t xml:space="preserve"> </w:t>
        </w:r>
        <w:r>
          <w:t>on</w:t>
        </w:r>
        <w:r>
          <w:rPr>
            <w:spacing w:val="-4"/>
          </w:rPr>
          <w:t xml:space="preserve"> </w:t>
        </w:r>
        <w:r>
          <w:t>their</w:t>
        </w:r>
        <w:r>
          <w:rPr>
            <w:spacing w:val="-5"/>
          </w:rPr>
          <w:t xml:space="preserve"> </w:t>
        </w:r>
        <w:r>
          <w:t>online</w:t>
        </w:r>
        <w:r>
          <w:rPr>
            <w:spacing w:val="-5"/>
          </w:rPr>
          <w:t xml:space="preserve"> </w:t>
        </w:r>
        <w:r>
          <w:t xml:space="preserve">web traffic. The CEO recommended running an A/B test on traffic levels during a hurricane in the next month to determine whether or not they need to make a custom online interface to improve traffic during hurricane season. </w:t>
        </w:r>
        <w:r>
          <w:rPr>
            <w:i/>
          </w:rPr>
          <w:t>Do you recommend following the CEO’s recommendation? Please explain why or why</w:t>
        </w:r>
        <w:r>
          <w:rPr>
            <w:i/>
            <w:spacing w:val="-9"/>
          </w:rPr>
          <w:t xml:space="preserve"> </w:t>
        </w:r>
        <w:r>
          <w:rPr>
            <w:i/>
          </w:rPr>
          <w:t>not.</w:t>
        </w:r>
      </w:ins>
    </w:p>
    <w:p w14:paraId="25025432" w14:textId="77777777" w:rsidR="008F00AC" w:rsidRDefault="008A63BC">
      <w:pPr>
        <w:pStyle w:val="ListParagraph"/>
        <w:numPr>
          <w:ilvl w:val="0"/>
          <w:numId w:val="27"/>
        </w:numPr>
        <w:tabs>
          <w:tab w:val="left" w:pos="820"/>
        </w:tabs>
        <w:spacing w:line="285" w:lineRule="auto"/>
        <w:ind w:right="709"/>
        <w:rPr>
          <w:ins w:id="32" w:author="Luke Liska" w:date="2026-09-25T20:00:00Z" w16du:dateUtc="2026-09-26T00:00:00Z"/>
        </w:rPr>
      </w:pPr>
      <w:ins w:id="33" w:author="Luke Liska" w:date="2026-09-25T20:00:00Z" w16du:dateUtc="2026-09-26T00:00:00Z">
        <w:r>
          <w:lastRenderedPageBreak/>
          <w:t>The</w:t>
        </w:r>
        <w:r>
          <w:rPr>
            <w:spacing w:val="-4"/>
          </w:rPr>
          <w:t xml:space="preserve"> </w:t>
        </w:r>
        <w:r>
          <w:t>Director</w:t>
        </w:r>
        <w:r>
          <w:rPr>
            <w:spacing w:val="-4"/>
          </w:rPr>
          <w:t xml:space="preserve"> </w:t>
        </w:r>
        <w:r>
          <w:t>of</w:t>
        </w:r>
        <w:r>
          <w:rPr>
            <w:spacing w:val="-4"/>
          </w:rPr>
          <w:t xml:space="preserve"> </w:t>
        </w:r>
        <w:r>
          <w:t>Marketing</w:t>
        </w:r>
        <w:r>
          <w:rPr>
            <w:spacing w:val="-4"/>
          </w:rPr>
          <w:t xml:space="preserve"> </w:t>
        </w:r>
        <w:r>
          <w:t>gave</w:t>
        </w:r>
        <w:r>
          <w:rPr>
            <w:spacing w:val="-4"/>
          </w:rPr>
          <w:t xml:space="preserve"> </w:t>
        </w:r>
        <w:r>
          <w:t>you</w:t>
        </w:r>
        <w:r>
          <w:rPr>
            <w:spacing w:val="-4"/>
          </w:rPr>
          <w:t xml:space="preserve"> </w:t>
        </w:r>
        <w:r>
          <w:t>a</w:t>
        </w:r>
        <w:r>
          <w:rPr>
            <w:spacing w:val="-4"/>
          </w:rPr>
          <w:t xml:space="preserve"> </w:t>
        </w:r>
        <w:r>
          <w:t>study</w:t>
        </w:r>
        <w:r>
          <w:rPr>
            <w:spacing w:val="-4"/>
          </w:rPr>
          <w:t xml:space="preserve"> </w:t>
        </w:r>
        <w:r>
          <w:t>run</w:t>
        </w:r>
        <w:r>
          <w:rPr>
            <w:spacing w:val="-3"/>
          </w:rPr>
          <w:t xml:space="preserve"> </w:t>
        </w:r>
        <w:r>
          <w:t>for</w:t>
        </w:r>
        <w:r>
          <w:rPr>
            <w:spacing w:val="-4"/>
          </w:rPr>
          <w:t xml:space="preserve"> </w:t>
        </w:r>
        <w:r>
          <w:t>24</w:t>
        </w:r>
        <w:r>
          <w:rPr>
            <w:spacing w:val="-4"/>
          </w:rPr>
          <w:t xml:space="preserve"> </w:t>
        </w:r>
        <w:r>
          <w:t>hours</w:t>
        </w:r>
        <w:r>
          <w:rPr>
            <w:spacing w:val="-4"/>
          </w:rPr>
          <w:t xml:space="preserve"> </w:t>
        </w:r>
        <w:r>
          <w:t>on</w:t>
        </w:r>
        <w:r>
          <w:rPr>
            <w:spacing w:val="-4"/>
          </w:rPr>
          <w:t xml:space="preserve"> </w:t>
        </w:r>
        <w:r>
          <w:t>Black</w:t>
        </w:r>
        <w:r>
          <w:rPr>
            <w:spacing w:val="-4"/>
          </w:rPr>
          <w:t xml:space="preserve"> </w:t>
        </w:r>
        <w:r>
          <w:t>Friday</w:t>
        </w:r>
        <w:r>
          <w:rPr>
            <w:spacing w:val="-4"/>
          </w:rPr>
          <w:t xml:space="preserve"> </w:t>
        </w:r>
        <w:r>
          <w:t>with</w:t>
        </w:r>
        <w:r>
          <w:rPr>
            <w:spacing w:val="-4"/>
          </w:rPr>
          <w:t xml:space="preserve"> </w:t>
        </w:r>
        <w:r>
          <w:t>a sample size of 10,000 unique visitors to the website. Based on this study,</w:t>
        </w:r>
        <w:r>
          <w:rPr>
            <w:spacing w:val="-41"/>
          </w:rPr>
          <w:t xml:space="preserve"> </w:t>
        </w:r>
        <w:r>
          <w:t>he</w:t>
        </w:r>
      </w:ins>
    </w:p>
    <w:p w14:paraId="6564C29A" w14:textId="77777777" w:rsidR="008F00AC" w:rsidRDefault="008F00AC">
      <w:pPr>
        <w:spacing w:line="285" w:lineRule="auto"/>
        <w:rPr>
          <w:ins w:id="34" w:author="Luke Liska" w:date="2026-09-25T20:00:00Z" w16du:dateUtc="2026-09-26T00:00:00Z"/>
        </w:rPr>
        <w:sectPr w:rsidR="008F00AC">
          <w:headerReference w:type="default" r:id="rId8"/>
          <w:footerReference w:type="default" r:id="rId9"/>
          <w:type w:val="continuous"/>
          <w:pgSz w:w="12240" w:h="15840"/>
          <w:pgMar w:top="1380" w:right="1340" w:bottom="280" w:left="1340" w:header="720" w:footer="720" w:gutter="0"/>
          <w:cols w:space="720"/>
        </w:sectPr>
      </w:pPr>
    </w:p>
    <w:p w14:paraId="658A6FE0" w14:textId="77777777" w:rsidR="008F00AC" w:rsidRDefault="008A63BC">
      <w:pPr>
        <w:spacing w:before="63" w:line="285" w:lineRule="auto"/>
        <w:ind w:left="820" w:right="133"/>
        <w:rPr>
          <w:ins w:id="37" w:author="Luke Liska" w:date="2026-09-25T20:00:00Z" w16du:dateUtc="2026-09-26T00:00:00Z"/>
          <w:i/>
        </w:rPr>
      </w:pPr>
      <w:ins w:id="38" w:author="Luke Liska" w:date="2026-09-25T20:00:00Z" w16du:dateUtc="2026-09-26T00:00:00Z">
        <w:r>
          <w:t>recommends changing the homepage</w:t>
        </w:r>
        <w:r w:rsidR="00277653">
          <w:t xml:space="preserve"> for the rest of the year</w:t>
        </w:r>
        <w:r>
          <w:t xml:space="preserve"> to focus on products that are on sale as opposed to focusing on the new innovative products Wahoo sells. </w:t>
        </w:r>
        <w:r>
          <w:rPr>
            <w:i/>
          </w:rPr>
          <w:t>Do you agree with his conclusion? Please explain why or why not.</w:t>
        </w:r>
      </w:ins>
    </w:p>
    <w:p w14:paraId="0AF2CDBA" w14:textId="77777777" w:rsidR="008F00AC" w:rsidRDefault="008A63BC">
      <w:pPr>
        <w:pStyle w:val="ListParagraph"/>
        <w:numPr>
          <w:ilvl w:val="0"/>
          <w:numId w:val="27"/>
        </w:numPr>
        <w:tabs>
          <w:tab w:val="left" w:pos="820"/>
        </w:tabs>
        <w:spacing w:line="285" w:lineRule="auto"/>
        <w:ind w:right="441"/>
        <w:rPr>
          <w:ins w:id="39" w:author="Luke Liska" w:date="2026-09-25T20:00:00Z" w16du:dateUtc="2026-09-26T00:00:00Z"/>
          <w:i/>
        </w:rPr>
      </w:pPr>
      <w:ins w:id="40" w:author="Luke Liska" w:date="2026-09-25T20:00:00Z" w16du:dateUtc="2026-09-26T00:00:00Z">
        <w:r>
          <w:t>Wahoo Inc. is currently running an ad campaign on social media to introduce a new product using a last interaction attribution model. The Wahoo Inc. social media intern recommends</w:t>
        </w:r>
        <w:r>
          <w:rPr>
            <w:spacing w:val="-6"/>
          </w:rPr>
          <w:t xml:space="preserve"> </w:t>
        </w:r>
        <w:r>
          <w:t>switching</w:t>
        </w:r>
        <w:r>
          <w:rPr>
            <w:spacing w:val="-6"/>
          </w:rPr>
          <w:t xml:space="preserve"> </w:t>
        </w:r>
        <w:r>
          <w:t>to</w:t>
        </w:r>
        <w:r>
          <w:rPr>
            <w:spacing w:val="-6"/>
          </w:rPr>
          <w:t xml:space="preserve"> </w:t>
        </w:r>
        <w:r>
          <w:t>use</w:t>
        </w:r>
        <w:r>
          <w:rPr>
            <w:spacing w:val="-6"/>
          </w:rPr>
          <w:t xml:space="preserve"> </w:t>
        </w:r>
        <w:r>
          <w:t>a</w:t>
        </w:r>
        <w:r>
          <w:rPr>
            <w:spacing w:val="-6"/>
          </w:rPr>
          <w:t xml:space="preserve"> </w:t>
        </w:r>
        <w:r>
          <w:t>first</w:t>
        </w:r>
        <w:r>
          <w:rPr>
            <w:spacing w:val="-6"/>
          </w:rPr>
          <w:t xml:space="preserve"> </w:t>
        </w:r>
        <w:r>
          <w:t>interaction</w:t>
        </w:r>
        <w:r>
          <w:rPr>
            <w:spacing w:val="-6"/>
          </w:rPr>
          <w:t xml:space="preserve"> </w:t>
        </w:r>
        <w:r>
          <w:t>attribution</w:t>
        </w:r>
        <w:r>
          <w:rPr>
            <w:spacing w:val="-6"/>
          </w:rPr>
          <w:t xml:space="preserve"> </w:t>
        </w:r>
        <w:r>
          <w:t>model.</w:t>
        </w:r>
        <w:r>
          <w:rPr>
            <w:spacing w:val="-6"/>
          </w:rPr>
          <w:t xml:space="preserve"> </w:t>
        </w:r>
        <w:r>
          <w:rPr>
            <w:i/>
          </w:rPr>
          <w:t>Do</w:t>
        </w:r>
        <w:r>
          <w:rPr>
            <w:i/>
            <w:spacing w:val="-6"/>
          </w:rPr>
          <w:t xml:space="preserve"> </w:t>
        </w:r>
        <w:r>
          <w:rPr>
            <w:i/>
          </w:rPr>
          <w:t>you</w:t>
        </w:r>
        <w:r>
          <w:rPr>
            <w:i/>
            <w:spacing w:val="-6"/>
          </w:rPr>
          <w:t xml:space="preserve"> </w:t>
        </w:r>
        <w:r>
          <w:rPr>
            <w:i/>
          </w:rPr>
          <w:t>recommend following the Intern’s recommendation? Please explain why or why</w:t>
        </w:r>
        <w:r>
          <w:rPr>
            <w:i/>
            <w:spacing w:val="-23"/>
          </w:rPr>
          <w:t xml:space="preserve"> </w:t>
        </w:r>
        <w:r>
          <w:rPr>
            <w:i/>
          </w:rPr>
          <w:t>not.</w:t>
        </w:r>
      </w:ins>
    </w:p>
    <w:p w14:paraId="1FCB1AE2" w14:textId="77777777" w:rsidR="008F00AC" w:rsidRDefault="008A63BC">
      <w:pPr>
        <w:pStyle w:val="ListParagraph"/>
        <w:numPr>
          <w:ilvl w:val="0"/>
          <w:numId w:val="27"/>
        </w:numPr>
        <w:tabs>
          <w:tab w:val="left" w:pos="820"/>
        </w:tabs>
        <w:spacing w:line="285" w:lineRule="auto"/>
        <w:ind w:right="146"/>
        <w:rPr>
          <w:ins w:id="41" w:author="Luke Liska" w:date="2026-09-25T20:00:00Z" w16du:dateUtc="2026-09-26T00:00:00Z"/>
          <w:i/>
        </w:rPr>
      </w:pPr>
      <w:ins w:id="42" w:author="Luke Liska" w:date="2026-09-25T20:00:00Z" w16du:dateUtc="2026-09-26T00:00:00Z">
        <w:r>
          <w:t>The</w:t>
        </w:r>
        <w:r>
          <w:rPr>
            <w:spacing w:val="-6"/>
          </w:rPr>
          <w:t xml:space="preserve"> </w:t>
        </w:r>
        <w:r>
          <w:t>in-house</w:t>
        </w:r>
        <w:r>
          <w:rPr>
            <w:spacing w:val="-6"/>
          </w:rPr>
          <w:t xml:space="preserve"> </w:t>
        </w:r>
        <w:r>
          <w:t>statistician</w:t>
        </w:r>
        <w:r>
          <w:rPr>
            <w:spacing w:val="-6"/>
          </w:rPr>
          <w:t xml:space="preserve"> </w:t>
        </w:r>
        <w:r>
          <w:t>mentioned</w:t>
        </w:r>
        <w:r>
          <w:rPr>
            <w:spacing w:val="-6"/>
          </w:rPr>
          <w:t xml:space="preserve"> </w:t>
        </w:r>
        <w:r>
          <w:t>that</w:t>
        </w:r>
        <w:r>
          <w:rPr>
            <w:spacing w:val="-6"/>
          </w:rPr>
          <w:t xml:space="preserve"> </w:t>
        </w:r>
        <w:r>
          <w:t>when</w:t>
        </w:r>
        <w:r>
          <w:rPr>
            <w:spacing w:val="-6"/>
          </w:rPr>
          <w:t xml:space="preserve"> </w:t>
        </w:r>
        <w:r>
          <w:t>it</w:t>
        </w:r>
        <w:r>
          <w:rPr>
            <w:spacing w:val="-5"/>
          </w:rPr>
          <w:t xml:space="preserve"> </w:t>
        </w:r>
        <w:r>
          <w:t>is</w:t>
        </w:r>
        <w:r>
          <w:rPr>
            <w:spacing w:val="-6"/>
          </w:rPr>
          <w:t xml:space="preserve"> </w:t>
        </w:r>
        <w:r>
          <w:t>sunny</w:t>
        </w:r>
        <w:r>
          <w:rPr>
            <w:spacing w:val="-6"/>
          </w:rPr>
          <w:t xml:space="preserve"> </w:t>
        </w:r>
        <w:r>
          <w:t>outside,</w:t>
        </w:r>
        <w:r>
          <w:rPr>
            <w:spacing w:val="-6"/>
          </w:rPr>
          <w:t xml:space="preserve"> </w:t>
        </w:r>
        <w:r>
          <w:t>online</w:t>
        </w:r>
        <w:r>
          <w:rPr>
            <w:spacing w:val="-6"/>
          </w:rPr>
          <w:t xml:space="preserve"> </w:t>
        </w:r>
        <w:r>
          <w:t>sales</w:t>
        </w:r>
        <w:r>
          <w:rPr>
            <w:spacing w:val="-6"/>
          </w:rPr>
          <w:t xml:space="preserve"> </w:t>
        </w:r>
        <w:r>
          <w:t xml:space="preserve">decrease. He recommends running an advertisement on a movie streaming service (such as Hulu) during sunny weather to increase traffic to the website during these low traffic times. </w:t>
        </w:r>
        <w:r>
          <w:rPr>
            <w:i/>
          </w:rPr>
          <w:t>Do you recommend following the statistician’s recommendation? Please explain why or why not.</w:t>
        </w:r>
      </w:ins>
    </w:p>
    <w:p w14:paraId="4DD3206D" w14:textId="77777777" w:rsidR="008F00AC" w:rsidRDefault="008A63BC">
      <w:pPr>
        <w:pStyle w:val="ListParagraph"/>
        <w:numPr>
          <w:ilvl w:val="0"/>
          <w:numId w:val="27"/>
        </w:numPr>
        <w:tabs>
          <w:tab w:val="left" w:pos="820"/>
        </w:tabs>
        <w:spacing w:line="285" w:lineRule="auto"/>
        <w:ind w:right="452"/>
        <w:rPr>
          <w:ins w:id="43" w:author="Luke Liska" w:date="2026-09-25T20:00:00Z" w16du:dateUtc="2026-09-26T00:00:00Z"/>
          <w:i/>
        </w:rPr>
      </w:pPr>
      <w:ins w:id="44" w:author="Luke Liska" w:date="2026-09-25T20:00:00Z" w16du:dateUtc="2026-09-26T00:00:00Z">
        <w:r>
          <w:t xml:space="preserve">The Wahoo Inc. CMO has agreed to increase the advertising budget by 10% the following quarter. Currently, their advertising budget is $1,200,000. She is looking for your guidance as to which advertising campaign to focus on. </w:t>
        </w:r>
        <w:r>
          <w:rPr>
            <w:i/>
          </w:rPr>
          <w:t>Based on the data chart below,</w:t>
        </w:r>
        <w:r>
          <w:rPr>
            <w:i/>
            <w:spacing w:val="-6"/>
          </w:rPr>
          <w:t xml:space="preserve"> </w:t>
        </w:r>
        <w:r>
          <w:rPr>
            <w:i/>
          </w:rPr>
          <w:t>which</w:t>
        </w:r>
        <w:r>
          <w:rPr>
            <w:i/>
            <w:spacing w:val="-6"/>
          </w:rPr>
          <w:t xml:space="preserve"> </w:t>
        </w:r>
        <w:r>
          <w:rPr>
            <w:i/>
          </w:rPr>
          <w:t>advertising</w:t>
        </w:r>
        <w:r>
          <w:rPr>
            <w:i/>
            <w:spacing w:val="-6"/>
          </w:rPr>
          <w:t xml:space="preserve"> </w:t>
        </w:r>
        <w:r>
          <w:rPr>
            <w:i/>
          </w:rPr>
          <w:t>platform</w:t>
        </w:r>
        <w:r>
          <w:rPr>
            <w:i/>
            <w:spacing w:val="-5"/>
          </w:rPr>
          <w:t xml:space="preserve"> </w:t>
        </w:r>
        <w:r>
          <w:rPr>
            <w:i/>
          </w:rPr>
          <w:t>would</w:t>
        </w:r>
        <w:r>
          <w:rPr>
            <w:i/>
            <w:spacing w:val="-6"/>
          </w:rPr>
          <w:t xml:space="preserve"> </w:t>
        </w:r>
        <w:r>
          <w:rPr>
            <w:i/>
          </w:rPr>
          <w:t>you</w:t>
        </w:r>
        <w:r>
          <w:rPr>
            <w:i/>
            <w:spacing w:val="-6"/>
          </w:rPr>
          <w:t xml:space="preserve"> </w:t>
        </w:r>
        <w:r>
          <w:rPr>
            <w:i/>
          </w:rPr>
          <w:t>recommend?</w:t>
        </w:r>
        <w:r>
          <w:rPr>
            <w:i/>
            <w:spacing w:val="-6"/>
          </w:rPr>
          <w:t xml:space="preserve"> </w:t>
        </w:r>
        <w:r>
          <w:rPr>
            <w:i/>
          </w:rPr>
          <w:t>Please</w:t>
        </w:r>
        <w:r>
          <w:rPr>
            <w:i/>
            <w:spacing w:val="-5"/>
          </w:rPr>
          <w:t xml:space="preserve"> </w:t>
        </w:r>
        <w:r>
          <w:rPr>
            <w:i/>
          </w:rPr>
          <w:t>explain</w:t>
        </w:r>
        <w:r>
          <w:rPr>
            <w:i/>
            <w:spacing w:val="-6"/>
          </w:rPr>
          <w:t xml:space="preserve"> </w:t>
        </w:r>
        <w:r>
          <w:rPr>
            <w:i/>
          </w:rPr>
          <w:t>why</w:t>
        </w:r>
        <w:r>
          <w:rPr>
            <w:i/>
            <w:spacing w:val="-6"/>
          </w:rPr>
          <w:t xml:space="preserve"> </w:t>
        </w:r>
        <w:r>
          <w:rPr>
            <w:i/>
          </w:rPr>
          <w:t>or</w:t>
        </w:r>
        <w:r>
          <w:rPr>
            <w:i/>
            <w:spacing w:val="-5"/>
          </w:rPr>
          <w:t xml:space="preserve"> </w:t>
        </w:r>
        <w:r>
          <w:rPr>
            <w:i/>
          </w:rPr>
          <w:t>why not.</w:t>
        </w:r>
      </w:ins>
    </w:p>
    <w:p w14:paraId="378FC4A6" w14:textId="77777777" w:rsidR="008F00AC" w:rsidRDefault="008F00AC">
      <w:pPr>
        <w:pStyle w:val="BodyText"/>
        <w:spacing w:before="3"/>
        <w:rPr>
          <w:ins w:id="45" w:author="Luke Liska" w:date="2026-09-25T20:00:00Z" w16du:dateUtc="2026-09-26T00:00:00Z"/>
          <w:i/>
          <w:sz w:val="24"/>
        </w:r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75"/>
        <w:gridCol w:w="1515"/>
        <w:gridCol w:w="1530"/>
        <w:gridCol w:w="1890"/>
        <w:gridCol w:w="2250"/>
      </w:tblGrid>
      <w:tr w:rsidR="008F00AC" w14:paraId="3AED33F1" w14:textId="77777777">
        <w:trPr>
          <w:trHeight w:val="745"/>
          <w:ins w:id="46" w:author="Luke Liska" w:date="2026-09-25T20:00:00Z" w16du:dateUtc="2026-09-26T00:00:00Z"/>
        </w:trPr>
        <w:tc>
          <w:tcPr>
            <w:tcW w:w="1575" w:type="dxa"/>
          </w:tcPr>
          <w:p w14:paraId="2177DFFC" w14:textId="77777777" w:rsidR="008F00AC" w:rsidRDefault="008F00AC">
            <w:pPr>
              <w:pStyle w:val="TableParagraph"/>
              <w:spacing w:before="0"/>
              <w:jc w:val="left"/>
              <w:rPr>
                <w:ins w:id="47" w:author="Luke Liska" w:date="2026-09-25T20:00:00Z" w16du:dateUtc="2026-09-26T00:00:00Z"/>
                <w:rFonts w:ascii="Times New Roman"/>
                <w:sz w:val="20"/>
              </w:rPr>
            </w:pPr>
          </w:p>
        </w:tc>
        <w:tc>
          <w:tcPr>
            <w:tcW w:w="1515" w:type="dxa"/>
          </w:tcPr>
          <w:p w14:paraId="0ED88B8F" w14:textId="77777777" w:rsidR="008F00AC" w:rsidRDefault="008A63BC">
            <w:pPr>
              <w:pStyle w:val="TableParagraph"/>
              <w:spacing w:before="106" w:line="256" w:lineRule="auto"/>
              <w:ind w:left="94" w:right="317"/>
              <w:jc w:val="left"/>
              <w:rPr>
                <w:ins w:id="48" w:author="Luke Liska" w:date="2026-09-25T20:00:00Z" w16du:dateUtc="2026-09-26T00:00:00Z"/>
              </w:rPr>
            </w:pPr>
            <w:ins w:id="49" w:author="Luke Liska" w:date="2026-09-25T20:00:00Z" w16du:dateUtc="2026-09-26T00:00:00Z">
              <w:r>
                <w:t>Estimated Clicks Lost</w:t>
              </w:r>
            </w:ins>
          </w:p>
        </w:tc>
        <w:tc>
          <w:tcPr>
            <w:tcW w:w="1530" w:type="dxa"/>
          </w:tcPr>
          <w:p w14:paraId="246EAB97" w14:textId="77777777" w:rsidR="008F00AC" w:rsidRDefault="008A63BC">
            <w:pPr>
              <w:pStyle w:val="TableParagraph"/>
              <w:spacing w:before="106" w:line="256" w:lineRule="auto"/>
              <w:ind w:left="94" w:right="283"/>
              <w:jc w:val="left"/>
              <w:rPr>
                <w:ins w:id="50" w:author="Luke Liska" w:date="2026-09-25T20:00:00Z" w16du:dateUtc="2026-09-26T00:00:00Z"/>
              </w:rPr>
            </w:pPr>
            <w:ins w:id="51" w:author="Luke Liska" w:date="2026-09-25T20:00:00Z" w16du:dateUtc="2026-09-26T00:00:00Z">
              <w:r>
                <w:t>Conversion Rate</w:t>
              </w:r>
            </w:ins>
          </w:p>
        </w:tc>
        <w:tc>
          <w:tcPr>
            <w:tcW w:w="1890" w:type="dxa"/>
          </w:tcPr>
          <w:p w14:paraId="44B99400" w14:textId="77777777" w:rsidR="008F00AC" w:rsidRDefault="008A63BC">
            <w:pPr>
              <w:pStyle w:val="TableParagraph"/>
              <w:spacing w:before="106" w:line="256" w:lineRule="auto"/>
              <w:ind w:left="94" w:right="105"/>
              <w:jc w:val="left"/>
              <w:rPr>
                <w:ins w:id="52" w:author="Luke Liska" w:date="2026-09-25T20:00:00Z" w16du:dateUtc="2026-09-26T00:00:00Z"/>
              </w:rPr>
            </w:pPr>
            <w:ins w:id="53" w:author="Luke Liska" w:date="2026-09-25T20:00:00Z" w16du:dateUtc="2026-09-26T00:00:00Z">
              <w:r>
                <w:t>Average Order Value (Revenue)</w:t>
              </w:r>
            </w:ins>
          </w:p>
        </w:tc>
        <w:tc>
          <w:tcPr>
            <w:tcW w:w="2250" w:type="dxa"/>
          </w:tcPr>
          <w:p w14:paraId="1E6F9D2B" w14:textId="77777777" w:rsidR="008F00AC" w:rsidRDefault="008A63BC">
            <w:pPr>
              <w:pStyle w:val="TableParagraph"/>
              <w:spacing w:before="106" w:line="256" w:lineRule="auto"/>
              <w:ind w:left="94" w:right="184"/>
              <w:jc w:val="left"/>
              <w:rPr>
                <w:ins w:id="54" w:author="Luke Liska" w:date="2026-09-25T20:00:00Z" w16du:dateUtc="2026-09-26T00:00:00Z"/>
              </w:rPr>
            </w:pPr>
            <w:ins w:id="55" w:author="Luke Liska" w:date="2026-09-25T20:00:00Z" w16du:dateUtc="2026-09-26T00:00:00Z">
              <w:r>
                <w:t>Average CPC (Cost Per Click)</w:t>
              </w:r>
            </w:ins>
          </w:p>
        </w:tc>
      </w:tr>
      <w:tr w:rsidR="008F00AC" w14:paraId="01C3449C" w14:textId="77777777">
        <w:trPr>
          <w:trHeight w:val="475"/>
          <w:ins w:id="56" w:author="Luke Liska" w:date="2026-09-25T20:00:00Z" w16du:dateUtc="2026-09-26T00:00:00Z"/>
        </w:trPr>
        <w:tc>
          <w:tcPr>
            <w:tcW w:w="1575" w:type="dxa"/>
          </w:tcPr>
          <w:p w14:paraId="38EE7CAB" w14:textId="77777777" w:rsidR="008F00AC" w:rsidRDefault="008A63BC">
            <w:pPr>
              <w:pStyle w:val="TableParagraph"/>
              <w:spacing w:before="106"/>
              <w:ind w:left="94"/>
              <w:jc w:val="left"/>
              <w:rPr>
                <w:ins w:id="57" w:author="Luke Liska" w:date="2026-09-25T20:00:00Z" w16du:dateUtc="2026-09-26T00:00:00Z"/>
              </w:rPr>
            </w:pPr>
            <w:ins w:id="58" w:author="Luke Liska" w:date="2026-09-25T20:00:00Z" w16du:dateUtc="2026-09-26T00:00:00Z">
              <w:r>
                <w:t>Campaign 1</w:t>
              </w:r>
            </w:ins>
          </w:p>
        </w:tc>
        <w:tc>
          <w:tcPr>
            <w:tcW w:w="1515" w:type="dxa"/>
          </w:tcPr>
          <w:p w14:paraId="303176FA" w14:textId="77777777" w:rsidR="008F00AC" w:rsidRDefault="008A63BC">
            <w:pPr>
              <w:pStyle w:val="TableParagraph"/>
              <w:ind w:right="33"/>
              <w:rPr>
                <w:ins w:id="59" w:author="Luke Liska" w:date="2026-09-25T20:00:00Z" w16du:dateUtc="2026-09-26T00:00:00Z"/>
              </w:rPr>
            </w:pPr>
            <w:ins w:id="60" w:author="Luke Liska" w:date="2026-09-25T20:00:00Z" w16du:dateUtc="2026-09-26T00:00:00Z">
              <w:r>
                <w:t>120,000</w:t>
              </w:r>
            </w:ins>
          </w:p>
        </w:tc>
        <w:tc>
          <w:tcPr>
            <w:tcW w:w="1530" w:type="dxa"/>
          </w:tcPr>
          <w:p w14:paraId="74AE19E7" w14:textId="77777777" w:rsidR="008F00AC" w:rsidRDefault="008A63BC">
            <w:pPr>
              <w:pStyle w:val="TableParagraph"/>
              <w:ind w:right="39"/>
              <w:rPr>
                <w:ins w:id="61" w:author="Luke Liska" w:date="2026-09-25T20:00:00Z" w16du:dateUtc="2026-09-26T00:00:00Z"/>
              </w:rPr>
            </w:pPr>
            <w:ins w:id="62" w:author="Luke Liska" w:date="2026-09-25T20:00:00Z" w16du:dateUtc="2026-09-26T00:00:00Z">
              <w:r>
                <w:t>1.20%</w:t>
              </w:r>
            </w:ins>
          </w:p>
        </w:tc>
        <w:tc>
          <w:tcPr>
            <w:tcW w:w="1890" w:type="dxa"/>
          </w:tcPr>
          <w:p w14:paraId="56249EE3" w14:textId="77777777" w:rsidR="008F00AC" w:rsidRDefault="008A63BC">
            <w:pPr>
              <w:pStyle w:val="TableParagraph"/>
              <w:ind w:right="38"/>
              <w:rPr>
                <w:ins w:id="63" w:author="Luke Liska" w:date="2026-09-25T20:00:00Z" w16du:dateUtc="2026-09-26T00:00:00Z"/>
              </w:rPr>
            </w:pPr>
            <w:ins w:id="64" w:author="Luke Liska" w:date="2026-09-25T20:00:00Z" w16du:dateUtc="2026-09-26T00:00:00Z">
              <w:r>
                <w:t>$600</w:t>
              </w:r>
            </w:ins>
          </w:p>
        </w:tc>
        <w:tc>
          <w:tcPr>
            <w:tcW w:w="2250" w:type="dxa"/>
          </w:tcPr>
          <w:p w14:paraId="55F060ED" w14:textId="77777777" w:rsidR="008F00AC" w:rsidRDefault="008A63BC">
            <w:pPr>
              <w:pStyle w:val="TableParagraph"/>
              <w:ind w:right="37"/>
              <w:rPr>
                <w:ins w:id="65" w:author="Luke Liska" w:date="2026-09-25T20:00:00Z" w16du:dateUtc="2026-09-26T00:00:00Z"/>
              </w:rPr>
            </w:pPr>
            <w:ins w:id="66" w:author="Luke Liska" w:date="2026-09-25T20:00:00Z" w16du:dateUtc="2026-09-26T00:00:00Z">
              <w:r>
                <w:t>$3.50</w:t>
              </w:r>
            </w:ins>
          </w:p>
        </w:tc>
      </w:tr>
      <w:tr w:rsidR="008F00AC" w14:paraId="26A210AE" w14:textId="77777777">
        <w:trPr>
          <w:trHeight w:val="475"/>
          <w:ins w:id="67" w:author="Luke Liska" w:date="2026-09-25T20:00:00Z" w16du:dateUtc="2026-09-26T00:00:00Z"/>
        </w:trPr>
        <w:tc>
          <w:tcPr>
            <w:tcW w:w="1575" w:type="dxa"/>
          </w:tcPr>
          <w:p w14:paraId="3B2BC65A" w14:textId="77777777" w:rsidR="008F00AC" w:rsidRDefault="008A63BC">
            <w:pPr>
              <w:pStyle w:val="TableParagraph"/>
              <w:spacing w:before="106"/>
              <w:ind w:left="94"/>
              <w:jc w:val="left"/>
              <w:rPr>
                <w:ins w:id="68" w:author="Luke Liska" w:date="2026-09-25T20:00:00Z" w16du:dateUtc="2026-09-26T00:00:00Z"/>
              </w:rPr>
            </w:pPr>
            <w:ins w:id="69" w:author="Luke Liska" w:date="2026-09-25T20:00:00Z" w16du:dateUtc="2026-09-26T00:00:00Z">
              <w:r>
                <w:t>Campaign 2</w:t>
              </w:r>
            </w:ins>
          </w:p>
        </w:tc>
        <w:tc>
          <w:tcPr>
            <w:tcW w:w="1515" w:type="dxa"/>
          </w:tcPr>
          <w:p w14:paraId="19652E96" w14:textId="77777777" w:rsidR="008F00AC" w:rsidRDefault="008A63BC">
            <w:pPr>
              <w:pStyle w:val="TableParagraph"/>
              <w:ind w:right="33"/>
              <w:rPr>
                <w:ins w:id="70" w:author="Luke Liska" w:date="2026-09-25T20:00:00Z" w16du:dateUtc="2026-09-26T00:00:00Z"/>
              </w:rPr>
            </w:pPr>
            <w:ins w:id="71" w:author="Luke Liska" w:date="2026-09-25T20:00:00Z" w16du:dateUtc="2026-09-26T00:00:00Z">
              <w:r>
                <w:t>100,000</w:t>
              </w:r>
            </w:ins>
          </w:p>
        </w:tc>
        <w:tc>
          <w:tcPr>
            <w:tcW w:w="1530" w:type="dxa"/>
          </w:tcPr>
          <w:p w14:paraId="59B8EA56" w14:textId="77777777" w:rsidR="008F00AC" w:rsidRDefault="008A63BC">
            <w:pPr>
              <w:pStyle w:val="TableParagraph"/>
              <w:ind w:right="39"/>
              <w:rPr>
                <w:ins w:id="72" w:author="Luke Liska" w:date="2026-09-25T20:00:00Z" w16du:dateUtc="2026-09-26T00:00:00Z"/>
              </w:rPr>
            </w:pPr>
            <w:ins w:id="73" w:author="Luke Liska" w:date="2026-09-25T20:00:00Z" w16du:dateUtc="2026-09-26T00:00:00Z">
              <w:r>
                <w:t>0.50%</w:t>
              </w:r>
            </w:ins>
          </w:p>
        </w:tc>
        <w:tc>
          <w:tcPr>
            <w:tcW w:w="1890" w:type="dxa"/>
          </w:tcPr>
          <w:p w14:paraId="2602C7C6" w14:textId="77777777" w:rsidR="008F00AC" w:rsidRDefault="008A63BC">
            <w:pPr>
              <w:pStyle w:val="TableParagraph"/>
              <w:ind w:right="38"/>
              <w:rPr>
                <w:ins w:id="74" w:author="Luke Liska" w:date="2026-09-25T20:00:00Z" w16du:dateUtc="2026-09-26T00:00:00Z"/>
              </w:rPr>
            </w:pPr>
            <w:ins w:id="75" w:author="Luke Liska" w:date="2026-09-25T20:00:00Z" w16du:dateUtc="2026-09-26T00:00:00Z">
              <w:r>
                <w:t>$800</w:t>
              </w:r>
            </w:ins>
          </w:p>
        </w:tc>
        <w:tc>
          <w:tcPr>
            <w:tcW w:w="2250" w:type="dxa"/>
          </w:tcPr>
          <w:p w14:paraId="53B6CB4C" w14:textId="77777777" w:rsidR="008F00AC" w:rsidRDefault="008A63BC">
            <w:pPr>
              <w:pStyle w:val="TableParagraph"/>
              <w:ind w:right="37"/>
              <w:rPr>
                <w:ins w:id="76" w:author="Luke Liska" w:date="2026-09-25T20:00:00Z" w16du:dateUtc="2026-09-26T00:00:00Z"/>
              </w:rPr>
            </w:pPr>
            <w:ins w:id="77" w:author="Luke Liska" w:date="2026-09-25T20:00:00Z" w16du:dateUtc="2026-09-26T00:00:00Z">
              <w:r>
                <w:t>$4.25</w:t>
              </w:r>
            </w:ins>
          </w:p>
        </w:tc>
      </w:tr>
    </w:tbl>
    <w:p w14:paraId="3266B688" w14:textId="77777777" w:rsidR="008F00AC" w:rsidRDefault="008F00AC">
      <w:pPr>
        <w:pStyle w:val="BodyText"/>
        <w:rPr>
          <w:ins w:id="78" w:author="Luke Liska" w:date="2026-09-25T20:00:00Z" w16du:dateUtc="2026-09-26T00:00:00Z"/>
          <w:i/>
          <w:sz w:val="24"/>
        </w:rPr>
      </w:pPr>
    </w:p>
    <w:p w14:paraId="297558A6" w14:textId="77777777" w:rsidR="008F00AC" w:rsidRDefault="008F00AC">
      <w:pPr>
        <w:pStyle w:val="BodyText"/>
        <w:spacing w:before="5"/>
        <w:rPr>
          <w:ins w:id="79" w:author="Luke Liska" w:date="2026-09-25T20:00:00Z" w16du:dateUtc="2026-09-26T00:00:00Z"/>
          <w:i/>
          <w:sz w:val="28"/>
        </w:rPr>
      </w:pPr>
    </w:p>
    <w:p w14:paraId="15D69899" w14:textId="77777777" w:rsidR="008F00AC" w:rsidRDefault="008A63BC">
      <w:pPr>
        <w:pStyle w:val="BodyText"/>
        <w:spacing w:line="285" w:lineRule="auto"/>
        <w:ind w:left="820"/>
        <w:rPr>
          <w:ins w:id="80" w:author="Luke Liska" w:date="2026-09-25T20:00:00Z" w16du:dateUtc="2026-09-26T00:00:00Z"/>
        </w:rPr>
      </w:pPr>
      <w:ins w:id="81" w:author="Luke Liska" w:date="2026-09-25T20:00:00Z" w16du:dateUtc="2026-09-26T00:00:00Z">
        <w:r>
          <w:t>Hint: You will need to calculate: Conversions Lost, Revenue Lost, Estimated Cost, and Return on Ad Spend.</w:t>
        </w:r>
      </w:ins>
    </w:p>
    <w:p w14:paraId="64A8D336" w14:textId="77777777" w:rsidR="008F00AC" w:rsidRDefault="008F00AC">
      <w:pPr>
        <w:pStyle w:val="BodyText"/>
        <w:rPr>
          <w:ins w:id="82" w:author="Luke Liska" w:date="2026-09-25T20:00:00Z" w16du:dateUtc="2026-09-26T00:00:00Z"/>
          <w:sz w:val="24"/>
        </w:rPr>
      </w:pPr>
    </w:p>
    <w:p w14:paraId="3BBBB036" w14:textId="77777777" w:rsidR="008F00AC" w:rsidRDefault="008F00AC">
      <w:pPr>
        <w:pStyle w:val="BodyText"/>
        <w:rPr>
          <w:ins w:id="83" w:author="Luke Liska" w:date="2026-09-25T20:00:00Z" w16du:dateUtc="2026-09-26T00:00:00Z"/>
          <w:sz w:val="24"/>
        </w:rPr>
      </w:pPr>
    </w:p>
    <w:p w14:paraId="2A63C92E" w14:textId="77777777" w:rsidR="008F00AC" w:rsidRDefault="008F00AC">
      <w:pPr>
        <w:pStyle w:val="BodyText"/>
        <w:spacing w:before="1"/>
        <w:rPr>
          <w:ins w:id="84" w:author="Luke Liska" w:date="2026-09-25T20:00:00Z" w16du:dateUtc="2026-09-26T00:00:00Z"/>
          <w:sz w:val="30"/>
        </w:rPr>
      </w:pPr>
    </w:p>
    <w:p w14:paraId="5129C114" w14:textId="77777777" w:rsidR="008F00AC" w:rsidRDefault="008A63BC">
      <w:pPr>
        <w:spacing w:line="285" w:lineRule="auto"/>
        <w:ind w:left="820"/>
        <w:rPr>
          <w:ins w:id="85" w:author="Luke Liska" w:date="2026-09-25T20:00:00Z" w16du:dateUtc="2026-09-26T00:00:00Z"/>
          <w:i/>
        </w:rPr>
      </w:pPr>
      <w:ins w:id="86" w:author="Luke Liska" w:date="2026-09-25T20:00:00Z" w16du:dateUtc="2026-09-26T00:00:00Z">
        <w:r>
          <w:rPr>
            <w:i/>
          </w:rPr>
          <w:t>BONUS (10pts): Is their estimated increase in advertising budget at an optimal level (i.e. should it be increased or decreased)? Please explain why or why not.</w:t>
        </w:r>
      </w:ins>
    </w:p>
    <w:p w14:paraId="49E0EE29" w14:textId="77777777" w:rsidR="008F00AC" w:rsidRDefault="008F00AC">
      <w:pPr>
        <w:pStyle w:val="BodyText"/>
        <w:rPr>
          <w:ins w:id="87" w:author="Luke Liska" w:date="2026-09-25T20:00:00Z" w16du:dateUtc="2026-09-26T00:00:00Z"/>
          <w:i/>
          <w:sz w:val="24"/>
        </w:rPr>
      </w:pPr>
    </w:p>
    <w:p w14:paraId="551D8930" w14:textId="77777777" w:rsidR="008F00AC" w:rsidRDefault="008F00AC">
      <w:pPr>
        <w:pStyle w:val="BodyText"/>
        <w:rPr>
          <w:ins w:id="88" w:author="Luke Liska" w:date="2026-09-25T20:00:00Z" w16du:dateUtc="2026-09-26T00:00:00Z"/>
          <w:i/>
          <w:sz w:val="24"/>
        </w:rPr>
      </w:pPr>
    </w:p>
    <w:p w14:paraId="6924DEA9" w14:textId="77777777" w:rsidR="008F00AC" w:rsidRDefault="008F00AC">
      <w:pPr>
        <w:pStyle w:val="BodyText"/>
        <w:rPr>
          <w:ins w:id="89" w:author="Luke Liska" w:date="2026-09-25T20:00:00Z" w16du:dateUtc="2026-09-26T00:00:00Z"/>
          <w:i/>
          <w:sz w:val="24"/>
        </w:rPr>
      </w:pPr>
    </w:p>
    <w:p w14:paraId="467EECA2" w14:textId="77777777" w:rsidR="00530CD8" w:rsidRDefault="00530CD8">
      <w:pPr>
        <w:pStyle w:val="BodyText"/>
        <w:rPr>
          <w:ins w:id="90" w:author="Luke Liska" w:date="2026-09-25T20:00:00Z" w16du:dateUtc="2026-09-26T00:00:00Z"/>
          <w:i/>
          <w:sz w:val="24"/>
        </w:rPr>
      </w:pPr>
    </w:p>
    <w:p w14:paraId="0E48EAA1" w14:textId="77777777" w:rsidR="00530CD8" w:rsidRDefault="00530CD8">
      <w:pPr>
        <w:pStyle w:val="BodyText"/>
        <w:rPr>
          <w:ins w:id="91" w:author="Luke Liska" w:date="2026-09-25T20:00:00Z" w16du:dateUtc="2026-09-26T00:00:00Z"/>
          <w:i/>
          <w:sz w:val="24"/>
        </w:rPr>
      </w:pPr>
    </w:p>
    <w:p w14:paraId="1E5DEBEC" w14:textId="77777777" w:rsidR="008F00AC" w:rsidRDefault="008F00AC">
      <w:pPr>
        <w:pStyle w:val="BodyText"/>
        <w:rPr>
          <w:ins w:id="92" w:author="Luke Liska" w:date="2026-09-25T20:00:00Z" w16du:dateUtc="2026-09-26T00:00:00Z"/>
          <w:i/>
          <w:sz w:val="24"/>
        </w:rPr>
      </w:pPr>
    </w:p>
    <w:p w14:paraId="14307083" w14:textId="77777777" w:rsidR="008F00AC" w:rsidRDefault="008F00AC">
      <w:pPr>
        <w:pStyle w:val="BodyText"/>
        <w:rPr>
          <w:ins w:id="93" w:author="Luke Liska" w:date="2026-09-25T20:00:00Z" w16du:dateUtc="2026-09-26T00:00:00Z"/>
          <w:i/>
          <w:sz w:val="24"/>
        </w:rPr>
      </w:pPr>
    </w:p>
    <w:p w14:paraId="215918C6" w14:textId="77777777" w:rsidR="008F00AC" w:rsidRDefault="008F00AC">
      <w:pPr>
        <w:pStyle w:val="BodyText"/>
        <w:rPr>
          <w:ins w:id="94" w:author="Luke Liska" w:date="2026-09-25T20:00:00Z" w16du:dateUtc="2026-09-26T00:00:00Z"/>
          <w:i/>
          <w:sz w:val="24"/>
        </w:rPr>
      </w:pPr>
    </w:p>
    <w:p w14:paraId="1B9C6490" w14:textId="42F31F1D" w:rsidR="006C06A2" w:rsidRPr="008C76DE" w:rsidRDefault="008C76DE">
      <w:pPr>
        <w:rPr>
          <w:del w:id="95" w:author="Luke Liska" w:date="2026-09-25T20:00:00Z" w16du:dateUtc="2026-09-26T00:00:00Z"/>
          <w:b/>
          <w:bCs/>
          <w:color w:val="326BFA"/>
          <w:sz w:val="24"/>
          <w:szCs w:val="24"/>
        </w:rPr>
      </w:pPr>
      <w:del w:id="96" w:author="Luke Liska" w:date="2026-09-25T20:00:00Z" w16du:dateUtc="2026-09-26T00:00:00Z">
        <w:r w:rsidRPr="008C76DE">
          <w:rPr>
            <w:b/>
            <w:bCs/>
            <w:color w:val="326BFA"/>
            <w:sz w:val="24"/>
            <w:szCs w:val="24"/>
          </w:rPr>
          <w:delText>GROWING</w:delText>
        </w:r>
        <w:r w:rsidR="00CB7233" w:rsidRPr="008C76DE">
          <w:rPr>
            <w:b/>
            <w:bCs/>
            <w:color w:val="326BFA"/>
            <w:sz w:val="24"/>
            <w:szCs w:val="24"/>
          </w:rPr>
          <w:delText xml:space="preserve"> TOGETHER: </w:delText>
        </w:r>
        <w:r w:rsidR="00CB7233" w:rsidRPr="008C76DE">
          <w:rPr>
            <w:bCs/>
            <w:color w:val="326BFA"/>
            <w:sz w:val="24"/>
            <w:szCs w:val="24"/>
          </w:rPr>
          <w:delText xml:space="preserve">FOR </w:delText>
        </w:r>
        <w:r w:rsidRPr="008C76DE">
          <w:rPr>
            <w:bCs/>
            <w:color w:val="326BFA"/>
            <w:sz w:val="24"/>
            <w:szCs w:val="24"/>
          </w:rPr>
          <w:delText>OLD</w:delText>
        </w:r>
        <w:r w:rsidR="00CB7233" w:rsidRPr="008C76DE">
          <w:rPr>
            <w:bCs/>
            <w:color w:val="326BFA"/>
            <w:sz w:val="24"/>
            <w:szCs w:val="24"/>
          </w:rPr>
          <w:delText>ER CHILDREN</w:delText>
        </w:r>
        <w:r w:rsidR="00CB7233" w:rsidRPr="008C76DE">
          <w:rPr>
            <w:b/>
            <w:bCs/>
            <w:color w:val="326BFA"/>
            <w:sz w:val="24"/>
            <w:szCs w:val="24"/>
          </w:rPr>
          <w:delText xml:space="preserve"> </w:delText>
        </w:r>
      </w:del>
    </w:p>
    <w:p w14:paraId="48EF1A82" w14:textId="5F84F53F" w:rsidR="00D7292B" w:rsidRPr="008C76DE" w:rsidRDefault="00D7292B">
      <w:pPr>
        <w:rPr>
          <w:del w:id="97" w:author="Luke Liska" w:date="2026-09-25T20:00:00Z" w16du:dateUtc="2026-09-26T00:00:00Z"/>
          <w:bCs/>
          <w:color w:val="326BFA"/>
          <w:sz w:val="24"/>
          <w:szCs w:val="24"/>
        </w:rPr>
      </w:pPr>
      <w:del w:id="98" w:author="Luke Liska" w:date="2026-09-25T20:00:00Z" w16du:dateUtc="2026-09-26T00:00:00Z">
        <w:r w:rsidRPr="008C76DE">
          <w:rPr>
            <w:bCs/>
            <w:color w:val="326BFA"/>
            <w:sz w:val="24"/>
            <w:szCs w:val="24"/>
          </w:rPr>
          <w:delText xml:space="preserve">Session </w:delText>
        </w:r>
        <w:r w:rsidR="00FF5899">
          <w:rPr>
            <w:bCs/>
            <w:color w:val="326BFA"/>
            <w:sz w:val="24"/>
            <w:szCs w:val="24"/>
          </w:rPr>
          <w:delText xml:space="preserve">2 </w:delText>
        </w:r>
        <w:r w:rsidRPr="008C76DE">
          <w:rPr>
            <w:bCs/>
            <w:color w:val="326BFA"/>
            <w:sz w:val="24"/>
            <w:szCs w:val="24"/>
          </w:rPr>
          <w:delText>of 4</w:delText>
        </w:r>
      </w:del>
    </w:p>
    <w:p w14:paraId="52096683" w14:textId="77777777" w:rsidR="004D6E32" w:rsidRDefault="004D6E32" w:rsidP="00AE627B">
      <w:pPr>
        <w:rPr>
          <w:del w:id="99" w:author="Luke Liska" w:date="2026-09-25T20:00:00Z" w16du:dateUtc="2026-09-26T00:00:00Z"/>
        </w:rPr>
      </w:pPr>
    </w:p>
    <w:p w14:paraId="59CAAC92" w14:textId="4788DDF0" w:rsidR="006C06A2" w:rsidRPr="00B4300B" w:rsidRDefault="00FF5899" w:rsidP="00B4300B">
      <w:pPr>
        <w:pStyle w:val="Heading1"/>
        <w:rPr>
          <w:del w:id="100" w:author="Luke Liska" w:date="2026-09-25T20:00:00Z" w16du:dateUtc="2026-09-26T00:00:00Z"/>
        </w:rPr>
      </w:pPr>
      <w:del w:id="101" w:author="Luke Liska" w:date="2026-09-25T20:00:00Z" w16du:dateUtc="2026-09-26T00:00:00Z">
        <w:r>
          <w:delText>Elijah</w:delText>
        </w:r>
      </w:del>
    </w:p>
    <w:p w14:paraId="36755576" w14:textId="77777777" w:rsidR="00CB7233" w:rsidRPr="00084161" w:rsidRDefault="00CB7233" w:rsidP="00AE627B">
      <w:pPr>
        <w:rPr>
          <w:del w:id="102" w:author="Luke Liska" w:date="2026-09-25T20:00:00Z" w16du:dateUtc="2026-09-26T00:00:00Z"/>
        </w:rPr>
      </w:pPr>
    </w:p>
    <w:p w14:paraId="378BBBD6" w14:textId="20033783" w:rsidR="00D7292B" w:rsidRPr="004D6E32" w:rsidRDefault="00D7292B" w:rsidP="004D6E32">
      <w:pPr>
        <w:pStyle w:val="Heading3"/>
        <w:rPr>
          <w:del w:id="103" w:author="Luke Liska" w:date="2026-09-25T20:00:00Z" w16du:dateUtc="2026-09-26T00:00:00Z"/>
          <w:b w:val="0"/>
        </w:rPr>
      </w:pPr>
      <w:del w:id="104" w:author="Luke Liska" w:date="2026-09-25T20:00:00Z" w16du:dateUtc="2026-09-26T00:00:00Z">
        <w:r w:rsidRPr="004D6E32">
          <w:rPr>
            <w:b w:val="0"/>
          </w:rPr>
          <w:delText>MEETING AIM</w:delText>
        </w:r>
      </w:del>
    </w:p>
    <w:p w14:paraId="5B4760E6" w14:textId="77777777" w:rsidR="00FF5899" w:rsidRPr="00604BCC" w:rsidRDefault="00FF5899" w:rsidP="00FF5899">
      <w:pPr>
        <w:rPr>
          <w:del w:id="105" w:author="Luke Liska" w:date="2026-09-25T20:00:00Z" w16du:dateUtc="2026-09-26T00:00:00Z"/>
          <w:color w:val="326BFA"/>
        </w:rPr>
      </w:pPr>
      <w:del w:id="106" w:author="Luke Liska" w:date="2026-09-25T20:00:00Z" w16du:dateUtc="2026-09-26T00:00:00Z">
        <w:r w:rsidRPr="00604BCC">
          <w:rPr>
            <w:color w:val="326BFA"/>
          </w:rPr>
          <w:delText>To explore how even when we feel we’ve failed, God can set us on our feet to start again.</w:delText>
        </w:r>
      </w:del>
    </w:p>
    <w:p w14:paraId="195FFE5E" w14:textId="10381A0C" w:rsidR="00D7292B" w:rsidRPr="00604BCC" w:rsidRDefault="00D7292B" w:rsidP="004D6E32">
      <w:pPr>
        <w:pStyle w:val="Heading3"/>
        <w:rPr>
          <w:del w:id="107" w:author="Luke Liska" w:date="2026-09-25T20:00:00Z" w16du:dateUtc="2026-09-26T00:00:00Z"/>
          <w:b w:val="0"/>
        </w:rPr>
      </w:pPr>
      <w:del w:id="108" w:author="Luke Liska" w:date="2026-09-25T20:00:00Z" w16du:dateUtc="2026-09-26T00:00:00Z">
        <w:r w:rsidRPr="00604BCC">
          <w:rPr>
            <w:b w:val="0"/>
          </w:rPr>
          <w:delText>BIBLE PASSAGE</w:delText>
        </w:r>
      </w:del>
    </w:p>
    <w:p w14:paraId="105DAAF3" w14:textId="1DDCD9EA" w:rsidR="00B40090" w:rsidRPr="00604BCC" w:rsidRDefault="00FF5899" w:rsidP="00B40090">
      <w:pPr>
        <w:rPr>
          <w:del w:id="109" w:author="Luke Liska" w:date="2026-09-25T20:00:00Z" w16du:dateUtc="2026-09-26T00:00:00Z"/>
          <w:color w:val="326BFA"/>
        </w:rPr>
      </w:pPr>
      <w:del w:id="110" w:author="Luke Liska" w:date="2026-09-25T20:00:00Z" w16du:dateUtc="2026-09-26T00:00:00Z">
        <w:r w:rsidRPr="00604BCC">
          <w:rPr>
            <w:color w:val="326BFA"/>
          </w:rPr>
          <w:delText>1 Kings 19</w:delText>
        </w:r>
      </w:del>
    </w:p>
    <w:p w14:paraId="1DB56C15" w14:textId="241968C1" w:rsidR="004D6E32" w:rsidRPr="00604BCC" w:rsidRDefault="00D7292B" w:rsidP="004D6E32">
      <w:pPr>
        <w:pStyle w:val="Heading3"/>
        <w:rPr>
          <w:del w:id="111" w:author="Luke Liska" w:date="2026-09-25T20:00:00Z" w16du:dateUtc="2026-09-26T00:00:00Z"/>
          <w:b w:val="0"/>
        </w:rPr>
      </w:pPr>
      <w:del w:id="112" w:author="Luke Liska" w:date="2026-09-25T20:00:00Z" w16du:dateUtc="2026-09-26T00:00:00Z">
        <w:r w:rsidRPr="00604BCC">
          <w:rPr>
            <w:b w:val="0"/>
          </w:rPr>
          <w:delText>BACKGROUND</w:delText>
        </w:r>
      </w:del>
    </w:p>
    <w:p w14:paraId="6D0E5ED6" w14:textId="56E99812" w:rsidR="00DD5A92" w:rsidRPr="00604BCC" w:rsidRDefault="00DD5A92" w:rsidP="00DD5A92">
      <w:pPr>
        <w:rPr>
          <w:del w:id="113" w:author="Luke Liska" w:date="2026-09-25T20:00:00Z" w16du:dateUtc="2026-09-26T00:00:00Z"/>
          <w:b/>
          <w:bCs/>
          <w:color w:val="326BFA"/>
        </w:rPr>
      </w:pPr>
      <w:del w:id="114" w:author="Luke Liska" w:date="2026-09-25T20:00:00Z" w16du:dateUtc="2026-09-26T00:00:00Z">
        <w:r w:rsidRPr="00604BCC">
          <w:rPr>
            <w:color w:val="326BFA"/>
            <w:lang w:eastAsia="en-GB"/>
          </w:rPr>
          <w:delText>This session plan is intended for use either in</w:delText>
        </w:r>
        <w:r w:rsidR="00A76295" w:rsidRPr="00604BCC">
          <w:rPr>
            <w:color w:val="326BFA"/>
            <w:lang w:eastAsia="en-GB"/>
          </w:rPr>
          <w:delText>-</w:delText>
        </w:r>
        <w:r w:rsidRPr="00604BCC">
          <w:rPr>
            <w:color w:val="326BFA"/>
            <w:lang w:eastAsia="en-GB"/>
          </w:rPr>
          <w:delText>person or online, depending on how you’re meeting. Adapt the activities to fit your situation.</w:delText>
        </w:r>
      </w:del>
    </w:p>
    <w:p w14:paraId="6F0BD189" w14:textId="77777777" w:rsidR="00604BCC" w:rsidRPr="00604BCC" w:rsidRDefault="00604BCC" w:rsidP="00604BCC">
      <w:pPr>
        <w:rPr>
          <w:del w:id="115" w:author="Luke Liska" w:date="2026-09-25T20:00:00Z" w16du:dateUtc="2026-09-26T00:00:00Z"/>
          <w:color w:val="326BFA"/>
        </w:rPr>
      </w:pPr>
      <w:del w:id="116" w:author="Luke Liska" w:date="2026-09-25T20:00:00Z" w16du:dateUtc="2026-09-26T00:00:00Z">
        <w:r w:rsidRPr="00604BCC">
          <w:rPr>
            <w:color w:val="326BFA"/>
          </w:rPr>
          <w:delText>Elijah, one of the greatest fathers of the faith is, in this passage, brought low. Here we discover his vulnerability, his sense of failure, his need for physical rest and recovery, and his need to start again. This session explores how even when we feel that we have failed, God can put us back on our feet, ready to walk a different path with him.</w:delText>
        </w:r>
      </w:del>
    </w:p>
    <w:p w14:paraId="0657DABB" w14:textId="671AF729" w:rsidR="004D6E32" w:rsidRPr="008C76DE" w:rsidRDefault="008C76DE" w:rsidP="004D6E32">
      <w:pPr>
        <w:rPr>
          <w:del w:id="117" w:author="Luke Liska" w:date="2026-09-25T20:00:00Z" w16du:dateUtc="2026-09-26T00:00:00Z"/>
          <w:color w:val="326BFA"/>
        </w:rPr>
      </w:pPr>
      <w:del w:id="118" w:author="Luke Liska" w:date="2026-09-25T20:00:00Z" w16du:dateUtc="2026-09-26T00:00:00Z">
        <w:r w:rsidRPr="008C76DE">
          <w:rPr>
            <w:color w:val="326BFA"/>
          </w:rPr>
          <w:delText>_______</w:delText>
        </w:r>
      </w:del>
    </w:p>
    <w:p w14:paraId="03F04E4D" w14:textId="77777777" w:rsidR="004D6E32" w:rsidRPr="004D6E32" w:rsidRDefault="004D6E32" w:rsidP="00AE627B">
      <w:pPr>
        <w:rPr>
          <w:del w:id="119" w:author="Luke Liska" w:date="2026-09-25T20:00:00Z" w16du:dateUtc="2026-09-26T00:00:00Z"/>
        </w:rPr>
      </w:pPr>
    </w:p>
    <w:p w14:paraId="1C738EA9" w14:textId="77777777" w:rsidR="00CC2F33" w:rsidRPr="00CB7233" w:rsidRDefault="00CC2F33" w:rsidP="004D6E32">
      <w:pPr>
        <w:pStyle w:val="Heading3"/>
        <w:rPr>
          <w:del w:id="120" w:author="Luke Liska" w:date="2026-09-25T20:00:00Z" w16du:dateUtc="2026-09-26T00:00:00Z"/>
        </w:rPr>
      </w:pPr>
      <w:del w:id="121" w:author="Luke Liska" w:date="2026-09-25T20:00:00Z" w16du:dateUtc="2026-09-26T00:00:00Z">
        <w:r w:rsidRPr="00CB7233">
          <w:delText xml:space="preserve">STARTING OUT </w:delText>
        </w:r>
        <w:r w:rsidRPr="004D6E32">
          <w:rPr>
            <w:b w:val="0"/>
          </w:rPr>
          <w:delText>– 5 mins</w:delText>
        </w:r>
      </w:del>
    </w:p>
    <w:p w14:paraId="03415891" w14:textId="01F809B1" w:rsidR="001663EA" w:rsidRDefault="001663EA" w:rsidP="001663EA">
      <w:pPr>
        <w:rPr>
          <w:del w:id="122" w:author="Luke Liska" w:date="2026-09-25T20:00:00Z" w16du:dateUtc="2026-09-26T00:00:00Z"/>
        </w:rPr>
      </w:pPr>
      <w:del w:id="123" w:author="Luke Liska" w:date="2026-09-25T20:00:00Z" w16du:dateUtc="2026-09-26T00:00:00Z">
        <w:r>
          <w:delText>Start your time together with some simple refreshments.</w:delText>
        </w:r>
        <w:r w:rsidR="00192D3F" w:rsidRPr="00192D3F">
          <w:delText xml:space="preserve"> </w:delText>
        </w:r>
        <w:r w:rsidR="00192D3F" w:rsidRPr="0065521E">
          <w:delText>Ask the group</w:delText>
        </w:r>
        <w:r w:rsidR="00192D3F">
          <w:delText xml:space="preserve"> to think about how we measure success or failure. What recent successes have you enjoyed? (Scoring a goal for the team, getting a place in the school choir etc.) What about failures? Do we like to share these or would we rather keep them to ourselves?</w:delText>
        </w:r>
      </w:del>
    </w:p>
    <w:p w14:paraId="4F50BCBB" w14:textId="77777777" w:rsidR="004D6E32" w:rsidRPr="00CB7233" w:rsidRDefault="004D6E32" w:rsidP="004D6E32">
      <w:pPr>
        <w:rPr>
          <w:del w:id="124" w:author="Luke Liska" w:date="2026-09-25T20:00:00Z" w16du:dateUtc="2026-09-26T00:00:00Z"/>
        </w:rPr>
      </w:pPr>
    </w:p>
    <w:p w14:paraId="50481492" w14:textId="655AD045" w:rsidR="009B1EEA" w:rsidRPr="00CB7233" w:rsidRDefault="00221B5D" w:rsidP="004D6E32">
      <w:pPr>
        <w:pStyle w:val="Heading3"/>
        <w:rPr>
          <w:del w:id="125" w:author="Luke Liska" w:date="2026-09-25T20:00:00Z" w16du:dateUtc="2026-09-26T00:00:00Z"/>
        </w:rPr>
      </w:pPr>
      <w:del w:id="126" w:author="Luke Liska" w:date="2026-09-25T20:00:00Z" w16du:dateUtc="2026-09-26T00:00:00Z">
        <w:r>
          <w:delText>INTRO ACTIVITY</w:delText>
        </w:r>
        <w:r w:rsidR="009B1EEA" w:rsidRPr="00CB7233">
          <w:delText xml:space="preserve"> </w:delText>
        </w:r>
        <w:r w:rsidR="009B1EEA" w:rsidRPr="004D6E32">
          <w:rPr>
            <w:b w:val="0"/>
          </w:rPr>
          <w:delText>– 10 mins</w:delText>
        </w:r>
      </w:del>
    </w:p>
    <w:p w14:paraId="2E27F1BA" w14:textId="212A630D" w:rsidR="00137618" w:rsidRPr="00137618" w:rsidRDefault="00137618" w:rsidP="00137618">
      <w:pPr>
        <w:rPr>
          <w:del w:id="127" w:author="Luke Liska" w:date="2026-09-25T20:00:00Z" w16du:dateUtc="2026-09-26T00:00:00Z"/>
          <w:color w:val="326BFA"/>
        </w:rPr>
      </w:pPr>
      <w:del w:id="128" w:author="Luke Liska" w:date="2026-09-25T20:00:00Z" w16du:dateUtc="2026-09-26T00:00:00Z">
        <w:r w:rsidRPr="00137618">
          <w:rPr>
            <w:b/>
            <w:bCs/>
            <w:color w:val="326BFA"/>
          </w:rPr>
          <w:delText>You will need:</w:delText>
        </w:r>
        <w:r w:rsidRPr="00137618">
          <w:rPr>
            <w:color w:val="326BFA"/>
          </w:rPr>
          <w:delText xml:space="preserve"> the song </w:delText>
        </w:r>
        <w:r>
          <w:fldChar w:fldCharType="begin"/>
        </w:r>
        <w:r>
          <w:delInstrText>HYPERLINK "https://www.youtube.com/watch?v=7aYOGUPabd8"</w:delInstrText>
        </w:r>
        <w:r>
          <w:fldChar w:fldCharType="separate"/>
        </w:r>
        <w:r w:rsidRPr="003D748F">
          <w:rPr>
            <w:rStyle w:val="Hyperlink"/>
          </w:rPr>
          <w:delText>‘Get back up again’</w:delText>
        </w:r>
        <w:r>
          <w:fldChar w:fldCharType="end"/>
        </w:r>
        <w:r w:rsidRPr="00137618">
          <w:rPr>
            <w:color w:val="326BFA"/>
          </w:rPr>
          <w:delText xml:space="preserve"> from the film </w:delText>
        </w:r>
        <w:r w:rsidRPr="00137618">
          <w:rPr>
            <w:rStyle w:val="QuoteChar"/>
            <w:color w:val="326BFA"/>
          </w:rPr>
          <w:delText>Trolls</w:delText>
        </w:r>
        <w:r w:rsidRPr="00137618">
          <w:rPr>
            <w:color w:val="326BFA"/>
          </w:rPr>
          <w:delText xml:space="preserve"> and the means to play it </w:delText>
        </w:r>
      </w:del>
    </w:p>
    <w:p w14:paraId="4D71467C" w14:textId="55D44E3B" w:rsidR="00137618" w:rsidRPr="0065521E" w:rsidRDefault="00137618" w:rsidP="00137618">
      <w:pPr>
        <w:rPr>
          <w:del w:id="129" w:author="Luke Liska" w:date="2026-09-25T20:00:00Z" w16du:dateUtc="2026-09-26T00:00:00Z"/>
        </w:rPr>
      </w:pPr>
      <w:del w:id="130" w:author="Luke Liska" w:date="2026-09-25T20:00:00Z" w16du:dateUtc="2026-09-26T00:00:00Z">
        <w:r>
          <w:delText>Explain to the group where this song comes in the film. Despite all the danger facing the trolls, Princess Poppy, the eternal optimist, goes off on her solo journey in her quest to save the trolls. Play the song and challenge the children to think about whether Poppy’s attitude is realistic or even helpful. Explain that today, we are going to be looking at the story of one character in the Bible whose response was quite different.</w:delText>
        </w:r>
      </w:del>
    </w:p>
    <w:p w14:paraId="50CCA744" w14:textId="77777777" w:rsidR="00F5232A" w:rsidRDefault="00F5232A" w:rsidP="00ED32D8">
      <w:pPr>
        <w:rPr>
          <w:del w:id="131" w:author="Luke Liska" w:date="2026-09-25T20:00:00Z" w16du:dateUtc="2026-09-26T00:00:00Z"/>
        </w:rPr>
      </w:pPr>
    </w:p>
    <w:p w14:paraId="34C64B62" w14:textId="77777777" w:rsidR="00401939" w:rsidRPr="00CB7233" w:rsidRDefault="00401939" w:rsidP="004D6E32">
      <w:pPr>
        <w:pStyle w:val="Heading3"/>
        <w:rPr>
          <w:del w:id="132" w:author="Luke Liska" w:date="2026-09-25T20:00:00Z" w16du:dateUtc="2026-09-26T00:00:00Z"/>
        </w:rPr>
      </w:pPr>
      <w:del w:id="133" w:author="Luke Liska" w:date="2026-09-25T20:00:00Z" w16du:dateUtc="2026-09-26T00:00:00Z">
        <w:r w:rsidRPr="00CB7233">
          <w:delText xml:space="preserve">BIBLE STORY </w:delText>
        </w:r>
        <w:r w:rsidRPr="004D6E32">
          <w:rPr>
            <w:b w:val="0"/>
          </w:rPr>
          <w:delText>– 10 mins</w:delText>
        </w:r>
      </w:del>
    </w:p>
    <w:p w14:paraId="5903E63A" w14:textId="77777777" w:rsidR="005909DA" w:rsidRPr="005909DA" w:rsidRDefault="005909DA" w:rsidP="005909DA">
      <w:pPr>
        <w:rPr>
          <w:del w:id="134" w:author="Luke Liska" w:date="2026-09-25T20:00:00Z" w16du:dateUtc="2026-09-26T00:00:00Z"/>
          <w:color w:val="326BFA"/>
        </w:rPr>
      </w:pPr>
      <w:del w:id="135" w:author="Luke Liska" w:date="2026-09-25T20:00:00Z" w16du:dateUtc="2026-09-26T00:00:00Z">
        <w:r w:rsidRPr="005909DA">
          <w:rPr>
            <w:b/>
            <w:bCs/>
            <w:color w:val="326BFA"/>
          </w:rPr>
          <w:delText>You will need:</w:delText>
        </w:r>
        <w:r w:rsidRPr="005909DA">
          <w:rPr>
            <w:color w:val="326BFA"/>
          </w:rPr>
          <w:delText xml:space="preserve"> materials to create a cave, such as a table, blankets, rugs and cushions; a large rug, blanket or sheet; a large pot plant</w:delText>
        </w:r>
      </w:del>
    </w:p>
    <w:p w14:paraId="05A41E9C" w14:textId="77777777" w:rsidR="005909DA" w:rsidRDefault="005909DA" w:rsidP="005909DA">
      <w:pPr>
        <w:rPr>
          <w:del w:id="136" w:author="Luke Liska" w:date="2026-09-25T20:00:00Z" w16du:dateUtc="2026-09-26T00:00:00Z"/>
        </w:rPr>
      </w:pPr>
      <w:del w:id="137" w:author="Luke Liska" w:date="2026-09-25T20:00:00Z" w16du:dateUtc="2026-09-26T00:00:00Z">
        <w:r>
          <w:delText>Before the session, build the cave in one corner of our space. Lay out the desert in the middle and put the plant on the edge of the desert furthest from the cave. If you have lots of time, you could get the children to help you do this at the start of your Bible time. Gather the children in the desert and begin the story:</w:delText>
        </w:r>
      </w:del>
    </w:p>
    <w:p w14:paraId="0436EA7E" w14:textId="77777777" w:rsidR="005909DA" w:rsidRDefault="005909DA" w:rsidP="005909DA">
      <w:pPr>
        <w:rPr>
          <w:del w:id="138" w:author="Luke Liska" w:date="2026-09-25T20:00:00Z" w16du:dateUtc="2026-09-26T00:00:00Z"/>
        </w:rPr>
      </w:pPr>
    </w:p>
    <w:p w14:paraId="49CE9081" w14:textId="77777777" w:rsidR="005909DA" w:rsidRDefault="005909DA" w:rsidP="005909DA">
      <w:pPr>
        <w:rPr>
          <w:del w:id="139" w:author="Luke Liska" w:date="2026-09-25T20:00:00Z" w16du:dateUtc="2026-09-26T00:00:00Z"/>
        </w:rPr>
      </w:pPr>
      <w:del w:id="140" w:author="Luke Liska" w:date="2026-09-25T20:00:00Z" w16du:dateUtc="2026-09-26T00:00:00Z">
        <w:r>
          <w:delText xml:space="preserve">Elijah, God’s messenger was on the run. He had delivered a message from God to the people and the people hadn’t liked it. The queen had threatened his life and he had run away. Now he found himself alone in the desert, exhausted, scared and feeling let down by God. He found a large bush, laid under it, begged God to let him die! Then he fell asleep. </w:delText>
        </w:r>
        <w:r w:rsidRPr="005909DA">
          <w:rPr>
            <w:i/>
            <w:iCs/>
          </w:rPr>
          <w:delText>Invite the children to sit by the plant.</w:delText>
        </w:r>
      </w:del>
    </w:p>
    <w:p w14:paraId="148A8F90" w14:textId="77777777" w:rsidR="005909DA" w:rsidRDefault="005909DA" w:rsidP="00050522">
      <w:pPr>
        <w:rPr>
          <w:del w:id="141" w:author="Luke Liska" w:date="2026-09-25T20:00:00Z" w16du:dateUtc="2026-09-26T00:00:00Z"/>
        </w:rPr>
      </w:pPr>
      <w:del w:id="142" w:author="Luke Liska" w:date="2026-09-25T20:00:00Z" w16du:dateUtc="2026-09-26T00:00:00Z">
        <w:r>
          <w:delText xml:space="preserve">Suddenly, an angel woke Elijah, gave him water to drink and bread to eat. The angel cared for Elijah until he was ready to move on, out of the desert. Soon, Elijah was feeling better. So much so that he walked across the desert for 40 days. He reached Mount Horeb and rested in a cave. </w:delText>
        </w:r>
        <w:r w:rsidRPr="00050522">
          <w:rPr>
            <w:i/>
            <w:iCs/>
          </w:rPr>
          <w:delText>Walk the group around the desert and then sit down by the cave.</w:delText>
        </w:r>
      </w:del>
    </w:p>
    <w:p w14:paraId="22B253F7" w14:textId="77777777" w:rsidR="005909DA" w:rsidRDefault="005909DA" w:rsidP="00050522">
      <w:pPr>
        <w:rPr>
          <w:del w:id="143" w:author="Luke Liska" w:date="2026-09-25T20:00:00Z" w16du:dateUtc="2026-09-26T00:00:00Z"/>
        </w:rPr>
      </w:pPr>
      <w:del w:id="144" w:author="Luke Liska" w:date="2026-09-25T20:00:00Z" w16du:dateUtc="2026-09-26T00:00:00Z">
        <w:r>
          <w:delText>Here God called out to Elijah: “What are you doing here?”</w:delText>
        </w:r>
      </w:del>
    </w:p>
    <w:p w14:paraId="2E4BFD9A" w14:textId="77777777" w:rsidR="005909DA" w:rsidRDefault="005909DA" w:rsidP="00050522">
      <w:pPr>
        <w:rPr>
          <w:del w:id="145" w:author="Luke Liska" w:date="2026-09-25T20:00:00Z" w16du:dateUtc="2026-09-26T00:00:00Z"/>
        </w:rPr>
      </w:pPr>
      <w:del w:id="146" w:author="Luke Liska" w:date="2026-09-25T20:00:00Z" w16du:dateUtc="2026-09-26T00:00:00Z">
        <w:r>
          <w:delText>Elijah was still feeling hurt and frustrated. He told God how he felt let down by God, how wrong it was that God would let these people chase him down, even after all he had done to serve God. Why didn’t God punish them and protect Elijah? Elijah wanted to stop his work as God’s messenger.</w:delText>
        </w:r>
      </w:del>
    </w:p>
    <w:p w14:paraId="344CD2BD" w14:textId="77777777" w:rsidR="005909DA" w:rsidRDefault="005909DA" w:rsidP="00050522">
      <w:pPr>
        <w:rPr>
          <w:del w:id="147" w:author="Luke Liska" w:date="2026-09-25T20:00:00Z" w16du:dateUtc="2026-09-26T00:00:00Z"/>
        </w:rPr>
      </w:pPr>
      <w:del w:id="148" w:author="Luke Liska" w:date="2026-09-25T20:00:00Z" w16du:dateUtc="2026-09-26T00:00:00Z">
        <w:r>
          <w:delText>But God didn’t want Elijah to stop working for him. Instead, he had looked after Elijah. He had sent the angel to care for him, he had given him safe places to rest in the desert, he had given him the rest he needed.</w:delText>
        </w:r>
      </w:del>
    </w:p>
    <w:p w14:paraId="023D75AE" w14:textId="77777777" w:rsidR="005909DA" w:rsidRDefault="005909DA" w:rsidP="00050522">
      <w:pPr>
        <w:rPr>
          <w:del w:id="149" w:author="Luke Liska" w:date="2026-09-25T20:00:00Z" w16du:dateUtc="2026-09-26T00:00:00Z"/>
        </w:rPr>
      </w:pPr>
      <w:del w:id="150" w:author="Luke Liska" w:date="2026-09-25T20:00:00Z" w16du:dateUtc="2026-09-26T00:00:00Z">
        <w:r>
          <w:delText>Now, here at the mountain, God gave Elijah the chance to share his frustrations. Then God appeared to Elijah, not as someone you could see, but as a gentle whisper that Elijah could feel and be reminded that God was right with him.</w:delText>
        </w:r>
      </w:del>
    </w:p>
    <w:p w14:paraId="0AD83F99" w14:textId="77777777" w:rsidR="005909DA" w:rsidRPr="007B6E7C" w:rsidRDefault="005909DA" w:rsidP="00050522">
      <w:pPr>
        <w:rPr>
          <w:del w:id="151" w:author="Luke Liska" w:date="2026-09-25T20:00:00Z" w16du:dateUtc="2026-09-26T00:00:00Z"/>
        </w:rPr>
      </w:pPr>
      <w:del w:id="152" w:author="Luke Liska" w:date="2026-09-25T20:00:00Z" w16du:dateUtc="2026-09-26T00:00:00Z">
        <w:r>
          <w:delText>God would give Elijah new work to do, and a helper to go with him. Elijah was struggling, but he was not beaten. God was with him.</w:delText>
        </w:r>
      </w:del>
    </w:p>
    <w:p w14:paraId="3D2C8C3F" w14:textId="77777777" w:rsidR="004D6E32" w:rsidRPr="00CB7233" w:rsidRDefault="004D6E32" w:rsidP="00192997">
      <w:pPr>
        <w:rPr>
          <w:del w:id="153" w:author="Luke Liska" w:date="2026-09-25T20:00:00Z" w16du:dateUtc="2026-09-26T00:00:00Z"/>
        </w:rPr>
      </w:pPr>
    </w:p>
    <w:p w14:paraId="2B4A79F4" w14:textId="77777777" w:rsidR="00F95443" w:rsidRPr="00CB7233" w:rsidRDefault="00F95443" w:rsidP="004D6E32">
      <w:pPr>
        <w:pStyle w:val="Heading3"/>
        <w:rPr>
          <w:del w:id="154" w:author="Luke Liska" w:date="2026-09-25T20:00:00Z" w16du:dateUtc="2026-09-26T00:00:00Z"/>
        </w:rPr>
      </w:pPr>
      <w:del w:id="155" w:author="Luke Liska" w:date="2026-09-25T20:00:00Z" w16du:dateUtc="2026-09-26T00:00:00Z">
        <w:r w:rsidRPr="00CB7233">
          <w:delText xml:space="preserve">CHATTING </w:delText>
        </w:r>
        <w:r w:rsidRPr="004D6E32">
          <w:delText>TOGETHER</w:delText>
        </w:r>
        <w:r w:rsidRPr="00CB7233">
          <w:delText xml:space="preserve"> </w:delText>
        </w:r>
        <w:r w:rsidRPr="004D6E32">
          <w:rPr>
            <w:b w:val="0"/>
          </w:rPr>
          <w:delText>– 5 mins</w:delText>
        </w:r>
      </w:del>
    </w:p>
    <w:p w14:paraId="0A82EAD1" w14:textId="77777777" w:rsidR="00DA0224" w:rsidRDefault="00DA0224" w:rsidP="00DA0224">
      <w:pPr>
        <w:rPr>
          <w:del w:id="156" w:author="Luke Liska" w:date="2026-09-25T20:00:00Z" w16du:dateUtc="2026-09-26T00:00:00Z"/>
        </w:rPr>
      </w:pPr>
      <w:del w:id="157" w:author="Luke Liska" w:date="2026-09-25T20:00:00Z" w16du:dateUtc="2026-09-26T00:00:00Z">
        <w:r>
          <w:delText>Ask the children these questions, encouraging everyone to take turns to contribute:</w:delText>
        </w:r>
      </w:del>
    </w:p>
    <w:p w14:paraId="71959123" w14:textId="7C33ABC5" w:rsidR="00BD09BB" w:rsidRDefault="00BD09BB" w:rsidP="00BD09BB">
      <w:pPr>
        <w:pStyle w:val="NoSpacing"/>
        <w:numPr>
          <w:ilvl w:val="0"/>
          <w:numId w:val="26"/>
        </w:numPr>
        <w:rPr>
          <w:del w:id="158" w:author="Luke Liska" w:date="2026-09-25T20:00:00Z" w16du:dateUtc="2026-09-26T00:00:00Z"/>
        </w:rPr>
      </w:pPr>
      <w:del w:id="159" w:author="Luke Liska" w:date="2026-09-25T20:00:00Z" w16du:dateUtc="2026-09-26T00:00:00Z">
        <w:r>
          <w:delText>What is your favourite part of this story?</w:delText>
        </w:r>
      </w:del>
    </w:p>
    <w:p w14:paraId="11EDF0CA" w14:textId="55037F56" w:rsidR="00BD09BB" w:rsidRDefault="00BD09BB" w:rsidP="00BD09BB">
      <w:pPr>
        <w:pStyle w:val="NoSpacing"/>
        <w:numPr>
          <w:ilvl w:val="0"/>
          <w:numId w:val="26"/>
        </w:numPr>
        <w:rPr>
          <w:del w:id="160" w:author="Luke Liska" w:date="2026-09-25T20:00:00Z" w16du:dateUtc="2026-09-26T00:00:00Z"/>
        </w:rPr>
      </w:pPr>
      <w:del w:id="161" w:author="Luke Liska" w:date="2026-09-25T20:00:00Z" w16du:dateUtc="2026-09-26T00:00:00Z">
        <w:r>
          <w:delText>What challenges you about this story?</w:delText>
        </w:r>
      </w:del>
    </w:p>
    <w:p w14:paraId="703B3FA2" w14:textId="0238D718" w:rsidR="00BD09BB" w:rsidRDefault="00BD09BB" w:rsidP="00BD09BB">
      <w:pPr>
        <w:pStyle w:val="NoSpacing"/>
        <w:numPr>
          <w:ilvl w:val="0"/>
          <w:numId w:val="26"/>
        </w:numPr>
        <w:rPr>
          <w:del w:id="162" w:author="Luke Liska" w:date="2026-09-25T20:00:00Z" w16du:dateUtc="2026-09-26T00:00:00Z"/>
        </w:rPr>
      </w:pPr>
      <w:del w:id="163" w:author="Luke Liska" w:date="2026-09-25T20:00:00Z" w16du:dateUtc="2026-09-26T00:00:00Z">
        <w:r>
          <w:delText>How would you have felt, if you were Elijah?</w:delText>
        </w:r>
      </w:del>
    </w:p>
    <w:p w14:paraId="2C052A48" w14:textId="59A066D2" w:rsidR="00BD09BB" w:rsidRDefault="00BD09BB" w:rsidP="00BD09BB">
      <w:pPr>
        <w:pStyle w:val="NoSpacing"/>
        <w:numPr>
          <w:ilvl w:val="0"/>
          <w:numId w:val="26"/>
        </w:numPr>
        <w:rPr>
          <w:del w:id="164" w:author="Luke Liska" w:date="2026-09-25T20:00:00Z" w16du:dateUtc="2026-09-26T00:00:00Z"/>
        </w:rPr>
      </w:pPr>
      <w:del w:id="165" w:author="Luke Liska" w:date="2026-09-25T20:00:00Z" w16du:dateUtc="2026-09-26T00:00:00Z">
        <w:r>
          <w:delText>What would you like to say to Elijah?</w:delText>
        </w:r>
      </w:del>
    </w:p>
    <w:p w14:paraId="5D33CC85" w14:textId="79955B7B" w:rsidR="00BD09BB" w:rsidRPr="00786F93" w:rsidRDefault="00BD09BB" w:rsidP="00BD09BB">
      <w:pPr>
        <w:pStyle w:val="ListParagraph"/>
        <w:numPr>
          <w:ilvl w:val="0"/>
          <w:numId w:val="26"/>
        </w:numPr>
        <w:rPr>
          <w:del w:id="166" w:author="Luke Liska" w:date="2026-09-25T20:00:00Z" w16du:dateUtc="2026-09-26T00:00:00Z"/>
        </w:rPr>
      </w:pPr>
      <w:del w:id="167" w:author="Luke Liska" w:date="2026-09-25T20:00:00Z" w16du:dateUtc="2026-09-26T00:00:00Z">
        <w:r>
          <w:delText>If you were Elijah, what would you say to God?</w:delText>
        </w:r>
      </w:del>
    </w:p>
    <w:p w14:paraId="214EB7F5" w14:textId="77777777" w:rsidR="004D6E32" w:rsidRPr="004D6E32" w:rsidRDefault="004D6E32" w:rsidP="004D6E32">
      <w:pPr>
        <w:rPr>
          <w:del w:id="168" w:author="Luke Liska" w:date="2026-09-25T20:00:00Z" w16du:dateUtc="2026-09-26T00:00:00Z"/>
        </w:rPr>
      </w:pPr>
    </w:p>
    <w:p w14:paraId="5C0627ED" w14:textId="77777777" w:rsidR="007B7BC1" w:rsidRPr="00CB7233" w:rsidRDefault="007B7BC1" w:rsidP="004D6E32">
      <w:pPr>
        <w:pStyle w:val="Heading3"/>
        <w:rPr>
          <w:del w:id="169" w:author="Luke Liska" w:date="2026-09-25T20:00:00Z" w16du:dateUtc="2026-09-26T00:00:00Z"/>
        </w:rPr>
      </w:pPr>
      <w:del w:id="170" w:author="Luke Liska" w:date="2026-09-25T20:00:00Z" w16du:dateUtc="2026-09-26T00:00:00Z">
        <w:r w:rsidRPr="00CB7233">
          <w:delText xml:space="preserve">CREATIVE TIME </w:delText>
        </w:r>
        <w:r w:rsidRPr="004D6E32">
          <w:rPr>
            <w:b w:val="0"/>
          </w:rPr>
          <w:delText>– 10 mins</w:delText>
        </w:r>
      </w:del>
    </w:p>
    <w:p w14:paraId="1B1AE9EC" w14:textId="4CCA0DCA" w:rsidR="004F0F58" w:rsidRPr="004F0F58" w:rsidRDefault="004F0F58" w:rsidP="004F0F58">
      <w:pPr>
        <w:rPr>
          <w:del w:id="171" w:author="Luke Liska" w:date="2026-09-25T20:00:00Z" w16du:dateUtc="2026-09-26T00:00:00Z"/>
          <w:color w:val="326BFA"/>
        </w:rPr>
      </w:pPr>
      <w:del w:id="172" w:author="Luke Liska" w:date="2026-09-25T20:00:00Z" w16du:dateUtc="2026-09-26T00:00:00Z">
        <w:r w:rsidRPr="004F0F58">
          <w:rPr>
            <w:rStyle w:val="Strong"/>
            <w:color w:val="326BFA"/>
          </w:rPr>
          <w:delText>You will need:</w:delText>
        </w:r>
        <w:r w:rsidRPr="004F0F58">
          <w:rPr>
            <w:color w:val="326BFA"/>
          </w:rPr>
          <w:delText xml:space="preserve"> Lego and Lego baseboards; marbles; sticky labels</w:delText>
        </w:r>
        <w:r w:rsidR="00F3557F">
          <w:rPr>
            <w:color w:val="326BFA"/>
          </w:rPr>
          <w:delText>;</w:delText>
        </w:r>
        <w:r w:rsidRPr="004F0F58">
          <w:rPr>
            <w:color w:val="326BFA"/>
          </w:rPr>
          <w:delText xml:space="preserve"> pens</w:delText>
        </w:r>
      </w:del>
    </w:p>
    <w:p w14:paraId="728CB2FC" w14:textId="77777777" w:rsidR="004F0F58" w:rsidRDefault="004F0F58" w:rsidP="004F0F58">
      <w:pPr>
        <w:rPr>
          <w:del w:id="173" w:author="Luke Liska" w:date="2026-09-25T20:00:00Z" w16du:dateUtc="2026-09-26T00:00:00Z"/>
        </w:rPr>
      </w:pPr>
      <w:del w:id="174" w:author="Luke Liska" w:date="2026-09-25T20:00:00Z" w16du:dateUtc="2026-09-26T00:00:00Z">
        <w:r>
          <w:delText>The children could work together in pairs or small groups to complete this activity. Distribute the Lego baseboards and Lego and invite the children to create marble mazes. Give them a marble to test out their mazes, before exchanging mazes with one another to test them out.</w:delText>
        </w:r>
      </w:del>
    </w:p>
    <w:p w14:paraId="1ABB6CDA" w14:textId="77777777" w:rsidR="004F0F58" w:rsidRDefault="004F0F58" w:rsidP="004F0F58">
      <w:pPr>
        <w:rPr>
          <w:del w:id="175" w:author="Luke Liska" w:date="2026-09-25T20:00:00Z" w16du:dateUtc="2026-09-26T00:00:00Z"/>
        </w:rPr>
      </w:pPr>
      <w:del w:id="176" w:author="Luke Liska" w:date="2026-09-25T20:00:00Z" w16du:dateUtc="2026-09-26T00:00:00Z">
        <w:r>
          <w:delText>As you create, improve, develop and test the marble mazes. Talk about how we sometimes feel ‘stopped in our tracks’, as the marble is in the maze and as Elijah felt in the story. How does life feel like a dead end? What things might we struggle with along the way? Give the children sticky labels and pens and invite them to label some of the ‘dead ends’ perhaps with the things Elijah struggled with, or perhaps some of their own feelings of reaching the ‘end’ of a track.</w:delText>
        </w:r>
      </w:del>
    </w:p>
    <w:p w14:paraId="234BB20D" w14:textId="0CFAED53" w:rsidR="004F0F58" w:rsidRPr="0065521E" w:rsidRDefault="004F0F58" w:rsidP="004F0F58">
      <w:pPr>
        <w:rPr>
          <w:del w:id="177" w:author="Luke Liska" w:date="2026-09-25T20:00:00Z" w16du:dateUtc="2026-09-26T00:00:00Z"/>
        </w:rPr>
      </w:pPr>
      <w:del w:id="178" w:author="Luke Liska" w:date="2026-09-25T20:00:00Z" w16du:dateUtc="2026-09-26T00:00:00Z">
        <w:r>
          <w:delText>Remind the group that God didn’t allow Elijah to stay stuck in the ‘dead end’. Talk about how God set Elijah back on track again</w:delText>
        </w:r>
        <w:r w:rsidR="00F3557F">
          <w:delText>.</w:delText>
        </w:r>
        <w:r>
          <w:delText xml:space="preserve"> Ask the group what this may mean for us</w:delText>
        </w:r>
        <w:r w:rsidR="00F3557F">
          <w:delText>.</w:delText>
        </w:r>
      </w:del>
    </w:p>
    <w:p w14:paraId="048A9531" w14:textId="77777777" w:rsidR="004D6E32" w:rsidRPr="00CB7233" w:rsidRDefault="004D6E32" w:rsidP="004D6E32">
      <w:pPr>
        <w:rPr>
          <w:del w:id="179" w:author="Luke Liska" w:date="2026-09-25T20:00:00Z" w16du:dateUtc="2026-09-26T00:00:00Z"/>
        </w:rPr>
      </w:pPr>
    </w:p>
    <w:p w14:paraId="35067697" w14:textId="77777777" w:rsidR="00B76A75" w:rsidRPr="00CB7233" w:rsidRDefault="00B76A75" w:rsidP="004D6E32">
      <w:pPr>
        <w:pStyle w:val="Heading3"/>
        <w:rPr>
          <w:del w:id="180" w:author="Luke Liska" w:date="2026-09-25T20:00:00Z" w16du:dateUtc="2026-09-26T00:00:00Z"/>
        </w:rPr>
      </w:pPr>
      <w:del w:id="181" w:author="Luke Liska" w:date="2026-09-25T20:00:00Z" w16du:dateUtc="2026-09-26T00:00:00Z">
        <w:r w:rsidRPr="00CB7233">
          <w:delText xml:space="preserve">PRAYER </w:delText>
        </w:r>
        <w:r w:rsidRPr="004D6E32">
          <w:rPr>
            <w:b w:val="0"/>
          </w:rPr>
          <w:delText>– 5 mins</w:delText>
        </w:r>
      </w:del>
    </w:p>
    <w:p w14:paraId="342DDB22" w14:textId="15D015BD" w:rsidR="002A2A97" w:rsidRDefault="002A2A97" w:rsidP="002A2A97">
      <w:pPr>
        <w:rPr>
          <w:del w:id="182" w:author="Luke Liska" w:date="2026-09-25T20:00:00Z" w16du:dateUtc="2026-09-26T00:00:00Z"/>
        </w:rPr>
      </w:pPr>
      <w:del w:id="183" w:author="Luke Liska" w:date="2026-09-25T20:00:00Z" w16du:dateUtc="2026-09-26T00:00:00Z">
        <w:r>
          <w:delText>As you pray, invite the children to create some actions for the words: struggle, dead end, rest and new path. Then pray this prayer:</w:delText>
        </w:r>
      </w:del>
    </w:p>
    <w:p w14:paraId="5E3C6EFB" w14:textId="769A99F2" w:rsidR="002A2A97" w:rsidRDefault="00F3557F" w:rsidP="002A2A97">
      <w:pPr>
        <w:rPr>
          <w:del w:id="184" w:author="Luke Liska" w:date="2026-09-25T20:00:00Z" w16du:dateUtc="2026-09-26T00:00:00Z"/>
        </w:rPr>
      </w:pPr>
      <w:del w:id="185" w:author="Luke Liska" w:date="2026-09-25T20:00:00Z" w16du:dateUtc="2026-09-26T00:00:00Z">
        <w:r>
          <w:delText>‘</w:delText>
        </w:r>
        <w:r w:rsidR="002A2A97">
          <w:delText>Father God, sometimes life feels like a struggle. We may feel like we’ve reached a dead end, worn out by the challenges that bring us down. Help us to rest in you. Set us on a new path, following the life you want us to live. Amen.</w:delText>
        </w:r>
        <w:r>
          <w:delText>’</w:delText>
        </w:r>
      </w:del>
    </w:p>
    <w:p w14:paraId="4F7A85E6" w14:textId="77777777" w:rsidR="002A2A97" w:rsidRPr="002E499F" w:rsidRDefault="002A2A97" w:rsidP="002A2A97">
      <w:pPr>
        <w:rPr>
          <w:del w:id="186" w:author="Luke Liska" w:date="2026-09-25T20:00:00Z" w16du:dateUtc="2026-09-26T00:00:00Z"/>
        </w:rPr>
      </w:pPr>
      <w:del w:id="187" w:author="Luke Liska" w:date="2026-09-25T20:00:00Z" w16du:dateUtc="2026-09-26T00:00:00Z">
        <w:r>
          <w:delText>Make yourself available to talk about any particular challenges the children may be facing, to pray about these and to support the children in getting any further support they may need.</w:delText>
        </w:r>
      </w:del>
    </w:p>
    <w:p w14:paraId="600D00A2" w14:textId="77777777" w:rsidR="006C06A2" w:rsidRPr="00CB7233" w:rsidRDefault="006C06A2" w:rsidP="007B201F">
      <w:pPr>
        <w:rPr>
          <w:del w:id="188" w:author="Luke Liska" w:date="2026-09-25T20:00:00Z" w16du:dateUtc="2026-09-26T00:00:00Z"/>
        </w:rPr>
      </w:pPr>
    </w:p>
    <w:p w14:paraId="4C367BD1" w14:textId="142226ED" w:rsidR="00865143" w:rsidRPr="008C76DE" w:rsidRDefault="00A46BCB" w:rsidP="00865143">
      <w:pPr>
        <w:pStyle w:val="Footer"/>
        <w:rPr>
          <w:del w:id="189" w:author="Luke Liska" w:date="2026-09-25T20:00:00Z" w16du:dateUtc="2026-09-26T00:00:00Z"/>
          <w:b/>
          <w:color w:val="326BFA"/>
        </w:rPr>
      </w:pPr>
      <w:del w:id="190" w:author="Luke Liska" w:date="2026-09-25T20:00:00Z" w16du:dateUtc="2026-09-26T00:00:00Z">
        <w:r>
          <w:rPr>
            <w:b/>
            <w:color w:val="326BFA"/>
          </w:rPr>
          <w:delText>BECKY MAY</w:delText>
        </w:r>
      </w:del>
    </w:p>
    <w:p w14:paraId="2DD7576A" w14:textId="559E677C" w:rsidR="0098442C" w:rsidRDefault="00DC58DA" w:rsidP="00530CD8">
      <w:pPr>
        <w:pStyle w:val="BodyText"/>
        <w:spacing w:before="215"/>
        <w:rPr>
          <w:rFonts w:ascii="Times New Roman"/>
          <w:sz w:val="17"/>
          <w:rPrChange w:id="191" w:author="Luke Liska" w:date="2026-09-25T20:00:00Z" w16du:dateUtc="2026-09-26T00:00:00Z">
            <w:rPr>
              <w:color w:val="326BFA"/>
            </w:rPr>
          </w:rPrChange>
        </w:rPr>
        <w:pPrChange w:id="192" w:author="Luke Liska" w:date="2026-09-25T20:00:00Z" w16du:dateUtc="2026-09-26T00:00:00Z">
          <w:pPr>
            <w:pStyle w:val="Footer"/>
          </w:pPr>
        </w:pPrChange>
      </w:pPr>
      <w:del w:id="193" w:author="Luke Liska" w:date="2026-09-25T20:00:00Z" w16du:dateUtc="2026-09-26T00:00:00Z">
        <w:r w:rsidRPr="00DC58DA">
          <w:rPr>
            <w:rFonts w:cstheme="minorHAnsi"/>
            <w:color w:val="326BFA"/>
          </w:rPr>
          <w:delText xml:space="preserve">is founder of The Resources Cupboard, resourcing the local church to make young disciples: </w:delText>
        </w:r>
        <w:r>
          <w:fldChar w:fldCharType="begin"/>
        </w:r>
        <w:r>
          <w:delInstrText>HYPERLINK "https://theresourcescupboard.co.uk/"</w:delInstrText>
        </w:r>
        <w:r>
          <w:fldChar w:fldCharType="separate"/>
        </w:r>
        <w:r w:rsidRPr="00DC58DA">
          <w:rPr>
            <w:rStyle w:val="Hyperlink"/>
            <w:rFonts w:cstheme="minorHAnsi"/>
            <w:color w:val="326BFA"/>
          </w:rPr>
          <w:delText>theresourcescupboard.co.uk</w:delText>
        </w:r>
        <w:r>
          <w:fldChar w:fldCharType="end"/>
        </w:r>
        <w:r w:rsidRPr="00DC58DA">
          <w:rPr>
            <w:rFonts w:cstheme="minorHAnsi"/>
            <w:color w:val="326BFA"/>
          </w:rPr>
          <w:delText>.</w:delText>
        </w:r>
      </w:del>
    </w:p>
    <w:sectPr w:rsidR="0098442C">
      <w:pgSz w:w="12240" w:h="15840"/>
      <w:pgMar w:top="1500" w:right="1340" w:bottom="280" w:left="1340" w:header="720" w:footer="720" w:gutter="0"/>
      <w:cols w:space="720"/>
      <w:docGrid w:linePitch="0"/>
      <w:sectPrChange w:id="194" w:author="Luke Liska" w:date="2026-09-25T20:00:00Z" w16du:dateUtc="2026-09-26T00:00:00Z">
        <w:sectPr w:rsidR="0098442C">
          <w:pgSz w:w="11906" w:h="16838"/>
          <w:pgMar w:top="964" w:right="964" w:bottom="964" w:left="964" w:header="567" w:footer="567"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171B20" w14:textId="77777777" w:rsidR="00854A31" w:rsidRDefault="00854A31" w:rsidP="0008398B">
      <w:pPr>
        <w:pPrChange w:id="6" w:author="Luke Liska" w:date="2026-09-25T20:00:00Z" w16du:dateUtc="2026-09-26T00:00:00Z">
          <w:pPr>
            <w:spacing w:after="0" w:line="240" w:lineRule="auto"/>
          </w:pPr>
        </w:pPrChange>
      </w:pPr>
      <w:r>
        <w:separator/>
      </w:r>
    </w:p>
  </w:endnote>
  <w:endnote w:type="continuationSeparator" w:id="0">
    <w:p w14:paraId="484D0B1B" w14:textId="77777777" w:rsidR="00854A31" w:rsidRDefault="00854A31" w:rsidP="0008398B">
      <w:pPr>
        <w:pPrChange w:id="7" w:author="Luke Liska" w:date="2026-09-25T20:00:00Z" w16du:dateUtc="2026-09-26T00:00: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E924F" w14:textId="77777777" w:rsidR="000E3D13" w:rsidRDefault="000E3D13">
    <w:pPr>
      <w:pStyle w:val="CommentSubjectChar"/>
      <w:pPrChange w:id="36" w:author="Luke Liska" w:date="2026-09-25T20:00:00Z" w16du:dateUtc="2026-09-26T00:00: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F442C7" w14:textId="77777777" w:rsidR="00854A31" w:rsidRDefault="00854A31" w:rsidP="0008398B">
      <w:pPr>
        <w:pPrChange w:id="4" w:author="Luke Liska" w:date="2026-09-25T20:00:00Z" w16du:dateUtc="2026-09-26T00:00:00Z">
          <w:pPr>
            <w:spacing w:after="0" w:line="240" w:lineRule="auto"/>
          </w:pPr>
        </w:pPrChange>
      </w:pPr>
      <w:r>
        <w:separator/>
      </w:r>
    </w:p>
  </w:footnote>
  <w:footnote w:type="continuationSeparator" w:id="0">
    <w:p w14:paraId="288A4AD6" w14:textId="77777777" w:rsidR="00854A31" w:rsidRDefault="00854A31" w:rsidP="0008398B">
      <w:pPr>
        <w:pPrChange w:id="5" w:author="Luke Liska" w:date="2026-09-25T20:00:00Z" w16du:dateUtc="2026-09-26T00:00: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A808A" w14:textId="77777777" w:rsidR="000E3D13" w:rsidRDefault="000E3D13">
    <w:pPr>
      <w:pStyle w:val="CommentTextChar"/>
      <w:pPrChange w:id="35" w:author="Luke Liska" w:date="2026-09-25T20:00:00Z" w16du:dateUtc="2026-09-26T00:00: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E2AF1"/>
    <w:multiLevelType w:val="hybridMultilevel"/>
    <w:tmpl w:val="569E6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F1CB0"/>
    <w:multiLevelType w:val="hybridMultilevel"/>
    <w:tmpl w:val="ECBC737C"/>
    <w:lvl w:ilvl="0" w:tplc="FDF64A92">
      <w:numFmt w:val="bullet"/>
      <w:lvlText w:val="•"/>
      <w:lvlJc w:val="left"/>
      <w:pPr>
        <w:ind w:left="720" w:hanging="36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927EF5"/>
    <w:multiLevelType w:val="hybridMultilevel"/>
    <w:tmpl w:val="30521B7C"/>
    <w:lvl w:ilvl="0" w:tplc="81EE04F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9C79F1"/>
    <w:multiLevelType w:val="hybridMultilevel"/>
    <w:tmpl w:val="4BF449BC"/>
    <w:lvl w:ilvl="0" w:tplc="D8B2E3B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1027FE"/>
    <w:multiLevelType w:val="hybridMultilevel"/>
    <w:tmpl w:val="A4363482"/>
    <w:lvl w:ilvl="0" w:tplc="53AEBFE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7720D"/>
    <w:multiLevelType w:val="hybridMultilevel"/>
    <w:tmpl w:val="B8AE6700"/>
    <w:lvl w:ilvl="0" w:tplc="9A5AE5C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4E18E7"/>
    <w:multiLevelType w:val="hybridMultilevel"/>
    <w:tmpl w:val="290288A0"/>
    <w:lvl w:ilvl="0" w:tplc="7EFAB83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E918FD"/>
    <w:multiLevelType w:val="hybridMultilevel"/>
    <w:tmpl w:val="A456E7E2"/>
    <w:lvl w:ilvl="0" w:tplc="1292E15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7C04EF"/>
    <w:multiLevelType w:val="hybridMultilevel"/>
    <w:tmpl w:val="D08E760C"/>
    <w:lvl w:ilvl="0" w:tplc="FDF64A9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8D27C2"/>
    <w:multiLevelType w:val="hybridMultilevel"/>
    <w:tmpl w:val="289A0978"/>
    <w:lvl w:ilvl="0" w:tplc="FDF64A9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935BFF"/>
    <w:multiLevelType w:val="hybridMultilevel"/>
    <w:tmpl w:val="06FC5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140598"/>
    <w:multiLevelType w:val="hybridMultilevel"/>
    <w:tmpl w:val="9F924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725AEA"/>
    <w:multiLevelType w:val="hybridMultilevel"/>
    <w:tmpl w:val="22A8027C"/>
    <w:lvl w:ilvl="0" w:tplc="FDF64A9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CD7B41"/>
    <w:multiLevelType w:val="hybridMultilevel"/>
    <w:tmpl w:val="99D65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92213E"/>
    <w:multiLevelType w:val="hybridMultilevel"/>
    <w:tmpl w:val="EAA08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B30C73"/>
    <w:multiLevelType w:val="hybridMultilevel"/>
    <w:tmpl w:val="18968424"/>
    <w:lvl w:ilvl="0" w:tplc="0A12CF4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371794"/>
    <w:multiLevelType w:val="hybridMultilevel"/>
    <w:tmpl w:val="2EB067E6"/>
    <w:lvl w:ilvl="0" w:tplc="1292E15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9244F2"/>
    <w:multiLevelType w:val="hybridMultilevel"/>
    <w:tmpl w:val="87C2A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A32084"/>
    <w:multiLevelType w:val="hybridMultilevel"/>
    <w:tmpl w:val="7AE6513A"/>
    <w:lvl w:ilvl="0" w:tplc="C37E4AF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551E86"/>
    <w:multiLevelType w:val="hybridMultilevel"/>
    <w:tmpl w:val="B8B6994E"/>
    <w:lvl w:ilvl="0" w:tplc="1ACA0E88">
      <w:numFmt w:val="bullet"/>
      <w:lvlText w:val="•"/>
      <w:lvlJc w:val="left"/>
      <w:pPr>
        <w:ind w:left="720" w:hanging="360"/>
      </w:pPr>
      <w:rPr>
        <w:rFonts w:ascii="Arial" w:eastAsia="Times New Roman" w:hAnsi="Arial" w:cs="Aria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6E7B72"/>
    <w:multiLevelType w:val="hybridMultilevel"/>
    <w:tmpl w:val="F79CE374"/>
    <w:lvl w:ilvl="0" w:tplc="1FBCDE0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9F720F"/>
    <w:multiLevelType w:val="hybridMultilevel"/>
    <w:tmpl w:val="0BA4DCAC"/>
    <w:lvl w:ilvl="0" w:tplc="444205FA">
      <w:start w:val="1"/>
      <w:numFmt w:val="decimal"/>
      <w:lvlText w:val="%1."/>
      <w:lvlJc w:val="left"/>
      <w:pPr>
        <w:ind w:left="820" w:hanging="360"/>
        <w:jc w:val="left"/>
      </w:pPr>
      <w:rPr>
        <w:rFonts w:ascii="Arial" w:eastAsia="Arial" w:hAnsi="Arial" w:cs="Arial" w:hint="default"/>
        <w:spacing w:val="-7"/>
        <w:w w:val="100"/>
        <w:sz w:val="22"/>
        <w:szCs w:val="22"/>
      </w:rPr>
    </w:lvl>
    <w:lvl w:ilvl="1" w:tplc="89924408">
      <w:numFmt w:val="bullet"/>
      <w:lvlText w:val="•"/>
      <w:lvlJc w:val="left"/>
      <w:pPr>
        <w:ind w:left="1694" w:hanging="360"/>
      </w:pPr>
      <w:rPr>
        <w:rFonts w:hint="default"/>
      </w:rPr>
    </w:lvl>
    <w:lvl w:ilvl="2" w:tplc="6540CE46">
      <w:numFmt w:val="bullet"/>
      <w:lvlText w:val="•"/>
      <w:lvlJc w:val="left"/>
      <w:pPr>
        <w:ind w:left="2568" w:hanging="360"/>
      </w:pPr>
      <w:rPr>
        <w:rFonts w:hint="default"/>
      </w:rPr>
    </w:lvl>
    <w:lvl w:ilvl="3" w:tplc="D9063F56">
      <w:numFmt w:val="bullet"/>
      <w:lvlText w:val="•"/>
      <w:lvlJc w:val="left"/>
      <w:pPr>
        <w:ind w:left="3442" w:hanging="360"/>
      </w:pPr>
      <w:rPr>
        <w:rFonts w:hint="default"/>
      </w:rPr>
    </w:lvl>
    <w:lvl w:ilvl="4" w:tplc="5114FB8A">
      <w:numFmt w:val="bullet"/>
      <w:lvlText w:val="•"/>
      <w:lvlJc w:val="left"/>
      <w:pPr>
        <w:ind w:left="4316" w:hanging="360"/>
      </w:pPr>
      <w:rPr>
        <w:rFonts w:hint="default"/>
      </w:rPr>
    </w:lvl>
    <w:lvl w:ilvl="5" w:tplc="835CF2F4">
      <w:numFmt w:val="bullet"/>
      <w:lvlText w:val="•"/>
      <w:lvlJc w:val="left"/>
      <w:pPr>
        <w:ind w:left="5190" w:hanging="360"/>
      </w:pPr>
      <w:rPr>
        <w:rFonts w:hint="default"/>
      </w:rPr>
    </w:lvl>
    <w:lvl w:ilvl="6" w:tplc="3AC28182">
      <w:numFmt w:val="bullet"/>
      <w:lvlText w:val="•"/>
      <w:lvlJc w:val="left"/>
      <w:pPr>
        <w:ind w:left="6064" w:hanging="360"/>
      </w:pPr>
      <w:rPr>
        <w:rFonts w:hint="default"/>
      </w:rPr>
    </w:lvl>
    <w:lvl w:ilvl="7" w:tplc="E8C2D8FC">
      <w:numFmt w:val="bullet"/>
      <w:lvlText w:val="•"/>
      <w:lvlJc w:val="left"/>
      <w:pPr>
        <w:ind w:left="6938" w:hanging="360"/>
      </w:pPr>
      <w:rPr>
        <w:rFonts w:hint="default"/>
      </w:rPr>
    </w:lvl>
    <w:lvl w:ilvl="8" w:tplc="CEB6D814">
      <w:numFmt w:val="bullet"/>
      <w:lvlText w:val="•"/>
      <w:lvlJc w:val="left"/>
      <w:pPr>
        <w:ind w:left="7812" w:hanging="360"/>
      </w:pPr>
      <w:rPr>
        <w:rFonts w:hint="default"/>
      </w:rPr>
    </w:lvl>
  </w:abstractNum>
  <w:abstractNum w:abstractNumId="22" w15:restartNumberingAfterBreak="0">
    <w:nsid w:val="710C1F29"/>
    <w:multiLevelType w:val="hybridMultilevel"/>
    <w:tmpl w:val="1DBA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1944E5"/>
    <w:multiLevelType w:val="hybridMultilevel"/>
    <w:tmpl w:val="A7CA7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550B42"/>
    <w:multiLevelType w:val="hybridMultilevel"/>
    <w:tmpl w:val="46881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D46CA7"/>
    <w:multiLevelType w:val="hybridMultilevel"/>
    <w:tmpl w:val="314ECC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585A65"/>
    <w:multiLevelType w:val="hybridMultilevel"/>
    <w:tmpl w:val="1CA67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1015021">
    <w:abstractNumId w:val="22"/>
  </w:num>
  <w:num w:numId="2" w16cid:durableId="2049794547">
    <w:abstractNumId w:val="4"/>
  </w:num>
  <w:num w:numId="3" w16cid:durableId="545071018">
    <w:abstractNumId w:val="26"/>
  </w:num>
  <w:num w:numId="4" w16cid:durableId="1148285474">
    <w:abstractNumId w:val="18"/>
  </w:num>
  <w:num w:numId="5" w16cid:durableId="1780682272">
    <w:abstractNumId w:val="0"/>
  </w:num>
  <w:num w:numId="6" w16cid:durableId="221992116">
    <w:abstractNumId w:val="6"/>
  </w:num>
  <w:num w:numId="7" w16cid:durableId="1155924195">
    <w:abstractNumId w:val="10"/>
  </w:num>
  <w:num w:numId="8" w16cid:durableId="1062751256">
    <w:abstractNumId w:val="16"/>
  </w:num>
  <w:num w:numId="9" w16cid:durableId="1176572666">
    <w:abstractNumId w:val="7"/>
  </w:num>
  <w:num w:numId="10" w16cid:durableId="1257516049">
    <w:abstractNumId w:val="13"/>
  </w:num>
  <w:num w:numId="11" w16cid:durableId="1795513942">
    <w:abstractNumId w:val="2"/>
  </w:num>
  <w:num w:numId="12" w16cid:durableId="1568881262">
    <w:abstractNumId w:val="17"/>
  </w:num>
  <w:num w:numId="13" w16cid:durableId="492140061">
    <w:abstractNumId w:val="20"/>
  </w:num>
  <w:num w:numId="14" w16cid:durableId="2090695072">
    <w:abstractNumId w:val="14"/>
  </w:num>
  <w:num w:numId="15" w16cid:durableId="1906142991">
    <w:abstractNumId w:val="3"/>
  </w:num>
  <w:num w:numId="16" w16cid:durableId="1950699301">
    <w:abstractNumId w:val="24"/>
  </w:num>
  <w:num w:numId="17" w16cid:durableId="406222502">
    <w:abstractNumId w:val="15"/>
  </w:num>
  <w:num w:numId="18" w16cid:durableId="1662613134">
    <w:abstractNumId w:val="23"/>
  </w:num>
  <w:num w:numId="19" w16cid:durableId="386219819">
    <w:abstractNumId w:val="19"/>
  </w:num>
  <w:num w:numId="20" w16cid:durableId="243733315">
    <w:abstractNumId w:val="11"/>
  </w:num>
  <w:num w:numId="21" w16cid:durableId="1953897915">
    <w:abstractNumId w:val="5"/>
  </w:num>
  <w:num w:numId="22" w16cid:durableId="73204538">
    <w:abstractNumId w:val="25"/>
  </w:num>
  <w:num w:numId="23" w16cid:durableId="750591020">
    <w:abstractNumId w:val="12"/>
  </w:num>
  <w:num w:numId="24" w16cid:durableId="1242570292">
    <w:abstractNumId w:val="1"/>
  </w:num>
  <w:num w:numId="25" w16cid:durableId="2057583970">
    <w:abstractNumId w:val="8"/>
  </w:num>
  <w:num w:numId="26" w16cid:durableId="1165316972">
    <w:abstractNumId w:val="9"/>
  </w:num>
  <w:num w:numId="27" w16cid:durableId="1446121183">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6A2"/>
    <w:rsid w:val="00002FBB"/>
    <w:rsid w:val="00014101"/>
    <w:rsid w:val="000245BC"/>
    <w:rsid w:val="00025A5B"/>
    <w:rsid w:val="00050522"/>
    <w:rsid w:val="000537AC"/>
    <w:rsid w:val="00054201"/>
    <w:rsid w:val="000552EE"/>
    <w:rsid w:val="00055B97"/>
    <w:rsid w:val="00057BF0"/>
    <w:rsid w:val="00060092"/>
    <w:rsid w:val="00061EAF"/>
    <w:rsid w:val="00064088"/>
    <w:rsid w:val="0007450C"/>
    <w:rsid w:val="00080221"/>
    <w:rsid w:val="0008398B"/>
    <w:rsid w:val="00084161"/>
    <w:rsid w:val="000943DA"/>
    <w:rsid w:val="000A2E28"/>
    <w:rsid w:val="000A6DEF"/>
    <w:rsid w:val="000E3D13"/>
    <w:rsid w:val="0010080C"/>
    <w:rsid w:val="001137A3"/>
    <w:rsid w:val="00114B0F"/>
    <w:rsid w:val="00120535"/>
    <w:rsid w:val="001328A8"/>
    <w:rsid w:val="00137618"/>
    <w:rsid w:val="001663EA"/>
    <w:rsid w:val="001737F9"/>
    <w:rsid w:val="00175E2D"/>
    <w:rsid w:val="00176FA8"/>
    <w:rsid w:val="00192D3F"/>
    <w:rsid w:val="001C5B80"/>
    <w:rsid w:val="001F5FF6"/>
    <w:rsid w:val="00204F55"/>
    <w:rsid w:val="002076CF"/>
    <w:rsid w:val="00221B5D"/>
    <w:rsid w:val="0023792F"/>
    <w:rsid w:val="0024428E"/>
    <w:rsid w:val="00250BD9"/>
    <w:rsid w:val="002556AF"/>
    <w:rsid w:val="00257286"/>
    <w:rsid w:val="00267058"/>
    <w:rsid w:val="00277653"/>
    <w:rsid w:val="00284B58"/>
    <w:rsid w:val="002A2A97"/>
    <w:rsid w:val="002A398E"/>
    <w:rsid w:val="002B4930"/>
    <w:rsid w:val="002C299E"/>
    <w:rsid w:val="002D2639"/>
    <w:rsid w:val="002E19E7"/>
    <w:rsid w:val="002E1BEE"/>
    <w:rsid w:val="002E7A71"/>
    <w:rsid w:val="002F784C"/>
    <w:rsid w:val="00300808"/>
    <w:rsid w:val="003055FC"/>
    <w:rsid w:val="00306FA2"/>
    <w:rsid w:val="00342685"/>
    <w:rsid w:val="00346374"/>
    <w:rsid w:val="00373242"/>
    <w:rsid w:val="003824B6"/>
    <w:rsid w:val="00397C9A"/>
    <w:rsid w:val="003A506C"/>
    <w:rsid w:val="003A5A20"/>
    <w:rsid w:val="003A607D"/>
    <w:rsid w:val="003C44ED"/>
    <w:rsid w:val="003D748F"/>
    <w:rsid w:val="003E367A"/>
    <w:rsid w:val="003E7BA3"/>
    <w:rsid w:val="00401939"/>
    <w:rsid w:val="00413D3D"/>
    <w:rsid w:val="00427AEF"/>
    <w:rsid w:val="00427ED1"/>
    <w:rsid w:val="00447AA2"/>
    <w:rsid w:val="00460CFA"/>
    <w:rsid w:val="004650D5"/>
    <w:rsid w:val="00470811"/>
    <w:rsid w:val="004D6E32"/>
    <w:rsid w:val="004E1419"/>
    <w:rsid w:val="004E5D41"/>
    <w:rsid w:val="004F0F58"/>
    <w:rsid w:val="004F5ADB"/>
    <w:rsid w:val="00500E7D"/>
    <w:rsid w:val="005011A7"/>
    <w:rsid w:val="00506974"/>
    <w:rsid w:val="00511BCB"/>
    <w:rsid w:val="00517255"/>
    <w:rsid w:val="00530CD8"/>
    <w:rsid w:val="005364C7"/>
    <w:rsid w:val="00543833"/>
    <w:rsid w:val="00545F5F"/>
    <w:rsid w:val="00554195"/>
    <w:rsid w:val="00557EC8"/>
    <w:rsid w:val="0057082A"/>
    <w:rsid w:val="005805DD"/>
    <w:rsid w:val="00584660"/>
    <w:rsid w:val="005909DA"/>
    <w:rsid w:val="00591D8E"/>
    <w:rsid w:val="005B5A34"/>
    <w:rsid w:val="005C3942"/>
    <w:rsid w:val="005E33BB"/>
    <w:rsid w:val="005E6AB7"/>
    <w:rsid w:val="00602732"/>
    <w:rsid w:val="00603D37"/>
    <w:rsid w:val="006049D3"/>
    <w:rsid w:val="00604BCC"/>
    <w:rsid w:val="00624496"/>
    <w:rsid w:val="00630938"/>
    <w:rsid w:val="00681D3C"/>
    <w:rsid w:val="00683EC3"/>
    <w:rsid w:val="006A4241"/>
    <w:rsid w:val="006B1D31"/>
    <w:rsid w:val="006C06A2"/>
    <w:rsid w:val="006E1E06"/>
    <w:rsid w:val="006F0535"/>
    <w:rsid w:val="00711CC0"/>
    <w:rsid w:val="007139C4"/>
    <w:rsid w:val="00720FEA"/>
    <w:rsid w:val="007224A0"/>
    <w:rsid w:val="00734A93"/>
    <w:rsid w:val="0075054B"/>
    <w:rsid w:val="00752AAD"/>
    <w:rsid w:val="0075320F"/>
    <w:rsid w:val="007A7E56"/>
    <w:rsid w:val="007B1F17"/>
    <w:rsid w:val="007B6301"/>
    <w:rsid w:val="007B7BC1"/>
    <w:rsid w:val="007C4E93"/>
    <w:rsid w:val="007C77BA"/>
    <w:rsid w:val="007D5EE6"/>
    <w:rsid w:val="007D6F99"/>
    <w:rsid w:val="007F655C"/>
    <w:rsid w:val="00801B0A"/>
    <w:rsid w:val="0081751C"/>
    <w:rsid w:val="00832F8F"/>
    <w:rsid w:val="00845799"/>
    <w:rsid w:val="00854A31"/>
    <w:rsid w:val="008603C8"/>
    <w:rsid w:val="00865143"/>
    <w:rsid w:val="00874025"/>
    <w:rsid w:val="008A63BC"/>
    <w:rsid w:val="008B6EAD"/>
    <w:rsid w:val="008C07F5"/>
    <w:rsid w:val="008C76DE"/>
    <w:rsid w:val="008D45CA"/>
    <w:rsid w:val="008D4CC6"/>
    <w:rsid w:val="008F00AC"/>
    <w:rsid w:val="009031BB"/>
    <w:rsid w:val="009346D9"/>
    <w:rsid w:val="00936672"/>
    <w:rsid w:val="009428AE"/>
    <w:rsid w:val="0096408A"/>
    <w:rsid w:val="00964628"/>
    <w:rsid w:val="0098442C"/>
    <w:rsid w:val="0098465B"/>
    <w:rsid w:val="009A1144"/>
    <w:rsid w:val="009B1EEA"/>
    <w:rsid w:val="009B252B"/>
    <w:rsid w:val="009B287D"/>
    <w:rsid w:val="009C70D8"/>
    <w:rsid w:val="009C7E97"/>
    <w:rsid w:val="009D0E6B"/>
    <w:rsid w:val="009D1D48"/>
    <w:rsid w:val="009D51F7"/>
    <w:rsid w:val="009F3ACF"/>
    <w:rsid w:val="00A013DA"/>
    <w:rsid w:val="00A21E82"/>
    <w:rsid w:val="00A22E11"/>
    <w:rsid w:val="00A425FC"/>
    <w:rsid w:val="00A45C13"/>
    <w:rsid w:val="00A468AB"/>
    <w:rsid w:val="00A46BCB"/>
    <w:rsid w:val="00A61928"/>
    <w:rsid w:val="00A62AA5"/>
    <w:rsid w:val="00A76295"/>
    <w:rsid w:val="00A81DD5"/>
    <w:rsid w:val="00A877F0"/>
    <w:rsid w:val="00A91E66"/>
    <w:rsid w:val="00AA51B2"/>
    <w:rsid w:val="00AD2BC3"/>
    <w:rsid w:val="00AD5F4F"/>
    <w:rsid w:val="00AD640D"/>
    <w:rsid w:val="00AE627B"/>
    <w:rsid w:val="00AF68BF"/>
    <w:rsid w:val="00B30C4C"/>
    <w:rsid w:val="00B33635"/>
    <w:rsid w:val="00B40090"/>
    <w:rsid w:val="00B4300B"/>
    <w:rsid w:val="00B5636B"/>
    <w:rsid w:val="00B57489"/>
    <w:rsid w:val="00B675D1"/>
    <w:rsid w:val="00B76A75"/>
    <w:rsid w:val="00B878D6"/>
    <w:rsid w:val="00B90661"/>
    <w:rsid w:val="00B92B45"/>
    <w:rsid w:val="00BB35BB"/>
    <w:rsid w:val="00BC26E8"/>
    <w:rsid w:val="00BC30A2"/>
    <w:rsid w:val="00BD09BB"/>
    <w:rsid w:val="00BD5352"/>
    <w:rsid w:val="00BF75A0"/>
    <w:rsid w:val="00C0260F"/>
    <w:rsid w:val="00C13C09"/>
    <w:rsid w:val="00C152B9"/>
    <w:rsid w:val="00C170BF"/>
    <w:rsid w:val="00C23420"/>
    <w:rsid w:val="00C27FBE"/>
    <w:rsid w:val="00C3157C"/>
    <w:rsid w:val="00C3388C"/>
    <w:rsid w:val="00C45B88"/>
    <w:rsid w:val="00C46E12"/>
    <w:rsid w:val="00C51FC6"/>
    <w:rsid w:val="00C557AC"/>
    <w:rsid w:val="00C55DF8"/>
    <w:rsid w:val="00C577F7"/>
    <w:rsid w:val="00C76BFF"/>
    <w:rsid w:val="00C81BCF"/>
    <w:rsid w:val="00C84BDF"/>
    <w:rsid w:val="00C9701D"/>
    <w:rsid w:val="00CA20BA"/>
    <w:rsid w:val="00CB44A3"/>
    <w:rsid w:val="00CB7233"/>
    <w:rsid w:val="00CC140B"/>
    <w:rsid w:val="00CC2F33"/>
    <w:rsid w:val="00CC3CD4"/>
    <w:rsid w:val="00CC5128"/>
    <w:rsid w:val="00CC58BB"/>
    <w:rsid w:val="00CD6B74"/>
    <w:rsid w:val="00CE09F6"/>
    <w:rsid w:val="00CE550B"/>
    <w:rsid w:val="00CF6EA9"/>
    <w:rsid w:val="00D40A13"/>
    <w:rsid w:val="00D42CCF"/>
    <w:rsid w:val="00D44452"/>
    <w:rsid w:val="00D56AF3"/>
    <w:rsid w:val="00D70047"/>
    <w:rsid w:val="00D71C7A"/>
    <w:rsid w:val="00D7292B"/>
    <w:rsid w:val="00D73255"/>
    <w:rsid w:val="00DA01BB"/>
    <w:rsid w:val="00DA0224"/>
    <w:rsid w:val="00DA3BE0"/>
    <w:rsid w:val="00DB6117"/>
    <w:rsid w:val="00DC58DA"/>
    <w:rsid w:val="00DD5A92"/>
    <w:rsid w:val="00DE754A"/>
    <w:rsid w:val="00E00070"/>
    <w:rsid w:val="00E1101F"/>
    <w:rsid w:val="00E12CCB"/>
    <w:rsid w:val="00E26A57"/>
    <w:rsid w:val="00E36C5B"/>
    <w:rsid w:val="00E44029"/>
    <w:rsid w:val="00E55B3C"/>
    <w:rsid w:val="00EA0AF0"/>
    <w:rsid w:val="00EB4966"/>
    <w:rsid w:val="00ED32D8"/>
    <w:rsid w:val="00ED3514"/>
    <w:rsid w:val="00EE263D"/>
    <w:rsid w:val="00EE4163"/>
    <w:rsid w:val="00F07CEA"/>
    <w:rsid w:val="00F3119B"/>
    <w:rsid w:val="00F3557F"/>
    <w:rsid w:val="00F40964"/>
    <w:rsid w:val="00F46547"/>
    <w:rsid w:val="00F5232A"/>
    <w:rsid w:val="00F6030B"/>
    <w:rsid w:val="00F60A29"/>
    <w:rsid w:val="00F730F0"/>
    <w:rsid w:val="00F81656"/>
    <w:rsid w:val="00F87583"/>
    <w:rsid w:val="00F93707"/>
    <w:rsid w:val="00F95443"/>
    <w:rsid w:val="00FC4A3C"/>
    <w:rsid w:val="00FD4540"/>
    <w:rsid w:val="00FE0A90"/>
    <w:rsid w:val="00FF58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297F"/>
  <w15:chartTrackingRefBased/>
  <w15:docId w15:val="{21E253A1-36CF-45FF-BD68-CD5A8191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Change w:id="0" w:author="Luke Liska" w:date="2026-09-25T20:00:00Z">
        <w:pPr>
          <w:spacing w:after="210" w:line="300" w:lineRule="exact"/>
        </w:pPr>
      </w:pPrChange>
    </w:pPr>
    <w:rPr>
      <w:rFonts w:ascii="Arial" w:eastAsia="Arial" w:hAnsi="Arial" w:cs="Arial"/>
      <w:lang w:val="en-US"/>
      <w:rPrChange w:id="0" w:author="Luke Liska" w:date="2026-09-25T20:00:00Z">
        <w:rPr>
          <w:rFonts w:asciiTheme="minorHAnsi" w:eastAsiaTheme="minorHAnsi" w:hAnsiTheme="minorHAnsi" w:cstheme="minorBidi"/>
          <w:sz w:val="21"/>
          <w:szCs w:val="22"/>
          <w:lang w:val="en-GB" w:eastAsia="en-US" w:bidi="ar-SA"/>
        </w:rPr>
      </w:rPrChange>
    </w:rPr>
  </w:style>
  <w:style w:type="paragraph" w:styleId="Heading1">
    <w:name w:val="heading 1"/>
    <w:basedOn w:val="Normal"/>
    <w:next w:val="Normal"/>
    <w:link w:val="Heading1Char"/>
    <w:autoRedefine/>
    <w:uiPriority w:val="9"/>
    <w:qFormat/>
    <w:rsid w:val="008C76DE"/>
    <w:pPr>
      <w:keepNext/>
      <w:keepLines/>
      <w:spacing w:before="240"/>
      <w:outlineLvl w:val="0"/>
    </w:pPr>
    <w:rPr>
      <w:rFonts w:eastAsiaTheme="majorEastAsia"/>
      <w:color w:val="326BFA"/>
      <w:sz w:val="40"/>
      <w:szCs w:val="40"/>
    </w:rPr>
  </w:style>
  <w:style w:type="paragraph" w:styleId="Heading2">
    <w:name w:val="heading 2"/>
    <w:basedOn w:val="Normal"/>
    <w:next w:val="Normal"/>
    <w:link w:val="Heading2Char"/>
    <w:uiPriority w:val="9"/>
    <w:unhideWhenUsed/>
    <w:qFormat/>
    <w:rsid w:val="008C76DE"/>
    <w:pPr>
      <w:keepNext/>
      <w:keepLines/>
      <w:spacing w:before="40"/>
      <w:outlineLvl w:val="1"/>
    </w:pPr>
    <w:rPr>
      <w:rFonts w:asciiTheme="majorHAnsi" w:eastAsiaTheme="majorEastAsia" w:hAnsiTheme="majorHAnsi" w:cstheme="majorBidi"/>
      <w:color w:val="326BFA"/>
      <w:sz w:val="26"/>
      <w:szCs w:val="26"/>
    </w:rPr>
  </w:style>
  <w:style w:type="paragraph" w:styleId="Heading3">
    <w:name w:val="heading 3"/>
    <w:basedOn w:val="Normal"/>
    <w:next w:val="Normal"/>
    <w:link w:val="Heading3Char"/>
    <w:uiPriority w:val="9"/>
    <w:unhideWhenUsed/>
    <w:qFormat/>
    <w:rsid w:val="008C76DE"/>
    <w:pPr>
      <w:keepNext/>
      <w:keepLines/>
      <w:spacing w:after="60"/>
      <w:outlineLvl w:val="2"/>
    </w:pPr>
    <w:rPr>
      <w:rFonts w:asciiTheme="majorHAnsi" w:eastAsiaTheme="majorEastAsia" w:hAnsiTheme="majorHAnsi" w:cstheme="majorBidi"/>
      <w:b/>
      <w:color w:val="326BFA"/>
      <w:sz w:val="24"/>
      <w:szCs w:val="24"/>
    </w:rPr>
  </w:style>
  <w:style w:type="paragraph" w:styleId="Heading4">
    <w:name w:val="heading 4"/>
    <w:basedOn w:val="Normal"/>
    <w:next w:val="Normal"/>
    <w:link w:val="Heading4Char"/>
    <w:uiPriority w:val="9"/>
    <w:semiHidden/>
    <w:unhideWhenUsed/>
    <w:qFormat/>
    <w:rsid w:val="008C76DE"/>
    <w:pPr>
      <w:keepNext/>
      <w:keepLines/>
      <w:spacing w:before="40"/>
      <w:outlineLvl w:val="3"/>
    </w:pPr>
    <w:rPr>
      <w:rFonts w:asciiTheme="majorHAnsi" w:eastAsiaTheme="majorEastAsia" w:hAnsiTheme="majorHAnsi" w:cstheme="majorBidi"/>
      <w:i/>
      <w:iCs/>
      <w:color w:val="326BF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06A2"/>
    <w:pPr>
      <w:spacing w:after="0" w:line="240" w:lineRule="auto"/>
    </w:pPr>
  </w:style>
  <w:style w:type="character" w:customStyle="1" w:styleId="Heading1Char">
    <w:name w:val="Heading 1 Char"/>
    <w:basedOn w:val="DefaultParagraphFont"/>
    <w:link w:val="Heading1"/>
    <w:uiPriority w:val="9"/>
    <w:rsid w:val="008C76DE"/>
    <w:rPr>
      <w:rFonts w:ascii="Arial" w:eastAsiaTheme="majorEastAsia" w:hAnsi="Arial" w:cs="Arial"/>
      <w:color w:val="326BFA"/>
      <w:sz w:val="40"/>
      <w:szCs w:val="40"/>
    </w:rPr>
  </w:style>
  <w:style w:type="character" w:customStyle="1" w:styleId="Heading2Char">
    <w:name w:val="Heading 2 Char"/>
    <w:basedOn w:val="DefaultParagraphFont"/>
    <w:link w:val="Heading2"/>
    <w:uiPriority w:val="9"/>
    <w:rsid w:val="008C76DE"/>
    <w:rPr>
      <w:rFonts w:asciiTheme="majorHAnsi" w:eastAsiaTheme="majorEastAsia" w:hAnsiTheme="majorHAnsi" w:cstheme="majorBidi"/>
      <w:color w:val="326BFA"/>
      <w:sz w:val="26"/>
      <w:szCs w:val="26"/>
    </w:rPr>
  </w:style>
  <w:style w:type="character" w:styleId="CommentReference">
    <w:name w:val="annotation reference"/>
    <w:basedOn w:val="DefaultParagraphFont"/>
    <w:uiPriority w:val="99"/>
    <w:semiHidden/>
    <w:unhideWhenUsed/>
    <w:rsid w:val="00061EAF"/>
    <w:rPr>
      <w:sz w:val="16"/>
      <w:szCs w:val="16"/>
    </w:rPr>
  </w:style>
  <w:style w:type="paragraph" w:styleId="CommentText">
    <w:name w:val="annotation text"/>
    <w:basedOn w:val="Normal"/>
    <w:link w:val="CommentTextChar"/>
    <w:uiPriority w:val="99"/>
    <w:semiHidden/>
    <w:unhideWhenUsed/>
    <w:rsid w:val="00061EAF"/>
    <w:rPr>
      <w:sz w:val="20"/>
      <w:szCs w:val="20"/>
    </w:rPr>
  </w:style>
  <w:style w:type="character" w:customStyle="1" w:styleId="CommentTextChar">
    <w:name w:val="Comment Text Char"/>
    <w:basedOn w:val="DefaultParagraphFont"/>
    <w:link w:val="CommentText"/>
    <w:uiPriority w:val="99"/>
    <w:semiHidden/>
    <w:rsid w:val="00061EAF"/>
    <w:rPr>
      <w:sz w:val="20"/>
      <w:szCs w:val="20"/>
    </w:rPr>
  </w:style>
  <w:style w:type="paragraph" w:styleId="CommentSubject">
    <w:name w:val="annotation subject"/>
    <w:basedOn w:val="CommentText"/>
    <w:next w:val="CommentText"/>
    <w:link w:val="CommentSubjectChar"/>
    <w:uiPriority w:val="99"/>
    <w:semiHidden/>
    <w:unhideWhenUsed/>
    <w:rsid w:val="00061EAF"/>
    <w:rPr>
      <w:b/>
      <w:bCs/>
    </w:rPr>
  </w:style>
  <w:style w:type="character" w:customStyle="1" w:styleId="CommentSubjectChar">
    <w:name w:val="Comment Subject Char"/>
    <w:basedOn w:val="CommentTextChar"/>
    <w:link w:val="CommentSubject"/>
    <w:uiPriority w:val="99"/>
    <w:semiHidden/>
    <w:rsid w:val="00061EAF"/>
    <w:rPr>
      <w:b/>
      <w:bCs/>
      <w:sz w:val="20"/>
      <w:szCs w:val="20"/>
    </w:rPr>
  </w:style>
  <w:style w:type="paragraph" w:styleId="Header">
    <w:name w:val="header"/>
    <w:basedOn w:val="Normal"/>
    <w:link w:val="HeaderChar"/>
    <w:uiPriority w:val="99"/>
    <w:unhideWhenUsed/>
    <w:rsid w:val="00CB7233"/>
    <w:pPr>
      <w:tabs>
        <w:tab w:val="center" w:pos="4680"/>
        <w:tab w:val="right" w:pos="9360"/>
      </w:tabs>
    </w:pPr>
  </w:style>
  <w:style w:type="character" w:customStyle="1" w:styleId="HeaderChar">
    <w:name w:val="Header Char"/>
    <w:basedOn w:val="DefaultParagraphFont"/>
    <w:link w:val="Header"/>
    <w:uiPriority w:val="99"/>
    <w:rsid w:val="00CB7233"/>
  </w:style>
  <w:style w:type="paragraph" w:styleId="Footer">
    <w:name w:val="footer"/>
    <w:basedOn w:val="Normal"/>
    <w:link w:val="FooterChar"/>
    <w:uiPriority w:val="99"/>
    <w:unhideWhenUsed/>
    <w:rsid w:val="00CB7233"/>
    <w:pPr>
      <w:tabs>
        <w:tab w:val="center" w:pos="4680"/>
        <w:tab w:val="right" w:pos="9360"/>
      </w:tabs>
    </w:pPr>
  </w:style>
  <w:style w:type="character" w:customStyle="1" w:styleId="FooterChar">
    <w:name w:val="Footer Char"/>
    <w:basedOn w:val="DefaultParagraphFont"/>
    <w:link w:val="Footer"/>
    <w:uiPriority w:val="99"/>
    <w:rsid w:val="00CB7233"/>
  </w:style>
  <w:style w:type="character" w:customStyle="1" w:styleId="Heading3Char">
    <w:name w:val="Heading 3 Char"/>
    <w:basedOn w:val="DefaultParagraphFont"/>
    <w:link w:val="Heading3"/>
    <w:uiPriority w:val="9"/>
    <w:rsid w:val="008C76DE"/>
    <w:rPr>
      <w:rFonts w:asciiTheme="majorHAnsi" w:eastAsiaTheme="majorEastAsia" w:hAnsiTheme="majorHAnsi" w:cstheme="majorBidi"/>
      <w:b/>
      <w:color w:val="326BFA"/>
      <w:sz w:val="24"/>
      <w:szCs w:val="24"/>
    </w:rPr>
  </w:style>
  <w:style w:type="paragraph" w:styleId="ListParagraph">
    <w:name w:val="List Paragraph"/>
    <w:basedOn w:val="Normal"/>
    <w:uiPriority w:val="1"/>
    <w:qFormat/>
    <w:pPr>
      <w:ind w:left="820" w:right="110" w:hanging="360"/>
      <w:pPrChange w:id="1" w:author="Luke Liska" w:date="2026-09-25T20:00:00Z">
        <w:pPr>
          <w:widowControl w:val="0"/>
          <w:autoSpaceDE w:val="0"/>
          <w:autoSpaceDN w:val="0"/>
          <w:ind w:left="720"/>
          <w:contextualSpacing/>
        </w:pPr>
      </w:pPrChange>
    </w:pPr>
    <w:rPr>
      <w:rPrChange w:id="1" w:author="Luke Liska" w:date="2026-09-25T20:00:00Z">
        <w:rPr>
          <w:rFonts w:ascii="Arial" w:eastAsia="Arial" w:hAnsi="Arial" w:cs="Arial"/>
          <w:sz w:val="22"/>
          <w:szCs w:val="22"/>
          <w:lang w:val="en-US" w:eastAsia="en-US" w:bidi="ar-SA"/>
        </w:rPr>
      </w:rPrChange>
    </w:rPr>
  </w:style>
  <w:style w:type="character" w:customStyle="1" w:styleId="Heading4Char">
    <w:name w:val="Heading 4 Char"/>
    <w:basedOn w:val="DefaultParagraphFont"/>
    <w:link w:val="Heading4"/>
    <w:uiPriority w:val="9"/>
    <w:semiHidden/>
    <w:rsid w:val="008C76DE"/>
    <w:rPr>
      <w:rFonts w:asciiTheme="majorHAnsi" w:eastAsiaTheme="majorEastAsia" w:hAnsiTheme="majorHAnsi" w:cstheme="majorBidi"/>
      <w:i/>
      <w:iCs/>
      <w:color w:val="326BFA"/>
      <w:sz w:val="21"/>
    </w:rPr>
  </w:style>
  <w:style w:type="character" w:styleId="IntenseEmphasis">
    <w:name w:val="Intense Emphasis"/>
    <w:basedOn w:val="DefaultParagraphFont"/>
    <w:uiPriority w:val="21"/>
    <w:qFormat/>
    <w:rsid w:val="008C76DE"/>
    <w:rPr>
      <w:i/>
      <w:iCs/>
      <w:color w:val="326BFA"/>
    </w:rPr>
  </w:style>
  <w:style w:type="paragraph" w:styleId="IntenseQuote">
    <w:name w:val="Intense Quote"/>
    <w:basedOn w:val="Normal"/>
    <w:next w:val="Normal"/>
    <w:link w:val="IntenseQuoteChar"/>
    <w:uiPriority w:val="30"/>
    <w:qFormat/>
    <w:rsid w:val="008C76DE"/>
    <w:pPr>
      <w:pBdr>
        <w:top w:val="single" w:sz="4" w:space="10" w:color="00B2F9" w:themeColor="accent1"/>
        <w:bottom w:val="single" w:sz="4" w:space="10" w:color="00B2F9" w:themeColor="accent1"/>
      </w:pBdr>
      <w:spacing w:before="360" w:after="360"/>
      <w:ind w:left="864" w:right="864"/>
      <w:jc w:val="center"/>
    </w:pPr>
    <w:rPr>
      <w:i/>
      <w:iCs/>
      <w:color w:val="326BFA"/>
    </w:rPr>
  </w:style>
  <w:style w:type="character" w:customStyle="1" w:styleId="IntenseQuoteChar">
    <w:name w:val="Intense Quote Char"/>
    <w:basedOn w:val="DefaultParagraphFont"/>
    <w:link w:val="IntenseQuote"/>
    <w:uiPriority w:val="30"/>
    <w:rsid w:val="008C76DE"/>
    <w:rPr>
      <w:i/>
      <w:iCs/>
      <w:color w:val="326BFA"/>
      <w:sz w:val="21"/>
    </w:rPr>
  </w:style>
  <w:style w:type="character" w:styleId="IntenseReference">
    <w:name w:val="Intense Reference"/>
    <w:basedOn w:val="DefaultParagraphFont"/>
    <w:uiPriority w:val="32"/>
    <w:qFormat/>
    <w:rsid w:val="008C76DE"/>
    <w:rPr>
      <w:b/>
      <w:bCs/>
      <w:smallCaps/>
      <w:color w:val="326BFA"/>
      <w:spacing w:val="5"/>
    </w:rPr>
  </w:style>
  <w:style w:type="character" w:styleId="Strong">
    <w:name w:val="Strong"/>
    <w:basedOn w:val="DefaultParagraphFont"/>
    <w:uiPriority w:val="22"/>
    <w:qFormat/>
    <w:rsid w:val="00221B5D"/>
    <w:rPr>
      <w:b/>
      <w:bCs/>
    </w:rPr>
  </w:style>
  <w:style w:type="paragraph" w:styleId="Quote">
    <w:name w:val="Quote"/>
    <w:basedOn w:val="Normal"/>
    <w:next w:val="Normal"/>
    <w:link w:val="QuoteChar"/>
    <w:uiPriority w:val="29"/>
    <w:qFormat/>
    <w:rsid w:val="00C76BFF"/>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C76BFF"/>
    <w:rPr>
      <w:i/>
      <w:iCs/>
      <w:color w:val="404040" w:themeColor="text1" w:themeTint="BF"/>
    </w:rPr>
  </w:style>
  <w:style w:type="paragraph" w:styleId="Revision">
    <w:name w:val="Revision"/>
    <w:hidden/>
    <w:uiPriority w:val="99"/>
    <w:semiHidden/>
    <w:rsid w:val="00AD2BC3"/>
    <w:pPr>
      <w:spacing w:after="0" w:line="240" w:lineRule="auto"/>
    </w:pPr>
    <w:rPr>
      <w:sz w:val="21"/>
    </w:rPr>
  </w:style>
  <w:style w:type="character" w:styleId="Hyperlink">
    <w:name w:val="Hyperlink"/>
    <w:basedOn w:val="DefaultParagraphFont"/>
    <w:uiPriority w:val="99"/>
    <w:unhideWhenUsed/>
    <w:rsid w:val="008D45CA"/>
    <w:rPr>
      <w:color w:val="0563C1" w:themeColor="hyperlink"/>
      <w:u w:val="single"/>
    </w:rPr>
  </w:style>
  <w:style w:type="character" w:styleId="FollowedHyperlink">
    <w:name w:val="FollowedHyperlink"/>
    <w:basedOn w:val="DefaultParagraphFont"/>
    <w:uiPriority w:val="99"/>
    <w:semiHidden/>
    <w:unhideWhenUsed/>
    <w:rsid w:val="008D45CA"/>
    <w:rPr>
      <w:color w:val="954F72" w:themeColor="followedHyperlink"/>
      <w:u w:val="single"/>
    </w:rPr>
  </w:style>
  <w:style w:type="character" w:styleId="UnresolvedMention">
    <w:name w:val="Unresolved Mention"/>
    <w:basedOn w:val="DefaultParagraphFont"/>
    <w:uiPriority w:val="99"/>
    <w:semiHidden/>
    <w:unhideWhenUsed/>
    <w:rsid w:val="003D748F"/>
    <w:rPr>
      <w:color w:val="605E5C"/>
      <w:shd w:val="clear" w:color="auto" w:fill="E1DFDD"/>
    </w:rPr>
  </w:style>
  <w:style w:type="paragraph" w:styleId="BodyText">
    <w:name w:val="Body Text"/>
    <w:basedOn w:val="Normal"/>
    <w:link w:val="BodyTextChar"/>
    <w:uiPriority w:val="1"/>
    <w:qFormat/>
    <w:pPr>
      <w:pPrChange w:id="2" w:author="Luke Liska" w:date="2026-09-25T20:00:00Z">
        <w:pPr>
          <w:widowControl w:val="0"/>
          <w:autoSpaceDE w:val="0"/>
          <w:autoSpaceDN w:val="0"/>
        </w:pPr>
      </w:pPrChange>
    </w:pPr>
    <w:rPr>
      <w:rPrChange w:id="2" w:author="Luke Liska" w:date="2026-09-25T20:00:00Z">
        <w:rPr>
          <w:rFonts w:ascii="Arial" w:eastAsia="Arial" w:hAnsi="Arial" w:cs="Arial"/>
          <w:sz w:val="22"/>
          <w:szCs w:val="22"/>
          <w:lang w:val="en-US" w:eastAsia="en-US" w:bidi="ar-SA"/>
        </w:rPr>
      </w:rPrChange>
    </w:rPr>
  </w:style>
  <w:style w:type="character" w:customStyle="1" w:styleId="BodyTextChar">
    <w:name w:val="Body Text Char"/>
    <w:basedOn w:val="DefaultParagraphFont"/>
    <w:link w:val="BodyText"/>
    <w:uiPriority w:val="1"/>
    <w:rsid w:val="000E3D13"/>
    <w:rPr>
      <w:rFonts w:ascii="Arial" w:eastAsia="Arial" w:hAnsi="Arial" w:cs="Arial"/>
      <w:lang w:val="en-US"/>
    </w:rPr>
  </w:style>
  <w:style w:type="paragraph" w:customStyle="1" w:styleId="TableParagraph">
    <w:name w:val="Table Paragraph"/>
    <w:basedOn w:val="Normal"/>
    <w:uiPriority w:val="1"/>
    <w:qFormat/>
    <w:pPr>
      <w:spacing w:before="136"/>
      <w:jc w:val="right"/>
      <w:pPrChange w:id="3" w:author="Luke Liska" w:date="2026-09-25T20:00:00Z">
        <w:pPr>
          <w:widowControl w:val="0"/>
          <w:autoSpaceDE w:val="0"/>
          <w:autoSpaceDN w:val="0"/>
          <w:spacing w:before="136"/>
          <w:jc w:val="right"/>
        </w:pPr>
      </w:pPrChange>
    </w:pPr>
    <w:rPr>
      <w:rPrChange w:id="3" w:author="Luke Liska" w:date="2026-09-25T20:00:00Z">
        <w:rPr>
          <w:rFonts w:ascii="Arial" w:eastAsia="Arial" w:hAnsi="Arial" w:cs="Arial"/>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YCW Together">
      <a:dk1>
        <a:srgbClr val="000000"/>
      </a:dk1>
      <a:lt1>
        <a:srgbClr val="FFFFFF"/>
      </a:lt1>
      <a:dk2>
        <a:srgbClr val="44546A"/>
      </a:dk2>
      <a:lt2>
        <a:srgbClr val="E7E6E6"/>
      </a:lt2>
      <a:accent1>
        <a:srgbClr val="00B2F9"/>
      </a:accent1>
      <a:accent2>
        <a:srgbClr val="326BF9"/>
      </a:accent2>
      <a:accent3>
        <a:srgbClr val="326BF9"/>
      </a:accent3>
      <a:accent4>
        <a:srgbClr val="ADDEF9"/>
      </a:accent4>
      <a:accent5>
        <a:srgbClr val="C2D3F9"/>
      </a:accent5>
      <a:accent6>
        <a:srgbClr val="ACA4C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18CD3-6505-864F-A6A7-92198D2C0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Taylor</dc:creator>
  <cp:keywords/>
  <dc:description/>
  <cp:lastModifiedBy>Arthur Souza Rodrigues</cp:lastModifiedBy>
  <cp:revision>1</cp:revision>
  <dcterms:created xsi:type="dcterms:W3CDTF">2023-04-04T07:21:00Z</dcterms:created>
  <dcterms:modified xsi:type="dcterms:W3CDTF">2026-09-26T00:00:00Z</dcterms:modified>
</cp:coreProperties>
</file>