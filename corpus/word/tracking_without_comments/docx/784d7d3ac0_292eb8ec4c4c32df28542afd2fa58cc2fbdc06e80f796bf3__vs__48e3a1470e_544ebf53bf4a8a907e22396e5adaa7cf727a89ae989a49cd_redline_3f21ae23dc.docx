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104549" w14:textId="77777777" w:rsidR="00E855A9" w:rsidRPr="00AC4E23" w:rsidRDefault="00E855A9" w:rsidP="00E855A9">
      <w:pPr>
        <w:jc w:val="center"/>
        <w:rPr>
          <w:del w:id="9" w:author="Alexander Tsai" w:date="2026-09-25T21:08:00Z" w16du:dateUtc="2026-09-26T01:08:00Z"/>
          <w:rFonts w:asciiTheme="majorHAnsi" w:hAnsiTheme="majorHAnsi"/>
          <w:color w:val="7A0000"/>
          <w:sz w:val="28"/>
        </w:rPr>
      </w:pPr>
      <w:del w:id="10" w:author="Alexander Tsai" w:date="2026-09-25T21:08:00Z" w16du:dateUtc="2026-09-26T01:08:00Z">
        <w:r w:rsidRPr="00AC4E23">
          <w:rPr>
            <w:rFonts w:asciiTheme="majorHAnsi" w:hAnsiTheme="majorHAnsi"/>
            <w:color w:val="7A0000"/>
            <w:sz w:val="28"/>
          </w:rPr>
          <w:delText>Job Placement and Program Satisfaction</w:delText>
        </w:r>
      </w:del>
    </w:p>
    <w:p w14:paraId="5C3EAA47" w14:textId="77777777" w:rsidR="00E855A9" w:rsidRPr="00AC4E23" w:rsidRDefault="00E855A9" w:rsidP="00E855A9">
      <w:pPr>
        <w:jc w:val="center"/>
        <w:rPr>
          <w:del w:id="11" w:author="Alexander Tsai" w:date="2026-09-25T21:08:00Z" w16du:dateUtc="2026-09-26T01:08:00Z"/>
          <w:rFonts w:asciiTheme="majorHAnsi" w:hAnsiTheme="majorHAnsi"/>
          <w:color w:val="7A0000"/>
          <w:sz w:val="28"/>
        </w:rPr>
      </w:pPr>
      <w:del w:id="12" w:author="Alexander Tsai" w:date="2026-09-25T21:08:00Z" w16du:dateUtc="2026-09-26T01:08:00Z">
        <w:r w:rsidRPr="00AC4E23">
          <w:rPr>
            <w:rFonts w:asciiTheme="majorHAnsi" w:hAnsiTheme="majorHAnsi"/>
            <w:color w:val="7A0000"/>
            <w:sz w:val="28"/>
          </w:rPr>
          <w:delText>Seattle Pacific University: School of Education</w:delText>
        </w:r>
      </w:del>
    </w:p>
    <w:p w14:paraId="6B175ECD" w14:textId="311527C7" w:rsidR="00E855A9" w:rsidRPr="00AC4E23" w:rsidRDefault="00E855A9" w:rsidP="00E855A9">
      <w:pPr>
        <w:jc w:val="center"/>
        <w:rPr>
          <w:del w:id="13" w:author="Alexander Tsai" w:date="2026-09-25T21:08:00Z" w16du:dateUtc="2026-09-26T01:08:00Z"/>
          <w:rFonts w:asciiTheme="majorHAnsi" w:hAnsiTheme="majorHAnsi"/>
          <w:color w:val="7A0000"/>
          <w:sz w:val="28"/>
        </w:rPr>
      </w:pPr>
      <w:del w:id="14" w:author="Alexander Tsai" w:date="2026-09-25T21:08:00Z" w16du:dateUtc="2026-09-26T01:08:00Z">
        <w:r w:rsidRPr="00AC4E23">
          <w:rPr>
            <w:rFonts w:asciiTheme="majorHAnsi" w:hAnsiTheme="majorHAnsi"/>
            <w:color w:val="7A0000"/>
            <w:sz w:val="28"/>
          </w:rPr>
          <w:delText>20</w:delText>
        </w:r>
        <w:r>
          <w:rPr>
            <w:rFonts w:asciiTheme="majorHAnsi" w:hAnsiTheme="majorHAnsi"/>
            <w:color w:val="7A0000"/>
            <w:sz w:val="28"/>
          </w:rPr>
          <w:delText>2</w:delText>
        </w:r>
        <w:r w:rsidR="00666965">
          <w:rPr>
            <w:rFonts w:asciiTheme="majorHAnsi" w:hAnsiTheme="majorHAnsi"/>
            <w:color w:val="7A0000"/>
            <w:sz w:val="28"/>
          </w:rPr>
          <w:delText>2</w:delText>
        </w:r>
        <w:r>
          <w:rPr>
            <w:rFonts w:asciiTheme="majorHAnsi" w:hAnsiTheme="majorHAnsi"/>
            <w:color w:val="7A0000"/>
            <w:sz w:val="28"/>
          </w:rPr>
          <w:delText>-202</w:delText>
        </w:r>
        <w:r w:rsidR="00666965">
          <w:rPr>
            <w:rFonts w:asciiTheme="majorHAnsi" w:hAnsiTheme="majorHAnsi"/>
            <w:color w:val="7A0000"/>
            <w:sz w:val="28"/>
          </w:rPr>
          <w:delText>3</w:delText>
        </w:r>
        <w:r>
          <w:rPr>
            <w:rFonts w:asciiTheme="majorHAnsi" w:hAnsiTheme="majorHAnsi"/>
            <w:color w:val="7A0000"/>
            <w:sz w:val="28"/>
          </w:rPr>
          <w:delText xml:space="preserve"> </w:delText>
        </w:r>
        <w:r w:rsidRPr="00AC4E23">
          <w:rPr>
            <w:rFonts w:asciiTheme="majorHAnsi" w:hAnsiTheme="majorHAnsi"/>
            <w:color w:val="7A0000"/>
            <w:sz w:val="28"/>
          </w:rPr>
          <w:delText>Academic Year</w:delText>
        </w:r>
      </w:del>
    </w:p>
    <w:p w14:paraId="7A9CC5B8" w14:textId="77777777" w:rsidR="00E855A9" w:rsidRPr="00AC4E23" w:rsidRDefault="00E855A9" w:rsidP="00E855A9">
      <w:pPr>
        <w:rPr>
          <w:del w:id="15" w:author="Alexander Tsai" w:date="2026-09-25T21:08:00Z" w16du:dateUtc="2026-09-26T01:08:00Z"/>
          <w:rFonts w:asciiTheme="majorHAnsi" w:hAnsiTheme="majorHAnsi"/>
        </w:rPr>
      </w:pPr>
    </w:p>
    <w:p w14:paraId="6B5A2FBC" w14:textId="34A60E75" w:rsidR="00E855A9" w:rsidRPr="00AC4E23" w:rsidRDefault="0043354E" w:rsidP="00E855A9">
      <w:pPr>
        <w:rPr>
          <w:del w:id="16" w:author="Alexander Tsai" w:date="2026-09-25T21:08:00Z" w16du:dateUtc="2026-09-26T01:08:00Z"/>
          <w:rFonts w:asciiTheme="majorHAnsi" w:hAnsiTheme="majorHAnsi"/>
        </w:rPr>
      </w:pPr>
      <w:del w:id="17" w:author="Alexander Tsai" w:date="2026-09-25T21:08:00Z" w16du:dateUtc="2026-09-26T01:08:00Z">
        <w:r w:rsidRPr="0043354E">
          <w:rPr>
            <w:rFonts w:asciiTheme="majorHAnsi" w:hAnsiTheme="majorHAnsi"/>
          </w:rPr>
          <w:delText>The following report gathered information</w:delText>
        </w:r>
        <w:r w:rsidR="00E855A9" w:rsidRPr="00AC4E23">
          <w:rPr>
            <w:rFonts w:asciiTheme="majorHAnsi" w:hAnsiTheme="majorHAnsi"/>
          </w:rPr>
          <w:delText xml:space="preserve"> from students who earned </w:delText>
        </w:r>
        <w:r>
          <w:rPr>
            <w:rFonts w:asciiTheme="majorHAnsi" w:hAnsiTheme="majorHAnsi"/>
          </w:rPr>
          <w:delText>certificates</w:delText>
        </w:r>
        <w:r w:rsidR="00E855A9" w:rsidRPr="00AC4E23">
          <w:rPr>
            <w:rFonts w:asciiTheme="majorHAnsi" w:hAnsiTheme="majorHAnsi"/>
          </w:rPr>
          <w:delText xml:space="preserve"> or </w:delText>
        </w:r>
        <w:r>
          <w:rPr>
            <w:rFonts w:asciiTheme="majorHAnsi" w:hAnsiTheme="majorHAnsi"/>
          </w:rPr>
          <w:delText>degrees</w:delText>
        </w:r>
        <w:r w:rsidR="00E855A9" w:rsidRPr="00AC4E23">
          <w:rPr>
            <w:rFonts w:asciiTheme="majorHAnsi" w:hAnsiTheme="majorHAnsi"/>
          </w:rPr>
          <w:delText xml:space="preserve"> between September 1, 20</w:delText>
        </w:r>
        <w:r w:rsidR="00B75693">
          <w:rPr>
            <w:rFonts w:asciiTheme="majorHAnsi" w:hAnsiTheme="majorHAnsi"/>
          </w:rPr>
          <w:delText>2</w:delText>
        </w:r>
        <w:r>
          <w:rPr>
            <w:rFonts w:asciiTheme="majorHAnsi" w:hAnsiTheme="majorHAnsi"/>
          </w:rPr>
          <w:delText>2</w:delText>
        </w:r>
        <w:r w:rsidR="00E855A9" w:rsidRPr="00AC4E23">
          <w:rPr>
            <w:rFonts w:asciiTheme="majorHAnsi" w:hAnsiTheme="majorHAnsi"/>
          </w:rPr>
          <w:delText xml:space="preserve"> and August 31, 20</w:delText>
        </w:r>
        <w:r w:rsidR="00B75693">
          <w:rPr>
            <w:rFonts w:asciiTheme="majorHAnsi" w:hAnsiTheme="majorHAnsi"/>
          </w:rPr>
          <w:delText>2</w:delText>
        </w:r>
        <w:r>
          <w:rPr>
            <w:rFonts w:asciiTheme="majorHAnsi" w:hAnsiTheme="majorHAnsi"/>
          </w:rPr>
          <w:delText>3</w:delText>
        </w:r>
        <w:r w:rsidR="00E855A9" w:rsidRPr="00AC4E23">
          <w:rPr>
            <w:rFonts w:asciiTheme="majorHAnsi" w:hAnsiTheme="majorHAnsi"/>
          </w:rPr>
          <w:delText>. Two surveys were used to gather information</w:delText>
        </w:r>
        <w:r>
          <w:rPr>
            <w:rFonts w:asciiTheme="majorHAnsi" w:hAnsiTheme="majorHAnsi"/>
          </w:rPr>
          <w:delText>,</w:delText>
        </w:r>
        <w:r w:rsidR="00E855A9" w:rsidRPr="00AC4E23">
          <w:rPr>
            <w:rFonts w:asciiTheme="majorHAnsi" w:hAnsiTheme="majorHAnsi"/>
          </w:rPr>
          <w:delText xml:space="preserve"> including an end-of-program </w:delText>
        </w:r>
        <w:r>
          <w:rPr>
            <w:rFonts w:asciiTheme="majorHAnsi" w:hAnsiTheme="majorHAnsi"/>
          </w:rPr>
          <w:delText>and completer surveys</w:delText>
        </w:r>
        <w:r w:rsidR="00E855A9" w:rsidRPr="00AC4E23">
          <w:rPr>
            <w:rFonts w:asciiTheme="majorHAnsi" w:hAnsiTheme="majorHAnsi"/>
          </w:rPr>
          <w:delText xml:space="preserve">. End-of-program surveys were deployed several days </w:delText>
        </w:r>
        <w:r>
          <w:rPr>
            <w:rFonts w:asciiTheme="majorHAnsi" w:hAnsiTheme="majorHAnsi"/>
          </w:rPr>
          <w:delText>before</w:delText>
        </w:r>
        <w:r w:rsidR="00E855A9" w:rsidRPr="00AC4E23">
          <w:rPr>
            <w:rFonts w:asciiTheme="majorHAnsi" w:hAnsiTheme="majorHAnsi"/>
          </w:rPr>
          <w:delText xml:space="preserve"> spring </w:delText>
        </w:r>
        <w:r>
          <w:rPr>
            <w:rFonts w:asciiTheme="majorHAnsi" w:hAnsiTheme="majorHAnsi"/>
          </w:rPr>
          <w:delText>graduation</w:delText>
        </w:r>
        <w:r w:rsidR="00E855A9" w:rsidRPr="00AC4E23">
          <w:rPr>
            <w:rFonts w:asciiTheme="majorHAnsi" w:hAnsiTheme="majorHAnsi"/>
          </w:rPr>
          <w:delText xml:space="preserve">. Completer surveys were deployed six months after spring graduation. </w:delText>
        </w:r>
      </w:del>
    </w:p>
    <w:p w14:paraId="7DE61DEE" w14:textId="77777777" w:rsidR="00E855A9" w:rsidRPr="00AC4E23" w:rsidRDefault="00E855A9" w:rsidP="00E855A9">
      <w:pPr>
        <w:rPr>
          <w:del w:id="18" w:author="Alexander Tsai" w:date="2026-09-25T21:08:00Z" w16du:dateUtc="2026-09-26T01:08:00Z"/>
          <w:rFonts w:asciiTheme="majorHAnsi" w:hAnsiTheme="majorHAnsi"/>
        </w:rPr>
      </w:pPr>
    </w:p>
    <w:p w14:paraId="00171D30" w14:textId="5BE6C701" w:rsidR="00E855A9" w:rsidRPr="00AC4E23" w:rsidRDefault="00E855A9" w:rsidP="00E855A9">
      <w:pPr>
        <w:pStyle w:val="Heading3"/>
        <w:spacing w:before="0"/>
        <w:rPr>
          <w:del w:id="19" w:author="Alexander Tsai" w:date="2026-09-25T21:08:00Z" w16du:dateUtc="2026-09-26T01:08:00Z"/>
          <w:color w:val="7A0000"/>
          <w:sz w:val="22"/>
          <w:szCs w:val="22"/>
        </w:rPr>
      </w:pPr>
      <w:del w:id="20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 xml:space="preserve">Alternative </w:delText>
        </w:r>
        <w:r w:rsidR="00285433">
          <w:rPr>
            <w:color w:val="7A0000"/>
            <w:sz w:val="22"/>
            <w:szCs w:val="22"/>
          </w:rPr>
          <w:delText xml:space="preserve">Master </w:delText>
        </w:r>
        <w:r w:rsidR="00B91434">
          <w:rPr>
            <w:color w:val="7A0000"/>
            <w:sz w:val="22"/>
            <w:szCs w:val="22"/>
          </w:rPr>
          <w:delText xml:space="preserve">of Arts </w:delText>
        </w:r>
        <w:r w:rsidR="00285433">
          <w:rPr>
            <w:color w:val="7A0000"/>
            <w:sz w:val="22"/>
            <w:szCs w:val="22"/>
          </w:rPr>
          <w:delText>in Teaching</w:delText>
        </w:r>
        <w:r w:rsidR="00B91434">
          <w:rPr>
            <w:color w:val="7A0000"/>
            <w:sz w:val="22"/>
            <w:szCs w:val="22"/>
          </w:rPr>
          <w:delText xml:space="preserve"> (AMAT)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14"/>
        <w:gridCol w:w="4126"/>
      </w:tblGrid>
      <w:tr w:rsidR="00E855A9" w:rsidRPr="00AC4E23" w14:paraId="14F488A4" w14:textId="77777777" w:rsidTr="00511DBE">
        <w:trPr>
          <w:del w:id="21" w:author="Alexander Tsai" w:date="2026-09-25T21:08:00Z" w16du:dateUtc="2026-09-26T01:08:00Z"/>
        </w:trPr>
        <w:tc>
          <w:tcPr>
            <w:tcW w:w="5580" w:type="dxa"/>
          </w:tcPr>
          <w:p w14:paraId="11C7794E" w14:textId="77777777" w:rsidR="00E855A9" w:rsidRPr="00AC4E23" w:rsidRDefault="00E855A9" w:rsidP="00511DBE">
            <w:pPr>
              <w:rPr>
                <w:del w:id="22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2C856806" w14:textId="77777777" w:rsidR="00E855A9" w:rsidRPr="00AC4E23" w:rsidRDefault="00E855A9" w:rsidP="00511DBE">
            <w:pPr>
              <w:rPr>
                <w:del w:id="23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40FAC6E6" w14:textId="77777777" w:rsidTr="00511DBE">
        <w:trPr>
          <w:del w:id="24" w:author="Alexander Tsai" w:date="2026-09-25T21:08:00Z" w16du:dateUtc="2026-09-26T01:08:00Z"/>
        </w:trPr>
        <w:tc>
          <w:tcPr>
            <w:tcW w:w="5580" w:type="dxa"/>
          </w:tcPr>
          <w:p w14:paraId="042AB068" w14:textId="77777777" w:rsidR="00E855A9" w:rsidRPr="00AC4E23" w:rsidRDefault="00E855A9" w:rsidP="00511DBE">
            <w:pPr>
              <w:rPr>
                <w:del w:id="25" w:author="Alexander Tsai" w:date="2026-09-25T21:08:00Z" w16du:dateUtc="2026-09-26T01:08:00Z"/>
                <w:rFonts w:asciiTheme="majorHAnsi" w:hAnsiTheme="majorHAnsi"/>
                <w:i/>
              </w:rPr>
            </w:pPr>
            <w:del w:id="26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74BE3B6D" w14:textId="51BDFC55" w:rsidR="00E855A9" w:rsidRPr="00AC4E23" w:rsidRDefault="00182834" w:rsidP="00511DBE">
            <w:pPr>
              <w:rPr>
                <w:del w:id="27" w:author="Alexander Tsai" w:date="2026-09-25T21:08:00Z" w16du:dateUtc="2026-09-26T01:08:00Z"/>
                <w:rFonts w:asciiTheme="majorHAnsi" w:hAnsiTheme="majorHAnsi"/>
                <w:i/>
              </w:rPr>
            </w:pPr>
            <w:del w:id="28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89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</w:tbl>
    <w:tbl>
      <w:tblPr>
        <w:tblStyle w:val="TableGrid"/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PrChange w:id="29" w:author="Alexander Tsai" w:date="2026-09-25T21:08:00Z" w16du:dateUtc="2026-09-26T01:08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58" w:type="dxa"/>
              <w:right w:w="58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419"/>
        <w:gridCol w:w="4419"/>
        <w:tblGridChange w:id="30">
          <w:tblGrid>
            <w:gridCol w:w="4419"/>
            <w:gridCol w:w="1161"/>
            <w:gridCol w:w="3258"/>
            <w:gridCol w:w="1952"/>
          </w:tblGrid>
        </w:tblGridChange>
      </w:tblGrid>
      <w:tr w:rsidR="00E855A9" w:rsidRPr="00AC4E23" w14:paraId="20696B53" w14:textId="77777777" w:rsidTr="00521F80">
        <w:tc>
          <w:tcPr>
            <w:tcW w:w="8838" w:type="dxa"/>
            <w:tcBorders>
              <w:bottom w:val="single" w:sz="24" w:space="0" w:color="auto"/>
            </w:tcBorders>
            <w:tcPrChange w:id="31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6FAD3A99" w14:textId="77777777" w:rsidR="00E855A9" w:rsidRPr="00521F80" w:rsidRDefault="002A1C1F" w:rsidP="00511DBE">
            <w:pPr>
              <w:rPr>
                <w:rFonts w:ascii="Calibri" w:hAnsi="Calibri"/>
                <w:rPrChange w:id="32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33" w:author="Alexander Tsai" w:date="2026-09-25T21:08:00Z" w16du:dateUtc="2026-09-26T01:08:00Z">
              <w:r>
                <w:t xml:space="preserve"> </w:t>
              </w:r>
              <w:r w:rsidRPr="00521F80">
                <w:rPr>
                  <w:rFonts w:ascii="Calibri" w:hAnsi="Calibri"/>
                  <w:b/>
                </w:rPr>
                <w:t>Table S1.</w:t>
              </w:r>
              <w:r w:rsidRPr="00521F80">
                <w:rPr>
                  <w:rFonts w:ascii="Calibri" w:hAnsi="Calibri"/>
                </w:rPr>
                <w:t xml:space="preserve"> Poverty and lack of reciprocal exchange as </w:t>
              </w:r>
              <w:r w:rsidR="00547976">
                <w:rPr>
                  <w:rFonts w:ascii="Calibri" w:hAnsi="Calibri"/>
                </w:rPr>
                <w:t xml:space="preserve">important drivers of stigma, </w:t>
              </w:r>
              <w:r w:rsidRPr="00521F80">
                <w:rPr>
                  <w:rFonts w:ascii="Calibri" w:hAnsi="Calibri"/>
                </w:rPr>
                <w:t>described in qualitative studies conducted in sub-Saharan Africa</w:t>
              </w:r>
              <w:r>
                <w:rPr>
                  <w:rFonts w:ascii="Calibri" w:hAnsi="Calibri"/>
                </w:rPr>
                <w:t xml:space="preserve"> </w:t>
              </w:r>
            </w:ins>
            <w:del w:id="34" w:author="Alexander Tsai" w:date="2026-09-25T21:08:00Z" w16du:dateUtc="2026-09-26T01:08:00Z">
              <w:r w:rsidR="00E855A9"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8838" w:type="dxa"/>
            <w:tcBorders>
              <w:bottom w:val="single" w:sz="24" w:space="0" w:color="auto"/>
            </w:tcBorders>
            <w:tcPrChange w:id="35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63ADDFA3" w14:textId="6B20A425" w:rsidR="00E855A9" w:rsidRPr="00AC4E23" w:rsidRDefault="00E855A9" w:rsidP="00511DBE">
            <w:pPr>
              <w:rPr>
                <w:rFonts w:asciiTheme="majorHAnsi" w:hAnsiTheme="majorHAnsi"/>
              </w:rPr>
            </w:pPr>
            <w:del w:id="36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9447DA">
                <w:rPr>
                  <w:rFonts w:asciiTheme="majorHAnsi" w:hAnsiTheme="majorHAnsi"/>
                </w:rPr>
                <w:delText xml:space="preserve"> </w:delText>
              </w:r>
              <w:r w:rsidR="005B59FA">
                <w:rPr>
                  <w:rFonts w:asciiTheme="majorHAnsi" w:hAnsiTheme="majorHAnsi"/>
                </w:rPr>
                <w:delText xml:space="preserve"> </w:delText>
              </w:r>
              <w:r w:rsidR="006021A9">
                <w:rPr>
                  <w:rFonts w:asciiTheme="majorHAnsi" w:hAnsiTheme="majorHAnsi"/>
                </w:rPr>
                <w:delText xml:space="preserve">3.3 </w:delText>
              </w:r>
              <w:r w:rsidRPr="00AC4E23">
                <w:rPr>
                  <w:rFonts w:asciiTheme="majorHAnsi" w:hAnsiTheme="majorHAnsi"/>
                </w:rPr>
                <w:delText xml:space="preserve">out of </w:delText>
              </w:r>
              <w:r w:rsidR="009447DA">
                <w:rPr>
                  <w:rFonts w:asciiTheme="majorHAnsi" w:hAnsiTheme="majorHAnsi"/>
                </w:rPr>
                <w:delText>4</w:delText>
              </w:r>
              <w:r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2A1C1F" w:rsidRPr="00521F80" w14:paraId="3B2394B3" w14:textId="77777777" w:rsidTr="00521F80">
        <w:trPr>
          <w:ins w:id="37" w:author="Alexander Tsai" w:date="2026-09-25T21:08:00Z" w16du:dateUtc="2026-09-26T01:08:00Z"/>
        </w:trPr>
        <w:tc>
          <w:tcPr>
            <w:tcW w:w="8838" w:type="dxa"/>
            <w:gridSpan w:val="2"/>
            <w:tcBorders>
              <w:top w:val="single" w:sz="24" w:space="0" w:color="auto"/>
              <w:bottom w:val="single" w:sz="2" w:space="0" w:color="auto"/>
            </w:tcBorders>
          </w:tcPr>
          <w:p w14:paraId="302CA0DA" w14:textId="77777777" w:rsidR="002A1C1F" w:rsidRPr="00521F80" w:rsidRDefault="002A1C1F" w:rsidP="00521F80">
            <w:pPr>
              <w:rPr>
                <w:ins w:id="38" w:author="Alexander Tsai" w:date="2026-09-25T21:08:00Z" w16du:dateUtc="2026-09-26T01:08:00Z"/>
                <w:rFonts w:ascii="Calibri" w:hAnsi="Calibri"/>
                <w:b/>
              </w:rPr>
            </w:pPr>
          </w:p>
        </w:tc>
      </w:tr>
      <w:tr w:rsidR="002A1C1F" w:rsidRPr="00521F80" w14:paraId="7A3D3092" w14:textId="77777777" w:rsidTr="001C64EF">
        <w:trPr>
          <w:trHeight w:val="400"/>
          <w:ins w:id="39" w:author="Alexander Tsai" w:date="2026-09-25T21:08:00Z" w16du:dateUtc="2026-09-26T01:08:00Z"/>
        </w:trPr>
        <w:tc>
          <w:tcPr>
            <w:tcW w:w="3978" w:type="dxa"/>
            <w:tcBorders>
              <w:top w:val="single" w:sz="2" w:space="0" w:color="auto"/>
            </w:tcBorders>
            <w:vAlign w:val="center"/>
          </w:tcPr>
          <w:p w14:paraId="5F0C7822" w14:textId="77777777" w:rsidR="002A1C1F" w:rsidRPr="00521F80" w:rsidRDefault="002A1C1F" w:rsidP="001C64EF">
            <w:pPr>
              <w:tabs>
                <w:tab w:val="left" w:pos="1187"/>
              </w:tabs>
              <w:rPr>
                <w:ins w:id="40" w:author="Alexander Tsai" w:date="2026-09-25T21:08:00Z" w16du:dateUtc="2026-09-26T01:08:00Z"/>
                <w:rFonts w:ascii="Calibri" w:hAnsi="Calibri"/>
                <w:b/>
              </w:rPr>
            </w:pPr>
            <w:ins w:id="41" w:author="Alexander Tsai" w:date="2026-09-25T21:08:00Z" w16du:dateUtc="2026-09-26T01:08:00Z">
              <w:r w:rsidRPr="00521F80">
                <w:rPr>
                  <w:rFonts w:ascii="Calibri" w:hAnsi="Calibri"/>
                  <w:b/>
                </w:rPr>
                <w:t>Countries</w:t>
              </w:r>
            </w:ins>
          </w:p>
        </w:tc>
        <w:tc>
          <w:tcPr>
            <w:tcW w:w="4860" w:type="dxa"/>
            <w:tcBorders>
              <w:top w:val="single" w:sz="2" w:space="0" w:color="auto"/>
            </w:tcBorders>
            <w:vAlign w:val="center"/>
          </w:tcPr>
          <w:p w14:paraId="7C6999C6" w14:textId="77777777" w:rsidR="002A1C1F" w:rsidRPr="00521F80" w:rsidRDefault="002A1C1F" w:rsidP="001C64EF">
            <w:pPr>
              <w:tabs>
                <w:tab w:val="left" w:pos="1187"/>
              </w:tabs>
              <w:rPr>
                <w:ins w:id="42" w:author="Alexander Tsai" w:date="2026-09-25T21:08:00Z" w16du:dateUtc="2026-09-26T01:08:00Z"/>
                <w:rFonts w:ascii="Calibri" w:hAnsi="Calibri"/>
                <w:b/>
              </w:rPr>
            </w:pPr>
            <w:ins w:id="43" w:author="Alexander Tsai" w:date="2026-09-25T21:08:00Z" w16du:dateUtc="2026-09-26T01:08:00Z">
              <w:r w:rsidRPr="00521F80">
                <w:rPr>
                  <w:rFonts w:ascii="Calibri" w:hAnsi="Calibri"/>
                  <w:b/>
                </w:rPr>
                <w:t>Themes</w:t>
              </w:r>
            </w:ins>
          </w:p>
        </w:tc>
      </w:tr>
      <w:tr w:rsidR="00E855A9" w:rsidRPr="00AC4E23" w14:paraId="23FBB7E7" w14:textId="77777777" w:rsidTr="00521F80">
        <w:tc>
          <w:tcPr>
            <w:tcW w:w="3978" w:type="dxa"/>
            <w:shd w:val="clear" w:color="auto" w:fill="D9D9D9" w:themeFill="background1" w:themeFillShade="D9"/>
            <w:tcPrChange w:id="44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07471357" w14:textId="77777777" w:rsidR="00E855A9" w:rsidRPr="00521F80" w:rsidRDefault="002A1C1F" w:rsidP="00511DBE">
            <w:pPr>
              <w:rPr>
                <w:rFonts w:ascii="Calibri" w:hAnsi="Calibri"/>
                <w:b/>
                <w:rPrChange w:id="45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46" w:author="Alexander Tsai" w:date="2026-09-25T21:08:00Z" w16du:dateUtc="2026-09-26T01:08:00Z">
              <w:r w:rsidRPr="00521F80">
                <w:rPr>
                  <w:rFonts w:ascii="Calibri" w:hAnsi="Calibri"/>
                </w:rPr>
                <w:t xml:space="preserve">Burkina Faso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1]</w:t>
              </w:r>
              <w:r w:rsidRPr="00521F80">
                <w:rPr>
                  <w:rFonts w:ascii="Calibri" w:hAnsi="Calibri"/>
                </w:rPr>
                <w:t xml:space="preserve">, Ghana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2]</w:t>
              </w:r>
              <w:r w:rsidRPr="00521F80">
                <w:rPr>
                  <w:rFonts w:ascii="Calibri" w:hAnsi="Calibri"/>
                </w:rPr>
                <w:t xml:space="preserve">, Namibia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3]</w:t>
              </w:r>
              <w:r w:rsidRPr="00521F80">
                <w:rPr>
                  <w:rFonts w:ascii="Calibri" w:hAnsi="Calibri"/>
                </w:rPr>
                <w:t xml:space="preserve">, Nigeria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4]</w:t>
              </w:r>
              <w:r w:rsidRPr="00521F80">
                <w:rPr>
                  <w:rFonts w:ascii="Calibri" w:hAnsi="Calibri"/>
                </w:rPr>
                <w:t xml:space="preserve">, Uganda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5]</w:t>
              </w:r>
            </w:ins>
            <w:del w:id="47" w:author="Alexander Tsai" w:date="2026-09-25T21:08:00Z" w16du:dateUtc="2026-09-26T01:08:00Z">
              <w:r w:rsidR="00E855A9"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4860" w:type="dxa"/>
            <w:shd w:val="clear" w:color="auto" w:fill="D9D9D9" w:themeFill="background1" w:themeFillShade="D9"/>
            <w:tcPrChange w:id="48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4CBDAF52" w14:textId="03BBAA5E" w:rsidR="00E855A9" w:rsidRPr="00521F80" w:rsidRDefault="002A1C1F" w:rsidP="00511DBE">
            <w:pPr>
              <w:rPr>
                <w:rFonts w:ascii="Calibri" w:hAnsi="Calibri"/>
                <w:rPrChange w:id="49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50" w:author="Alexander Tsai" w:date="2026-09-25T21:08:00Z" w16du:dateUtc="2026-09-26T01:08:00Z">
              <w:r w:rsidRPr="00521F80">
                <w:rPr>
                  <w:rFonts w:ascii="Calibri" w:hAnsi="Calibri"/>
                </w:rPr>
                <w:t>Loss of status resulting from morbidity-related inability to contribute to reciprocal social networks or fulfill other social obligations</w:t>
              </w:r>
            </w:ins>
            <w:del w:id="51" w:author="Alexander Tsai" w:date="2026-09-25T21:08:00Z" w16du:dateUtc="2026-09-26T01:08:00Z">
              <w:r w:rsidR="00E855A9">
                <w:rPr>
                  <w:rFonts w:asciiTheme="majorHAnsi" w:hAnsiTheme="majorHAnsi"/>
                </w:rPr>
                <w:delText xml:space="preserve">  </w:delText>
              </w:r>
              <w:r w:rsidR="00E224D8">
                <w:rPr>
                  <w:rFonts w:asciiTheme="majorHAnsi" w:hAnsiTheme="majorHAnsi"/>
                </w:rPr>
                <w:delText xml:space="preserve"> </w:delText>
              </w:r>
              <w:r w:rsidR="0030349F">
                <w:rPr>
                  <w:rFonts w:asciiTheme="majorHAnsi" w:hAnsiTheme="majorHAnsi"/>
                </w:rPr>
                <w:delText>3.5</w:delText>
              </w:r>
              <w:r w:rsidR="00E55C2B"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E224D8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7B89E830" w14:textId="77777777" w:rsidTr="00521F80">
        <w:trPr>
          <w:trPrChange w:id="52" w:author="Alexander Tsai" w:date="2026-09-25T21:08:00Z" w16du:dateUtc="2026-09-26T01:08:00Z">
            <w:trPr>
              <w:trHeight w:val="20"/>
            </w:trPr>
          </w:trPrChange>
        </w:trPr>
        <w:tc>
          <w:tcPr>
            <w:tcW w:w="3978" w:type="dxa"/>
            <w:tcPrChange w:id="53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0ACAEDF7" w14:textId="77777777" w:rsidR="00E855A9" w:rsidRPr="00521F80" w:rsidRDefault="002A1C1F" w:rsidP="00511DBE">
            <w:pPr>
              <w:rPr>
                <w:rFonts w:ascii="Calibri" w:hAnsi="Calibri"/>
                <w:b/>
                <w:rPrChange w:id="54" w:author="Alexander Tsai" w:date="2026-09-25T21:08:00Z" w16du:dateUtc="2026-09-26T01:08:00Z">
                  <w:rPr>
                    <w:rFonts w:asciiTheme="majorHAnsi" w:hAnsiTheme="majorHAnsi"/>
                    <w:sz w:val="12"/>
                  </w:rPr>
                </w:rPrChange>
              </w:rPr>
            </w:pPr>
            <w:ins w:id="55" w:author="Alexander Tsai" w:date="2026-09-25T21:08:00Z" w16du:dateUtc="2026-09-26T01:08:00Z">
              <w:r w:rsidRPr="00521F80">
                <w:rPr>
                  <w:rFonts w:ascii="Calibri" w:hAnsi="Calibri"/>
                </w:rPr>
                <w:t xml:space="preserve">Tanzania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6]</w:t>
              </w:r>
              <w:r w:rsidRPr="00521F80">
                <w:rPr>
                  <w:rFonts w:ascii="Calibri" w:hAnsi="Calibri"/>
                </w:rPr>
                <w:t xml:space="preserve">, Uganda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7,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8]</w:t>
              </w:r>
              <w:r w:rsidRPr="00521F80">
                <w:rPr>
                  <w:rFonts w:ascii="Calibri" w:hAnsi="Calibri"/>
                </w:rPr>
                <w:t xml:space="preserve">, Zambia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9]</w:t>
              </w:r>
              <w:r w:rsidRPr="00521F80">
                <w:rPr>
                  <w:rFonts w:ascii="Calibri" w:hAnsi="Calibri"/>
                </w:rPr>
                <w:t xml:space="preserve">, Zimbabwe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6]</w:t>
              </w:r>
            </w:ins>
          </w:p>
        </w:tc>
        <w:tc>
          <w:tcPr>
            <w:tcW w:w="4860" w:type="dxa"/>
            <w:tcPrChange w:id="56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2617D66D" w14:textId="77777777" w:rsidR="00E855A9" w:rsidRPr="00521F80" w:rsidRDefault="002A1C1F" w:rsidP="00511DBE">
            <w:pPr>
              <w:rPr>
                <w:rFonts w:ascii="Calibri" w:hAnsi="Calibri"/>
                <w:rPrChange w:id="57" w:author="Alexander Tsai" w:date="2026-09-25T21:08:00Z" w16du:dateUtc="2026-09-26T01:08:00Z">
                  <w:rPr>
                    <w:rFonts w:asciiTheme="majorHAnsi" w:hAnsiTheme="majorHAnsi"/>
                    <w:sz w:val="12"/>
                  </w:rPr>
                </w:rPrChange>
              </w:rPr>
            </w:pPr>
            <w:ins w:id="58" w:author="Alexander Tsai" w:date="2026-09-25T21:08:00Z" w16du:dateUtc="2026-09-26T01:08:00Z">
              <w:r w:rsidRPr="00521F80">
                <w:rPr>
                  <w:rFonts w:ascii="Calibri" w:hAnsi="Calibri"/>
                </w:rPr>
                <w:t>Poverty as a key driver of stigmatizing attitudes against HIV-infected persons</w:t>
              </w:r>
            </w:ins>
          </w:p>
        </w:tc>
      </w:tr>
      <w:tr w:rsidR="00E855A9" w:rsidRPr="00AC4E23" w14:paraId="0DD070AC" w14:textId="77777777" w:rsidTr="00521F80">
        <w:trPr>
          <w:trPrChange w:id="59" w:author="Alexander Tsai" w:date="2026-09-25T21:08:00Z" w16du:dateUtc="2026-09-26T01:08:00Z">
            <w:trPr>
              <w:trHeight w:val="20"/>
            </w:trPr>
          </w:trPrChange>
        </w:trPr>
        <w:tc>
          <w:tcPr>
            <w:tcW w:w="3978" w:type="dxa"/>
            <w:shd w:val="clear" w:color="auto" w:fill="D9D9D9" w:themeFill="background1" w:themeFillShade="D9"/>
            <w:tcPrChange w:id="60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749D7C69" w14:textId="36D04268" w:rsidR="00E855A9" w:rsidRPr="00521F80" w:rsidRDefault="002A1C1F" w:rsidP="00511DBE">
            <w:pPr>
              <w:rPr>
                <w:rFonts w:ascii="Calibri" w:hAnsi="Calibri"/>
                <w:rPrChange w:id="61" w:author="Alexander Tsai" w:date="2026-09-25T21:08:00Z" w16du:dateUtc="2026-09-26T01:08:00Z">
                  <w:rPr>
                    <w:rFonts w:asciiTheme="majorHAnsi" w:hAnsiTheme="majorHAnsi"/>
                    <w:i/>
                  </w:rPr>
                </w:rPrChange>
              </w:rPr>
            </w:pPr>
            <w:ins w:id="62" w:author="Alexander Tsai" w:date="2026-09-25T21:08:00Z" w16du:dateUtc="2026-09-26T01:08:00Z">
              <w:r w:rsidRPr="00521F80">
                <w:rPr>
                  <w:rFonts w:ascii="Calibri" w:hAnsi="Calibri"/>
                </w:rPr>
                <w:t xml:space="preserve">Botswana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10]</w:t>
              </w:r>
              <w:r w:rsidRPr="00521F80">
                <w:rPr>
                  <w:rFonts w:ascii="Calibri" w:hAnsi="Calibri"/>
                </w:rPr>
                <w:t xml:space="preserve">, Kenya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11]</w:t>
              </w:r>
              <w:r w:rsidRPr="00521F80">
                <w:rPr>
                  <w:rFonts w:ascii="Calibri" w:hAnsi="Calibri"/>
                </w:rPr>
                <w:t xml:space="preserve">, Malawi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12]</w:t>
              </w:r>
              <w:r w:rsidRPr="00521F80">
                <w:rPr>
                  <w:rFonts w:ascii="Calibri" w:hAnsi="Calibri"/>
                </w:rPr>
                <w:t xml:space="preserve">, Nigeria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13</w:t>
              </w:r>
              <w:r>
                <w:rPr>
                  <w:rFonts w:ascii="Calibri" w:hAnsi="Calibri"/>
                  <w:noProof/>
                </w:rPr>
                <w:t>,w</w:t>
              </w:r>
              <w:r w:rsidRPr="00521F80">
                <w:rPr>
                  <w:rFonts w:ascii="Calibri" w:hAnsi="Calibri"/>
                  <w:noProof/>
                </w:rPr>
                <w:t>14]</w:t>
              </w:r>
              <w:r w:rsidRPr="00521F80">
                <w:rPr>
                  <w:rFonts w:ascii="Calibri" w:hAnsi="Calibri"/>
                </w:rPr>
                <w:t xml:space="preserve">, Tanzania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13,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15]</w:t>
              </w:r>
              <w:r w:rsidRPr="00521F80">
                <w:rPr>
                  <w:rFonts w:ascii="Calibri" w:hAnsi="Calibri"/>
                </w:rPr>
                <w:t xml:space="preserve">, Uganda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13,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16,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17,</w:t>
              </w:r>
              <w:r>
                <w:rPr>
                  <w:rFonts w:ascii="Calibri" w:hAnsi="Calibri"/>
                  <w:noProof/>
                </w:rPr>
                <w:t xml:space="preserve"> w</w:t>
              </w:r>
              <w:r w:rsidRPr="00521F80">
                <w:rPr>
                  <w:rFonts w:ascii="Calibri" w:hAnsi="Calibri"/>
                  <w:noProof/>
                </w:rPr>
                <w:t>18,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19]</w:t>
              </w:r>
              <w:r w:rsidRPr="00521F80">
                <w:rPr>
                  <w:rFonts w:ascii="Calibri" w:hAnsi="Calibri"/>
                </w:rPr>
                <w:t xml:space="preserve">, Zimbabwe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20]</w:t>
              </w:r>
            </w:ins>
            <w:del w:id="63" w:author="Alexander Tsai" w:date="2026-09-25T21:08:00Z" w16du:dateUtc="2026-09-26T01:08:00Z">
              <w:r w:rsidR="0029449C">
                <w:rPr>
                  <w:rFonts w:asciiTheme="majorHAnsi" w:hAnsiTheme="majorHAnsi"/>
                  <w:i/>
                </w:rPr>
                <w:delText>Six Month Post Graduate</w:delText>
              </w:r>
              <w:r w:rsidR="00E855A9" w:rsidRPr="00AC4E23">
                <w:rPr>
                  <w:rFonts w:asciiTheme="majorHAnsi" w:hAnsiTheme="majorHAnsi"/>
                  <w:i/>
                </w:rPr>
                <w:delText xml:space="preserve"> survey response rate</w:delText>
              </w:r>
            </w:del>
          </w:p>
        </w:tc>
        <w:tc>
          <w:tcPr>
            <w:tcW w:w="4860" w:type="dxa"/>
            <w:shd w:val="clear" w:color="auto" w:fill="D9D9D9" w:themeFill="background1" w:themeFillShade="D9"/>
            <w:tcPrChange w:id="64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58BAB577" w14:textId="49FAC257" w:rsidR="00E855A9" w:rsidRPr="00521F80" w:rsidRDefault="002A1C1F" w:rsidP="00511DBE">
            <w:pPr>
              <w:rPr>
                <w:rFonts w:ascii="Calibri" w:hAnsi="Calibri"/>
                <w:rPrChange w:id="65" w:author="Alexander Tsai" w:date="2026-09-25T21:08:00Z" w16du:dateUtc="2026-09-26T01:08:00Z">
                  <w:rPr>
                    <w:rFonts w:asciiTheme="majorHAnsi" w:hAnsiTheme="majorHAnsi"/>
                    <w:i/>
                  </w:rPr>
                </w:rPrChange>
              </w:rPr>
            </w:pPr>
            <w:ins w:id="66" w:author="Alexander Tsai" w:date="2026-09-25T21:08:00Z" w16du:dateUtc="2026-09-26T01:08:00Z">
              <w:r w:rsidRPr="00521F80">
                <w:rPr>
                  <w:rFonts w:ascii="Calibri" w:hAnsi="Calibri"/>
                </w:rPr>
                <w:t>HIV treatment preserving the physical capacity for contributing to reciprocal social networks or fulfilling other social obligations</w:t>
              </w:r>
            </w:ins>
            <w:del w:id="67" w:author="Alexander Tsai" w:date="2026-09-25T21:08:00Z" w16du:dateUtc="2026-09-26T01:08:00Z">
              <w:r w:rsidR="0012080D">
                <w:rPr>
                  <w:rFonts w:asciiTheme="majorHAnsi" w:hAnsiTheme="majorHAnsi"/>
                  <w:i/>
                </w:rPr>
                <w:delText>22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  <w:r w:rsidR="0012080D">
                <w:rPr>
                  <w:rFonts w:asciiTheme="majorHAnsi" w:hAnsiTheme="majorHAnsi"/>
                  <w:i/>
                </w:rPr>
                <w:delText xml:space="preserve"> </w:delText>
              </w:r>
            </w:del>
          </w:p>
        </w:tc>
      </w:tr>
      <w:tr w:rsidR="00E855A9" w:rsidRPr="00AC4E23" w14:paraId="4405FD93" w14:textId="77777777" w:rsidTr="00521F80">
        <w:tc>
          <w:tcPr>
            <w:tcW w:w="3978" w:type="dxa"/>
            <w:tcPrChange w:id="68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107F332E" w14:textId="77777777" w:rsidR="00E855A9" w:rsidRPr="00521F80" w:rsidRDefault="002A1C1F" w:rsidP="00511DBE">
            <w:pPr>
              <w:rPr>
                <w:rFonts w:ascii="Calibri" w:hAnsi="Calibri"/>
                <w:rPrChange w:id="69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70" w:author="Alexander Tsai" w:date="2026-09-25T21:08:00Z" w16du:dateUtc="2026-09-26T01:08:00Z">
              <w:r w:rsidRPr="00521F80">
                <w:rPr>
                  <w:rFonts w:ascii="Calibri" w:hAnsi="Calibri"/>
                </w:rPr>
                <w:t xml:space="preserve">South Africa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6,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21,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22]</w:t>
              </w:r>
              <w:r w:rsidRPr="00521F80">
                <w:rPr>
                  <w:rFonts w:ascii="Calibri" w:hAnsi="Calibri"/>
                </w:rPr>
                <w:t xml:space="preserve">, Tanzania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6]</w:t>
              </w:r>
              <w:r w:rsidRPr="00521F80">
                <w:rPr>
                  <w:rFonts w:ascii="Calibri" w:hAnsi="Calibri"/>
                </w:rPr>
                <w:t xml:space="preserve">, </w:t>
              </w:r>
              <w:r>
                <w:rPr>
                  <w:rFonts w:ascii="Calibri" w:hAnsi="Calibri"/>
                </w:rPr>
                <w:t xml:space="preserve">Uganda </w:t>
              </w:r>
              <w:r>
                <w:rPr>
                  <w:rFonts w:ascii="Calibri" w:hAnsi="Calibri"/>
                  <w:noProof/>
                </w:rPr>
                <w:t>[w23]</w:t>
              </w:r>
              <w:r>
                <w:rPr>
                  <w:rFonts w:ascii="Calibri" w:hAnsi="Calibri"/>
                </w:rPr>
                <w:t xml:space="preserve">, </w:t>
              </w:r>
              <w:r w:rsidRPr="00521F80">
                <w:rPr>
                  <w:rFonts w:ascii="Calibri" w:hAnsi="Calibri"/>
                </w:rPr>
                <w:t xml:space="preserve">and Zimbabwe </w:t>
              </w:r>
              <w:r w:rsidRPr="00521F80">
                <w:rPr>
                  <w:rFonts w:ascii="Calibri" w:hAnsi="Calibri"/>
                  <w:noProof/>
                </w:rPr>
                <w:t>[</w:t>
              </w:r>
              <w:r>
                <w:rPr>
                  <w:rFonts w:ascii="Calibri" w:hAnsi="Calibri"/>
                  <w:noProof/>
                </w:rPr>
                <w:t>w</w:t>
              </w:r>
              <w:r w:rsidRPr="00521F80">
                <w:rPr>
                  <w:rFonts w:ascii="Calibri" w:hAnsi="Calibri"/>
                  <w:noProof/>
                </w:rPr>
                <w:t>6]</w:t>
              </w:r>
            </w:ins>
            <w:del w:id="71" w:author="Alexander Tsai" w:date="2026-09-25T21:08:00Z" w16du:dateUtc="2026-09-26T01:08:00Z">
              <w:r w:rsidR="00E855A9"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4860" w:type="dxa"/>
            <w:tcPrChange w:id="72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7ADB2421" w14:textId="4261B86B" w:rsidR="00E855A9" w:rsidRPr="00521F80" w:rsidRDefault="002A1C1F" w:rsidP="00511DBE">
            <w:pPr>
              <w:rPr>
                <w:rFonts w:ascii="Calibri" w:hAnsi="Calibri"/>
                <w:rPrChange w:id="73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74" w:author="Alexander Tsai" w:date="2026-09-25T21:08:00Z" w16du:dateUtc="2026-09-26T01:08:00Z">
              <w:r w:rsidRPr="00521F80">
                <w:rPr>
                  <w:rFonts w:ascii="Calibri" w:hAnsi="Calibri"/>
                </w:rPr>
                <w:t>Appearance of healthiness while on treatment as a key factor in sustaining social relationships</w:t>
              </w:r>
            </w:ins>
            <w:del w:id="75" w:author="Alexander Tsai" w:date="2026-09-25T21:08:00Z" w16du:dateUtc="2026-09-26T01:08:00Z">
              <w:r w:rsidR="0012080D">
                <w:rPr>
                  <w:rFonts w:asciiTheme="majorHAnsi" w:hAnsiTheme="majorHAnsi"/>
                </w:rPr>
                <w:delText>50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4A3C9B3D" w14:textId="77777777" w:rsidTr="00521F80">
        <w:tc>
          <w:tcPr>
            <w:tcW w:w="3978" w:type="dxa"/>
            <w:shd w:val="clear" w:color="auto" w:fill="D9D9D9" w:themeFill="background1" w:themeFillShade="D9"/>
            <w:tcPrChange w:id="76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34DDC659" w14:textId="77777777" w:rsidR="00E855A9" w:rsidRPr="00521F80" w:rsidRDefault="002A1C1F" w:rsidP="00511DBE">
            <w:pPr>
              <w:rPr>
                <w:rFonts w:ascii="Calibri" w:hAnsi="Calibri"/>
                <w:rPrChange w:id="77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78" w:author="Alexander Tsai" w:date="2026-09-25T21:08:00Z" w16du:dateUtc="2026-09-26T01:08:00Z">
              <w:r w:rsidRPr="00521F80">
                <w:rPr>
                  <w:rFonts w:ascii="Calibri" w:hAnsi="Calibri"/>
                </w:rPr>
                <w:t xml:space="preserve">South Africa </w:t>
              </w:r>
              <w:r>
                <w:rPr>
                  <w:rFonts w:ascii="Calibri" w:hAnsi="Calibri"/>
                  <w:noProof/>
                </w:rPr>
                <w:t>[w24,w25]</w:t>
              </w:r>
              <w:r w:rsidRPr="00521F80">
                <w:rPr>
                  <w:rFonts w:ascii="Calibri" w:hAnsi="Calibri"/>
                </w:rPr>
                <w:t xml:space="preserve">, Tanzania </w:t>
              </w:r>
              <w:r>
                <w:rPr>
                  <w:rFonts w:ascii="Calibri" w:hAnsi="Calibri"/>
                  <w:noProof/>
                </w:rPr>
                <w:t>[w26]</w:t>
              </w:r>
              <w:r w:rsidRPr="00521F80">
                <w:rPr>
                  <w:rFonts w:ascii="Calibri" w:hAnsi="Calibri"/>
                </w:rPr>
                <w:t xml:space="preserve">, Uganda </w:t>
              </w:r>
              <w:r>
                <w:rPr>
                  <w:rFonts w:ascii="Calibri" w:hAnsi="Calibri"/>
                  <w:noProof/>
                </w:rPr>
                <w:t>[w27]</w:t>
              </w:r>
            </w:ins>
            <w:del w:id="79" w:author="Alexander Tsai" w:date="2026-09-25T21:08:00Z" w16du:dateUtc="2026-09-26T01:08:00Z">
              <w:r w:rsidR="00E855A9"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4860" w:type="dxa"/>
            <w:shd w:val="clear" w:color="auto" w:fill="D9D9D9" w:themeFill="background1" w:themeFillShade="D9"/>
            <w:tcPrChange w:id="80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3B0F04EC" w14:textId="4BA973EF" w:rsidR="00E855A9" w:rsidRPr="00521F80" w:rsidRDefault="002A1C1F" w:rsidP="00511DBE">
            <w:pPr>
              <w:rPr>
                <w:rFonts w:ascii="Calibri" w:hAnsi="Calibri"/>
                <w:rPrChange w:id="81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82" w:author="Alexander Tsai" w:date="2026-09-25T21:08:00Z" w16du:dateUtc="2026-09-26T01:08:00Z">
              <w:r w:rsidRPr="00521F80">
                <w:rPr>
                  <w:rFonts w:ascii="Calibri" w:hAnsi="Calibri"/>
                </w:rPr>
                <w:t>Improved self-image and hope related to improved health while on treatment</w:t>
              </w:r>
            </w:ins>
            <w:del w:id="83" w:author="Alexander Tsai" w:date="2026-09-25T21:08:00Z" w16du:dateUtc="2026-09-26T01:08:00Z">
              <w:r w:rsidR="0012080D">
                <w:rPr>
                  <w:rFonts w:asciiTheme="majorHAnsi" w:hAnsiTheme="majorHAnsi"/>
                </w:rPr>
                <w:delText>50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2E942145" w14:textId="77777777" w:rsidTr="00521F80">
        <w:tc>
          <w:tcPr>
            <w:tcW w:w="3978" w:type="dxa"/>
            <w:tcPrChange w:id="84" w:author="Alexander Tsai" w:date="2026-09-25T21:08:00Z" w16du:dateUtc="2026-09-26T01:08:00Z">
              <w:tcPr>
                <w:tcW w:w="5580" w:type="dxa"/>
                <w:gridSpan w:val="2"/>
              </w:tcPr>
            </w:tcPrChange>
          </w:tcPr>
          <w:p w14:paraId="121C5445" w14:textId="77777777" w:rsidR="00E855A9" w:rsidRPr="00521F80" w:rsidRDefault="002A1C1F" w:rsidP="00511DBE">
            <w:pPr>
              <w:rPr>
                <w:rFonts w:ascii="Calibri" w:hAnsi="Calibri"/>
                <w:rPrChange w:id="85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86" w:author="Alexander Tsai" w:date="2026-09-25T21:08:00Z" w16du:dateUtc="2026-09-26T01:08:00Z">
              <w:r w:rsidRPr="00521F80">
                <w:rPr>
                  <w:rFonts w:ascii="Calibri" w:hAnsi="Calibri"/>
                </w:rPr>
                <w:t xml:space="preserve">Kenya </w:t>
              </w:r>
              <w:r>
                <w:rPr>
                  <w:rFonts w:ascii="Calibri" w:hAnsi="Calibri"/>
                  <w:noProof/>
                </w:rPr>
                <w:t>[w28,w29]</w:t>
              </w:r>
              <w:r w:rsidRPr="00521F80">
                <w:rPr>
                  <w:rFonts w:ascii="Calibri" w:hAnsi="Calibri"/>
                </w:rPr>
                <w:t xml:space="preserve">, Uganda </w:t>
              </w:r>
              <w:r>
                <w:rPr>
                  <w:rFonts w:ascii="Calibri" w:hAnsi="Calibri"/>
                  <w:noProof/>
                </w:rPr>
                <w:t>[w30,w31]</w:t>
              </w:r>
            </w:ins>
            <w:del w:id="87" w:author="Alexander Tsai" w:date="2026-09-25T21:08:00Z" w16du:dateUtc="2026-09-26T01:08:00Z">
              <w:r w:rsidR="00E855A9"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4860" w:type="dxa"/>
            <w:tcPrChange w:id="88" w:author="Alexander Tsai" w:date="2026-09-25T21:08:00Z" w16du:dateUtc="2026-09-26T01:08:00Z">
              <w:tcPr>
                <w:tcW w:w="5210" w:type="dxa"/>
                <w:gridSpan w:val="2"/>
              </w:tcPr>
            </w:tcPrChange>
          </w:tcPr>
          <w:p w14:paraId="63D99E20" w14:textId="1C551C8E" w:rsidR="00E855A9" w:rsidRPr="00521F80" w:rsidRDefault="002A1C1F" w:rsidP="00511DBE">
            <w:pPr>
              <w:rPr>
                <w:rFonts w:ascii="Calibri" w:hAnsi="Calibri"/>
                <w:rPrChange w:id="89" w:author="Alexander Tsai" w:date="2026-09-25T21:08:00Z" w16du:dateUtc="2026-09-26T01:08:00Z">
                  <w:rPr>
                    <w:rFonts w:asciiTheme="majorHAnsi" w:hAnsiTheme="majorHAnsi"/>
                  </w:rPr>
                </w:rPrChange>
              </w:rPr>
            </w:pPr>
            <w:ins w:id="90" w:author="Alexander Tsai" w:date="2026-09-25T21:08:00Z" w16du:dateUtc="2026-09-26T01:08:00Z">
              <w:r w:rsidRPr="00521F80">
                <w:rPr>
                  <w:rFonts w:ascii="Calibri" w:hAnsi="Calibri"/>
                </w:rPr>
                <w:t>Income generating activities resulting in self-sufficiency, improved self-esteem, and increased standing within the community</w:t>
              </w:r>
            </w:ins>
            <w:del w:id="91" w:author="Alexander Tsai" w:date="2026-09-25T21:08:00Z" w16du:dateUtc="2026-09-26T01:08:00Z">
              <w:r w:rsidR="0012080D">
                <w:rPr>
                  <w:rFonts w:asciiTheme="majorHAnsi" w:hAnsiTheme="majorHAnsi"/>
                </w:rPr>
                <w:delText>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08"/>
        <w:gridCol w:w="4232"/>
      </w:tblGrid>
      <w:tr w:rsidR="00E855A9" w:rsidRPr="00AC4E23" w14:paraId="2EDA97EE" w14:textId="77777777" w:rsidTr="00511DBE">
        <w:trPr>
          <w:del w:id="92" w:author="Alexander Tsai" w:date="2026-09-25T21:08:00Z" w16du:dateUtc="2026-09-26T01:08:00Z"/>
        </w:trPr>
        <w:tc>
          <w:tcPr>
            <w:tcW w:w="5580" w:type="dxa"/>
          </w:tcPr>
          <w:p w14:paraId="03CD2046" w14:textId="77777777" w:rsidR="00E855A9" w:rsidRPr="00AC4E23" w:rsidRDefault="00E855A9" w:rsidP="00511DBE">
            <w:pPr>
              <w:rPr>
                <w:del w:id="93" w:author="Alexander Tsai" w:date="2026-09-25T21:08:00Z" w16du:dateUtc="2026-09-26T01:08:00Z"/>
                <w:rFonts w:asciiTheme="majorHAnsi" w:hAnsiTheme="majorHAnsi"/>
              </w:rPr>
            </w:pPr>
            <w:del w:id="9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6F5BC67D" w14:textId="2E589A19" w:rsidR="00E855A9" w:rsidRPr="00AC4E23" w:rsidRDefault="00B6431D" w:rsidP="00F61AD2">
            <w:pPr>
              <w:rPr>
                <w:del w:id="95" w:author="Alexander Tsai" w:date="2026-09-25T21:08:00Z" w16du:dateUtc="2026-09-26T01:08:00Z"/>
                <w:rFonts w:asciiTheme="majorHAnsi" w:hAnsiTheme="majorHAnsi"/>
                <w:lang w:eastAsia="zh-CN"/>
              </w:rPr>
            </w:pPr>
            <w:del w:id="96" w:author="Alexander Tsai" w:date="2026-09-25T21:08:00Z" w16du:dateUtc="2026-09-26T01:08:00Z">
              <w:r>
                <w:rPr>
                  <w:rFonts w:asciiTheme="majorHAnsi" w:hAnsiTheme="majorHAnsi"/>
                  <w:lang w:eastAsia="zh-CN"/>
                </w:rPr>
                <w:delText>Mukilteo, Everett, Northshore, Highline, LWSD, Seattle</w:delText>
              </w:r>
            </w:del>
          </w:p>
        </w:tc>
      </w:tr>
    </w:tbl>
    <w:p w14:paraId="25B790A6" w14:textId="74E57E80" w:rsidR="00B91434" w:rsidRDefault="00B91434">
      <w:pPr>
        <w:rPr>
          <w:rFonts w:ascii="Calibri" w:hAnsi="Calibri"/>
          <w:rPrChange w:id="97" w:author="Alexander Tsai" w:date="2026-09-25T21:08:00Z" w16du:dateUtc="2026-09-26T01:08:00Z">
            <w:rPr>
              <w:color w:val="7A0000"/>
              <w:sz w:val="22"/>
              <w:szCs w:val="22"/>
            </w:rPr>
          </w:rPrChange>
        </w:rPr>
        <w:pPrChange w:id="98" w:author="Alexander Tsai" w:date="2026-09-25T21:08:00Z" w16du:dateUtc="2026-09-26T01:08:00Z">
          <w:pPr>
            <w:pStyle w:val="Heading3"/>
            <w:spacing w:before="0"/>
          </w:pPr>
        </w:pPrChange>
      </w:pPr>
    </w:p>
    <w:p w14:paraId="6AD1928F" w14:textId="77777777" w:rsidR="002A1C1F" w:rsidRDefault="002A1C1F">
      <w:pPr>
        <w:rPr>
          <w:ins w:id="99" w:author="Alexander Tsai" w:date="2026-09-25T21:08:00Z" w16du:dateUtc="2026-09-26T01:08:00Z"/>
        </w:rPr>
      </w:pPr>
    </w:p>
    <w:p w14:paraId="04F05B62" w14:textId="77777777" w:rsidR="002A1C1F" w:rsidRDefault="002A1C1F">
      <w:pPr>
        <w:rPr>
          <w:ins w:id="100" w:author="Alexander Tsai" w:date="2026-09-25T21:08:00Z" w16du:dateUtc="2026-09-26T01:08:00Z"/>
        </w:rPr>
      </w:pPr>
      <w:ins w:id="101" w:author="Alexander Tsai" w:date="2026-09-25T21:08:00Z" w16du:dateUtc="2026-09-26T01:08:00Z">
        <w:r>
          <w:br w:type="page"/>
        </w:r>
      </w:ins>
    </w:p>
    <w:p w14:paraId="13EE7394" w14:textId="77777777" w:rsidR="002A1C1F" w:rsidRPr="00C82D00" w:rsidRDefault="00673037" w:rsidP="00C82D00">
      <w:pPr>
        <w:jc w:val="center"/>
        <w:rPr>
          <w:ins w:id="102" w:author="Alexander Tsai" w:date="2026-09-25T21:08:00Z" w16du:dateUtc="2026-09-26T01:08:00Z"/>
          <w:rFonts w:cs="Times New Roman"/>
          <w:noProof/>
        </w:rPr>
      </w:pPr>
      <w:ins w:id="103" w:author="Alexander Tsai" w:date="2026-09-25T21:08:00Z" w16du:dateUtc="2026-09-26T01:08:00Z">
        <w:r>
          <w:rPr>
            <w:rFonts w:cs="Times New Roman"/>
            <w:noProof/>
          </w:rPr>
          <w:t xml:space="preserve">WEB </w:t>
        </w:r>
        <w:r w:rsidR="002A1C1F" w:rsidRPr="00C82D00">
          <w:rPr>
            <w:rFonts w:cs="Times New Roman"/>
            <w:noProof/>
          </w:rPr>
          <w:t>REFERENCES</w:t>
        </w:r>
      </w:ins>
    </w:p>
    <w:p w14:paraId="3DD4B85A" w14:textId="77777777" w:rsidR="002A1C1F" w:rsidRPr="00C82D00" w:rsidRDefault="002A1C1F" w:rsidP="00C82D00">
      <w:pPr>
        <w:jc w:val="center"/>
        <w:rPr>
          <w:ins w:id="104" w:author="Alexander Tsai" w:date="2026-09-25T21:08:00Z" w16du:dateUtc="2026-09-26T01:08:00Z"/>
          <w:rFonts w:cs="Times New Roman"/>
          <w:noProof/>
        </w:rPr>
      </w:pPr>
    </w:p>
    <w:p w14:paraId="24B12864" w14:textId="77777777" w:rsidR="002A1C1F" w:rsidRDefault="00673037" w:rsidP="00C82D00">
      <w:pPr>
        <w:ind w:left="720" w:hanging="720"/>
        <w:rPr>
          <w:ins w:id="105" w:author="Alexander Tsai" w:date="2026-09-25T21:08:00Z" w16du:dateUtc="2026-09-26T01:08:00Z"/>
          <w:rFonts w:cs="Times New Roman"/>
          <w:noProof/>
        </w:rPr>
      </w:pPr>
      <w:bookmarkStart w:id="106" w:name="_ENREF_1"/>
      <w:ins w:id="107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1. Bila B, Kouanda S, Desclaux A (2008) Des difficultés économiques à la souffrance sociale des personnes vivant avec le VIH au Burkina Faso. Cahiers Sante 18: 187-191.</w:t>
        </w:r>
        <w:bookmarkEnd w:id="106"/>
      </w:ins>
    </w:p>
    <w:p w14:paraId="3B675A0C" w14:textId="77777777" w:rsidR="002A1C1F" w:rsidRDefault="00673037" w:rsidP="00C82D00">
      <w:pPr>
        <w:ind w:left="720" w:hanging="720"/>
        <w:rPr>
          <w:ins w:id="108" w:author="Alexander Tsai" w:date="2026-09-25T21:08:00Z" w16du:dateUtc="2026-09-26T01:08:00Z"/>
          <w:rFonts w:cs="Times New Roman"/>
          <w:noProof/>
        </w:rPr>
      </w:pPr>
      <w:bookmarkStart w:id="109" w:name="_ENREF_2"/>
      <w:ins w:id="110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2. Kwansa BK (2013) Safety in the midst of stigma: experiencing HIV/AIDS in two Ghanaian communities. Leiden: African Studies Centre.</w:t>
        </w:r>
        <w:bookmarkEnd w:id="109"/>
      </w:ins>
    </w:p>
    <w:p w14:paraId="06F65069" w14:textId="77777777" w:rsidR="002A1C1F" w:rsidRDefault="00673037" w:rsidP="00C82D00">
      <w:pPr>
        <w:ind w:left="720" w:hanging="720"/>
        <w:rPr>
          <w:ins w:id="111" w:author="Alexander Tsai" w:date="2026-09-25T21:08:00Z" w16du:dateUtc="2026-09-26T01:08:00Z"/>
          <w:rFonts w:cs="Times New Roman"/>
          <w:noProof/>
        </w:rPr>
      </w:pPr>
      <w:bookmarkStart w:id="112" w:name="_ENREF_3"/>
      <w:ins w:id="113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3. Thomas F (2006) Stigma, fatigue and social breakdown: exploring the impacts of HIV/AIDS on patient and carer well-being in the Caprivi Region, Namibia. Soc Sci Med 63: 3174-3187.</w:t>
        </w:r>
        <w:bookmarkEnd w:id="112"/>
      </w:ins>
    </w:p>
    <w:p w14:paraId="32777BA6" w14:textId="77777777" w:rsidR="002A1C1F" w:rsidRDefault="00673037" w:rsidP="00C82D00">
      <w:pPr>
        <w:ind w:left="720" w:hanging="720"/>
        <w:rPr>
          <w:ins w:id="114" w:author="Alexander Tsai" w:date="2026-09-25T21:08:00Z" w16du:dateUtc="2026-09-26T01:08:00Z"/>
          <w:rFonts w:cs="Times New Roman"/>
          <w:noProof/>
        </w:rPr>
      </w:pPr>
      <w:bookmarkStart w:id="115" w:name="_ENREF_4"/>
      <w:ins w:id="116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4. Hilhorst T, van Liere MJ, Ode AV, de Koning K (2006) Impact of AIDS on rural livelihoods in Benue State, Nigeria. SAHARA J 3: 382-393.</w:t>
        </w:r>
        <w:bookmarkEnd w:id="115"/>
      </w:ins>
    </w:p>
    <w:p w14:paraId="2CCF6F4A" w14:textId="77777777" w:rsidR="002A1C1F" w:rsidRDefault="00673037" w:rsidP="00C82D00">
      <w:pPr>
        <w:ind w:left="720" w:hanging="720"/>
        <w:rPr>
          <w:ins w:id="117" w:author="Alexander Tsai" w:date="2026-09-25T21:08:00Z" w16du:dateUtc="2026-09-26T01:08:00Z"/>
          <w:rFonts w:cs="Times New Roman"/>
          <w:noProof/>
        </w:rPr>
      </w:pPr>
      <w:bookmarkStart w:id="118" w:name="_ENREF_5"/>
      <w:ins w:id="119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5. Kaler A, Alibhai A, Kipp W, Rubaale T, Konde-Lule J (2012) Walking corpses and kindly neighbors: retrospective accounts of AIDS stigma in western Uganda. World J AIDS 2: 174-182.</w:t>
        </w:r>
        <w:bookmarkEnd w:id="118"/>
      </w:ins>
    </w:p>
    <w:p w14:paraId="2CED3783" w14:textId="77777777" w:rsidR="002A1C1F" w:rsidRDefault="00673037" w:rsidP="00C82D00">
      <w:pPr>
        <w:ind w:left="720" w:hanging="720"/>
        <w:rPr>
          <w:ins w:id="120" w:author="Alexander Tsai" w:date="2026-09-25T21:08:00Z" w16du:dateUtc="2026-09-26T01:08:00Z"/>
          <w:rFonts w:cs="Times New Roman"/>
          <w:noProof/>
        </w:rPr>
      </w:pPr>
      <w:bookmarkStart w:id="121" w:name="_ENREF_6"/>
      <w:ins w:id="122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6. Maman S, Abler L, Parker L, Lane T, Chirowodza A, et al. (2009) A comparison of HIV stigma and discrimination in five international sites: the influence of care and treatment resources in high prevalence settings. Soc Sci Med 68: 2271-2278.</w:t>
        </w:r>
        <w:bookmarkEnd w:id="121"/>
      </w:ins>
    </w:p>
    <w:p w14:paraId="237756F6" w14:textId="77777777" w:rsidR="002A1C1F" w:rsidRDefault="00673037" w:rsidP="00C82D00">
      <w:pPr>
        <w:ind w:left="720" w:hanging="720"/>
        <w:rPr>
          <w:ins w:id="123" w:author="Alexander Tsai" w:date="2026-09-25T21:08:00Z" w16du:dateUtc="2026-09-26T01:08:00Z"/>
          <w:rFonts w:cs="Times New Roman"/>
          <w:noProof/>
        </w:rPr>
      </w:pPr>
      <w:bookmarkStart w:id="124" w:name="_ENREF_7"/>
      <w:ins w:id="125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7. Monico SM, Tanga EO, Nuwagaba A, Aggleton P, Tyrer P (2001) Uganda: HIV and AIDS-related discrimination, stigmatization and denial. Geneva: Joint United Nations Programme on HIV/AIDS.</w:t>
        </w:r>
        <w:bookmarkEnd w:id="124"/>
      </w:ins>
    </w:p>
    <w:p w14:paraId="344FE1F3" w14:textId="77777777" w:rsidR="002A1C1F" w:rsidRDefault="00673037" w:rsidP="00C82D00">
      <w:pPr>
        <w:ind w:left="720" w:hanging="720"/>
        <w:rPr>
          <w:ins w:id="126" w:author="Alexander Tsai" w:date="2026-09-25T21:08:00Z" w16du:dateUtc="2026-09-26T01:08:00Z"/>
          <w:rFonts w:cs="Times New Roman"/>
          <w:noProof/>
        </w:rPr>
      </w:pPr>
      <w:bookmarkStart w:id="127" w:name="_ENREF_8"/>
      <w:ins w:id="128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8. Wyrod R (2011) Masculinity and the persistence of AIDS stigma. Cult Health Sex 13: 443-456.</w:t>
        </w:r>
        <w:bookmarkEnd w:id="127"/>
      </w:ins>
    </w:p>
    <w:p w14:paraId="779C0529" w14:textId="77777777" w:rsidR="002A1C1F" w:rsidRDefault="00673037" w:rsidP="00C82D00">
      <w:pPr>
        <w:ind w:left="720" w:hanging="720"/>
        <w:rPr>
          <w:ins w:id="129" w:author="Alexander Tsai" w:date="2026-09-25T21:08:00Z" w16du:dateUtc="2026-09-26T01:08:00Z"/>
          <w:rFonts w:cs="Times New Roman"/>
          <w:noProof/>
        </w:rPr>
      </w:pPr>
      <w:bookmarkStart w:id="130" w:name="_ENREF_9"/>
      <w:ins w:id="131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9. Bond V (2006) Stigma when there is no other option: understanding how poverty fuels discrimination toward people living with HIV in Zambia. In: Gillespie S, editor. AIDS, poverty, and hunger: challenges and responses. Washington, D.C.: International Food Policy Research Institute. pp. 181-197.</w:t>
        </w:r>
        <w:bookmarkEnd w:id="130"/>
      </w:ins>
    </w:p>
    <w:p w14:paraId="377EE696" w14:textId="77777777" w:rsidR="002A1C1F" w:rsidRDefault="00673037" w:rsidP="00C82D00">
      <w:pPr>
        <w:ind w:left="720" w:hanging="720"/>
        <w:rPr>
          <w:ins w:id="132" w:author="Alexander Tsai" w:date="2026-09-25T21:08:00Z" w16du:dateUtc="2026-09-26T01:08:00Z"/>
          <w:rFonts w:cs="Times New Roman"/>
          <w:noProof/>
        </w:rPr>
      </w:pPr>
      <w:bookmarkStart w:id="133" w:name="_ENREF_10"/>
      <w:ins w:id="134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10. Nam SL, Fielding K, Avalos A, Dickinson D, Gaolathe T, et al. (2008) The relationship of acceptance or denial of HIV-status to antiretroviral adherence among adult HIV patients in urban Botswana. Soc Sci Med 67: 301-310.</w:t>
        </w:r>
        <w:bookmarkEnd w:id="133"/>
      </w:ins>
    </w:p>
    <w:p w14:paraId="1A60E987" w14:textId="77777777" w:rsidR="002A1C1F" w:rsidRDefault="00673037" w:rsidP="00C82D00">
      <w:pPr>
        <w:ind w:left="720" w:hanging="720"/>
        <w:rPr>
          <w:ins w:id="135" w:author="Alexander Tsai" w:date="2026-09-25T21:08:00Z" w16du:dateUtc="2026-09-26T01:08:00Z"/>
          <w:rFonts w:cs="Times New Roman"/>
          <w:noProof/>
        </w:rPr>
      </w:pPr>
      <w:bookmarkStart w:id="136" w:name="_ENREF_11"/>
      <w:ins w:id="137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11. Izugbara CO, Wekesa E (2011) Beliefs and practices about antiretroviral medication: a study of poor urban Kenyans living with HIV/AIDS. Sociol Health Illn 33: 869-883.</w:t>
        </w:r>
        <w:bookmarkEnd w:id="136"/>
      </w:ins>
    </w:p>
    <w:p w14:paraId="12EB9C23" w14:textId="4F47AA12" w:rsidR="002A1C1F" w:rsidRDefault="00673037" w:rsidP="00C82D00">
      <w:pPr>
        <w:ind w:left="720" w:hanging="720"/>
        <w:rPr>
          <w:ins w:id="138" w:author="Alexander Tsai" w:date="2026-09-25T21:08:00Z" w16du:dateUtc="2026-09-26T01:08:00Z"/>
          <w:rFonts w:cs="Times New Roman"/>
          <w:noProof/>
        </w:rPr>
      </w:pPr>
      <w:bookmarkStart w:id="139" w:name="_ENREF_12"/>
      <w:ins w:id="140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12. Johnson J (201</w:t>
        </w:r>
        <w:r w:rsidR="00D715CC">
          <w:rPr>
            <w:rFonts w:cs="Times New Roman"/>
            <w:noProof/>
          </w:rPr>
          <w:t>2) Life with HIV: ‘stigma’ and hope in Malawi’</w:t>
        </w:r>
        <w:r w:rsidR="002A1C1F">
          <w:rPr>
            <w:rFonts w:cs="Times New Roman"/>
            <w:noProof/>
          </w:rPr>
          <w:t>s era of ARVs. Africa (Lond) 82: 632-653.</w:t>
        </w:r>
        <w:bookmarkEnd w:id="139"/>
      </w:ins>
    </w:p>
    <w:p w14:paraId="73D1B81D" w14:textId="77777777" w:rsidR="002A1C1F" w:rsidRDefault="00673037" w:rsidP="00C82D00">
      <w:pPr>
        <w:ind w:left="720" w:hanging="720"/>
        <w:rPr>
          <w:ins w:id="141" w:author="Alexander Tsai" w:date="2026-09-25T21:08:00Z" w16du:dateUtc="2026-09-26T01:08:00Z"/>
          <w:rFonts w:cs="Times New Roman"/>
          <w:noProof/>
        </w:rPr>
      </w:pPr>
      <w:bookmarkStart w:id="142" w:name="_ENREF_13"/>
      <w:ins w:id="143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13. Ware NC, Idoko J, Kaaya S, Biraro IA, Wyatt MA, et al. (2009) Explaining adherence success in sub-Saharan Africa: an ethnographic study. PLoS Med 6: e11.</w:t>
        </w:r>
        <w:bookmarkEnd w:id="142"/>
      </w:ins>
    </w:p>
    <w:p w14:paraId="4F9122BA" w14:textId="77777777" w:rsidR="002A1C1F" w:rsidRDefault="00673037" w:rsidP="00C82D00">
      <w:pPr>
        <w:ind w:left="720" w:hanging="720"/>
        <w:rPr>
          <w:ins w:id="144" w:author="Alexander Tsai" w:date="2026-09-25T21:08:00Z" w16du:dateUtc="2026-09-26T01:08:00Z"/>
          <w:rFonts w:cs="Times New Roman"/>
          <w:noProof/>
        </w:rPr>
      </w:pPr>
      <w:bookmarkStart w:id="145" w:name="_ENREF_14"/>
      <w:ins w:id="146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14. Okoror TA, Falade CO, Olorunlana A, Walker EM, Okareh OT (2013) Exploring the cultural context of HIV stigma on antiretroviral therapy adherence among people living with HIV/AIDS in southwest Nigeria. AIDS Patient Care STDs 27: 55-64.</w:t>
        </w:r>
        <w:bookmarkEnd w:id="145"/>
      </w:ins>
    </w:p>
    <w:p w14:paraId="0DEE0C85" w14:textId="3F88C859" w:rsidR="002A1C1F" w:rsidRDefault="00673037" w:rsidP="00C82D00">
      <w:pPr>
        <w:ind w:left="720" w:hanging="720"/>
        <w:rPr>
          <w:ins w:id="147" w:author="Alexander Tsai" w:date="2026-09-25T21:08:00Z" w16du:dateUtc="2026-09-26T01:08:00Z"/>
          <w:rFonts w:cs="Times New Roman"/>
          <w:noProof/>
        </w:rPr>
      </w:pPr>
      <w:bookmarkStart w:id="148" w:name="_ENREF_15"/>
      <w:ins w:id="149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 xml:space="preserve">15. Watt MH, Maman S, Earp JA, </w:t>
        </w:r>
        <w:r w:rsidR="00D715CC">
          <w:rPr>
            <w:rFonts w:cs="Times New Roman"/>
            <w:noProof/>
          </w:rPr>
          <w:t>Eng E, Setel PW, et al. (2009) “It’s all the time in my mind”</w:t>
        </w:r>
        <w:r w:rsidR="002A1C1F">
          <w:rPr>
            <w:rFonts w:cs="Times New Roman"/>
            <w:noProof/>
          </w:rPr>
          <w:t>: facilitators of adherence to antiretroviral therapy in a Tanzanian setting. Soc Sci Med 68: 1793-1800.</w:t>
        </w:r>
        <w:bookmarkEnd w:id="148"/>
      </w:ins>
    </w:p>
    <w:p w14:paraId="006300B8" w14:textId="77777777" w:rsidR="002A1C1F" w:rsidRDefault="00673037" w:rsidP="00C82D00">
      <w:pPr>
        <w:ind w:left="720" w:hanging="720"/>
        <w:rPr>
          <w:ins w:id="150" w:author="Alexander Tsai" w:date="2026-09-25T21:08:00Z" w16du:dateUtc="2026-09-26T01:08:00Z"/>
          <w:rFonts w:cs="Times New Roman"/>
          <w:noProof/>
        </w:rPr>
      </w:pPr>
      <w:bookmarkStart w:id="151" w:name="_ENREF_16"/>
      <w:ins w:id="152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16. Wagner G, Ryan G, Huynh A, Kityo C, Mugyenyi P (2009) A qualitative analysis of the economic impact of HIV and antiretroviral therapy on individuals and households in Uganda. AIDS Patient Care STDS 23: 793-798.</w:t>
        </w:r>
        <w:bookmarkEnd w:id="151"/>
      </w:ins>
    </w:p>
    <w:p w14:paraId="711F415F" w14:textId="77777777" w:rsidR="002A1C1F" w:rsidRDefault="00673037" w:rsidP="00C82D00">
      <w:pPr>
        <w:ind w:left="720" w:hanging="720"/>
        <w:rPr>
          <w:ins w:id="153" w:author="Alexander Tsai" w:date="2026-09-25T21:08:00Z" w16du:dateUtc="2026-09-26T01:08:00Z"/>
          <w:rFonts w:cs="Times New Roman"/>
          <w:noProof/>
        </w:rPr>
      </w:pPr>
      <w:bookmarkStart w:id="154" w:name="_ENREF_17"/>
      <w:ins w:id="155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17. Nyanzi-Wakholi B, Lara AM, Watera C, Munderi P, Gilks C, et al. (2009) The role of HIV testing, counselling, and treatment in coping with HIV/AIDS in Uganda: a qualitative analysis. AIDS Care 21: 903-908.</w:t>
        </w:r>
        <w:bookmarkEnd w:id="154"/>
      </w:ins>
    </w:p>
    <w:p w14:paraId="571BD1FF" w14:textId="77777777" w:rsidR="002A1C1F" w:rsidRDefault="00673037" w:rsidP="00C82D00">
      <w:pPr>
        <w:ind w:left="720" w:hanging="720"/>
        <w:rPr>
          <w:ins w:id="156" w:author="Alexander Tsai" w:date="2026-09-25T21:08:00Z" w16du:dateUtc="2026-09-26T01:08:00Z"/>
          <w:rFonts w:cs="Times New Roman"/>
          <w:noProof/>
        </w:rPr>
      </w:pPr>
      <w:bookmarkStart w:id="157" w:name="_ENREF_18"/>
      <w:ins w:id="158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18. Russell S, Seeley J (2010) The transition to living with HIV as a chronic condition in rural Uganda: working to create order and control when on antiretroviral therapy. Soc Sci Med 70: 375-382.</w:t>
        </w:r>
        <w:bookmarkEnd w:id="157"/>
      </w:ins>
    </w:p>
    <w:p w14:paraId="61540EDB" w14:textId="77777777" w:rsidR="002A1C1F" w:rsidRDefault="00673037" w:rsidP="00C82D00">
      <w:pPr>
        <w:ind w:left="720" w:hanging="720"/>
        <w:rPr>
          <w:ins w:id="159" w:author="Alexander Tsai" w:date="2026-09-25T21:08:00Z" w16du:dateUtc="2026-09-26T01:08:00Z"/>
          <w:rFonts w:cs="Times New Roman"/>
          <w:noProof/>
        </w:rPr>
      </w:pPr>
      <w:bookmarkStart w:id="160" w:name="_ENREF_19"/>
      <w:ins w:id="161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19. Nyanzi-Wakholi B, Lara AM, Munderi P, Gilks C (2012) The charms and challenges of antiretroviral therapy in Uganda: the DART experience. AIDS Care 24: 137-142.</w:t>
        </w:r>
        <w:bookmarkEnd w:id="160"/>
      </w:ins>
    </w:p>
    <w:p w14:paraId="70CAE4FC" w14:textId="39F61184" w:rsidR="002A1C1F" w:rsidRDefault="00673037" w:rsidP="00C82D00">
      <w:pPr>
        <w:ind w:left="720" w:hanging="720"/>
        <w:rPr>
          <w:ins w:id="162" w:author="Alexander Tsai" w:date="2026-09-25T21:08:00Z" w16du:dateUtc="2026-09-26T01:08:00Z"/>
          <w:rFonts w:cs="Times New Roman"/>
          <w:noProof/>
        </w:rPr>
      </w:pPr>
      <w:bookmarkStart w:id="163" w:name="_ENREF_20"/>
      <w:ins w:id="164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20. Campbell C, Skovdal M, Madanhire C, Mugurungi O, Gregson</w:t>
        </w:r>
        <w:r w:rsidR="00D715CC">
          <w:rPr>
            <w:rFonts w:cs="Times New Roman"/>
            <w:noProof/>
          </w:rPr>
          <w:t xml:space="preserve"> S, et al. (2011) “We, the AIDS people...”</w:t>
        </w:r>
        <w:r w:rsidR="002A1C1F">
          <w:rPr>
            <w:rFonts w:cs="Times New Roman"/>
            <w:noProof/>
          </w:rPr>
          <w:t>: how antiretroviral therapy enables Zimbabweans living with HIV/AIDS to cope with stigma. Am J Public Health 101: 1004-1010.</w:t>
        </w:r>
        <w:bookmarkEnd w:id="163"/>
      </w:ins>
    </w:p>
    <w:p w14:paraId="32BF9A4C" w14:textId="77777777" w:rsidR="002A1C1F" w:rsidRDefault="00673037" w:rsidP="00C82D00">
      <w:pPr>
        <w:ind w:left="720" w:hanging="720"/>
        <w:rPr>
          <w:ins w:id="165" w:author="Alexander Tsai" w:date="2026-09-25T21:08:00Z" w16du:dateUtc="2026-09-26T01:08:00Z"/>
          <w:rFonts w:cs="Times New Roman"/>
          <w:noProof/>
        </w:rPr>
      </w:pPr>
      <w:bookmarkStart w:id="166" w:name="_ENREF_21"/>
      <w:ins w:id="167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21. Mfecane S (2012) Narratives of HIV disclosure and masculinity in a South African village. Cult Health Sex 14 Suppl 1: S109-121.</w:t>
        </w:r>
        <w:bookmarkEnd w:id="166"/>
      </w:ins>
    </w:p>
    <w:p w14:paraId="7B8F2E19" w14:textId="3C8BA215" w:rsidR="002A1C1F" w:rsidRDefault="00673037" w:rsidP="00C82D00">
      <w:pPr>
        <w:ind w:left="720" w:hanging="720"/>
        <w:rPr>
          <w:ins w:id="168" w:author="Alexander Tsai" w:date="2026-09-25T21:08:00Z" w16du:dateUtc="2026-09-26T01:08:00Z"/>
          <w:rFonts w:cs="Times New Roman"/>
          <w:noProof/>
        </w:rPr>
      </w:pPr>
      <w:bookmarkStart w:id="169" w:name="_ENREF_22"/>
      <w:ins w:id="170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D715CC">
          <w:rPr>
            <w:rFonts w:cs="Times New Roman"/>
            <w:noProof/>
          </w:rPr>
          <w:t>22. Gilbert L, Walker L (2009) “</w:t>
        </w:r>
        <w:r w:rsidR="002A1C1F">
          <w:rPr>
            <w:rFonts w:cs="Times New Roman"/>
            <w:noProof/>
          </w:rPr>
          <w:t>They (AR</w:t>
        </w:r>
        <w:r w:rsidR="00D715CC">
          <w:rPr>
            <w:rFonts w:cs="Times New Roman"/>
            <w:noProof/>
          </w:rPr>
          <w:t>Vs) are my life, without them I’m nothing”</w:t>
        </w:r>
        <w:r w:rsidR="002A1C1F">
          <w:rPr>
            <w:rFonts w:cs="Times New Roman"/>
            <w:noProof/>
          </w:rPr>
          <w:t>--experiences of patients attending a HIV/AIDS clinic in Johannesburg, South Africa. Health Place 15: 1123-1129.</w:t>
        </w:r>
        <w:bookmarkEnd w:id="169"/>
      </w:ins>
    </w:p>
    <w:p w14:paraId="3EE862C7" w14:textId="77777777" w:rsidR="002A1C1F" w:rsidRDefault="00673037" w:rsidP="00C82D00">
      <w:pPr>
        <w:ind w:left="720" w:hanging="720"/>
        <w:rPr>
          <w:ins w:id="171" w:author="Alexander Tsai" w:date="2026-09-25T21:08:00Z" w16du:dateUtc="2026-09-26T01:08:00Z"/>
          <w:rFonts w:cs="Times New Roman"/>
          <w:noProof/>
        </w:rPr>
      </w:pPr>
      <w:bookmarkStart w:id="172" w:name="_ENREF_23"/>
      <w:ins w:id="173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23. Mbonye M, Nakamanya S, Birungi J, King R, Seeley J, et al. (2013) Stigma trajectories among people living with HIV (PLHIV) embarking on a life time journey with antiretroviral drugs in Jinja, Uganda. BMC Public Health 13: 804.</w:t>
        </w:r>
        <w:bookmarkEnd w:id="172"/>
      </w:ins>
    </w:p>
    <w:p w14:paraId="74224322" w14:textId="2AFB0BFF" w:rsidR="002A1C1F" w:rsidRDefault="00673037" w:rsidP="00C82D00">
      <w:pPr>
        <w:ind w:left="720" w:hanging="720"/>
        <w:rPr>
          <w:ins w:id="174" w:author="Alexander Tsai" w:date="2026-09-25T21:08:00Z" w16du:dateUtc="2026-09-26T01:08:00Z"/>
          <w:rFonts w:cs="Times New Roman"/>
          <w:noProof/>
        </w:rPr>
      </w:pPr>
      <w:bookmarkStart w:id="175" w:name="_ENREF_24"/>
      <w:ins w:id="176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D715CC">
          <w:rPr>
            <w:rFonts w:cs="Times New Roman"/>
            <w:noProof/>
          </w:rPr>
          <w:t>24. Zuch M, Lurie M (2012) ‘</w:t>
        </w:r>
        <w:r w:rsidR="002A1C1F">
          <w:rPr>
            <w:rFonts w:cs="Times New Roman"/>
            <w:noProof/>
          </w:rPr>
          <w:t xml:space="preserve">A virus </w:t>
        </w:r>
        <w:r w:rsidR="00D715CC">
          <w:rPr>
            <w:rFonts w:cs="Times New Roman"/>
            <w:noProof/>
          </w:rPr>
          <w:t>and nothing else’</w:t>
        </w:r>
        <w:r w:rsidR="002A1C1F">
          <w:rPr>
            <w:rFonts w:cs="Times New Roman"/>
            <w:noProof/>
          </w:rPr>
          <w:t>: the effect of ART on HIV-related stigma in rural South Africa. AIDS Behav 16: 564-570.</w:t>
        </w:r>
        <w:bookmarkEnd w:id="175"/>
      </w:ins>
    </w:p>
    <w:p w14:paraId="61765D32" w14:textId="77777777" w:rsidR="002A1C1F" w:rsidRDefault="00673037" w:rsidP="00C82D00">
      <w:pPr>
        <w:ind w:left="720" w:hanging="720"/>
        <w:rPr>
          <w:ins w:id="177" w:author="Alexander Tsai" w:date="2026-09-25T21:08:00Z" w16du:dateUtc="2026-09-26T01:08:00Z"/>
          <w:rFonts w:cs="Times New Roman"/>
          <w:noProof/>
        </w:rPr>
      </w:pPr>
      <w:bookmarkStart w:id="178" w:name="_ENREF_25"/>
      <w:ins w:id="179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25. Fried J, Harris B, Eyles J (2012) Hopes interrupted: accessing and experiences of antiretroviral therapy in South Africa. Sex Transm Infect 88: 147-151.</w:t>
        </w:r>
        <w:bookmarkEnd w:id="178"/>
      </w:ins>
    </w:p>
    <w:p w14:paraId="14E22C18" w14:textId="77777777" w:rsidR="002A1C1F" w:rsidRDefault="00673037" w:rsidP="00C82D00">
      <w:pPr>
        <w:ind w:left="720" w:hanging="720"/>
        <w:rPr>
          <w:ins w:id="180" w:author="Alexander Tsai" w:date="2026-09-25T21:08:00Z" w16du:dateUtc="2026-09-26T01:08:00Z"/>
          <w:rFonts w:cs="Times New Roman"/>
          <w:noProof/>
        </w:rPr>
      </w:pPr>
      <w:bookmarkStart w:id="181" w:name="_ENREF_26"/>
      <w:ins w:id="182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26. Roura M, Urassa M, Busza J, Mbata D, Wringe A, et al. (2009) Scaling up stigma? The effects of antiretroviral roll-out on stigma and HIV testing. Early evidence from rural Tanzania. Sex Transm Infect 85: 308-312.</w:t>
        </w:r>
        <w:bookmarkEnd w:id="181"/>
      </w:ins>
    </w:p>
    <w:p w14:paraId="43C261E5" w14:textId="77777777" w:rsidR="002A1C1F" w:rsidRDefault="00673037" w:rsidP="00C82D00">
      <w:pPr>
        <w:ind w:left="720" w:hanging="720"/>
        <w:rPr>
          <w:ins w:id="183" w:author="Alexander Tsai" w:date="2026-09-25T21:08:00Z" w16du:dateUtc="2026-09-26T01:08:00Z"/>
          <w:rFonts w:cs="Times New Roman"/>
          <w:noProof/>
        </w:rPr>
      </w:pPr>
      <w:bookmarkStart w:id="184" w:name="_ENREF_27"/>
      <w:ins w:id="185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27. Seeley J, Russell S (2010) Social rebirth and social transformation? Rebuilding social lives after ART in rural Uganda. AIDS Care 22: 44-50.</w:t>
        </w:r>
        <w:bookmarkEnd w:id="184"/>
      </w:ins>
    </w:p>
    <w:p w14:paraId="13326B7B" w14:textId="77777777" w:rsidR="002A1C1F" w:rsidRDefault="00673037" w:rsidP="00C82D00">
      <w:pPr>
        <w:ind w:left="720" w:hanging="720"/>
        <w:rPr>
          <w:ins w:id="186" w:author="Alexander Tsai" w:date="2026-09-25T21:08:00Z" w16du:dateUtc="2026-09-26T01:08:00Z"/>
          <w:rFonts w:cs="Times New Roman"/>
          <w:noProof/>
        </w:rPr>
      </w:pPr>
      <w:bookmarkStart w:id="187" w:name="_ENREF_28"/>
      <w:ins w:id="188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28. Datta D, Njuguna J (2008) Microcredit for people affected by HIV and AIDS: insights from Kenya. SAHARA J 5: 94-102.</w:t>
        </w:r>
        <w:bookmarkEnd w:id="187"/>
      </w:ins>
    </w:p>
    <w:p w14:paraId="105206A2" w14:textId="77777777" w:rsidR="002A1C1F" w:rsidRDefault="00673037" w:rsidP="00C82D00">
      <w:pPr>
        <w:ind w:left="720" w:hanging="720"/>
        <w:rPr>
          <w:ins w:id="189" w:author="Alexander Tsai" w:date="2026-09-25T21:08:00Z" w16du:dateUtc="2026-09-26T01:08:00Z"/>
          <w:rFonts w:cs="Times New Roman"/>
          <w:noProof/>
        </w:rPr>
      </w:pPr>
      <w:bookmarkStart w:id="190" w:name="_ENREF_29"/>
      <w:ins w:id="191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29. Pandit JA, Sirotin N, Tittle R, Onjolo E, Bukusi EA, et al. (2010) Shamba Maisha: a pilot study assessing impacts of a micro-irrigation intervention on the health and economic wellbeing of HIV patients. BMC Pub Health 10: 245.</w:t>
        </w:r>
        <w:bookmarkEnd w:id="190"/>
      </w:ins>
    </w:p>
    <w:p w14:paraId="35D52A20" w14:textId="77777777" w:rsidR="002A1C1F" w:rsidRDefault="00673037" w:rsidP="00C82D00">
      <w:pPr>
        <w:ind w:left="720" w:hanging="720"/>
        <w:rPr>
          <w:ins w:id="192" w:author="Alexander Tsai" w:date="2026-09-25T21:08:00Z" w16du:dateUtc="2026-09-26T01:08:00Z"/>
          <w:rFonts w:cs="Times New Roman"/>
          <w:noProof/>
        </w:rPr>
      </w:pPr>
      <w:bookmarkStart w:id="193" w:name="_ENREF_30"/>
      <w:ins w:id="194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>30. Yager JE, Kadiyala S, Weiser SD (2011) HIV/AIDS, food supplementation and livelihood programs in Uganda: a way forward? PLoS One 6: e26117.</w:t>
        </w:r>
        <w:bookmarkEnd w:id="193"/>
      </w:ins>
    </w:p>
    <w:p w14:paraId="72C60773" w14:textId="10F6EFF5" w:rsidR="00B91434" w:rsidRPr="00AC4E23" w:rsidRDefault="00673037" w:rsidP="00B91434">
      <w:pPr>
        <w:pStyle w:val="Heading3"/>
        <w:spacing w:before="0"/>
        <w:rPr>
          <w:del w:id="195" w:author="Alexander Tsai" w:date="2026-09-25T21:08:00Z" w16du:dateUtc="2026-09-26T01:08:00Z"/>
          <w:color w:val="7A0000"/>
          <w:sz w:val="22"/>
          <w:szCs w:val="22"/>
        </w:rPr>
      </w:pPr>
      <w:bookmarkStart w:id="196" w:name="_ENREF_31"/>
      <w:ins w:id="197" w:author="Alexander Tsai" w:date="2026-09-25T21:08:00Z" w16du:dateUtc="2026-09-26T01:08:00Z">
        <w:r>
          <w:rPr>
            <w:rFonts w:cs="Times New Roman"/>
            <w:noProof/>
          </w:rPr>
          <w:t>w</w:t>
        </w:r>
        <w:r w:rsidR="002A1C1F">
          <w:rPr>
            <w:rFonts w:cs="Times New Roman"/>
            <w:noProof/>
          </w:rPr>
          <w:t xml:space="preserve">31. Wagner G, Rana Y, Linnemayr S, Balya J, Buzaalirwa L (2012) A qualitative exploration of the economic and social effects of microcredit among people living with HIV/AIDS in Uganda. AIDS Res Treat: </w:t>
        </w:r>
        <w:r>
          <w:rPr>
            <w:rFonts w:cs="Times New Roman"/>
            <w:noProof/>
          </w:rPr>
          <w:t>Art. #318957, 7 pages</w:t>
        </w:r>
        <w:r w:rsidR="002A1C1F">
          <w:rPr>
            <w:rFonts w:cs="Times New Roman"/>
            <w:noProof/>
          </w:rPr>
          <w:t>. doi:</w:t>
        </w:r>
        <w:r w:rsidRPr="00673037">
          <w:t xml:space="preserve"> </w:t>
        </w:r>
        <w:r w:rsidRPr="00673037">
          <w:rPr>
            <w:rFonts w:cs="Times New Roman"/>
            <w:noProof/>
          </w:rPr>
          <w:t>10.1155/2012/318957</w:t>
        </w:r>
        <w:r w:rsidR="002A1C1F">
          <w:rPr>
            <w:rFonts w:cs="Times New Roman"/>
            <w:noProof/>
          </w:rPr>
          <w:t>.</w:t>
        </w:r>
      </w:ins>
      <w:bookmarkEnd w:id="196"/>
      <w:del w:id="198" w:author="Alexander Tsai" w:date="2026-09-25T21:08:00Z" w16du:dateUtc="2026-09-26T01:08:00Z">
        <w:r w:rsidR="00B91434" w:rsidRPr="00AC4E23">
          <w:rPr>
            <w:color w:val="7A0000"/>
            <w:sz w:val="22"/>
            <w:szCs w:val="22"/>
          </w:rPr>
          <w:delText xml:space="preserve">Alternative </w:delText>
        </w:r>
        <w:r w:rsidR="00B91434">
          <w:rPr>
            <w:color w:val="7A0000"/>
            <w:sz w:val="22"/>
            <w:szCs w:val="22"/>
          </w:rPr>
          <w:delText>Master of Arts in Teaching Online (AMATOL)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64"/>
        <w:gridCol w:w="4176"/>
      </w:tblGrid>
      <w:tr w:rsidR="00B91434" w:rsidRPr="00AC4E23" w14:paraId="63A04961" w14:textId="77777777" w:rsidTr="009560BD">
        <w:trPr>
          <w:del w:id="199" w:author="Alexander Tsai" w:date="2026-09-25T21:08:00Z" w16du:dateUtc="2026-09-26T01:08:00Z"/>
        </w:trPr>
        <w:tc>
          <w:tcPr>
            <w:tcW w:w="5580" w:type="dxa"/>
          </w:tcPr>
          <w:p w14:paraId="6B02621D" w14:textId="77777777" w:rsidR="00B91434" w:rsidRPr="00AC4E23" w:rsidRDefault="00B91434" w:rsidP="009560BD">
            <w:pPr>
              <w:rPr>
                <w:del w:id="200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557AD092" w14:textId="77777777" w:rsidR="00B91434" w:rsidRPr="00AC4E23" w:rsidRDefault="00B91434" w:rsidP="009560BD">
            <w:pPr>
              <w:rPr>
                <w:del w:id="201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B91434" w:rsidRPr="00AC4E23" w14:paraId="044B35F1" w14:textId="77777777" w:rsidTr="009560BD">
        <w:trPr>
          <w:del w:id="202" w:author="Alexander Tsai" w:date="2026-09-25T21:08:00Z" w16du:dateUtc="2026-09-26T01:08:00Z"/>
        </w:trPr>
        <w:tc>
          <w:tcPr>
            <w:tcW w:w="5580" w:type="dxa"/>
          </w:tcPr>
          <w:p w14:paraId="172BEE00" w14:textId="77777777" w:rsidR="00B91434" w:rsidRPr="00AC4E23" w:rsidRDefault="00B91434" w:rsidP="009560BD">
            <w:pPr>
              <w:rPr>
                <w:del w:id="203" w:author="Alexander Tsai" w:date="2026-09-25T21:08:00Z" w16du:dateUtc="2026-09-26T01:08:00Z"/>
                <w:rFonts w:asciiTheme="majorHAnsi" w:hAnsiTheme="majorHAnsi"/>
                <w:i/>
              </w:rPr>
            </w:pPr>
            <w:del w:id="204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0B562EB9" w14:textId="7C9FA808" w:rsidR="00B91434" w:rsidRPr="00AC4E23" w:rsidRDefault="005B15DD" w:rsidP="009560BD">
            <w:pPr>
              <w:rPr>
                <w:del w:id="205" w:author="Alexander Tsai" w:date="2026-09-25T21:08:00Z" w16du:dateUtc="2026-09-26T01:08:00Z"/>
                <w:rFonts w:asciiTheme="majorHAnsi" w:hAnsiTheme="majorHAnsi"/>
                <w:i/>
              </w:rPr>
            </w:pPr>
            <w:del w:id="206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17</w:delText>
              </w:r>
              <w:r w:rsidR="00B91434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B91434" w:rsidRPr="00AC4E23" w14:paraId="38972521" w14:textId="77777777" w:rsidTr="009560BD">
        <w:trPr>
          <w:del w:id="207" w:author="Alexander Tsai" w:date="2026-09-25T21:08:00Z" w16du:dateUtc="2026-09-26T01:08:00Z"/>
        </w:trPr>
        <w:tc>
          <w:tcPr>
            <w:tcW w:w="5580" w:type="dxa"/>
          </w:tcPr>
          <w:p w14:paraId="54612402" w14:textId="77777777" w:rsidR="00B91434" w:rsidRPr="00AC4E23" w:rsidRDefault="00B91434" w:rsidP="009560BD">
            <w:pPr>
              <w:rPr>
                <w:del w:id="208" w:author="Alexander Tsai" w:date="2026-09-25T21:08:00Z" w16du:dateUtc="2026-09-26T01:08:00Z"/>
                <w:rFonts w:asciiTheme="majorHAnsi" w:hAnsiTheme="majorHAnsi"/>
              </w:rPr>
            </w:pPr>
            <w:del w:id="20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2DAF492E" w14:textId="023901A2" w:rsidR="00B91434" w:rsidRPr="00AC4E23" w:rsidRDefault="00B91434" w:rsidP="009560BD">
            <w:pPr>
              <w:rPr>
                <w:del w:id="210" w:author="Alexander Tsai" w:date="2026-09-25T21:08:00Z" w16du:dateUtc="2026-09-26T01:08:00Z"/>
                <w:rFonts w:asciiTheme="majorHAnsi" w:hAnsiTheme="majorHAnsi"/>
              </w:rPr>
            </w:pPr>
            <w:del w:id="211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124C2B">
                <w:rPr>
                  <w:rFonts w:asciiTheme="majorHAnsi" w:hAnsiTheme="majorHAnsi"/>
                </w:rPr>
                <w:delText xml:space="preserve">2.6 </w:delText>
              </w:r>
              <w:r w:rsidRPr="00AC4E23">
                <w:rPr>
                  <w:rFonts w:asciiTheme="majorHAnsi" w:hAnsiTheme="majorHAnsi"/>
                </w:rPr>
                <w:delText xml:space="preserve">out of </w:delText>
              </w:r>
              <w:r w:rsidR="00D41B01">
                <w:rPr>
                  <w:rFonts w:asciiTheme="majorHAnsi" w:hAnsiTheme="majorHAnsi"/>
                </w:rPr>
                <w:delText>4</w:delText>
              </w:r>
              <w:r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B91434" w:rsidRPr="00AC4E23" w14:paraId="2C178308" w14:textId="77777777" w:rsidTr="009560BD">
        <w:trPr>
          <w:del w:id="212" w:author="Alexander Tsai" w:date="2026-09-25T21:08:00Z" w16du:dateUtc="2026-09-26T01:08:00Z"/>
        </w:trPr>
        <w:tc>
          <w:tcPr>
            <w:tcW w:w="5580" w:type="dxa"/>
          </w:tcPr>
          <w:p w14:paraId="19783E67" w14:textId="77777777" w:rsidR="00B91434" w:rsidRPr="00AC4E23" w:rsidRDefault="00B91434" w:rsidP="009560BD">
            <w:pPr>
              <w:rPr>
                <w:del w:id="213" w:author="Alexander Tsai" w:date="2026-09-25T21:08:00Z" w16du:dateUtc="2026-09-26T01:08:00Z"/>
                <w:rFonts w:asciiTheme="majorHAnsi" w:hAnsiTheme="majorHAnsi"/>
              </w:rPr>
            </w:pPr>
            <w:del w:id="214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34FEBFF9" w14:textId="3DB9EF0D" w:rsidR="00B91434" w:rsidRPr="00AC4E23" w:rsidRDefault="00B91434" w:rsidP="009560BD">
            <w:pPr>
              <w:rPr>
                <w:del w:id="215" w:author="Alexander Tsai" w:date="2026-09-25T21:08:00Z" w16du:dateUtc="2026-09-26T01:08:00Z"/>
                <w:rFonts w:asciiTheme="majorHAnsi" w:hAnsiTheme="majorHAnsi"/>
              </w:rPr>
            </w:pPr>
            <w:del w:id="216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4A4192">
                <w:rPr>
                  <w:rFonts w:asciiTheme="majorHAnsi" w:hAnsiTheme="majorHAnsi"/>
                </w:rPr>
                <w:delText>3.0</w:delText>
              </w:r>
              <w:r>
                <w:rPr>
                  <w:rFonts w:asciiTheme="majorHAnsi" w:hAnsiTheme="majorHAnsi"/>
                </w:rPr>
                <w:delText xml:space="preserve"> </w:delText>
              </w:r>
              <w:r w:rsidRPr="00AC4E23">
                <w:rPr>
                  <w:rFonts w:asciiTheme="majorHAnsi" w:hAnsiTheme="majorHAnsi"/>
                </w:rPr>
                <w:delText xml:space="preserve">out of </w:delText>
              </w:r>
              <w:r w:rsidR="00D41B01">
                <w:rPr>
                  <w:rFonts w:asciiTheme="majorHAnsi" w:hAnsiTheme="majorHAnsi"/>
                </w:rPr>
                <w:delText>4</w:delText>
              </w:r>
              <w:r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B91434" w:rsidRPr="00AC4E23" w14:paraId="5AD3724E" w14:textId="77777777" w:rsidTr="009560BD">
        <w:trPr>
          <w:trHeight w:val="20"/>
          <w:del w:id="217" w:author="Alexander Tsai" w:date="2026-09-25T21:08:00Z" w16du:dateUtc="2026-09-26T01:08:00Z"/>
        </w:trPr>
        <w:tc>
          <w:tcPr>
            <w:tcW w:w="5580" w:type="dxa"/>
          </w:tcPr>
          <w:p w14:paraId="1D0AA000" w14:textId="77777777" w:rsidR="00B91434" w:rsidRPr="00AC4E23" w:rsidRDefault="00B91434" w:rsidP="009560BD">
            <w:pPr>
              <w:rPr>
                <w:del w:id="21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3BA8EE87" w14:textId="77777777" w:rsidR="00B91434" w:rsidRPr="00AC4E23" w:rsidRDefault="00B91434" w:rsidP="009560BD">
            <w:pPr>
              <w:rPr>
                <w:del w:id="219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B91434" w:rsidRPr="00AC4E23" w14:paraId="374EBF95" w14:textId="77777777" w:rsidTr="009560BD">
        <w:trPr>
          <w:trHeight w:val="20"/>
          <w:del w:id="220" w:author="Alexander Tsai" w:date="2026-09-25T21:08:00Z" w16du:dateUtc="2026-09-26T01:08:00Z"/>
        </w:trPr>
        <w:tc>
          <w:tcPr>
            <w:tcW w:w="5580" w:type="dxa"/>
          </w:tcPr>
          <w:p w14:paraId="7CD4FC30" w14:textId="6C427280" w:rsidR="00B91434" w:rsidRPr="00AC4E23" w:rsidRDefault="0029449C" w:rsidP="009560BD">
            <w:pPr>
              <w:rPr>
                <w:del w:id="221" w:author="Alexander Tsai" w:date="2026-09-25T21:08:00Z" w16du:dateUtc="2026-09-26T01:08:00Z"/>
                <w:rFonts w:asciiTheme="majorHAnsi" w:hAnsiTheme="majorHAnsi"/>
                <w:i/>
              </w:rPr>
            </w:pPr>
            <w:del w:id="222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B91434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11DBC62F" w14:textId="7A845E58" w:rsidR="00B91434" w:rsidRPr="00AC4E23" w:rsidRDefault="00E539C4" w:rsidP="009560BD">
            <w:pPr>
              <w:rPr>
                <w:del w:id="223" w:author="Alexander Tsai" w:date="2026-09-25T21:08:00Z" w16du:dateUtc="2026-09-26T01:08:00Z"/>
                <w:rFonts w:asciiTheme="majorHAnsi" w:hAnsiTheme="majorHAnsi"/>
                <w:i/>
              </w:rPr>
            </w:pPr>
            <w:del w:id="224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33</w:delText>
              </w:r>
              <w:r w:rsidR="00B91434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B91434" w:rsidRPr="00AC4E23" w14:paraId="7B7355DA" w14:textId="77777777" w:rsidTr="009560BD">
        <w:trPr>
          <w:del w:id="225" w:author="Alexander Tsai" w:date="2026-09-25T21:08:00Z" w16du:dateUtc="2026-09-26T01:08:00Z"/>
        </w:trPr>
        <w:tc>
          <w:tcPr>
            <w:tcW w:w="5580" w:type="dxa"/>
          </w:tcPr>
          <w:p w14:paraId="63188E0B" w14:textId="77777777" w:rsidR="00B91434" w:rsidRPr="00AC4E23" w:rsidRDefault="00B91434" w:rsidP="009560BD">
            <w:pPr>
              <w:rPr>
                <w:del w:id="226" w:author="Alexander Tsai" w:date="2026-09-25T21:08:00Z" w16du:dateUtc="2026-09-26T01:08:00Z"/>
                <w:rFonts w:asciiTheme="majorHAnsi" w:hAnsiTheme="majorHAnsi"/>
              </w:rPr>
            </w:pPr>
            <w:del w:id="22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400E30CF" w14:textId="37473BD1" w:rsidR="00B91434" w:rsidRPr="00AC4E23" w:rsidRDefault="002F19F4" w:rsidP="009560BD">
            <w:pPr>
              <w:rPr>
                <w:del w:id="228" w:author="Alexander Tsai" w:date="2026-09-25T21:08:00Z" w16du:dateUtc="2026-09-26T01:08:00Z"/>
                <w:rFonts w:asciiTheme="majorHAnsi" w:hAnsiTheme="majorHAnsi"/>
              </w:rPr>
            </w:pPr>
            <w:del w:id="229" w:author="Alexander Tsai" w:date="2026-09-25T21:08:00Z" w16du:dateUtc="2026-09-26T01:08:00Z">
              <w:r>
                <w:rPr>
                  <w:rFonts w:asciiTheme="majorHAnsi" w:hAnsiTheme="majorHAnsi"/>
                </w:rPr>
                <w:delText>50</w:delText>
              </w:r>
              <w:r w:rsidR="00B91434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B91434" w:rsidRPr="00AC4E23" w14:paraId="1E8EF91F" w14:textId="77777777" w:rsidTr="009560BD">
        <w:trPr>
          <w:del w:id="230" w:author="Alexander Tsai" w:date="2026-09-25T21:08:00Z" w16du:dateUtc="2026-09-26T01:08:00Z"/>
        </w:trPr>
        <w:tc>
          <w:tcPr>
            <w:tcW w:w="5580" w:type="dxa"/>
          </w:tcPr>
          <w:p w14:paraId="12B1988A" w14:textId="77777777" w:rsidR="00B91434" w:rsidRPr="00AC4E23" w:rsidRDefault="00B91434" w:rsidP="009560BD">
            <w:pPr>
              <w:rPr>
                <w:del w:id="231" w:author="Alexander Tsai" w:date="2026-09-25T21:08:00Z" w16du:dateUtc="2026-09-26T01:08:00Z"/>
                <w:rFonts w:asciiTheme="majorHAnsi" w:hAnsiTheme="majorHAnsi"/>
              </w:rPr>
            </w:pPr>
            <w:del w:id="23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4235A1DA" w14:textId="082304C3" w:rsidR="00B91434" w:rsidRPr="00AC4E23" w:rsidRDefault="002F19F4" w:rsidP="009560BD">
            <w:pPr>
              <w:rPr>
                <w:del w:id="233" w:author="Alexander Tsai" w:date="2026-09-25T21:08:00Z" w16du:dateUtc="2026-09-26T01:08:00Z"/>
                <w:rFonts w:asciiTheme="majorHAnsi" w:hAnsiTheme="majorHAnsi"/>
              </w:rPr>
            </w:pPr>
            <w:del w:id="234" w:author="Alexander Tsai" w:date="2026-09-25T21:08:00Z" w16du:dateUtc="2026-09-26T01:08:00Z">
              <w:r>
                <w:rPr>
                  <w:rFonts w:asciiTheme="majorHAnsi" w:hAnsiTheme="majorHAnsi"/>
                </w:rPr>
                <w:delText>16</w:delText>
              </w:r>
              <w:r w:rsidR="00B91434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B91434" w:rsidRPr="00AC4E23" w14:paraId="398105CC" w14:textId="77777777" w:rsidTr="009560BD">
        <w:trPr>
          <w:del w:id="235" w:author="Alexander Tsai" w:date="2026-09-25T21:08:00Z" w16du:dateUtc="2026-09-26T01:08:00Z"/>
        </w:trPr>
        <w:tc>
          <w:tcPr>
            <w:tcW w:w="5580" w:type="dxa"/>
          </w:tcPr>
          <w:p w14:paraId="6DF7D454" w14:textId="77777777" w:rsidR="00B91434" w:rsidRPr="00AC4E23" w:rsidRDefault="00B91434" w:rsidP="009560BD">
            <w:pPr>
              <w:rPr>
                <w:del w:id="236" w:author="Alexander Tsai" w:date="2026-09-25T21:08:00Z" w16du:dateUtc="2026-09-26T01:08:00Z"/>
                <w:rFonts w:asciiTheme="majorHAnsi" w:hAnsiTheme="majorHAnsi"/>
              </w:rPr>
            </w:pPr>
            <w:del w:id="23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579991F3" w14:textId="1CA5A0CF" w:rsidR="00B91434" w:rsidRPr="00AC4E23" w:rsidRDefault="00FD0A87" w:rsidP="009560BD">
            <w:pPr>
              <w:rPr>
                <w:del w:id="238" w:author="Alexander Tsai" w:date="2026-09-25T21:08:00Z" w16du:dateUtc="2026-09-26T01:08:00Z"/>
                <w:rFonts w:asciiTheme="majorHAnsi" w:hAnsiTheme="majorHAnsi"/>
              </w:rPr>
            </w:pPr>
            <w:del w:id="239" w:author="Alexander Tsai" w:date="2026-09-25T21:08:00Z" w16du:dateUtc="2026-09-26T01:08:00Z">
              <w:r>
                <w:rPr>
                  <w:rFonts w:asciiTheme="majorHAnsi" w:hAnsiTheme="majorHAnsi"/>
                </w:rPr>
                <w:delText>33</w:delText>
              </w:r>
              <w:r w:rsidR="00B91434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B91434" w:rsidRPr="00AC4E23" w14:paraId="1BC46C09" w14:textId="77777777" w:rsidTr="009560BD">
        <w:trPr>
          <w:del w:id="240" w:author="Alexander Tsai" w:date="2026-09-25T21:08:00Z" w16du:dateUtc="2026-09-26T01:08:00Z"/>
        </w:trPr>
        <w:tc>
          <w:tcPr>
            <w:tcW w:w="5580" w:type="dxa"/>
          </w:tcPr>
          <w:p w14:paraId="25C839E1" w14:textId="77777777" w:rsidR="00B91434" w:rsidRPr="00AC4E23" w:rsidRDefault="00B91434" w:rsidP="009560BD">
            <w:pPr>
              <w:rPr>
                <w:del w:id="241" w:author="Alexander Tsai" w:date="2026-09-25T21:08:00Z" w16du:dateUtc="2026-09-26T01:08:00Z"/>
                <w:rFonts w:asciiTheme="majorHAnsi" w:hAnsiTheme="majorHAnsi"/>
              </w:rPr>
            </w:pPr>
            <w:del w:id="24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6411D926" w14:textId="77D20871" w:rsidR="00B91434" w:rsidRPr="00AC4E23" w:rsidRDefault="00B6431D" w:rsidP="004A4192">
            <w:pPr>
              <w:rPr>
                <w:del w:id="243" w:author="Alexander Tsai" w:date="2026-09-25T21:08:00Z" w16du:dateUtc="2026-09-26T01:08:00Z"/>
                <w:rFonts w:asciiTheme="majorHAnsi" w:hAnsiTheme="majorHAnsi"/>
                <w:lang w:eastAsia="zh-CN"/>
              </w:rPr>
            </w:pPr>
            <w:del w:id="244" w:author="Alexander Tsai" w:date="2026-09-25T21:08:00Z" w16du:dateUtc="2026-09-26T01:08:00Z">
              <w:r>
                <w:rPr>
                  <w:rFonts w:asciiTheme="majorHAnsi" w:hAnsiTheme="majorHAnsi"/>
                  <w:lang w:eastAsia="zh-CN"/>
                </w:rPr>
                <w:delText>Mukilteo, Everett, Northshore, Highline, LWSD, Seattle</w:delText>
              </w:r>
            </w:del>
          </w:p>
        </w:tc>
      </w:tr>
    </w:tbl>
    <w:p w14:paraId="11F24C7A" w14:textId="77777777" w:rsidR="004A4192" w:rsidRDefault="004A4192" w:rsidP="00E855A9">
      <w:pPr>
        <w:pStyle w:val="Heading3"/>
        <w:spacing w:before="0"/>
        <w:rPr>
          <w:del w:id="245" w:author="Alexander Tsai" w:date="2026-09-25T21:08:00Z" w16du:dateUtc="2026-09-26T01:08:00Z"/>
          <w:color w:val="7A0000"/>
          <w:sz w:val="22"/>
          <w:szCs w:val="22"/>
        </w:rPr>
      </w:pPr>
    </w:p>
    <w:p w14:paraId="233CF545" w14:textId="631E06A8" w:rsidR="00E855A9" w:rsidRPr="00AC4E23" w:rsidRDefault="00E855A9" w:rsidP="00E855A9">
      <w:pPr>
        <w:pStyle w:val="Heading3"/>
        <w:spacing w:before="0"/>
        <w:rPr>
          <w:del w:id="246" w:author="Alexander Tsai" w:date="2026-09-25T21:08:00Z" w16du:dateUtc="2026-09-26T01:08:00Z"/>
          <w:color w:val="7A0000"/>
          <w:sz w:val="22"/>
          <w:szCs w:val="22"/>
        </w:rPr>
      </w:pPr>
      <w:del w:id="247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Master of Arts in Teaching –MAT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64"/>
        <w:gridCol w:w="4176"/>
      </w:tblGrid>
      <w:tr w:rsidR="00E855A9" w:rsidRPr="00AC4E23" w14:paraId="3AFBADEF" w14:textId="77777777" w:rsidTr="00511DBE">
        <w:trPr>
          <w:del w:id="248" w:author="Alexander Tsai" w:date="2026-09-25T21:08:00Z" w16du:dateUtc="2026-09-26T01:08:00Z"/>
        </w:trPr>
        <w:tc>
          <w:tcPr>
            <w:tcW w:w="5580" w:type="dxa"/>
          </w:tcPr>
          <w:p w14:paraId="749A2DDB" w14:textId="77777777" w:rsidR="00E855A9" w:rsidRPr="00AC4E23" w:rsidRDefault="00E855A9" w:rsidP="00511DBE">
            <w:pPr>
              <w:rPr>
                <w:del w:id="249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59DE29EF" w14:textId="77777777" w:rsidR="00E855A9" w:rsidRPr="00AC4E23" w:rsidRDefault="00E855A9" w:rsidP="00511DBE">
            <w:pPr>
              <w:rPr>
                <w:del w:id="250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1AE06BD7" w14:textId="77777777" w:rsidTr="00511DBE">
        <w:trPr>
          <w:del w:id="251" w:author="Alexander Tsai" w:date="2026-09-25T21:08:00Z" w16du:dateUtc="2026-09-26T01:08:00Z"/>
        </w:trPr>
        <w:tc>
          <w:tcPr>
            <w:tcW w:w="5580" w:type="dxa"/>
          </w:tcPr>
          <w:p w14:paraId="644C8A2E" w14:textId="77777777" w:rsidR="00E855A9" w:rsidRPr="00AC4E23" w:rsidRDefault="00E855A9" w:rsidP="00511DBE">
            <w:pPr>
              <w:rPr>
                <w:del w:id="252" w:author="Alexander Tsai" w:date="2026-09-25T21:08:00Z" w16du:dateUtc="2026-09-26T01:08:00Z"/>
                <w:rFonts w:asciiTheme="majorHAnsi" w:hAnsiTheme="majorHAnsi"/>
                <w:i/>
              </w:rPr>
            </w:pPr>
            <w:del w:id="253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675DF72D" w14:textId="353C0A57" w:rsidR="00E855A9" w:rsidRPr="00AC4E23" w:rsidRDefault="00941595" w:rsidP="00511DBE">
            <w:pPr>
              <w:rPr>
                <w:del w:id="254" w:author="Alexander Tsai" w:date="2026-09-25T21:08:00Z" w16du:dateUtc="2026-09-26T01:08:00Z"/>
                <w:rFonts w:asciiTheme="majorHAnsi" w:hAnsiTheme="majorHAnsi"/>
                <w:i/>
              </w:rPr>
            </w:pPr>
            <w:del w:id="255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67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2B2F6E40" w14:textId="77777777" w:rsidTr="00511DBE">
        <w:trPr>
          <w:del w:id="256" w:author="Alexander Tsai" w:date="2026-09-25T21:08:00Z" w16du:dateUtc="2026-09-26T01:08:00Z"/>
        </w:trPr>
        <w:tc>
          <w:tcPr>
            <w:tcW w:w="5580" w:type="dxa"/>
          </w:tcPr>
          <w:p w14:paraId="2E95DF90" w14:textId="77777777" w:rsidR="00E855A9" w:rsidRPr="00AC4E23" w:rsidRDefault="00E855A9" w:rsidP="00511DBE">
            <w:pPr>
              <w:rPr>
                <w:del w:id="257" w:author="Alexander Tsai" w:date="2026-09-25T21:08:00Z" w16du:dateUtc="2026-09-26T01:08:00Z"/>
                <w:rFonts w:asciiTheme="majorHAnsi" w:hAnsiTheme="majorHAnsi"/>
              </w:rPr>
            </w:pPr>
            <w:del w:id="258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46AE6397" w14:textId="3292BB57" w:rsidR="00E855A9" w:rsidRPr="00AC4E23" w:rsidRDefault="008E3201" w:rsidP="00511DBE">
            <w:pPr>
              <w:rPr>
                <w:del w:id="259" w:author="Alexander Tsai" w:date="2026-09-25T21:08:00Z" w16du:dateUtc="2026-09-26T01:08:00Z"/>
                <w:rFonts w:asciiTheme="majorHAnsi" w:hAnsiTheme="majorHAnsi"/>
              </w:rPr>
            </w:pPr>
            <w:del w:id="260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3.7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143746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34ED1AC0" w14:textId="77777777" w:rsidTr="00511DBE">
        <w:trPr>
          <w:del w:id="261" w:author="Alexander Tsai" w:date="2026-09-25T21:08:00Z" w16du:dateUtc="2026-09-26T01:08:00Z"/>
        </w:trPr>
        <w:tc>
          <w:tcPr>
            <w:tcW w:w="5580" w:type="dxa"/>
          </w:tcPr>
          <w:p w14:paraId="55A55149" w14:textId="77777777" w:rsidR="00E855A9" w:rsidRPr="00AC4E23" w:rsidRDefault="00E855A9" w:rsidP="00511DBE">
            <w:pPr>
              <w:rPr>
                <w:del w:id="262" w:author="Alexander Tsai" w:date="2026-09-25T21:08:00Z" w16du:dateUtc="2026-09-26T01:08:00Z"/>
                <w:rFonts w:asciiTheme="majorHAnsi" w:hAnsiTheme="majorHAnsi"/>
              </w:rPr>
            </w:pPr>
            <w:del w:id="263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422C34A9" w14:textId="0CE9695F" w:rsidR="00E855A9" w:rsidRPr="00AC4E23" w:rsidRDefault="008E3201" w:rsidP="00511DBE">
            <w:pPr>
              <w:rPr>
                <w:del w:id="264" w:author="Alexander Tsai" w:date="2026-09-25T21:08:00Z" w16du:dateUtc="2026-09-26T01:08:00Z"/>
                <w:rFonts w:asciiTheme="majorHAnsi" w:hAnsiTheme="majorHAnsi"/>
              </w:rPr>
            </w:pPr>
            <w:del w:id="265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3.6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143746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3B953B86" w14:textId="77777777" w:rsidTr="00511DBE">
        <w:trPr>
          <w:trHeight w:val="20"/>
          <w:del w:id="266" w:author="Alexander Tsai" w:date="2026-09-25T21:08:00Z" w16du:dateUtc="2026-09-26T01:08:00Z"/>
        </w:trPr>
        <w:tc>
          <w:tcPr>
            <w:tcW w:w="5580" w:type="dxa"/>
          </w:tcPr>
          <w:p w14:paraId="07280C0C" w14:textId="77777777" w:rsidR="00E855A9" w:rsidRPr="00AC4E23" w:rsidRDefault="00E855A9" w:rsidP="00511DBE">
            <w:pPr>
              <w:rPr>
                <w:del w:id="26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2662E919" w14:textId="77777777" w:rsidR="00E855A9" w:rsidRPr="00AC4E23" w:rsidRDefault="00E855A9" w:rsidP="00511DBE">
            <w:pPr>
              <w:rPr>
                <w:del w:id="26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4871CAB9" w14:textId="77777777" w:rsidTr="00511DBE">
        <w:trPr>
          <w:trHeight w:val="20"/>
          <w:del w:id="269" w:author="Alexander Tsai" w:date="2026-09-25T21:08:00Z" w16du:dateUtc="2026-09-26T01:08:00Z"/>
        </w:trPr>
        <w:tc>
          <w:tcPr>
            <w:tcW w:w="5580" w:type="dxa"/>
          </w:tcPr>
          <w:p w14:paraId="67195C8B" w14:textId="5938A0C1" w:rsidR="00E855A9" w:rsidRPr="00AC4E23" w:rsidRDefault="0029449C" w:rsidP="00511DBE">
            <w:pPr>
              <w:rPr>
                <w:del w:id="270" w:author="Alexander Tsai" w:date="2026-09-25T21:08:00Z" w16du:dateUtc="2026-09-26T01:08:00Z"/>
                <w:rFonts w:asciiTheme="majorHAnsi" w:hAnsiTheme="majorHAnsi"/>
                <w:i/>
              </w:rPr>
            </w:pPr>
            <w:del w:id="271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53002AAB" w14:textId="4128EF15" w:rsidR="00E855A9" w:rsidRPr="00AC4E23" w:rsidRDefault="00FD0A87" w:rsidP="00511DBE">
            <w:pPr>
              <w:rPr>
                <w:del w:id="272" w:author="Alexander Tsai" w:date="2026-09-25T21:08:00Z" w16du:dateUtc="2026-09-26T01:08:00Z"/>
                <w:rFonts w:asciiTheme="majorHAnsi" w:hAnsiTheme="majorHAnsi"/>
                <w:i/>
              </w:rPr>
            </w:pPr>
            <w:del w:id="273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67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18B9CF5A" w14:textId="77777777" w:rsidTr="00511DBE">
        <w:trPr>
          <w:del w:id="274" w:author="Alexander Tsai" w:date="2026-09-25T21:08:00Z" w16du:dateUtc="2026-09-26T01:08:00Z"/>
        </w:trPr>
        <w:tc>
          <w:tcPr>
            <w:tcW w:w="5580" w:type="dxa"/>
          </w:tcPr>
          <w:p w14:paraId="507AE490" w14:textId="77777777" w:rsidR="00E855A9" w:rsidRPr="00AC4E23" w:rsidRDefault="00E855A9" w:rsidP="00511DBE">
            <w:pPr>
              <w:rPr>
                <w:del w:id="275" w:author="Alexander Tsai" w:date="2026-09-25T21:08:00Z" w16du:dateUtc="2026-09-26T01:08:00Z"/>
                <w:rFonts w:asciiTheme="majorHAnsi" w:hAnsiTheme="majorHAnsi"/>
              </w:rPr>
            </w:pPr>
            <w:del w:id="27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159F3B7C" w14:textId="355CDA84" w:rsidR="00E855A9" w:rsidRPr="00AC4E23" w:rsidRDefault="00C7396C" w:rsidP="00511DBE">
            <w:pPr>
              <w:rPr>
                <w:del w:id="277" w:author="Alexander Tsai" w:date="2026-09-25T21:08:00Z" w16du:dateUtc="2026-09-26T01:08:00Z"/>
                <w:rFonts w:asciiTheme="majorHAnsi" w:hAnsiTheme="majorHAnsi"/>
              </w:rPr>
            </w:pPr>
            <w:del w:id="278" w:author="Alexander Tsai" w:date="2026-09-25T21:08:00Z" w16du:dateUtc="2026-09-26T01:08:00Z">
              <w:r>
                <w:rPr>
                  <w:rFonts w:asciiTheme="majorHAnsi" w:hAnsiTheme="majorHAnsi"/>
                </w:rPr>
                <w:delText>50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0D6C21B3" w14:textId="77777777" w:rsidTr="00511DBE">
        <w:trPr>
          <w:del w:id="279" w:author="Alexander Tsai" w:date="2026-09-25T21:08:00Z" w16du:dateUtc="2026-09-26T01:08:00Z"/>
        </w:trPr>
        <w:tc>
          <w:tcPr>
            <w:tcW w:w="5580" w:type="dxa"/>
          </w:tcPr>
          <w:p w14:paraId="2B54783A" w14:textId="77777777" w:rsidR="00E855A9" w:rsidRPr="00AC4E23" w:rsidRDefault="00E855A9" w:rsidP="00511DBE">
            <w:pPr>
              <w:rPr>
                <w:del w:id="280" w:author="Alexander Tsai" w:date="2026-09-25T21:08:00Z" w16du:dateUtc="2026-09-26T01:08:00Z"/>
                <w:rFonts w:asciiTheme="majorHAnsi" w:hAnsiTheme="majorHAnsi"/>
              </w:rPr>
            </w:pPr>
            <w:del w:id="28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62951C50" w14:textId="1D77251D" w:rsidR="00E855A9" w:rsidRPr="00AC4E23" w:rsidRDefault="001C2726" w:rsidP="00511DBE">
            <w:pPr>
              <w:rPr>
                <w:del w:id="282" w:author="Alexander Tsai" w:date="2026-09-25T21:08:00Z" w16du:dateUtc="2026-09-26T01:08:00Z"/>
                <w:rFonts w:asciiTheme="majorHAnsi" w:hAnsiTheme="majorHAnsi"/>
              </w:rPr>
            </w:pPr>
            <w:del w:id="283" w:author="Alexander Tsai" w:date="2026-09-25T21:08:00Z" w16du:dateUtc="2026-09-26T01:08:00Z">
              <w:r>
                <w:rPr>
                  <w:rFonts w:asciiTheme="majorHAnsi" w:hAnsiTheme="majorHAnsi"/>
                </w:rPr>
                <w:delText>4</w:delText>
              </w:r>
              <w:r w:rsidR="006B20FF">
                <w:rPr>
                  <w:rFonts w:asciiTheme="majorHAnsi" w:hAnsiTheme="majorHAnsi"/>
                </w:rPr>
                <w:delText>0</w:delText>
              </w:r>
            </w:del>
          </w:p>
        </w:tc>
      </w:tr>
      <w:tr w:rsidR="00E855A9" w:rsidRPr="00AC4E23" w14:paraId="7F778572" w14:textId="77777777" w:rsidTr="00511DBE">
        <w:trPr>
          <w:del w:id="284" w:author="Alexander Tsai" w:date="2026-09-25T21:08:00Z" w16du:dateUtc="2026-09-26T01:08:00Z"/>
        </w:trPr>
        <w:tc>
          <w:tcPr>
            <w:tcW w:w="5580" w:type="dxa"/>
          </w:tcPr>
          <w:p w14:paraId="08559471" w14:textId="77777777" w:rsidR="00E855A9" w:rsidRPr="00AC4E23" w:rsidRDefault="00E855A9" w:rsidP="00511DBE">
            <w:pPr>
              <w:rPr>
                <w:del w:id="285" w:author="Alexander Tsai" w:date="2026-09-25T21:08:00Z" w16du:dateUtc="2026-09-26T01:08:00Z"/>
                <w:rFonts w:asciiTheme="majorHAnsi" w:hAnsiTheme="majorHAnsi"/>
              </w:rPr>
            </w:pPr>
            <w:del w:id="28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562C604E" w14:textId="6546959E" w:rsidR="00E855A9" w:rsidRPr="00AC4E23" w:rsidRDefault="00C7396C" w:rsidP="00511DBE">
            <w:pPr>
              <w:rPr>
                <w:del w:id="287" w:author="Alexander Tsai" w:date="2026-09-25T21:08:00Z" w16du:dateUtc="2026-09-26T01:08:00Z"/>
                <w:rFonts w:asciiTheme="majorHAnsi" w:hAnsiTheme="majorHAnsi"/>
              </w:rPr>
            </w:pPr>
            <w:del w:id="288" w:author="Alexander Tsai" w:date="2026-09-25T21:08:00Z" w16du:dateUtc="2026-09-26T01:08:00Z">
              <w:r>
                <w:rPr>
                  <w:rFonts w:asciiTheme="majorHAnsi" w:hAnsiTheme="majorHAnsi"/>
                </w:rPr>
                <w:delText>10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6E144006" w14:textId="77777777" w:rsidTr="00511DBE">
        <w:trPr>
          <w:del w:id="289" w:author="Alexander Tsai" w:date="2026-09-25T21:08:00Z" w16du:dateUtc="2026-09-26T01:08:00Z"/>
        </w:trPr>
        <w:tc>
          <w:tcPr>
            <w:tcW w:w="5580" w:type="dxa"/>
          </w:tcPr>
          <w:p w14:paraId="274762F2" w14:textId="77777777" w:rsidR="00E855A9" w:rsidRPr="00AC4E23" w:rsidRDefault="00E855A9" w:rsidP="00511DBE">
            <w:pPr>
              <w:rPr>
                <w:del w:id="290" w:author="Alexander Tsai" w:date="2026-09-25T21:08:00Z" w16du:dateUtc="2026-09-26T01:08:00Z"/>
                <w:rFonts w:asciiTheme="majorHAnsi" w:hAnsiTheme="majorHAnsi"/>
              </w:rPr>
            </w:pPr>
            <w:del w:id="29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78ABB38E" w14:textId="4F9AC532" w:rsidR="00E855A9" w:rsidRPr="00AC4E23" w:rsidRDefault="00B6431D" w:rsidP="00511DBE">
            <w:pPr>
              <w:rPr>
                <w:del w:id="292" w:author="Alexander Tsai" w:date="2026-09-25T21:08:00Z" w16du:dateUtc="2026-09-26T01:08:00Z"/>
                <w:rFonts w:asciiTheme="majorHAnsi" w:hAnsiTheme="majorHAnsi"/>
              </w:rPr>
            </w:pPr>
            <w:del w:id="293" w:author="Alexander Tsai" w:date="2026-09-25T21:08:00Z" w16du:dateUtc="2026-09-26T01:08:00Z">
              <w:r>
                <w:rPr>
                  <w:rFonts w:asciiTheme="majorHAnsi" w:hAnsiTheme="majorHAnsi"/>
                  <w:lang w:eastAsia="zh-CN"/>
                </w:rPr>
                <w:delText>Mukilteo, Everett, Northshore, Highline, LWSD, Seattle</w:delText>
              </w:r>
            </w:del>
          </w:p>
        </w:tc>
      </w:tr>
    </w:tbl>
    <w:p w14:paraId="19E926AF" w14:textId="4951AFDD" w:rsidR="00E855A9" w:rsidRDefault="00E855A9" w:rsidP="00E855A9">
      <w:pPr>
        <w:rPr>
          <w:del w:id="294" w:author="Alexander Tsai" w:date="2026-09-25T21:08:00Z" w16du:dateUtc="2026-09-26T01:08:00Z"/>
          <w:rFonts w:asciiTheme="majorHAnsi" w:hAnsiTheme="majorHAnsi"/>
        </w:rPr>
      </w:pPr>
    </w:p>
    <w:p w14:paraId="213ED1D2" w14:textId="4F8C3307" w:rsidR="00B91434" w:rsidRPr="00AC4E23" w:rsidRDefault="00B91434" w:rsidP="00B91434">
      <w:pPr>
        <w:pStyle w:val="Heading3"/>
        <w:spacing w:before="0"/>
        <w:rPr>
          <w:del w:id="295" w:author="Alexander Tsai" w:date="2026-09-25T21:08:00Z" w16du:dateUtc="2026-09-26T01:08:00Z"/>
          <w:color w:val="7A0000"/>
          <w:sz w:val="22"/>
          <w:szCs w:val="22"/>
        </w:rPr>
      </w:pPr>
      <w:del w:id="296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Master of Arts in Teaching</w:delText>
        </w:r>
        <w:r>
          <w:rPr>
            <w:color w:val="7A0000"/>
            <w:sz w:val="22"/>
            <w:szCs w:val="22"/>
          </w:rPr>
          <w:delText xml:space="preserve"> Online</w:delText>
        </w:r>
        <w:r w:rsidRPr="00AC4E23">
          <w:rPr>
            <w:color w:val="7A0000"/>
            <w:sz w:val="22"/>
            <w:szCs w:val="22"/>
          </w:rPr>
          <w:delText xml:space="preserve"> –MAT</w:delText>
        </w:r>
        <w:r>
          <w:rPr>
            <w:color w:val="7A0000"/>
            <w:sz w:val="22"/>
            <w:szCs w:val="22"/>
          </w:rPr>
          <w:delText>OL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38"/>
        <w:gridCol w:w="4102"/>
      </w:tblGrid>
      <w:tr w:rsidR="00B91434" w:rsidRPr="00AC4E23" w14:paraId="470B9C8E" w14:textId="77777777" w:rsidTr="009560BD">
        <w:trPr>
          <w:del w:id="297" w:author="Alexander Tsai" w:date="2026-09-25T21:08:00Z" w16du:dateUtc="2026-09-26T01:08:00Z"/>
        </w:trPr>
        <w:tc>
          <w:tcPr>
            <w:tcW w:w="5580" w:type="dxa"/>
          </w:tcPr>
          <w:p w14:paraId="4550E313" w14:textId="77777777" w:rsidR="00B91434" w:rsidRPr="00AC4E23" w:rsidRDefault="00B91434" w:rsidP="009560BD">
            <w:pPr>
              <w:rPr>
                <w:del w:id="29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4B2434D5" w14:textId="77777777" w:rsidR="00B91434" w:rsidRPr="00AC4E23" w:rsidRDefault="00B91434" w:rsidP="009560BD">
            <w:pPr>
              <w:rPr>
                <w:del w:id="299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B91434" w:rsidRPr="00AC4E23" w14:paraId="4162576D" w14:textId="77777777" w:rsidTr="009560BD">
        <w:trPr>
          <w:del w:id="300" w:author="Alexander Tsai" w:date="2026-09-25T21:08:00Z" w16du:dateUtc="2026-09-26T01:08:00Z"/>
        </w:trPr>
        <w:tc>
          <w:tcPr>
            <w:tcW w:w="5580" w:type="dxa"/>
          </w:tcPr>
          <w:p w14:paraId="2381D0E0" w14:textId="77777777" w:rsidR="00B91434" w:rsidRPr="00AC4E23" w:rsidRDefault="00B91434" w:rsidP="009560BD">
            <w:pPr>
              <w:rPr>
                <w:del w:id="301" w:author="Alexander Tsai" w:date="2026-09-25T21:08:00Z" w16du:dateUtc="2026-09-26T01:08:00Z"/>
                <w:rFonts w:asciiTheme="majorHAnsi" w:hAnsiTheme="majorHAnsi"/>
                <w:i/>
              </w:rPr>
            </w:pPr>
            <w:del w:id="302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4636DA52" w14:textId="6F96EA81" w:rsidR="00B91434" w:rsidRPr="00AC4E23" w:rsidRDefault="0006501A" w:rsidP="009560BD">
            <w:pPr>
              <w:rPr>
                <w:del w:id="303" w:author="Alexander Tsai" w:date="2026-09-25T21:08:00Z" w16du:dateUtc="2026-09-26T01:08:00Z"/>
                <w:rFonts w:asciiTheme="majorHAnsi" w:hAnsiTheme="majorHAnsi"/>
                <w:i/>
              </w:rPr>
            </w:pPr>
            <w:del w:id="304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85.7</w:delText>
              </w:r>
              <w:r w:rsidR="00B91434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B91434" w:rsidRPr="00AC4E23" w14:paraId="5ED934AF" w14:textId="77777777" w:rsidTr="009560BD">
        <w:trPr>
          <w:del w:id="305" w:author="Alexander Tsai" w:date="2026-09-25T21:08:00Z" w16du:dateUtc="2026-09-26T01:08:00Z"/>
        </w:trPr>
        <w:tc>
          <w:tcPr>
            <w:tcW w:w="5580" w:type="dxa"/>
          </w:tcPr>
          <w:p w14:paraId="74C0D00E" w14:textId="77777777" w:rsidR="00B91434" w:rsidRPr="00AC4E23" w:rsidRDefault="00B91434" w:rsidP="009560BD">
            <w:pPr>
              <w:rPr>
                <w:del w:id="306" w:author="Alexander Tsai" w:date="2026-09-25T21:08:00Z" w16du:dateUtc="2026-09-26T01:08:00Z"/>
                <w:rFonts w:asciiTheme="majorHAnsi" w:hAnsiTheme="majorHAnsi"/>
              </w:rPr>
            </w:pPr>
            <w:del w:id="30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23FA92A9" w14:textId="0B88B35B" w:rsidR="00B91434" w:rsidRPr="00AC4E23" w:rsidRDefault="00410405" w:rsidP="009560BD">
            <w:pPr>
              <w:rPr>
                <w:del w:id="308" w:author="Alexander Tsai" w:date="2026-09-25T21:08:00Z" w16du:dateUtc="2026-09-26T01:08:00Z"/>
                <w:rFonts w:asciiTheme="majorHAnsi" w:hAnsiTheme="majorHAnsi"/>
              </w:rPr>
            </w:pPr>
            <w:del w:id="309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8D6FDB">
                <w:rPr>
                  <w:rFonts w:asciiTheme="majorHAnsi" w:hAnsiTheme="majorHAnsi"/>
                </w:rPr>
                <w:delText xml:space="preserve">3.7 </w:delText>
              </w:r>
              <w:r w:rsidR="00B91434" w:rsidRPr="00AC4E23">
                <w:rPr>
                  <w:rFonts w:asciiTheme="majorHAnsi" w:hAnsiTheme="majorHAnsi"/>
                </w:rPr>
                <w:delText xml:space="preserve">out of </w:delText>
              </w:r>
              <w:r>
                <w:rPr>
                  <w:rFonts w:asciiTheme="majorHAnsi" w:hAnsiTheme="majorHAnsi"/>
                </w:rPr>
                <w:delText>4</w:delText>
              </w:r>
              <w:r w:rsidR="00B91434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B91434" w:rsidRPr="00AC4E23" w14:paraId="49E388E1" w14:textId="77777777" w:rsidTr="009560BD">
        <w:trPr>
          <w:del w:id="310" w:author="Alexander Tsai" w:date="2026-09-25T21:08:00Z" w16du:dateUtc="2026-09-26T01:08:00Z"/>
        </w:trPr>
        <w:tc>
          <w:tcPr>
            <w:tcW w:w="5580" w:type="dxa"/>
          </w:tcPr>
          <w:p w14:paraId="4DC70EDE" w14:textId="77777777" w:rsidR="00B91434" w:rsidRPr="00AC4E23" w:rsidRDefault="00B91434" w:rsidP="009560BD">
            <w:pPr>
              <w:rPr>
                <w:del w:id="311" w:author="Alexander Tsai" w:date="2026-09-25T21:08:00Z" w16du:dateUtc="2026-09-26T01:08:00Z"/>
                <w:rFonts w:asciiTheme="majorHAnsi" w:hAnsiTheme="majorHAnsi"/>
              </w:rPr>
            </w:pPr>
            <w:del w:id="312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689226B3" w14:textId="4D410F98" w:rsidR="00B91434" w:rsidRPr="00AC4E23" w:rsidRDefault="008D6FDB" w:rsidP="009560BD">
            <w:pPr>
              <w:rPr>
                <w:del w:id="313" w:author="Alexander Tsai" w:date="2026-09-25T21:08:00Z" w16du:dateUtc="2026-09-26T01:08:00Z"/>
                <w:rFonts w:asciiTheme="majorHAnsi" w:hAnsiTheme="majorHAnsi"/>
              </w:rPr>
            </w:pPr>
            <w:del w:id="314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3.75 </w:delText>
              </w:r>
              <w:r w:rsidR="00B91434" w:rsidRPr="00AC4E23">
                <w:rPr>
                  <w:rFonts w:asciiTheme="majorHAnsi" w:hAnsiTheme="majorHAnsi"/>
                </w:rPr>
                <w:delText xml:space="preserve">out of </w:delText>
              </w:r>
              <w:r w:rsidR="00410405">
                <w:rPr>
                  <w:rFonts w:asciiTheme="majorHAnsi" w:hAnsiTheme="majorHAnsi"/>
                </w:rPr>
                <w:delText>4</w:delText>
              </w:r>
              <w:r w:rsidR="00B91434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B91434" w:rsidRPr="00AC4E23" w14:paraId="1554A7DB" w14:textId="77777777" w:rsidTr="009560BD">
        <w:trPr>
          <w:trHeight w:val="20"/>
          <w:del w:id="315" w:author="Alexander Tsai" w:date="2026-09-25T21:08:00Z" w16du:dateUtc="2026-09-26T01:08:00Z"/>
        </w:trPr>
        <w:tc>
          <w:tcPr>
            <w:tcW w:w="5580" w:type="dxa"/>
          </w:tcPr>
          <w:p w14:paraId="3906F023" w14:textId="77777777" w:rsidR="00B91434" w:rsidRPr="00AC4E23" w:rsidRDefault="00B91434" w:rsidP="009560BD">
            <w:pPr>
              <w:rPr>
                <w:del w:id="31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5A3744BB" w14:textId="77777777" w:rsidR="00B91434" w:rsidRPr="00AC4E23" w:rsidRDefault="00B91434" w:rsidP="009560BD">
            <w:pPr>
              <w:rPr>
                <w:del w:id="31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B91434" w:rsidRPr="00AC4E23" w14:paraId="5C5CC4E2" w14:textId="77777777" w:rsidTr="009560BD">
        <w:trPr>
          <w:trHeight w:val="20"/>
          <w:del w:id="318" w:author="Alexander Tsai" w:date="2026-09-25T21:08:00Z" w16du:dateUtc="2026-09-26T01:08:00Z"/>
        </w:trPr>
        <w:tc>
          <w:tcPr>
            <w:tcW w:w="5580" w:type="dxa"/>
          </w:tcPr>
          <w:p w14:paraId="6BB841F1" w14:textId="665AD6EB" w:rsidR="00B91434" w:rsidRPr="00AC4E23" w:rsidRDefault="00774C04" w:rsidP="009560BD">
            <w:pPr>
              <w:rPr>
                <w:del w:id="319" w:author="Alexander Tsai" w:date="2026-09-25T21:08:00Z" w16du:dateUtc="2026-09-26T01:08:00Z"/>
                <w:rFonts w:asciiTheme="majorHAnsi" w:hAnsiTheme="majorHAnsi"/>
                <w:i/>
              </w:rPr>
            </w:pPr>
            <w:del w:id="320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B91434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16C69C09" w14:textId="5822221E" w:rsidR="00B91434" w:rsidRPr="00AC4E23" w:rsidRDefault="00B756B3" w:rsidP="009560BD">
            <w:pPr>
              <w:rPr>
                <w:del w:id="321" w:author="Alexander Tsai" w:date="2026-09-25T21:08:00Z" w16du:dateUtc="2026-09-26T01:08:00Z"/>
                <w:rFonts w:asciiTheme="majorHAnsi" w:hAnsiTheme="majorHAnsi"/>
                <w:i/>
              </w:rPr>
            </w:pPr>
            <w:del w:id="322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36</w:delText>
              </w:r>
              <w:r w:rsidR="00B91434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B91434" w:rsidRPr="00AC4E23" w14:paraId="6409D040" w14:textId="77777777" w:rsidTr="009560BD">
        <w:trPr>
          <w:del w:id="323" w:author="Alexander Tsai" w:date="2026-09-25T21:08:00Z" w16du:dateUtc="2026-09-26T01:08:00Z"/>
        </w:trPr>
        <w:tc>
          <w:tcPr>
            <w:tcW w:w="5580" w:type="dxa"/>
          </w:tcPr>
          <w:p w14:paraId="6DF9F41B" w14:textId="77777777" w:rsidR="00B91434" w:rsidRPr="00AC4E23" w:rsidRDefault="00B91434" w:rsidP="009560BD">
            <w:pPr>
              <w:rPr>
                <w:del w:id="324" w:author="Alexander Tsai" w:date="2026-09-25T21:08:00Z" w16du:dateUtc="2026-09-26T01:08:00Z"/>
                <w:rFonts w:asciiTheme="majorHAnsi" w:hAnsiTheme="majorHAnsi"/>
              </w:rPr>
            </w:pPr>
            <w:del w:id="32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2916A021" w14:textId="41AA9664" w:rsidR="00B91434" w:rsidRPr="00AC4E23" w:rsidRDefault="00774C04" w:rsidP="009560BD">
            <w:pPr>
              <w:rPr>
                <w:del w:id="326" w:author="Alexander Tsai" w:date="2026-09-25T21:08:00Z" w16du:dateUtc="2026-09-26T01:08:00Z"/>
                <w:rFonts w:asciiTheme="majorHAnsi" w:hAnsiTheme="majorHAnsi"/>
              </w:rPr>
            </w:pPr>
            <w:del w:id="327" w:author="Alexander Tsai" w:date="2026-09-25T21:08:00Z" w16du:dateUtc="2026-09-26T01:08:00Z">
              <w:r>
                <w:rPr>
                  <w:rFonts w:asciiTheme="majorHAnsi" w:hAnsiTheme="majorHAnsi"/>
                </w:rPr>
                <w:delText>60</w:delText>
              </w:r>
              <w:r w:rsidR="00B91434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B91434" w:rsidRPr="00AC4E23" w14:paraId="1CA52C20" w14:textId="77777777" w:rsidTr="009560BD">
        <w:trPr>
          <w:del w:id="328" w:author="Alexander Tsai" w:date="2026-09-25T21:08:00Z" w16du:dateUtc="2026-09-26T01:08:00Z"/>
        </w:trPr>
        <w:tc>
          <w:tcPr>
            <w:tcW w:w="5580" w:type="dxa"/>
          </w:tcPr>
          <w:p w14:paraId="67872547" w14:textId="77777777" w:rsidR="00B91434" w:rsidRPr="00AC4E23" w:rsidRDefault="00B91434" w:rsidP="009560BD">
            <w:pPr>
              <w:rPr>
                <w:del w:id="329" w:author="Alexander Tsai" w:date="2026-09-25T21:08:00Z" w16du:dateUtc="2026-09-26T01:08:00Z"/>
                <w:rFonts w:asciiTheme="majorHAnsi" w:hAnsiTheme="majorHAnsi"/>
              </w:rPr>
            </w:pPr>
            <w:del w:id="330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46AE0290" w14:textId="4C3D0469" w:rsidR="00B91434" w:rsidRPr="00AC4E23" w:rsidRDefault="00052670" w:rsidP="009560BD">
            <w:pPr>
              <w:rPr>
                <w:del w:id="331" w:author="Alexander Tsai" w:date="2026-09-25T21:08:00Z" w16du:dateUtc="2026-09-26T01:08:00Z"/>
                <w:rFonts w:asciiTheme="majorHAnsi" w:hAnsiTheme="majorHAnsi"/>
              </w:rPr>
            </w:pPr>
            <w:del w:id="332" w:author="Alexander Tsai" w:date="2026-09-25T21:08:00Z" w16du:dateUtc="2026-09-26T01:08:00Z">
              <w:r>
                <w:rPr>
                  <w:rFonts w:asciiTheme="majorHAnsi" w:hAnsiTheme="majorHAnsi"/>
                </w:rPr>
                <w:delText>20</w:delText>
              </w:r>
              <w:r w:rsidR="00B91434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B91434" w:rsidRPr="00AC4E23" w14:paraId="07B7171D" w14:textId="77777777" w:rsidTr="009560BD">
        <w:trPr>
          <w:del w:id="333" w:author="Alexander Tsai" w:date="2026-09-25T21:08:00Z" w16du:dateUtc="2026-09-26T01:08:00Z"/>
        </w:trPr>
        <w:tc>
          <w:tcPr>
            <w:tcW w:w="5580" w:type="dxa"/>
          </w:tcPr>
          <w:p w14:paraId="079A8AFD" w14:textId="77777777" w:rsidR="00B91434" w:rsidRPr="00AC4E23" w:rsidRDefault="00B91434" w:rsidP="009560BD">
            <w:pPr>
              <w:rPr>
                <w:del w:id="334" w:author="Alexander Tsai" w:date="2026-09-25T21:08:00Z" w16du:dateUtc="2026-09-26T01:08:00Z"/>
                <w:rFonts w:asciiTheme="majorHAnsi" w:hAnsiTheme="majorHAnsi"/>
              </w:rPr>
            </w:pPr>
            <w:del w:id="33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4ED2CAB3" w14:textId="188303B8" w:rsidR="00B91434" w:rsidRPr="00AC4E23" w:rsidRDefault="00052670" w:rsidP="009560BD">
            <w:pPr>
              <w:rPr>
                <w:del w:id="336" w:author="Alexander Tsai" w:date="2026-09-25T21:08:00Z" w16du:dateUtc="2026-09-26T01:08:00Z"/>
                <w:rFonts w:asciiTheme="majorHAnsi" w:hAnsiTheme="majorHAnsi"/>
              </w:rPr>
            </w:pPr>
            <w:del w:id="337" w:author="Alexander Tsai" w:date="2026-09-25T21:08:00Z" w16du:dateUtc="2026-09-26T01:08:00Z">
              <w:r>
                <w:rPr>
                  <w:rFonts w:asciiTheme="majorHAnsi" w:hAnsiTheme="majorHAnsi"/>
                </w:rPr>
                <w:delText>20</w:delText>
              </w:r>
              <w:r w:rsidR="00B91434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B91434" w:rsidRPr="00AC4E23" w14:paraId="14226C3E" w14:textId="77777777" w:rsidTr="009560BD">
        <w:trPr>
          <w:del w:id="338" w:author="Alexander Tsai" w:date="2026-09-25T21:08:00Z" w16du:dateUtc="2026-09-26T01:08:00Z"/>
        </w:trPr>
        <w:tc>
          <w:tcPr>
            <w:tcW w:w="5580" w:type="dxa"/>
          </w:tcPr>
          <w:p w14:paraId="15FE5E19" w14:textId="77777777" w:rsidR="00B91434" w:rsidRPr="00AC4E23" w:rsidRDefault="00B91434" w:rsidP="009560BD">
            <w:pPr>
              <w:rPr>
                <w:del w:id="339" w:author="Alexander Tsai" w:date="2026-09-25T21:08:00Z" w16du:dateUtc="2026-09-26T01:08:00Z"/>
                <w:rFonts w:asciiTheme="majorHAnsi" w:hAnsiTheme="majorHAnsi"/>
              </w:rPr>
            </w:pPr>
            <w:del w:id="340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5A6C9F26" w14:textId="77777777" w:rsidR="00B91434" w:rsidRPr="00AC4E23" w:rsidRDefault="00B91434" w:rsidP="009560BD">
            <w:pPr>
              <w:rPr>
                <w:del w:id="341" w:author="Alexander Tsai" w:date="2026-09-25T21:08:00Z" w16du:dateUtc="2026-09-26T01:08:00Z"/>
                <w:rFonts w:asciiTheme="majorHAnsi" w:hAnsiTheme="majorHAnsi"/>
              </w:rPr>
            </w:pPr>
          </w:p>
        </w:tc>
      </w:tr>
    </w:tbl>
    <w:p w14:paraId="5DD492D7" w14:textId="338114A0" w:rsidR="00B91434" w:rsidRDefault="00B91434" w:rsidP="00E855A9">
      <w:pPr>
        <w:rPr>
          <w:del w:id="342" w:author="Alexander Tsai" w:date="2026-09-25T21:08:00Z" w16du:dateUtc="2026-09-26T01:08:00Z"/>
          <w:rFonts w:asciiTheme="majorHAnsi" w:hAnsiTheme="majorHAnsi"/>
        </w:rPr>
      </w:pPr>
    </w:p>
    <w:p w14:paraId="7A011CFB" w14:textId="00186F90" w:rsidR="00854079" w:rsidRDefault="00854079" w:rsidP="00E855A9">
      <w:pPr>
        <w:rPr>
          <w:del w:id="343" w:author="Alexander Tsai" w:date="2026-09-25T21:08:00Z" w16du:dateUtc="2026-09-26T01:08:00Z"/>
          <w:rFonts w:asciiTheme="majorHAnsi" w:hAnsiTheme="majorHAnsi"/>
        </w:rPr>
      </w:pPr>
    </w:p>
    <w:p w14:paraId="789C07F6" w14:textId="410074DC" w:rsidR="00854079" w:rsidRPr="00AC4E23" w:rsidRDefault="00854079" w:rsidP="00854079">
      <w:pPr>
        <w:pStyle w:val="Heading3"/>
        <w:spacing w:before="0"/>
        <w:rPr>
          <w:del w:id="344" w:author="Alexander Tsai" w:date="2026-09-25T21:08:00Z" w16du:dateUtc="2026-09-26T01:08:00Z"/>
          <w:color w:val="7A0000"/>
          <w:sz w:val="22"/>
          <w:szCs w:val="22"/>
        </w:rPr>
      </w:pPr>
      <w:del w:id="345" w:author="Alexander Tsai" w:date="2026-09-25T21:08:00Z" w16du:dateUtc="2026-09-26T01:08:00Z">
        <w:r>
          <w:rPr>
            <w:color w:val="7A0000"/>
            <w:sz w:val="22"/>
            <w:szCs w:val="22"/>
          </w:rPr>
          <w:delText xml:space="preserve">Alternative Routes </w:delText>
        </w:r>
        <w:r w:rsidR="00410405">
          <w:rPr>
            <w:color w:val="7A0000"/>
            <w:sz w:val="22"/>
            <w:szCs w:val="22"/>
          </w:rPr>
          <w:delText>to</w:delText>
        </w:r>
        <w:r>
          <w:rPr>
            <w:color w:val="7A0000"/>
            <w:sz w:val="22"/>
            <w:szCs w:val="22"/>
          </w:rPr>
          <w:delText xml:space="preserve"> </w:delText>
        </w:r>
        <w:r w:rsidR="00DB2E73">
          <w:rPr>
            <w:color w:val="7A0000"/>
            <w:sz w:val="22"/>
            <w:szCs w:val="22"/>
          </w:rPr>
          <w:delText>Certification (ARC) Cert Only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64"/>
        <w:gridCol w:w="4176"/>
      </w:tblGrid>
      <w:tr w:rsidR="00854079" w:rsidRPr="00AC4E23" w14:paraId="1A37B8F1" w14:textId="77777777" w:rsidTr="009560BD">
        <w:trPr>
          <w:del w:id="346" w:author="Alexander Tsai" w:date="2026-09-25T21:08:00Z" w16du:dateUtc="2026-09-26T01:08:00Z"/>
        </w:trPr>
        <w:tc>
          <w:tcPr>
            <w:tcW w:w="5580" w:type="dxa"/>
          </w:tcPr>
          <w:p w14:paraId="672C62C2" w14:textId="77777777" w:rsidR="00854079" w:rsidRPr="00AC4E23" w:rsidRDefault="00854079" w:rsidP="009560BD">
            <w:pPr>
              <w:rPr>
                <w:del w:id="34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2CD59EBE" w14:textId="77777777" w:rsidR="00854079" w:rsidRPr="00AC4E23" w:rsidRDefault="00854079" w:rsidP="009560BD">
            <w:pPr>
              <w:rPr>
                <w:del w:id="34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854079" w:rsidRPr="00AC4E23" w14:paraId="1F23D01F" w14:textId="77777777" w:rsidTr="009560BD">
        <w:trPr>
          <w:del w:id="349" w:author="Alexander Tsai" w:date="2026-09-25T21:08:00Z" w16du:dateUtc="2026-09-26T01:08:00Z"/>
        </w:trPr>
        <w:tc>
          <w:tcPr>
            <w:tcW w:w="5580" w:type="dxa"/>
          </w:tcPr>
          <w:p w14:paraId="66BEA7D3" w14:textId="77777777" w:rsidR="00854079" w:rsidRPr="00AC4E23" w:rsidRDefault="00854079" w:rsidP="009560BD">
            <w:pPr>
              <w:rPr>
                <w:del w:id="350" w:author="Alexander Tsai" w:date="2026-09-25T21:08:00Z" w16du:dateUtc="2026-09-26T01:08:00Z"/>
                <w:rFonts w:asciiTheme="majorHAnsi" w:hAnsiTheme="majorHAnsi"/>
                <w:i/>
              </w:rPr>
            </w:pPr>
            <w:del w:id="351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3B394549" w14:textId="059D292E" w:rsidR="00854079" w:rsidRPr="00AC4E23" w:rsidRDefault="00CF595F" w:rsidP="009560BD">
            <w:pPr>
              <w:rPr>
                <w:del w:id="352" w:author="Alexander Tsai" w:date="2026-09-25T21:08:00Z" w16du:dateUtc="2026-09-26T01:08:00Z"/>
                <w:rFonts w:asciiTheme="majorHAnsi" w:hAnsiTheme="majorHAnsi"/>
                <w:i/>
              </w:rPr>
            </w:pPr>
            <w:del w:id="353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41</w:delText>
              </w:r>
              <w:r w:rsidR="0085407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854079" w:rsidRPr="00AC4E23" w14:paraId="235D65FC" w14:textId="77777777" w:rsidTr="009560BD">
        <w:trPr>
          <w:del w:id="354" w:author="Alexander Tsai" w:date="2026-09-25T21:08:00Z" w16du:dateUtc="2026-09-26T01:08:00Z"/>
        </w:trPr>
        <w:tc>
          <w:tcPr>
            <w:tcW w:w="5580" w:type="dxa"/>
          </w:tcPr>
          <w:p w14:paraId="3BF3FD7E" w14:textId="77777777" w:rsidR="00854079" w:rsidRPr="00AC4E23" w:rsidRDefault="00854079" w:rsidP="009560BD">
            <w:pPr>
              <w:rPr>
                <w:del w:id="355" w:author="Alexander Tsai" w:date="2026-09-25T21:08:00Z" w16du:dateUtc="2026-09-26T01:08:00Z"/>
                <w:rFonts w:asciiTheme="majorHAnsi" w:hAnsiTheme="majorHAnsi"/>
              </w:rPr>
            </w:pPr>
            <w:del w:id="35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1A50A883" w14:textId="4BC53BB4" w:rsidR="00854079" w:rsidRPr="00AC4E23" w:rsidRDefault="00CF46DB" w:rsidP="009560BD">
            <w:pPr>
              <w:rPr>
                <w:del w:id="357" w:author="Alexander Tsai" w:date="2026-09-25T21:08:00Z" w16du:dateUtc="2026-09-26T01:08:00Z"/>
                <w:rFonts w:asciiTheme="majorHAnsi" w:hAnsiTheme="majorHAnsi"/>
              </w:rPr>
            </w:pPr>
            <w:del w:id="358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3.22 </w:delText>
              </w:r>
              <w:r w:rsidR="00854079" w:rsidRPr="00AC4E23">
                <w:rPr>
                  <w:rFonts w:asciiTheme="majorHAnsi" w:hAnsiTheme="majorHAnsi"/>
                </w:rPr>
                <w:delText xml:space="preserve">out of </w:delText>
              </w:r>
              <w:r w:rsidR="00854079">
                <w:rPr>
                  <w:rFonts w:asciiTheme="majorHAnsi" w:hAnsiTheme="majorHAnsi"/>
                </w:rPr>
                <w:delText>4</w:delText>
              </w:r>
              <w:r w:rsidR="0085407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854079" w:rsidRPr="00AC4E23" w14:paraId="01319D11" w14:textId="77777777" w:rsidTr="009560BD">
        <w:trPr>
          <w:del w:id="359" w:author="Alexander Tsai" w:date="2026-09-25T21:08:00Z" w16du:dateUtc="2026-09-26T01:08:00Z"/>
        </w:trPr>
        <w:tc>
          <w:tcPr>
            <w:tcW w:w="5580" w:type="dxa"/>
          </w:tcPr>
          <w:p w14:paraId="511E3775" w14:textId="77777777" w:rsidR="00854079" w:rsidRPr="00AC4E23" w:rsidRDefault="00854079" w:rsidP="009560BD">
            <w:pPr>
              <w:rPr>
                <w:del w:id="360" w:author="Alexander Tsai" w:date="2026-09-25T21:08:00Z" w16du:dateUtc="2026-09-26T01:08:00Z"/>
                <w:rFonts w:asciiTheme="majorHAnsi" w:hAnsiTheme="majorHAnsi"/>
              </w:rPr>
            </w:pPr>
            <w:del w:id="361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0F426537" w14:textId="25C92F22" w:rsidR="00854079" w:rsidRPr="00AC4E23" w:rsidRDefault="00E8724D" w:rsidP="009560BD">
            <w:pPr>
              <w:rPr>
                <w:del w:id="362" w:author="Alexander Tsai" w:date="2026-09-25T21:08:00Z" w16du:dateUtc="2026-09-26T01:08:00Z"/>
                <w:rFonts w:asciiTheme="majorHAnsi" w:hAnsiTheme="majorHAnsi"/>
              </w:rPr>
            </w:pPr>
            <w:del w:id="363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CF46DB">
                <w:rPr>
                  <w:rFonts w:asciiTheme="majorHAnsi" w:hAnsiTheme="majorHAnsi"/>
                </w:rPr>
                <w:delText xml:space="preserve">3.33 </w:delText>
              </w:r>
              <w:r w:rsidR="00854079" w:rsidRPr="00AC4E23">
                <w:rPr>
                  <w:rFonts w:asciiTheme="majorHAnsi" w:hAnsiTheme="majorHAnsi"/>
                </w:rPr>
                <w:delText xml:space="preserve">out of </w:delText>
              </w:r>
              <w:r>
                <w:rPr>
                  <w:rFonts w:asciiTheme="majorHAnsi" w:hAnsiTheme="majorHAnsi"/>
                </w:rPr>
                <w:delText>4</w:delText>
              </w:r>
              <w:r w:rsidR="0085407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854079" w:rsidRPr="00AC4E23" w14:paraId="18094CC1" w14:textId="77777777" w:rsidTr="009560BD">
        <w:trPr>
          <w:trHeight w:val="20"/>
          <w:del w:id="364" w:author="Alexander Tsai" w:date="2026-09-25T21:08:00Z" w16du:dateUtc="2026-09-26T01:08:00Z"/>
        </w:trPr>
        <w:tc>
          <w:tcPr>
            <w:tcW w:w="5580" w:type="dxa"/>
          </w:tcPr>
          <w:p w14:paraId="67633D7C" w14:textId="77777777" w:rsidR="00854079" w:rsidRPr="00AC4E23" w:rsidRDefault="00854079" w:rsidP="009560BD">
            <w:pPr>
              <w:rPr>
                <w:del w:id="36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653AB39C" w14:textId="77777777" w:rsidR="00854079" w:rsidRPr="00AC4E23" w:rsidRDefault="00854079" w:rsidP="009560BD">
            <w:pPr>
              <w:rPr>
                <w:del w:id="36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854079" w:rsidRPr="00AC4E23" w14:paraId="1B39D994" w14:textId="77777777" w:rsidTr="009560BD">
        <w:trPr>
          <w:trHeight w:val="20"/>
          <w:del w:id="367" w:author="Alexander Tsai" w:date="2026-09-25T21:08:00Z" w16du:dateUtc="2026-09-26T01:08:00Z"/>
        </w:trPr>
        <w:tc>
          <w:tcPr>
            <w:tcW w:w="5580" w:type="dxa"/>
          </w:tcPr>
          <w:p w14:paraId="37D23CDD" w14:textId="69FA9EBF" w:rsidR="00854079" w:rsidRPr="00AC4E23" w:rsidRDefault="0029449C" w:rsidP="009560BD">
            <w:pPr>
              <w:rPr>
                <w:del w:id="368" w:author="Alexander Tsai" w:date="2026-09-25T21:08:00Z" w16du:dateUtc="2026-09-26T01:08:00Z"/>
                <w:rFonts w:asciiTheme="majorHAnsi" w:hAnsiTheme="majorHAnsi"/>
                <w:i/>
              </w:rPr>
            </w:pPr>
            <w:del w:id="369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85407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1775BF55" w14:textId="37B7041C" w:rsidR="00854079" w:rsidRPr="00AC4E23" w:rsidRDefault="000C49A9" w:rsidP="009560BD">
            <w:pPr>
              <w:rPr>
                <w:del w:id="370" w:author="Alexander Tsai" w:date="2026-09-25T21:08:00Z" w16du:dateUtc="2026-09-26T01:08:00Z"/>
                <w:rFonts w:asciiTheme="majorHAnsi" w:hAnsiTheme="majorHAnsi"/>
                <w:i/>
              </w:rPr>
            </w:pPr>
            <w:del w:id="371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32</w:delText>
              </w:r>
              <w:r w:rsidR="0085407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854079" w:rsidRPr="00AC4E23" w14:paraId="152C7536" w14:textId="77777777" w:rsidTr="009560BD">
        <w:trPr>
          <w:del w:id="372" w:author="Alexander Tsai" w:date="2026-09-25T21:08:00Z" w16du:dateUtc="2026-09-26T01:08:00Z"/>
        </w:trPr>
        <w:tc>
          <w:tcPr>
            <w:tcW w:w="5580" w:type="dxa"/>
          </w:tcPr>
          <w:p w14:paraId="155CB100" w14:textId="77777777" w:rsidR="00854079" w:rsidRPr="00AC4E23" w:rsidRDefault="00854079" w:rsidP="009560BD">
            <w:pPr>
              <w:rPr>
                <w:del w:id="373" w:author="Alexander Tsai" w:date="2026-09-25T21:08:00Z" w16du:dateUtc="2026-09-26T01:08:00Z"/>
                <w:rFonts w:asciiTheme="majorHAnsi" w:hAnsiTheme="majorHAnsi"/>
              </w:rPr>
            </w:pPr>
            <w:del w:id="37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1FFF0340" w14:textId="3AC1939F" w:rsidR="00854079" w:rsidRPr="00AC4E23" w:rsidRDefault="004359C2" w:rsidP="009560BD">
            <w:pPr>
              <w:rPr>
                <w:del w:id="375" w:author="Alexander Tsai" w:date="2026-09-25T21:08:00Z" w16du:dateUtc="2026-09-26T01:08:00Z"/>
                <w:rFonts w:asciiTheme="majorHAnsi" w:hAnsiTheme="majorHAnsi"/>
              </w:rPr>
            </w:pPr>
            <w:del w:id="376" w:author="Alexander Tsai" w:date="2026-09-25T21:08:00Z" w16du:dateUtc="2026-09-26T01:08:00Z">
              <w:r>
                <w:rPr>
                  <w:rFonts w:asciiTheme="majorHAnsi" w:hAnsiTheme="majorHAnsi"/>
                </w:rPr>
                <w:delText>60</w:delText>
              </w:r>
              <w:r w:rsidR="0085407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854079" w:rsidRPr="00AC4E23" w14:paraId="0A33E8F5" w14:textId="77777777" w:rsidTr="009560BD">
        <w:trPr>
          <w:del w:id="377" w:author="Alexander Tsai" w:date="2026-09-25T21:08:00Z" w16du:dateUtc="2026-09-26T01:08:00Z"/>
        </w:trPr>
        <w:tc>
          <w:tcPr>
            <w:tcW w:w="5580" w:type="dxa"/>
          </w:tcPr>
          <w:p w14:paraId="65994C9E" w14:textId="77777777" w:rsidR="00854079" w:rsidRPr="00AC4E23" w:rsidRDefault="00854079" w:rsidP="009560BD">
            <w:pPr>
              <w:rPr>
                <w:del w:id="378" w:author="Alexander Tsai" w:date="2026-09-25T21:08:00Z" w16du:dateUtc="2026-09-26T01:08:00Z"/>
                <w:rFonts w:asciiTheme="majorHAnsi" w:hAnsiTheme="majorHAnsi"/>
              </w:rPr>
            </w:pPr>
            <w:del w:id="37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451D257C" w14:textId="012FCA4E" w:rsidR="00854079" w:rsidRPr="00AC4E23" w:rsidRDefault="003F655B" w:rsidP="009560BD">
            <w:pPr>
              <w:rPr>
                <w:del w:id="380" w:author="Alexander Tsai" w:date="2026-09-25T21:08:00Z" w16du:dateUtc="2026-09-26T01:08:00Z"/>
                <w:rFonts w:asciiTheme="majorHAnsi" w:hAnsiTheme="majorHAnsi"/>
              </w:rPr>
            </w:pPr>
            <w:del w:id="381" w:author="Alexander Tsai" w:date="2026-09-25T21:08:00Z" w16du:dateUtc="2026-09-26T01:08:00Z">
              <w:r>
                <w:rPr>
                  <w:rFonts w:asciiTheme="majorHAnsi" w:hAnsiTheme="majorHAnsi"/>
                </w:rPr>
                <w:delText>20</w:delText>
              </w:r>
              <w:r w:rsidR="0085407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854079" w:rsidRPr="00AC4E23" w14:paraId="4B44DB91" w14:textId="77777777" w:rsidTr="009560BD">
        <w:trPr>
          <w:del w:id="382" w:author="Alexander Tsai" w:date="2026-09-25T21:08:00Z" w16du:dateUtc="2026-09-26T01:08:00Z"/>
        </w:trPr>
        <w:tc>
          <w:tcPr>
            <w:tcW w:w="5580" w:type="dxa"/>
          </w:tcPr>
          <w:p w14:paraId="047CA97E" w14:textId="77777777" w:rsidR="00854079" w:rsidRPr="00AC4E23" w:rsidRDefault="00854079" w:rsidP="009560BD">
            <w:pPr>
              <w:rPr>
                <w:del w:id="383" w:author="Alexander Tsai" w:date="2026-09-25T21:08:00Z" w16du:dateUtc="2026-09-26T01:08:00Z"/>
                <w:rFonts w:asciiTheme="majorHAnsi" w:hAnsiTheme="majorHAnsi"/>
              </w:rPr>
            </w:pPr>
            <w:del w:id="38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3D7EF9E0" w14:textId="7BF4AA2B" w:rsidR="00854079" w:rsidRPr="00AC4E23" w:rsidRDefault="003F655B" w:rsidP="009560BD">
            <w:pPr>
              <w:rPr>
                <w:del w:id="385" w:author="Alexander Tsai" w:date="2026-09-25T21:08:00Z" w16du:dateUtc="2026-09-26T01:08:00Z"/>
                <w:rFonts w:asciiTheme="majorHAnsi" w:hAnsiTheme="majorHAnsi"/>
              </w:rPr>
            </w:pPr>
            <w:del w:id="386" w:author="Alexander Tsai" w:date="2026-09-25T21:08:00Z" w16du:dateUtc="2026-09-26T01:08:00Z">
              <w:r>
                <w:rPr>
                  <w:rFonts w:asciiTheme="majorHAnsi" w:hAnsiTheme="majorHAnsi"/>
                </w:rPr>
                <w:delText>20</w:delText>
              </w:r>
              <w:r w:rsidR="0085407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854079" w:rsidRPr="00AC4E23" w14:paraId="328A281B" w14:textId="77777777" w:rsidTr="009560BD">
        <w:trPr>
          <w:trHeight w:val="60"/>
          <w:del w:id="387" w:author="Alexander Tsai" w:date="2026-09-25T21:08:00Z" w16du:dateUtc="2026-09-26T01:08:00Z"/>
        </w:trPr>
        <w:tc>
          <w:tcPr>
            <w:tcW w:w="5580" w:type="dxa"/>
          </w:tcPr>
          <w:p w14:paraId="2BA837AC" w14:textId="77777777" w:rsidR="00854079" w:rsidRPr="00AC4E23" w:rsidRDefault="00854079" w:rsidP="009560BD">
            <w:pPr>
              <w:rPr>
                <w:del w:id="388" w:author="Alexander Tsai" w:date="2026-09-25T21:08:00Z" w16du:dateUtc="2026-09-26T01:08:00Z"/>
                <w:rFonts w:asciiTheme="majorHAnsi" w:hAnsiTheme="majorHAnsi"/>
              </w:rPr>
            </w:pPr>
            <w:del w:id="38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6F6C8DD5" w14:textId="7F8BE999" w:rsidR="00854079" w:rsidRPr="00AC4E23" w:rsidRDefault="00B6431D" w:rsidP="009560BD">
            <w:pPr>
              <w:rPr>
                <w:del w:id="390" w:author="Alexander Tsai" w:date="2026-09-25T21:08:00Z" w16du:dateUtc="2026-09-26T01:08:00Z"/>
                <w:rFonts w:asciiTheme="majorHAnsi" w:hAnsiTheme="majorHAnsi"/>
                <w:lang w:eastAsia="zh-CN"/>
              </w:rPr>
            </w:pPr>
            <w:del w:id="391" w:author="Alexander Tsai" w:date="2026-09-25T21:08:00Z" w16du:dateUtc="2026-09-26T01:08:00Z">
              <w:r>
                <w:rPr>
                  <w:rFonts w:asciiTheme="majorHAnsi" w:hAnsiTheme="majorHAnsi"/>
                  <w:lang w:eastAsia="zh-CN"/>
                </w:rPr>
                <w:delText>Mukilteo, Everett, Northshore, Highline, LWSD, Seattle</w:delText>
              </w:r>
            </w:del>
          </w:p>
        </w:tc>
      </w:tr>
    </w:tbl>
    <w:p w14:paraId="447C88E1" w14:textId="77777777" w:rsidR="00854079" w:rsidRPr="00AC4E23" w:rsidRDefault="00854079" w:rsidP="00E855A9">
      <w:pPr>
        <w:rPr>
          <w:del w:id="392" w:author="Alexander Tsai" w:date="2026-09-25T21:08:00Z" w16du:dateUtc="2026-09-26T01:08:00Z"/>
          <w:rFonts w:asciiTheme="majorHAnsi" w:hAnsiTheme="majorHAnsi"/>
        </w:rPr>
      </w:pPr>
    </w:p>
    <w:p w14:paraId="207DCED5" w14:textId="737C937D" w:rsidR="00E855A9" w:rsidRPr="00AC4E23" w:rsidRDefault="00E855A9" w:rsidP="00E855A9">
      <w:pPr>
        <w:pStyle w:val="Heading3"/>
        <w:spacing w:before="0"/>
        <w:rPr>
          <w:del w:id="393" w:author="Alexander Tsai" w:date="2026-09-25T21:08:00Z" w16du:dateUtc="2026-09-26T01:08:00Z"/>
          <w:color w:val="7A0000"/>
          <w:sz w:val="22"/>
          <w:szCs w:val="22"/>
        </w:rPr>
      </w:pPr>
      <w:del w:id="394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Master in Teaching Math and Science –MTMS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64"/>
        <w:gridCol w:w="4176"/>
      </w:tblGrid>
      <w:tr w:rsidR="00E855A9" w:rsidRPr="00AC4E23" w14:paraId="612DC062" w14:textId="77777777" w:rsidTr="00511DBE">
        <w:trPr>
          <w:del w:id="395" w:author="Alexander Tsai" w:date="2026-09-25T21:08:00Z" w16du:dateUtc="2026-09-26T01:08:00Z"/>
        </w:trPr>
        <w:tc>
          <w:tcPr>
            <w:tcW w:w="5580" w:type="dxa"/>
          </w:tcPr>
          <w:p w14:paraId="15749141" w14:textId="77777777" w:rsidR="00E855A9" w:rsidRPr="00AC4E23" w:rsidRDefault="00E855A9" w:rsidP="00511DBE">
            <w:pPr>
              <w:rPr>
                <w:del w:id="39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33F53638" w14:textId="77777777" w:rsidR="00E855A9" w:rsidRPr="00AC4E23" w:rsidRDefault="00E855A9" w:rsidP="00511DBE">
            <w:pPr>
              <w:rPr>
                <w:del w:id="39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773C054A" w14:textId="77777777" w:rsidTr="00511DBE">
        <w:trPr>
          <w:del w:id="398" w:author="Alexander Tsai" w:date="2026-09-25T21:08:00Z" w16du:dateUtc="2026-09-26T01:08:00Z"/>
        </w:trPr>
        <w:tc>
          <w:tcPr>
            <w:tcW w:w="5580" w:type="dxa"/>
          </w:tcPr>
          <w:p w14:paraId="333A58BA" w14:textId="77777777" w:rsidR="00E855A9" w:rsidRPr="00AC4E23" w:rsidRDefault="00E855A9" w:rsidP="00511DBE">
            <w:pPr>
              <w:rPr>
                <w:del w:id="399" w:author="Alexander Tsai" w:date="2026-09-25T21:08:00Z" w16du:dateUtc="2026-09-26T01:08:00Z"/>
                <w:rFonts w:asciiTheme="majorHAnsi" w:hAnsiTheme="majorHAnsi"/>
                <w:i/>
              </w:rPr>
            </w:pPr>
            <w:del w:id="400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606AAB57" w14:textId="5A0B6EA1" w:rsidR="00E855A9" w:rsidRPr="00AC4E23" w:rsidRDefault="00A45983" w:rsidP="00511DBE">
            <w:pPr>
              <w:rPr>
                <w:del w:id="401" w:author="Alexander Tsai" w:date="2026-09-25T21:08:00Z" w16du:dateUtc="2026-09-26T01:08:00Z"/>
                <w:rFonts w:asciiTheme="majorHAnsi" w:hAnsiTheme="majorHAnsi"/>
                <w:i/>
              </w:rPr>
            </w:pPr>
            <w:del w:id="402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75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658C3F88" w14:textId="77777777" w:rsidTr="00511DBE">
        <w:trPr>
          <w:del w:id="403" w:author="Alexander Tsai" w:date="2026-09-25T21:08:00Z" w16du:dateUtc="2026-09-26T01:08:00Z"/>
        </w:trPr>
        <w:tc>
          <w:tcPr>
            <w:tcW w:w="5580" w:type="dxa"/>
          </w:tcPr>
          <w:p w14:paraId="54A3DC2C" w14:textId="77777777" w:rsidR="00E855A9" w:rsidRPr="00AC4E23" w:rsidRDefault="00E855A9" w:rsidP="00511DBE">
            <w:pPr>
              <w:rPr>
                <w:del w:id="404" w:author="Alexander Tsai" w:date="2026-09-25T21:08:00Z" w16du:dateUtc="2026-09-26T01:08:00Z"/>
                <w:rFonts w:asciiTheme="majorHAnsi" w:hAnsiTheme="majorHAnsi"/>
              </w:rPr>
            </w:pPr>
            <w:del w:id="40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2D425A3A" w14:textId="18752EA2" w:rsidR="00E855A9" w:rsidRPr="00AC4E23" w:rsidRDefault="00E855A9" w:rsidP="00511DBE">
            <w:pPr>
              <w:rPr>
                <w:del w:id="406" w:author="Alexander Tsai" w:date="2026-09-25T21:08:00Z" w16du:dateUtc="2026-09-26T01:08:00Z"/>
                <w:rFonts w:asciiTheme="majorHAnsi" w:hAnsiTheme="majorHAnsi"/>
              </w:rPr>
            </w:pPr>
            <w:del w:id="407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A45983">
                <w:rPr>
                  <w:rFonts w:asciiTheme="majorHAnsi" w:hAnsiTheme="majorHAnsi"/>
                </w:rPr>
                <w:delText xml:space="preserve">3.67 </w:delText>
              </w:r>
              <w:r w:rsidRPr="00AC4E23">
                <w:rPr>
                  <w:rFonts w:asciiTheme="majorHAnsi" w:hAnsiTheme="majorHAnsi"/>
                </w:rPr>
                <w:delText xml:space="preserve">out of </w:delText>
              </w:r>
              <w:r>
                <w:rPr>
                  <w:rFonts w:asciiTheme="majorHAnsi" w:hAnsiTheme="majorHAnsi"/>
                </w:rPr>
                <w:delText>4</w:delText>
              </w:r>
              <w:r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74FA6B3F" w14:textId="77777777" w:rsidTr="00511DBE">
        <w:trPr>
          <w:del w:id="408" w:author="Alexander Tsai" w:date="2026-09-25T21:08:00Z" w16du:dateUtc="2026-09-26T01:08:00Z"/>
        </w:trPr>
        <w:tc>
          <w:tcPr>
            <w:tcW w:w="5580" w:type="dxa"/>
          </w:tcPr>
          <w:p w14:paraId="506E23CA" w14:textId="77777777" w:rsidR="00E855A9" w:rsidRPr="00AC4E23" w:rsidRDefault="00E855A9" w:rsidP="00511DBE">
            <w:pPr>
              <w:rPr>
                <w:del w:id="409" w:author="Alexander Tsai" w:date="2026-09-25T21:08:00Z" w16du:dateUtc="2026-09-26T01:08:00Z"/>
                <w:rFonts w:asciiTheme="majorHAnsi" w:hAnsiTheme="majorHAnsi"/>
              </w:rPr>
            </w:pPr>
            <w:del w:id="410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2C5FDEFD" w14:textId="6C6575D4" w:rsidR="00E855A9" w:rsidRPr="00AC4E23" w:rsidRDefault="00CE3F17" w:rsidP="00511DBE">
            <w:pPr>
              <w:rPr>
                <w:del w:id="411" w:author="Alexander Tsai" w:date="2026-09-25T21:08:00Z" w16du:dateUtc="2026-09-26T01:08:00Z"/>
                <w:rFonts w:asciiTheme="majorHAnsi" w:hAnsiTheme="majorHAnsi"/>
              </w:rPr>
            </w:pPr>
            <w:del w:id="412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A45983">
                <w:rPr>
                  <w:rFonts w:asciiTheme="majorHAnsi" w:hAnsiTheme="majorHAnsi"/>
                </w:rPr>
                <w:delText xml:space="preserve">3.0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962837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2CEB5026" w14:textId="77777777" w:rsidTr="00511DBE">
        <w:trPr>
          <w:trHeight w:val="20"/>
          <w:del w:id="413" w:author="Alexander Tsai" w:date="2026-09-25T21:08:00Z" w16du:dateUtc="2026-09-26T01:08:00Z"/>
        </w:trPr>
        <w:tc>
          <w:tcPr>
            <w:tcW w:w="5580" w:type="dxa"/>
          </w:tcPr>
          <w:p w14:paraId="45F139D6" w14:textId="77777777" w:rsidR="00E855A9" w:rsidRPr="00AC4E23" w:rsidRDefault="00E855A9" w:rsidP="00511DBE">
            <w:pPr>
              <w:rPr>
                <w:del w:id="414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52449A96" w14:textId="77777777" w:rsidR="00E855A9" w:rsidRPr="00AC4E23" w:rsidRDefault="00E855A9" w:rsidP="00511DBE">
            <w:pPr>
              <w:rPr>
                <w:del w:id="41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29D40DD3" w14:textId="77777777" w:rsidTr="00511DBE">
        <w:trPr>
          <w:trHeight w:val="20"/>
          <w:del w:id="416" w:author="Alexander Tsai" w:date="2026-09-25T21:08:00Z" w16du:dateUtc="2026-09-26T01:08:00Z"/>
        </w:trPr>
        <w:tc>
          <w:tcPr>
            <w:tcW w:w="5580" w:type="dxa"/>
          </w:tcPr>
          <w:p w14:paraId="5A6E8B9C" w14:textId="44C4097A" w:rsidR="00E855A9" w:rsidRPr="00AC4E23" w:rsidRDefault="0029449C" w:rsidP="00511DBE">
            <w:pPr>
              <w:rPr>
                <w:del w:id="417" w:author="Alexander Tsai" w:date="2026-09-25T21:08:00Z" w16du:dateUtc="2026-09-26T01:08:00Z"/>
                <w:rFonts w:asciiTheme="majorHAnsi" w:hAnsiTheme="majorHAnsi"/>
                <w:i/>
              </w:rPr>
            </w:pPr>
            <w:del w:id="418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5DEEB64A" w14:textId="766D1177" w:rsidR="00E855A9" w:rsidRPr="00AC4E23" w:rsidRDefault="00D71719" w:rsidP="00511DBE">
            <w:pPr>
              <w:rPr>
                <w:del w:id="419" w:author="Alexander Tsai" w:date="2026-09-25T21:08:00Z" w16du:dateUtc="2026-09-26T01:08:00Z"/>
                <w:rFonts w:asciiTheme="majorHAnsi" w:hAnsiTheme="majorHAnsi"/>
                <w:i/>
              </w:rPr>
            </w:pPr>
            <w:del w:id="420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75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79B94AC7" w14:textId="77777777" w:rsidTr="00511DBE">
        <w:trPr>
          <w:del w:id="421" w:author="Alexander Tsai" w:date="2026-09-25T21:08:00Z" w16du:dateUtc="2026-09-26T01:08:00Z"/>
        </w:trPr>
        <w:tc>
          <w:tcPr>
            <w:tcW w:w="5580" w:type="dxa"/>
          </w:tcPr>
          <w:p w14:paraId="4723226E" w14:textId="77777777" w:rsidR="00E855A9" w:rsidRPr="00AC4E23" w:rsidRDefault="00E855A9" w:rsidP="00511DBE">
            <w:pPr>
              <w:rPr>
                <w:del w:id="422" w:author="Alexander Tsai" w:date="2026-09-25T21:08:00Z" w16du:dateUtc="2026-09-26T01:08:00Z"/>
                <w:rFonts w:asciiTheme="majorHAnsi" w:hAnsiTheme="majorHAnsi"/>
              </w:rPr>
            </w:pPr>
            <w:del w:id="423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29ECBA71" w14:textId="7221A811" w:rsidR="00E855A9" w:rsidRPr="00AC4E23" w:rsidRDefault="00230803" w:rsidP="00511DBE">
            <w:pPr>
              <w:rPr>
                <w:del w:id="424" w:author="Alexander Tsai" w:date="2026-09-25T21:08:00Z" w16du:dateUtc="2026-09-26T01:08:00Z"/>
                <w:rFonts w:asciiTheme="majorHAnsi" w:hAnsiTheme="majorHAnsi"/>
              </w:rPr>
            </w:pPr>
            <w:del w:id="425" w:author="Alexander Tsai" w:date="2026-09-25T21:08:00Z" w16du:dateUtc="2026-09-26T01:08:00Z">
              <w:r>
                <w:rPr>
                  <w:rFonts w:asciiTheme="majorHAnsi" w:hAnsiTheme="majorHAnsi"/>
                </w:rPr>
                <w:delText>66.6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5AA5A654" w14:textId="77777777" w:rsidTr="00511DBE">
        <w:trPr>
          <w:del w:id="426" w:author="Alexander Tsai" w:date="2026-09-25T21:08:00Z" w16du:dateUtc="2026-09-26T01:08:00Z"/>
        </w:trPr>
        <w:tc>
          <w:tcPr>
            <w:tcW w:w="5580" w:type="dxa"/>
          </w:tcPr>
          <w:p w14:paraId="5476AA4E" w14:textId="77777777" w:rsidR="00E855A9" w:rsidRPr="00AC4E23" w:rsidRDefault="00E855A9" w:rsidP="00511DBE">
            <w:pPr>
              <w:rPr>
                <w:del w:id="427" w:author="Alexander Tsai" w:date="2026-09-25T21:08:00Z" w16du:dateUtc="2026-09-26T01:08:00Z"/>
                <w:rFonts w:asciiTheme="majorHAnsi" w:hAnsiTheme="majorHAnsi"/>
              </w:rPr>
            </w:pPr>
            <w:del w:id="428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67704F78" w14:textId="4209C99E" w:rsidR="00E855A9" w:rsidRPr="00AC4E23" w:rsidRDefault="00230803" w:rsidP="00511DBE">
            <w:pPr>
              <w:rPr>
                <w:del w:id="429" w:author="Alexander Tsai" w:date="2026-09-25T21:08:00Z" w16du:dateUtc="2026-09-26T01:08:00Z"/>
                <w:rFonts w:asciiTheme="majorHAnsi" w:hAnsiTheme="majorHAnsi"/>
              </w:rPr>
            </w:pPr>
            <w:del w:id="430" w:author="Alexander Tsai" w:date="2026-09-25T21:08:00Z" w16du:dateUtc="2026-09-26T01:08:00Z">
              <w:r>
                <w:rPr>
                  <w:rFonts w:asciiTheme="majorHAnsi" w:hAnsiTheme="majorHAnsi"/>
                </w:rPr>
                <w:delText>33.3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396D9EAC" w14:textId="77777777" w:rsidTr="00511DBE">
        <w:trPr>
          <w:del w:id="431" w:author="Alexander Tsai" w:date="2026-09-25T21:08:00Z" w16du:dateUtc="2026-09-26T01:08:00Z"/>
        </w:trPr>
        <w:tc>
          <w:tcPr>
            <w:tcW w:w="5580" w:type="dxa"/>
          </w:tcPr>
          <w:p w14:paraId="1FEAC866" w14:textId="77777777" w:rsidR="00E855A9" w:rsidRPr="00AC4E23" w:rsidRDefault="00E855A9" w:rsidP="00511DBE">
            <w:pPr>
              <w:rPr>
                <w:del w:id="432" w:author="Alexander Tsai" w:date="2026-09-25T21:08:00Z" w16du:dateUtc="2026-09-26T01:08:00Z"/>
                <w:rFonts w:asciiTheme="majorHAnsi" w:hAnsiTheme="majorHAnsi"/>
              </w:rPr>
            </w:pPr>
            <w:del w:id="433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0D16A967" w14:textId="536A0E4A" w:rsidR="00E855A9" w:rsidRPr="00AC4E23" w:rsidRDefault="00E855A9" w:rsidP="00511DBE">
            <w:pPr>
              <w:rPr>
                <w:del w:id="434" w:author="Alexander Tsai" w:date="2026-09-25T21:08:00Z" w16du:dateUtc="2026-09-26T01:08:00Z"/>
                <w:rFonts w:asciiTheme="majorHAnsi" w:hAnsiTheme="majorHAnsi"/>
              </w:rPr>
            </w:pPr>
            <w:del w:id="43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2FDA08B7" w14:textId="77777777" w:rsidTr="00511DBE">
        <w:trPr>
          <w:trHeight w:val="60"/>
          <w:del w:id="436" w:author="Alexander Tsai" w:date="2026-09-25T21:08:00Z" w16du:dateUtc="2026-09-26T01:08:00Z"/>
        </w:trPr>
        <w:tc>
          <w:tcPr>
            <w:tcW w:w="5580" w:type="dxa"/>
          </w:tcPr>
          <w:p w14:paraId="3D6D068C" w14:textId="77777777" w:rsidR="00E855A9" w:rsidRPr="00AC4E23" w:rsidRDefault="00E855A9" w:rsidP="00511DBE">
            <w:pPr>
              <w:rPr>
                <w:del w:id="437" w:author="Alexander Tsai" w:date="2026-09-25T21:08:00Z" w16du:dateUtc="2026-09-26T01:08:00Z"/>
                <w:rFonts w:asciiTheme="majorHAnsi" w:hAnsiTheme="majorHAnsi"/>
              </w:rPr>
            </w:pPr>
            <w:del w:id="438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1AA10F70" w14:textId="14A68AF0" w:rsidR="00E855A9" w:rsidRPr="00AC4E23" w:rsidRDefault="00B6431D" w:rsidP="00511DBE">
            <w:pPr>
              <w:rPr>
                <w:del w:id="439" w:author="Alexander Tsai" w:date="2026-09-25T21:08:00Z" w16du:dateUtc="2026-09-26T01:08:00Z"/>
                <w:rFonts w:asciiTheme="majorHAnsi" w:hAnsiTheme="majorHAnsi"/>
                <w:lang w:eastAsia="zh-CN"/>
              </w:rPr>
            </w:pPr>
            <w:del w:id="440" w:author="Alexander Tsai" w:date="2026-09-25T21:08:00Z" w16du:dateUtc="2026-09-26T01:08:00Z">
              <w:r>
                <w:rPr>
                  <w:rFonts w:asciiTheme="majorHAnsi" w:hAnsiTheme="majorHAnsi"/>
                  <w:lang w:eastAsia="zh-CN"/>
                </w:rPr>
                <w:delText>Mukilteo, Everett, Northshore, Highline, LWSD, Seattle</w:delText>
              </w:r>
            </w:del>
          </w:p>
        </w:tc>
      </w:tr>
    </w:tbl>
    <w:p w14:paraId="1E1E83AD" w14:textId="77777777" w:rsidR="006E2AFD" w:rsidRPr="00AC4E23" w:rsidRDefault="006E2AFD" w:rsidP="006E2AFD">
      <w:pPr>
        <w:rPr>
          <w:del w:id="441" w:author="Alexander Tsai" w:date="2026-09-25T21:08:00Z" w16du:dateUtc="2026-09-26T01:08:00Z"/>
          <w:rFonts w:asciiTheme="majorHAnsi" w:hAnsiTheme="majorHAnsi"/>
        </w:rPr>
      </w:pPr>
    </w:p>
    <w:p w14:paraId="13AE3A06" w14:textId="1D939FAB" w:rsidR="006E2AFD" w:rsidRPr="00AC4E23" w:rsidRDefault="006E2AFD" w:rsidP="006E2AFD">
      <w:pPr>
        <w:pStyle w:val="Heading3"/>
        <w:spacing w:before="0"/>
        <w:rPr>
          <w:del w:id="442" w:author="Alexander Tsai" w:date="2026-09-25T21:08:00Z" w16du:dateUtc="2026-09-26T01:08:00Z"/>
          <w:color w:val="7A0000"/>
          <w:sz w:val="22"/>
          <w:szCs w:val="22"/>
        </w:rPr>
      </w:pPr>
      <w:del w:id="443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Master in Teaching Math and Science</w:delText>
        </w:r>
        <w:r>
          <w:rPr>
            <w:color w:val="7A0000"/>
            <w:sz w:val="22"/>
            <w:szCs w:val="22"/>
          </w:rPr>
          <w:delText xml:space="preserve"> Online</w:delText>
        </w:r>
        <w:r w:rsidRPr="00AC4E23">
          <w:rPr>
            <w:color w:val="7A0000"/>
            <w:sz w:val="22"/>
            <w:szCs w:val="22"/>
          </w:rPr>
          <w:delText xml:space="preserve"> –MTMS</w:delText>
        </w:r>
        <w:r>
          <w:rPr>
            <w:color w:val="7A0000"/>
            <w:sz w:val="22"/>
            <w:szCs w:val="22"/>
          </w:rPr>
          <w:delText>OL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90"/>
        <w:gridCol w:w="4150"/>
      </w:tblGrid>
      <w:tr w:rsidR="006E2AFD" w:rsidRPr="00AC4E23" w14:paraId="47F16F85" w14:textId="77777777" w:rsidTr="009560BD">
        <w:trPr>
          <w:del w:id="444" w:author="Alexander Tsai" w:date="2026-09-25T21:08:00Z" w16du:dateUtc="2026-09-26T01:08:00Z"/>
        </w:trPr>
        <w:tc>
          <w:tcPr>
            <w:tcW w:w="5580" w:type="dxa"/>
          </w:tcPr>
          <w:p w14:paraId="1DF4B82C" w14:textId="77777777" w:rsidR="006E2AFD" w:rsidRPr="00AC4E23" w:rsidRDefault="006E2AFD" w:rsidP="009560BD">
            <w:pPr>
              <w:rPr>
                <w:del w:id="44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504A281B" w14:textId="77777777" w:rsidR="006E2AFD" w:rsidRPr="00AC4E23" w:rsidRDefault="006E2AFD" w:rsidP="009560BD">
            <w:pPr>
              <w:rPr>
                <w:del w:id="44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6E2AFD" w:rsidRPr="00AC4E23" w14:paraId="55D3E4E9" w14:textId="77777777" w:rsidTr="009560BD">
        <w:trPr>
          <w:del w:id="447" w:author="Alexander Tsai" w:date="2026-09-25T21:08:00Z" w16du:dateUtc="2026-09-26T01:08:00Z"/>
        </w:trPr>
        <w:tc>
          <w:tcPr>
            <w:tcW w:w="5580" w:type="dxa"/>
          </w:tcPr>
          <w:p w14:paraId="145027BF" w14:textId="77777777" w:rsidR="006E2AFD" w:rsidRPr="00AC4E23" w:rsidRDefault="006E2AFD" w:rsidP="009560BD">
            <w:pPr>
              <w:rPr>
                <w:del w:id="448" w:author="Alexander Tsai" w:date="2026-09-25T21:08:00Z" w16du:dateUtc="2026-09-26T01:08:00Z"/>
                <w:rFonts w:asciiTheme="majorHAnsi" w:hAnsiTheme="majorHAnsi"/>
                <w:i/>
              </w:rPr>
            </w:pPr>
            <w:del w:id="449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62118979" w14:textId="635858E9" w:rsidR="006E2AFD" w:rsidRPr="00AC4E23" w:rsidRDefault="00FF0D7A" w:rsidP="009560BD">
            <w:pPr>
              <w:rPr>
                <w:del w:id="450" w:author="Alexander Tsai" w:date="2026-09-25T21:08:00Z" w16du:dateUtc="2026-09-26T01:08:00Z"/>
                <w:rFonts w:asciiTheme="majorHAnsi" w:hAnsiTheme="majorHAnsi"/>
                <w:i/>
              </w:rPr>
            </w:pPr>
            <w:del w:id="451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No graduates in 2023</w:delText>
              </w:r>
            </w:del>
          </w:p>
        </w:tc>
      </w:tr>
      <w:tr w:rsidR="006E2AFD" w:rsidRPr="00AC4E23" w14:paraId="1FC26152" w14:textId="77777777" w:rsidTr="009560BD">
        <w:trPr>
          <w:del w:id="452" w:author="Alexander Tsai" w:date="2026-09-25T21:08:00Z" w16du:dateUtc="2026-09-26T01:08:00Z"/>
        </w:trPr>
        <w:tc>
          <w:tcPr>
            <w:tcW w:w="5580" w:type="dxa"/>
          </w:tcPr>
          <w:p w14:paraId="3D01A572" w14:textId="77777777" w:rsidR="006E2AFD" w:rsidRPr="00AC4E23" w:rsidRDefault="006E2AFD" w:rsidP="009560BD">
            <w:pPr>
              <w:rPr>
                <w:del w:id="453" w:author="Alexander Tsai" w:date="2026-09-25T21:08:00Z" w16du:dateUtc="2026-09-26T01:08:00Z"/>
                <w:rFonts w:asciiTheme="majorHAnsi" w:hAnsiTheme="majorHAnsi"/>
              </w:rPr>
            </w:pPr>
            <w:del w:id="45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0334E859" w14:textId="6DF55C0E" w:rsidR="006E2AFD" w:rsidRPr="00AC4E23" w:rsidRDefault="004434D2" w:rsidP="009560BD">
            <w:pPr>
              <w:rPr>
                <w:del w:id="455" w:author="Alexander Tsai" w:date="2026-09-25T21:08:00Z" w16du:dateUtc="2026-09-26T01:08:00Z"/>
                <w:rFonts w:asciiTheme="majorHAnsi" w:hAnsiTheme="majorHAnsi"/>
              </w:rPr>
            </w:pPr>
            <w:del w:id="456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6E2AFD" w:rsidRPr="00AC4E23">
                <w:rPr>
                  <w:rFonts w:asciiTheme="majorHAnsi" w:hAnsiTheme="majorHAnsi"/>
                </w:rPr>
                <w:delText xml:space="preserve">out of </w:delText>
              </w:r>
              <w:r w:rsidR="006E2AFD">
                <w:rPr>
                  <w:rFonts w:asciiTheme="majorHAnsi" w:hAnsiTheme="majorHAnsi"/>
                </w:rPr>
                <w:delText>4</w:delText>
              </w:r>
              <w:r w:rsidR="006E2AFD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6E2AFD" w:rsidRPr="00AC4E23" w14:paraId="14A6DEFE" w14:textId="77777777" w:rsidTr="009560BD">
        <w:trPr>
          <w:del w:id="457" w:author="Alexander Tsai" w:date="2026-09-25T21:08:00Z" w16du:dateUtc="2026-09-26T01:08:00Z"/>
        </w:trPr>
        <w:tc>
          <w:tcPr>
            <w:tcW w:w="5580" w:type="dxa"/>
          </w:tcPr>
          <w:p w14:paraId="7F1C4919" w14:textId="77777777" w:rsidR="006E2AFD" w:rsidRPr="00AC4E23" w:rsidRDefault="006E2AFD" w:rsidP="009560BD">
            <w:pPr>
              <w:rPr>
                <w:del w:id="458" w:author="Alexander Tsai" w:date="2026-09-25T21:08:00Z" w16du:dateUtc="2026-09-26T01:08:00Z"/>
                <w:rFonts w:asciiTheme="majorHAnsi" w:hAnsiTheme="majorHAnsi"/>
              </w:rPr>
            </w:pPr>
            <w:del w:id="459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7B2D51C5" w14:textId="031DDEF6" w:rsidR="006E2AFD" w:rsidRPr="00AC4E23" w:rsidRDefault="004434D2" w:rsidP="009560BD">
            <w:pPr>
              <w:rPr>
                <w:del w:id="460" w:author="Alexander Tsai" w:date="2026-09-25T21:08:00Z" w16du:dateUtc="2026-09-26T01:08:00Z"/>
                <w:rFonts w:asciiTheme="majorHAnsi" w:hAnsiTheme="majorHAnsi"/>
              </w:rPr>
            </w:pPr>
            <w:del w:id="461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6E2AFD" w:rsidRPr="00AC4E23">
                <w:rPr>
                  <w:rFonts w:asciiTheme="majorHAnsi" w:hAnsiTheme="majorHAnsi"/>
                </w:rPr>
                <w:delText xml:space="preserve">out of </w:delText>
              </w:r>
              <w:r w:rsidR="00E4264A">
                <w:rPr>
                  <w:rFonts w:asciiTheme="majorHAnsi" w:hAnsiTheme="majorHAnsi"/>
                </w:rPr>
                <w:delText>4</w:delText>
              </w:r>
              <w:r w:rsidR="006E2AFD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6E2AFD" w:rsidRPr="00AC4E23" w14:paraId="070C95D0" w14:textId="77777777" w:rsidTr="009560BD">
        <w:trPr>
          <w:trHeight w:val="20"/>
          <w:del w:id="462" w:author="Alexander Tsai" w:date="2026-09-25T21:08:00Z" w16du:dateUtc="2026-09-26T01:08:00Z"/>
        </w:trPr>
        <w:tc>
          <w:tcPr>
            <w:tcW w:w="5580" w:type="dxa"/>
          </w:tcPr>
          <w:p w14:paraId="60C56374" w14:textId="77777777" w:rsidR="006E2AFD" w:rsidRPr="00AC4E23" w:rsidRDefault="006E2AFD" w:rsidP="009560BD">
            <w:pPr>
              <w:rPr>
                <w:del w:id="463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0F85474A" w14:textId="77777777" w:rsidR="006E2AFD" w:rsidRPr="00AC4E23" w:rsidRDefault="006E2AFD" w:rsidP="009560BD">
            <w:pPr>
              <w:rPr>
                <w:del w:id="464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6E2AFD" w:rsidRPr="00AC4E23" w14:paraId="4CB9E79D" w14:textId="77777777" w:rsidTr="009560BD">
        <w:trPr>
          <w:trHeight w:val="20"/>
          <w:del w:id="465" w:author="Alexander Tsai" w:date="2026-09-25T21:08:00Z" w16du:dateUtc="2026-09-26T01:08:00Z"/>
        </w:trPr>
        <w:tc>
          <w:tcPr>
            <w:tcW w:w="5580" w:type="dxa"/>
          </w:tcPr>
          <w:p w14:paraId="08DBFB52" w14:textId="0396E63A" w:rsidR="006E2AFD" w:rsidRPr="00AC4E23" w:rsidRDefault="0029449C" w:rsidP="009560BD">
            <w:pPr>
              <w:rPr>
                <w:del w:id="466" w:author="Alexander Tsai" w:date="2026-09-25T21:08:00Z" w16du:dateUtc="2026-09-26T01:08:00Z"/>
                <w:rFonts w:asciiTheme="majorHAnsi" w:hAnsiTheme="majorHAnsi"/>
                <w:i/>
              </w:rPr>
            </w:pPr>
            <w:del w:id="467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6E2AFD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7A453973" w14:textId="1F9AB1D2" w:rsidR="006E2AFD" w:rsidRPr="00AC4E23" w:rsidRDefault="006E2AFD" w:rsidP="009560BD">
            <w:pPr>
              <w:rPr>
                <w:del w:id="468" w:author="Alexander Tsai" w:date="2026-09-25T21:08:00Z" w16du:dateUtc="2026-09-26T01:08:00Z"/>
                <w:rFonts w:asciiTheme="majorHAnsi" w:hAnsiTheme="majorHAnsi"/>
                <w:i/>
              </w:rPr>
            </w:pPr>
            <w:del w:id="469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6E2AFD" w:rsidRPr="00AC4E23" w14:paraId="3D3DB2F0" w14:textId="77777777" w:rsidTr="009560BD">
        <w:trPr>
          <w:del w:id="470" w:author="Alexander Tsai" w:date="2026-09-25T21:08:00Z" w16du:dateUtc="2026-09-26T01:08:00Z"/>
        </w:trPr>
        <w:tc>
          <w:tcPr>
            <w:tcW w:w="5580" w:type="dxa"/>
          </w:tcPr>
          <w:p w14:paraId="12F74F2D" w14:textId="77777777" w:rsidR="006E2AFD" w:rsidRPr="00AC4E23" w:rsidRDefault="006E2AFD" w:rsidP="009560BD">
            <w:pPr>
              <w:rPr>
                <w:del w:id="471" w:author="Alexander Tsai" w:date="2026-09-25T21:08:00Z" w16du:dateUtc="2026-09-26T01:08:00Z"/>
                <w:rFonts w:asciiTheme="majorHAnsi" w:hAnsiTheme="majorHAnsi"/>
              </w:rPr>
            </w:pPr>
            <w:del w:id="47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34A51C5C" w14:textId="0BC8B0E9" w:rsidR="006E2AFD" w:rsidRPr="00AC4E23" w:rsidRDefault="006E2AFD" w:rsidP="009560BD">
            <w:pPr>
              <w:rPr>
                <w:del w:id="473" w:author="Alexander Tsai" w:date="2026-09-25T21:08:00Z" w16du:dateUtc="2026-09-26T01:08:00Z"/>
                <w:rFonts w:asciiTheme="majorHAnsi" w:hAnsiTheme="majorHAnsi"/>
              </w:rPr>
            </w:pPr>
            <w:del w:id="47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6E2AFD" w:rsidRPr="00AC4E23" w14:paraId="6BD93343" w14:textId="77777777" w:rsidTr="009560BD">
        <w:trPr>
          <w:del w:id="475" w:author="Alexander Tsai" w:date="2026-09-25T21:08:00Z" w16du:dateUtc="2026-09-26T01:08:00Z"/>
        </w:trPr>
        <w:tc>
          <w:tcPr>
            <w:tcW w:w="5580" w:type="dxa"/>
          </w:tcPr>
          <w:p w14:paraId="03067FE7" w14:textId="77777777" w:rsidR="006E2AFD" w:rsidRPr="00AC4E23" w:rsidRDefault="006E2AFD" w:rsidP="009560BD">
            <w:pPr>
              <w:rPr>
                <w:del w:id="476" w:author="Alexander Tsai" w:date="2026-09-25T21:08:00Z" w16du:dateUtc="2026-09-26T01:08:00Z"/>
                <w:rFonts w:asciiTheme="majorHAnsi" w:hAnsiTheme="majorHAnsi"/>
              </w:rPr>
            </w:pPr>
            <w:del w:id="47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2B6564CF" w14:textId="2D3793E4" w:rsidR="006E2AFD" w:rsidRPr="00AC4E23" w:rsidRDefault="006E2AFD" w:rsidP="009560BD">
            <w:pPr>
              <w:rPr>
                <w:del w:id="478" w:author="Alexander Tsai" w:date="2026-09-25T21:08:00Z" w16du:dateUtc="2026-09-26T01:08:00Z"/>
                <w:rFonts w:asciiTheme="majorHAnsi" w:hAnsiTheme="majorHAnsi"/>
              </w:rPr>
            </w:pPr>
            <w:del w:id="47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6E2AFD" w:rsidRPr="00AC4E23" w14:paraId="72DEF7D6" w14:textId="77777777" w:rsidTr="009560BD">
        <w:trPr>
          <w:del w:id="480" w:author="Alexander Tsai" w:date="2026-09-25T21:08:00Z" w16du:dateUtc="2026-09-26T01:08:00Z"/>
        </w:trPr>
        <w:tc>
          <w:tcPr>
            <w:tcW w:w="5580" w:type="dxa"/>
          </w:tcPr>
          <w:p w14:paraId="06908EEC" w14:textId="77777777" w:rsidR="006E2AFD" w:rsidRPr="00AC4E23" w:rsidRDefault="006E2AFD" w:rsidP="009560BD">
            <w:pPr>
              <w:rPr>
                <w:del w:id="481" w:author="Alexander Tsai" w:date="2026-09-25T21:08:00Z" w16du:dateUtc="2026-09-26T01:08:00Z"/>
                <w:rFonts w:asciiTheme="majorHAnsi" w:hAnsiTheme="majorHAnsi"/>
              </w:rPr>
            </w:pPr>
            <w:del w:id="48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72C7B7B1" w14:textId="483162FA" w:rsidR="006E2AFD" w:rsidRPr="00AC4E23" w:rsidRDefault="006E2AFD" w:rsidP="009560BD">
            <w:pPr>
              <w:rPr>
                <w:del w:id="483" w:author="Alexander Tsai" w:date="2026-09-25T21:08:00Z" w16du:dateUtc="2026-09-26T01:08:00Z"/>
                <w:rFonts w:asciiTheme="majorHAnsi" w:hAnsiTheme="majorHAnsi"/>
              </w:rPr>
            </w:pPr>
            <w:del w:id="48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6E2AFD" w:rsidRPr="00AC4E23" w14:paraId="4A2354B0" w14:textId="77777777" w:rsidTr="009560BD">
        <w:trPr>
          <w:trHeight w:val="60"/>
          <w:del w:id="485" w:author="Alexander Tsai" w:date="2026-09-25T21:08:00Z" w16du:dateUtc="2026-09-26T01:08:00Z"/>
        </w:trPr>
        <w:tc>
          <w:tcPr>
            <w:tcW w:w="5580" w:type="dxa"/>
          </w:tcPr>
          <w:p w14:paraId="6ED6B45E" w14:textId="77777777" w:rsidR="006E2AFD" w:rsidRPr="00AC4E23" w:rsidRDefault="006E2AFD" w:rsidP="009560BD">
            <w:pPr>
              <w:rPr>
                <w:del w:id="486" w:author="Alexander Tsai" w:date="2026-09-25T21:08:00Z" w16du:dateUtc="2026-09-26T01:08:00Z"/>
                <w:rFonts w:asciiTheme="majorHAnsi" w:hAnsiTheme="majorHAnsi"/>
              </w:rPr>
            </w:pPr>
            <w:del w:id="48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3DD25C15" w14:textId="14955651" w:rsidR="006E2AFD" w:rsidRPr="00AC4E23" w:rsidRDefault="006E2AFD" w:rsidP="009560BD">
            <w:pPr>
              <w:rPr>
                <w:del w:id="488" w:author="Alexander Tsai" w:date="2026-09-25T21:08:00Z" w16du:dateUtc="2026-09-26T01:08:00Z"/>
                <w:rFonts w:asciiTheme="majorHAnsi" w:hAnsiTheme="majorHAnsi"/>
                <w:lang w:eastAsia="zh-CN"/>
              </w:rPr>
            </w:pPr>
          </w:p>
        </w:tc>
      </w:tr>
    </w:tbl>
    <w:p w14:paraId="78256B87" w14:textId="77777777" w:rsidR="00E855A9" w:rsidRDefault="00E855A9" w:rsidP="00E855A9">
      <w:pPr>
        <w:pStyle w:val="Heading3"/>
        <w:spacing w:before="0"/>
        <w:rPr>
          <w:del w:id="489" w:author="Alexander Tsai" w:date="2026-09-25T21:08:00Z" w16du:dateUtc="2026-09-26T01:08:00Z"/>
          <w:color w:val="7A0000"/>
          <w:sz w:val="22"/>
          <w:szCs w:val="22"/>
        </w:rPr>
      </w:pPr>
    </w:p>
    <w:p w14:paraId="266B3848" w14:textId="7BAEB367" w:rsidR="00E855A9" w:rsidRPr="00AC4E23" w:rsidRDefault="00E855A9" w:rsidP="00E855A9">
      <w:pPr>
        <w:pStyle w:val="Heading3"/>
        <w:spacing w:before="0"/>
        <w:rPr>
          <w:del w:id="490" w:author="Alexander Tsai" w:date="2026-09-25T21:08:00Z" w16du:dateUtc="2026-09-26T01:08:00Z"/>
          <w:color w:val="7A0000"/>
          <w:sz w:val="22"/>
          <w:szCs w:val="22"/>
        </w:rPr>
      </w:pPr>
      <w:del w:id="491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Undergraduate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64"/>
        <w:gridCol w:w="4176"/>
      </w:tblGrid>
      <w:tr w:rsidR="00E855A9" w:rsidRPr="00AC4E23" w14:paraId="0A90AC72" w14:textId="77777777" w:rsidTr="00511DBE">
        <w:trPr>
          <w:del w:id="492" w:author="Alexander Tsai" w:date="2026-09-25T21:08:00Z" w16du:dateUtc="2026-09-26T01:08:00Z"/>
        </w:trPr>
        <w:tc>
          <w:tcPr>
            <w:tcW w:w="5580" w:type="dxa"/>
          </w:tcPr>
          <w:p w14:paraId="7A5AD8DA" w14:textId="77777777" w:rsidR="00E855A9" w:rsidRPr="00AC4E23" w:rsidRDefault="00E855A9" w:rsidP="00511DBE">
            <w:pPr>
              <w:rPr>
                <w:del w:id="493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0A3E13F7" w14:textId="77777777" w:rsidR="00E855A9" w:rsidRPr="00AC4E23" w:rsidRDefault="00E855A9" w:rsidP="00511DBE">
            <w:pPr>
              <w:rPr>
                <w:del w:id="494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5AEC413C" w14:textId="77777777" w:rsidTr="00511DBE">
        <w:trPr>
          <w:del w:id="495" w:author="Alexander Tsai" w:date="2026-09-25T21:08:00Z" w16du:dateUtc="2026-09-26T01:08:00Z"/>
        </w:trPr>
        <w:tc>
          <w:tcPr>
            <w:tcW w:w="5580" w:type="dxa"/>
          </w:tcPr>
          <w:p w14:paraId="6B34505A" w14:textId="77777777" w:rsidR="00E855A9" w:rsidRPr="00AC4E23" w:rsidRDefault="00E855A9" w:rsidP="00511DBE">
            <w:pPr>
              <w:rPr>
                <w:del w:id="496" w:author="Alexander Tsai" w:date="2026-09-25T21:08:00Z" w16du:dateUtc="2026-09-26T01:08:00Z"/>
                <w:rFonts w:asciiTheme="majorHAnsi" w:hAnsiTheme="majorHAnsi"/>
                <w:i/>
              </w:rPr>
            </w:pPr>
            <w:del w:id="497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50FB7CB6" w14:textId="4CB4261D" w:rsidR="00E855A9" w:rsidRPr="00AC4E23" w:rsidRDefault="00EB0A4C" w:rsidP="00511DBE">
            <w:pPr>
              <w:rPr>
                <w:del w:id="498" w:author="Alexander Tsai" w:date="2026-09-25T21:08:00Z" w16du:dateUtc="2026-09-26T01:08:00Z"/>
                <w:rFonts w:asciiTheme="majorHAnsi" w:hAnsiTheme="majorHAnsi"/>
                <w:i/>
              </w:rPr>
            </w:pPr>
            <w:del w:id="499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100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7EB978F8" w14:textId="77777777" w:rsidTr="00511DBE">
        <w:trPr>
          <w:del w:id="500" w:author="Alexander Tsai" w:date="2026-09-25T21:08:00Z" w16du:dateUtc="2026-09-26T01:08:00Z"/>
        </w:trPr>
        <w:tc>
          <w:tcPr>
            <w:tcW w:w="5580" w:type="dxa"/>
          </w:tcPr>
          <w:p w14:paraId="348F82F3" w14:textId="77777777" w:rsidR="00E855A9" w:rsidRPr="00AC4E23" w:rsidRDefault="00E855A9" w:rsidP="00511DBE">
            <w:pPr>
              <w:rPr>
                <w:del w:id="501" w:author="Alexander Tsai" w:date="2026-09-25T21:08:00Z" w16du:dateUtc="2026-09-26T01:08:00Z"/>
                <w:rFonts w:asciiTheme="majorHAnsi" w:hAnsiTheme="majorHAnsi"/>
              </w:rPr>
            </w:pPr>
            <w:del w:id="50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009F6A31" w14:textId="1D4FB2B7" w:rsidR="00E855A9" w:rsidRPr="00AC4E23" w:rsidRDefault="00A83488" w:rsidP="00511DBE">
            <w:pPr>
              <w:rPr>
                <w:del w:id="503" w:author="Alexander Tsai" w:date="2026-09-25T21:08:00Z" w16du:dateUtc="2026-09-26T01:08:00Z"/>
                <w:rFonts w:asciiTheme="majorHAnsi" w:hAnsiTheme="majorHAnsi"/>
              </w:rPr>
            </w:pPr>
            <w:del w:id="504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C46CC4">
                <w:rPr>
                  <w:rFonts w:asciiTheme="majorHAnsi" w:hAnsiTheme="majorHAnsi"/>
                </w:rPr>
                <w:delText>3.3</w:delText>
              </w:r>
              <w:r w:rsidR="00502293"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E855A9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0FA61AFF" w14:textId="77777777" w:rsidTr="00511DBE">
        <w:trPr>
          <w:del w:id="505" w:author="Alexander Tsai" w:date="2026-09-25T21:08:00Z" w16du:dateUtc="2026-09-26T01:08:00Z"/>
        </w:trPr>
        <w:tc>
          <w:tcPr>
            <w:tcW w:w="5580" w:type="dxa"/>
          </w:tcPr>
          <w:p w14:paraId="2C62B184" w14:textId="77777777" w:rsidR="00E855A9" w:rsidRPr="00CB0D6B" w:rsidRDefault="00E855A9" w:rsidP="00511DBE">
            <w:pPr>
              <w:rPr>
                <w:del w:id="506" w:author="Alexander Tsai" w:date="2026-09-25T21:08:00Z" w16du:dateUtc="2026-09-26T01:08:00Z"/>
                <w:rFonts w:asciiTheme="majorHAnsi" w:hAnsiTheme="majorHAnsi"/>
                <w:color w:val="FF0000"/>
              </w:rPr>
            </w:pPr>
            <w:del w:id="507" w:author="Alexander Tsai" w:date="2026-09-25T21:08:00Z" w16du:dateUtc="2026-09-26T01:08:00Z">
              <w:r w:rsidRPr="00693CEB">
                <w:delText>Employ culturally responsive teaching strategies to provide entry points for all learners</w:delText>
              </w:r>
            </w:del>
          </w:p>
        </w:tc>
        <w:tc>
          <w:tcPr>
            <w:tcW w:w="5210" w:type="dxa"/>
          </w:tcPr>
          <w:p w14:paraId="6140D7DD" w14:textId="4D7D79B4" w:rsidR="00E855A9" w:rsidRPr="00AC4E23" w:rsidRDefault="00A83488" w:rsidP="00511DBE">
            <w:pPr>
              <w:rPr>
                <w:del w:id="508" w:author="Alexander Tsai" w:date="2026-09-25T21:08:00Z" w16du:dateUtc="2026-09-26T01:08:00Z"/>
                <w:rFonts w:asciiTheme="majorHAnsi" w:hAnsiTheme="majorHAnsi"/>
              </w:rPr>
            </w:pPr>
            <w:del w:id="509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1A2C1B">
                <w:rPr>
                  <w:rFonts w:asciiTheme="majorHAnsi" w:hAnsiTheme="majorHAnsi"/>
                </w:rPr>
                <w:delText>3.5</w:delText>
              </w:r>
              <w:r w:rsidR="00F85133"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4472AD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010980AB" w14:textId="77777777" w:rsidTr="00511DBE">
        <w:trPr>
          <w:trHeight w:val="20"/>
          <w:del w:id="510" w:author="Alexander Tsai" w:date="2026-09-25T21:08:00Z" w16du:dateUtc="2026-09-26T01:08:00Z"/>
        </w:trPr>
        <w:tc>
          <w:tcPr>
            <w:tcW w:w="5580" w:type="dxa"/>
          </w:tcPr>
          <w:p w14:paraId="726656B7" w14:textId="77777777" w:rsidR="00E855A9" w:rsidRPr="00AC4E23" w:rsidRDefault="00E855A9" w:rsidP="00511DBE">
            <w:pPr>
              <w:rPr>
                <w:del w:id="511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5B199F84" w14:textId="77777777" w:rsidR="00E855A9" w:rsidRPr="00AC4E23" w:rsidRDefault="00E855A9" w:rsidP="00511DBE">
            <w:pPr>
              <w:rPr>
                <w:del w:id="512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14506276" w14:textId="77777777" w:rsidTr="00511DBE">
        <w:trPr>
          <w:trHeight w:val="20"/>
          <w:del w:id="513" w:author="Alexander Tsai" w:date="2026-09-25T21:08:00Z" w16du:dateUtc="2026-09-26T01:08:00Z"/>
        </w:trPr>
        <w:tc>
          <w:tcPr>
            <w:tcW w:w="5580" w:type="dxa"/>
          </w:tcPr>
          <w:p w14:paraId="6499E14F" w14:textId="71330019" w:rsidR="00E855A9" w:rsidRPr="00AC4E23" w:rsidRDefault="0029449C" w:rsidP="00511DBE">
            <w:pPr>
              <w:rPr>
                <w:del w:id="514" w:author="Alexander Tsai" w:date="2026-09-25T21:08:00Z" w16du:dateUtc="2026-09-26T01:08:00Z"/>
                <w:rFonts w:asciiTheme="majorHAnsi" w:hAnsiTheme="majorHAnsi"/>
                <w:i/>
              </w:rPr>
            </w:pPr>
            <w:del w:id="515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7E656E96" w14:textId="1AE4F565" w:rsidR="00E855A9" w:rsidRPr="00AC4E23" w:rsidRDefault="000B0EF1" w:rsidP="00511DBE">
            <w:pPr>
              <w:rPr>
                <w:del w:id="516" w:author="Alexander Tsai" w:date="2026-09-25T21:08:00Z" w16du:dateUtc="2026-09-26T01:08:00Z"/>
                <w:rFonts w:asciiTheme="majorHAnsi" w:hAnsiTheme="majorHAnsi"/>
                <w:i/>
              </w:rPr>
            </w:pPr>
            <w:del w:id="517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55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4A236271" w14:textId="77777777" w:rsidTr="00511DBE">
        <w:trPr>
          <w:del w:id="518" w:author="Alexander Tsai" w:date="2026-09-25T21:08:00Z" w16du:dateUtc="2026-09-26T01:08:00Z"/>
        </w:trPr>
        <w:tc>
          <w:tcPr>
            <w:tcW w:w="5580" w:type="dxa"/>
          </w:tcPr>
          <w:p w14:paraId="6ADE06FB" w14:textId="77777777" w:rsidR="00E855A9" w:rsidRPr="00AC4E23" w:rsidRDefault="00E855A9" w:rsidP="00511DBE">
            <w:pPr>
              <w:rPr>
                <w:del w:id="519" w:author="Alexander Tsai" w:date="2026-09-25T21:08:00Z" w16du:dateUtc="2026-09-26T01:08:00Z"/>
                <w:rFonts w:asciiTheme="majorHAnsi" w:hAnsiTheme="majorHAnsi"/>
              </w:rPr>
            </w:pPr>
            <w:del w:id="520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62BEBB46" w14:textId="7854665F" w:rsidR="00E855A9" w:rsidRPr="00AC4E23" w:rsidRDefault="009E0957" w:rsidP="00511DBE">
            <w:pPr>
              <w:rPr>
                <w:del w:id="521" w:author="Alexander Tsai" w:date="2026-09-25T21:08:00Z" w16du:dateUtc="2026-09-26T01:08:00Z"/>
                <w:rFonts w:asciiTheme="majorHAnsi" w:hAnsiTheme="majorHAnsi"/>
              </w:rPr>
            </w:pPr>
            <w:del w:id="522" w:author="Alexander Tsai" w:date="2026-09-25T21:08:00Z" w16du:dateUtc="2026-09-26T01:08:00Z">
              <w:r>
                <w:rPr>
                  <w:rFonts w:asciiTheme="majorHAnsi" w:hAnsiTheme="majorHAnsi"/>
                </w:rPr>
                <w:delText>73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56B84F30" w14:textId="77777777" w:rsidTr="00511DBE">
        <w:trPr>
          <w:del w:id="523" w:author="Alexander Tsai" w:date="2026-09-25T21:08:00Z" w16du:dateUtc="2026-09-26T01:08:00Z"/>
        </w:trPr>
        <w:tc>
          <w:tcPr>
            <w:tcW w:w="5580" w:type="dxa"/>
          </w:tcPr>
          <w:p w14:paraId="4A84661D" w14:textId="77777777" w:rsidR="00E855A9" w:rsidRPr="00AC4E23" w:rsidRDefault="00E855A9" w:rsidP="00511DBE">
            <w:pPr>
              <w:rPr>
                <w:del w:id="524" w:author="Alexander Tsai" w:date="2026-09-25T21:08:00Z" w16du:dateUtc="2026-09-26T01:08:00Z"/>
                <w:rFonts w:asciiTheme="majorHAnsi" w:hAnsiTheme="majorHAnsi"/>
              </w:rPr>
            </w:pPr>
            <w:del w:id="52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544E30F0" w14:textId="247C10D5" w:rsidR="00E855A9" w:rsidRPr="00AC4E23" w:rsidRDefault="006F3946" w:rsidP="00511DBE">
            <w:pPr>
              <w:rPr>
                <w:del w:id="526" w:author="Alexander Tsai" w:date="2026-09-25T21:08:00Z" w16du:dateUtc="2026-09-26T01:08:00Z"/>
                <w:rFonts w:asciiTheme="majorHAnsi" w:hAnsiTheme="majorHAnsi"/>
              </w:rPr>
            </w:pPr>
            <w:del w:id="527" w:author="Alexander Tsai" w:date="2026-09-25T21:08:00Z" w16du:dateUtc="2026-09-26T01:08:00Z">
              <w:r>
                <w:rPr>
                  <w:rFonts w:asciiTheme="majorHAnsi" w:hAnsiTheme="majorHAnsi"/>
                </w:rPr>
                <w:delText>2</w:delText>
              </w:r>
              <w:r w:rsidR="009E0957">
                <w:rPr>
                  <w:rFonts w:asciiTheme="majorHAnsi" w:hAnsiTheme="majorHAnsi"/>
                </w:rPr>
                <w:delText>7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56B02F35" w14:textId="77777777" w:rsidTr="00511DBE">
        <w:trPr>
          <w:del w:id="528" w:author="Alexander Tsai" w:date="2026-09-25T21:08:00Z" w16du:dateUtc="2026-09-26T01:08:00Z"/>
        </w:trPr>
        <w:tc>
          <w:tcPr>
            <w:tcW w:w="5580" w:type="dxa"/>
          </w:tcPr>
          <w:p w14:paraId="77C2C2C5" w14:textId="77777777" w:rsidR="00E855A9" w:rsidRPr="00AC4E23" w:rsidRDefault="00E855A9" w:rsidP="00511DBE">
            <w:pPr>
              <w:rPr>
                <w:del w:id="529" w:author="Alexander Tsai" w:date="2026-09-25T21:08:00Z" w16du:dateUtc="2026-09-26T01:08:00Z"/>
                <w:rFonts w:asciiTheme="majorHAnsi" w:hAnsiTheme="majorHAnsi"/>
              </w:rPr>
            </w:pPr>
            <w:del w:id="530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05B6F3B6" w14:textId="430D3949" w:rsidR="00E855A9" w:rsidRPr="00AC4E23" w:rsidRDefault="00E855A9" w:rsidP="00511DBE">
            <w:pPr>
              <w:rPr>
                <w:del w:id="531" w:author="Alexander Tsai" w:date="2026-09-25T21:08:00Z" w16du:dateUtc="2026-09-26T01:08:00Z"/>
                <w:rFonts w:asciiTheme="majorHAnsi" w:hAnsiTheme="majorHAnsi"/>
              </w:rPr>
            </w:pPr>
            <w:del w:id="53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1A348F88" w14:textId="77777777" w:rsidTr="00511DBE">
        <w:trPr>
          <w:del w:id="533" w:author="Alexander Tsai" w:date="2026-09-25T21:08:00Z" w16du:dateUtc="2026-09-26T01:08:00Z"/>
        </w:trPr>
        <w:tc>
          <w:tcPr>
            <w:tcW w:w="5580" w:type="dxa"/>
          </w:tcPr>
          <w:p w14:paraId="400FF6E5" w14:textId="77777777" w:rsidR="00E855A9" w:rsidRPr="00AC4E23" w:rsidRDefault="00E855A9" w:rsidP="00511DBE">
            <w:pPr>
              <w:rPr>
                <w:del w:id="534" w:author="Alexander Tsai" w:date="2026-09-25T21:08:00Z" w16du:dateUtc="2026-09-26T01:08:00Z"/>
                <w:rFonts w:asciiTheme="majorHAnsi" w:hAnsiTheme="majorHAnsi"/>
              </w:rPr>
            </w:pPr>
            <w:del w:id="53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3F7F8596" w14:textId="56807E3F" w:rsidR="00E855A9" w:rsidRPr="00AC4E23" w:rsidRDefault="00B6431D" w:rsidP="00511DBE">
            <w:pPr>
              <w:rPr>
                <w:del w:id="536" w:author="Alexander Tsai" w:date="2026-09-25T21:08:00Z" w16du:dateUtc="2026-09-26T01:08:00Z"/>
                <w:rFonts w:asciiTheme="majorHAnsi" w:hAnsiTheme="majorHAnsi"/>
              </w:rPr>
            </w:pPr>
            <w:del w:id="537" w:author="Alexander Tsai" w:date="2026-09-25T21:08:00Z" w16du:dateUtc="2026-09-26T01:08:00Z">
              <w:r>
                <w:rPr>
                  <w:rFonts w:asciiTheme="majorHAnsi" w:hAnsiTheme="majorHAnsi"/>
                  <w:lang w:eastAsia="zh-CN"/>
                </w:rPr>
                <w:delText>Mukilteo, Everett, Northshore, Highline, LWSD, Seattle</w:delText>
              </w:r>
            </w:del>
          </w:p>
        </w:tc>
      </w:tr>
    </w:tbl>
    <w:p w14:paraId="13035C4E" w14:textId="77777777" w:rsidR="00E855A9" w:rsidRPr="00AC4E23" w:rsidRDefault="00E855A9" w:rsidP="00E855A9">
      <w:pPr>
        <w:rPr>
          <w:del w:id="538" w:author="Alexander Tsai" w:date="2026-09-25T21:08:00Z" w16du:dateUtc="2026-09-26T01:08:00Z"/>
          <w:rFonts w:asciiTheme="majorHAnsi" w:hAnsiTheme="majorHAnsi"/>
        </w:rPr>
      </w:pPr>
    </w:p>
    <w:p w14:paraId="02F8E3D2" w14:textId="77777777" w:rsidR="00E855A9" w:rsidRPr="00AC4E23" w:rsidRDefault="00E855A9" w:rsidP="00E855A9">
      <w:pPr>
        <w:pStyle w:val="Heading3"/>
        <w:spacing w:before="0"/>
        <w:rPr>
          <w:del w:id="539" w:author="Alexander Tsai" w:date="2026-09-25T21:08:00Z" w16du:dateUtc="2026-09-26T01:08:00Z"/>
          <w:color w:val="7A0000"/>
          <w:sz w:val="22"/>
          <w:szCs w:val="22"/>
        </w:rPr>
      </w:pPr>
      <w:del w:id="540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Counselor – Certificate and ME.D.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07"/>
        <w:gridCol w:w="4133"/>
      </w:tblGrid>
      <w:tr w:rsidR="00E855A9" w:rsidRPr="00AC4E23" w14:paraId="406B87CE" w14:textId="77777777" w:rsidTr="00511DBE">
        <w:trPr>
          <w:del w:id="541" w:author="Alexander Tsai" w:date="2026-09-25T21:08:00Z" w16du:dateUtc="2026-09-26T01:08:00Z"/>
        </w:trPr>
        <w:tc>
          <w:tcPr>
            <w:tcW w:w="5580" w:type="dxa"/>
          </w:tcPr>
          <w:p w14:paraId="2148ADB5" w14:textId="77777777" w:rsidR="00E855A9" w:rsidRPr="00AC4E23" w:rsidRDefault="00E855A9" w:rsidP="00511DBE">
            <w:pPr>
              <w:rPr>
                <w:del w:id="542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7C3CB7FE" w14:textId="77777777" w:rsidR="00E855A9" w:rsidRPr="00AC4E23" w:rsidRDefault="00E855A9" w:rsidP="00511DBE">
            <w:pPr>
              <w:rPr>
                <w:del w:id="543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05BDBEFC" w14:textId="77777777" w:rsidTr="00511DBE">
        <w:trPr>
          <w:del w:id="544" w:author="Alexander Tsai" w:date="2026-09-25T21:08:00Z" w16du:dateUtc="2026-09-26T01:08:00Z"/>
        </w:trPr>
        <w:tc>
          <w:tcPr>
            <w:tcW w:w="5580" w:type="dxa"/>
          </w:tcPr>
          <w:p w14:paraId="7845BF7A" w14:textId="77777777" w:rsidR="00E855A9" w:rsidRPr="00AC4E23" w:rsidRDefault="00E855A9" w:rsidP="00511DBE">
            <w:pPr>
              <w:rPr>
                <w:del w:id="545" w:author="Alexander Tsai" w:date="2026-09-25T21:08:00Z" w16du:dateUtc="2026-09-26T01:08:00Z"/>
                <w:rFonts w:asciiTheme="majorHAnsi" w:hAnsiTheme="majorHAnsi"/>
                <w:i/>
              </w:rPr>
            </w:pPr>
            <w:del w:id="546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26CF9CC3" w14:textId="464A6E28" w:rsidR="00E855A9" w:rsidRPr="00AC4E23" w:rsidRDefault="00727871" w:rsidP="00511DBE">
            <w:pPr>
              <w:rPr>
                <w:del w:id="547" w:author="Alexander Tsai" w:date="2026-09-25T21:08:00Z" w16du:dateUtc="2026-09-26T01:08:00Z"/>
                <w:rFonts w:asciiTheme="majorHAnsi" w:hAnsiTheme="majorHAnsi"/>
                <w:i/>
              </w:rPr>
            </w:pPr>
            <w:del w:id="548" w:author="Alexander Tsai" w:date="2026-09-25T21:08:00Z" w16du:dateUtc="2026-09-26T01:08:00Z">
              <w:r w:rsidRPr="00AF4A59">
                <w:rPr>
                  <w:rFonts w:asciiTheme="majorHAnsi" w:hAnsiTheme="majorHAnsi"/>
                  <w:iCs/>
                </w:rPr>
                <w:delText>47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0E7525D0" w14:textId="77777777" w:rsidTr="00511DBE">
        <w:trPr>
          <w:del w:id="549" w:author="Alexander Tsai" w:date="2026-09-25T21:08:00Z" w16du:dateUtc="2026-09-26T01:08:00Z"/>
        </w:trPr>
        <w:tc>
          <w:tcPr>
            <w:tcW w:w="5580" w:type="dxa"/>
          </w:tcPr>
          <w:p w14:paraId="5B546A5D" w14:textId="77777777" w:rsidR="00E855A9" w:rsidRPr="00AC4E23" w:rsidRDefault="00E855A9" w:rsidP="00511DBE">
            <w:pPr>
              <w:rPr>
                <w:del w:id="550" w:author="Alexander Tsai" w:date="2026-09-25T21:08:00Z" w16du:dateUtc="2026-09-26T01:08:00Z"/>
                <w:rFonts w:asciiTheme="majorHAnsi" w:hAnsiTheme="majorHAnsi"/>
              </w:rPr>
            </w:pPr>
            <w:del w:id="55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5081610E" w14:textId="69F9817C" w:rsidR="00E855A9" w:rsidRPr="00AC4E23" w:rsidRDefault="00E855A9" w:rsidP="00511DBE">
            <w:pPr>
              <w:rPr>
                <w:del w:id="552" w:author="Alexander Tsai" w:date="2026-09-25T21:08:00Z" w16du:dateUtc="2026-09-26T01:08:00Z"/>
                <w:rFonts w:asciiTheme="majorHAnsi" w:hAnsiTheme="majorHAnsi"/>
              </w:rPr>
            </w:pPr>
            <w:del w:id="553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CA4375">
                <w:rPr>
                  <w:rFonts w:asciiTheme="majorHAnsi" w:hAnsiTheme="majorHAnsi"/>
                </w:rPr>
                <w:delText xml:space="preserve"> </w:delText>
              </w:r>
              <w:r w:rsidR="008D795F">
                <w:rPr>
                  <w:rFonts w:asciiTheme="majorHAnsi" w:hAnsiTheme="majorHAnsi"/>
                </w:rPr>
                <w:delText xml:space="preserve">2.37 </w:delText>
              </w:r>
              <w:r w:rsidRPr="00AC4E23">
                <w:rPr>
                  <w:rFonts w:asciiTheme="majorHAnsi" w:hAnsiTheme="majorHAnsi"/>
                </w:rPr>
                <w:delText xml:space="preserve">out of </w:delText>
              </w:r>
              <w:r w:rsidR="00CC4A98">
                <w:rPr>
                  <w:rFonts w:asciiTheme="majorHAnsi" w:hAnsiTheme="majorHAnsi"/>
                </w:rPr>
                <w:delText>4</w:delText>
              </w:r>
              <w:r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0B0107DC" w14:textId="77777777" w:rsidTr="00511DBE">
        <w:trPr>
          <w:del w:id="554" w:author="Alexander Tsai" w:date="2026-09-25T21:08:00Z" w16du:dateUtc="2026-09-26T01:08:00Z"/>
        </w:trPr>
        <w:tc>
          <w:tcPr>
            <w:tcW w:w="5580" w:type="dxa"/>
          </w:tcPr>
          <w:p w14:paraId="3F385A3B" w14:textId="77777777" w:rsidR="00E855A9" w:rsidRPr="00AC4E23" w:rsidRDefault="00E855A9" w:rsidP="00511DBE">
            <w:pPr>
              <w:rPr>
                <w:del w:id="555" w:author="Alexander Tsai" w:date="2026-09-25T21:08:00Z" w16du:dateUtc="2026-09-26T01:08:00Z"/>
                <w:rFonts w:asciiTheme="majorHAnsi" w:hAnsiTheme="majorHAnsi"/>
              </w:rPr>
            </w:pPr>
            <w:del w:id="55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Preparation to work with diverse students and parents</w:delText>
              </w:r>
            </w:del>
          </w:p>
        </w:tc>
        <w:tc>
          <w:tcPr>
            <w:tcW w:w="5210" w:type="dxa"/>
          </w:tcPr>
          <w:p w14:paraId="6FEA4FB7" w14:textId="1D4DC07E" w:rsidR="00E855A9" w:rsidRPr="00AC4E23" w:rsidRDefault="00E855A9" w:rsidP="00511DBE">
            <w:pPr>
              <w:rPr>
                <w:del w:id="557" w:author="Alexander Tsai" w:date="2026-09-25T21:08:00Z" w16du:dateUtc="2026-09-26T01:08:00Z"/>
                <w:rFonts w:asciiTheme="majorHAnsi" w:hAnsiTheme="majorHAnsi"/>
              </w:rPr>
            </w:pPr>
            <w:del w:id="558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8D795F">
                <w:rPr>
                  <w:rFonts w:asciiTheme="majorHAnsi" w:hAnsiTheme="majorHAnsi"/>
                </w:rPr>
                <w:delText>2.87</w:delText>
              </w:r>
              <w:r w:rsidR="00CA4375">
                <w:rPr>
                  <w:rFonts w:asciiTheme="majorHAnsi" w:hAnsiTheme="majorHAnsi"/>
                </w:rPr>
                <w:delText xml:space="preserve"> </w:delText>
              </w:r>
              <w:r w:rsidRPr="00AC4E23">
                <w:rPr>
                  <w:rFonts w:asciiTheme="majorHAnsi" w:hAnsiTheme="majorHAnsi"/>
                </w:rPr>
                <w:delText xml:space="preserve">out of </w:delText>
              </w:r>
              <w:r w:rsidR="00CC4A98">
                <w:rPr>
                  <w:rFonts w:asciiTheme="majorHAnsi" w:hAnsiTheme="majorHAnsi"/>
                </w:rPr>
                <w:delText>4</w:delText>
              </w:r>
              <w:r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14AB5B6F" w14:textId="77777777" w:rsidTr="00511DBE">
        <w:trPr>
          <w:trHeight w:val="20"/>
          <w:del w:id="559" w:author="Alexander Tsai" w:date="2026-09-25T21:08:00Z" w16du:dateUtc="2026-09-26T01:08:00Z"/>
        </w:trPr>
        <w:tc>
          <w:tcPr>
            <w:tcW w:w="5580" w:type="dxa"/>
          </w:tcPr>
          <w:p w14:paraId="41973772" w14:textId="77777777" w:rsidR="00E855A9" w:rsidRPr="00AC4E23" w:rsidRDefault="00E855A9" w:rsidP="00511DBE">
            <w:pPr>
              <w:rPr>
                <w:del w:id="560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6136F6EA" w14:textId="77777777" w:rsidR="00E855A9" w:rsidRPr="00AC4E23" w:rsidRDefault="00E855A9" w:rsidP="00511DBE">
            <w:pPr>
              <w:rPr>
                <w:del w:id="561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7737E21F" w14:textId="77777777" w:rsidTr="00511DBE">
        <w:trPr>
          <w:trHeight w:val="20"/>
          <w:del w:id="562" w:author="Alexander Tsai" w:date="2026-09-25T21:08:00Z" w16du:dateUtc="2026-09-26T01:08:00Z"/>
        </w:trPr>
        <w:tc>
          <w:tcPr>
            <w:tcW w:w="5580" w:type="dxa"/>
          </w:tcPr>
          <w:p w14:paraId="0CDF5E6F" w14:textId="7C7C6393" w:rsidR="00E855A9" w:rsidRPr="00AC4E23" w:rsidRDefault="0029449C" w:rsidP="00511DBE">
            <w:pPr>
              <w:rPr>
                <w:del w:id="563" w:author="Alexander Tsai" w:date="2026-09-25T21:08:00Z" w16du:dateUtc="2026-09-26T01:08:00Z"/>
                <w:rFonts w:asciiTheme="majorHAnsi" w:hAnsiTheme="majorHAnsi"/>
                <w:i/>
              </w:rPr>
            </w:pPr>
            <w:del w:id="564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70368922" w14:textId="0EC57A11" w:rsidR="00E855A9" w:rsidRPr="00AC4E23" w:rsidRDefault="00D8184A" w:rsidP="00511DBE">
            <w:pPr>
              <w:rPr>
                <w:del w:id="565" w:author="Alexander Tsai" w:date="2026-09-25T21:08:00Z" w16du:dateUtc="2026-09-26T01:08:00Z"/>
                <w:rFonts w:asciiTheme="majorHAnsi" w:hAnsiTheme="majorHAnsi"/>
                <w:i/>
              </w:rPr>
            </w:pPr>
            <w:del w:id="566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35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5C977B9D" w14:textId="77777777" w:rsidTr="00511DBE">
        <w:trPr>
          <w:del w:id="567" w:author="Alexander Tsai" w:date="2026-09-25T21:08:00Z" w16du:dateUtc="2026-09-26T01:08:00Z"/>
        </w:trPr>
        <w:tc>
          <w:tcPr>
            <w:tcW w:w="5580" w:type="dxa"/>
          </w:tcPr>
          <w:p w14:paraId="35EABA5F" w14:textId="77777777" w:rsidR="00E855A9" w:rsidRPr="00AC4E23" w:rsidRDefault="00E855A9" w:rsidP="00511DBE">
            <w:pPr>
              <w:rPr>
                <w:del w:id="568" w:author="Alexander Tsai" w:date="2026-09-25T21:08:00Z" w16du:dateUtc="2026-09-26T01:08:00Z"/>
                <w:rFonts w:asciiTheme="majorHAnsi" w:hAnsiTheme="majorHAnsi"/>
              </w:rPr>
            </w:pPr>
            <w:del w:id="56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Counselor in public or private school</w:delText>
              </w:r>
            </w:del>
          </w:p>
        </w:tc>
        <w:tc>
          <w:tcPr>
            <w:tcW w:w="5210" w:type="dxa"/>
          </w:tcPr>
          <w:p w14:paraId="08FC92C6" w14:textId="5C636AF3" w:rsidR="00E855A9" w:rsidRPr="00AC4E23" w:rsidRDefault="001D0898" w:rsidP="00511DBE">
            <w:pPr>
              <w:rPr>
                <w:del w:id="570" w:author="Alexander Tsai" w:date="2026-09-25T21:08:00Z" w16du:dateUtc="2026-09-26T01:08:00Z"/>
                <w:rFonts w:asciiTheme="majorHAnsi" w:hAnsiTheme="majorHAnsi"/>
              </w:rPr>
            </w:pPr>
            <w:del w:id="571" w:author="Alexander Tsai" w:date="2026-09-25T21:08:00Z" w16du:dateUtc="2026-09-26T01:08:00Z">
              <w:r>
                <w:rPr>
                  <w:rFonts w:asciiTheme="majorHAnsi" w:hAnsiTheme="majorHAnsi"/>
                </w:rPr>
                <w:delText>83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51A3ABE7" w14:textId="77777777" w:rsidTr="00511DBE">
        <w:trPr>
          <w:del w:id="572" w:author="Alexander Tsai" w:date="2026-09-25T21:08:00Z" w16du:dateUtc="2026-09-26T01:08:00Z"/>
        </w:trPr>
        <w:tc>
          <w:tcPr>
            <w:tcW w:w="5580" w:type="dxa"/>
          </w:tcPr>
          <w:p w14:paraId="3A6E0D07" w14:textId="77777777" w:rsidR="00E855A9" w:rsidRPr="00AC4E23" w:rsidRDefault="00E855A9" w:rsidP="00511DBE">
            <w:pPr>
              <w:rPr>
                <w:del w:id="573" w:author="Alexander Tsai" w:date="2026-09-25T21:08:00Z" w16du:dateUtc="2026-09-26T01:08:00Z"/>
                <w:rFonts w:asciiTheme="majorHAnsi" w:hAnsiTheme="majorHAnsi"/>
              </w:rPr>
            </w:pPr>
            <w:del w:id="57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 (teacher)</w:delText>
              </w:r>
            </w:del>
          </w:p>
        </w:tc>
        <w:tc>
          <w:tcPr>
            <w:tcW w:w="5210" w:type="dxa"/>
          </w:tcPr>
          <w:p w14:paraId="2AF69AF6" w14:textId="7956B9F7" w:rsidR="00E855A9" w:rsidRPr="00AC4E23" w:rsidRDefault="00E855A9" w:rsidP="00511DBE">
            <w:pPr>
              <w:rPr>
                <w:del w:id="575" w:author="Alexander Tsai" w:date="2026-09-25T21:08:00Z" w16du:dateUtc="2026-09-26T01:08:00Z"/>
                <w:rFonts w:asciiTheme="majorHAnsi" w:hAnsiTheme="majorHAnsi"/>
              </w:rPr>
            </w:pPr>
            <w:del w:id="57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33FB38F0" w14:textId="77777777" w:rsidTr="00511DBE">
        <w:trPr>
          <w:del w:id="577" w:author="Alexander Tsai" w:date="2026-09-25T21:08:00Z" w16du:dateUtc="2026-09-26T01:08:00Z"/>
        </w:trPr>
        <w:tc>
          <w:tcPr>
            <w:tcW w:w="5580" w:type="dxa"/>
          </w:tcPr>
          <w:p w14:paraId="0F06A346" w14:textId="77777777" w:rsidR="00E855A9" w:rsidRPr="00AC4E23" w:rsidRDefault="00E855A9" w:rsidP="00511DBE">
            <w:pPr>
              <w:rPr>
                <w:del w:id="578" w:author="Alexander Tsai" w:date="2026-09-25T21:08:00Z" w16du:dateUtc="2026-09-26T01:08:00Z"/>
                <w:rFonts w:asciiTheme="majorHAnsi" w:hAnsiTheme="majorHAnsi"/>
              </w:rPr>
            </w:pPr>
            <w:del w:id="57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0CB26C8E" w14:textId="477E6034" w:rsidR="00E855A9" w:rsidRPr="00AC4E23" w:rsidRDefault="00D8184A" w:rsidP="00511DBE">
            <w:pPr>
              <w:rPr>
                <w:del w:id="580" w:author="Alexander Tsai" w:date="2026-09-25T21:08:00Z" w16du:dateUtc="2026-09-26T01:08:00Z"/>
                <w:rFonts w:asciiTheme="majorHAnsi" w:hAnsiTheme="majorHAnsi"/>
              </w:rPr>
            </w:pPr>
            <w:del w:id="581" w:author="Alexander Tsai" w:date="2026-09-25T21:08:00Z" w16du:dateUtc="2026-09-26T01:08:00Z">
              <w:r>
                <w:rPr>
                  <w:rFonts w:asciiTheme="majorHAnsi" w:hAnsiTheme="majorHAnsi"/>
                </w:rPr>
                <w:delText>Federal Way, ISD, Highline, Kent</w:delText>
              </w:r>
            </w:del>
          </w:p>
        </w:tc>
      </w:tr>
    </w:tbl>
    <w:p w14:paraId="47C40F40" w14:textId="77777777" w:rsidR="00E855A9" w:rsidRPr="00AC4E23" w:rsidRDefault="00E855A9" w:rsidP="00E855A9">
      <w:pPr>
        <w:rPr>
          <w:del w:id="582" w:author="Alexander Tsai" w:date="2026-09-25T21:08:00Z" w16du:dateUtc="2026-09-26T01:08:00Z"/>
          <w:rFonts w:asciiTheme="majorHAnsi" w:hAnsiTheme="majorHAnsi"/>
        </w:rPr>
      </w:pPr>
    </w:p>
    <w:p w14:paraId="4789EFB4" w14:textId="77777777" w:rsidR="00E855A9" w:rsidRPr="00AC4E23" w:rsidRDefault="00E855A9" w:rsidP="00E855A9">
      <w:pPr>
        <w:pStyle w:val="Heading3"/>
        <w:spacing w:before="0"/>
        <w:rPr>
          <w:del w:id="583" w:author="Alexander Tsai" w:date="2026-09-25T21:08:00Z" w16du:dateUtc="2026-09-26T01:08:00Z"/>
          <w:color w:val="7A0000"/>
          <w:sz w:val="22"/>
          <w:szCs w:val="22"/>
        </w:rPr>
      </w:pPr>
      <w:del w:id="584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Doctoral Programs – PhD or EdD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43"/>
        <w:gridCol w:w="4097"/>
      </w:tblGrid>
      <w:tr w:rsidR="00E855A9" w:rsidRPr="00AC4E23" w14:paraId="083A377B" w14:textId="77777777" w:rsidTr="00511DBE">
        <w:trPr>
          <w:del w:id="585" w:author="Alexander Tsai" w:date="2026-09-25T21:08:00Z" w16du:dateUtc="2026-09-26T01:08:00Z"/>
        </w:trPr>
        <w:tc>
          <w:tcPr>
            <w:tcW w:w="5580" w:type="dxa"/>
          </w:tcPr>
          <w:p w14:paraId="11BDA3FC" w14:textId="77777777" w:rsidR="00E855A9" w:rsidRPr="00AC4E23" w:rsidRDefault="00E855A9" w:rsidP="00511DBE">
            <w:pPr>
              <w:rPr>
                <w:del w:id="58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3348BAFC" w14:textId="77777777" w:rsidR="00E855A9" w:rsidRPr="00AC4E23" w:rsidRDefault="00E855A9" w:rsidP="00511DBE">
            <w:pPr>
              <w:rPr>
                <w:del w:id="58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0B205670" w14:textId="77777777" w:rsidTr="00511DBE">
        <w:trPr>
          <w:del w:id="588" w:author="Alexander Tsai" w:date="2026-09-25T21:08:00Z" w16du:dateUtc="2026-09-26T01:08:00Z"/>
        </w:trPr>
        <w:tc>
          <w:tcPr>
            <w:tcW w:w="5580" w:type="dxa"/>
          </w:tcPr>
          <w:p w14:paraId="3C6F2CAC" w14:textId="77777777" w:rsidR="00E855A9" w:rsidRPr="00AC4E23" w:rsidRDefault="00E855A9" w:rsidP="00511DBE">
            <w:pPr>
              <w:rPr>
                <w:del w:id="589" w:author="Alexander Tsai" w:date="2026-09-25T21:08:00Z" w16du:dateUtc="2026-09-26T01:08:00Z"/>
                <w:rFonts w:asciiTheme="majorHAnsi" w:hAnsiTheme="majorHAnsi"/>
                <w:i/>
              </w:rPr>
            </w:pPr>
            <w:del w:id="590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101184CD" w14:textId="4BA27FC4" w:rsidR="00E855A9" w:rsidRPr="00AC4E23" w:rsidRDefault="00AF4A59" w:rsidP="00511DBE">
            <w:pPr>
              <w:rPr>
                <w:del w:id="591" w:author="Alexander Tsai" w:date="2026-09-25T21:08:00Z" w16du:dateUtc="2026-09-26T01:08:00Z"/>
                <w:rFonts w:asciiTheme="majorHAnsi" w:hAnsiTheme="majorHAnsi"/>
                <w:i/>
              </w:rPr>
            </w:pPr>
            <w:del w:id="592" w:author="Alexander Tsai" w:date="2026-09-25T21:08:00Z" w16du:dateUtc="2026-09-26T01:08:00Z">
              <w:r w:rsidRPr="00AF4A59">
                <w:rPr>
                  <w:rFonts w:asciiTheme="majorHAnsi" w:hAnsiTheme="majorHAnsi"/>
                  <w:iCs/>
                </w:rPr>
                <w:delText>50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2F3229BF" w14:textId="77777777" w:rsidTr="00511DBE">
        <w:trPr>
          <w:del w:id="593" w:author="Alexander Tsai" w:date="2026-09-25T21:08:00Z" w16du:dateUtc="2026-09-26T01:08:00Z"/>
        </w:trPr>
        <w:tc>
          <w:tcPr>
            <w:tcW w:w="5580" w:type="dxa"/>
          </w:tcPr>
          <w:p w14:paraId="72A0AF5F" w14:textId="77777777" w:rsidR="00E855A9" w:rsidRPr="00AC4E23" w:rsidRDefault="00E855A9" w:rsidP="00511DBE">
            <w:pPr>
              <w:rPr>
                <w:del w:id="594" w:author="Alexander Tsai" w:date="2026-09-25T21:08:00Z" w16du:dateUtc="2026-09-26T01:08:00Z"/>
                <w:rFonts w:asciiTheme="majorHAnsi" w:hAnsiTheme="majorHAnsi"/>
              </w:rPr>
            </w:pPr>
            <w:del w:id="59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1974C18E" w14:textId="2E3F83FB" w:rsidR="00E855A9" w:rsidRPr="00AC4E23" w:rsidRDefault="00C91F61" w:rsidP="00511DBE">
            <w:pPr>
              <w:rPr>
                <w:del w:id="596" w:author="Alexander Tsai" w:date="2026-09-25T21:08:00Z" w16du:dateUtc="2026-09-26T01:08:00Z"/>
                <w:rFonts w:asciiTheme="majorHAnsi" w:hAnsiTheme="majorHAnsi"/>
              </w:rPr>
            </w:pPr>
            <w:del w:id="597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3540D2">
                <w:rPr>
                  <w:rFonts w:asciiTheme="majorHAnsi" w:hAnsiTheme="majorHAnsi"/>
                </w:rPr>
                <w:delText xml:space="preserve">4.5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047E23C5" w14:textId="77777777" w:rsidTr="00511DBE">
        <w:trPr>
          <w:del w:id="598" w:author="Alexander Tsai" w:date="2026-09-25T21:08:00Z" w16du:dateUtc="2026-09-26T01:08:00Z"/>
        </w:trPr>
        <w:tc>
          <w:tcPr>
            <w:tcW w:w="5580" w:type="dxa"/>
          </w:tcPr>
          <w:p w14:paraId="327850F7" w14:textId="6DDA2157" w:rsidR="00E855A9" w:rsidRPr="00AC4E23" w:rsidRDefault="0088182C" w:rsidP="00511DBE">
            <w:pPr>
              <w:rPr>
                <w:del w:id="599" w:author="Alexander Tsai" w:date="2026-09-25T21:08:00Z" w16du:dateUtc="2026-09-26T01:08:00Z"/>
                <w:rFonts w:asciiTheme="majorHAnsi" w:hAnsiTheme="majorHAnsi"/>
              </w:rPr>
            </w:pPr>
            <w:del w:id="600" w:author="Alexander Tsai" w:date="2026-09-25T21:08:00Z" w16du:dateUtc="2026-09-26T01:08:00Z">
              <w:r w:rsidRPr="0088182C">
                <w:rPr>
                  <w:rFonts w:asciiTheme="majorHAnsi" w:hAnsiTheme="majorHAnsi"/>
                </w:rPr>
                <w:delText>Demonstrate knowledge and competency to work with students and communities of culturally diverse backgrounds</w:delText>
              </w:r>
            </w:del>
          </w:p>
        </w:tc>
        <w:tc>
          <w:tcPr>
            <w:tcW w:w="5210" w:type="dxa"/>
          </w:tcPr>
          <w:p w14:paraId="4CC6DFA2" w14:textId="0F8545BC" w:rsidR="00E855A9" w:rsidRPr="00AC4E23" w:rsidRDefault="00087070" w:rsidP="00511DBE">
            <w:pPr>
              <w:rPr>
                <w:del w:id="601" w:author="Alexander Tsai" w:date="2026-09-25T21:08:00Z" w16du:dateUtc="2026-09-26T01:08:00Z"/>
                <w:rFonts w:asciiTheme="majorHAnsi" w:hAnsiTheme="majorHAnsi"/>
              </w:rPr>
            </w:pPr>
            <w:del w:id="602" w:author="Alexander Tsai" w:date="2026-09-25T21:08:00Z" w16du:dateUtc="2026-09-26T01:08:00Z">
              <w:r>
                <w:rPr>
                  <w:rFonts w:asciiTheme="majorHAnsi" w:hAnsiTheme="majorHAnsi"/>
                </w:rPr>
                <w:delText>4.0</w:delText>
              </w:r>
              <w:r w:rsidR="003D2177"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32B58669" w14:textId="77777777" w:rsidTr="00511DBE">
        <w:trPr>
          <w:trHeight w:val="20"/>
          <w:del w:id="603" w:author="Alexander Tsai" w:date="2026-09-25T21:08:00Z" w16du:dateUtc="2026-09-26T01:08:00Z"/>
        </w:trPr>
        <w:tc>
          <w:tcPr>
            <w:tcW w:w="5580" w:type="dxa"/>
          </w:tcPr>
          <w:p w14:paraId="762EEED7" w14:textId="77777777" w:rsidR="00E855A9" w:rsidRPr="00AC4E23" w:rsidRDefault="00E855A9" w:rsidP="00511DBE">
            <w:pPr>
              <w:rPr>
                <w:del w:id="604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018DA9BE" w14:textId="77777777" w:rsidR="00E855A9" w:rsidRPr="00AC4E23" w:rsidRDefault="00E855A9" w:rsidP="00511DBE">
            <w:pPr>
              <w:rPr>
                <w:del w:id="60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337FF15A" w14:textId="77777777" w:rsidTr="00511DBE">
        <w:trPr>
          <w:trHeight w:val="20"/>
          <w:del w:id="606" w:author="Alexander Tsai" w:date="2026-09-25T21:08:00Z" w16du:dateUtc="2026-09-26T01:08:00Z"/>
        </w:trPr>
        <w:tc>
          <w:tcPr>
            <w:tcW w:w="5580" w:type="dxa"/>
          </w:tcPr>
          <w:p w14:paraId="78F2404F" w14:textId="369A0C74" w:rsidR="00E855A9" w:rsidRPr="00AC4E23" w:rsidRDefault="00B57358" w:rsidP="00511DBE">
            <w:pPr>
              <w:rPr>
                <w:del w:id="607" w:author="Alexander Tsai" w:date="2026-09-25T21:08:00Z" w16du:dateUtc="2026-09-26T01:08:00Z"/>
                <w:rFonts w:asciiTheme="majorHAnsi" w:hAnsiTheme="majorHAnsi"/>
                <w:i/>
              </w:rPr>
            </w:pPr>
            <w:del w:id="608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1.5 Year</w:delText>
              </w:r>
              <w:r w:rsidR="0029449C">
                <w:rPr>
                  <w:rFonts w:asciiTheme="majorHAnsi" w:hAnsiTheme="majorHAnsi"/>
                  <w:i/>
                </w:rPr>
                <w:delText xml:space="preserve"> Post Graduate</w:delText>
              </w:r>
              <w:r w:rsidR="0029449C"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009A1E10" w14:textId="79367F69" w:rsidR="00E855A9" w:rsidRPr="00AC4E23" w:rsidRDefault="00B57358" w:rsidP="00511DBE">
            <w:pPr>
              <w:rPr>
                <w:del w:id="609" w:author="Alexander Tsai" w:date="2026-09-25T21:08:00Z" w16du:dateUtc="2026-09-26T01:08:00Z"/>
                <w:rFonts w:asciiTheme="majorHAnsi" w:hAnsiTheme="majorHAnsi"/>
                <w:i/>
              </w:rPr>
            </w:pPr>
            <w:del w:id="610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62.5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5563FE84" w14:textId="77777777" w:rsidTr="00511DBE">
        <w:trPr>
          <w:del w:id="611" w:author="Alexander Tsai" w:date="2026-09-25T21:08:00Z" w16du:dateUtc="2026-09-26T01:08:00Z"/>
        </w:trPr>
        <w:tc>
          <w:tcPr>
            <w:tcW w:w="5580" w:type="dxa"/>
          </w:tcPr>
          <w:p w14:paraId="4E5AE39C" w14:textId="77777777" w:rsidR="00E855A9" w:rsidRPr="00AC4E23" w:rsidRDefault="00E855A9" w:rsidP="00511DBE">
            <w:pPr>
              <w:rPr>
                <w:del w:id="612" w:author="Alexander Tsai" w:date="2026-09-25T21:08:00Z" w16du:dateUtc="2026-09-26T01:08:00Z"/>
                <w:rFonts w:asciiTheme="majorHAnsi" w:hAnsiTheme="majorHAnsi"/>
              </w:rPr>
            </w:pPr>
            <w:del w:id="613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Employment in K-12 public or private setting</w:delText>
              </w:r>
            </w:del>
          </w:p>
        </w:tc>
        <w:tc>
          <w:tcPr>
            <w:tcW w:w="5210" w:type="dxa"/>
          </w:tcPr>
          <w:p w14:paraId="0FDABBD1" w14:textId="24584171" w:rsidR="00E855A9" w:rsidRPr="00AC4E23" w:rsidRDefault="006374E4" w:rsidP="00511DBE">
            <w:pPr>
              <w:rPr>
                <w:del w:id="614" w:author="Alexander Tsai" w:date="2026-09-25T21:08:00Z" w16du:dateUtc="2026-09-26T01:08:00Z"/>
                <w:rFonts w:asciiTheme="majorHAnsi" w:hAnsiTheme="majorHAnsi"/>
              </w:rPr>
            </w:pPr>
            <w:del w:id="615" w:author="Alexander Tsai" w:date="2026-09-25T21:08:00Z" w16du:dateUtc="2026-09-26T01:08:00Z">
              <w:r>
                <w:rPr>
                  <w:rFonts w:asciiTheme="majorHAnsi" w:hAnsiTheme="majorHAnsi"/>
                </w:rPr>
                <w:delText>80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1A34C4FD" w14:textId="77777777" w:rsidTr="00511DBE">
        <w:trPr>
          <w:del w:id="616" w:author="Alexander Tsai" w:date="2026-09-25T21:08:00Z" w16du:dateUtc="2026-09-26T01:08:00Z"/>
        </w:trPr>
        <w:tc>
          <w:tcPr>
            <w:tcW w:w="5580" w:type="dxa"/>
          </w:tcPr>
          <w:p w14:paraId="7827F3A1" w14:textId="77777777" w:rsidR="00E855A9" w:rsidRPr="00AC4E23" w:rsidRDefault="00E855A9" w:rsidP="00511DBE">
            <w:pPr>
              <w:rPr>
                <w:del w:id="617" w:author="Alexander Tsai" w:date="2026-09-25T21:08:00Z" w16du:dateUtc="2026-09-26T01:08:00Z"/>
                <w:rFonts w:asciiTheme="majorHAnsi" w:hAnsiTheme="majorHAnsi"/>
              </w:rPr>
            </w:pPr>
            <w:del w:id="618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Employment in post-secondary setting</w:delText>
              </w:r>
            </w:del>
          </w:p>
        </w:tc>
        <w:tc>
          <w:tcPr>
            <w:tcW w:w="5210" w:type="dxa"/>
          </w:tcPr>
          <w:p w14:paraId="2FBA53FC" w14:textId="10747374" w:rsidR="00E855A9" w:rsidRPr="00AC4E23" w:rsidRDefault="006374E4" w:rsidP="00511DBE">
            <w:pPr>
              <w:rPr>
                <w:del w:id="619" w:author="Alexander Tsai" w:date="2026-09-25T21:08:00Z" w16du:dateUtc="2026-09-26T01:08:00Z"/>
                <w:rFonts w:asciiTheme="majorHAnsi" w:hAnsiTheme="majorHAnsi"/>
              </w:rPr>
            </w:pPr>
            <w:del w:id="620" w:author="Alexander Tsai" w:date="2026-09-25T21:08:00Z" w16du:dateUtc="2026-09-26T01:08:00Z">
              <w:r>
                <w:rPr>
                  <w:rFonts w:asciiTheme="majorHAnsi" w:hAnsiTheme="majorHAnsi"/>
                </w:rPr>
                <w:delText>20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2E9DEB3B" w14:textId="77777777" w:rsidTr="00511DBE">
        <w:trPr>
          <w:del w:id="621" w:author="Alexander Tsai" w:date="2026-09-25T21:08:00Z" w16du:dateUtc="2026-09-26T01:08:00Z"/>
        </w:trPr>
        <w:tc>
          <w:tcPr>
            <w:tcW w:w="5580" w:type="dxa"/>
          </w:tcPr>
          <w:p w14:paraId="7575DA99" w14:textId="77777777" w:rsidR="00E855A9" w:rsidRPr="00AC4E23" w:rsidRDefault="00E855A9" w:rsidP="00511DBE">
            <w:pPr>
              <w:rPr>
                <w:del w:id="622" w:author="Alexander Tsai" w:date="2026-09-25T21:08:00Z" w16du:dateUtc="2026-09-26T01:08:00Z"/>
                <w:rFonts w:asciiTheme="majorHAnsi" w:hAnsiTheme="majorHAnsi"/>
              </w:rPr>
            </w:pPr>
            <w:del w:id="623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455024BB" w14:textId="128B13DA" w:rsidR="00E855A9" w:rsidRPr="00AC4E23" w:rsidRDefault="00E855A9" w:rsidP="00511DBE">
            <w:pPr>
              <w:rPr>
                <w:del w:id="624" w:author="Alexander Tsai" w:date="2026-09-25T21:08:00Z" w16du:dateUtc="2026-09-26T01:08:00Z"/>
                <w:rFonts w:asciiTheme="majorHAnsi" w:hAnsiTheme="majorHAnsi"/>
              </w:rPr>
            </w:pPr>
            <w:del w:id="625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</w:tbl>
    <w:p w14:paraId="7B561357" w14:textId="77777777" w:rsidR="00E855A9" w:rsidRPr="00AC4E23" w:rsidRDefault="00E855A9" w:rsidP="00E855A9">
      <w:pPr>
        <w:rPr>
          <w:del w:id="626" w:author="Alexander Tsai" w:date="2026-09-25T21:08:00Z" w16du:dateUtc="2026-09-26T01:08:00Z"/>
          <w:rFonts w:asciiTheme="majorHAnsi" w:hAnsiTheme="majorHAnsi"/>
        </w:rPr>
      </w:pPr>
    </w:p>
    <w:p w14:paraId="3030F9CD" w14:textId="77777777" w:rsidR="00E855A9" w:rsidRPr="00AC4E23" w:rsidRDefault="00E855A9" w:rsidP="00E855A9">
      <w:pPr>
        <w:pStyle w:val="Heading3"/>
        <w:spacing w:before="0"/>
        <w:rPr>
          <w:del w:id="627" w:author="Alexander Tsai" w:date="2026-09-25T21:08:00Z" w16du:dateUtc="2026-09-26T01:08:00Z"/>
          <w:color w:val="7A0000"/>
          <w:sz w:val="22"/>
          <w:szCs w:val="22"/>
        </w:rPr>
      </w:pPr>
      <w:del w:id="628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Literacy –ME.D.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46"/>
        <w:gridCol w:w="4094"/>
      </w:tblGrid>
      <w:tr w:rsidR="00E855A9" w:rsidRPr="00AC4E23" w14:paraId="2BECA9DE" w14:textId="77777777" w:rsidTr="00511DBE">
        <w:trPr>
          <w:del w:id="629" w:author="Alexander Tsai" w:date="2026-09-25T21:08:00Z" w16du:dateUtc="2026-09-26T01:08:00Z"/>
        </w:trPr>
        <w:tc>
          <w:tcPr>
            <w:tcW w:w="5580" w:type="dxa"/>
          </w:tcPr>
          <w:p w14:paraId="61EBF76D" w14:textId="77777777" w:rsidR="00E855A9" w:rsidRPr="00AC4E23" w:rsidRDefault="00E855A9" w:rsidP="00511DBE">
            <w:pPr>
              <w:rPr>
                <w:del w:id="630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347FF527" w14:textId="77777777" w:rsidR="00E855A9" w:rsidRPr="00AC4E23" w:rsidRDefault="00E855A9" w:rsidP="00511DBE">
            <w:pPr>
              <w:rPr>
                <w:del w:id="631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2DEE11E7" w14:textId="77777777" w:rsidTr="00511DBE">
        <w:trPr>
          <w:del w:id="632" w:author="Alexander Tsai" w:date="2026-09-25T21:08:00Z" w16du:dateUtc="2026-09-26T01:08:00Z"/>
        </w:trPr>
        <w:tc>
          <w:tcPr>
            <w:tcW w:w="5580" w:type="dxa"/>
          </w:tcPr>
          <w:p w14:paraId="313D752D" w14:textId="20848522" w:rsidR="00E855A9" w:rsidRPr="00AC4E23" w:rsidRDefault="00E855A9" w:rsidP="00511DBE">
            <w:pPr>
              <w:rPr>
                <w:del w:id="633" w:author="Alexander Tsai" w:date="2026-09-25T21:08:00Z" w16du:dateUtc="2026-09-26T01:08:00Z"/>
                <w:rFonts w:asciiTheme="majorHAnsi" w:hAnsiTheme="majorHAnsi"/>
                <w:i/>
              </w:rPr>
            </w:pPr>
            <w:del w:id="634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  <w:r>
                <w:rPr>
                  <w:rFonts w:asciiTheme="majorHAnsi" w:hAnsiTheme="majorHAnsi"/>
                  <w:i/>
                </w:rPr>
                <w:delText xml:space="preserve"> </w:delText>
              </w:r>
            </w:del>
          </w:p>
        </w:tc>
        <w:tc>
          <w:tcPr>
            <w:tcW w:w="5210" w:type="dxa"/>
          </w:tcPr>
          <w:p w14:paraId="1DC51CC9" w14:textId="57B9029E" w:rsidR="00E855A9" w:rsidRPr="00AC4E23" w:rsidRDefault="00010BB5" w:rsidP="00511DBE">
            <w:pPr>
              <w:rPr>
                <w:del w:id="635" w:author="Alexander Tsai" w:date="2026-09-25T21:08:00Z" w16du:dateUtc="2026-09-26T01:08:00Z"/>
                <w:rFonts w:asciiTheme="majorHAnsi" w:hAnsiTheme="majorHAnsi"/>
                <w:i/>
              </w:rPr>
            </w:pPr>
            <w:del w:id="636" w:author="Alexander Tsai" w:date="2026-09-25T21:08:00Z" w16du:dateUtc="2026-09-26T01:08:00Z">
              <w:r w:rsidRPr="00010BB5">
                <w:rPr>
                  <w:rFonts w:asciiTheme="majorHAnsi" w:hAnsiTheme="majorHAnsi"/>
                  <w:iCs/>
                </w:rPr>
                <w:delText>44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37889099" w14:textId="77777777" w:rsidTr="00511DBE">
        <w:trPr>
          <w:del w:id="637" w:author="Alexander Tsai" w:date="2026-09-25T21:08:00Z" w16du:dateUtc="2026-09-26T01:08:00Z"/>
        </w:trPr>
        <w:tc>
          <w:tcPr>
            <w:tcW w:w="5580" w:type="dxa"/>
          </w:tcPr>
          <w:p w14:paraId="21319E51" w14:textId="77777777" w:rsidR="00E855A9" w:rsidRPr="00AC4E23" w:rsidRDefault="00E855A9" w:rsidP="00511DBE">
            <w:pPr>
              <w:rPr>
                <w:del w:id="638" w:author="Alexander Tsai" w:date="2026-09-25T21:08:00Z" w16du:dateUtc="2026-09-26T01:08:00Z"/>
                <w:rFonts w:asciiTheme="majorHAnsi" w:hAnsiTheme="majorHAnsi"/>
              </w:rPr>
            </w:pPr>
            <w:del w:id="63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07934346" w14:textId="7B349344" w:rsidR="00E855A9" w:rsidRPr="00AC4E23" w:rsidRDefault="00026205" w:rsidP="00511DBE">
            <w:pPr>
              <w:rPr>
                <w:del w:id="640" w:author="Alexander Tsai" w:date="2026-09-25T21:08:00Z" w16du:dateUtc="2026-09-26T01:08:00Z"/>
                <w:rFonts w:asciiTheme="majorHAnsi" w:hAnsiTheme="majorHAnsi"/>
              </w:rPr>
            </w:pPr>
            <w:del w:id="641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B640BE">
                <w:rPr>
                  <w:rFonts w:asciiTheme="majorHAnsi" w:hAnsiTheme="majorHAnsi"/>
                </w:rPr>
                <w:delText xml:space="preserve">4.75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78D17AA6" w14:textId="77777777" w:rsidTr="00511DBE">
        <w:trPr>
          <w:del w:id="642" w:author="Alexander Tsai" w:date="2026-09-25T21:08:00Z" w16du:dateUtc="2026-09-26T01:08:00Z"/>
        </w:trPr>
        <w:tc>
          <w:tcPr>
            <w:tcW w:w="5580" w:type="dxa"/>
          </w:tcPr>
          <w:p w14:paraId="0D2011F4" w14:textId="77777777" w:rsidR="00E855A9" w:rsidRPr="00AC4E23" w:rsidRDefault="00E855A9" w:rsidP="00511DBE">
            <w:pPr>
              <w:rPr>
                <w:del w:id="643" w:author="Alexander Tsai" w:date="2026-09-25T21:08:00Z" w16du:dateUtc="2026-09-26T01:08:00Z"/>
                <w:rFonts w:asciiTheme="majorHAnsi" w:hAnsiTheme="majorHAnsi"/>
              </w:rPr>
            </w:pPr>
            <w:del w:id="64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Preparation to work with diverse students and parents</w:delText>
              </w:r>
            </w:del>
          </w:p>
        </w:tc>
        <w:tc>
          <w:tcPr>
            <w:tcW w:w="5210" w:type="dxa"/>
          </w:tcPr>
          <w:p w14:paraId="225D8559" w14:textId="577AD4F9" w:rsidR="00E855A9" w:rsidRPr="00AC4E23" w:rsidRDefault="003E44DB" w:rsidP="00511DBE">
            <w:pPr>
              <w:rPr>
                <w:del w:id="645" w:author="Alexander Tsai" w:date="2026-09-25T21:08:00Z" w16du:dateUtc="2026-09-26T01:08:00Z"/>
                <w:rFonts w:asciiTheme="majorHAnsi" w:hAnsiTheme="majorHAnsi"/>
              </w:rPr>
            </w:pPr>
            <w:del w:id="646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412C39">
                <w:rPr>
                  <w:rFonts w:asciiTheme="majorHAnsi" w:hAnsiTheme="majorHAnsi"/>
                </w:rPr>
                <w:delText xml:space="preserve"> </w:delText>
              </w:r>
              <w:r w:rsidR="001275AF">
                <w:rPr>
                  <w:rFonts w:asciiTheme="majorHAnsi" w:hAnsiTheme="majorHAnsi"/>
                </w:rPr>
                <w:delText xml:space="preserve">4.67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4786BFB0" w14:textId="77777777" w:rsidTr="00511DBE">
        <w:trPr>
          <w:trHeight w:val="20"/>
          <w:del w:id="647" w:author="Alexander Tsai" w:date="2026-09-25T21:08:00Z" w16du:dateUtc="2026-09-26T01:08:00Z"/>
        </w:trPr>
        <w:tc>
          <w:tcPr>
            <w:tcW w:w="5580" w:type="dxa"/>
          </w:tcPr>
          <w:p w14:paraId="175B31E9" w14:textId="77777777" w:rsidR="00E855A9" w:rsidRPr="00AC4E23" w:rsidRDefault="00E855A9" w:rsidP="00511DBE">
            <w:pPr>
              <w:rPr>
                <w:del w:id="64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20967803" w14:textId="77777777" w:rsidR="00E855A9" w:rsidRPr="00AC4E23" w:rsidRDefault="00E855A9" w:rsidP="00511DBE">
            <w:pPr>
              <w:rPr>
                <w:del w:id="649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0FABEF7A" w14:textId="77777777" w:rsidTr="00511DBE">
        <w:trPr>
          <w:trHeight w:val="20"/>
          <w:del w:id="650" w:author="Alexander Tsai" w:date="2026-09-25T21:08:00Z" w16du:dateUtc="2026-09-26T01:08:00Z"/>
        </w:trPr>
        <w:tc>
          <w:tcPr>
            <w:tcW w:w="5580" w:type="dxa"/>
          </w:tcPr>
          <w:p w14:paraId="1774B069" w14:textId="4ED80A87" w:rsidR="00E855A9" w:rsidRPr="00AC4E23" w:rsidRDefault="0029449C" w:rsidP="00511DBE">
            <w:pPr>
              <w:rPr>
                <w:del w:id="651" w:author="Alexander Tsai" w:date="2026-09-25T21:08:00Z" w16du:dateUtc="2026-09-26T01:08:00Z"/>
                <w:rFonts w:asciiTheme="majorHAnsi" w:hAnsiTheme="majorHAnsi"/>
                <w:i/>
              </w:rPr>
            </w:pPr>
            <w:del w:id="652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72A06E14" w14:textId="4D87B66F" w:rsidR="00E855A9" w:rsidRPr="00AC4E23" w:rsidRDefault="007C2CFA" w:rsidP="00511DBE">
            <w:pPr>
              <w:rPr>
                <w:del w:id="653" w:author="Alexander Tsai" w:date="2026-09-25T21:08:00Z" w16du:dateUtc="2026-09-26T01:08:00Z"/>
                <w:rFonts w:asciiTheme="majorHAnsi" w:hAnsiTheme="majorHAnsi"/>
                <w:i/>
              </w:rPr>
            </w:pPr>
            <w:del w:id="654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44.4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54A4209D" w14:textId="77777777" w:rsidTr="00511DBE">
        <w:trPr>
          <w:del w:id="655" w:author="Alexander Tsai" w:date="2026-09-25T21:08:00Z" w16du:dateUtc="2026-09-26T01:08:00Z"/>
        </w:trPr>
        <w:tc>
          <w:tcPr>
            <w:tcW w:w="5580" w:type="dxa"/>
          </w:tcPr>
          <w:p w14:paraId="520ED8B0" w14:textId="77777777" w:rsidR="00E855A9" w:rsidRPr="00AC4E23" w:rsidRDefault="00E855A9" w:rsidP="00511DBE">
            <w:pPr>
              <w:rPr>
                <w:del w:id="656" w:author="Alexander Tsai" w:date="2026-09-25T21:08:00Z" w16du:dateUtc="2026-09-26T01:08:00Z"/>
                <w:rFonts w:asciiTheme="majorHAnsi" w:hAnsiTheme="majorHAnsi"/>
              </w:rPr>
            </w:pPr>
            <w:del w:id="65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1E9BA8B6" w14:textId="4C196B37" w:rsidR="00E855A9" w:rsidRPr="00AC4E23" w:rsidRDefault="007C2CFA" w:rsidP="00511DBE">
            <w:pPr>
              <w:rPr>
                <w:del w:id="658" w:author="Alexander Tsai" w:date="2026-09-25T21:08:00Z" w16du:dateUtc="2026-09-26T01:08:00Z"/>
                <w:rFonts w:asciiTheme="majorHAnsi" w:hAnsiTheme="majorHAnsi"/>
              </w:rPr>
            </w:pPr>
            <w:del w:id="659" w:author="Alexander Tsai" w:date="2026-09-25T21:08:00Z" w16du:dateUtc="2026-09-26T01:08:00Z">
              <w:r>
                <w:rPr>
                  <w:rFonts w:asciiTheme="majorHAnsi" w:hAnsiTheme="majorHAnsi"/>
                </w:rPr>
                <w:delText>100</w:delText>
              </w:r>
              <w:r w:rsidR="00E855A9" w:rsidRPr="00AC4E23">
                <w:rPr>
                  <w:rFonts w:asciiTheme="majorHAnsi" w:hAnsiTheme="majorHAnsi"/>
                </w:rPr>
                <w:delText xml:space="preserve">% </w:delText>
              </w:r>
            </w:del>
          </w:p>
        </w:tc>
      </w:tr>
      <w:tr w:rsidR="00E855A9" w:rsidRPr="00AC4E23" w14:paraId="6451B783" w14:textId="77777777" w:rsidTr="00511DBE">
        <w:trPr>
          <w:del w:id="660" w:author="Alexander Tsai" w:date="2026-09-25T21:08:00Z" w16du:dateUtc="2026-09-26T01:08:00Z"/>
        </w:trPr>
        <w:tc>
          <w:tcPr>
            <w:tcW w:w="5580" w:type="dxa"/>
          </w:tcPr>
          <w:p w14:paraId="3784005A" w14:textId="77777777" w:rsidR="00E855A9" w:rsidRPr="00AC4E23" w:rsidRDefault="00E855A9" w:rsidP="00511DBE">
            <w:pPr>
              <w:rPr>
                <w:del w:id="661" w:author="Alexander Tsai" w:date="2026-09-25T21:08:00Z" w16du:dateUtc="2026-09-26T01:08:00Z"/>
                <w:rFonts w:asciiTheme="majorHAnsi" w:hAnsiTheme="majorHAnsi"/>
              </w:rPr>
            </w:pPr>
            <w:del w:id="66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5E0E43F3" w14:textId="0187835D" w:rsidR="00E855A9" w:rsidRPr="00AC4E23" w:rsidRDefault="00E855A9" w:rsidP="00511DBE">
            <w:pPr>
              <w:rPr>
                <w:del w:id="663" w:author="Alexander Tsai" w:date="2026-09-25T21:08:00Z" w16du:dateUtc="2026-09-26T01:08:00Z"/>
                <w:rFonts w:asciiTheme="majorHAnsi" w:hAnsiTheme="majorHAnsi"/>
              </w:rPr>
            </w:pPr>
            <w:del w:id="66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30A97009" w14:textId="77777777" w:rsidTr="00511DBE">
        <w:trPr>
          <w:del w:id="665" w:author="Alexander Tsai" w:date="2026-09-25T21:08:00Z" w16du:dateUtc="2026-09-26T01:08:00Z"/>
        </w:trPr>
        <w:tc>
          <w:tcPr>
            <w:tcW w:w="5580" w:type="dxa"/>
          </w:tcPr>
          <w:p w14:paraId="2DFA0E8F" w14:textId="77777777" w:rsidR="00E855A9" w:rsidRPr="00AC4E23" w:rsidRDefault="00E855A9" w:rsidP="00511DBE">
            <w:pPr>
              <w:rPr>
                <w:del w:id="666" w:author="Alexander Tsai" w:date="2026-09-25T21:08:00Z" w16du:dateUtc="2026-09-26T01:08:00Z"/>
                <w:rFonts w:asciiTheme="majorHAnsi" w:hAnsiTheme="majorHAnsi"/>
              </w:rPr>
            </w:pPr>
            <w:del w:id="66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Unemployed, looking for a teaching position</w:delText>
              </w:r>
            </w:del>
          </w:p>
        </w:tc>
        <w:tc>
          <w:tcPr>
            <w:tcW w:w="5210" w:type="dxa"/>
          </w:tcPr>
          <w:p w14:paraId="6D0D41FD" w14:textId="46C7438D" w:rsidR="00E855A9" w:rsidRPr="00AC4E23" w:rsidRDefault="00E855A9" w:rsidP="00511DBE">
            <w:pPr>
              <w:rPr>
                <w:del w:id="668" w:author="Alexander Tsai" w:date="2026-09-25T21:08:00Z" w16du:dateUtc="2026-09-26T01:08:00Z"/>
                <w:rFonts w:asciiTheme="majorHAnsi" w:hAnsiTheme="majorHAnsi"/>
              </w:rPr>
            </w:pPr>
            <w:del w:id="66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 xml:space="preserve">% </w:delText>
              </w:r>
            </w:del>
          </w:p>
        </w:tc>
      </w:tr>
      <w:tr w:rsidR="00E855A9" w:rsidRPr="00AC4E23" w14:paraId="6A6872C1" w14:textId="77777777" w:rsidTr="00511DBE">
        <w:trPr>
          <w:del w:id="670" w:author="Alexander Tsai" w:date="2026-09-25T21:08:00Z" w16du:dateUtc="2026-09-26T01:08:00Z"/>
        </w:trPr>
        <w:tc>
          <w:tcPr>
            <w:tcW w:w="5580" w:type="dxa"/>
          </w:tcPr>
          <w:p w14:paraId="6F3BDD1D" w14:textId="77777777" w:rsidR="00E855A9" w:rsidRPr="00AC4E23" w:rsidRDefault="00E855A9" w:rsidP="00511DBE">
            <w:pPr>
              <w:rPr>
                <w:del w:id="671" w:author="Alexander Tsai" w:date="2026-09-25T21:08:00Z" w16du:dateUtc="2026-09-26T01:08:00Z"/>
                <w:rFonts w:asciiTheme="majorHAnsi" w:hAnsiTheme="majorHAnsi"/>
              </w:rPr>
            </w:pPr>
            <w:del w:id="67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669E8530" w14:textId="1E493903" w:rsidR="00E855A9" w:rsidRPr="00AC4E23" w:rsidRDefault="00E855A9" w:rsidP="00511DBE">
            <w:pPr>
              <w:rPr>
                <w:del w:id="673" w:author="Alexander Tsai" w:date="2026-09-25T21:08:00Z" w16du:dateUtc="2026-09-26T01:08:00Z"/>
                <w:rFonts w:asciiTheme="majorHAnsi" w:hAnsiTheme="majorHAnsi"/>
                <w:lang w:eastAsia="zh-CN"/>
              </w:rPr>
            </w:pPr>
          </w:p>
        </w:tc>
      </w:tr>
    </w:tbl>
    <w:p w14:paraId="44073AAB" w14:textId="77777777" w:rsidR="00E855A9" w:rsidRPr="00AC4E23" w:rsidRDefault="00E855A9" w:rsidP="00E855A9">
      <w:pPr>
        <w:rPr>
          <w:del w:id="674" w:author="Alexander Tsai" w:date="2026-09-25T21:08:00Z" w16du:dateUtc="2026-09-26T01:08:00Z"/>
          <w:rFonts w:asciiTheme="majorHAnsi" w:hAnsiTheme="majorHAnsi"/>
        </w:rPr>
      </w:pPr>
    </w:p>
    <w:p w14:paraId="25F9510A" w14:textId="77777777" w:rsidR="00E855A9" w:rsidRPr="00AC4E23" w:rsidRDefault="00E855A9" w:rsidP="00E855A9">
      <w:pPr>
        <w:rPr>
          <w:del w:id="675" w:author="Alexander Tsai" w:date="2026-09-25T21:08:00Z" w16du:dateUtc="2026-09-26T01:08:00Z"/>
          <w:rFonts w:asciiTheme="majorHAnsi" w:hAnsiTheme="majorHAnsi"/>
          <w:sz w:val="18"/>
        </w:rPr>
      </w:pPr>
    </w:p>
    <w:p w14:paraId="68A6BA7B" w14:textId="77777777" w:rsidR="00E855A9" w:rsidRPr="00AC4E23" w:rsidRDefault="00E855A9" w:rsidP="00E855A9">
      <w:pPr>
        <w:pStyle w:val="Heading3"/>
        <w:spacing w:before="0"/>
        <w:rPr>
          <w:del w:id="676" w:author="Alexander Tsai" w:date="2026-09-25T21:08:00Z" w16du:dateUtc="2026-09-26T01:08:00Z"/>
          <w:color w:val="7A0000"/>
          <w:sz w:val="22"/>
          <w:szCs w:val="22"/>
        </w:rPr>
      </w:pPr>
      <w:del w:id="677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Principal or Program Administrator– Certificate and ME.D.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71"/>
        <w:gridCol w:w="4069"/>
      </w:tblGrid>
      <w:tr w:rsidR="00E855A9" w:rsidRPr="00AC4E23" w14:paraId="5E868385" w14:textId="77777777" w:rsidTr="00511DBE">
        <w:trPr>
          <w:del w:id="678" w:author="Alexander Tsai" w:date="2026-09-25T21:08:00Z" w16du:dateUtc="2026-09-26T01:08:00Z"/>
        </w:trPr>
        <w:tc>
          <w:tcPr>
            <w:tcW w:w="5580" w:type="dxa"/>
          </w:tcPr>
          <w:p w14:paraId="5F4CF652" w14:textId="77777777" w:rsidR="00E855A9" w:rsidRPr="00AC4E23" w:rsidRDefault="00E855A9" w:rsidP="00511DBE">
            <w:pPr>
              <w:rPr>
                <w:del w:id="679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26928860" w14:textId="77777777" w:rsidR="00E855A9" w:rsidRPr="00AC4E23" w:rsidRDefault="00E855A9" w:rsidP="00511DBE">
            <w:pPr>
              <w:rPr>
                <w:del w:id="680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0143A15A" w14:textId="77777777" w:rsidTr="00511DBE">
        <w:trPr>
          <w:del w:id="681" w:author="Alexander Tsai" w:date="2026-09-25T21:08:00Z" w16du:dateUtc="2026-09-26T01:08:00Z"/>
        </w:trPr>
        <w:tc>
          <w:tcPr>
            <w:tcW w:w="5580" w:type="dxa"/>
          </w:tcPr>
          <w:p w14:paraId="69706B71" w14:textId="77777777" w:rsidR="00E855A9" w:rsidRPr="00AC4E23" w:rsidRDefault="00E855A9" w:rsidP="00511DBE">
            <w:pPr>
              <w:rPr>
                <w:del w:id="682" w:author="Alexander Tsai" w:date="2026-09-25T21:08:00Z" w16du:dateUtc="2026-09-26T01:08:00Z"/>
                <w:rFonts w:asciiTheme="majorHAnsi" w:hAnsiTheme="majorHAnsi"/>
                <w:i/>
              </w:rPr>
            </w:pPr>
            <w:del w:id="683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18D6BDFF" w14:textId="60150212" w:rsidR="00E855A9" w:rsidRPr="00AC4E23" w:rsidRDefault="007F4E5B" w:rsidP="00511DBE">
            <w:pPr>
              <w:rPr>
                <w:del w:id="684" w:author="Alexander Tsai" w:date="2026-09-25T21:08:00Z" w16du:dateUtc="2026-09-26T01:08:00Z"/>
                <w:rFonts w:asciiTheme="majorHAnsi" w:hAnsiTheme="majorHAnsi"/>
                <w:i/>
              </w:rPr>
            </w:pPr>
            <w:del w:id="685" w:author="Alexander Tsai" w:date="2026-09-25T21:08:00Z" w16du:dateUtc="2026-09-26T01:08:00Z">
              <w:r w:rsidRPr="007F4E5B">
                <w:rPr>
                  <w:rFonts w:asciiTheme="majorHAnsi" w:hAnsiTheme="majorHAnsi"/>
                  <w:iCs/>
                </w:rPr>
                <w:delText>77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36F85532" w14:textId="77777777" w:rsidTr="00511DBE">
        <w:trPr>
          <w:del w:id="686" w:author="Alexander Tsai" w:date="2026-09-25T21:08:00Z" w16du:dateUtc="2026-09-26T01:08:00Z"/>
        </w:trPr>
        <w:tc>
          <w:tcPr>
            <w:tcW w:w="5580" w:type="dxa"/>
          </w:tcPr>
          <w:p w14:paraId="1A91B8A3" w14:textId="77777777" w:rsidR="00E855A9" w:rsidRPr="00AC4E23" w:rsidRDefault="00E855A9" w:rsidP="00511DBE">
            <w:pPr>
              <w:rPr>
                <w:del w:id="687" w:author="Alexander Tsai" w:date="2026-09-25T21:08:00Z" w16du:dateUtc="2026-09-26T01:08:00Z"/>
                <w:rFonts w:asciiTheme="majorHAnsi" w:hAnsiTheme="majorHAnsi"/>
              </w:rPr>
            </w:pPr>
            <w:del w:id="688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Preparation as a result of coursework</w:delText>
              </w:r>
            </w:del>
          </w:p>
        </w:tc>
        <w:tc>
          <w:tcPr>
            <w:tcW w:w="5210" w:type="dxa"/>
          </w:tcPr>
          <w:p w14:paraId="63650EDE" w14:textId="69CA7084" w:rsidR="00E855A9" w:rsidRPr="00AC4E23" w:rsidRDefault="002916A6" w:rsidP="00511DBE">
            <w:pPr>
              <w:rPr>
                <w:del w:id="689" w:author="Alexander Tsai" w:date="2026-09-25T21:08:00Z" w16du:dateUtc="2026-09-26T01:08:00Z"/>
                <w:rFonts w:asciiTheme="majorHAnsi" w:hAnsiTheme="majorHAnsi"/>
              </w:rPr>
            </w:pPr>
            <w:del w:id="690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5837D5">
                <w:rPr>
                  <w:rFonts w:asciiTheme="majorHAnsi" w:hAnsiTheme="majorHAnsi"/>
                </w:rPr>
                <w:delText xml:space="preserve">4.3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198A75AE" w14:textId="77777777" w:rsidTr="00511DBE">
        <w:trPr>
          <w:del w:id="691" w:author="Alexander Tsai" w:date="2026-09-25T21:08:00Z" w16du:dateUtc="2026-09-26T01:08:00Z"/>
        </w:trPr>
        <w:tc>
          <w:tcPr>
            <w:tcW w:w="5580" w:type="dxa"/>
          </w:tcPr>
          <w:p w14:paraId="6FE92897" w14:textId="77777777" w:rsidR="00E855A9" w:rsidRPr="00AC4E23" w:rsidRDefault="00E855A9" w:rsidP="00511DBE">
            <w:pPr>
              <w:rPr>
                <w:del w:id="692" w:author="Alexander Tsai" w:date="2026-09-25T21:08:00Z" w16du:dateUtc="2026-09-26T01:08:00Z"/>
                <w:rFonts w:asciiTheme="majorHAnsi" w:hAnsiTheme="majorHAnsi"/>
              </w:rPr>
            </w:pPr>
            <w:del w:id="693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Preparation as a result of internship experiences</w:delText>
              </w:r>
            </w:del>
          </w:p>
        </w:tc>
        <w:tc>
          <w:tcPr>
            <w:tcW w:w="5210" w:type="dxa"/>
          </w:tcPr>
          <w:p w14:paraId="5EC7295B" w14:textId="1428C7E7" w:rsidR="00E855A9" w:rsidRPr="00AC4E23" w:rsidRDefault="005837D5" w:rsidP="00511DBE">
            <w:pPr>
              <w:rPr>
                <w:del w:id="694" w:author="Alexander Tsai" w:date="2026-09-25T21:08:00Z" w16du:dateUtc="2026-09-26T01:08:00Z"/>
                <w:rFonts w:asciiTheme="majorHAnsi" w:hAnsiTheme="majorHAnsi"/>
              </w:rPr>
            </w:pPr>
            <w:del w:id="695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4.3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51A18AB2" w14:textId="77777777" w:rsidTr="00511DBE">
        <w:trPr>
          <w:trHeight w:val="20"/>
          <w:del w:id="696" w:author="Alexander Tsai" w:date="2026-09-25T21:08:00Z" w16du:dateUtc="2026-09-26T01:08:00Z"/>
        </w:trPr>
        <w:tc>
          <w:tcPr>
            <w:tcW w:w="5580" w:type="dxa"/>
          </w:tcPr>
          <w:p w14:paraId="6FD16415" w14:textId="77777777" w:rsidR="00E855A9" w:rsidRPr="00AC4E23" w:rsidRDefault="00E855A9" w:rsidP="00511DBE">
            <w:pPr>
              <w:rPr>
                <w:del w:id="69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4EF96B98" w14:textId="77777777" w:rsidR="00E855A9" w:rsidRPr="00AC4E23" w:rsidRDefault="00E855A9" w:rsidP="00511DBE">
            <w:pPr>
              <w:rPr>
                <w:del w:id="69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2F11F0B0" w14:textId="77777777" w:rsidTr="00511DBE">
        <w:trPr>
          <w:trHeight w:val="20"/>
          <w:del w:id="699" w:author="Alexander Tsai" w:date="2026-09-25T21:08:00Z" w16du:dateUtc="2026-09-26T01:08:00Z"/>
        </w:trPr>
        <w:tc>
          <w:tcPr>
            <w:tcW w:w="5580" w:type="dxa"/>
          </w:tcPr>
          <w:p w14:paraId="3D52BEC2" w14:textId="3DFE78D3" w:rsidR="00E855A9" w:rsidRPr="00AC4E23" w:rsidRDefault="0029449C" w:rsidP="00511DBE">
            <w:pPr>
              <w:rPr>
                <w:del w:id="700" w:author="Alexander Tsai" w:date="2026-09-25T21:08:00Z" w16du:dateUtc="2026-09-26T01:08:00Z"/>
                <w:rFonts w:asciiTheme="majorHAnsi" w:hAnsiTheme="majorHAnsi"/>
                <w:i/>
              </w:rPr>
            </w:pPr>
            <w:del w:id="701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2A6CE821" w14:textId="2A79C1E6" w:rsidR="00E855A9" w:rsidRPr="00AC4E23" w:rsidRDefault="00351CFB" w:rsidP="00511DBE">
            <w:pPr>
              <w:rPr>
                <w:del w:id="702" w:author="Alexander Tsai" w:date="2026-09-25T21:08:00Z" w16du:dateUtc="2026-09-26T01:08:00Z"/>
                <w:rFonts w:asciiTheme="majorHAnsi" w:hAnsiTheme="majorHAnsi"/>
                <w:i/>
              </w:rPr>
            </w:pPr>
            <w:del w:id="703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31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1DF24FA5" w14:textId="77777777" w:rsidTr="00511DBE">
        <w:trPr>
          <w:del w:id="704" w:author="Alexander Tsai" w:date="2026-09-25T21:08:00Z" w16du:dateUtc="2026-09-26T01:08:00Z"/>
        </w:trPr>
        <w:tc>
          <w:tcPr>
            <w:tcW w:w="5580" w:type="dxa"/>
          </w:tcPr>
          <w:p w14:paraId="5E4B5A57" w14:textId="77777777" w:rsidR="00E855A9" w:rsidRPr="00AC4E23" w:rsidRDefault="00E855A9" w:rsidP="00511DBE">
            <w:pPr>
              <w:rPr>
                <w:del w:id="705" w:author="Alexander Tsai" w:date="2026-09-25T21:08:00Z" w16du:dateUtc="2026-09-26T01:08:00Z"/>
                <w:rFonts w:asciiTheme="majorHAnsi" w:hAnsiTheme="majorHAnsi"/>
              </w:rPr>
            </w:pPr>
            <w:del w:id="70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Administrator in public or private school</w:delText>
              </w:r>
            </w:del>
          </w:p>
        </w:tc>
        <w:tc>
          <w:tcPr>
            <w:tcW w:w="5210" w:type="dxa"/>
          </w:tcPr>
          <w:p w14:paraId="0BD5A39C" w14:textId="34D58B31" w:rsidR="00E855A9" w:rsidRPr="00AC4E23" w:rsidRDefault="003561BF" w:rsidP="00511DBE">
            <w:pPr>
              <w:rPr>
                <w:del w:id="707" w:author="Alexander Tsai" w:date="2026-09-25T21:08:00Z" w16du:dateUtc="2026-09-26T01:08:00Z"/>
                <w:rFonts w:asciiTheme="majorHAnsi" w:hAnsiTheme="majorHAnsi"/>
              </w:rPr>
            </w:pPr>
            <w:del w:id="708" w:author="Alexander Tsai" w:date="2026-09-25T21:08:00Z" w16du:dateUtc="2026-09-26T01:08:00Z">
              <w:r>
                <w:rPr>
                  <w:rFonts w:asciiTheme="majorHAnsi" w:hAnsiTheme="majorHAnsi"/>
                </w:rPr>
                <w:delText>75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34D32F96" w14:textId="77777777" w:rsidTr="00511DBE">
        <w:trPr>
          <w:del w:id="709" w:author="Alexander Tsai" w:date="2026-09-25T21:08:00Z" w16du:dateUtc="2026-09-26T01:08:00Z"/>
        </w:trPr>
        <w:tc>
          <w:tcPr>
            <w:tcW w:w="5580" w:type="dxa"/>
          </w:tcPr>
          <w:p w14:paraId="73E63AB7" w14:textId="77777777" w:rsidR="00E855A9" w:rsidRPr="00AC4E23" w:rsidRDefault="00E855A9" w:rsidP="00511DBE">
            <w:pPr>
              <w:rPr>
                <w:del w:id="710" w:author="Alexander Tsai" w:date="2026-09-25T21:08:00Z" w16du:dateUtc="2026-09-26T01:08:00Z"/>
                <w:rFonts w:asciiTheme="majorHAnsi" w:hAnsiTheme="majorHAnsi"/>
              </w:rPr>
            </w:pPr>
            <w:del w:id="71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Teacher</w:delText>
              </w:r>
            </w:del>
          </w:p>
        </w:tc>
        <w:tc>
          <w:tcPr>
            <w:tcW w:w="5210" w:type="dxa"/>
          </w:tcPr>
          <w:p w14:paraId="62676D26" w14:textId="32C4D344" w:rsidR="00E855A9" w:rsidRPr="00AC4E23" w:rsidRDefault="00E855A9" w:rsidP="00511DBE">
            <w:pPr>
              <w:rPr>
                <w:del w:id="712" w:author="Alexander Tsai" w:date="2026-09-25T21:08:00Z" w16du:dateUtc="2026-09-26T01:08:00Z"/>
                <w:rFonts w:asciiTheme="majorHAnsi" w:hAnsiTheme="majorHAnsi"/>
              </w:rPr>
            </w:pPr>
            <w:del w:id="713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2472986E" w14:textId="77777777" w:rsidTr="00511DBE">
        <w:trPr>
          <w:del w:id="714" w:author="Alexander Tsai" w:date="2026-09-25T21:08:00Z" w16du:dateUtc="2026-09-26T01:08:00Z"/>
        </w:trPr>
        <w:tc>
          <w:tcPr>
            <w:tcW w:w="5580" w:type="dxa"/>
          </w:tcPr>
          <w:p w14:paraId="24D54CBC" w14:textId="77777777" w:rsidR="00E855A9" w:rsidRPr="00AC4E23" w:rsidRDefault="00E855A9" w:rsidP="00511DBE">
            <w:pPr>
              <w:rPr>
                <w:del w:id="715" w:author="Alexander Tsai" w:date="2026-09-25T21:08:00Z" w16du:dateUtc="2026-09-26T01:08:00Z"/>
                <w:rFonts w:asciiTheme="majorHAnsi" w:hAnsiTheme="majorHAnsi"/>
              </w:rPr>
            </w:pPr>
            <w:del w:id="71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TOSA, school psychologist</w:delText>
              </w:r>
            </w:del>
          </w:p>
        </w:tc>
        <w:tc>
          <w:tcPr>
            <w:tcW w:w="5210" w:type="dxa"/>
          </w:tcPr>
          <w:p w14:paraId="25ED8777" w14:textId="43E9A973" w:rsidR="00E855A9" w:rsidRPr="00AC4E23" w:rsidRDefault="00E855A9" w:rsidP="00511DBE">
            <w:pPr>
              <w:rPr>
                <w:del w:id="717" w:author="Alexander Tsai" w:date="2026-09-25T21:08:00Z" w16du:dateUtc="2026-09-26T01:08:00Z"/>
                <w:rFonts w:asciiTheme="majorHAnsi" w:hAnsiTheme="majorHAnsi"/>
              </w:rPr>
            </w:pPr>
            <w:del w:id="718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19C642EA" w14:textId="77777777" w:rsidTr="00511DBE">
        <w:trPr>
          <w:del w:id="719" w:author="Alexander Tsai" w:date="2026-09-25T21:08:00Z" w16du:dateUtc="2026-09-26T01:08:00Z"/>
        </w:trPr>
        <w:tc>
          <w:tcPr>
            <w:tcW w:w="5580" w:type="dxa"/>
          </w:tcPr>
          <w:p w14:paraId="5B4E7047" w14:textId="77777777" w:rsidR="00E855A9" w:rsidRPr="00AC4E23" w:rsidRDefault="00E855A9" w:rsidP="00511DBE">
            <w:pPr>
              <w:rPr>
                <w:del w:id="720" w:author="Alexander Tsai" w:date="2026-09-25T21:08:00Z" w16du:dateUtc="2026-09-26T01:08:00Z"/>
                <w:rFonts w:asciiTheme="majorHAnsi" w:hAnsiTheme="majorHAnsi"/>
              </w:rPr>
            </w:pPr>
            <w:del w:id="72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6B363619" w14:textId="5AFD3C35" w:rsidR="00E855A9" w:rsidRPr="00AC4E23" w:rsidRDefault="00E855A9" w:rsidP="00511DBE">
            <w:pPr>
              <w:rPr>
                <w:del w:id="722" w:author="Alexander Tsai" w:date="2026-09-25T21:08:00Z" w16du:dateUtc="2026-09-26T01:08:00Z"/>
                <w:rFonts w:asciiTheme="majorHAnsi" w:hAnsiTheme="majorHAnsi"/>
              </w:rPr>
            </w:pPr>
          </w:p>
        </w:tc>
      </w:tr>
    </w:tbl>
    <w:p w14:paraId="6601B8C9" w14:textId="77777777" w:rsidR="00E855A9" w:rsidRPr="00AC4E23" w:rsidRDefault="00E855A9" w:rsidP="00E855A9">
      <w:pPr>
        <w:rPr>
          <w:del w:id="723" w:author="Alexander Tsai" w:date="2026-09-25T21:08:00Z" w16du:dateUtc="2026-09-26T01:08:00Z"/>
          <w:rFonts w:asciiTheme="majorHAnsi" w:hAnsiTheme="majorHAnsi"/>
          <w:sz w:val="16"/>
        </w:rPr>
      </w:pPr>
    </w:p>
    <w:p w14:paraId="6B1AF68C" w14:textId="77777777" w:rsidR="00E855A9" w:rsidRPr="00AC4E23" w:rsidRDefault="00E855A9" w:rsidP="00E855A9">
      <w:pPr>
        <w:pStyle w:val="Heading3"/>
        <w:spacing w:before="0"/>
        <w:rPr>
          <w:del w:id="724" w:author="Alexander Tsai" w:date="2026-09-25T21:08:00Z" w16du:dateUtc="2026-09-26T01:08:00Z"/>
          <w:color w:val="7A0000"/>
          <w:sz w:val="22"/>
          <w:szCs w:val="22"/>
        </w:rPr>
      </w:pPr>
      <w:del w:id="725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School Executive Leadership – Certificate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619"/>
        <w:gridCol w:w="4021"/>
      </w:tblGrid>
      <w:tr w:rsidR="00E855A9" w:rsidRPr="00AC4E23" w14:paraId="5127A5C2" w14:textId="77777777" w:rsidTr="00511DBE">
        <w:trPr>
          <w:del w:id="726" w:author="Alexander Tsai" w:date="2026-09-25T21:08:00Z" w16du:dateUtc="2026-09-26T01:08:00Z"/>
        </w:trPr>
        <w:tc>
          <w:tcPr>
            <w:tcW w:w="5580" w:type="dxa"/>
          </w:tcPr>
          <w:p w14:paraId="0471388C" w14:textId="77777777" w:rsidR="00E855A9" w:rsidRPr="00AC4E23" w:rsidRDefault="00E855A9" w:rsidP="00511DBE">
            <w:pPr>
              <w:rPr>
                <w:del w:id="72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069304B1" w14:textId="77777777" w:rsidR="00E855A9" w:rsidRPr="00AC4E23" w:rsidRDefault="00E855A9" w:rsidP="00511DBE">
            <w:pPr>
              <w:rPr>
                <w:del w:id="72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19D692F2" w14:textId="77777777" w:rsidTr="00511DBE">
        <w:trPr>
          <w:del w:id="729" w:author="Alexander Tsai" w:date="2026-09-25T21:08:00Z" w16du:dateUtc="2026-09-26T01:08:00Z"/>
        </w:trPr>
        <w:tc>
          <w:tcPr>
            <w:tcW w:w="5580" w:type="dxa"/>
          </w:tcPr>
          <w:p w14:paraId="790EEACD" w14:textId="77777777" w:rsidR="00E855A9" w:rsidRPr="00AC4E23" w:rsidRDefault="00E855A9" w:rsidP="00511DBE">
            <w:pPr>
              <w:rPr>
                <w:del w:id="730" w:author="Alexander Tsai" w:date="2026-09-25T21:08:00Z" w16du:dateUtc="2026-09-26T01:08:00Z"/>
                <w:rFonts w:asciiTheme="majorHAnsi" w:hAnsiTheme="majorHAnsi"/>
                <w:i/>
              </w:rPr>
            </w:pPr>
            <w:del w:id="731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4C52A6D2" w14:textId="75DA83BF" w:rsidR="00E855A9" w:rsidRPr="00AC4E23" w:rsidRDefault="005837D5" w:rsidP="00511DBE">
            <w:pPr>
              <w:rPr>
                <w:del w:id="732" w:author="Alexander Tsai" w:date="2026-09-25T21:08:00Z" w16du:dateUtc="2026-09-26T01:08:00Z"/>
                <w:rFonts w:asciiTheme="majorHAnsi" w:hAnsiTheme="majorHAnsi"/>
                <w:i/>
              </w:rPr>
            </w:pPr>
            <w:del w:id="733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N/A- no graduates this year</w:delText>
              </w:r>
            </w:del>
          </w:p>
        </w:tc>
      </w:tr>
      <w:tr w:rsidR="00E855A9" w:rsidRPr="00AC4E23" w14:paraId="4734008F" w14:textId="77777777" w:rsidTr="00511DBE">
        <w:trPr>
          <w:del w:id="734" w:author="Alexander Tsai" w:date="2026-09-25T21:08:00Z" w16du:dateUtc="2026-09-26T01:08:00Z"/>
        </w:trPr>
        <w:tc>
          <w:tcPr>
            <w:tcW w:w="5580" w:type="dxa"/>
          </w:tcPr>
          <w:p w14:paraId="57CFFA6C" w14:textId="77777777" w:rsidR="00E855A9" w:rsidRPr="00AC4E23" w:rsidRDefault="00E855A9" w:rsidP="00511DBE">
            <w:pPr>
              <w:rPr>
                <w:del w:id="735" w:author="Alexander Tsai" w:date="2026-09-25T21:08:00Z" w16du:dateUtc="2026-09-26T01:08:00Z"/>
                <w:rFonts w:asciiTheme="majorHAnsi" w:hAnsiTheme="majorHAnsi"/>
              </w:rPr>
            </w:pPr>
            <w:del w:id="73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Courses and course sequence</w:delText>
              </w:r>
            </w:del>
          </w:p>
        </w:tc>
        <w:tc>
          <w:tcPr>
            <w:tcW w:w="5210" w:type="dxa"/>
          </w:tcPr>
          <w:p w14:paraId="60C6D707" w14:textId="7C939D31" w:rsidR="00E855A9" w:rsidRPr="00AC4E23" w:rsidRDefault="003A4670" w:rsidP="00511DBE">
            <w:pPr>
              <w:rPr>
                <w:del w:id="737" w:author="Alexander Tsai" w:date="2026-09-25T21:08:00Z" w16du:dateUtc="2026-09-26T01:08:00Z"/>
                <w:rFonts w:asciiTheme="majorHAnsi" w:hAnsiTheme="majorHAnsi"/>
              </w:rPr>
            </w:pPr>
            <w:del w:id="738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72C46048" w14:textId="77777777" w:rsidTr="00511DBE">
        <w:trPr>
          <w:del w:id="739" w:author="Alexander Tsai" w:date="2026-09-25T21:08:00Z" w16du:dateUtc="2026-09-26T01:08:00Z"/>
        </w:trPr>
        <w:tc>
          <w:tcPr>
            <w:tcW w:w="5580" w:type="dxa"/>
          </w:tcPr>
          <w:p w14:paraId="31063FB2" w14:textId="77777777" w:rsidR="00E855A9" w:rsidRPr="00AC4E23" w:rsidRDefault="00E855A9" w:rsidP="00511DBE">
            <w:pPr>
              <w:rPr>
                <w:del w:id="740" w:author="Alexander Tsai" w:date="2026-09-25T21:08:00Z" w16du:dateUtc="2026-09-26T01:08:00Z"/>
                <w:rFonts w:asciiTheme="majorHAnsi" w:hAnsiTheme="majorHAnsi"/>
              </w:rPr>
            </w:pPr>
            <w:del w:id="74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Field Experience/Internship</w:delText>
              </w:r>
            </w:del>
          </w:p>
        </w:tc>
        <w:tc>
          <w:tcPr>
            <w:tcW w:w="5210" w:type="dxa"/>
          </w:tcPr>
          <w:p w14:paraId="57C67005" w14:textId="58B72BFE" w:rsidR="00E855A9" w:rsidRPr="00AC4E23" w:rsidRDefault="00E823A0" w:rsidP="00511DBE">
            <w:pPr>
              <w:rPr>
                <w:del w:id="742" w:author="Alexander Tsai" w:date="2026-09-25T21:08:00Z" w16du:dateUtc="2026-09-26T01:08:00Z"/>
                <w:rFonts w:asciiTheme="majorHAnsi" w:hAnsiTheme="majorHAnsi"/>
              </w:rPr>
            </w:pPr>
            <w:del w:id="743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>out of 5.00</w:delText>
              </w:r>
            </w:del>
          </w:p>
        </w:tc>
      </w:tr>
      <w:tr w:rsidR="00E855A9" w:rsidRPr="00AC4E23" w14:paraId="670C8931" w14:textId="77777777" w:rsidTr="00511DBE">
        <w:trPr>
          <w:trHeight w:val="20"/>
          <w:del w:id="744" w:author="Alexander Tsai" w:date="2026-09-25T21:08:00Z" w16du:dateUtc="2026-09-26T01:08:00Z"/>
        </w:trPr>
        <w:tc>
          <w:tcPr>
            <w:tcW w:w="5580" w:type="dxa"/>
          </w:tcPr>
          <w:p w14:paraId="72AE9CA5" w14:textId="77777777" w:rsidR="00E855A9" w:rsidRPr="00AC4E23" w:rsidRDefault="00E855A9" w:rsidP="00511DBE">
            <w:pPr>
              <w:rPr>
                <w:del w:id="74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2FBC54C3" w14:textId="77777777" w:rsidR="00E855A9" w:rsidRPr="00AC4E23" w:rsidRDefault="00E855A9" w:rsidP="00511DBE">
            <w:pPr>
              <w:rPr>
                <w:del w:id="74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36E5B880" w14:textId="77777777" w:rsidTr="00511DBE">
        <w:trPr>
          <w:trHeight w:val="20"/>
          <w:del w:id="747" w:author="Alexander Tsai" w:date="2026-09-25T21:08:00Z" w16du:dateUtc="2026-09-26T01:08:00Z"/>
        </w:trPr>
        <w:tc>
          <w:tcPr>
            <w:tcW w:w="5580" w:type="dxa"/>
          </w:tcPr>
          <w:p w14:paraId="66F7FA29" w14:textId="17DD9314" w:rsidR="00E855A9" w:rsidRPr="00AC4E23" w:rsidRDefault="0029449C" w:rsidP="00511DBE">
            <w:pPr>
              <w:rPr>
                <w:del w:id="748" w:author="Alexander Tsai" w:date="2026-09-25T21:08:00Z" w16du:dateUtc="2026-09-26T01:08:00Z"/>
                <w:rFonts w:asciiTheme="majorHAnsi" w:hAnsiTheme="majorHAnsi"/>
                <w:i/>
              </w:rPr>
            </w:pPr>
            <w:del w:id="749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5244DD2C" w14:textId="35B396AF" w:rsidR="00E855A9" w:rsidRPr="00AC4E23" w:rsidRDefault="00E855A9" w:rsidP="00511DBE">
            <w:pPr>
              <w:rPr>
                <w:del w:id="750" w:author="Alexander Tsai" w:date="2026-09-25T21:08:00Z" w16du:dateUtc="2026-09-26T01:08:00Z"/>
                <w:rFonts w:asciiTheme="majorHAnsi" w:hAnsiTheme="majorHAnsi"/>
                <w:i/>
              </w:rPr>
            </w:pPr>
            <w:del w:id="751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5C4A036F" w14:textId="77777777" w:rsidTr="00511DBE">
        <w:trPr>
          <w:del w:id="752" w:author="Alexander Tsai" w:date="2026-09-25T21:08:00Z" w16du:dateUtc="2026-09-26T01:08:00Z"/>
        </w:trPr>
        <w:tc>
          <w:tcPr>
            <w:tcW w:w="5580" w:type="dxa"/>
          </w:tcPr>
          <w:p w14:paraId="25E3E656" w14:textId="77777777" w:rsidR="00E855A9" w:rsidRPr="00AC4E23" w:rsidRDefault="00E855A9" w:rsidP="00511DBE">
            <w:pPr>
              <w:rPr>
                <w:del w:id="753" w:author="Alexander Tsai" w:date="2026-09-25T21:08:00Z" w16du:dateUtc="2026-09-26T01:08:00Z"/>
                <w:rFonts w:asciiTheme="majorHAnsi" w:hAnsiTheme="majorHAnsi"/>
              </w:rPr>
            </w:pPr>
            <w:del w:id="75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Central office administrator in public school</w:delText>
              </w:r>
            </w:del>
          </w:p>
        </w:tc>
        <w:tc>
          <w:tcPr>
            <w:tcW w:w="5210" w:type="dxa"/>
          </w:tcPr>
          <w:p w14:paraId="330830EF" w14:textId="45A88E57" w:rsidR="00E855A9" w:rsidRPr="00AC4E23" w:rsidRDefault="00E855A9" w:rsidP="00511DBE">
            <w:pPr>
              <w:rPr>
                <w:del w:id="755" w:author="Alexander Tsai" w:date="2026-09-25T21:08:00Z" w16du:dateUtc="2026-09-26T01:08:00Z"/>
                <w:rFonts w:asciiTheme="majorHAnsi" w:hAnsiTheme="majorHAnsi"/>
              </w:rPr>
            </w:pPr>
            <w:del w:id="75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7C29720F" w14:textId="77777777" w:rsidTr="00511DBE">
        <w:trPr>
          <w:del w:id="757" w:author="Alexander Tsai" w:date="2026-09-25T21:08:00Z" w16du:dateUtc="2026-09-26T01:08:00Z"/>
        </w:trPr>
        <w:tc>
          <w:tcPr>
            <w:tcW w:w="5580" w:type="dxa"/>
          </w:tcPr>
          <w:p w14:paraId="1E72A586" w14:textId="77777777" w:rsidR="00E855A9" w:rsidRPr="00AC4E23" w:rsidRDefault="00E855A9" w:rsidP="00511DBE">
            <w:pPr>
              <w:rPr>
                <w:del w:id="758" w:author="Alexander Tsai" w:date="2026-09-25T21:08:00Z" w16du:dateUtc="2026-09-26T01:08:00Z"/>
                <w:rFonts w:asciiTheme="majorHAnsi" w:hAnsiTheme="majorHAnsi"/>
              </w:rPr>
            </w:pPr>
            <w:del w:id="75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Principal</w:delText>
              </w:r>
            </w:del>
          </w:p>
        </w:tc>
        <w:tc>
          <w:tcPr>
            <w:tcW w:w="5210" w:type="dxa"/>
          </w:tcPr>
          <w:p w14:paraId="2F44C43F" w14:textId="2F380A5C" w:rsidR="00E855A9" w:rsidRPr="00AC4E23" w:rsidRDefault="00E86B7E" w:rsidP="00511DBE">
            <w:pPr>
              <w:rPr>
                <w:del w:id="760" w:author="Alexander Tsai" w:date="2026-09-25T21:08:00Z" w16du:dateUtc="2026-09-26T01:08:00Z"/>
                <w:rFonts w:asciiTheme="majorHAnsi" w:hAnsiTheme="majorHAnsi"/>
              </w:rPr>
            </w:pPr>
            <w:del w:id="761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2BEDF2D6" w14:textId="77777777" w:rsidTr="00511DBE">
        <w:trPr>
          <w:del w:id="762" w:author="Alexander Tsai" w:date="2026-09-25T21:08:00Z" w16du:dateUtc="2026-09-26T01:08:00Z"/>
        </w:trPr>
        <w:tc>
          <w:tcPr>
            <w:tcW w:w="5580" w:type="dxa"/>
          </w:tcPr>
          <w:p w14:paraId="5D09AD19" w14:textId="77777777" w:rsidR="00E855A9" w:rsidRPr="00AC4E23" w:rsidRDefault="00E855A9" w:rsidP="00511DBE">
            <w:pPr>
              <w:rPr>
                <w:del w:id="763" w:author="Alexander Tsai" w:date="2026-09-25T21:08:00Z" w16du:dateUtc="2026-09-26T01:08:00Z"/>
                <w:rFonts w:asciiTheme="majorHAnsi" w:hAnsiTheme="majorHAnsi"/>
              </w:rPr>
            </w:pPr>
            <w:del w:id="76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57427777" w14:textId="13F22E1C" w:rsidR="00E855A9" w:rsidRPr="00AC4E23" w:rsidRDefault="00E855A9" w:rsidP="00511DBE">
            <w:pPr>
              <w:rPr>
                <w:del w:id="765" w:author="Alexander Tsai" w:date="2026-09-25T21:08:00Z" w16du:dateUtc="2026-09-26T01:08:00Z"/>
                <w:rFonts w:asciiTheme="majorHAnsi" w:hAnsiTheme="majorHAnsi"/>
              </w:rPr>
            </w:pPr>
            <w:del w:id="76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576785AD" w14:textId="77777777" w:rsidTr="00511DBE">
        <w:trPr>
          <w:del w:id="767" w:author="Alexander Tsai" w:date="2026-09-25T21:08:00Z" w16du:dateUtc="2026-09-26T01:08:00Z"/>
        </w:trPr>
        <w:tc>
          <w:tcPr>
            <w:tcW w:w="5580" w:type="dxa"/>
          </w:tcPr>
          <w:p w14:paraId="6289D714" w14:textId="77777777" w:rsidR="00E855A9" w:rsidRPr="00AC4E23" w:rsidRDefault="00E855A9" w:rsidP="00511DBE">
            <w:pPr>
              <w:rPr>
                <w:del w:id="768" w:author="Alexander Tsai" w:date="2026-09-25T21:08:00Z" w16du:dateUtc="2026-09-26T01:08:00Z"/>
                <w:rFonts w:asciiTheme="majorHAnsi" w:hAnsiTheme="majorHAnsi"/>
              </w:rPr>
            </w:pPr>
            <w:del w:id="76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5D0D0436" w14:textId="3FFBA6FA" w:rsidR="00E855A9" w:rsidRPr="00AC4E23" w:rsidRDefault="00E855A9" w:rsidP="00511DBE">
            <w:pPr>
              <w:rPr>
                <w:del w:id="770" w:author="Alexander Tsai" w:date="2026-09-25T21:08:00Z" w16du:dateUtc="2026-09-26T01:08:00Z"/>
                <w:rFonts w:asciiTheme="majorHAnsi" w:hAnsiTheme="majorHAnsi"/>
              </w:rPr>
            </w:pPr>
          </w:p>
        </w:tc>
      </w:tr>
    </w:tbl>
    <w:p w14:paraId="39801391" w14:textId="77777777" w:rsidR="00E855A9" w:rsidRPr="00AC4E23" w:rsidRDefault="00E855A9" w:rsidP="00E855A9">
      <w:pPr>
        <w:rPr>
          <w:del w:id="771" w:author="Alexander Tsai" w:date="2026-09-25T21:08:00Z" w16du:dateUtc="2026-09-26T01:08:00Z"/>
          <w:rFonts w:asciiTheme="majorHAnsi" w:hAnsiTheme="majorHAnsi"/>
          <w:sz w:val="14"/>
        </w:rPr>
      </w:pPr>
    </w:p>
    <w:p w14:paraId="017B73BA" w14:textId="4D87F0F3" w:rsidR="00E855A9" w:rsidRPr="00AC4E23" w:rsidRDefault="005837D5" w:rsidP="00E855A9">
      <w:pPr>
        <w:pStyle w:val="Heading3"/>
        <w:spacing w:before="0"/>
        <w:rPr>
          <w:del w:id="772" w:author="Alexander Tsai" w:date="2026-09-25T21:08:00Z" w16du:dateUtc="2026-09-26T01:08:00Z"/>
          <w:color w:val="7A0000"/>
          <w:sz w:val="22"/>
          <w:szCs w:val="22"/>
        </w:rPr>
      </w:pPr>
      <w:del w:id="773" w:author="Alexander Tsai" w:date="2026-09-25T21:08:00Z" w16du:dateUtc="2026-09-26T01:08:00Z">
        <w:r>
          <w:rPr>
            <w:color w:val="7A0000"/>
            <w:sz w:val="22"/>
            <w:szCs w:val="22"/>
          </w:rPr>
          <w:delText>Curriculum and Instruction</w:delText>
        </w:r>
        <w:r w:rsidR="00E855A9" w:rsidRPr="00AC4E23">
          <w:rPr>
            <w:color w:val="7A0000"/>
            <w:sz w:val="22"/>
            <w:szCs w:val="22"/>
          </w:rPr>
          <w:delText xml:space="preserve"> – ME.D.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512"/>
        <w:gridCol w:w="4128"/>
      </w:tblGrid>
      <w:tr w:rsidR="00E855A9" w:rsidRPr="00AC4E23" w14:paraId="7CE13BB3" w14:textId="77777777" w:rsidTr="00511DBE">
        <w:trPr>
          <w:del w:id="774" w:author="Alexander Tsai" w:date="2026-09-25T21:08:00Z" w16du:dateUtc="2026-09-26T01:08:00Z"/>
        </w:trPr>
        <w:tc>
          <w:tcPr>
            <w:tcW w:w="5580" w:type="dxa"/>
          </w:tcPr>
          <w:p w14:paraId="78135612" w14:textId="77777777" w:rsidR="00E855A9" w:rsidRPr="00AC4E23" w:rsidRDefault="00E855A9" w:rsidP="00511DBE">
            <w:pPr>
              <w:rPr>
                <w:del w:id="77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18D9F6E4" w14:textId="77777777" w:rsidR="00E855A9" w:rsidRPr="00AC4E23" w:rsidRDefault="00E855A9" w:rsidP="00511DBE">
            <w:pPr>
              <w:rPr>
                <w:del w:id="77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7F9D973D" w14:textId="77777777" w:rsidTr="00511DBE">
        <w:trPr>
          <w:del w:id="777" w:author="Alexander Tsai" w:date="2026-09-25T21:08:00Z" w16du:dateUtc="2026-09-26T01:08:00Z"/>
        </w:trPr>
        <w:tc>
          <w:tcPr>
            <w:tcW w:w="5580" w:type="dxa"/>
          </w:tcPr>
          <w:p w14:paraId="67BC4F0A" w14:textId="77777777" w:rsidR="00E855A9" w:rsidRPr="00AC4E23" w:rsidRDefault="00E855A9" w:rsidP="00511DBE">
            <w:pPr>
              <w:rPr>
                <w:del w:id="778" w:author="Alexander Tsai" w:date="2026-09-25T21:08:00Z" w16du:dateUtc="2026-09-26T01:08:00Z"/>
                <w:rFonts w:asciiTheme="majorHAnsi" w:hAnsiTheme="majorHAnsi"/>
                <w:i/>
              </w:rPr>
            </w:pPr>
            <w:del w:id="779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3E312D24" w14:textId="642707A7" w:rsidR="00E855A9" w:rsidRPr="00AC4E23" w:rsidRDefault="005837D5" w:rsidP="00511DBE">
            <w:pPr>
              <w:rPr>
                <w:del w:id="780" w:author="Alexander Tsai" w:date="2026-09-25T21:08:00Z" w16du:dateUtc="2026-09-26T01:08:00Z"/>
                <w:rFonts w:asciiTheme="majorHAnsi" w:hAnsiTheme="majorHAnsi"/>
                <w:i/>
              </w:rPr>
            </w:pPr>
            <w:del w:id="781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N/A- no graduates this year</w:delText>
              </w:r>
            </w:del>
          </w:p>
        </w:tc>
      </w:tr>
      <w:tr w:rsidR="00E855A9" w:rsidRPr="00AC4E23" w14:paraId="0FF5D93D" w14:textId="77777777" w:rsidTr="00511DBE">
        <w:trPr>
          <w:del w:id="782" w:author="Alexander Tsai" w:date="2026-09-25T21:08:00Z" w16du:dateUtc="2026-09-26T01:08:00Z"/>
        </w:trPr>
        <w:tc>
          <w:tcPr>
            <w:tcW w:w="5580" w:type="dxa"/>
          </w:tcPr>
          <w:p w14:paraId="5BC00535" w14:textId="77777777" w:rsidR="00E855A9" w:rsidRPr="00AC4E23" w:rsidRDefault="00E855A9" w:rsidP="00511DBE">
            <w:pPr>
              <w:rPr>
                <w:del w:id="783" w:author="Alexander Tsai" w:date="2026-09-25T21:08:00Z" w16du:dateUtc="2026-09-26T01:08:00Z"/>
                <w:rFonts w:asciiTheme="majorHAnsi" w:hAnsiTheme="majorHAnsi"/>
              </w:rPr>
            </w:pPr>
            <w:del w:id="78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70949A71" w14:textId="0C2721C5" w:rsidR="00E855A9" w:rsidRPr="00AC4E23" w:rsidRDefault="00B51188" w:rsidP="00511DBE">
            <w:pPr>
              <w:rPr>
                <w:del w:id="785" w:author="Alexander Tsai" w:date="2026-09-25T21:08:00Z" w16du:dateUtc="2026-09-26T01:08:00Z"/>
                <w:rFonts w:asciiTheme="majorHAnsi" w:hAnsiTheme="majorHAnsi"/>
              </w:rPr>
            </w:pPr>
            <w:del w:id="786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E855A9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11A2E42D" w14:textId="77777777" w:rsidTr="00511DBE">
        <w:trPr>
          <w:del w:id="787" w:author="Alexander Tsai" w:date="2026-09-25T21:08:00Z" w16du:dateUtc="2026-09-26T01:08:00Z"/>
        </w:trPr>
        <w:tc>
          <w:tcPr>
            <w:tcW w:w="5580" w:type="dxa"/>
          </w:tcPr>
          <w:p w14:paraId="659BBA1F" w14:textId="77777777" w:rsidR="00E855A9" w:rsidRPr="00AC4E23" w:rsidRDefault="00E855A9" w:rsidP="00511DBE">
            <w:pPr>
              <w:rPr>
                <w:del w:id="788" w:author="Alexander Tsai" w:date="2026-09-25T21:08:00Z" w16du:dateUtc="2026-09-26T01:08:00Z"/>
                <w:rFonts w:asciiTheme="majorHAnsi" w:hAnsiTheme="majorHAnsi"/>
              </w:rPr>
            </w:pPr>
            <w:del w:id="78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Facilitate understanding of culture and diversity</w:delText>
              </w:r>
            </w:del>
          </w:p>
        </w:tc>
        <w:tc>
          <w:tcPr>
            <w:tcW w:w="5210" w:type="dxa"/>
          </w:tcPr>
          <w:p w14:paraId="2240239C" w14:textId="4FE1E43B" w:rsidR="00E855A9" w:rsidRPr="00AC4E23" w:rsidRDefault="00456D12" w:rsidP="00511DBE">
            <w:pPr>
              <w:rPr>
                <w:del w:id="790" w:author="Alexander Tsai" w:date="2026-09-25T21:08:00Z" w16du:dateUtc="2026-09-26T01:08:00Z"/>
                <w:rFonts w:asciiTheme="majorHAnsi" w:hAnsiTheme="majorHAnsi"/>
              </w:rPr>
            </w:pPr>
            <w:del w:id="791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E855A9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62F38711" w14:textId="77777777" w:rsidTr="00511DBE">
        <w:trPr>
          <w:trHeight w:val="20"/>
          <w:del w:id="792" w:author="Alexander Tsai" w:date="2026-09-25T21:08:00Z" w16du:dateUtc="2026-09-26T01:08:00Z"/>
        </w:trPr>
        <w:tc>
          <w:tcPr>
            <w:tcW w:w="5580" w:type="dxa"/>
          </w:tcPr>
          <w:p w14:paraId="31185748" w14:textId="77777777" w:rsidR="00E855A9" w:rsidRPr="00AC4E23" w:rsidRDefault="00E855A9" w:rsidP="00511DBE">
            <w:pPr>
              <w:rPr>
                <w:del w:id="793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0DD94332" w14:textId="77777777" w:rsidR="00E855A9" w:rsidRPr="00AC4E23" w:rsidRDefault="00E855A9" w:rsidP="00511DBE">
            <w:pPr>
              <w:rPr>
                <w:del w:id="794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1198728C" w14:textId="77777777" w:rsidTr="00511DBE">
        <w:trPr>
          <w:trHeight w:val="20"/>
          <w:del w:id="795" w:author="Alexander Tsai" w:date="2026-09-25T21:08:00Z" w16du:dateUtc="2026-09-26T01:08:00Z"/>
        </w:trPr>
        <w:tc>
          <w:tcPr>
            <w:tcW w:w="5580" w:type="dxa"/>
          </w:tcPr>
          <w:p w14:paraId="33916FF8" w14:textId="74362967" w:rsidR="00E855A9" w:rsidRPr="00AC4E23" w:rsidRDefault="0029449C" w:rsidP="00511DBE">
            <w:pPr>
              <w:rPr>
                <w:del w:id="796" w:author="Alexander Tsai" w:date="2026-09-25T21:08:00Z" w16du:dateUtc="2026-09-26T01:08:00Z"/>
                <w:rFonts w:asciiTheme="majorHAnsi" w:hAnsiTheme="majorHAnsi"/>
                <w:i/>
              </w:rPr>
            </w:pPr>
            <w:del w:id="797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6D8139EF" w14:textId="1B4BC5CC" w:rsidR="00E855A9" w:rsidRPr="00AC4E23" w:rsidRDefault="00E855A9" w:rsidP="00511DBE">
            <w:pPr>
              <w:rPr>
                <w:del w:id="798" w:author="Alexander Tsai" w:date="2026-09-25T21:08:00Z" w16du:dateUtc="2026-09-26T01:08:00Z"/>
                <w:rFonts w:asciiTheme="majorHAnsi" w:hAnsiTheme="majorHAnsi"/>
                <w:i/>
              </w:rPr>
            </w:pPr>
            <w:del w:id="799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376746E9" w14:textId="77777777" w:rsidTr="00511DBE">
        <w:trPr>
          <w:del w:id="800" w:author="Alexander Tsai" w:date="2026-09-25T21:08:00Z" w16du:dateUtc="2026-09-26T01:08:00Z"/>
        </w:trPr>
        <w:tc>
          <w:tcPr>
            <w:tcW w:w="5580" w:type="dxa"/>
          </w:tcPr>
          <w:p w14:paraId="206F2DEB" w14:textId="77777777" w:rsidR="00E855A9" w:rsidRPr="00AC4E23" w:rsidRDefault="00E855A9" w:rsidP="00511DBE">
            <w:pPr>
              <w:rPr>
                <w:del w:id="801" w:author="Alexander Tsai" w:date="2026-09-25T21:08:00Z" w16du:dateUtc="2026-09-26T01:08:00Z"/>
                <w:rFonts w:asciiTheme="majorHAnsi" w:hAnsiTheme="majorHAnsi"/>
              </w:rPr>
            </w:pPr>
            <w:del w:id="802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644147AB" w14:textId="4DEDCA92" w:rsidR="00E855A9" w:rsidRPr="00AC4E23" w:rsidRDefault="00E855A9" w:rsidP="00511DBE">
            <w:pPr>
              <w:rPr>
                <w:del w:id="803" w:author="Alexander Tsai" w:date="2026-09-25T21:08:00Z" w16du:dateUtc="2026-09-26T01:08:00Z"/>
                <w:rFonts w:asciiTheme="majorHAnsi" w:hAnsiTheme="majorHAnsi"/>
              </w:rPr>
            </w:pPr>
            <w:del w:id="80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4D93E9AD" w14:textId="77777777" w:rsidTr="00511DBE">
        <w:trPr>
          <w:del w:id="805" w:author="Alexander Tsai" w:date="2026-09-25T21:08:00Z" w16du:dateUtc="2026-09-26T01:08:00Z"/>
        </w:trPr>
        <w:tc>
          <w:tcPr>
            <w:tcW w:w="5580" w:type="dxa"/>
          </w:tcPr>
          <w:p w14:paraId="10181FAE" w14:textId="42644AA3" w:rsidR="00236047" w:rsidRPr="00AC4E23" w:rsidRDefault="00E855A9" w:rsidP="00511DBE">
            <w:pPr>
              <w:rPr>
                <w:del w:id="806" w:author="Alexander Tsai" w:date="2026-09-25T21:08:00Z" w16du:dateUtc="2026-09-26T01:08:00Z"/>
                <w:rFonts w:asciiTheme="majorHAnsi" w:hAnsiTheme="majorHAnsi"/>
              </w:rPr>
            </w:pPr>
            <w:del w:id="80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0884112F" w14:textId="36812113" w:rsidR="00E855A9" w:rsidRPr="00AC4E23" w:rsidRDefault="00E855A9" w:rsidP="00511DBE">
            <w:pPr>
              <w:rPr>
                <w:del w:id="808" w:author="Alexander Tsai" w:date="2026-09-25T21:08:00Z" w16du:dateUtc="2026-09-26T01:08:00Z"/>
                <w:rFonts w:asciiTheme="majorHAnsi" w:hAnsiTheme="majorHAnsi"/>
              </w:rPr>
            </w:pPr>
            <w:del w:id="80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236047" w:rsidRPr="00AC4E23" w14:paraId="261070A6" w14:textId="77777777" w:rsidTr="00511DBE">
        <w:trPr>
          <w:del w:id="810" w:author="Alexander Tsai" w:date="2026-09-25T21:08:00Z" w16du:dateUtc="2026-09-26T01:08:00Z"/>
        </w:trPr>
        <w:tc>
          <w:tcPr>
            <w:tcW w:w="5580" w:type="dxa"/>
          </w:tcPr>
          <w:p w14:paraId="0157DC92" w14:textId="5FBE537A" w:rsidR="00236047" w:rsidRPr="00AC4E23" w:rsidRDefault="00236047" w:rsidP="00511DBE">
            <w:pPr>
              <w:rPr>
                <w:del w:id="811" w:author="Alexander Tsai" w:date="2026-09-25T21:08:00Z" w16du:dateUtc="2026-09-26T01:08:00Z"/>
                <w:rFonts w:asciiTheme="majorHAnsi" w:hAnsiTheme="majorHAnsi"/>
              </w:rPr>
            </w:pPr>
            <w:del w:id="812" w:author="Alexander Tsai" w:date="2026-09-25T21:08:00Z" w16du:dateUtc="2026-09-26T01:08:00Z">
              <w:r>
                <w:rPr>
                  <w:rFonts w:asciiTheme="majorHAnsi" w:hAnsiTheme="majorHAnsi"/>
                </w:rPr>
                <w:delText>Instructional Coach</w:delText>
              </w:r>
            </w:del>
          </w:p>
        </w:tc>
        <w:tc>
          <w:tcPr>
            <w:tcW w:w="5210" w:type="dxa"/>
          </w:tcPr>
          <w:p w14:paraId="22B5732E" w14:textId="03CC806A" w:rsidR="00236047" w:rsidRPr="00AC4E23" w:rsidRDefault="00236047" w:rsidP="00511DBE">
            <w:pPr>
              <w:rPr>
                <w:del w:id="813" w:author="Alexander Tsai" w:date="2026-09-25T21:08:00Z" w16du:dateUtc="2026-09-26T01:08:00Z"/>
                <w:rFonts w:asciiTheme="majorHAnsi" w:hAnsiTheme="majorHAnsi"/>
              </w:rPr>
            </w:pPr>
            <w:del w:id="814" w:author="Alexander Tsai" w:date="2026-09-25T21:08:00Z" w16du:dateUtc="2026-09-26T01:08:00Z">
              <w:r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58DA2849" w14:textId="77777777" w:rsidTr="00511DBE">
        <w:trPr>
          <w:del w:id="815" w:author="Alexander Tsai" w:date="2026-09-25T21:08:00Z" w16du:dateUtc="2026-09-26T01:08:00Z"/>
        </w:trPr>
        <w:tc>
          <w:tcPr>
            <w:tcW w:w="5580" w:type="dxa"/>
          </w:tcPr>
          <w:p w14:paraId="3E787521" w14:textId="77777777" w:rsidR="00E855A9" w:rsidRPr="00AC4E23" w:rsidRDefault="00E855A9" w:rsidP="00511DBE">
            <w:pPr>
              <w:rPr>
                <w:del w:id="816" w:author="Alexander Tsai" w:date="2026-09-25T21:08:00Z" w16du:dateUtc="2026-09-26T01:08:00Z"/>
                <w:rFonts w:asciiTheme="majorHAnsi" w:hAnsiTheme="majorHAnsi"/>
              </w:rPr>
            </w:pPr>
            <w:del w:id="817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Other employment</w:delText>
              </w:r>
            </w:del>
          </w:p>
        </w:tc>
        <w:tc>
          <w:tcPr>
            <w:tcW w:w="5210" w:type="dxa"/>
          </w:tcPr>
          <w:p w14:paraId="2E324051" w14:textId="57671F59" w:rsidR="00E855A9" w:rsidRPr="00AC4E23" w:rsidRDefault="00E855A9" w:rsidP="00511DBE">
            <w:pPr>
              <w:rPr>
                <w:del w:id="818" w:author="Alexander Tsai" w:date="2026-09-25T21:08:00Z" w16du:dateUtc="2026-09-26T01:08:00Z"/>
                <w:rFonts w:asciiTheme="majorHAnsi" w:hAnsiTheme="majorHAnsi"/>
              </w:rPr>
            </w:pPr>
            <w:del w:id="819" w:author="Alexander Tsai" w:date="2026-09-25T21:08:00Z" w16du:dateUtc="2026-09-26T01:08:00Z">
              <w:r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25E1D528" w14:textId="77777777" w:rsidTr="00511DBE">
        <w:trPr>
          <w:trHeight w:val="288"/>
          <w:del w:id="820" w:author="Alexander Tsai" w:date="2026-09-25T21:08:00Z" w16du:dateUtc="2026-09-26T01:08:00Z"/>
        </w:trPr>
        <w:tc>
          <w:tcPr>
            <w:tcW w:w="5580" w:type="dxa"/>
          </w:tcPr>
          <w:p w14:paraId="44484F96" w14:textId="476A386D" w:rsidR="00E855A9" w:rsidRPr="00AC4E23" w:rsidRDefault="00E855A9" w:rsidP="00511DBE">
            <w:pPr>
              <w:rPr>
                <w:del w:id="821" w:author="Alexander Tsai" w:date="2026-09-25T21:08:00Z" w16du:dateUtc="2026-09-26T01:08:00Z"/>
                <w:rFonts w:asciiTheme="majorHAnsi" w:hAnsiTheme="majorHAnsi"/>
              </w:rPr>
            </w:pPr>
          </w:p>
        </w:tc>
        <w:tc>
          <w:tcPr>
            <w:tcW w:w="5210" w:type="dxa"/>
          </w:tcPr>
          <w:p w14:paraId="252209E1" w14:textId="485D8954" w:rsidR="00E855A9" w:rsidRPr="00AC4E23" w:rsidRDefault="00E855A9" w:rsidP="00511DBE">
            <w:pPr>
              <w:rPr>
                <w:del w:id="822" w:author="Alexander Tsai" w:date="2026-09-25T21:08:00Z" w16du:dateUtc="2026-09-26T01:08:00Z"/>
                <w:rFonts w:asciiTheme="majorHAnsi" w:hAnsiTheme="majorHAnsi"/>
              </w:rPr>
            </w:pPr>
          </w:p>
        </w:tc>
      </w:tr>
    </w:tbl>
    <w:p w14:paraId="63BB1FE5" w14:textId="77777777" w:rsidR="00E855A9" w:rsidRPr="00AC4E23" w:rsidRDefault="00E855A9" w:rsidP="00E855A9">
      <w:pPr>
        <w:rPr>
          <w:del w:id="823" w:author="Alexander Tsai" w:date="2026-09-25T21:08:00Z" w16du:dateUtc="2026-09-26T01:08:00Z"/>
          <w:rFonts w:asciiTheme="majorHAnsi" w:hAnsiTheme="majorHAnsi"/>
          <w:sz w:val="16"/>
        </w:rPr>
      </w:pPr>
    </w:p>
    <w:p w14:paraId="1CC36F28" w14:textId="77777777" w:rsidR="00E855A9" w:rsidRPr="00AC4E23" w:rsidRDefault="00E855A9" w:rsidP="00E855A9">
      <w:pPr>
        <w:pStyle w:val="Heading3"/>
        <w:spacing w:before="0"/>
        <w:rPr>
          <w:del w:id="824" w:author="Alexander Tsai" w:date="2026-09-25T21:08:00Z" w16du:dateUtc="2026-09-26T01:08:00Z"/>
          <w:color w:val="7A0000"/>
          <w:sz w:val="22"/>
          <w:szCs w:val="22"/>
        </w:rPr>
      </w:pPr>
      <w:del w:id="825" w:author="Alexander Tsai" w:date="2026-09-25T21:08:00Z" w16du:dateUtc="2026-09-26T01:08:00Z">
        <w:r w:rsidRPr="00AC4E23">
          <w:rPr>
            <w:color w:val="7A0000"/>
            <w:sz w:val="22"/>
            <w:szCs w:val="22"/>
          </w:rPr>
          <w:delText>Digital Education – ME.D.</w:delText>
        </w:r>
      </w:del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4493"/>
        <w:gridCol w:w="4147"/>
      </w:tblGrid>
      <w:tr w:rsidR="00E855A9" w:rsidRPr="00AC4E23" w14:paraId="560554CC" w14:textId="77777777" w:rsidTr="00511DBE">
        <w:trPr>
          <w:del w:id="826" w:author="Alexander Tsai" w:date="2026-09-25T21:08:00Z" w16du:dateUtc="2026-09-26T01:08:00Z"/>
        </w:trPr>
        <w:tc>
          <w:tcPr>
            <w:tcW w:w="5580" w:type="dxa"/>
          </w:tcPr>
          <w:p w14:paraId="108C18A4" w14:textId="77777777" w:rsidR="00E855A9" w:rsidRPr="00AC4E23" w:rsidRDefault="00E855A9" w:rsidP="00511DBE">
            <w:pPr>
              <w:rPr>
                <w:del w:id="827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699A0D83" w14:textId="77777777" w:rsidR="00E855A9" w:rsidRPr="00AC4E23" w:rsidRDefault="00E855A9" w:rsidP="00511DBE">
            <w:pPr>
              <w:rPr>
                <w:del w:id="828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04AE8959" w14:textId="77777777" w:rsidTr="00511DBE">
        <w:trPr>
          <w:del w:id="829" w:author="Alexander Tsai" w:date="2026-09-25T21:08:00Z" w16du:dateUtc="2026-09-26T01:08:00Z"/>
        </w:trPr>
        <w:tc>
          <w:tcPr>
            <w:tcW w:w="5580" w:type="dxa"/>
          </w:tcPr>
          <w:p w14:paraId="2592F9C4" w14:textId="77777777" w:rsidR="00E855A9" w:rsidRPr="00AC4E23" w:rsidRDefault="00E855A9" w:rsidP="00511DBE">
            <w:pPr>
              <w:rPr>
                <w:del w:id="830" w:author="Alexander Tsai" w:date="2026-09-25T21:08:00Z" w16du:dateUtc="2026-09-26T01:08:00Z"/>
                <w:rFonts w:asciiTheme="majorHAnsi" w:hAnsiTheme="majorHAnsi"/>
                <w:i/>
              </w:rPr>
            </w:pPr>
            <w:del w:id="831" w:author="Alexander Tsai" w:date="2026-09-25T21:08:00Z" w16du:dateUtc="2026-09-26T01:08:00Z">
              <w:r w:rsidRPr="00AC4E23">
                <w:rPr>
                  <w:rFonts w:asciiTheme="majorHAnsi" w:hAnsiTheme="majorHAnsi"/>
                  <w:i/>
                </w:rPr>
                <w:delText>End-of-program survey response rate</w:delText>
              </w:r>
            </w:del>
          </w:p>
        </w:tc>
        <w:tc>
          <w:tcPr>
            <w:tcW w:w="5210" w:type="dxa"/>
          </w:tcPr>
          <w:p w14:paraId="12849E03" w14:textId="72A79ECE" w:rsidR="00E855A9" w:rsidRPr="00AC4E23" w:rsidRDefault="00DD378C" w:rsidP="00511DBE">
            <w:pPr>
              <w:rPr>
                <w:del w:id="832" w:author="Alexander Tsai" w:date="2026-09-25T21:08:00Z" w16du:dateUtc="2026-09-26T01:08:00Z"/>
                <w:rFonts w:asciiTheme="majorHAnsi" w:hAnsiTheme="majorHAnsi"/>
                <w:i/>
              </w:rPr>
            </w:pPr>
            <w:del w:id="833" w:author="Alexander Tsai" w:date="2026-09-25T21:08:00Z" w16du:dateUtc="2026-09-26T01:08:00Z">
              <w:r w:rsidRPr="00DD378C">
                <w:rPr>
                  <w:rFonts w:asciiTheme="majorHAnsi" w:hAnsiTheme="majorHAnsi"/>
                  <w:iCs/>
                </w:rPr>
                <w:delText>100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6518C9B6" w14:textId="77777777" w:rsidTr="00511DBE">
        <w:trPr>
          <w:del w:id="834" w:author="Alexander Tsai" w:date="2026-09-25T21:08:00Z" w16du:dateUtc="2026-09-26T01:08:00Z"/>
        </w:trPr>
        <w:tc>
          <w:tcPr>
            <w:tcW w:w="5580" w:type="dxa"/>
          </w:tcPr>
          <w:p w14:paraId="36D7CDE9" w14:textId="77777777" w:rsidR="00E855A9" w:rsidRPr="00AC4E23" w:rsidRDefault="00E855A9" w:rsidP="00511DBE">
            <w:pPr>
              <w:rPr>
                <w:del w:id="835" w:author="Alexander Tsai" w:date="2026-09-25T21:08:00Z" w16du:dateUtc="2026-09-26T01:08:00Z"/>
                <w:rFonts w:asciiTheme="majorHAnsi" w:hAnsiTheme="majorHAnsi"/>
              </w:rPr>
            </w:pPr>
            <w:del w:id="83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Average of program quality</w:delText>
              </w:r>
            </w:del>
          </w:p>
        </w:tc>
        <w:tc>
          <w:tcPr>
            <w:tcW w:w="5210" w:type="dxa"/>
          </w:tcPr>
          <w:p w14:paraId="10032E6D" w14:textId="58F6FD74" w:rsidR="00E855A9" w:rsidRPr="00AC4E23" w:rsidRDefault="00C17CF9" w:rsidP="00511DBE">
            <w:pPr>
              <w:rPr>
                <w:del w:id="837" w:author="Alexander Tsai" w:date="2026-09-25T21:08:00Z" w16du:dateUtc="2026-09-26T01:08:00Z"/>
                <w:rFonts w:asciiTheme="majorHAnsi" w:hAnsiTheme="majorHAnsi"/>
              </w:rPr>
            </w:pPr>
            <w:del w:id="838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5B504D">
                <w:rPr>
                  <w:rFonts w:asciiTheme="majorHAnsi" w:hAnsiTheme="majorHAnsi"/>
                </w:rPr>
                <w:delText xml:space="preserve">4.0 </w:delText>
              </w:r>
              <w:r w:rsidR="00E855A9" w:rsidRPr="00AC4E23">
                <w:rPr>
                  <w:rFonts w:asciiTheme="majorHAnsi" w:hAnsiTheme="majorHAnsi"/>
                </w:rPr>
                <w:delText>out of</w:delText>
              </w:r>
              <w:r w:rsidR="00E855A9">
                <w:rPr>
                  <w:rFonts w:asciiTheme="majorHAnsi" w:hAnsiTheme="majorHAnsi"/>
                </w:rPr>
                <w:delText xml:space="preserve"> 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59ED4BC4" w14:textId="77777777" w:rsidTr="00511DBE">
        <w:trPr>
          <w:del w:id="839" w:author="Alexander Tsai" w:date="2026-09-25T21:08:00Z" w16du:dateUtc="2026-09-26T01:08:00Z"/>
        </w:trPr>
        <w:tc>
          <w:tcPr>
            <w:tcW w:w="5580" w:type="dxa"/>
          </w:tcPr>
          <w:p w14:paraId="02FF3B37" w14:textId="77777777" w:rsidR="00E855A9" w:rsidRPr="00AC4E23" w:rsidRDefault="00E855A9" w:rsidP="00511DBE">
            <w:pPr>
              <w:rPr>
                <w:del w:id="840" w:author="Alexander Tsai" w:date="2026-09-25T21:08:00Z" w16du:dateUtc="2026-09-26T01:08:00Z"/>
                <w:rFonts w:asciiTheme="majorHAnsi" w:hAnsiTheme="majorHAnsi"/>
              </w:rPr>
            </w:pPr>
            <w:del w:id="841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Preparation to work with diverse student populations</w:delText>
              </w:r>
            </w:del>
          </w:p>
        </w:tc>
        <w:tc>
          <w:tcPr>
            <w:tcW w:w="5210" w:type="dxa"/>
          </w:tcPr>
          <w:p w14:paraId="148F5645" w14:textId="52660BBF" w:rsidR="00E855A9" w:rsidRPr="00AC4E23" w:rsidRDefault="00E379ED" w:rsidP="00511DBE">
            <w:pPr>
              <w:rPr>
                <w:del w:id="842" w:author="Alexander Tsai" w:date="2026-09-25T21:08:00Z" w16du:dateUtc="2026-09-26T01:08:00Z"/>
                <w:rFonts w:asciiTheme="majorHAnsi" w:hAnsiTheme="majorHAnsi"/>
              </w:rPr>
            </w:pPr>
            <w:del w:id="843" w:author="Alexander Tsai" w:date="2026-09-25T21:08:00Z" w16du:dateUtc="2026-09-26T01:08:00Z">
              <w:r>
                <w:rPr>
                  <w:rFonts w:asciiTheme="majorHAnsi" w:hAnsiTheme="majorHAnsi"/>
                </w:rPr>
                <w:delText xml:space="preserve"> </w:delText>
              </w:r>
              <w:r w:rsidR="005B504D">
                <w:rPr>
                  <w:rFonts w:asciiTheme="majorHAnsi" w:hAnsiTheme="majorHAnsi"/>
                </w:rPr>
                <w:delText xml:space="preserve">4.0 </w:delText>
              </w:r>
              <w:r w:rsidR="00E855A9" w:rsidRPr="00AC4E23">
                <w:rPr>
                  <w:rFonts w:asciiTheme="majorHAnsi" w:hAnsiTheme="majorHAnsi"/>
                </w:rPr>
                <w:delText xml:space="preserve">out of </w:delText>
              </w:r>
              <w:r w:rsidR="00E855A9">
                <w:rPr>
                  <w:rFonts w:asciiTheme="majorHAnsi" w:hAnsiTheme="majorHAnsi"/>
                </w:rPr>
                <w:delText>4</w:delText>
              </w:r>
              <w:r w:rsidR="00E855A9" w:rsidRPr="00AC4E23">
                <w:rPr>
                  <w:rFonts w:asciiTheme="majorHAnsi" w:hAnsiTheme="majorHAnsi"/>
                </w:rPr>
                <w:delText>.00</w:delText>
              </w:r>
            </w:del>
          </w:p>
        </w:tc>
      </w:tr>
      <w:tr w:rsidR="00E855A9" w:rsidRPr="00AC4E23" w14:paraId="134FB38C" w14:textId="77777777" w:rsidTr="00511DBE">
        <w:trPr>
          <w:trHeight w:val="20"/>
          <w:del w:id="844" w:author="Alexander Tsai" w:date="2026-09-25T21:08:00Z" w16du:dateUtc="2026-09-26T01:08:00Z"/>
        </w:trPr>
        <w:tc>
          <w:tcPr>
            <w:tcW w:w="5580" w:type="dxa"/>
          </w:tcPr>
          <w:p w14:paraId="7F807F9B" w14:textId="77777777" w:rsidR="00E855A9" w:rsidRPr="00AC4E23" w:rsidRDefault="00E855A9" w:rsidP="00511DBE">
            <w:pPr>
              <w:rPr>
                <w:del w:id="845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  <w:tc>
          <w:tcPr>
            <w:tcW w:w="5210" w:type="dxa"/>
          </w:tcPr>
          <w:p w14:paraId="7FAC629A" w14:textId="77777777" w:rsidR="00E855A9" w:rsidRPr="00AC4E23" w:rsidRDefault="00E855A9" w:rsidP="00511DBE">
            <w:pPr>
              <w:rPr>
                <w:del w:id="846" w:author="Alexander Tsai" w:date="2026-09-25T21:08:00Z" w16du:dateUtc="2026-09-26T01:08:00Z"/>
                <w:rFonts w:asciiTheme="majorHAnsi" w:hAnsiTheme="majorHAnsi"/>
                <w:sz w:val="12"/>
              </w:rPr>
            </w:pPr>
          </w:p>
        </w:tc>
      </w:tr>
      <w:tr w:rsidR="00E855A9" w:rsidRPr="00AC4E23" w14:paraId="23D84AFC" w14:textId="77777777" w:rsidTr="00511DBE">
        <w:trPr>
          <w:trHeight w:val="20"/>
          <w:del w:id="847" w:author="Alexander Tsai" w:date="2026-09-25T21:08:00Z" w16du:dateUtc="2026-09-26T01:08:00Z"/>
        </w:trPr>
        <w:tc>
          <w:tcPr>
            <w:tcW w:w="5580" w:type="dxa"/>
          </w:tcPr>
          <w:p w14:paraId="73A7B03D" w14:textId="251A1EDD" w:rsidR="00E855A9" w:rsidRPr="00AC4E23" w:rsidRDefault="0029449C" w:rsidP="00511DBE">
            <w:pPr>
              <w:rPr>
                <w:del w:id="848" w:author="Alexander Tsai" w:date="2026-09-25T21:08:00Z" w16du:dateUtc="2026-09-26T01:08:00Z"/>
                <w:rFonts w:asciiTheme="majorHAnsi" w:hAnsiTheme="majorHAnsi"/>
                <w:i/>
              </w:rPr>
            </w:pPr>
            <w:del w:id="849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>Six Month Post Graduate</w:delText>
              </w:r>
              <w:r w:rsidRPr="00AC4E23">
                <w:rPr>
                  <w:rFonts w:asciiTheme="majorHAnsi" w:hAnsiTheme="majorHAnsi"/>
                  <w:i/>
                </w:rPr>
                <w:delText xml:space="preserve"> </w:delText>
              </w:r>
              <w:r w:rsidR="00E855A9" w:rsidRPr="00AC4E23">
                <w:rPr>
                  <w:rFonts w:asciiTheme="majorHAnsi" w:hAnsiTheme="majorHAnsi"/>
                  <w:i/>
                </w:rPr>
                <w:delText>survey response rate</w:delText>
              </w:r>
            </w:del>
          </w:p>
        </w:tc>
        <w:tc>
          <w:tcPr>
            <w:tcW w:w="5210" w:type="dxa"/>
          </w:tcPr>
          <w:p w14:paraId="0320FEB6" w14:textId="0C5D8CA0" w:rsidR="00E855A9" w:rsidRPr="00AC4E23" w:rsidRDefault="00216865" w:rsidP="00511DBE">
            <w:pPr>
              <w:rPr>
                <w:del w:id="850" w:author="Alexander Tsai" w:date="2026-09-25T21:08:00Z" w16du:dateUtc="2026-09-26T01:08:00Z"/>
                <w:rFonts w:asciiTheme="majorHAnsi" w:hAnsiTheme="majorHAnsi"/>
                <w:i/>
              </w:rPr>
            </w:pPr>
            <w:del w:id="851" w:author="Alexander Tsai" w:date="2026-09-25T21:08:00Z" w16du:dateUtc="2026-09-26T01:08:00Z">
              <w:r>
                <w:rPr>
                  <w:rFonts w:asciiTheme="majorHAnsi" w:hAnsiTheme="majorHAnsi"/>
                  <w:i/>
                </w:rPr>
                <w:delText xml:space="preserve">No responses </w:delText>
              </w:r>
              <w:r w:rsidR="00E855A9" w:rsidRPr="00AC4E23">
                <w:rPr>
                  <w:rFonts w:asciiTheme="majorHAnsi" w:hAnsiTheme="majorHAnsi"/>
                  <w:i/>
                </w:rPr>
                <w:delText>%</w:delText>
              </w:r>
            </w:del>
          </w:p>
        </w:tc>
      </w:tr>
      <w:tr w:rsidR="00E855A9" w:rsidRPr="00AC4E23" w14:paraId="7E1F50AF" w14:textId="77777777" w:rsidTr="00511DBE">
        <w:trPr>
          <w:del w:id="852" w:author="Alexander Tsai" w:date="2026-09-25T21:08:00Z" w16du:dateUtc="2026-09-26T01:08:00Z"/>
        </w:trPr>
        <w:tc>
          <w:tcPr>
            <w:tcW w:w="5580" w:type="dxa"/>
          </w:tcPr>
          <w:p w14:paraId="3BC1683C" w14:textId="77777777" w:rsidR="00E855A9" w:rsidRPr="00AC4E23" w:rsidRDefault="00E855A9" w:rsidP="00511DBE">
            <w:pPr>
              <w:rPr>
                <w:del w:id="853" w:author="Alexander Tsai" w:date="2026-09-25T21:08:00Z" w16du:dateUtc="2026-09-26T01:08:00Z"/>
                <w:rFonts w:asciiTheme="majorHAnsi" w:hAnsiTheme="majorHAnsi"/>
              </w:rPr>
            </w:pPr>
            <w:del w:id="85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Teaching in public or private school</w:delText>
              </w:r>
            </w:del>
          </w:p>
        </w:tc>
        <w:tc>
          <w:tcPr>
            <w:tcW w:w="5210" w:type="dxa"/>
          </w:tcPr>
          <w:p w14:paraId="05C8A99B" w14:textId="6E646CA2" w:rsidR="00E855A9" w:rsidRPr="00AC4E23" w:rsidRDefault="00E855A9" w:rsidP="00511DBE">
            <w:pPr>
              <w:rPr>
                <w:del w:id="855" w:author="Alexander Tsai" w:date="2026-09-25T21:08:00Z" w16du:dateUtc="2026-09-26T01:08:00Z"/>
                <w:rFonts w:asciiTheme="majorHAnsi" w:hAnsiTheme="majorHAnsi"/>
              </w:rPr>
            </w:pPr>
            <w:del w:id="85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10CEDB98" w14:textId="77777777" w:rsidTr="00511DBE">
        <w:trPr>
          <w:del w:id="857" w:author="Alexander Tsai" w:date="2026-09-25T21:08:00Z" w16du:dateUtc="2026-09-26T01:08:00Z"/>
        </w:trPr>
        <w:tc>
          <w:tcPr>
            <w:tcW w:w="5580" w:type="dxa"/>
          </w:tcPr>
          <w:p w14:paraId="12673E51" w14:textId="77777777" w:rsidR="00E855A9" w:rsidRPr="00AC4E23" w:rsidRDefault="00E855A9" w:rsidP="00511DBE">
            <w:pPr>
              <w:rPr>
                <w:del w:id="858" w:author="Alexander Tsai" w:date="2026-09-25T21:08:00Z" w16du:dateUtc="2026-09-26T01:08:00Z"/>
                <w:rFonts w:asciiTheme="majorHAnsi" w:hAnsiTheme="majorHAnsi"/>
              </w:rPr>
            </w:pPr>
            <w:del w:id="859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Employment in district or central office, e.g. TOSA</w:delText>
              </w:r>
            </w:del>
          </w:p>
        </w:tc>
        <w:tc>
          <w:tcPr>
            <w:tcW w:w="5210" w:type="dxa"/>
          </w:tcPr>
          <w:p w14:paraId="1DCE5CE7" w14:textId="657BF909" w:rsidR="00E855A9" w:rsidRPr="00AC4E23" w:rsidRDefault="00453D62" w:rsidP="00511DBE">
            <w:pPr>
              <w:rPr>
                <w:del w:id="860" w:author="Alexander Tsai" w:date="2026-09-25T21:08:00Z" w16du:dateUtc="2026-09-26T01:08:00Z"/>
                <w:rFonts w:asciiTheme="majorHAnsi" w:hAnsiTheme="majorHAnsi"/>
              </w:rPr>
            </w:pPr>
            <w:del w:id="861" w:author="Alexander Tsai" w:date="2026-09-25T21:08:00Z" w16du:dateUtc="2026-09-26T01:08:00Z">
              <w:r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358F184A" w14:textId="77777777" w:rsidTr="00511DBE">
        <w:trPr>
          <w:del w:id="862" w:author="Alexander Tsai" w:date="2026-09-25T21:08:00Z" w16du:dateUtc="2026-09-26T01:08:00Z"/>
        </w:trPr>
        <w:tc>
          <w:tcPr>
            <w:tcW w:w="5580" w:type="dxa"/>
          </w:tcPr>
          <w:p w14:paraId="6ACB093E" w14:textId="77777777" w:rsidR="00E855A9" w:rsidRPr="00AC4E23" w:rsidRDefault="00E855A9" w:rsidP="00511DBE">
            <w:pPr>
              <w:rPr>
                <w:del w:id="863" w:author="Alexander Tsai" w:date="2026-09-25T21:08:00Z" w16du:dateUtc="2026-09-26T01:08:00Z"/>
                <w:rFonts w:asciiTheme="majorHAnsi" w:hAnsiTheme="majorHAnsi"/>
              </w:rPr>
            </w:pPr>
            <w:del w:id="86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Substitute teaching</w:delText>
              </w:r>
            </w:del>
          </w:p>
        </w:tc>
        <w:tc>
          <w:tcPr>
            <w:tcW w:w="5210" w:type="dxa"/>
          </w:tcPr>
          <w:p w14:paraId="0A2E841E" w14:textId="600DC94D" w:rsidR="00E855A9" w:rsidRPr="00AC4E23" w:rsidRDefault="00E855A9" w:rsidP="00511DBE">
            <w:pPr>
              <w:rPr>
                <w:del w:id="865" w:author="Alexander Tsai" w:date="2026-09-25T21:08:00Z" w16du:dateUtc="2026-09-26T01:08:00Z"/>
                <w:rFonts w:asciiTheme="majorHAnsi" w:hAnsiTheme="majorHAnsi"/>
              </w:rPr>
            </w:pPr>
            <w:del w:id="866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453D62" w:rsidRPr="00AC4E23" w14:paraId="31F00BC4" w14:textId="77777777" w:rsidTr="00511DBE">
        <w:trPr>
          <w:del w:id="867" w:author="Alexander Tsai" w:date="2026-09-25T21:08:00Z" w16du:dateUtc="2026-09-26T01:08:00Z"/>
        </w:trPr>
        <w:tc>
          <w:tcPr>
            <w:tcW w:w="5580" w:type="dxa"/>
          </w:tcPr>
          <w:p w14:paraId="2676361B" w14:textId="6FDCD9E8" w:rsidR="00453D62" w:rsidRPr="00AC4E23" w:rsidRDefault="00453D62" w:rsidP="00511DBE">
            <w:pPr>
              <w:rPr>
                <w:del w:id="868" w:author="Alexander Tsai" w:date="2026-09-25T21:08:00Z" w16du:dateUtc="2026-09-26T01:08:00Z"/>
                <w:rFonts w:asciiTheme="majorHAnsi" w:hAnsiTheme="majorHAnsi"/>
              </w:rPr>
            </w:pPr>
            <w:del w:id="869" w:author="Alexander Tsai" w:date="2026-09-25T21:08:00Z" w16du:dateUtc="2026-09-26T01:08:00Z">
              <w:r>
                <w:rPr>
                  <w:rFonts w:asciiTheme="majorHAnsi" w:hAnsiTheme="majorHAnsi"/>
                </w:rPr>
                <w:delText>Other</w:delText>
              </w:r>
            </w:del>
          </w:p>
        </w:tc>
        <w:tc>
          <w:tcPr>
            <w:tcW w:w="5210" w:type="dxa"/>
          </w:tcPr>
          <w:p w14:paraId="20066F7F" w14:textId="2267746D" w:rsidR="00453D62" w:rsidRPr="00AC4E23" w:rsidRDefault="00453D62" w:rsidP="00511DBE">
            <w:pPr>
              <w:rPr>
                <w:del w:id="870" w:author="Alexander Tsai" w:date="2026-09-25T21:08:00Z" w16du:dateUtc="2026-09-26T01:08:00Z"/>
                <w:rFonts w:asciiTheme="majorHAnsi" w:hAnsiTheme="majorHAnsi"/>
              </w:rPr>
            </w:pPr>
            <w:del w:id="871" w:author="Alexander Tsai" w:date="2026-09-25T21:08:00Z" w16du:dateUtc="2026-09-26T01:08:00Z">
              <w:r>
                <w:rPr>
                  <w:rFonts w:asciiTheme="majorHAnsi" w:hAnsiTheme="majorHAnsi"/>
                </w:rPr>
                <w:delText>%</w:delText>
              </w:r>
            </w:del>
          </w:p>
        </w:tc>
      </w:tr>
      <w:tr w:rsidR="00E855A9" w:rsidRPr="00AC4E23" w14:paraId="6D09155A" w14:textId="77777777" w:rsidTr="00511DBE">
        <w:trPr>
          <w:del w:id="872" w:author="Alexander Tsai" w:date="2026-09-25T21:08:00Z" w16du:dateUtc="2026-09-26T01:08:00Z"/>
        </w:trPr>
        <w:tc>
          <w:tcPr>
            <w:tcW w:w="5580" w:type="dxa"/>
          </w:tcPr>
          <w:p w14:paraId="4DA39ADC" w14:textId="77777777" w:rsidR="00E855A9" w:rsidRPr="00AC4E23" w:rsidRDefault="00E855A9" w:rsidP="00511DBE">
            <w:pPr>
              <w:rPr>
                <w:del w:id="873" w:author="Alexander Tsai" w:date="2026-09-25T21:08:00Z" w16du:dateUtc="2026-09-26T01:08:00Z"/>
                <w:rFonts w:asciiTheme="majorHAnsi" w:hAnsiTheme="majorHAnsi"/>
              </w:rPr>
            </w:pPr>
            <w:del w:id="874" w:author="Alexander Tsai" w:date="2026-09-25T21:08:00Z" w16du:dateUtc="2026-09-26T01:08:00Z">
              <w:r w:rsidRPr="00AC4E23">
                <w:rPr>
                  <w:rFonts w:asciiTheme="majorHAnsi" w:hAnsiTheme="majorHAnsi"/>
                </w:rPr>
                <w:delText>Sample districts</w:delText>
              </w:r>
            </w:del>
          </w:p>
        </w:tc>
        <w:tc>
          <w:tcPr>
            <w:tcW w:w="5210" w:type="dxa"/>
          </w:tcPr>
          <w:p w14:paraId="1878CACF" w14:textId="2FDD8198" w:rsidR="00E855A9" w:rsidRPr="00AC4E23" w:rsidRDefault="00E855A9" w:rsidP="00511DBE">
            <w:pPr>
              <w:rPr>
                <w:del w:id="875" w:author="Alexander Tsai" w:date="2026-09-25T21:08:00Z" w16du:dateUtc="2026-09-26T01:08:00Z"/>
                <w:rFonts w:asciiTheme="majorHAnsi" w:hAnsiTheme="majorHAnsi"/>
              </w:rPr>
            </w:pPr>
          </w:p>
        </w:tc>
      </w:tr>
    </w:tbl>
    <w:p w14:paraId="108519B4" w14:textId="77777777" w:rsidR="00E855A9" w:rsidRPr="00AC4E23" w:rsidRDefault="00E855A9" w:rsidP="00E855A9">
      <w:pPr>
        <w:rPr>
          <w:del w:id="876" w:author="Alexander Tsai" w:date="2026-09-25T21:08:00Z" w16du:dateUtc="2026-09-26T01:08:00Z"/>
          <w:rFonts w:asciiTheme="majorHAnsi" w:hAnsiTheme="majorHAnsi"/>
        </w:rPr>
      </w:pPr>
    </w:p>
    <w:p w14:paraId="7436EA74" w14:textId="77777777" w:rsidR="00E855A9" w:rsidRPr="00AC4E23" w:rsidRDefault="00E855A9" w:rsidP="00E855A9">
      <w:pPr>
        <w:rPr>
          <w:del w:id="877" w:author="Alexander Tsai" w:date="2026-09-25T21:08:00Z" w16du:dateUtc="2026-09-26T01:08:00Z"/>
          <w:rFonts w:asciiTheme="majorHAnsi" w:hAnsiTheme="majorHAnsi"/>
        </w:rPr>
      </w:pPr>
    </w:p>
    <w:p w14:paraId="79CD5D72" w14:textId="77777777" w:rsidR="00E855A9" w:rsidRDefault="00E855A9" w:rsidP="00C82D00">
      <w:pPr>
        <w:ind w:left="720" w:hanging="720"/>
        <w:rPr>
          <w:rPrChange w:id="878" w:author="Alexander Tsai" w:date="2026-09-25T21:08:00Z" w16du:dateUtc="2026-09-26T01:08:00Z">
            <w:rPr>
              <w:rFonts w:asciiTheme="majorHAnsi" w:hAnsiTheme="majorHAnsi"/>
            </w:rPr>
          </w:rPrChange>
        </w:rPr>
        <w:pPrChange w:id="879" w:author="Alexander Tsai" w:date="2026-09-25T21:08:00Z" w16du:dateUtc="2026-09-26T01:08:00Z">
          <w:pPr>
            <w:spacing w:after="0"/>
          </w:pPr>
        </w:pPrChange>
      </w:pPr>
    </w:p>
    <w:p w14:paraId="5686E19D" w14:textId="77777777" w:rsidR="00E855A9" w:rsidRDefault="00E855A9" w:rsidP="00EF0FFE">
      <w:pPr>
        <w:rPr>
          <w:rPrChange w:id="880" w:author="Alexander Tsai" w:date="2026-09-25T21:08:00Z" w16du:dateUtc="2026-09-26T01:08:00Z">
            <w:rPr>
              <w:rFonts w:asciiTheme="majorHAnsi" w:hAnsiTheme="majorHAnsi"/>
            </w:rPr>
          </w:rPrChange>
        </w:rPr>
      </w:pPr>
    </w:p>
    <w:p w14:paraId="0F8A1FFA" w14:textId="77777777" w:rsidR="00E855A9" w:rsidRDefault="00E855A9" w:rsidP="00E855A9"/>
    <w:p w14:paraId="7407F4E6" w14:textId="77777777" w:rsidR="005B504D" w:rsidRDefault="005B504D"/>
    <w:sectPr w:rsidR="005B504D" w:rsidSect="00AE067D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  <w:sectPrChange w:id="883" w:author="Alexander Tsai" w:date="2026-09-25T21:08:00Z" w16du:dateUtc="2026-09-26T01:08:00Z">
        <w:sectPr w:rsidR="005B504D" w:rsidSect="00AE067D">
          <w:pgMar w:top="720" w:right="720" w:bottom="360" w:left="72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DF2162" w14:textId="77777777" w:rsidR="0063450B" w:rsidRDefault="0063450B">
      <w:pPr>
        <w:pPrChange w:id="7" w:author="Alexander Tsai" w:date="2026-09-25T21:08:00Z" w16du:dateUtc="2026-09-26T01:0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EC84358" w14:textId="77777777" w:rsidR="0063450B" w:rsidRDefault="0063450B">
      <w:pPr>
        <w:pPrChange w:id="8" w:author="Alexander Tsai" w:date="2026-09-25T21:08:00Z" w16du:dateUtc="2026-09-26T01:0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FEF799" w14:textId="77777777" w:rsidR="00EF0FFE" w:rsidRDefault="00EF0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ED6C2B" w14:textId="77777777" w:rsidR="0063450B" w:rsidRDefault="0063450B">
      <w:pPr>
        <w:pPrChange w:id="5" w:author="Alexander Tsai" w:date="2026-09-25T21:08:00Z" w16du:dateUtc="2026-09-26T01:0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1A8CDC1" w14:textId="77777777" w:rsidR="0063450B" w:rsidRDefault="0063450B">
      <w:pPr>
        <w:pPrChange w:id="6" w:author="Alexander Tsai" w:date="2026-09-25T21:08:00Z" w16du:dateUtc="2026-09-26T01:0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34605" w14:textId="77777777" w:rsidR="00EF0FFE" w:rsidRPr="00521F80" w:rsidRDefault="002A1C1F">
    <w:pPr>
      <w:pStyle w:val="Header"/>
      <w:rPr>
        <w:rFonts w:ascii="Calibri" w:hAnsi="Calibri"/>
        <w:sz w:val="20"/>
        <w:rPrChange w:id="881" w:author="Alexander Tsai" w:date="2026-09-25T21:08:00Z" w16du:dateUtc="2026-09-26T01:08:00Z">
          <w:rPr/>
        </w:rPrChange>
      </w:rPr>
    </w:pPr>
    <w:ins w:id="882" w:author="Alexander Tsai" w:date="2026-09-25T21:08:00Z" w16du:dateUtc="2026-09-26T01:08:00Z">
      <w:r>
        <w:rPr>
          <w:rFonts w:ascii="Calibri" w:hAnsi="Calibri" w:cs="Times New Roman"/>
          <w:sz w:val="20"/>
          <w:szCs w:val="20"/>
        </w:rPr>
        <w:t>Supplementary Information</w:t>
      </w:r>
      <w:r w:rsidRPr="00521F80">
        <w:rPr>
          <w:rFonts w:ascii="Calibri" w:hAnsi="Calibri" w:cs="Times New Roman"/>
          <w:sz w:val="20"/>
          <w:szCs w:val="20"/>
        </w:rPr>
        <w:t xml:space="preserve"> for: T</w:t>
      </w:r>
      <w:r w:rsidR="00D715CC">
        <w:rPr>
          <w:rFonts w:ascii="Calibri" w:hAnsi="Calibri" w:cs="Times New Roman"/>
          <w:sz w:val="20"/>
          <w:szCs w:val="20"/>
        </w:rPr>
        <w:t>sai AC, Bangsberg DR, Weiser SD (2013)</w:t>
      </w:r>
      <w:r w:rsidRPr="00521F80">
        <w:rPr>
          <w:rFonts w:ascii="Calibri" w:hAnsi="Calibri" w:cs="Times New Roman"/>
          <w:sz w:val="20"/>
          <w:szCs w:val="20"/>
        </w:rPr>
        <w:t xml:space="preserve"> Harnessing pover</w:t>
      </w:r>
      <w:r w:rsidR="00D715CC">
        <w:rPr>
          <w:rFonts w:ascii="Calibri" w:hAnsi="Calibri" w:cs="Times New Roman"/>
          <w:sz w:val="20"/>
          <w:szCs w:val="20"/>
        </w:rPr>
        <w:t>ty alleviation to reduce</w:t>
      </w:r>
      <w:r w:rsidRPr="00521F80">
        <w:rPr>
          <w:rFonts w:ascii="Calibri" w:hAnsi="Calibri" w:cs="Times New Roman"/>
          <w:sz w:val="20"/>
          <w:szCs w:val="20"/>
        </w:rPr>
        <w:t xml:space="preserve"> the stigma of HIV in sub-Saharan Africa. </w:t>
      </w:r>
      <w:r w:rsidR="00D715CC">
        <w:rPr>
          <w:rFonts w:ascii="Calibri" w:hAnsi="Calibri" w:cs="Times New Roman"/>
          <w:sz w:val="20"/>
          <w:szCs w:val="20"/>
        </w:rPr>
        <w:t>PLoS Med 10: e1001557.</w:t>
      </w:r>
    </w:ins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A9"/>
    <w:rsid w:val="00006F53"/>
    <w:rsid w:val="00010BB5"/>
    <w:rsid w:val="00014605"/>
    <w:rsid w:val="00026205"/>
    <w:rsid w:val="00052670"/>
    <w:rsid w:val="0006501A"/>
    <w:rsid w:val="00087070"/>
    <w:rsid w:val="000B0EF1"/>
    <w:rsid w:val="000C49A9"/>
    <w:rsid w:val="000F3476"/>
    <w:rsid w:val="00107494"/>
    <w:rsid w:val="0012080D"/>
    <w:rsid w:val="00124C2B"/>
    <w:rsid w:val="001275AF"/>
    <w:rsid w:val="00134BD0"/>
    <w:rsid w:val="00143746"/>
    <w:rsid w:val="00182834"/>
    <w:rsid w:val="001A2C1B"/>
    <w:rsid w:val="001C2726"/>
    <w:rsid w:val="001C2B78"/>
    <w:rsid w:val="001D0898"/>
    <w:rsid w:val="001F1867"/>
    <w:rsid w:val="00216865"/>
    <w:rsid w:val="00230803"/>
    <w:rsid w:val="00236047"/>
    <w:rsid w:val="00240E2A"/>
    <w:rsid w:val="0025332A"/>
    <w:rsid w:val="002731AE"/>
    <w:rsid w:val="00285433"/>
    <w:rsid w:val="002916A6"/>
    <w:rsid w:val="0029449C"/>
    <w:rsid w:val="002950C4"/>
    <w:rsid w:val="002A1C1F"/>
    <w:rsid w:val="002A3965"/>
    <w:rsid w:val="002D535B"/>
    <w:rsid w:val="002E6495"/>
    <w:rsid w:val="002F19F4"/>
    <w:rsid w:val="0030349F"/>
    <w:rsid w:val="00314A6F"/>
    <w:rsid w:val="0034785C"/>
    <w:rsid w:val="00351CFB"/>
    <w:rsid w:val="003540D2"/>
    <w:rsid w:val="003561BF"/>
    <w:rsid w:val="00387080"/>
    <w:rsid w:val="003A4670"/>
    <w:rsid w:val="003B37AA"/>
    <w:rsid w:val="003D2177"/>
    <w:rsid w:val="003E037A"/>
    <w:rsid w:val="003E44DB"/>
    <w:rsid w:val="003F655B"/>
    <w:rsid w:val="00410405"/>
    <w:rsid w:val="00412C39"/>
    <w:rsid w:val="0043354E"/>
    <w:rsid w:val="004359C2"/>
    <w:rsid w:val="00437529"/>
    <w:rsid w:val="004434D2"/>
    <w:rsid w:val="004458FE"/>
    <w:rsid w:val="004472AD"/>
    <w:rsid w:val="00453D62"/>
    <w:rsid w:val="00456D12"/>
    <w:rsid w:val="004857FB"/>
    <w:rsid w:val="00491ACA"/>
    <w:rsid w:val="004A4192"/>
    <w:rsid w:val="00502293"/>
    <w:rsid w:val="005106EA"/>
    <w:rsid w:val="00533ECD"/>
    <w:rsid w:val="00535092"/>
    <w:rsid w:val="00547976"/>
    <w:rsid w:val="005837D5"/>
    <w:rsid w:val="005B15DD"/>
    <w:rsid w:val="005B504D"/>
    <w:rsid w:val="005B59FA"/>
    <w:rsid w:val="005E5912"/>
    <w:rsid w:val="005F459D"/>
    <w:rsid w:val="006021A9"/>
    <w:rsid w:val="0061052C"/>
    <w:rsid w:val="0063450B"/>
    <w:rsid w:val="006374E4"/>
    <w:rsid w:val="00666965"/>
    <w:rsid w:val="00673037"/>
    <w:rsid w:val="006778DD"/>
    <w:rsid w:val="00697B2C"/>
    <w:rsid w:val="006B20FF"/>
    <w:rsid w:val="006C11F3"/>
    <w:rsid w:val="006C14FD"/>
    <w:rsid w:val="006E2AFD"/>
    <w:rsid w:val="006F2FA7"/>
    <w:rsid w:val="006F3909"/>
    <w:rsid w:val="006F3946"/>
    <w:rsid w:val="00712137"/>
    <w:rsid w:val="0071338D"/>
    <w:rsid w:val="00727871"/>
    <w:rsid w:val="00727E28"/>
    <w:rsid w:val="00730512"/>
    <w:rsid w:val="00733E61"/>
    <w:rsid w:val="007561D2"/>
    <w:rsid w:val="007746C3"/>
    <w:rsid w:val="00774C04"/>
    <w:rsid w:val="007C0CDB"/>
    <w:rsid w:val="007C2CFA"/>
    <w:rsid w:val="007C3712"/>
    <w:rsid w:val="007E08E8"/>
    <w:rsid w:val="007F4E5B"/>
    <w:rsid w:val="00812D61"/>
    <w:rsid w:val="00854079"/>
    <w:rsid w:val="00855369"/>
    <w:rsid w:val="00860343"/>
    <w:rsid w:val="0088182C"/>
    <w:rsid w:val="0088688B"/>
    <w:rsid w:val="008B55A0"/>
    <w:rsid w:val="008C1F33"/>
    <w:rsid w:val="008C57E0"/>
    <w:rsid w:val="008D6FDB"/>
    <w:rsid w:val="008D795F"/>
    <w:rsid w:val="008E3201"/>
    <w:rsid w:val="008F62BA"/>
    <w:rsid w:val="00923481"/>
    <w:rsid w:val="009249E5"/>
    <w:rsid w:val="009365E6"/>
    <w:rsid w:val="00941595"/>
    <w:rsid w:val="009447DA"/>
    <w:rsid w:val="00962837"/>
    <w:rsid w:val="00974E49"/>
    <w:rsid w:val="009C61DA"/>
    <w:rsid w:val="009D2836"/>
    <w:rsid w:val="009E0957"/>
    <w:rsid w:val="00A01ED2"/>
    <w:rsid w:val="00A45983"/>
    <w:rsid w:val="00A83488"/>
    <w:rsid w:val="00A94B7A"/>
    <w:rsid w:val="00AC6601"/>
    <w:rsid w:val="00AE067D"/>
    <w:rsid w:val="00AF4A59"/>
    <w:rsid w:val="00B3723E"/>
    <w:rsid w:val="00B51188"/>
    <w:rsid w:val="00B57358"/>
    <w:rsid w:val="00B640BE"/>
    <w:rsid w:val="00B6431D"/>
    <w:rsid w:val="00B755A1"/>
    <w:rsid w:val="00B75693"/>
    <w:rsid w:val="00B756B3"/>
    <w:rsid w:val="00B875A7"/>
    <w:rsid w:val="00B91434"/>
    <w:rsid w:val="00BA3488"/>
    <w:rsid w:val="00BC5052"/>
    <w:rsid w:val="00C038B8"/>
    <w:rsid w:val="00C169D0"/>
    <w:rsid w:val="00C17CF9"/>
    <w:rsid w:val="00C34486"/>
    <w:rsid w:val="00C46CC4"/>
    <w:rsid w:val="00C55195"/>
    <w:rsid w:val="00C7396C"/>
    <w:rsid w:val="00C91F61"/>
    <w:rsid w:val="00C97524"/>
    <w:rsid w:val="00CA4375"/>
    <w:rsid w:val="00CC4A98"/>
    <w:rsid w:val="00CE3F17"/>
    <w:rsid w:val="00CF46DB"/>
    <w:rsid w:val="00CF595F"/>
    <w:rsid w:val="00D1541B"/>
    <w:rsid w:val="00D41B01"/>
    <w:rsid w:val="00D5338D"/>
    <w:rsid w:val="00D715CC"/>
    <w:rsid w:val="00D71719"/>
    <w:rsid w:val="00D8184A"/>
    <w:rsid w:val="00D82200"/>
    <w:rsid w:val="00D86F48"/>
    <w:rsid w:val="00DA5484"/>
    <w:rsid w:val="00DB2E73"/>
    <w:rsid w:val="00DC1C5C"/>
    <w:rsid w:val="00DD378C"/>
    <w:rsid w:val="00DE11C2"/>
    <w:rsid w:val="00E16B48"/>
    <w:rsid w:val="00E224D8"/>
    <w:rsid w:val="00E2426D"/>
    <w:rsid w:val="00E2431B"/>
    <w:rsid w:val="00E379ED"/>
    <w:rsid w:val="00E4264A"/>
    <w:rsid w:val="00E539C4"/>
    <w:rsid w:val="00E55C2B"/>
    <w:rsid w:val="00E62A97"/>
    <w:rsid w:val="00E760B3"/>
    <w:rsid w:val="00E823A0"/>
    <w:rsid w:val="00E855A9"/>
    <w:rsid w:val="00E86B7E"/>
    <w:rsid w:val="00E8724D"/>
    <w:rsid w:val="00EB0A4C"/>
    <w:rsid w:val="00ED4CA6"/>
    <w:rsid w:val="00EF0FFE"/>
    <w:rsid w:val="00EF1F2A"/>
    <w:rsid w:val="00F53C66"/>
    <w:rsid w:val="00F61AD2"/>
    <w:rsid w:val="00F71635"/>
    <w:rsid w:val="00F85133"/>
    <w:rsid w:val="00FD0343"/>
    <w:rsid w:val="00FD0A87"/>
    <w:rsid w:val="00FF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57C4C"/>
  <w15:chartTrackingRefBased/>
  <w15:docId w15:val="{95B7CD43-19B5-44BE-923D-845B9EC3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1F"/>
    <w:pPr>
      <w:spacing w:after="0" w:line="240" w:lineRule="auto"/>
      <w:pPrChange w:id="0" w:author="Alexander Tsai" w:date="2026-09-25T21:08:00Z">
        <w:pPr>
          <w:spacing w:after="160" w:line="259" w:lineRule="auto"/>
        </w:pPr>
      </w:pPrChange>
    </w:pPr>
    <w:rPr>
      <w:rFonts w:ascii="Times New Roman" w:eastAsiaTheme="minorEastAsia" w:hAnsi="Times New Roman"/>
      <w:sz w:val="24"/>
      <w:szCs w:val="24"/>
      <w:rPrChange w:id="0" w:author="Alexander Tsai" w:date="2026-09-25T21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5A9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55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E855A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1C1F"/>
    <w:pPr>
      <w:pPrChange w:id="1" w:author="Alexander Tsai" w:date="2026-09-25T21:08:00Z">
        <w:pPr/>
      </w:pPrChange>
    </w:pPr>
    <w:rPr>
      <w:rFonts w:ascii="Lucida Grande" w:hAnsi="Lucida Grande" w:cs="Lucida Grande"/>
      <w:sz w:val="18"/>
      <w:szCs w:val="18"/>
      <w:rPrChange w:id="1" w:author="Alexander Tsai" w:date="2026-09-25T21:08:00Z">
        <w:rPr>
          <w:rFonts w:ascii="Lucida Grande" w:eastAsiaTheme="minorEastAsia" w:hAnsi="Lucida Grande" w:cs="Lucida Grande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FFE"/>
    <w:rPr>
      <w:rFonts w:ascii="Lucida Grande" w:eastAsiaTheme="minorEastAsia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2A1C1F"/>
    <w:pPr>
      <w:spacing w:after="0" w:line="240" w:lineRule="auto"/>
      <w:pPrChange w:id="2" w:author="Alexander Tsai" w:date="2026-09-25T21:08:00Z">
        <w:pPr/>
      </w:pPrChange>
    </w:pPr>
    <w:rPr>
      <w:rFonts w:ascii="Times New Roman" w:eastAsiaTheme="minorEastAsia" w:hAnsi="Times New Roman"/>
      <w:sz w:val="24"/>
      <w:szCs w:val="24"/>
      <w:rPrChange w:id="2" w:author="Alexander Tsai" w:date="2026-09-25T21:08:00Z">
        <w:rPr>
          <w:rFonts w:eastAsiaTheme="minorEastAsia" w:cstheme="minorBidi"/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2A1C1F"/>
    <w:pPr>
      <w:tabs>
        <w:tab w:val="center" w:pos="4320"/>
        <w:tab w:val="right" w:pos="8640"/>
      </w:tabs>
      <w:pPrChange w:id="3" w:author="Alexander Tsai" w:date="2026-09-25T21:08:00Z">
        <w:pPr>
          <w:tabs>
            <w:tab w:val="center" w:pos="4320"/>
            <w:tab w:val="right" w:pos="8640"/>
          </w:tabs>
        </w:pPr>
      </w:pPrChange>
    </w:pPr>
    <w:rPr>
      <w:rPrChange w:id="3" w:author="Alexander Tsai" w:date="2026-09-25T21:08:00Z">
        <w:rPr>
          <w:rFonts w:eastAsiaTheme="minorEastAsia" w:cstheme="minorBidi"/>
          <w:sz w:val="24"/>
          <w:szCs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EF0FFE"/>
    <w:rPr>
      <w:rFonts w:ascii="Times New Roman" w:eastAsiaTheme="minorEastAsia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1C1F"/>
    <w:pPr>
      <w:tabs>
        <w:tab w:val="center" w:pos="4320"/>
        <w:tab w:val="right" w:pos="8640"/>
      </w:tabs>
      <w:pPrChange w:id="4" w:author="Alexander Tsai" w:date="2026-09-25T21:08:00Z">
        <w:pPr>
          <w:tabs>
            <w:tab w:val="center" w:pos="4320"/>
            <w:tab w:val="right" w:pos="8640"/>
          </w:tabs>
        </w:pPr>
      </w:pPrChange>
    </w:pPr>
    <w:rPr>
      <w:rPrChange w:id="4" w:author="Alexander Tsai" w:date="2026-09-25T21:08:00Z">
        <w:rPr>
          <w:rFonts w:eastAsiaTheme="minorEastAsia" w:cstheme="minorBidi"/>
          <w:sz w:val="24"/>
          <w:szCs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EF0FFE"/>
    <w:rPr>
      <w:rFonts w:ascii="Times New Roman" w:eastAsiaTheme="minorEastAsia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F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2040</Words>
  <Characters>11629</Characters>
  <Application>Microsoft Office Word</Application>
  <DocSecurity>0</DocSecurity>
  <Lines>96</Lines>
  <Paragraphs>27</Paragraphs>
  <ScaleCrop>false</ScaleCrop>
  <Company/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</dc:creator>
  <cp:keywords/>
  <dc:description/>
  <cp:lastModifiedBy>Arthur Souza Rodrigues</cp:lastModifiedBy>
  <cp:revision>1</cp:revision>
  <dcterms:created xsi:type="dcterms:W3CDTF">2023-10-23T19:39:00Z</dcterms:created>
  <dcterms:modified xsi:type="dcterms:W3CDTF">2026-09-26T01:08:00Z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6a700d4f2138cd71896d8bfd0269e02cf0415bd247392f326a932351a6de88d8</vt:lpwstr>
  </property>
</Properties>
</file>