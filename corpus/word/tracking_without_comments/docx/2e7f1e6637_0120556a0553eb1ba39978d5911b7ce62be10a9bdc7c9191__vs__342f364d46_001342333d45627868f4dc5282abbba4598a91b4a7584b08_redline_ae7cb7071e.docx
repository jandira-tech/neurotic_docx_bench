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E9DBBE" w14:textId="77777777" w:rsidR="005834E4" w:rsidRPr="00854C26" w:rsidRDefault="00854C26" w:rsidP="0061350B">
      <w:pPr>
        <w:spacing w:before="360" w:after="240"/>
        <w:jc w:val="center"/>
        <w:rPr>
          <w:ins w:id="8" w:author="Pribil-Kövesdy Döníz" w:date="2026-09-22T12:57:00Z" w16du:dateUtc="2026-09-22T16:57:00Z"/>
          <w:rFonts w:cstheme="minorHAnsi"/>
          <w:b/>
          <w:smallCaps/>
          <w:sz w:val="32"/>
          <w:szCs w:val="32"/>
        </w:rPr>
      </w:pPr>
      <w:ins w:id="9" w:author="Pribil-Kövesdy Döníz" w:date="2026-09-22T12:57:00Z" w16du:dateUtc="2026-09-22T16:57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199FB356" w14:textId="77777777" w:rsidR="00854C26" w:rsidRPr="00854C26" w:rsidRDefault="00854C26" w:rsidP="0061350B">
      <w:pPr>
        <w:spacing w:before="360" w:after="300"/>
        <w:rPr>
          <w:ins w:id="10" w:author="Pribil-Kövesdy Döníz" w:date="2026-09-22T12:57:00Z" w16du:dateUtc="2026-09-22T16:57:00Z"/>
          <w:sz w:val="28"/>
          <w:szCs w:val="28"/>
        </w:rPr>
      </w:pPr>
      <w:ins w:id="11" w:author="Pribil-Kövesdy Döníz" w:date="2026-09-22T12:57:00Z" w16du:dateUtc="2026-09-22T16:57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1CDBC166" w14:textId="5B8259A8" w:rsidR="00297921" w:rsidRPr="003805C4" w:rsidRDefault="003D50F3" w:rsidP="003805C4">
      <w:pPr>
        <w:pStyle w:val="Standard"/>
        <w:rPr>
          <w:del w:id="12" w:author="Pribil-Kövesdy Döníz" w:date="2026-09-22T12:57:00Z" w16du:dateUtc="2026-09-22T16:57:00Z"/>
          <w:rFonts w:ascii="Times New Roman" w:hAnsi="Times New Roman" w:cs="Times New Roman"/>
        </w:rPr>
      </w:pPr>
      <w:del w:id="13" w:author="Pribil-Kövesdy Döníz" w:date="2026-09-22T12:57:00Z" w16du:dateUtc="2026-09-22T16:57:00Z">
        <w:r>
          <w:rPr>
            <w:rFonts w:ascii="Liberation Sans" w:hAnsi="Liberation Sans" w:cs="Times New Roman"/>
          </w:rPr>
          <w:delText>OPZ monitory</w:delText>
        </w:r>
        <w:r w:rsidR="001314D4">
          <w:rPr>
            <w:rFonts w:ascii="Liberation Sans" w:hAnsi="Liberation Sans" w:cs="Times New Roman"/>
          </w:rPr>
          <w:delText xml:space="preserve"> 19szt</w:delText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Liberation Sans" w:hAnsi="Liberation Sans" w:cs="Times New Roman"/>
          </w:rPr>
          <w:tab/>
        </w:r>
        <w:r w:rsidR="003805C4">
          <w:rPr>
            <w:rFonts w:ascii="Times New Roman" w:hAnsi="Times New Roman" w:cs="Times New Roman"/>
          </w:rPr>
          <w:delText>Załącznik nr 1</w:delText>
        </w:r>
      </w:del>
    </w:p>
    <w:p w14:paraId="35971C61" w14:textId="77777777" w:rsidR="00297921" w:rsidRDefault="00297921">
      <w:pPr>
        <w:rPr>
          <w:del w:id="14" w:author="Pribil-Kövesdy Döníz" w:date="2026-09-22T12:57:00Z" w16du:dateUtc="2026-09-22T16:57:00Z"/>
          <w:rFonts w:ascii="Liberation Sans" w:hAnsi="Liberation Sans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15" w:author="Pribil-Kövesdy Döníz" w:date="2026-09-22T12:57:00Z" w16du:dateUtc="2026-09-22T16:57:00Z">
          <w:tblPr>
            <w:tblW w:w="5000" w:type="pct"/>
            <w:tblInd w:w="-545" w:type="dxa"/>
            <w:tblLayout w:type="fixed"/>
            <w:tblCellMar>
              <w:left w:w="71" w:type="dxa"/>
              <w:right w:w="71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2783"/>
        <w:gridCol w:w="11211"/>
        <w:tblGridChange w:id="16">
          <w:tblGrid>
            <w:gridCol w:w="545"/>
            <w:gridCol w:w="2634"/>
            <w:gridCol w:w="149"/>
            <w:gridCol w:w="6300"/>
            <w:gridCol w:w="4911"/>
          </w:tblGrid>
        </w:tblGridChange>
      </w:tblGrid>
      <w:tr w:rsidR="00297921" w14:paraId="567EE2F6" w14:textId="77777777" w:rsidTr="00AD06DF">
        <w:trPr>
          <w:trPrChange w:id="17" w:author="Pribil-Kövesdy Döníz" w:date="2026-09-22T12:57:00Z" w16du:dateUtc="2026-09-22T16:57:00Z">
            <w:trPr>
              <w:gridAfter w:val="1"/>
              <w:trHeight w:val="284"/>
            </w:trPr>
          </w:trPrChange>
        </w:trPr>
        <w:tc>
          <w:tcPr>
            <w:tcW w:w="2802" w:type="dxa"/>
            <w:tcPrChange w:id="18" w:author="Pribil-Kövesdy Döníz" w:date="2026-09-22T12:57:00Z" w16du:dateUtc="2026-09-22T16:57:00Z">
              <w:tcPr>
                <w:tcW w:w="318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</w:tcPr>
            </w:tcPrChange>
          </w:tcPr>
          <w:p w14:paraId="0128832B" w14:textId="77777777" w:rsidR="00297921" w:rsidRDefault="00854C26">
            <w:pPr>
              <w:rPr>
                <w:rPrChange w:id="19" w:author="Pribil-Kövesdy Döníz" w:date="2026-09-22T12:57:00Z" w16du:dateUtc="2026-09-22T16:57:00Z">
                  <w:rPr>
                    <w:rFonts w:ascii="Liberation Sans" w:hAnsi="Liberation Sans" w:cs="Times New Roman"/>
                  </w:rPr>
                </w:rPrChange>
              </w:rPr>
            </w:pPr>
            <w:ins w:id="20" w:author="Pribil-Kövesdy Döníz" w:date="2026-09-22T12:57:00Z" w16du:dateUtc="2026-09-22T16:57:00Z">
              <w:r>
                <w:t>Név</w:t>
              </w:r>
            </w:ins>
            <w:del w:id="21" w:author="Pribil-Kövesdy Döníz" w:date="2026-09-22T12:57:00Z" w16du:dateUtc="2026-09-22T16:57:00Z">
              <w:r w:rsidR="005834E4">
                <w:rPr>
                  <w:rFonts w:ascii="Liberation Sans" w:hAnsi="Liberation Sans" w:cs="Times New Roman"/>
                </w:rPr>
                <w:delText>Nazwa komponentu</w:delText>
              </w:r>
            </w:del>
          </w:p>
        </w:tc>
        <w:tc>
          <w:tcPr>
            <w:tcW w:w="11340" w:type="dxa"/>
            <w:tcPrChange w:id="22" w:author="Pribil-Kövesdy Döníz" w:date="2026-09-22T12:57:00Z" w16du:dateUtc="2026-09-22T16:57:00Z">
              <w:tcPr>
                <w:tcW w:w="645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FFFFFF"/>
              </w:tcPr>
            </w:tcPrChange>
          </w:tcPr>
          <w:p w14:paraId="0A3CB881" w14:textId="77777777" w:rsidR="00297921" w:rsidRDefault="005834E4">
            <w:pPr>
              <w:rPr>
                <w:rPrChange w:id="23" w:author="Pribil-Kövesdy Döníz" w:date="2026-09-22T12:57:00Z" w16du:dateUtc="2026-09-22T16:57:00Z">
                  <w:rPr>
                    <w:rFonts w:ascii="Liberation Sans" w:hAnsi="Liberation Sans" w:cs="Times New Roman"/>
                  </w:rPr>
                </w:rPrChange>
              </w:rPr>
            </w:pPr>
            <w:del w:id="24" w:author="Pribil-Kövesdy Döníz" w:date="2026-09-22T12:57:00Z" w16du:dateUtc="2026-09-22T16:57:00Z">
              <w:r>
                <w:rPr>
                  <w:rFonts w:ascii="Liberation Sans" w:hAnsi="Liberation Sans" w:cs="Times New Roman"/>
                </w:rPr>
                <w:delText>Wymagane minimalne parametry techniczne monitora</w:delText>
              </w:r>
            </w:del>
          </w:p>
        </w:tc>
      </w:tr>
      <w:tr w:rsidR="00297921" w14:paraId="34497A8D" w14:textId="77777777" w:rsidTr="00AD06DF">
        <w:trPr>
          <w:trPrChange w:id="25" w:author="Pribil-Kövesdy Döníz" w:date="2026-09-22T12:57:00Z" w16du:dateUtc="2026-09-22T16:57:00Z">
            <w:trPr>
              <w:gridAfter w:val="1"/>
              <w:trHeight w:val="284"/>
            </w:trPr>
          </w:trPrChange>
        </w:trPr>
        <w:tc>
          <w:tcPr>
            <w:tcW w:w="2802" w:type="dxa"/>
            <w:tcPrChange w:id="26" w:author="Pribil-Kövesdy Döníz" w:date="2026-09-22T12:57:00Z" w16du:dateUtc="2026-09-22T16:57:00Z">
              <w:tcPr>
                <w:tcW w:w="318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CD5E240" w14:textId="77777777" w:rsidR="00297921" w:rsidRDefault="00F520F7">
            <w:pPr>
              <w:rPr>
                <w:rPrChange w:id="27" w:author="Pribil-Kövesdy Döníz" w:date="2026-09-22T12:57:00Z" w16du:dateUtc="2026-09-22T16:57:00Z">
                  <w:rPr>
                    <w:rFonts w:ascii="Liberation Sans" w:hAnsi="Liberation Sans" w:cs="Times New Roman"/>
                    <w:bCs/>
                  </w:rPr>
                </w:rPrChange>
              </w:rPr>
            </w:pPr>
            <w:ins w:id="28" w:author="Pribil-Kövesdy Döníz" w:date="2026-09-22T12:57:00Z" w16du:dateUtc="2026-09-22T16:57:00Z">
              <w:r>
                <w:t>B</w:t>
              </w:r>
              <w:r w:rsidR="00854C26">
                <w:t>eosztás</w:t>
              </w:r>
            </w:ins>
            <w:del w:id="29" w:author="Pribil-Kövesdy Döníz" w:date="2026-09-22T12:57:00Z" w16du:dateUtc="2026-09-22T16:57:00Z">
              <w:r w:rsidR="005834E4">
                <w:rPr>
                  <w:rFonts w:ascii="Liberation Sans" w:hAnsi="Liberation Sans" w:cs="Times New Roman"/>
                  <w:bCs/>
                </w:rPr>
                <w:delText>Typ ekranu</w:delText>
              </w:r>
            </w:del>
          </w:p>
        </w:tc>
        <w:tc>
          <w:tcPr>
            <w:tcW w:w="11340" w:type="dxa"/>
            <w:tcPrChange w:id="30" w:author="Pribil-Kövesdy Döníz" w:date="2026-09-22T12:57:00Z" w16du:dateUtc="2026-09-22T16:57:00Z">
              <w:tcPr>
                <w:tcW w:w="6456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</w:tcPrChange>
          </w:tcPr>
          <w:p w14:paraId="1455A28B" w14:textId="77777777" w:rsidR="00297921" w:rsidRDefault="005834E4">
            <w:pPr>
              <w:rPr>
                <w:rPrChange w:id="31" w:author="Pribil-Kövesdy Döníz" w:date="2026-09-22T12:57:00Z" w16du:dateUtc="2026-09-22T16:57:00Z">
                  <w:rPr>
                    <w:rFonts w:ascii="Liberation Sans" w:hAnsi="Liberation Sans"/>
                  </w:rPr>
                </w:rPrChange>
              </w:rPr>
            </w:pPr>
            <w:del w:id="32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 xml:space="preserve">Ekran ciekłokrystaliczny z aktywną matrycą IPS 23,8” </w:delText>
              </w:r>
            </w:del>
          </w:p>
        </w:tc>
      </w:tr>
    </w:tbl>
    <w:tbl>
      <w:tblPr>
        <w:tblW w:w="5000" w:type="pct"/>
        <w:tblInd w:w="-545" w:type="dxa"/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4620"/>
        <w:gridCol w:w="9374"/>
      </w:tblGrid>
      <w:tr w:rsidR="00297921" w14:paraId="56286FF9" w14:textId="77777777">
        <w:trPr>
          <w:trHeight w:val="284"/>
          <w:del w:id="33" w:author="Pribil-Kövesdy Döníz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F34B7" w14:textId="77777777" w:rsidR="00297921" w:rsidRDefault="005834E4">
            <w:pPr>
              <w:rPr>
                <w:del w:id="34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35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Jasność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5FA84" w14:textId="77777777" w:rsidR="00297921" w:rsidRDefault="005834E4">
            <w:pPr>
              <w:rPr>
                <w:del w:id="36" w:author="Pribil-Kövesdy Döníz" w:date="2026-09-22T12:57:00Z" w16du:dateUtc="2026-09-22T16:57:00Z"/>
                <w:rFonts w:ascii="Liberation Sans" w:hAnsi="Liberation Sans" w:cs="Times New Roman"/>
                <w:bCs/>
                <w:lang w:eastAsia="en-US"/>
              </w:rPr>
            </w:pPr>
            <w:del w:id="37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  <w:lang w:eastAsia="en-US"/>
                </w:rPr>
                <w:delText>250 cd/m2</w:delText>
              </w:r>
            </w:del>
          </w:p>
        </w:tc>
      </w:tr>
      <w:tr w:rsidR="00297921" w14:paraId="29FC18A9" w14:textId="77777777">
        <w:trPr>
          <w:trHeight w:val="284"/>
          <w:del w:id="38" w:author="Pribil-Kövesdy Döníz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C8204" w14:textId="77777777" w:rsidR="00297921" w:rsidRDefault="005834E4">
            <w:pPr>
              <w:rPr>
                <w:del w:id="39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40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Kontrast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4B622" w14:textId="77777777" w:rsidR="00297921" w:rsidRDefault="005834E4">
            <w:pPr>
              <w:rPr>
                <w:del w:id="41" w:author="Pribil-Kövesdy Döníz" w:date="2026-09-22T12:57:00Z" w16du:dateUtc="2026-09-22T16:57:00Z"/>
                <w:rFonts w:ascii="Liberation Sans" w:hAnsi="Liberation Sans" w:cs="Times New Roman"/>
                <w:bCs/>
                <w:lang w:eastAsia="en-US"/>
              </w:rPr>
            </w:pPr>
            <w:del w:id="42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  <w:lang w:eastAsia="en-US"/>
                </w:rPr>
                <w:delText>1000:1</w:delText>
              </w:r>
            </w:del>
          </w:p>
        </w:tc>
      </w:tr>
      <w:tr w:rsidR="00297921" w14:paraId="2DD23B79" w14:textId="77777777">
        <w:trPr>
          <w:trHeight w:val="284"/>
          <w:del w:id="43" w:author="Pribil-Kövesdy Döníz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ACADC" w14:textId="77777777" w:rsidR="00297921" w:rsidRDefault="005834E4">
            <w:pPr>
              <w:rPr>
                <w:del w:id="44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45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Kąty widzenia (pion/poziom)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52DFE" w14:textId="77777777" w:rsidR="00297921" w:rsidRDefault="005834E4">
            <w:pPr>
              <w:rPr>
                <w:del w:id="46" w:author="Pribil-Kövesdy Döníz" w:date="2026-09-22T12:57:00Z" w16du:dateUtc="2026-09-22T16:57:00Z"/>
                <w:rFonts w:ascii="Liberation Sans" w:hAnsi="Liberation Sans" w:cs="Times New Roman"/>
                <w:bCs/>
                <w:lang w:eastAsia="en-US"/>
              </w:rPr>
            </w:pPr>
            <w:del w:id="47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  <w:lang w:eastAsia="en-US"/>
                </w:rPr>
                <w:delText>178/178 stopni</w:delText>
              </w:r>
            </w:del>
          </w:p>
        </w:tc>
      </w:tr>
      <w:tr w:rsidR="00297921" w14:paraId="428B2449" w14:textId="77777777">
        <w:trPr>
          <w:trHeight w:val="284"/>
          <w:del w:id="48" w:author="Pribil-Kövesdy Döníz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04E65" w14:textId="77777777" w:rsidR="00297921" w:rsidRDefault="005834E4">
            <w:pPr>
              <w:rPr>
                <w:del w:id="49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50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Czas reakcji matrycy</w:delText>
              </w:r>
            </w:del>
          </w:p>
          <w:p w14:paraId="3F0C76CC" w14:textId="77777777" w:rsidR="00297921" w:rsidRDefault="005834E4">
            <w:pPr>
              <w:rPr>
                <w:del w:id="51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52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(maksymalnie)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63E8F" w14:textId="77777777" w:rsidR="00297921" w:rsidRDefault="005834E4">
            <w:pPr>
              <w:rPr>
                <w:del w:id="53" w:author="Pribil-Kövesdy Döníz" w:date="2026-09-22T12:57:00Z" w16du:dateUtc="2026-09-22T16:57:00Z"/>
                <w:rFonts w:ascii="Liberation Sans" w:hAnsi="Liberation Sans"/>
              </w:rPr>
            </w:pPr>
            <w:del w:id="54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 w:eastAsia="en-US"/>
                </w:rPr>
                <w:delText>5ms (gray to gray) w trybie fast</w:delText>
              </w:r>
            </w:del>
          </w:p>
          <w:p w14:paraId="280AD49C" w14:textId="77777777" w:rsidR="00297921" w:rsidRDefault="005834E4">
            <w:pPr>
              <w:rPr>
                <w:del w:id="55" w:author="Pribil-Kövesdy Döníz" w:date="2026-09-22T12:57:00Z" w16du:dateUtc="2026-09-22T16:57:00Z"/>
                <w:rFonts w:ascii="Liberation Sans" w:hAnsi="Liberation Sans" w:cs="Times New Roman"/>
                <w:bCs/>
                <w:lang w:val="en-US" w:eastAsia="en-US"/>
              </w:rPr>
            </w:pPr>
            <w:del w:id="56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 w:eastAsia="en-US"/>
                </w:rPr>
                <w:delText>8ms (gray to gray) w trybie normal</w:delText>
              </w:r>
            </w:del>
          </w:p>
        </w:tc>
      </w:tr>
      <w:tr w:rsidR="00297921" w14:paraId="135F2545" w14:textId="77777777">
        <w:trPr>
          <w:trHeight w:val="284"/>
          <w:del w:id="57" w:author="Pribil-Kövesdy Döníz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BE686" w14:textId="77777777" w:rsidR="00297921" w:rsidRDefault="005834E4">
            <w:pPr>
              <w:rPr>
                <w:del w:id="58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59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Rozdzielczość maksymalna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792FF" w14:textId="77777777" w:rsidR="00297921" w:rsidRDefault="005834E4">
            <w:pPr>
              <w:rPr>
                <w:del w:id="60" w:author="Pribil-Kövesdy Döníz" w:date="2026-09-22T12:57:00Z" w16du:dateUtc="2026-09-22T16:57:00Z"/>
                <w:rFonts w:ascii="Liberation Sans" w:hAnsi="Liberation Sans"/>
              </w:rPr>
            </w:pPr>
            <w:del w:id="61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/>
                </w:rPr>
                <w:delText>1920 x 1080 przy 60Hz</w:delText>
              </w:r>
            </w:del>
          </w:p>
        </w:tc>
      </w:tr>
      <w:tr w:rsidR="00297921" w14:paraId="69332D2E" w14:textId="77777777">
        <w:trPr>
          <w:trHeight w:val="284"/>
          <w:del w:id="62" w:author="Pribil-Kövesdy Döníz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5795F" w14:textId="77777777" w:rsidR="00297921" w:rsidRDefault="005834E4">
            <w:pPr>
              <w:rPr>
                <w:del w:id="63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64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Gama koloru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ADF8EA" w14:textId="77777777" w:rsidR="00297921" w:rsidRDefault="005834E4">
            <w:pPr>
              <w:rPr>
                <w:del w:id="65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66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sRGB 99%</w:delText>
              </w:r>
            </w:del>
          </w:p>
        </w:tc>
      </w:tr>
      <w:tr w:rsidR="00297921" w14:paraId="0AADD48E" w14:textId="77777777">
        <w:trPr>
          <w:trHeight w:val="284"/>
          <w:del w:id="67" w:author="Pribil-Kövesdy Döníz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9276F" w14:textId="77777777" w:rsidR="00297921" w:rsidRDefault="005834E4">
            <w:pPr>
              <w:rPr>
                <w:del w:id="68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69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Pochylenie monitora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AB27A" w14:textId="77777777" w:rsidR="00297921" w:rsidRDefault="005834E4">
            <w:pPr>
              <w:rPr>
                <w:del w:id="70" w:author="Pribil-Kövesdy Döníz" w:date="2026-09-22T12:57:00Z" w16du:dateUtc="2026-09-22T16:57:00Z"/>
                <w:rFonts w:ascii="Liberation Sans" w:hAnsi="Liberation Sans"/>
              </w:rPr>
            </w:pPr>
            <w:del w:id="71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W zakresie 26 stopni</w:delText>
              </w:r>
            </w:del>
          </w:p>
        </w:tc>
      </w:tr>
      <w:tr w:rsidR="00297921" w14:paraId="7640571C" w14:textId="77777777">
        <w:trPr>
          <w:trHeight w:val="284"/>
          <w:del w:id="72" w:author="Pribil-Kövesdy Döníz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0415" w14:textId="77777777" w:rsidR="00297921" w:rsidRDefault="005834E4">
            <w:pPr>
              <w:rPr>
                <w:del w:id="73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74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Wydłużenie w pionie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971D1" w14:textId="77777777" w:rsidR="00297921" w:rsidRDefault="005834E4">
            <w:pPr>
              <w:rPr>
                <w:del w:id="75" w:author="Pribil-Kövesdy Döníz" w:date="2026-09-22T12:57:00Z" w16du:dateUtc="2026-09-22T16:57:00Z"/>
                <w:rFonts w:ascii="Liberation Sans" w:hAnsi="Liberation Sans"/>
              </w:rPr>
            </w:pPr>
            <w:del w:id="76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Tak, min 120 mm</w:delText>
              </w:r>
            </w:del>
          </w:p>
        </w:tc>
      </w:tr>
      <w:tr w:rsidR="00297921" w14:paraId="0311396C" w14:textId="77777777">
        <w:trPr>
          <w:trHeight w:val="284"/>
          <w:del w:id="77" w:author="Pribil-Kövesdy Döníz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AB480" w14:textId="77777777" w:rsidR="00297921" w:rsidRDefault="005834E4">
            <w:pPr>
              <w:rPr>
                <w:del w:id="78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79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PIVOT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B588F" w14:textId="77777777" w:rsidR="00297921" w:rsidRDefault="005834E4">
            <w:pPr>
              <w:rPr>
                <w:del w:id="80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81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Tak</w:delText>
              </w:r>
            </w:del>
          </w:p>
        </w:tc>
      </w:tr>
      <w:tr w:rsidR="00297921" w14:paraId="5280C050" w14:textId="77777777">
        <w:trPr>
          <w:trHeight w:val="284"/>
          <w:del w:id="82" w:author="Pribil-Kövesdy Döníz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4A50C" w14:textId="77777777" w:rsidR="00297921" w:rsidRDefault="005834E4">
            <w:pPr>
              <w:rPr>
                <w:del w:id="83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84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Obrót lewo/prawo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C9BC5" w14:textId="77777777" w:rsidR="00297921" w:rsidRDefault="005834E4">
            <w:pPr>
              <w:rPr>
                <w:del w:id="85" w:author="Pribil-Kövesdy Döníz" w:date="2026-09-22T12:57:00Z" w16du:dateUtc="2026-09-22T16:57:00Z"/>
                <w:rFonts w:ascii="Liberation Sans" w:hAnsi="Liberation Sans"/>
              </w:rPr>
            </w:pPr>
            <w:del w:id="86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nin. -45/+45 stopni</w:delText>
              </w:r>
            </w:del>
          </w:p>
        </w:tc>
      </w:tr>
      <w:tr w:rsidR="00297921" w14:paraId="2EE8C418" w14:textId="77777777">
        <w:trPr>
          <w:trHeight w:val="284"/>
          <w:del w:id="87" w:author="Pribil-Kövesdy Döníz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E9E8C" w14:textId="77777777" w:rsidR="00297921" w:rsidRDefault="005834E4">
            <w:pPr>
              <w:rPr>
                <w:del w:id="88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89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Powłoka powierzchni ekranu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52066" w14:textId="77777777" w:rsidR="00297921" w:rsidRDefault="005834E4">
            <w:pPr>
              <w:rPr>
                <w:del w:id="90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91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Antyodblaskowa</w:delText>
              </w:r>
            </w:del>
          </w:p>
        </w:tc>
      </w:tr>
      <w:tr w:rsidR="00297921" w14:paraId="2C7FF552" w14:textId="77777777">
        <w:trPr>
          <w:trHeight w:val="284"/>
          <w:del w:id="92" w:author="Pribil-Kövesdy Döníz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79ACC" w14:textId="77777777" w:rsidR="00297921" w:rsidRDefault="005834E4">
            <w:pPr>
              <w:rPr>
                <w:del w:id="93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94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Podświetlenie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A41ED" w14:textId="77777777" w:rsidR="00297921" w:rsidRDefault="005834E4">
            <w:pPr>
              <w:rPr>
                <w:del w:id="95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96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System podświetlenia LED</w:delText>
              </w:r>
            </w:del>
          </w:p>
        </w:tc>
      </w:tr>
      <w:tr w:rsidR="00297921" w14:paraId="4D2D2314" w14:textId="77777777">
        <w:trPr>
          <w:trHeight w:val="284"/>
          <w:del w:id="97" w:author="Pribil-Kövesdy Döníz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3048F" w14:textId="77777777" w:rsidR="00297921" w:rsidRDefault="005834E4">
            <w:pPr>
              <w:rPr>
                <w:del w:id="98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99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Bezpieczeństwo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2BD83" w14:textId="77777777" w:rsidR="00297921" w:rsidRDefault="005834E4">
            <w:pPr>
              <w:rPr>
                <w:del w:id="100" w:author="Pribil-Kövesdy Döníz" w:date="2026-09-22T12:57:00Z" w16du:dateUtc="2026-09-22T16:57:00Z"/>
                <w:rFonts w:ascii="Liberation Sans" w:hAnsi="Liberation Sans"/>
              </w:rPr>
            </w:pPr>
            <w:del w:id="101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Monitor musi być wyposażony dedykowany slot na linkę zabezpieczającą</w:delText>
              </w:r>
            </w:del>
          </w:p>
        </w:tc>
      </w:tr>
      <w:tr w:rsidR="00297921" w14:paraId="50857435" w14:textId="77777777">
        <w:trPr>
          <w:trHeight w:val="284"/>
          <w:del w:id="102" w:author="Pribil-Kövesdy Döníz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7A3F6" w14:textId="77777777" w:rsidR="00297921" w:rsidRDefault="005834E4">
            <w:pPr>
              <w:rPr>
                <w:del w:id="103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104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 xml:space="preserve">Złącze 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9EB35" w14:textId="77777777" w:rsidR="00297921" w:rsidRDefault="005834E4">
            <w:pPr>
              <w:rPr>
                <w:del w:id="105" w:author="Pribil-Kövesdy Döníz" w:date="2026-09-22T12:57:00Z" w16du:dateUtc="2026-09-22T16:57:00Z"/>
                <w:rFonts w:ascii="Liberation Sans" w:hAnsi="Liberation Sans" w:cs="Times New Roman"/>
                <w:bCs/>
                <w:lang w:val="en-US"/>
              </w:rPr>
            </w:pPr>
            <w:del w:id="106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/>
                </w:rPr>
                <w:delText xml:space="preserve">1x HDMI (v1.4), </w:delText>
              </w:r>
            </w:del>
          </w:p>
          <w:p w14:paraId="0FD13E1A" w14:textId="77777777" w:rsidR="00297921" w:rsidRDefault="005834E4">
            <w:pPr>
              <w:rPr>
                <w:del w:id="107" w:author="Pribil-Kövesdy Döníz" w:date="2026-09-22T12:57:00Z" w16du:dateUtc="2026-09-22T16:57:00Z"/>
                <w:rFonts w:ascii="Liberation Sans" w:hAnsi="Liberation Sans" w:cs="Times New Roman"/>
                <w:bCs/>
                <w:lang w:val="en-US"/>
              </w:rPr>
            </w:pPr>
            <w:del w:id="108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/>
                </w:rPr>
                <w:delText>1x DisplayPort (v1.2)</w:delText>
              </w:r>
            </w:del>
          </w:p>
          <w:p w14:paraId="694829DC" w14:textId="77777777" w:rsidR="00297921" w:rsidRDefault="005834E4">
            <w:pPr>
              <w:rPr>
                <w:del w:id="109" w:author="Pribil-Kövesdy Döníz" w:date="2026-09-22T12:57:00Z" w16du:dateUtc="2026-09-22T16:57:00Z"/>
                <w:rFonts w:ascii="Liberation Sans" w:hAnsi="Liberation Sans" w:cs="Times New Roman"/>
                <w:bCs/>
                <w:lang w:val="en-US"/>
              </w:rPr>
            </w:pPr>
            <w:del w:id="110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/>
                </w:rPr>
                <w:delText>4 x USB 5 Gbps (USB 3.2 Gen 1)</w:delText>
              </w:r>
            </w:del>
          </w:p>
          <w:p w14:paraId="107AC287" w14:textId="77777777" w:rsidR="00297921" w:rsidRDefault="005834E4">
            <w:pPr>
              <w:rPr>
                <w:del w:id="111" w:author="Pribil-Kövesdy Döníz" w:date="2026-09-22T12:57:00Z" w16du:dateUtc="2026-09-22T16:57:00Z"/>
                <w:rFonts w:ascii="Liberation Sans" w:hAnsi="Liberation Sans"/>
              </w:rPr>
            </w:pPr>
            <w:del w:id="112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  <w:lang w:val="en-US"/>
                </w:rPr>
                <w:delText>1 x USB 3.0 upstream</w:delText>
              </w:r>
            </w:del>
          </w:p>
        </w:tc>
      </w:tr>
      <w:tr w:rsidR="00297921" w14:paraId="4F56298A" w14:textId="77777777">
        <w:trPr>
          <w:trHeight w:val="1642"/>
          <w:del w:id="113" w:author="Pribil-Kövesdy Döníz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7F3D1" w14:textId="77777777" w:rsidR="00297921" w:rsidRDefault="005834E4">
            <w:pPr>
              <w:rPr>
                <w:del w:id="114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115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Gwarancja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553E" w14:textId="77777777" w:rsidR="00297921" w:rsidRDefault="005834E4">
            <w:pPr>
              <w:rPr>
                <w:del w:id="116" w:author="Pribil-Kövesdy Döníz" w:date="2026-09-22T12:57:00Z" w16du:dateUtc="2026-09-22T16:57:00Z"/>
                <w:rFonts w:ascii="Liberation Sans" w:hAnsi="Liberation Sans"/>
              </w:rPr>
            </w:pPr>
            <w:del w:id="117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36 miesięcy producenta</w:delText>
              </w:r>
            </w:del>
          </w:p>
          <w:p w14:paraId="06900DD5" w14:textId="77777777" w:rsidR="00297921" w:rsidRDefault="005834E4">
            <w:pPr>
              <w:rPr>
                <w:del w:id="118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119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Czas reakcji serwisu - do końca następnego dnia roboczego</w:delText>
              </w:r>
            </w:del>
          </w:p>
          <w:p w14:paraId="5F6F63D7" w14:textId="77777777" w:rsidR="00297921" w:rsidRDefault="005834E4">
            <w:pPr>
              <w:rPr>
                <w:del w:id="120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121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Firma serwisująca musi posiadać ISO 9001 na świadczenie usług serwisowych oraz posiadać autoryzacje producenta komputera – dokumenty potwierdzające załączyć do oferty.</w:delText>
              </w:r>
            </w:del>
          </w:p>
        </w:tc>
      </w:tr>
      <w:tr w:rsidR="00297921" w14:paraId="6BFAC087" w14:textId="77777777">
        <w:trPr>
          <w:trHeight w:val="284"/>
          <w:del w:id="122" w:author="Pribil-Kövesdy Döníz" w:date="2026-09-22T12:57:00Z" w16du:dateUtc="2026-09-22T16:57:00Z"/>
        </w:trPr>
        <w:tc>
          <w:tcPr>
            <w:tcW w:w="3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46554" w14:textId="77777777" w:rsidR="00297921" w:rsidRDefault="005834E4">
            <w:pPr>
              <w:rPr>
                <w:del w:id="123" w:author="Pribil-Kövesdy Döníz" w:date="2026-09-22T12:57:00Z" w16du:dateUtc="2026-09-22T16:57:00Z"/>
                <w:rFonts w:ascii="Liberation Sans" w:hAnsi="Liberation Sans" w:cs="Times New Roman"/>
                <w:bCs/>
              </w:rPr>
            </w:pPr>
            <w:del w:id="124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Certyfikaty</w:delText>
              </w:r>
            </w:del>
          </w:p>
        </w:tc>
        <w:tc>
          <w:tcPr>
            <w:tcW w:w="6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02B51" w14:textId="77777777" w:rsidR="00297921" w:rsidRDefault="005834E4">
            <w:pPr>
              <w:rPr>
                <w:del w:id="125" w:author="Pribil-Kövesdy Döníz" w:date="2026-09-22T12:57:00Z" w16du:dateUtc="2026-09-22T16:57:00Z"/>
                <w:rFonts w:ascii="Liberation Sans" w:hAnsi="Liberation Sans"/>
              </w:rPr>
            </w:pPr>
            <w:del w:id="126" w:author="Pribil-Kövesdy Döníz" w:date="2026-09-22T12:57:00Z" w16du:dateUtc="2026-09-22T16:57:00Z">
              <w:r>
                <w:rPr>
                  <w:rFonts w:ascii="Liberation Sans" w:hAnsi="Liberation Sans" w:cs="Times New Roman"/>
                  <w:bCs/>
                </w:rPr>
                <w:delText>ISO 13406-2 lub ISO 9241, EPEAT Gold dla Polski, Energy Star</w:delText>
              </w:r>
            </w:del>
          </w:p>
        </w:tc>
      </w:tr>
    </w:tbl>
    <w:p w14:paraId="093A6E4B" w14:textId="77777777" w:rsidR="00854C26" w:rsidRPr="00854C26" w:rsidRDefault="00854C26" w:rsidP="0061350B">
      <w:pPr>
        <w:spacing w:before="360"/>
        <w:rPr>
          <w:ins w:id="127" w:author="Pribil-Kövesdy Döníz" w:date="2026-09-22T12:57:00Z" w16du:dateUtc="2026-09-22T16:57:00Z"/>
          <w:sz w:val="28"/>
          <w:szCs w:val="28"/>
        </w:rPr>
      </w:pPr>
      <w:ins w:id="128" w:author="Pribil-Kövesdy Döníz" w:date="2026-09-22T12:57:00Z" w16du:dateUtc="2026-09-22T16:57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11211"/>
      </w:tblGrid>
      <w:tr w:rsidR="00854C26" w14:paraId="665529B7" w14:textId="77777777" w:rsidTr="0061350B">
        <w:trPr>
          <w:trHeight w:val="1168"/>
          <w:ins w:id="129" w:author="Pribil-Kövesdy Döníz" w:date="2026-09-22T12:57:00Z" w16du:dateUtc="2026-09-22T16:57:00Z"/>
        </w:trPr>
        <w:tc>
          <w:tcPr>
            <w:tcW w:w="2802" w:type="dxa"/>
          </w:tcPr>
          <w:p w14:paraId="21A5E36D" w14:textId="77777777" w:rsidR="00854C26" w:rsidRDefault="00A236F9" w:rsidP="00391C9E">
            <w:pPr>
              <w:rPr>
                <w:ins w:id="130" w:author="Pribil-Kövesdy Döníz" w:date="2026-09-22T12:57:00Z" w16du:dateUtc="2026-09-22T16:57:00Z"/>
              </w:rPr>
            </w:pPr>
            <w:ins w:id="131" w:author="Pribil-Kövesdy Döníz" w:date="2026-09-22T12:57:00Z" w16du:dateUtc="2026-09-22T16:57:00Z">
              <w:r>
                <w:t>Mobilitás típusa</w:t>
              </w:r>
            </w:ins>
          </w:p>
          <w:p w14:paraId="74129E91" w14:textId="77777777" w:rsidR="00A236F9" w:rsidRDefault="00A236F9" w:rsidP="00391C9E">
            <w:pPr>
              <w:rPr>
                <w:ins w:id="132" w:author="Pribil-Kövesdy Döníz" w:date="2026-09-22T12:57:00Z" w16du:dateUtc="2026-09-22T16:57:00Z"/>
              </w:rPr>
            </w:pPr>
            <w:ins w:id="133" w:author="Pribil-Kövesdy Döníz" w:date="2026-09-22T12:57:00Z" w16du:dateUtc="2026-09-22T16:57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095A15F1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134" w:author="Pribil-Kövesdy Döníz" w:date="2026-09-22T12:57:00Z" w16du:dateUtc="2026-09-22T16:57:00Z"/>
              </w:rPr>
            </w:pPr>
            <w:ins w:id="135" w:author="Pribil-Kövesdy Döníz" w:date="2026-09-22T12:57:00Z" w16du:dateUtc="2026-09-22T16:57:00Z">
              <w:r>
                <w:t>szakmai továbbképzés</w:t>
              </w:r>
            </w:ins>
          </w:p>
          <w:p w14:paraId="60087C5D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136" w:author="Pribil-Kövesdy Döníz" w:date="2026-09-22T12:57:00Z" w16du:dateUtc="2026-09-22T16:57:00Z"/>
              </w:rPr>
            </w:pPr>
            <w:ins w:id="137" w:author="Pribil-Kövesdy Döníz" w:date="2026-09-22T12:57:00Z" w16du:dateUtc="2026-09-22T16:57:00Z">
              <w:r>
                <w:t>nyelvtanfolyam</w:t>
              </w:r>
            </w:ins>
          </w:p>
          <w:p w14:paraId="4097F65E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138" w:author="Pribil-Kövesdy Döníz" w:date="2026-09-22T12:57:00Z" w16du:dateUtc="2026-09-22T16:57:00Z"/>
              </w:rPr>
            </w:pPr>
            <w:ins w:id="139" w:author="Pribil-Kövesdy Döníz" w:date="2026-09-22T12:57:00Z" w16du:dateUtc="2026-09-22T16:57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20D35449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140" w:author="Pribil-Kövesdy Döníz" w:date="2026-09-22T12:57:00Z" w16du:dateUtc="2026-09-22T16:57:00Z"/>
              </w:rPr>
            </w:pPr>
            <w:ins w:id="141" w:author="Pribil-Kövesdy Döníz" w:date="2026-09-22T12:57:00Z" w16du:dateUtc="2026-09-22T16:57:00Z">
              <w:r>
                <w:t>oktatási tevékenység</w:t>
              </w:r>
            </w:ins>
          </w:p>
        </w:tc>
      </w:tr>
      <w:tr w:rsidR="00A236F9" w14:paraId="6EC4E85E" w14:textId="77777777" w:rsidTr="00AD06DF">
        <w:trPr>
          <w:ins w:id="142" w:author="Pribil-Kövesdy Döníz" w:date="2026-09-22T12:57:00Z" w16du:dateUtc="2026-09-22T16:57:00Z"/>
        </w:trPr>
        <w:tc>
          <w:tcPr>
            <w:tcW w:w="2802" w:type="dxa"/>
          </w:tcPr>
          <w:p w14:paraId="6C2E5055" w14:textId="77777777" w:rsidR="00A236F9" w:rsidRDefault="00A236F9" w:rsidP="00391C9E">
            <w:pPr>
              <w:rPr>
                <w:ins w:id="143" w:author="Pribil-Kövesdy Döníz" w:date="2026-09-22T12:57:00Z" w16du:dateUtc="2026-09-22T16:57:00Z"/>
              </w:rPr>
            </w:pPr>
            <w:ins w:id="144" w:author="Pribil-Kövesdy Döníz" w:date="2026-09-22T12:57:00Z" w16du:dateUtc="2026-09-22T16:57:00Z">
              <w:r>
                <w:t>Továbbképzés címe</w:t>
              </w:r>
            </w:ins>
          </w:p>
          <w:p w14:paraId="47CCBA93" w14:textId="77777777" w:rsidR="00A236F9" w:rsidRDefault="00A236F9" w:rsidP="00391C9E">
            <w:pPr>
              <w:rPr>
                <w:ins w:id="145" w:author="Pribil-Kövesdy Döníz" w:date="2026-09-22T12:57:00Z" w16du:dateUtc="2026-09-22T16:57:00Z"/>
              </w:rPr>
            </w:pPr>
            <w:ins w:id="146" w:author="Pribil-Kövesdy Döníz" w:date="2026-09-22T12:57:00Z" w16du:dateUtc="2026-09-22T16:57:00Z">
              <w:r>
                <w:t>(amennyiben releváns)</w:t>
              </w:r>
            </w:ins>
          </w:p>
        </w:tc>
        <w:tc>
          <w:tcPr>
            <w:tcW w:w="11340" w:type="dxa"/>
          </w:tcPr>
          <w:p w14:paraId="141E703F" w14:textId="77777777" w:rsidR="00A236F9" w:rsidRDefault="00A236F9" w:rsidP="00391C9E">
            <w:pPr>
              <w:rPr>
                <w:ins w:id="147" w:author="Pribil-Kövesdy Döníz" w:date="2026-09-22T12:57:00Z" w16du:dateUtc="2026-09-22T16:57:00Z"/>
              </w:rPr>
            </w:pPr>
          </w:p>
        </w:tc>
      </w:tr>
      <w:tr w:rsidR="00A236F9" w14:paraId="1B2F8F6E" w14:textId="77777777" w:rsidTr="0061350B">
        <w:trPr>
          <w:trHeight w:val="428"/>
          <w:ins w:id="148" w:author="Pribil-Kövesdy Döníz" w:date="2026-09-22T12:57:00Z" w16du:dateUtc="2026-09-22T16:57:00Z"/>
        </w:trPr>
        <w:tc>
          <w:tcPr>
            <w:tcW w:w="2802" w:type="dxa"/>
          </w:tcPr>
          <w:p w14:paraId="131342EE" w14:textId="77777777" w:rsidR="00A236F9" w:rsidRDefault="00A236F9" w:rsidP="00391C9E">
            <w:pPr>
              <w:rPr>
                <w:ins w:id="149" w:author="Pribil-Kövesdy Döníz" w:date="2026-09-22T12:57:00Z" w16du:dateUtc="2026-09-22T16:57:00Z"/>
              </w:rPr>
            </w:pPr>
            <w:ins w:id="150" w:author="Pribil-Kövesdy Döníz" w:date="2026-09-22T12:57:00Z" w16du:dateUtc="2026-09-22T16:57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64FB63C6" w14:textId="77777777" w:rsidR="005E7FFD" w:rsidRDefault="005E7FFD" w:rsidP="00391C9E">
            <w:pPr>
              <w:rPr>
                <w:ins w:id="151" w:author="Pribil-Kövesdy Döníz" w:date="2026-09-22T12:57:00Z" w16du:dateUtc="2026-09-22T16:57:00Z"/>
              </w:rPr>
            </w:pPr>
          </w:p>
        </w:tc>
      </w:tr>
      <w:tr w:rsidR="005E7FFD" w14:paraId="265316F6" w14:textId="77777777" w:rsidTr="0061350B">
        <w:trPr>
          <w:trHeight w:val="703"/>
          <w:ins w:id="152" w:author="Pribil-Kövesdy Döníz" w:date="2026-09-22T12:57:00Z" w16du:dateUtc="2026-09-22T16:57:00Z"/>
        </w:trPr>
        <w:tc>
          <w:tcPr>
            <w:tcW w:w="2802" w:type="dxa"/>
          </w:tcPr>
          <w:p w14:paraId="0A9E230A" w14:textId="77777777" w:rsidR="005E7FFD" w:rsidRDefault="005E7FFD" w:rsidP="00391C9E">
            <w:pPr>
              <w:rPr>
                <w:ins w:id="153" w:author="Pribil-Kövesdy Döníz" w:date="2026-09-22T12:57:00Z" w16du:dateUtc="2026-09-22T16:57:00Z"/>
              </w:rPr>
            </w:pPr>
            <w:ins w:id="154" w:author="Pribil-Kövesdy Döníz" w:date="2026-09-22T12:57:00Z" w16du:dateUtc="2026-09-22T16:57:00Z">
              <w:r>
                <w:t>Fogadó intézmény típusa</w:t>
              </w:r>
            </w:ins>
          </w:p>
          <w:p w14:paraId="6FB2F352" w14:textId="77777777" w:rsidR="005E7FFD" w:rsidRDefault="005E7FFD" w:rsidP="00391C9E">
            <w:pPr>
              <w:rPr>
                <w:ins w:id="155" w:author="Pribil-Kövesdy Döníz" w:date="2026-09-22T12:57:00Z" w16du:dateUtc="2026-09-22T16:57:00Z"/>
              </w:rPr>
            </w:pPr>
            <w:ins w:id="156" w:author="Pribil-Kövesdy Döníz" w:date="2026-09-22T12:57:00Z" w16du:dateUtc="2026-09-22T16:57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3F2D95F0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157" w:author="Pribil-Kövesdy Döníz" w:date="2026-09-22T12:57:00Z" w16du:dateUtc="2026-09-22T16:57:00Z"/>
              </w:rPr>
            </w:pPr>
            <w:ins w:id="158" w:author="Pribil-Kövesdy Döníz" w:date="2026-09-22T12:57:00Z" w16du:dateUtc="2026-09-22T16:57:00Z">
              <w:r>
                <w:t>oktatási intézmény</w:t>
              </w:r>
            </w:ins>
          </w:p>
          <w:p w14:paraId="52DDE97C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159" w:author="Pribil-Kövesdy Döníz" w:date="2026-09-22T12:57:00Z" w16du:dateUtc="2026-09-22T16:57:00Z"/>
              </w:rPr>
            </w:pPr>
            <w:ins w:id="160" w:author="Pribil-Kövesdy Döníz" w:date="2026-09-22T12:57:00Z" w16du:dateUtc="2026-09-22T16:57:00Z">
              <w:r>
                <w:t>továbbképző intézmény</w:t>
              </w:r>
            </w:ins>
          </w:p>
        </w:tc>
      </w:tr>
      <w:tr w:rsidR="00A236F9" w14:paraId="0CA7CF5A" w14:textId="77777777" w:rsidTr="00AD06DF">
        <w:trPr>
          <w:ins w:id="161" w:author="Pribil-Kövesdy Döníz" w:date="2026-09-22T12:57:00Z" w16du:dateUtc="2026-09-22T16:57:00Z"/>
        </w:trPr>
        <w:tc>
          <w:tcPr>
            <w:tcW w:w="2802" w:type="dxa"/>
          </w:tcPr>
          <w:p w14:paraId="5CA497D5" w14:textId="77777777" w:rsidR="00A236F9" w:rsidRDefault="00A236F9" w:rsidP="00391C9E">
            <w:pPr>
              <w:rPr>
                <w:ins w:id="162" w:author="Pribil-Kövesdy Döníz" w:date="2026-09-22T12:57:00Z" w16du:dateUtc="2026-09-22T16:57:00Z"/>
              </w:rPr>
            </w:pPr>
            <w:ins w:id="163" w:author="Pribil-Kövesdy Döníz" w:date="2026-09-22T12:57:00Z" w16du:dateUtc="2026-09-22T16:57:00Z">
              <w:r>
                <w:t>Fogadó ország</w:t>
              </w:r>
            </w:ins>
          </w:p>
        </w:tc>
        <w:tc>
          <w:tcPr>
            <w:tcW w:w="11340" w:type="dxa"/>
          </w:tcPr>
          <w:p w14:paraId="3161B69F" w14:textId="77777777" w:rsidR="00A236F9" w:rsidRDefault="00A236F9" w:rsidP="00391C9E">
            <w:pPr>
              <w:rPr>
                <w:ins w:id="164" w:author="Pribil-Kövesdy Döníz" w:date="2026-09-22T12:57:00Z" w16du:dateUtc="2026-09-22T16:57:00Z"/>
              </w:rPr>
            </w:pPr>
          </w:p>
        </w:tc>
      </w:tr>
      <w:tr w:rsidR="00A236F9" w14:paraId="595A2FBF" w14:textId="77777777" w:rsidTr="00AD06DF">
        <w:trPr>
          <w:ins w:id="165" w:author="Pribil-Kövesdy Döníz" w:date="2026-09-22T12:57:00Z" w16du:dateUtc="2026-09-22T16:57:00Z"/>
        </w:trPr>
        <w:tc>
          <w:tcPr>
            <w:tcW w:w="2802" w:type="dxa"/>
          </w:tcPr>
          <w:p w14:paraId="1CCA5E27" w14:textId="77777777" w:rsidR="00A236F9" w:rsidRDefault="00A236F9" w:rsidP="00391C9E">
            <w:pPr>
              <w:rPr>
                <w:ins w:id="166" w:author="Pribil-Kövesdy Döníz" w:date="2026-09-22T12:57:00Z" w16du:dateUtc="2026-09-22T16:57:00Z"/>
              </w:rPr>
            </w:pPr>
            <w:ins w:id="167" w:author="Pribil-Kövesdy Döníz" w:date="2026-09-22T12:57:00Z" w16du:dateUtc="2026-09-22T16:57:00Z">
              <w:r>
                <w:t>Munkanyelv</w:t>
              </w:r>
            </w:ins>
          </w:p>
        </w:tc>
        <w:tc>
          <w:tcPr>
            <w:tcW w:w="11340" w:type="dxa"/>
          </w:tcPr>
          <w:p w14:paraId="1A8AC953" w14:textId="77777777" w:rsidR="00A236F9" w:rsidRDefault="00A236F9" w:rsidP="00391C9E">
            <w:pPr>
              <w:rPr>
                <w:ins w:id="168" w:author="Pribil-Kövesdy Döníz" w:date="2026-09-22T12:57:00Z" w16du:dateUtc="2026-09-22T16:57:00Z"/>
              </w:rPr>
            </w:pPr>
          </w:p>
        </w:tc>
      </w:tr>
      <w:tr w:rsidR="00A236F9" w14:paraId="4B982D45" w14:textId="77777777" w:rsidTr="00AD06DF">
        <w:trPr>
          <w:ins w:id="169" w:author="Pribil-Kövesdy Döníz" w:date="2026-09-22T12:57:00Z" w16du:dateUtc="2026-09-22T16:57:00Z"/>
        </w:trPr>
        <w:tc>
          <w:tcPr>
            <w:tcW w:w="2802" w:type="dxa"/>
          </w:tcPr>
          <w:p w14:paraId="73E68DDF" w14:textId="77777777" w:rsidR="00A236F9" w:rsidRDefault="00A236F9" w:rsidP="00391C9E">
            <w:pPr>
              <w:rPr>
                <w:ins w:id="170" w:author="Pribil-Kövesdy Döníz" w:date="2026-09-22T12:57:00Z" w16du:dateUtc="2026-09-22T16:57:00Z"/>
              </w:rPr>
            </w:pPr>
            <w:ins w:id="171" w:author="Pribil-Kövesdy Döníz" w:date="2026-09-22T12:57:00Z" w16du:dateUtc="2026-09-22T16:57:00Z">
              <w:r>
                <w:t>Mobilitás időtartama</w:t>
              </w:r>
            </w:ins>
          </w:p>
          <w:p w14:paraId="6EDD9BE5" w14:textId="77777777" w:rsidR="00A236F9" w:rsidRDefault="00A236F9" w:rsidP="00AD06DF">
            <w:pPr>
              <w:rPr>
                <w:ins w:id="172" w:author="Pribil-Kövesdy Döníz" w:date="2026-09-22T12:57:00Z" w16du:dateUtc="2026-09-22T16:57:00Z"/>
              </w:rPr>
            </w:pPr>
            <w:ins w:id="173" w:author="Pribil-Kövesdy Döníz" w:date="2026-09-22T12:57:00Z" w16du:dateUtc="2026-09-22T16:57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46B29202" w14:textId="77777777" w:rsidR="00A236F9" w:rsidRDefault="00A236F9" w:rsidP="0061350B">
            <w:pPr>
              <w:ind w:firstLine="882"/>
              <w:rPr>
                <w:ins w:id="174" w:author="Pribil-Kövesdy Döníz" w:date="2026-09-22T12:57:00Z" w16du:dateUtc="2026-09-22T16:57:00Z"/>
              </w:rPr>
            </w:pPr>
            <w:ins w:id="175" w:author="Pribil-Kövesdy Döníz" w:date="2026-09-22T12:57:00Z" w16du:dateUtc="2026-09-22T16:57:00Z">
              <w:r>
                <w:t>nap</w:t>
              </w:r>
            </w:ins>
          </w:p>
        </w:tc>
      </w:tr>
    </w:tbl>
    <w:p w14:paraId="280D820A" w14:textId="77777777" w:rsidR="0061350B" w:rsidRDefault="0061350B">
      <w:pPr>
        <w:rPr>
          <w:ins w:id="176" w:author="Pribil-Kövesdy Döníz" w:date="2026-09-22T12:57:00Z" w16du:dateUtc="2026-09-22T16:57:00Z"/>
          <w:sz w:val="28"/>
          <w:szCs w:val="28"/>
          <w:highlight w:val="lightGray"/>
        </w:rPr>
      </w:pPr>
      <w:ins w:id="177" w:author="Pribil-Kövesdy Döníz" w:date="2026-09-22T12:57:00Z" w16du:dateUtc="2026-09-22T16:57:00Z">
        <w:r>
          <w:rPr>
            <w:sz w:val="28"/>
            <w:szCs w:val="28"/>
            <w:highlight w:val="lightGray"/>
          </w:rPr>
          <w:br w:type="page"/>
        </w:r>
      </w:ins>
    </w:p>
    <w:p w14:paraId="29428889" w14:textId="77777777" w:rsidR="007A6560" w:rsidRPr="007C10F6" w:rsidRDefault="007C10F6" w:rsidP="007C10F6">
      <w:pPr>
        <w:rPr>
          <w:ins w:id="178" w:author="Pribil-Kövesdy Döníz" w:date="2026-09-22T12:57:00Z" w16du:dateUtc="2026-09-22T16:57:00Z"/>
          <w:sz w:val="28"/>
          <w:szCs w:val="28"/>
        </w:rPr>
      </w:pPr>
      <w:ins w:id="179" w:author="Pribil-Kövesdy Döníz" w:date="2026-09-22T12:57:00Z" w16du:dateUtc="2026-09-22T16:57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1D18D5EE" w14:textId="77777777" w:rsidTr="007A6560">
        <w:trPr>
          <w:ins w:id="180" w:author="Pribil-Kövesdy Döníz" w:date="2026-09-22T12:57:00Z" w16du:dateUtc="2026-09-22T16:57:00Z"/>
        </w:trPr>
        <w:tc>
          <w:tcPr>
            <w:tcW w:w="4714" w:type="dxa"/>
          </w:tcPr>
          <w:p w14:paraId="787CAD82" w14:textId="77777777" w:rsidR="007A6560" w:rsidRPr="004B3A33" w:rsidRDefault="007A6560" w:rsidP="007A6560">
            <w:pPr>
              <w:rPr>
                <w:ins w:id="181" w:author="Pribil-Kövesdy Döníz" w:date="2026-09-22T12:57:00Z" w16du:dateUtc="2026-09-22T16:57:00Z"/>
                <w:b/>
                <w:bCs/>
              </w:rPr>
            </w:pPr>
            <w:ins w:id="182" w:author="Pribil-Kövesdy Döníz" w:date="2026-09-22T12:57:00Z" w16du:dateUtc="2026-09-22T16:57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621947D7" w14:textId="77777777" w:rsidR="007A6560" w:rsidRPr="00AD06DF" w:rsidRDefault="007A6560" w:rsidP="007A6560">
            <w:pPr>
              <w:rPr>
                <w:ins w:id="183" w:author="Pribil-Kövesdy Döníz" w:date="2026-09-22T12:57:00Z" w16du:dateUtc="2026-09-22T16:57:00Z"/>
              </w:rPr>
            </w:pPr>
            <w:ins w:id="184" w:author="Pribil-Kövesdy Döníz" w:date="2026-09-22T12:57:00Z" w16du:dateUtc="2026-09-22T16:57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7EE5E76E" w14:textId="77777777" w:rsidR="007A6560" w:rsidRPr="004B3A33" w:rsidRDefault="007A6560" w:rsidP="007A6560">
            <w:pPr>
              <w:rPr>
                <w:ins w:id="185" w:author="Pribil-Kövesdy Döníz" w:date="2026-09-22T12:57:00Z" w16du:dateUtc="2026-09-22T16:57:00Z"/>
                <w:b/>
                <w:bCs/>
              </w:rPr>
            </w:pPr>
            <w:ins w:id="186" w:author="Pribil-Kövesdy Döníz" w:date="2026-09-22T12:57:00Z" w16du:dateUtc="2026-09-22T16:57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54EC6F7B" w14:textId="77777777" w:rsidR="007A6560" w:rsidRPr="00AD06DF" w:rsidRDefault="007A6560" w:rsidP="004B3A33">
            <w:pPr>
              <w:rPr>
                <w:ins w:id="187" w:author="Pribil-Kövesdy Döníz" w:date="2026-09-22T12:57:00Z" w16du:dateUtc="2026-09-22T16:57:00Z"/>
              </w:rPr>
            </w:pPr>
            <w:ins w:id="188" w:author="Pribil-Kövesdy Döníz" w:date="2026-09-22T12:57:00Z" w16du:dateUtc="2026-09-22T16:57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0D7D9994" w14:textId="77777777" w:rsidR="004B3A33" w:rsidRDefault="007A6560" w:rsidP="007A6560">
            <w:pPr>
              <w:rPr>
                <w:ins w:id="189" w:author="Pribil-Kövesdy Döníz" w:date="2026-09-22T12:57:00Z" w16du:dateUtc="2026-09-22T16:57:00Z"/>
              </w:rPr>
            </w:pPr>
            <w:ins w:id="190" w:author="Pribil-Kövesdy Döníz" w:date="2026-09-22T12:57:00Z" w16du:dateUtc="2026-09-22T16:57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267978B7" w14:textId="77777777" w:rsidR="007A6560" w:rsidRPr="00AD06DF" w:rsidRDefault="004B3A33" w:rsidP="007A6560">
            <w:pPr>
              <w:rPr>
                <w:ins w:id="191" w:author="Pribil-Kövesdy Döníz" w:date="2026-09-22T12:57:00Z" w16du:dateUtc="2026-09-22T16:57:00Z"/>
              </w:rPr>
            </w:pPr>
            <w:ins w:id="192" w:author="Pribil-Kövesdy Döníz" w:date="2026-09-22T12:57:00Z" w16du:dateUtc="2026-09-22T16:57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1FF69451" w14:textId="77777777" w:rsidTr="007C10F6">
        <w:trPr>
          <w:trHeight w:val="2994"/>
          <w:ins w:id="193" w:author="Pribil-Kövesdy Döníz" w:date="2026-09-22T12:57:00Z" w16du:dateUtc="2026-09-22T16:57:00Z"/>
        </w:trPr>
        <w:tc>
          <w:tcPr>
            <w:tcW w:w="4714" w:type="dxa"/>
          </w:tcPr>
          <w:p w14:paraId="5CD3CFF2" w14:textId="77777777" w:rsidR="007A6560" w:rsidRDefault="007A6560" w:rsidP="00391C9E">
            <w:pPr>
              <w:rPr>
                <w:ins w:id="194" w:author="Pribil-Kövesdy Döníz" w:date="2026-09-22T12:57:00Z" w16du:dateUtc="2026-09-22T16:57:00Z"/>
              </w:rPr>
            </w:pPr>
          </w:p>
        </w:tc>
        <w:tc>
          <w:tcPr>
            <w:tcW w:w="4715" w:type="dxa"/>
          </w:tcPr>
          <w:p w14:paraId="44DD5181" w14:textId="77777777" w:rsidR="007A6560" w:rsidRDefault="007A6560" w:rsidP="00391C9E">
            <w:pPr>
              <w:rPr>
                <w:ins w:id="195" w:author="Pribil-Kövesdy Döníz" w:date="2026-09-22T12:57:00Z" w16du:dateUtc="2026-09-22T16:57:00Z"/>
              </w:rPr>
            </w:pPr>
          </w:p>
        </w:tc>
        <w:tc>
          <w:tcPr>
            <w:tcW w:w="4715" w:type="dxa"/>
          </w:tcPr>
          <w:p w14:paraId="798C8C7D" w14:textId="77777777" w:rsidR="007A6560" w:rsidRDefault="007A6560" w:rsidP="00391C9E">
            <w:pPr>
              <w:rPr>
                <w:ins w:id="196" w:author="Pribil-Kövesdy Döníz" w:date="2026-09-22T12:57:00Z" w16du:dateUtc="2026-09-22T16:57:00Z"/>
              </w:rPr>
            </w:pPr>
          </w:p>
        </w:tc>
      </w:tr>
    </w:tbl>
    <w:p w14:paraId="51A4B979" w14:textId="77777777" w:rsidR="00686BE4" w:rsidRPr="00AD06DF" w:rsidRDefault="004B3A33" w:rsidP="00391C9E">
      <w:pPr>
        <w:rPr>
          <w:ins w:id="197" w:author="Pribil-Kövesdy Döníz" w:date="2026-09-22T12:57:00Z" w16du:dateUtc="2026-09-22T16:57:00Z"/>
        </w:rPr>
      </w:pPr>
      <w:ins w:id="198" w:author="Pribil-Kövesdy Döníz" w:date="2026-09-22T12:57:00Z" w16du:dateUtc="2026-09-22T16:57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376C2CD3" w14:textId="77777777" w:rsidR="005E7FFD" w:rsidRDefault="005E7FFD" w:rsidP="00391C9E">
      <w:pPr>
        <w:rPr>
          <w:ins w:id="199" w:author="Pribil-Kövesdy Döníz" w:date="2026-09-22T12:57:00Z" w16du:dateUtc="2026-09-22T16:57:00Z"/>
        </w:rPr>
      </w:pPr>
      <w:ins w:id="200" w:author="Pribil-Kövesdy Döníz" w:date="2026-09-22T12:57:00Z" w16du:dateUtc="2026-09-22T16:57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496D8CD7" w14:textId="77777777" w:rsidTr="0061350B">
        <w:trPr>
          <w:trHeight w:val="2835"/>
          <w:ins w:id="201" w:author="Pribil-Kövesdy Döníz" w:date="2026-09-22T12:57:00Z" w16du:dateUtc="2026-09-22T16:57:00Z"/>
        </w:trPr>
        <w:tc>
          <w:tcPr>
            <w:tcW w:w="14142" w:type="dxa"/>
          </w:tcPr>
          <w:p w14:paraId="4C007AA3" w14:textId="77777777" w:rsidR="005E7FFD" w:rsidRDefault="005E7FFD" w:rsidP="0061350B">
            <w:pPr>
              <w:rPr>
                <w:ins w:id="202" w:author="Pribil-Kövesdy Döníz" w:date="2026-09-22T12:57:00Z" w16du:dateUtc="2026-09-22T16:57:00Z"/>
              </w:rPr>
            </w:pPr>
          </w:p>
        </w:tc>
      </w:tr>
    </w:tbl>
    <w:p w14:paraId="0AC0F4D7" w14:textId="77777777" w:rsidR="00391C9E" w:rsidRDefault="00646D28" w:rsidP="00391C9E">
      <w:pPr>
        <w:spacing w:before="120"/>
        <w:rPr>
          <w:ins w:id="203" w:author="Pribil-Kövesdy Döníz" w:date="2026-09-22T12:57:00Z" w16du:dateUtc="2026-09-22T16:57:00Z"/>
          <w:sz w:val="28"/>
          <w:szCs w:val="28"/>
          <w:highlight w:val="lightGray"/>
        </w:rPr>
      </w:pPr>
      <w:ins w:id="204" w:author="Pribil-Kövesdy Döníz" w:date="2026-09-22T12:57:00Z" w16du:dateUtc="2026-09-22T16:57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277DA2B1" w14:textId="77777777" w:rsidR="00391C9E" w:rsidRDefault="00391C9E" w:rsidP="00391C9E">
      <w:pPr>
        <w:spacing w:before="120"/>
        <w:rPr>
          <w:ins w:id="205" w:author="Pribil-Kövesdy Döníz" w:date="2026-09-22T12:57:00Z" w16du:dateUtc="2026-09-22T16:57:00Z"/>
        </w:rPr>
      </w:pPr>
      <w:ins w:id="206" w:author="Pribil-Kövesdy Döníz" w:date="2026-09-22T12:57:00Z" w16du:dateUtc="2026-09-22T16:57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6BB9C3FB" w14:textId="77777777" w:rsidTr="003C2C83">
        <w:trPr>
          <w:trHeight w:val="1701"/>
          <w:ins w:id="207" w:author="Pribil-Kövesdy Döníz" w:date="2026-09-22T12:57:00Z" w16du:dateUtc="2026-09-22T16:57:00Z"/>
        </w:trPr>
        <w:tc>
          <w:tcPr>
            <w:tcW w:w="14142" w:type="dxa"/>
          </w:tcPr>
          <w:p w14:paraId="19D717D3" w14:textId="77777777" w:rsidR="00391C9E" w:rsidRDefault="00391C9E" w:rsidP="0061350B">
            <w:pPr>
              <w:spacing w:before="120"/>
              <w:rPr>
                <w:ins w:id="208" w:author="Pribil-Kövesdy Döníz" w:date="2026-09-22T12:57:00Z" w16du:dateUtc="2026-09-22T16:57:00Z"/>
              </w:rPr>
            </w:pPr>
          </w:p>
        </w:tc>
      </w:tr>
    </w:tbl>
    <w:p w14:paraId="50A05537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/>
        <w:rPr>
          <w:ins w:id="209" w:author="Pribil-Kövesdy Döníz" w:date="2026-09-22T12:57:00Z" w16du:dateUtc="2026-09-22T16:57:00Z"/>
          <w:sz w:val="28"/>
          <w:szCs w:val="28"/>
        </w:rPr>
      </w:pPr>
      <w:ins w:id="210" w:author="Pribil-Kövesdy Döníz" w:date="2026-09-22T12:57:00Z" w16du:dateUtc="2026-09-22T16:57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0DB8EFDC" w14:textId="77777777" w:rsidR="00297921" w:rsidRPr="003C2C83" w:rsidRDefault="003C2C83" w:rsidP="003C2C83">
      <w:pPr>
        <w:tabs>
          <w:tab w:val="left" w:pos="11340"/>
        </w:tabs>
        <w:rPr>
          <w:sz w:val="28"/>
          <w:rPrChange w:id="211" w:author="Pribil-Kövesdy Döníz" w:date="2026-09-22T12:57:00Z" w16du:dateUtc="2026-09-22T16:57:00Z">
            <w:rPr>
              <w:rFonts w:ascii="Liberation Sans" w:hAnsi="Liberation Sans" w:cs="Times New Roman"/>
            </w:rPr>
          </w:rPrChange>
        </w:rPr>
        <w:pPrChange w:id="212" w:author="Pribil-Kövesdy Döníz" w:date="2026-09-22T12:57:00Z" w16du:dateUtc="2026-09-22T16:57:00Z">
          <w:pPr/>
        </w:pPrChange>
      </w:pPr>
      <w:ins w:id="213" w:author="Pribil-Kövesdy Döníz" w:date="2026-09-22T12:57:00Z" w16du:dateUtc="2026-09-22T16:57:00Z">
        <w:r>
          <w:tab/>
        </w:r>
        <w:r w:rsidRPr="003C2C83">
          <w:rPr>
            <w:sz w:val="28"/>
            <w:szCs w:val="28"/>
          </w:rPr>
          <w:t>résztvevő aláírása</w:t>
        </w:r>
      </w:ins>
    </w:p>
    <w:sectPr w:rsidR="00297921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formProt/>
      <w:docGrid w:linePitch="360"/>
      <w:sectPrChange w:id="217" w:author="Pribil-Kövesdy Döníz" w:date="2026-09-22T12:57:00Z" w16du:dateUtc="2026-09-22T16:57:00Z">
        <w:sectPr w:rsidR="00297921" w:rsidRPr="003C2C83" w:rsidSect="00AD06DF">
          <w:pgSz w:w="11906" w:h="16838" w:orient="portrait"/>
          <w:pgMar w:top="1134" w:right="1134" w:bottom="1134" w:left="1134" w:header="0" w:footer="0" w:gutter="0"/>
          <w:formProt w:val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38ECF9" w14:textId="77777777" w:rsidR="005834E4" w:rsidRDefault="005834E4" w:rsidP="0061350B">
      <w:pPr>
        <w:pPrChange w:id="6" w:author="Pribil-Kövesdy Döníz" w:date="2026-09-22T12:57:00Z" w16du:dateUtc="2026-09-22T16:57:00Z">
          <w:pPr/>
        </w:pPrChange>
      </w:pPr>
      <w:r>
        <w:separator/>
      </w:r>
    </w:p>
  </w:endnote>
  <w:endnote w:type="continuationSeparator" w:id="0">
    <w:p w14:paraId="728642C3" w14:textId="77777777" w:rsidR="005834E4" w:rsidRDefault="005834E4" w:rsidP="0061350B">
      <w:pPr>
        <w:pPrChange w:id="7" w:author="Pribil-Kövesdy Döníz" w:date="2026-09-22T12:57:00Z" w16du:dateUtc="2026-09-22T16:57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EE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7B3F4B" w14:textId="77777777" w:rsidR="00F4761D" w:rsidRDefault="00F476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07A936" w14:textId="77777777" w:rsidR="005834E4" w:rsidRDefault="005834E4" w:rsidP="0061350B">
      <w:pPr>
        <w:pPrChange w:id="4" w:author="Pribil-Kövesdy Döníz" w:date="2026-09-22T12:57:00Z" w16du:dateUtc="2026-09-22T16:57:00Z">
          <w:pPr/>
        </w:pPrChange>
      </w:pPr>
      <w:r>
        <w:separator/>
      </w:r>
    </w:p>
  </w:footnote>
  <w:footnote w:type="continuationSeparator" w:id="0">
    <w:p w14:paraId="7E03C6C9" w14:textId="77777777" w:rsidR="005834E4" w:rsidRDefault="005834E4" w:rsidP="0061350B">
      <w:pPr>
        <w:pPrChange w:id="5" w:author="Pribil-Kövesdy Döníz" w:date="2026-09-22T12:57:00Z" w16du:dateUtc="2026-09-22T16:57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953DE8" w14:textId="77777777" w:rsidR="00F4761D" w:rsidRPr="0061350B" w:rsidRDefault="0061350B" w:rsidP="0061350B">
    <w:pPr>
      <w:jc w:val="right"/>
      <w:rPr>
        <w:b/>
        <w:color w:val="0000FF"/>
        <w:sz w:val="16"/>
        <w:rPrChange w:id="214" w:author="Pribil-Kövesdy Döníz" w:date="2026-09-22T12:57:00Z" w16du:dateUtc="2026-09-22T16:57:00Z">
          <w:rPr/>
        </w:rPrChange>
      </w:rPr>
      <w:pPrChange w:id="215" w:author="Pribil-Kövesdy Döníz" w:date="2026-09-22T12:57:00Z" w16du:dateUtc="2026-09-22T16:57:00Z">
        <w:pPr>
          <w:pStyle w:val="Header"/>
        </w:pPr>
      </w:pPrChange>
    </w:pPr>
    <w:ins w:id="216" w:author="Pribil-Kövesdy Döníz" w:date="2026-09-22T12:57:00Z" w16du:dateUtc="2026-09-22T16:57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737748">
    <w:abstractNumId w:val="1"/>
  </w:num>
  <w:num w:numId="2" w16cid:durableId="887567805">
    <w:abstractNumId w:val="2"/>
  </w:num>
  <w:num w:numId="3" w16cid:durableId="20723447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921"/>
    <w:rsid w:val="001314D4"/>
    <w:rsid w:val="001A2AFC"/>
    <w:rsid w:val="00297921"/>
    <w:rsid w:val="002E38FF"/>
    <w:rsid w:val="003805C4"/>
    <w:rsid w:val="00391C9E"/>
    <w:rsid w:val="003C2C83"/>
    <w:rsid w:val="003D50F3"/>
    <w:rsid w:val="00440F44"/>
    <w:rsid w:val="004B3A33"/>
    <w:rsid w:val="005834E4"/>
    <w:rsid w:val="005E7FFD"/>
    <w:rsid w:val="0061350B"/>
    <w:rsid w:val="00646D28"/>
    <w:rsid w:val="0067146E"/>
    <w:rsid w:val="00686BE4"/>
    <w:rsid w:val="0074549C"/>
    <w:rsid w:val="00745992"/>
    <w:rsid w:val="007A6560"/>
    <w:rsid w:val="007C10F6"/>
    <w:rsid w:val="00854C26"/>
    <w:rsid w:val="00866058"/>
    <w:rsid w:val="00875E83"/>
    <w:rsid w:val="008B7245"/>
    <w:rsid w:val="00A1440D"/>
    <w:rsid w:val="00A236F9"/>
    <w:rsid w:val="00AD06DF"/>
    <w:rsid w:val="00BC6EC2"/>
    <w:rsid w:val="00D12036"/>
    <w:rsid w:val="00F4761D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726E7"/>
  <w15:docId w15:val="{977747A2-D42A-4478-8078-83BF0D453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SimSun" w:hAnsi="Liberation Serif" w:cs="Arial Unicode MS"/>
        <w:kern w:val="2"/>
        <w:sz w:val="24"/>
        <w:szCs w:val="24"/>
        <w:lang w:val="pl-PL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uppressAutoHyphens w:val="0"/>
      <w:pPrChange w:id="0" w:author="Pribil-Kövesdy Döníz" w:date="2026-09-22T12:57:00Z">
        <w:pPr>
          <w:keepNext/>
          <w:suppressAutoHyphens/>
          <w:spacing w:before="240" w:after="120"/>
        </w:pPr>
      </w:pPrChange>
    </w:pPr>
    <w:rPr>
      <w:rFonts w:asciiTheme="minorHAnsi" w:eastAsiaTheme="minorHAnsi" w:hAnsiTheme="minorHAnsi" w:cstheme="minorBidi"/>
      <w:kern w:val="0"/>
      <w:sz w:val="22"/>
      <w:szCs w:val="22"/>
      <w:lang w:val="hu-HU" w:eastAsia="en-US" w:bidi="ar-SA"/>
      <w:rPrChange w:id="0" w:author="Pribil-Kövesdy Döníz" w:date="2026-09-22T12:57:00Z">
        <w:rPr>
          <w:rFonts w:ascii="Liberation Sans" w:eastAsia="Microsoft YaHei" w:hAnsi="Liberation Sans" w:cs="Arial Unicode MS"/>
          <w:kern w:val="2"/>
          <w:sz w:val="28"/>
          <w:szCs w:val="28"/>
          <w:lang w:val="pl-PL" w:eastAsia="zh-CN" w:bidi="hi-IN"/>
        </w:rPr>
      </w:rPrChange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ks">
    <w:name w:val="Indeks"/>
    <w:basedOn w:val="Normal"/>
    <w:qFormat/>
    <w:pPr>
      <w:suppressLineNumbers/>
    </w:pPr>
  </w:style>
  <w:style w:type="paragraph" w:customStyle="1" w:styleId="Standard">
    <w:name w:val="Standard"/>
    <w:rsid w:val="003805C4"/>
    <w:pPr>
      <w:autoSpaceDN w:val="0"/>
      <w:textAlignment w:val="baseline"/>
    </w:pPr>
    <w:rPr>
      <w:rFonts w:cs="Arial"/>
      <w:kern w:val="3"/>
    </w:rPr>
  </w:style>
  <w:style w:type="table" w:styleId="TableGrid">
    <w:name w:val="Table Grid"/>
    <w:basedOn w:val="TableNormal"/>
    <w:uiPriority w:val="59"/>
    <w:rsid w:val="00F4761D"/>
    <w:pPr>
      <w:suppressAutoHyphens w:val="0"/>
    </w:pPr>
    <w:rPr>
      <w:rFonts w:asciiTheme="minorHAnsi" w:eastAsiaTheme="minorHAnsi" w:hAnsiTheme="minorHAnsi" w:cstheme="minorBidi"/>
      <w:kern w:val="0"/>
      <w:sz w:val="22"/>
      <w:szCs w:val="22"/>
      <w:lang w:val="hu-HU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suppressAutoHyphens w:val="0"/>
      <w:spacing w:after="200" w:line="276" w:lineRule="auto"/>
      <w:ind w:left="720"/>
      <w:contextualSpacing/>
      <w:pPrChange w:id="1" w:author="Pribil-Kövesdy Döníz" w:date="2026-09-22T12:57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0"/>
      <w:sz w:val="22"/>
      <w:szCs w:val="22"/>
      <w:lang w:val="hu-HU" w:eastAsia="en-US" w:bidi="ar-SA"/>
      <w:rPrChange w:id="1" w:author="Pribil-Kövesdy Döníz" w:date="2026-09-22T12:57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uppressAutoHyphens w:val="0"/>
      <w:pPrChange w:id="2" w:author="Pribil-Kövesdy Döníz" w:date="2026-09-22T12:57:00Z">
        <w:pPr/>
      </w:pPrChange>
    </w:pPr>
    <w:rPr>
      <w:rFonts w:ascii="Tahoma" w:eastAsiaTheme="minorHAnsi" w:hAnsi="Tahoma" w:cs="Tahoma"/>
      <w:kern w:val="0"/>
      <w:sz w:val="16"/>
      <w:szCs w:val="16"/>
      <w:lang w:val="hu-HU" w:eastAsia="en-US" w:bidi="ar-SA"/>
      <w:rPrChange w:id="2" w:author="Pribil-Kövesdy Döníz" w:date="2026-09-22T12:57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61D"/>
    <w:rPr>
      <w:rFonts w:ascii="Tahoma" w:eastAsiaTheme="minorHAnsi" w:hAnsi="Tahoma" w:cs="Tahoma"/>
      <w:kern w:val="0"/>
      <w:sz w:val="16"/>
      <w:szCs w:val="16"/>
      <w:lang w:val="hu-HU" w:eastAsia="en-US" w:bidi="ar-SA"/>
    </w:rPr>
  </w:style>
  <w:style w:type="character" w:styleId="Hyperlink">
    <w:name w:val="Hyperlink"/>
    <w:basedOn w:val="DefaultParagraphFont"/>
    <w:uiPriority w:val="99"/>
    <w:unhideWhenUsed/>
    <w:rsid w:val="00F4761D"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F4761D"/>
    <w:rPr>
      <w:rFonts w:asciiTheme="minorHAnsi" w:eastAsiaTheme="minorHAnsi" w:hAnsiTheme="minorHAnsi" w:cstheme="minorBidi"/>
      <w:kern w:val="0"/>
      <w:sz w:val="22"/>
      <w:szCs w:val="22"/>
      <w:lang w:val="hu-HU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uppressAutoHyphens w:val="0"/>
      <w:pPrChange w:id="3" w:author="Pribil-Kövesdy Döníz" w:date="2026-09-22T12:57:00Z">
        <w:pPr>
          <w:tabs>
            <w:tab w:val="center" w:pos="4536"/>
            <w:tab w:val="right" w:pos="9072"/>
          </w:tabs>
        </w:pPr>
      </w:pPrChange>
    </w:pPr>
    <w:rPr>
      <w:rFonts w:asciiTheme="minorHAnsi" w:eastAsiaTheme="minorHAnsi" w:hAnsiTheme="minorHAnsi" w:cstheme="minorBidi"/>
      <w:kern w:val="0"/>
      <w:sz w:val="22"/>
      <w:szCs w:val="22"/>
      <w:lang w:val="hu-HU" w:eastAsia="en-US" w:bidi="ar-SA"/>
      <w:rPrChange w:id="3" w:author="Pribil-Kövesdy Döníz" w:date="2026-09-22T12:57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F4761D"/>
    <w:rPr>
      <w:rFonts w:asciiTheme="minorHAnsi" w:eastAsiaTheme="minorHAnsi" w:hAnsiTheme="minorHAnsi" w:cstheme="minorBidi"/>
      <w:kern w:val="0"/>
      <w:sz w:val="22"/>
      <w:szCs w:val="22"/>
      <w:lang w:val="hu-H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Arthur Souza Rodrigues</cp:lastModifiedBy>
  <cp:revision>1</cp:revision>
  <dcterms:created xsi:type="dcterms:W3CDTF">2024-02-21T09:38:00Z</dcterms:created>
  <dcterms:modified xsi:type="dcterms:W3CDTF">2026-09-22T16:57:00Z</dcterms:modified>
  <dc:language>pl-PL</dc:language>
</cp:coreProperties>
</file>