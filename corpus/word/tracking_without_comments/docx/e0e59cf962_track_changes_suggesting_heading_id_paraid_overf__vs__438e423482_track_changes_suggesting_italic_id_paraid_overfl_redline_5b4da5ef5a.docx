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789F34" w14:textId="77777777" w:rsidR="00CE43E6" w:rsidRDefault="00EF377C">
      <w:r>
        <w:rPr>
          <w:i/>
          <w:color w:val="C00000"/>
          <w:rPrChange w:id="0" w:author="Author" w:date="2026-06-29T11:28:00Z" w16du:dateUtc="2026-06-29T15:28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Track Changes Suggesting </w:t>
      </w:r>
      <w:ins w:id="1" w:author="Author" w:date="2026-06-29T11:28:00Z" w16du:dateUtc="2026-06-29T15:28:00Z">
        <w:r>
          <w:rPr>
            <w:i/>
            <w:iCs/>
            <w:color w:val="C00000"/>
          </w:rPr>
          <w:t>Italic</w:t>
        </w:r>
      </w:ins>
      <w:del w:id="2" w:author="Author" w:date="2026-06-29T11:28:00Z" w16du:dateUtc="2026-06-29T15:28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delText>Heading 2</w:delText>
        </w:r>
      </w:del>
      <w:r>
        <w:rPr>
          <w:i/>
          <w:color w:val="C00000"/>
          <w:rPrChange w:id="3" w:author="Author" w:date="2026-06-29T11:28:00Z" w16du:dateUtc="2026-06-29T15:28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 Red Demo</w:t>
      </w:r>
    </w:p>
    <w:p w14:paraId="0F8060FD" w14:textId="77777777" w:rsidR="00CE43E6" w:rsidRDefault="00EF377C">
      <w:pPr>
        <w:pPrChange w:id="4" w:author="Author" w:date="2026-06-29T11:28:00Z" w16du:dateUtc="2026-06-29T15:28:00Z">
          <w:pPr>
            <w:spacing w:before="360" w:after="80" w:line="240" w:lineRule="auto"/>
          </w:pPr>
        </w:pPrChange>
      </w:pPr>
      <w:r>
        <w:rPr>
          <w:i/>
          <w:color w:val="C00000"/>
          <w:rPrChange w:id="5" w:author="Author" w:date="2026-06-29T11:28:00Z" w16du:dateUtc="2026-06-29T15:28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This document </w:t>
      </w:r>
      <w:ins w:id="6" w:author="Author" w:date="2026-06-29T11:28:00Z" w16du:dateUtc="2026-06-29T15:28:00Z">
        <w:r>
          <w:rPr>
            <w:i/>
            <w:iCs/>
            <w:color w:val="C00000"/>
          </w:rPr>
          <w:t>combines</w:t>
        </w:r>
      </w:ins>
      <w:del w:id="7" w:author="Author" w:date="2026-06-29T11:28:00Z" w16du:dateUtc="2026-06-29T15:28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delText>shows</w:delText>
        </w:r>
      </w:del>
      <w:r>
        <w:rPr>
          <w:i/>
          <w:color w:val="C00000"/>
          <w:rPrChange w:id="8" w:author="Author" w:date="2026-06-29T11:28:00Z" w16du:dateUtc="2026-06-29T15:28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 Suggesting mode with </w:t>
      </w:r>
      <w:ins w:id="9" w:author="Author" w:date="2026-06-29T11:28:00Z" w16du:dateUtc="2026-06-29T15:28:00Z">
        <w:r>
          <w:rPr>
            <w:i/>
            <w:iCs/>
            <w:color w:val="C00000"/>
          </w:rPr>
          <w:t>italic</w:t>
        </w:r>
      </w:ins>
      <w:del w:id="10" w:author="Author" w:date="2026-06-29T11:28:00Z" w16du:dateUtc="2026-06-29T15:28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delText>Heading 2 style</w:delText>
        </w:r>
      </w:del>
      <w:r>
        <w:rPr>
          <w:i/>
          <w:color w:val="C00000"/>
          <w:rPrChange w:id="11" w:author="Author" w:date="2026-06-29T11:28:00Z" w16du:dateUtc="2026-06-29T15:28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 and red color.</w:t>
      </w:r>
    </w:p>
    <w:p w14:paraId="4B158E3F" w14:textId="77777777" w:rsidR="00CE43E6" w:rsidRDefault="00EF377C">
      <w:pPr>
        <w:pPrChange w:id="12" w:author="Author" w:date="2026-06-29T11:28:00Z" w16du:dateUtc="2026-06-29T15:28:00Z">
          <w:pPr>
            <w:spacing w:before="360" w:after="80" w:line="240" w:lineRule="auto"/>
          </w:pPr>
        </w:pPrChange>
      </w:pPr>
      <w:r>
        <w:rPr>
          <w:i/>
          <w:color w:val="C00000"/>
          <w:rPrChange w:id="13" w:author="Author" w:date="2026-06-29T11:28:00Z" w16du:dateUtc="2026-06-29T15:28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Red </w:t>
      </w:r>
      <w:ins w:id="14" w:author="Author" w:date="2026-06-29T11:28:00Z" w16du:dateUtc="2026-06-29T15:28:00Z">
        <w:r>
          <w:rPr>
            <w:i/>
            <w:iCs/>
            <w:color w:val="C00000"/>
          </w:rPr>
          <w:t>italic</w:t>
        </w:r>
      </w:ins>
      <w:del w:id="15" w:author="Author" w:date="2026-06-29T11:28:00Z" w16du:dateUtc="2026-06-29T15:28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delText>Heading 2</w:delText>
        </w:r>
      </w:del>
      <w:r>
        <w:rPr>
          <w:i/>
          <w:color w:val="C00000"/>
          <w:rPrChange w:id="16" w:author="Author" w:date="2026-06-29T11:28:00Z" w16du:dateUtc="2026-06-29T15:28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 suggestions </w:t>
      </w:r>
      <w:ins w:id="17" w:author="Author" w:date="2026-06-29T11:28:00Z" w16du:dateUtc="2026-06-29T15:28:00Z">
        <w:r>
          <w:rPr>
            <w:i/>
            <w:iCs/>
            <w:color w:val="C00000"/>
          </w:rPr>
          <w:t>stand out clearly for document</w:t>
        </w:r>
      </w:ins>
      <w:del w:id="18" w:author="Author" w:date="2026-06-29T11:28:00Z" w16du:dateUtc="2026-06-29T15:28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delText>help</w:delText>
        </w:r>
      </w:del>
      <w:r>
        <w:rPr>
          <w:i/>
          <w:color w:val="C00000"/>
          <w:rPrChange w:id="19" w:author="Author" w:date="2026-06-29T11:28:00Z" w16du:dateUtc="2026-06-29T15:28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 reviewers</w:t>
      </w:r>
      <w:del w:id="20" w:author="Author" w:date="2026-06-29T11:28:00Z" w16du:dateUtc="2026-06-29T15:28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delText xml:space="preserve"> spot structural changes easily</w:delText>
        </w:r>
      </w:del>
      <w:r>
        <w:rPr>
          <w:i/>
          <w:color w:val="C00000"/>
          <w:rPrChange w:id="21" w:author="Author" w:date="2026-06-29T11:28:00Z" w16du:dateUtc="2026-06-29T15:28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>.</w:t>
      </w:r>
    </w:p>
    <w:sectPr w:rsidR="00CE43E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43E6"/>
    <w:rsid w:val="002D0DD7"/>
    <w:rsid w:val="007F6CB4"/>
    <w:rsid w:val="00837360"/>
    <w:rsid w:val="00CE43E6"/>
    <w:rsid w:val="00EF3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9144A4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2026-05-14T18:12:00Z</dcterms:created>
  <dcterms:modified xsi:type="dcterms:W3CDTF">2026-06-29T15:28:00Z</dcterms:modified>
</cp:coreProperties>
</file>