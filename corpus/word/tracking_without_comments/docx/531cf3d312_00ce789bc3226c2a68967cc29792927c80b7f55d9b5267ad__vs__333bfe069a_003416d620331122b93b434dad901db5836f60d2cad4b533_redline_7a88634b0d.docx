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3EBD7" w14:textId="77777777" w:rsidR="00BC32DD" w:rsidRPr="001A2552" w:rsidRDefault="00BC32DD" w:rsidP="00BC32DD">
      <w:pPr>
        <w:jc w:val="center"/>
        <w:rPr>
          <w:ins w:id="7" w:author="msi" w:date="2026-09-22T12:47:00Z" w16du:dateUtc="2026-09-22T16:47:00Z"/>
          <w:sz w:val="16"/>
          <w:szCs w:val="16"/>
        </w:rPr>
      </w:pPr>
      <w:ins w:id="8" w:author="msi" w:date="2026-09-22T12:47:00Z" w16du:dateUtc="2026-09-22T16:47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56FB70A5" w14:textId="77777777" w:rsidR="00BC32DD" w:rsidRPr="001A2552" w:rsidRDefault="00BC32DD" w:rsidP="00BC32DD">
      <w:pPr>
        <w:jc w:val="center"/>
        <w:rPr>
          <w:ins w:id="9" w:author="msi" w:date="2026-09-22T12:47:00Z" w16du:dateUtc="2026-09-22T16:47:00Z"/>
          <w:b/>
          <w:sz w:val="16"/>
          <w:szCs w:val="16"/>
        </w:rPr>
      </w:pPr>
      <w:ins w:id="10" w:author="msi" w:date="2026-09-22T12:47:00Z" w16du:dateUtc="2026-09-22T16:47:00Z">
        <w:r w:rsidRPr="001A2552">
          <w:rPr>
            <w:b/>
            <w:sz w:val="16"/>
            <w:szCs w:val="16"/>
          </w:rPr>
          <w:t>Açık Ders Malzemeleri</w:t>
        </w:r>
      </w:ins>
    </w:p>
    <w:p w14:paraId="071D461B" w14:textId="77777777" w:rsidR="00BC32DD" w:rsidRDefault="00BC32DD" w:rsidP="00BC32DD">
      <w:pPr>
        <w:pStyle w:val="Basliklar"/>
        <w:jc w:val="center"/>
        <w:rPr>
          <w:ins w:id="11" w:author="msi" w:date="2026-09-22T12:47:00Z" w16du:dateUtc="2026-09-22T16:47:00Z"/>
          <w:sz w:val="16"/>
          <w:szCs w:val="16"/>
        </w:rPr>
      </w:pPr>
    </w:p>
    <w:p w14:paraId="09173D53" w14:textId="77777777" w:rsidR="00BC32DD" w:rsidRPr="001A2552" w:rsidRDefault="00BC32DD" w:rsidP="00BC32DD">
      <w:pPr>
        <w:pStyle w:val="Basliklar"/>
        <w:jc w:val="center"/>
        <w:rPr>
          <w:ins w:id="12" w:author="msi" w:date="2026-09-22T12:47:00Z" w16du:dateUtc="2026-09-22T16:47:00Z"/>
          <w:sz w:val="16"/>
          <w:szCs w:val="16"/>
        </w:rPr>
      </w:pPr>
      <w:ins w:id="13" w:author="msi" w:date="2026-09-22T12:47:00Z" w16du:dateUtc="2026-09-22T16:47:00Z">
        <w:r>
          <w:rPr>
            <w:sz w:val="16"/>
            <w:szCs w:val="16"/>
          </w:rPr>
          <w:t>Ders izlence Formu</w:t>
        </w:r>
      </w:ins>
    </w:p>
    <w:p w14:paraId="5B983F84" w14:textId="77777777" w:rsidR="00BC32DD" w:rsidRPr="001A2552" w:rsidRDefault="00BC32DD" w:rsidP="00BC32DD">
      <w:pPr>
        <w:rPr>
          <w:ins w:id="14" w:author="msi" w:date="2026-09-22T12:47:00Z" w16du:dateUtc="2026-09-22T16:47:00Z"/>
          <w:sz w:val="16"/>
          <w:szCs w:val="16"/>
        </w:rPr>
      </w:pPr>
    </w:p>
    <w:p w14:paraId="7388D43C" w14:textId="77777777" w:rsidR="00A41624" w:rsidRDefault="00A41624" w:rsidP="00A41624">
      <w:pPr>
        <w:rPr>
          <w:del w:id="15" w:author="msi" w:date="2026-09-22T12:47:00Z" w16du:dateUtc="2026-09-22T16:47:00Z"/>
          <w:lang w:val="en-GB"/>
        </w:rPr>
      </w:pPr>
    </w:p>
    <w:p w14:paraId="6342EC0B" w14:textId="77777777" w:rsidR="00A41624" w:rsidRDefault="00A41624" w:rsidP="00A41624">
      <w:pPr>
        <w:rPr>
          <w:del w:id="16" w:author="msi" w:date="2026-09-22T12:47:00Z" w16du:dateUtc="2026-09-22T16:47:00Z"/>
          <w:lang w:val="en-GB"/>
        </w:rPr>
      </w:pPr>
      <w:del w:id="17" w:author="msi" w:date="2026-09-22T12:47:00Z" w16du:dateUtc="2026-09-22T16:47:00Z">
        <w:r>
          <w:rPr>
            <w:lang w:val="en-GB"/>
          </w:rPr>
          <w:delText>Supplementary Table 1</w:delText>
        </w:r>
        <w:r w:rsidR="007C597C">
          <w:rPr>
            <w:lang w:val="en-GB"/>
          </w:rPr>
          <w:delText>. Difference in baseline charactheristics of patients accepting participation in the follow up study and those rejecting participation</w:delText>
        </w:r>
      </w:del>
    </w:p>
    <w:p w14:paraId="196651B8" w14:textId="77777777" w:rsidR="007C597C" w:rsidRDefault="007C597C" w:rsidP="00A41624">
      <w:pPr>
        <w:rPr>
          <w:del w:id="18" w:author="msi" w:date="2026-09-22T12:47:00Z" w16du:dateUtc="2026-09-22T16:47:00Z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19" w:author="msi" w:date="2026-09-22T12:47:00Z" w16du:dateUtc="2026-09-22T16:47:00Z"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089"/>
        <w:gridCol w:w="3520"/>
        <w:gridCol w:w="2392"/>
        <w:gridCol w:w="1771"/>
        <w:tblGridChange w:id="20">
          <w:tblGrid>
            <w:gridCol w:w="38"/>
            <w:gridCol w:w="2089"/>
            <w:gridCol w:w="958"/>
            <w:gridCol w:w="1418"/>
            <w:gridCol w:w="1144"/>
            <w:gridCol w:w="367"/>
            <w:gridCol w:w="1235"/>
            <w:gridCol w:w="790"/>
            <w:gridCol w:w="1771"/>
          </w:tblGrid>
        </w:tblGridChange>
      </w:tblGrid>
      <w:tr w:rsidR="00A41624" w:rsidRPr="008D5DAC" w14:paraId="0B0AD2CE" w14:textId="77777777" w:rsidTr="00832AEF">
        <w:trPr>
          <w:jc w:val="center"/>
          <w:trPrChange w:id="21" w:author="msi" w:date="2026-09-22T12:47:00Z" w16du:dateUtc="2026-09-22T16:47:00Z">
            <w:trPr>
              <w:gridAfter w:val="2"/>
            </w:trPr>
          </w:trPrChange>
        </w:trPr>
        <w:tc>
          <w:tcPr>
            <w:tcW w:w="2745" w:type="dxa"/>
            <w:vAlign w:val="center"/>
            <w:tcPrChange w:id="22" w:author="msi" w:date="2026-09-22T12:47:00Z" w16du:dateUtc="2026-09-22T16:47:00Z">
              <w:tcPr>
                <w:tcW w:w="3085" w:type="dxa"/>
                <w:gridSpan w:val="3"/>
                <w:tcBorders>
                  <w:bottom w:val="single" w:sz="4" w:space="0" w:color="auto"/>
                </w:tcBorders>
              </w:tcPr>
            </w:tcPrChange>
          </w:tcPr>
          <w:p w14:paraId="0559ACA8" w14:textId="77777777" w:rsidR="00A41624" w:rsidRPr="001A2552" w:rsidRDefault="00BC32DD" w:rsidP="00832AEF">
            <w:pPr>
              <w:pStyle w:val="DersBasliklar"/>
              <w:rPr>
                <w:rPrChange w:id="23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24" w:author="msi" w:date="2026-09-22T12:47:00Z" w16du:dateUtc="2026-09-22T16:47:00Z">
                <w:pPr/>
              </w:pPrChange>
            </w:pPr>
            <w:ins w:id="25" w:author="msi" w:date="2026-09-22T12:47:00Z" w16du:dateUtc="2026-09-22T16:47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  <w:tcPrChange w:id="26" w:author="msi" w:date="2026-09-22T12:47:00Z" w16du:dateUtc="2026-09-22T16:47:00Z">
              <w:tcPr>
                <w:tcW w:w="1418" w:type="dxa"/>
                <w:tcBorders>
                  <w:bottom w:val="single" w:sz="4" w:space="0" w:color="auto"/>
                </w:tcBorders>
              </w:tcPr>
            </w:tcPrChange>
          </w:tcPr>
          <w:p w14:paraId="5C414DF8" w14:textId="77777777" w:rsidR="00A41624" w:rsidRPr="00B00DF3" w:rsidRDefault="00CC0B85" w:rsidP="00F95BE5">
            <w:pPr>
              <w:pStyle w:val="DersBilgileri"/>
              <w:rPr>
                <w:rPrChange w:id="27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28" w:author="msi" w:date="2026-09-22T12:47:00Z" w16du:dateUtc="2026-09-22T16:47:00Z">
                <w:pPr/>
              </w:pPrChange>
            </w:pPr>
            <w:ins w:id="29" w:author="msi" w:date="2026-09-22T12:47:00Z" w16du:dateUtc="2026-09-22T16:47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  <w:del w:id="30" w:author="msi" w:date="2026-09-22T12:47:00Z" w16du:dateUtc="2026-09-22T16:47:00Z">
              <w:r w:rsidR="00A41624" w:rsidRPr="008D5DAC">
                <w:rPr>
                  <w:sz w:val="20"/>
                  <w:szCs w:val="20"/>
                </w:rPr>
                <w:delText>Accepted</w:delText>
              </w:r>
              <w:r w:rsidR="00A41624">
                <w:rPr>
                  <w:sz w:val="20"/>
                  <w:szCs w:val="20"/>
                </w:rPr>
                <w:delText xml:space="preserve"> Participation</w:delText>
              </w:r>
            </w:del>
          </w:p>
        </w:tc>
        <w:tc>
          <w:tcPr>
            <w:tcW w:w="6068" w:type="dxa"/>
            <w:tcPrChange w:id="31" w:author="msi" w:date="2026-09-22T12:47:00Z" w16du:dateUtc="2026-09-22T16:47:00Z">
              <w:tcPr>
                <w:tcW w:w="1511" w:type="dxa"/>
                <w:gridSpan w:val="2"/>
                <w:tcBorders>
                  <w:bottom w:val="single" w:sz="4" w:space="0" w:color="auto"/>
                </w:tcBorders>
              </w:tcPr>
            </w:tcPrChange>
          </w:tcPr>
          <w:p w14:paraId="505911FD" w14:textId="77777777" w:rsidR="00A41624" w:rsidRPr="008D5DAC" w:rsidRDefault="00A41624" w:rsidP="00AF1133">
            <w:pPr>
              <w:rPr>
                <w:szCs w:val="20"/>
              </w:rPr>
            </w:pPr>
            <w:del w:id="32" w:author="msi" w:date="2026-09-22T12:47:00Z" w16du:dateUtc="2026-09-22T16:47:00Z">
              <w:r>
                <w:rPr>
                  <w:szCs w:val="20"/>
                </w:rPr>
                <w:delText>R</w:delText>
              </w:r>
              <w:r w:rsidRPr="008D5DAC">
                <w:rPr>
                  <w:szCs w:val="20"/>
                </w:rPr>
                <w:delText>ejected</w:delText>
              </w:r>
              <w:r>
                <w:rPr>
                  <w:szCs w:val="20"/>
                </w:rPr>
                <w:delText xml:space="preserve"> Participation</w:delText>
              </w:r>
            </w:del>
          </w:p>
        </w:tc>
        <w:tc>
          <w:tcPr>
            <w:tcW w:w="6068" w:type="dxa"/>
            <w:tcPrChange w:id="33" w:author="msi" w:date="2026-09-22T12:47:00Z" w16du:dateUtc="2026-09-22T16:47:00Z">
              <w:tcPr>
                <w:tcW w:w="1235" w:type="dxa"/>
                <w:tcBorders>
                  <w:bottom w:val="single" w:sz="4" w:space="0" w:color="auto"/>
                </w:tcBorders>
              </w:tcPr>
            </w:tcPrChange>
          </w:tcPr>
          <w:p w14:paraId="0413EA29" w14:textId="77777777" w:rsidR="00A41624" w:rsidRPr="008D5DAC" w:rsidRDefault="00A41624" w:rsidP="00AF1133">
            <w:pPr>
              <w:rPr>
                <w:szCs w:val="20"/>
              </w:rPr>
            </w:pPr>
            <w:del w:id="34" w:author="msi" w:date="2026-09-22T12:47:00Z" w16du:dateUtc="2026-09-22T16:47:00Z">
              <w:r w:rsidRPr="008D5DAC">
                <w:rPr>
                  <w:szCs w:val="20"/>
                </w:rPr>
                <w:delText>p</w:delText>
              </w:r>
            </w:del>
          </w:p>
        </w:tc>
      </w:tr>
      <w:tr w:rsidR="00A41624" w:rsidRPr="008D5DAC" w14:paraId="09FF7D68" w14:textId="77777777" w:rsidTr="00832AEF">
        <w:trPr>
          <w:jc w:val="center"/>
          <w:trPrChange w:id="35" w:author="msi" w:date="2026-09-22T12:47:00Z" w16du:dateUtc="2026-09-22T16:47:00Z">
            <w:trPr>
              <w:gridAfter w:val="2"/>
            </w:trPr>
          </w:trPrChange>
        </w:trPr>
        <w:tc>
          <w:tcPr>
            <w:tcW w:w="2745" w:type="dxa"/>
            <w:vAlign w:val="center"/>
            <w:tcPrChange w:id="36" w:author="msi" w:date="2026-09-22T12:47:00Z" w16du:dateUtc="2026-09-22T16:47:00Z">
              <w:tcPr>
                <w:tcW w:w="3085" w:type="dxa"/>
                <w:gridSpan w:val="3"/>
                <w:tcBorders>
                  <w:top w:val="single" w:sz="4" w:space="0" w:color="auto"/>
                </w:tcBorders>
              </w:tcPr>
            </w:tcPrChange>
          </w:tcPr>
          <w:p w14:paraId="3945ED3F" w14:textId="77777777" w:rsidR="00A41624" w:rsidRPr="001A2552" w:rsidRDefault="00BC32DD" w:rsidP="00832AEF">
            <w:pPr>
              <w:pStyle w:val="DersBasliklar"/>
              <w:rPr>
                <w:rPrChange w:id="37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38" w:author="msi" w:date="2026-09-22T12:47:00Z" w16du:dateUtc="2026-09-22T16:47:00Z">
                <w:pPr/>
              </w:pPrChange>
            </w:pPr>
            <w:ins w:id="39" w:author="msi" w:date="2026-09-22T12:47:00Z" w16du:dateUtc="2026-09-22T16:47:00Z">
              <w:r w:rsidRPr="001A2552">
                <w:rPr>
                  <w:szCs w:val="16"/>
                </w:rPr>
                <w:t>Dersin Sorumlusu</w:t>
              </w:r>
            </w:ins>
            <w:del w:id="40" w:author="msi" w:date="2026-09-22T12:47:00Z" w16du:dateUtc="2026-09-22T16:47:00Z">
              <w:r w:rsidR="00A41624">
                <w:rPr>
                  <w:sz w:val="20"/>
                  <w:szCs w:val="20"/>
                </w:rPr>
                <w:delText>n</w:delText>
              </w:r>
              <w:r w:rsidR="00A41624" w:rsidRPr="008D5DAC">
                <w:rPr>
                  <w:sz w:val="20"/>
                  <w:szCs w:val="20"/>
                </w:rPr>
                <w:delText xml:space="preserve"> (%)</w:delText>
              </w:r>
            </w:del>
          </w:p>
        </w:tc>
        <w:tc>
          <w:tcPr>
            <w:tcW w:w="6068" w:type="dxa"/>
            <w:tcPrChange w:id="41" w:author="msi" w:date="2026-09-22T12:47:00Z" w16du:dateUtc="2026-09-22T16:47:00Z">
              <w:tcPr>
                <w:tcW w:w="1418" w:type="dxa"/>
                <w:tcBorders>
                  <w:top w:val="single" w:sz="4" w:space="0" w:color="auto"/>
                </w:tcBorders>
              </w:tcPr>
            </w:tcPrChange>
          </w:tcPr>
          <w:p w14:paraId="4AAB5D82" w14:textId="77777777" w:rsidR="00A41624" w:rsidRPr="00B00DF3" w:rsidRDefault="00F911A6" w:rsidP="00832AEF">
            <w:pPr>
              <w:pStyle w:val="DersBilgileri"/>
              <w:rPr>
                <w:rPrChange w:id="42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43" w:author="msi" w:date="2026-09-22T12:47:00Z" w16du:dateUtc="2026-09-22T16:47:00Z">
                <w:pPr/>
              </w:pPrChange>
            </w:pPr>
            <w:ins w:id="44" w:author="msi" w:date="2026-09-22T12:47:00Z" w16du:dateUtc="2026-09-22T16:47:00Z">
              <w:r w:rsidRPr="00B00DF3">
                <w:rPr>
                  <w:szCs w:val="16"/>
                </w:rPr>
                <w:t>PROF. DR. YASEMİN KEPENEKCİ</w:t>
              </w:r>
            </w:ins>
            <w:del w:id="45" w:author="msi" w:date="2026-09-22T12:47:00Z" w16du:dateUtc="2026-09-22T16:47:00Z">
              <w:r w:rsidR="00A41624" w:rsidRPr="008D5DAC">
                <w:rPr>
                  <w:sz w:val="20"/>
                  <w:szCs w:val="20"/>
                </w:rPr>
                <w:delText>46 (63.9%)</w:delText>
              </w:r>
            </w:del>
          </w:p>
        </w:tc>
        <w:tc>
          <w:tcPr>
            <w:tcW w:w="6068" w:type="dxa"/>
            <w:tcPrChange w:id="46" w:author="msi" w:date="2026-09-22T12:47:00Z" w16du:dateUtc="2026-09-22T16:47:00Z">
              <w:tcPr>
                <w:tcW w:w="1511" w:type="dxa"/>
                <w:gridSpan w:val="2"/>
                <w:tcBorders>
                  <w:top w:val="single" w:sz="4" w:space="0" w:color="auto"/>
                </w:tcBorders>
              </w:tcPr>
            </w:tcPrChange>
          </w:tcPr>
          <w:p w14:paraId="2B2F12FA" w14:textId="77777777" w:rsidR="00A41624" w:rsidRPr="008D5DAC" w:rsidRDefault="00A41624" w:rsidP="00AF1133">
            <w:pPr>
              <w:rPr>
                <w:szCs w:val="20"/>
              </w:rPr>
            </w:pPr>
            <w:del w:id="47" w:author="msi" w:date="2026-09-22T12:47:00Z" w16du:dateUtc="2026-09-22T16:47:00Z">
              <w:r w:rsidRPr="008D5DAC">
                <w:rPr>
                  <w:szCs w:val="20"/>
                </w:rPr>
                <w:delText>26 (36.1%)</w:delText>
              </w:r>
            </w:del>
          </w:p>
        </w:tc>
        <w:tc>
          <w:tcPr>
            <w:tcW w:w="6068" w:type="dxa"/>
            <w:tcPrChange w:id="48" w:author="msi" w:date="2026-09-22T12:47:00Z" w16du:dateUtc="2026-09-22T16:47:00Z">
              <w:tcPr>
                <w:tcW w:w="1235" w:type="dxa"/>
                <w:tcBorders>
                  <w:top w:val="single" w:sz="4" w:space="0" w:color="auto"/>
                </w:tcBorders>
              </w:tcPr>
            </w:tcPrChange>
          </w:tcPr>
          <w:p w14:paraId="47F7D6FD" w14:textId="77777777" w:rsidR="00A41624" w:rsidRPr="008D5DAC" w:rsidRDefault="00A41624" w:rsidP="00AF1133">
            <w:pPr>
              <w:rPr>
                <w:szCs w:val="20"/>
              </w:rPr>
            </w:pPr>
            <w:del w:id="49" w:author="msi" w:date="2026-09-22T12:47:00Z" w16du:dateUtc="2026-09-22T16:47:00Z">
              <w:r w:rsidRPr="008D5DAC">
                <w:rPr>
                  <w:szCs w:val="20"/>
                </w:rPr>
                <w:delText>-</w:delText>
              </w:r>
            </w:del>
          </w:p>
        </w:tc>
      </w:tr>
      <w:tr w:rsidR="00BC32DD" w:rsidRPr="001A2552" w14:paraId="0004649E" w14:textId="77777777" w:rsidTr="00832AEF">
        <w:trPr>
          <w:jc w:val="center"/>
          <w:ins w:id="50" w:author="msi" w:date="2026-09-22T12:47:00Z" w16du:dateUtc="2026-09-22T16:47:00Z"/>
        </w:trPr>
        <w:tc>
          <w:tcPr>
            <w:tcW w:w="2745" w:type="dxa"/>
            <w:vAlign w:val="center"/>
          </w:tcPr>
          <w:p w14:paraId="134C9524" w14:textId="77777777" w:rsidR="00BC32DD" w:rsidRPr="001A2552" w:rsidRDefault="00BC32DD" w:rsidP="00832AEF">
            <w:pPr>
              <w:pStyle w:val="DersBasliklar"/>
              <w:rPr>
                <w:ins w:id="51" w:author="msi" w:date="2026-09-22T12:47:00Z" w16du:dateUtc="2026-09-22T16:47:00Z"/>
                <w:szCs w:val="16"/>
              </w:rPr>
            </w:pPr>
            <w:ins w:id="52" w:author="msi" w:date="2026-09-22T12:47:00Z" w16du:dateUtc="2026-09-22T16:47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  <w:gridSpan w:val="3"/>
          </w:tcPr>
          <w:p w14:paraId="7C0251AD" w14:textId="77777777" w:rsidR="00BC32DD" w:rsidRPr="00B00DF3" w:rsidRDefault="00F911A6" w:rsidP="00832AEF">
            <w:pPr>
              <w:pStyle w:val="DersBilgileri"/>
              <w:rPr>
                <w:ins w:id="53" w:author="msi" w:date="2026-09-22T12:47:00Z" w16du:dateUtc="2026-09-22T16:47:00Z"/>
                <w:szCs w:val="16"/>
              </w:rPr>
            </w:pPr>
            <w:ins w:id="54" w:author="msi" w:date="2026-09-22T12:47:00Z" w16du:dateUtc="2026-09-22T16:47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A41624" w:rsidRPr="008D5DAC" w14:paraId="4B84EB2E" w14:textId="77777777" w:rsidTr="00832AEF">
        <w:trPr>
          <w:jc w:val="center"/>
          <w:trPrChange w:id="55" w:author="msi" w:date="2026-09-22T12:47:00Z" w16du:dateUtc="2026-09-22T16:47:00Z">
            <w:trPr>
              <w:gridAfter w:val="2"/>
            </w:trPr>
          </w:trPrChange>
        </w:trPr>
        <w:tc>
          <w:tcPr>
            <w:tcW w:w="2745" w:type="dxa"/>
            <w:vAlign w:val="center"/>
            <w:tcPrChange w:id="56" w:author="msi" w:date="2026-09-22T12:47:00Z" w16du:dateUtc="2026-09-22T16:47:00Z">
              <w:tcPr>
                <w:tcW w:w="3085" w:type="dxa"/>
                <w:gridSpan w:val="3"/>
              </w:tcPr>
            </w:tcPrChange>
          </w:tcPr>
          <w:p w14:paraId="297ABBED" w14:textId="77777777" w:rsidR="00A41624" w:rsidRPr="001A2552" w:rsidRDefault="00BC32DD" w:rsidP="00832AEF">
            <w:pPr>
              <w:pStyle w:val="DersBasliklar"/>
              <w:rPr>
                <w:rPrChange w:id="57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58" w:author="msi" w:date="2026-09-22T12:47:00Z" w16du:dateUtc="2026-09-22T16:47:00Z">
                <w:pPr/>
              </w:pPrChange>
            </w:pPr>
            <w:ins w:id="59" w:author="msi" w:date="2026-09-22T12:47:00Z" w16du:dateUtc="2026-09-22T16:47:00Z">
              <w:r w:rsidRPr="001A2552">
                <w:rPr>
                  <w:szCs w:val="16"/>
                </w:rPr>
                <w:t>Dersin Kredisi</w:t>
              </w:r>
            </w:ins>
            <w:del w:id="60" w:author="msi" w:date="2026-09-22T12:47:00Z" w16du:dateUtc="2026-09-22T16:47:00Z">
              <w:r w:rsidR="00A41624" w:rsidRPr="008D5DAC">
                <w:rPr>
                  <w:sz w:val="20"/>
                  <w:szCs w:val="20"/>
                </w:rPr>
                <w:delText>Age</w:delText>
              </w:r>
              <w:r w:rsidR="00A41624">
                <w:rPr>
                  <w:sz w:val="20"/>
                  <w:szCs w:val="20"/>
                </w:rPr>
                <w:delText xml:space="preserve"> (year)</w:delText>
              </w:r>
            </w:del>
          </w:p>
        </w:tc>
        <w:tc>
          <w:tcPr>
            <w:tcW w:w="6068" w:type="dxa"/>
            <w:tcPrChange w:id="61" w:author="msi" w:date="2026-09-22T12:47:00Z" w16du:dateUtc="2026-09-22T16:47:00Z">
              <w:tcPr>
                <w:tcW w:w="1418" w:type="dxa"/>
              </w:tcPr>
            </w:tcPrChange>
          </w:tcPr>
          <w:p w14:paraId="64882EF7" w14:textId="77777777" w:rsidR="00A41624" w:rsidRPr="00B00DF3" w:rsidRDefault="00A41624" w:rsidP="00832AEF">
            <w:pPr>
              <w:pStyle w:val="DersBilgileri"/>
              <w:rPr>
                <w:rPrChange w:id="62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63" w:author="msi" w:date="2026-09-22T12:47:00Z" w16du:dateUtc="2026-09-22T16:47:00Z">
                <w:pPr/>
              </w:pPrChange>
            </w:pPr>
            <w:del w:id="64" w:author="msi" w:date="2026-09-22T12:47:00Z" w16du:dateUtc="2026-09-22T16:47:00Z">
              <w:r w:rsidRPr="008D5DAC">
                <w:rPr>
                  <w:sz w:val="20"/>
                  <w:szCs w:val="20"/>
                </w:rPr>
                <w:delText>63.</w:delText>
              </w:r>
            </w:del>
            <w:r w:rsidRPr="00B00DF3">
              <w:rPr>
                <w:rPrChange w:id="65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t>8</w:t>
            </w:r>
            <w:del w:id="66" w:author="msi" w:date="2026-09-22T12:47:00Z" w16du:dateUtc="2026-09-22T16:47:00Z">
              <w:r w:rsidRPr="008D5DAC">
                <w:rPr>
                  <w:sz w:val="20"/>
                  <w:szCs w:val="20"/>
                </w:rPr>
                <w:delText xml:space="preserve">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±6.5)</w:delText>
              </w:r>
            </w:del>
          </w:p>
        </w:tc>
        <w:tc>
          <w:tcPr>
            <w:tcW w:w="6068" w:type="dxa"/>
            <w:tcPrChange w:id="67" w:author="msi" w:date="2026-09-22T12:47:00Z" w16du:dateUtc="2026-09-22T16:47:00Z">
              <w:tcPr>
                <w:tcW w:w="1511" w:type="dxa"/>
                <w:gridSpan w:val="2"/>
              </w:tcPr>
            </w:tcPrChange>
          </w:tcPr>
          <w:p w14:paraId="577E9897" w14:textId="77777777" w:rsidR="00A41624" w:rsidRPr="008D5DAC" w:rsidRDefault="00A41624" w:rsidP="00AF1133">
            <w:pPr>
              <w:rPr>
                <w:szCs w:val="20"/>
              </w:rPr>
            </w:pPr>
            <w:del w:id="68" w:author="msi" w:date="2026-09-22T12:47:00Z" w16du:dateUtc="2026-09-22T16:47:00Z">
              <w:r w:rsidRPr="008D5DAC">
                <w:rPr>
                  <w:szCs w:val="20"/>
                </w:rPr>
                <w:delText>61.5 (</w:delText>
              </w:r>
              <w:r w:rsidRPr="008D5DAC">
                <w:rPr>
                  <w:rFonts w:ascii="Cambria" w:hAnsi="Cambria"/>
                  <w:szCs w:val="20"/>
                </w:rPr>
                <w:delText>±8.9)</w:delText>
              </w:r>
            </w:del>
          </w:p>
        </w:tc>
        <w:tc>
          <w:tcPr>
            <w:tcW w:w="6068" w:type="dxa"/>
            <w:tcPrChange w:id="69" w:author="msi" w:date="2026-09-22T12:47:00Z" w16du:dateUtc="2026-09-22T16:47:00Z">
              <w:tcPr>
                <w:tcW w:w="1235" w:type="dxa"/>
              </w:tcPr>
            </w:tcPrChange>
          </w:tcPr>
          <w:p w14:paraId="2EB0B10C" w14:textId="77777777" w:rsidR="00A41624" w:rsidRPr="008D5DAC" w:rsidRDefault="00A41624" w:rsidP="00AF1133">
            <w:pPr>
              <w:rPr>
                <w:szCs w:val="20"/>
              </w:rPr>
            </w:pPr>
            <w:del w:id="70" w:author="msi" w:date="2026-09-22T12:47:00Z" w16du:dateUtc="2026-09-22T16:47:00Z">
              <w:r w:rsidRPr="008D5DAC">
                <w:rPr>
                  <w:szCs w:val="20"/>
                </w:rPr>
                <w:delText>0.20</w:delText>
              </w:r>
            </w:del>
          </w:p>
        </w:tc>
      </w:tr>
      <w:tr w:rsidR="00A41624" w:rsidRPr="008D5DAC" w14:paraId="66F6983A" w14:textId="77777777" w:rsidTr="00832AEF">
        <w:trPr>
          <w:jc w:val="center"/>
          <w:trPrChange w:id="71" w:author="msi" w:date="2026-09-22T12:47:00Z" w16du:dateUtc="2026-09-22T16:47:00Z">
            <w:trPr>
              <w:gridAfter w:val="2"/>
            </w:trPr>
          </w:trPrChange>
        </w:trPr>
        <w:tc>
          <w:tcPr>
            <w:tcW w:w="2745" w:type="dxa"/>
            <w:vAlign w:val="center"/>
            <w:tcPrChange w:id="72" w:author="msi" w:date="2026-09-22T12:47:00Z" w16du:dateUtc="2026-09-22T16:47:00Z">
              <w:tcPr>
                <w:tcW w:w="3085" w:type="dxa"/>
                <w:gridSpan w:val="3"/>
              </w:tcPr>
            </w:tcPrChange>
          </w:tcPr>
          <w:p w14:paraId="453F2B09" w14:textId="77777777" w:rsidR="00A41624" w:rsidRPr="001A2552" w:rsidRDefault="00BC32DD" w:rsidP="00832AEF">
            <w:pPr>
              <w:pStyle w:val="DersBasliklar"/>
              <w:rPr>
                <w:rPrChange w:id="73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74" w:author="msi" w:date="2026-09-22T12:47:00Z" w16du:dateUtc="2026-09-22T16:47:00Z">
                <w:pPr/>
              </w:pPrChange>
            </w:pPr>
            <w:ins w:id="75" w:author="msi" w:date="2026-09-22T12:47:00Z" w16du:dateUtc="2026-09-22T16:47:00Z">
              <w:r w:rsidRPr="001A2552">
                <w:rPr>
                  <w:szCs w:val="16"/>
                </w:rPr>
                <w:t>Dersin Türü</w:t>
              </w:r>
            </w:ins>
            <w:del w:id="76" w:author="msi" w:date="2026-09-22T12:47:00Z" w16du:dateUtc="2026-09-22T16:47:00Z">
              <w:r w:rsidR="00A41624" w:rsidRPr="008D5DAC">
                <w:rPr>
                  <w:sz w:val="20"/>
                  <w:szCs w:val="20"/>
                </w:rPr>
                <w:delText>Sex (male)</w:delText>
              </w:r>
            </w:del>
          </w:p>
        </w:tc>
        <w:tc>
          <w:tcPr>
            <w:tcW w:w="6068" w:type="dxa"/>
            <w:tcPrChange w:id="77" w:author="msi" w:date="2026-09-22T12:47:00Z" w16du:dateUtc="2026-09-22T16:47:00Z">
              <w:tcPr>
                <w:tcW w:w="1418" w:type="dxa"/>
              </w:tcPr>
            </w:tcPrChange>
          </w:tcPr>
          <w:p w14:paraId="2362E49E" w14:textId="77777777" w:rsidR="00A41624" w:rsidRPr="00B00DF3" w:rsidRDefault="00F8234C" w:rsidP="00832AEF">
            <w:pPr>
              <w:pStyle w:val="DersBilgileri"/>
              <w:rPr>
                <w:rPrChange w:id="78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79" w:author="msi" w:date="2026-09-22T12:47:00Z" w16du:dateUtc="2026-09-22T16:47:00Z">
                <w:pPr/>
              </w:pPrChange>
            </w:pPr>
            <w:ins w:id="80" w:author="msi" w:date="2026-09-22T12:47:00Z" w16du:dateUtc="2026-09-22T16:47:00Z">
              <w:r>
                <w:rPr>
                  <w:szCs w:val="16"/>
                </w:rPr>
                <w:t>SEÇMELİ</w:t>
              </w:r>
            </w:ins>
            <w:del w:id="81" w:author="msi" w:date="2026-09-22T12:47:00Z" w16du:dateUtc="2026-09-22T16:47:00Z">
              <w:r w:rsidR="00A41624" w:rsidRPr="008D5DAC">
                <w:rPr>
                  <w:sz w:val="20"/>
                  <w:szCs w:val="20"/>
                </w:rPr>
                <w:delText>37 (80.4%)</w:delText>
              </w:r>
            </w:del>
          </w:p>
        </w:tc>
        <w:tc>
          <w:tcPr>
            <w:tcW w:w="6068" w:type="dxa"/>
            <w:tcPrChange w:id="82" w:author="msi" w:date="2026-09-22T12:47:00Z" w16du:dateUtc="2026-09-22T16:47:00Z">
              <w:tcPr>
                <w:tcW w:w="1511" w:type="dxa"/>
                <w:gridSpan w:val="2"/>
              </w:tcPr>
            </w:tcPrChange>
          </w:tcPr>
          <w:p w14:paraId="23E94DE7" w14:textId="77777777" w:rsidR="00A41624" w:rsidRPr="008D5DAC" w:rsidRDefault="00A41624" w:rsidP="00AF1133">
            <w:pPr>
              <w:rPr>
                <w:szCs w:val="20"/>
              </w:rPr>
            </w:pPr>
            <w:del w:id="83" w:author="msi" w:date="2026-09-22T12:47:00Z" w16du:dateUtc="2026-09-22T16:47:00Z">
              <w:r w:rsidRPr="008D5DAC">
                <w:rPr>
                  <w:szCs w:val="20"/>
                </w:rPr>
                <w:delText>19(73.1%)</w:delText>
              </w:r>
            </w:del>
          </w:p>
        </w:tc>
        <w:tc>
          <w:tcPr>
            <w:tcW w:w="6068" w:type="dxa"/>
            <w:tcPrChange w:id="84" w:author="msi" w:date="2026-09-22T12:47:00Z" w16du:dateUtc="2026-09-22T16:47:00Z">
              <w:tcPr>
                <w:tcW w:w="1235" w:type="dxa"/>
              </w:tcPr>
            </w:tcPrChange>
          </w:tcPr>
          <w:p w14:paraId="485E5BDA" w14:textId="77777777" w:rsidR="00A41624" w:rsidRPr="008D5DAC" w:rsidRDefault="00A41624" w:rsidP="00AF1133">
            <w:pPr>
              <w:rPr>
                <w:szCs w:val="20"/>
              </w:rPr>
            </w:pPr>
            <w:del w:id="85" w:author="msi" w:date="2026-09-22T12:47:00Z" w16du:dateUtc="2026-09-22T16:47:00Z">
              <w:r w:rsidRPr="008D5DAC">
                <w:rPr>
                  <w:szCs w:val="20"/>
                </w:rPr>
                <w:delText>0.52</w:delText>
              </w:r>
            </w:del>
          </w:p>
        </w:tc>
      </w:tr>
      <w:tr w:rsidR="00A41624" w:rsidRPr="008D5DAC" w14:paraId="01D6401A" w14:textId="77777777" w:rsidTr="00832AEF">
        <w:trPr>
          <w:jc w:val="center"/>
          <w:trPrChange w:id="86" w:author="msi" w:date="2026-09-22T12:47:00Z" w16du:dateUtc="2026-09-22T16:47:00Z">
            <w:trPr>
              <w:gridAfter w:val="2"/>
            </w:trPr>
          </w:trPrChange>
        </w:trPr>
        <w:tc>
          <w:tcPr>
            <w:tcW w:w="2745" w:type="dxa"/>
            <w:vAlign w:val="center"/>
            <w:tcPrChange w:id="87" w:author="msi" w:date="2026-09-22T12:47:00Z" w16du:dateUtc="2026-09-22T16:47:00Z">
              <w:tcPr>
                <w:tcW w:w="3085" w:type="dxa"/>
                <w:gridSpan w:val="3"/>
              </w:tcPr>
            </w:tcPrChange>
          </w:tcPr>
          <w:p w14:paraId="1D3AE7B4" w14:textId="77777777" w:rsidR="00A41624" w:rsidRPr="001A2552" w:rsidRDefault="00BC32DD" w:rsidP="00832AEF">
            <w:pPr>
              <w:pStyle w:val="DersBasliklar"/>
              <w:rPr>
                <w:rPrChange w:id="88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89" w:author="msi" w:date="2026-09-22T12:47:00Z" w16du:dateUtc="2026-09-22T16:47:00Z">
                <w:pPr/>
              </w:pPrChange>
            </w:pPr>
            <w:ins w:id="90" w:author="msi" w:date="2026-09-22T12:47:00Z" w16du:dateUtc="2026-09-22T16:47:00Z">
              <w:r w:rsidRPr="001A2552">
                <w:rPr>
                  <w:szCs w:val="16"/>
                </w:rPr>
                <w:t>Dersin İçeriği</w:t>
              </w:r>
            </w:ins>
            <w:del w:id="91" w:author="msi" w:date="2026-09-22T12:47:00Z" w16du:dateUtc="2026-09-22T16:47:00Z">
              <w:r w:rsidR="00A41624" w:rsidRPr="008D5DAC">
                <w:rPr>
                  <w:sz w:val="20"/>
                  <w:szCs w:val="20"/>
                </w:rPr>
                <w:delText>AHI</w:delText>
              </w:r>
              <w:r w:rsidR="00A41624">
                <w:rPr>
                  <w:sz w:val="20"/>
                  <w:szCs w:val="20"/>
                </w:rPr>
                <w:delText xml:space="preserve"> (events/hour)</w:delText>
              </w:r>
            </w:del>
          </w:p>
        </w:tc>
        <w:tc>
          <w:tcPr>
            <w:tcW w:w="6068" w:type="dxa"/>
            <w:tcPrChange w:id="92" w:author="msi" w:date="2026-09-22T12:47:00Z" w16du:dateUtc="2026-09-22T16:47:00Z">
              <w:tcPr>
                <w:tcW w:w="1418" w:type="dxa"/>
              </w:tcPr>
            </w:tcPrChange>
          </w:tcPr>
          <w:p w14:paraId="40733249" w14:textId="77777777" w:rsidR="00F911A6" w:rsidRPr="00B00DF3" w:rsidRDefault="00F911A6" w:rsidP="00F911A6">
            <w:pPr>
              <w:rPr>
                <w:ins w:id="93" w:author="msi" w:date="2026-09-22T12:47:00Z" w16du:dateUtc="2026-09-22T16:47:00Z"/>
                <w:sz w:val="16"/>
                <w:szCs w:val="16"/>
              </w:rPr>
            </w:pPr>
          </w:p>
          <w:p w14:paraId="1E5CF230" w14:textId="77777777" w:rsidR="00F95BE5" w:rsidRPr="00F8234C" w:rsidRDefault="00F95BE5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94" w:author="msi" w:date="2026-09-22T12:47:00Z" w16du:dateUtc="2026-09-22T16:47:00Z"/>
                <w:sz w:val="16"/>
                <w:szCs w:val="16"/>
              </w:rPr>
            </w:pPr>
            <w:ins w:id="95" w:author="msi" w:date="2026-09-22T12:47:00Z" w16du:dateUtc="2026-09-22T16:47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6EC3E2D7" w14:textId="77777777" w:rsidR="00F95BE5" w:rsidRPr="00F8234C" w:rsidRDefault="00F95BE5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96" w:author="msi" w:date="2026-09-22T12:47:00Z" w16du:dateUtc="2026-09-22T16:47:00Z"/>
                <w:sz w:val="16"/>
                <w:szCs w:val="16"/>
              </w:rPr>
            </w:pPr>
            <w:ins w:id="97" w:author="msi" w:date="2026-09-22T12:47:00Z" w16du:dateUtc="2026-09-22T16:47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6BE25647" w14:textId="77777777" w:rsidR="00F95BE5" w:rsidRPr="00F8234C" w:rsidRDefault="00B90493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98" w:author="msi" w:date="2026-09-22T12:47:00Z" w16du:dateUtc="2026-09-22T16:47:00Z"/>
                <w:sz w:val="16"/>
                <w:szCs w:val="16"/>
              </w:rPr>
            </w:pPr>
            <w:ins w:id="99" w:author="msi" w:date="2026-09-22T12:47:00Z" w16du:dateUtc="2026-09-22T16:4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6514CB84" w14:textId="77777777" w:rsidR="00F95BE5" w:rsidRPr="00F8234C" w:rsidRDefault="00B90493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100" w:author="msi" w:date="2026-09-22T12:47:00Z" w16du:dateUtc="2026-09-22T16:47:00Z"/>
                <w:sz w:val="16"/>
                <w:szCs w:val="16"/>
              </w:rPr>
            </w:pPr>
            <w:ins w:id="101" w:author="msi" w:date="2026-09-22T12:47:00Z" w16du:dateUtc="2026-09-22T16:4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69D06C2E" w14:textId="77777777" w:rsidR="00F95BE5" w:rsidRPr="00F8234C" w:rsidRDefault="00B90493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102" w:author="msi" w:date="2026-09-22T12:47:00Z" w16du:dateUtc="2026-09-22T16:47:00Z"/>
                <w:sz w:val="16"/>
                <w:szCs w:val="16"/>
              </w:rPr>
            </w:pPr>
            <w:ins w:id="103" w:author="msi" w:date="2026-09-22T12:47:00Z" w16du:dateUtc="2026-09-22T16:4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7BD309C2" w14:textId="77777777" w:rsidR="00F911A6" w:rsidRPr="00F8234C" w:rsidRDefault="00F911A6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ins w:id="104" w:author="msi" w:date="2026-09-22T12:47:00Z" w16du:dateUtc="2026-09-22T16:47:00Z"/>
                <w:sz w:val="16"/>
                <w:szCs w:val="16"/>
              </w:rPr>
            </w:pPr>
            <w:ins w:id="105" w:author="msi" w:date="2026-09-22T12:47:00Z" w16du:dateUtc="2026-09-22T16:47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6A2A4AA4" w14:textId="77777777" w:rsidR="00B00DF3" w:rsidRPr="00F8234C" w:rsidRDefault="00B90493" w:rsidP="00F95BE5">
            <w:pPr>
              <w:numPr>
                <w:ilvl w:val="0"/>
                <w:numId w:val="4"/>
              </w:numPr>
              <w:tabs>
                <w:tab w:val="left" w:pos="9640"/>
              </w:tabs>
              <w:jc w:val="left"/>
              <w:rPr>
                <w:ins w:id="106" w:author="msi" w:date="2026-09-22T12:47:00Z" w16du:dateUtc="2026-09-22T16:47:00Z"/>
                <w:sz w:val="16"/>
                <w:szCs w:val="16"/>
              </w:rPr>
            </w:pPr>
            <w:ins w:id="107" w:author="msi" w:date="2026-09-22T12:47:00Z" w16du:dateUtc="2026-09-22T16:47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77D796D0" w14:textId="77777777" w:rsidR="00A41624" w:rsidRPr="00BC1B65" w:rsidRDefault="00F911A6" w:rsidP="009D5F97">
            <w:pPr>
              <w:numPr>
                <w:ilvl w:val="0"/>
                <w:numId w:val="4"/>
              </w:numPr>
              <w:tabs>
                <w:tab w:val="left" w:pos="9640"/>
              </w:tabs>
              <w:jc w:val="left"/>
              <w:pPrChange w:id="108" w:author="msi" w:date="2026-09-22T12:47:00Z" w16du:dateUtc="2026-09-22T16:47:00Z">
                <w:pPr/>
              </w:pPrChange>
            </w:pPr>
            <w:ins w:id="109" w:author="msi" w:date="2026-09-22T12:47:00Z" w16du:dateUtc="2026-09-22T16:47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  <w:del w:id="110" w:author="msi" w:date="2026-09-22T12:47:00Z" w16du:dateUtc="2026-09-22T16:47:00Z">
              <w:r w:rsidR="00A41624" w:rsidRPr="008D5DAC">
                <w:rPr>
                  <w:szCs w:val="20"/>
                </w:rPr>
                <w:delText>37.8 (</w:delText>
              </w:r>
              <w:r w:rsidR="00A41624" w:rsidRPr="008D5DAC">
                <w:rPr>
                  <w:rFonts w:ascii="Cambria" w:hAnsi="Cambria"/>
                  <w:szCs w:val="20"/>
                </w:rPr>
                <w:delText>±16.0)</w:delText>
              </w:r>
            </w:del>
          </w:p>
        </w:tc>
        <w:tc>
          <w:tcPr>
            <w:tcW w:w="6068" w:type="dxa"/>
            <w:tcPrChange w:id="111" w:author="msi" w:date="2026-09-22T12:47:00Z" w16du:dateUtc="2026-09-22T16:47:00Z">
              <w:tcPr>
                <w:tcW w:w="1511" w:type="dxa"/>
                <w:gridSpan w:val="2"/>
              </w:tcPr>
            </w:tcPrChange>
          </w:tcPr>
          <w:p w14:paraId="24C1B322" w14:textId="77777777" w:rsidR="00A41624" w:rsidRPr="008D5DAC" w:rsidRDefault="00A41624" w:rsidP="00AF1133">
            <w:pPr>
              <w:rPr>
                <w:szCs w:val="20"/>
              </w:rPr>
            </w:pPr>
            <w:del w:id="112" w:author="msi" w:date="2026-09-22T12:47:00Z" w16du:dateUtc="2026-09-22T16:47:00Z">
              <w:r w:rsidRPr="008D5DAC">
                <w:rPr>
                  <w:szCs w:val="20"/>
                </w:rPr>
                <w:delText>30.9(</w:delText>
              </w:r>
              <w:r w:rsidRPr="008D5DAC">
                <w:rPr>
                  <w:rFonts w:ascii="Cambria" w:hAnsi="Cambria"/>
                  <w:szCs w:val="20"/>
                </w:rPr>
                <w:delText>±13.0)</w:delText>
              </w:r>
            </w:del>
          </w:p>
        </w:tc>
        <w:tc>
          <w:tcPr>
            <w:tcW w:w="6068" w:type="dxa"/>
            <w:tcPrChange w:id="113" w:author="msi" w:date="2026-09-22T12:47:00Z" w16du:dateUtc="2026-09-22T16:47:00Z">
              <w:tcPr>
                <w:tcW w:w="1235" w:type="dxa"/>
              </w:tcPr>
            </w:tcPrChange>
          </w:tcPr>
          <w:p w14:paraId="3601E5B6" w14:textId="77777777" w:rsidR="00A41624" w:rsidRPr="008D5DAC" w:rsidRDefault="00A41624" w:rsidP="00AF1133">
            <w:pPr>
              <w:rPr>
                <w:szCs w:val="20"/>
              </w:rPr>
            </w:pPr>
            <w:del w:id="114" w:author="msi" w:date="2026-09-22T12:47:00Z" w16du:dateUtc="2026-09-22T16:47:00Z">
              <w:r w:rsidRPr="008D5DAC">
                <w:rPr>
                  <w:szCs w:val="20"/>
                </w:rPr>
                <w:delText>0.07</w:delText>
              </w:r>
            </w:del>
          </w:p>
        </w:tc>
      </w:tr>
      <w:tr w:rsidR="00A41624" w:rsidRPr="008D5DAC" w14:paraId="4C4F024E" w14:textId="77777777" w:rsidTr="00832AEF">
        <w:trPr>
          <w:jc w:val="center"/>
          <w:trPrChange w:id="115" w:author="msi" w:date="2026-09-22T12:47:00Z" w16du:dateUtc="2026-09-22T16:47:00Z">
            <w:trPr>
              <w:gridAfter w:val="2"/>
            </w:trPr>
          </w:trPrChange>
        </w:trPr>
        <w:tc>
          <w:tcPr>
            <w:tcW w:w="2745" w:type="dxa"/>
            <w:vAlign w:val="center"/>
            <w:tcPrChange w:id="116" w:author="msi" w:date="2026-09-22T12:47:00Z" w16du:dateUtc="2026-09-22T16:47:00Z">
              <w:tcPr>
                <w:tcW w:w="3085" w:type="dxa"/>
                <w:gridSpan w:val="3"/>
              </w:tcPr>
            </w:tcPrChange>
          </w:tcPr>
          <w:p w14:paraId="1365D5C7" w14:textId="77777777" w:rsidR="00A41624" w:rsidRPr="001A2552" w:rsidRDefault="00BC32DD" w:rsidP="00832AEF">
            <w:pPr>
              <w:pStyle w:val="DersBasliklar"/>
              <w:rPr>
                <w:rPrChange w:id="117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118" w:author="msi" w:date="2026-09-22T12:47:00Z" w16du:dateUtc="2026-09-22T16:47:00Z">
                <w:pPr/>
              </w:pPrChange>
            </w:pPr>
            <w:ins w:id="119" w:author="msi" w:date="2026-09-22T12:47:00Z" w16du:dateUtc="2026-09-22T16:47:00Z">
              <w:r w:rsidRPr="001A2552">
                <w:rPr>
                  <w:szCs w:val="16"/>
                </w:rPr>
                <w:t>Dersin Amacı</w:t>
              </w:r>
            </w:ins>
            <w:del w:id="120" w:author="msi" w:date="2026-09-22T12:47:00Z" w16du:dateUtc="2026-09-22T16:47:00Z">
              <w:r w:rsidR="00A41624" w:rsidRPr="008D5DAC">
                <w:rPr>
                  <w:sz w:val="20"/>
                  <w:szCs w:val="20"/>
                </w:rPr>
                <w:delText>Diabetes duration</w:delText>
              </w:r>
              <w:r w:rsidR="00A41624">
                <w:rPr>
                  <w:sz w:val="20"/>
                  <w:szCs w:val="20"/>
                </w:rPr>
                <w:delText xml:space="preserve"> (year)</w:delText>
              </w:r>
            </w:del>
          </w:p>
        </w:tc>
        <w:tc>
          <w:tcPr>
            <w:tcW w:w="6068" w:type="dxa"/>
            <w:tcPrChange w:id="121" w:author="msi" w:date="2026-09-22T12:47:00Z" w16du:dateUtc="2026-09-22T16:47:00Z">
              <w:tcPr>
                <w:tcW w:w="1418" w:type="dxa"/>
              </w:tcPr>
            </w:tcPrChange>
          </w:tcPr>
          <w:p w14:paraId="74E6D3BF" w14:textId="77777777" w:rsidR="009D5F97" w:rsidRPr="009D5F97" w:rsidRDefault="009D5F97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122" w:author="msi" w:date="2026-09-22T12:47:00Z" w16du:dateUtc="2026-09-22T16:47:00Z"/>
                <w:sz w:val="16"/>
                <w:szCs w:val="16"/>
              </w:rPr>
            </w:pPr>
            <w:ins w:id="123" w:author="msi" w:date="2026-09-22T12:47:00Z" w16du:dateUtc="2026-09-22T16:47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565646BD" w14:textId="77777777" w:rsidR="00CC0B85" w:rsidRDefault="00CC0B85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124" w:author="msi" w:date="2026-09-22T12:47:00Z" w16du:dateUtc="2026-09-22T16:47:00Z"/>
                <w:sz w:val="16"/>
                <w:szCs w:val="16"/>
              </w:rPr>
            </w:pPr>
            <w:ins w:id="125" w:author="msi" w:date="2026-09-22T12:47:00Z" w16du:dateUtc="2026-09-22T16:47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46E4A058" w14:textId="77777777" w:rsidR="00CC0B85" w:rsidRDefault="00B90493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126" w:author="msi" w:date="2026-09-22T12:47:00Z" w16du:dateUtc="2026-09-22T16:47:00Z"/>
                <w:sz w:val="16"/>
                <w:szCs w:val="16"/>
              </w:rPr>
            </w:pPr>
            <w:ins w:id="127" w:author="msi" w:date="2026-09-22T12:47:00Z" w16du:dateUtc="2026-09-22T16:47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4BE82816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128" w:author="msi" w:date="2026-09-22T12:47:00Z" w16du:dateUtc="2026-09-22T16:47:00Z"/>
                <w:sz w:val="16"/>
                <w:szCs w:val="16"/>
              </w:rPr>
            </w:pPr>
            <w:ins w:id="129" w:author="msi" w:date="2026-09-22T12:47:00Z" w16du:dateUtc="2026-09-22T16:4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24569ED9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130" w:author="msi" w:date="2026-09-22T12:47:00Z" w16du:dateUtc="2026-09-22T16:47:00Z"/>
                <w:sz w:val="16"/>
                <w:szCs w:val="16"/>
              </w:rPr>
            </w:pPr>
            <w:ins w:id="131" w:author="msi" w:date="2026-09-22T12:47:00Z" w16du:dateUtc="2026-09-22T16:47:00Z">
              <w:r w:rsidRPr="009D5F97">
                <w:rPr>
                  <w:sz w:val="16"/>
                  <w:szCs w:val="16"/>
                </w:rPr>
                <w:lastRenderedPageBreak/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2A18AFEB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132" w:author="msi" w:date="2026-09-22T12:47:00Z" w16du:dateUtc="2026-09-22T16:47:00Z"/>
                <w:sz w:val="16"/>
                <w:szCs w:val="16"/>
              </w:rPr>
            </w:pPr>
            <w:ins w:id="133" w:author="msi" w:date="2026-09-22T12:47:00Z" w16du:dateUtc="2026-09-22T16:4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10218FFC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134" w:author="msi" w:date="2026-09-22T12:47:00Z" w16du:dateUtc="2026-09-22T16:47:00Z"/>
                <w:sz w:val="16"/>
                <w:szCs w:val="16"/>
              </w:rPr>
            </w:pPr>
            <w:ins w:id="135" w:author="msi" w:date="2026-09-22T12:47:00Z" w16du:dateUtc="2026-09-22T16:4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729D6034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136" w:author="msi" w:date="2026-09-22T12:47:00Z" w16du:dateUtc="2026-09-22T16:47:00Z"/>
                <w:sz w:val="16"/>
                <w:szCs w:val="16"/>
              </w:rPr>
            </w:pPr>
            <w:ins w:id="137" w:author="msi" w:date="2026-09-22T12:47:00Z" w16du:dateUtc="2026-09-22T16:4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44C6ECD7" w14:textId="77777777" w:rsidR="00A41624" w:rsidRPr="00B00DF3" w:rsidRDefault="00A41624" w:rsidP="00832AEF">
            <w:pPr>
              <w:pStyle w:val="DersBilgileri"/>
              <w:rPr>
                <w:rPrChange w:id="138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139" w:author="msi" w:date="2026-09-22T12:47:00Z" w16du:dateUtc="2026-09-22T16:47:00Z">
                <w:pPr/>
              </w:pPrChange>
            </w:pPr>
            <w:del w:id="140" w:author="msi" w:date="2026-09-22T12:47:00Z" w16du:dateUtc="2026-09-22T16:47:00Z">
              <w:r w:rsidRPr="008D5DAC">
                <w:rPr>
                  <w:sz w:val="20"/>
                  <w:szCs w:val="20"/>
                </w:rPr>
                <w:delText>16.1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±9.3)</w:delText>
              </w:r>
            </w:del>
          </w:p>
        </w:tc>
        <w:tc>
          <w:tcPr>
            <w:tcW w:w="6068" w:type="dxa"/>
            <w:tcPrChange w:id="141" w:author="msi" w:date="2026-09-22T12:47:00Z" w16du:dateUtc="2026-09-22T16:47:00Z">
              <w:tcPr>
                <w:tcW w:w="1511" w:type="dxa"/>
                <w:gridSpan w:val="2"/>
              </w:tcPr>
            </w:tcPrChange>
          </w:tcPr>
          <w:p w14:paraId="1E78D1C5" w14:textId="77777777" w:rsidR="00A41624" w:rsidRPr="008D5DAC" w:rsidRDefault="00A41624" w:rsidP="00AF1133">
            <w:pPr>
              <w:rPr>
                <w:szCs w:val="20"/>
              </w:rPr>
            </w:pPr>
            <w:del w:id="142" w:author="msi" w:date="2026-09-22T12:47:00Z" w16du:dateUtc="2026-09-22T16:47:00Z">
              <w:r w:rsidRPr="008D5DAC">
                <w:rPr>
                  <w:szCs w:val="20"/>
                </w:rPr>
                <w:lastRenderedPageBreak/>
                <w:delText>14.6 (</w:delText>
              </w:r>
              <w:r w:rsidRPr="008D5DAC">
                <w:rPr>
                  <w:rFonts w:ascii="Cambria" w:hAnsi="Cambria"/>
                  <w:szCs w:val="20"/>
                </w:rPr>
                <w:delText>±7.7)</w:delText>
              </w:r>
            </w:del>
          </w:p>
        </w:tc>
        <w:tc>
          <w:tcPr>
            <w:tcW w:w="6068" w:type="dxa"/>
            <w:tcPrChange w:id="143" w:author="msi" w:date="2026-09-22T12:47:00Z" w16du:dateUtc="2026-09-22T16:47:00Z">
              <w:tcPr>
                <w:tcW w:w="1235" w:type="dxa"/>
              </w:tcPr>
            </w:tcPrChange>
          </w:tcPr>
          <w:p w14:paraId="1C1427FE" w14:textId="77777777" w:rsidR="00A41624" w:rsidRPr="008D5DAC" w:rsidRDefault="00A41624" w:rsidP="00AF1133">
            <w:pPr>
              <w:rPr>
                <w:szCs w:val="20"/>
              </w:rPr>
            </w:pPr>
            <w:del w:id="144" w:author="msi" w:date="2026-09-22T12:47:00Z" w16du:dateUtc="2026-09-22T16:47:00Z">
              <w:r w:rsidRPr="008D5DAC">
                <w:rPr>
                  <w:szCs w:val="20"/>
                </w:rPr>
                <w:delText>0.50</w:delText>
              </w:r>
            </w:del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1418"/>
        <w:gridCol w:w="1511"/>
        <w:gridCol w:w="1235"/>
      </w:tblGrid>
      <w:tr w:rsidR="00A41624" w:rsidRPr="008D5DAC" w14:paraId="50863356" w14:textId="77777777" w:rsidTr="00AF1133">
        <w:trPr>
          <w:del w:id="145" w:author="msi" w:date="2026-09-22T12:47:00Z" w16du:dateUtc="2026-09-22T16:47:00Z"/>
        </w:trPr>
        <w:tc>
          <w:tcPr>
            <w:tcW w:w="3085" w:type="dxa"/>
          </w:tcPr>
          <w:p w14:paraId="0E184BAC" w14:textId="77777777" w:rsidR="00A41624" w:rsidRPr="008D5DAC" w:rsidRDefault="00A41624" w:rsidP="00AF1133">
            <w:pPr>
              <w:rPr>
                <w:del w:id="146" w:author="msi" w:date="2026-09-22T12:47:00Z" w16du:dateUtc="2026-09-22T16:47:00Z"/>
                <w:szCs w:val="20"/>
              </w:rPr>
            </w:pPr>
            <w:del w:id="147" w:author="msi" w:date="2026-09-22T12:47:00Z" w16du:dateUtc="2026-09-22T16:47:00Z">
              <w:r>
                <w:rPr>
                  <w:szCs w:val="20"/>
                </w:rPr>
                <w:delText xml:space="preserve">Systolic </w:delText>
              </w:r>
              <w:r w:rsidRPr="008D5DAC">
                <w:rPr>
                  <w:szCs w:val="20"/>
                </w:rPr>
                <w:delText>BP</w:delText>
              </w:r>
              <w:r>
                <w:rPr>
                  <w:szCs w:val="20"/>
                </w:rPr>
                <w:delText xml:space="preserve"> (mmHg)</w:delText>
              </w:r>
            </w:del>
          </w:p>
        </w:tc>
        <w:tc>
          <w:tcPr>
            <w:tcW w:w="1418" w:type="dxa"/>
          </w:tcPr>
          <w:p w14:paraId="551BB716" w14:textId="77777777" w:rsidR="00A41624" w:rsidRPr="008D5DAC" w:rsidRDefault="00A41624" w:rsidP="00AF1133">
            <w:pPr>
              <w:rPr>
                <w:del w:id="148" w:author="msi" w:date="2026-09-22T12:47:00Z" w16du:dateUtc="2026-09-22T16:47:00Z"/>
                <w:szCs w:val="20"/>
              </w:rPr>
            </w:pPr>
            <w:del w:id="149" w:author="msi" w:date="2026-09-22T12:47:00Z" w16du:dateUtc="2026-09-22T16:47:00Z">
              <w:r w:rsidRPr="008D5DAC">
                <w:rPr>
                  <w:szCs w:val="20"/>
                </w:rPr>
                <w:delText>143.9 (</w:delText>
              </w:r>
              <w:r w:rsidRPr="008D5DAC">
                <w:rPr>
                  <w:rFonts w:ascii="Cambria" w:hAnsi="Cambria"/>
                  <w:szCs w:val="20"/>
                </w:rPr>
                <w:delText>±15.3)</w:delText>
              </w:r>
            </w:del>
          </w:p>
        </w:tc>
        <w:tc>
          <w:tcPr>
            <w:tcW w:w="1511" w:type="dxa"/>
          </w:tcPr>
          <w:p w14:paraId="234BAA46" w14:textId="77777777" w:rsidR="00A41624" w:rsidRPr="008D5DAC" w:rsidRDefault="00A41624" w:rsidP="00AF1133">
            <w:pPr>
              <w:rPr>
                <w:del w:id="150" w:author="msi" w:date="2026-09-22T12:47:00Z" w16du:dateUtc="2026-09-22T16:47:00Z"/>
                <w:szCs w:val="20"/>
              </w:rPr>
            </w:pPr>
            <w:del w:id="151" w:author="msi" w:date="2026-09-22T12:47:00Z" w16du:dateUtc="2026-09-22T16:47:00Z">
              <w:r w:rsidRPr="008D5DAC">
                <w:rPr>
                  <w:szCs w:val="20"/>
                </w:rPr>
                <w:delText>138.6 (</w:delText>
              </w:r>
              <w:r w:rsidRPr="008D5DAC">
                <w:rPr>
                  <w:rFonts w:ascii="Cambria" w:hAnsi="Cambria"/>
                  <w:szCs w:val="20"/>
                </w:rPr>
                <w:delText>±17.5)</w:delText>
              </w:r>
            </w:del>
          </w:p>
        </w:tc>
        <w:tc>
          <w:tcPr>
            <w:tcW w:w="1235" w:type="dxa"/>
          </w:tcPr>
          <w:p w14:paraId="28D00CC2" w14:textId="77777777" w:rsidR="00A41624" w:rsidRPr="008D5DAC" w:rsidRDefault="00A41624" w:rsidP="00AF1133">
            <w:pPr>
              <w:rPr>
                <w:del w:id="152" w:author="msi" w:date="2026-09-22T12:47:00Z" w16du:dateUtc="2026-09-22T16:47:00Z"/>
                <w:szCs w:val="20"/>
              </w:rPr>
            </w:pPr>
            <w:del w:id="153" w:author="msi" w:date="2026-09-22T12:47:00Z" w16du:dateUtc="2026-09-22T16:47:00Z">
              <w:r w:rsidRPr="008D5DAC">
                <w:rPr>
                  <w:szCs w:val="20"/>
                </w:rPr>
                <w:delText>0.19</w:delText>
              </w:r>
            </w:del>
          </w:p>
        </w:tc>
      </w:tr>
      <w:tr w:rsidR="00A41624" w:rsidRPr="008D5DAC" w14:paraId="0EFD3631" w14:textId="77777777" w:rsidTr="00AF1133">
        <w:trPr>
          <w:del w:id="154" w:author="msi" w:date="2026-09-22T12:47:00Z" w16du:dateUtc="2026-09-22T16:47:00Z"/>
        </w:trPr>
        <w:tc>
          <w:tcPr>
            <w:tcW w:w="3085" w:type="dxa"/>
          </w:tcPr>
          <w:p w14:paraId="476C414F" w14:textId="77777777" w:rsidR="00A41624" w:rsidRPr="008D5DAC" w:rsidRDefault="00A41624" w:rsidP="00AF1133">
            <w:pPr>
              <w:rPr>
                <w:del w:id="155" w:author="msi" w:date="2026-09-22T12:47:00Z" w16du:dateUtc="2026-09-22T16:47:00Z"/>
                <w:szCs w:val="20"/>
              </w:rPr>
            </w:pPr>
            <w:del w:id="156" w:author="msi" w:date="2026-09-22T12:47:00Z" w16du:dateUtc="2026-09-22T16:47:00Z">
              <w:r w:rsidRPr="008D5DAC">
                <w:rPr>
                  <w:szCs w:val="20"/>
                </w:rPr>
                <w:delText>Diastolic BP</w:delText>
              </w:r>
              <w:r>
                <w:rPr>
                  <w:szCs w:val="20"/>
                </w:rPr>
                <w:delText xml:space="preserve"> (mmHg)</w:delText>
              </w:r>
            </w:del>
          </w:p>
        </w:tc>
        <w:tc>
          <w:tcPr>
            <w:tcW w:w="1418" w:type="dxa"/>
          </w:tcPr>
          <w:p w14:paraId="1F125017" w14:textId="77777777" w:rsidR="00A41624" w:rsidRPr="008D5DAC" w:rsidRDefault="00A41624" w:rsidP="00AF1133">
            <w:pPr>
              <w:rPr>
                <w:del w:id="157" w:author="msi" w:date="2026-09-22T12:47:00Z" w16du:dateUtc="2026-09-22T16:47:00Z"/>
                <w:szCs w:val="20"/>
              </w:rPr>
            </w:pPr>
            <w:del w:id="158" w:author="msi" w:date="2026-09-22T12:47:00Z" w16du:dateUtc="2026-09-22T16:47:00Z">
              <w:r>
                <w:rPr>
                  <w:szCs w:val="20"/>
                </w:rPr>
                <w:delText xml:space="preserve">83.3 </w:delText>
              </w:r>
              <w:r w:rsidRPr="008D5DAC">
                <w:rPr>
                  <w:szCs w:val="20"/>
                </w:rPr>
                <w:delText>(</w:delText>
              </w:r>
              <w:r>
                <w:rPr>
                  <w:rFonts w:ascii="Cambria" w:hAnsi="Cambria"/>
                  <w:szCs w:val="20"/>
                </w:rPr>
                <w:delText>±7.8</w:delText>
              </w:r>
              <w:r w:rsidRPr="008D5DAC">
                <w:rPr>
                  <w:rFonts w:ascii="Cambria" w:hAnsi="Cambria"/>
                  <w:szCs w:val="20"/>
                </w:rPr>
                <w:delText>)</w:delText>
              </w:r>
            </w:del>
          </w:p>
        </w:tc>
        <w:tc>
          <w:tcPr>
            <w:tcW w:w="1511" w:type="dxa"/>
          </w:tcPr>
          <w:p w14:paraId="1C973469" w14:textId="77777777" w:rsidR="00A41624" w:rsidRPr="008D5DAC" w:rsidRDefault="00A41624" w:rsidP="00AF1133">
            <w:pPr>
              <w:rPr>
                <w:del w:id="159" w:author="msi" w:date="2026-09-22T12:47:00Z" w16du:dateUtc="2026-09-22T16:47:00Z"/>
                <w:szCs w:val="20"/>
              </w:rPr>
            </w:pPr>
            <w:del w:id="160" w:author="msi" w:date="2026-09-22T12:47:00Z" w16du:dateUtc="2026-09-22T16:47:00Z">
              <w:r>
                <w:rPr>
                  <w:szCs w:val="20"/>
                </w:rPr>
                <w:delText xml:space="preserve">80.4 </w:delText>
              </w:r>
              <w:r w:rsidRPr="008D5DAC">
                <w:rPr>
                  <w:szCs w:val="20"/>
                </w:rPr>
                <w:delText>(</w:delText>
              </w:r>
              <w:r>
                <w:rPr>
                  <w:rFonts w:ascii="Cambria" w:hAnsi="Cambria"/>
                  <w:szCs w:val="20"/>
                </w:rPr>
                <w:delText>±9.8</w:delText>
              </w:r>
              <w:r w:rsidRPr="008D5DAC">
                <w:rPr>
                  <w:rFonts w:ascii="Cambria" w:hAnsi="Cambria"/>
                  <w:szCs w:val="20"/>
                </w:rPr>
                <w:delText>)</w:delText>
              </w:r>
            </w:del>
          </w:p>
        </w:tc>
        <w:tc>
          <w:tcPr>
            <w:tcW w:w="1235" w:type="dxa"/>
          </w:tcPr>
          <w:p w14:paraId="6FC26081" w14:textId="77777777" w:rsidR="00A41624" w:rsidRPr="008D5DAC" w:rsidRDefault="00A41624" w:rsidP="00AF1133">
            <w:pPr>
              <w:rPr>
                <w:del w:id="161" w:author="msi" w:date="2026-09-22T12:47:00Z" w16du:dateUtc="2026-09-22T16:47:00Z"/>
                <w:szCs w:val="20"/>
              </w:rPr>
            </w:pPr>
            <w:del w:id="162" w:author="msi" w:date="2026-09-22T12:47:00Z" w16du:dateUtc="2026-09-22T16:47:00Z">
              <w:r>
                <w:rPr>
                  <w:szCs w:val="20"/>
                </w:rPr>
                <w:delText>0.17</w:delText>
              </w:r>
            </w:del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163" w:author="msi" w:date="2026-09-22T12:47:00Z" w16du:dateUtc="2026-09-22T16:47:00Z"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979"/>
        <w:gridCol w:w="2787"/>
        <w:gridCol w:w="2898"/>
        <w:gridCol w:w="2108"/>
        <w:tblGridChange w:id="164">
          <w:tblGrid>
            <w:gridCol w:w="38"/>
            <w:gridCol w:w="1979"/>
            <w:gridCol w:w="1068"/>
            <w:gridCol w:w="1418"/>
            <w:gridCol w:w="301"/>
            <w:gridCol w:w="1210"/>
            <w:gridCol w:w="1235"/>
            <w:gridCol w:w="453"/>
            <w:gridCol w:w="2108"/>
          </w:tblGrid>
        </w:tblGridChange>
      </w:tblGrid>
      <w:tr w:rsidR="00A41624" w:rsidRPr="008D5DAC" w14:paraId="5E8F0BF2" w14:textId="77777777" w:rsidTr="00832AEF">
        <w:trPr>
          <w:jc w:val="center"/>
          <w:trPrChange w:id="165" w:author="msi" w:date="2026-09-22T12:47:00Z" w16du:dateUtc="2026-09-22T16:47:00Z">
            <w:trPr>
              <w:gridAfter w:val="2"/>
            </w:trPr>
          </w:trPrChange>
        </w:trPr>
        <w:tc>
          <w:tcPr>
            <w:tcW w:w="2745" w:type="dxa"/>
            <w:vAlign w:val="center"/>
            <w:tcPrChange w:id="166" w:author="msi" w:date="2026-09-22T12:47:00Z" w16du:dateUtc="2026-09-22T16:47:00Z">
              <w:tcPr>
                <w:tcW w:w="3085" w:type="dxa"/>
                <w:gridSpan w:val="3"/>
              </w:tcPr>
            </w:tcPrChange>
          </w:tcPr>
          <w:p w14:paraId="2314BD0F" w14:textId="77777777" w:rsidR="00A41624" w:rsidRPr="001A2552" w:rsidRDefault="00BC32DD" w:rsidP="00832AEF">
            <w:pPr>
              <w:pStyle w:val="DersBasliklar"/>
              <w:rPr>
                <w:rPrChange w:id="167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168" w:author="msi" w:date="2026-09-22T12:47:00Z" w16du:dateUtc="2026-09-22T16:47:00Z">
                <w:pPr/>
              </w:pPrChange>
            </w:pPr>
            <w:ins w:id="169" w:author="msi" w:date="2026-09-22T12:47:00Z" w16du:dateUtc="2026-09-22T16:47:00Z">
              <w:r w:rsidRPr="001A2552">
                <w:rPr>
                  <w:szCs w:val="16"/>
                </w:rPr>
                <w:t>Dersin Süresi</w:t>
              </w:r>
            </w:ins>
            <w:del w:id="170" w:author="msi" w:date="2026-09-22T12:47:00Z" w16du:dateUtc="2026-09-22T16:47:00Z">
              <w:r w:rsidR="00A41624" w:rsidRPr="008D5DAC">
                <w:rPr>
                  <w:sz w:val="20"/>
                  <w:szCs w:val="20"/>
                </w:rPr>
                <w:delText>cfPWV</w:delText>
              </w:r>
              <w:r w:rsidR="00A41624">
                <w:rPr>
                  <w:sz w:val="20"/>
                  <w:szCs w:val="20"/>
                </w:rPr>
                <w:delText xml:space="preserve"> (m/s)</w:delText>
              </w:r>
            </w:del>
          </w:p>
        </w:tc>
        <w:tc>
          <w:tcPr>
            <w:tcW w:w="2745" w:type="dxa"/>
            <w:vAlign w:val="center"/>
            <w:tcPrChange w:id="171" w:author="msi" w:date="2026-09-22T12:47:00Z" w16du:dateUtc="2026-09-22T16:47:00Z">
              <w:tcPr>
                <w:tcW w:w="1418" w:type="dxa"/>
              </w:tcPr>
            </w:tcPrChange>
          </w:tcPr>
          <w:p w14:paraId="6DA5B852" w14:textId="77777777" w:rsidR="00A41624" w:rsidRPr="008D5DAC" w:rsidRDefault="00A41624" w:rsidP="00AF1133">
            <w:pPr>
              <w:rPr>
                <w:szCs w:val="20"/>
              </w:rPr>
            </w:pPr>
            <w:del w:id="172" w:author="msi" w:date="2026-09-22T12:47:00Z" w16du:dateUtc="2026-09-22T16:47:00Z">
              <w:r>
                <w:rPr>
                  <w:szCs w:val="20"/>
                </w:rPr>
                <w:delText xml:space="preserve">10.7 </w:delText>
              </w:r>
              <w:r w:rsidRPr="008D5DAC">
                <w:rPr>
                  <w:szCs w:val="20"/>
                </w:rPr>
                <w:delText>(</w:delText>
              </w:r>
              <w:r>
                <w:rPr>
                  <w:rFonts w:ascii="Cambria" w:hAnsi="Cambria"/>
                  <w:szCs w:val="20"/>
                </w:rPr>
                <w:delText>±2.0</w:delText>
              </w:r>
              <w:r w:rsidRPr="008D5DAC">
                <w:rPr>
                  <w:rFonts w:ascii="Cambria" w:hAnsi="Cambria"/>
                  <w:szCs w:val="20"/>
                </w:rPr>
                <w:delText>)</w:delText>
              </w:r>
            </w:del>
          </w:p>
        </w:tc>
        <w:tc>
          <w:tcPr>
            <w:tcW w:w="6068" w:type="dxa"/>
            <w:tcPrChange w:id="173" w:author="msi" w:date="2026-09-22T12:47:00Z" w16du:dateUtc="2026-09-22T16:47:00Z">
              <w:tcPr>
                <w:tcW w:w="1511" w:type="dxa"/>
                <w:gridSpan w:val="2"/>
              </w:tcPr>
            </w:tcPrChange>
          </w:tcPr>
          <w:p w14:paraId="099D13C2" w14:textId="77777777" w:rsidR="00A41624" w:rsidRPr="00B00DF3" w:rsidRDefault="00A41624" w:rsidP="00832AEF">
            <w:pPr>
              <w:pStyle w:val="DersBilgileri"/>
              <w:rPr>
                <w:rPrChange w:id="174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175" w:author="msi" w:date="2026-09-22T12:47:00Z" w16du:dateUtc="2026-09-22T16:47:00Z">
                <w:pPr/>
              </w:pPrChange>
            </w:pPr>
            <w:del w:id="176" w:author="msi" w:date="2026-09-22T12:47:00Z" w16du:dateUtc="2026-09-22T16:47:00Z">
              <w:r>
                <w:rPr>
                  <w:sz w:val="20"/>
                  <w:szCs w:val="20"/>
                </w:rPr>
                <w:delText xml:space="preserve">11.1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</w:delText>
              </w:r>
            </w:del>
            <w:r>
              <w:rPr>
                <w:rPrChange w:id="177" w:author="msi" w:date="2026-09-22T12:47:00Z" w16du:dateUtc="2026-09-22T16:47:00Z">
                  <w:rPr>
                    <w:rFonts w:ascii="Cambria" w:hAnsi="Cambria"/>
                    <w:sz w:val="20"/>
                    <w:szCs w:val="20"/>
                  </w:rPr>
                </w:rPrChange>
              </w:rPr>
              <w:t>2</w:t>
            </w:r>
            <w:ins w:id="178" w:author="msi" w:date="2026-09-22T12:47:00Z" w16du:dateUtc="2026-09-22T16:47:00Z">
              <w:r w:rsidR="00B00DF3" w:rsidRPr="00B00DF3">
                <w:rPr>
                  <w:szCs w:val="16"/>
                </w:rPr>
                <w:t xml:space="preserve"> SAAT/HAFTA</w:t>
              </w:r>
            </w:ins>
            <w:del w:id="179" w:author="msi" w:date="2026-09-22T12:47:00Z" w16du:dateUtc="2026-09-22T16:47:00Z">
              <w:r>
                <w:rPr>
                  <w:rFonts w:ascii="Cambria" w:hAnsi="Cambria"/>
                  <w:sz w:val="20"/>
                  <w:szCs w:val="20"/>
                </w:rPr>
                <w:delText>.2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6068" w:type="dxa"/>
            <w:tcPrChange w:id="180" w:author="msi" w:date="2026-09-22T12:47:00Z" w16du:dateUtc="2026-09-22T16:47:00Z">
              <w:tcPr>
                <w:tcW w:w="1235" w:type="dxa"/>
              </w:tcPr>
            </w:tcPrChange>
          </w:tcPr>
          <w:p w14:paraId="6A0BB797" w14:textId="77777777" w:rsidR="00A41624" w:rsidRPr="008D5DAC" w:rsidRDefault="00A41624" w:rsidP="00AF1133">
            <w:pPr>
              <w:rPr>
                <w:szCs w:val="20"/>
              </w:rPr>
            </w:pPr>
            <w:del w:id="181" w:author="msi" w:date="2026-09-22T12:47:00Z" w16du:dateUtc="2026-09-22T16:47:00Z">
              <w:r>
                <w:rPr>
                  <w:szCs w:val="20"/>
                </w:rPr>
                <w:delText>0.50</w:delText>
              </w:r>
            </w:del>
          </w:p>
        </w:tc>
      </w:tr>
      <w:tr w:rsidR="00A41624" w:rsidRPr="008D5DAC" w14:paraId="13C3C202" w14:textId="77777777" w:rsidTr="00832AEF">
        <w:trPr>
          <w:jc w:val="center"/>
          <w:trPrChange w:id="182" w:author="msi" w:date="2026-09-22T12:47:00Z" w16du:dateUtc="2026-09-22T16:47:00Z">
            <w:trPr>
              <w:gridAfter w:val="2"/>
            </w:trPr>
          </w:trPrChange>
        </w:trPr>
        <w:tc>
          <w:tcPr>
            <w:tcW w:w="2745" w:type="dxa"/>
            <w:vAlign w:val="center"/>
            <w:tcPrChange w:id="183" w:author="msi" w:date="2026-09-22T12:47:00Z" w16du:dateUtc="2026-09-22T16:47:00Z">
              <w:tcPr>
                <w:tcW w:w="3085" w:type="dxa"/>
                <w:gridSpan w:val="3"/>
              </w:tcPr>
            </w:tcPrChange>
          </w:tcPr>
          <w:p w14:paraId="30CA38ED" w14:textId="77777777" w:rsidR="00A41624" w:rsidRPr="001A2552" w:rsidRDefault="00BC32DD" w:rsidP="00832AEF">
            <w:pPr>
              <w:pStyle w:val="DersBasliklar"/>
              <w:rPr>
                <w:rPrChange w:id="184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185" w:author="msi" w:date="2026-09-22T12:47:00Z" w16du:dateUtc="2026-09-22T16:47:00Z">
                <w:pPr/>
              </w:pPrChange>
            </w:pPr>
            <w:ins w:id="186" w:author="msi" w:date="2026-09-22T12:47:00Z" w16du:dateUtc="2026-09-22T16:47:00Z">
              <w:r w:rsidRPr="001A2552">
                <w:rPr>
                  <w:szCs w:val="16"/>
                </w:rPr>
                <w:t>Eğitim Dili</w:t>
              </w:r>
            </w:ins>
            <w:del w:id="187" w:author="msi" w:date="2026-09-22T12:47:00Z" w16du:dateUtc="2026-09-22T16:47:00Z">
              <w:r w:rsidR="00A41624" w:rsidRPr="008D5DAC">
                <w:rPr>
                  <w:sz w:val="20"/>
                  <w:szCs w:val="20"/>
                </w:rPr>
                <w:delText>BMI</w:delText>
              </w:r>
              <w:r w:rsidR="00A41624">
                <w:rPr>
                  <w:sz w:val="20"/>
                  <w:szCs w:val="20"/>
                </w:rPr>
                <w:delText xml:space="preserve"> </w:delText>
              </w:r>
              <w:r w:rsidR="00A41624">
                <w:rPr>
                  <w:rFonts w:ascii="Times New Roman" w:hAnsi="Times New Roman"/>
                </w:rPr>
                <w:delText>(kg/m</w:delText>
              </w:r>
              <w:r w:rsidR="00A41624">
                <w:rPr>
                  <w:rFonts w:ascii="Times New Roman" w:hAnsi="Times New Roman"/>
                  <w:vertAlign w:val="superscript"/>
                </w:rPr>
                <w:delText>2</w:delText>
              </w:r>
              <w:r w:rsidR="00A41624">
                <w:rPr>
                  <w:rFonts w:ascii="Times New Roman" w:hAnsi="Times New Roman"/>
                </w:rPr>
                <w:delText>)</w:delText>
              </w:r>
            </w:del>
          </w:p>
        </w:tc>
        <w:tc>
          <w:tcPr>
            <w:tcW w:w="6068" w:type="dxa"/>
            <w:tcPrChange w:id="188" w:author="msi" w:date="2026-09-22T12:47:00Z" w16du:dateUtc="2026-09-22T16:47:00Z">
              <w:tcPr>
                <w:tcW w:w="1418" w:type="dxa"/>
              </w:tcPr>
            </w:tcPrChange>
          </w:tcPr>
          <w:p w14:paraId="58F6B928" w14:textId="77777777" w:rsidR="00A41624" w:rsidRPr="00B00DF3" w:rsidRDefault="00B00DF3" w:rsidP="00832AEF">
            <w:pPr>
              <w:pStyle w:val="DersBilgileri"/>
              <w:rPr>
                <w:rPrChange w:id="189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190" w:author="msi" w:date="2026-09-22T12:47:00Z" w16du:dateUtc="2026-09-22T16:47:00Z">
                <w:pPr/>
              </w:pPrChange>
            </w:pPr>
            <w:ins w:id="191" w:author="msi" w:date="2026-09-22T12:47:00Z" w16du:dateUtc="2026-09-22T16:47:00Z">
              <w:r w:rsidRPr="00B00DF3">
                <w:rPr>
                  <w:szCs w:val="16"/>
                </w:rPr>
                <w:t>TÜRKÇE</w:t>
              </w:r>
            </w:ins>
            <w:del w:id="192" w:author="msi" w:date="2026-09-22T12:47:00Z" w16du:dateUtc="2026-09-22T16:47:00Z">
              <w:r w:rsidR="00A41624" w:rsidRPr="008D5DAC">
                <w:rPr>
                  <w:sz w:val="20"/>
                  <w:szCs w:val="20"/>
                </w:rPr>
                <w:delText>34.7 (</w:delText>
              </w:r>
              <w:r w:rsidR="00A41624" w:rsidRPr="008D5DAC">
                <w:rPr>
                  <w:rFonts w:ascii="Cambria" w:hAnsi="Cambria"/>
                  <w:sz w:val="20"/>
                  <w:szCs w:val="20"/>
                </w:rPr>
                <w:delText>±3.9)</w:delText>
              </w:r>
            </w:del>
          </w:p>
        </w:tc>
        <w:tc>
          <w:tcPr>
            <w:tcW w:w="6068" w:type="dxa"/>
            <w:tcPrChange w:id="193" w:author="msi" w:date="2026-09-22T12:47:00Z" w16du:dateUtc="2026-09-22T16:47:00Z">
              <w:tcPr>
                <w:tcW w:w="1511" w:type="dxa"/>
                <w:gridSpan w:val="2"/>
              </w:tcPr>
            </w:tcPrChange>
          </w:tcPr>
          <w:p w14:paraId="0C2A244D" w14:textId="77777777" w:rsidR="00A41624" w:rsidRPr="008D5DAC" w:rsidRDefault="00A41624" w:rsidP="00AF1133">
            <w:pPr>
              <w:rPr>
                <w:szCs w:val="20"/>
              </w:rPr>
            </w:pPr>
            <w:del w:id="194" w:author="msi" w:date="2026-09-22T12:47:00Z" w16du:dateUtc="2026-09-22T16:47:00Z">
              <w:r w:rsidRPr="008D5DAC">
                <w:rPr>
                  <w:szCs w:val="20"/>
                </w:rPr>
                <w:delText>34.3 (</w:delText>
              </w:r>
              <w:r w:rsidRPr="008D5DAC">
                <w:rPr>
                  <w:rFonts w:ascii="Cambria" w:hAnsi="Cambria"/>
                  <w:szCs w:val="20"/>
                </w:rPr>
                <w:delText>±5.1)</w:delText>
              </w:r>
            </w:del>
          </w:p>
        </w:tc>
        <w:tc>
          <w:tcPr>
            <w:tcW w:w="6068" w:type="dxa"/>
            <w:tcPrChange w:id="195" w:author="msi" w:date="2026-09-22T12:47:00Z" w16du:dateUtc="2026-09-22T16:47:00Z">
              <w:tcPr>
                <w:tcW w:w="1235" w:type="dxa"/>
              </w:tcPr>
            </w:tcPrChange>
          </w:tcPr>
          <w:p w14:paraId="47BF5F9C" w14:textId="77777777" w:rsidR="00A41624" w:rsidRPr="008D5DAC" w:rsidRDefault="00A41624" w:rsidP="00AF1133">
            <w:pPr>
              <w:rPr>
                <w:szCs w:val="20"/>
              </w:rPr>
            </w:pPr>
            <w:del w:id="196" w:author="msi" w:date="2026-09-22T12:47:00Z" w16du:dateUtc="2026-09-22T16:47:00Z">
              <w:r w:rsidRPr="008D5DAC">
                <w:rPr>
                  <w:szCs w:val="20"/>
                </w:rPr>
                <w:delText>0.69</w:delText>
              </w:r>
            </w:del>
          </w:p>
        </w:tc>
      </w:tr>
      <w:tr w:rsidR="00A41624" w:rsidRPr="008D5DAC" w14:paraId="72C049AA" w14:textId="77777777" w:rsidTr="00832AEF">
        <w:trPr>
          <w:jc w:val="center"/>
          <w:trPrChange w:id="197" w:author="msi" w:date="2026-09-22T12:47:00Z" w16du:dateUtc="2026-09-22T16:47:00Z">
            <w:trPr>
              <w:gridAfter w:val="2"/>
            </w:trPr>
          </w:trPrChange>
        </w:trPr>
        <w:tc>
          <w:tcPr>
            <w:tcW w:w="2745" w:type="dxa"/>
            <w:vAlign w:val="center"/>
            <w:tcPrChange w:id="198" w:author="msi" w:date="2026-09-22T12:47:00Z" w16du:dateUtc="2026-09-22T16:47:00Z">
              <w:tcPr>
                <w:tcW w:w="3085" w:type="dxa"/>
                <w:gridSpan w:val="3"/>
              </w:tcPr>
            </w:tcPrChange>
          </w:tcPr>
          <w:p w14:paraId="57F69480" w14:textId="77777777" w:rsidR="00A41624" w:rsidRPr="001A2552" w:rsidRDefault="00BC32DD" w:rsidP="00832AEF">
            <w:pPr>
              <w:pStyle w:val="DersBasliklar"/>
              <w:rPr>
                <w:rPrChange w:id="199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200" w:author="msi" w:date="2026-09-22T12:47:00Z" w16du:dateUtc="2026-09-22T16:47:00Z">
                <w:pPr/>
              </w:pPrChange>
            </w:pPr>
            <w:ins w:id="201" w:author="msi" w:date="2026-09-22T12:47:00Z" w16du:dateUtc="2026-09-22T16:47:00Z">
              <w:r w:rsidRPr="001A2552">
                <w:rPr>
                  <w:szCs w:val="16"/>
                </w:rPr>
                <w:t>Ön Koşul</w:t>
              </w:r>
            </w:ins>
            <w:del w:id="202" w:author="msi" w:date="2026-09-22T12:47:00Z" w16du:dateUtc="2026-09-22T16:47:00Z">
              <w:r w:rsidR="00A41624">
                <w:rPr>
                  <w:sz w:val="20"/>
                  <w:szCs w:val="20"/>
                </w:rPr>
                <w:delText>HbA</w:delText>
              </w:r>
              <w:r w:rsidR="00A41624" w:rsidRPr="008D5DAC">
                <w:rPr>
                  <w:sz w:val="20"/>
                  <w:szCs w:val="20"/>
                </w:rPr>
                <w:delText>1c</w:delText>
              </w:r>
              <w:r w:rsidR="00A41624">
                <w:rPr>
                  <w:sz w:val="20"/>
                  <w:szCs w:val="20"/>
                </w:rPr>
                <w:delText xml:space="preserve"> (mmol/mol)</w:delText>
              </w:r>
            </w:del>
          </w:p>
        </w:tc>
        <w:tc>
          <w:tcPr>
            <w:tcW w:w="6068" w:type="dxa"/>
            <w:tcPrChange w:id="203" w:author="msi" w:date="2026-09-22T12:47:00Z" w16du:dateUtc="2026-09-22T16:47:00Z">
              <w:tcPr>
                <w:tcW w:w="1418" w:type="dxa"/>
              </w:tcPr>
            </w:tcPrChange>
          </w:tcPr>
          <w:p w14:paraId="29ABE12C" w14:textId="77777777" w:rsidR="00A41624" w:rsidRPr="00B00DF3" w:rsidRDefault="00A41624" w:rsidP="00832AEF">
            <w:pPr>
              <w:pStyle w:val="DersBilgileri"/>
              <w:rPr>
                <w:rPrChange w:id="204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205" w:author="msi" w:date="2026-09-22T12:47:00Z" w16du:dateUtc="2026-09-22T16:47:00Z">
                <w:pPr/>
              </w:pPrChange>
            </w:pPr>
            <w:del w:id="206" w:author="msi" w:date="2026-09-22T12:47:00Z" w16du:dateUtc="2026-09-22T16:47:00Z">
              <w:r w:rsidRPr="008D5DAC">
                <w:rPr>
                  <w:sz w:val="20"/>
                  <w:szCs w:val="20"/>
                </w:rPr>
                <w:delText>66.7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±8.9)</w:delText>
              </w:r>
            </w:del>
          </w:p>
        </w:tc>
        <w:tc>
          <w:tcPr>
            <w:tcW w:w="6068" w:type="dxa"/>
            <w:tcPrChange w:id="207" w:author="msi" w:date="2026-09-22T12:47:00Z" w16du:dateUtc="2026-09-22T16:47:00Z">
              <w:tcPr>
                <w:tcW w:w="1511" w:type="dxa"/>
                <w:gridSpan w:val="2"/>
              </w:tcPr>
            </w:tcPrChange>
          </w:tcPr>
          <w:p w14:paraId="41EA1353" w14:textId="77777777" w:rsidR="00A41624" w:rsidRPr="008D5DAC" w:rsidRDefault="00A41624" w:rsidP="00AF1133">
            <w:pPr>
              <w:rPr>
                <w:szCs w:val="20"/>
              </w:rPr>
            </w:pPr>
            <w:del w:id="208" w:author="msi" w:date="2026-09-22T12:47:00Z" w16du:dateUtc="2026-09-22T16:47:00Z">
              <w:r w:rsidRPr="008D5DAC">
                <w:rPr>
                  <w:szCs w:val="20"/>
                </w:rPr>
                <w:delText>66.3 (</w:delText>
              </w:r>
              <w:r w:rsidRPr="008D5DAC">
                <w:rPr>
                  <w:rFonts w:ascii="Cambria" w:hAnsi="Cambria"/>
                  <w:szCs w:val="20"/>
                </w:rPr>
                <w:delText>±3.9)</w:delText>
              </w:r>
            </w:del>
          </w:p>
        </w:tc>
        <w:tc>
          <w:tcPr>
            <w:tcW w:w="6068" w:type="dxa"/>
            <w:tcPrChange w:id="209" w:author="msi" w:date="2026-09-22T12:47:00Z" w16du:dateUtc="2026-09-22T16:47:00Z">
              <w:tcPr>
                <w:tcW w:w="1235" w:type="dxa"/>
              </w:tcPr>
            </w:tcPrChange>
          </w:tcPr>
          <w:p w14:paraId="4BF435C9" w14:textId="77777777" w:rsidR="00A41624" w:rsidRPr="008D5DAC" w:rsidRDefault="00A41624" w:rsidP="00AF1133">
            <w:pPr>
              <w:rPr>
                <w:szCs w:val="20"/>
              </w:rPr>
            </w:pPr>
            <w:del w:id="210" w:author="msi" w:date="2026-09-22T12:47:00Z" w16du:dateUtc="2026-09-22T16:47:00Z">
              <w:r w:rsidRPr="008D5DAC">
                <w:rPr>
                  <w:szCs w:val="20"/>
                </w:rPr>
                <w:delText>0.84</w:delText>
              </w:r>
            </w:del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1418"/>
        <w:gridCol w:w="1511"/>
        <w:gridCol w:w="1235"/>
      </w:tblGrid>
      <w:tr w:rsidR="00A41624" w:rsidRPr="008D5DAC" w14:paraId="22EC8B37" w14:textId="77777777" w:rsidTr="00AF1133">
        <w:trPr>
          <w:del w:id="211" w:author="msi" w:date="2026-09-22T12:47:00Z" w16du:dateUtc="2026-09-22T16:47:00Z"/>
        </w:trPr>
        <w:tc>
          <w:tcPr>
            <w:tcW w:w="3085" w:type="dxa"/>
          </w:tcPr>
          <w:p w14:paraId="55D7034E" w14:textId="77777777" w:rsidR="00A41624" w:rsidRPr="008D5DAC" w:rsidRDefault="00A41624" w:rsidP="00AF1133">
            <w:pPr>
              <w:rPr>
                <w:del w:id="212" w:author="msi" w:date="2026-09-22T12:47:00Z" w16du:dateUtc="2026-09-22T16:47:00Z"/>
                <w:szCs w:val="20"/>
              </w:rPr>
            </w:pPr>
            <w:del w:id="213" w:author="msi" w:date="2026-09-22T12:47:00Z" w16du:dateUtc="2026-09-22T16:47:00Z">
              <w:r w:rsidRPr="008D5DAC">
                <w:rPr>
                  <w:szCs w:val="20"/>
                </w:rPr>
                <w:delText>Fasting blood glucose</w:delText>
              </w:r>
              <w:r>
                <w:rPr>
                  <w:szCs w:val="20"/>
                </w:rPr>
                <w:delText xml:space="preserve"> (mmol/l)</w:delText>
              </w:r>
            </w:del>
          </w:p>
        </w:tc>
        <w:tc>
          <w:tcPr>
            <w:tcW w:w="1418" w:type="dxa"/>
          </w:tcPr>
          <w:p w14:paraId="34A6AD9D" w14:textId="77777777" w:rsidR="00A41624" w:rsidRPr="008D5DAC" w:rsidRDefault="00A41624" w:rsidP="00AF1133">
            <w:pPr>
              <w:rPr>
                <w:del w:id="214" w:author="msi" w:date="2026-09-22T12:47:00Z" w16du:dateUtc="2026-09-22T16:47:00Z"/>
                <w:szCs w:val="20"/>
              </w:rPr>
            </w:pPr>
            <w:del w:id="215" w:author="msi" w:date="2026-09-22T12:47:00Z" w16du:dateUtc="2026-09-22T16:47:00Z">
              <w:r w:rsidRPr="008D5DAC">
                <w:rPr>
                  <w:szCs w:val="20"/>
                </w:rPr>
                <w:delText>9.4 (</w:delText>
              </w:r>
              <w:r w:rsidRPr="008D5DAC">
                <w:rPr>
                  <w:rFonts w:ascii="Cambria" w:hAnsi="Cambria"/>
                  <w:szCs w:val="20"/>
                </w:rPr>
                <w:delText>±2.6)</w:delText>
              </w:r>
            </w:del>
          </w:p>
        </w:tc>
        <w:tc>
          <w:tcPr>
            <w:tcW w:w="1511" w:type="dxa"/>
          </w:tcPr>
          <w:p w14:paraId="795F378C" w14:textId="77777777" w:rsidR="00A41624" w:rsidRPr="008D5DAC" w:rsidRDefault="00A41624" w:rsidP="00AF1133">
            <w:pPr>
              <w:rPr>
                <w:del w:id="216" w:author="msi" w:date="2026-09-22T12:47:00Z" w16du:dateUtc="2026-09-22T16:47:00Z"/>
                <w:szCs w:val="20"/>
              </w:rPr>
            </w:pPr>
            <w:del w:id="217" w:author="msi" w:date="2026-09-22T12:47:00Z" w16du:dateUtc="2026-09-22T16:47:00Z">
              <w:r w:rsidRPr="008D5DAC">
                <w:rPr>
                  <w:szCs w:val="20"/>
                </w:rPr>
                <w:delText>9.8 (</w:delText>
              </w:r>
              <w:r w:rsidRPr="008D5DAC">
                <w:rPr>
                  <w:rFonts w:ascii="Cambria" w:hAnsi="Cambria"/>
                  <w:szCs w:val="20"/>
                </w:rPr>
                <w:delText>±1.9)</w:delText>
              </w:r>
            </w:del>
          </w:p>
        </w:tc>
        <w:tc>
          <w:tcPr>
            <w:tcW w:w="1235" w:type="dxa"/>
          </w:tcPr>
          <w:p w14:paraId="54E2FC0E" w14:textId="77777777" w:rsidR="00A41624" w:rsidRPr="008D5DAC" w:rsidRDefault="00A41624" w:rsidP="00AF1133">
            <w:pPr>
              <w:rPr>
                <w:del w:id="218" w:author="msi" w:date="2026-09-22T12:47:00Z" w16du:dateUtc="2026-09-22T16:47:00Z"/>
                <w:szCs w:val="20"/>
              </w:rPr>
            </w:pPr>
            <w:del w:id="219" w:author="msi" w:date="2026-09-22T12:47:00Z" w16du:dateUtc="2026-09-22T16:47:00Z">
              <w:r w:rsidRPr="008D5DAC">
                <w:rPr>
                  <w:szCs w:val="20"/>
                </w:rPr>
                <w:delText>0.43</w:delText>
              </w:r>
            </w:del>
          </w:p>
        </w:tc>
      </w:tr>
      <w:tr w:rsidR="00A41624" w:rsidRPr="008D5DAC" w14:paraId="7F351FAB" w14:textId="77777777" w:rsidTr="00AF1133">
        <w:trPr>
          <w:del w:id="220" w:author="msi" w:date="2026-09-22T12:47:00Z" w16du:dateUtc="2026-09-22T16:47:00Z"/>
        </w:trPr>
        <w:tc>
          <w:tcPr>
            <w:tcW w:w="3085" w:type="dxa"/>
          </w:tcPr>
          <w:p w14:paraId="67A5868F" w14:textId="77777777" w:rsidR="00A41624" w:rsidRPr="002D312E" w:rsidRDefault="00A41624" w:rsidP="00AF1133">
            <w:pPr>
              <w:rPr>
                <w:del w:id="221" w:author="msi" w:date="2026-09-22T12:47:00Z" w16du:dateUtc="2026-09-22T16:47:00Z"/>
                <w:rFonts w:ascii="Times New Roman" w:hAnsi="Times New Roman"/>
                <w:szCs w:val="20"/>
              </w:rPr>
            </w:pPr>
            <w:del w:id="222" w:author="msi" w:date="2026-09-22T12:47:00Z" w16du:dateUtc="2026-09-22T16:47:00Z">
              <w:r w:rsidRPr="002D312E">
                <w:rPr>
                  <w:rFonts w:ascii="Times New Roman" w:hAnsi="Times New Roman"/>
                  <w:szCs w:val="20"/>
                </w:rPr>
                <w:delText>Smoking</w:delText>
              </w:r>
            </w:del>
          </w:p>
          <w:p w14:paraId="54280406" w14:textId="77777777" w:rsidR="00A41624" w:rsidRPr="002D312E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223" w:author="msi" w:date="2026-09-22T12:47:00Z" w16du:dateUtc="2026-09-22T16:47:00Z"/>
                <w:rFonts w:ascii="Times New Roman" w:hAnsi="Times New Roman"/>
                <w:szCs w:val="20"/>
              </w:rPr>
            </w:pPr>
            <w:del w:id="224" w:author="msi" w:date="2026-09-22T12:47:00Z" w16du:dateUtc="2026-09-22T16:47:00Z">
              <w:r w:rsidRPr="002D312E">
                <w:rPr>
                  <w:rFonts w:ascii="Times New Roman" w:hAnsi="Times New Roman"/>
                  <w:szCs w:val="20"/>
                </w:rPr>
                <w:delText>Currently (n (%))</w:delText>
              </w:r>
            </w:del>
          </w:p>
          <w:p w14:paraId="1E2F3F7C" w14:textId="77777777" w:rsidR="00A41624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225" w:author="msi" w:date="2026-09-22T12:47:00Z" w16du:dateUtc="2026-09-22T16:47:00Z"/>
                <w:rFonts w:ascii="Times New Roman" w:hAnsi="Times New Roman"/>
                <w:szCs w:val="20"/>
              </w:rPr>
            </w:pPr>
            <w:del w:id="226" w:author="msi" w:date="2026-09-22T12:47:00Z" w16du:dateUtc="2026-09-22T16:47:00Z">
              <w:r w:rsidRPr="002D312E">
                <w:rPr>
                  <w:rFonts w:ascii="Times New Roman" w:hAnsi="Times New Roman"/>
                  <w:szCs w:val="20"/>
                </w:rPr>
                <w:delText>Former (n (%))</w:delText>
              </w:r>
            </w:del>
          </w:p>
          <w:p w14:paraId="15A341B4" w14:textId="77777777" w:rsidR="00A41624" w:rsidRPr="002D312E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227" w:author="msi" w:date="2026-09-22T12:47:00Z" w16du:dateUtc="2026-09-22T16:47:00Z"/>
                <w:rFonts w:ascii="Times New Roman" w:hAnsi="Times New Roman"/>
                <w:szCs w:val="20"/>
              </w:rPr>
            </w:pPr>
            <w:del w:id="228" w:author="msi" w:date="2026-09-22T12:47:00Z" w16du:dateUtc="2026-09-22T16:47:00Z">
              <w:r w:rsidRPr="002D312E">
                <w:rPr>
                  <w:rFonts w:ascii="Times New Roman" w:hAnsi="Times New Roman"/>
                  <w:szCs w:val="20"/>
                </w:rPr>
                <w:delText>Never (n (%))</w:delText>
              </w:r>
            </w:del>
          </w:p>
        </w:tc>
        <w:tc>
          <w:tcPr>
            <w:tcW w:w="1418" w:type="dxa"/>
          </w:tcPr>
          <w:p w14:paraId="331C5F12" w14:textId="77777777" w:rsidR="00A41624" w:rsidRDefault="00A41624" w:rsidP="00AF1133">
            <w:pPr>
              <w:rPr>
                <w:del w:id="229" w:author="msi" w:date="2026-09-22T12:47:00Z" w16du:dateUtc="2026-09-22T16:47:00Z"/>
                <w:szCs w:val="20"/>
              </w:rPr>
            </w:pPr>
          </w:p>
          <w:p w14:paraId="627816B8" w14:textId="77777777" w:rsidR="00A41624" w:rsidRDefault="00A41624" w:rsidP="00AF1133">
            <w:pPr>
              <w:rPr>
                <w:del w:id="230" w:author="msi" w:date="2026-09-22T12:47:00Z" w16du:dateUtc="2026-09-22T16:47:00Z"/>
                <w:szCs w:val="20"/>
              </w:rPr>
            </w:pPr>
            <w:del w:id="231" w:author="msi" w:date="2026-09-22T12:47:00Z" w16du:dateUtc="2026-09-22T16:47:00Z">
              <w:r>
                <w:rPr>
                  <w:szCs w:val="20"/>
                </w:rPr>
                <w:delText>6 (13%)</w:delText>
              </w:r>
            </w:del>
          </w:p>
          <w:p w14:paraId="340C813D" w14:textId="77777777" w:rsidR="00A41624" w:rsidRDefault="00A41624" w:rsidP="00AF1133">
            <w:pPr>
              <w:rPr>
                <w:del w:id="232" w:author="msi" w:date="2026-09-22T12:47:00Z" w16du:dateUtc="2026-09-22T16:47:00Z"/>
                <w:szCs w:val="20"/>
              </w:rPr>
            </w:pPr>
            <w:del w:id="233" w:author="msi" w:date="2026-09-22T12:47:00Z" w16du:dateUtc="2026-09-22T16:47:00Z">
              <w:r>
                <w:rPr>
                  <w:szCs w:val="20"/>
                </w:rPr>
                <w:delText>18 (39.1%)</w:delText>
              </w:r>
            </w:del>
          </w:p>
          <w:p w14:paraId="5EC6C651" w14:textId="77777777" w:rsidR="00A41624" w:rsidRPr="008D5DAC" w:rsidRDefault="00A41624" w:rsidP="00AF1133">
            <w:pPr>
              <w:rPr>
                <w:del w:id="234" w:author="msi" w:date="2026-09-22T12:47:00Z" w16du:dateUtc="2026-09-22T16:47:00Z"/>
                <w:szCs w:val="20"/>
              </w:rPr>
            </w:pPr>
            <w:del w:id="235" w:author="msi" w:date="2026-09-22T12:47:00Z" w16du:dateUtc="2026-09-22T16:47:00Z">
              <w:r>
                <w:rPr>
                  <w:szCs w:val="20"/>
                </w:rPr>
                <w:delText>22 (47.8%)</w:delText>
              </w:r>
            </w:del>
          </w:p>
        </w:tc>
        <w:tc>
          <w:tcPr>
            <w:tcW w:w="1511" w:type="dxa"/>
          </w:tcPr>
          <w:p w14:paraId="0AB3045F" w14:textId="77777777" w:rsidR="00A41624" w:rsidRDefault="00A41624" w:rsidP="00AF1133">
            <w:pPr>
              <w:rPr>
                <w:del w:id="236" w:author="msi" w:date="2026-09-22T12:47:00Z" w16du:dateUtc="2026-09-22T16:47:00Z"/>
                <w:szCs w:val="20"/>
              </w:rPr>
            </w:pPr>
          </w:p>
          <w:p w14:paraId="10BB560E" w14:textId="77777777" w:rsidR="00A41624" w:rsidRDefault="00A41624" w:rsidP="00AF1133">
            <w:pPr>
              <w:rPr>
                <w:del w:id="237" w:author="msi" w:date="2026-09-22T12:47:00Z" w16du:dateUtc="2026-09-22T16:47:00Z"/>
                <w:szCs w:val="20"/>
              </w:rPr>
            </w:pPr>
            <w:del w:id="238" w:author="msi" w:date="2026-09-22T12:47:00Z" w16du:dateUtc="2026-09-22T16:47:00Z">
              <w:r>
                <w:rPr>
                  <w:szCs w:val="20"/>
                </w:rPr>
                <w:delText>4 (15.4%)</w:delText>
              </w:r>
            </w:del>
          </w:p>
          <w:p w14:paraId="7DE10AA2" w14:textId="77777777" w:rsidR="00A41624" w:rsidRDefault="00A41624" w:rsidP="00AF1133">
            <w:pPr>
              <w:rPr>
                <w:del w:id="239" w:author="msi" w:date="2026-09-22T12:47:00Z" w16du:dateUtc="2026-09-22T16:47:00Z"/>
                <w:szCs w:val="20"/>
              </w:rPr>
            </w:pPr>
            <w:del w:id="240" w:author="msi" w:date="2026-09-22T12:47:00Z" w16du:dateUtc="2026-09-22T16:47:00Z">
              <w:r>
                <w:rPr>
                  <w:szCs w:val="20"/>
                </w:rPr>
                <w:delText>9 (34.6%)</w:delText>
              </w:r>
            </w:del>
          </w:p>
          <w:p w14:paraId="3D61E7DB" w14:textId="77777777" w:rsidR="00A41624" w:rsidRPr="008D5DAC" w:rsidRDefault="00A41624" w:rsidP="00AF1133">
            <w:pPr>
              <w:rPr>
                <w:del w:id="241" w:author="msi" w:date="2026-09-22T12:47:00Z" w16du:dateUtc="2026-09-22T16:47:00Z"/>
                <w:szCs w:val="20"/>
              </w:rPr>
            </w:pPr>
            <w:del w:id="242" w:author="msi" w:date="2026-09-22T12:47:00Z" w16du:dateUtc="2026-09-22T16:47:00Z">
              <w:r>
                <w:rPr>
                  <w:szCs w:val="20"/>
                </w:rPr>
                <w:delText>13 (50%)</w:delText>
              </w:r>
            </w:del>
          </w:p>
        </w:tc>
        <w:tc>
          <w:tcPr>
            <w:tcW w:w="1235" w:type="dxa"/>
          </w:tcPr>
          <w:p w14:paraId="700891E6" w14:textId="77777777" w:rsidR="00A41624" w:rsidRDefault="00A41624" w:rsidP="00AF1133">
            <w:pPr>
              <w:rPr>
                <w:del w:id="243" w:author="msi" w:date="2026-09-22T12:47:00Z" w16du:dateUtc="2026-09-22T16:47:00Z"/>
                <w:szCs w:val="20"/>
              </w:rPr>
            </w:pPr>
          </w:p>
          <w:p w14:paraId="13D2207D" w14:textId="77777777" w:rsidR="00A41624" w:rsidRPr="008D5DAC" w:rsidRDefault="00A41624" w:rsidP="00AF1133">
            <w:pPr>
              <w:rPr>
                <w:del w:id="244" w:author="msi" w:date="2026-09-22T12:47:00Z" w16du:dateUtc="2026-09-22T16:47:00Z"/>
                <w:szCs w:val="20"/>
              </w:rPr>
            </w:pPr>
            <w:del w:id="245" w:author="msi" w:date="2026-09-22T12:47:00Z" w16du:dateUtc="2026-09-22T16:47:00Z">
              <w:r>
                <w:rPr>
                  <w:szCs w:val="20"/>
                </w:rPr>
                <w:delText>0.92</w:delText>
              </w:r>
            </w:del>
          </w:p>
        </w:tc>
      </w:tr>
      <w:tr w:rsidR="00A41624" w:rsidRPr="008D5DAC" w14:paraId="3BAA3A9D" w14:textId="77777777" w:rsidTr="00AF1133">
        <w:trPr>
          <w:del w:id="246" w:author="msi" w:date="2026-09-22T12:47:00Z" w16du:dateUtc="2026-09-22T16:47:00Z"/>
        </w:trPr>
        <w:tc>
          <w:tcPr>
            <w:tcW w:w="3085" w:type="dxa"/>
          </w:tcPr>
          <w:p w14:paraId="340CCF2B" w14:textId="77777777" w:rsidR="00A41624" w:rsidRPr="008D5DAC" w:rsidRDefault="00A41624" w:rsidP="00AF1133">
            <w:pPr>
              <w:rPr>
                <w:del w:id="247" w:author="msi" w:date="2026-09-22T12:47:00Z" w16du:dateUtc="2026-09-22T16:47:00Z"/>
                <w:rFonts w:ascii="Times New Roman" w:hAnsi="Times New Roman"/>
                <w:szCs w:val="20"/>
              </w:rPr>
            </w:pPr>
            <w:del w:id="248" w:author="msi" w:date="2026-09-22T12:47:00Z" w16du:dateUtc="2026-09-22T16:47:00Z">
              <w:r w:rsidRPr="008D5DAC">
                <w:rPr>
                  <w:rFonts w:ascii="Times New Roman" w:hAnsi="Times New Roman"/>
                  <w:szCs w:val="20"/>
                </w:rPr>
                <w:delText>Antidiabetic medication</w:delText>
              </w:r>
            </w:del>
          </w:p>
          <w:p w14:paraId="6A747BC3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49" w:author="msi" w:date="2026-09-22T12:47:00Z" w16du:dateUtc="2026-09-22T16:47:00Z"/>
                <w:rFonts w:ascii="Times New Roman" w:hAnsi="Times New Roman"/>
                <w:szCs w:val="20"/>
              </w:rPr>
            </w:pPr>
            <w:del w:id="250" w:author="msi" w:date="2026-09-22T12:47:00Z" w16du:dateUtc="2026-09-22T16:47:00Z">
              <w:r w:rsidRPr="008D5DAC">
                <w:rPr>
                  <w:rFonts w:ascii="Times New Roman" w:hAnsi="Times New Roman"/>
                  <w:szCs w:val="20"/>
                </w:rPr>
                <w:delText>No medication (n (%))</w:delText>
              </w:r>
            </w:del>
          </w:p>
          <w:p w14:paraId="11BCCB33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51" w:author="msi" w:date="2026-09-22T12:47:00Z" w16du:dateUtc="2026-09-22T16:47:00Z"/>
                <w:rFonts w:ascii="Times New Roman" w:hAnsi="Times New Roman"/>
                <w:szCs w:val="20"/>
              </w:rPr>
            </w:pPr>
            <w:del w:id="252" w:author="msi" w:date="2026-09-22T12:47:00Z" w16du:dateUtc="2026-09-22T16:47:00Z">
              <w:r w:rsidRPr="008D5DAC">
                <w:rPr>
                  <w:rFonts w:ascii="Times New Roman" w:hAnsi="Times New Roman"/>
                  <w:szCs w:val="20"/>
                </w:rPr>
                <w:delText>Metformin (n (%))</w:delText>
              </w:r>
            </w:del>
          </w:p>
          <w:p w14:paraId="12CC1176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53" w:author="msi" w:date="2026-09-22T12:47:00Z" w16du:dateUtc="2026-09-22T16:47:00Z"/>
                <w:rFonts w:ascii="Times New Roman" w:hAnsi="Times New Roman"/>
                <w:szCs w:val="20"/>
              </w:rPr>
            </w:pPr>
            <w:del w:id="254" w:author="msi" w:date="2026-09-22T12:47:00Z" w16du:dateUtc="2026-09-22T16:47:00Z">
              <w:r w:rsidRPr="008D5DAC">
                <w:rPr>
                  <w:rFonts w:ascii="Times New Roman" w:hAnsi="Times New Roman"/>
                  <w:szCs w:val="20"/>
                </w:rPr>
                <w:delText>Insulin (n (%))</w:delText>
              </w:r>
            </w:del>
          </w:p>
          <w:p w14:paraId="39C69C9B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55" w:author="msi" w:date="2026-09-22T12:47:00Z" w16du:dateUtc="2026-09-22T16:47:00Z"/>
                <w:rFonts w:ascii="Times New Roman" w:hAnsi="Times New Roman"/>
                <w:szCs w:val="20"/>
              </w:rPr>
            </w:pPr>
            <w:del w:id="256" w:author="msi" w:date="2026-09-22T12:47:00Z" w16du:dateUtc="2026-09-22T16:47:00Z">
              <w:r w:rsidRPr="008D5DAC">
                <w:rPr>
                  <w:rFonts w:ascii="Times New Roman" w:hAnsi="Times New Roman"/>
                  <w:szCs w:val="20"/>
                </w:rPr>
                <w:delText>GLP1 analog (n (%))</w:delText>
              </w:r>
            </w:del>
          </w:p>
          <w:p w14:paraId="1372BDC1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57" w:author="msi" w:date="2026-09-22T12:47:00Z" w16du:dateUtc="2026-09-22T16:47:00Z"/>
                <w:rFonts w:ascii="Times New Roman" w:hAnsi="Times New Roman"/>
                <w:szCs w:val="20"/>
              </w:rPr>
            </w:pPr>
            <w:del w:id="258" w:author="msi" w:date="2026-09-22T12:47:00Z" w16du:dateUtc="2026-09-22T16:47:00Z">
              <w:r w:rsidRPr="008D5DAC">
                <w:rPr>
                  <w:rFonts w:ascii="Times New Roman" w:hAnsi="Times New Roman"/>
                  <w:szCs w:val="20"/>
                </w:rPr>
                <w:delText>DPP4 inhibitor (n (%))</w:delText>
              </w:r>
            </w:del>
          </w:p>
          <w:p w14:paraId="33E6479E" w14:textId="77777777" w:rsidR="00A41624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59" w:author="msi" w:date="2026-09-22T12:47:00Z" w16du:dateUtc="2026-09-22T16:47:00Z"/>
                <w:rFonts w:ascii="Times New Roman" w:hAnsi="Times New Roman"/>
                <w:szCs w:val="20"/>
              </w:rPr>
            </w:pPr>
            <w:del w:id="260" w:author="msi" w:date="2026-09-22T12:47:00Z" w16du:dateUtc="2026-09-22T16:47:00Z">
              <w:r w:rsidRPr="008D5DAC">
                <w:rPr>
                  <w:rFonts w:ascii="Times New Roman" w:hAnsi="Times New Roman"/>
                  <w:szCs w:val="20"/>
                </w:rPr>
                <w:delText>SGLT2 inhibitor (n (%))</w:delText>
              </w:r>
            </w:del>
          </w:p>
          <w:p w14:paraId="24563C36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61" w:author="msi" w:date="2026-09-22T12:47:00Z" w16du:dateUtc="2026-09-22T16:47:00Z"/>
                <w:rFonts w:ascii="Times New Roman" w:hAnsi="Times New Roman"/>
                <w:szCs w:val="20"/>
              </w:rPr>
            </w:pPr>
            <w:del w:id="262" w:author="msi" w:date="2026-09-22T12:47:00Z" w16du:dateUtc="2026-09-22T16:47:00Z">
              <w:r w:rsidRPr="005D4160">
                <w:rPr>
                  <w:rFonts w:ascii="Times New Roman" w:hAnsi="Times New Roman"/>
                  <w:szCs w:val="20"/>
                </w:rPr>
                <w:delText>Sulphonyl Urea (n (%))</w:delText>
              </w:r>
            </w:del>
          </w:p>
        </w:tc>
        <w:tc>
          <w:tcPr>
            <w:tcW w:w="1418" w:type="dxa"/>
          </w:tcPr>
          <w:p w14:paraId="1B50A5DB" w14:textId="77777777" w:rsidR="00A41624" w:rsidRDefault="00A41624" w:rsidP="00AF1133">
            <w:pPr>
              <w:rPr>
                <w:del w:id="263" w:author="msi" w:date="2026-09-22T12:47:00Z" w16du:dateUtc="2026-09-22T16:47:00Z"/>
                <w:szCs w:val="20"/>
              </w:rPr>
            </w:pPr>
          </w:p>
          <w:p w14:paraId="7FF78BE9" w14:textId="77777777" w:rsidR="00A41624" w:rsidRDefault="00A41624" w:rsidP="00AF1133">
            <w:pPr>
              <w:rPr>
                <w:del w:id="264" w:author="msi" w:date="2026-09-22T12:47:00Z" w16du:dateUtc="2026-09-22T16:47:00Z"/>
                <w:szCs w:val="20"/>
              </w:rPr>
            </w:pPr>
            <w:del w:id="265" w:author="msi" w:date="2026-09-22T12:47:00Z" w16du:dateUtc="2026-09-22T16:47:00Z">
              <w:r>
                <w:rPr>
                  <w:szCs w:val="20"/>
                </w:rPr>
                <w:delText>3 (6.5%)</w:delText>
              </w:r>
            </w:del>
          </w:p>
          <w:p w14:paraId="56BF632D" w14:textId="77777777" w:rsidR="00A41624" w:rsidRDefault="00A41624" w:rsidP="00AF1133">
            <w:pPr>
              <w:rPr>
                <w:del w:id="266" w:author="msi" w:date="2026-09-22T12:47:00Z" w16du:dateUtc="2026-09-22T16:47:00Z"/>
                <w:szCs w:val="20"/>
              </w:rPr>
            </w:pPr>
            <w:del w:id="267" w:author="msi" w:date="2026-09-22T12:47:00Z" w16du:dateUtc="2026-09-22T16:47:00Z">
              <w:r>
                <w:rPr>
                  <w:szCs w:val="20"/>
                </w:rPr>
                <w:delText>26 (78.3%)</w:delText>
              </w:r>
            </w:del>
          </w:p>
          <w:p w14:paraId="074CA72B" w14:textId="77777777" w:rsidR="00A41624" w:rsidRDefault="00A41624" w:rsidP="00AF1133">
            <w:pPr>
              <w:rPr>
                <w:del w:id="268" w:author="msi" w:date="2026-09-22T12:47:00Z" w16du:dateUtc="2026-09-22T16:47:00Z"/>
                <w:szCs w:val="20"/>
              </w:rPr>
            </w:pPr>
            <w:del w:id="269" w:author="msi" w:date="2026-09-22T12:47:00Z" w16du:dateUtc="2026-09-22T16:47:00Z">
              <w:r>
                <w:rPr>
                  <w:szCs w:val="20"/>
                </w:rPr>
                <w:delText>29 (63.0%)</w:delText>
              </w:r>
            </w:del>
          </w:p>
          <w:p w14:paraId="22B5CCBA" w14:textId="77777777" w:rsidR="00A41624" w:rsidRDefault="00A41624" w:rsidP="00AF1133">
            <w:pPr>
              <w:rPr>
                <w:del w:id="270" w:author="msi" w:date="2026-09-22T12:47:00Z" w16du:dateUtc="2026-09-22T16:47:00Z"/>
                <w:szCs w:val="20"/>
              </w:rPr>
            </w:pPr>
            <w:del w:id="271" w:author="msi" w:date="2026-09-22T12:47:00Z" w16du:dateUtc="2026-09-22T16:47:00Z">
              <w:r>
                <w:rPr>
                  <w:szCs w:val="20"/>
                </w:rPr>
                <w:delText>27 (58.7%)</w:delText>
              </w:r>
            </w:del>
          </w:p>
          <w:p w14:paraId="337BC693" w14:textId="77777777" w:rsidR="00A41624" w:rsidRDefault="00A41624" w:rsidP="00AF1133">
            <w:pPr>
              <w:rPr>
                <w:del w:id="272" w:author="msi" w:date="2026-09-22T12:47:00Z" w16du:dateUtc="2026-09-22T16:47:00Z"/>
                <w:szCs w:val="20"/>
              </w:rPr>
            </w:pPr>
            <w:del w:id="273" w:author="msi" w:date="2026-09-22T12:47:00Z" w16du:dateUtc="2026-09-22T16:47:00Z">
              <w:r>
                <w:rPr>
                  <w:szCs w:val="20"/>
                </w:rPr>
                <w:delText>3 (6.5%)</w:delText>
              </w:r>
            </w:del>
          </w:p>
          <w:p w14:paraId="2E7DC86D" w14:textId="77777777" w:rsidR="00A41624" w:rsidRDefault="00A41624" w:rsidP="00AF1133">
            <w:pPr>
              <w:rPr>
                <w:del w:id="274" w:author="msi" w:date="2026-09-22T12:47:00Z" w16du:dateUtc="2026-09-22T16:47:00Z"/>
                <w:szCs w:val="20"/>
              </w:rPr>
            </w:pPr>
            <w:del w:id="275" w:author="msi" w:date="2026-09-22T12:47:00Z" w16du:dateUtc="2026-09-22T16:47:00Z">
              <w:r>
                <w:rPr>
                  <w:szCs w:val="20"/>
                </w:rPr>
                <w:delText>5 (10.9%)</w:delText>
              </w:r>
            </w:del>
          </w:p>
          <w:p w14:paraId="2A7EBAF7" w14:textId="77777777" w:rsidR="00A41624" w:rsidRPr="008D5DAC" w:rsidRDefault="00A41624" w:rsidP="00AF1133">
            <w:pPr>
              <w:rPr>
                <w:del w:id="276" w:author="msi" w:date="2026-09-22T12:47:00Z" w16du:dateUtc="2026-09-22T16:47:00Z"/>
                <w:szCs w:val="20"/>
              </w:rPr>
            </w:pPr>
            <w:del w:id="277" w:author="msi" w:date="2026-09-22T12:47:00Z" w16du:dateUtc="2026-09-22T16:47:00Z">
              <w:r>
                <w:rPr>
                  <w:szCs w:val="20"/>
                </w:rPr>
                <w:delText>1 (2.2%)</w:delText>
              </w:r>
            </w:del>
          </w:p>
        </w:tc>
        <w:tc>
          <w:tcPr>
            <w:tcW w:w="1511" w:type="dxa"/>
          </w:tcPr>
          <w:p w14:paraId="5AD76680" w14:textId="77777777" w:rsidR="00A41624" w:rsidRDefault="00A41624" w:rsidP="00AF1133">
            <w:pPr>
              <w:rPr>
                <w:del w:id="278" w:author="msi" w:date="2026-09-22T12:47:00Z" w16du:dateUtc="2026-09-22T16:47:00Z"/>
                <w:szCs w:val="20"/>
              </w:rPr>
            </w:pPr>
          </w:p>
          <w:p w14:paraId="1484355D" w14:textId="77777777" w:rsidR="00A41624" w:rsidRDefault="00A41624" w:rsidP="00AF1133">
            <w:pPr>
              <w:rPr>
                <w:del w:id="279" w:author="msi" w:date="2026-09-22T12:47:00Z" w16du:dateUtc="2026-09-22T16:47:00Z"/>
                <w:szCs w:val="20"/>
              </w:rPr>
            </w:pPr>
            <w:del w:id="280" w:author="msi" w:date="2026-09-22T12:47:00Z" w16du:dateUtc="2026-09-22T16:47:00Z">
              <w:r>
                <w:rPr>
                  <w:szCs w:val="20"/>
                </w:rPr>
                <w:delText>0 (0%)</w:delText>
              </w:r>
            </w:del>
          </w:p>
          <w:p w14:paraId="2EFFE3BD" w14:textId="77777777" w:rsidR="00A41624" w:rsidRDefault="00A41624" w:rsidP="00AF1133">
            <w:pPr>
              <w:rPr>
                <w:del w:id="281" w:author="msi" w:date="2026-09-22T12:47:00Z" w16du:dateUtc="2026-09-22T16:47:00Z"/>
                <w:szCs w:val="20"/>
              </w:rPr>
            </w:pPr>
            <w:del w:id="282" w:author="msi" w:date="2026-09-22T12:47:00Z" w16du:dateUtc="2026-09-22T16:47:00Z">
              <w:r>
                <w:rPr>
                  <w:szCs w:val="20"/>
                </w:rPr>
                <w:delText>22 (84.6%)</w:delText>
              </w:r>
            </w:del>
          </w:p>
          <w:p w14:paraId="29D090EB" w14:textId="77777777" w:rsidR="00A41624" w:rsidRDefault="00A41624" w:rsidP="00AF1133">
            <w:pPr>
              <w:rPr>
                <w:del w:id="283" w:author="msi" w:date="2026-09-22T12:47:00Z" w16du:dateUtc="2026-09-22T16:47:00Z"/>
                <w:szCs w:val="20"/>
              </w:rPr>
            </w:pPr>
            <w:del w:id="284" w:author="msi" w:date="2026-09-22T12:47:00Z" w16du:dateUtc="2026-09-22T16:47:00Z">
              <w:r>
                <w:rPr>
                  <w:szCs w:val="20"/>
                </w:rPr>
                <w:delText>18 (69.2%)</w:delText>
              </w:r>
            </w:del>
          </w:p>
          <w:p w14:paraId="4154573F" w14:textId="77777777" w:rsidR="00A41624" w:rsidRDefault="00A41624" w:rsidP="00AF1133">
            <w:pPr>
              <w:rPr>
                <w:del w:id="285" w:author="msi" w:date="2026-09-22T12:47:00Z" w16du:dateUtc="2026-09-22T16:47:00Z"/>
                <w:szCs w:val="20"/>
              </w:rPr>
            </w:pPr>
            <w:del w:id="286" w:author="msi" w:date="2026-09-22T12:47:00Z" w16du:dateUtc="2026-09-22T16:47:00Z">
              <w:r>
                <w:rPr>
                  <w:szCs w:val="20"/>
                </w:rPr>
                <w:delText>12 (46.2%)</w:delText>
              </w:r>
            </w:del>
          </w:p>
          <w:p w14:paraId="5BA3D77D" w14:textId="77777777" w:rsidR="00A41624" w:rsidRDefault="00A41624" w:rsidP="00AF1133">
            <w:pPr>
              <w:rPr>
                <w:del w:id="287" w:author="msi" w:date="2026-09-22T12:47:00Z" w16du:dateUtc="2026-09-22T16:47:00Z"/>
                <w:szCs w:val="20"/>
              </w:rPr>
            </w:pPr>
            <w:del w:id="288" w:author="msi" w:date="2026-09-22T12:47:00Z" w16du:dateUtc="2026-09-22T16:47:00Z">
              <w:r>
                <w:rPr>
                  <w:szCs w:val="20"/>
                </w:rPr>
                <w:delText>4 (15.4%)</w:delText>
              </w:r>
            </w:del>
          </w:p>
          <w:p w14:paraId="378EBAD1" w14:textId="77777777" w:rsidR="00A41624" w:rsidRDefault="00A41624" w:rsidP="00AF1133">
            <w:pPr>
              <w:rPr>
                <w:del w:id="289" w:author="msi" w:date="2026-09-22T12:47:00Z" w16du:dateUtc="2026-09-22T16:47:00Z"/>
                <w:szCs w:val="20"/>
              </w:rPr>
            </w:pPr>
            <w:del w:id="290" w:author="msi" w:date="2026-09-22T12:47:00Z" w16du:dateUtc="2026-09-22T16:47:00Z">
              <w:r>
                <w:rPr>
                  <w:szCs w:val="20"/>
                </w:rPr>
                <w:delText>8 (30.8%)</w:delText>
              </w:r>
            </w:del>
          </w:p>
          <w:p w14:paraId="79A1A6AF" w14:textId="77777777" w:rsidR="00A41624" w:rsidRPr="008D5DAC" w:rsidRDefault="00A41624" w:rsidP="00AF1133">
            <w:pPr>
              <w:rPr>
                <w:del w:id="291" w:author="msi" w:date="2026-09-22T12:47:00Z" w16du:dateUtc="2026-09-22T16:47:00Z"/>
                <w:szCs w:val="20"/>
              </w:rPr>
            </w:pPr>
            <w:del w:id="292" w:author="msi" w:date="2026-09-22T12:47:00Z" w16du:dateUtc="2026-09-22T16:47:00Z">
              <w:r>
                <w:rPr>
                  <w:szCs w:val="20"/>
                </w:rPr>
                <w:delText>1 (3.8%)</w:delText>
              </w:r>
            </w:del>
          </w:p>
        </w:tc>
        <w:tc>
          <w:tcPr>
            <w:tcW w:w="1235" w:type="dxa"/>
          </w:tcPr>
          <w:p w14:paraId="498481B5" w14:textId="77777777" w:rsidR="00A41624" w:rsidRDefault="00A41624" w:rsidP="00AF1133">
            <w:pPr>
              <w:rPr>
                <w:del w:id="293" w:author="msi" w:date="2026-09-22T12:47:00Z" w16du:dateUtc="2026-09-22T16:47:00Z"/>
                <w:szCs w:val="20"/>
              </w:rPr>
            </w:pPr>
          </w:p>
          <w:p w14:paraId="7B70D996" w14:textId="77777777" w:rsidR="00A41624" w:rsidRDefault="00A41624" w:rsidP="00AF1133">
            <w:pPr>
              <w:rPr>
                <w:del w:id="294" w:author="msi" w:date="2026-09-22T12:47:00Z" w16du:dateUtc="2026-09-22T16:47:00Z"/>
                <w:szCs w:val="20"/>
              </w:rPr>
            </w:pPr>
            <w:del w:id="295" w:author="msi" w:date="2026-09-22T12:47:00Z" w16du:dateUtc="2026-09-22T16:47:00Z">
              <w:r>
                <w:rPr>
                  <w:szCs w:val="20"/>
                </w:rPr>
                <w:delText>0.18</w:delText>
              </w:r>
            </w:del>
          </w:p>
          <w:p w14:paraId="335851B8" w14:textId="77777777" w:rsidR="00A41624" w:rsidRDefault="00A41624" w:rsidP="00AF1133">
            <w:pPr>
              <w:rPr>
                <w:del w:id="296" w:author="msi" w:date="2026-09-22T12:47:00Z" w16du:dateUtc="2026-09-22T16:47:00Z"/>
                <w:szCs w:val="20"/>
              </w:rPr>
            </w:pPr>
            <w:del w:id="297" w:author="msi" w:date="2026-09-22T12:47:00Z" w16du:dateUtc="2026-09-22T16:47:00Z">
              <w:r>
                <w:rPr>
                  <w:szCs w:val="20"/>
                </w:rPr>
                <w:delText>0.51</w:delText>
              </w:r>
            </w:del>
          </w:p>
          <w:p w14:paraId="5E43CDFE" w14:textId="77777777" w:rsidR="00A41624" w:rsidRDefault="00A41624" w:rsidP="00AF1133">
            <w:pPr>
              <w:rPr>
                <w:del w:id="298" w:author="msi" w:date="2026-09-22T12:47:00Z" w16du:dateUtc="2026-09-22T16:47:00Z"/>
                <w:szCs w:val="20"/>
              </w:rPr>
            </w:pPr>
            <w:del w:id="299" w:author="msi" w:date="2026-09-22T12:47:00Z" w16du:dateUtc="2026-09-22T16:47:00Z">
              <w:r>
                <w:rPr>
                  <w:szCs w:val="20"/>
                </w:rPr>
                <w:delText>0.60</w:delText>
              </w:r>
            </w:del>
          </w:p>
          <w:p w14:paraId="6A42746B" w14:textId="77777777" w:rsidR="00A41624" w:rsidRDefault="00A41624" w:rsidP="00AF1133">
            <w:pPr>
              <w:rPr>
                <w:del w:id="300" w:author="msi" w:date="2026-09-22T12:47:00Z" w16du:dateUtc="2026-09-22T16:47:00Z"/>
                <w:szCs w:val="20"/>
              </w:rPr>
            </w:pPr>
            <w:del w:id="301" w:author="msi" w:date="2026-09-22T12:47:00Z" w16du:dateUtc="2026-09-22T16:47:00Z">
              <w:r>
                <w:rPr>
                  <w:szCs w:val="20"/>
                </w:rPr>
                <w:delText>0.31</w:delText>
              </w:r>
            </w:del>
          </w:p>
          <w:p w14:paraId="12792356" w14:textId="77777777" w:rsidR="00A41624" w:rsidRDefault="00A41624" w:rsidP="00AF1133">
            <w:pPr>
              <w:rPr>
                <w:del w:id="302" w:author="msi" w:date="2026-09-22T12:47:00Z" w16du:dateUtc="2026-09-22T16:47:00Z"/>
                <w:szCs w:val="20"/>
              </w:rPr>
            </w:pPr>
            <w:del w:id="303" w:author="msi" w:date="2026-09-22T12:47:00Z" w16du:dateUtc="2026-09-22T16:47:00Z">
              <w:r>
                <w:rPr>
                  <w:szCs w:val="20"/>
                </w:rPr>
                <w:delText>0.22</w:delText>
              </w:r>
            </w:del>
          </w:p>
          <w:p w14:paraId="4C4D5463" w14:textId="77777777" w:rsidR="00A41624" w:rsidRPr="005D4160" w:rsidRDefault="00A41624" w:rsidP="00AF1133">
            <w:pPr>
              <w:rPr>
                <w:del w:id="304" w:author="msi" w:date="2026-09-22T12:47:00Z" w16du:dateUtc="2026-09-22T16:47:00Z"/>
                <w:b/>
                <w:szCs w:val="20"/>
              </w:rPr>
            </w:pPr>
            <w:del w:id="305" w:author="msi" w:date="2026-09-22T12:47:00Z" w16du:dateUtc="2026-09-22T16:47:00Z">
              <w:r w:rsidRPr="005D4160">
                <w:rPr>
                  <w:b/>
                  <w:szCs w:val="20"/>
                </w:rPr>
                <w:delText>0.04</w:delText>
              </w:r>
            </w:del>
          </w:p>
          <w:p w14:paraId="4DAB3201" w14:textId="77777777" w:rsidR="00A41624" w:rsidRPr="008D5DAC" w:rsidRDefault="00A41624" w:rsidP="00AF1133">
            <w:pPr>
              <w:rPr>
                <w:del w:id="306" w:author="msi" w:date="2026-09-22T12:47:00Z" w16du:dateUtc="2026-09-22T16:47:00Z"/>
                <w:szCs w:val="20"/>
              </w:rPr>
            </w:pPr>
            <w:del w:id="307" w:author="msi" w:date="2026-09-22T12:47:00Z" w16du:dateUtc="2026-09-22T16:47:00Z">
              <w:r>
                <w:rPr>
                  <w:szCs w:val="20"/>
                </w:rPr>
                <w:delText>0.68</w:delText>
              </w:r>
            </w:del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308" w:author="msi" w:date="2026-09-22T12:47:00Z" w16du:dateUtc="2026-09-22T16:47:00Z"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745"/>
        <w:gridCol w:w="340"/>
        <w:gridCol w:w="1418"/>
        <w:gridCol w:w="1511"/>
        <w:gridCol w:w="1235"/>
        <w:tblGridChange w:id="309">
          <w:tblGrid>
            <w:gridCol w:w="2745"/>
            <w:gridCol w:w="340"/>
            <w:gridCol w:w="1418"/>
            <w:gridCol w:w="1511"/>
            <w:gridCol w:w="1235"/>
          </w:tblGrid>
        </w:tblGridChange>
      </w:tblGrid>
      <w:tr w:rsidR="00A41624" w:rsidRPr="008D5DAC" w14:paraId="2C32B969" w14:textId="77777777" w:rsidTr="00832AEF">
        <w:trPr>
          <w:jc w:val="center"/>
        </w:trPr>
        <w:tc>
          <w:tcPr>
            <w:tcW w:w="2745" w:type="dxa"/>
            <w:vAlign w:val="center"/>
            <w:tcPrChange w:id="310" w:author="msi" w:date="2026-09-22T12:47:00Z" w16du:dateUtc="2026-09-22T16:47:00Z">
              <w:tcPr>
                <w:tcW w:w="2745" w:type="dxa"/>
              </w:tcPr>
            </w:tcPrChange>
          </w:tcPr>
          <w:p w14:paraId="1084C96E" w14:textId="77777777" w:rsidR="00BC32DD" w:rsidRPr="001A2552" w:rsidRDefault="00BC32DD" w:rsidP="00832AEF">
            <w:pPr>
              <w:pStyle w:val="DersBasliklar"/>
              <w:rPr>
                <w:b w:val="0"/>
                <w:bCs w:val="0"/>
                <w:i w:val="0"/>
                <w:szCs w:val="16"/>
              </w:rPr>
            </w:pPr>
            <w:ins w:id="311" w:author="msi" w:date="2026-09-22T12:47:00Z" w16du:dateUtc="2026-09-22T16:47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  <w:tcPrChange w:id="312" w:author="msi" w:date="2026-09-22T12:47:00Z" w16du:dateUtc="2026-09-22T16:47:00Z">
              <w:tcPr>
                <w:tcW w:w="3085" w:type="dxa"/>
              </w:tcPr>
            </w:tcPrChange>
          </w:tcPr>
          <w:p w14:paraId="51304213" w14:textId="77777777" w:rsidR="00B00DF3" w:rsidRPr="00B00DF3" w:rsidRDefault="00B00DF3" w:rsidP="00B00DF3">
            <w:pPr>
              <w:rPr>
                <w:ins w:id="313" w:author="msi" w:date="2026-09-22T12:47:00Z" w16du:dateUtc="2026-09-22T16:47:00Z"/>
                <w:sz w:val="16"/>
                <w:szCs w:val="16"/>
              </w:rPr>
            </w:pPr>
            <w:ins w:id="314" w:author="msi" w:date="2026-09-22T12:47:00Z" w16du:dateUtc="2026-09-22T16:47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4363A6D2" w14:textId="77777777" w:rsidR="00B00DF3" w:rsidRPr="00B00DF3" w:rsidRDefault="00B00DF3" w:rsidP="00B00DF3">
            <w:pPr>
              <w:rPr>
                <w:ins w:id="315" w:author="msi" w:date="2026-09-22T12:47:00Z" w16du:dateUtc="2026-09-22T16:47:00Z"/>
                <w:sz w:val="16"/>
                <w:szCs w:val="16"/>
              </w:rPr>
            </w:pPr>
            <w:ins w:id="316" w:author="msi" w:date="2026-09-22T12:47:00Z" w16du:dateUtc="2026-09-22T16:47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6103B0E9" w14:textId="77777777" w:rsidR="00B00DF3" w:rsidRPr="00B00DF3" w:rsidRDefault="00B00DF3" w:rsidP="00B00DF3">
            <w:pPr>
              <w:rPr>
                <w:ins w:id="317" w:author="msi" w:date="2026-09-22T12:47:00Z" w16du:dateUtc="2026-09-22T16:47:00Z"/>
                <w:sz w:val="16"/>
                <w:szCs w:val="16"/>
              </w:rPr>
            </w:pPr>
            <w:ins w:id="318" w:author="msi" w:date="2026-09-22T12:47:00Z" w16du:dateUtc="2026-09-22T16:47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65A6C6B0" w14:textId="77777777" w:rsidR="00B00DF3" w:rsidRPr="00B00DF3" w:rsidRDefault="00B00DF3" w:rsidP="00B00DF3">
            <w:pPr>
              <w:pStyle w:val="BodyText2"/>
              <w:jc w:val="both"/>
              <w:rPr>
                <w:ins w:id="319" w:author="msi" w:date="2026-09-22T12:47:00Z" w16du:dateUtc="2026-09-22T16:47:00Z"/>
                <w:rFonts w:ascii="Verdana" w:hAnsi="Verdana"/>
                <w:sz w:val="16"/>
                <w:szCs w:val="16"/>
              </w:rPr>
            </w:pPr>
            <w:ins w:id="320" w:author="msi" w:date="2026-09-22T12:47:00Z" w16du:dateUtc="2026-09-22T16:47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4A214B4B" w14:textId="77777777" w:rsidR="00B00DF3" w:rsidRPr="00B00DF3" w:rsidRDefault="00B00DF3" w:rsidP="00B00DF3">
            <w:pPr>
              <w:rPr>
                <w:ins w:id="321" w:author="msi" w:date="2026-09-22T12:47:00Z" w16du:dateUtc="2026-09-22T16:47:00Z"/>
                <w:sz w:val="16"/>
                <w:szCs w:val="16"/>
              </w:rPr>
            </w:pPr>
            <w:ins w:id="322" w:author="msi" w:date="2026-09-22T12:47:00Z" w16du:dateUtc="2026-09-22T16:47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7A5251A9" w14:textId="77777777" w:rsidR="00B00DF3" w:rsidRPr="00B00DF3" w:rsidRDefault="00B00DF3" w:rsidP="00B00DF3">
            <w:pPr>
              <w:rPr>
                <w:ins w:id="323" w:author="msi" w:date="2026-09-22T12:47:00Z" w16du:dateUtc="2026-09-22T16:47:00Z"/>
                <w:sz w:val="16"/>
                <w:szCs w:val="16"/>
              </w:rPr>
            </w:pPr>
            <w:ins w:id="324" w:author="msi" w:date="2026-09-22T12:47:00Z" w16du:dateUtc="2026-09-22T16:47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4313C34B" w14:textId="77777777" w:rsidR="00B00DF3" w:rsidRPr="00B00DF3" w:rsidRDefault="00B00DF3" w:rsidP="00B00DF3">
            <w:pPr>
              <w:rPr>
                <w:ins w:id="325" w:author="msi" w:date="2026-09-22T12:47:00Z" w16du:dateUtc="2026-09-22T16:47:00Z"/>
                <w:sz w:val="16"/>
                <w:szCs w:val="16"/>
              </w:rPr>
            </w:pPr>
            <w:ins w:id="326" w:author="msi" w:date="2026-09-22T12:47:00Z" w16du:dateUtc="2026-09-22T16:47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6837FAAC" w14:textId="77777777" w:rsidR="00B00DF3" w:rsidRPr="00B00DF3" w:rsidRDefault="00B00DF3" w:rsidP="00B00DF3">
            <w:pPr>
              <w:rPr>
                <w:ins w:id="327" w:author="msi" w:date="2026-09-22T12:47:00Z" w16du:dateUtc="2026-09-22T16:47:00Z"/>
                <w:sz w:val="16"/>
                <w:szCs w:val="16"/>
              </w:rPr>
            </w:pPr>
            <w:ins w:id="328" w:author="msi" w:date="2026-09-22T12:47:00Z" w16du:dateUtc="2026-09-22T16:47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46987DF0" w14:textId="77777777" w:rsidR="00B00DF3" w:rsidRPr="00B00DF3" w:rsidRDefault="00B00DF3" w:rsidP="00B00DF3">
            <w:pPr>
              <w:rPr>
                <w:ins w:id="329" w:author="msi" w:date="2026-09-22T12:47:00Z" w16du:dateUtc="2026-09-22T16:47:00Z"/>
                <w:sz w:val="16"/>
                <w:szCs w:val="16"/>
              </w:rPr>
            </w:pPr>
            <w:ins w:id="330" w:author="msi" w:date="2026-09-22T12:47:00Z" w16du:dateUtc="2026-09-22T16:47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0C97623E" w14:textId="434BF601" w:rsidR="00A41624" w:rsidRPr="005D4160" w:rsidRDefault="00A41624" w:rsidP="00AF1133">
            <w:pPr>
              <w:rPr>
                <w:del w:id="331" w:author="msi" w:date="2026-09-22T12:47:00Z" w16du:dateUtc="2026-09-22T16:47:00Z"/>
                <w:rFonts w:ascii="Times New Roman" w:hAnsi="Times New Roman"/>
                <w:szCs w:val="20"/>
              </w:rPr>
            </w:pPr>
            <w:del w:id="332" w:author="msi" w:date="2026-09-22T12:47:00Z" w16du:dateUtc="2026-09-22T16:47:00Z">
              <w:r w:rsidRPr="005D4160">
                <w:rPr>
                  <w:rFonts w:ascii="Times New Roman" w:hAnsi="Times New Roman"/>
                  <w:szCs w:val="20"/>
                </w:rPr>
                <w:delText>Blood pressure medication</w:delText>
              </w:r>
            </w:del>
          </w:p>
          <w:p w14:paraId="26A0A9C2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333" w:author="msi" w:date="2026-09-22T12:47:00Z" w16du:dateUtc="2026-09-22T16:47:00Z"/>
                <w:rFonts w:ascii="Times New Roman" w:hAnsi="Times New Roman"/>
                <w:szCs w:val="20"/>
              </w:rPr>
            </w:pPr>
            <w:del w:id="334" w:author="msi" w:date="2026-09-22T12:47:00Z" w16du:dateUtc="2026-09-22T16:47:00Z">
              <w:r w:rsidRPr="005D4160">
                <w:rPr>
                  <w:rFonts w:ascii="Times New Roman" w:hAnsi="Times New Roman"/>
                  <w:szCs w:val="20"/>
                </w:rPr>
                <w:delText>No medication (n (%))</w:delText>
              </w:r>
            </w:del>
          </w:p>
          <w:p w14:paraId="7C9D4B05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335" w:author="msi" w:date="2026-09-22T12:47:00Z" w16du:dateUtc="2026-09-22T16:47:00Z"/>
                <w:rFonts w:ascii="Times New Roman" w:hAnsi="Times New Roman"/>
                <w:szCs w:val="20"/>
              </w:rPr>
            </w:pPr>
            <w:del w:id="336" w:author="msi" w:date="2026-09-22T12:47:00Z" w16du:dateUtc="2026-09-22T16:47:00Z">
              <w:r w:rsidRPr="005D4160">
                <w:rPr>
                  <w:rFonts w:ascii="Times New Roman" w:hAnsi="Times New Roman"/>
                  <w:szCs w:val="20"/>
                </w:rPr>
                <w:delText>Beta blockers (n (%))</w:delText>
              </w:r>
            </w:del>
          </w:p>
          <w:p w14:paraId="3953ECF6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337" w:author="msi" w:date="2026-09-22T12:47:00Z" w16du:dateUtc="2026-09-22T16:47:00Z"/>
                <w:rFonts w:ascii="Times New Roman" w:hAnsi="Times New Roman"/>
                <w:szCs w:val="20"/>
              </w:rPr>
            </w:pPr>
            <w:del w:id="338" w:author="msi" w:date="2026-09-22T12:47:00Z" w16du:dateUtc="2026-09-22T16:47:00Z">
              <w:r w:rsidRPr="005D4160">
                <w:rPr>
                  <w:rFonts w:ascii="Times New Roman" w:hAnsi="Times New Roman"/>
                  <w:szCs w:val="20"/>
                </w:rPr>
                <w:delText>Thiazide (n (%))</w:delText>
              </w:r>
            </w:del>
          </w:p>
          <w:p w14:paraId="63B673CE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339" w:author="msi" w:date="2026-09-22T12:47:00Z" w16du:dateUtc="2026-09-22T16:47:00Z"/>
                <w:rFonts w:ascii="Times New Roman" w:hAnsi="Times New Roman"/>
                <w:szCs w:val="20"/>
              </w:rPr>
            </w:pPr>
            <w:del w:id="340" w:author="msi" w:date="2026-09-22T12:47:00Z" w16du:dateUtc="2026-09-22T16:47:00Z">
              <w:r w:rsidRPr="005D4160">
                <w:rPr>
                  <w:rFonts w:ascii="Times New Roman" w:hAnsi="Times New Roman"/>
                  <w:szCs w:val="20"/>
                </w:rPr>
                <w:delText>ACE-inhibitor (n (%))</w:delText>
              </w:r>
            </w:del>
          </w:p>
          <w:p w14:paraId="698588E4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341" w:author="msi" w:date="2026-09-22T12:47:00Z" w16du:dateUtc="2026-09-22T16:47:00Z"/>
                <w:rFonts w:ascii="Times New Roman" w:hAnsi="Times New Roman"/>
                <w:szCs w:val="20"/>
              </w:rPr>
            </w:pPr>
            <w:del w:id="342" w:author="msi" w:date="2026-09-22T12:47:00Z" w16du:dateUtc="2026-09-22T16:47:00Z">
              <w:r w:rsidRPr="005D4160">
                <w:rPr>
                  <w:rFonts w:ascii="Times New Roman" w:hAnsi="Times New Roman"/>
                  <w:szCs w:val="20"/>
                </w:rPr>
                <w:delText>AT2 antagonist (n (%))</w:delText>
              </w:r>
            </w:del>
          </w:p>
          <w:p w14:paraId="42E1719D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343" w:author="msi" w:date="2026-09-22T12:47:00Z" w16du:dateUtc="2026-09-22T16:47:00Z"/>
                <w:rFonts w:ascii="Times New Roman" w:hAnsi="Times New Roman"/>
                <w:szCs w:val="20"/>
              </w:rPr>
            </w:pPr>
            <w:del w:id="344" w:author="msi" w:date="2026-09-22T12:47:00Z" w16du:dateUtc="2026-09-22T16:47:00Z">
              <w:r w:rsidRPr="005D4160">
                <w:rPr>
                  <w:rFonts w:ascii="Times New Roman" w:hAnsi="Times New Roman"/>
                  <w:szCs w:val="20"/>
                </w:rPr>
                <w:delText>Calcium blockers (n (%))</w:delText>
              </w:r>
            </w:del>
          </w:p>
          <w:p w14:paraId="5DD06542" w14:textId="77777777" w:rsidR="00A41624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345" w:author="msi" w:date="2026-09-22T12:47:00Z" w16du:dateUtc="2026-09-22T16:47:00Z"/>
                <w:rFonts w:ascii="Times New Roman" w:hAnsi="Times New Roman"/>
                <w:szCs w:val="20"/>
              </w:rPr>
            </w:pPr>
            <w:del w:id="346" w:author="msi" w:date="2026-09-22T12:47:00Z" w16du:dateUtc="2026-09-22T16:47:00Z">
              <w:r w:rsidRPr="005D4160">
                <w:rPr>
                  <w:rFonts w:ascii="Times New Roman" w:hAnsi="Times New Roman"/>
                  <w:szCs w:val="20"/>
                </w:rPr>
                <w:delText>Loop diuretics (n (%))</w:delText>
              </w:r>
            </w:del>
          </w:p>
          <w:p w14:paraId="1EC96AEC" w14:textId="77777777" w:rsidR="00A41624" w:rsidRPr="00B00DF3" w:rsidRDefault="00A41624" w:rsidP="00832AEF">
            <w:pPr>
              <w:pStyle w:val="Kaynakca"/>
              <w:rPr>
                <w:lang w:val="tr-TR"/>
                <w:rPrChange w:id="347" w:author="msi" w:date="2026-09-22T12:47:00Z" w16du:dateUtc="2026-09-22T16:47:00Z">
                  <w:rPr>
                    <w:rFonts w:ascii="Times New Roman" w:hAnsi="Times New Roman"/>
                    <w:szCs w:val="20"/>
                  </w:rPr>
                </w:rPrChange>
              </w:rPr>
              <w:pPrChange w:id="348" w:author="msi" w:date="2026-09-22T12:47:00Z" w16du:dateUtc="2026-09-22T16:47:00Z">
                <w:pPr>
                  <w:pStyle w:val="ListParagraph"/>
                  <w:numPr>
                    <w:numId w:val="2"/>
                  </w:numPr>
                  <w:ind w:hanging="360"/>
                </w:pPr>
              </w:pPrChange>
            </w:pPr>
            <w:del w:id="349" w:author="msi" w:date="2026-09-22T12:47:00Z" w16du:dateUtc="2026-09-22T16:47:00Z">
              <w:r w:rsidRPr="005D4160">
                <w:rPr>
                  <w:rFonts w:ascii="Times New Roman" w:hAnsi="Times New Roman"/>
                  <w:sz w:val="20"/>
                </w:rPr>
                <w:delText>Other (n (%))</w:delText>
              </w:r>
            </w:del>
          </w:p>
        </w:tc>
        <w:tc>
          <w:tcPr>
            <w:tcW w:w="6068" w:type="dxa"/>
            <w:tcPrChange w:id="350" w:author="msi" w:date="2026-09-22T12:47:00Z" w16du:dateUtc="2026-09-22T16:47:00Z">
              <w:tcPr>
                <w:tcW w:w="1418" w:type="dxa"/>
              </w:tcPr>
            </w:tcPrChange>
          </w:tcPr>
          <w:p w14:paraId="3017A053" w14:textId="77777777" w:rsidR="00A41624" w:rsidRDefault="00A41624" w:rsidP="00AF1133">
            <w:pPr>
              <w:rPr>
                <w:del w:id="351" w:author="msi" w:date="2026-09-22T12:47:00Z" w16du:dateUtc="2026-09-22T16:47:00Z"/>
                <w:szCs w:val="20"/>
              </w:rPr>
            </w:pPr>
          </w:p>
          <w:p w14:paraId="156E59A9" w14:textId="77777777" w:rsidR="00A41624" w:rsidRDefault="00A41624" w:rsidP="00AF1133">
            <w:pPr>
              <w:rPr>
                <w:del w:id="352" w:author="msi" w:date="2026-09-22T12:47:00Z" w16du:dateUtc="2026-09-22T16:47:00Z"/>
                <w:szCs w:val="20"/>
              </w:rPr>
            </w:pPr>
            <w:del w:id="353" w:author="msi" w:date="2026-09-22T12:47:00Z" w16du:dateUtc="2026-09-22T16:47:00Z">
              <w:r>
                <w:rPr>
                  <w:szCs w:val="20"/>
                </w:rPr>
                <w:delText>4 (8.7%)</w:delText>
              </w:r>
            </w:del>
          </w:p>
          <w:p w14:paraId="45726323" w14:textId="77777777" w:rsidR="00A41624" w:rsidRDefault="00A41624" w:rsidP="00AF1133">
            <w:pPr>
              <w:rPr>
                <w:del w:id="354" w:author="msi" w:date="2026-09-22T12:47:00Z" w16du:dateUtc="2026-09-22T16:47:00Z"/>
                <w:szCs w:val="20"/>
              </w:rPr>
            </w:pPr>
            <w:del w:id="355" w:author="msi" w:date="2026-09-22T12:47:00Z" w16du:dateUtc="2026-09-22T16:47:00Z">
              <w:r>
                <w:rPr>
                  <w:szCs w:val="20"/>
                </w:rPr>
                <w:delText>18 (39.1%)</w:delText>
              </w:r>
            </w:del>
          </w:p>
          <w:p w14:paraId="50521F23" w14:textId="77777777" w:rsidR="00A41624" w:rsidRDefault="00A41624" w:rsidP="00AF1133">
            <w:pPr>
              <w:rPr>
                <w:del w:id="356" w:author="msi" w:date="2026-09-22T12:47:00Z" w16du:dateUtc="2026-09-22T16:47:00Z"/>
                <w:szCs w:val="20"/>
              </w:rPr>
            </w:pPr>
            <w:del w:id="357" w:author="msi" w:date="2026-09-22T12:47:00Z" w16du:dateUtc="2026-09-22T16:47:00Z">
              <w:r>
                <w:rPr>
                  <w:szCs w:val="20"/>
                </w:rPr>
                <w:delText>19 (41.3%)</w:delText>
              </w:r>
            </w:del>
          </w:p>
          <w:p w14:paraId="7981715B" w14:textId="77777777" w:rsidR="00A41624" w:rsidRDefault="00A41624" w:rsidP="00AF1133">
            <w:pPr>
              <w:rPr>
                <w:del w:id="358" w:author="msi" w:date="2026-09-22T12:47:00Z" w16du:dateUtc="2026-09-22T16:47:00Z"/>
                <w:szCs w:val="20"/>
              </w:rPr>
            </w:pPr>
            <w:del w:id="359" w:author="msi" w:date="2026-09-22T12:47:00Z" w16du:dateUtc="2026-09-22T16:47:00Z">
              <w:r>
                <w:rPr>
                  <w:szCs w:val="20"/>
                </w:rPr>
                <w:delText>24 (52.2%)</w:delText>
              </w:r>
            </w:del>
          </w:p>
          <w:p w14:paraId="75E6A29F" w14:textId="77777777" w:rsidR="00A41624" w:rsidRDefault="00A41624" w:rsidP="00AF1133">
            <w:pPr>
              <w:rPr>
                <w:del w:id="360" w:author="msi" w:date="2026-09-22T12:47:00Z" w16du:dateUtc="2026-09-22T16:47:00Z"/>
                <w:szCs w:val="20"/>
              </w:rPr>
            </w:pPr>
            <w:del w:id="361" w:author="msi" w:date="2026-09-22T12:47:00Z" w16du:dateUtc="2026-09-22T16:47:00Z">
              <w:r>
                <w:rPr>
                  <w:szCs w:val="20"/>
                </w:rPr>
                <w:delText>14 (30.4%)</w:delText>
              </w:r>
            </w:del>
          </w:p>
          <w:p w14:paraId="2BF9A3A0" w14:textId="77777777" w:rsidR="00A41624" w:rsidRDefault="00A41624" w:rsidP="00AF1133">
            <w:pPr>
              <w:rPr>
                <w:del w:id="362" w:author="msi" w:date="2026-09-22T12:47:00Z" w16du:dateUtc="2026-09-22T16:47:00Z"/>
                <w:szCs w:val="20"/>
              </w:rPr>
            </w:pPr>
            <w:del w:id="363" w:author="msi" w:date="2026-09-22T12:47:00Z" w16du:dateUtc="2026-09-22T16:47:00Z">
              <w:r>
                <w:rPr>
                  <w:szCs w:val="20"/>
                </w:rPr>
                <w:delText>18 (39.1%)</w:delText>
              </w:r>
            </w:del>
          </w:p>
          <w:p w14:paraId="23070054" w14:textId="77777777" w:rsidR="00A41624" w:rsidRDefault="00A41624" w:rsidP="00AF1133">
            <w:pPr>
              <w:rPr>
                <w:del w:id="364" w:author="msi" w:date="2026-09-22T12:47:00Z" w16du:dateUtc="2026-09-22T16:47:00Z"/>
                <w:szCs w:val="20"/>
              </w:rPr>
            </w:pPr>
            <w:del w:id="365" w:author="msi" w:date="2026-09-22T12:47:00Z" w16du:dateUtc="2026-09-22T16:47:00Z">
              <w:r>
                <w:rPr>
                  <w:szCs w:val="20"/>
                </w:rPr>
                <w:delText>8 (17.4%)</w:delText>
              </w:r>
            </w:del>
          </w:p>
          <w:p w14:paraId="5EA449C4" w14:textId="77777777" w:rsidR="00A41624" w:rsidRPr="008D5DAC" w:rsidRDefault="00A41624" w:rsidP="00AF1133">
            <w:pPr>
              <w:rPr>
                <w:szCs w:val="20"/>
              </w:rPr>
            </w:pPr>
            <w:del w:id="366" w:author="msi" w:date="2026-09-22T12:47:00Z" w16du:dateUtc="2026-09-22T16:47:00Z">
              <w:r>
                <w:rPr>
                  <w:szCs w:val="20"/>
                </w:rPr>
                <w:delText>7 (15.2%)</w:delText>
              </w:r>
            </w:del>
          </w:p>
        </w:tc>
        <w:tc>
          <w:tcPr>
            <w:tcW w:w="6068" w:type="dxa"/>
            <w:tcPrChange w:id="367" w:author="msi" w:date="2026-09-22T12:47:00Z" w16du:dateUtc="2026-09-22T16:47:00Z">
              <w:tcPr>
                <w:tcW w:w="1511" w:type="dxa"/>
              </w:tcPr>
            </w:tcPrChange>
          </w:tcPr>
          <w:p w14:paraId="5FAEC755" w14:textId="77777777" w:rsidR="00A41624" w:rsidRDefault="00A41624" w:rsidP="00AF1133">
            <w:pPr>
              <w:rPr>
                <w:del w:id="368" w:author="msi" w:date="2026-09-22T12:47:00Z" w16du:dateUtc="2026-09-22T16:47:00Z"/>
                <w:szCs w:val="20"/>
              </w:rPr>
            </w:pPr>
          </w:p>
          <w:p w14:paraId="4F21EDA2" w14:textId="77777777" w:rsidR="00A41624" w:rsidRDefault="00A41624" w:rsidP="00AF1133">
            <w:pPr>
              <w:rPr>
                <w:del w:id="369" w:author="msi" w:date="2026-09-22T12:47:00Z" w16du:dateUtc="2026-09-22T16:47:00Z"/>
                <w:szCs w:val="20"/>
              </w:rPr>
            </w:pPr>
            <w:del w:id="370" w:author="msi" w:date="2026-09-22T12:47:00Z" w16du:dateUtc="2026-09-22T16:47:00Z">
              <w:r>
                <w:rPr>
                  <w:szCs w:val="20"/>
                </w:rPr>
                <w:delText>2 (4.3%)</w:delText>
              </w:r>
            </w:del>
          </w:p>
          <w:p w14:paraId="63A62CF3" w14:textId="77777777" w:rsidR="00A41624" w:rsidRDefault="00A41624" w:rsidP="00AF1133">
            <w:pPr>
              <w:rPr>
                <w:del w:id="371" w:author="msi" w:date="2026-09-22T12:47:00Z" w16du:dateUtc="2026-09-22T16:47:00Z"/>
                <w:szCs w:val="20"/>
              </w:rPr>
            </w:pPr>
            <w:del w:id="372" w:author="msi" w:date="2026-09-22T12:47:00Z" w16du:dateUtc="2026-09-22T16:47:00Z">
              <w:r>
                <w:rPr>
                  <w:szCs w:val="20"/>
                </w:rPr>
                <w:delText>10 (38.5%)</w:delText>
              </w:r>
            </w:del>
          </w:p>
          <w:p w14:paraId="791762F4" w14:textId="77777777" w:rsidR="00A41624" w:rsidRDefault="00A41624" w:rsidP="00AF1133">
            <w:pPr>
              <w:rPr>
                <w:del w:id="373" w:author="msi" w:date="2026-09-22T12:47:00Z" w16du:dateUtc="2026-09-22T16:47:00Z"/>
                <w:szCs w:val="20"/>
              </w:rPr>
            </w:pPr>
            <w:del w:id="374" w:author="msi" w:date="2026-09-22T12:47:00Z" w16du:dateUtc="2026-09-22T16:47:00Z">
              <w:r>
                <w:rPr>
                  <w:szCs w:val="20"/>
                </w:rPr>
                <w:delText>9 (34.6%)</w:delText>
              </w:r>
            </w:del>
          </w:p>
          <w:p w14:paraId="113C3470" w14:textId="77777777" w:rsidR="00A41624" w:rsidRDefault="00A41624" w:rsidP="00AF1133">
            <w:pPr>
              <w:rPr>
                <w:del w:id="375" w:author="msi" w:date="2026-09-22T12:47:00Z" w16du:dateUtc="2026-09-22T16:47:00Z"/>
                <w:szCs w:val="20"/>
              </w:rPr>
            </w:pPr>
            <w:del w:id="376" w:author="msi" w:date="2026-09-22T12:47:00Z" w16du:dateUtc="2026-09-22T16:47:00Z">
              <w:r>
                <w:rPr>
                  <w:szCs w:val="20"/>
                </w:rPr>
                <w:delText>11 (42.3%)</w:delText>
              </w:r>
            </w:del>
          </w:p>
          <w:p w14:paraId="4DB461A9" w14:textId="77777777" w:rsidR="00A41624" w:rsidRDefault="00A41624" w:rsidP="00AF1133">
            <w:pPr>
              <w:rPr>
                <w:del w:id="377" w:author="msi" w:date="2026-09-22T12:47:00Z" w16du:dateUtc="2026-09-22T16:47:00Z"/>
                <w:szCs w:val="20"/>
              </w:rPr>
            </w:pPr>
            <w:del w:id="378" w:author="msi" w:date="2026-09-22T12:47:00Z" w16du:dateUtc="2026-09-22T16:47:00Z">
              <w:r>
                <w:rPr>
                  <w:szCs w:val="20"/>
                </w:rPr>
                <w:delText>10 (38.5%)</w:delText>
              </w:r>
            </w:del>
          </w:p>
          <w:p w14:paraId="1C137A58" w14:textId="77777777" w:rsidR="00A41624" w:rsidRDefault="00A41624" w:rsidP="00AF1133">
            <w:pPr>
              <w:rPr>
                <w:del w:id="379" w:author="msi" w:date="2026-09-22T12:47:00Z" w16du:dateUtc="2026-09-22T16:47:00Z"/>
                <w:szCs w:val="20"/>
              </w:rPr>
            </w:pPr>
            <w:del w:id="380" w:author="msi" w:date="2026-09-22T12:47:00Z" w16du:dateUtc="2026-09-22T16:47:00Z">
              <w:r>
                <w:rPr>
                  <w:szCs w:val="20"/>
                </w:rPr>
                <w:delText>11 (42.3%)</w:delText>
              </w:r>
            </w:del>
          </w:p>
          <w:p w14:paraId="324955AA" w14:textId="77777777" w:rsidR="00A41624" w:rsidRDefault="00A41624" w:rsidP="00AF1133">
            <w:pPr>
              <w:rPr>
                <w:del w:id="381" w:author="msi" w:date="2026-09-22T12:47:00Z" w16du:dateUtc="2026-09-22T16:47:00Z"/>
                <w:szCs w:val="20"/>
              </w:rPr>
            </w:pPr>
            <w:del w:id="382" w:author="msi" w:date="2026-09-22T12:47:00Z" w16du:dateUtc="2026-09-22T16:47:00Z">
              <w:r>
                <w:rPr>
                  <w:szCs w:val="20"/>
                </w:rPr>
                <w:delText>2 (4.3%)</w:delText>
              </w:r>
            </w:del>
          </w:p>
          <w:p w14:paraId="4268307A" w14:textId="77777777" w:rsidR="00A41624" w:rsidRPr="008D5DAC" w:rsidRDefault="00A41624" w:rsidP="00AF1133">
            <w:pPr>
              <w:rPr>
                <w:szCs w:val="20"/>
              </w:rPr>
            </w:pPr>
            <w:del w:id="383" w:author="msi" w:date="2026-09-22T12:47:00Z" w16du:dateUtc="2026-09-22T16:47:00Z">
              <w:r>
                <w:rPr>
                  <w:szCs w:val="20"/>
                </w:rPr>
                <w:delText>2 (4.3%)</w:delText>
              </w:r>
            </w:del>
          </w:p>
        </w:tc>
        <w:tc>
          <w:tcPr>
            <w:tcW w:w="6068" w:type="dxa"/>
            <w:tcPrChange w:id="384" w:author="msi" w:date="2026-09-22T12:47:00Z" w16du:dateUtc="2026-09-22T16:47:00Z">
              <w:tcPr>
                <w:tcW w:w="1235" w:type="dxa"/>
              </w:tcPr>
            </w:tcPrChange>
          </w:tcPr>
          <w:p w14:paraId="32188A5E" w14:textId="77777777" w:rsidR="00A41624" w:rsidRDefault="00A41624" w:rsidP="00AF1133">
            <w:pPr>
              <w:rPr>
                <w:del w:id="385" w:author="msi" w:date="2026-09-22T12:47:00Z" w16du:dateUtc="2026-09-22T16:47:00Z"/>
                <w:szCs w:val="20"/>
              </w:rPr>
            </w:pPr>
          </w:p>
          <w:p w14:paraId="72810E03" w14:textId="77777777" w:rsidR="00A41624" w:rsidRDefault="00A41624" w:rsidP="00AF1133">
            <w:pPr>
              <w:rPr>
                <w:del w:id="386" w:author="msi" w:date="2026-09-22T12:47:00Z" w16du:dateUtc="2026-09-22T16:47:00Z"/>
                <w:szCs w:val="20"/>
              </w:rPr>
            </w:pPr>
            <w:del w:id="387" w:author="msi" w:date="2026-09-22T12:47:00Z" w16du:dateUtc="2026-09-22T16:47:00Z">
              <w:r>
                <w:rPr>
                  <w:szCs w:val="20"/>
                </w:rPr>
                <w:delText>0.88</w:delText>
              </w:r>
            </w:del>
          </w:p>
          <w:p w14:paraId="5C038F6F" w14:textId="77777777" w:rsidR="00A41624" w:rsidRDefault="00A41624" w:rsidP="00AF1133">
            <w:pPr>
              <w:rPr>
                <w:del w:id="388" w:author="msi" w:date="2026-09-22T12:47:00Z" w16du:dateUtc="2026-09-22T16:47:00Z"/>
                <w:szCs w:val="20"/>
              </w:rPr>
            </w:pPr>
            <w:del w:id="389" w:author="msi" w:date="2026-09-22T12:47:00Z" w16du:dateUtc="2026-09-22T16:47:00Z">
              <w:r>
                <w:rPr>
                  <w:szCs w:val="20"/>
                </w:rPr>
                <w:delText>0.96</w:delText>
              </w:r>
            </w:del>
          </w:p>
          <w:p w14:paraId="0FA28964" w14:textId="77777777" w:rsidR="00A41624" w:rsidRDefault="00A41624" w:rsidP="00AF1133">
            <w:pPr>
              <w:rPr>
                <w:del w:id="390" w:author="msi" w:date="2026-09-22T12:47:00Z" w16du:dateUtc="2026-09-22T16:47:00Z"/>
                <w:szCs w:val="20"/>
              </w:rPr>
            </w:pPr>
            <w:del w:id="391" w:author="msi" w:date="2026-09-22T12:47:00Z" w16du:dateUtc="2026-09-22T16:47:00Z">
              <w:r>
                <w:rPr>
                  <w:szCs w:val="20"/>
                </w:rPr>
                <w:delText>0.58</w:delText>
              </w:r>
            </w:del>
          </w:p>
          <w:p w14:paraId="697D82AA" w14:textId="77777777" w:rsidR="00A41624" w:rsidRDefault="00A41624" w:rsidP="00AF1133">
            <w:pPr>
              <w:rPr>
                <w:del w:id="392" w:author="msi" w:date="2026-09-22T12:47:00Z" w16du:dateUtc="2026-09-22T16:47:00Z"/>
                <w:szCs w:val="20"/>
              </w:rPr>
            </w:pPr>
            <w:del w:id="393" w:author="msi" w:date="2026-09-22T12:47:00Z" w16du:dateUtc="2026-09-22T16:47:00Z">
              <w:r>
                <w:rPr>
                  <w:szCs w:val="20"/>
                </w:rPr>
                <w:delText>0.42</w:delText>
              </w:r>
            </w:del>
          </w:p>
          <w:p w14:paraId="0F0A9C96" w14:textId="77777777" w:rsidR="00A41624" w:rsidRDefault="00A41624" w:rsidP="00AF1133">
            <w:pPr>
              <w:rPr>
                <w:del w:id="394" w:author="msi" w:date="2026-09-22T12:47:00Z" w16du:dateUtc="2026-09-22T16:47:00Z"/>
                <w:szCs w:val="20"/>
              </w:rPr>
            </w:pPr>
            <w:del w:id="395" w:author="msi" w:date="2026-09-22T12:47:00Z" w16du:dateUtc="2026-09-22T16:47:00Z">
              <w:r>
                <w:rPr>
                  <w:szCs w:val="20"/>
                </w:rPr>
                <w:delText>0.49</w:delText>
              </w:r>
            </w:del>
          </w:p>
          <w:p w14:paraId="2525DE64" w14:textId="77777777" w:rsidR="00A41624" w:rsidRDefault="00A41624" w:rsidP="00AF1133">
            <w:pPr>
              <w:rPr>
                <w:del w:id="396" w:author="msi" w:date="2026-09-22T12:47:00Z" w16du:dateUtc="2026-09-22T16:47:00Z"/>
                <w:szCs w:val="20"/>
              </w:rPr>
            </w:pPr>
            <w:del w:id="397" w:author="msi" w:date="2026-09-22T12:47:00Z" w16du:dateUtc="2026-09-22T16:47:00Z">
              <w:r>
                <w:rPr>
                  <w:szCs w:val="20"/>
                </w:rPr>
                <w:delText>0.79</w:delText>
              </w:r>
            </w:del>
          </w:p>
          <w:p w14:paraId="38D16923" w14:textId="77777777" w:rsidR="00A41624" w:rsidRDefault="00A41624" w:rsidP="00AF1133">
            <w:pPr>
              <w:rPr>
                <w:del w:id="398" w:author="msi" w:date="2026-09-22T12:47:00Z" w16du:dateUtc="2026-09-22T16:47:00Z"/>
                <w:szCs w:val="20"/>
              </w:rPr>
            </w:pPr>
            <w:del w:id="399" w:author="msi" w:date="2026-09-22T12:47:00Z" w16du:dateUtc="2026-09-22T16:47:00Z">
              <w:r>
                <w:rPr>
                  <w:szCs w:val="20"/>
                </w:rPr>
                <w:delText>0.25</w:delText>
              </w:r>
            </w:del>
          </w:p>
          <w:p w14:paraId="54BB3024" w14:textId="77777777" w:rsidR="00A41624" w:rsidRPr="008D5DAC" w:rsidRDefault="00A41624" w:rsidP="00AF1133">
            <w:pPr>
              <w:rPr>
                <w:szCs w:val="20"/>
              </w:rPr>
            </w:pPr>
            <w:del w:id="400" w:author="msi" w:date="2026-09-22T12:47:00Z" w16du:dateUtc="2026-09-22T16:47:00Z">
              <w:r>
                <w:rPr>
                  <w:szCs w:val="20"/>
                </w:rPr>
                <w:delText>0.35</w:delText>
              </w:r>
            </w:del>
          </w:p>
        </w:tc>
      </w:tr>
      <w:tr w:rsidR="00A41624" w:rsidRPr="008D5DAC" w14:paraId="27630F77" w14:textId="77777777" w:rsidTr="00832AEF">
        <w:trPr>
          <w:jc w:val="center"/>
        </w:trPr>
        <w:tc>
          <w:tcPr>
            <w:tcW w:w="2745" w:type="dxa"/>
            <w:gridSpan w:val="2"/>
            <w:vAlign w:val="center"/>
            <w:tcPrChange w:id="401" w:author="msi" w:date="2026-09-22T12:47:00Z" w16du:dateUtc="2026-09-22T16:47:00Z">
              <w:tcPr>
                <w:tcW w:w="3085" w:type="dxa"/>
                <w:gridSpan w:val="2"/>
              </w:tcPr>
            </w:tcPrChange>
          </w:tcPr>
          <w:p w14:paraId="30FFACF0" w14:textId="77777777" w:rsidR="00A41624" w:rsidRPr="001A2552" w:rsidRDefault="00BC32DD" w:rsidP="00832AEF">
            <w:pPr>
              <w:pStyle w:val="DersBasliklar"/>
              <w:rPr>
                <w:rPrChange w:id="402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403" w:author="msi" w:date="2026-09-22T12:47:00Z" w16du:dateUtc="2026-09-22T16:47:00Z">
                <w:pPr/>
              </w:pPrChange>
            </w:pPr>
            <w:ins w:id="404" w:author="msi" w:date="2026-09-22T12:47:00Z" w16du:dateUtc="2026-09-22T16:47:00Z">
              <w:r>
                <w:rPr>
                  <w:szCs w:val="16"/>
                </w:rPr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  <w:del w:id="405" w:author="msi" w:date="2026-09-22T12:47:00Z" w16du:dateUtc="2026-09-22T16:47:00Z">
              <w:r w:rsidR="00A41624">
                <w:rPr>
                  <w:sz w:val="20"/>
                  <w:szCs w:val="20"/>
                </w:rPr>
                <w:delText>Statin use (n(%))</w:delText>
              </w:r>
            </w:del>
          </w:p>
        </w:tc>
        <w:tc>
          <w:tcPr>
            <w:tcW w:w="2745" w:type="dxa"/>
            <w:vAlign w:val="center"/>
            <w:tcPrChange w:id="406" w:author="msi" w:date="2026-09-22T12:47:00Z" w16du:dateUtc="2026-09-22T16:47:00Z">
              <w:tcPr>
                <w:tcW w:w="1418" w:type="dxa"/>
              </w:tcPr>
            </w:tcPrChange>
          </w:tcPr>
          <w:p w14:paraId="5B9A4B14" w14:textId="77777777" w:rsidR="00A41624" w:rsidRPr="008D5DAC" w:rsidRDefault="00A41624" w:rsidP="00AF1133">
            <w:pPr>
              <w:rPr>
                <w:szCs w:val="20"/>
              </w:rPr>
            </w:pPr>
            <w:del w:id="407" w:author="msi" w:date="2026-09-22T12:47:00Z" w16du:dateUtc="2026-09-22T16:47:00Z">
              <w:r>
                <w:rPr>
                  <w:szCs w:val="20"/>
                </w:rPr>
                <w:delText>36 (78.3%)</w:delText>
              </w:r>
            </w:del>
          </w:p>
        </w:tc>
        <w:tc>
          <w:tcPr>
            <w:tcW w:w="6068" w:type="dxa"/>
            <w:vAlign w:val="center"/>
            <w:tcPrChange w:id="408" w:author="msi" w:date="2026-09-22T12:47:00Z" w16du:dateUtc="2026-09-22T16:47:00Z">
              <w:tcPr>
                <w:tcW w:w="1511" w:type="dxa"/>
              </w:tcPr>
            </w:tcPrChange>
          </w:tcPr>
          <w:p w14:paraId="493F1A94" w14:textId="77777777" w:rsidR="00A41624" w:rsidRPr="001A2552" w:rsidRDefault="00A41624" w:rsidP="00832AEF">
            <w:pPr>
              <w:pStyle w:val="DersBilgileri"/>
              <w:rPr>
                <w:rPrChange w:id="409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410" w:author="msi" w:date="2026-09-22T12:47:00Z" w16du:dateUtc="2026-09-22T16:47:00Z">
                <w:pPr/>
              </w:pPrChange>
            </w:pPr>
            <w:del w:id="411" w:author="msi" w:date="2026-09-22T12:47:00Z" w16du:dateUtc="2026-09-22T16:47:00Z">
              <w:r>
                <w:rPr>
                  <w:sz w:val="20"/>
                  <w:szCs w:val="20"/>
                </w:rPr>
                <w:delText>21 (80.</w:delText>
              </w:r>
            </w:del>
            <w:r>
              <w:rPr>
                <w:rPrChange w:id="412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t>8</w:t>
            </w:r>
            <w:del w:id="413" w:author="msi" w:date="2026-09-22T12:47:00Z" w16du:dateUtc="2026-09-22T16:47:00Z">
              <w:r>
                <w:rPr>
                  <w:sz w:val="20"/>
                  <w:szCs w:val="20"/>
                </w:rPr>
                <w:delText>%)</w:delText>
              </w:r>
            </w:del>
          </w:p>
        </w:tc>
        <w:tc>
          <w:tcPr>
            <w:tcW w:w="6068" w:type="dxa"/>
            <w:vAlign w:val="center"/>
            <w:tcPrChange w:id="414" w:author="msi" w:date="2026-09-22T12:47:00Z" w16du:dateUtc="2026-09-22T16:47:00Z">
              <w:tcPr>
                <w:tcW w:w="1235" w:type="dxa"/>
              </w:tcPr>
            </w:tcPrChange>
          </w:tcPr>
          <w:p w14:paraId="14EB7137" w14:textId="77777777" w:rsidR="00A41624" w:rsidRPr="008D5DAC" w:rsidRDefault="00A41624" w:rsidP="00AF1133">
            <w:pPr>
              <w:rPr>
                <w:szCs w:val="20"/>
              </w:rPr>
            </w:pPr>
            <w:del w:id="415" w:author="msi" w:date="2026-09-22T12:47:00Z" w16du:dateUtc="2026-09-22T16:47:00Z">
              <w:r>
                <w:rPr>
                  <w:szCs w:val="20"/>
                </w:rPr>
                <w:delText>0.56</w:delText>
              </w:r>
            </w:del>
          </w:p>
        </w:tc>
      </w:tr>
      <w:tr w:rsidR="00A41624" w:rsidRPr="008D5DAC" w14:paraId="6212C715" w14:textId="77777777" w:rsidTr="00832AEF">
        <w:trPr>
          <w:jc w:val="center"/>
        </w:trPr>
        <w:tc>
          <w:tcPr>
            <w:tcW w:w="2745" w:type="dxa"/>
            <w:gridSpan w:val="2"/>
            <w:vAlign w:val="center"/>
            <w:tcPrChange w:id="416" w:author="msi" w:date="2026-09-22T12:47:00Z" w16du:dateUtc="2026-09-22T16:47:00Z">
              <w:tcPr>
                <w:tcW w:w="3085" w:type="dxa"/>
                <w:gridSpan w:val="2"/>
                <w:tcBorders>
                  <w:bottom w:val="single" w:sz="4" w:space="0" w:color="auto"/>
                </w:tcBorders>
              </w:tcPr>
            </w:tcPrChange>
          </w:tcPr>
          <w:p w14:paraId="1E5522D2" w14:textId="77777777" w:rsidR="00A41624" w:rsidRPr="001A2552" w:rsidRDefault="00BC32DD" w:rsidP="00832AEF">
            <w:pPr>
              <w:pStyle w:val="DersBasliklar"/>
              <w:rPr>
                <w:rPrChange w:id="417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418" w:author="msi" w:date="2026-09-22T12:47:00Z" w16du:dateUtc="2026-09-22T16:47:00Z">
                <w:pPr/>
              </w:pPrChange>
            </w:pPr>
            <w:ins w:id="419" w:author="msi" w:date="2026-09-22T12:47:00Z" w16du:dateUtc="2026-09-22T16:47:00Z">
              <w:r w:rsidRPr="001A2552">
                <w:rPr>
                  <w:szCs w:val="16"/>
                </w:rPr>
                <w:t>Laboratuvar</w:t>
              </w:r>
            </w:ins>
            <w:del w:id="420" w:author="msi" w:date="2026-09-22T12:47:00Z" w16du:dateUtc="2026-09-22T16:47:00Z">
              <w:r w:rsidR="00A41624">
                <w:rPr>
                  <w:sz w:val="20"/>
                  <w:szCs w:val="20"/>
                </w:rPr>
                <w:delText>Asprin use (n(%))</w:delText>
              </w:r>
            </w:del>
          </w:p>
        </w:tc>
        <w:tc>
          <w:tcPr>
            <w:tcW w:w="6068" w:type="dxa"/>
            <w:vAlign w:val="center"/>
            <w:tcPrChange w:id="421" w:author="msi" w:date="2026-09-22T12:47:00Z" w16du:dateUtc="2026-09-22T16:47:00Z">
              <w:tcPr>
                <w:tcW w:w="1418" w:type="dxa"/>
                <w:tcBorders>
                  <w:bottom w:val="single" w:sz="4" w:space="0" w:color="auto"/>
                </w:tcBorders>
              </w:tcPr>
            </w:tcPrChange>
          </w:tcPr>
          <w:p w14:paraId="43259CEB" w14:textId="77777777" w:rsidR="00A41624" w:rsidRPr="001A2552" w:rsidRDefault="00A41624" w:rsidP="00832AEF">
            <w:pPr>
              <w:pStyle w:val="DersBilgileri"/>
              <w:rPr>
                <w:rPrChange w:id="422" w:author="msi" w:date="2026-09-22T12:47:00Z" w16du:dateUtc="2026-09-22T16:47:00Z">
                  <w:rPr>
                    <w:sz w:val="20"/>
                    <w:szCs w:val="20"/>
                  </w:rPr>
                </w:rPrChange>
              </w:rPr>
              <w:pPrChange w:id="423" w:author="msi" w:date="2026-09-22T12:47:00Z" w16du:dateUtc="2026-09-22T16:47:00Z">
                <w:pPr/>
              </w:pPrChange>
            </w:pPr>
            <w:del w:id="424" w:author="msi" w:date="2026-09-22T12:47:00Z" w16du:dateUtc="2026-09-22T16:47:00Z">
              <w:r>
                <w:rPr>
                  <w:sz w:val="20"/>
                  <w:szCs w:val="20"/>
                </w:rPr>
                <w:delText>25 (54.3%)</w:delText>
              </w:r>
            </w:del>
          </w:p>
        </w:tc>
        <w:tc>
          <w:tcPr>
            <w:tcW w:w="6068" w:type="dxa"/>
            <w:vAlign w:val="center"/>
            <w:tcPrChange w:id="425" w:author="msi" w:date="2026-09-22T12:47:00Z" w16du:dateUtc="2026-09-22T16:47:00Z">
              <w:tcPr>
                <w:tcW w:w="1511" w:type="dxa"/>
                <w:tcBorders>
                  <w:bottom w:val="single" w:sz="4" w:space="0" w:color="auto"/>
                </w:tcBorders>
              </w:tcPr>
            </w:tcPrChange>
          </w:tcPr>
          <w:p w14:paraId="1501B9EB" w14:textId="77777777" w:rsidR="00A41624" w:rsidRPr="008D5DAC" w:rsidRDefault="00A41624" w:rsidP="00AF1133">
            <w:pPr>
              <w:rPr>
                <w:szCs w:val="20"/>
              </w:rPr>
            </w:pPr>
            <w:del w:id="426" w:author="msi" w:date="2026-09-22T12:47:00Z" w16du:dateUtc="2026-09-22T16:47:00Z">
              <w:r>
                <w:rPr>
                  <w:szCs w:val="20"/>
                </w:rPr>
                <w:delText>12 (46.2%)</w:delText>
              </w:r>
            </w:del>
          </w:p>
        </w:tc>
        <w:tc>
          <w:tcPr>
            <w:tcW w:w="6068" w:type="dxa"/>
            <w:vAlign w:val="center"/>
            <w:tcPrChange w:id="427" w:author="msi" w:date="2026-09-22T12:47:00Z" w16du:dateUtc="2026-09-22T16:47:00Z">
              <w:tcPr>
                <w:tcW w:w="1235" w:type="dxa"/>
                <w:tcBorders>
                  <w:bottom w:val="single" w:sz="4" w:space="0" w:color="auto"/>
                </w:tcBorders>
              </w:tcPr>
            </w:tcPrChange>
          </w:tcPr>
          <w:p w14:paraId="7E4617FA" w14:textId="77777777" w:rsidR="00A41624" w:rsidRPr="008D5DAC" w:rsidRDefault="00A41624" w:rsidP="00AF1133">
            <w:pPr>
              <w:rPr>
                <w:szCs w:val="20"/>
              </w:rPr>
            </w:pPr>
            <w:del w:id="428" w:author="msi" w:date="2026-09-22T12:47:00Z" w16du:dateUtc="2026-09-22T16:47:00Z">
              <w:r>
                <w:rPr>
                  <w:szCs w:val="20"/>
                </w:rPr>
                <w:delText>0.61</w:delText>
              </w:r>
            </w:del>
          </w:p>
        </w:tc>
      </w:tr>
      <w:tr w:rsidR="00BC32DD" w:rsidRPr="001A2552" w14:paraId="3A16101F" w14:textId="77777777" w:rsidTr="00832AEF">
        <w:trPr>
          <w:jc w:val="center"/>
          <w:ins w:id="429" w:author="msi" w:date="2026-09-22T12:47:00Z" w16du:dateUtc="2026-09-22T16:47:00Z"/>
        </w:trPr>
        <w:tc>
          <w:tcPr>
            <w:tcW w:w="2745" w:type="dxa"/>
            <w:gridSpan w:val="2"/>
            <w:vAlign w:val="center"/>
          </w:tcPr>
          <w:p w14:paraId="22A1D10E" w14:textId="77777777" w:rsidR="00BC32DD" w:rsidRPr="001A2552" w:rsidRDefault="00BC32DD" w:rsidP="00832AEF">
            <w:pPr>
              <w:pStyle w:val="DersBasliklar"/>
              <w:rPr>
                <w:ins w:id="430" w:author="msi" w:date="2026-09-22T12:47:00Z" w16du:dateUtc="2026-09-22T16:47:00Z"/>
                <w:szCs w:val="16"/>
              </w:rPr>
            </w:pPr>
            <w:ins w:id="431" w:author="msi" w:date="2026-09-22T12:47:00Z" w16du:dateUtc="2026-09-22T16:47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gridSpan w:val="3"/>
            <w:vAlign w:val="center"/>
          </w:tcPr>
          <w:p w14:paraId="34DDBFDB" w14:textId="77777777" w:rsidR="00BC32DD" w:rsidRPr="001A2552" w:rsidRDefault="00BC32DD" w:rsidP="00832AEF">
            <w:pPr>
              <w:pStyle w:val="DersBilgileri"/>
              <w:rPr>
                <w:ins w:id="432" w:author="msi" w:date="2026-09-22T12:47:00Z" w16du:dateUtc="2026-09-22T16:47:00Z"/>
                <w:szCs w:val="16"/>
              </w:rPr>
            </w:pPr>
          </w:p>
        </w:tc>
      </w:tr>
    </w:tbl>
    <w:p w14:paraId="64B8D690" w14:textId="77777777" w:rsidR="00BC32DD" w:rsidRPr="001A2552" w:rsidRDefault="00BC32DD" w:rsidP="00BC32DD">
      <w:pPr>
        <w:rPr>
          <w:ins w:id="433" w:author="msi" w:date="2026-09-22T12:47:00Z" w16du:dateUtc="2026-09-22T16:47:00Z"/>
          <w:sz w:val="16"/>
          <w:szCs w:val="16"/>
        </w:rPr>
      </w:pPr>
    </w:p>
    <w:p w14:paraId="220C476D" w14:textId="77777777" w:rsidR="00BC32DD" w:rsidRPr="001A2552" w:rsidRDefault="00BC32DD" w:rsidP="00BC32DD">
      <w:pPr>
        <w:rPr>
          <w:ins w:id="434" w:author="msi" w:date="2026-09-22T12:47:00Z" w16du:dateUtc="2026-09-22T16:47:00Z"/>
          <w:sz w:val="16"/>
          <w:szCs w:val="16"/>
        </w:rPr>
      </w:pPr>
    </w:p>
    <w:p w14:paraId="4C1CF6C4" w14:textId="77777777" w:rsidR="00BC32DD" w:rsidRPr="001A2552" w:rsidRDefault="00BC32DD" w:rsidP="00BC32DD">
      <w:pPr>
        <w:rPr>
          <w:ins w:id="435" w:author="msi" w:date="2026-09-22T12:47:00Z" w16du:dateUtc="2026-09-22T16:47:00Z"/>
          <w:sz w:val="16"/>
          <w:szCs w:val="16"/>
        </w:rPr>
      </w:pPr>
    </w:p>
    <w:p w14:paraId="0E3392B3" w14:textId="77777777" w:rsidR="00BC32DD" w:rsidRDefault="00BC32DD" w:rsidP="00BC32DD">
      <w:pPr>
        <w:rPr>
          <w:ins w:id="436" w:author="msi" w:date="2026-09-22T12:47:00Z" w16du:dateUtc="2026-09-22T16:47:00Z"/>
        </w:rPr>
      </w:pPr>
    </w:p>
    <w:p w14:paraId="056C54D0" w14:textId="77777777" w:rsidR="00A41624" w:rsidRPr="00A41624" w:rsidRDefault="00A41624" w:rsidP="00A41624">
      <w:pPr>
        <w:rPr>
          <w:del w:id="437" w:author="msi" w:date="2026-09-22T12:47:00Z" w16du:dateUtc="2026-09-22T16:47:00Z"/>
          <w:rFonts w:ascii="Times New Roman" w:hAnsi="Times New Roman"/>
          <w:szCs w:val="20"/>
        </w:rPr>
        <w:sectPr w:rsidR="00A41624" w:rsidRPr="00A41624" w:rsidSect="00212EF5">
          <w:pgSz w:w="11900" w:h="16840"/>
          <w:pgMar w:top="1701" w:right="1134" w:bottom="1701" w:left="1134" w:header="708" w:footer="708" w:gutter="0"/>
          <w:cols w:space="708"/>
          <w:docGrid w:linePitch="360"/>
        </w:sectPr>
      </w:pPr>
      <w:del w:id="438" w:author="msi" w:date="2026-09-22T12:47:00Z" w16du:dateUtc="2026-09-22T16:47:00Z">
        <w:r w:rsidRPr="00541227">
          <w:rPr>
            <w:rFonts w:ascii="Times New Roman" w:hAnsi="Times New Roman"/>
            <w:szCs w:val="20"/>
          </w:rPr>
          <w:delText>Abbreviations:</w:delText>
        </w:r>
        <w:r>
          <w:rPr>
            <w:rFonts w:ascii="Times New Roman" w:hAnsi="Times New Roman"/>
            <w:szCs w:val="20"/>
          </w:rPr>
          <w:delText xml:space="preserve"> BP, blood pressure; cf</w:delText>
        </w:r>
        <w:r w:rsidRPr="00541227">
          <w:rPr>
            <w:rFonts w:ascii="Times New Roman" w:hAnsi="Times New Roman"/>
            <w:szCs w:val="20"/>
          </w:rPr>
          <w:delText xml:space="preserve">PWV, </w:delText>
        </w:r>
        <w:r>
          <w:rPr>
            <w:rFonts w:ascii="Times New Roman" w:hAnsi="Times New Roman"/>
            <w:szCs w:val="20"/>
          </w:rPr>
          <w:delText xml:space="preserve">carotid-femoral </w:delText>
        </w:r>
        <w:r w:rsidRPr="00541227">
          <w:rPr>
            <w:rFonts w:ascii="Times New Roman" w:hAnsi="Times New Roman"/>
            <w:szCs w:val="20"/>
          </w:rPr>
          <w:delText>pulse wave velocity</w:delText>
        </w:r>
        <w:r>
          <w:rPr>
            <w:rFonts w:ascii="Times New Roman" w:hAnsi="Times New Roman"/>
            <w:szCs w:val="20"/>
          </w:rPr>
          <w:delText>;</w:delText>
        </w:r>
        <w:r w:rsidRPr="00541227">
          <w:rPr>
            <w:rFonts w:ascii="Times New Roman" w:hAnsi="Times New Roman"/>
            <w:szCs w:val="20"/>
          </w:rPr>
          <w:delText xml:space="preserve"> GLP1, glucagon like peptide; DPP4, di-peptidyl  peptidase 4; SGLT2, sodium-glucose co-transporter 2; ACE, angiotensin convert</w:delText>
        </w:r>
        <w:r>
          <w:rPr>
            <w:rFonts w:ascii="Times New Roman" w:hAnsi="Times New Roman"/>
            <w:szCs w:val="20"/>
          </w:rPr>
          <w:delText xml:space="preserve">ing enzyme; AT2, </w:delText>
        </w:r>
        <w:r w:rsidR="007C597C">
          <w:rPr>
            <w:rFonts w:ascii="Times New Roman" w:hAnsi="Times New Roman"/>
            <w:szCs w:val="20"/>
          </w:rPr>
          <w:delText>angiotensin-</w:delText>
        </w:r>
      </w:del>
    </w:p>
    <w:p w14:paraId="27FE5D6C" w14:textId="77777777" w:rsidR="00ED1DAC" w:rsidRDefault="00ED1DAC"/>
    <w:sectPr w:rsidR="00ED1DAC">
      <w:pgSz w:w="11906" w:h="16838"/>
      <w:pgMar w:top="1417" w:right="1417" w:bottom="1417" w:left="1417" w:header="708" w:footer="708" w:gutter="0"/>
      <w:cols w:space="708"/>
      <w:docGrid w:linePitch="360"/>
      <w:sectPrChange w:id="439" w:author="msi" w:date="2026-09-22T12:47:00Z" w16du:dateUtc="2026-09-22T16:47:00Z">
        <w:sectPr w:rsidR="00ED1DAC">
          <w:pgSz w:w="11900" w:h="16840"/>
          <w:pgMar w:top="1701" w:right="1134" w:bottom="1701" w:left="1134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F0BC4"/>
    <w:multiLevelType w:val="multilevel"/>
    <w:tmpl w:val="0409001D"/>
    <w:styleLink w:val="Typografi1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B184421"/>
    <w:multiLevelType w:val="hybridMultilevel"/>
    <w:tmpl w:val="31C6D286"/>
    <w:lvl w:ilvl="0" w:tplc="C894671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2F7070"/>
    <w:multiLevelType w:val="hybridMultilevel"/>
    <w:tmpl w:val="0DC00238"/>
    <w:lvl w:ilvl="0" w:tplc="E39C70C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6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1357963">
    <w:abstractNumId w:val="0"/>
  </w:num>
  <w:num w:numId="2" w16cid:durableId="1962880155">
    <w:abstractNumId w:val="3"/>
  </w:num>
  <w:num w:numId="3" w16cid:durableId="1894733848">
    <w:abstractNumId w:val="4"/>
  </w:num>
  <w:num w:numId="4" w16cid:durableId="937367607">
    <w:abstractNumId w:val="1"/>
  </w:num>
  <w:num w:numId="5" w16cid:durableId="1049114895">
    <w:abstractNumId w:val="2"/>
  </w:num>
  <w:num w:numId="6" w16cid:durableId="1797942975">
    <w:abstractNumId w:val="8"/>
  </w:num>
  <w:num w:numId="7" w16cid:durableId="69811259">
    <w:abstractNumId w:val="6"/>
  </w:num>
  <w:num w:numId="8" w16cid:durableId="800878213">
    <w:abstractNumId w:val="7"/>
  </w:num>
  <w:num w:numId="9" w16cid:durableId="206367191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1304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1624"/>
    <w:rsid w:val="000A48ED"/>
    <w:rsid w:val="00212EF5"/>
    <w:rsid w:val="0028616A"/>
    <w:rsid w:val="00334276"/>
    <w:rsid w:val="005E6702"/>
    <w:rsid w:val="0069464C"/>
    <w:rsid w:val="007C597C"/>
    <w:rsid w:val="00832BE3"/>
    <w:rsid w:val="00875E83"/>
    <w:rsid w:val="0098344A"/>
    <w:rsid w:val="009A5F2F"/>
    <w:rsid w:val="009D5F97"/>
    <w:rsid w:val="00A06C43"/>
    <w:rsid w:val="00A41624"/>
    <w:rsid w:val="00AE1C34"/>
    <w:rsid w:val="00B00DF3"/>
    <w:rsid w:val="00B90493"/>
    <w:rsid w:val="00BB601E"/>
    <w:rsid w:val="00BC1B65"/>
    <w:rsid w:val="00BC32DD"/>
    <w:rsid w:val="00BE78E3"/>
    <w:rsid w:val="00C6554C"/>
    <w:rsid w:val="00CC0B85"/>
    <w:rsid w:val="00ED1DAC"/>
    <w:rsid w:val="00EF77BB"/>
    <w:rsid w:val="00F8234C"/>
    <w:rsid w:val="00F90B0A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383ABED"/>
  <w14:defaultImageDpi w14:val="300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jc w:val="both"/>
      <w:pPrChange w:id="0" w:author="msi" w:date="2026-09-22T12:47:00Z">
        <w:pPr/>
      </w:pPrChange>
    </w:pPr>
    <w:rPr>
      <w:rFonts w:ascii="Verdana" w:eastAsia="Times New Roman" w:hAnsi="Verdana" w:cs="Times New Roman"/>
      <w:sz w:val="20"/>
      <w:lang w:val="tr-TR" w:eastAsia="tr-TR"/>
      <w:rPrChange w:id="0" w:author="msi" w:date="2026-09-22T12:47:00Z">
        <w:rPr>
          <w:rFonts w:asciiTheme="minorHAnsi" w:eastAsiaTheme="minorEastAsia" w:hAnsiTheme="minorHAnsi" w:cstheme="minorBidi"/>
          <w:sz w:val="24"/>
          <w:szCs w:val="24"/>
          <w:lang w:val="en-US" w:eastAsia="da-DK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47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47:00Z">
        <w:rPr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ypografi1">
    <w:name w:val="Typografi1"/>
    <w:uiPriority w:val="99"/>
    <w:rsid w:val="009A5F2F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1C3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C34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A416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1624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BC1B65"/>
    <w:rPr>
      <w:rFonts w:ascii="Times New Roman" w:eastAsia="Times New Roman" w:hAnsi="Times New Roman" w:cs="Times New Roman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47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47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47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47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47:00Z">
        <w:pPr>
          <w:keepNext/>
          <w:spacing w:before="240" w:after="120"/>
          <w:jc w:val="both"/>
        </w:pPr>
      </w:pPrChange>
    </w:pPr>
    <w:rPr>
      <w:b/>
      <w:rPrChange w:id="4" w:author="msi" w:date="2026-09-22T12:47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47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47:00Z">
        <w:rPr>
          <w:rFonts w:ascii="Verdana" w:hAnsi="Verdana"/>
          <w:sz w:val="16"/>
          <w:lang w:val="tr-TR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47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47:00Z">
        <w:rPr>
          <w:sz w:val="22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BC1B65"/>
    <w:rPr>
      <w:rFonts w:ascii="Times New Roman" w:eastAsia="Times New Roman" w:hAnsi="Times New Roman" w:cs="Times New Roman"/>
      <w:sz w:val="22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Christoffer Krogager</dc:creator>
  <cp:keywords/>
  <dc:description/>
  <cp:lastModifiedBy>Arthur Souza Rodrigues</cp:lastModifiedBy>
  <cp:revision>1</cp:revision>
  <dcterms:created xsi:type="dcterms:W3CDTF">2021-07-06T08:25:00Z</dcterms:created>
  <dcterms:modified xsi:type="dcterms:W3CDTF">2026-09-22T16:47:00Z</dcterms:modified>
</cp:coreProperties>
</file>