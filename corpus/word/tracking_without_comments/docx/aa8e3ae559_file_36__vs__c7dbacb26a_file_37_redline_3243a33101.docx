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06CC9" w14:textId="77777777" w:rsidR="00635EBB" w:rsidRDefault="00635EBB">
      <w:r>
        <w:t>file_</w:t>
      </w:r>
      <w:ins w:id="0" w:author="Arthur Souza Rodrigues" w:date="2026-07-10T21:43:00Z" w16du:dateUtc="2026-07-11T01:43:00Z">
        <w:r w:rsidR="000F617F">
          <w:t>37</w:t>
        </w:r>
      </w:ins>
      <w:del w:id="1" w:author="Arthur Souza Rodrigues" w:date="2026-07-10T21:43:00Z" w16du:dateUtc="2026-07-11T01:43:00Z">
        <w:r>
          <w:delText>36</w:delText>
        </w:r>
      </w:del>
      <w:r>
        <w:t>.docx</w:t>
      </w:r>
    </w:p>
    <w:p w14:paraId="2F3A9642" w14:textId="23E52341" w:rsidR="00602539" w:rsidRDefault="00680DE5">
      <w:pPr>
        <w:rPr>
          <w:ins w:id="2" w:author="Arthur Souza Rodrigues" w:date="2026-07-10T21:43:00Z" w16du:dateUtc="2026-07-11T01:43:00Z"/>
        </w:rPr>
      </w:pPr>
      <w:ins w:id="3" w:author="Arthur Souza Rodrigues" w:date="2026-07-10T21:43:00Z" w16du:dateUtc="2026-07-11T01:43:00Z">
        <w:r>
          <w:t>HR Onboarding Checklist</w:t>
        </w:r>
      </w:ins>
    </w:p>
    <w:p w14:paraId="75A32170" w14:textId="77777777" w:rsidR="00602539" w:rsidRDefault="00602539">
      <w:pPr>
        <w:rPr>
          <w:ins w:id="4" w:author="Arthur Souza Rodrigues" w:date="2026-07-10T21:43:00Z" w16du:dateUtc="2026-07-11T01:43:00Z"/>
        </w:rPr>
      </w:pPr>
    </w:p>
    <w:p w14:paraId="0E46C020" w14:textId="77777777" w:rsidR="00602539" w:rsidRDefault="00602539">
      <w:pPr>
        <w:rPr>
          <w:ins w:id="5" w:author="Arthur Souza Rodrigues" w:date="2026-07-10T21:43:00Z" w16du:dateUtc="2026-07-11T01:43:00Z"/>
        </w:rPr>
      </w:pPr>
    </w:p>
    <w:p w14:paraId="3593AE89" w14:textId="53837947" w:rsidR="0036159F" w:rsidRDefault="00680DE5">
      <w:pPr>
        <w:rPr>
          <w:del w:id="6" w:author="Arthur Souza Rodrigues" w:date="2026-07-10T21:43:00Z" w16du:dateUtc="2026-07-11T01:43:00Z"/>
        </w:rPr>
      </w:pPr>
      <w:del w:id="7" w:author="Arthur Souza Rodrigues" w:date="2026-07-10T21:43:00Z" w16du:dateUtc="2026-07-11T01:43:00Z">
        <w:r>
          <w:delText>Contract Review</w:delText>
        </w:r>
      </w:del>
    </w:p>
    <w:p w14:paraId="7D9B87DF" w14:textId="77777777" w:rsidR="0036159F" w:rsidRDefault="0036159F">
      <w:pPr>
        <w:rPr>
          <w:del w:id="8" w:author="Arthur Souza Rodrigues" w:date="2026-07-10T21:43:00Z" w16du:dateUtc="2026-07-11T01:4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6159F" w14:paraId="37EA2D92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6880" w14:textId="77777777" w:rsidR="0036159F" w:rsidRDefault="00680DE5">
            <w:ins w:id="9" w:author="Arthur Souza Rodrigues" w:date="2026-07-10T21:43:00Z" w16du:dateUtc="2026-07-11T01:43:00Z">
              <w:r>
                <w:t>Step</w:t>
              </w:r>
            </w:ins>
            <w:del w:id="10" w:author="Arthur Souza Rodrigues" w:date="2026-07-10T21:43:00Z" w16du:dateUtc="2026-07-11T01:43:00Z">
              <w:r>
                <w:delText>Clause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E553" w14:textId="77777777" w:rsidR="0036159F" w:rsidRDefault="00680DE5">
            <w:ins w:id="11" w:author="Arthur Souza Rodrigues" w:date="2026-07-10T21:43:00Z" w16du:dateUtc="2026-07-11T01:43:00Z">
              <w:r>
                <w:t>Task</w:t>
              </w:r>
            </w:ins>
            <w:del w:id="12" w:author="Arthur Souza Rodrigues" w:date="2026-07-10T21:43:00Z" w16du:dateUtc="2026-07-11T01:43:00Z">
              <w:r>
                <w:delText>Status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4710" w14:textId="77777777" w:rsidR="0036159F" w:rsidRDefault="00680DE5">
            <w:ins w:id="13" w:author="Arthur Souza Rodrigues" w:date="2026-07-10T21:43:00Z" w16du:dateUtc="2026-07-11T01:43:00Z">
              <w:r>
                <w:t>Done</w:t>
              </w:r>
            </w:ins>
            <w:del w:id="14" w:author="Arthur Souza Rodrigues" w:date="2026-07-10T21:43:00Z" w16du:dateUtc="2026-07-11T01:43:00Z">
              <w:r>
                <w:delText>Notes</w:delText>
              </w:r>
            </w:del>
          </w:p>
        </w:tc>
      </w:tr>
      <w:tr w:rsidR="0036159F" w14:paraId="51D83BFD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FE13" w14:textId="77777777" w:rsidR="0036159F" w:rsidRDefault="00680DE5">
            <w:ins w:id="15" w:author="Arthur Souza Rodrigues" w:date="2026-07-10T21:43:00Z" w16du:dateUtc="2026-07-11T01:43:00Z">
              <w:r>
                <w:t>1</w:t>
              </w:r>
            </w:ins>
            <w:del w:id="16" w:author="Arthur Souza Rodrigues" w:date="2026-07-10T21:43:00Z" w16du:dateUtc="2026-07-11T01:43:00Z">
              <w:r>
                <w:delText>Payment Terms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F60A" w14:textId="77777777" w:rsidR="0036159F" w:rsidRDefault="00680DE5">
            <w:ins w:id="17" w:author="Arthur Souza Rodrigues" w:date="2026-07-10T21:43:00Z" w16du:dateUtc="2026-07-11T01:43:00Z">
              <w:r>
                <w:t>Sign NDA</w:t>
              </w:r>
            </w:ins>
            <w:del w:id="18" w:author="Arthur Souza Rodrigues" w:date="2026-07-10T21:43:00Z" w16du:dateUtc="2026-07-11T01:43:00Z">
              <w:r>
                <w:delText>Approved by Legal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E759" w14:textId="77777777" w:rsidR="0036159F" w:rsidRDefault="00680DE5">
            <w:ins w:id="19" w:author="Arthur Souza Rodrigues" w:date="2026-07-10T21:43:00Z" w16du:dateUtc="2026-07-11T01:43:00Z">
              <w:r>
                <w:t>Yes</w:t>
              </w:r>
            </w:ins>
            <w:del w:id="20" w:author="Arthur Souza Rodrigues" w:date="2026-07-10T21:43:00Z" w16du:dateUtc="2026-07-11T01:43:00Z">
              <w:r>
                <w:delText>Net 30 days</w:delText>
              </w:r>
            </w:del>
          </w:p>
        </w:tc>
      </w:tr>
      <w:tr w:rsidR="0036159F" w14:paraId="57648D2F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4002" w14:textId="77777777" w:rsidR="0036159F" w:rsidRDefault="00680DE5">
            <w:ins w:id="21" w:author="Arthur Souza Rodrigues" w:date="2026-07-10T21:43:00Z" w16du:dateUtc="2026-07-11T01:43:00Z">
              <w:r>
                <w:t>2</w:t>
              </w:r>
            </w:ins>
            <w:del w:id="22" w:author="Arthur Souza Rodrigues" w:date="2026-07-10T21:43:00Z" w16du:dateUtc="2026-07-11T01:43:00Z">
              <w:r>
                <w:delText>Liability Cap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8A87" w14:textId="77777777" w:rsidR="0036159F" w:rsidRDefault="00680DE5">
            <w:ins w:id="23" w:author="Arthur Souza Rodrigues" w:date="2026-07-10T21:43:00Z" w16du:dateUtc="2026-07-11T01:43:00Z">
              <w:r>
                <w:t>Setup laptop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5C58" w14:textId="77777777" w:rsidR="0036159F" w:rsidRDefault="00680DE5">
            <w:ins w:id="24" w:author="Arthur Souza Rodrigues" w:date="2026-07-10T21:43:00Z" w16du:dateUtc="2026-07-11T01:43:00Z">
              <w:r>
                <w:t>No</w:t>
              </w:r>
            </w:ins>
            <w:del w:id="25" w:author="Arthur Souza Rodrigues" w:date="2026-07-10T21:43:00Z" w16du:dateUtc="2026-07-11T01:43:00Z">
              <w:r>
                <w:delText>In ReviewLimit to $500K</w:delText>
              </w:r>
            </w:del>
          </w:p>
        </w:tc>
      </w:tr>
    </w:tbl>
    <w:p w14:paraId="47892F85" w14:textId="77777777" w:rsidR="0036159F" w:rsidRDefault="0036159F"/>
    <w:sectPr w:rsidR="003615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159F"/>
    <w:rsid w:val="00076A59"/>
    <w:rsid w:val="000F617F"/>
    <w:rsid w:val="0036159F"/>
    <w:rsid w:val="00602539"/>
    <w:rsid w:val="00616FC7"/>
    <w:rsid w:val="00635EB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4947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2026-07-11T01:43:00Z</dcterms:modified>
</cp:coreProperties>
</file>