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5A0212" w14:textId="77777777" w:rsidR="00775781" w:rsidRPr="00775781" w:rsidRDefault="00775781" w:rsidP="00775781">
      <w:pPr>
        <w:autoSpaceDE w:val="0"/>
        <w:autoSpaceDN w:val="0"/>
        <w:adjustRightInd w:val="0"/>
        <w:spacing w:after="0" w:line="240" w:lineRule="auto"/>
        <w:rPr>
          <w:ins w:id="0" w:author="Riley" w:date="2026-09-25T21:08:00Z" w16du:dateUtc="2026-09-26T01:08:00Z"/>
          <w:rFonts w:ascii="TTE27FFA68t00" w:hAnsi="TTE27FFA68t00" w:cs="TTE27FFA68t00"/>
          <w:b/>
          <w:color w:val="0070C0"/>
          <w:sz w:val="36"/>
          <w:szCs w:val="36"/>
          <w:lang w:val="en"/>
        </w:rPr>
      </w:pPr>
      <w:ins w:id="1" w:author="Riley" w:date="2026-09-25T21:08:00Z" w16du:dateUtc="2026-09-26T01:08:00Z">
        <w:r w:rsidRPr="00775781">
          <w:rPr>
            <w:rFonts w:ascii="TTE27FFA68t00" w:hAnsi="TTE27FFA68t00" w:cs="TTE27FFA68t00"/>
            <w:b/>
            <w:color w:val="0070C0"/>
            <w:sz w:val="36"/>
            <w:szCs w:val="36"/>
            <w:lang w:val="en"/>
          </w:rPr>
          <w:t xml:space="preserve">As a confessional Lutheran church: </w:t>
        </w:r>
      </w:ins>
    </w:p>
    <w:p w14:paraId="010E62B5" w14:textId="77777777" w:rsidR="00775781" w:rsidRPr="00775781" w:rsidRDefault="00775781" w:rsidP="00775781">
      <w:pPr>
        <w:autoSpaceDE w:val="0"/>
        <w:autoSpaceDN w:val="0"/>
        <w:adjustRightInd w:val="0"/>
        <w:spacing w:after="0" w:line="240" w:lineRule="auto"/>
        <w:rPr>
          <w:ins w:id="2" w:author="Riley" w:date="2026-09-25T21:08:00Z" w16du:dateUtc="2026-09-26T01:08:00Z"/>
          <w:rFonts w:ascii="TTE27FFA68t00" w:hAnsi="TTE27FFA68t00" w:cs="TTE27FFA68t00"/>
          <w:sz w:val="24"/>
          <w:szCs w:val="24"/>
          <w:lang w:val="en"/>
        </w:rPr>
      </w:pPr>
      <w:ins w:id="3" w:author="Riley" w:date="2026-09-25T21:08:00Z" w16du:dateUtc="2026-09-26T01:08:00Z">
        <w:r w:rsidRPr="00775781">
          <w:rPr>
            <w:rFonts w:ascii="TTE27FFA68t00" w:hAnsi="TTE27FFA68t00" w:cs="TTE27FFA68t00"/>
            <w:sz w:val="24"/>
            <w:szCs w:val="24"/>
            <w:lang w:val="en"/>
          </w:rPr>
          <w:t xml:space="preserve">•We gather to humbly confess that we are sinners who deserve eternal death and to receive the free gifts of God—forgiveness and life in Christ. </w:t>
        </w:r>
      </w:ins>
    </w:p>
    <w:p w14:paraId="1FED581A" w14:textId="77777777" w:rsidR="00775781" w:rsidRPr="00775781" w:rsidRDefault="00775781" w:rsidP="00775781">
      <w:pPr>
        <w:autoSpaceDE w:val="0"/>
        <w:autoSpaceDN w:val="0"/>
        <w:adjustRightInd w:val="0"/>
        <w:spacing w:after="0" w:line="240" w:lineRule="auto"/>
        <w:rPr>
          <w:ins w:id="4" w:author="Riley" w:date="2026-09-25T21:08:00Z" w16du:dateUtc="2026-09-26T01:08:00Z"/>
          <w:rFonts w:ascii="TTE27FFA68t00" w:hAnsi="TTE27FFA68t00" w:cs="TTE27FFA68t00"/>
          <w:sz w:val="24"/>
          <w:szCs w:val="24"/>
          <w:lang w:val="en"/>
        </w:rPr>
      </w:pPr>
      <w:ins w:id="5" w:author="Riley" w:date="2026-09-25T21:08:00Z" w16du:dateUtc="2026-09-26T01:08:00Z">
        <w:r w:rsidRPr="00775781">
          <w:rPr>
            <w:rFonts w:ascii="TTE27FFA68t00" w:hAnsi="TTE27FFA68t00" w:cs="TTE27FFA68t00"/>
            <w:sz w:val="24"/>
            <w:szCs w:val="24"/>
            <w:lang w:val="en"/>
          </w:rPr>
          <w:t xml:space="preserve">•We believe that our only hope and life is in Christ, so we’re known for always proclaiming Jesus our Savior. </w:t>
        </w:r>
      </w:ins>
    </w:p>
    <w:p w14:paraId="6F59A693" w14:textId="77777777" w:rsidR="00775781" w:rsidRPr="00775781" w:rsidRDefault="00775781" w:rsidP="00775781">
      <w:pPr>
        <w:autoSpaceDE w:val="0"/>
        <w:autoSpaceDN w:val="0"/>
        <w:adjustRightInd w:val="0"/>
        <w:spacing w:after="0" w:line="240" w:lineRule="auto"/>
        <w:rPr>
          <w:ins w:id="6" w:author="Riley" w:date="2026-09-25T21:08:00Z" w16du:dateUtc="2026-09-26T01:08:00Z"/>
          <w:rFonts w:ascii="TTE27FFA68t00" w:hAnsi="TTE27FFA68t00" w:cs="TTE27FFA68t00"/>
          <w:sz w:val="24"/>
          <w:szCs w:val="24"/>
          <w:lang w:val="en"/>
        </w:rPr>
      </w:pPr>
      <w:ins w:id="7" w:author="Riley" w:date="2026-09-25T21:08:00Z" w16du:dateUtc="2026-09-26T01:08:00Z">
        <w:r w:rsidRPr="00775781">
          <w:rPr>
            <w:rFonts w:ascii="TTE27FFA68t00" w:hAnsi="TTE27FFA68t00" w:cs="TTE27FFA68t00"/>
            <w:sz w:val="24"/>
            <w:szCs w:val="24"/>
            <w:lang w:val="en"/>
          </w:rPr>
          <w:t xml:space="preserve">•We know that the Lord is present in our services, so we’re known for reverent liturgical services. </w:t>
        </w:r>
      </w:ins>
    </w:p>
    <w:p w14:paraId="5D584588" w14:textId="77777777" w:rsidR="00775781" w:rsidRPr="00775781" w:rsidRDefault="00775781" w:rsidP="00775781">
      <w:pPr>
        <w:autoSpaceDE w:val="0"/>
        <w:autoSpaceDN w:val="0"/>
        <w:adjustRightInd w:val="0"/>
        <w:spacing w:after="0" w:line="240" w:lineRule="auto"/>
        <w:rPr>
          <w:ins w:id="8" w:author="Riley" w:date="2026-09-25T21:08:00Z" w16du:dateUtc="2026-09-26T01:08:00Z"/>
          <w:rFonts w:ascii="TTE27FFA68t00" w:hAnsi="TTE27FFA68t00" w:cs="TTE27FFA68t00"/>
          <w:sz w:val="24"/>
          <w:szCs w:val="24"/>
          <w:lang w:val="en"/>
        </w:rPr>
      </w:pPr>
      <w:ins w:id="9" w:author="Riley" w:date="2026-09-25T21:08:00Z" w16du:dateUtc="2026-09-26T01:08:00Z">
        <w:r w:rsidRPr="00775781">
          <w:rPr>
            <w:rFonts w:ascii="TTE27FFA68t00" w:hAnsi="TTE27FFA68t00" w:cs="TTE27FFA68t00"/>
            <w:sz w:val="24"/>
            <w:szCs w:val="24"/>
            <w:lang w:val="en"/>
          </w:rPr>
          <w:t xml:space="preserve">•We rejoice that our Lord’s mercy is abundant, so we’re known for singing in full voice. </w:t>
        </w:r>
      </w:ins>
    </w:p>
    <w:p w14:paraId="1E7058B0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10" w:author="Riley" w:date="2026-09-25T21:08:00Z" w16du:dateUtc="2026-09-26T01:08:00Z"/>
          <w:rFonts w:ascii="TTE27FFA68t00" w:hAnsi="TTE27FFA68t00" w:cs="TTE27FFA68t00"/>
          <w:color w:val="0066FF"/>
          <w:sz w:val="36"/>
          <w:szCs w:val="36"/>
        </w:rPr>
      </w:pPr>
    </w:p>
    <w:p w14:paraId="57070917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11" w:author="Riley" w:date="2026-09-25T21:08:00Z" w16du:dateUtc="2026-09-26T01:08:00Z"/>
          <w:rFonts w:ascii="TTE27FFA68t00" w:hAnsi="TTE27FFA68t00" w:cs="TTE27FFA68t00"/>
          <w:color w:val="0066FF"/>
          <w:sz w:val="36"/>
          <w:szCs w:val="36"/>
        </w:rPr>
      </w:pPr>
    </w:p>
    <w:p w14:paraId="43F49730" w14:textId="77777777" w:rsidR="00136155" w:rsidRPr="00775781" w:rsidRDefault="00136155" w:rsidP="00136155">
      <w:pPr>
        <w:autoSpaceDE w:val="0"/>
        <w:autoSpaceDN w:val="0"/>
        <w:adjustRightInd w:val="0"/>
        <w:spacing w:after="0" w:line="240" w:lineRule="auto"/>
        <w:rPr>
          <w:ins w:id="12" w:author="Riley" w:date="2026-09-25T21:08:00Z" w16du:dateUtc="2026-09-26T01:08:00Z"/>
          <w:rFonts w:ascii="TTE27FFA68t00" w:hAnsi="TTE27FFA68t00" w:cs="TTE27FFA68t00"/>
          <w:color w:val="0070C0"/>
          <w:sz w:val="36"/>
          <w:szCs w:val="36"/>
        </w:rPr>
      </w:pPr>
      <w:ins w:id="13" w:author="Riley" w:date="2026-09-25T21:08:00Z" w16du:dateUtc="2026-09-26T01:08:00Z">
        <w:r w:rsidRPr="00775781">
          <w:rPr>
            <w:rFonts w:ascii="TTE27FFA68t00" w:hAnsi="TTE27FFA68t00" w:cs="TTE27FFA68t00"/>
            <w:color w:val="0070C0"/>
            <w:sz w:val="36"/>
            <w:szCs w:val="36"/>
          </w:rPr>
          <w:t>We Believe . . .</w:t>
        </w:r>
      </w:ins>
    </w:p>
    <w:p w14:paraId="1958F27E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14" w:author="Riley" w:date="2026-09-25T21:08:00Z" w16du:dateUtc="2026-09-26T01:08:00Z"/>
          <w:rFonts w:ascii="Helvetica" w:hAnsi="Helvetica" w:cs="Helvetica"/>
          <w:color w:val="000000"/>
        </w:rPr>
      </w:pPr>
      <w:ins w:id="15" w:author="Riley" w:date="2026-09-25T21:08:00Z" w16du:dateUtc="2026-09-26T01:08:00Z">
        <w:r>
          <w:rPr>
            <w:rFonts w:ascii="Helvetica-Bold" w:hAnsi="Helvetica-Bold" w:cs="Helvetica-Bold"/>
            <w:b/>
            <w:bCs/>
            <w:color w:val="0066FF"/>
          </w:rPr>
          <w:t xml:space="preserve">The Bible </w:t>
        </w:r>
        <w:r>
          <w:rPr>
            <w:rFonts w:ascii="Helvetica" w:hAnsi="Helvetica" w:cs="Helvetica"/>
            <w:color w:val="000000"/>
          </w:rPr>
          <w:t>is in every part the inspired Word of God without error or contradiction, and</w:t>
        </w:r>
      </w:ins>
    </w:p>
    <w:p w14:paraId="045B8E63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16" w:author="Riley" w:date="2026-09-25T21:08:00Z" w16du:dateUtc="2026-09-26T01:08:00Z"/>
          <w:rFonts w:ascii="Helvetica" w:hAnsi="Helvetica" w:cs="Helvetica"/>
          <w:color w:val="000000"/>
        </w:rPr>
      </w:pPr>
      <w:ins w:id="17" w:author="Riley" w:date="2026-09-25T21:08:00Z" w16du:dateUtc="2026-09-26T01:08:00Z">
        <w:r>
          <w:rPr>
            <w:rFonts w:ascii="Helvetica" w:hAnsi="Helvetica" w:cs="Helvetica"/>
            <w:color w:val="000000"/>
          </w:rPr>
          <w:t>that the Scripture is God's authoritative Word for today.</w:t>
        </w:r>
      </w:ins>
    </w:p>
    <w:p w14:paraId="477231CC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18" w:author="Riley" w:date="2026-09-25T21:08:00Z" w16du:dateUtc="2026-09-26T01:08:00Z"/>
          <w:rFonts w:ascii="Helvetica" w:hAnsi="Helvetica" w:cs="Helvetica"/>
          <w:color w:val="000000"/>
        </w:rPr>
      </w:pPr>
      <w:ins w:id="19" w:author="Riley" w:date="2026-09-25T21:08:00Z" w16du:dateUtc="2026-09-26T01:08:00Z">
        <w:r>
          <w:rPr>
            <w:rFonts w:ascii="Helvetica-Bold" w:hAnsi="Helvetica-Bold" w:cs="Helvetica-Bold"/>
            <w:b/>
            <w:bCs/>
            <w:color w:val="0066FF"/>
          </w:rPr>
          <w:t xml:space="preserve">God </w:t>
        </w:r>
        <w:r>
          <w:rPr>
            <w:rFonts w:ascii="Helvetica" w:hAnsi="Helvetica" w:cs="Helvetica"/>
            <w:color w:val="000000"/>
          </w:rPr>
          <w:t>the only true God is the triune God: Father, Son, and Holy Spirit, three distinct</w:t>
        </w:r>
      </w:ins>
    </w:p>
    <w:p w14:paraId="02ED440B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20" w:author="Riley" w:date="2026-09-25T21:08:00Z" w16du:dateUtc="2026-09-26T01:08:00Z"/>
          <w:rFonts w:ascii="Helvetica" w:hAnsi="Helvetica" w:cs="Helvetica"/>
          <w:color w:val="000000"/>
        </w:rPr>
      </w:pPr>
      <w:ins w:id="21" w:author="Riley" w:date="2026-09-25T21:08:00Z" w16du:dateUtc="2026-09-26T01:08:00Z">
        <w:r>
          <w:rPr>
            <w:rFonts w:ascii="Helvetica" w:hAnsi="Helvetica" w:cs="Helvetica"/>
            <w:color w:val="000000"/>
          </w:rPr>
          <w:t>persons in one divine being (the Holy Trinity). (Luther's Small Catechism, pg. 104,</w:t>
        </w:r>
      </w:ins>
    </w:p>
    <w:p w14:paraId="635800CF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22" w:author="Riley" w:date="2026-09-25T21:08:00Z" w16du:dateUtc="2026-09-26T01:08:00Z"/>
          <w:rFonts w:ascii="Helvetica" w:hAnsi="Helvetica" w:cs="Helvetica"/>
          <w:color w:val="000000"/>
        </w:rPr>
      </w:pPr>
      <w:ins w:id="23" w:author="Riley" w:date="2026-09-25T21:08:00Z" w16du:dateUtc="2026-09-26T01:08:00Z">
        <w:r>
          <w:rPr>
            <w:rFonts w:ascii="Helvetica" w:hAnsi="Helvetica" w:cs="Helvetica"/>
            <w:color w:val="000000"/>
          </w:rPr>
          <w:t>question #94)</w:t>
        </w:r>
      </w:ins>
    </w:p>
    <w:p w14:paraId="4223E27D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24" w:author="Riley" w:date="2026-09-25T21:08:00Z" w16du:dateUtc="2026-09-26T01:08:00Z"/>
          <w:rFonts w:ascii="Helvetica" w:hAnsi="Helvetica" w:cs="Helvetica"/>
          <w:color w:val="000000"/>
        </w:rPr>
      </w:pPr>
      <w:ins w:id="25" w:author="Riley" w:date="2026-09-25T21:08:00Z" w16du:dateUtc="2026-09-26T01:08:00Z">
        <w:r>
          <w:rPr>
            <w:rFonts w:ascii="Helvetica-Bold" w:hAnsi="Helvetica-Bold" w:cs="Helvetica-Bold"/>
            <w:b/>
            <w:bCs/>
            <w:color w:val="0066FF"/>
          </w:rPr>
          <w:t xml:space="preserve">People </w:t>
        </w:r>
        <w:r>
          <w:rPr>
            <w:rFonts w:ascii="Helvetica" w:hAnsi="Helvetica" w:cs="Helvetica"/>
            <w:color w:val="000000"/>
          </w:rPr>
          <w:t>were created by God a perfect being with body and soul, but fell into sin and</w:t>
        </w:r>
      </w:ins>
    </w:p>
    <w:p w14:paraId="75B4A55B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26" w:author="Riley" w:date="2026-09-25T21:08:00Z" w16du:dateUtc="2026-09-26T01:08:00Z"/>
          <w:rFonts w:ascii="Helvetica" w:hAnsi="Helvetica" w:cs="Helvetica"/>
          <w:color w:val="000000"/>
        </w:rPr>
      </w:pPr>
      <w:ins w:id="27" w:author="Riley" w:date="2026-09-25T21:08:00Z" w16du:dateUtc="2026-09-26T01:08:00Z">
        <w:r>
          <w:rPr>
            <w:rFonts w:ascii="Helvetica" w:hAnsi="Helvetica" w:cs="Helvetica"/>
            <w:color w:val="000000"/>
          </w:rPr>
          <w:t>separated themselves from God. As a result, all people need to be rescued from being</w:t>
        </w:r>
      </w:ins>
    </w:p>
    <w:p w14:paraId="2E388CFF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28" w:author="Riley" w:date="2026-09-25T21:08:00Z" w16du:dateUtc="2026-09-26T01:08:00Z"/>
          <w:rFonts w:ascii="Helvetica" w:hAnsi="Helvetica" w:cs="Helvetica"/>
          <w:color w:val="000000"/>
        </w:rPr>
      </w:pPr>
      <w:ins w:id="29" w:author="Riley" w:date="2026-09-25T21:08:00Z" w16du:dateUtc="2026-09-26T01:08:00Z">
        <w:r>
          <w:rPr>
            <w:rFonts w:ascii="Helvetica" w:hAnsi="Helvetica" w:cs="Helvetica"/>
            <w:color w:val="000000"/>
          </w:rPr>
          <w:t>lost to God by the forgiveness of their sins, through Jesus Christ.</w:t>
        </w:r>
      </w:ins>
    </w:p>
    <w:p w14:paraId="4A85CC8E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30" w:author="Riley" w:date="2026-09-25T21:08:00Z" w16du:dateUtc="2026-09-26T01:08:00Z"/>
          <w:rFonts w:ascii="Helvetica" w:hAnsi="Helvetica" w:cs="Helvetica"/>
          <w:color w:val="000000"/>
        </w:rPr>
      </w:pPr>
      <w:ins w:id="31" w:author="Riley" w:date="2026-09-25T21:08:00Z" w16du:dateUtc="2026-09-26T01:08:00Z">
        <w:r>
          <w:rPr>
            <w:rFonts w:ascii="Helvetica-Bold" w:hAnsi="Helvetica-Bold" w:cs="Helvetica-Bold"/>
            <w:b/>
            <w:bCs/>
            <w:color w:val="0066FF"/>
          </w:rPr>
          <w:t>Jesus Christ</w:t>
        </w:r>
        <w:r>
          <w:rPr>
            <w:rFonts w:ascii="Helvetica" w:hAnsi="Helvetica" w:cs="Helvetica"/>
            <w:color w:val="000000"/>
          </w:rPr>
          <w:t>, God "in the flesh" (John 1:14), came to this earth, was born of a virgin,</w:t>
        </w:r>
      </w:ins>
    </w:p>
    <w:p w14:paraId="0A054D17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32" w:author="Riley" w:date="2026-09-25T21:08:00Z" w16du:dateUtc="2026-09-26T01:08:00Z"/>
          <w:rFonts w:ascii="Helvetica" w:hAnsi="Helvetica" w:cs="Helvetica"/>
          <w:color w:val="000000"/>
        </w:rPr>
      </w:pPr>
      <w:ins w:id="33" w:author="Riley" w:date="2026-09-25T21:08:00Z" w16du:dateUtc="2026-09-26T01:08:00Z">
        <w:r>
          <w:rPr>
            <w:rFonts w:ascii="Helvetica" w:hAnsi="Helvetica" w:cs="Helvetica"/>
            <w:color w:val="000000"/>
          </w:rPr>
          <w:t>lived a perfect life for us, took the punishment for our sins upon himself when He died on</w:t>
        </w:r>
      </w:ins>
    </w:p>
    <w:p w14:paraId="086B153E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34" w:author="Riley" w:date="2026-09-25T21:08:00Z" w16du:dateUtc="2026-09-26T01:08:00Z"/>
          <w:rFonts w:ascii="Helvetica" w:hAnsi="Helvetica" w:cs="Helvetica"/>
          <w:color w:val="000000"/>
        </w:rPr>
      </w:pPr>
      <w:ins w:id="35" w:author="Riley" w:date="2026-09-25T21:08:00Z" w16du:dateUtc="2026-09-26T01:08:00Z">
        <w:r>
          <w:rPr>
            <w:rFonts w:ascii="Helvetica" w:hAnsi="Helvetica" w:cs="Helvetica"/>
            <w:color w:val="000000"/>
          </w:rPr>
          <w:t>the cross, and rose again bodily. Through this sacrificial gift of love, He guarantees</w:t>
        </w:r>
      </w:ins>
    </w:p>
    <w:p w14:paraId="0F1AB39C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36" w:author="Riley" w:date="2026-09-25T21:08:00Z" w16du:dateUtc="2026-09-26T01:08:00Z"/>
          <w:rFonts w:ascii="Helvetica" w:hAnsi="Helvetica" w:cs="Helvetica"/>
          <w:color w:val="000000"/>
        </w:rPr>
      </w:pPr>
      <w:ins w:id="37" w:author="Riley" w:date="2026-09-25T21:08:00Z" w16du:dateUtc="2026-09-26T01:08:00Z">
        <w:r>
          <w:rPr>
            <w:rFonts w:ascii="Helvetica" w:hAnsi="Helvetica" w:cs="Helvetica"/>
            <w:color w:val="000000"/>
          </w:rPr>
          <w:t>salvation, peace with God, and eternal life to all people who accept Him as their</w:t>
        </w:r>
      </w:ins>
    </w:p>
    <w:p w14:paraId="0E69111C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38" w:author="Riley" w:date="2026-09-25T21:08:00Z" w16du:dateUtc="2026-09-26T01:08:00Z"/>
          <w:rFonts w:ascii="Helvetica" w:hAnsi="Helvetica" w:cs="Helvetica"/>
          <w:color w:val="000000"/>
        </w:rPr>
      </w:pPr>
      <w:ins w:id="39" w:author="Riley" w:date="2026-09-25T21:08:00Z" w16du:dateUtc="2026-09-26T01:08:00Z">
        <w:r>
          <w:rPr>
            <w:rFonts w:ascii="Helvetica" w:hAnsi="Helvetica" w:cs="Helvetica"/>
            <w:color w:val="000000"/>
          </w:rPr>
          <w:t>personal Savior.</w:t>
        </w:r>
      </w:ins>
    </w:p>
    <w:p w14:paraId="6FC223CE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40" w:author="Riley" w:date="2026-09-25T21:08:00Z" w16du:dateUtc="2026-09-26T01:08:00Z"/>
          <w:rFonts w:ascii="Helvetica" w:hAnsi="Helvetica" w:cs="Helvetica"/>
          <w:color w:val="000000"/>
        </w:rPr>
      </w:pPr>
      <w:ins w:id="41" w:author="Riley" w:date="2026-09-25T21:08:00Z" w16du:dateUtc="2026-09-26T01:08:00Z">
        <w:r>
          <w:rPr>
            <w:rFonts w:ascii="Helvetica-Bold" w:hAnsi="Helvetica-Bold" w:cs="Helvetica-Bold"/>
            <w:b/>
            <w:bCs/>
            <w:color w:val="0066FF"/>
          </w:rPr>
          <w:t xml:space="preserve">This Salvation </w:t>
        </w:r>
        <w:r>
          <w:rPr>
            <w:rFonts w:ascii="Helvetica" w:hAnsi="Helvetica" w:cs="Helvetica"/>
            <w:color w:val="000000"/>
          </w:rPr>
          <w:t>is a free "gift of God" (Romans 6:23) which cannot be earned by trusting</w:t>
        </w:r>
      </w:ins>
    </w:p>
    <w:p w14:paraId="05E47E5D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42" w:author="Riley" w:date="2026-09-25T21:08:00Z" w16du:dateUtc="2026-09-26T01:08:00Z"/>
          <w:rFonts w:ascii="Helvetica" w:hAnsi="Helvetica" w:cs="Helvetica"/>
          <w:color w:val="000000"/>
        </w:rPr>
      </w:pPr>
      <w:ins w:id="43" w:author="Riley" w:date="2026-09-25T21:08:00Z" w16du:dateUtc="2026-09-26T01:08:00Z">
        <w:r>
          <w:rPr>
            <w:rFonts w:ascii="Helvetica" w:hAnsi="Helvetica" w:cs="Helvetica"/>
            <w:color w:val="000000"/>
          </w:rPr>
          <w:t>in the good things we have done, but rather by trusting only in what Jesus Chris did for</w:t>
        </w:r>
      </w:ins>
    </w:p>
    <w:p w14:paraId="29D07840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44" w:author="Riley" w:date="2026-09-25T21:08:00Z" w16du:dateUtc="2026-09-26T01:08:00Z"/>
          <w:rFonts w:ascii="Helvetica" w:hAnsi="Helvetica" w:cs="Helvetica"/>
          <w:color w:val="000000"/>
        </w:rPr>
      </w:pPr>
      <w:ins w:id="45" w:author="Riley" w:date="2026-09-25T21:08:00Z" w16du:dateUtc="2026-09-26T01:08:00Z">
        <w:r>
          <w:rPr>
            <w:rFonts w:ascii="Helvetica" w:hAnsi="Helvetica" w:cs="Helvetica"/>
            <w:color w:val="000000"/>
          </w:rPr>
          <w:t>us on the cross. The question, "What must I do to be saved?" is answered clearly;</w:t>
        </w:r>
      </w:ins>
    </w:p>
    <w:p w14:paraId="3DA1E726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46" w:author="Riley" w:date="2026-09-25T21:08:00Z" w16du:dateUtc="2026-09-26T01:08:00Z"/>
          <w:rFonts w:ascii="Helvetica" w:hAnsi="Helvetica" w:cs="Helvetica"/>
          <w:color w:val="000000"/>
        </w:rPr>
      </w:pPr>
      <w:ins w:id="47" w:author="Riley" w:date="2026-09-25T21:08:00Z" w16du:dateUtc="2026-09-26T01:08:00Z">
        <w:r>
          <w:rPr>
            <w:rFonts w:ascii="Helvetica" w:hAnsi="Helvetica" w:cs="Helvetica"/>
            <w:color w:val="000000"/>
          </w:rPr>
          <w:t>"Believe on the Lord Jesus Christ and you shall be saved." (Acts 16:31)</w:t>
        </w:r>
      </w:ins>
    </w:p>
    <w:p w14:paraId="072D639E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48" w:author="Riley" w:date="2026-09-25T21:08:00Z" w16du:dateUtc="2026-09-26T01:08:00Z"/>
          <w:rFonts w:ascii="Helvetica" w:hAnsi="Helvetica" w:cs="Helvetica"/>
          <w:color w:val="000000"/>
        </w:rPr>
      </w:pPr>
      <w:ins w:id="49" w:author="Riley" w:date="2026-09-25T21:08:00Z" w16du:dateUtc="2026-09-26T01:08:00Z">
        <w:r>
          <w:rPr>
            <w:rFonts w:ascii="Helvetica-Bold" w:hAnsi="Helvetica-Bold" w:cs="Helvetica-Bold"/>
            <w:b/>
            <w:bCs/>
            <w:color w:val="0066FF"/>
          </w:rPr>
          <w:t xml:space="preserve">This Saving Faith </w:t>
        </w:r>
        <w:r>
          <w:rPr>
            <w:rFonts w:ascii="Helvetica" w:hAnsi="Helvetica" w:cs="Helvetica"/>
            <w:color w:val="000000"/>
          </w:rPr>
          <w:t>is created and sustained by the Holy Spirit, who lives in our hearts.</w:t>
        </w:r>
      </w:ins>
    </w:p>
    <w:p w14:paraId="73534A76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50" w:author="Riley" w:date="2026-09-25T21:08:00Z" w16du:dateUtc="2026-09-26T01:08:00Z"/>
          <w:rFonts w:ascii="Helvetica" w:hAnsi="Helvetica" w:cs="Helvetica"/>
          <w:color w:val="000000"/>
        </w:rPr>
      </w:pPr>
      <w:ins w:id="51" w:author="Riley" w:date="2026-09-25T21:08:00Z" w16du:dateUtc="2026-09-26T01:08:00Z">
        <w:r>
          <w:rPr>
            <w:rFonts w:ascii="Helvetica" w:hAnsi="Helvetica" w:cs="Helvetica"/>
            <w:color w:val="000000"/>
          </w:rPr>
          <w:t>He works through the Means of Grace...the Word of God, Baptism, and the Lord's</w:t>
        </w:r>
      </w:ins>
    </w:p>
    <w:p w14:paraId="5D5C7532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52" w:author="Riley" w:date="2026-09-25T21:08:00Z" w16du:dateUtc="2026-09-26T01:08:00Z"/>
          <w:rFonts w:ascii="Helvetica" w:hAnsi="Helvetica" w:cs="Helvetica"/>
          <w:color w:val="000000"/>
        </w:rPr>
      </w:pPr>
      <w:ins w:id="53" w:author="Riley" w:date="2026-09-25T21:08:00Z" w16du:dateUtc="2026-09-26T01:08:00Z">
        <w:r>
          <w:rPr>
            <w:rFonts w:ascii="Helvetica" w:hAnsi="Helvetica" w:cs="Helvetica"/>
            <w:color w:val="000000"/>
          </w:rPr>
          <w:t>Supper.</w:t>
        </w:r>
      </w:ins>
    </w:p>
    <w:p w14:paraId="3F08E165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54" w:author="Riley" w:date="2026-09-25T21:08:00Z" w16du:dateUtc="2026-09-26T01:08:00Z"/>
          <w:rFonts w:ascii="Helvetica" w:hAnsi="Helvetica" w:cs="Helvetica"/>
          <w:color w:val="000000"/>
        </w:rPr>
      </w:pPr>
      <w:ins w:id="55" w:author="Riley" w:date="2026-09-25T21:08:00Z" w16du:dateUtc="2026-09-26T01:08:00Z">
        <w:r>
          <w:rPr>
            <w:rFonts w:ascii="Helvetica-Bold" w:hAnsi="Helvetica-Bold" w:cs="Helvetica-Bold"/>
            <w:b/>
            <w:bCs/>
            <w:color w:val="0066FF"/>
          </w:rPr>
          <w:t xml:space="preserve">The Power of the Holy Spirit </w:t>
        </w:r>
        <w:r>
          <w:rPr>
            <w:rFonts w:ascii="Helvetica" w:hAnsi="Helvetica" w:cs="Helvetica"/>
            <w:color w:val="000000"/>
          </w:rPr>
          <w:t>enables us to live victorious lives with His fruits and gifts</w:t>
        </w:r>
      </w:ins>
    </w:p>
    <w:p w14:paraId="52BBBE8D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56" w:author="Riley" w:date="2026-09-25T21:08:00Z" w16du:dateUtc="2026-09-26T01:08:00Z"/>
          <w:rFonts w:ascii="Helvetica" w:hAnsi="Helvetica" w:cs="Helvetica"/>
          <w:color w:val="000000"/>
        </w:rPr>
      </w:pPr>
      <w:ins w:id="57" w:author="Riley" w:date="2026-09-25T21:08:00Z" w16du:dateUtc="2026-09-26T01:08:00Z">
        <w:r>
          <w:rPr>
            <w:rFonts w:ascii="Helvetica" w:hAnsi="Helvetica" w:cs="Helvetica"/>
            <w:color w:val="000000"/>
          </w:rPr>
          <w:t>for the glory of the Lord Jesus.</w:t>
        </w:r>
      </w:ins>
    </w:p>
    <w:p w14:paraId="0789FF6B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58" w:author="Riley" w:date="2026-09-25T21:08:00Z" w16du:dateUtc="2026-09-26T01:08:00Z"/>
          <w:rFonts w:ascii="Helvetica" w:hAnsi="Helvetica" w:cs="Helvetica"/>
          <w:color w:val="000000"/>
        </w:rPr>
      </w:pPr>
      <w:ins w:id="59" w:author="Riley" w:date="2026-09-25T21:08:00Z" w16du:dateUtc="2026-09-26T01:08:00Z">
        <w:r>
          <w:rPr>
            <w:rFonts w:ascii="Helvetica-Bold" w:hAnsi="Helvetica-Bold" w:cs="Helvetica-Bold"/>
            <w:b/>
            <w:bCs/>
            <w:color w:val="0066FF"/>
          </w:rPr>
          <w:t>The Second Coming of Jesus</w:t>
        </w:r>
        <w:r>
          <w:rPr>
            <w:rFonts w:ascii="Helvetica" w:hAnsi="Helvetica" w:cs="Helvetica"/>
            <w:color w:val="666600"/>
          </w:rPr>
          <w:t xml:space="preserve">, </w:t>
        </w:r>
        <w:r>
          <w:rPr>
            <w:rFonts w:ascii="Helvetica" w:hAnsi="Helvetica" w:cs="Helvetica"/>
            <w:color w:val="000000"/>
          </w:rPr>
          <w:t>accompanied by the resurrection of the dead and the</w:t>
        </w:r>
      </w:ins>
    </w:p>
    <w:p w14:paraId="54185754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60" w:author="Riley" w:date="2026-09-25T21:08:00Z" w16du:dateUtc="2026-09-26T01:08:00Z"/>
          <w:rFonts w:ascii="Helvetica" w:hAnsi="Helvetica" w:cs="Helvetica"/>
          <w:color w:val="000000"/>
        </w:rPr>
      </w:pPr>
      <w:ins w:id="61" w:author="Riley" w:date="2026-09-25T21:08:00Z" w16du:dateUtc="2026-09-26T01:08:00Z">
        <w:r>
          <w:rPr>
            <w:rFonts w:ascii="Helvetica" w:hAnsi="Helvetica" w:cs="Helvetica"/>
            <w:color w:val="000000"/>
          </w:rPr>
          <w:t>final judgment, may be anticipated with joy and confidence, by His forgiven people.</w:t>
        </w:r>
      </w:ins>
    </w:p>
    <w:p w14:paraId="44DB18D7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62" w:author="Riley" w:date="2026-09-25T21:08:00Z" w16du:dateUtc="2026-09-26T01:08:00Z"/>
          <w:rFonts w:ascii="Helvetica" w:hAnsi="Helvetica" w:cs="Helvetica"/>
          <w:color w:val="000000"/>
        </w:rPr>
      </w:pPr>
      <w:ins w:id="63" w:author="Riley" w:date="2026-09-25T21:08:00Z" w16du:dateUtc="2026-09-26T01:08:00Z">
        <w:r>
          <w:rPr>
            <w:rFonts w:ascii="Helvetica-Bold" w:hAnsi="Helvetica-Bold" w:cs="Helvetica-Bold"/>
            <w:b/>
            <w:bCs/>
            <w:color w:val="0066FF"/>
          </w:rPr>
          <w:t xml:space="preserve">The Mission of the Church </w:t>
        </w:r>
        <w:r>
          <w:rPr>
            <w:rFonts w:ascii="Helvetica" w:hAnsi="Helvetica" w:cs="Helvetica"/>
            <w:color w:val="000000"/>
          </w:rPr>
          <w:t>is to "Make disciples of all nations" (Matthew 28:19) that all</w:t>
        </w:r>
      </w:ins>
    </w:p>
    <w:p w14:paraId="2454DC74" w14:textId="77777777" w:rsidR="00136155" w:rsidRDefault="00136155" w:rsidP="00136155">
      <w:pPr>
        <w:autoSpaceDE w:val="0"/>
        <w:autoSpaceDN w:val="0"/>
        <w:adjustRightInd w:val="0"/>
        <w:spacing w:after="0" w:line="240" w:lineRule="auto"/>
        <w:rPr>
          <w:ins w:id="64" w:author="Riley" w:date="2026-09-25T21:08:00Z" w16du:dateUtc="2026-09-26T01:08:00Z"/>
          <w:rFonts w:ascii="Helvetica" w:hAnsi="Helvetica" w:cs="Helvetica"/>
          <w:color w:val="000000"/>
        </w:rPr>
      </w:pPr>
      <w:ins w:id="65" w:author="Riley" w:date="2026-09-25T21:08:00Z" w16du:dateUtc="2026-09-26T01:08:00Z">
        <w:r>
          <w:rPr>
            <w:rFonts w:ascii="Helvetica" w:hAnsi="Helvetica" w:cs="Helvetica"/>
            <w:color w:val="000000"/>
          </w:rPr>
          <w:t>"might have life, and have it abundantly" (John 10:10) as they trust in Jesus Christ as</w:t>
        </w:r>
      </w:ins>
    </w:p>
    <w:p w14:paraId="1B1BAD30" w14:textId="0FCFC795" w:rsidR="005E3C56" w:rsidRDefault="00136155" w:rsidP="00DC7EC8">
      <w:pPr>
        <w:spacing w:after="0"/>
        <w:rPr>
          <w:del w:id="66" w:author="Riley" w:date="2026-09-25T21:08:00Z" w16du:dateUtc="2026-09-26T01:08:00Z"/>
        </w:rPr>
      </w:pPr>
      <w:ins w:id="67" w:author="Riley" w:date="2026-09-25T21:08:00Z" w16du:dateUtc="2026-09-26T01:08:00Z">
        <w:r>
          <w:rPr>
            <w:rFonts w:ascii="Helvetica" w:hAnsi="Helvetica" w:cs="Helvetica"/>
            <w:color w:val="000000"/>
          </w:rPr>
          <w:t>their personal Savior.</w:t>
        </w:r>
      </w:ins>
      <w:del w:id="68" w:author="Riley" w:date="2026-09-25T21:08:00Z" w16du:dateUtc="2026-09-26T01:08:00Z">
        <w:r w:rsidR="005E3C56">
          <w:rPr>
            <w:noProof/>
          </w:rPr>
          <w:drawing>
            <wp:inline distT="0" distB="0" distL="0" distR="0" wp14:anchorId="31285AFF" wp14:editId="7437C77E">
              <wp:extent cx="1543050" cy="771525"/>
              <wp:effectExtent l="0" t="0" r="0" b="9525"/>
              <wp:docPr id="4" name="Picture 4" descr="Logo, company name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Logo, company name&#10;&#10;Description automatically generated"/>
                      <pic:cNvPicPr/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250" cy="771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53714B0" w14:textId="195C7820" w:rsidR="00DC7EC8" w:rsidRPr="001357EE" w:rsidRDefault="001357EE" w:rsidP="00DC7EC8">
      <w:pPr>
        <w:spacing w:after="0"/>
        <w:rPr>
          <w:del w:id="69" w:author="Riley" w:date="2026-09-25T21:08:00Z" w16du:dateUtc="2026-09-26T01:08:00Z"/>
          <w:b/>
          <w:bCs/>
        </w:rPr>
      </w:pPr>
      <w:del w:id="70" w:author="Riley" w:date="2026-09-25T21:08:00Z" w16du:dateUtc="2026-09-26T01:08:00Z">
        <w:r w:rsidRPr="001357EE">
          <w:rPr>
            <w:b/>
            <w:bCs/>
          </w:rPr>
          <w:delText>Protect calves early with a first-of-its-kind intranasal vaccine</w:delText>
        </w:r>
      </w:del>
    </w:p>
    <w:p w14:paraId="44997E89" w14:textId="77777777" w:rsidR="001357EE" w:rsidRDefault="001357EE" w:rsidP="00DC7EC8">
      <w:pPr>
        <w:spacing w:after="0"/>
        <w:rPr>
          <w:del w:id="71" w:author="Riley" w:date="2026-09-25T21:08:00Z" w16du:dateUtc="2026-09-26T01:08:00Z"/>
        </w:rPr>
      </w:pPr>
    </w:p>
    <w:p w14:paraId="4529F8A8" w14:textId="4387FC4D" w:rsidR="007E0558" w:rsidRDefault="00DC7EC8" w:rsidP="00DC7EC8">
      <w:pPr>
        <w:spacing w:after="0"/>
        <w:rPr>
          <w:del w:id="72" w:author="Riley" w:date="2026-09-25T21:08:00Z" w16du:dateUtc="2026-09-26T01:08:00Z"/>
        </w:rPr>
      </w:pPr>
      <w:del w:id="73" w:author="Riley" w:date="2026-09-25T21:08:00Z" w16du:dateUtc="2026-09-26T01:08:00Z">
        <w:r>
          <w:lastRenderedPageBreak/>
          <w:delText xml:space="preserve">Building calf immunity within the first weeks and months of life can set them up for long-term success. </w:delText>
        </w:r>
        <w:r w:rsidR="00536827">
          <w:delText>Y</w:delText>
        </w:r>
        <w:r w:rsidR="007E0558">
          <w:delText xml:space="preserve">our customers have a </w:delText>
        </w:r>
        <w:r w:rsidR="004D7872">
          <w:delText xml:space="preserve">vaccine </w:delText>
        </w:r>
        <w:r w:rsidR="007E0558">
          <w:delText>option</w:delText>
        </w:r>
        <w:r w:rsidR="004D7872">
          <w:delText xml:space="preserve"> to help do just that</w:delText>
        </w:r>
        <w:r w:rsidR="007E0558">
          <w:delText>. B</w:delText>
        </w:r>
        <w:r w:rsidR="00D6198E">
          <w:delText>OVILIS</w:delText>
        </w:r>
        <w:r w:rsidR="00B66824">
          <w:delText>®</w:delText>
        </w:r>
        <w:r w:rsidR="007E0558">
          <w:delText xml:space="preserve"> N</w:delText>
        </w:r>
        <w:r w:rsidR="00D6198E">
          <w:delText>ASALGEN</w:delText>
        </w:r>
        <w:r w:rsidR="007E0558">
          <w:delText xml:space="preserve">® 3-PMH is the </w:delText>
        </w:r>
        <w:r w:rsidR="007E0558" w:rsidRPr="007E0558">
          <w:rPr>
            <w:b/>
            <w:bCs/>
          </w:rPr>
          <w:delText>only</w:delText>
        </w:r>
        <w:r w:rsidR="007E0558">
          <w:delText xml:space="preserve"> intranasal </w:delText>
        </w:r>
        <w:r w:rsidR="00966B4F">
          <w:delText xml:space="preserve">bovine respiratory disease (BRD) </w:delText>
        </w:r>
        <w:r w:rsidR="007E0558">
          <w:delText xml:space="preserve">vaccine that protects against </w:delText>
        </w:r>
        <w:r w:rsidR="00966B4F">
          <w:delText xml:space="preserve">both </w:delText>
        </w:r>
        <w:r w:rsidR="007E0558">
          <w:delText xml:space="preserve">viral and bacterial pathogens </w:delText>
        </w:r>
        <w:r w:rsidR="00B66824">
          <w:delText xml:space="preserve">that adversely affect calf health and performance. </w:delText>
        </w:r>
        <w:r w:rsidR="007E0558">
          <w:delText xml:space="preserve"> </w:delText>
        </w:r>
      </w:del>
    </w:p>
    <w:p w14:paraId="6DA9514C" w14:textId="19BC689B" w:rsidR="007E0558" w:rsidRDefault="007E0558" w:rsidP="00DC7EC8">
      <w:pPr>
        <w:spacing w:after="0"/>
        <w:rPr>
          <w:del w:id="74" w:author="Riley" w:date="2026-09-25T21:08:00Z" w16du:dateUtc="2026-09-26T01:08:00Z"/>
        </w:rPr>
      </w:pPr>
    </w:p>
    <w:p w14:paraId="6C05CBD0" w14:textId="70ECF78C" w:rsidR="007E0558" w:rsidRDefault="007E0558" w:rsidP="00DC7EC8">
      <w:pPr>
        <w:spacing w:after="0"/>
        <w:rPr>
          <w:del w:id="75" w:author="Riley" w:date="2026-09-25T21:08:00Z" w16du:dateUtc="2026-09-26T01:08:00Z"/>
        </w:rPr>
      </w:pPr>
      <w:del w:id="76" w:author="Riley" w:date="2026-09-25T21:08:00Z" w16du:dateUtc="2026-09-26T01:08:00Z">
        <w:r>
          <w:delText>Its benefits include:</w:delText>
        </w:r>
      </w:del>
    </w:p>
    <w:p w14:paraId="1C93B7A9" w14:textId="3F20DA52" w:rsidR="007E0558" w:rsidRDefault="007E0558" w:rsidP="007E0558">
      <w:pPr>
        <w:pStyle w:val="ListParagraph"/>
        <w:numPr>
          <w:ilvl w:val="0"/>
          <w:numId w:val="2"/>
        </w:numPr>
        <w:spacing w:after="0"/>
        <w:rPr>
          <w:del w:id="77" w:author="Riley" w:date="2026-09-25T21:08:00Z" w16du:dateUtc="2026-09-26T01:08:00Z"/>
        </w:rPr>
      </w:pPr>
      <w:del w:id="78" w:author="Riley" w:date="2026-09-25T21:08:00Z" w16du:dateUtc="2026-09-26T01:08:00Z">
        <w:r>
          <w:delText xml:space="preserve">Delivered directly to the mucosal surfaces in the nose, </w:delText>
        </w:r>
        <w:r w:rsidR="00B66824">
          <w:delText>thereby not affected by maternal antibody interference thus</w:delText>
        </w:r>
        <w:r w:rsidR="00D75912">
          <w:delText xml:space="preserve"> providing protective immunity shortly after vaccination.</w:delText>
        </w:r>
        <w:r w:rsidR="00966B4F" w:rsidRPr="004430E2">
          <w:rPr>
            <w:vertAlign w:val="superscript"/>
          </w:rPr>
          <w:delText>1</w:delText>
        </w:r>
      </w:del>
    </w:p>
    <w:p w14:paraId="05BC7F14" w14:textId="542F47A2" w:rsidR="005C74CF" w:rsidRDefault="005C74CF" w:rsidP="007E0558">
      <w:pPr>
        <w:pStyle w:val="ListParagraph"/>
        <w:numPr>
          <w:ilvl w:val="0"/>
          <w:numId w:val="2"/>
        </w:numPr>
        <w:spacing w:after="0"/>
        <w:rPr>
          <w:del w:id="79" w:author="Riley" w:date="2026-09-25T21:08:00Z" w16du:dateUtc="2026-09-26T01:08:00Z"/>
        </w:rPr>
      </w:pPr>
      <w:del w:id="80" w:author="Riley" w:date="2026-09-25T21:08:00Z" w16du:dateUtc="2026-09-26T01:08:00Z">
        <w:r>
          <w:delText>Safe to use in calves as young as 1</w:delText>
        </w:r>
        <w:r w:rsidR="004430E2">
          <w:delText>-</w:delText>
        </w:r>
        <w:r>
          <w:delText>week old</w:delText>
        </w:r>
        <w:r w:rsidR="004430E2" w:rsidRPr="004430E2">
          <w:rPr>
            <w:vertAlign w:val="superscript"/>
          </w:rPr>
          <w:delText>2</w:delText>
        </w:r>
        <w:r>
          <w:delText xml:space="preserve"> </w:delText>
        </w:r>
      </w:del>
    </w:p>
    <w:p w14:paraId="1AFCABD3" w14:textId="17F0B091" w:rsidR="00966B4F" w:rsidRPr="00966B4F" w:rsidRDefault="00966B4F" w:rsidP="007E0558">
      <w:pPr>
        <w:pStyle w:val="ListParagraph"/>
        <w:numPr>
          <w:ilvl w:val="0"/>
          <w:numId w:val="2"/>
        </w:numPr>
        <w:spacing w:after="0"/>
        <w:rPr>
          <w:del w:id="81" w:author="Riley" w:date="2026-09-25T21:08:00Z" w16du:dateUtc="2026-09-26T01:08:00Z"/>
        </w:rPr>
      </w:pPr>
      <w:del w:id="82" w:author="Riley" w:date="2026-09-25T21:08:00Z" w16du:dateUtc="2026-09-26T01:08:00Z">
        <w:r w:rsidRPr="00966B4F">
          <w:delText>Powerful, long-lasting duration of immunity (DOI) with at least:</w:delText>
        </w:r>
      </w:del>
    </w:p>
    <w:p w14:paraId="057AE715" w14:textId="583A4E9A" w:rsidR="00966B4F" w:rsidRPr="00966B4F" w:rsidRDefault="00966B4F" w:rsidP="00966B4F">
      <w:pPr>
        <w:pStyle w:val="ListParagraph"/>
        <w:numPr>
          <w:ilvl w:val="1"/>
          <w:numId w:val="2"/>
        </w:numPr>
        <w:spacing w:after="0"/>
        <w:rPr>
          <w:del w:id="83" w:author="Riley" w:date="2026-09-25T21:08:00Z" w16du:dateUtc="2026-09-26T01:08:00Z"/>
        </w:rPr>
      </w:pPr>
      <w:del w:id="84" w:author="Riley" w:date="2026-09-25T21:08:00Z" w16du:dateUtc="2026-09-26T01:08:00Z">
        <w:r w:rsidRPr="00966B4F">
          <w:delText>195</w:delText>
        </w:r>
        <w:r w:rsidR="004430E2">
          <w:delText xml:space="preserve"> </w:delText>
        </w:r>
        <w:r w:rsidRPr="00966B4F">
          <w:delText>days</w:delText>
        </w:r>
        <w:r w:rsidR="005C74CF" w:rsidRPr="00966B4F">
          <w:delText xml:space="preserve"> against infectious bovine rhinotracheitis (IBR)</w:delText>
        </w:r>
        <w:r w:rsidR="004430E2" w:rsidRPr="004430E2">
          <w:rPr>
            <w:vertAlign w:val="superscript"/>
          </w:rPr>
          <w:delText>3</w:delText>
        </w:r>
      </w:del>
    </w:p>
    <w:p w14:paraId="1501EA01" w14:textId="4FE65850" w:rsidR="00966B4F" w:rsidRPr="00966B4F" w:rsidRDefault="00966B4F" w:rsidP="00966B4F">
      <w:pPr>
        <w:pStyle w:val="ListParagraph"/>
        <w:numPr>
          <w:ilvl w:val="1"/>
          <w:numId w:val="2"/>
        </w:numPr>
        <w:spacing w:after="0"/>
        <w:rPr>
          <w:del w:id="85" w:author="Riley" w:date="2026-09-25T21:08:00Z" w16du:dateUtc="2026-09-26T01:08:00Z"/>
        </w:rPr>
      </w:pPr>
      <w:del w:id="86" w:author="Riley" w:date="2026-09-25T21:08:00Z" w16du:dateUtc="2026-09-26T01:08:00Z">
        <w:r w:rsidRPr="00966B4F">
          <w:delText>95</w:delText>
        </w:r>
        <w:r w:rsidR="004430E2">
          <w:delText xml:space="preserve"> </w:delText>
        </w:r>
        <w:r w:rsidRPr="00966B4F">
          <w:delText>days against parainfluenza 3 (PI3)</w:delText>
        </w:r>
        <w:r w:rsidR="004430E2" w:rsidRPr="004430E2">
          <w:rPr>
            <w:vertAlign w:val="superscript"/>
          </w:rPr>
          <w:delText>4</w:delText>
        </w:r>
      </w:del>
    </w:p>
    <w:p w14:paraId="2AADB654" w14:textId="52D6E441" w:rsidR="005C74CF" w:rsidRPr="00966B4F" w:rsidRDefault="00966B4F" w:rsidP="00966B4F">
      <w:pPr>
        <w:pStyle w:val="ListParagraph"/>
        <w:numPr>
          <w:ilvl w:val="1"/>
          <w:numId w:val="2"/>
        </w:numPr>
        <w:spacing w:after="0"/>
        <w:rPr>
          <w:del w:id="87" w:author="Riley" w:date="2026-09-25T21:08:00Z" w16du:dateUtc="2026-09-26T01:08:00Z"/>
        </w:rPr>
      </w:pPr>
      <w:del w:id="88" w:author="Riley" w:date="2026-09-25T21:08:00Z" w16du:dateUtc="2026-09-26T01:08:00Z">
        <w:r w:rsidRPr="00966B4F">
          <w:delText>78</w:delText>
        </w:r>
        <w:r w:rsidR="004430E2">
          <w:delText xml:space="preserve"> </w:delText>
        </w:r>
        <w:r w:rsidRPr="00966B4F">
          <w:delText>days</w:delText>
        </w:r>
        <w:r w:rsidR="005C74CF" w:rsidRPr="00966B4F">
          <w:delText xml:space="preserve"> against bovine respiratory syncytial virus (BRSV)</w:delText>
        </w:r>
        <w:r w:rsidR="004430E2" w:rsidRPr="004430E2">
          <w:rPr>
            <w:vertAlign w:val="superscript"/>
          </w:rPr>
          <w:delText>5</w:delText>
        </w:r>
      </w:del>
    </w:p>
    <w:p w14:paraId="3B478946" w14:textId="18FF80BC" w:rsidR="00966B4F" w:rsidRPr="00966B4F" w:rsidRDefault="00966B4F" w:rsidP="00966B4F">
      <w:pPr>
        <w:pStyle w:val="ListParagraph"/>
        <w:numPr>
          <w:ilvl w:val="1"/>
          <w:numId w:val="2"/>
        </w:numPr>
        <w:spacing w:after="0"/>
        <w:rPr>
          <w:del w:id="89" w:author="Riley" w:date="2026-09-25T21:08:00Z" w16du:dateUtc="2026-09-26T01:08:00Z"/>
        </w:rPr>
      </w:pPr>
      <w:del w:id="90" w:author="Riley" w:date="2026-09-25T21:08:00Z" w16du:dateUtc="2026-09-26T01:08:00Z">
        <w:r w:rsidRPr="00966B4F">
          <w:delText>125</w:delText>
        </w:r>
        <w:r w:rsidR="004430E2">
          <w:delText xml:space="preserve"> </w:delText>
        </w:r>
        <w:r w:rsidRPr="00966B4F">
          <w:delText xml:space="preserve">days against </w:delText>
        </w:r>
        <w:r w:rsidRPr="00966B4F">
          <w:rPr>
            <w:i/>
            <w:iCs/>
          </w:rPr>
          <w:delText>Pasteurella multocida</w:delText>
        </w:r>
        <w:r w:rsidR="004430E2" w:rsidRPr="004430E2">
          <w:rPr>
            <w:vertAlign w:val="superscript"/>
          </w:rPr>
          <w:delText>6</w:delText>
        </w:r>
      </w:del>
    </w:p>
    <w:p w14:paraId="31FB1394" w14:textId="725BF270" w:rsidR="00966B4F" w:rsidRPr="00966B4F" w:rsidRDefault="00966B4F" w:rsidP="00966B4F">
      <w:pPr>
        <w:pStyle w:val="ListParagraph"/>
        <w:numPr>
          <w:ilvl w:val="1"/>
          <w:numId w:val="2"/>
        </w:numPr>
        <w:spacing w:after="0"/>
        <w:rPr>
          <w:del w:id="91" w:author="Riley" w:date="2026-09-25T21:08:00Z" w16du:dateUtc="2026-09-26T01:08:00Z"/>
        </w:rPr>
      </w:pPr>
      <w:del w:id="92" w:author="Riley" w:date="2026-09-25T21:08:00Z" w16du:dateUtc="2026-09-26T01:08:00Z">
        <w:r w:rsidRPr="00966B4F">
          <w:delText xml:space="preserve">122 days against </w:delText>
        </w:r>
        <w:r w:rsidRPr="00966B4F">
          <w:rPr>
            <w:i/>
            <w:iCs/>
          </w:rPr>
          <w:delText>Mannheimia haemolytica</w:delText>
        </w:r>
        <w:r w:rsidR="004430E2">
          <w:rPr>
            <w:vertAlign w:val="superscript"/>
          </w:rPr>
          <w:delText>7</w:delText>
        </w:r>
      </w:del>
    </w:p>
    <w:p w14:paraId="3E1CA722" w14:textId="12484BDC" w:rsidR="00FE4331" w:rsidRDefault="005C74CF" w:rsidP="005C74CF">
      <w:pPr>
        <w:pStyle w:val="ListParagraph"/>
        <w:numPr>
          <w:ilvl w:val="0"/>
          <w:numId w:val="2"/>
        </w:numPr>
        <w:spacing w:after="0"/>
        <w:rPr>
          <w:del w:id="93" w:author="Riley" w:date="2026-09-25T21:08:00Z" w16du:dateUtc="2026-09-26T01:08:00Z"/>
        </w:rPr>
      </w:pPr>
      <w:del w:id="94" w:author="Riley" w:date="2026-09-25T21:08:00Z" w16du:dateUtc="2026-09-26T01:08:00Z">
        <w:r>
          <w:delText>Given in a single 2-mL dose</w:delText>
        </w:r>
        <w:r w:rsidR="00FE4331">
          <w:delText xml:space="preserve">; available in 1 dose (2-mL), 10 dose (20-mL) and 50 dose (100-mL) packages </w:delText>
        </w:r>
      </w:del>
    </w:p>
    <w:p w14:paraId="04F3B5D1" w14:textId="46902B5C" w:rsidR="005C74CF" w:rsidRDefault="00FE4331" w:rsidP="005C74CF">
      <w:pPr>
        <w:pStyle w:val="ListParagraph"/>
        <w:numPr>
          <w:ilvl w:val="0"/>
          <w:numId w:val="2"/>
        </w:numPr>
        <w:spacing w:after="0"/>
        <w:rPr>
          <w:del w:id="95" w:author="Riley" w:date="2026-09-25T21:08:00Z" w16du:dateUtc="2026-09-26T01:08:00Z"/>
        </w:rPr>
      </w:pPr>
      <w:del w:id="96" w:author="Riley" w:date="2026-09-25T21:08:00Z" w16du:dateUtc="2026-09-26T01:08:00Z">
        <w:r>
          <w:delText>C</w:delText>
        </w:r>
        <w:r w:rsidR="005C74CF">
          <w:delText>ontains a unique BluShadow</w:delText>
        </w:r>
        <w:r w:rsidR="00D6198E">
          <w:delText xml:space="preserve">® </w:delText>
        </w:r>
        <w:r w:rsidR="005C74CF">
          <w:delText>diluent that clearly indicates which animals have been vaccinated</w:delText>
        </w:r>
      </w:del>
    </w:p>
    <w:p w14:paraId="1D579782" w14:textId="4DC0A70D" w:rsidR="005C74CF" w:rsidRDefault="005C74CF" w:rsidP="005C74CF">
      <w:pPr>
        <w:pStyle w:val="ListParagraph"/>
        <w:numPr>
          <w:ilvl w:val="0"/>
          <w:numId w:val="2"/>
        </w:numPr>
        <w:spacing w:after="0"/>
        <w:rPr>
          <w:del w:id="97" w:author="Riley" w:date="2026-09-25T21:08:00Z" w16du:dateUtc="2026-09-26T01:08:00Z"/>
        </w:rPr>
      </w:pPr>
      <w:del w:id="98" w:author="Riley" w:date="2026-09-25T21:08:00Z" w16du:dateUtc="2026-09-26T01:08:00Z">
        <w:r>
          <w:delText>No injection means less stress on calves and no injection site reactions</w:delText>
        </w:r>
        <w:r w:rsidR="00D75912">
          <w:delText>; BQA compliant</w:delText>
        </w:r>
      </w:del>
    </w:p>
    <w:p w14:paraId="1E1817D9" w14:textId="67DC73B4" w:rsidR="005C74CF" w:rsidRDefault="005C74CF" w:rsidP="005C74CF">
      <w:pPr>
        <w:spacing w:after="0"/>
        <w:rPr>
          <w:del w:id="99" w:author="Riley" w:date="2026-09-25T21:08:00Z" w16du:dateUtc="2026-09-26T01:08:00Z"/>
        </w:rPr>
      </w:pPr>
    </w:p>
    <w:p w14:paraId="02827796" w14:textId="7A92FD93" w:rsidR="005C74CF" w:rsidRPr="004D7872" w:rsidRDefault="005C74CF" w:rsidP="005C74CF">
      <w:pPr>
        <w:spacing w:after="0"/>
        <w:rPr>
          <w:del w:id="100" w:author="Riley" w:date="2026-09-25T21:08:00Z" w16du:dateUtc="2026-09-26T01:08:00Z"/>
          <w:b/>
          <w:bCs/>
        </w:rPr>
      </w:pPr>
      <w:del w:id="101" w:author="Riley" w:date="2026-09-25T21:08:00Z" w16du:dateUtc="2026-09-26T01:08:00Z">
        <w:r>
          <w:delText xml:space="preserve">To learn more about </w:delText>
        </w:r>
        <w:r w:rsidR="004D7872">
          <w:delText xml:space="preserve">building a robust immune system with </w:delText>
        </w:r>
        <w:r>
          <w:delText xml:space="preserve">this newest option in intranasal respiratory vaccines, visit </w:delText>
        </w:r>
        <w:r w:rsidRPr="004D7872">
          <w:rPr>
            <w:b/>
            <w:bCs/>
          </w:rPr>
          <w:delText>Nasalgen.com</w:delText>
        </w:r>
        <w:r w:rsidR="004D7872">
          <w:rPr>
            <w:b/>
            <w:bCs/>
          </w:rPr>
          <w:delText xml:space="preserve"> or contact your Merck Animal Health sales representative</w:delText>
        </w:r>
        <w:r w:rsidRPr="004D7872">
          <w:rPr>
            <w:b/>
            <w:bCs/>
          </w:rPr>
          <w:delText>.</w:delText>
        </w:r>
      </w:del>
    </w:p>
    <w:p w14:paraId="6F8FE9CA" w14:textId="7F08DEE5" w:rsidR="005C74CF" w:rsidRDefault="005C74CF" w:rsidP="005C74CF">
      <w:pPr>
        <w:spacing w:after="0"/>
        <w:rPr>
          <w:del w:id="102" w:author="Riley" w:date="2026-09-25T21:08:00Z" w16du:dateUtc="2026-09-26T01:08:00Z"/>
        </w:rPr>
      </w:pPr>
    </w:p>
    <w:p w14:paraId="59AB3FD3" w14:textId="65F72448" w:rsidR="007E0558" w:rsidRPr="00D6198E" w:rsidRDefault="00D6198E" w:rsidP="00DC7EC8">
      <w:pPr>
        <w:spacing w:after="0"/>
        <w:rPr>
          <w:del w:id="103" w:author="Riley" w:date="2026-09-25T21:08:00Z" w16du:dateUtc="2026-09-26T01:08:00Z"/>
          <w:rFonts w:cstheme="minorHAnsi"/>
        </w:rPr>
      </w:pPr>
      <w:del w:id="104" w:author="Riley" w:date="2026-09-25T21:08:00Z" w16du:dateUtc="2026-09-26T01:08:00Z">
        <w:r w:rsidRPr="00D6198E">
          <w:rPr>
            <w:rFonts w:cstheme="minorHAnsi"/>
            <w:sz w:val="18"/>
            <w:szCs w:val="18"/>
          </w:rPr>
          <w:delText>© 2023 Merck &amp; Co., Inc., Rahway, NJ, USA and its affiliates. All rights reserved.</w:delText>
        </w:r>
      </w:del>
    </w:p>
    <w:p w14:paraId="74A546C0" w14:textId="57676058" w:rsidR="004430E2" w:rsidRDefault="004430E2" w:rsidP="00DC7EC8">
      <w:pPr>
        <w:spacing w:after="0"/>
        <w:rPr>
          <w:del w:id="105" w:author="Riley" w:date="2026-09-25T21:08:00Z" w16du:dateUtc="2026-09-26T01:08:00Z"/>
        </w:rPr>
      </w:pPr>
    </w:p>
    <w:p w14:paraId="33E7E550" w14:textId="77777777" w:rsidR="0053005E" w:rsidRDefault="0053005E" w:rsidP="00DC7EC8">
      <w:pPr>
        <w:spacing w:after="0"/>
        <w:rPr>
          <w:del w:id="106" w:author="Riley" w:date="2026-09-25T21:08:00Z" w16du:dateUtc="2026-09-26T01:08:00Z"/>
        </w:rPr>
      </w:pPr>
    </w:p>
    <w:p w14:paraId="01BA61A2" w14:textId="66402CC3" w:rsidR="004430E2" w:rsidRDefault="004430E2" w:rsidP="00DC7EC8">
      <w:pPr>
        <w:spacing w:after="0"/>
        <w:rPr>
          <w:del w:id="107" w:author="Riley" w:date="2026-09-25T21:08:00Z" w16du:dateUtc="2026-09-26T01:08:00Z"/>
        </w:rPr>
      </w:pPr>
    </w:p>
    <w:p w14:paraId="4717EB76" w14:textId="2E283433" w:rsidR="00246D0F" w:rsidRPr="00D6198E" w:rsidRDefault="0053005E" w:rsidP="00966B4F">
      <w:pPr>
        <w:pStyle w:val="ListParagraph"/>
        <w:numPr>
          <w:ilvl w:val="0"/>
          <w:numId w:val="5"/>
        </w:numPr>
        <w:spacing w:after="0"/>
        <w:rPr>
          <w:del w:id="108" w:author="Riley" w:date="2026-09-25T21:08:00Z" w16du:dateUtc="2026-09-26T01:08:00Z"/>
          <w:rStyle w:val="fontstyle01"/>
          <w:rFonts w:asciiTheme="minorHAnsi" w:hAnsiTheme="minorHAnsi" w:cstheme="minorHAnsi"/>
          <w:i/>
          <w:iCs/>
          <w:color w:val="auto"/>
          <w:sz w:val="16"/>
          <w:szCs w:val="16"/>
        </w:rPr>
      </w:pPr>
      <w:del w:id="109" w:author="Riley" w:date="2026-09-25T21:08:00Z" w16du:dateUtc="2026-09-26T01:08:00Z">
        <w:r>
          <w:rPr>
            <w:rFonts w:cstheme="minorHAnsi"/>
            <w:color w:val="000000"/>
            <w:sz w:val="16"/>
            <w:szCs w:val="16"/>
          </w:rPr>
          <w:delText xml:space="preserve">Osman R, Malmuthuge N, Gonzalez-Cano P, Griebel P. (2018) Development and Function of the Mucosal Immune System in the Upper Respiratory Tract of Neonatal Calves. </w:delText>
        </w:r>
        <w:r w:rsidRPr="0053005E">
          <w:rPr>
            <w:rFonts w:cstheme="minorHAnsi"/>
            <w:i/>
            <w:iCs/>
            <w:color w:val="000000"/>
            <w:sz w:val="16"/>
            <w:szCs w:val="16"/>
          </w:rPr>
          <w:delText>Annual Review of Animal Biosciences</w:delText>
        </w:r>
        <w:r>
          <w:rPr>
            <w:rFonts w:cstheme="minorHAnsi"/>
            <w:color w:val="000000"/>
            <w:sz w:val="16"/>
            <w:szCs w:val="16"/>
          </w:rPr>
          <w:delText>, Volume 6.</w:delText>
        </w:r>
      </w:del>
    </w:p>
    <w:p w14:paraId="78F014A9" w14:textId="6D03D539" w:rsidR="005343F9" w:rsidRPr="00D6198E" w:rsidRDefault="005343F9" w:rsidP="00966B4F">
      <w:pPr>
        <w:pStyle w:val="ListParagraph"/>
        <w:numPr>
          <w:ilvl w:val="0"/>
          <w:numId w:val="5"/>
        </w:numPr>
        <w:spacing w:after="0"/>
        <w:rPr>
          <w:del w:id="110" w:author="Riley" w:date="2026-09-25T21:08:00Z" w16du:dateUtc="2026-09-26T01:08:00Z"/>
          <w:rStyle w:val="fontstyle01"/>
          <w:rFonts w:asciiTheme="minorHAnsi" w:hAnsiTheme="minorHAnsi" w:cstheme="minorHAnsi"/>
          <w:i/>
          <w:iCs/>
          <w:color w:val="auto"/>
          <w:sz w:val="16"/>
          <w:szCs w:val="16"/>
        </w:rPr>
      </w:pPr>
      <w:del w:id="111" w:author="Riley" w:date="2026-09-25T21:08:00Z" w16du:dateUtc="2026-09-26T01:08:00Z">
        <w:r w:rsidRPr="00D6198E">
          <w:rPr>
            <w:rStyle w:val="fontstyle01"/>
            <w:rFonts w:asciiTheme="minorHAnsi" w:hAnsiTheme="minorHAnsi" w:cstheme="minorHAnsi"/>
            <w:color w:val="auto"/>
            <w:sz w:val="16"/>
            <w:szCs w:val="16"/>
          </w:rPr>
          <w:delText>Bovilis Nasalgen 3-PMH product label</w:delText>
        </w:r>
      </w:del>
    </w:p>
    <w:p w14:paraId="5B758355" w14:textId="45661994" w:rsidR="004430E2" w:rsidRPr="00D6198E" w:rsidRDefault="004430E2" w:rsidP="00966B4F">
      <w:pPr>
        <w:pStyle w:val="ListParagraph"/>
        <w:numPr>
          <w:ilvl w:val="0"/>
          <w:numId w:val="5"/>
        </w:numPr>
        <w:spacing w:after="0"/>
        <w:rPr>
          <w:del w:id="112" w:author="Riley" w:date="2026-09-25T21:08:00Z" w16du:dateUtc="2026-09-26T01:08:00Z"/>
          <w:rStyle w:val="fontstyle01"/>
          <w:rFonts w:asciiTheme="minorHAnsi" w:hAnsiTheme="minorHAnsi" w:cstheme="minorHAnsi"/>
          <w:i/>
          <w:iCs/>
          <w:color w:val="auto"/>
          <w:sz w:val="16"/>
          <w:szCs w:val="16"/>
        </w:rPr>
      </w:pPr>
      <w:del w:id="113" w:author="Riley" w:date="2026-09-25T21:08:00Z" w16du:dateUtc="2026-09-26T01:08:00Z">
        <w:r w:rsidRPr="00D6198E">
          <w:rPr>
            <w:rStyle w:val="fontstyle01"/>
            <w:rFonts w:asciiTheme="minorHAnsi" w:hAnsiTheme="minorHAnsi" w:cstheme="minorHAnsi"/>
            <w:sz w:val="16"/>
            <w:szCs w:val="16"/>
          </w:rPr>
          <w:delText>Report No. BLI-095R, dated June 18, 2019, entitled “Duration of Immunity of the Bovine Rhinotracheitis Virus Fraction Contained in Bovine Rhinotracheitis-Parainfluenza 3-Respiratory Syncytial Virus-</w:delText>
        </w:r>
        <w:r w:rsidRPr="00D6198E">
          <w:rPr>
            <w:rStyle w:val="fontstyle21"/>
            <w:rFonts w:asciiTheme="minorHAnsi" w:hAnsiTheme="minorHAnsi" w:cstheme="minorHAnsi"/>
            <w:sz w:val="16"/>
            <w:szCs w:val="16"/>
          </w:rPr>
          <w:delText>Mannheimia haemolytica</w:delText>
        </w:r>
        <w:r w:rsidRPr="00D6198E">
          <w:rPr>
            <w:rStyle w:val="fontstyle01"/>
            <w:rFonts w:asciiTheme="minorHAnsi" w:hAnsiTheme="minorHAnsi" w:cstheme="minorHAnsi"/>
            <w:sz w:val="16"/>
            <w:szCs w:val="16"/>
          </w:rPr>
          <w:delText>-</w:delText>
        </w:r>
        <w:r w:rsidRPr="00D6198E">
          <w:rPr>
            <w:rStyle w:val="fontstyle21"/>
            <w:rFonts w:asciiTheme="minorHAnsi" w:hAnsiTheme="minorHAnsi" w:cstheme="minorHAnsi"/>
            <w:sz w:val="16"/>
            <w:szCs w:val="16"/>
          </w:rPr>
          <w:delText xml:space="preserve">Pasteurella multocida </w:delText>
        </w:r>
        <w:r w:rsidRPr="00D6198E">
          <w:rPr>
            <w:rStyle w:val="fontstyle01"/>
            <w:rFonts w:asciiTheme="minorHAnsi" w:hAnsiTheme="minorHAnsi" w:cstheme="minorHAnsi"/>
            <w:sz w:val="16"/>
            <w:szCs w:val="16"/>
          </w:rPr>
          <w:delText>Vaccine, Modified Live Virus, Avirulent Live Culture, Administered Intranasally to One Week Old Calves.”</w:delText>
        </w:r>
      </w:del>
    </w:p>
    <w:p w14:paraId="420C6880" w14:textId="4279B559" w:rsidR="005343F9" w:rsidRPr="00D6198E" w:rsidRDefault="005343F9" w:rsidP="009C7706">
      <w:pPr>
        <w:pStyle w:val="ListParagraph"/>
        <w:numPr>
          <w:ilvl w:val="0"/>
          <w:numId w:val="5"/>
        </w:numPr>
        <w:spacing w:after="0" w:line="240" w:lineRule="auto"/>
        <w:rPr>
          <w:del w:id="114" w:author="Riley" w:date="2026-09-25T21:08:00Z" w16du:dateUtc="2026-09-26T01:08:00Z"/>
          <w:rFonts w:eastAsia="Times New Roman" w:cstheme="minorHAnsi"/>
          <w:sz w:val="16"/>
          <w:szCs w:val="16"/>
        </w:rPr>
      </w:pPr>
      <w:del w:id="115" w:author="Riley" w:date="2026-09-25T21:08:00Z" w16du:dateUtc="2026-09-26T01:08:00Z">
        <w:r w:rsidRPr="00D6198E">
          <w:rPr>
            <w:rFonts w:eastAsia="Times New Roman" w:cstheme="minorHAnsi"/>
            <w:color w:val="1D1C1A"/>
            <w:sz w:val="16"/>
            <w:szCs w:val="16"/>
          </w:rPr>
          <w:delText>Report No. BLI-089R, dated September 27, 2018, entitled “Duration of Immunity of the Bovine Parainfluenza 3 Virus Fraction Contained in Bovine Rhinotracheitis-Parainfluenza 3-Respiratory Syncytial Virus-</w:delText>
        </w:r>
        <w:r w:rsidRPr="00D6198E">
          <w:rPr>
            <w:rFonts w:eastAsia="Times New Roman" w:cstheme="minorHAnsi"/>
            <w:i/>
            <w:iCs/>
            <w:color w:val="1D1C1A"/>
            <w:sz w:val="16"/>
            <w:szCs w:val="16"/>
          </w:rPr>
          <w:delText>Mannheimia haemolytica</w:delText>
        </w:r>
        <w:r w:rsidRPr="00D6198E">
          <w:rPr>
            <w:rFonts w:eastAsia="Times New Roman" w:cstheme="minorHAnsi"/>
            <w:color w:val="1D1C1A"/>
            <w:sz w:val="16"/>
            <w:szCs w:val="16"/>
          </w:rPr>
          <w:delText>-</w:delText>
        </w:r>
        <w:r w:rsidRPr="00D6198E">
          <w:rPr>
            <w:rFonts w:eastAsia="Times New Roman" w:cstheme="minorHAnsi"/>
            <w:i/>
            <w:iCs/>
            <w:color w:val="1D1C1A"/>
            <w:sz w:val="16"/>
            <w:szCs w:val="16"/>
          </w:rPr>
          <w:delText xml:space="preserve">Pasteurella multocida </w:delText>
        </w:r>
        <w:r w:rsidRPr="00D6198E">
          <w:rPr>
            <w:rFonts w:eastAsia="Times New Roman" w:cstheme="minorHAnsi"/>
            <w:color w:val="1D1C1A"/>
            <w:sz w:val="16"/>
            <w:szCs w:val="16"/>
          </w:rPr>
          <w:delText>Vaccine, Modified Live Virus, Avirulent Live Culture, Administered Intranasally to One Week Old Calves.”</w:delText>
        </w:r>
      </w:del>
    </w:p>
    <w:p w14:paraId="0791A954" w14:textId="5C6DA527" w:rsidR="004430E2" w:rsidRPr="00D6198E" w:rsidRDefault="005343F9" w:rsidP="00966B4F">
      <w:pPr>
        <w:pStyle w:val="ListParagraph"/>
        <w:numPr>
          <w:ilvl w:val="0"/>
          <w:numId w:val="5"/>
        </w:numPr>
        <w:spacing w:after="0"/>
        <w:rPr>
          <w:del w:id="116" w:author="Riley" w:date="2026-09-25T21:08:00Z" w16du:dateUtc="2026-09-26T01:08:00Z"/>
          <w:rStyle w:val="fontstyle01"/>
          <w:rFonts w:asciiTheme="minorHAnsi" w:hAnsiTheme="minorHAnsi" w:cstheme="minorHAnsi"/>
          <w:i/>
          <w:iCs/>
          <w:color w:val="auto"/>
          <w:sz w:val="16"/>
          <w:szCs w:val="16"/>
        </w:rPr>
      </w:pPr>
      <w:del w:id="117" w:author="Riley" w:date="2026-09-25T21:08:00Z" w16du:dateUtc="2026-09-26T01:08:00Z">
        <w:r w:rsidRPr="00D6198E">
          <w:rPr>
            <w:rStyle w:val="fontstyle01"/>
            <w:rFonts w:asciiTheme="minorHAnsi" w:hAnsiTheme="minorHAnsi" w:cstheme="minorHAnsi"/>
            <w:sz w:val="16"/>
            <w:szCs w:val="16"/>
          </w:rPr>
          <w:delText>Report No. BLI-090R, dated October 5, 2018, entitled “Duration of Immunity (DOI) for the Bovine Respiratory Syncytial Virus (BRSV) Fraction in Product Code 11C8.20, Administered Intranasally to One Week Old Calves.”</w:delText>
        </w:r>
      </w:del>
    </w:p>
    <w:p w14:paraId="7565B18A" w14:textId="2CEF3DA8" w:rsidR="005343F9" w:rsidRPr="00D6198E" w:rsidRDefault="005343F9" w:rsidP="00966B4F">
      <w:pPr>
        <w:pStyle w:val="ListParagraph"/>
        <w:numPr>
          <w:ilvl w:val="0"/>
          <w:numId w:val="5"/>
        </w:numPr>
        <w:spacing w:after="0"/>
        <w:rPr>
          <w:del w:id="118" w:author="Riley" w:date="2026-09-25T21:08:00Z" w16du:dateUtc="2026-09-26T01:08:00Z"/>
          <w:rStyle w:val="fontstyle01"/>
          <w:rFonts w:asciiTheme="minorHAnsi" w:hAnsiTheme="minorHAnsi" w:cstheme="minorHAnsi"/>
          <w:i/>
          <w:iCs/>
          <w:color w:val="auto"/>
          <w:sz w:val="16"/>
          <w:szCs w:val="16"/>
        </w:rPr>
      </w:pPr>
      <w:del w:id="119" w:author="Riley" w:date="2026-09-25T21:08:00Z" w16du:dateUtc="2026-09-26T01:08:00Z">
        <w:r w:rsidRPr="00D6198E">
          <w:rPr>
            <w:rStyle w:val="fontstyle01"/>
            <w:rFonts w:asciiTheme="minorHAnsi" w:hAnsiTheme="minorHAnsi" w:cstheme="minorHAnsi"/>
            <w:sz w:val="16"/>
            <w:szCs w:val="16"/>
          </w:rPr>
          <w:delText xml:space="preserve">Report No. BLI-088R, dated October 5, 2018, entitled “Duration of Immunity (DOI) for the </w:delText>
        </w:r>
        <w:r w:rsidRPr="00D6198E">
          <w:rPr>
            <w:rStyle w:val="fontstyle21"/>
            <w:rFonts w:asciiTheme="minorHAnsi" w:hAnsiTheme="minorHAnsi" w:cstheme="minorHAnsi"/>
            <w:sz w:val="16"/>
            <w:szCs w:val="16"/>
          </w:rPr>
          <w:delText xml:space="preserve">Pasteurella multocida </w:delText>
        </w:r>
        <w:r w:rsidRPr="00D6198E">
          <w:rPr>
            <w:rStyle w:val="fontstyle01"/>
            <w:rFonts w:asciiTheme="minorHAnsi" w:hAnsiTheme="minorHAnsi" w:cstheme="minorHAnsi"/>
            <w:sz w:val="16"/>
            <w:szCs w:val="16"/>
          </w:rPr>
          <w:delText>Fraction in Product Code 11C8.20, Administered Intranasally to One Week Old Calves.”</w:delText>
        </w:r>
      </w:del>
    </w:p>
    <w:p w14:paraId="711D10B3" w14:textId="69964871" w:rsidR="005343F9" w:rsidRPr="00D6198E" w:rsidRDefault="005343F9" w:rsidP="00966B4F">
      <w:pPr>
        <w:pStyle w:val="ListParagraph"/>
        <w:numPr>
          <w:ilvl w:val="0"/>
          <w:numId w:val="5"/>
        </w:numPr>
        <w:spacing w:after="0"/>
        <w:rPr>
          <w:del w:id="120" w:author="Riley" w:date="2026-09-25T21:08:00Z" w16du:dateUtc="2026-09-26T01:08:00Z"/>
          <w:rFonts w:cstheme="minorHAnsi"/>
          <w:i/>
          <w:iCs/>
          <w:sz w:val="16"/>
          <w:szCs w:val="16"/>
        </w:rPr>
      </w:pPr>
      <w:del w:id="121" w:author="Riley" w:date="2026-09-25T21:08:00Z" w16du:dateUtc="2026-09-26T01:08:00Z">
        <w:r w:rsidRPr="00D6198E">
          <w:rPr>
            <w:rStyle w:val="fontstyle01"/>
            <w:rFonts w:asciiTheme="minorHAnsi" w:hAnsiTheme="minorHAnsi" w:cstheme="minorHAnsi"/>
            <w:sz w:val="16"/>
            <w:szCs w:val="16"/>
          </w:rPr>
          <w:delText xml:space="preserve">Report No. BLI-092R, dated January 31, 2019, entitled “Duration of Immunity for the </w:delText>
        </w:r>
        <w:r w:rsidRPr="00D6198E">
          <w:rPr>
            <w:rStyle w:val="fontstyle21"/>
            <w:rFonts w:asciiTheme="minorHAnsi" w:hAnsiTheme="minorHAnsi" w:cstheme="minorHAnsi"/>
            <w:sz w:val="16"/>
            <w:szCs w:val="16"/>
          </w:rPr>
          <w:delText xml:space="preserve">Mannheimia haemolytica </w:delText>
        </w:r>
        <w:r w:rsidRPr="00D6198E">
          <w:rPr>
            <w:rStyle w:val="fontstyle01"/>
            <w:rFonts w:asciiTheme="minorHAnsi" w:hAnsiTheme="minorHAnsi" w:cstheme="minorHAnsi"/>
            <w:sz w:val="16"/>
            <w:szCs w:val="16"/>
          </w:rPr>
          <w:delText>Fraction in Product Code 11C8.20 Administered Intranasally to One Week Old Calves.”</w:delText>
        </w:r>
      </w:del>
    </w:p>
    <w:p w14:paraId="39C52F7B" w14:textId="77777777" w:rsidR="00FE4331" w:rsidRPr="005343F9" w:rsidRDefault="00FE4331" w:rsidP="00136155">
      <w:pPr>
        <w:rPr>
          <w:rFonts w:cstheme="minorHAnsi"/>
        </w:rPr>
        <w:pPrChange w:id="122" w:author="Riley" w:date="2026-09-25T21:08:00Z" w16du:dateUtc="2026-09-26T01:08:00Z">
          <w:pPr>
            <w:spacing w:after="0"/>
          </w:pPr>
        </w:pPrChange>
      </w:pPr>
    </w:p>
    <w:sectPr w:rsidR="00FE4331" w:rsidRPr="005343F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  <w:sectPrChange w:id="124" w:author="Riley" w:date="2026-09-25T21:08:00Z" w16du:dateUtc="2026-09-26T01:08:00Z">
        <w:sectPr w:rsidR="00FE4331" w:rsidRPr="005343F9">
          <w:pgMar w:top="1440" w:right="1080" w:bottom="1440" w:left="108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FF9EFB" w14:textId="77777777" w:rsidR="00F116F2" w:rsidRDefault="00F116F2" w:rsidP="009D5D78">
      <w:pPr>
        <w:spacing w:after="0" w:line="240" w:lineRule="auto"/>
      </w:pPr>
      <w:r>
        <w:separator/>
      </w:r>
    </w:p>
  </w:endnote>
  <w:endnote w:type="continuationSeparator" w:id="0">
    <w:p w14:paraId="2D554429" w14:textId="77777777" w:rsidR="00F116F2" w:rsidRDefault="00F116F2" w:rsidP="009D5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vention-Light">
    <w:altName w:val="Cambria"/>
    <w:panose1 w:val="020B0604020202020204"/>
    <w:charset w:val="00"/>
    <w:family w:val="roman"/>
    <w:pitch w:val="default"/>
  </w:font>
  <w:font w:name="Invention-LightItalic">
    <w:altName w:val="Cambria"/>
    <w:panose1 w:val="020B0604020202020204"/>
    <w:charset w:val="00"/>
    <w:family w:val="roman"/>
    <w:pitch w:val="default"/>
  </w:font>
  <w:font w:name="TTE27FFA68t00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Bold">
    <w:altName w:val="Helvetica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448324" w14:textId="77777777" w:rsidR="007E4690" w:rsidRDefault="007E4690">
    <w:pPr>
      <w:pStyle w:val="CommentText"/>
      <w:pPrChange w:id="123" w:author="Riley" w:date="2026-09-25T21:08:00Z" w16du:dateUtc="2026-09-26T01:0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B2A2E4" w14:textId="77777777" w:rsidR="00F116F2" w:rsidRDefault="00F116F2" w:rsidP="009D5D78">
      <w:pPr>
        <w:spacing w:after="0" w:line="240" w:lineRule="auto"/>
      </w:pPr>
      <w:r>
        <w:separator/>
      </w:r>
    </w:p>
  </w:footnote>
  <w:footnote w:type="continuationSeparator" w:id="0">
    <w:p w14:paraId="45E73E43" w14:textId="77777777" w:rsidR="00F116F2" w:rsidRDefault="00F116F2" w:rsidP="009D5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93EABB" w14:textId="77777777" w:rsidR="007E4690" w:rsidRDefault="007E46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2B21A8"/>
    <w:multiLevelType w:val="hybridMultilevel"/>
    <w:tmpl w:val="BE60F6A2"/>
    <w:lvl w:ilvl="0" w:tplc="5BCE40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C4BB2"/>
    <w:multiLevelType w:val="hybridMultilevel"/>
    <w:tmpl w:val="A8487F3C"/>
    <w:lvl w:ilvl="0" w:tplc="7EAAA88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75354"/>
    <w:multiLevelType w:val="hybridMultilevel"/>
    <w:tmpl w:val="B3788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354DF"/>
    <w:multiLevelType w:val="hybridMultilevel"/>
    <w:tmpl w:val="68866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F7471"/>
    <w:multiLevelType w:val="hybridMultilevel"/>
    <w:tmpl w:val="B4521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192725">
    <w:abstractNumId w:val="3"/>
  </w:num>
  <w:num w:numId="2" w16cid:durableId="1152481882">
    <w:abstractNumId w:val="4"/>
  </w:num>
  <w:num w:numId="3" w16cid:durableId="1586693158">
    <w:abstractNumId w:val="0"/>
  </w:num>
  <w:num w:numId="4" w16cid:durableId="1432621784">
    <w:abstractNumId w:val="2"/>
  </w:num>
  <w:num w:numId="5" w16cid:durableId="190961274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C8"/>
    <w:rsid w:val="0000474A"/>
    <w:rsid w:val="001357EE"/>
    <w:rsid w:val="00136155"/>
    <w:rsid w:val="00142E08"/>
    <w:rsid w:val="00191C4D"/>
    <w:rsid w:val="001B510F"/>
    <w:rsid w:val="00212A2D"/>
    <w:rsid w:val="002440A3"/>
    <w:rsid w:val="00246D0F"/>
    <w:rsid w:val="003B1363"/>
    <w:rsid w:val="004430E2"/>
    <w:rsid w:val="00480281"/>
    <w:rsid w:val="004D7872"/>
    <w:rsid w:val="00506B89"/>
    <w:rsid w:val="0053005E"/>
    <w:rsid w:val="005343F9"/>
    <w:rsid w:val="00536827"/>
    <w:rsid w:val="0054177A"/>
    <w:rsid w:val="005C74CF"/>
    <w:rsid w:val="005E3C56"/>
    <w:rsid w:val="005E3ECC"/>
    <w:rsid w:val="006F2FA7"/>
    <w:rsid w:val="00775781"/>
    <w:rsid w:val="00792715"/>
    <w:rsid w:val="007E0558"/>
    <w:rsid w:val="007E4690"/>
    <w:rsid w:val="008324A2"/>
    <w:rsid w:val="00870814"/>
    <w:rsid w:val="00943573"/>
    <w:rsid w:val="00966B4F"/>
    <w:rsid w:val="009D5D78"/>
    <w:rsid w:val="00A42869"/>
    <w:rsid w:val="00AE5FAD"/>
    <w:rsid w:val="00B5518B"/>
    <w:rsid w:val="00B61B9E"/>
    <w:rsid w:val="00B64CF3"/>
    <w:rsid w:val="00B66824"/>
    <w:rsid w:val="00BB7D64"/>
    <w:rsid w:val="00C12B43"/>
    <w:rsid w:val="00C435F3"/>
    <w:rsid w:val="00D6198E"/>
    <w:rsid w:val="00D75912"/>
    <w:rsid w:val="00DC7EC8"/>
    <w:rsid w:val="00E741DB"/>
    <w:rsid w:val="00EF6D27"/>
    <w:rsid w:val="00F116F2"/>
    <w:rsid w:val="00F81BFB"/>
    <w:rsid w:val="00FE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07E42"/>
  <w15:chartTrackingRefBased/>
  <w15:docId w15:val="{B082CBFE-8F86-4670-B7B5-A7618021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55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435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35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35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35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35F3"/>
    <w:rPr>
      <w:b/>
      <w:bCs/>
      <w:sz w:val="20"/>
      <w:szCs w:val="20"/>
    </w:rPr>
  </w:style>
  <w:style w:type="character" w:customStyle="1" w:styleId="fontstyle01">
    <w:name w:val="fontstyle01"/>
    <w:basedOn w:val="DefaultParagraphFont"/>
    <w:rsid w:val="004430E2"/>
    <w:rPr>
      <w:rFonts w:ascii="Invention-Light" w:hAnsi="Invention-Light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DefaultParagraphFont"/>
    <w:rsid w:val="004430E2"/>
    <w:rPr>
      <w:rFonts w:ascii="Invention-LightItalic" w:hAnsi="Invention-LightItalic" w:hint="default"/>
      <w:b w:val="0"/>
      <w:bCs w:val="0"/>
      <w:i/>
      <w:iCs/>
      <w:color w:val="231F2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5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D78"/>
  </w:style>
  <w:style w:type="paragraph" w:styleId="Footer">
    <w:name w:val="footer"/>
    <w:basedOn w:val="Normal"/>
    <w:link w:val="FooterChar"/>
    <w:uiPriority w:val="99"/>
    <w:unhideWhenUsed/>
    <w:rsid w:val="009D5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30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511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3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0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5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2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939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3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8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1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2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E5985EC878B44B3CD6A87E472038C" ma:contentTypeVersion="13" ma:contentTypeDescription="Create a new document." ma:contentTypeScope="" ma:versionID="2481967c5da5ef00de14028166cb604c">
  <xsd:schema xmlns:xsd="http://www.w3.org/2001/XMLSchema" xmlns:xs="http://www.w3.org/2001/XMLSchema" xmlns:p="http://schemas.microsoft.com/office/2006/metadata/properties" xmlns:ns3="fdc05c47-9433-42be-b1a7-e2db2fb04842" xmlns:ns4="ce9466a3-6c78-4e10-8a08-2ab20d2dc2f8" targetNamespace="http://schemas.microsoft.com/office/2006/metadata/properties" ma:root="true" ma:fieldsID="54a58f0e8627619b310d48c9d89123a9" ns3:_="" ns4:_="">
    <xsd:import namespace="fdc05c47-9433-42be-b1a7-e2db2fb04842"/>
    <xsd:import namespace="ce9466a3-6c78-4e10-8a08-2ab20d2dc2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05c47-9433-42be-b1a7-e2db2fb04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66a3-6c78-4e10-8a08-2ab20d2dc2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isl xmlns:xsi="http://www.w3.org/2001/XMLSchema-instance" xmlns:xsd="http://www.w3.org/2001/XMLSchema" xmlns="http://www.boldonjames.com/2008/01/sie/internal/label" sislVersion="0" policy="a10f9ac0-5937-4b4f-b459-96aedd9ed2c5" origin="userSelected">
  <element uid="9920fcc9-9f43-4d43-9e3e-b98a219cfd55" value=""/>
</sisl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3B1C52-8645-47D0-9648-47FDF4944B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EC8734-C22A-409E-9686-FEB389D4B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c05c47-9433-42be-b1a7-e2db2fb04842"/>
    <ds:schemaRef ds:uri="ce9466a3-6c78-4e10-8a08-2ab20d2dc2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033A7B-6A5E-4AEF-AF54-DF4BDBEF1029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6AD0BB0A-4CD0-4083-8582-815D935ABC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 Stewart</dc:creator>
  <cp:keywords/>
  <dc:description/>
  <cp:lastModifiedBy>Arthur Souza Rodrigues</cp:lastModifiedBy>
  <cp:revision>1</cp:revision>
  <dcterms:created xsi:type="dcterms:W3CDTF">2023-02-08T21:09:00Z</dcterms:created>
  <dcterms:modified xsi:type="dcterms:W3CDTF">2026-09-26T01:08:00Z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3f668834-2757-4f50-9464-a6640eced54a</vt:lpwstr>
  </property>
  <property fmtid="{D5CDD505-2E9C-101B-9397-08002B2CF9AE}" pid="3" name="bjSaver">
    <vt:lpwstr>zKtUFX5AukUFGRRbT+Lp6jkdTzcMAI7U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origin="userSelected" xmlns="http://www.boldonj</vt:lpwstr>
  </property>
  <property fmtid="{D5CDD505-2E9C-101B-9397-08002B2CF9AE}" pid="5" name="bjDocumentLabelXML-0">
    <vt:lpwstr>ames.com/2008/01/sie/internal/label"&gt;&lt;element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0x010100DD9E5985EC878B44B3CD6A87E472038C</vt:lpwstr>
  </property>
</Properties>
</file>