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AA311" w14:textId="77777777" w:rsidR="006D6579" w:rsidRDefault="006D6579">
      <w:pPr>
        <w:rPr>
          <w:b/>
          <w:rPrChange w:id="0" w:author="Arthur Souza Rodrigues" w:date="2026-07-10T21:46:00Z" w16du:dateUtc="2026-07-11T01:46:00Z"/>
        </w:rPr>
      </w:pPr>
      <w:r>
        <w:rPr>
          <w:b/>
          <w:rPrChange w:id="1" w:author="Arthur Souza Rodrigues" w:date="2026-07-10T21:46:00Z" w16du:dateUtc="2026-07-11T01:46:00Z"/>
        </w:rPr>
        <w:t>file_</w:t>
      </w:r>
      <w:ins w:id="2" w:author="Arthur Souza Rodrigues" w:date="2026-07-10T21:46:00Z" w16du:dateUtc="2026-07-11T01:46:00Z">
        <w:r>
          <w:rPr>
            <w:b/>
            <w:bCs/>
          </w:rPr>
          <w:t>86</w:t>
        </w:r>
      </w:ins>
      <w:del w:id="3" w:author="Arthur Souza Rodrigues" w:date="2026-07-10T21:46:00Z" w16du:dateUtc="2026-07-11T01:46:00Z">
        <w:r>
          <w:delText>85</w:delText>
        </w:r>
      </w:del>
      <w:r>
        <w:rPr>
          <w:b/>
          <w:rPrChange w:id="4" w:author="Arthur Souza Rodrigues" w:date="2026-07-10T21:46:00Z" w16du:dateUtc="2026-07-11T01:46:00Z"/>
        </w:rPr>
        <w:t>.docx</w:t>
      </w:r>
    </w:p>
    <w:p w14:paraId="67449F0B" w14:textId="7973CE9F" w:rsidR="006D3956" w:rsidRDefault="00E81621">
      <w:ins w:id="5" w:author="Arthur Souza Rodrigues" w:date="2026-07-10T21:46:00Z" w16du:dateUtc="2026-07-11T01:46:00Z">
        <w:r>
          <w:rPr>
            <w:b/>
            <w:bCs/>
          </w:rPr>
          <w:t xml:space="preserve">Track Changes Editing Bullet </w:t>
        </w:r>
      </w:ins>
      <w:r>
        <w:rPr>
          <w:b/>
          <w:rPrChange w:id="6" w:author="Arthur Souza Rodrigues" w:date="2026-07-10T21:46:00Z" w16du:dateUtc="2026-07-11T01:46:00Z"/>
        </w:rPr>
        <w:t xml:space="preserve">Bold </w:t>
      </w:r>
      <w:del w:id="7" w:author="Arthur Souza Rodrigues" w:date="2026-07-10T21:46:00Z" w16du:dateUtc="2026-07-11T01:46:00Z">
        <w:r>
          <w:delText xml:space="preserve">Text Formatting </w:delText>
        </w:r>
      </w:del>
      <w:r>
        <w:rPr>
          <w:b/>
          <w:rPrChange w:id="8" w:author="Arthur Souza Rodrigues" w:date="2026-07-10T21:46:00Z" w16du:dateUtc="2026-07-11T01:46:00Z"/>
        </w:rPr>
        <w:t>Demo</w:t>
      </w:r>
    </w:p>
    <w:p w14:paraId="4E965677" w14:textId="77777777" w:rsidR="006D3956" w:rsidRDefault="00E81621">
      <w:r>
        <w:rPr>
          <w:b/>
          <w:rPrChange w:id="9" w:author="Arthur Souza Rodrigues" w:date="2026-07-10T21:46:00Z" w16du:dateUtc="2026-07-11T01:46:00Z"/>
        </w:rPr>
        <w:t xml:space="preserve">This document </w:t>
      </w:r>
      <w:ins w:id="10" w:author="Arthur Souza Rodrigues" w:date="2026-07-10T21:46:00Z" w16du:dateUtc="2026-07-11T01:46:00Z">
        <w:r>
          <w:rPr>
            <w:b/>
            <w:bCs/>
          </w:rPr>
          <w:t>uses Editing mode with bullet list and</w:t>
        </w:r>
      </w:ins>
      <w:del w:id="11" w:author="Arthur Souza Rodrigues" w:date="2026-07-10T21:46:00Z" w16du:dateUtc="2026-07-11T01:46:00Z">
        <w:r>
          <w:delText>demonstrates</w:delText>
        </w:r>
      </w:del>
      <w:r>
        <w:rPr>
          <w:b/>
          <w:rPrChange w:id="12" w:author="Arthur Souza Rodrigues" w:date="2026-07-10T21:46:00Z" w16du:dateUtc="2026-07-11T01:46:00Z"/>
        </w:rPr>
        <w:t xml:space="preserve"> bold </w:t>
      </w:r>
      <w:del w:id="13" w:author="Arthur Souza Rodrigues" w:date="2026-07-10T21:46:00Z" w16du:dateUtc="2026-07-11T01:46:00Z">
        <w:r>
          <w:delText xml:space="preserve">text </w:delText>
        </w:r>
      </w:del>
      <w:r>
        <w:rPr>
          <w:b/>
          <w:rPrChange w:id="14" w:author="Arthur Souza Rodrigues" w:date="2026-07-10T21:46:00Z" w16du:dateUtc="2026-07-11T01:46:00Z"/>
        </w:rPr>
        <w:t>formatting</w:t>
      </w:r>
      <w:ins w:id="15" w:author="Arthur Souza Rodrigues" w:date="2026-07-10T21:46:00Z" w16du:dateUtc="2026-07-11T01:46:00Z">
        <w:r>
          <w:rPr>
            <w:b/>
            <w:bCs/>
          </w:rPr>
          <w:t>:</w:t>
        </w:r>
      </w:ins>
      <w:del w:id="16" w:author="Arthur Souza Rodrigues" w:date="2026-07-10T21:46:00Z" w16du:dateUtc="2026-07-11T01:46:00Z">
        <w:r>
          <w:delText>.</w:delText>
        </w:r>
      </w:del>
    </w:p>
    <w:p w14:paraId="288D4377" w14:textId="77777777" w:rsidR="00972DCD" w:rsidRDefault="00E81621">
      <w:pPr>
        <w:rPr>
          <w:ins w:id="17" w:author="Arthur Souza Rodrigues" w:date="2026-07-10T21:46:00Z" w16du:dateUtc="2026-07-11T01:46:00Z"/>
        </w:rPr>
      </w:pPr>
      <w:ins w:id="18" w:author="Arthur Souza Rodrigues" w:date="2026-07-10T21:46:00Z" w16du:dateUtc="2026-07-11T01:46:00Z">
        <w:r>
          <w:rPr>
            <w:b/>
            <w:bCs/>
          </w:rPr>
          <w:t>First bold bullet point with track changes</w:t>
        </w:r>
      </w:ins>
    </w:p>
    <w:p w14:paraId="4E61E7CC" w14:textId="77777777" w:rsidR="00972DCD" w:rsidRDefault="00E81621">
      <w:pPr>
        <w:rPr>
          <w:ins w:id="19" w:author="Arthur Souza Rodrigues" w:date="2026-07-10T21:46:00Z" w16du:dateUtc="2026-07-11T01:46:00Z"/>
        </w:rPr>
      </w:pPr>
      <w:ins w:id="20" w:author="Arthur Souza Rodrigues" w:date="2026-07-10T21:46:00Z" w16du:dateUtc="2026-07-11T01:46:00Z">
        <w:r>
          <w:rPr>
            <w:b/>
            <w:bCs/>
          </w:rPr>
          <w:t>Second bold bullet point with edits</w:t>
        </w:r>
      </w:ins>
    </w:p>
    <w:p w14:paraId="787FFB87" w14:textId="77777777" w:rsidR="006D3956" w:rsidRDefault="00E81621">
      <w:ins w:id="21" w:author="Arthur Souza Rodrigues" w:date="2026-07-10T21:46:00Z" w16du:dateUtc="2026-07-11T01:46:00Z">
        <w:r>
          <w:rPr>
            <w:b/>
            <w:bCs/>
          </w:rPr>
          <w:t>Third bold bullet point demonstrating editing</w:t>
        </w:r>
      </w:ins>
      <w:del w:id="22" w:author="Arthur Souza Rodrigues" w:date="2026-07-10T21:46:00Z" w16du:dateUtc="2026-07-11T01:46:00Z">
        <w:r>
          <w:delText>This text is bold.</w:delText>
        </w:r>
      </w:del>
    </w:p>
    <w:sectPr w:rsidR="006D39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56"/>
    <w:rsid w:val="00447970"/>
    <w:rsid w:val="006D3956"/>
    <w:rsid w:val="006D6579"/>
    <w:rsid w:val="008E4B10"/>
    <w:rsid w:val="00972DCD"/>
    <w:rsid w:val="00C606A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FE08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2026-07-11T01:46:00Z</dcterms:modified>
</cp:coreProperties>
</file>