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C708F7" w14:textId="77777777" w:rsidR="00DA4AA9" w:rsidRDefault="00DA4AA9">
      <w:pPr>
        <w:tabs>
          <w:tab w:val="center" w:pos="4153"/>
          <w:tab w:val="right" w:pos="8306"/>
        </w:tabs>
        <w:rPr>
          <w:ins w:id="9" w:author="adlibuser" w:date="2026-09-25T21:12:00Z" w16du:dateUtc="2026-09-26T01:12:00Z"/>
          <w:rFonts w:ascii="TimesLT" w:hAnsi="TimesLT"/>
          <w:lang w:val="en-US" w:eastAsia="lt-LT"/>
        </w:rPr>
      </w:pPr>
    </w:p>
    <w:p w14:paraId="70AFEBEE" w14:textId="77777777" w:rsidR="00DA4AA9" w:rsidRDefault="00024FC9">
      <w:pPr>
        <w:jc w:val="right"/>
        <w:rPr>
          <w:ins w:id="10" w:author="adlibuser" w:date="2026-09-25T21:12:00Z" w16du:dateUtc="2026-09-26T01:12:00Z"/>
          <w:i/>
          <w:szCs w:val="24"/>
          <w:lang w:val="en-GB" w:eastAsia="lt-LT"/>
        </w:rPr>
      </w:pPr>
      <w:ins w:id="11" w:author="adlibuser" w:date="2026-09-25T21:12:00Z" w16du:dateUtc="2026-09-26T01:12:00Z">
        <w:r>
          <w:rPr>
            <w:i/>
            <w:szCs w:val="24"/>
            <w:lang w:val="en-GB" w:eastAsia="lt-LT"/>
          </w:rPr>
          <w:t>Translated from Lithuanian</w:t>
        </w:r>
      </w:ins>
    </w:p>
    <w:p w14:paraId="27FB0193" w14:textId="77777777" w:rsidR="00DA4AA9" w:rsidRDefault="00DA4AA9">
      <w:pPr>
        <w:jc w:val="center"/>
        <w:rPr>
          <w:ins w:id="12" w:author="adlibuser" w:date="2026-09-25T21:12:00Z" w16du:dateUtc="2026-09-26T01:12:00Z"/>
          <w:b/>
          <w:caps/>
          <w:szCs w:val="24"/>
          <w:lang w:val="en-GB" w:eastAsia="lt-LT"/>
        </w:rPr>
      </w:pPr>
    </w:p>
    <w:p w14:paraId="63781E78" w14:textId="77777777" w:rsidR="00DA4AA9" w:rsidRDefault="00DA4AA9">
      <w:pPr>
        <w:spacing w:line="360" w:lineRule="auto"/>
        <w:ind w:firstLine="720"/>
        <w:jc w:val="both"/>
        <w:rPr>
          <w:ins w:id="13" w:author="adlibuser" w:date="2026-09-25T21:12:00Z" w16du:dateUtc="2026-09-26T01:12:00Z"/>
          <w:color w:val="000000"/>
          <w:szCs w:val="24"/>
          <w:lang w:val="en-GB" w:eastAsia="lt-LT"/>
        </w:rPr>
      </w:pPr>
    </w:p>
    <w:p w14:paraId="1235D908" w14:textId="77777777" w:rsidR="00DA4AA9" w:rsidRDefault="00024FC9">
      <w:pPr>
        <w:spacing w:line="360" w:lineRule="auto"/>
        <w:jc w:val="center"/>
        <w:rPr>
          <w:ins w:id="14" w:author="adlibuser" w:date="2026-09-25T21:12:00Z" w16du:dateUtc="2026-09-26T01:12:00Z"/>
          <w:b/>
          <w:color w:val="000000"/>
          <w:szCs w:val="24"/>
          <w:lang w:val="en-GB" w:eastAsia="lt-LT"/>
        </w:rPr>
      </w:pPr>
      <w:ins w:id="15" w:author="adlibuser" w:date="2026-09-25T21:12:00Z" w16du:dateUtc="2026-09-26T01:12:00Z">
        <w:r>
          <w:rPr>
            <w:b/>
            <w:color w:val="000000"/>
            <w:szCs w:val="24"/>
            <w:lang w:val="en-GB" w:eastAsia="lt-LT"/>
          </w:rPr>
          <w:t>REPUBLIC OF LITHUANIA</w:t>
        </w:r>
      </w:ins>
    </w:p>
    <w:p w14:paraId="36D3CFEA" w14:textId="77777777" w:rsidR="00DA4AA9" w:rsidRDefault="00024FC9">
      <w:pPr>
        <w:spacing w:line="360" w:lineRule="auto"/>
        <w:jc w:val="center"/>
        <w:rPr>
          <w:ins w:id="16" w:author="adlibuser" w:date="2026-09-25T21:12:00Z" w16du:dateUtc="2026-09-26T01:12:00Z"/>
          <w:b/>
          <w:color w:val="000000"/>
          <w:szCs w:val="24"/>
          <w:lang w:val="en-GB" w:eastAsia="lt-LT"/>
        </w:rPr>
      </w:pPr>
      <w:ins w:id="17" w:author="adlibuser" w:date="2026-09-25T21:12:00Z" w16du:dateUtc="2026-09-26T01:12:00Z">
        <w:r>
          <w:rPr>
            <w:b/>
            <w:caps/>
            <w:color w:val="000000"/>
            <w:szCs w:val="24"/>
            <w:lang w:val="en-GB" w:eastAsia="lt-LT"/>
          </w:rPr>
          <w:t>Law on equal treatment</w:t>
        </w:r>
      </w:ins>
    </w:p>
    <w:p w14:paraId="76DC0CD6" w14:textId="77777777" w:rsidR="00DA4AA9" w:rsidRDefault="00DA4AA9">
      <w:pPr>
        <w:spacing w:line="360" w:lineRule="auto"/>
        <w:jc w:val="center"/>
        <w:rPr>
          <w:ins w:id="18" w:author="adlibuser" w:date="2026-09-25T21:12:00Z" w16du:dateUtc="2026-09-26T01:12:00Z"/>
          <w:b/>
          <w:color w:val="000000"/>
          <w:szCs w:val="24"/>
          <w:lang w:val="en-GB" w:eastAsia="lt-LT"/>
        </w:rPr>
      </w:pPr>
    </w:p>
    <w:p w14:paraId="72E55CDC" w14:textId="77777777" w:rsidR="00DA4AA9" w:rsidRDefault="00024FC9">
      <w:pPr>
        <w:spacing w:line="360" w:lineRule="auto"/>
        <w:jc w:val="center"/>
        <w:rPr>
          <w:ins w:id="19" w:author="adlibuser" w:date="2026-09-25T21:12:00Z" w16du:dateUtc="2026-09-26T01:12:00Z"/>
          <w:color w:val="000000"/>
          <w:szCs w:val="24"/>
          <w:lang w:val="en-GB" w:eastAsia="lt-LT"/>
        </w:rPr>
      </w:pPr>
      <w:ins w:id="20" w:author="adlibuser" w:date="2026-09-25T21:12:00Z" w16du:dateUtc="2026-09-26T01:12:00Z">
        <w:r>
          <w:rPr>
            <w:color w:val="000000"/>
            <w:szCs w:val="24"/>
            <w:lang w:val="en-GB" w:eastAsia="lt-LT"/>
          </w:rPr>
          <w:t>18 November 2003 – No IX-1826</w:t>
        </w:r>
      </w:ins>
    </w:p>
    <w:p w14:paraId="64284C25" w14:textId="77777777" w:rsidR="00DA4AA9" w:rsidRDefault="00024FC9">
      <w:pPr>
        <w:spacing w:line="360" w:lineRule="auto"/>
        <w:jc w:val="center"/>
        <w:rPr>
          <w:ins w:id="21" w:author="adlibuser" w:date="2026-09-25T21:12:00Z" w16du:dateUtc="2026-09-26T01:12:00Z"/>
          <w:color w:val="000000"/>
          <w:szCs w:val="24"/>
          <w:lang w:val="en-GB" w:eastAsia="lt-LT"/>
        </w:rPr>
      </w:pPr>
      <w:ins w:id="22" w:author="adlibuser" w:date="2026-09-25T21:12:00Z" w16du:dateUtc="2026-09-26T01:12:00Z">
        <w:r>
          <w:rPr>
            <w:color w:val="000000"/>
            <w:szCs w:val="24"/>
            <w:lang w:val="en-GB" w:eastAsia="lt-LT"/>
          </w:rPr>
          <w:t>Vilnius</w:t>
        </w:r>
      </w:ins>
    </w:p>
    <w:p w14:paraId="78FE1AC1" w14:textId="77777777" w:rsidR="00DA4AA9" w:rsidRDefault="00024FC9">
      <w:pPr>
        <w:spacing w:line="360" w:lineRule="auto"/>
        <w:jc w:val="center"/>
        <w:rPr>
          <w:ins w:id="23" w:author="adlibuser" w:date="2026-09-25T21:12:00Z" w16du:dateUtc="2026-09-26T01:12:00Z"/>
          <w:color w:val="000000"/>
          <w:szCs w:val="24"/>
          <w:lang w:val="en-GB" w:eastAsia="lt-LT"/>
        </w:rPr>
      </w:pPr>
      <w:ins w:id="24" w:author="adlibuser" w:date="2026-09-25T21:12:00Z" w16du:dateUtc="2026-09-26T01:12:00Z">
        <w:r>
          <w:rPr>
            <w:color w:val="000000"/>
            <w:szCs w:val="24"/>
            <w:lang w:val="en-GB" w:eastAsia="lt-LT"/>
          </w:rPr>
          <w:t>(As last amended on 17 June 2008 – No X-1602)</w:t>
        </w:r>
      </w:ins>
    </w:p>
    <w:p w14:paraId="47554CDB" w14:textId="77777777" w:rsidR="00DA4AA9" w:rsidRDefault="00DA4AA9">
      <w:pPr>
        <w:spacing w:line="360" w:lineRule="auto"/>
        <w:jc w:val="center"/>
        <w:rPr>
          <w:ins w:id="25" w:author="adlibuser" w:date="2026-09-25T21:12:00Z" w16du:dateUtc="2026-09-26T01:12:00Z"/>
          <w:b/>
          <w:color w:val="000000"/>
          <w:szCs w:val="24"/>
          <w:lang w:val="en-GB" w:eastAsia="lt-LT"/>
        </w:rPr>
      </w:pPr>
    </w:p>
    <w:p w14:paraId="2E72593B" w14:textId="77777777" w:rsidR="00DA4AA9" w:rsidRDefault="00DA4AA9">
      <w:pPr>
        <w:spacing w:line="360" w:lineRule="auto"/>
        <w:jc w:val="center"/>
        <w:rPr>
          <w:ins w:id="26" w:author="adlibuser" w:date="2026-09-25T21:12:00Z" w16du:dateUtc="2026-09-26T01:12:00Z"/>
          <w:b/>
          <w:color w:val="000000"/>
          <w:szCs w:val="24"/>
          <w:lang w:val="en-GB" w:eastAsia="lt-LT"/>
        </w:rPr>
      </w:pPr>
    </w:p>
    <w:p w14:paraId="73D606F2" w14:textId="77777777" w:rsidR="00DA4AA9" w:rsidRDefault="00024FC9">
      <w:pPr>
        <w:keepNext/>
        <w:spacing w:line="360" w:lineRule="auto"/>
        <w:jc w:val="center"/>
        <w:rPr>
          <w:ins w:id="27" w:author="adlibuser" w:date="2026-09-25T21:12:00Z" w16du:dateUtc="2026-09-26T01:12:00Z"/>
          <w:b/>
          <w:color w:val="000000"/>
          <w:szCs w:val="24"/>
          <w:lang w:val="en-GB" w:eastAsia="lt-LT"/>
        </w:rPr>
      </w:pPr>
      <w:ins w:id="28" w:author="adlibuser" w:date="2026-09-25T21:12:00Z" w16du:dateUtc="2026-09-26T01:12:00Z">
        <w:r>
          <w:rPr>
            <w:b/>
            <w:color w:val="000000"/>
            <w:szCs w:val="24"/>
            <w:lang w:val="en-GB" w:eastAsia="lt-LT"/>
          </w:rPr>
          <w:t>SECTION ONE</w:t>
        </w:r>
      </w:ins>
    </w:p>
    <w:p w14:paraId="74D55BEF" w14:textId="77777777" w:rsidR="00DA4AA9" w:rsidRDefault="00024FC9">
      <w:pPr>
        <w:keepNext/>
        <w:spacing w:line="360" w:lineRule="auto"/>
        <w:jc w:val="center"/>
        <w:rPr>
          <w:ins w:id="29" w:author="adlibuser" w:date="2026-09-25T21:12:00Z" w16du:dateUtc="2026-09-26T01:12:00Z"/>
          <w:b/>
          <w:color w:val="000000"/>
          <w:szCs w:val="24"/>
          <w:lang w:val="en-GB" w:eastAsia="lt-LT"/>
        </w:rPr>
      </w:pPr>
      <w:ins w:id="30" w:author="adlibuser" w:date="2026-09-25T21:12:00Z" w16du:dateUtc="2026-09-26T01:12:00Z">
        <w:r>
          <w:rPr>
            <w:b/>
            <w:color w:val="000000"/>
            <w:szCs w:val="24"/>
            <w:lang w:val="en-GB" w:eastAsia="lt-LT"/>
          </w:rPr>
          <w:t>GENERAL PROVISIONS</w:t>
        </w:r>
      </w:ins>
    </w:p>
    <w:p w14:paraId="3834E0ED" w14:textId="77777777" w:rsidR="00DA4AA9" w:rsidRDefault="00DA4AA9">
      <w:pPr>
        <w:spacing w:line="360" w:lineRule="auto"/>
        <w:ind w:firstLine="720"/>
        <w:rPr>
          <w:ins w:id="31" w:author="adlibuser" w:date="2026-09-25T21:12:00Z" w16du:dateUtc="2026-09-26T01:12:00Z"/>
          <w:b/>
          <w:color w:val="000000"/>
          <w:szCs w:val="24"/>
          <w:lang w:val="en-GB" w:eastAsia="lt-LT"/>
        </w:rPr>
      </w:pPr>
    </w:p>
    <w:p w14:paraId="5FA5BCBC" w14:textId="77777777" w:rsidR="00DA4AA9" w:rsidRDefault="00024FC9">
      <w:pPr>
        <w:spacing w:line="360" w:lineRule="auto"/>
        <w:ind w:firstLine="720"/>
        <w:rPr>
          <w:ins w:id="32" w:author="adlibuser" w:date="2026-09-25T21:12:00Z" w16du:dateUtc="2026-09-26T01:12:00Z"/>
          <w:szCs w:val="24"/>
          <w:lang w:val="en-GB" w:eastAsia="lt-LT"/>
        </w:rPr>
      </w:pPr>
      <w:ins w:id="33" w:author="adlibuser" w:date="2026-09-25T21:12:00Z" w16du:dateUtc="2026-09-26T01:12:00Z">
        <w:r>
          <w:rPr>
            <w:b/>
            <w:color w:val="000000"/>
            <w:szCs w:val="24"/>
            <w:lang w:val="en-GB" w:eastAsia="lt-LT"/>
          </w:rPr>
          <w:t>Article 1. Purpose of the Law</w:t>
        </w:r>
      </w:ins>
    </w:p>
    <w:p w14:paraId="744673ED" w14:textId="77777777" w:rsidR="00DA4AA9" w:rsidRDefault="00024FC9">
      <w:pPr>
        <w:spacing w:line="360" w:lineRule="auto"/>
        <w:ind w:firstLine="720"/>
        <w:jc w:val="both"/>
        <w:rPr>
          <w:ins w:id="34" w:author="adlibuser" w:date="2026-09-25T21:12:00Z" w16du:dateUtc="2026-09-26T01:12:00Z"/>
          <w:szCs w:val="24"/>
          <w:lang w:val="en-GB" w:eastAsia="lt-LT"/>
        </w:rPr>
      </w:pPr>
      <w:ins w:id="35" w:author="adlibuser" w:date="2026-09-25T21:12:00Z" w16du:dateUtc="2026-09-26T01:12:00Z">
        <w:r>
          <w:rPr>
            <w:color w:val="000000"/>
            <w:szCs w:val="24"/>
            <w:lang w:val="en-GB" w:eastAsia="lt-LT"/>
          </w:rPr>
          <w:t>The purpose of this Law shall be to ensure the implementation of the provisions of Article 29 of the Constitution of the Republic of Lithuania enshrining the equality of persons and prohibition against restrictions on human rights or extensions of privileges on the grounds of gender, race, nationality, language, origin, social status, belief, convictions or views, as well as the implementation of the provisions of legal acts of the European Union referred to in the Annex to this Law and of other internation</w:t>
        </w:r>
        <w:r>
          <w:rPr>
            <w:color w:val="000000"/>
            <w:szCs w:val="24"/>
            <w:lang w:val="en-GB" w:eastAsia="lt-LT"/>
          </w:rPr>
          <w:t xml:space="preserve">al legal acts. </w:t>
        </w:r>
      </w:ins>
    </w:p>
    <w:p w14:paraId="4DDA400F" w14:textId="77777777" w:rsidR="00DA4AA9" w:rsidRDefault="00DA4AA9">
      <w:pPr>
        <w:spacing w:line="360" w:lineRule="auto"/>
        <w:ind w:firstLine="720"/>
        <w:rPr>
          <w:ins w:id="36" w:author="adlibuser" w:date="2026-09-25T21:12:00Z" w16du:dateUtc="2026-09-26T01:12:00Z"/>
          <w:color w:val="000000"/>
          <w:szCs w:val="24"/>
          <w:lang w:val="en-GB" w:eastAsia="lt-LT"/>
        </w:rPr>
      </w:pPr>
    </w:p>
    <w:p w14:paraId="48D86E1E" w14:textId="77777777" w:rsidR="00DA4AA9" w:rsidRDefault="00024FC9">
      <w:pPr>
        <w:spacing w:line="360" w:lineRule="auto"/>
        <w:ind w:firstLine="720"/>
        <w:rPr>
          <w:ins w:id="37" w:author="adlibuser" w:date="2026-09-25T21:12:00Z" w16du:dateUtc="2026-09-26T01:12:00Z"/>
          <w:szCs w:val="24"/>
          <w:lang w:val="en-GB" w:eastAsia="lt-LT"/>
        </w:rPr>
      </w:pPr>
      <w:ins w:id="38" w:author="adlibuser" w:date="2026-09-25T21:12:00Z" w16du:dateUtc="2026-09-26T01:12:00Z">
        <w:r>
          <w:rPr>
            <w:b/>
            <w:color w:val="000000"/>
            <w:szCs w:val="24"/>
            <w:lang w:val="en-GB" w:eastAsia="lt-LT"/>
          </w:rPr>
          <w:t>Article 2. Definitions</w:t>
        </w:r>
      </w:ins>
    </w:p>
    <w:p w14:paraId="3205599A" w14:textId="77777777" w:rsidR="00DA4AA9" w:rsidRDefault="00024FC9">
      <w:pPr>
        <w:spacing w:line="360" w:lineRule="auto"/>
        <w:ind w:firstLine="720"/>
        <w:jc w:val="both"/>
        <w:rPr>
          <w:ins w:id="39" w:author="adlibuser" w:date="2026-09-25T21:12:00Z" w16du:dateUtc="2026-09-26T01:12:00Z"/>
          <w:b/>
          <w:color w:val="000000"/>
          <w:szCs w:val="24"/>
          <w:lang w:val="en-GB" w:eastAsia="lt-LT"/>
        </w:rPr>
      </w:pPr>
      <w:ins w:id="40" w:author="adlibuser" w:date="2026-09-25T21:12:00Z" w16du:dateUtc="2026-09-26T01:12:00Z">
        <w:r>
          <w:rPr>
            <w:b/>
            <w:color w:val="000000"/>
            <w:szCs w:val="24"/>
            <w:lang w:val="en-GB" w:eastAsia="lt-LT"/>
          </w:rPr>
          <w:t>1. Discrimination</w:t>
        </w:r>
        <w:r>
          <w:rPr>
            <w:color w:val="000000"/>
            <w:szCs w:val="24"/>
            <w:lang w:val="en-GB" w:eastAsia="lt-LT"/>
          </w:rPr>
          <w:t xml:space="preserve"> means any direct or indirect discrimination, harassment, instruction to discriminate on the grounds of gender, race, nationality, language, origin, social status, belief, convictions or views, age, sexual orientation, disability, ethnic origin or religion.</w:t>
        </w:r>
      </w:ins>
    </w:p>
    <w:p w14:paraId="124B4795" w14:textId="77777777" w:rsidR="00DA4AA9" w:rsidRDefault="00024FC9">
      <w:pPr>
        <w:spacing w:line="360" w:lineRule="auto"/>
        <w:ind w:firstLine="720"/>
        <w:jc w:val="both"/>
        <w:rPr>
          <w:ins w:id="41" w:author="adlibuser" w:date="2026-09-25T21:12:00Z" w16du:dateUtc="2026-09-26T01:12:00Z"/>
          <w:color w:val="000000"/>
          <w:szCs w:val="24"/>
          <w:lang w:val="en-GB" w:eastAsia="lt-LT"/>
        </w:rPr>
      </w:pPr>
      <w:ins w:id="42" w:author="adlibuser" w:date="2026-09-25T21:12:00Z" w16du:dateUtc="2026-09-26T01:12:00Z">
        <w:r>
          <w:rPr>
            <w:color w:val="000000"/>
            <w:szCs w:val="24"/>
            <w:lang w:val="en-GB" w:eastAsia="lt-LT"/>
          </w:rPr>
          <w:t>2.</w:t>
        </w:r>
        <w:r>
          <w:rPr>
            <w:b/>
            <w:color w:val="000000"/>
            <w:szCs w:val="24"/>
            <w:lang w:val="en-GB" w:eastAsia="lt-LT"/>
          </w:rPr>
          <w:t xml:space="preserve"> Ethos</w:t>
        </w:r>
        <w:r>
          <w:rPr>
            <w:color w:val="000000"/>
            <w:szCs w:val="24"/>
            <w:lang w:val="en-GB" w:eastAsia="lt-LT"/>
          </w:rPr>
          <w:t xml:space="preserve"> means the sum total of beliefs, values, moral attitudes and traditions determining the behaviour or standards of behaviour of a person or a group of persons.</w:t>
        </w:r>
      </w:ins>
    </w:p>
    <w:p w14:paraId="6D05E269" w14:textId="77777777" w:rsidR="00DA4AA9" w:rsidRDefault="00024FC9">
      <w:pPr>
        <w:spacing w:line="360" w:lineRule="auto"/>
        <w:ind w:firstLine="720"/>
        <w:jc w:val="both"/>
        <w:rPr>
          <w:ins w:id="43" w:author="adlibuser" w:date="2026-09-25T21:12:00Z" w16du:dateUtc="2026-09-26T01:12:00Z"/>
          <w:color w:val="000000"/>
          <w:szCs w:val="24"/>
          <w:lang w:val="en-GB" w:eastAsia="lt-LT"/>
        </w:rPr>
      </w:pPr>
      <w:ins w:id="44" w:author="adlibuser" w:date="2026-09-25T21:12:00Z" w16du:dateUtc="2026-09-26T01:12:00Z">
        <w:r>
          <w:rPr>
            <w:color w:val="000000"/>
            <w:szCs w:val="24"/>
            <w:lang w:val="en-GB" w:eastAsia="lt-LT"/>
          </w:rPr>
          <w:t xml:space="preserve">3. </w:t>
        </w:r>
        <w:r>
          <w:rPr>
            <w:b/>
            <w:color w:val="000000"/>
            <w:szCs w:val="24"/>
            <w:lang w:val="en-GB" w:eastAsia="lt-LT"/>
          </w:rPr>
          <w:t>Equal treatment</w:t>
        </w:r>
        <w:r>
          <w:rPr>
            <w:color w:val="000000"/>
            <w:szCs w:val="24"/>
            <w:lang w:val="en-GB" w:eastAsia="lt-LT"/>
          </w:rPr>
          <w:t xml:space="preserve"> means the implementation of human rights enshrined in international instruments on human and civil rights as well as laws of the Republic of Lithuania irrespective of gender, race, nationality, language, origin, social status, belief, convictions or views, age, sexual orientation, disability, ethnic origin or religion.</w:t>
        </w:r>
      </w:ins>
    </w:p>
    <w:p w14:paraId="15CBDAB2" w14:textId="77777777" w:rsidR="00DA4AA9" w:rsidRDefault="00024FC9">
      <w:pPr>
        <w:spacing w:line="360" w:lineRule="auto"/>
        <w:ind w:firstLine="720"/>
        <w:jc w:val="both"/>
        <w:rPr>
          <w:ins w:id="45" w:author="adlibuser" w:date="2026-09-25T21:12:00Z" w16du:dateUtc="2026-09-26T01:12:00Z"/>
          <w:color w:val="000000"/>
          <w:szCs w:val="24"/>
          <w:lang w:val="en-GB" w:eastAsia="lt-LT"/>
        </w:rPr>
      </w:pPr>
      <w:ins w:id="46" w:author="adlibuser" w:date="2026-09-25T21:12:00Z" w16du:dateUtc="2026-09-26T01:12:00Z">
        <w:r>
          <w:rPr>
            <w:color w:val="000000"/>
            <w:szCs w:val="24"/>
            <w:lang w:val="en-GB" w:eastAsia="lt-LT"/>
          </w:rPr>
          <w:t xml:space="preserve">4. </w:t>
        </w:r>
        <w:r>
          <w:rPr>
            <w:b/>
            <w:color w:val="000000"/>
            <w:szCs w:val="24"/>
            <w:lang w:val="en-GB" w:eastAsia="lt-LT"/>
          </w:rPr>
          <w:t>Indirect discrimination</w:t>
        </w:r>
        <w:r>
          <w:rPr>
            <w:color w:val="000000"/>
            <w:szCs w:val="24"/>
            <w:lang w:val="en-GB" w:eastAsia="lt-LT"/>
          </w:rPr>
          <w:t xml:space="preserve"> means any act or omission, legal provision or assessment criterion, apparently neutral provision or practice that formally are the same but their </w:t>
        </w:r>
        <w:r>
          <w:rPr>
            <w:color w:val="000000"/>
            <w:szCs w:val="24"/>
            <w:lang w:val="en-GB" w:eastAsia="lt-LT"/>
          </w:rPr>
          <w:lastRenderedPageBreak/>
          <w:t xml:space="preserve">implementation or application results or would result in </w:t>
        </w:r>
        <w:r>
          <w:rPr>
            <w:i/>
            <w:color w:val="000000"/>
            <w:szCs w:val="24"/>
            <w:lang w:val="en-GB" w:eastAsia="lt-LT"/>
          </w:rPr>
          <w:t>de facto</w:t>
        </w:r>
        <w:r>
          <w:rPr>
            <w:color w:val="000000"/>
            <w:szCs w:val="24"/>
            <w:lang w:val="en-GB" w:eastAsia="lt-LT"/>
          </w:rPr>
          <w:t xml:space="preserve"> restrictions on the exercise of rights or extensions of privileges, preferences or advantages on the grounds of gender, race, nationality, language, origin, social status, belief, convictions or views, age, sexual orientation, disability, ethnic origin or religion, unless that act or omission, legal provision or assessment criterion, provision or practice is justified by a legitimate aim and the means of achieving that aim are appropriate and necessary.</w:t>
        </w:r>
      </w:ins>
    </w:p>
    <w:p w14:paraId="48919E94" w14:textId="77777777" w:rsidR="00DA4AA9" w:rsidRDefault="00024FC9">
      <w:pPr>
        <w:spacing w:line="360" w:lineRule="auto"/>
        <w:ind w:firstLine="720"/>
        <w:jc w:val="both"/>
        <w:rPr>
          <w:ins w:id="47" w:author="adlibuser" w:date="2026-09-25T21:12:00Z" w16du:dateUtc="2026-09-26T01:12:00Z"/>
          <w:color w:val="000000"/>
          <w:szCs w:val="24"/>
          <w:lang w:val="en-GB" w:eastAsia="lt-LT"/>
        </w:rPr>
      </w:pPr>
      <w:ins w:id="48" w:author="adlibuser" w:date="2026-09-25T21:12:00Z" w16du:dateUtc="2026-09-26T01:12:00Z">
        <w:r>
          <w:rPr>
            <w:color w:val="000000"/>
            <w:szCs w:val="24"/>
            <w:lang w:val="en-GB" w:eastAsia="lt-LT"/>
          </w:rPr>
          <w:t xml:space="preserve">5. </w:t>
        </w:r>
        <w:r>
          <w:rPr>
            <w:b/>
            <w:color w:val="000000"/>
            <w:szCs w:val="24"/>
            <w:lang w:val="en-GB" w:eastAsia="lt-LT"/>
          </w:rPr>
          <w:t>Harassment</w:t>
        </w:r>
        <w:r>
          <w:rPr>
            <w:color w:val="000000"/>
            <w:szCs w:val="24"/>
            <w:lang w:val="en-GB" w:eastAsia="lt-LT"/>
          </w:rPr>
          <w:t xml:space="preserve"> means any unwanted conduct which occurs with the purpose, or effect, of violating the dignity of a person, and of creating an intimidating, hostile, humiliating or offensive environment on the grounds of gender, race, nationality, language, origin, social status, belief, convictions or views, age, sexual orientation, disability, ethnic origin or religion.</w:t>
        </w:r>
      </w:ins>
    </w:p>
    <w:p w14:paraId="157D6B49" w14:textId="77777777" w:rsidR="00DA4AA9" w:rsidRDefault="00024FC9">
      <w:pPr>
        <w:spacing w:line="360" w:lineRule="auto"/>
        <w:ind w:firstLine="720"/>
        <w:jc w:val="both"/>
        <w:rPr>
          <w:ins w:id="49" w:author="adlibuser" w:date="2026-09-25T21:12:00Z" w16du:dateUtc="2026-09-26T01:12:00Z"/>
          <w:color w:val="000000"/>
          <w:szCs w:val="24"/>
          <w:lang w:val="en-GB" w:eastAsia="lt-LT"/>
        </w:rPr>
      </w:pPr>
      <w:ins w:id="50" w:author="adlibuser" w:date="2026-09-25T21:12:00Z" w16du:dateUtc="2026-09-26T01:12:00Z">
        <w:r>
          <w:rPr>
            <w:color w:val="000000"/>
            <w:szCs w:val="24"/>
            <w:lang w:val="en-GB" w:eastAsia="lt-LT"/>
          </w:rPr>
          <w:t>6.</w:t>
        </w:r>
        <w:r>
          <w:rPr>
            <w:b/>
            <w:color w:val="000000"/>
            <w:szCs w:val="24"/>
            <w:lang w:val="en-GB" w:eastAsia="lt-LT"/>
          </w:rPr>
          <w:t xml:space="preserve"> Social status</w:t>
        </w:r>
        <w:r>
          <w:rPr>
            <w:color w:val="000000"/>
            <w:szCs w:val="24"/>
            <w:lang w:val="en-GB" w:eastAsia="lt-LT"/>
          </w:rPr>
          <w:t xml:space="preserve"> means education or qualification acquired by a natural person or his studies at research and education establishments, his property, income, need for state support provided for in legal acts and/or other factors related to the financial/economic situation of the person.</w:t>
        </w:r>
      </w:ins>
    </w:p>
    <w:p w14:paraId="078988FE" w14:textId="77777777" w:rsidR="00DA4AA9" w:rsidRDefault="00024FC9">
      <w:pPr>
        <w:spacing w:line="360" w:lineRule="auto"/>
        <w:ind w:firstLine="720"/>
        <w:jc w:val="both"/>
        <w:rPr>
          <w:ins w:id="51" w:author="adlibuser" w:date="2026-09-25T21:12:00Z" w16du:dateUtc="2026-09-26T01:12:00Z"/>
          <w:strike/>
          <w:color w:val="000000"/>
          <w:szCs w:val="24"/>
          <w:lang w:val="en-GB" w:eastAsia="lt-LT"/>
        </w:rPr>
      </w:pPr>
      <w:ins w:id="52" w:author="adlibuser" w:date="2026-09-25T21:12:00Z" w16du:dateUtc="2026-09-26T01:12:00Z">
        <w:r>
          <w:rPr>
            <w:color w:val="000000"/>
            <w:szCs w:val="24"/>
            <w:lang w:val="en-GB" w:eastAsia="lt-LT"/>
          </w:rPr>
          <w:t xml:space="preserve">7. </w:t>
        </w:r>
        <w:r>
          <w:rPr>
            <w:b/>
            <w:color w:val="000000"/>
            <w:szCs w:val="24"/>
            <w:lang w:val="en-GB" w:eastAsia="lt-LT"/>
          </w:rPr>
          <w:t>Direct discrimination</w:t>
        </w:r>
        <w:r>
          <w:rPr>
            <w:color w:val="000000"/>
            <w:szCs w:val="24"/>
            <w:lang w:val="en-GB" w:eastAsia="lt-LT"/>
          </w:rPr>
          <w:t xml:space="preserve"> means any situation where one person is treated less favourably than another is, has been or would be treated in a comparable situation on the grounds of gender, race, nationality, language, origin, social status, belief, convictions or views, age, sexual orientation, disability, ethnic origin or religion, except for the following cases:</w:t>
        </w:r>
      </w:ins>
    </w:p>
    <w:p w14:paraId="425937F6" w14:textId="77777777" w:rsidR="00DA4AA9" w:rsidRDefault="00024FC9">
      <w:pPr>
        <w:spacing w:line="360" w:lineRule="auto"/>
        <w:ind w:firstLine="720"/>
        <w:jc w:val="both"/>
        <w:rPr>
          <w:ins w:id="53" w:author="adlibuser" w:date="2026-09-25T21:12:00Z" w16du:dateUtc="2026-09-26T01:12:00Z"/>
          <w:i/>
          <w:szCs w:val="24"/>
          <w:lang w:val="en-GB" w:eastAsia="lt-LT"/>
        </w:rPr>
      </w:pPr>
      <w:ins w:id="54" w:author="adlibuser" w:date="2026-09-25T21:12:00Z" w16du:dateUtc="2026-09-26T01:12:00Z">
        <w:r>
          <w:rPr>
            <w:color w:val="000000"/>
            <w:szCs w:val="24"/>
            <w:lang w:val="en-GB" w:eastAsia="lt-LT"/>
          </w:rPr>
          <w:t xml:space="preserve">1) restrictions on the grounds of age as established by laws where it is justified by a legitimate aim, and the means of achieving that aim are appropriate and necessary; </w:t>
        </w:r>
      </w:ins>
    </w:p>
    <w:p w14:paraId="73C4C157" w14:textId="77777777" w:rsidR="00DA4AA9" w:rsidRDefault="00024FC9">
      <w:pPr>
        <w:tabs>
          <w:tab w:val="center" w:pos="4320"/>
          <w:tab w:val="right" w:pos="8640"/>
        </w:tabs>
        <w:spacing w:line="360" w:lineRule="auto"/>
        <w:ind w:firstLine="720"/>
        <w:jc w:val="both"/>
        <w:rPr>
          <w:ins w:id="55" w:author="adlibuser" w:date="2026-09-25T21:12:00Z" w16du:dateUtc="2026-09-26T01:12:00Z"/>
          <w:color w:val="000000"/>
          <w:szCs w:val="24"/>
          <w:lang w:val="en-GB" w:eastAsia="lt-LT"/>
        </w:rPr>
      </w:pPr>
      <w:ins w:id="56" w:author="adlibuser" w:date="2026-09-25T21:12:00Z" w16du:dateUtc="2026-09-26T01:12:00Z">
        <w:r>
          <w:rPr>
            <w:color w:val="000000"/>
            <w:szCs w:val="24"/>
            <w:lang w:val="en-GB" w:eastAsia="lt-LT"/>
          </w:rPr>
          <w:t>2) requirement to know the state language as established by laws;</w:t>
        </w:r>
      </w:ins>
    </w:p>
    <w:p w14:paraId="5E3A12CD" w14:textId="77777777" w:rsidR="00DA4AA9" w:rsidRDefault="00024FC9">
      <w:pPr>
        <w:spacing w:line="360" w:lineRule="auto"/>
        <w:ind w:firstLine="720"/>
        <w:jc w:val="both"/>
        <w:rPr>
          <w:ins w:id="57" w:author="adlibuser" w:date="2026-09-25T21:12:00Z" w16du:dateUtc="2026-09-26T01:12:00Z"/>
          <w:color w:val="000000"/>
          <w:szCs w:val="24"/>
          <w:lang w:val="en-GB" w:eastAsia="lt-LT"/>
        </w:rPr>
      </w:pPr>
      <w:ins w:id="58" w:author="adlibuser" w:date="2026-09-25T21:12:00Z" w16du:dateUtc="2026-09-26T01:12:00Z">
        <w:r>
          <w:rPr>
            <w:color w:val="000000"/>
            <w:szCs w:val="24"/>
            <w:lang w:val="en-GB" w:eastAsia="lt-LT"/>
          </w:rPr>
          <w:t>3) prohibition of participation in political activities in the cases specified by laws;</w:t>
        </w:r>
      </w:ins>
    </w:p>
    <w:p w14:paraId="74F02766" w14:textId="77777777" w:rsidR="00DA4AA9" w:rsidRDefault="00024FC9">
      <w:pPr>
        <w:spacing w:line="360" w:lineRule="auto"/>
        <w:ind w:firstLine="720"/>
        <w:jc w:val="both"/>
        <w:rPr>
          <w:ins w:id="59" w:author="adlibuser" w:date="2026-09-25T21:12:00Z" w16du:dateUtc="2026-09-26T01:12:00Z"/>
          <w:color w:val="000000"/>
          <w:szCs w:val="24"/>
          <w:lang w:val="en-GB" w:eastAsia="lt-LT"/>
        </w:rPr>
      </w:pPr>
      <w:ins w:id="60" w:author="adlibuser" w:date="2026-09-25T21:12:00Z" w16du:dateUtc="2026-09-26T01:12:00Z">
        <w:r>
          <w:rPr>
            <w:color w:val="000000"/>
            <w:szCs w:val="24"/>
            <w:lang w:val="en-GB" w:eastAsia="lt-LT"/>
          </w:rPr>
          <w:t>4) different rights applied on the basis of citizenship as established by laws;</w:t>
        </w:r>
      </w:ins>
    </w:p>
    <w:p w14:paraId="3C246798" w14:textId="77777777" w:rsidR="00DA4AA9" w:rsidRDefault="00024FC9">
      <w:pPr>
        <w:spacing w:line="360" w:lineRule="auto"/>
        <w:ind w:firstLine="720"/>
        <w:jc w:val="both"/>
        <w:rPr>
          <w:ins w:id="61" w:author="adlibuser" w:date="2026-09-25T21:12:00Z" w16du:dateUtc="2026-09-26T01:12:00Z"/>
          <w:color w:val="000000"/>
          <w:szCs w:val="24"/>
          <w:lang w:val="en-GB" w:eastAsia="lt-LT"/>
        </w:rPr>
      </w:pPr>
      <w:ins w:id="62" w:author="adlibuser" w:date="2026-09-25T21:12:00Z" w16du:dateUtc="2026-09-26T01:12:00Z">
        <w:r>
          <w:rPr>
            <w:color w:val="000000"/>
            <w:szCs w:val="24"/>
            <w:lang w:val="en-GB" w:eastAsia="lt-LT"/>
          </w:rPr>
          <w:t>5) special measures in the field of health care, safety at work, employment, labour market as established by laws with the view of creating and applying conditions and opportunities guaranteeing and promoting integration into the working environment;</w:t>
        </w:r>
      </w:ins>
    </w:p>
    <w:p w14:paraId="5BA70F81" w14:textId="77777777" w:rsidR="00DA4AA9" w:rsidRDefault="00024FC9">
      <w:pPr>
        <w:spacing w:line="360" w:lineRule="auto"/>
        <w:ind w:firstLine="720"/>
        <w:jc w:val="both"/>
        <w:rPr>
          <w:ins w:id="63" w:author="adlibuser" w:date="2026-09-25T21:12:00Z" w16du:dateUtc="2026-09-26T01:12:00Z"/>
          <w:color w:val="000000"/>
          <w:szCs w:val="24"/>
          <w:lang w:val="en-GB" w:eastAsia="lt-LT"/>
        </w:rPr>
      </w:pPr>
      <w:ins w:id="64" w:author="adlibuser" w:date="2026-09-25T21:12:00Z" w16du:dateUtc="2026-09-26T01:12:00Z">
        <w:r>
          <w:rPr>
            <w:color w:val="000000"/>
            <w:szCs w:val="24"/>
            <w:lang w:val="en-GB" w:eastAsia="lt-LT"/>
          </w:rPr>
          <w:t>6</w:t>
        </w:r>
        <w:r>
          <w:rPr>
            <w:color w:val="000000"/>
            <w:szCs w:val="24"/>
            <w:lang w:val="en-GB" w:eastAsia="lt-LT"/>
          </w:rPr>
          <w:t>) special temporary measures, as established by laws, which are taken to ensure equality and prevent violation of equal treatment on the grounds of gender, race, nationality, language, origin, social status, belief, convictions or views, age, sexual orientation, disability, ethnic origin or religion;</w:t>
        </w:r>
      </w:ins>
    </w:p>
    <w:p w14:paraId="330AA72C" w14:textId="77777777" w:rsidR="00DA4AA9" w:rsidRDefault="00024FC9">
      <w:pPr>
        <w:spacing w:line="360" w:lineRule="auto"/>
        <w:ind w:firstLine="720"/>
        <w:jc w:val="both"/>
        <w:rPr>
          <w:ins w:id="65" w:author="adlibuser" w:date="2026-09-25T21:12:00Z" w16du:dateUtc="2026-09-26T01:12:00Z"/>
          <w:color w:val="000000"/>
          <w:szCs w:val="24"/>
          <w:lang w:val="en-GB" w:eastAsia="lt-LT"/>
        </w:rPr>
      </w:pPr>
      <w:ins w:id="66" w:author="adlibuser" w:date="2026-09-25T21:12:00Z" w16du:dateUtc="2026-09-26T01:12:00Z">
        <w:r>
          <w:rPr>
            <w:color w:val="000000"/>
            <w:szCs w:val="24"/>
            <w:lang w:val="en-GB" w:eastAsia="lt-LT"/>
          </w:rPr>
          <w:t>7</w:t>
        </w:r>
        <w:r>
          <w:rPr>
            <w:color w:val="000000"/>
            <w:szCs w:val="24"/>
            <w:lang w:val="en-GB" w:eastAsia="lt-LT"/>
          </w:rPr>
          <w:t>) where, by reason of the nature of the particular occupational activities concerned or of the context in which they are carried out, a particular human characteristic constitutes an essential and determining occupational requirement, provided that the aim is legitimate and the requirement is proportionate;</w:t>
        </w:r>
      </w:ins>
    </w:p>
    <w:p w14:paraId="3ABC1E9F" w14:textId="77777777" w:rsidR="00DA4AA9" w:rsidRDefault="00024FC9">
      <w:pPr>
        <w:spacing w:line="360" w:lineRule="auto"/>
        <w:ind w:firstLine="720"/>
        <w:jc w:val="both"/>
        <w:rPr>
          <w:ins w:id="67" w:author="adlibuser" w:date="2026-09-25T21:12:00Z" w16du:dateUtc="2026-09-26T01:12:00Z"/>
          <w:color w:val="000000"/>
          <w:szCs w:val="24"/>
          <w:lang w:val="en-GB" w:eastAsia="lt-LT"/>
        </w:rPr>
      </w:pPr>
      <w:ins w:id="68" w:author="adlibuser" w:date="2026-09-25T21:12:00Z" w16du:dateUtc="2026-09-26T01:12:00Z">
        <w:r>
          <w:rPr>
            <w:color w:val="000000"/>
            <w:szCs w:val="24"/>
            <w:lang w:val="en-GB" w:eastAsia="lt-LT"/>
          </w:rPr>
          <w:t>8</w:t>
        </w:r>
        <w:r>
          <w:rPr>
            <w:color w:val="000000"/>
            <w:szCs w:val="24"/>
            <w:lang w:val="en-GB" w:eastAsia="lt-LT"/>
          </w:rPr>
          <w:t>) where the legal regulation of restrictions, special requirements or certain conditions relating to the social status of a person is justified by a legitimate aim, and the means of achieving that aim are appropriate and necessary;</w:t>
        </w:r>
      </w:ins>
    </w:p>
    <w:p w14:paraId="5DEF9938" w14:textId="77777777" w:rsidR="00DA4AA9" w:rsidRDefault="00024FC9">
      <w:pPr>
        <w:spacing w:line="360" w:lineRule="auto"/>
        <w:ind w:firstLine="720"/>
        <w:jc w:val="both"/>
        <w:rPr>
          <w:ins w:id="69" w:author="adlibuser" w:date="2026-09-25T21:12:00Z" w16du:dateUtc="2026-09-26T01:12:00Z"/>
          <w:b/>
          <w:color w:val="000000"/>
          <w:szCs w:val="24"/>
          <w:lang w:val="en-GB" w:eastAsia="lt-LT"/>
        </w:rPr>
      </w:pPr>
      <w:ins w:id="70" w:author="adlibuser" w:date="2026-09-25T21:12:00Z" w16du:dateUtc="2026-09-26T01:12:00Z">
        <w:r>
          <w:rPr>
            <w:color w:val="000000"/>
            <w:szCs w:val="24"/>
            <w:lang w:val="en-GB" w:eastAsia="lt-LT"/>
          </w:rPr>
          <w:t>9) organisation of separate sports competitions for the disabled.</w:t>
        </w:r>
      </w:ins>
    </w:p>
    <w:p w14:paraId="4BD5E2EB" w14:textId="77777777" w:rsidR="00DA4AA9" w:rsidRDefault="00024FC9">
      <w:pPr>
        <w:spacing w:line="360" w:lineRule="auto"/>
        <w:ind w:firstLine="720"/>
        <w:jc w:val="both"/>
        <w:rPr>
          <w:ins w:id="71" w:author="adlibuser" w:date="2026-09-25T21:12:00Z" w16du:dateUtc="2026-09-26T01:12:00Z"/>
          <w:color w:val="000000"/>
          <w:szCs w:val="24"/>
          <w:lang w:val="en-GB" w:eastAsia="lt-LT"/>
        </w:rPr>
      </w:pPr>
      <w:ins w:id="72" w:author="adlibuser" w:date="2026-09-25T21:12:00Z" w16du:dateUtc="2026-09-26T01:12:00Z">
        <w:r>
          <w:rPr>
            <w:color w:val="000000"/>
            <w:szCs w:val="24"/>
            <w:lang w:val="en-GB" w:eastAsia="lt-LT"/>
          </w:rPr>
          <w:t>8</w:t>
        </w:r>
        <w:r>
          <w:rPr>
            <w:color w:val="000000"/>
            <w:szCs w:val="24"/>
            <w:lang w:val="en-GB" w:eastAsia="lt-LT"/>
          </w:rPr>
          <w:t>. An instruction to discriminate against a person on the grounds of gender, race, nationality, language, origin, social status, belief, convictions or views, age, sexual orientation, disability, ethnic origin or religion shall be deemed to be discrimination within the meaning of paragraphs 4 and 7 of this Article.</w:t>
        </w:r>
      </w:ins>
    </w:p>
    <w:p w14:paraId="676F2896" w14:textId="77777777" w:rsidR="00DA4AA9" w:rsidRDefault="00DA4AA9">
      <w:pPr>
        <w:spacing w:line="360" w:lineRule="auto"/>
        <w:ind w:firstLine="720"/>
        <w:jc w:val="both"/>
        <w:rPr>
          <w:ins w:id="73" w:author="adlibuser" w:date="2026-09-25T21:12:00Z" w16du:dateUtc="2026-09-26T01:12:00Z"/>
          <w:color w:val="000000"/>
          <w:szCs w:val="24"/>
          <w:lang w:val="en-GB" w:eastAsia="lt-LT"/>
        </w:rPr>
      </w:pPr>
    </w:p>
    <w:p w14:paraId="2E74ECD1" w14:textId="77777777" w:rsidR="00DA4AA9" w:rsidRDefault="00024FC9">
      <w:pPr>
        <w:spacing w:line="360" w:lineRule="auto"/>
        <w:ind w:firstLine="720"/>
        <w:jc w:val="both"/>
        <w:rPr>
          <w:ins w:id="74" w:author="adlibuser" w:date="2026-09-25T21:12:00Z" w16du:dateUtc="2026-09-26T01:12:00Z"/>
          <w:szCs w:val="24"/>
          <w:lang w:val="en-GB" w:eastAsia="lt-LT"/>
        </w:rPr>
      </w:pPr>
      <w:ins w:id="75" w:author="adlibuser" w:date="2026-09-25T21:12:00Z" w16du:dateUtc="2026-09-26T01:12:00Z">
        <w:r>
          <w:rPr>
            <w:b/>
            <w:color w:val="000000"/>
            <w:szCs w:val="24"/>
            <w:lang w:val="en-GB" w:eastAsia="lt-LT"/>
          </w:rPr>
          <w:t>Article 3. Exemptions from the Provisions of this Law</w:t>
        </w:r>
      </w:ins>
    </w:p>
    <w:p w14:paraId="56ADDE19" w14:textId="77777777" w:rsidR="00DA4AA9" w:rsidRDefault="00024FC9">
      <w:pPr>
        <w:spacing w:line="360" w:lineRule="auto"/>
        <w:ind w:firstLine="720"/>
        <w:jc w:val="both"/>
        <w:rPr>
          <w:ins w:id="76" w:author="adlibuser" w:date="2026-09-25T21:12:00Z" w16du:dateUtc="2026-09-26T01:12:00Z"/>
          <w:color w:val="000000"/>
          <w:szCs w:val="24"/>
          <w:lang w:val="en-GB" w:eastAsia="lt-LT"/>
        </w:rPr>
      </w:pPr>
      <w:ins w:id="77" w:author="adlibuser" w:date="2026-09-25T21:12:00Z" w16du:dateUtc="2026-09-26T01:12:00Z">
        <w:r>
          <w:rPr>
            <w:color w:val="000000"/>
            <w:szCs w:val="24"/>
            <w:lang w:val="en-GB" w:eastAsia="lt-LT"/>
          </w:rPr>
          <w:t>The provisions of this Law shall not apply to:</w:t>
        </w:r>
      </w:ins>
    </w:p>
    <w:p w14:paraId="672E4C8E" w14:textId="77777777" w:rsidR="00DA4AA9" w:rsidRDefault="00024FC9">
      <w:pPr>
        <w:spacing w:line="360" w:lineRule="auto"/>
        <w:ind w:firstLine="709"/>
        <w:jc w:val="both"/>
        <w:rPr>
          <w:ins w:id="78" w:author="adlibuser" w:date="2026-09-25T21:12:00Z" w16du:dateUtc="2026-09-26T01:12:00Z"/>
          <w:color w:val="000000"/>
          <w:szCs w:val="24"/>
          <w:lang w:val="en-GB" w:eastAsia="lt-LT"/>
        </w:rPr>
      </w:pPr>
      <w:ins w:id="79" w:author="adlibuser" w:date="2026-09-25T21:12:00Z" w16du:dateUtc="2026-09-26T01:12:00Z">
        <w:r>
          <w:rPr>
            <w:color w:val="000000"/>
            <w:szCs w:val="24"/>
            <w:lang w:val="en-GB" w:eastAsia="lt-LT"/>
          </w:rPr>
          <w:t>1) family and private life;</w:t>
        </w:r>
      </w:ins>
    </w:p>
    <w:p w14:paraId="763BDDDE" w14:textId="77777777" w:rsidR="00DA4AA9" w:rsidRDefault="00024FC9">
      <w:pPr>
        <w:spacing w:line="360" w:lineRule="auto"/>
        <w:ind w:firstLine="709"/>
        <w:jc w:val="both"/>
        <w:rPr>
          <w:ins w:id="80" w:author="adlibuser" w:date="2026-09-25T21:12:00Z" w16du:dateUtc="2026-09-26T01:12:00Z"/>
          <w:b/>
          <w:color w:val="000000"/>
          <w:szCs w:val="24"/>
          <w:lang w:val="en-GB" w:eastAsia="lt-LT"/>
        </w:rPr>
      </w:pPr>
      <w:ins w:id="81" w:author="adlibuser" w:date="2026-09-25T21:12:00Z" w16du:dateUtc="2026-09-26T01:12:00Z">
        <w:r>
          <w:rPr>
            <w:color w:val="000000"/>
            <w:szCs w:val="24"/>
            <w:lang w:val="en-GB" w:eastAsia="lt-LT"/>
          </w:rPr>
          <w:t>2</w:t>
        </w:r>
        <w:r>
          <w:rPr>
            <w:color w:val="000000"/>
            <w:szCs w:val="24"/>
            <w:lang w:val="en-GB" w:eastAsia="lt-LT"/>
          </w:rPr>
          <w:t>) employees or staff of religious communities, associations and centres, as well as of legal persons established by them for serving the purposes of the same religion (hereinafter referred to as “religious communities and associations”), and of organisations established by them or their members, the founding documents or equivalent documents of which specify that their ethos is based on religion or belief, as well as requirements for religion teachers of traditional religious communities and associations wh</w:t>
        </w:r>
        <w:r>
          <w:rPr>
            <w:color w:val="000000"/>
            <w:szCs w:val="24"/>
            <w:lang w:val="en-GB" w:eastAsia="lt-LT"/>
          </w:rPr>
          <w:t>ere, by reason of the nature of their activities or of the context in which they are carried out, requirements regarding a person’s religion, belief or convictions constitute a genuine, legitimate and justified requirement, having regard to the ethos of the said organisations;</w:t>
        </w:r>
      </w:ins>
    </w:p>
    <w:p w14:paraId="71BB7845" w14:textId="77777777" w:rsidR="00DA4AA9" w:rsidRDefault="00024FC9">
      <w:pPr>
        <w:spacing w:line="360" w:lineRule="auto"/>
        <w:ind w:firstLine="720"/>
        <w:jc w:val="both"/>
        <w:rPr>
          <w:ins w:id="82" w:author="adlibuser" w:date="2026-09-25T21:12:00Z" w16du:dateUtc="2026-09-26T01:12:00Z"/>
          <w:color w:val="000000"/>
          <w:szCs w:val="24"/>
          <w:lang w:val="en-GB" w:eastAsia="lt-LT"/>
        </w:rPr>
      </w:pPr>
      <w:ins w:id="83" w:author="adlibuser" w:date="2026-09-25T21:12:00Z" w16du:dateUtc="2026-09-26T01:12:00Z">
        <w:r>
          <w:rPr>
            <w:color w:val="000000"/>
            <w:szCs w:val="24"/>
            <w:lang w:val="en-GB" w:eastAsia="lt-LT"/>
          </w:rPr>
          <w:t>3) cases where religious communities and associations, as well as organisations established by them or their members, the founding documents or equivalent documents of which specify that their ethos is based on religion or belief, supply products, goods and services for religious or belief purposes;</w:t>
        </w:r>
      </w:ins>
    </w:p>
    <w:p w14:paraId="4001DB30" w14:textId="77777777" w:rsidR="00DA4AA9" w:rsidRDefault="00024FC9">
      <w:pPr>
        <w:spacing w:line="360" w:lineRule="auto"/>
        <w:ind w:firstLine="720"/>
        <w:jc w:val="both"/>
        <w:rPr>
          <w:ins w:id="84" w:author="adlibuser" w:date="2026-09-25T21:12:00Z" w16du:dateUtc="2026-09-26T01:12:00Z"/>
          <w:color w:val="000000"/>
          <w:szCs w:val="24"/>
          <w:lang w:val="en-GB" w:eastAsia="lt-LT"/>
        </w:rPr>
      </w:pPr>
      <w:ins w:id="85" w:author="adlibuser" w:date="2026-09-25T21:12:00Z" w16du:dateUtc="2026-09-26T01:12:00Z">
        <w:r>
          <w:rPr>
            <w:color w:val="000000"/>
            <w:szCs w:val="24"/>
            <w:lang w:val="en-GB" w:eastAsia="lt-LT"/>
          </w:rPr>
          <w:t>4</w:t>
        </w:r>
        <w:r>
          <w:rPr>
            <w:color w:val="000000"/>
            <w:szCs w:val="24"/>
            <w:lang w:val="en-GB" w:eastAsia="lt-LT"/>
          </w:rPr>
          <w:t>) the admission of persons to study at schools of religious communities and associations, schools established by them or their members, as well as establishments, enterprises and organisations whose main activity is other than academic education, which have been established with the purpose of education in an environment fostering the values of a religious community or association where refusal to admit a person is necessary in order to maintain the ethos of the said organisations;</w:t>
        </w:r>
      </w:ins>
    </w:p>
    <w:p w14:paraId="22429E7A" w14:textId="77777777" w:rsidR="00DA4AA9" w:rsidRDefault="00024FC9">
      <w:pPr>
        <w:spacing w:line="360" w:lineRule="auto"/>
        <w:ind w:firstLine="720"/>
        <w:jc w:val="both"/>
        <w:rPr>
          <w:ins w:id="86" w:author="adlibuser" w:date="2026-09-25T21:12:00Z" w16du:dateUtc="2026-09-26T01:12:00Z"/>
          <w:color w:val="000000"/>
          <w:szCs w:val="24"/>
          <w:lang w:val="en-GB" w:eastAsia="lt-LT"/>
        </w:rPr>
      </w:pPr>
      <w:ins w:id="87" w:author="adlibuser" w:date="2026-09-25T21:12:00Z" w16du:dateUtc="2026-09-26T01:12:00Z">
        <w:r>
          <w:rPr>
            <w:color w:val="000000"/>
            <w:szCs w:val="24"/>
            <w:lang w:val="en-GB" w:eastAsia="lt-LT"/>
          </w:rPr>
          <w:t>5</w:t>
        </w:r>
        <w:r>
          <w:rPr>
            <w:color w:val="000000"/>
            <w:szCs w:val="24"/>
            <w:lang w:val="en-GB" w:eastAsia="lt-LT"/>
          </w:rPr>
          <w:t>) the content of education programmes, textbooks and teaching aids where religious instruction of traditional religious communities and associations is provided;</w:t>
        </w:r>
      </w:ins>
    </w:p>
    <w:p w14:paraId="70C66038" w14:textId="77777777" w:rsidR="00DA4AA9" w:rsidRDefault="00024FC9">
      <w:pPr>
        <w:spacing w:line="360" w:lineRule="auto"/>
        <w:ind w:firstLine="720"/>
        <w:jc w:val="both"/>
        <w:rPr>
          <w:ins w:id="88" w:author="adlibuser" w:date="2026-09-25T21:12:00Z" w16du:dateUtc="2026-09-26T01:12:00Z"/>
          <w:color w:val="000000"/>
          <w:szCs w:val="24"/>
          <w:lang w:val="en-GB" w:eastAsia="lt-LT"/>
        </w:rPr>
      </w:pPr>
      <w:ins w:id="89" w:author="adlibuser" w:date="2026-09-25T21:12:00Z" w16du:dateUtc="2026-09-26T01:12:00Z">
        <w:r>
          <w:rPr>
            <w:color w:val="000000"/>
            <w:szCs w:val="24"/>
            <w:lang w:val="en-GB" w:eastAsia="lt-LT"/>
          </w:rPr>
          <w:t>6</w:t>
        </w:r>
        <w:r>
          <w:rPr>
            <w:color w:val="000000"/>
            <w:szCs w:val="24"/>
            <w:lang w:val="en-GB" w:eastAsia="lt-LT"/>
          </w:rPr>
          <w:t>) requirements that persons carrying out occupational activities within religious communities and associations, as well as organisations established by them or their members, the founding documents or equivalent documents of which specify that their ethos is based on religion or belief, and persons studying at schools of religious communities and associations, schools established by them or their members, as well as establishments, enterprises and organisations whose main activity is other than academic edu</w:t>
        </w:r>
        <w:r>
          <w:rPr>
            <w:color w:val="000000"/>
            <w:szCs w:val="24"/>
            <w:lang w:val="en-GB" w:eastAsia="lt-LT"/>
          </w:rPr>
          <w:t>cation or taking part in organisations established with the purpose of education in an environment fostering the values of a religious community or association should act in good faith and with loyalty to the ethos of the said organisations;</w:t>
        </w:r>
      </w:ins>
    </w:p>
    <w:p w14:paraId="05664380" w14:textId="77777777" w:rsidR="00DA4AA9" w:rsidRDefault="00024FC9">
      <w:pPr>
        <w:spacing w:line="360" w:lineRule="auto"/>
        <w:ind w:firstLine="720"/>
        <w:jc w:val="both"/>
        <w:rPr>
          <w:ins w:id="90" w:author="adlibuser" w:date="2026-09-25T21:12:00Z" w16du:dateUtc="2026-09-26T01:12:00Z"/>
          <w:b/>
          <w:color w:val="000000"/>
          <w:szCs w:val="24"/>
          <w:lang w:val="en-GB" w:eastAsia="lt-LT"/>
        </w:rPr>
      </w:pPr>
      <w:ins w:id="91" w:author="adlibuser" w:date="2026-09-25T21:12:00Z" w16du:dateUtc="2026-09-26T01:12:00Z">
        <w:r>
          <w:rPr>
            <w:color w:val="000000"/>
            <w:szCs w:val="24"/>
            <w:lang w:val="en-GB" w:eastAsia="lt-LT"/>
          </w:rPr>
          <w:t>7) cases where organisations uniting individuals on the grounds of gender, race, nationality, language, origin, social status, belief, convictions or views, age, sexual orientation, disability, ethnic origin or religion decide on membership of, or employment in, these organisations, provided it is genuine, legitimate and justified in relation to the common ground of an organisation;</w:t>
        </w:r>
      </w:ins>
    </w:p>
    <w:p w14:paraId="3F38426B" w14:textId="77777777" w:rsidR="00DA4AA9" w:rsidRDefault="00024FC9">
      <w:pPr>
        <w:spacing w:line="360" w:lineRule="auto"/>
        <w:ind w:firstLine="720"/>
        <w:jc w:val="both"/>
        <w:rPr>
          <w:ins w:id="92" w:author="adlibuser" w:date="2026-09-25T21:12:00Z" w16du:dateUtc="2026-09-26T01:12:00Z"/>
          <w:i/>
          <w:color w:val="000000"/>
          <w:szCs w:val="24"/>
          <w:lang w:val="en-GB" w:eastAsia="lt-LT"/>
        </w:rPr>
      </w:pPr>
      <w:ins w:id="93" w:author="adlibuser" w:date="2026-09-25T21:12:00Z" w16du:dateUtc="2026-09-26T01:12:00Z">
        <w:r>
          <w:rPr>
            <w:color w:val="000000"/>
            <w:szCs w:val="24"/>
            <w:lang w:val="en-GB" w:eastAsia="lt-LT"/>
          </w:rPr>
          <w:t>8</w:t>
        </w:r>
        <w:r>
          <w:rPr>
            <w:color w:val="000000"/>
            <w:szCs w:val="24"/>
            <w:lang w:val="en-GB" w:eastAsia="lt-LT"/>
          </w:rPr>
          <w:t>) education and training where the application of the provisions of this Law is inconsistent with the striving of communities of state or private pre-school education establishments, general education schools or other educational establishments, the founding documents or equivalent documents of which specify that their ethos is based on religion or belief, to educate children in an environment fostering the values of a religious community or association.</w:t>
        </w:r>
      </w:ins>
    </w:p>
    <w:p w14:paraId="6C58D032" w14:textId="77777777" w:rsidR="00DA4AA9" w:rsidRDefault="00DA4AA9">
      <w:pPr>
        <w:spacing w:line="360" w:lineRule="auto"/>
        <w:ind w:firstLine="720"/>
        <w:jc w:val="both"/>
        <w:rPr>
          <w:ins w:id="94" w:author="adlibuser" w:date="2026-09-25T21:12:00Z" w16du:dateUtc="2026-09-26T01:12:00Z"/>
          <w:color w:val="000000"/>
          <w:szCs w:val="24"/>
          <w:lang w:val="en-GB" w:eastAsia="lt-LT"/>
        </w:rPr>
      </w:pPr>
    </w:p>
    <w:p w14:paraId="2637F963" w14:textId="77777777" w:rsidR="00DA4AA9" w:rsidRDefault="00024FC9">
      <w:pPr>
        <w:spacing w:line="360" w:lineRule="auto"/>
        <w:ind w:firstLine="720"/>
        <w:jc w:val="both"/>
        <w:rPr>
          <w:ins w:id="95" w:author="adlibuser" w:date="2026-09-25T21:12:00Z" w16du:dateUtc="2026-09-26T01:12:00Z"/>
          <w:szCs w:val="24"/>
          <w:lang w:val="en-GB" w:eastAsia="lt-LT"/>
        </w:rPr>
      </w:pPr>
      <w:ins w:id="96" w:author="adlibuser" w:date="2026-09-25T21:12:00Z" w16du:dateUtc="2026-09-26T01:12:00Z">
        <w:r>
          <w:rPr>
            <w:b/>
            <w:color w:val="000000"/>
            <w:szCs w:val="24"/>
            <w:lang w:val="en-GB" w:eastAsia="lt-LT"/>
          </w:rPr>
          <w:t>Article 4. Burden of Proof</w:t>
        </w:r>
      </w:ins>
    </w:p>
    <w:p w14:paraId="4C67221B" w14:textId="77777777" w:rsidR="00DA4AA9" w:rsidRDefault="00024FC9">
      <w:pPr>
        <w:spacing w:line="360" w:lineRule="auto"/>
        <w:ind w:firstLine="720"/>
        <w:jc w:val="both"/>
        <w:rPr>
          <w:ins w:id="97" w:author="adlibuser" w:date="2026-09-25T21:12:00Z" w16du:dateUtc="2026-09-26T01:12:00Z"/>
          <w:szCs w:val="24"/>
          <w:lang w:val="en-GB" w:eastAsia="lt-LT"/>
        </w:rPr>
      </w:pPr>
      <w:ins w:id="98" w:author="adlibuser" w:date="2026-09-25T21:12:00Z" w16du:dateUtc="2026-09-26T01:12:00Z">
        <w:r>
          <w:rPr>
            <w:color w:val="000000"/>
            <w:szCs w:val="24"/>
            <w:lang w:val="en-GB" w:eastAsia="lt-LT"/>
          </w:rPr>
          <w:t>Where in the course of the hearing of complaints, petitions, applications, notifications or claims of natural or legal persons about discrimination on the grounds of gender, race, nationality, language, origin, social status, belief, convictions or views, age, sexual orientation, disability, ethnic origin or religion before a court or other competent authority, the complainant establishes facts from which it may be presumed that there has been direct or indirect discrimination, it shall be presumed that dir</w:t>
        </w:r>
        <w:r>
          <w:rPr>
            <w:color w:val="000000"/>
            <w:szCs w:val="24"/>
            <w:lang w:val="en-GB" w:eastAsia="lt-LT"/>
          </w:rPr>
          <w:t xml:space="preserve">ect or indirect discrimination, harassment or instruction to discriminate has occurred. The respondent shall have to prove that there has been no breach of the principle of equal treatment. </w:t>
        </w:r>
      </w:ins>
    </w:p>
    <w:p w14:paraId="2B94492A" w14:textId="77777777" w:rsidR="00DA4AA9" w:rsidRDefault="00DA4AA9">
      <w:pPr>
        <w:shd w:val="clear" w:color="auto" w:fill="FFFFFF"/>
        <w:tabs>
          <w:tab w:val="left" w:pos="432"/>
        </w:tabs>
        <w:spacing w:line="360" w:lineRule="auto"/>
        <w:ind w:firstLine="720"/>
        <w:rPr>
          <w:ins w:id="99" w:author="adlibuser" w:date="2026-09-25T21:12:00Z" w16du:dateUtc="2026-09-26T01:12:00Z"/>
          <w:b/>
          <w:color w:val="000000"/>
          <w:spacing w:val="-7"/>
          <w:w w:val="93"/>
          <w:szCs w:val="24"/>
          <w:lang w:val="en-GB" w:eastAsia="lt-LT"/>
        </w:rPr>
      </w:pPr>
    </w:p>
    <w:p w14:paraId="72C7A48D" w14:textId="77777777" w:rsidR="00DA4AA9" w:rsidRDefault="00024FC9">
      <w:pPr>
        <w:keepNext/>
        <w:spacing w:line="360" w:lineRule="auto"/>
        <w:jc w:val="center"/>
        <w:rPr>
          <w:ins w:id="100" w:author="adlibuser" w:date="2026-09-25T21:12:00Z" w16du:dateUtc="2026-09-26T01:12:00Z"/>
          <w:b/>
          <w:color w:val="000000"/>
          <w:szCs w:val="24"/>
          <w:lang w:val="en-GB" w:eastAsia="lt-LT"/>
        </w:rPr>
      </w:pPr>
      <w:ins w:id="101" w:author="adlibuser" w:date="2026-09-25T21:12:00Z" w16du:dateUtc="2026-09-26T01:12:00Z">
        <w:r>
          <w:rPr>
            <w:b/>
            <w:color w:val="000000"/>
            <w:szCs w:val="24"/>
            <w:lang w:val="en-GB" w:eastAsia="lt-LT"/>
          </w:rPr>
          <w:t>SECTION TWO</w:t>
        </w:r>
      </w:ins>
    </w:p>
    <w:p w14:paraId="70009C52" w14:textId="77777777" w:rsidR="00DA4AA9" w:rsidRDefault="00024FC9">
      <w:pPr>
        <w:keepNext/>
        <w:spacing w:line="360" w:lineRule="auto"/>
        <w:jc w:val="center"/>
        <w:rPr>
          <w:ins w:id="102" w:author="adlibuser" w:date="2026-09-25T21:12:00Z" w16du:dateUtc="2026-09-26T01:12:00Z"/>
          <w:b/>
          <w:color w:val="000000"/>
          <w:szCs w:val="24"/>
          <w:lang w:val="en-GB" w:eastAsia="lt-LT"/>
        </w:rPr>
      </w:pPr>
      <w:ins w:id="103" w:author="adlibuser" w:date="2026-09-25T21:12:00Z" w16du:dateUtc="2026-09-26T01:12:00Z">
        <w:r>
          <w:rPr>
            <w:b/>
            <w:caps/>
            <w:color w:val="000000"/>
            <w:szCs w:val="24"/>
            <w:lang w:val="en-GB" w:eastAsia="lt-LT"/>
          </w:rPr>
          <w:t>Implementation of Equal Treatment</w:t>
        </w:r>
      </w:ins>
    </w:p>
    <w:p w14:paraId="6279F398" w14:textId="77777777" w:rsidR="00DA4AA9" w:rsidRDefault="00DA4AA9">
      <w:pPr>
        <w:spacing w:line="360" w:lineRule="auto"/>
        <w:ind w:firstLine="720"/>
        <w:rPr>
          <w:ins w:id="104" w:author="adlibuser" w:date="2026-09-25T21:12:00Z" w16du:dateUtc="2026-09-26T01:12:00Z"/>
          <w:color w:val="000000"/>
          <w:szCs w:val="24"/>
          <w:lang w:val="en-GB" w:eastAsia="lt-LT"/>
        </w:rPr>
      </w:pPr>
    </w:p>
    <w:p w14:paraId="7B82E728" w14:textId="77777777" w:rsidR="00DA4AA9" w:rsidRDefault="00024FC9">
      <w:pPr>
        <w:spacing w:line="360" w:lineRule="auto"/>
        <w:ind w:left="2127" w:hanging="1407"/>
        <w:jc w:val="both"/>
        <w:rPr>
          <w:ins w:id="105" w:author="adlibuser" w:date="2026-09-25T21:12:00Z" w16du:dateUtc="2026-09-26T01:12:00Z"/>
          <w:b/>
          <w:szCs w:val="24"/>
          <w:lang w:val="en-GB" w:eastAsia="lt-LT"/>
        </w:rPr>
      </w:pPr>
      <w:ins w:id="106" w:author="adlibuser" w:date="2026-09-25T21:12:00Z" w16du:dateUtc="2026-09-26T01:12:00Z">
        <w:r>
          <w:rPr>
            <w:b/>
            <w:color w:val="000000"/>
            <w:szCs w:val="24"/>
            <w:lang w:val="en-GB" w:eastAsia="lt-LT"/>
          </w:rPr>
          <w:t xml:space="preserve">Article 5. Duty of State and Municipal Institutions and Agencies to Implement Equal Treatment  </w:t>
        </w:r>
      </w:ins>
    </w:p>
    <w:p w14:paraId="67EADAAC" w14:textId="77777777" w:rsidR="00DA4AA9" w:rsidRDefault="00024FC9">
      <w:pPr>
        <w:spacing w:line="360" w:lineRule="auto"/>
        <w:ind w:firstLine="720"/>
        <w:jc w:val="both"/>
        <w:rPr>
          <w:ins w:id="107" w:author="adlibuser" w:date="2026-09-25T21:12:00Z" w16du:dateUtc="2026-09-26T01:12:00Z"/>
          <w:color w:val="000000"/>
          <w:szCs w:val="24"/>
          <w:lang w:val="en-GB" w:eastAsia="lt-LT"/>
        </w:rPr>
      </w:pPr>
      <w:ins w:id="108" w:author="adlibuser" w:date="2026-09-25T21:12:00Z" w16du:dateUtc="2026-09-26T01:12:00Z">
        <w:r>
          <w:rPr>
            <w:color w:val="000000"/>
            <w:szCs w:val="24"/>
            <w:lang w:val="en-GB" w:eastAsia="lt-LT"/>
          </w:rPr>
          <w:t>State and municipal institutions and agencies must, within their competence:</w:t>
        </w:r>
      </w:ins>
    </w:p>
    <w:p w14:paraId="37D3DCF7" w14:textId="77777777" w:rsidR="00DA4AA9" w:rsidRDefault="00024FC9">
      <w:pPr>
        <w:spacing w:line="360" w:lineRule="auto"/>
        <w:ind w:firstLine="720"/>
        <w:jc w:val="both"/>
        <w:rPr>
          <w:ins w:id="109" w:author="adlibuser" w:date="2026-09-25T21:12:00Z" w16du:dateUtc="2026-09-26T01:12:00Z"/>
          <w:color w:val="000000"/>
          <w:szCs w:val="24"/>
          <w:lang w:val="en-GB" w:eastAsia="lt-LT"/>
        </w:rPr>
      </w:pPr>
      <w:ins w:id="110" w:author="adlibuser" w:date="2026-09-25T21:12:00Z" w16du:dateUtc="2026-09-26T01:12:00Z">
        <w:r>
          <w:rPr>
            <w:color w:val="000000"/>
            <w:szCs w:val="24"/>
            <w:lang w:val="en-GB" w:eastAsia="lt-LT"/>
          </w:rPr>
          <w:t>1) ensure that equal rights and opportunities are enshrined in all legal acts irrespective of gender, race, nationality, language, origin, social status, belief, convictions or views, age, sexual orientation, disability, ethnic origin or religion;</w:t>
        </w:r>
      </w:ins>
    </w:p>
    <w:p w14:paraId="55D0B975" w14:textId="77777777" w:rsidR="00DA4AA9" w:rsidRDefault="00024FC9">
      <w:pPr>
        <w:spacing w:line="360" w:lineRule="auto"/>
        <w:ind w:firstLine="720"/>
        <w:jc w:val="both"/>
        <w:rPr>
          <w:ins w:id="111" w:author="adlibuser" w:date="2026-09-25T21:12:00Z" w16du:dateUtc="2026-09-26T01:12:00Z"/>
          <w:color w:val="000000"/>
          <w:szCs w:val="24"/>
          <w:lang w:val="en-GB" w:eastAsia="lt-LT"/>
        </w:rPr>
      </w:pPr>
      <w:ins w:id="112" w:author="adlibuser" w:date="2026-09-25T21:12:00Z" w16du:dateUtc="2026-09-26T01:12:00Z">
        <w:r>
          <w:rPr>
            <w:color w:val="000000"/>
            <w:szCs w:val="24"/>
            <w:lang w:val="en-GB" w:eastAsia="lt-LT"/>
          </w:rPr>
          <w:t>2</w:t>
        </w:r>
        <w:r>
          <w:rPr>
            <w:color w:val="000000"/>
            <w:szCs w:val="24"/>
            <w:lang w:val="en-GB" w:eastAsia="lt-LT"/>
          </w:rPr>
          <w:t>) develop, approve and implement programmes and measures designed to ensure equal treatment irrespective of gender, race, nationality, language, origin, social status, belief, convictions or views, age, sexual orientation, disability, ethnic origin or religion;</w:t>
        </w:r>
      </w:ins>
    </w:p>
    <w:p w14:paraId="4367B384" w14:textId="77777777" w:rsidR="00DA4AA9" w:rsidRDefault="00024FC9">
      <w:pPr>
        <w:spacing w:line="360" w:lineRule="auto"/>
        <w:ind w:firstLine="720"/>
        <w:jc w:val="both"/>
        <w:rPr>
          <w:ins w:id="113" w:author="adlibuser" w:date="2026-09-25T21:12:00Z" w16du:dateUtc="2026-09-26T01:12:00Z"/>
          <w:color w:val="000000"/>
          <w:szCs w:val="24"/>
          <w:lang w:val="en-GB" w:eastAsia="lt-LT"/>
        </w:rPr>
      </w:pPr>
      <w:ins w:id="114" w:author="adlibuser" w:date="2026-09-25T21:12:00Z" w16du:dateUtc="2026-09-26T01:12:00Z">
        <w:r>
          <w:rPr>
            <w:color w:val="000000"/>
            <w:szCs w:val="24"/>
            <w:lang w:val="en-GB" w:eastAsia="lt-LT"/>
          </w:rPr>
          <w:t>3</w:t>
        </w:r>
        <w:r>
          <w:rPr>
            <w:color w:val="000000"/>
            <w:szCs w:val="24"/>
            <w:lang w:val="en-GB" w:eastAsia="lt-LT"/>
          </w:rPr>
          <w:t>) in the manner prescribed by laws, support programmes of religious communities, associations and centres, public establishments, associations, as well as charitable and sponsorship foundations which assist in implementing equal treatment of persons on the grounds of gender, race, nationality, language, origin, social status, belief, convictions or views, age, sexual orientation, disability, ethnic origin or religion.</w:t>
        </w:r>
      </w:ins>
    </w:p>
    <w:p w14:paraId="7C5EAC03" w14:textId="77777777" w:rsidR="00DA4AA9" w:rsidRDefault="00DA4AA9">
      <w:pPr>
        <w:spacing w:line="360" w:lineRule="auto"/>
        <w:ind w:firstLine="720"/>
        <w:jc w:val="both"/>
        <w:rPr>
          <w:ins w:id="115" w:author="adlibuser" w:date="2026-09-25T21:12:00Z" w16du:dateUtc="2026-09-26T01:12:00Z"/>
          <w:b/>
          <w:color w:val="000000"/>
          <w:szCs w:val="24"/>
          <w:lang w:val="en-GB" w:eastAsia="lt-LT"/>
        </w:rPr>
      </w:pPr>
    </w:p>
    <w:p w14:paraId="56F9DFDB" w14:textId="77777777" w:rsidR="00DA4AA9" w:rsidRDefault="00024FC9">
      <w:pPr>
        <w:spacing w:line="360" w:lineRule="auto"/>
        <w:ind w:left="2127" w:hanging="1407"/>
        <w:jc w:val="both"/>
        <w:rPr>
          <w:ins w:id="116" w:author="adlibuser" w:date="2026-09-25T21:12:00Z" w16du:dateUtc="2026-09-26T01:12:00Z"/>
          <w:b/>
          <w:strike/>
          <w:szCs w:val="24"/>
          <w:lang w:val="en-GB" w:eastAsia="lt-LT"/>
        </w:rPr>
      </w:pPr>
      <w:ins w:id="117" w:author="adlibuser" w:date="2026-09-25T21:12:00Z" w16du:dateUtc="2026-09-26T01:12:00Z">
        <w:r>
          <w:rPr>
            <w:b/>
            <w:color w:val="000000"/>
            <w:szCs w:val="24"/>
            <w:lang w:val="en-GB" w:eastAsia="lt-LT"/>
          </w:rPr>
          <w:t>Article 6. Duty of Educational Establishments, Other Education Providers as well as Research and Education Establishments to Implement Equal Treatment</w:t>
        </w:r>
      </w:ins>
    </w:p>
    <w:p w14:paraId="4B0DBCA2" w14:textId="77777777" w:rsidR="00DA4AA9" w:rsidRDefault="00024FC9">
      <w:pPr>
        <w:spacing w:line="360" w:lineRule="auto"/>
        <w:ind w:firstLine="720"/>
        <w:jc w:val="both"/>
        <w:rPr>
          <w:ins w:id="118" w:author="adlibuser" w:date="2026-09-25T21:12:00Z" w16du:dateUtc="2026-09-26T01:12:00Z"/>
          <w:color w:val="000000"/>
          <w:szCs w:val="24"/>
          <w:lang w:val="en-GB" w:eastAsia="lt-LT"/>
        </w:rPr>
      </w:pPr>
      <w:ins w:id="119" w:author="adlibuser" w:date="2026-09-25T21:12:00Z" w16du:dateUtc="2026-09-26T01:12:00Z">
        <w:r>
          <w:rPr>
            <w:color w:val="000000"/>
            <w:szCs w:val="24"/>
            <w:lang w:val="en-GB" w:eastAsia="lt-LT"/>
          </w:rPr>
          <w:t>1. Educational establishments, other education providers as well as research and education establishments must ensure equal conditions for persons irrespective of gender, race, nationality, language, origin, social status, belief, convictions or views, age, sexual orientation, disability, ethnic origin or religion when:</w:t>
        </w:r>
      </w:ins>
    </w:p>
    <w:p w14:paraId="690A7827" w14:textId="77777777" w:rsidR="00DA4AA9" w:rsidRDefault="00024FC9">
      <w:pPr>
        <w:spacing w:line="360" w:lineRule="auto"/>
        <w:ind w:firstLine="720"/>
        <w:jc w:val="both"/>
        <w:rPr>
          <w:ins w:id="120" w:author="adlibuser" w:date="2026-09-25T21:12:00Z" w16du:dateUtc="2026-09-26T01:12:00Z"/>
          <w:szCs w:val="24"/>
          <w:lang w:val="en-GB" w:eastAsia="lt-LT"/>
        </w:rPr>
      </w:pPr>
      <w:ins w:id="121" w:author="adlibuser" w:date="2026-09-25T21:12:00Z" w16du:dateUtc="2026-09-26T01:12:00Z">
        <w:r>
          <w:rPr>
            <w:color w:val="000000"/>
            <w:szCs w:val="24"/>
            <w:lang w:val="en-GB" w:eastAsia="lt-LT"/>
          </w:rPr>
          <w:t>1</w:t>
        </w:r>
        <w:r>
          <w:rPr>
            <w:color w:val="000000"/>
            <w:szCs w:val="24"/>
            <w:lang w:val="en-GB" w:eastAsia="lt-LT"/>
          </w:rPr>
          <w:t xml:space="preserve">) admitting to educational establishments, other education providers as well as research and education establishments, teaching and educating according to programmes of formal and non-formal education implemented therein; </w:t>
        </w:r>
      </w:ins>
    </w:p>
    <w:p w14:paraId="51B0602F" w14:textId="77777777" w:rsidR="00DA4AA9" w:rsidRDefault="00024FC9">
      <w:pPr>
        <w:spacing w:line="360" w:lineRule="auto"/>
        <w:ind w:firstLine="720"/>
        <w:jc w:val="both"/>
        <w:rPr>
          <w:ins w:id="122" w:author="adlibuser" w:date="2026-09-25T21:12:00Z" w16du:dateUtc="2026-09-26T01:12:00Z"/>
          <w:color w:val="000000"/>
          <w:szCs w:val="24"/>
          <w:lang w:val="en-GB" w:eastAsia="lt-LT"/>
        </w:rPr>
      </w:pPr>
      <w:ins w:id="123" w:author="adlibuser" w:date="2026-09-25T21:12:00Z" w16du:dateUtc="2026-09-26T01:12:00Z">
        <w:r>
          <w:rPr>
            <w:color w:val="000000"/>
            <w:szCs w:val="24"/>
            <w:lang w:val="en-GB" w:eastAsia="lt-LT"/>
          </w:rPr>
          <w:t>2) granting scholarships or providing loans;</w:t>
        </w:r>
      </w:ins>
    </w:p>
    <w:p w14:paraId="7666DA1D" w14:textId="77777777" w:rsidR="00DA4AA9" w:rsidRDefault="00024FC9">
      <w:pPr>
        <w:spacing w:line="360" w:lineRule="auto"/>
        <w:ind w:firstLine="720"/>
        <w:jc w:val="both"/>
        <w:rPr>
          <w:ins w:id="124" w:author="adlibuser" w:date="2026-09-25T21:12:00Z" w16du:dateUtc="2026-09-26T01:12:00Z"/>
          <w:color w:val="000000"/>
          <w:szCs w:val="24"/>
          <w:lang w:val="en-GB" w:eastAsia="lt-LT"/>
        </w:rPr>
      </w:pPr>
      <w:ins w:id="125" w:author="adlibuser" w:date="2026-09-25T21:12:00Z" w16du:dateUtc="2026-09-26T01:12:00Z">
        <w:r>
          <w:rPr>
            <w:color w:val="000000"/>
            <w:szCs w:val="24"/>
            <w:lang w:val="en-GB" w:eastAsia="lt-LT"/>
          </w:rPr>
          <w:t>3) developing and approving education programmes;</w:t>
        </w:r>
      </w:ins>
    </w:p>
    <w:p w14:paraId="62CA9214" w14:textId="77777777" w:rsidR="00DA4AA9" w:rsidRDefault="00024FC9">
      <w:pPr>
        <w:spacing w:line="360" w:lineRule="auto"/>
        <w:ind w:firstLine="720"/>
        <w:jc w:val="both"/>
        <w:rPr>
          <w:ins w:id="126" w:author="adlibuser" w:date="2026-09-25T21:12:00Z" w16du:dateUtc="2026-09-26T01:12:00Z"/>
          <w:color w:val="000000"/>
          <w:szCs w:val="24"/>
          <w:lang w:val="en-GB" w:eastAsia="lt-LT"/>
        </w:rPr>
      </w:pPr>
      <w:ins w:id="127" w:author="adlibuser" w:date="2026-09-25T21:12:00Z" w16du:dateUtc="2026-09-26T01:12:00Z">
        <w:r>
          <w:rPr>
            <w:color w:val="000000"/>
            <w:szCs w:val="24"/>
            <w:lang w:val="en-GB" w:eastAsia="lt-LT"/>
          </w:rPr>
          <w:t>4) evaluating learning achievements.</w:t>
        </w:r>
      </w:ins>
    </w:p>
    <w:p w14:paraId="1052F9BC" w14:textId="77777777" w:rsidR="00DA4AA9" w:rsidRDefault="00024FC9">
      <w:pPr>
        <w:spacing w:line="360" w:lineRule="auto"/>
        <w:ind w:firstLine="720"/>
        <w:jc w:val="both"/>
        <w:rPr>
          <w:ins w:id="128" w:author="adlibuser" w:date="2026-09-25T21:12:00Z" w16du:dateUtc="2026-09-26T01:12:00Z"/>
          <w:color w:val="000000"/>
          <w:szCs w:val="24"/>
          <w:lang w:val="en-GB" w:eastAsia="lt-LT"/>
        </w:rPr>
      </w:pPr>
      <w:ins w:id="129" w:author="adlibuser" w:date="2026-09-25T21:12:00Z" w16du:dateUtc="2026-09-26T01:12:00Z">
        <w:r>
          <w:rPr>
            <w:color w:val="000000"/>
            <w:szCs w:val="24"/>
            <w:lang w:val="en-GB" w:eastAsia="lt-LT"/>
          </w:rPr>
          <w:t>2</w:t>
        </w:r>
        <w:r>
          <w:rPr>
            <w:color w:val="000000"/>
            <w:szCs w:val="24"/>
            <w:lang w:val="en-GB" w:eastAsia="lt-LT"/>
          </w:rPr>
          <w:t>. Educational establishments, other education providers as well as research and education establishments must, within their competence, ensure that education programmes, textbooks and teaching aids do not contain or propagate discrimination on the grounds of gender, race, nationality, language, origin, social status, belief, convictions or views, age, sexual orientation, disability, ethnic origin or religion.</w:t>
        </w:r>
      </w:ins>
    </w:p>
    <w:p w14:paraId="5A436D6C" w14:textId="77777777" w:rsidR="00DA4AA9" w:rsidRDefault="00024FC9">
      <w:pPr>
        <w:spacing w:line="360" w:lineRule="auto"/>
        <w:ind w:firstLine="720"/>
        <w:jc w:val="both"/>
        <w:rPr>
          <w:ins w:id="130" w:author="adlibuser" w:date="2026-09-25T21:12:00Z" w16du:dateUtc="2026-09-26T01:12:00Z"/>
          <w:color w:val="000000"/>
          <w:szCs w:val="24"/>
          <w:lang w:val="en-GB" w:eastAsia="lt-LT"/>
        </w:rPr>
      </w:pPr>
      <w:ins w:id="131" w:author="adlibuser" w:date="2026-09-25T21:12:00Z" w16du:dateUtc="2026-09-26T01:12:00Z">
        <w:r>
          <w:rPr>
            <w:color w:val="000000"/>
            <w:szCs w:val="24"/>
            <w:lang w:val="en-GB" w:eastAsia="lt-LT"/>
          </w:rPr>
          <w:t>3</w:t>
        </w:r>
        <w:r>
          <w:rPr>
            <w:color w:val="000000"/>
            <w:szCs w:val="24"/>
            <w:lang w:val="en-GB" w:eastAsia="lt-LT"/>
          </w:rPr>
          <w:t>. Educational establishments, other education providers as well as research and education establishments must preclude any harassment or instruction to harass on the grounds of gender, race, nationality, language, origin, social status, belief, convictions or views, age, sexual orientation, disability, ethnic origin or religion in the cases specified in paragraph 1 of this Article.</w:t>
        </w:r>
      </w:ins>
    </w:p>
    <w:p w14:paraId="67C9B70D" w14:textId="77777777" w:rsidR="00DA4AA9" w:rsidRDefault="00DA4AA9">
      <w:pPr>
        <w:spacing w:line="220" w:lineRule="exact"/>
        <w:ind w:firstLine="720"/>
        <w:jc w:val="both"/>
        <w:rPr>
          <w:ins w:id="132" w:author="adlibuser" w:date="2026-09-25T21:12:00Z" w16du:dateUtc="2026-09-26T01:12:00Z"/>
          <w:color w:val="000000"/>
          <w:szCs w:val="24"/>
          <w:lang w:val="en-GB" w:eastAsia="lt-LT"/>
        </w:rPr>
      </w:pPr>
    </w:p>
    <w:p w14:paraId="4080605D" w14:textId="77777777" w:rsidR="00DA4AA9" w:rsidRDefault="00024FC9">
      <w:pPr>
        <w:spacing w:line="360" w:lineRule="auto"/>
        <w:ind w:left="2070" w:hanging="1361"/>
        <w:jc w:val="both"/>
        <w:rPr>
          <w:ins w:id="133" w:author="adlibuser" w:date="2026-09-25T21:12:00Z" w16du:dateUtc="2026-09-26T01:12:00Z"/>
          <w:b/>
          <w:color w:val="000000"/>
          <w:szCs w:val="24"/>
          <w:lang w:val="en-GB" w:eastAsia="lt-LT"/>
        </w:rPr>
      </w:pPr>
      <w:ins w:id="134" w:author="adlibuser" w:date="2026-09-25T21:12:00Z" w16du:dateUtc="2026-09-26T01:12:00Z">
        <w:r>
          <w:rPr>
            <w:b/>
            <w:color w:val="000000"/>
            <w:szCs w:val="24"/>
            <w:lang w:val="en-GB" w:eastAsia="lt-LT"/>
          </w:rPr>
          <w:t>Article 7. Duty of the Employer to Implement Equal Treatment at the Workplace, in the Civil Service</w:t>
        </w:r>
      </w:ins>
    </w:p>
    <w:p w14:paraId="17FDA62E" w14:textId="77777777" w:rsidR="00DA4AA9" w:rsidRDefault="00024FC9">
      <w:pPr>
        <w:spacing w:line="360" w:lineRule="auto"/>
        <w:ind w:firstLine="720"/>
        <w:jc w:val="both"/>
        <w:rPr>
          <w:ins w:id="135" w:author="adlibuser" w:date="2026-09-25T21:12:00Z" w16du:dateUtc="2026-09-26T01:12:00Z"/>
          <w:color w:val="000000"/>
          <w:szCs w:val="24"/>
          <w:lang w:val="en-GB" w:eastAsia="lt-LT"/>
        </w:rPr>
      </w:pPr>
      <w:ins w:id="136" w:author="adlibuser" w:date="2026-09-25T21:12:00Z" w16du:dateUtc="2026-09-26T01:12:00Z">
        <w:r>
          <w:rPr>
            <w:color w:val="000000"/>
            <w:szCs w:val="24"/>
            <w:lang w:val="en-GB" w:eastAsia="lt-LT"/>
          </w:rPr>
          <w:t>When implementing equal treatment the employer, without regard to gender, race, nationality, language, origin, social status, belief, convictions or views, age, sexual orientation, disability, ethnic origin or religion, must:</w:t>
        </w:r>
      </w:ins>
    </w:p>
    <w:p w14:paraId="78DCF6BE" w14:textId="77777777" w:rsidR="00DA4AA9" w:rsidRDefault="00024FC9">
      <w:pPr>
        <w:tabs>
          <w:tab w:val="left" w:pos="6840"/>
        </w:tabs>
        <w:spacing w:line="360" w:lineRule="auto"/>
        <w:ind w:firstLine="720"/>
        <w:jc w:val="both"/>
        <w:rPr>
          <w:ins w:id="137" w:author="adlibuser" w:date="2026-09-25T21:12:00Z" w16du:dateUtc="2026-09-26T01:12:00Z"/>
          <w:color w:val="000000"/>
          <w:szCs w:val="24"/>
          <w:lang w:val="en-GB" w:eastAsia="lt-LT"/>
        </w:rPr>
      </w:pPr>
      <w:ins w:id="138" w:author="adlibuser" w:date="2026-09-25T21:12:00Z" w16du:dateUtc="2026-09-26T01:12:00Z">
        <w:r>
          <w:rPr>
            <w:color w:val="000000"/>
            <w:szCs w:val="24"/>
            <w:lang w:val="en-GB" w:eastAsia="lt-LT"/>
          </w:rPr>
          <w:t>1) apply uniform selection criteria and conditions when employing, or recruiting to the civil service, except for the cases specified in paragraph 7 of Article 2 of this Law;</w:t>
        </w:r>
      </w:ins>
    </w:p>
    <w:p w14:paraId="4FF2D487" w14:textId="77777777" w:rsidR="00DA4AA9" w:rsidRDefault="00024FC9">
      <w:pPr>
        <w:spacing w:line="360" w:lineRule="auto"/>
        <w:ind w:firstLine="720"/>
        <w:jc w:val="both"/>
        <w:rPr>
          <w:ins w:id="139" w:author="adlibuser" w:date="2026-09-25T21:12:00Z" w16du:dateUtc="2026-09-26T01:12:00Z"/>
          <w:color w:val="000000"/>
          <w:szCs w:val="24"/>
          <w:lang w:val="en-GB" w:eastAsia="lt-LT"/>
        </w:rPr>
      </w:pPr>
      <w:ins w:id="140" w:author="adlibuser" w:date="2026-09-25T21:12:00Z" w16du:dateUtc="2026-09-26T01:12:00Z">
        <w:r>
          <w:rPr>
            <w:color w:val="000000"/>
            <w:szCs w:val="24"/>
            <w:lang w:val="en-GB" w:eastAsia="lt-LT"/>
          </w:rPr>
          <w:t>2</w:t>
        </w:r>
        <w:r>
          <w:rPr>
            <w:color w:val="000000"/>
            <w:szCs w:val="24"/>
            <w:lang w:val="en-GB" w:eastAsia="lt-LT"/>
          </w:rPr>
          <w:t>) provide equal working and civil service conditions and opportunities for vocational training, advanced vocational training, retraining, practical work experience, as well as provide equal benefits;</w:t>
        </w:r>
      </w:ins>
    </w:p>
    <w:p w14:paraId="31D02279" w14:textId="77777777" w:rsidR="00DA4AA9" w:rsidRDefault="00024FC9">
      <w:pPr>
        <w:spacing w:line="360" w:lineRule="auto"/>
        <w:ind w:firstLine="720"/>
        <w:jc w:val="both"/>
        <w:rPr>
          <w:ins w:id="141" w:author="adlibuser" w:date="2026-09-25T21:12:00Z" w16du:dateUtc="2026-09-26T01:12:00Z"/>
          <w:color w:val="000000"/>
          <w:szCs w:val="24"/>
          <w:lang w:val="en-GB" w:eastAsia="lt-LT"/>
        </w:rPr>
      </w:pPr>
      <w:ins w:id="142" w:author="adlibuser" w:date="2026-09-25T21:12:00Z" w16du:dateUtc="2026-09-26T01:12:00Z">
        <w:r>
          <w:rPr>
            <w:color w:val="000000"/>
            <w:szCs w:val="24"/>
            <w:lang w:val="en-GB" w:eastAsia="lt-LT"/>
          </w:rPr>
          <w:t>3) apply uniform criteria for assessing the work of employees and the performance of civil servants;</w:t>
        </w:r>
      </w:ins>
    </w:p>
    <w:p w14:paraId="18C75739" w14:textId="77777777" w:rsidR="00DA4AA9" w:rsidRDefault="00024FC9">
      <w:pPr>
        <w:spacing w:line="360" w:lineRule="auto"/>
        <w:ind w:firstLine="720"/>
        <w:jc w:val="both"/>
        <w:rPr>
          <w:ins w:id="143" w:author="adlibuser" w:date="2026-09-25T21:12:00Z" w16du:dateUtc="2026-09-26T01:12:00Z"/>
          <w:color w:val="000000"/>
          <w:szCs w:val="24"/>
          <w:lang w:val="en-GB" w:eastAsia="lt-LT"/>
        </w:rPr>
      </w:pPr>
      <w:ins w:id="144" w:author="adlibuser" w:date="2026-09-25T21:12:00Z" w16du:dateUtc="2026-09-26T01:12:00Z">
        <w:r>
          <w:rPr>
            <w:color w:val="000000"/>
            <w:szCs w:val="24"/>
            <w:lang w:val="en-GB" w:eastAsia="lt-LT"/>
          </w:rPr>
          <w:t>4) apply uniform criteria for dismissal from work and from the civil service;</w:t>
        </w:r>
      </w:ins>
    </w:p>
    <w:p w14:paraId="3269E253" w14:textId="77777777" w:rsidR="00DA4AA9" w:rsidRDefault="00024FC9">
      <w:pPr>
        <w:spacing w:line="360" w:lineRule="auto"/>
        <w:ind w:firstLine="720"/>
        <w:jc w:val="both"/>
        <w:rPr>
          <w:ins w:id="145" w:author="adlibuser" w:date="2026-09-25T21:12:00Z" w16du:dateUtc="2026-09-26T01:12:00Z"/>
          <w:color w:val="000000"/>
          <w:szCs w:val="24"/>
          <w:lang w:val="en-GB" w:eastAsia="lt-LT"/>
        </w:rPr>
      </w:pPr>
      <w:ins w:id="146" w:author="adlibuser" w:date="2026-09-25T21:12:00Z" w16du:dateUtc="2026-09-26T01:12:00Z">
        <w:r>
          <w:rPr>
            <w:color w:val="000000"/>
            <w:szCs w:val="24"/>
            <w:lang w:val="en-GB" w:eastAsia="lt-LT"/>
          </w:rPr>
          <w:t>5) pay equal pay for the same work or for work of equal value;</w:t>
        </w:r>
      </w:ins>
    </w:p>
    <w:p w14:paraId="231C61F8" w14:textId="77777777" w:rsidR="00DA4AA9" w:rsidRDefault="00024FC9">
      <w:pPr>
        <w:spacing w:line="360" w:lineRule="auto"/>
        <w:ind w:firstLine="720"/>
        <w:jc w:val="both"/>
        <w:rPr>
          <w:ins w:id="147" w:author="adlibuser" w:date="2026-09-25T21:12:00Z" w16du:dateUtc="2026-09-26T01:12:00Z"/>
          <w:color w:val="000000"/>
          <w:szCs w:val="24"/>
          <w:lang w:val="en-GB" w:eastAsia="lt-LT"/>
        </w:rPr>
      </w:pPr>
      <w:ins w:id="148" w:author="adlibuser" w:date="2026-09-25T21:12:00Z" w16du:dateUtc="2026-09-26T01:12:00Z">
        <w:r>
          <w:rPr>
            <w:color w:val="000000"/>
            <w:szCs w:val="24"/>
            <w:lang w:val="en-GB" w:eastAsia="lt-LT"/>
          </w:rPr>
          <w:t>6</w:t>
        </w:r>
        <w:r>
          <w:rPr>
            <w:color w:val="000000"/>
            <w:szCs w:val="24"/>
            <w:lang w:val="en-GB" w:eastAsia="lt-LT"/>
          </w:rPr>
          <w:t>) take measures to prevent harassment or instructions to discriminate against any employee or civil servant at the workplace;</w:t>
        </w:r>
      </w:ins>
    </w:p>
    <w:p w14:paraId="12E73C71" w14:textId="77777777" w:rsidR="00DA4AA9" w:rsidRDefault="00024FC9">
      <w:pPr>
        <w:spacing w:line="360" w:lineRule="auto"/>
        <w:ind w:firstLine="720"/>
        <w:jc w:val="both"/>
        <w:rPr>
          <w:ins w:id="149" w:author="adlibuser" w:date="2026-09-25T21:12:00Z" w16du:dateUtc="2026-09-26T01:12:00Z"/>
          <w:color w:val="000000"/>
          <w:szCs w:val="24"/>
          <w:lang w:val="en-GB" w:eastAsia="lt-LT"/>
        </w:rPr>
      </w:pPr>
      <w:ins w:id="150" w:author="adlibuser" w:date="2026-09-25T21:12:00Z" w16du:dateUtc="2026-09-26T01:12:00Z">
        <w:r>
          <w:rPr>
            <w:color w:val="000000"/>
            <w:szCs w:val="24"/>
            <w:lang w:val="en-GB" w:eastAsia="lt-LT"/>
          </w:rPr>
          <w:t>7) take measures to prevent sexual harassment against any employee or civil servant;</w:t>
        </w:r>
      </w:ins>
    </w:p>
    <w:p w14:paraId="4C066A41" w14:textId="77777777" w:rsidR="00DA4AA9" w:rsidRDefault="00024FC9">
      <w:pPr>
        <w:spacing w:line="360" w:lineRule="auto"/>
        <w:ind w:firstLine="720"/>
        <w:jc w:val="both"/>
        <w:rPr>
          <w:ins w:id="151" w:author="adlibuser" w:date="2026-09-25T21:12:00Z" w16du:dateUtc="2026-09-26T01:12:00Z"/>
          <w:color w:val="000000"/>
          <w:szCs w:val="24"/>
          <w:lang w:val="en-GB" w:eastAsia="lt-LT"/>
        </w:rPr>
      </w:pPr>
      <w:ins w:id="152" w:author="adlibuser" w:date="2026-09-25T21:12:00Z" w16du:dateUtc="2026-09-26T01:12:00Z">
        <w:r>
          <w:rPr>
            <w:color w:val="000000"/>
            <w:szCs w:val="24"/>
            <w:lang w:val="en-GB" w:eastAsia="lt-LT"/>
          </w:rPr>
          <w:t>8</w:t>
        </w:r>
        <w:r>
          <w:rPr>
            <w:color w:val="000000"/>
            <w:szCs w:val="24"/>
            <w:lang w:val="en-GB" w:eastAsia="lt-LT"/>
          </w:rPr>
          <w:t>) take measures to ensure that an employee or civil servant who has filed a complaint relating to discrimination or is participating in discrimination proceedings, his representative or any person who is testifying or making statements are not subjected to persecution and are protected from any adverse treatment or adverse consequence;</w:t>
        </w:r>
      </w:ins>
    </w:p>
    <w:p w14:paraId="2D272A16" w14:textId="77777777" w:rsidR="00DA4AA9" w:rsidRDefault="00024FC9">
      <w:pPr>
        <w:spacing w:line="360" w:lineRule="auto"/>
        <w:ind w:firstLine="720"/>
        <w:jc w:val="both"/>
        <w:rPr>
          <w:ins w:id="153" w:author="adlibuser" w:date="2026-09-25T21:12:00Z" w16du:dateUtc="2026-09-26T01:12:00Z"/>
          <w:szCs w:val="24"/>
          <w:lang w:val="en-GB" w:eastAsia="lt-LT"/>
        </w:rPr>
      </w:pPr>
      <w:ins w:id="154" w:author="adlibuser" w:date="2026-09-25T21:12:00Z" w16du:dateUtc="2026-09-26T01:12:00Z">
        <w:r>
          <w:rPr>
            <w:color w:val="000000"/>
            <w:szCs w:val="24"/>
            <w:lang w:val="en-GB" w:eastAsia="lt-LT"/>
          </w:rPr>
          <w:t>9</w:t>
        </w:r>
        <w:r>
          <w:rPr>
            <w:color w:val="000000"/>
            <w:szCs w:val="24"/>
            <w:lang w:val="en-GB" w:eastAsia="lt-LT"/>
          </w:rPr>
          <w:t xml:space="preserve">) take appropriate measures to enable disabled persons to have access to, participate in, or advance in employment, or to undergo training, including adaptation of premises, unless such measures would impose a disproportionate burden on the employer. </w:t>
        </w:r>
      </w:ins>
    </w:p>
    <w:p w14:paraId="52866C1A" w14:textId="77777777" w:rsidR="00DA4AA9" w:rsidRDefault="00DA4AA9">
      <w:pPr>
        <w:spacing w:line="360" w:lineRule="auto"/>
        <w:ind w:firstLine="720"/>
        <w:jc w:val="both"/>
        <w:rPr>
          <w:ins w:id="155" w:author="adlibuser" w:date="2026-09-25T21:12:00Z" w16du:dateUtc="2026-09-26T01:12:00Z"/>
          <w:b/>
          <w:color w:val="000000"/>
          <w:szCs w:val="24"/>
          <w:lang w:val="en-GB" w:eastAsia="lt-LT"/>
        </w:rPr>
      </w:pPr>
    </w:p>
    <w:p w14:paraId="09EE00AF" w14:textId="77777777" w:rsidR="00DA4AA9" w:rsidRDefault="00024FC9">
      <w:pPr>
        <w:spacing w:line="360" w:lineRule="auto"/>
        <w:ind w:firstLine="720"/>
        <w:jc w:val="both"/>
        <w:rPr>
          <w:ins w:id="156" w:author="adlibuser" w:date="2026-09-25T21:12:00Z" w16du:dateUtc="2026-09-26T01:12:00Z"/>
          <w:szCs w:val="24"/>
          <w:lang w:val="en-GB" w:eastAsia="lt-LT"/>
        </w:rPr>
      </w:pPr>
      <w:ins w:id="157" w:author="adlibuser" w:date="2026-09-25T21:12:00Z" w16du:dateUtc="2026-09-26T01:12:00Z">
        <w:r>
          <w:rPr>
            <w:b/>
            <w:color w:val="000000"/>
            <w:szCs w:val="24"/>
            <w:lang w:val="en-GB" w:eastAsia="lt-LT"/>
          </w:rPr>
          <w:t>Article 8. Implementation of Equal Treatment in the Field of Consumer Protection</w:t>
        </w:r>
      </w:ins>
    </w:p>
    <w:p w14:paraId="0A9CE7E2" w14:textId="77777777" w:rsidR="00DA4AA9" w:rsidRDefault="00024FC9">
      <w:pPr>
        <w:spacing w:line="360" w:lineRule="auto"/>
        <w:ind w:firstLine="720"/>
        <w:jc w:val="both"/>
        <w:rPr>
          <w:ins w:id="158" w:author="adlibuser" w:date="2026-09-25T21:12:00Z" w16du:dateUtc="2026-09-26T01:12:00Z"/>
          <w:color w:val="000000"/>
          <w:szCs w:val="24"/>
          <w:lang w:val="en-GB" w:eastAsia="lt-LT"/>
        </w:rPr>
      </w:pPr>
      <w:ins w:id="159" w:author="adlibuser" w:date="2026-09-25T21:12:00Z" w16du:dateUtc="2026-09-26T01:12:00Z">
        <w:r>
          <w:rPr>
            <w:color w:val="000000"/>
            <w:szCs w:val="24"/>
            <w:lang w:val="en-GB" w:eastAsia="lt-LT"/>
          </w:rPr>
          <w:t>When implementing equal treatment, a seller or producer of goods or a service provider, without regard to gender, race, nationality, language, origin, social status, belief, convictions or views, age, sexual orientation, disability, ethnic origin or religion, must:</w:t>
        </w:r>
      </w:ins>
    </w:p>
    <w:p w14:paraId="40788651" w14:textId="77777777" w:rsidR="00DA4AA9" w:rsidRDefault="00024FC9">
      <w:pPr>
        <w:spacing w:line="360" w:lineRule="auto"/>
        <w:ind w:firstLine="720"/>
        <w:jc w:val="both"/>
        <w:rPr>
          <w:ins w:id="160" w:author="adlibuser" w:date="2026-09-25T21:12:00Z" w16du:dateUtc="2026-09-26T01:12:00Z"/>
          <w:color w:val="000000"/>
          <w:szCs w:val="24"/>
          <w:lang w:val="en-GB" w:eastAsia="lt-LT"/>
        </w:rPr>
      </w:pPr>
      <w:ins w:id="161" w:author="adlibuser" w:date="2026-09-25T21:12:00Z" w16du:dateUtc="2026-09-26T01:12:00Z">
        <w:r>
          <w:rPr>
            <w:color w:val="000000"/>
            <w:szCs w:val="24"/>
            <w:lang w:val="en-GB" w:eastAsia="lt-LT"/>
          </w:rPr>
          <w:t>1</w:t>
        </w:r>
        <w:r>
          <w:rPr>
            <w:color w:val="000000"/>
            <w:szCs w:val="24"/>
            <w:lang w:val="en-GB" w:eastAsia="lt-LT"/>
          </w:rPr>
          <w:t>) provide consumers with equal access to the same products, goods and services, including housing, as well as apply equal conditions of payment and guarantees for the same products, goods and services or for products, goods and services of equal value;</w:t>
        </w:r>
      </w:ins>
    </w:p>
    <w:p w14:paraId="6AC5BA9F" w14:textId="77777777" w:rsidR="00DA4AA9" w:rsidRDefault="00024FC9">
      <w:pPr>
        <w:spacing w:line="360" w:lineRule="auto"/>
        <w:ind w:firstLine="720"/>
        <w:jc w:val="both"/>
        <w:rPr>
          <w:ins w:id="162" w:author="adlibuser" w:date="2026-09-25T21:12:00Z" w16du:dateUtc="2026-09-26T01:12:00Z"/>
          <w:color w:val="000000"/>
          <w:szCs w:val="24"/>
          <w:lang w:val="en-GB" w:eastAsia="lt-LT"/>
        </w:rPr>
      </w:pPr>
      <w:ins w:id="163" w:author="adlibuser" w:date="2026-09-25T21:12:00Z" w16du:dateUtc="2026-09-26T01:12:00Z">
        <w:r>
          <w:rPr>
            <w:color w:val="000000"/>
            <w:szCs w:val="24"/>
            <w:lang w:val="en-GB" w:eastAsia="lt-LT"/>
          </w:rPr>
          <w:t>2</w:t>
        </w:r>
        <w:r>
          <w:rPr>
            <w:color w:val="000000"/>
            <w:szCs w:val="24"/>
            <w:lang w:val="en-GB" w:eastAsia="lt-LT"/>
          </w:rPr>
          <w:t>) when providing consumers with information about products, goods and services or advertising them, ensure that such information does not convey humiliation, contempt or restriction of rights or extension of privileges on the grounds of gender, race, nationality, language, origin, social status, belief, convictions or views, age, sexual orientation, disability, ethnic origin or religion and that it does not form public opinion that these qualities make a person superior or inferior to another.</w:t>
        </w:r>
      </w:ins>
    </w:p>
    <w:p w14:paraId="3E9566DD" w14:textId="77777777" w:rsidR="00DA4AA9" w:rsidRDefault="00DA4AA9">
      <w:pPr>
        <w:spacing w:line="360" w:lineRule="auto"/>
        <w:ind w:firstLine="720"/>
        <w:jc w:val="both"/>
        <w:rPr>
          <w:ins w:id="164" w:author="adlibuser" w:date="2026-09-25T21:12:00Z" w16du:dateUtc="2026-09-26T01:12:00Z"/>
          <w:color w:val="000000"/>
          <w:szCs w:val="24"/>
          <w:lang w:val="en-GB" w:eastAsia="lt-LT"/>
        </w:rPr>
      </w:pPr>
    </w:p>
    <w:p w14:paraId="049804EE" w14:textId="77777777" w:rsidR="00DA4AA9" w:rsidRDefault="00024FC9">
      <w:pPr>
        <w:spacing w:line="360" w:lineRule="auto"/>
        <w:ind w:left="1985" w:hanging="1276"/>
        <w:jc w:val="both"/>
        <w:rPr>
          <w:ins w:id="165" w:author="adlibuser" w:date="2026-09-25T21:12:00Z" w16du:dateUtc="2026-09-26T01:12:00Z"/>
          <w:szCs w:val="24"/>
          <w:lang w:val="en-GB" w:eastAsia="lt-LT"/>
        </w:rPr>
      </w:pPr>
      <w:ins w:id="166" w:author="adlibuser" w:date="2026-09-25T21:12:00Z" w16du:dateUtc="2026-09-26T01:12:00Z">
        <w:r>
          <w:rPr>
            <w:b/>
            <w:color w:val="000000"/>
            <w:szCs w:val="24"/>
            <w:lang w:val="en-GB" w:eastAsia="lt-LT"/>
          </w:rPr>
          <w:t>Article 9.</w:t>
        </w:r>
        <w:r>
          <w:rPr>
            <w:b/>
            <w:i/>
            <w:color w:val="000000"/>
            <w:szCs w:val="24"/>
            <w:lang w:val="en-GB" w:eastAsia="lt-LT"/>
          </w:rPr>
          <w:t xml:space="preserve"> </w:t>
        </w:r>
        <w:r>
          <w:rPr>
            <w:b/>
            <w:color w:val="000000"/>
            <w:szCs w:val="24"/>
            <w:lang w:val="en-GB" w:eastAsia="lt-LT"/>
          </w:rPr>
          <w:t>Prohibition of Discrimination in Relation to Membership of, and Involvement in, Organisations</w:t>
        </w:r>
      </w:ins>
    </w:p>
    <w:p w14:paraId="5701CD5D" w14:textId="77777777" w:rsidR="00DA4AA9" w:rsidRDefault="00024FC9">
      <w:pPr>
        <w:spacing w:line="360" w:lineRule="auto"/>
        <w:ind w:firstLine="720"/>
        <w:jc w:val="both"/>
        <w:rPr>
          <w:ins w:id="167" w:author="adlibuser" w:date="2026-09-25T21:12:00Z" w16du:dateUtc="2026-09-26T01:12:00Z"/>
          <w:color w:val="000000"/>
          <w:szCs w:val="24"/>
          <w:lang w:val="en-GB" w:eastAsia="lt-LT"/>
        </w:rPr>
      </w:pPr>
      <w:ins w:id="168" w:author="adlibuser" w:date="2026-09-25T21:12:00Z" w16du:dateUtc="2026-09-26T01:12:00Z">
        <w:r>
          <w:rPr>
            <w:color w:val="000000"/>
            <w:szCs w:val="24"/>
            <w:lang w:val="en-GB" w:eastAsia="lt-LT"/>
          </w:rPr>
          <w:t>Discrimination on the grounds of gender, race, nationality, language, origin, social status, belief, convictions or views, age, sexual orientation, disability, ethnic origin or religion in relation to membership of, and involvement in, an organisation of employees or employers, or any organisation (association) whose members carry on a particular profession, including the benefits provided for by such organisations (associations) shall be prohibited.</w:t>
        </w:r>
      </w:ins>
    </w:p>
    <w:p w14:paraId="7B305DBF" w14:textId="77777777" w:rsidR="00DA4AA9" w:rsidRDefault="00DA4AA9">
      <w:pPr>
        <w:spacing w:line="360" w:lineRule="auto"/>
        <w:ind w:firstLine="720"/>
        <w:jc w:val="both"/>
        <w:rPr>
          <w:ins w:id="169" w:author="adlibuser" w:date="2026-09-25T21:12:00Z" w16du:dateUtc="2026-09-26T01:12:00Z"/>
          <w:b/>
          <w:i/>
          <w:color w:val="000000"/>
          <w:szCs w:val="24"/>
          <w:lang w:val="en-GB" w:eastAsia="lt-LT"/>
        </w:rPr>
      </w:pPr>
    </w:p>
    <w:p w14:paraId="098956FC" w14:textId="77777777" w:rsidR="00DA4AA9" w:rsidRDefault="00024FC9">
      <w:pPr>
        <w:keepNext/>
        <w:spacing w:line="360" w:lineRule="auto"/>
        <w:jc w:val="center"/>
        <w:rPr>
          <w:ins w:id="170" w:author="adlibuser" w:date="2026-09-25T21:12:00Z" w16du:dateUtc="2026-09-26T01:12:00Z"/>
          <w:b/>
          <w:color w:val="000000"/>
          <w:szCs w:val="24"/>
          <w:lang w:val="en-GB" w:eastAsia="lt-LT"/>
        </w:rPr>
      </w:pPr>
      <w:ins w:id="171" w:author="adlibuser" w:date="2026-09-25T21:12:00Z" w16du:dateUtc="2026-09-26T01:12:00Z">
        <w:r>
          <w:rPr>
            <w:b/>
            <w:color w:val="000000"/>
            <w:szCs w:val="24"/>
            <w:lang w:val="en-GB" w:eastAsia="lt-LT"/>
          </w:rPr>
          <w:t>SECTION THREE</w:t>
        </w:r>
      </w:ins>
    </w:p>
    <w:p w14:paraId="74DAB8EA" w14:textId="77777777" w:rsidR="00DA4AA9" w:rsidRDefault="00024FC9">
      <w:pPr>
        <w:keepNext/>
        <w:spacing w:line="360" w:lineRule="auto"/>
        <w:jc w:val="center"/>
        <w:rPr>
          <w:ins w:id="172" w:author="adlibuser" w:date="2026-09-25T21:12:00Z" w16du:dateUtc="2026-09-26T01:12:00Z"/>
          <w:b/>
          <w:color w:val="000000"/>
          <w:szCs w:val="24"/>
          <w:lang w:val="en-GB" w:eastAsia="lt-LT"/>
        </w:rPr>
      </w:pPr>
      <w:ins w:id="173" w:author="adlibuser" w:date="2026-09-25T21:12:00Z" w16du:dateUtc="2026-09-26T01:12:00Z">
        <w:r>
          <w:rPr>
            <w:b/>
            <w:caps/>
            <w:color w:val="000000"/>
            <w:szCs w:val="24"/>
            <w:lang w:val="en-GB" w:eastAsia="lt-LT"/>
          </w:rPr>
          <w:t>Violation of equal treatment</w:t>
        </w:r>
      </w:ins>
    </w:p>
    <w:p w14:paraId="05F4F221" w14:textId="77777777" w:rsidR="00DA4AA9" w:rsidRDefault="00DA4AA9">
      <w:pPr>
        <w:spacing w:line="360" w:lineRule="auto"/>
        <w:ind w:firstLine="720"/>
        <w:jc w:val="both"/>
        <w:rPr>
          <w:ins w:id="174" w:author="adlibuser" w:date="2026-09-25T21:12:00Z" w16du:dateUtc="2026-09-26T01:12:00Z"/>
          <w:b/>
          <w:color w:val="000000"/>
          <w:szCs w:val="24"/>
          <w:lang w:val="en-GB" w:eastAsia="lt-LT"/>
        </w:rPr>
      </w:pPr>
    </w:p>
    <w:p w14:paraId="20F99EE7" w14:textId="77777777" w:rsidR="00DA4AA9" w:rsidRDefault="00024FC9">
      <w:pPr>
        <w:spacing w:line="360" w:lineRule="auto"/>
        <w:ind w:firstLine="720"/>
        <w:jc w:val="both"/>
        <w:rPr>
          <w:ins w:id="175" w:author="adlibuser" w:date="2026-09-25T21:12:00Z" w16du:dateUtc="2026-09-26T01:12:00Z"/>
          <w:szCs w:val="24"/>
          <w:lang w:val="en-GB" w:eastAsia="lt-LT"/>
        </w:rPr>
      </w:pPr>
      <w:ins w:id="176" w:author="adlibuser" w:date="2026-09-25T21:12:00Z" w16du:dateUtc="2026-09-26T01:12:00Z">
        <w:r>
          <w:rPr>
            <w:b/>
            <w:color w:val="000000"/>
            <w:szCs w:val="24"/>
            <w:lang w:val="en-GB" w:eastAsia="lt-LT"/>
          </w:rPr>
          <w:t>Article 10. Violation of Equal Treatment</w:t>
        </w:r>
      </w:ins>
    </w:p>
    <w:p w14:paraId="2351BF43" w14:textId="77777777" w:rsidR="00DA4AA9" w:rsidRDefault="00024FC9">
      <w:pPr>
        <w:spacing w:line="360" w:lineRule="auto"/>
        <w:ind w:firstLine="720"/>
        <w:jc w:val="both"/>
        <w:rPr>
          <w:ins w:id="177" w:author="adlibuser" w:date="2026-09-25T21:12:00Z" w16du:dateUtc="2026-09-26T01:12:00Z"/>
          <w:b/>
          <w:color w:val="000000"/>
          <w:szCs w:val="24"/>
          <w:lang w:val="en-GB" w:eastAsia="lt-LT"/>
        </w:rPr>
      </w:pPr>
      <w:ins w:id="178" w:author="adlibuser" w:date="2026-09-25T21:12:00Z" w16du:dateUtc="2026-09-26T01:12:00Z">
        <w:r>
          <w:rPr>
            <w:color w:val="000000"/>
            <w:szCs w:val="24"/>
            <w:lang w:val="en-GB" w:eastAsia="lt-LT"/>
          </w:rPr>
          <w:t>Any non-compliance or improper compliance with the duties or non-compliance with the prohibitions set by this Law shall constitute a violation of equal treatment.</w:t>
        </w:r>
      </w:ins>
    </w:p>
    <w:p w14:paraId="122341CA" w14:textId="77777777" w:rsidR="00DA4AA9" w:rsidRDefault="00DA4AA9">
      <w:pPr>
        <w:spacing w:line="360" w:lineRule="auto"/>
        <w:ind w:firstLine="720"/>
        <w:jc w:val="both"/>
        <w:rPr>
          <w:ins w:id="179" w:author="adlibuser" w:date="2026-09-25T21:12:00Z" w16du:dateUtc="2026-09-26T01:12:00Z"/>
          <w:b/>
          <w:color w:val="000000"/>
          <w:szCs w:val="24"/>
          <w:lang w:val="en-GB" w:eastAsia="lt-LT"/>
        </w:rPr>
      </w:pPr>
    </w:p>
    <w:p w14:paraId="6D9F8AB1" w14:textId="77777777" w:rsidR="00DA4AA9" w:rsidRDefault="00024FC9">
      <w:pPr>
        <w:spacing w:line="360" w:lineRule="auto"/>
        <w:ind w:firstLine="720"/>
        <w:jc w:val="both"/>
        <w:rPr>
          <w:ins w:id="180" w:author="adlibuser" w:date="2026-09-25T21:12:00Z" w16du:dateUtc="2026-09-26T01:12:00Z"/>
          <w:szCs w:val="24"/>
          <w:lang w:val="en-GB" w:eastAsia="lt-LT"/>
        </w:rPr>
      </w:pPr>
      <w:ins w:id="181" w:author="adlibuser" w:date="2026-09-25T21:12:00Z" w16du:dateUtc="2026-09-26T01:12:00Z">
        <w:r>
          <w:rPr>
            <w:b/>
            <w:color w:val="000000"/>
            <w:szCs w:val="24"/>
            <w:lang w:val="en-GB" w:eastAsia="lt-LT"/>
          </w:rPr>
          <w:t>Article 11. Discriminatory Advertisements</w:t>
        </w:r>
      </w:ins>
    </w:p>
    <w:p w14:paraId="1C989DDE" w14:textId="77777777" w:rsidR="00DA4AA9" w:rsidRDefault="00024FC9">
      <w:pPr>
        <w:spacing w:line="360" w:lineRule="auto"/>
        <w:ind w:firstLine="720"/>
        <w:jc w:val="both"/>
        <w:rPr>
          <w:ins w:id="182" w:author="adlibuser" w:date="2026-09-25T21:12:00Z" w16du:dateUtc="2026-09-26T01:12:00Z"/>
          <w:color w:val="000000"/>
          <w:szCs w:val="24"/>
          <w:lang w:val="en-GB" w:eastAsia="lt-LT"/>
        </w:rPr>
      </w:pPr>
      <w:ins w:id="183" w:author="adlibuser" w:date="2026-09-25T21:12:00Z" w16du:dateUtc="2026-09-26T01:12:00Z">
        <w:r>
          <w:rPr>
            <w:color w:val="000000"/>
            <w:szCs w:val="24"/>
            <w:lang w:val="en-GB" w:eastAsia="lt-LT"/>
          </w:rPr>
          <w:t>In advertisements offering job, civil service or education opportunities, it shall be prohibited to specify requirements giving preference on the grounds of gender, race, nationality, language, origin, social status, belief, convictions or views, age, sexual orientation, disability, ethnic origin or religion, except for the cases specified in paragraph 7 of Article 2 of this Law.</w:t>
        </w:r>
      </w:ins>
    </w:p>
    <w:p w14:paraId="25ED00FA" w14:textId="77777777" w:rsidR="00DA4AA9" w:rsidRDefault="00DA4AA9">
      <w:pPr>
        <w:spacing w:line="360" w:lineRule="auto"/>
        <w:ind w:firstLine="720"/>
        <w:jc w:val="both"/>
        <w:rPr>
          <w:ins w:id="184" w:author="adlibuser" w:date="2026-09-25T21:12:00Z" w16du:dateUtc="2026-09-26T01:12:00Z"/>
          <w:color w:val="000000"/>
          <w:szCs w:val="24"/>
          <w:lang w:val="en-GB" w:eastAsia="lt-LT"/>
        </w:rPr>
      </w:pPr>
    </w:p>
    <w:p w14:paraId="104B3A8F" w14:textId="77777777" w:rsidR="00DA4AA9" w:rsidRDefault="00024FC9">
      <w:pPr>
        <w:spacing w:line="360" w:lineRule="auto"/>
        <w:ind w:firstLine="720"/>
        <w:jc w:val="both"/>
        <w:rPr>
          <w:ins w:id="185" w:author="adlibuser" w:date="2026-09-25T21:12:00Z" w16du:dateUtc="2026-09-26T01:12:00Z"/>
          <w:szCs w:val="24"/>
          <w:lang w:val="en-GB" w:eastAsia="lt-LT"/>
        </w:rPr>
      </w:pPr>
      <w:ins w:id="186" w:author="adlibuser" w:date="2026-09-25T21:12:00Z" w16du:dateUtc="2026-09-26T01:12:00Z">
        <w:r>
          <w:rPr>
            <w:b/>
            <w:color w:val="000000"/>
            <w:szCs w:val="24"/>
            <w:lang w:val="en-GB" w:eastAsia="lt-LT"/>
          </w:rPr>
          <w:t>Article 12. Defence of Rights of a Person Discriminated Against</w:t>
        </w:r>
      </w:ins>
    </w:p>
    <w:p w14:paraId="31123B38" w14:textId="77777777" w:rsidR="00DA4AA9" w:rsidRDefault="00024FC9">
      <w:pPr>
        <w:spacing w:line="360" w:lineRule="auto"/>
        <w:ind w:firstLine="720"/>
        <w:jc w:val="both"/>
        <w:rPr>
          <w:ins w:id="187" w:author="adlibuser" w:date="2026-09-25T21:12:00Z" w16du:dateUtc="2026-09-26T01:12:00Z"/>
          <w:color w:val="000000"/>
          <w:szCs w:val="24"/>
          <w:lang w:val="en-GB" w:eastAsia="lt-LT"/>
        </w:rPr>
      </w:pPr>
      <w:ins w:id="188" w:author="adlibuser" w:date="2026-09-25T21:12:00Z" w16du:dateUtc="2026-09-26T01:12:00Z">
        <w:r>
          <w:rPr>
            <w:color w:val="000000"/>
            <w:szCs w:val="24"/>
            <w:lang w:val="en-GB" w:eastAsia="lt-LT"/>
          </w:rPr>
          <w:t>1</w:t>
        </w:r>
        <w:r>
          <w:rPr>
            <w:color w:val="000000"/>
            <w:szCs w:val="24"/>
            <w:lang w:val="en-GB" w:eastAsia="lt-LT"/>
          </w:rPr>
          <w:t>. A person who considers himself wronged by failure to apply equal treatment to him shall have the right to appeal to the Equal Opportunities Ombudsman. An appeal to the Equal Opportunities Ombudsman shall not preclude the possibility of defending his rights in court.</w:t>
        </w:r>
      </w:ins>
    </w:p>
    <w:p w14:paraId="2376A0D2" w14:textId="77777777" w:rsidR="00DA4AA9" w:rsidRDefault="00024FC9">
      <w:pPr>
        <w:spacing w:line="360" w:lineRule="auto"/>
        <w:ind w:firstLine="720"/>
        <w:jc w:val="both"/>
        <w:rPr>
          <w:ins w:id="189" w:author="adlibuser" w:date="2026-09-25T21:12:00Z" w16du:dateUtc="2026-09-26T01:12:00Z"/>
          <w:color w:val="000000"/>
          <w:szCs w:val="24"/>
          <w:lang w:val="en-GB" w:eastAsia="lt-LT"/>
        </w:rPr>
      </w:pPr>
      <w:ins w:id="190" w:author="adlibuser" w:date="2026-09-25T21:12:00Z" w16du:dateUtc="2026-09-26T01:12:00Z">
        <w:r>
          <w:rPr>
            <w:color w:val="000000"/>
            <w:szCs w:val="24"/>
            <w:lang w:val="en-GB" w:eastAsia="lt-LT"/>
          </w:rPr>
          <w:t>2</w:t>
        </w:r>
        <w:r>
          <w:rPr>
            <w:color w:val="000000"/>
            <w:szCs w:val="24"/>
            <w:lang w:val="en-GB" w:eastAsia="lt-LT"/>
          </w:rPr>
          <w:t>. Associations or other legal persons which have, in accordance with the legal act regulating their activities, the defence and representation in court of persons discriminated against on a particular ground as one of their activities may, on behalf of the person discriminated against, represent him in judicial or administrative procedures in the manner prescribed by laws.</w:t>
        </w:r>
      </w:ins>
    </w:p>
    <w:p w14:paraId="19046B16" w14:textId="77777777" w:rsidR="00DA4AA9" w:rsidRDefault="00DA4AA9">
      <w:pPr>
        <w:spacing w:line="360" w:lineRule="auto"/>
        <w:ind w:firstLine="720"/>
        <w:jc w:val="both"/>
        <w:rPr>
          <w:ins w:id="191" w:author="adlibuser" w:date="2026-09-25T21:12:00Z" w16du:dateUtc="2026-09-26T01:12:00Z"/>
          <w:i/>
          <w:color w:val="000000"/>
          <w:szCs w:val="24"/>
          <w:lang w:val="en-GB" w:eastAsia="lt-LT"/>
        </w:rPr>
      </w:pPr>
    </w:p>
    <w:p w14:paraId="598CF9D1" w14:textId="77777777" w:rsidR="00DA4AA9" w:rsidRDefault="00024FC9">
      <w:pPr>
        <w:spacing w:line="360" w:lineRule="auto"/>
        <w:ind w:firstLine="720"/>
        <w:jc w:val="both"/>
        <w:rPr>
          <w:ins w:id="192" w:author="adlibuser" w:date="2026-09-25T21:12:00Z" w16du:dateUtc="2026-09-26T01:12:00Z"/>
          <w:szCs w:val="24"/>
          <w:lang w:val="en-GB" w:eastAsia="lt-LT"/>
        </w:rPr>
      </w:pPr>
      <w:ins w:id="193" w:author="adlibuser" w:date="2026-09-25T21:12:00Z" w16du:dateUtc="2026-09-26T01:12:00Z">
        <w:r>
          <w:rPr>
            <w:b/>
            <w:color w:val="000000"/>
            <w:szCs w:val="24"/>
            <w:lang w:val="en-GB" w:eastAsia="lt-LT"/>
          </w:rPr>
          <w:t>Article 13. Compensation for Damage</w:t>
        </w:r>
      </w:ins>
    </w:p>
    <w:p w14:paraId="1058A411" w14:textId="77777777" w:rsidR="00DA4AA9" w:rsidRDefault="00024FC9">
      <w:pPr>
        <w:spacing w:line="360" w:lineRule="auto"/>
        <w:ind w:firstLine="720"/>
        <w:jc w:val="both"/>
        <w:rPr>
          <w:ins w:id="194" w:author="adlibuser" w:date="2026-09-25T21:12:00Z" w16du:dateUtc="2026-09-26T01:12:00Z"/>
          <w:b/>
          <w:color w:val="000000"/>
          <w:szCs w:val="24"/>
          <w:lang w:val="en-GB" w:eastAsia="lt-LT"/>
        </w:rPr>
      </w:pPr>
      <w:ins w:id="195" w:author="adlibuser" w:date="2026-09-25T21:12:00Z" w16du:dateUtc="2026-09-26T01:12:00Z">
        <w:r>
          <w:rPr>
            <w:color w:val="000000"/>
            <w:szCs w:val="24"/>
            <w:lang w:val="en-GB" w:eastAsia="lt-LT"/>
          </w:rPr>
          <w:t>A person who has suffered discrimination on the grounds of gender, race, nationality, language, origin, social status, belief, convictions or views, age, sexual orientation, disability, ethnic origin or religion shall have the right to claim compensation for economic and non-economic damages from the persons guilty thereof in the manner prescribed by laws.</w:t>
        </w:r>
      </w:ins>
    </w:p>
    <w:p w14:paraId="339ACB30" w14:textId="77777777" w:rsidR="00DA4AA9" w:rsidRDefault="00DA4AA9">
      <w:pPr>
        <w:spacing w:line="360" w:lineRule="auto"/>
        <w:ind w:firstLine="720"/>
        <w:jc w:val="both"/>
        <w:rPr>
          <w:ins w:id="196" w:author="adlibuser" w:date="2026-09-25T21:12:00Z" w16du:dateUtc="2026-09-26T01:12:00Z"/>
          <w:b/>
          <w:color w:val="000000"/>
          <w:szCs w:val="24"/>
          <w:lang w:val="en-GB" w:eastAsia="lt-LT"/>
        </w:rPr>
      </w:pPr>
    </w:p>
    <w:p w14:paraId="5471ADF4" w14:textId="77777777" w:rsidR="00DA4AA9" w:rsidRDefault="00024FC9">
      <w:pPr>
        <w:spacing w:line="360" w:lineRule="auto"/>
        <w:jc w:val="center"/>
        <w:rPr>
          <w:ins w:id="197" w:author="adlibuser" w:date="2026-09-25T21:12:00Z" w16du:dateUtc="2026-09-26T01:12:00Z"/>
          <w:color w:val="000000"/>
          <w:szCs w:val="24"/>
          <w:lang w:val="en-GB" w:eastAsia="lt-LT"/>
        </w:rPr>
      </w:pPr>
      <w:ins w:id="198" w:author="adlibuser" w:date="2026-09-25T21:12:00Z" w16du:dateUtc="2026-09-26T01:12:00Z">
        <w:r>
          <w:rPr>
            <w:b/>
            <w:color w:val="000000"/>
            <w:szCs w:val="24"/>
            <w:lang w:val="en-GB" w:eastAsia="lt-LT"/>
          </w:rPr>
          <w:t>SECTION FOUR</w:t>
        </w:r>
      </w:ins>
    </w:p>
    <w:p w14:paraId="282B485A" w14:textId="77777777" w:rsidR="00DA4AA9" w:rsidRDefault="00024FC9">
      <w:pPr>
        <w:spacing w:line="360" w:lineRule="auto"/>
        <w:jc w:val="center"/>
        <w:rPr>
          <w:ins w:id="199" w:author="adlibuser" w:date="2026-09-25T21:12:00Z" w16du:dateUtc="2026-09-26T01:12:00Z"/>
          <w:b/>
          <w:color w:val="000000"/>
          <w:szCs w:val="24"/>
          <w:lang w:val="en-GB" w:eastAsia="lt-LT"/>
        </w:rPr>
      </w:pPr>
      <w:ins w:id="200" w:author="adlibuser" w:date="2026-09-25T21:12:00Z" w16du:dateUtc="2026-09-26T01:12:00Z">
        <w:r>
          <w:rPr>
            <w:b/>
            <w:caps/>
            <w:color w:val="000000"/>
            <w:szCs w:val="24"/>
            <w:lang w:val="en-GB" w:eastAsia="lt-LT"/>
          </w:rPr>
          <w:t>Supervision of the implementation of the Law</w:t>
        </w:r>
      </w:ins>
    </w:p>
    <w:p w14:paraId="1F836EF4" w14:textId="77777777" w:rsidR="00DA4AA9" w:rsidRDefault="00DA4AA9">
      <w:pPr>
        <w:spacing w:line="360" w:lineRule="auto"/>
        <w:ind w:firstLine="720"/>
        <w:jc w:val="both"/>
        <w:rPr>
          <w:ins w:id="201" w:author="adlibuser" w:date="2026-09-25T21:12:00Z" w16du:dateUtc="2026-09-26T01:12:00Z"/>
          <w:b/>
          <w:color w:val="000000"/>
          <w:szCs w:val="24"/>
          <w:lang w:val="en-GB" w:eastAsia="lt-LT"/>
        </w:rPr>
      </w:pPr>
    </w:p>
    <w:p w14:paraId="10443A58" w14:textId="77777777" w:rsidR="00DA4AA9" w:rsidRDefault="00024FC9">
      <w:pPr>
        <w:spacing w:line="360" w:lineRule="auto"/>
        <w:ind w:firstLine="720"/>
        <w:jc w:val="both"/>
        <w:rPr>
          <w:ins w:id="202" w:author="adlibuser" w:date="2026-09-25T21:12:00Z" w16du:dateUtc="2026-09-26T01:12:00Z"/>
          <w:szCs w:val="24"/>
          <w:lang w:val="en-GB" w:eastAsia="lt-LT"/>
        </w:rPr>
      </w:pPr>
      <w:ins w:id="203" w:author="adlibuser" w:date="2026-09-25T21:12:00Z" w16du:dateUtc="2026-09-26T01:12:00Z">
        <w:r>
          <w:rPr>
            <w:b/>
            <w:color w:val="000000"/>
            <w:szCs w:val="24"/>
            <w:lang w:val="en-GB" w:eastAsia="lt-LT"/>
          </w:rPr>
          <w:t>Article 14. Supervision of the Implementation of the Law</w:t>
        </w:r>
      </w:ins>
    </w:p>
    <w:p w14:paraId="247F022F" w14:textId="77777777" w:rsidR="00DA4AA9" w:rsidRDefault="00024FC9">
      <w:pPr>
        <w:spacing w:line="360" w:lineRule="auto"/>
        <w:ind w:firstLine="720"/>
        <w:jc w:val="both"/>
        <w:rPr>
          <w:ins w:id="204" w:author="adlibuser" w:date="2026-09-25T21:12:00Z" w16du:dateUtc="2026-09-26T01:12:00Z"/>
          <w:color w:val="000000"/>
          <w:szCs w:val="24"/>
          <w:lang w:val="en-GB" w:eastAsia="lt-LT"/>
        </w:rPr>
      </w:pPr>
      <w:ins w:id="205" w:author="adlibuser" w:date="2026-09-25T21:12:00Z" w16du:dateUtc="2026-09-26T01:12:00Z">
        <w:r>
          <w:rPr>
            <w:color w:val="000000"/>
            <w:szCs w:val="24"/>
            <w:lang w:val="en-GB" w:eastAsia="lt-LT"/>
          </w:rPr>
          <w:t>The implementation of this Law shall be supervised by the Equal Opportunities Ombudsman in accordance with the procedure laid down by the Law of the Republic of Lithuania on Equal Opportunities for Women and Men.</w:t>
        </w:r>
      </w:ins>
    </w:p>
    <w:p w14:paraId="3783921A" w14:textId="77777777" w:rsidR="00DA4AA9" w:rsidRDefault="00DA4AA9">
      <w:pPr>
        <w:spacing w:line="360" w:lineRule="auto"/>
        <w:ind w:firstLine="720"/>
        <w:rPr>
          <w:ins w:id="206" w:author="adlibuser" w:date="2026-09-25T21:12:00Z" w16du:dateUtc="2026-09-26T01:12:00Z"/>
          <w:color w:val="000000"/>
          <w:szCs w:val="24"/>
          <w:lang w:val="en-GB" w:eastAsia="lt-LT"/>
        </w:rPr>
      </w:pPr>
    </w:p>
    <w:p w14:paraId="4D88BECB" w14:textId="77777777" w:rsidR="00DA4AA9" w:rsidRDefault="00024FC9">
      <w:pPr>
        <w:keepNext/>
        <w:tabs>
          <w:tab w:val="left" w:pos="1482"/>
        </w:tabs>
        <w:spacing w:line="360" w:lineRule="auto"/>
        <w:jc w:val="center"/>
        <w:rPr>
          <w:ins w:id="207" w:author="adlibuser" w:date="2026-09-25T21:12:00Z" w16du:dateUtc="2026-09-26T01:12:00Z"/>
          <w:b/>
          <w:color w:val="000000"/>
          <w:szCs w:val="24"/>
          <w:lang w:val="en-GB" w:eastAsia="lt-LT"/>
        </w:rPr>
      </w:pPr>
      <w:ins w:id="208" w:author="adlibuser" w:date="2026-09-25T21:12:00Z" w16du:dateUtc="2026-09-26T01:12:00Z">
        <w:r>
          <w:rPr>
            <w:b/>
            <w:color w:val="000000"/>
            <w:szCs w:val="24"/>
            <w:lang w:val="en-GB" w:eastAsia="lt-LT"/>
          </w:rPr>
          <w:t>SECTION FIVE</w:t>
        </w:r>
      </w:ins>
    </w:p>
    <w:p w14:paraId="120C594D" w14:textId="77777777" w:rsidR="00DA4AA9" w:rsidRDefault="00024FC9">
      <w:pPr>
        <w:keepNext/>
        <w:spacing w:line="360" w:lineRule="auto"/>
        <w:jc w:val="center"/>
        <w:outlineLvl w:val="1"/>
        <w:rPr>
          <w:ins w:id="209" w:author="adlibuser" w:date="2026-09-25T21:12:00Z" w16du:dateUtc="2026-09-26T01:12:00Z"/>
          <w:b/>
          <w:color w:val="000000"/>
          <w:szCs w:val="24"/>
          <w:lang w:val="en-GB" w:eastAsia="lt-LT"/>
        </w:rPr>
      </w:pPr>
      <w:ins w:id="210" w:author="adlibuser" w:date="2026-09-25T21:12:00Z" w16du:dateUtc="2026-09-26T01:12:00Z">
        <w:r>
          <w:rPr>
            <w:b/>
            <w:color w:val="000000"/>
            <w:szCs w:val="24"/>
            <w:lang w:val="en-GB" w:eastAsia="lt-LT"/>
          </w:rPr>
          <w:t>COMPLAINTS PROCEDURE</w:t>
        </w:r>
      </w:ins>
    </w:p>
    <w:p w14:paraId="7ECA937E" w14:textId="77777777" w:rsidR="00DA4AA9" w:rsidRDefault="00DA4AA9">
      <w:pPr>
        <w:spacing w:line="360" w:lineRule="auto"/>
        <w:ind w:firstLine="720"/>
        <w:rPr>
          <w:ins w:id="211" w:author="adlibuser" w:date="2026-09-25T21:12:00Z" w16du:dateUtc="2026-09-26T01:12:00Z"/>
          <w:b/>
          <w:color w:val="000000"/>
          <w:szCs w:val="24"/>
          <w:lang w:val="en-GB" w:eastAsia="lt-LT"/>
        </w:rPr>
      </w:pPr>
    </w:p>
    <w:p w14:paraId="3C8955A4" w14:textId="77777777" w:rsidR="00DA4AA9" w:rsidRDefault="00024FC9">
      <w:pPr>
        <w:spacing w:line="360" w:lineRule="auto"/>
        <w:ind w:firstLine="720"/>
        <w:rPr>
          <w:ins w:id="212" w:author="adlibuser" w:date="2026-09-25T21:12:00Z" w16du:dateUtc="2026-09-26T01:12:00Z"/>
          <w:szCs w:val="24"/>
          <w:lang w:val="en-GB" w:eastAsia="lt-LT"/>
        </w:rPr>
      </w:pPr>
      <w:ins w:id="213" w:author="adlibuser" w:date="2026-09-25T21:12:00Z" w16du:dateUtc="2026-09-26T01:12:00Z">
        <w:r>
          <w:rPr>
            <w:b/>
            <w:color w:val="000000"/>
            <w:szCs w:val="24"/>
            <w:lang w:val="en-GB" w:eastAsia="lt-LT"/>
          </w:rPr>
          <w:t>Article 15. Acceptance and Investigation of Complaints. Decisions</w:t>
        </w:r>
      </w:ins>
    </w:p>
    <w:p w14:paraId="029AF460" w14:textId="77777777" w:rsidR="003F3435" w:rsidRDefault="00024FC9">
      <w:pPr>
        <w:spacing w:line="480" w:lineRule="auto"/>
        <w:jc w:val="center"/>
        <w:rPr>
          <w:del w:id="214" w:author="adlibuser" w:date="2026-09-25T21:12:00Z" w16du:dateUtc="2026-09-26T01:12:00Z"/>
        </w:rPr>
      </w:pPr>
      <w:ins w:id="215" w:author="adlibuser" w:date="2026-09-25T21:12:00Z" w16du:dateUtc="2026-09-26T01:12:00Z">
        <w:r>
          <w:rPr>
            <w:color w:val="000000"/>
            <w:szCs w:val="24"/>
            <w:lang w:val="en-GB" w:eastAsia="lt-LT"/>
          </w:rPr>
          <w:t>1. Complaints relating to violations of equal treatment</w:t>
        </w:r>
      </w:ins>
      <w:del w:id="216" w:author="adlibuser" w:date="2026-09-25T21:12:00Z" w16du:dateUtc="2026-09-26T01:12:00Z">
        <w:r w:rsidR="0032493E">
          <w:delText>HEALTH AND SAFETY CODE</w:delText>
        </w:r>
      </w:del>
    </w:p>
    <w:p w14:paraId="0D9DBACE" w14:textId="77777777" w:rsidR="003F3435" w:rsidRDefault="0032493E">
      <w:pPr>
        <w:spacing w:line="480" w:lineRule="auto"/>
        <w:jc w:val="center"/>
        <w:rPr>
          <w:del w:id="217" w:author="adlibuser" w:date="2026-09-25T21:12:00Z" w16du:dateUtc="2026-09-26T01:12:00Z"/>
        </w:rPr>
      </w:pPr>
      <w:del w:id="218" w:author="adlibuser" w:date="2026-09-25T21:12:00Z" w16du:dateUtc="2026-09-26T01:12:00Z">
        <w:r>
          <w:delText>TITLE 3. VITAL STATISTICS</w:delText>
        </w:r>
      </w:del>
    </w:p>
    <w:p w14:paraId="77141F97" w14:textId="77777777" w:rsidR="003F3435" w:rsidRDefault="0032493E">
      <w:pPr>
        <w:spacing w:line="480" w:lineRule="auto"/>
        <w:jc w:val="center"/>
        <w:rPr>
          <w:del w:id="219" w:author="adlibuser" w:date="2026-09-25T21:12:00Z" w16du:dateUtc="2026-09-26T01:12:00Z"/>
        </w:rPr>
      </w:pPr>
      <w:del w:id="220" w:author="adlibuser" w:date="2026-09-25T21:12:00Z" w16du:dateUtc="2026-09-26T01:12:00Z">
        <w:r>
          <w:delText>CHAPTER 193. DEATH RECORDS</w:delText>
        </w:r>
      </w:del>
    </w:p>
    <w:p w14:paraId="5A0CE1E2" w14:textId="77777777" w:rsidR="003F3435" w:rsidRDefault="0032493E">
      <w:pPr>
        <w:spacing w:line="480" w:lineRule="auto"/>
        <w:jc w:val="both"/>
        <w:rPr>
          <w:del w:id="221" w:author="adlibuser" w:date="2026-09-25T21:12:00Z" w16du:dateUtc="2026-09-26T01:12:00Z"/>
        </w:rPr>
      </w:pPr>
      <w:del w:id="222" w:author="adlibuser" w:date="2026-09-25T21:12:00Z" w16du:dateUtc="2026-09-26T01:12:00Z">
        <w:r>
          <w:delText xml:space="preserve">                </w:delText>
        </w:r>
      </w:del>
    </w:p>
    <w:p w14:paraId="3B4288DF" w14:textId="77777777" w:rsidR="003F3435" w:rsidRDefault="0032493E">
      <w:pPr>
        <w:spacing w:line="480" w:lineRule="auto"/>
        <w:ind w:firstLine="720"/>
        <w:jc w:val="both"/>
        <w:rPr>
          <w:del w:id="223" w:author="adlibuser" w:date="2026-09-25T21:12:00Z" w16du:dateUtc="2026-09-26T01:12:00Z"/>
        </w:rPr>
      </w:pPr>
      <w:del w:id="224" w:author="adlibuser" w:date="2026-09-25T21:12:00Z" w16du:dateUtc="2026-09-26T01:12:00Z">
        <w:r>
          <w:delText>Sec. 193.001.  FORM OF CERTIFICATE.  (a)  The department shall prescribe the form and contents of death certificates and fetal death certificates.</w:delText>
        </w:r>
      </w:del>
    </w:p>
    <w:p w14:paraId="0289B0D3" w14:textId="77777777" w:rsidR="003F3435" w:rsidRDefault="0032493E">
      <w:pPr>
        <w:spacing w:line="480" w:lineRule="auto"/>
        <w:ind w:firstLine="720"/>
        <w:jc w:val="both"/>
        <w:rPr>
          <w:del w:id="225" w:author="adlibuser" w:date="2026-09-25T21:12:00Z" w16du:dateUtc="2026-09-26T01:12:00Z"/>
        </w:rPr>
      </w:pPr>
      <w:del w:id="226" w:author="adlibuser" w:date="2026-09-25T21:12:00Z" w16du:dateUtc="2026-09-26T01:12:00Z">
        <w:r>
          <w:delText>(a-1)  In prescribing each form under Subsection (a), the department shall ensure that the form instructs the person required to file the death certificate or fetal death certificate to:</w:delText>
        </w:r>
      </w:del>
    </w:p>
    <w:p w14:paraId="77515203" w14:textId="77777777" w:rsidR="003F3435" w:rsidRDefault="0032493E">
      <w:pPr>
        <w:spacing w:line="480" w:lineRule="auto"/>
        <w:ind w:firstLine="1440"/>
        <w:jc w:val="both"/>
        <w:rPr>
          <w:del w:id="227" w:author="adlibuser" w:date="2026-09-25T21:12:00Z" w16du:dateUtc="2026-09-26T01:12:00Z"/>
        </w:rPr>
      </w:pPr>
      <w:del w:id="228" w:author="adlibuser" w:date="2026-09-25T21:12:00Z" w16du:dateUtc="2026-09-26T01:12:00Z">
        <w:r>
          <w:delText>(1)  enter the date in the standard order of "month, day, year"; and</w:delText>
        </w:r>
      </w:del>
    </w:p>
    <w:p w14:paraId="05C42240" w14:textId="77777777" w:rsidR="003F3435" w:rsidRDefault="0032493E">
      <w:pPr>
        <w:spacing w:line="480" w:lineRule="auto"/>
        <w:ind w:firstLine="1440"/>
        <w:jc w:val="both"/>
        <w:rPr>
          <w:del w:id="229" w:author="adlibuser" w:date="2026-09-25T21:12:00Z" w16du:dateUtc="2026-09-26T01:12:00Z"/>
        </w:rPr>
      </w:pPr>
      <w:del w:id="230" w:author="adlibuser" w:date="2026-09-25T21:12:00Z" w16du:dateUtc="2026-09-26T01:12:00Z">
        <w:r>
          <w:delText>(2)  spell out the name of the month when entering the date.</w:delText>
        </w:r>
      </w:del>
    </w:p>
    <w:p w14:paraId="50629D88" w14:textId="77777777" w:rsidR="003F3435" w:rsidRDefault="0032493E">
      <w:pPr>
        <w:spacing w:line="480" w:lineRule="auto"/>
        <w:ind w:firstLine="720"/>
        <w:jc w:val="both"/>
        <w:rPr>
          <w:del w:id="231" w:author="adlibuser" w:date="2026-09-25T21:12:00Z" w16du:dateUtc="2026-09-26T01:12:00Z"/>
        </w:rPr>
      </w:pPr>
      <w:del w:id="232" w:author="adlibuser" w:date="2026-09-25T21:12:00Z" w16du:dateUtc="2026-09-26T01:12:00Z">
        <w:r>
          <w:delText>(b)  The social security number shall be recorded on the death certificate and on any other records related to the death.</w:delText>
        </w:r>
      </w:del>
    </w:p>
    <w:p w14:paraId="724251A8" w14:textId="77777777" w:rsidR="003F3435" w:rsidRDefault="0032493E">
      <w:pPr>
        <w:spacing w:line="480" w:lineRule="auto"/>
        <w:ind w:firstLine="720"/>
        <w:jc w:val="both"/>
        <w:rPr>
          <w:del w:id="233" w:author="adlibuser" w:date="2026-09-25T21:12:00Z" w16du:dateUtc="2026-09-26T01:12:00Z"/>
        </w:rPr>
      </w:pPr>
      <w:del w:id="234" w:author="adlibuser" w:date="2026-09-25T21:12:00Z" w16du:dateUtc="2026-09-26T01:12:00Z">
        <w:r>
          <w:delText>(c)  The department shall require death certificates and fetal death certificates to include the name of the place and the specific number of the plot, crypt, lawn crypt, or niche in which a decedent's remains will be interred or, if the remains will not be interred, the place and manner of other disposition.</w:delText>
        </w:r>
      </w:del>
    </w:p>
    <w:p w14:paraId="75437F68" w14:textId="77777777" w:rsidR="003F3435" w:rsidRDefault="0032493E">
      <w:pPr>
        <w:spacing w:line="480" w:lineRule="auto"/>
        <w:ind w:firstLine="720"/>
        <w:jc w:val="both"/>
        <w:rPr>
          <w:del w:id="235" w:author="adlibuser" w:date="2026-09-25T21:12:00Z" w16du:dateUtc="2026-09-26T01:12:00Z"/>
        </w:rPr>
      </w:pPr>
      <w:del w:id="236" w:author="adlibuser" w:date="2026-09-25T21:12:00Z" w16du:dateUtc="2026-09-26T01:12:00Z">
        <w:r>
          <w:delText>(c-1)  The department shall require death certificates to include the county where the decedent died and the decedent's county of last legal residence.</w:delText>
        </w:r>
      </w:del>
    </w:p>
    <w:p w14:paraId="397BAFD8" w14:textId="77777777" w:rsidR="003F3435" w:rsidRDefault="0032493E">
      <w:pPr>
        <w:spacing w:line="480" w:lineRule="auto"/>
        <w:ind w:firstLine="720"/>
        <w:jc w:val="both"/>
        <w:rPr>
          <w:del w:id="237" w:author="adlibuser" w:date="2026-09-25T21:12:00Z" w16du:dateUtc="2026-09-26T01:12:00Z"/>
        </w:rPr>
      </w:pPr>
      <w:del w:id="238" w:author="adlibuser" w:date="2026-09-25T21:12:00Z" w16du:dateUtc="2026-09-26T01:12:00Z">
        <w:r>
          <w:delText>(d)  The department and each local registrar shall make the information provided under Subsection (c) available to the public and may collect a fee in an amount prescribed under Section 191.0045 for providing that service.</w:delText>
        </w:r>
      </w:del>
    </w:p>
    <w:p w14:paraId="5915BD12" w14:textId="77777777" w:rsidR="003F3435" w:rsidRDefault="0032493E">
      <w:pPr>
        <w:spacing w:line="480" w:lineRule="auto"/>
        <w:jc w:val="both"/>
        <w:rPr>
          <w:del w:id="239" w:author="adlibuser" w:date="2026-09-25T21:12:00Z" w16du:dateUtc="2026-09-26T01:12:00Z"/>
        </w:rPr>
      </w:pPr>
      <w:del w:id="240" w:author="adlibuser" w:date="2026-09-25T21:12:00Z" w16du:dateUtc="2026-09-26T01:12:00Z">
        <w:r>
          <w:delText>Acts 1989, 71st Leg., ch. 678, Sec. 1, eff. Sept. 1, 1989.  Amended by Acts 1995, 74th Leg., ch. 502, Sec. 2, eff. Sept. 1, 1995;  Acts 1999, 76th Leg., ch. 556, Sec. 73, eff. Sept. 1, 1999.</w:delText>
        </w:r>
      </w:del>
    </w:p>
    <w:p w14:paraId="32033FF2" w14:textId="77777777" w:rsidR="003F3435" w:rsidRDefault="0032493E">
      <w:pPr>
        <w:spacing w:line="480" w:lineRule="auto"/>
        <w:jc w:val="both"/>
        <w:rPr>
          <w:del w:id="241" w:author="adlibuser" w:date="2026-09-25T21:12:00Z" w16du:dateUtc="2026-09-26T01:12:00Z"/>
        </w:rPr>
      </w:pPr>
      <w:del w:id="242" w:author="adlibuser" w:date="2026-09-25T21:12:00Z" w16du:dateUtc="2026-09-26T01:12:00Z">
        <w:r>
          <w:delText xml:space="preserve">Amended by: </w:delText>
        </w:r>
      </w:del>
    </w:p>
    <w:p w14:paraId="41B8E9AD" w14:textId="77777777" w:rsidR="003F3435" w:rsidRDefault="0032493E">
      <w:pPr>
        <w:spacing w:line="480" w:lineRule="auto"/>
        <w:ind w:firstLine="720"/>
        <w:jc w:val="both"/>
        <w:rPr>
          <w:del w:id="243" w:author="adlibuser" w:date="2026-09-25T21:12:00Z" w16du:dateUtc="2026-09-26T01:12:00Z"/>
        </w:rPr>
      </w:pPr>
      <w:del w:id="244" w:author="adlibuser" w:date="2026-09-25T21:12:00Z" w16du:dateUtc="2026-09-26T01:12:00Z">
        <w:r>
          <w:delText xml:space="preserve">Acts 2011, 82nd Leg., R.S., Ch. 557 (H.B. </w:delText>
        </w:r>
        <w:r>
          <w:fldChar w:fldCharType="begin"/>
        </w:r>
        <w:r>
          <w:delInstrText>HYPERLINK "http://www.legis.state.tx.us/tlodocs/82R/billtext/html/HB02940F.HTM" \s "table" \h</w:delInstrText>
        </w:r>
        <w:r>
          <w:fldChar w:fldCharType="separate"/>
        </w:r>
        <w:r>
          <w:rPr>
            <w:rStyle w:val="Hyperlink"/>
          </w:rPr>
          <w:delText>2940</w:delText>
        </w:r>
        <w:r>
          <w:fldChar w:fldCharType="end"/>
        </w:r>
        <w:r>
          <w:delText>), Sec. 1, eff. June 17, 2011.</w:delText>
        </w:r>
      </w:del>
    </w:p>
    <w:p w14:paraId="6DE9659D" w14:textId="77777777" w:rsidR="003F3435" w:rsidRDefault="0032493E">
      <w:pPr>
        <w:spacing w:line="480" w:lineRule="auto"/>
        <w:ind w:firstLine="720"/>
        <w:jc w:val="both"/>
        <w:rPr>
          <w:del w:id="245" w:author="adlibuser" w:date="2026-09-25T21:12:00Z" w16du:dateUtc="2026-09-26T01:12:00Z"/>
        </w:rPr>
      </w:pPr>
      <w:del w:id="246" w:author="adlibuser" w:date="2026-09-25T21:12:00Z" w16du:dateUtc="2026-09-26T01:12:00Z">
        <w:r>
          <w:delText xml:space="preserve">Acts 2015, 84th Leg., R.S., Ch. 1 (S.B. </w:delText>
        </w:r>
        <w:r>
          <w:fldChar w:fldCharType="begin"/>
        </w:r>
        <w:r>
          <w:delInstrText>HYPERLINK "http://www.legis.state.tx.us/tlodocs/84R/billtext/html/SB00219F.HTM" \s "table" \h</w:delInstrText>
        </w:r>
        <w:r>
          <w:fldChar w:fldCharType="separate"/>
        </w:r>
        <w:r>
          <w:rPr>
            <w:rStyle w:val="Hyperlink"/>
          </w:rPr>
          <w:delText>219</w:delText>
        </w:r>
        <w:r>
          <w:fldChar w:fldCharType="end"/>
        </w:r>
        <w:r>
          <w:delText>), Sec. 3.0556, eff. April 2, 2015.</w:delText>
        </w:r>
      </w:del>
    </w:p>
    <w:p w14:paraId="2DEC3B16" w14:textId="77777777" w:rsidR="003F3435" w:rsidRDefault="0032493E">
      <w:pPr>
        <w:spacing w:line="480" w:lineRule="auto"/>
        <w:ind w:firstLine="720"/>
        <w:jc w:val="both"/>
        <w:rPr>
          <w:del w:id="247" w:author="adlibuser" w:date="2026-09-25T21:12:00Z" w16du:dateUtc="2026-09-26T01:12:00Z"/>
        </w:rPr>
      </w:pPr>
      <w:del w:id="248" w:author="adlibuser" w:date="2026-09-25T21:12:00Z" w16du:dateUtc="2026-09-26T01:12:00Z">
        <w:r>
          <w:delText xml:space="preserve">Acts 2023, 88th Leg., R.S., Ch. 1074 (S.B. </w:delText>
        </w:r>
        <w:r>
          <w:fldChar w:fldCharType="begin"/>
        </w:r>
        <w:r>
          <w:delInstrText>HYPERLINK "http://www.legis.state.tx.us/tlodocs/88R/billtext/html/SB00545F.HTM" \s "table" \h</w:delInstrText>
        </w:r>
        <w:r>
          <w:fldChar w:fldCharType="separate"/>
        </w:r>
        <w:r>
          <w:rPr>
            <w:rStyle w:val="Hyperlink"/>
          </w:rPr>
          <w:delText>545</w:delText>
        </w:r>
        <w:r>
          <w:fldChar w:fldCharType="end"/>
        </w:r>
        <w:r>
          <w:delText>), Sec. 2, eff. September 1, 2023.</w:delText>
        </w:r>
      </w:del>
    </w:p>
    <w:p w14:paraId="5AA388FE" w14:textId="77777777" w:rsidR="003F3435" w:rsidRDefault="0032493E">
      <w:pPr>
        <w:spacing w:line="480" w:lineRule="auto"/>
        <w:jc w:val="both"/>
        <w:rPr>
          <w:del w:id="249" w:author="adlibuser" w:date="2026-09-25T21:12:00Z" w16du:dateUtc="2026-09-26T01:12:00Z"/>
        </w:rPr>
      </w:pPr>
      <w:del w:id="250" w:author="adlibuser" w:date="2026-09-25T21:12:00Z" w16du:dateUtc="2026-09-26T01:12:00Z">
        <w:r>
          <w:delText xml:space="preserve">                </w:delText>
        </w:r>
      </w:del>
    </w:p>
    <w:p w14:paraId="4ECB557C" w14:textId="77777777" w:rsidR="003F3435" w:rsidRDefault="0032493E">
      <w:pPr>
        <w:spacing w:line="480" w:lineRule="auto"/>
        <w:ind w:firstLine="720"/>
        <w:jc w:val="both"/>
        <w:rPr>
          <w:del w:id="251" w:author="adlibuser" w:date="2026-09-25T21:12:00Z" w16du:dateUtc="2026-09-26T01:12:00Z"/>
        </w:rPr>
      </w:pPr>
      <w:del w:id="252" w:author="adlibuser" w:date="2026-09-25T21:12:00Z" w16du:dateUtc="2026-09-26T01:12:00Z">
        <w:r>
          <w:delText>Sec. 193.002.  PERSON REQUIRED TO FILE.  The person in charge of interment or in charge of removal of a body from a registration district for disposition shall:</w:delText>
        </w:r>
      </w:del>
    </w:p>
    <w:p w14:paraId="699B4E63" w14:textId="77777777" w:rsidR="003F3435" w:rsidRDefault="0032493E">
      <w:pPr>
        <w:spacing w:line="480" w:lineRule="auto"/>
        <w:ind w:firstLine="1440"/>
        <w:jc w:val="both"/>
        <w:rPr>
          <w:del w:id="253" w:author="adlibuser" w:date="2026-09-25T21:12:00Z" w16du:dateUtc="2026-09-26T01:12:00Z"/>
        </w:rPr>
      </w:pPr>
      <w:del w:id="254" w:author="adlibuser" w:date="2026-09-25T21:12:00Z" w16du:dateUtc="2026-09-26T01:12:00Z">
        <w:r>
          <w:delText>(1)  obtain and file the death certificate or fetal death certificate;</w:delText>
        </w:r>
      </w:del>
    </w:p>
    <w:p w14:paraId="061B0BBA" w14:textId="77777777" w:rsidR="003F3435" w:rsidRDefault="0032493E">
      <w:pPr>
        <w:spacing w:line="480" w:lineRule="auto"/>
        <w:ind w:firstLine="1440"/>
        <w:jc w:val="both"/>
        <w:rPr>
          <w:del w:id="255" w:author="adlibuser" w:date="2026-09-25T21:12:00Z" w16du:dateUtc="2026-09-26T01:12:00Z"/>
        </w:rPr>
      </w:pPr>
      <w:del w:id="256" w:author="adlibuser" w:date="2026-09-25T21:12:00Z" w16du:dateUtc="2026-09-26T01:12:00Z">
        <w:r>
          <w:delText xml:space="preserve">(2)  enter on the certificate the information relating to disposition of the body; </w:delText>
        </w:r>
      </w:del>
    </w:p>
    <w:p w14:paraId="569D974A" w14:textId="77777777" w:rsidR="003F3435" w:rsidRDefault="0032493E">
      <w:pPr>
        <w:spacing w:line="480" w:lineRule="auto"/>
        <w:ind w:firstLine="1440"/>
        <w:jc w:val="both"/>
        <w:rPr>
          <w:del w:id="257" w:author="adlibuser" w:date="2026-09-25T21:12:00Z" w16du:dateUtc="2026-09-26T01:12:00Z"/>
        </w:rPr>
      </w:pPr>
      <w:del w:id="258" w:author="adlibuser" w:date="2026-09-25T21:12:00Z" w16du:dateUtc="2026-09-26T01:12:00Z">
        <w:r>
          <w:delText>(3)  sign the certificate; and</w:delText>
        </w:r>
      </w:del>
    </w:p>
    <w:p w14:paraId="76C1DEFA" w14:textId="77777777" w:rsidR="003F3435" w:rsidRDefault="0032493E">
      <w:pPr>
        <w:spacing w:line="480" w:lineRule="auto"/>
        <w:ind w:firstLine="1440"/>
        <w:jc w:val="both"/>
        <w:rPr>
          <w:del w:id="259" w:author="adlibuser" w:date="2026-09-25T21:12:00Z" w16du:dateUtc="2026-09-26T01:12:00Z"/>
        </w:rPr>
      </w:pPr>
      <w:del w:id="260" w:author="adlibuser" w:date="2026-09-25T21:12:00Z" w16du:dateUtc="2026-09-26T01:12:00Z">
        <w:r>
          <w:delText>(4)  file the certificate electronically as specified by the state registrar.</w:delText>
        </w:r>
      </w:del>
    </w:p>
    <w:p w14:paraId="069408A5" w14:textId="77777777" w:rsidR="003F3435" w:rsidRDefault="0032493E">
      <w:pPr>
        <w:spacing w:line="480" w:lineRule="auto"/>
        <w:jc w:val="both"/>
        <w:rPr>
          <w:del w:id="261" w:author="adlibuser" w:date="2026-09-25T21:12:00Z" w16du:dateUtc="2026-09-26T01:12:00Z"/>
        </w:rPr>
      </w:pPr>
      <w:del w:id="262" w:author="adlibuser" w:date="2026-09-25T21:12:00Z" w16du:dateUtc="2026-09-26T01:12:00Z">
        <w:r>
          <w:delText>Acts 1989, 71st Leg., ch. 678, Sec. 1, eff. Sept. 1, 1989.</w:delText>
        </w:r>
      </w:del>
    </w:p>
    <w:p w14:paraId="781C641A" w14:textId="77777777" w:rsidR="003F3435" w:rsidRDefault="0032493E">
      <w:pPr>
        <w:spacing w:line="480" w:lineRule="auto"/>
        <w:jc w:val="both"/>
        <w:rPr>
          <w:del w:id="263" w:author="adlibuser" w:date="2026-09-25T21:12:00Z" w16du:dateUtc="2026-09-26T01:12:00Z"/>
        </w:rPr>
      </w:pPr>
      <w:del w:id="264" w:author="adlibuser" w:date="2026-09-25T21:12:00Z" w16du:dateUtc="2026-09-26T01:12:00Z">
        <w:r>
          <w:delText xml:space="preserve">Amended by: </w:delText>
        </w:r>
      </w:del>
    </w:p>
    <w:p w14:paraId="74392231" w14:textId="77777777" w:rsidR="003F3435" w:rsidRDefault="0032493E">
      <w:pPr>
        <w:spacing w:line="480" w:lineRule="auto"/>
        <w:ind w:firstLine="720"/>
        <w:jc w:val="both"/>
        <w:rPr>
          <w:del w:id="265" w:author="adlibuser" w:date="2026-09-25T21:12:00Z" w16du:dateUtc="2026-09-26T01:12:00Z"/>
        </w:rPr>
      </w:pPr>
      <w:del w:id="266" w:author="adlibuser" w:date="2026-09-25T21:12:00Z" w16du:dateUtc="2026-09-26T01:12:00Z">
        <w:r>
          <w:delText xml:space="preserve">Acts 2007, 80th Leg., R.S., Ch. 302 (H.B. </w:delText>
        </w:r>
        <w:r>
          <w:fldChar w:fldCharType="begin"/>
        </w:r>
        <w:r>
          <w:delInstrText>HYPERLINK "http://www.legis.state.tx.us/tlodocs/80R/billtext/html/HB01739F.HTM" \s "table" \h</w:delInstrText>
        </w:r>
        <w:r>
          <w:fldChar w:fldCharType="separate"/>
        </w:r>
        <w:r>
          <w:rPr>
            <w:rStyle w:val="Hyperlink"/>
          </w:rPr>
          <w:delText>1739</w:delText>
        </w:r>
        <w:r>
          <w:fldChar w:fldCharType="end"/>
        </w:r>
        <w:r>
          <w:delText>), Sec. 1, eff. September 1, 2007.</w:delText>
        </w:r>
      </w:del>
    </w:p>
    <w:p w14:paraId="4EE1AF74" w14:textId="77777777" w:rsidR="003F3435" w:rsidRDefault="0032493E">
      <w:pPr>
        <w:spacing w:line="480" w:lineRule="auto"/>
        <w:jc w:val="both"/>
        <w:rPr>
          <w:del w:id="267" w:author="adlibuser" w:date="2026-09-25T21:12:00Z" w16du:dateUtc="2026-09-26T01:12:00Z"/>
        </w:rPr>
      </w:pPr>
      <w:del w:id="268" w:author="adlibuser" w:date="2026-09-25T21:12:00Z" w16du:dateUtc="2026-09-26T01:12:00Z">
        <w:r>
          <w:delText xml:space="preserve">                </w:delText>
        </w:r>
      </w:del>
    </w:p>
    <w:p w14:paraId="4314E682" w14:textId="77777777" w:rsidR="003F3435" w:rsidRDefault="0032493E">
      <w:pPr>
        <w:spacing w:line="480" w:lineRule="auto"/>
        <w:ind w:firstLine="720"/>
        <w:jc w:val="both"/>
        <w:rPr>
          <w:del w:id="269" w:author="adlibuser" w:date="2026-09-25T21:12:00Z" w16du:dateUtc="2026-09-26T01:12:00Z"/>
        </w:rPr>
      </w:pPr>
      <w:del w:id="270" w:author="adlibuser" w:date="2026-09-25T21:12:00Z" w16du:dateUtc="2026-09-26T01:12:00Z">
        <w:r>
          <w:delText>Sec. 193.0025.  EXPEDITED DEATH CERTIFICATES FOR RELIGIOUS PURPOSES IN CERTAIN COUNTIES.  (a)  This section applies only to a county:</w:delText>
        </w:r>
      </w:del>
    </w:p>
    <w:p w14:paraId="13DBDC40" w14:textId="77777777" w:rsidR="003F3435" w:rsidRDefault="0032493E">
      <w:pPr>
        <w:spacing w:line="480" w:lineRule="auto"/>
        <w:ind w:firstLine="1440"/>
        <w:jc w:val="both"/>
        <w:rPr>
          <w:del w:id="271" w:author="adlibuser" w:date="2026-09-25T21:12:00Z" w16du:dateUtc="2026-09-26T01:12:00Z"/>
        </w:rPr>
      </w:pPr>
      <w:del w:id="272" w:author="adlibuser" w:date="2026-09-25T21:12:00Z" w16du:dateUtc="2026-09-26T01:12:00Z">
        <w:r>
          <w:delText>(1)  with an office of medical examiner established in accordance with Section 1, Article 49.25, Code of Criminal Procedure; and</w:delText>
        </w:r>
      </w:del>
    </w:p>
    <w:p w14:paraId="749D409D" w14:textId="77777777" w:rsidR="003F3435" w:rsidRDefault="0032493E">
      <w:pPr>
        <w:spacing w:line="480" w:lineRule="auto"/>
        <w:ind w:firstLine="1440"/>
        <w:jc w:val="both"/>
        <w:rPr>
          <w:del w:id="273" w:author="adlibuser" w:date="2026-09-25T21:12:00Z" w16du:dateUtc="2026-09-26T01:12:00Z"/>
        </w:rPr>
      </w:pPr>
      <w:del w:id="274" w:author="adlibuser" w:date="2026-09-25T21:12:00Z" w16du:dateUtc="2026-09-26T01:12:00Z">
        <w:r>
          <w:delText>(2)  for which the commissioners court of the county by resolution elects for this section to apply.</w:delText>
        </w:r>
      </w:del>
    </w:p>
    <w:p w14:paraId="4FC4BE2C" w14:textId="77777777" w:rsidR="003F3435" w:rsidRDefault="0032493E">
      <w:pPr>
        <w:spacing w:line="480" w:lineRule="auto"/>
        <w:ind w:firstLine="720"/>
        <w:jc w:val="both"/>
        <w:rPr>
          <w:del w:id="275" w:author="adlibuser" w:date="2026-09-25T21:12:00Z" w16du:dateUtc="2026-09-26T01:12:00Z"/>
        </w:rPr>
      </w:pPr>
      <w:del w:id="276" w:author="adlibuser" w:date="2026-09-25T21:12:00Z" w16du:dateUtc="2026-09-26T01:12:00Z">
        <w:r>
          <w:delText>(b)  This section does not apply to a county that entered into an agreement with another county to create a medical examiners district under Section 1-a, Article 49.25, Code of Criminal Procedure, unless:</w:delText>
        </w:r>
      </w:del>
    </w:p>
    <w:p w14:paraId="49C0707B" w14:textId="77777777" w:rsidR="003F3435" w:rsidRDefault="0032493E">
      <w:pPr>
        <w:spacing w:line="480" w:lineRule="auto"/>
        <w:ind w:firstLine="1440"/>
        <w:jc w:val="both"/>
        <w:rPr>
          <w:del w:id="277" w:author="adlibuser" w:date="2026-09-25T21:12:00Z" w16du:dateUtc="2026-09-26T01:12:00Z"/>
        </w:rPr>
      </w:pPr>
      <w:del w:id="278" w:author="adlibuser" w:date="2026-09-25T21:12:00Z" w16du:dateUtc="2026-09-26T01:12:00Z">
        <w:r>
          <w:delText>(1)  the office of medical examiner is located in the county and the county has adopted a resolution described by Subsection (a)(2); or</w:delText>
        </w:r>
      </w:del>
    </w:p>
    <w:p w14:paraId="76A7F7FF" w14:textId="77777777" w:rsidR="003F3435" w:rsidRDefault="0032493E">
      <w:pPr>
        <w:spacing w:line="480" w:lineRule="auto"/>
        <w:ind w:firstLine="1440"/>
        <w:jc w:val="both"/>
        <w:rPr>
          <w:del w:id="279" w:author="adlibuser" w:date="2026-09-25T21:12:00Z" w16du:dateUtc="2026-09-26T01:12:00Z"/>
        </w:rPr>
      </w:pPr>
      <w:del w:id="280" w:author="adlibuser" w:date="2026-09-25T21:12:00Z" w16du:dateUtc="2026-09-26T01:12:00Z">
        <w:r>
          <w:delText>(2)  notwithstanding Subsection (a), the county elects for this section to apply in the agreement creating the district.</w:delText>
        </w:r>
      </w:del>
    </w:p>
    <w:p w14:paraId="24E1DF42" w14:textId="77777777" w:rsidR="003F3435" w:rsidRDefault="0032493E">
      <w:pPr>
        <w:spacing w:line="480" w:lineRule="auto"/>
        <w:ind w:firstLine="720"/>
        <w:jc w:val="both"/>
        <w:rPr>
          <w:del w:id="281" w:author="adlibuser" w:date="2026-09-25T21:12:00Z" w16du:dateUtc="2026-09-26T01:12:00Z"/>
        </w:rPr>
      </w:pPr>
      <w:del w:id="282" w:author="adlibuser" w:date="2026-09-25T21:12:00Z" w16du:dateUtc="2026-09-26T01:12:00Z">
        <w:r>
          <w:delText>(c)  An individual may submit to the person required to file a death certificate under Section 193.002 a written request for the person to expedite the completion of a decedent's death certificate if the requestor demonstrates that:</w:delText>
        </w:r>
      </w:del>
    </w:p>
    <w:p w14:paraId="083EB6EE" w14:textId="77777777" w:rsidR="003F3435" w:rsidRDefault="0032493E">
      <w:pPr>
        <w:spacing w:line="480" w:lineRule="auto"/>
        <w:ind w:firstLine="1440"/>
        <w:jc w:val="both"/>
        <w:rPr>
          <w:del w:id="283" w:author="adlibuser" w:date="2026-09-25T21:12:00Z" w16du:dateUtc="2026-09-26T01:12:00Z"/>
        </w:rPr>
      </w:pPr>
      <w:del w:id="284" w:author="adlibuser" w:date="2026-09-25T21:12:00Z" w16du:dateUtc="2026-09-26T01:12:00Z">
        <w:r>
          <w:delText>(1)  the expedited completion is necessary for religious purposes;</w:delText>
        </w:r>
      </w:del>
    </w:p>
    <w:p w14:paraId="68FC74AB" w14:textId="77777777" w:rsidR="003F3435" w:rsidRDefault="0032493E">
      <w:pPr>
        <w:spacing w:line="480" w:lineRule="auto"/>
        <w:ind w:firstLine="1440"/>
        <w:jc w:val="both"/>
        <w:rPr>
          <w:del w:id="285" w:author="adlibuser" w:date="2026-09-25T21:12:00Z" w16du:dateUtc="2026-09-26T01:12:00Z"/>
        </w:rPr>
      </w:pPr>
      <w:del w:id="286" w:author="adlibuser" w:date="2026-09-25T21:12:00Z" w16du:dateUtc="2026-09-26T01:12:00Z">
        <w:r>
          <w:delText>(2)  the decedent's remains will be interred, entombed, buried, cremated, or otherwise laid to rest in a foreign country; and</w:delText>
        </w:r>
      </w:del>
    </w:p>
    <w:p w14:paraId="3814A468" w14:textId="77777777" w:rsidR="003F3435" w:rsidRDefault="0032493E">
      <w:pPr>
        <w:spacing w:line="480" w:lineRule="auto"/>
        <w:ind w:firstLine="1440"/>
        <w:jc w:val="both"/>
        <w:rPr>
          <w:del w:id="287" w:author="adlibuser" w:date="2026-09-25T21:12:00Z" w16du:dateUtc="2026-09-26T01:12:00Z"/>
        </w:rPr>
      </w:pPr>
      <w:del w:id="288" w:author="adlibuser" w:date="2026-09-25T21:12:00Z" w16du:dateUtc="2026-09-26T01:12:00Z">
        <w:r>
          <w:delText>(3)  the requestor is authorized to obtain a copy of the death certificate.</w:delText>
        </w:r>
      </w:del>
    </w:p>
    <w:p w14:paraId="0AF3ECEC" w14:textId="77777777" w:rsidR="003F3435" w:rsidRDefault="0032493E">
      <w:pPr>
        <w:spacing w:line="480" w:lineRule="auto"/>
        <w:ind w:firstLine="720"/>
        <w:jc w:val="both"/>
        <w:rPr>
          <w:del w:id="289" w:author="adlibuser" w:date="2026-09-25T21:12:00Z" w16du:dateUtc="2026-09-26T01:12:00Z"/>
        </w:rPr>
      </w:pPr>
      <w:del w:id="290" w:author="adlibuser" w:date="2026-09-25T21:12:00Z" w16du:dateUtc="2026-09-26T01:12:00Z">
        <w:r>
          <w:delText>(d)  A person who receives a request under Subsection (c) shall issue a copy of the decedent's death certificate to the requestor not later than 48 hours after the time the person receives the request unless an inquest will be conducted for the decedent.</w:delText>
        </w:r>
      </w:del>
    </w:p>
    <w:p w14:paraId="4AD4C39E" w14:textId="77777777" w:rsidR="003F3435" w:rsidRDefault="0032493E">
      <w:pPr>
        <w:spacing w:line="480" w:lineRule="auto"/>
        <w:ind w:firstLine="720"/>
        <w:jc w:val="both"/>
        <w:rPr>
          <w:del w:id="291" w:author="adlibuser" w:date="2026-09-25T21:12:00Z" w16du:dateUtc="2026-09-26T01:12:00Z"/>
        </w:rPr>
      </w:pPr>
      <w:del w:id="292" w:author="adlibuser" w:date="2026-09-25T21:12:00Z" w16du:dateUtc="2026-09-26T01:12:00Z">
        <w:r>
          <w:delText>(e)  For purposes of completing an expedited death certificate under this section, a medical examiner may:</w:delText>
        </w:r>
      </w:del>
    </w:p>
    <w:p w14:paraId="5F6172D7" w14:textId="77777777" w:rsidR="003F3435" w:rsidRDefault="0032493E">
      <w:pPr>
        <w:spacing w:line="480" w:lineRule="auto"/>
        <w:ind w:firstLine="1440"/>
        <w:jc w:val="both"/>
        <w:rPr>
          <w:del w:id="293" w:author="adlibuser" w:date="2026-09-25T21:12:00Z" w16du:dateUtc="2026-09-26T01:12:00Z"/>
        </w:rPr>
      </w:pPr>
      <w:del w:id="294" w:author="adlibuser" w:date="2026-09-25T21:12:00Z" w16du:dateUtc="2026-09-26T01:12:00Z">
        <w:r>
          <w:delText>(1)  perform a medical examination; and</w:delText>
        </w:r>
      </w:del>
    </w:p>
    <w:p w14:paraId="387F9845" w14:textId="77777777" w:rsidR="003F3435" w:rsidRDefault="0032493E">
      <w:pPr>
        <w:spacing w:line="480" w:lineRule="auto"/>
        <w:ind w:firstLine="1440"/>
        <w:jc w:val="both"/>
        <w:rPr>
          <w:del w:id="295" w:author="adlibuser" w:date="2026-09-25T21:12:00Z" w16du:dateUtc="2026-09-26T01:12:00Z"/>
        </w:rPr>
      </w:pPr>
      <w:del w:id="296" w:author="adlibuser" w:date="2026-09-25T21:12:00Z" w16du:dateUtc="2026-09-26T01:12:00Z">
        <w:r>
          <w:delText>(2)  complete the medical certification, provided:</w:delText>
        </w:r>
      </w:del>
    </w:p>
    <w:p w14:paraId="120153B4" w14:textId="77777777" w:rsidR="003F3435" w:rsidRDefault="0032493E">
      <w:pPr>
        <w:spacing w:line="480" w:lineRule="auto"/>
        <w:ind w:firstLine="2160"/>
        <w:jc w:val="both"/>
        <w:rPr>
          <w:del w:id="297" w:author="adlibuser" w:date="2026-09-25T21:12:00Z" w16du:dateUtc="2026-09-26T01:12:00Z"/>
        </w:rPr>
      </w:pPr>
      <w:del w:id="298" w:author="adlibuser" w:date="2026-09-25T21:12:00Z" w16du:dateUtc="2026-09-26T01:12:00Z">
        <w:r>
          <w:delText>(A)  the medical examiner has access to the decedent's medical history relevant to the death;</w:delText>
        </w:r>
      </w:del>
    </w:p>
    <w:p w14:paraId="57F4E28D" w14:textId="77777777" w:rsidR="003F3435" w:rsidRDefault="0032493E">
      <w:pPr>
        <w:spacing w:line="480" w:lineRule="auto"/>
        <w:ind w:firstLine="2160"/>
        <w:jc w:val="both"/>
        <w:rPr>
          <w:del w:id="299" w:author="adlibuser" w:date="2026-09-25T21:12:00Z" w16du:dateUtc="2026-09-26T01:12:00Z"/>
        </w:rPr>
      </w:pPr>
      <w:del w:id="300" w:author="adlibuser" w:date="2026-09-25T21:12:00Z" w16du:dateUtc="2026-09-26T01:12:00Z">
        <w:r>
          <w:delText>(B)  the decedent's death is due to natural causes; and</w:delText>
        </w:r>
      </w:del>
    </w:p>
    <w:p w14:paraId="68A423F8" w14:textId="77777777" w:rsidR="003F3435" w:rsidRDefault="0032493E">
      <w:pPr>
        <w:spacing w:line="480" w:lineRule="auto"/>
        <w:ind w:firstLine="2160"/>
        <w:jc w:val="both"/>
        <w:rPr>
          <w:del w:id="301" w:author="adlibuser" w:date="2026-09-25T21:12:00Z" w16du:dateUtc="2026-09-26T01:12:00Z"/>
        </w:rPr>
      </w:pPr>
      <w:del w:id="302" w:author="adlibuser" w:date="2026-09-25T21:12:00Z" w16du:dateUtc="2026-09-26T01:12:00Z">
        <w:r>
          <w:delText>(C)  the medical examiner serves as medical examiner of the county in which the death occurred.</w:delText>
        </w:r>
      </w:del>
    </w:p>
    <w:p w14:paraId="7C04DEBF" w14:textId="77777777" w:rsidR="003F3435" w:rsidRDefault="0032493E">
      <w:pPr>
        <w:spacing w:line="480" w:lineRule="auto"/>
        <w:ind w:firstLine="720"/>
        <w:jc w:val="both"/>
        <w:rPr>
          <w:del w:id="303" w:author="adlibuser" w:date="2026-09-25T21:12:00Z" w16du:dateUtc="2026-09-26T01:12:00Z"/>
        </w:rPr>
      </w:pPr>
      <w:del w:id="304" w:author="adlibuser" w:date="2026-09-25T21:12:00Z" w16du:dateUtc="2026-09-26T01:12:00Z">
        <w:r>
          <w:delText>(f)  The executive commissioner shall adopt rules necessary to implement this section.</w:delText>
        </w:r>
      </w:del>
    </w:p>
    <w:p w14:paraId="61E236AD" w14:textId="77777777" w:rsidR="003F3435" w:rsidRDefault="0032493E">
      <w:pPr>
        <w:spacing w:line="480" w:lineRule="auto"/>
        <w:jc w:val="both"/>
        <w:rPr>
          <w:del w:id="305" w:author="adlibuser" w:date="2026-09-25T21:12:00Z" w16du:dateUtc="2026-09-26T01:12:00Z"/>
        </w:rPr>
      </w:pPr>
      <w:del w:id="306" w:author="adlibuser" w:date="2026-09-25T21:12:00Z" w16du:dateUtc="2026-09-26T01:12:00Z">
        <w:r>
          <w:delText xml:space="preserve">Added by Acts 2021, 87th Leg., R.S., Ch. 233 (H.B. </w:delText>
        </w:r>
        <w:r>
          <w:fldChar w:fldCharType="begin"/>
        </w:r>
        <w:r>
          <w:delInstrText>HYPERLINK "http://www.legis.state.tx.us/tlodocs/87R/billtext/html/HB01011F.HTM" \s "table" \h</w:delInstrText>
        </w:r>
        <w:r>
          <w:fldChar w:fldCharType="separate"/>
        </w:r>
        <w:r>
          <w:rPr>
            <w:rStyle w:val="Hyperlink"/>
          </w:rPr>
          <w:delText>1011</w:delText>
        </w:r>
        <w:r>
          <w:fldChar w:fldCharType="end"/>
        </w:r>
        <w:r>
          <w:delText>), Sec. 1, eff. September 1, 2021.</w:delText>
        </w:r>
      </w:del>
    </w:p>
    <w:p w14:paraId="3E587D43" w14:textId="77777777" w:rsidR="003F3435" w:rsidRDefault="0032493E">
      <w:pPr>
        <w:spacing w:line="480" w:lineRule="auto"/>
        <w:jc w:val="both"/>
        <w:rPr>
          <w:del w:id="307" w:author="adlibuser" w:date="2026-09-25T21:12:00Z" w16du:dateUtc="2026-09-26T01:12:00Z"/>
        </w:rPr>
      </w:pPr>
      <w:del w:id="308" w:author="adlibuser" w:date="2026-09-25T21:12:00Z" w16du:dateUtc="2026-09-26T01:12:00Z">
        <w:r>
          <w:delText xml:space="preserve">                </w:delText>
        </w:r>
      </w:del>
    </w:p>
    <w:p w14:paraId="63CA5B30" w14:textId="77777777" w:rsidR="003F3435" w:rsidRDefault="0032493E">
      <w:pPr>
        <w:spacing w:line="480" w:lineRule="auto"/>
        <w:ind w:firstLine="720"/>
        <w:jc w:val="both"/>
        <w:rPr>
          <w:del w:id="309" w:author="adlibuser" w:date="2026-09-25T21:12:00Z" w16du:dateUtc="2026-09-26T01:12:00Z"/>
        </w:rPr>
      </w:pPr>
      <w:del w:id="310" w:author="adlibuser" w:date="2026-09-25T21:12:00Z" w16du:dateUtc="2026-09-26T01:12:00Z">
        <w:r>
          <w:delText>Sec. 193.003.  TIME AND PLACE FOR FILING DEATH CERTIFICATE.  (a)  Not later than the 10th day after the date of a death that occurs in this state, a death certificate shall be filed with the local registrar of the registration district in which:</w:delText>
        </w:r>
      </w:del>
    </w:p>
    <w:p w14:paraId="65193732" w14:textId="77777777" w:rsidR="003F3435" w:rsidRDefault="0032493E">
      <w:pPr>
        <w:spacing w:line="480" w:lineRule="auto"/>
        <w:ind w:firstLine="1440"/>
        <w:jc w:val="both"/>
        <w:rPr>
          <w:del w:id="311" w:author="adlibuser" w:date="2026-09-25T21:12:00Z" w16du:dateUtc="2026-09-26T01:12:00Z"/>
        </w:rPr>
      </w:pPr>
      <w:del w:id="312" w:author="adlibuser" w:date="2026-09-25T21:12:00Z" w16du:dateUtc="2026-09-26T01:12:00Z">
        <w:r>
          <w:delText>(1)  the death occurs;  or</w:delText>
        </w:r>
      </w:del>
    </w:p>
    <w:p w14:paraId="1367758C" w14:textId="77777777" w:rsidR="003F3435" w:rsidRDefault="0032493E">
      <w:pPr>
        <w:spacing w:line="480" w:lineRule="auto"/>
        <w:ind w:firstLine="1440"/>
        <w:jc w:val="both"/>
        <w:rPr>
          <w:del w:id="313" w:author="adlibuser" w:date="2026-09-25T21:12:00Z" w16du:dateUtc="2026-09-26T01:12:00Z"/>
        </w:rPr>
      </w:pPr>
      <w:del w:id="314" w:author="adlibuser" w:date="2026-09-25T21:12:00Z" w16du:dateUtc="2026-09-26T01:12:00Z">
        <w:r>
          <w:delText>(2)  the body is found, if the place of death is not known.</w:delText>
        </w:r>
      </w:del>
    </w:p>
    <w:p w14:paraId="0315436C" w14:textId="77777777" w:rsidR="003F3435" w:rsidRDefault="0032493E">
      <w:pPr>
        <w:spacing w:line="360" w:lineRule="auto"/>
        <w:ind w:firstLine="720"/>
        <w:jc w:val="both"/>
        <w:rPr>
          <w:color w:val="000000"/>
          <w:lang w:val="en-GB"/>
          <w:rPrChange w:id="315" w:author="adlibuser" w:date="2026-09-25T21:12:00Z" w16du:dateUtc="2026-09-26T01:12:00Z">
            <w:rPr/>
          </w:rPrChange>
        </w:rPr>
        <w:pPrChange w:id="316" w:author="adlibuser" w:date="2026-09-25T21:12:00Z" w16du:dateUtc="2026-09-26T01:12:00Z">
          <w:pPr>
            <w:spacing w:line="480" w:lineRule="auto"/>
            <w:ind w:firstLine="720"/>
            <w:jc w:val="both"/>
          </w:pPr>
        </w:pPrChange>
      </w:pPr>
      <w:del w:id="317" w:author="adlibuser" w:date="2026-09-25T21:12:00Z" w16du:dateUtc="2026-09-26T01:12:00Z">
        <w:r>
          <w:delText>(b)  Subject to department rules, a certificate of a fetal death that occurs in this state</w:delText>
        </w:r>
      </w:del>
      <w:r>
        <w:rPr>
          <w:color w:val="000000"/>
          <w:lang w:val="en-GB"/>
          <w:rPrChange w:id="318" w:author="adlibuser" w:date="2026-09-25T21:12:00Z" w16du:dateUtc="2026-09-26T01:12:00Z">
            <w:rPr/>
          </w:rPrChange>
        </w:rPr>
        <w:t xml:space="preserve"> shall be filed with the </w:t>
      </w:r>
      <w:ins w:id="319" w:author="adlibuser" w:date="2026-09-25T21:12:00Z" w16du:dateUtc="2026-09-26T01:12:00Z">
        <w:r w:rsidR="00024FC9">
          <w:rPr>
            <w:color w:val="000000"/>
            <w:szCs w:val="24"/>
            <w:lang w:val="en-GB" w:eastAsia="lt-LT"/>
          </w:rPr>
          <w:t>Equal Opportunities Ombudsman.</w:t>
        </w:r>
      </w:ins>
      <w:del w:id="320" w:author="adlibuser" w:date="2026-09-25T21:12:00Z" w16du:dateUtc="2026-09-26T01:12:00Z">
        <w:r>
          <w:delText>local registrar of the registration district in which:</w:delText>
        </w:r>
      </w:del>
    </w:p>
    <w:p w14:paraId="61C82541" w14:textId="77777777" w:rsidR="003F3435" w:rsidRDefault="0032493E">
      <w:pPr>
        <w:spacing w:line="480" w:lineRule="auto"/>
        <w:ind w:firstLine="1440"/>
        <w:jc w:val="both"/>
        <w:rPr>
          <w:del w:id="321" w:author="adlibuser" w:date="2026-09-25T21:12:00Z" w16du:dateUtc="2026-09-26T01:12:00Z"/>
        </w:rPr>
      </w:pPr>
      <w:del w:id="322" w:author="adlibuser" w:date="2026-09-25T21:12:00Z" w16du:dateUtc="2026-09-26T01:12:00Z">
        <w:r>
          <w:delText>(1)  the fetal death occurs; or</w:delText>
        </w:r>
      </w:del>
    </w:p>
    <w:p w14:paraId="564A1019" w14:textId="77777777" w:rsidR="003F3435" w:rsidRDefault="0032493E">
      <w:pPr>
        <w:spacing w:line="480" w:lineRule="auto"/>
        <w:ind w:firstLine="1440"/>
        <w:jc w:val="both"/>
        <w:rPr>
          <w:del w:id="323" w:author="adlibuser" w:date="2026-09-25T21:12:00Z" w16du:dateUtc="2026-09-26T01:12:00Z"/>
        </w:rPr>
      </w:pPr>
      <w:del w:id="324" w:author="adlibuser" w:date="2026-09-25T21:12:00Z" w16du:dateUtc="2026-09-26T01:12:00Z">
        <w:r>
          <w:delText>(</w:delText>
        </w:r>
      </w:del>
      <w:r>
        <w:rPr>
          <w:color w:val="000000"/>
          <w:lang w:val="en-GB"/>
          <w:rPrChange w:id="325" w:author="adlibuser" w:date="2026-09-25T21:12:00Z" w16du:dateUtc="2026-09-26T01:12:00Z">
            <w:rPr/>
          </w:rPrChange>
        </w:rPr>
        <w:t>2</w:t>
      </w:r>
      <w:ins w:id="326" w:author="adlibuser" w:date="2026-09-25T21:12:00Z" w16du:dateUtc="2026-09-26T01:12:00Z">
        <w:r w:rsidR="00024FC9">
          <w:rPr>
            <w:color w:val="000000"/>
            <w:szCs w:val="24"/>
            <w:lang w:val="en-GB" w:eastAsia="lt-LT"/>
          </w:rPr>
          <w:t>. Complaints relating to violations</w:t>
        </w:r>
      </w:ins>
      <w:del w:id="327" w:author="adlibuser" w:date="2026-09-25T21:12:00Z" w16du:dateUtc="2026-09-26T01:12:00Z">
        <w:r>
          <w:delText>)  the body is found, if the place</w:delText>
        </w:r>
      </w:del>
      <w:r>
        <w:rPr>
          <w:color w:val="000000"/>
          <w:lang w:val="en-GB"/>
          <w:rPrChange w:id="328" w:author="adlibuser" w:date="2026-09-25T21:12:00Z" w16du:dateUtc="2026-09-26T01:12:00Z">
            <w:rPr/>
          </w:rPrChange>
        </w:rPr>
        <w:t xml:space="preserve"> of </w:t>
      </w:r>
      <w:ins w:id="329" w:author="adlibuser" w:date="2026-09-25T21:12:00Z" w16du:dateUtc="2026-09-26T01:12:00Z">
        <w:r w:rsidR="00024FC9">
          <w:rPr>
            <w:color w:val="000000"/>
            <w:lang w:val="en-GB" w:eastAsia="lt-LT"/>
          </w:rPr>
          <w:t>equal</w:t>
        </w:r>
      </w:ins>
      <w:del w:id="330" w:author="adlibuser" w:date="2026-09-25T21:12:00Z" w16du:dateUtc="2026-09-26T01:12:00Z">
        <w:r>
          <w:delText>fetal death is not known.</w:delText>
        </w:r>
      </w:del>
    </w:p>
    <w:p w14:paraId="7258659F" w14:textId="77777777" w:rsidR="003F3435" w:rsidRDefault="0032493E">
      <w:pPr>
        <w:spacing w:line="480" w:lineRule="auto"/>
        <w:jc w:val="both"/>
        <w:rPr>
          <w:del w:id="331" w:author="adlibuser" w:date="2026-09-25T21:12:00Z" w16du:dateUtc="2026-09-26T01:12:00Z"/>
        </w:rPr>
      </w:pPr>
      <w:del w:id="332" w:author="adlibuser" w:date="2026-09-25T21:12:00Z" w16du:dateUtc="2026-09-26T01:12:00Z">
        <w:r>
          <w:delText>Acts 1989, 71st Leg., ch. 678, Sec. 1, eff. Sept. 1, 1989.</w:delText>
        </w:r>
      </w:del>
    </w:p>
    <w:p w14:paraId="443F7D19" w14:textId="77777777" w:rsidR="003F3435" w:rsidRDefault="0032493E">
      <w:pPr>
        <w:spacing w:line="480" w:lineRule="auto"/>
        <w:jc w:val="both"/>
        <w:rPr>
          <w:del w:id="333" w:author="adlibuser" w:date="2026-09-25T21:12:00Z" w16du:dateUtc="2026-09-26T01:12:00Z"/>
        </w:rPr>
      </w:pPr>
      <w:del w:id="334" w:author="adlibuser" w:date="2026-09-25T21:12:00Z" w16du:dateUtc="2026-09-26T01:12:00Z">
        <w:r>
          <w:delText xml:space="preserve">Amended by: </w:delText>
        </w:r>
      </w:del>
    </w:p>
    <w:p w14:paraId="52AEF6FB" w14:textId="77777777" w:rsidR="003F3435" w:rsidRDefault="0032493E">
      <w:pPr>
        <w:spacing w:line="480" w:lineRule="auto"/>
        <w:ind w:firstLine="720"/>
        <w:jc w:val="both"/>
        <w:rPr>
          <w:del w:id="335" w:author="adlibuser" w:date="2026-09-25T21:12:00Z" w16du:dateUtc="2026-09-26T01:12:00Z"/>
        </w:rPr>
      </w:pPr>
      <w:del w:id="336" w:author="adlibuser" w:date="2026-09-25T21:12:00Z" w16du:dateUtc="2026-09-26T01:12:00Z">
        <w:r>
          <w:delText xml:space="preserve">Acts 2015, 84th Leg., R.S., Ch. 1 (S.B. </w:delText>
        </w:r>
        <w:r>
          <w:fldChar w:fldCharType="begin"/>
        </w:r>
        <w:r>
          <w:delInstrText>HYPERLINK "http://www.legis.state.tx.us/tlodocs/84R/billtext/html/SB00219F.HTM" \s "table" \h</w:delInstrText>
        </w:r>
        <w:r>
          <w:fldChar w:fldCharType="separate"/>
        </w:r>
        <w:r>
          <w:rPr>
            <w:rStyle w:val="Hyperlink"/>
          </w:rPr>
          <w:delText>219</w:delText>
        </w:r>
        <w:r>
          <w:fldChar w:fldCharType="end"/>
        </w:r>
        <w:r>
          <w:delText>), Sec. 3.0557, eff. April 2, 2015.</w:delText>
        </w:r>
      </w:del>
    </w:p>
    <w:p w14:paraId="1D45DF4A" w14:textId="77777777" w:rsidR="003F3435" w:rsidRDefault="0032493E">
      <w:pPr>
        <w:spacing w:line="480" w:lineRule="auto"/>
        <w:jc w:val="both"/>
        <w:rPr>
          <w:del w:id="337" w:author="adlibuser" w:date="2026-09-25T21:12:00Z" w16du:dateUtc="2026-09-26T01:12:00Z"/>
        </w:rPr>
      </w:pPr>
      <w:del w:id="338" w:author="adlibuser" w:date="2026-09-25T21:12:00Z" w16du:dateUtc="2026-09-26T01:12:00Z">
        <w:r>
          <w:delText xml:space="preserve">                </w:delText>
        </w:r>
      </w:del>
    </w:p>
    <w:p w14:paraId="1C93E723" w14:textId="77777777" w:rsidR="003F3435" w:rsidRDefault="0032493E">
      <w:pPr>
        <w:spacing w:line="480" w:lineRule="auto"/>
        <w:ind w:firstLine="720"/>
        <w:jc w:val="both"/>
        <w:rPr>
          <w:del w:id="339" w:author="adlibuser" w:date="2026-09-25T21:12:00Z" w16du:dateUtc="2026-09-26T01:12:00Z"/>
        </w:rPr>
      </w:pPr>
      <w:del w:id="340" w:author="adlibuser" w:date="2026-09-25T21:12:00Z" w16du:dateUtc="2026-09-26T01:12:00Z">
        <w:r>
          <w:delText>Sec. 193.004.  PERSONAL AND MEDICAL INFORMATION.  (a)  The person required to file a death certificate shall obtain the required personal information from a competent person with knowledge of the facts.</w:delText>
        </w:r>
      </w:del>
    </w:p>
    <w:p w14:paraId="7116E79A" w14:textId="77777777" w:rsidR="003F3435" w:rsidRDefault="0032493E">
      <w:pPr>
        <w:spacing w:line="480" w:lineRule="auto"/>
        <w:ind w:firstLine="720"/>
        <w:jc w:val="both"/>
        <w:rPr>
          <w:del w:id="341" w:author="adlibuser" w:date="2026-09-25T21:12:00Z" w16du:dateUtc="2026-09-26T01:12:00Z"/>
        </w:rPr>
      </w:pPr>
      <w:del w:id="342" w:author="adlibuser" w:date="2026-09-25T21:12:00Z" w16du:dateUtc="2026-09-26T01:12:00Z">
        <w:r>
          <w:delText>(b)  The person required to file a fetal death certificate shall obtain the required personal information from the person best qualified to furnish the information.</w:delText>
        </w:r>
      </w:del>
    </w:p>
    <w:p w14:paraId="16C00080" w14:textId="77777777" w:rsidR="003F3435" w:rsidRDefault="0032493E">
      <w:pPr>
        <w:spacing w:line="480" w:lineRule="auto"/>
        <w:ind w:firstLine="720"/>
        <w:jc w:val="both"/>
        <w:rPr>
          <w:del w:id="343" w:author="adlibuser" w:date="2026-09-25T21:12:00Z" w16du:dateUtc="2026-09-26T01:12:00Z"/>
        </w:rPr>
      </w:pPr>
      <w:del w:id="344" w:author="adlibuser" w:date="2026-09-25T21:12:00Z" w16du:dateUtc="2026-09-26T01:12:00Z">
        <w:r>
          <w:delText>(c)  A person required to obtain information under this section shall obtain the information over the signature of the person who furnishes the information.</w:delText>
        </w:r>
      </w:del>
    </w:p>
    <w:p w14:paraId="5EDFE439" w14:textId="77777777" w:rsidR="003F3435" w:rsidRDefault="0032493E">
      <w:pPr>
        <w:spacing w:line="480" w:lineRule="auto"/>
        <w:jc w:val="both"/>
        <w:rPr>
          <w:del w:id="345" w:author="adlibuser" w:date="2026-09-25T21:12:00Z" w16du:dateUtc="2026-09-26T01:12:00Z"/>
        </w:rPr>
      </w:pPr>
      <w:del w:id="346" w:author="adlibuser" w:date="2026-09-25T21:12:00Z" w16du:dateUtc="2026-09-26T01:12:00Z">
        <w:r>
          <w:delText>Acts 1989, 71st Leg., ch. 678, Sec. 1, eff. Sept. 1, 1989.  Amended by Acts 1997, 75th Leg., ch. 1425, Sec. 1, eff. Sept. 1, 1997.</w:delText>
        </w:r>
      </w:del>
    </w:p>
    <w:p w14:paraId="4E43419D" w14:textId="77777777" w:rsidR="003F3435" w:rsidRDefault="0032493E">
      <w:pPr>
        <w:spacing w:line="480" w:lineRule="auto"/>
        <w:jc w:val="both"/>
        <w:rPr>
          <w:del w:id="347" w:author="adlibuser" w:date="2026-09-25T21:12:00Z" w16du:dateUtc="2026-09-26T01:12:00Z"/>
        </w:rPr>
      </w:pPr>
      <w:del w:id="348" w:author="adlibuser" w:date="2026-09-25T21:12:00Z" w16du:dateUtc="2026-09-26T01:12:00Z">
        <w:r>
          <w:delText xml:space="preserve">                </w:delText>
        </w:r>
      </w:del>
    </w:p>
    <w:p w14:paraId="0538F4E3" w14:textId="77777777" w:rsidR="003F3435" w:rsidRDefault="0032493E">
      <w:pPr>
        <w:spacing w:line="480" w:lineRule="auto"/>
        <w:ind w:firstLine="720"/>
        <w:jc w:val="both"/>
        <w:rPr>
          <w:del w:id="349" w:author="adlibuser" w:date="2026-09-25T21:12:00Z" w16du:dateUtc="2026-09-26T01:12:00Z"/>
        </w:rPr>
      </w:pPr>
      <w:del w:id="350" w:author="adlibuser" w:date="2026-09-25T21:12:00Z" w16du:dateUtc="2026-09-26T01:12:00Z">
        <w:r>
          <w:delText>Sec. 193.0041.  DISCIPLINARY ACTION PROHIBITED.  A state agency that licenses a person required to file a death certificate under this chapter may not take disciplinary action against the person for failure to timely file the certificate if the person supplies written documentation that the person has made a good faith effort to file the certificate within the time required by Section 193.003(a) and the failure to timely file the certificate results from circumstances beyond the person's control.</w:delText>
        </w:r>
      </w:del>
    </w:p>
    <w:p w14:paraId="75175B90" w14:textId="77777777" w:rsidR="003F3435" w:rsidRDefault="0032493E">
      <w:pPr>
        <w:spacing w:line="480" w:lineRule="auto"/>
        <w:jc w:val="both"/>
        <w:rPr>
          <w:del w:id="351" w:author="adlibuser" w:date="2026-09-25T21:12:00Z" w16du:dateUtc="2026-09-26T01:12:00Z"/>
        </w:rPr>
      </w:pPr>
      <w:del w:id="352" w:author="adlibuser" w:date="2026-09-25T21:12:00Z" w16du:dateUtc="2026-09-26T01:12:00Z">
        <w:r>
          <w:delText xml:space="preserve">Added by Acts 2007, 80th Leg., R.S., Ch. 636 (H.B. </w:delText>
        </w:r>
        <w:r>
          <w:fldChar w:fldCharType="begin"/>
        </w:r>
        <w:r>
          <w:delInstrText>HYPERLINK "http://www.legis.state.tx.us/tlodocs/80R/billtext/html/HB00755F.HTM" \s "table" \h</w:delInstrText>
        </w:r>
        <w:r>
          <w:fldChar w:fldCharType="separate"/>
        </w:r>
        <w:r>
          <w:rPr>
            <w:rStyle w:val="Hyperlink"/>
          </w:rPr>
          <w:delText>755</w:delText>
        </w:r>
        <w:r>
          <w:fldChar w:fldCharType="end"/>
        </w:r>
        <w:r>
          <w:delText>), Sec. 1, eff. September 1, 2007.</w:delText>
        </w:r>
      </w:del>
    </w:p>
    <w:p w14:paraId="1C209EDF" w14:textId="77777777" w:rsidR="003F3435" w:rsidRDefault="0032493E">
      <w:pPr>
        <w:spacing w:line="480" w:lineRule="auto"/>
        <w:jc w:val="both"/>
        <w:rPr>
          <w:del w:id="353" w:author="adlibuser" w:date="2026-09-25T21:12:00Z" w16du:dateUtc="2026-09-26T01:12:00Z"/>
        </w:rPr>
      </w:pPr>
      <w:del w:id="354" w:author="adlibuser" w:date="2026-09-25T21:12:00Z" w16du:dateUtc="2026-09-26T01:12:00Z">
        <w:r>
          <w:delText xml:space="preserve">                </w:delText>
        </w:r>
      </w:del>
    </w:p>
    <w:p w14:paraId="2A7B98B8" w14:textId="77777777" w:rsidR="003F3435" w:rsidRDefault="0032493E">
      <w:pPr>
        <w:spacing w:line="480" w:lineRule="auto"/>
        <w:ind w:firstLine="720"/>
        <w:jc w:val="both"/>
        <w:rPr>
          <w:del w:id="355" w:author="adlibuser" w:date="2026-09-25T21:12:00Z" w16du:dateUtc="2026-09-26T01:12:00Z"/>
        </w:rPr>
      </w:pPr>
      <w:del w:id="356" w:author="adlibuser" w:date="2026-09-25T21:12:00Z" w16du:dateUtc="2026-09-26T01:12:00Z">
        <w:r>
          <w:delText>Sec. 193.005.  PERSONAL INFORMATION.  (a)  A person required to file a death certificate or fetal death certificate shall obtain the required medical certification from the decedent's attending physician, or a physician assistant or advanced practice registered nurse of the decedent, if the death occurred under the care of the person in connection with the</w:delText>
        </w:r>
      </w:del>
      <w:r>
        <w:rPr>
          <w:color w:val="000000"/>
          <w:lang w:val="en-GB"/>
          <w:rPrChange w:id="357" w:author="adlibuser" w:date="2026-09-25T21:12:00Z" w16du:dateUtc="2026-09-26T01:12:00Z">
            <w:rPr/>
          </w:rPrChange>
        </w:rPr>
        <w:t xml:space="preserve"> treatment </w:t>
      </w:r>
      <w:ins w:id="358" w:author="adlibuser" w:date="2026-09-25T21:12:00Z" w16du:dateUtc="2026-09-26T01:12:00Z">
        <w:r w:rsidR="00024FC9">
          <w:rPr>
            <w:color w:val="000000"/>
            <w:lang w:val="en-GB" w:eastAsia="lt-LT"/>
          </w:rPr>
          <w:t xml:space="preserve">shall </w:t>
        </w:r>
      </w:ins>
      <w:del w:id="359" w:author="adlibuser" w:date="2026-09-25T21:12:00Z" w16du:dateUtc="2026-09-26T01:12:00Z">
        <w:r>
          <w:delText>of the condition or disease process that contributed to the death.</w:delText>
        </w:r>
      </w:del>
    </w:p>
    <w:p w14:paraId="629E9E2A" w14:textId="77777777" w:rsidR="003F3435" w:rsidRDefault="0032493E">
      <w:pPr>
        <w:spacing w:line="480" w:lineRule="auto"/>
        <w:ind w:firstLine="720"/>
        <w:jc w:val="both"/>
        <w:rPr>
          <w:del w:id="360" w:author="adlibuser" w:date="2026-09-25T21:12:00Z" w16du:dateUtc="2026-09-26T01:12:00Z"/>
        </w:rPr>
      </w:pPr>
      <w:del w:id="361" w:author="adlibuser" w:date="2026-09-25T21:12:00Z" w16du:dateUtc="2026-09-26T01:12:00Z">
        <w:r>
          <w:delText xml:space="preserve">(a-1)  Repealed by Acts 2021, 87th Leg., R.S., Ch. 733 (H.B. </w:delText>
        </w:r>
        <w:r>
          <w:fldChar w:fldCharType="begin"/>
        </w:r>
        <w:r>
          <w:delInstrText>HYPERLINK "http://www.legis.state.tx.us/tlodocs/87R/billtext/html/HB04048F.HTM" \s "table" \h</w:delInstrText>
        </w:r>
        <w:r>
          <w:fldChar w:fldCharType="separate"/>
        </w:r>
        <w:r>
          <w:rPr>
            <w:rStyle w:val="Hyperlink"/>
          </w:rPr>
          <w:delText>4048</w:delText>
        </w:r>
        <w:r>
          <w:fldChar w:fldCharType="end"/>
        </w:r>
        <w:r>
          <w:delText>), Sec. 2, eff. June 15, 2021.</w:delText>
        </w:r>
      </w:del>
    </w:p>
    <w:p w14:paraId="7A268A7F" w14:textId="77777777" w:rsidR="003F3435" w:rsidRDefault="0032493E">
      <w:pPr>
        <w:spacing w:line="480" w:lineRule="auto"/>
        <w:ind w:firstLine="720"/>
        <w:jc w:val="both"/>
        <w:rPr>
          <w:del w:id="362" w:author="adlibuser" w:date="2026-09-25T21:12:00Z" w16du:dateUtc="2026-09-26T01:12:00Z"/>
        </w:rPr>
      </w:pPr>
      <w:del w:id="363" w:author="adlibuser" w:date="2026-09-25T21:12:00Z" w16du:dateUtc="2026-09-26T01:12:00Z">
        <w:r>
          <w:delText>(b)  The attending physician, physician assistant, or advanced practice registered nurse shall complete the medical certification not later than five days after receiving the death certificate.</w:delText>
        </w:r>
      </w:del>
    </w:p>
    <w:p w14:paraId="339C10CA" w14:textId="77777777" w:rsidR="003F3435" w:rsidRDefault="0032493E">
      <w:pPr>
        <w:spacing w:line="480" w:lineRule="auto"/>
        <w:ind w:firstLine="720"/>
        <w:jc w:val="both"/>
        <w:rPr>
          <w:del w:id="364" w:author="adlibuser" w:date="2026-09-25T21:12:00Z" w16du:dateUtc="2026-09-26T01:12:00Z"/>
        </w:rPr>
      </w:pPr>
      <w:del w:id="365" w:author="adlibuser" w:date="2026-09-25T21:12:00Z" w16du:dateUtc="2026-09-26T01:12:00Z">
        <w:r>
          <w:delText>(c)  An associate physician, the chief medical officer of the institution where the death occurred, or the physician who performed an autopsy on the decedent may complete the medical certification if:</w:delText>
        </w:r>
      </w:del>
    </w:p>
    <w:p w14:paraId="053CE962" w14:textId="77777777" w:rsidR="003F3435" w:rsidRDefault="0032493E">
      <w:pPr>
        <w:spacing w:line="480" w:lineRule="auto"/>
        <w:ind w:firstLine="1440"/>
        <w:jc w:val="both"/>
        <w:rPr>
          <w:del w:id="366" w:author="adlibuser" w:date="2026-09-25T21:12:00Z" w16du:dateUtc="2026-09-26T01:12:00Z"/>
        </w:rPr>
      </w:pPr>
      <w:del w:id="367" w:author="adlibuser" w:date="2026-09-25T21:12:00Z" w16du:dateUtc="2026-09-26T01:12:00Z">
        <w:r>
          <w:delText>(1)  the attending physician, the physician assistant, and the advanced practice registered nurse described by Subsection (a) are unavailable;</w:delText>
        </w:r>
      </w:del>
    </w:p>
    <w:p w14:paraId="0CD1F978" w14:textId="77777777" w:rsidR="003F3435" w:rsidRDefault="0032493E">
      <w:pPr>
        <w:spacing w:line="480" w:lineRule="auto"/>
        <w:ind w:firstLine="1440"/>
        <w:jc w:val="both"/>
        <w:rPr>
          <w:del w:id="368" w:author="adlibuser" w:date="2026-09-25T21:12:00Z" w16du:dateUtc="2026-09-26T01:12:00Z"/>
        </w:rPr>
      </w:pPr>
      <w:del w:id="369" w:author="adlibuser" w:date="2026-09-25T21:12:00Z" w16du:dateUtc="2026-09-26T01:12:00Z">
        <w:r>
          <w:delText>(2)  the attending physician, the physician assistant, or the advanced practice registered nurse described by Subsection (a) approves; and</w:delText>
        </w:r>
      </w:del>
    </w:p>
    <w:p w14:paraId="6E5C3227" w14:textId="77777777" w:rsidR="003F3435" w:rsidRDefault="0032493E">
      <w:pPr>
        <w:spacing w:line="480" w:lineRule="auto"/>
        <w:ind w:firstLine="1440"/>
        <w:jc w:val="both"/>
        <w:rPr>
          <w:del w:id="370" w:author="adlibuser" w:date="2026-09-25T21:12:00Z" w16du:dateUtc="2026-09-26T01:12:00Z"/>
        </w:rPr>
      </w:pPr>
      <w:del w:id="371" w:author="adlibuser" w:date="2026-09-25T21:12:00Z" w16du:dateUtc="2026-09-26T01:12:00Z">
        <w:r>
          <w:delText>(3)  the person completing the medical certification has access to the medical history of the case and the death is due to natural causes.</w:delText>
        </w:r>
      </w:del>
    </w:p>
    <w:p w14:paraId="61FCFFE5" w14:textId="77777777" w:rsidR="003F3435" w:rsidRDefault="0032493E">
      <w:pPr>
        <w:spacing w:line="480" w:lineRule="auto"/>
        <w:ind w:firstLine="720"/>
        <w:jc w:val="both"/>
        <w:rPr>
          <w:del w:id="372" w:author="adlibuser" w:date="2026-09-25T21:12:00Z" w16du:dateUtc="2026-09-26T01:12:00Z"/>
        </w:rPr>
      </w:pPr>
      <w:del w:id="373" w:author="adlibuser" w:date="2026-09-25T21:12:00Z" w16du:dateUtc="2026-09-26T01:12:00Z">
        <w:r>
          <w:delText>(d)  If a death or fetal death occurs without medical attendance or is otherwise subject to Chapter 49, Code of Criminal Procedure, the person required to file the death or fetal death certificate shall notify the appropriate authority of the death.</w:delText>
        </w:r>
      </w:del>
    </w:p>
    <w:p w14:paraId="41F1EC74" w14:textId="77777777" w:rsidR="003F3435" w:rsidRDefault="0032493E">
      <w:pPr>
        <w:spacing w:line="480" w:lineRule="auto"/>
        <w:ind w:firstLine="720"/>
        <w:jc w:val="both"/>
        <w:rPr>
          <w:del w:id="374" w:author="adlibuser" w:date="2026-09-25T21:12:00Z" w16du:dateUtc="2026-09-26T01:12:00Z"/>
        </w:rPr>
      </w:pPr>
      <w:del w:id="375" w:author="adlibuser" w:date="2026-09-25T21:12:00Z" w16du:dateUtc="2026-09-26T01:12:00Z">
        <w:r>
          <w:delText>(e)  A person conducting an inquest required by Chapter 49, Code of Criminal Procedure, shall:</w:delText>
        </w:r>
      </w:del>
    </w:p>
    <w:p w14:paraId="7908E612" w14:textId="77777777" w:rsidR="003F3435" w:rsidRDefault="0032493E">
      <w:pPr>
        <w:spacing w:line="480" w:lineRule="auto"/>
        <w:ind w:firstLine="1440"/>
        <w:jc w:val="both"/>
        <w:rPr>
          <w:del w:id="376" w:author="adlibuser" w:date="2026-09-25T21:12:00Z" w16du:dateUtc="2026-09-26T01:12:00Z"/>
        </w:rPr>
      </w:pPr>
      <w:del w:id="377" w:author="adlibuser" w:date="2026-09-25T21:12:00Z" w16du:dateUtc="2026-09-26T01:12:00Z">
        <w:r>
          <w:delText>(1)  complete the medical certification not later than five days after receiving the death or fetal death certificate;  and</w:delText>
        </w:r>
      </w:del>
    </w:p>
    <w:p w14:paraId="656F28C3" w14:textId="77777777" w:rsidR="003F3435" w:rsidRDefault="0032493E">
      <w:pPr>
        <w:spacing w:line="480" w:lineRule="auto"/>
        <w:ind w:firstLine="1440"/>
        <w:jc w:val="both"/>
        <w:rPr>
          <w:del w:id="378" w:author="adlibuser" w:date="2026-09-25T21:12:00Z" w16du:dateUtc="2026-09-26T01:12:00Z"/>
        </w:rPr>
      </w:pPr>
      <w:del w:id="379" w:author="adlibuser" w:date="2026-09-25T21:12:00Z" w16du:dateUtc="2026-09-26T01:12:00Z">
        <w:r>
          <w:delText>(2)  state on the medical certification the disease that caused the death or, if the death was from external causes, the means of death and whether the death was probably accidental, suicidal, or homicidal, and any other information required by the state registrar to properly classify the death.</w:delText>
        </w:r>
      </w:del>
    </w:p>
    <w:p w14:paraId="747BB427" w14:textId="77777777" w:rsidR="003F3435" w:rsidRDefault="0032493E">
      <w:pPr>
        <w:spacing w:line="480" w:lineRule="auto"/>
        <w:ind w:firstLine="720"/>
        <w:jc w:val="both"/>
        <w:rPr>
          <w:del w:id="380" w:author="adlibuser" w:date="2026-09-25T21:12:00Z" w16du:dateUtc="2026-09-26T01:12:00Z"/>
        </w:rPr>
      </w:pPr>
      <w:del w:id="381" w:author="adlibuser" w:date="2026-09-25T21:12:00Z" w16du:dateUtc="2026-09-26T01:12:00Z">
        <w:r>
          <w:delText>(e-1)  The medical certification on a death certificate must include either the term "Fentanyl Poisoning" or the term "Fentanyl Toxicity" if:</w:delText>
        </w:r>
      </w:del>
    </w:p>
    <w:p w14:paraId="48BB2AE9" w14:textId="77777777" w:rsidR="003F3435" w:rsidRDefault="0032493E">
      <w:pPr>
        <w:spacing w:line="480" w:lineRule="auto"/>
        <w:ind w:firstLine="1440"/>
        <w:jc w:val="both"/>
        <w:rPr>
          <w:del w:id="382" w:author="adlibuser" w:date="2026-09-25T21:12:00Z" w16du:dateUtc="2026-09-26T01:12:00Z"/>
        </w:rPr>
      </w:pPr>
      <w:del w:id="383" w:author="adlibuser" w:date="2026-09-25T21:12:00Z" w16du:dateUtc="2026-09-26T01:12:00Z">
        <w:r>
          <w:delText xml:space="preserve">(1)  a toxicology examination reveals a controlled substance listed in Penalty Group 1-B present in the body of the decedent in an amount or concentration that is considered to </w:delText>
        </w:r>
      </w:del>
      <w:r>
        <w:rPr>
          <w:color w:val="000000"/>
          <w:lang w:val="en-GB"/>
          <w:rPrChange w:id="384" w:author="adlibuser" w:date="2026-09-25T21:12:00Z" w16du:dateUtc="2026-09-26T01:12:00Z">
            <w:rPr/>
          </w:rPrChange>
        </w:rPr>
        <w:t xml:space="preserve">be </w:t>
      </w:r>
      <w:ins w:id="385" w:author="adlibuser" w:date="2026-09-25T21:12:00Z" w16du:dateUtc="2026-09-26T01:12:00Z">
        <w:r w:rsidR="00024FC9">
          <w:rPr>
            <w:color w:val="000000"/>
            <w:lang w:val="en-GB" w:eastAsia="lt-LT"/>
          </w:rPr>
          <w:t>investigated</w:t>
        </w:r>
      </w:ins>
      <w:del w:id="386" w:author="adlibuser" w:date="2026-09-25T21:12:00Z" w16du:dateUtc="2026-09-26T01:12:00Z">
        <w:r>
          <w:delText>lethal by generally accepted scientific standards;</w:delText>
        </w:r>
      </w:del>
      <w:r>
        <w:rPr>
          <w:color w:val="000000"/>
          <w:lang w:val="en-GB"/>
          <w:rPrChange w:id="387" w:author="adlibuser" w:date="2026-09-25T21:12:00Z" w16du:dateUtc="2026-09-26T01:12:00Z">
            <w:rPr/>
          </w:rPrChange>
        </w:rPr>
        <w:t xml:space="preserve"> and</w:t>
      </w:r>
      <w:ins w:id="388" w:author="adlibuser" w:date="2026-09-25T21:12:00Z" w16du:dateUtc="2026-09-26T01:12:00Z">
        <w:r w:rsidR="00024FC9">
          <w:rPr>
            <w:color w:val="000000"/>
            <w:lang w:val="en-GB" w:eastAsia="lt-LT"/>
          </w:rPr>
          <w:t xml:space="preserve"> decided in accordance with </w:t>
        </w:r>
      </w:ins>
    </w:p>
    <w:p w14:paraId="4F6A1851" w14:textId="77777777" w:rsidR="003F3435" w:rsidRDefault="0032493E">
      <w:pPr>
        <w:spacing w:line="480" w:lineRule="auto"/>
        <w:ind w:firstLine="1440"/>
        <w:jc w:val="both"/>
        <w:rPr>
          <w:del w:id="389" w:author="adlibuser" w:date="2026-09-25T21:12:00Z" w16du:dateUtc="2026-09-26T01:12:00Z"/>
        </w:rPr>
      </w:pPr>
      <w:del w:id="390" w:author="adlibuser" w:date="2026-09-25T21:12:00Z" w16du:dateUtc="2026-09-26T01:12:00Z">
        <w:r>
          <w:delText>(2)  </w:delText>
        </w:r>
      </w:del>
      <w:r>
        <w:rPr>
          <w:color w:val="000000"/>
          <w:lang w:val="en-GB"/>
          <w:rPrChange w:id="391" w:author="adlibuser" w:date="2026-09-25T21:12:00Z" w16du:dateUtc="2026-09-26T01:12:00Z">
            <w:rPr/>
          </w:rPrChange>
        </w:rPr>
        <w:t xml:space="preserve">the </w:t>
      </w:r>
      <w:ins w:id="392" w:author="adlibuser" w:date="2026-09-25T21:12:00Z" w16du:dateUtc="2026-09-26T01:12:00Z">
        <w:r w:rsidR="00024FC9">
          <w:rPr>
            <w:color w:val="000000"/>
            <w:lang w:val="en-GB" w:eastAsia="lt-LT"/>
          </w:rPr>
          <w:t xml:space="preserve">procedure laid down by </w:t>
        </w:r>
      </w:ins>
      <w:del w:id="393" w:author="adlibuser" w:date="2026-09-25T21:12:00Z" w16du:dateUtc="2026-09-26T01:12:00Z">
        <w:r>
          <w:delText xml:space="preserve">results of an autopsy performed on </w:delText>
        </w:r>
      </w:del>
      <w:r>
        <w:rPr>
          <w:color w:val="000000"/>
          <w:lang w:val="en-GB"/>
          <w:rPrChange w:id="394" w:author="adlibuser" w:date="2026-09-25T21:12:00Z" w16du:dateUtc="2026-09-26T01:12:00Z">
            <w:rPr/>
          </w:rPrChange>
        </w:rPr>
        <w:t xml:space="preserve">the </w:t>
      </w:r>
      <w:ins w:id="395" w:author="adlibuser" w:date="2026-09-25T21:12:00Z" w16du:dateUtc="2026-09-26T01:12:00Z">
        <w:r w:rsidR="00024FC9">
          <w:rPr>
            <w:color w:val="000000"/>
            <w:lang w:val="en-GB" w:eastAsia="lt-LT"/>
          </w:rPr>
          <w:t>Law of</w:t>
        </w:r>
      </w:ins>
      <w:del w:id="396" w:author="adlibuser" w:date="2026-09-25T21:12:00Z" w16du:dateUtc="2026-09-26T01:12:00Z">
        <w:r>
          <w:delText>decedent are consistent with an opioid overdose as the cause of death.</w:delText>
        </w:r>
      </w:del>
    </w:p>
    <w:p w14:paraId="3433B5F1" w14:textId="77777777" w:rsidR="003F3435" w:rsidRDefault="0032493E">
      <w:pPr>
        <w:spacing w:line="480" w:lineRule="auto"/>
        <w:ind w:firstLine="720"/>
        <w:jc w:val="both"/>
        <w:rPr>
          <w:del w:id="397" w:author="adlibuser" w:date="2026-09-25T21:12:00Z" w16du:dateUtc="2026-09-26T01:12:00Z"/>
        </w:rPr>
      </w:pPr>
      <w:del w:id="398" w:author="adlibuser" w:date="2026-09-25T21:12:00Z" w16du:dateUtc="2026-09-26T01:12:00Z">
        <w:r>
          <w:delText>(f)  If the identity of the decedent is unknown, the person conducting the inquest shall obtain and forward to the Department of Public Safety:</w:delText>
        </w:r>
      </w:del>
    </w:p>
    <w:p w14:paraId="3ED7A236" w14:textId="77777777" w:rsidR="003F3435" w:rsidRDefault="0032493E">
      <w:pPr>
        <w:spacing w:line="480" w:lineRule="auto"/>
        <w:ind w:firstLine="1440"/>
        <w:jc w:val="both"/>
        <w:rPr>
          <w:del w:id="399" w:author="adlibuser" w:date="2026-09-25T21:12:00Z" w16du:dateUtc="2026-09-26T01:12:00Z"/>
        </w:rPr>
      </w:pPr>
      <w:del w:id="400" w:author="adlibuser" w:date="2026-09-25T21:12:00Z" w16du:dateUtc="2026-09-26T01:12:00Z">
        <w:r>
          <w:delText>(1)  the decedent's fingerprints;</w:delText>
        </w:r>
      </w:del>
    </w:p>
    <w:p w14:paraId="7176CC47" w14:textId="77777777" w:rsidR="003F3435" w:rsidRDefault="0032493E">
      <w:pPr>
        <w:spacing w:line="480" w:lineRule="auto"/>
        <w:ind w:firstLine="1440"/>
        <w:jc w:val="both"/>
        <w:rPr>
          <w:del w:id="401" w:author="adlibuser" w:date="2026-09-25T21:12:00Z" w16du:dateUtc="2026-09-26T01:12:00Z"/>
        </w:rPr>
      </w:pPr>
      <w:del w:id="402" w:author="adlibuser" w:date="2026-09-25T21:12:00Z" w16du:dateUtc="2026-09-26T01:12:00Z">
        <w:r>
          <w:delText>(2)  information concerning the decedent's hair color, eye color, height, weight, deformities, and tattoo marks;  and</w:delText>
        </w:r>
      </w:del>
    </w:p>
    <w:p w14:paraId="7587B7C0" w14:textId="77777777" w:rsidR="003F3435" w:rsidRDefault="0032493E">
      <w:pPr>
        <w:spacing w:line="480" w:lineRule="auto"/>
        <w:ind w:firstLine="1440"/>
        <w:jc w:val="both"/>
        <w:rPr>
          <w:del w:id="403" w:author="adlibuser" w:date="2026-09-25T21:12:00Z" w16du:dateUtc="2026-09-26T01:12:00Z"/>
        </w:rPr>
      </w:pPr>
      <w:del w:id="404" w:author="adlibuser" w:date="2026-09-25T21:12:00Z" w16du:dateUtc="2026-09-26T01:12:00Z">
        <w:r>
          <w:delText>(3)  other facts required for assistance in identifying the decedent.</w:delText>
        </w:r>
      </w:del>
    </w:p>
    <w:p w14:paraId="72A1399B" w14:textId="77777777" w:rsidR="003F3435" w:rsidRDefault="0032493E">
      <w:pPr>
        <w:spacing w:line="480" w:lineRule="auto"/>
        <w:ind w:firstLine="720"/>
        <w:jc w:val="both"/>
        <w:rPr>
          <w:del w:id="405" w:author="adlibuser" w:date="2026-09-25T21:12:00Z" w16du:dateUtc="2026-09-26T01:12:00Z"/>
        </w:rPr>
      </w:pPr>
      <w:del w:id="406" w:author="adlibuser" w:date="2026-09-25T21:12:00Z" w16du:dateUtc="2026-09-26T01:12:00Z">
        <w:r>
          <w:delText>(g)  If the medical certification cannot be completed in a timely manner, the person required to complete the medical certification shall give the funeral director or the person acting as funeral director notice of the reason for the delay.  Final disposition of the body may not be made unless specifically authorized by the person responsible for completing the medical certification.</w:delText>
        </w:r>
      </w:del>
    </w:p>
    <w:p w14:paraId="2E2BEF10" w14:textId="77777777" w:rsidR="003F3435" w:rsidRDefault="0032493E">
      <w:pPr>
        <w:spacing w:line="480" w:lineRule="auto"/>
        <w:ind w:firstLine="720"/>
        <w:jc w:val="both"/>
        <w:rPr>
          <w:del w:id="407" w:author="adlibuser" w:date="2026-09-25T21:12:00Z" w16du:dateUtc="2026-09-26T01:12:00Z"/>
        </w:rPr>
      </w:pPr>
      <w:del w:id="408" w:author="adlibuser" w:date="2026-09-25T21:12:00Z" w16du:dateUtc="2026-09-26T01:12:00Z">
        <w:r>
          <w:delText>(h)  The person completing the medical certification shall submit the information and attest to its validity using an electronic process approved by the state registrar.</w:delText>
        </w:r>
      </w:del>
    </w:p>
    <w:p w14:paraId="667F071C" w14:textId="77777777" w:rsidR="003F3435" w:rsidRDefault="0032493E">
      <w:pPr>
        <w:spacing w:line="480" w:lineRule="auto"/>
        <w:ind w:firstLine="720"/>
        <w:jc w:val="both"/>
        <w:rPr>
          <w:del w:id="409" w:author="adlibuser" w:date="2026-09-25T21:12:00Z" w16du:dateUtc="2026-09-26T01:12:00Z"/>
        </w:rPr>
      </w:pPr>
      <w:del w:id="410" w:author="adlibuser" w:date="2026-09-25T21:12:00Z" w16du:dateUtc="2026-09-26T01:12:00Z">
        <w:r>
          <w:delText xml:space="preserve">(i)  On receipt of autopsy results or other information that would change the information in the medical certification on the death certificate, the appropriate certifier shall immediately report the change in a manner prescribed by the department to amend the death certificate. </w:delText>
        </w:r>
      </w:del>
    </w:p>
    <w:p w14:paraId="3240B642" w14:textId="77777777" w:rsidR="003F3435" w:rsidRDefault="0032493E">
      <w:pPr>
        <w:spacing w:line="480" w:lineRule="auto"/>
        <w:ind w:firstLine="720"/>
        <w:jc w:val="both"/>
        <w:rPr>
          <w:del w:id="411" w:author="adlibuser" w:date="2026-09-25T21:12:00Z" w16du:dateUtc="2026-09-26T01:12:00Z"/>
        </w:rPr>
      </w:pPr>
      <w:del w:id="412" w:author="adlibuser" w:date="2026-09-25T21:12:00Z" w16du:dateUtc="2026-09-26T01:12:00Z">
        <w:r>
          <w:delText>(j)  The death certificate of a decedent who was an inmate of the Texas Department of Criminal Justice at the time of death and who was lawfully executed shall classify the manner of death as death caused by judicially ordered execution.</w:delText>
        </w:r>
      </w:del>
    </w:p>
    <w:p w14:paraId="779CC9D4" w14:textId="77777777" w:rsidR="003F3435" w:rsidRDefault="0032493E">
      <w:pPr>
        <w:spacing w:line="480" w:lineRule="auto"/>
        <w:jc w:val="both"/>
        <w:rPr>
          <w:del w:id="413" w:author="adlibuser" w:date="2026-09-25T21:12:00Z" w16du:dateUtc="2026-09-26T01:12:00Z"/>
        </w:rPr>
      </w:pPr>
      <w:del w:id="414" w:author="adlibuser" w:date="2026-09-25T21:12:00Z" w16du:dateUtc="2026-09-26T01:12:00Z">
        <w:r>
          <w:delText>Acts 1989, 71st Leg., ch. 678, Sec. 1, eff. Sept. 1, 1989.  Amended by Acts 1997, 75th Leg., ch. 1425, Sec. 2, eff. Sept. 1, 1997.</w:delText>
        </w:r>
      </w:del>
    </w:p>
    <w:p w14:paraId="54F7D1A3" w14:textId="77777777" w:rsidR="003F3435" w:rsidRDefault="0032493E">
      <w:pPr>
        <w:spacing w:line="480" w:lineRule="auto"/>
        <w:jc w:val="both"/>
        <w:rPr>
          <w:del w:id="415" w:author="adlibuser" w:date="2026-09-25T21:12:00Z" w16du:dateUtc="2026-09-26T01:12:00Z"/>
        </w:rPr>
      </w:pPr>
      <w:del w:id="416" w:author="adlibuser" w:date="2026-09-25T21:12:00Z" w16du:dateUtc="2026-09-26T01:12:00Z">
        <w:r>
          <w:delText xml:space="preserve">Amended by: </w:delText>
        </w:r>
      </w:del>
    </w:p>
    <w:p w14:paraId="42322B36" w14:textId="77777777" w:rsidR="003F3435" w:rsidRDefault="0032493E">
      <w:pPr>
        <w:spacing w:line="480" w:lineRule="auto"/>
        <w:ind w:firstLine="720"/>
        <w:jc w:val="both"/>
        <w:rPr>
          <w:del w:id="417" w:author="adlibuser" w:date="2026-09-25T21:12:00Z" w16du:dateUtc="2026-09-26T01:12:00Z"/>
        </w:rPr>
      </w:pPr>
      <w:del w:id="418" w:author="adlibuser" w:date="2026-09-25T21:12:00Z" w16du:dateUtc="2026-09-26T01:12:00Z">
        <w:r>
          <w:delText xml:space="preserve">Acts 2005, 79th Leg., Ch. 285 (H.B. </w:delText>
        </w:r>
        <w:r>
          <w:fldChar w:fldCharType="begin"/>
        </w:r>
        <w:r>
          <w:delInstrText>HYPERLINK "http://www.legis.state.tx.us/tlodocs/79R/billtext/html/HB00093F.HTM" \s "table" \h</w:delInstrText>
        </w:r>
        <w:r>
          <w:fldChar w:fldCharType="separate"/>
        </w:r>
        <w:r>
          <w:rPr>
            <w:rStyle w:val="Hyperlink"/>
          </w:rPr>
          <w:delText>93</w:delText>
        </w:r>
        <w:r>
          <w:fldChar w:fldCharType="end"/>
        </w:r>
        <w:r>
          <w:delText>), Sec. 1, eff. September 1, 2005.</w:delText>
        </w:r>
      </w:del>
    </w:p>
    <w:p w14:paraId="19B09E05" w14:textId="77777777" w:rsidR="003F3435" w:rsidRDefault="0032493E">
      <w:pPr>
        <w:spacing w:line="480" w:lineRule="auto"/>
        <w:ind w:firstLine="720"/>
        <w:jc w:val="both"/>
        <w:rPr>
          <w:del w:id="419" w:author="adlibuser" w:date="2026-09-25T21:12:00Z" w16du:dateUtc="2026-09-26T01:12:00Z"/>
        </w:rPr>
      </w:pPr>
      <w:del w:id="420" w:author="adlibuser" w:date="2026-09-25T21:12:00Z" w16du:dateUtc="2026-09-26T01:12:00Z">
        <w:r>
          <w:delText xml:space="preserve">Acts 2007, 80th Leg., R.S., Ch. 302 (H.B. </w:delText>
        </w:r>
        <w:r>
          <w:fldChar w:fldCharType="begin"/>
        </w:r>
        <w:r>
          <w:delInstrText>HYPERLINK "http://www.legis.state.tx.us/tlodocs/80R/billtext/html/HB01739F.HTM" \s "table" \h</w:delInstrText>
        </w:r>
        <w:r>
          <w:fldChar w:fldCharType="separate"/>
        </w:r>
        <w:r>
          <w:rPr>
            <w:rStyle w:val="Hyperlink"/>
          </w:rPr>
          <w:delText>1739</w:delText>
        </w:r>
        <w:r>
          <w:fldChar w:fldCharType="end"/>
        </w:r>
        <w:r>
          <w:delText>), Sec. 2, eff. September 1, 2007.</w:delText>
        </w:r>
      </w:del>
    </w:p>
    <w:p w14:paraId="27AAF2C5" w14:textId="77777777" w:rsidR="003F3435" w:rsidRDefault="0032493E">
      <w:pPr>
        <w:spacing w:line="480" w:lineRule="auto"/>
        <w:ind w:firstLine="720"/>
        <w:jc w:val="both"/>
        <w:rPr>
          <w:del w:id="421" w:author="adlibuser" w:date="2026-09-25T21:12:00Z" w16du:dateUtc="2026-09-26T01:12:00Z"/>
        </w:rPr>
      </w:pPr>
      <w:del w:id="422" w:author="adlibuser" w:date="2026-09-25T21:12:00Z" w16du:dateUtc="2026-09-26T01:12:00Z">
        <w:r>
          <w:delText xml:space="preserve">Acts 2017, 85th Leg., R.S., Ch. 412 (S.B. </w:delText>
        </w:r>
        <w:r>
          <w:fldChar w:fldCharType="begin"/>
        </w:r>
        <w:r>
          <w:delInstrText>HYPERLINK "http://www.legis.state.tx.us/tlodocs/85R/billtext/html/SB00919F.HTM" \s "table" \h</w:delInstrText>
        </w:r>
        <w:r>
          <w:fldChar w:fldCharType="separate"/>
        </w:r>
        <w:r>
          <w:rPr>
            <w:rStyle w:val="Hyperlink"/>
          </w:rPr>
          <w:delText>919</w:delText>
        </w:r>
        <w:r>
          <w:fldChar w:fldCharType="end"/>
        </w:r>
        <w:r>
          <w:delText>), Sec. 1, eff. June 1, 2017.</w:delText>
        </w:r>
      </w:del>
    </w:p>
    <w:p w14:paraId="643037F2" w14:textId="77777777" w:rsidR="003F3435" w:rsidRDefault="0032493E">
      <w:pPr>
        <w:spacing w:line="480" w:lineRule="auto"/>
        <w:ind w:firstLine="720"/>
        <w:jc w:val="both"/>
        <w:rPr>
          <w:del w:id="423" w:author="adlibuser" w:date="2026-09-25T21:12:00Z" w16du:dateUtc="2026-09-26T01:12:00Z"/>
        </w:rPr>
      </w:pPr>
      <w:del w:id="424" w:author="adlibuser" w:date="2026-09-25T21:12:00Z" w16du:dateUtc="2026-09-26T01:12:00Z">
        <w:r>
          <w:delText xml:space="preserve">Acts 2017, 85th Leg., R.S., Ch. 509 (H.B. </w:delText>
        </w:r>
        <w:r>
          <w:fldChar w:fldCharType="begin"/>
        </w:r>
        <w:r>
          <w:delInstrText>HYPERLINK "http://www.legis.state.tx.us/tlodocs/85R/billtext/html/HB02950F.HTM" \s "table" \h</w:delInstrText>
        </w:r>
        <w:r>
          <w:fldChar w:fldCharType="separate"/>
        </w:r>
        <w:r>
          <w:rPr>
            <w:rStyle w:val="Hyperlink"/>
          </w:rPr>
          <w:delText>2950</w:delText>
        </w:r>
        <w:r>
          <w:fldChar w:fldCharType="end"/>
        </w:r>
        <w:r>
          <w:delText>), Sec. 1, eff. September 1, 2017.</w:delText>
        </w:r>
      </w:del>
    </w:p>
    <w:p w14:paraId="28DF2A96" w14:textId="77777777" w:rsidR="003F3435" w:rsidRDefault="0032493E">
      <w:pPr>
        <w:spacing w:line="480" w:lineRule="auto"/>
        <w:ind w:firstLine="720"/>
        <w:jc w:val="both"/>
        <w:rPr>
          <w:del w:id="425" w:author="adlibuser" w:date="2026-09-25T21:12:00Z" w16du:dateUtc="2026-09-26T01:12:00Z"/>
        </w:rPr>
      </w:pPr>
      <w:del w:id="426" w:author="adlibuser" w:date="2026-09-25T21:12:00Z" w16du:dateUtc="2026-09-26T01:12:00Z">
        <w:r>
          <w:delText xml:space="preserve">Acts 2021, 87th Leg., R.S., Ch. 733 (H.B. </w:delText>
        </w:r>
        <w:r>
          <w:fldChar w:fldCharType="begin"/>
        </w:r>
        <w:r>
          <w:delInstrText>HYPERLINK "http://www.legis.state.tx.us/tlodocs/87R/billtext/html/HB04048F.HTM" \s "table" \h</w:delInstrText>
        </w:r>
        <w:r>
          <w:fldChar w:fldCharType="separate"/>
        </w:r>
        <w:r>
          <w:rPr>
            <w:rStyle w:val="Hyperlink"/>
          </w:rPr>
          <w:delText>4048</w:delText>
        </w:r>
        <w:r>
          <w:fldChar w:fldCharType="end"/>
        </w:r>
        <w:r>
          <w:delText>), Sec. 1, eff. June 15, 2021.</w:delText>
        </w:r>
      </w:del>
    </w:p>
    <w:p w14:paraId="14719702" w14:textId="77777777" w:rsidR="003F3435" w:rsidRDefault="0032493E">
      <w:pPr>
        <w:spacing w:line="480" w:lineRule="auto"/>
        <w:ind w:firstLine="720"/>
        <w:jc w:val="both"/>
        <w:rPr>
          <w:del w:id="427" w:author="adlibuser" w:date="2026-09-25T21:12:00Z" w16du:dateUtc="2026-09-26T01:12:00Z"/>
        </w:rPr>
      </w:pPr>
      <w:del w:id="428" w:author="adlibuser" w:date="2026-09-25T21:12:00Z" w16du:dateUtc="2026-09-26T01:12:00Z">
        <w:r>
          <w:delText xml:space="preserve">Acts 2021, 87th Leg., R.S., Ch. 733 (H.B. </w:delText>
        </w:r>
        <w:r>
          <w:fldChar w:fldCharType="begin"/>
        </w:r>
        <w:r>
          <w:delInstrText>HYPERLINK "http://www.legis.state.tx.us/tlodocs/87R/billtext/html/HB04048F.HTM" \s "table" \h</w:delInstrText>
        </w:r>
        <w:r>
          <w:fldChar w:fldCharType="separate"/>
        </w:r>
        <w:r>
          <w:rPr>
            <w:rStyle w:val="Hyperlink"/>
          </w:rPr>
          <w:delText>4048</w:delText>
        </w:r>
        <w:r>
          <w:fldChar w:fldCharType="end"/>
        </w:r>
        <w:r>
          <w:delText>), Sec. 2, eff. June 15, 2021.</w:delText>
        </w:r>
      </w:del>
    </w:p>
    <w:p w14:paraId="64BAEB63" w14:textId="77777777" w:rsidR="003F3435" w:rsidRDefault="0032493E">
      <w:pPr>
        <w:spacing w:line="480" w:lineRule="auto"/>
        <w:ind w:firstLine="720"/>
        <w:jc w:val="both"/>
        <w:rPr>
          <w:del w:id="429" w:author="adlibuser" w:date="2026-09-25T21:12:00Z" w16du:dateUtc="2026-09-26T01:12:00Z"/>
        </w:rPr>
      </w:pPr>
      <w:del w:id="430" w:author="adlibuser" w:date="2026-09-25T21:12:00Z" w16du:dateUtc="2026-09-26T01:12:00Z">
        <w:r>
          <w:delText xml:space="preserve">Acts 2023, 88th Leg., R.S., Ch. 910 (H.B. </w:delText>
        </w:r>
        <w:r>
          <w:fldChar w:fldCharType="begin"/>
        </w:r>
        <w:r>
          <w:delInstrText>HYPERLINK "http://www.legis.state.tx.us/tlodocs/88R/billtext/html/HB00006F.HTM" \s "table" \h</w:delInstrText>
        </w:r>
        <w:r>
          <w:fldChar w:fldCharType="separate"/>
        </w:r>
        <w:r>
          <w:rPr>
            <w:rStyle w:val="Hyperlink"/>
          </w:rPr>
          <w:delText>6</w:delText>
        </w:r>
        <w:r>
          <w:fldChar w:fldCharType="end"/>
        </w:r>
        <w:r>
          <w:delText>), Sec. 1, eff. September 1, 2023.</w:delText>
        </w:r>
      </w:del>
    </w:p>
    <w:p w14:paraId="71E50FA0" w14:textId="77777777" w:rsidR="003F3435" w:rsidRDefault="0032493E">
      <w:pPr>
        <w:spacing w:line="480" w:lineRule="auto"/>
        <w:jc w:val="both"/>
        <w:rPr>
          <w:del w:id="431" w:author="adlibuser" w:date="2026-09-25T21:12:00Z" w16du:dateUtc="2026-09-26T01:12:00Z"/>
        </w:rPr>
      </w:pPr>
      <w:del w:id="432" w:author="adlibuser" w:date="2026-09-25T21:12:00Z" w16du:dateUtc="2026-09-26T01:12:00Z">
        <w:r>
          <w:delText xml:space="preserve">                </w:delText>
        </w:r>
      </w:del>
    </w:p>
    <w:p w14:paraId="7B956515" w14:textId="77777777" w:rsidR="003F3435" w:rsidRDefault="0032493E">
      <w:pPr>
        <w:spacing w:line="480" w:lineRule="auto"/>
        <w:ind w:firstLine="720"/>
        <w:jc w:val="both"/>
        <w:rPr>
          <w:del w:id="433" w:author="adlibuser" w:date="2026-09-25T21:12:00Z" w16du:dateUtc="2026-09-26T01:12:00Z"/>
        </w:rPr>
      </w:pPr>
      <w:del w:id="434" w:author="adlibuser" w:date="2026-09-25T21:12:00Z" w16du:dateUtc="2026-09-26T01:12:00Z">
        <w:r>
          <w:delText>Sec. 193.006.  INFORMATION RELATING TO VETERANS.  (a)  This section applies to the death certificate of a person who:</w:delText>
        </w:r>
      </w:del>
    </w:p>
    <w:p w14:paraId="2D53CF7D" w14:textId="77777777" w:rsidR="003F3435" w:rsidRDefault="0032493E">
      <w:pPr>
        <w:spacing w:line="360" w:lineRule="auto"/>
        <w:ind w:firstLine="720"/>
        <w:jc w:val="both"/>
        <w:rPr>
          <w:color w:val="000000"/>
          <w:lang w:val="en-GB"/>
          <w:rPrChange w:id="435" w:author="adlibuser" w:date="2026-09-25T21:12:00Z" w16du:dateUtc="2026-09-26T01:12:00Z">
            <w:rPr/>
          </w:rPrChange>
        </w:rPr>
        <w:pPrChange w:id="436" w:author="adlibuser" w:date="2026-09-25T21:12:00Z" w16du:dateUtc="2026-09-26T01:12:00Z">
          <w:pPr>
            <w:spacing w:line="480" w:lineRule="auto"/>
            <w:ind w:firstLine="1440"/>
            <w:jc w:val="both"/>
          </w:pPr>
        </w:pPrChange>
      </w:pPr>
      <w:del w:id="437" w:author="adlibuser" w:date="2026-09-25T21:12:00Z" w16du:dateUtc="2026-09-26T01:12:00Z">
        <w:r>
          <w:delText>(1)  served in a war, campaign, or expedition of the United States, the Confederate States of America, or</w:delText>
        </w:r>
      </w:del>
      <w:r>
        <w:rPr>
          <w:color w:val="000000"/>
          <w:lang w:val="en-GB"/>
          <w:rPrChange w:id="438" w:author="adlibuser" w:date="2026-09-25T21:12:00Z" w16du:dateUtc="2026-09-26T01:12:00Z">
            <w:rPr/>
          </w:rPrChange>
        </w:rPr>
        <w:t xml:space="preserve"> the Republic of </w:t>
      </w:r>
      <w:ins w:id="439" w:author="adlibuser" w:date="2026-09-25T21:12:00Z" w16du:dateUtc="2026-09-26T01:12:00Z">
        <w:r w:rsidR="00024FC9">
          <w:rPr>
            <w:color w:val="000000"/>
            <w:szCs w:val="24"/>
            <w:lang w:val="en-GB" w:eastAsia="lt-LT"/>
          </w:rPr>
          <w:t>Lithuania on Equal Opportunities for Women and Men.</w:t>
        </w:r>
      </w:ins>
      <w:del w:id="440" w:author="adlibuser" w:date="2026-09-25T21:12:00Z" w16du:dateUtc="2026-09-26T01:12:00Z">
        <w:r>
          <w:delText xml:space="preserve">Texas; </w:delText>
        </w:r>
      </w:del>
    </w:p>
    <w:p w14:paraId="514DEAC0" w14:textId="77777777" w:rsidR="00DA4AA9" w:rsidRDefault="00DA4AA9">
      <w:pPr>
        <w:spacing w:line="360" w:lineRule="auto"/>
        <w:ind w:firstLine="720"/>
        <w:rPr>
          <w:ins w:id="441" w:author="adlibuser" w:date="2026-09-25T21:12:00Z" w16du:dateUtc="2026-09-26T01:12:00Z"/>
          <w:b/>
          <w:color w:val="000000"/>
          <w:szCs w:val="24"/>
          <w:lang w:val="en-GB" w:eastAsia="lt-LT"/>
        </w:rPr>
      </w:pPr>
    </w:p>
    <w:p w14:paraId="3533A629" w14:textId="77777777" w:rsidR="00DA4AA9" w:rsidRDefault="00024FC9">
      <w:pPr>
        <w:ind w:left="6237" w:firstLine="11"/>
        <w:jc w:val="both"/>
        <w:rPr>
          <w:ins w:id="442" w:author="adlibuser" w:date="2026-09-25T21:12:00Z" w16du:dateUtc="2026-09-26T01:12:00Z"/>
          <w:szCs w:val="24"/>
          <w:lang w:val="en-GB" w:eastAsia="lt-LT"/>
        </w:rPr>
      </w:pPr>
      <w:ins w:id="443" w:author="adlibuser" w:date="2026-09-25T21:12:00Z" w16du:dateUtc="2026-09-26T01:12:00Z">
        <w:r>
          <w:rPr>
            <w:szCs w:val="24"/>
            <w:lang w:val="en-GB" w:eastAsia="lt-LT"/>
          </w:rPr>
          <w:t xml:space="preserve">Annex to the Law of the Republic of Lithuania on Equal Treatment </w:t>
        </w:r>
      </w:ins>
    </w:p>
    <w:p w14:paraId="197A47A4" w14:textId="77777777" w:rsidR="00DA4AA9" w:rsidRDefault="00DA4AA9">
      <w:pPr>
        <w:spacing w:line="360" w:lineRule="auto"/>
        <w:ind w:firstLine="720"/>
        <w:rPr>
          <w:ins w:id="444" w:author="adlibuser" w:date="2026-09-25T21:12:00Z" w16du:dateUtc="2026-09-26T01:12:00Z"/>
          <w:color w:val="000000"/>
          <w:szCs w:val="24"/>
          <w:lang w:val="en-GB" w:eastAsia="lt-LT"/>
        </w:rPr>
      </w:pPr>
    </w:p>
    <w:p w14:paraId="031B22C4" w14:textId="77777777" w:rsidR="00DA4AA9" w:rsidRDefault="00024FC9">
      <w:pPr>
        <w:spacing w:line="360" w:lineRule="auto"/>
        <w:jc w:val="center"/>
        <w:rPr>
          <w:ins w:id="445" w:author="adlibuser" w:date="2026-09-25T21:12:00Z" w16du:dateUtc="2026-09-26T01:12:00Z"/>
          <w:b/>
          <w:color w:val="000000"/>
          <w:szCs w:val="24"/>
          <w:lang w:val="en-GB" w:eastAsia="lt-LT"/>
        </w:rPr>
      </w:pPr>
      <w:ins w:id="446" w:author="adlibuser" w:date="2026-09-25T21:12:00Z" w16du:dateUtc="2026-09-26T01:12:00Z">
        <w:r>
          <w:rPr>
            <w:b/>
            <w:color w:val="000000"/>
            <w:szCs w:val="24"/>
            <w:lang w:val="en-GB" w:eastAsia="lt-LT"/>
          </w:rPr>
          <w:t>LEGAL ACTS OF THE EUROPEAN UNION IMPLEMENTED BY THIS LAW</w:t>
        </w:r>
      </w:ins>
    </w:p>
    <w:p w14:paraId="431177EB" w14:textId="77777777" w:rsidR="00DA4AA9" w:rsidRDefault="00DA4AA9">
      <w:pPr>
        <w:spacing w:line="360" w:lineRule="auto"/>
        <w:ind w:firstLine="720"/>
        <w:jc w:val="both"/>
        <w:rPr>
          <w:ins w:id="447" w:author="adlibuser" w:date="2026-09-25T21:12:00Z" w16du:dateUtc="2026-09-26T01:12:00Z"/>
          <w:color w:val="000000"/>
          <w:szCs w:val="24"/>
          <w:lang w:val="en-GB" w:eastAsia="lt-LT"/>
        </w:rPr>
      </w:pPr>
    </w:p>
    <w:p w14:paraId="10324D7D" w14:textId="77777777" w:rsidR="00DA4AA9" w:rsidRDefault="00024FC9">
      <w:pPr>
        <w:spacing w:line="360" w:lineRule="auto"/>
        <w:ind w:firstLine="720"/>
        <w:jc w:val="both"/>
        <w:rPr>
          <w:ins w:id="448" w:author="adlibuser" w:date="2026-09-25T21:12:00Z" w16du:dateUtc="2026-09-26T01:12:00Z"/>
          <w:color w:val="000000"/>
          <w:szCs w:val="24"/>
          <w:lang w:val="en-GB" w:eastAsia="lt-LT"/>
        </w:rPr>
      </w:pPr>
      <w:ins w:id="449" w:author="adlibuser" w:date="2026-09-25T21:12:00Z" w16du:dateUtc="2026-09-26T01:12:00Z">
        <w:r>
          <w:rPr>
            <w:color w:val="000000"/>
            <w:szCs w:val="24"/>
            <w:lang w:val="en-GB" w:eastAsia="lt-LT"/>
          </w:rPr>
          <w:t>1</w:t>
        </w:r>
        <w:r>
          <w:rPr>
            <w:color w:val="000000"/>
            <w:szCs w:val="24"/>
            <w:lang w:val="en-GB" w:eastAsia="lt-LT"/>
          </w:rPr>
          <w:t>. Council Directive 2000/43/EC of 29 June 2000 implementing the principle of equal treatment between persons irrespective of racial or ethnic origin (OJ 2004 special edition, Chapter 20, Volume 1, p. 23).</w:t>
        </w:r>
      </w:ins>
    </w:p>
    <w:p w14:paraId="74D37A17" w14:textId="77777777" w:rsidR="00DA4AA9" w:rsidRDefault="00024FC9">
      <w:pPr>
        <w:spacing w:line="360" w:lineRule="auto"/>
        <w:ind w:firstLine="720"/>
        <w:jc w:val="both"/>
        <w:rPr>
          <w:ins w:id="450" w:author="adlibuser" w:date="2026-09-25T21:12:00Z" w16du:dateUtc="2026-09-26T01:12:00Z"/>
          <w:color w:val="000000"/>
          <w:szCs w:val="24"/>
          <w:lang w:val="en-GB" w:eastAsia="lt-LT"/>
        </w:rPr>
      </w:pPr>
      <w:ins w:id="451" w:author="adlibuser" w:date="2026-09-25T21:12:00Z" w16du:dateUtc="2026-09-26T01:12:00Z">
        <w:r>
          <w:rPr>
            <w:color w:val="000000"/>
            <w:szCs w:val="24"/>
            <w:lang w:val="en-GB" w:eastAsia="lt-LT"/>
          </w:rPr>
          <w:t>2. Council Directive 2000/78/EC of 27 November 2000 establishing a general framework for equal treatment in employment and occupation (OJ 2004 special edition, Chapter 5, Volume 4, p. 79).</w:t>
        </w:r>
      </w:ins>
    </w:p>
    <w:p w14:paraId="6FFFC1B5" w14:textId="77777777" w:rsidR="00DA4AA9" w:rsidRDefault="00DA4AA9">
      <w:pPr>
        <w:spacing w:line="360" w:lineRule="auto"/>
        <w:ind w:firstLine="720"/>
        <w:rPr>
          <w:ins w:id="452" w:author="adlibuser" w:date="2026-09-25T21:12:00Z" w16du:dateUtc="2026-09-26T01:12:00Z"/>
          <w:b/>
          <w:color w:val="000000"/>
          <w:szCs w:val="24"/>
          <w:lang w:val="en-GB" w:eastAsia="lt-LT"/>
        </w:rPr>
      </w:pPr>
    </w:p>
    <w:p w14:paraId="41B7389C" w14:textId="77777777" w:rsidR="00DA4AA9" w:rsidRDefault="00024FC9">
      <w:pPr>
        <w:spacing w:line="360" w:lineRule="auto"/>
        <w:ind w:firstLine="720"/>
        <w:rPr>
          <w:ins w:id="453" w:author="adlibuser" w:date="2026-09-25T21:12:00Z" w16du:dateUtc="2026-09-26T01:12:00Z"/>
          <w:szCs w:val="24"/>
          <w:lang w:val="en-GB" w:eastAsia="lt-LT"/>
        </w:rPr>
      </w:pPr>
      <w:ins w:id="454" w:author="adlibuser" w:date="2026-09-25T21:12:00Z" w16du:dateUtc="2026-09-26T01:12:00Z">
        <w:r>
          <w:rPr>
            <w:i/>
            <w:color w:val="000000"/>
            <w:szCs w:val="24"/>
            <w:lang w:val="en-GB" w:eastAsia="lt-LT"/>
          </w:rPr>
          <w:t xml:space="preserve">I promulgate this Law passed by the Seimas of the Republic of Lithuania. </w:t>
        </w:r>
      </w:ins>
    </w:p>
    <w:p w14:paraId="2D039C41" w14:textId="77777777" w:rsidR="00DA4AA9" w:rsidRDefault="00DA4AA9">
      <w:pPr>
        <w:spacing w:line="360" w:lineRule="auto"/>
        <w:ind w:firstLine="720"/>
        <w:jc w:val="center"/>
        <w:rPr>
          <w:ins w:id="455" w:author="adlibuser" w:date="2026-09-25T21:12:00Z" w16du:dateUtc="2026-09-26T01:12:00Z"/>
          <w:color w:val="000000"/>
          <w:szCs w:val="24"/>
          <w:lang w:val="en-GB" w:eastAsia="lt-LT"/>
        </w:rPr>
      </w:pPr>
    </w:p>
    <w:p w14:paraId="7E8E2C72" w14:textId="77777777" w:rsidR="00DA4AA9" w:rsidRDefault="00DA4AA9">
      <w:pPr>
        <w:spacing w:line="360" w:lineRule="auto"/>
        <w:ind w:firstLine="720"/>
        <w:jc w:val="center"/>
        <w:rPr>
          <w:ins w:id="456" w:author="adlibuser" w:date="2026-09-25T21:12:00Z" w16du:dateUtc="2026-09-26T01:12:00Z"/>
          <w:color w:val="000000"/>
          <w:szCs w:val="24"/>
          <w:lang w:val="en-GB" w:eastAsia="lt-LT"/>
        </w:rPr>
      </w:pPr>
    </w:p>
    <w:p w14:paraId="2F4C1284" w14:textId="77777777" w:rsidR="00DA4AA9" w:rsidRDefault="00DA4AA9">
      <w:pPr>
        <w:spacing w:line="360" w:lineRule="auto"/>
        <w:ind w:firstLine="720"/>
        <w:jc w:val="center"/>
        <w:rPr>
          <w:ins w:id="457" w:author="adlibuser" w:date="2026-09-25T21:12:00Z" w16du:dateUtc="2026-09-26T01:12:00Z"/>
          <w:szCs w:val="24"/>
          <w:lang w:val="en-GB" w:eastAsia="lt-LT"/>
        </w:rPr>
      </w:pPr>
    </w:p>
    <w:p w14:paraId="146F2A99" w14:textId="77777777" w:rsidR="00DA4AA9" w:rsidRDefault="00DA4AA9">
      <w:pPr>
        <w:rPr>
          <w:ins w:id="458" w:author="adlibuser" w:date="2026-09-25T21:12:00Z" w16du:dateUtc="2026-09-26T01:12:00Z"/>
          <w:sz w:val="42"/>
          <w:szCs w:val="42"/>
        </w:rPr>
      </w:pPr>
    </w:p>
    <w:p w14:paraId="07C1DE7E" w14:textId="77777777" w:rsidR="00DA4AA9" w:rsidRDefault="00024FC9">
      <w:pPr>
        <w:tabs>
          <w:tab w:val="right" w:pos="8730"/>
        </w:tabs>
        <w:rPr>
          <w:ins w:id="459" w:author="adlibuser" w:date="2026-09-25T21:12:00Z" w16du:dateUtc="2026-09-26T01:12:00Z"/>
          <w:szCs w:val="24"/>
          <w:lang w:val="en-GB" w:eastAsia="lt-LT"/>
        </w:rPr>
      </w:pPr>
      <w:ins w:id="460" w:author="adlibuser" w:date="2026-09-25T21:12:00Z" w16du:dateUtc="2026-09-26T01:12:00Z">
        <w:r>
          <w:rPr>
            <w:caps/>
            <w:szCs w:val="24"/>
            <w:lang w:val="en-GB" w:eastAsia="lt-LT"/>
          </w:rPr>
          <w:t>PRESIDENT OF THE REPUBLIC</w:t>
        </w:r>
        <w:r>
          <w:rPr>
            <w:caps/>
            <w:szCs w:val="24"/>
            <w:lang w:val="en-GB" w:eastAsia="lt-LT"/>
          </w:rPr>
          <w:tab/>
        </w:r>
        <w:r>
          <w:rPr>
            <w:szCs w:val="24"/>
            <w:lang w:val="en-GB" w:eastAsia="lt-LT"/>
          </w:rPr>
          <w:t>VALDAS ADAMKUS</w:t>
        </w:r>
      </w:ins>
    </w:p>
    <w:p w14:paraId="33813003" w14:textId="77777777" w:rsidR="00DA4AA9" w:rsidRDefault="00DA4AA9">
      <w:pPr>
        <w:rPr>
          <w:ins w:id="461" w:author="adlibuser" w:date="2026-09-25T21:12:00Z" w16du:dateUtc="2026-09-26T01:12:00Z"/>
          <w:sz w:val="62"/>
          <w:szCs w:val="62"/>
        </w:rPr>
      </w:pPr>
    </w:p>
    <w:p w14:paraId="7E1BAB51" w14:textId="77777777" w:rsidR="00DA4AA9" w:rsidRDefault="00DA4AA9">
      <w:pPr>
        <w:tabs>
          <w:tab w:val="right" w:pos="9639"/>
        </w:tabs>
        <w:rPr>
          <w:ins w:id="462" w:author="adlibuser" w:date="2026-09-25T21:12:00Z" w16du:dateUtc="2026-09-26T01:12:00Z"/>
          <w:szCs w:val="24"/>
          <w:lang w:val="en-GB" w:eastAsia="lt-LT"/>
        </w:rPr>
        <w:sectPr w:rsidR="00DA4AA9">
          <w:headerReference w:type="even" r:id="rId7"/>
          <w:headerReference w:type="default" r:id="rId8"/>
          <w:footerReference w:type="even" r:id="rId9"/>
          <w:footerReference w:type="default" r:id="rId10"/>
          <w:headerReference w:type="first" r:id="rId11"/>
          <w:footerReference w:type="first" r:id="rId12"/>
          <w:type w:val="continuous"/>
          <w:pgSz w:w="11907" w:h="16840" w:code="9"/>
          <w:pgMar w:top="1440" w:right="1152" w:bottom="1152" w:left="2016" w:header="706" w:footer="706" w:gutter="0"/>
          <w:cols w:space="1296"/>
          <w:titlePg/>
        </w:sectPr>
      </w:pPr>
    </w:p>
    <w:p w14:paraId="06884687" w14:textId="77777777" w:rsidR="00DA4AA9" w:rsidRDefault="00DA4AA9">
      <w:pPr>
        <w:tabs>
          <w:tab w:val="center" w:pos="4153"/>
          <w:tab w:val="right" w:pos="8306"/>
        </w:tabs>
        <w:rPr>
          <w:ins w:id="468" w:author="adlibuser" w:date="2026-09-25T21:12:00Z" w16du:dateUtc="2026-09-26T01:12:00Z"/>
          <w:rFonts w:ascii="TimesLT" w:hAnsi="TimesLT"/>
          <w:lang w:val="en-US" w:eastAsia="lt-LT"/>
        </w:rPr>
      </w:pPr>
    </w:p>
    <w:p w14:paraId="35066583" w14:textId="77777777" w:rsidR="00DA4AA9" w:rsidRDefault="00DA4AA9">
      <w:pPr>
        <w:rPr>
          <w:ins w:id="469" w:author="adlibuser" w:date="2026-09-25T21:12:00Z" w16du:dateUtc="2026-09-26T01:12:00Z"/>
          <w:szCs w:val="24"/>
          <w:lang w:val="en-GB" w:eastAsia="lt-LT"/>
        </w:rPr>
      </w:pPr>
    </w:p>
    <w:p w14:paraId="51711C78" w14:textId="77777777" w:rsidR="00DA4AA9" w:rsidRDefault="00DA4AA9">
      <w:pPr>
        <w:rPr>
          <w:ins w:id="470" w:author="adlibuser" w:date="2026-09-25T21:12:00Z" w16du:dateUtc="2026-09-26T01:12:00Z"/>
          <w:szCs w:val="24"/>
          <w:lang w:val="en-GB" w:eastAsia="lt-LT"/>
        </w:rPr>
      </w:pPr>
    </w:p>
    <w:p w14:paraId="7B5E052D" w14:textId="77777777" w:rsidR="00DA4AA9" w:rsidRDefault="00024FC9">
      <w:pPr>
        <w:rPr>
          <w:ins w:id="471" w:author="adlibuser" w:date="2026-09-25T21:12:00Z" w16du:dateUtc="2026-09-26T01:12:00Z"/>
          <w:i/>
          <w:szCs w:val="24"/>
          <w:lang w:val="en-GB" w:eastAsia="lt-LT"/>
        </w:rPr>
      </w:pPr>
      <w:ins w:id="472" w:author="adlibuser" w:date="2026-09-25T21:12:00Z" w16du:dateUtc="2026-09-26T01:12:00Z">
        <w:r>
          <w:rPr>
            <w:i/>
            <w:szCs w:val="24"/>
            <w:lang w:val="en-GB" w:eastAsia="lt-LT"/>
          </w:rPr>
          <w:t>Translated by K. Šatkuvienė</w:t>
        </w:r>
      </w:ins>
    </w:p>
    <w:p w14:paraId="60F98A87" w14:textId="77777777" w:rsidR="00DA4AA9" w:rsidRDefault="00024FC9">
      <w:pPr>
        <w:rPr>
          <w:ins w:id="473" w:author="adlibuser" w:date="2026-09-25T21:12:00Z" w16du:dateUtc="2026-09-26T01:12:00Z"/>
          <w:i/>
          <w:szCs w:val="24"/>
          <w:lang w:val="en-US" w:eastAsia="lt-LT"/>
        </w:rPr>
      </w:pPr>
      <w:ins w:id="474" w:author="adlibuser" w:date="2026-09-25T21:12:00Z" w16du:dateUtc="2026-09-26T01:12:00Z">
        <w:r>
          <w:rPr>
            <w:i/>
            <w:color w:val="0000FF"/>
            <w:szCs w:val="24"/>
            <w:u w:val="single"/>
            <w:lang w:val="en-GB" w:eastAsia="lt-LT"/>
          </w:rPr>
          <w:t>kristina.satkuviene</w:t>
        </w:r>
        <w:r>
          <w:rPr>
            <w:i/>
            <w:color w:val="0000FF"/>
            <w:szCs w:val="24"/>
            <w:u w:val="single"/>
            <w:lang w:val="en-US" w:eastAsia="lt-LT"/>
          </w:rPr>
          <w:t>@</w:t>
        </w:r>
        <w:r>
          <w:rPr>
            <w:i/>
            <w:color w:val="0000FF"/>
            <w:szCs w:val="24"/>
            <w:u w:val="single"/>
            <w:lang w:eastAsia="lt-LT"/>
          </w:rPr>
          <w:t>lrs.lt</w:t>
        </w:r>
      </w:ins>
    </w:p>
    <w:p w14:paraId="034BC7CE" w14:textId="77777777" w:rsidR="003F3435" w:rsidRDefault="0032493E">
      <w:pPr>
        <w:spacing w:line="480" w:lineRule="auto"/>
        <w:ind w:firstLine="1440"/>
        <w:jc w:val="both"/>
        <w:rPr>
          <w:del w:id="475" w:author="adlibuser" w:date="2026-09-25T21:12:00Z" w16du:dateUtc="2026-09-26T01:12:00Z"/>
        </w:rPr>
      </w:pPr>
      <w:del w:id="476" w:author="adlibuser" w:date="2026-09-25T21:12:00Z" w16du:dateUtc="2026-09-26T01:12:00Z">
        <w:r>
          <w:delText>(2)  was the wife or widow of a person who served in a war, campaign, or expedition of the United States, the Confederate States of America, or the Republic of Texas;  or</w:delText>
        </w:r>
      </w:del>
    </w:p>
    <w:p w14:paraId="0D3CD1B4" w14:textId="77777777" w:rsidR="003F3435" w:rsidRDefault="0032493E">
      <w:pPr>
        <w:spacing w:line="480" w:lineRule="auto"/>
        <w:ind w:firstLine="1440"/>
        <w:jc w:val="both"/>
        <w:rPr>
          <w:del w:id="477" w:author="adlibuser" w:date="2026-09-25T21:12:00Z" w16du:dateUtc="2026-09-26T01:12:00Z"/>
        </w:rPr>
      </w:pPr>
      <w:del w:id="478" w:author="adlibuser" w:date="2026-09-25T21:12:00Z" w16du:dateUtc="2026-09-26T01:12:00Z">
        <w:r>
          <w:delText>(3)  at the time of death was in the service of the United States.</w:delText>
        </w:r>
      </w:del>
    </w:p>
    <w:p w14:paraId="71458BC8" w14:textId="77777777" w:rsidR="003F3435" w:rsidRDefault="0032493E">
      <w:pPr>
        <w:spacing w:line="480" w:lineRule="auto"/>
        <w:ind w:firstLine="720"/>
        <w:jc w:val="both"/>
        <w:rPr>
          <w:del w:id="479" w:author="adlibuser" w:date="2026-09-25T21:12:00Z" w16du:dateUtc="2026-09-26T01:12:00Z"/>
        </w:rPr>
      </w:pPr>
      <w:del w:id="480" w:author="adlibuser" w:date="2026-09-25T21:12:00Z" w16du:dateUtc="2026-09-26T01:12:00Z">
        <w:r>
          <w:delText>(b)  The funeral director or the person in charge of the disposition of the body shall supply on the reverse side of the death certificate:</w:delText>
        </w:r>
      </w:del>
    </w:p>
    <w:p w14:paraId="14105AA1" w14:textId="77777777" w:rsidR="003F3435" w:rsidRDefault="0032493E">
      <w:pPr>
        <w:spacing w:line="480" w:lineRule="auto"/>
        <w:ind w:firstLine="1440"/>
        <w:jc w:val="both"/>
        <w:rPr>
          <w:del w:id="481" w:author="adlibuser" w:date="2026-09-25T21:12:00Z" w16du:dateUtc="2026-09-26T01:12:00Z"/>
        </w:rPr>
      </w:pPr>
      <w:del w:id="482" w:author="adlibuser" w:date="2026-09-25T21:12:00Z" w16du:dateUtc="2026-09-26T01:12:00Z">
        <w:r>
          <w:delText xml:space="preserve">(1)  the organization in which service was rendered; </w:delText>
        </w:r>
      </w:del>
    </w:p>
    <w:p w14:paraId="52719B18" w14:textId="77777777" w:rsidR="003F3435" w:rsidRDefault="0032493E">
      <w:pPr>
        <w:spacing w:line="480" w:lineRule="auto"/>
        <w:ind w:firstLine="1440"/>
        <w:jc w:val="both"/>
        <w:rPr>
          <w:del w:id="483" w:author="adlibuser" w:date="2026-09-25T21:12:00Z" w16du:dateUtc="2026-09-26T01:12:00Z"/>
        </w:rPr>
      </w:pPr>
      <w:del w:id="484" w:author="adlibuser" w:date="2026-09-25T21:12:00Z" w16du:dateUtc="2026-09-26T01:12:00Z">
        <w:r>
          <w:delText>(2)  the serial number on the discharge papers or the adjusted service certificate;  and</w:delText>
        </w:r>
      </w:del>
    </w:p>
    <w:p w14:paraId="6B57C1EE" w14:textId="77777777" w:rsidR="003F3435" w:rsidRDefault="0032493E">
      <w:pPr>
        <w:spacing w:line="480" w:lineRule="auto"/>
        <w:ind w:firstLine="1440"/>
        <w:jc w:val="both"/>
        <w:rPr>
          <w:del w:id="485" w:author="adlibuser" w:date="2026-09-25T21:12:00Z" w16du:dateUtc="2026-09-26T01:12:00Z"/>
        </w:rPr>
      </w:pPr>
      <w:del w:id="486" w:author="adlibuser" w:date="2026-09-25T21:12:00Z" w16du:dateUtc="2026-09-26T01:12:00Z">
        <w:r>
          <w:delText>(3)  the name and mailing address of the decedent's next of kin or next friend.</w:delText>
        </w:r>
      </w:del>
    </w:p>
    <w:p w14:paraId="20B7BBFA" w14:textId="77777777" w:rsidR="003F3435" w:rsidRDefault="0032493E">
      <w:pPr>
        <w:spacing w:line="480" w:lineRule="auto"/>
        <w:ind w:firstLine="720"/>
        <w:jc w:val="both"/>
        <w:rPr>
          <w:del w:id="487" w:author="adlibuser" w:date="2026-09-25T21:12:00Z" w16du:dateUtc="2026-09-26T01:12:00Z"/>
        </w:rPr>
      </w:pPr>
      <w:del w:id="488" w:author="adlibuser" w:date="2026-09-25T21:12:00Z" w16du:dateUtc="2026-09-26T01:12:00Z">
        <w:r>
          <w:delText>(c)  When the death certificate is filed locally, the local registrar shall immediately notify the nearest congressionally chartered veteran organizations.</w:delText>
        </w:r>
      </w:del>
    </w:p>
    <w:p w14:paraId="43B32AAE" w14:textId="77777777" w:rsidR="003F3435" w:rsidRDefault="0032493E">
      <w:pPr>
        <w:spacing w:line="480" w:lineRule="auto"/>
        <w:ind w:firstLine="720"/>
        <w:jc w:val="both"/>
        <w:rPr>
          <w:del w:id="489" w:author="adlibuser" w:date="2026-09-25T21:12:00Z" w16du:dateUtc="2026-09-26T01:12:00Z"/>
        </w:rPr>
      </w:pPr>
      <w:del w:id="490" w:author="adlibuser" w:date="2026-09-25T21:12:00Z" w16du:dateUtc="2026-09-26T01:12:00Z">
        <w:r>
          <w:delText>(d)  When the death certificate is filed with the vital statistics unit, the state registrar shall notify the Texas Veterans Commission.</w:delText>
        </w:r>
      </w:del>
    </w:p>
    <w:p w14:paraId="4B792C47" w14:textId="77777777" w:rsidR="003F3435" w:rsidRDefault="0032493E">
      <w:pPr>
        <w:spacing w:line="480" w:lineRule="auto"/>
        <w:jc w:val="both"/>
        <w:rPr>
          <w:del w:id="491" w:author="adlibuser" w:date="2026-09-25T21:12:00Z" w16du:dateUtc="2026-09-26T01:12:00Z"/>
        </w:rPr>
      </w:pPr>
      <w:del w:id="492" w:author="adlibuser" w:date="2026-09-25T21:12:00Z" w16du:dateUtc="2026-09-26T01:12:00Z">
        <w:r>
          <w:delText>Acts 1989, 71st Leg., ch. 678, Sec. 1, eff. Sept. 1, 1989.  Amended by Acts 1991, 72nd Leg., ch. 260, Sec. 3, eff. Sept. 1, 1991.</w:delText>
        </w:r>
      </w:del>
    </w:p>
    <w:p w14:paraId="02A47C2F" w14:textId="77777777" w:rsidR="003F3435" w:rsidRDefault="0032493E">
      <w:pPr>
        <w:spacing w:line="480" w:lineRule="auto"/>
        <w:jc w:val="both"/>
        <w:rPr>
          <w:del w:id="493" w:author="adlibuser" w:date="2026-09-25T21:12:00Z" w16du:dateUtc="2026-09-26T01:12:00Z"/>
        </w:rPr>
      </w:pPr>
      <w:del w:id="494" w:author="adlibuser" w:date="2026-09-25T21:12:00Z" w16du:dateUtc="2026-09-26T01:12:00Z">
        <w:r>
          <w:delText xml:space="preserve">Amended by: </w:delText>
        </w:r>
      </w:del>
    </w:p>
    <w:p w14:paraId="7B3CC91F" w14:textId="77777777" w:rsidR="003F3435" w:rsidRDefault="0032493E">
      <w:pPr>
        <w:spacing w:line="480" w:lineRule="auto"/>
        <w:ind w:firstLine="720"/>
        <w:jc w:val="both"/>
        <w:rPr>
          <w:del w:id="495" w:author="adlibuser" w:date="2026-09-25T21:12:00Z" w16du:dateUtc="2026-09-26T01:12:00Z"/>
        </w:rPr>
      </w:pPr>
      <w:del w:id="496" w:author="adlibuser" w:date="2026-09-25T21:12:00Z" w16du:dateUtc="2026-09-26T01:12:00Z">
        <w:r>
          <w:delText xml:space="preserve">Acts 2015, 84th Leg., R.S., Ch. 1 (S.B. </w:delText>
        </w:r>
        <w:r>
          <w:fldChar w:fldCharType="begin"/>
        </w:r>
        <w:r>
          <w:delInstrText>HYPERLINK "http://www.legis.state.tx.us/tlodocs/84R/billtext/html/SB00219F.HTM" \s "table" \h</w:delInstrText>
        </w:r>
        <w:r>
          <w:fldChar w:fldCharType="separate"/>
        </w:r>
        <w:r>
          <w:rPr>
            <w:rStyle w:val="Hyperlink"/>
          </w:rPr>
          <w:delText>219</w:delText>
        </w:r>
        <w:r>
          <w:fldChar w:fldCharType="end"/>
        </w:r>
        <w:r>
          <w:delText>), Sec. 3.0558, eff. April 2, 2015.</w:delText>
        </w:r>
      </w:del>
    </w:p>
    <w:p w14:paraId="65FCB75A" w14:textId="77777777" w:rsidR="003F3435" w:rsidRDefault="0032493E">
      <w:pPr>
        <w:spacing w:line="480" w:lineRule="auto"/>
        <w:jc w:val="both"/>
        <w:rPr>
          <w:del w:id="497" w:author="adlibuser" w:date="2026-09-25T21:12:00Z" w16du:dateUtc="2026-09-26T01:12:00Z"/>
        </w:rPr>
      </w:pPr>
      <w:del w:id="498" w:author="adlibuser" w:date="2026-09-25T21:12:00Z" w16du:dateUtc="2026-09-26T01:12:00Z">
        <w:r>
          <w:delText xml:space="preserve">                </w:delText>
        </w:r>
      </w:del>
    </w:p>
    <w:p w14:paraId="2B12E9AA" w14:textId="77777777" w:rsidR="003F3435" w:rsidRDefault="0032493E">
      <w:pPr>
        <w:spacing w:line="480" w:lineRule="auto"/>
        <w:ind w:firstLine="720"/>
        <w:jc w:val="both"/>
        <w:rPr>
          <w:del w:id="499" w:author="adlibuser" w:date="2026-09-25T21:12:00Z" w16du:dateUtc="2026-09-26T01:12:00Z"/>
        </w:rPr>
      </w:pPr>
      <w:del w:id="500" w:author="adlibuser" w:date="2026-09-25T21:12:00Z" w16du:dateUtc="2026-09-26T01:12:00Z">
        <w:r>
          <w:delText>Sec. 193.007.  DELAYED REGISTRATION OF DEATH.  (a)  A death that occurred more than 10 days but less than one year before the date of an application for registration of death may be recorded on a death certificate and submitted for filing with the local registrar of the registration district in which the death occurred.</w:delText>
        </w:r>
      </w:del>
    </w:p>
    <w:p w14:paraId="0F9ADCCD" w14:textId="77777777" w:rsidR="003F3435" w:rsidRDefault="0032493E">
      <w:pPr>
        <w:spacing w:line="480" w:lineRule="auto"/>
        <w:ind w:firstLine="720"/>
        <w:jc w:val="both"/>
        <w:rPr>
          <w:del w:id="501" w:author="adlibuser" w:date="2026-09-25T21:12:00Z" w16du:dateUtc="2026-09-26T01:12:00Z"/>
        </w:rPr>
      </w:pPr>
      <w:del w:id="502" w:author="adlibuser" w:date="2026-09-25T21:12:00Z" w16du:dateUtc="2026-09-26T01:12:00Z">
        <w:r>
          <w:delText>(b)  To file a record of a death that occurred in this state but was not registered within one year of the date of death, a person shall submit a record of the death to the county probate court in the county in which the death occurred.</w:delText>
        </w:r>
      </w:del>
    </w:p>
    <w:p w14:paraId="4315673C" w14:textId="77777777" w:rsidR="003F3435" w:rsidRDefault="0032493E">
      <w:pPr>
        <w:spacing w:line="480" w:lineRule="auto"/>
        <w:ind w:firstLine="720"/>
        <w:jc w:val="both"/>
        <w:rPr>
          <w:del w:id="503" w:author="adlibuser" w:date="2026-09-25T21:12:00Z" w16du:dateUtc="2026-09-26T01:12:00Z"/>
        </w:rPr>
      </w:pPr>
      <w:del w:id="504" w:author="adlibuser" w:date="2026-09-25T21:12:00Z" w16du:dateUtc="2026-09-26T01:12:00Z">
        <w:r>
          <w:delText>(c)  The department shall furnish a form for filing records under this section. Records submitted under this section must be on the form furnished by the department.  The state registrar may accept a certificate that is verified as provided by this section.</w:delText>
        </w:r>
      </w:del>
    </w:p>
    <w:p w14:paraId="27263C92" w14:textId="77777777" w:rsidR="003F3435" w:rsidRDefault="0032493E">
      <w:pPr>
        <w:spacing w:line="480" w:lineRule="auto"/>
        <w:ind w:firstLine="720"/>
        <w:jc w:val="both"/>
        <w:rPr>
          <w:del w:id="505" w:author="adlibuser" w:date="2026-09-25T21:12:00Z" w16du:dateUtc="2026-09-26T01:12:00Z"/>
        </w:rPr>
      </w:pPr>
      <w:del w:id="506" w:author="adlibuser" w:date="2026-09-25T21:12:00Z" w16du:dateUtc="2026-09-26T01:12:00Z">
        <w:r>
          <w:delText>(d)  The certificate must be supported by the affidavit of:</w:delText>
        </w:r>
      </w:del>
    </w:p>
    <w:p w14:paraId="00EE635E" w14:textId="77777777" w:rsidR="003F3435" w:rsidRDefault="0032493E">
      <w:pPr>
        <w:spacing w:line="480" w:lineRule="auto"/>
        <w:ind w:firstLine="1440"/>
        <w:jc w:val="both"/>
        <w:rPr>
          <w:del w:id="507" w:author="adlibuser" w:date="2026-09-25T21:12:00Z" w16du:dateUtc="2026-09-26T01:12:00Z"/>
        </w:rPr>
      </w:pPr>
      <w:del w:id="508" w:author="adlibuser" w:date="2026-09-25T21:12:00Z" w16du:dateUtc="2026-09-26T01:12:00Z">
        <w:r>
          <w:delText>(1)  the physician last in attendance on the decedent or the funeral director who buried the body;  or</w:delText>
        </w:r>
      </w:del>
    </w:p>
    <w:p w14:paraId="5466B4B6" w14:textId="77777777" w:rsidR="003F3435" w:rsidRDefault="0032493E">
      <w:pPr>
        <w:spacing w:line="480" w:lineRule="auto"/>
        <w:ind w:firstLine="1440"/>
        <w:jc w:val="both"/>
        <w:rPr>
          <w:del w:id="509" w:author="adlibuser" w:date="2026-09-25T21:12:00Z" w16du:dateUtc="2026-09-26T01:12:00Z"/>
        </w:rPr>
      </w:pPr>
      <w:del w:id="510" w:author="adlibuser" w:date="2026-09-25T21:12:00Z" w16du:dateUtc="2026-09-26T01:12:00Z">
        <w:r>
          <w:delText>(2)  if the affidavit of the physician or funeral director cannot be obtained:</w:delText>
        </w:r>
      </w:del>
    </w:p>
    <w:p w14:paraId="032F805D" w14:textId="77777777" w:rsidR="003F3435" w:rsidRDefault="0032493E">
      <w:pPr>
        <w:spacing w:line="480" w:lineRule="auto"/>
        <w:ind w:firstLine="2160"/>
        <w:jc w:val="both"/>
        <w:rPr>
          <w:del w:id="511" w:author="adlibuser" w:date="2026-09-25T21:12:00Z" w16du:dateUtc="2026-09-26T01:12:00Z"/>
        </w:rPr>
      </w:pPr>
      <w:del w:id="512" w:author="adlibuser" w:date="2026-09-25T21:12:00Z" w16du:dateUtc="2026-09-26T01:12:00Z">
        <w:r>
          <w:delText>(A)  any person who was acquainted with the facts surrounding the death when the death occurred;  and</w:delText>
        </w:r>
      </w:del>
    </w:p>
    <w:p w14:paraId="505C3159" w14:textId="77777777" w:rsidR="003F3435" w:rsidRDefault="0032493E">
      <w:pPr>
        <w:spacing w:line="480" w:lineRule="auto"/>
        <w:ind w:firstLine="2160"/>
        <w:jc w:val="both"/>
        <w:rPr>
          <w:del w:id="513" w:author="adlibuser" w:date="2026-09-25T21:12:00Z" w16du:dateUtc="2026-09-26T01:12:00Z"/>
        </w:rPr>
      </w:pPr>
      <w:del w:id="514" w:author="adlibuser" w:date="2026-09-25T21:12:00Z" w16du:dateUtc="2026-09-26T01:12:00Z">
        <w:r>
          <w:delText>(B)  another person who was acquainted with the facts surrounding the death but who is not related to the decedent by consanguinity or affinity, as determined under Chapter 573, Government Code.</w:delText>
        </w:r>
      </w:del>
    </w:p>
    <w:p w14:paraId="7BDDFAB3" w14:textId="77777777" w:rsidR="003F3435" w:rsidRDefault="0032493E">
      <w:pPr>
        <w:spacing w:line="480" w:lineRule="auto"/>
        <w:ind w:firstLine="720"/>
        <w:jc w:val="both"/>
        <w:rPr>
          <w:del w:id="515" w:author="adlibuser" w:date="2026-09-25T21:12:00Z" w16du:dateUtc="2026-09-26T01:12:00Z"/>
        </w:rPr>
      </w:pPr>
      <w:del w:id="516" w:author="adlibuser" w:date="2026-09-25T21:12:00Z" w16du:dateUtc="2026-09-26T01:12:00Z">
        <w:r>
          <w:delText>(e)  For each application under this section, the court shall collect a $1 fee.  The court retains 50 cents of the fee and the remaining 50 cents is allocated to the clerk of the court for recording the certificate.</w:delText>
        </w:r>
      </w:del>
    </w:p>
    <w:p w14:paraId="0DE78DEE" w14:textId="77777777" w:rsidR="003F3435" w:rsidRDefault="0032493E">
      <w:pPr>
        <w:spacing w:line="480" w:lineRule="auto"/>
        <w:ind w:firstLine="720"/>
        <w:jc w:val="both"/>
        <w:rPr>
          <w:del w:id="517" w:author="adlibuser" w:date="2026-09-25T21:12:00Z" w16du:dateUtc="2026-09-26T01:12:00Z"/>
        </w:rPr>
      </w:pPr>
      <w:del w:id="518" w:author="adlibuser" w:date="2026-09-25T21:12:00Z" w16du:dateUtc="2026-09-26T01:12:00Z">
        <w:r>
          <w:delText>(f)  Not later than the seventh day after the date on which a certificate is accepted and ordered filed by a court under this section, the clerk of the court shall forward to the vital statistics unit:</w:delText>
        </w:r>
      </w:del>
    </w:p>
    <w:p w14:paraId="073CA254" w14:textId="77777777" w:rsidR="003F3435" w:rsidRDefault="0032493E">
      <w:pPr>
        <w:spacing w:line="480" w:lineRule="auto"/>
        <w:ind w:firstLine="1440"/>
        <w:jc w:val="both"/>
        <w:rPr>
          <w:del w:id="519" w:author="adlibuser" w:date="2026-09-25T21:12:00Z" w16du:dateUtc="2026-09-26T01:12:00Z"/>
        </w:rPr>
      </w:pPr>
      <w:del w:id="520" w:author="adlibuser" w:date="2026-09-25T21:12:00Z" w16du:dateUtc="2026-09-26T01:12:00Z">
        <w:r>
          <w:delText>(1)  the certificate; and</w:delText>
        </w:r>
      </w:del>
    </w:p>
    <w:p w14:paraId="3C2C3334" w14:textId="77777777" w:rsidR="003F3435" w:rsidRDefault="0032493E">
      <w:pPr>
        <w:spacing w:line="480" w:lineRule="auto"/>
        <w:ind w:firstLine="1440"/>
        <w:jc w:val="both"/>
        <w:rPr>
          <w:del w:id="521" w:author="adlibuser" w:date="2026-09-25T21:12:00Z" w16du:dateUtc="2026-09-26T01:12:00Z"/>
        </w:rPr>
      </w:pPr>
      <w:del w:id="522" w:author="adlibuser" w:date="2026-09-25T21:12:00Z" w16du:dateUtc="2026-09-26T01:12:00Z">
        <w:r>
          <w:delText>(2)  an order from the court that the state registrar accept the certificate.</w:delText>
        </w:r>
      </w:del>
    </w:p>
    <w:p w14:paraId="06B51EB2" w14:textId="77777777" w:rsidR="003F3435" w:rsidRDefault="0032493E">
      <w:pPr>
        <w:spacing w:line="480" w:lineRule="auto"/>
        <w:jc w:val="both"/>
        <w:rPr>
          <w:del w:id="523" w:author="adlibuser" w:date="2026-09-25T21:12:00Z" w16du:dateUtc="2026-09-26T01:12:00Z"/>
        </w:rPr>
      </w:pPr>
      <w:del w:id="524" w:author="adlibuser" w:date="2026-09-25T21:12:00Z" w16du:dateUtc="2026-09-26T01:12:00Z">
        <w:r>
          <w:delText>Acts 1989, 71st Leg., ch. 678, Sec. 1, eff. Sept. 1, 1989.  Amended by Acts 1991, 72nd Leg., ch. 561, Sec. 29, eff. Aug. 26, 1991;  Acts 1995, 74th Leg., ch. 76, Sec. 5.95(27), eff. Sept. 1, 1995;  Acts 1997, 75th Leg., ch. 1425, Sec. 3, eff. Sept. 1, 1997.</w:delText>
        </w:r>
      </w:del>
    </w:p>
    <w:p w14:paraId="6D674D1B" w14:textId="77777777" w:rsidR="003F3435" w:rsidRDefault="0032493E">
      <w:pPr>
        <w:spacing w:line="480" w:lineRule="auto"/>
        <w:jc w:val="both"/>
        <w:rPr>
          <w:del w:id="525" w:author="adlibuser" w:date="2026-09-25T21:12:00Z" w16du:dateUtc="2026-09-26T01:12:00Z"/>
        </w:rPr>
      </w:pPr>
      <w:del w:id="526" w:author="adlibuser" w:date="2026-09-25T21:12:00Z" w16du:dateUtc="2026-09-26T01:12:00Z">
        <w:r>
          <w:delText xml:space="preserve">Amended by: </w:delText>
        </w:r>
      </w:del>
    </w:p>
    <w:p w14:paraId="2F05F8B9" w14:textId="77777777" w:rsidR="003F3435" w:rsidRDefault="0032493E">
      <w:pPr>
        <w:spacing w:line="480" w:lineRule="auto"/>
        <w:ind w:firstLine="720"/>
        <w:jc w:val="both"/>
        <w:rPr>
          <w:del w:id="527" w:author="adlibuser" w:date="2026-09-25T21:12:00Z" w16du:dateUtc="2026-09-26T01:12:00Z"/>
        </w:rPr>
      </w:pPr>
      <w:del w:id="528" w:author="adlibuser" w:date="2026-09-25T21:12:00Z" w16du:dateUtc="2026-09-26T01:12:00Z">
        <w:r>
          <w:delText xml:space="preserve">Acts 2015, 84th Leg., R.S., Ch. 1 (S.B. </w:delText>
        </w:r>
        <w:r>
          <w:fldChar w:fldCharType="begin"/>
        </w:r>
        <w:r>
          <w:delInstrText>HYPERLINK "http://www.legis.state.tx.us/tlodocs/84R/billtext/html/SB00219F.HTM" \s "table" \h</w:delInstrText>
        </w:r>
        <w:r>
          <w:fldChar w:fldCharType="separate"/>
        </w:r>
        <w:r>
          <w:rPr>
            <w:rStyle w:val="Hyperlink"/>
          </w:rPr>
          <w:delText>219</w:delText>
        </w:r>
        <w:r>
          <w:fldChar w:fldCharType="end"/>
        </w:r>
        <w:r>
          <w:delText>), Sec. 3.0559, eff. April 2, 2015.</w:delText>
        </w:r>
      </w:del>
    </w:p>
    <w:p w14:paraId="1323AB0D" w14:textId="77777777" w:rsidR="003F3435" w:rsidRDefault="0032493E">
      <w:pPr>
        <w:spacing w:line="480" w:lineRule="auto"/>
        <w:jc w:val="both"/>
        <w:rPr>
          <w:del w:id="529" w:author="adlibuser" w:date="2026-09-25T21:12:00Z" w16du:dateUtc="2026-09-26T01:12:00Z"/>
        </w:rPr>
      </w:pPr>
      <w:del w:id="530" w:author="adlibuser" w:date="2026-09-25T21:12:00Z" w16du:dateUtc="2026-09-26T01:12:00Z">
        <w:r>
          <w:delText xml:space="preserve">                </w:delText>
        </w:r>
      </w:del>
    </w:p>
    <w:p w14:paraId="5A65BD08" w14:textId="77777777" w:rsidR="003F3435" w:rsidRDefault="0032493E">
      <w:pPr>
        <w:spacing w:line="480" w:lineRule="auto"/>
        <w:ind w:firstLine="720"/>
        <w:jc w:val="both"/>
        <w:rPr>
          <w:del w:id="531" w:author="adlibuser" w:date="2026-09-25T21:12:00Z" w16du:dateUtc="2026-09-26T01:12:00Z"/>
        </w:rPr>
      </w:pPr>
      <w:del w:id="532" w:author="adlibuser" w:date="2026-09-25T21:12:00Z" w16du:dateUtc="2026-09-26T01:12:00Z">
        <w:r>
          <w:delText>Sec. 193.008.  BURIAL-TRANSIT PERMIT.  (a)  A burial-transit permit issued under the law and rules of a place outside of this state in which a death or fetal death occurred authorizes the transportation of the body in this state.  A cemetery or crematory shall accept the permit as authorization for burial, cremation, or other disposal of the body in this state.</w:delText>
        </w:r>
      </w:del>
    </w:p>
    <w:p w14:paraId="0C11B54D" w14:textId="77777777" w:rsidR="003F3435" w:rsidRDefault="0032493E">
      <w:pPr>
        <w:spacing w:line="480" w:lineRule="auto"/>
        <w:ind w:firstLine="720"/>
        <w:jc w:val="both"/>
        <w:rPr>
          <w:del w:id="533" w:author="adlibuser" w:date="2026-09-25T21:12:00Z" w16du:dateUtc="2026-09-26T01:12:00Z"/>
        </w:rPr>
      </w:pPr>
      <w:del w:id="534" w:author="adlibuser" w:date="2026-09-25T21:12:00Z" w16du:dateUtc="2026-09-26T01:12:00Z">
        <w:r>
          <w:delText>(b)  The department shall prescribe the form and contents of the burial-transit permit.</w:delText>
        </w:r>
      </w:del>
    </w:p>
    <w:p w14:paraId="1E64F2D6" w14:textId="77777777" w:rsidR="003F3435" w:rsidRDefault="0032493E">
      <w:pPr>
        <w:spacing w:line="480" w:lineRule="auto"/>
        <w:jc w:val="both"/>
        <w:rPr>
          <w:del w:id="535" w:author="adlibuser" w:date="2026-09-25T21:12:00Z" w16du:dateUtc="2026-09-26T01:12:00Z"/>
        </w:rPr>
      </w:pPr>
      <w:del w:id="536" w:author="adlibuser" w:date="2026-09-25T21:12:00Z" w16du:dateUtc="2026-09-26T01:12:00Z">
        <w:r>
          <w:delText>Acts 1989, 71st Leg., ch. 678, Sec. 1, eff. Sept. 1, 1989.</w:delText>
        </w:r>
      </w:del>
    </w:p>
    <w:p w14:paraId="21C4C77F" w14:textId="77777777" w:rsidR="003F3435" w:rsidRDefault="0032493E">
      <w:pPr>
        <w:spacing w:line="480" w:lineRule="auto"/>
        <w:jc w:val="both"/>
        <w:rPr>
          <w:del w:id="537" w:author="adlibuser" w:date="2026-09-25T21:12:00Z" w16du:dateUtc="2026-09-26T01:12:00Z"/>
        </w:rPr>
      </w:pPr>
      <w:del w:id="538" w:author="adlibuser" w:date="2026-09-25T21:12:00Z" w16du:dateUtc="2026-09-26T01:12:00Z">
        <w:r>
          <w:delText xml:space="preserve">                </w:delText>
        </w:r>
      </w:del>
    </w:p>
    <w:p w14:paraId="15261F1E" w14:textId="77777777" w:rsidR="003F3435" w:rsidRDefault="0032493E">
      <w:pPr>
        <w:spacing w:line="480" w:lineRule="auto"/>
        <w:ind w:firstLine="720"/>
        <w:jc w:val="both"/>
        <w:rPr>
          <w:del w:id="539" w:author="adlibuser" w:date="2026-09-25T21:12:00Z" w16du:dateUtc="2026-09-26T01:12:00Z"/>
        </w:rPr>
      </w:pPr>
      <w:del w:id="540" w:author="adlibuser" w:date="2026-09-25T21:12:00Z" w16du:dateUtc="2026-09-26T01:12:00Z">
        <w:r>
          <w:delText>Sec. 193.009.  BURIAL RECORDS.  (a)  The person in charge of premises on which interments are made shall keep a record of the bodies interred or otherwise disposed of on the premises.</w:delText>
        </w:r>
      </w:del>
    </w:p>
    <w:p w14:paraId="72847C6A" w14:textId="77777777" w:rsidR="003F3435" w:rsidRDefault="0032493E">
      <w:pPr>
        <w:spacing w:line="480" w:lineRule="auto"/>
        <w:ind w:firstLine="720"/>
        <w:jc w:val="both"/>
        <w:rPr>
          <w:del w:id="541" w:author="adlibuser" w:date="2026-09-25T21:12:00Z" w16du:dateUtc="2026-09-26T01:12:00Z"/>
        </w:rPr>
      </w:pPr>
      <w:del w:id="542" w:author="adlibuser" w:date="2026-09-25T21:12:00Z" w16du:dateUtc="2026-09-26T01:12:00Z">
        <w:r>
          <w:delText>(b)  The records must include for each decedent:</w:delText>
        </w:r>
      </w:del>
    </w:p>
    <w:p w14:paraId="5FA5E963" w14:textId="77777777" w:rsidR="003F3435" w:rsidRDefault="0032493E">
      <w:pPr>
        <w:spacing w:line="480" w:lineRule="auto"/>
        <w:ind w:firstLine="1440"/>
        <w:jc w:val="both"/>
        <w:rPr>
          <w:del w:id="543" w:author="adlibuser" w:date="2026-09-25T21:12:00Z" w16du:dateUtc="2026-09-26T01:12:00Z"/>
        </w:rPr>
      </w:pPr>
      <w:del w:id="544" w:author="adlibuser" w:date="2026-09-25T21:12:00Z" w16du:dateUtc="2026-09-26T01:12:00Z">
        <w:r>
          <w:delText xml:space="preserve">(1)  the decedent's name; </w:delText>
        </w:r>
      </w:del>
    </w:p>
    <w:p w14:paraId="7AF776F8" w14:textId="77777777" w:rsidR="003F3435" w:rsidRDefault="0032493E">
      <w:pPr>
        <w:spacing w:line="480" w:lineRule="auto"/>
        <w:ind w:firstLine="1440"/>
        <w:jc w:val="both"/>
        <w:rPr>
          <w:del w:id="545" w:author="adlibuser" w:date="2026-09-25T21:12:00Z" w16du:dateUtc="2026-09-26T01:12:00Z"/>
        </w:rPr>
      </w:pPr>
      <w:del w:id="546" w:author="adlibuser" w:date="2026-09-25T21:12:00Z" w16du:dateUtc="2026-09-26T01:12:00Z">
        <w:r>
          <w:delText xml:space="preserve">(2)  the place of death; </w:delText>
        </w:r>
      </w:del>
    </w:p>
    <w:p w14:paraId="029BF98A" w14:textId="77777777" w:rsidR="003F3435" w:rsidRDefault="0032493E">
      <w:pPr>
        <w:spacing w:line="480" w:lineRule="auto"/>
        <w:ind w:firstLine="1440"/>
        <w:jc w:val="both"/>
        <w:rPr>
          <w:del w:id="547" w:author="adlibuser" w:date="2026-09-25T21:12:00Z" w16du:dateUtc="2026-09-26T01:12:00Z"/>
        </w:rPr>
      </w:pPr>
      <w:del w:id="548" w:author="adlibuser" w:date="2026-09-25T21:12:00Z" w16du:dateUtc="2026-09-26T01:12:00Z">
        <w:r>
          <w:delText xml:space="preserve">(3)  the date of interment or disposal; </w:delText>
        </w:r>
      </w:del>
    </w:p>
    <w:p w14:paraId="34C0D6C2" w14:textId="77777777" w:rsidR="003F3435" w:rsidRDefault="0032493E">
      <w:pPr>
        <w:spacing w:line="480" w:lineRule="auto"/>
        <w:ind w:firstLine="1440"/>
        <w:jc w:val="both"/>
        <w:rPr>
          <w:del w:id="549" w:author="adlibuser" w:date="2026-09-25T21:12:00Z" w16du:dateUtc="2026-09-26T01:12:00Z"/>
        </w:rPr>
      </w:pPr>
      <w:del w:id="550" w:author="adlibuser" w:date="2026-09-25T21:12:00Z" w16du:dateUtc="2026-09-26T01:12:00Z">
        <w:r>
          <w:delText>(4)  the name and address of the funeral director;  and</w:delText>
        </w:r>
      </w:del>
    </w:p>
    <w:p w14:paraId="64FBB016" w14:textId="77777777" w:rsidR="003F3435" w:rsidRDefault="0032493E">
      <w:pPr>
        <w:spacing w:line="480" w:lineRule="auto"/>
        <w:ind w:firstLine="1440"/>
        <w:jc w:val="both"/>
        <w:rPr>
          <w:del w:id="551" w:author="adlibuser" w:date="2026-09-25T21:12:00Z" w16du:dateUtc="2026-09-26T01:12:00Z"/>
        </w:rPr>
      </w:pPr>
      <w:del w:id="552" w:author="adlibuser" w:date="2026-09-25T21:12:00Z" w16du:dateUtc="2026-09-26T01:12:00Z">
        <w:r>
          <w:delText>(5)  any other information required by the state registrar.</w:delText>
        </w:r>
      </w:del>
    </w:p>
    <w:p w14:paraId="269F2425" w14:textId="77777777" w:rsidR="003F3435" w:rsidRDefault="0032493E">
      <w:pPr>
        <w:spacing w:line="480" w:lineRule="auto"/>
        <w:ind w:firstLine="720"/>
        <w:jc w:val="both"/>
        <w:rPr>
          <w:del w:id="553" w:author="adlibuser" w:date="2026-09-25T21:12:00Z" w16du:dateUtc="2026-09-26T01:12:00Z"/>
        </w:rPr>
      </w:pPr>
      <w:del w:id="554" w:author="adlibuser" w:date="2026-09-25T21:12:00Z" w16du:dateUtc="2026-09-26T01:12:00Z">
        <w:r>
          <w:delText>(c)  The records are open to official inspection at all times.</w:delText>
        </w:r>
      </w:del>
    </w:p>
    <w:p w14:paraId="423A655A" w14:textId="77777777" w:rsidR="003F3435" w:rsidRDefault="0032493E">
      <w:pPr>
        <w:spacing w:line="480" w:lineRule="auto"/>
        <w:jc w:val="both"/>
        <w:rPr>
          <w:del w:id="555" w:author="adlibuser" w:date="2026-09-25T21:12:00Z" w16du:dateUtc="2026-09-26T01:12:00Z"/>
        </w:rPr>
      </w:pPr>
      <w:del w:id="556" w:author="adlibuser" w:date="2026-09-25T21:12:00Z" w16du:dateUtc="2026-09-26T01:12:00Z">
        <w:r>
          <w:delText>Acts 1989, 71st Leg., ch. 678, Sec. 1, eff. Sept. 1, 1989.</w:delText>
        </w:r>
      </w:del>
    </w:p>
    <w:p w14:paraId="554EF33A" w14:textId="77777777" w:rsidR="003F3435" w:rsidRDefault="0032493E">
      <w:pPr>
        <w:spacing w:line="480" w:lineRule="auto"/>
        <w:jc w:val="both"/>
        <w:rPr>
          <w:del w:id="557" w:author="adlibuser" w:date="2026-09-25T21:12:00Z" w16du:dateUtc="2026-09-26T01:12:00Z"/>
        </w:rPr>
      </w:pPr>
      <w:del w:id="558" w:author="adlibuser" w:date="2026-09-25T21:12:00Z" w16du:dateUtc="2026-09-26T01:12:00Z">
        <w:r>
          <w:delText xml:space="preserve">                </w:delText>
        </w:r>
      </w:del>
    </w:p>
    <w:p w14:paraId="50D5E77D" w14:textId="77777777" w:rsidR="003F3435" w:rsidRDefault="0032493E">
      <w:pPr>
        <w:spacing w:line="480" w:lineRule="auto"/>
        <w:ind w:firstLine="720"/>
        <w:jc w:val="both"/>
        <w:rPr>
          <w:del w:id="559" w:author="adlibuser" w:date="2026-09-25T21:12:00Z" w16du:dateUtc="2026-09-26T01:12:00Z"/>
        </w:rPr>
      </w:pPr>
      <w:del w:id="560" w:author="adlibuser" w:date="2026-09-25T21:12:00Z" w16du:dateUtc="2026-09-26T01:12:00Z">
        <w:r>
          <w:delText>Sec. 193.010.  CERTIFICATE OF DEATH BY CATASTROPHE.  (a)  In this section, "catastrophe" means the occurrence of a substantial force that causes widespread or severe damage, injury, or loss of life or property and from which it is not reasonable to assume that a person could survive, including:</w:delText>
        </w:r>
      </w:del>
    </w:p>
    <w:p w14:paraId="391E8412" w14:textId="77777777" w:rsidR="003F3435" w:rsidRDefault="0032493E">
      <w:pPr>
        <w:spacing w:line="480" w:lineRule="auto"/>
        <w:ind w:firstLine="1440"/>
        <w:jc w:val="both"/>
        <w:rPr>
          <w:del w:id="561" w:author="adlibuser" w:date="2026-09-25T21:12:00Z" w16du:dateUtc="2026-09-26T01:12:00Z"/>
        </w:rPr>
      </w:pPr>
      <w:del w:id="562" w:author="adlibuser" w:date="2026-09-25T21:12:00Z" w16du:dateUtc="2026-09-26T01:12:00Z">
        <w:r>
          <w:delText>(1)  flood, earthquake, tornado, or other natural disaster;</w:delText>
        </w:r>
      </w:del>
    </w:p>
    <w:p w14:paraId="62BD8253" w14:textId="77777777" w:rsidR="003F3435" w:rsidRDefault="0032493E">
      <w:pPr>
        <w:spacing w:line="480" w:lineRule="auto"/>
        <w:ind w:firstLine="1440"/>
        <w:jc w:val="both"/>
        <w:rPr>
          <w:del w:id="563" w:author="adlibuser" w:date="2026-09-25T21:12:00Z" w16du:dateUtc="2026-09-26T01:12:00Z"/>
        </w:rPr>
      </w:pPr>
      <w:del w:id="564" w:author="adlibuser" w:date="2026-09-25T21:12:00Z" w16du:dateUtc="2026-09-26T01:12:00Z">
        <w:r>
          <w:delText>(2)  explosion, fire, or destruction of a building;</w:delText>
        </w:r>
      </w:del>
    </w:p>
    <w:p w14:paraId="1B3D978D" w14:textId="77777777" w:rsidR="003F3435" w:rsidRDefault="0032493E">
      <w:pPr>
        <w:spacing w:line="480" w:lineRule="auto"/>
        <w:ind w:firstLine="1440"/>
        <w:jc w:val="both"/>
        <w:rPr>
          <w:del w:id="565" w:author="adlibuser" w:date="2026-09-25T21:12:00Z" w16du:dateUtc="2026-09-26T01:12:00Z"/>
        </w:rPr>
      </w:pPr>
      <w:del w:id="566" w:author="adlibuser" w:date="2026-09-25T21:12:00Z" w16du:dateUtc="2026-09-26T01:12:00Z">
        <w:r>
          <w:delText>(3)  the crash of a motor vehicle, train, or airplane involving more than one person;  or</w:delText>
        </w:r>
      </w:del>
    </w:p>
    <w:p w14:paraId="24EBB731" w14:textId="77777777" w:rsidR="003F3435" w:rsidRDefault="0032493E">
      <w:pPr>
        <w:spacing w:line="480" w:lineRule="auto"/>
        <w:ind w:firstLine="1440"/>
        <w:jc w:val="both"/>
        <w:rPr>
          <w:del w:id="567" w:author="adlibuser" w:date="2026-09-25T21:12:00Z" w16du:dateUtc="2026-09-26T01:12:00Z"/>
        </w:rPr>
      </w:pPr>
      <w:del w:id="568" w:author="adlibuser" w:date="2026-09-25T21:12:00Z" w16du:dateUtc="2026-09-26T01:12:00Z">
        <w:r>
          <w:delText>(4)  the overtaking of more than one person by fire, water, earth, or other substance.</w:delText>
        </w:r>
      </w:del>
    </w:p>
    <w:p w14:paraId="01DFAAC5" w14:textId="77777777" w:rsidR="003F3435" w:rsidRDefault="0032493E">
      <w:pPr>
        <w:spacing w:line="480" w:lineRule="auto"/>
        <w:ind w:firstLine="720"/>
        <w:jc w:val="both"/>
        <w:rPr>
          <w:del w:id="569" w:author="adlibuser" w:date="2026-09-25T21:12:00Z" w16du:dateUtc="2026-09-26T01:12:00Z"/>
        </w:rPr>
      </w:pPr>
      <w:del w:id="570" w:author="adlibuser" w:date="2026-09-25T21:12:00Z" w16du:dateUtc="2026-09-26T01:12:00Z">
        <w:r>
          <w:delText>(b)  A local registrar shall issue and file a certificate of death by catastrophe for a person if:</w:delText>
        </w:r>
      </w:del>
    </w:p>
    <w:p w14:paraId="7CA7047B" w14:textId="77777777" w:rsidR="003F3435" w:rsidRDefault="0032493E">
      <w:pPr>
        <w:spacing w:line="480" w:lineRule="auto"/>
        <w:ind w:firstLine="1440"/>
        <w:jc w:val="both"/>
        <w:rPr>
          <w:del w:id="571" w:author="adlibuser" w:date="2026-09-25T21:12:00Z" w16du:dateUtc="2026-09-26T01:12:00Z"/>
        </w:rPr>
      </w:pPr>
      <w:del w:id="572" w:author="adlibuser" w:date="2026-09-25T21:12:00Z" w16du:dateUtc="2026-09-26T01:12:00Z">
        <w:r>
          <w:delText>(1)  an affidavit is submitted to the registrar stating that:</w:delText>
        </w:r>
      </w:del>
    </w:p>
    <w:p w14:paraId="2E63D660" w14:textId="77777777" w:rsidR="003F3435" w:rsidRDefault="0032493E">
      <w:pPr>
        <w:spacing w:line="480" w:lineRule="auto"/>
        <w:ind w:firstLine="2160"/>
        <w:jc w:val="both"/>
        <w:rPr>
          <w:del w:id="573" w:author="adlibuser" w:date="2026-09-25T21:12:00Z" w16du:dateUtc="2026-09-26T01:12:00Z"/>
        </w:rPr>
      </w:pPr>
      <w:del w:id="574" w:author="adlibuser" w:date="2026-09-25T21:12:00Z" w16du:dateUtc="2026-09-26T01:12:00Z">
        <w:r>
          <w:delText>(A)  the person was last reasonably believed to be at the scene of a catastrophe;</w:delText>
        </w:r>
      </w:del>
    </w:p>
    <w:p w14:paraId="4723FCA9" w14:textId="77777777" w:rsidR="003F3435" w:rsidRDefault="0032493E">
      <w:pPr>
        <w:spacing w:line="480" w:lineRule="auto"/>
        <w:ind w:firstLine="2160"/>
        <w:jc w:val="both"/>
        <w:rPr>
          <w:del w:id="575" w:author="adlibuser" w:date="2026-09-25T21:12:00Z" w16du:dateUtc="2026-09-26T01:12:00Z"/>
        </w:rPr>
      </w:pPr>
      <w:del w:id="576" w:author="adlibuser" w:date="2026-09-25T21:12:00Z" w16du:dateUtc="2026-09-26T01:12:00Z">
        <w:r>
          <w:delText>(B)  at least 10 days have passed since the day of the catastrophe;</w:delText>
        </w:r>
      </w:del>
    </w:p>
    <w:p w14:paraId="4AA0CCCA" w14:textId="77777777" w:rsidR="003F3435" w:rsidRDefault="0032493E">
      <w:pPr>
        <w:spacing w:line="480" w:lineRule="auto"/>
        <w:ind w:firstLine="2160"/>
        <w:jc w:val="both"/>
        <w:rPr>
          <w:del w:id="577" w:author="adlibuser" w:date="2026-09-25T21:12:00Z" w16du:dateUtc="2026-09-26T01:12:00Z"/>
        </w:rPr>
      </w:pPr>
      <w:del w:id="578" w:author="adlibuser" w:date="2026-09-25T21:12:00Z" w16du:dateUtc="2026-09-26T01:12:00Z">
        <w:r>
          <w:delText>(C)  a diligent search has been made by a governmental authority and the authority has concluded the search for the person;</w:delText>
        </w:r>
      </w:del>
    </w:p>
    <w:p w14:paraId="15DD42B8" w14:textId="77777777" w:rsidR="003F3435" w:rsidRDefault="0032493E">
      <w:pPr>
        <w:spacing w:line="480" w:lineRule="auto"/>
        <w:ind w:firstLine="2160"/>
        <w:jc w:val="both"/>
        <w:rPr>
          <w:del w:id="579" w:author="adlibuser" w:date="2026-09-25T21:12:00Z" w16du:dateUtc="2026-09-26T01:12:00Z"/>
        </w:rPr>
      </w:pPr>
      <w:del w:id="580" w:author="adlibuser" w:date="2026-09-25T21:12:00Z" w16du:dateUtc="2026-09-26T01:12:00Z">
        <w:r>
          <w:delText>(D)  the catastrophe was not intentionally caused by the person;  and</w:delText>
        </w:r>
      </w:del>
    </w:p>
    <w:p w14:paraId="64553E72" w14:textId="77777777" w:rsidR="003F3435" w:rsidRDefault="0032493E">
      <w:pPr>
        <w:spacing w:line="480" w:lineRule="auto"/>
        <w:ind w:firstLine="2160"/>
        <w:jc w:val="both"/>
        <w:rPr>
          <w:del w:id="581" w:author="adlibuser" w:date="2026-09-25T21:12:00Z" w16du:dateUtc="2026-09-26T01:12:00Z"/>
        </w:rPr>
      </w:pPr>
      <w:del w:id="582" w:author="adlibuser" w:date="2026-09-25T21:12:00Z" w16du:dateUtc="2026-09-26T01:12:00Z">
        <w:r>
          <w:delText>(E)  the affiant:</w:delText>
        </w:r>
      </w:del>
    </w:p>
    <w:p w14:paraId="35497EB2" w14:textId="77777777" w:rsidR="003F3435" w:rsidRDefault="0032493E">
      <w:pPr>
        <w:spacing w:line="480" w:lineRule="auto"/>
        <w:ind w:firstLine="2880"/>
        <w:jc w:val="both"/>
        <w:rPr>
          <w:del w:id="583" w:author="adlibuser" w:date="2026-09-25T21:12:00Z" w16du:dateUtc="2026-09-26T01:12:00Z"/>
        </w:rPr>
      </w:pPr>
      <w:del w:id="584" w:author="adlibuser" w:date="2026-09-25T21:12:00Z" w16du:dateUtc="2026-09-26T01:12:00Z">
        <w:r>
          <w:delText>(i)  does not know whether the person is alive or dead;</w:delText>
        </w:r>
      </w:del>
    </w:p>
    <w:p w14:paraId="5F8E3FFD" w14:textId="77777777" w:rsidR="003F3435" w:rsidRDefault="0032493E">
      <w:pPr>
        <w:spacing w:line="480" w:lineRule="auto"/>
        <w:ind w:firstLine="2880"/>
        <w:jc w:val="both"/>
        <w:rPr>
          <w:del w:id="585" w:author="adlibuser" w:date="2026-09-25T21:12:00Z" w16du:dateUtc="2026-09-26T01:12:00Z"/>
        </w:rPr>
      </w:pPr>
      <w:del w:id="586" w:author="adlibuser" w:date="2026-09-25T21:12:00Z" w16du:dateUtc="2026-09-26T01:12:00Z">
        <w:r>
          <w:delText>(ii)  has not received any information about the person's status since the catastrophe and, barring the person's death, would have received information about the person's status;</w:delText>
        </w:r>
      </w:del>
    </w:p>
    <w:p w14:paraId="6F39B821" w14:textId="77777777" w:rsidR="003F3435" w:rsidRDefault="0032493E">
      <w:pPr>
        <w:spacing w:line="480" w:lineRule="auto"/>
        <w:ind w:firstLine="2880"/>
        <w:jc w:val="both"/>
        <w:rPr>
          <w:del w:id="587" w:author="adlibuser" w:date="2026-09-25T21:12:00Z" w16du:dateUtc="2026-09-26T01:12:00Z"/>
        </w:rPr>
      </w:pPr>
      <w:del w:id="588" w:author="adlibuser" w:date="2026-09-25T21:12:00Z" w16du:dateUtc="2026-09-26T01:12:00Z">
        <w:r>
          <w:delText>(iii)  is not aware of any custody or guardianship issues involving the person, if the person is a minor or a person for whom a guardian has been appointed;  and</w:delText>
        </w:r>
      </w:del>
    </w:p>
    <w:p w14:paraId="1459C76C" w14:textId="77777777" w:rsidR="003F3435" w:rsidRDefault="0032493E">
      <w:pPr>
        <w:spacing w:line="480" w:lineRule="auto"/>
        <w:ind w:firstLine="2880"/>
        <w:jc w:val="both"/>
        <w:rPr>
          <w:del w:id="589" w:author="adlibuser" w:date="2026-09-25T21:12:00Z" w16du:dateUtc="2026-09-26T01:12:00Z"/>
        </w:rPr>
      </w:pPr>
      <w:del w:id="590" w:author="adlibuser" w:date="2026-09-25T21:12:00Z" w16du:dateUtc="2026-09-26T01:12:00Z">
        <w:r>
          <w:delText>(iv)  is not aware of any reasonable motive for the person to disappear or for another person to abduct the person;  and</w:delText>
        </w:r>
      </w:del>
    </w:p>
    <w:p w14:paraId="53443042" w14:textId="77777777" w:rsidR="003F3435" w:rsidRDefault="0032493E">
      <w:pPr>
        <w:spacing w:line="480" w:lineRule="auto"/>
        <w:ind w:firstLine="1440"/>
        <w:jc w:val="both"/>
        <w:rPr>
          <w:del w:id="591" w:author="adlibuser" w:date="2026-09-25T21:12:00Z" w16du:dateUtc="2026-09-26T01:12:00Z"/>
        </w:rPr>
      </w:pPr>
      <w:del w:id="592" w:author="adlibuser" w:date="2026-09-25T21:12:00Z" w16du:dateUtc="2026-09-26T01:12:00Z">
        <w:r>
          <w:delText>(2)  a written statement signed by an agent of the governmental authority that conducts a search under Subdivision (1)(C) is submitted to the registrar stating that the governmental authority conducted and concluded a search for the person.</w:delText>
        </w:r>
      </w:del>
    </w:p>
    <w:p w14:paraId="79FC2C64" w14:textId="77777777" w:rsidR="003F3435" w:rsidRDefault="0032493E">
      <w:pPr>
        <w:spacing w:line="480" w:lineRule="auto"/>
        <w:ind w:firstLine="720"/>
        <w:jc w:val="both"/>
        <w:rPr>
          <w:del w:id="593" w:author="adlibuser" w:date="2026-09-25T21:12:00Z" w16du:dateUtc="2026-09-26T01:12:00Z"/>
        </w:rPr>
      </w:pPr>
      <w:del w:id="594" w:author="adlibuser" w:date="2026-09-25T21:12:00Z" w16du:dateUtc="2026-09-26T01:12:00Z">
        <w:r>
          <w:delText>(c)  The department may issue a certificate of death by catastrophe for a minor or a person for whom a guardian has been appointed who is the subject of a custody or guardianship dispute only if all parties to the dispute submit an affidavit under Subsection (b).</w:delText>
        </w:r>
      </w:del>
    </w:p>
    <w:p w14:paraId="5A3FDF0E" w14:textId="77777777" w:rsidR="003F3435" w:rsidRDefault="0032493E">
      <w:pPr>
        <w:spacing w:line="480" w:lineRule="auto"/>
        <w:ind w:firstLine="720"/>
        <w:jc w:val="both"/>
        <w:rPr>
          <w:del w:id="595" w:author="adlibuser" w:date="2026-09-25T21:12:00Z" w16du:dateUtc="2026-09-26T01:12:00Z"/>
        </w:rPr>
      </w:pPr>
      <w:del w:id="596" w:author="adlibuser" w:date="2026-09-25T21:12:00Z" w16du:dateUtc="2026-09-26T01:12:00Z">
        <w:r>
          <w:delText>(d)  An insurer shall accept as proof of death of an insured a certificate of death by catastrophe issued under this section.</w:delText>
        </w:r>
      </w:del>
    </w:p>
    <w:p w14:paraId="5F5CF71F" w14:textId="77777777" w:rsidR="003F3435" w:rsidRDefault="0032493E">
      <w:pPr>
        <w:spacing w:line="480" w:lineRule="auto"/>
        <w:jc w:val="both"/>
        <w:rPr>
          <w:del w:id="597" w:author="adlibuser" w:date="2026-09-25T21:12:00Z" w16du:dateUtc="2026-09-26T01:12:00Z"/>
        </w:rPr>
      </w:pPr>
      <w:del w:id="598" w:author="adlibuser" w:date="2026-09-25T21:12:00Z" w16du:dateUtc="2026-09-26T01:12:00Z">
        <w:r>
          <w:delText>Added by Acts 2003, 78th Leg., ch. 1098, Sec. 1, eff. Sept. 1, 2003.</w:delText>
        </w:r>
      </w:del>
    </w:p>
    <w:p w14:paraId="0C8154B4" w14:textId="77777777" w:rsidR="003F3435" w:rsidRDefault="0032493E">
      <w:pPr>
        <w:spacing w:line="480" w:lineRule="auto"/>
        <w:jc w:val="both"/>
        <w:rPr>
          <w:del w:id="599" w:author="adlibuser" w:date="2026-09-25T21:12:00Z" w16du:dateUtc="2026-09-26T01:12:00Z"/>
        </w:rPr>
      </w:pPr>
      <w:del w:id="600" w:author="adlibuser" w:date="2026-09-25T21:12:00Z" w16du:dateUtc="2026-09-26T01:12:00Z">
        <w:r>
          <w:delText xml:space="preserve">                </w:delText>
        </w:r>
      </w:del>
    </w:p>
    <w:p w14:paraId="589B3B35" w14:textId="77777777" w:rsidR="003F3435" w:rsidRDefault="0032493E">
      <w:pPr>
        <w:spacing w:line="480" w:lineRule="auto"/>
        <w:ind w:firstLine="720"/>
        <w:jc w:val="both"/>
        <w:rPr>
          <w:del w:id="601" w:author="adlibuser" w:date="2026-09-25T21:12:00Z" w16du:dateUtc="2026-09-26T01:12:00Z"/>
        </w:rPr>
      </w:pPr>
      <w:del w:id="602" w:author="adlibuser" w:date="2026-09-25T21:12:00Z" w16du:dateUtc="2026-09-26T01:12:00Z">
        <w:r>
          <w:delText>Sec. 193.011.  MEMORANDUM OF UNDERSTANDING ON SUICIDE DATA.  (a)  In this section, "authorized entity" means a medical examiner, a local registrar, a local health authority, a local mental health authority, a community mental health center, a mental health center that acts as a collection agent for the suicide data reported by community mental health centers, or any other political subdivision of this state.</w:delText>
        </w:r>
      </w:del>
    </w:p>
    <w:p w14:paraId="563B3479" w14:textId="77777777" w:rsidR="003F3435" w:rsidRDefault="0032493E">
      <w:pPr>
        <w:spacing w:line="480" w:lineRule="auto"/>
        <w:ind w:firstLine="720"/>
        <w:jc w:val="both"/>
        <w:rPr>
          <w:del w:id="603" w:author="adlibuser" w:date="2026-09-25T21:12:00Z" w16du:dateUtc="2026-09-26T01:12:00Z"/>
        </w:rPr>
      </w:pPr>
      <w:del w:id="604" w:author="adlibuser" w:date="2026-09-25T21:12:00Z" w16du:dateUtc="2026-09-26T01:12:00Z">
        <w:r>
          <w:delText>(b)  An authorized entity may enter into a memorandum of understanding with another authorized entity to share suicide data that does not name a deceased individual.  The shared data may include:</w:delText>
        </w:r>
      </w:del>
    </w:p>
    <w:p w14:paraId="3858E617" w14:textId="77777777" w:rsidR="003F3435" w:rsidRDefault="0032493E">
      <w:pPr>
        <w:spacing w:line="480" w:lineRule="auto"/>
        <w:ind w:firstLine="1440"/>
        <w:jc w:val="both"/>
        <w:rPr>
          <w:del w:id="605" w:author="adlibuser" w:date="2026-09-25T21:12:00Z" w16du:dateUtc="2026-09-26T01:12:00Z"/>
        </w:rPr>
      </w:pPr>
      <w:del w:id="606" w:author="adlibuser" w:date="2026-09-25T21:12:00Z" w16du:dateUtc="2026-09-26T01:12:00Z">
        <w:r>
          <w:delText>(1)  the deceased individual's date of birth, race or national origin, gender, and zip code of residence;</w:delText>
        </w:r>
      </w:del>
    </w:p>
    <w:p w14:paraId="457FDBEB" w14:textId="77777777" w:rsidR="003F3435" w:rsidRDefault="0032493E">
      <w:pPr>
        <w:spacing w:line="480" w:lineRule="auto"/>
        <w:ind w:firstLine="1440"/>
        <w:jc w:val="both"/>
        <w:rPr>
          <w:del w:id="607" w:author="adlibuser" w:date="2026-09-25T21:12:00Z" w16du:dateUtc="2026-09-26T01:12:00Z"/>
        </w:rPr>
      </w:pPr>
      <w:del w:id="608" w:author="adlibuser" w:date="2026-09-25T21:12:00Z" w16du:dateUtc="2026-09-26T01:12:00Z">
        <w:r>
          <w:delText>(2)  any school or college the deceased individual was attending at the time of death;</w:delText>
        </w:r>
      </w:del>
    </w:p>
    <w:p w14:paraId="55249EDC" w14:textId="77777777" w:rsidR="003F3435" w:rsidRDefault="0032493E">
      <w:pPr>
        <w:spacing w:line="480" w:lineRule="auto"/>
        <w:ind w:firstLine="1440"/>
        <w:jc w:val="both"/>
        <w:rPr>
          <w:del w:id="609" w:author="adlibuser" w:date="2026-09-25T21:12:00Z" w16du:dateUtc="2026-09-26T01:12:00Z"/>
        </w:rPr>
      </w:pPr>
      <w:del w:id="610" w:author="adlibuser" w:date="2026-09-25T21:12:00Z" w16du:dateUtc="2026-09-26T01:12:00Z">
        <w:r>
          <w:delText>(3)  the suicide method used by the deceased individual;</w:delText>
        </w:r>
      </w:del>
    </w:p>
    <w:p w14:paraId="78EF4B9D" w14:textId="77777777" w:rsidR="003F3435" w:rsidRDefault="0032493E">
      <w:pPr>
        <w:spacing w:line="480" w:lineRule="auto"/>
        <w:ind w:firstLine="1440"/>
        <w:jc w:val="both"/>
        <w:rPr>
          <w:del w:id="611" w:author="adlibuser" w:date="2026-09-25T21:12:00Z" w16du:dateUtc="2026-09-26T01:12:00Z"/>
        </w:rPr>
      </w:pPr>
      <w:del w:id="612" w:author="adlibuser" w:date="2026-09-25T21:12:00Z" w16du:dateUtc="2026-09-26T01:12:00Z">
        <w:r>
          <w:delText>(4)  the deceased individual's status as a veteran or member of the armed services; and</w:delText>
        </w:r>
      </w:del>
    </w:p>
    <w:p w14:paraId="0F34C33E" w14:textId="77777777" w:rsidR="003F3435" w:rsidRDefault="0032493E">
      <w:pPr>
        <w:spacing w:line="480" w:lineRule="auto"/>
        <w:ind w:firstLine="1440"/>
        <w:jc w:val="both"/>
        <w:rPr>
          <w:del w:id="613" w:author="adlibuser" w:date="2026-09-25T21:12:00Z" w16du:dateUtc="2026-09-26T01:12:00Z"/>
        </w:rPr>
      </w:pPr>
      <w:del w:id="614" w:author="adlibuser" w:date="2026-09-25T21:12:00Z" w16du:dateUtc="2026-09-26T01:12:00Z">
        <w:r>
          <w:delText>(5)  the date of the deceased individual's death.</w:delText>
        </w:r>
      </w:del>
    </w:p>
    <w:p w14:paraId="7632E914" w14:textId="77777777" w:rsidR="003F3435" w:rsidRDefault="0032493E">
      <w:pPr>
        <w:spacing w:line="480" w:lineRule="auto"/>
        <w:ind w:firstLine="720"/>
        <w:jc w:val="both"/>
        <w:rPr>
          <w:del w:id="615" w:author="adlibuser" w:date="2026-09-25T21:12:00Z" w16du:dateUtc="2026-09-26T01:12:00Z"/>
        </w:rPr>
      </w:pPr>
      <w:del w:id="616" w:author="adlibuser" w:date="2026-09-25T21:12:00Z" w16du:dateUtc="2026-09-26T01:12:00Z">
        <w:r>
          <w:delText>(c)  The suicide data an authorized entity receives or provides under Subsection (b) is not confidential.</w:delText>
        </w:r>
      </w:del>
    </w:p>
    <w:p w14:paraId="1A249004" w14:textId="77777777" w:rsidR="003F3435" w:rsidRDefault="0032493E">
      <w:pPr>
        <w:spacing w:line="480" w:lineRule="auto"/>
        <w:ind w:firstLine="720"/>
        <w:jc w:val="both"/>
        <w:rPr>
          <w:del w:id="617" w:author="adlibuser" w:date="2026-09-25T21:12:00Z" w16du:dateUtc="2026-09-26T01:12:00Z"/>
        </w:rPr>
      </w:pPr>
      <w:del w:id="618" w:author="adlibuser" w:date="2026-09-25T21:12:00Z" w16du:dateUtc="2026-09-26T01:12:00Z">
        <w:r>
          <w:delText>(d)  An authorized entity that receives suicide data under a memorandum of understanding authorized by this section may periodically release suicide data that does not name a deceased individual to an agency or organization with recognized expertise in suicide prevention.  The agency or organization may use suicide data received by the agency or organization under this subsection only for suicide prevention purposes.</w:delText>
        </w:r>
      </w:del>
    </w:p>
    <w:p w14:paraId="07B5A493" w14:textId="77777777" w:rsidR="003F3435" w:rsidRDefault="0032493E">
      <w:pPr>
        <w:spacing w:line="480" w:lineRule="auto"/>
        <w:ind w:firstLine="720"/>
        <w:jc w:val="both"/>
        <w:rPr>
          <w:del w:id="619" w:author="adlibuser" w:date="2026-09-25T21:12:00Z" w16du:dateUtc="2026-09-26T01:12:00Z"/>
        </w:rPr>
      </w:pPr>
      <w:del w:id="620" w:author="adlibuser" w:date="2026-09-25T21:12:00Z" w16du:dateUtc="2026-09-26T01:12:00Z">
        <w:r>
          <w:delText>(e)  An authorized entity or an employee or agent of an authorized entity is not civilly or criminally liable for receiving or providing suicide data that does not name a deceased individual and that may be shared under a memorandum of understanding authorized by this section.</w:delText>
        </w:r>
      </w:del>
    </w:p>
    <w:p w14:paraId="5E775AF1" w14:textId="77777777" w:rsidR="003F3435" w:rsidRDefault="0032493E">
      <w:pPr>
        <w:spacing w:line="480" w:lineRule="auto"/>
        <w:ind w:firstLine="720"/>
        <w:jc w:val="both"/>
        <w:rPr>
          <w:del w:id="621" w:author="adlibuser" w:date="2026-09-25T21:12:00Z" w16du:dateUtc="2026-09-26T01:12:00Z"/>
        </w:rPr>
      </w:pPr>
      <w:del w:id="622" w:author="adlibuser" w:date="2026-09-25T21:12:00Z" w16du:dateUtc="2026-09-26T01:12:00Z">
        <w:r>
          <w:delText>(f)  This section does not prohibit the sharing of data as authorized by other law.</w:delText>
        </w:r>
      </w:del>
    </w:p>
    <w:p w14:paraId="23E8AA97" w14:textId="77777777" w:rsidR="003F3435" w:rsidRDefault="0032493E">
      <w:pPr>
        <w:spacing w:line="480" w:lineRule="auto"/>
        <w:jc w:val="both"/>
        <w:rPr>
          <w:del w:id="623" w:author="adlibuser" w:date="2026-09-25T21:12:00Z" w16du:dateUtc="2026-09-26T01:12:00Z"/>
        </w:rPr>
      </w:pPr>
      <w:del w:id="624" w:author="adlibuser" w:date="2026-09-25T21:12:00Z" w16du:dateUtc="2026-09-26T01:12:00Z">
        <w:r>
          <w:delText xml:space="preserve">Added by Acts 2009, 81st Leg., R.S., Ch. 100 (H.B. </w:delText>
        </w:r>
        <w:r>
          <w:fldChar w:fldCharType="begin"/>
        </w:r>
        <w:r>
          <w:delInstrText>HYPERLINK "http://www.legis.state.tx.us/tlodocs/81R/billtext/html/HB01067F.HTM" \s "table" \h</w:delInstrText>
        </w:r>
        <w:r>
          <w:fldChar w:fldCharType="separate"/>
        </w:r>
        <w:r>
          <w:rPr>
            <w:rStyle w:val="Hyperlink"/>
          </w:rPr>
          <w:delText>1067</w:delText>
        </w:r>
        <w:r>
          <w:fldChar w:fldCharType="end"/>
        </w:r>
        <w:r>
          <w:delText>), Sec. 2, eff. May 23, 2009.</w:delText>
        </w:r>
      </w:del>
    </w:p>
    <w:p w14:paraId="2FE530EF" w14:textId="77777777" w:rsidR="003F3435" w:rsidRDefault="0032493E">
      <w:pPr>
        <w:spacing w:line="480" w:lineRule="auto"/>
        <w:jc w:val="both"/>
        <w:rPr>
          <w:del w:id="625" w:author="adlibuser" w:date="2026-09-25T21:12:00Z" w16du:dateUtc="2026-09-26T01:12:00Z"/>
        </w:rPr>
      </w:pPr>
      <w:del w:id="626" w:author="adlibuser" w:date="2026-09-25T21:12:00Z" w16du:dateUtc="2026-09-26T01:12:00Z">
        <w:r>
          <w:delText xml:space="preserve">                </w:delText>
        </w:r>
      </w:del>
    </w:p>
    <w:p w14:paraId="0692FEA5" w14:textId="77777777" w:rsidR="003F3435" w:rsidRDefault="0032493E">
      <w:pPr>
        <w:spacing w:line="480" w:lineRule="auto"/>
        <w:ind w:firstLine="720"/>
        <w:jc w:val="both"/>
        <w:rPr>
          <w:del w:id="627" w:author="adlibuser" w:date="2026-09-25T21:12:00Z" w16du:dateUtc="2026-09-26T01:12:00Z"/>
        </w:rPr>
      </w:pPr>
      <w:del w:id="628" w:author="adlibuser" w:date="2026-09-25T21:12:00Z" w16du:dateUtc="2026-09-26T01:12:00Z">
        <w:r>
          <w:delText>Sec. 193.012.  NOTICE OF CERTAIN DEATH CERTIFICATE AMENDMENTS.  For a death certificate that is not a pending death certificate, a person who submits to the department a request for an amendment to modify the medical certification information on the certificate shall provide in the manner prescribed by the department written notice of the modification to a decedent's next of kin.</w:delText>
        </w:r>
      </w:del>
    </w:p>
    <w:p w14:paraId="503FADCC" w14:textId="77777777" w:rsidR="003F3435" w:rsidRDefault="0032493E">
      <w:pPr>
        <w:rPr>
          <w:lang w:val="en-GB"/>
          <w:rPrChange w:id="629" w:author="adlibuser" w:date="2026-09-25T21:12:00Z" w16du:dateUtc="2026-09-26T01:12:00Z">
            <w:rPr/>
          </w:rPrChange>
        </w:rPr>
        <w:pPrChange w:id="630" w:author="adlibuser" w:date="2026-09-25T21:12:00Z" w16du:dateUtc="2026-09-26T01:12:00Z">
          <w:pPr>
            <w:spacing w:line="480" w:lineRule="auto"/>
            <w:jc w:val="both"/>
          </w:pPr>
        </w:pPrChange>
      </w:pPr>
      <w:del w:id="631" w:author="adlibuser" w:date="2026-09-25T21:12:00Z" w16du:dateUtc="2026-09-26T01:12:00Z">
        <w:r>
          <w:delText xml:space="preserve">Added by Acts 2021, 87th Leg., R.S., Ch. 12 (H.B. </w:delText>
        </w:r>
        <w:r>
          <w:fldChar w:fldCharType="begin"/>
        </w:r>
        <w:r>
          <w:delInstrText>HYPERLINK "http://www.legis.state.tx.us/tlodocs/87R/billtext/html/HB00723F.HTM" \s "table" \h</w:delInstrText>
        </w:r>
        <w:r>
          <w:fldChar w:fldCharType="separate"/>
        </w:r>
        <w:r>
          <w:rPr>
            <w:rStyle w:val="Hyperlink"/>
          </w:rPr>
          <w:delText>723</w:delText>
        </w:r>
        <w:r>
          <w:fldChar w:fldCharType="end"/>
        </w:r>
        <w:r>
          <w:delText>), Sec. 2, eff. September 1, 2021.</w:delText>
        </w:r>
      </w:del>
    </w:p>
    <w:sectPr w:rsidR="003F3435">
      <w:headerReference w:type="default" r:id="rId13"/>
      <w:footerReference w:type="default" r:id="rId14"/>
      <w:headerReference w:type="first" r:id="rId15"/>
      <w:footerReference w:type="first" r:id="rId16"/>
      <w:type w:val="continuous"/>
      <w:pgSz w:w="11907" w:h="16840" w:code="9"/>
      <w:pgMar w:top="1440" w:right="1152" w:bottom="1152" w:left="2016" w:header="706" w:footer="706" w:gutter="0"/>
      <w:cols w:space="1296"/>
      <w:titlePg/>
      <w:docGrid w:linePitch="0"/>
      <w:sectPrChange w:id="648" w:author="adlibuser" w:date="2026-09-25T21:12:00Z" w16du:dateUtc="2026-09-26T01:12:00Z">
        <w:sectPr w:rsidR="003F3435">
          <w:type w:val="nextPage"/>
          <w:pgSz w:w="12240" w:h="20160" w:code="5"/>
          <w:pgMar w:top="1440" w:right="1440" w:bottom="1080" w:left="1440" w:header="0" w:footer="1440" w:gutter="0"/>
          <w:cols w:space="72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DAC86D" w14:textId="77777777" w:rsidR="00024FC9" w:rsidRDefault="00024FC9">
      <w:pPr>
        <w:rPr>
          <w:rFonts w:ascii="TimesLT" w:hAnsi="TimesLT"/>
          <w:lang w:val="en-US"/>
          <w:rPrChange w:id="5" w:author="adlibuser" w:date="2026-09-25T21:12:00Z" w16du:dateUtc="2026-09-26T01:12:00Z">
            <w:rPr/>
          </w:rPrChange>
        </w:rPr>
      </w:pPr>
      <w:r>
        <w:rPr>
          <w:rFonts w:ascii="TimesLT" w:hAnsi="TimesLT"/>
          <w:lang w:val="en-US"/>
          <w:rPrChange w:id="6" w:author="adlibuser" w:date="2026-09-25T21:12:00Z" w16du:dateUtc="2026-09-26T01:12:00Z">
            <w:rPr/>
          </w:rPrChange>
        </w:rPr>
        <w:separator/>
      </w:r>
    </w:p>
  </w:endnote>
  <w:endnote w:type="continuationSeparator" w:id="0">
    <w:p w14:paraId="4FBB975B" w14:textId="77777777" w:rsidR="00024FC9" w:rsidRDefault="00024FC9">
      <w:pPr>
        <w:rPr>
          <w:rFonts w:ascii="TimesLT" w:hAnsi="TimesLT"/>
          <w:lang w:val="en-US"/>
          <w:rPrChange w:id="7" w:author="adlibuser" w:date="2026-09-25T21:12:00Z" w16du:dateUtc="2026-09-26T01:12:00Z">
            <w:rPr/>
          </w:rPrChange>
        </w:rPr>
      </w:pPr>
      <w:r>
        <w:rPr>
          <w:rFonts w:ascii="TimesLT" w:hAnsi="TimesLT"/>
          <w:lang w:val="en-US"/>
          <w:rPrChange w:id="8" w:author="adlibuser" w:date="2026-09-25T21:12:00Z" w16du:dateUtc="2026-09-26T01:12:00Z">
            <w:rPr/>
          </w:rPrChange>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LT">
    <w:altName w:val="Times New Roman"/>
    <w:panose1 w:val="020B0604020202020204"/>
    <w:charset w:val="BA"/>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D1DFA6" w14:textId="77777777" w:rsidR="00DA4AA9" w:rsidRDefault="00024FC9">
    <w:pPr>
      <w:framePr w:wrap="auto" w:vAnchor="text" w:hAnchor="margin" w:xAlign="center" w:y="1"/>
      <w:tabs>
        <w:tab w:val="center" w:pos="4320"/>
        <w:tab w:val="right" w:pos="8640"/>
      </w:tabs>
      <w:spacing w:line="360" w:lineRule="auto"/>
      <w:ind w:firstLine="720"/>
      <w:jc w:val="both"/>
      <w:rPr>
        <w:rFonts w:ascii="TimesLT" w:hAnsi="TimesLT"/>
        <w:szCs w:val="24"/>
        <w:lang w:eastAsia="lt-LT"/>
      </w:rPr>
    </w:pPr>
    <w:r>
      <w:rPr>
        <w:rFonts w:ascii="TimesLT" w:hAnsi="TimesLT"/>
        <w:szCs w:val="24"/>
        <w:lang w:eastAsia="lt-LT"/>
      </w:rPr>
      <w:fldChar w:fldCharType="begin"/>
    </w:r>
    <w:r>
      <w:rPr>
        <w:rFonts w:ascii="TimesLT" w:hAnsi="TimesLT"/>
        <w:szCs w:val="24"/>
        <w:lang w:eastAsia="lt-LT"/>
      </w:rPr>
      <w:instrText xml:space="preserve">PAGE  </w:instrText>
    </w:r>
    <w:r>
      <w:rPr>
        <w:rFonts w:ascii="TimesLT" w:hAnsi="TimesLT"/>
        <w:szCs w:val="24"/>
        <w:lang w:eastAsia="lt-LT"/>
      </w:rPr>
      <w:fldChar w:fldCharType="end"/>
    </w:r>
  </w:p>
  <w:p w14:paraId="0C7DA0AD" w14:textId="77777777" w:rsidR="00DA4AA9" w:rsidRDefault="00DA4AA9">
    <w:pPr>
      <w:tabs>
        <w:tab w:val="center" w:pos="4320"/>
        <w:tab w:val="right" w:pos="8640"/>
      </w:tabs>
      <w:spacing w:line="360" w:lineRule="auto"/>
      <w:ind w:firstLine="720"/>
      <w:jc w:val="both"/>
      <w:rPr>
        <w:rFonts w:ascii="TimesLT" w:hAnsi="TimesLT"/>
        <w:szCs w:val="24"/>
        <w:lang w:eastAsia="lt-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48317A" w14:textId="77777777" w:rsidR="00DA4AA9" w:rsidRDefault="00DA4AA9">
    <w:pPr>
      <w:tabs>
        <w:tab w:val="center" w:pos="4320"/>
        <w:tab w:val="right" w:pos="8640"/>
      </w:tabs>
      <w:spacing w:line="360" w:lineRule="auto"/>
      <w:ind w:firstLine="720"/>
      <w:jc w:val="both"/>
      <w:rPr>
        <w:rFonts w:ascii="TimesLT" w:hAnsi="TimesLT"/>
        <w:lang w:eastAsia="lt-L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34562B" w14:textId="77777777" w:rsidR="00DA4AA9" w:rsidRDefault="00DA4AA9">
    <w:pPr>
      <w:tabs>
        <w:tab w:val="center" w:pos="4320"/>
        <w:tab w:val="right" w:pos="8640"/>
      </w:tabs>
      <w:spacing w:line="360" w:lineRule="auto"/>
      <w:ind w:firstLine="720"/>
      <w:jc w:val="both"/>
      <w:rPr>
        <w:rFonts w:ascii="TimesLT" w:hAnsi="TimesLT"/>
        <w:lang w:eastAsia="lt-LT"/>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F31CD1" w14:textId="77777777" w:rsidR="003F3435" w:rsidRDefault="003F3435">
    <w:pPr>
      <w:rPr>
        <w:del w:id="636" w:author="adlibuser" w:date="2026-09-25T21:12:00Z" w16du:dateUtc="2026-09-26T01:12:00Z"/>
      </w:rPr>
    </w:pPr>
  </w:p>
  <w:p w14:paraId="78A5627A" w14:textId="77777777" w:rsidR="003F3435" w:rsidRDefault="003F3435">
    <w:pPr>
      <w:rPr>
        <w:del w:id="637" w:author="adlibuser" w:date="2026-09-25T21:12:00Z" w16du:dateUtc="2026-09-26T01:12:00Z"/>
      </w:rPr>
    </w:pPr>
  </w:p>
  <w:p w14:paraId="7BBFD961" w14:textId="77777777" w:rsidR="003F3435" w:rsidRDefault="0032493E">
    <w:pPr>
      <w:tabs>
        <w:tab w:val="center" w:pos="4320"/>
        <w:tab w:val="right" w:pos="8640"/>
      </w:tabs>
      <w:spacing w:line="360" w:lineRule="auto"/>
      <w:ind w:firstLine="720"/>
      <w:jc w:val="both"/>
      <w:rPr>
        <w:rFonts w:ascii="TimesLT" w:hAnsi="TimesLT"/>
        <w:rPrChange w:id="638" w:author="adlibuser" w:date="2026-09-25T21:12:00Z" w16du:dateUtc="2026-09-26T01:12:00Z">
          <w:rPr/>
        </w:rPrChange>
      </w:rPr>
      <w:pPrChange w:id="639" w:author="adlibuser" w:date="2026-09-25T21:12:00Z" w16du:dateUtc="2026-09-26T01:12:00Z">
        <w:pPr>
          <w:pStyle w:val="Footer"/>
        </w:pPr>
      </w:pPrChange>
    </w:pPr>
    <w:del w:id="640" w:author="adlibuser" w:date="2026-09-25T21:12:00Z" w16du:dateUtc="2026-09-26T01:12:00Z">
      <w:r>
        <w:tab/>
        <w:delText>Page -</w:delText>
      </w:r>
      <w:r w:rsidR="003F3435">
        <w:fldChar w:fldCharType="begin"/>
      </w:r>
      <w:r>
        <w:delInstrText xml:space="preserve"> PAGE </w:delInstrText>
      </w:r>
      <w:r w:rsidR="003F3435">
        <w:fldChar w:fldCharType="separate"/>
      </w:r>
      <w:r w:rsidR="00A84F78">
        <w:rPr>
          <w:noProof/>
        </w:rPr>
        <w:delText>2</w:delText>
      </w:r>
      <w:r w:rsidR="003F3435">
        <w:fldChar w:fldCharType="end"/>
      </w:r>
      <w:r>
        <w:delText xml:space="preserve"> -</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42693F" w14:textId="77777777" w:rsidR="003F3435" w:rsidRDefault="003F3435">
    <w:pPr>
      <w:rPr>
        <w:del w:id="643" w:author="adlibuser" w:date="2026-09-25T21:12:00Z" w16du:dateUtc="2026-09-26T01:12:00Z"/>
      </w:rPr>
    </w:pPr>
  </w:p>
  <w:p w14:paraId="48CC3F2C" w14:textId="77777777" w:rsidR="003F3435" w:rsidRDefault="003F3435">
    <w:pPr>
      <w:rPr>
        <w:del w:id="644" w:author="adlibuser" w:date="2026-09-25T21:12:00Z" w16du:dateUtc="2026-09-26T01:12:00Z"/>
      </w:rPr>
    </w:pPr>
  </w:p>
  <w:p w14:paraId="5EA0580C" w14:textId="77777777" w:rsidR="003F3435" w:rsidRDefault="0032493E">
    <w:pPr>
      <w:tabs>
        <w:tab w:val="center" w:pos="4320"/>
        <w:tab w:val="right" w:pos="8640"/>
      </w:tabs>
      <w:spacing w:line="360" w:lineRule="auto"/>
      <w:ind w:firstLine="720"/>
      <w:jc w:val="both"/>
      <w:rPr>
        <w:rFonts w:ascii="TimesLT" w:hAnsi="TimesLT"/>
        <w:rPrChange w:id="645" w:author="adlibuser" w:date="2026-09-25T21:12:00Z" w16du:dateUtc="2026-09-26T01:12:00Z">
          <w:rPr/>
        </w:rPrChange>
      </w:rPr>
      <w:pPrChange w:id="646" w:author="adlibuser" w:date="2026-09-25T21:12:00Z" w16du:dateUtc="2026-09-26T01:12:00Z">
        <w:pPr>
          <w:pStyle w:val="Footer"/>
        </w:pPr>
      </w:pPrChange>
    </w:pPr>
    <w:del w:id="647" w:author="adlibuser" w:date="2026-09-25T21:12:00Z" w16du:dateUtc="2026-09-26T01:12:00Z">
      <w:r>
        <w:tab/>
        <w:delText xml:space="preserve">Page - </w:delText>
      </w:r>
      <w:r w:rsidR="003F3435">
        <w:fldChar w:fldCharType="begin"/>
      </w:r>
      <w:r>
        <w:delInstrText xml:space="preserve"> PAGE </w:delInstrText>
      </w:r>
      <w:r w:rsidR="003F3435">
        <w:fldChar w:fldCharType="separate"/>
      </w:r>
      <w:r w:rsidR="00A84F78">
        <w:rPr>
          <w:noProof/>
        </w:rPr>
        <w:delText>1</w:delText>
      </w:r>
      <w:r w:rsidR="003F3435">
        <w:fldChar w:fldCharType="end"/>
      </w:r>
      <w:r>
        <w:delText xml:space="preserve"> -</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C25A3B" w14:textId="77777777" w:rsidR="00024FC9" w:rsidRDefault="00024FC9">
      <w:pPr>
        <w:rPr>
          <w:rFonts w:ascii="TimesLT" w:hAnsi="TimesLT"/>
          <w:lang w:val="en-US"/>
          <w:rPrChange w:id="1" w:author="adlibuser" w:date="2026-09-25T21:12:00Z" w16du:dateUtc="2026-09-26T01:12:00Z">
            <w:rPr/>
          </w:rPrChange>
        </w:rPr>
      </w:pPr>
      <w:r>
        <w:rPr>
          <w:rFonts w:ascii="TimesLT" w:hAnsi="TimesLT"/>
          <w:lang w:val="en-US"/>
          <w:rPrChange w:id="2" w:author="adlibuser" w:date="2026-09-25T21:12:00Z" w16du:dateUtc="2026-09-26T01:12:00Z">
            <w:rPr/>
          </w:rPrChange>
        </w:rPr>
        <w:separator/>
      </w:r>
    </w:p>
  </w:footnote>
  <w:footnote w:type="continuationSeparator" w:id="0">
    <w:p w14:paraId="14A8FB63" w14:textId="77777777" w:rsidR="00024FC9" w:rsidRDefault="00024FC9">
      <w:pPr>
        <w:rPr>
          <w:rFonts w:ascii="TimesLT" w:hAnsi="TimesLT"/>
          <w:lang w:val="en-US"/>
          <w:rPrChange w:id="3" w:author="adlibuser" w:date="2026-09-25T21:12:00Z" w16du:dateUtc="2026-09-26T01:12:00Z">
            <w:rPr/>
          </w:rPrChange>
        </w:rPr>
      </w:pPr>
      <w:r>
        <w:rPr>
          <w:rFonts w:ascii="TimesLT" w:hAnsi="TimesLT"/>
          <w:lang w:val="en-US"/>
          <w:rPrChange w:id="4" w:author="adlibuser" w:date="2026-09-25T21:12:00Z" w16du:dateUtc="2026-09-26T01:12:00Z">
            <w:rPr/>
          </w:rPrChange>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86A4E8" w14:textId="77777777" w:rsidR="00DA4AA9" w:rsidRDefault="00024FC9">
    <w:pPr>
      <w:framePr w:wrap="auto" w:vAnchor="text" w:hAnchor="margin" w:xAlign="center" w:y="1"/>
      <w:tabs>
        <w:tab w:val="center" w:pos="4153"/>
        <w:tab w:val="right" w:pos="8306"/>
      </w:tabs>
      <w:rPr>
        <w:rFonts w:ascii="TimesLT" w:hAnsi="TimesLT"/>
        <w:szCs w:val="24"/>
        <w:lang w:val="en-US" w:eastAsia="lt-LT"/>
      </w:rPr>
    </w:pPr>
    <w:r>
      <w:rPr>
        <w:rFonts w:ascii="TimesLT" w:hAnsi="TimesLT"/>
        <w:lang w:val="en-US"/>
        <w:rPrChange w:id="463" w:author="adlibuser" w:date="2026-09-25T21:12:00Z" w16du:dateUtc="2026-09-26T01:12:00Z">
          <w:rPr>
            <w:rFonts w:ascii="TimesLT" w:hAnsi="TimesLT"/>
            <w:lang w:eastAsia="lt-LT"/>
          </w:rPr>
        </w:rPrChange>
      </w:rPr>
      <w:fldChar w:fldCharType="begin"/>
    </w:r>
    <w:r>
      <w:rPr>
        <w:rFonts w:ascii="TimesLT" w:hAnsi="TimesLT"/>
        <w:szCs w:val="24"/>
        <w:lang w:val="en-US" w:eastAsia="lt-LT"/>
      </w:rPr>
      <w:instrText xml:space="preserve">PAGE  </w:instrText>
    </w:r>
    <w:r>
      <w:rPr>
        <w:rFonts w:ascii="TimesLT" w:hAnsi="TimesLT"/>
        <w:lang w:val="en-US"/>
        <w:rPrChange w:id="464" w:author="adlibuser" w:date="2026-09-25T21:12:00Z" w16du:dateUtc="2026-09-26T01:12:00Z">
          <w:rPr>
            <w:rFonts w:ascii="TimesLT" w:hAnsi="TimesLT"/>
            <w:lang w:eastAsia="lt-LT"/>
          </w:rPr>
        </w:rPrChange>
      </w:rPr>
      <w:fldChar w:fldCharType="end"/>
    </w:r>
  </w:p>
  <w:p w14:paraId="437133C5" w14:textId="77777777" w:rsidR="00DA4AA9" w:rsidRDefault="00DA4AA9">
    <w:pPr>
      <w:tabs>
        <w:tab w:val="center" w:pos="4153"/>
        <w:tab w:val="right" w:pos="8306"/>
      </w:tabs>
      <w:rPr>
        <w:rFonts w:ascii="TimesLT" w:hAnsi="TimesLT"/>
        <w:szCs w:val="24"/>
        <w:lang w:val="en-US" w:eastAsia="lt-L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E3E3CF" w14:textId="77777777" w:rsidR="00DA4AA9" w:rsidRDefault="00024FC9">
    <w:pPr>
      <w:framePr w:wrap="auto" w:vAnchor="text" w:hAnchor="margin" w:xAlign="center" w:y="1"/>
      <w:tabs>
        <w:tab w:val="center" w:pos="4153"/>
        <w:tab w:val="right" w:pos="8306"/>
      </w:tabs>
      <w:rPr>
        <w:szCs w:val="24"/>
        <w:lang w:val="en-US" w:eastAsia="lt-LT"/>
      </w:rPr>
    </w:pPr>
    <w:r>
      <w:rPr>
        <w:lang w:val="en-US"/>
        <w:rPrChange w:id="465" w:author="adlibuser" w:date="2026-09-25T21:12:00Z" w16du:dateUtc="2026-09-26T01:12:00Z">
          <w:rPr>
            <w:lang w:eastAsia="lt-LT"/>
          </w:rPr>
        </w:rPrChange>
      </w:rPr>
      <w:fldChar w:fldCharType="begin"/>
    </w:r>
    <w:r>
      <w:rPr>
        <w:szCs w:val="24"/>
        <w:lang w:val="en-US" w:eastAsia="lt-LT"/>
      </w:rPr>
      <w:instrText xml:space="preserve">PAGE  </w:instrText>
    </w:r>
    <w:r>
      <w:rPr>
        <w:lang w:val="en-US"/>
        <w:rPrChange w:id="466" w:author="adlibuser" w:date="2026-09-25T21:12:00Z" w16du:dateUtc="2026-09-26T01:12:00Z">
          <w:rPr>
            <w:lang w:eastAsia="lt-LT"/>
          </w:rPr>
        </w:rPrChange>
      </w:rPr>
      <w:fldChar w:fldCharType="separate"/>
    </w:r>
    <w:r>
      <w:rPr>
        <w:szCs w:val="24"/>
        <w:lang w:val="en-US" w:eastAsia="lt-LT"/>
      </w:rPr>
      <w:t>9</w:t>
    </w:r>
    <w:r>
      <w:rPr>
        <w:lang w:val="en-US"/>
        <w:rPrChange w:id="467" w:author="adlibuser" w:date="2026-09-25T21:12:00Z" w16du:dateUtc="2026-09-26T01:12:00Z">
          <w:rPr>
            <w:lang w:eastAsia="lt-LT"/>
          </w:rPr>
        </w:rPrChange>
      </w:rPr>
      <w:fldChar w:fldCharType="end"/>
    </w:r>
  </w:p>
  <w:p w14:paraId="22A752AB" w14:textId="77777777" w:rsidR="00DA4AA9" w:rsidRDefault="00DA4AA9">
    <w:pPr>
      <w:tabs>
        <w:tab w:val="center" w:pos="4153"/>
        <w:tab w:val="right" w:pos="8306"/>
      </w:tabs>
      <w:rPr>
        <w:rFonts w:ascii="TimesLT" w:hAnsi="TimesLT"/>
        <w:szCs w:val="24"/>
        <w:lang w:val="en-US" w:eastAsia="lt-L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75ECB0" w14:textId="77777777" w:rsidR="00DA4AA9" w:rsidRDefault="00DA4AA9">
    <w:pPr>
      <w:tabs>
        <w:tab w:val="center" w:pos="4153"/>
        <w:tab w:val="right" w:pos="8306"/>
      </w:tabs>
      <w:rPr>
        <w:rFonts w:ascii="TimesLT" w:hAnsi="TimesLT"/>
        <w:lang w:val="en-US" w:eastAsia="lt-L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B4E436" w14:textId="77777777" w:rsidR="000210AA" w:rsidRDefault="000210AA">
    <w:pPr>
      <w:framePr w:wrap="auto" w:vAnchor="text" w:hAnchor="margin" w:xAlign="center" w:y="1"/>
      <w:tabs>
        <w:tab w:val="center" w:pos="4153"/>
        <w:tab w:val="right" w:pos="8306"/>
      </w:tabs>
      <w:rPr>
        <w:ins w:id="632" w:author="adlibuser" w:date="2026-09-25T21:12:00Z" w16du:dateUtc="2026-09-26T01:12:00Z"/>
        <w:szCs w:val="24"/>
        <w:lang w:val="en-US" w:eastAsia="lt-LT"/>
      </w:rPr>
    </w:pPr>
    <w:ins w:id="633" w:author="adlibuser" w:date="2026-09-25T21:12:00Z" w16du:dateUtc="2026-09-26T01:12:00Z">
      <w:r>
        <w:rPr>
          <w:szCs w:val="24"/>
          <w:lang w:val="en-US" w:eastAsia="lt-LT"/>
        </w:rPr>
        <w:fldChar w:fldCharType="begin"/>
      </w:r>
      <w:r>
        <w:rPr>
          <w:szCs w:val="24"/>
          <w:lang w:val="en-US" w:eastAsia="lt-LT"/>
        </w:rPr>
        <w:instrText xml:space="preserve">PAGE  </w:instrText>
      </w:r>
      <w:r>
        <w:rPr>
          <w:szCs w:val="24"/>
          <w:lang w:val="en-US" w:eastAsia="lt-LT"/>
        </w:rPr>
        <w:fldChar w:fldCharType="separate"/>
      </w:r>
      <w:r>
        <w:rPr>
          <w:szCs w:val="24"/>
          <w:lang w:val="en-US" w:eastAsia="lt-LT"/>
        </w:rPr>
        <w:t>9</w:t>
      </w:r>
      <w:r>
        <w:rPr>
          <w:szCs w:val="24"/>
          <w:lang w:val="en-US" w:eastAsia="lt-LT"/>
        </w:rPr>
        <w:fldChar w:fldCharType="end"/>
      </w:r>
    </w:ins>
  </w:p>
  <w:p w14:paraId="4D331680" w14:textId="77777777" w:rsidR="00024FC9" w:rsidRDefault="00024FC9">
    <w:pPr>
      <w:tabs>
        <w:tab w:val="center" w:pos="4153"/>
        <w:tab w:val="right" w:pos="8306"/>
      </w:tabs>
      <w:pPrChange w:id="634" w:author="adlibuser" w:date="2026-09-25T21:12:00Z" w16du:dateUtc="2026-09-26T01:12:00Z">
        <w:pPr/>
      </w:pPrChange>
    </w:pPr>
    <w:r>
      <w:rPr>
        <w:rFonts w:ascii="TimesLT" w:hAnsi="TimesLT"/>
        <w:lang w:val="en-US"/>
        <w:rPrChange w:id="635" w:author="adlibuser" w:date="2026-09-25T21:12:00Z" w16du:dateUtc="2026-09-26T01:12:00Z">
          <w:rPr/>
        </w:rPrChange>
      </w:rPr>
      <w:cr/>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28BF5F" w14:textId="77777777" w:rsidR="00024FC9" w:rsidRDefault="00024FC9">
    <w:pPr>
      <w:tabs>
        <w:tab w:val="center" w:pos="4153"/>
        <w:tab w:val="right" w:pos="8306"/>
      </w:tabs>
      <w:pPrChange w:id="641" w:author="adlibuser" w:date="2026-09-25T21:12:00Z" w16du:dateUtc="2026-09-26T01:12:00Z">
        <w:pPr/>
      </w:pPrChange>
    </w:pPr>
    <w:r>
      <w:rPr>
        <w:rFonts w:ascii="TimesLT" w:hAnsi="TimesLT"/>
        <w:lang w:val="en-US"/>
        <w:rPrChange w:id="642" w:author="adlibuser" w:date="2026-09-25T21:12:00Z" w16du:dateUtc="2026-09-26T01:12:00Z">
          <w:rPr/>
        </w:rPrChange>
      </w:rPr>
      <w:cr/>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1"/>
  </w:compat>
  <w:rsids>
    <w:rsidRoot w:val="003F3435"/>
    <w:rsid w:val="000210AA"/>
    <w:rsid w:val="00024FC9"/>
    <w:rsid w:val="000C687B"/>
    <w:rsid w:val="0019002D"/>
    <w:rsid w:val="002F7BA8"/>
    <w:rsid w:val="0032493E"/>
    <w:rsid w:val="0037454E"/>
    <w:rsid w:val="003F3435"/>
    <w:rsid w:val="00466BFE"/>
    <w:rsid w:val="004E5B79"/>
    <w:rsid w:val="006F2FA7"/>
    <w:rsid w:val="007A1AE1"/>
    <w:rsid w:val="007F5228"/>
    <w:rsid w:val="008A75EB"/>
    <w:rsid w:val="00A4038E"/>
    <w:rsid w:val="00A84F78"/>
    <w:rsid w:val="00D37866"/>
    <w:rsid w:val="00DA4AA9"/>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443C5"/>
  <w15:docId w15:val="{2A96746C-4275-5448-9FF8-6F01097C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PrChange w:id="0" w:author="adlibuser" w:date="2026-09-25T21:12:00Z">
        <w:pPr>
          <w:widowControl w:val="0"/>
          <w:autoSpaceDE w:val="0"/>
          <w:autoSpaceDN w:val="0"/>
          <w:adjustRightInd w:val="0"/>
        </w:pPr>
      </w:pPrChange>
    </w:pPr>
    <w:rPr>
      <w:sz w:val="24"/>
      <w:lang w:val="lt-LT"/>
      <w:rPrChange w:id="0" w:author="adlibuser" w:date="2026-09-25T21:12:00Z">
        <w:rPr>
          <w:rFonts w:ascii="Courier New" w:hAnsi="Courier New"/>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6202</Words>
  <Characters>35357</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41477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Arthur Souza Rodrigues</cp:lastModifiedBy>
  <cp:revision>1</cp:revision>
  <cp:lastPrinted>2015-11-03T17:46:00Z</cp:lastPrinted>
  <dcterms:created xsi:type="dcterms:W3CDTF">2015-11-04T19:55:00Z</dcterms:created>
  <dcterms:modified xsi:type="dcterms:W3CDTF">2026-09-26T01:12:00Z</dcterms:modified>
</cp:coreProperties>
</file>