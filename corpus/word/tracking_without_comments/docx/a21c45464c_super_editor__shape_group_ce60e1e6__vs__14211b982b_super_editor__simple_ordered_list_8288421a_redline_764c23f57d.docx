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5230" w14:textId="295FFE2A" w:rsidR="003C58BC" w:rsidRDefault="005D7854">
      <w:pPr>
        <w:rPr>
          <w:ins w:id="15" w:author="Nick Bernal" w:date="2026-08-03T22:22:00Z" w16du:dateUtc="2026-08-04T02:22:00Z"/>
        </w:rPr>
      </w:pPr>
      <w:ins w:id="16" w:author="Nick Bernal" w:date="2026-08-03T22:22:00Z" w16du:dateUtc="2026-08-04T02:22:00Z">
        <w:r>
          <w:t>Simple ordered list:</w:t>
        </w:r>
      </w:ins>
    </w:p>
    <w:p w14:paraId="7E04E278" w14:textId="77777777" w:rsidR="005D7854" w:rsidRDefault="005D7854">
      <w:pPr>
        <w:rPr>
          <w:ins w:id="17" w:author="Nick Bernal" w:date="2026-08-03T22:22:00Z" w16du:dateUtc="2026-08-04T02:22:00Z"/>
        </w:rPr>
      </w:pPr>
    </w:p>
    <w:p w14:paraId="3A7A97FB" w14:textId="3A1A9F1C" w:rsidR="005D7854" w:rsidRDefault="005D7854" w:rsidP="005D7854">
      <w:pPr>
        <w:pStyle w:val="ListParagraph"/>
        <w:numPr>
          <w:ilvl w:val="0"/>
          <w:numId w:val="1"/>
        </w:numPr>
        <w:rPr>
          <w:ins w:id="18" w:author="Nick Bernal" w:date="2026-08-03T22:22:00Z" w16du:dateUtc="2026-08-04T02:22:00Z"/>
        </w:rPr>
      </w:pPr>
      <w:ins w:id="19" w:author="Nick Bernal" w:date="2026-08-03T22:22:00Z" w16du:dateUtc="2026-08-04T02:22:00Z">
        <w:r>
          <w:t>Item 1</w:t>
        </w:r>
      </w:ins>
    </w:p>
    <w:p w14:paraId="5C315BB6" w14:textId="166B4D08" w:rsidR="005D7854" w:rsidRDefault="005D7854" w:rsidP="005D7854">
      <w:pPr>
        <w:pStyle w:val="ListParagraph"/>
        <w:numPr>
          <w:ilvl w:val="0"/>
          <w:numId w:val="1"/>
        </w:numPr>
        <w:rPr>
          <w:ins w:id="20" w:author="Nick Bernal" w:date="2026-08-03T22:22:00Z" w16du:dateUtc="2026-08-04T02:22:00Z"/>
        </w:rPr>
      </w:pPr>
      <w:ins w:id="21" w:author="Nick Bernal" w:date="2026-08-03T22:22:00Z" w16du:dateUtc="2026-08-04T02:22:00Z">
        <w:r>
          <w:t>Item 2</w:t>
        </w:r>
      </w:ins>
    </w:p>
    <w:p w14:paraId="471C24FA" w14:textId="56E9B9F2" w:rsidR="005D7854" w:rsidRDefault="005D7854" w:rsidP="005D7854">
      <w:pPr>
        <w:pStyle w:val="ListParagraph"/>
        <w:numPr>
          <w:ilvl w:val="0"/>
          <w:numId w:val="1"/>
        </w:numPr>
        <w:rPr>
          <w:ins w:id="22" w:author="Nick Bernal" w:date="2026-08-03T22:22:00Z" w16du:dateUtc="2026-08-04T02:22:00Z"/>
        </w:rPr>
      </w:pPr>
      <w:ins w:id="23" w:author="Nick Bernal" w:date="2026-08-03T22:22:00Z" w16du:dateUtc="2026-08-04T02:22:00Z">
        <w:r>
          <w:t>Item 3</w:t>
        </w:r>
      </w:ins>
    </w:p>
    <w:p w14:paraId="18F36173" w14:textId="4F5A48BF" w:rsidR="005D7854" w:rsidRDefault="005D7854" w:rsidP="005D7854">
      <w:pPr>
        <w:rPr>
          <w:ins w:id="24" w:author="Nick Bernal" w:date="2026-08-03T22:22:00Z" w16du:dateUtc="2026-08-04T02:22:00Z"/>
        </w:rPr>
      </w:pPr>
    </w:p>
    <w:p w14:paraId="087EDB8D" w14:textId="77777777" w:rsidR="00843466" w:rsidRDefault="005D7854">
      <w:pPr>
        <w:rPr>
          <w:del w:id="25" w:author="Nick Bernal" w:date="2026-08-03T22:22:00Z" w16du:dateUtc="2026-08-04T02:22:00Z"/>
        </w:rPr>
      </w:pPr>
      <w:ins w:id="26" w:author="Nick Bernal" w:date="2026-08-03T22:22:00Z" w16du:dateUtc="2026-08-04T02:22:00Z">
        <w:r>
          <w:t>Simple ordered list</w:t>
        </w:r>
      </w:ins>
      <w:del w:id="27" w:author="Nick Bernal" w:date="2026-08-03T22:22:00Z" w16du:dateUtc="2026-08-04T02:22:00Z">
        <w:r w:rsidR="003D2DBD">
          <w:rPr>
            <w:noProof/>
          </w:rPr>
          <mc:AlternateContent>
            <mc:Choice Requires="wps">
              <w:drawing>
                <wp:anchor distT="1270" distB="0" distL="1270" distR="635" simplePos="0" relativeHeight="3" behindDoc="0" locked="0" layoutInCell="1" allowOverlap="1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1" name="Shape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del>
    </w:p>
    <w:p w14:paraId="05B95A30" w14:textId="77777777" w:rsidR="00843466" w:rsidRDefault="00843466">
      <w:pPr>
        <w:rPr>
          <w:del w:id="28" w:author="Nick Bernal" w:date="2026-08-03T22:22:00Z" w16du:dateUtc="2026-08-04T02:22:00Z"/>
        </w:rPr>
      </w:pPr>
    </w:p>
    <w:p w14:paraId="32C58C20" w14:textId="77777777" w:rsidR="00843466" w:rsidRDefault="003D2DBD">
      <w:del w:id="29" w:author="Nick Bernal" w:date="2026-08-03T22:22:00Z" w16du:dateUtc="2026-08-04T02:22:00Z">
        <w:r>
          <w:delText>My test</w:delText>
        </w:r>
      </w:del>
      <w:r>
        <w:t xml:space="preserve"> with </w:t>
      </w:r>
      <w:ins w:id="30" w:author="Nick Bernal" w:date="2026-08-03T22:22:00Z" w16du:dateUtc="2026-08-04T02:22:00Z">
        <w:r w:rsidR="005D7854">
          <w:t>sub lists:</w:t>
        </w:r>
      </w:ins>
      <w:del w:id="31" w:author="Nick Bernal" w:date="2026-08-03T22:22:00Z" w16du:dateUtc="2026-08-04T02:22:00Z">
        <w:r>
          <w:delText>some shapes.</w:delText>
        </w:r>
      </w:del>
    </w:p>
    <w:p w14:paraId="4A8DB976" w14:textId="77777777" w:rsidR="005D7854" w:rsidRDefault="005D7854" w:rsidP="005D7854">
      <w:pPr>
        <w:rPr>
          <w:ins w:id="32" w:author="Nick Bernal" w:date="2026-08-03T22:22:00Z" w16du:dateUtc="2026-08-04T02:22:00Z"/>
        </w:rPr>
      </w:pPr>
    </w:p>
    <w:p w14:paraId="155CF648" w14:textId="17D2EEFF" w:rsidR="005D7854" w:rsidRDefault="005D7854" w:rsidP="005D7854">
      <w:pPr>
        <w:pStyle w:val="ListParagraph"/>
        <w:numPr>
          <w:ilvl w:val="0"/>
          <w:numId w:val="2"/>
        </w:numPr>
        <w:rPr>
          <w:ins w:id="33" w:author="Nick Bernal" w:date="2026-08-03T22:22:00Z" w16du:dateUtc="2026-08-04T02:22:00Z"/>
        </w:rPr>
      </w:pPr>
      <w:ins w:id="34" w:author="Nick Bernal" w:date="2026-08-03T22:22:00Z" w16du:dateUtc="2026-08-04T02:22:00Z">
        <w:r>
          <w:t>Item 1</w:t>
        </w:r>
      </w:ins>
    </w:p>
    <w:p w14:paraId="1008B763" w14:textId="3AAC9C9B" w:rsidR="005D7854" w:rsidRDefault="005D7854" w:rsidP="005D7854">
      <w:pPr>
        <w:pStyle w:val="ListParagraph"/>
        <w:numPr>
          <w:ilvl w:val="0"/>
          <w:numId w:val="2"/>
        </w:numPr>
        <w:rPr>
          <w:ins w:id="35" w:author="Nick Bernal" w:date="2026-08-03T22:22:00Z" w16du:dateUtc="2026-08-04T02:22:00Z"/>
        </w:rPr>
      </w:pPr>
      <w:ins w:id="36" w:author="Nick Bernal" w:date="2026-08-03T22:22:00Z" w16du:dateUtc="2026-08-04T02:22:00Z">
        <w:r>
          <w:t>Item 2</w:t>
        </w:r>
      </w:ins>
    </w:p>
    <w:p w14:paraId="24D8419F" w14:textId="637234A4" w:rsidR="005D7854" w:rsidRDefault="005D7854" w:rsidP="005D7854">
      <w:pPr>
        <w:pStyle w:val="ListParagraph"/>
        <w:numPr>
          <w:ilvl w:val="0"/>
          <w:numId w:val="2"/>
        </w:numPr>
        <w:rPr>
          <w:ins w:id="37" w:author="Nick Bernal" w:date="2026-08-03T22:22:00Z" w16du:dateUtc="2026-08-04T02:22:00Z"/>
        </w:rPr>
      </w:pPr>
      <w:ins w:id="38" w:author="Nick Bernal" w:date="2026-08-03T22:22:00Z" w16du:dateUtc="2026-08-04T02:22:00Z">
        <w:r>
          <w:t>Item 3</w:t>
        </w:r>
      </w:ins>
    </w:p>
    <w:p w14:paraId="38B56E02" w14:textId="7C0B10AD" w:rsidR="005D7854" w:rsidRDefault="005D7854" w:rsidP="005D7854">
      <w:pPr>
        <w:pStyle w:val="ListParagraph"/>
        <w:numPr>
          <w:ilvl w:val="1"/>
          <w:numId w:val="2"/>
        </w:numPr>
        <w:rPr>
          <w:ins w:id="39" w:author="Nick Bernal" w:date="2026-08-03T22:22:00Z" w16du:dateUtc="2026-08-04T02:22:00Z"/>
        </w:rPr>
      </w:pPr>
      <w:ins w:id="40" w:author="Nick Bernal" w:date="2026-08-03T22:22:00Z" w16du:dateUtc="2026-08-04T02:22:00Z">
        <w:r>
          <w:t>Lvl 1 – a</w:t>
        </w:r>
      </w:ins>
    </w:p>
    <w:p w14:paraId="3F237C7F" w14:textId="4868533B" w:rsidR="005D7854" w:rsidRDefault="005D7854" w:rsidP="005D7854">
      <w:pPr>
        <w:pStyle w:val="ListParagraph"/>
        <w:numPr>
          <w:ilvl w:val="1"/>
          <w:numId w:val="2"/>
        </w:numPr>
        <w:rPr>
          <w:ins w:id="41" w:author="Nick Bernal" w:date="2026-08-03T22:22:00Z" w16du:dateUtc="2026-08-04T02:22:00Z"/>
        </w:rPr>
      </w:pPr>
      <w:ins w:id="42" w:author="Nick Bernal" w:date="2026-08-03T22:22:00Z" w16du:dateUtc="2026-08-04T02:22:00Z">
        <w:r>
          <w:t>Lvl 1 – b</w:t>
        </w:r>
      </w:ins>
    </w:p>
    <w:p w14:paraId="410E4369" w14:textId="45F4513F" w:rsidR="005D7854" w:rsidRDefault="005D7854" w:rsidP="005D7854">
      <w:pPr>
        <w:pStyle w:val="ListParagraph"/>
        <w:numPr>
          <w:ilvl w:val="2"/>
          <w:numId w:val="2"/>
        </w:numPr>
        <w:rPr>
          <w:ins w:id="43" w:author="Nick Bernal" w:date="2026-08-03T22:22:00Z" w16du:dateUtc="2026-08-04T02:22:00Z"/>
        </w:rPr>
      </w:pPr>
      <w:ins w:id="44" w:author="Nick Bernal" w:date="2026-08-03T22:22:00Z" w16du:dateUtc="2026-08-04T02:22:00Z">
        <w:r>
          <w:t>Lvl 2 – i</w:t>
        </w:r>
      </w:ins>
    </w:p>
    <w:p w14:paraId="37316BBF" w14:textId="13261158" w:rsidR="005D7854" w:rsidRDefault="005D7854" w:rsidP="005D7854">
      <w:pPr>
        <w:pStyle w:val="ListParagraph"/>
        <w:numPr>
          <w:ilvl w:val="1"/>
          <w:numId w:val="2"/>
        </w:numPr>
        <w:rPr>
          <w:ins w:id="45" w:author="Nick Bernal" w:date="2026-08-03T22:22:00Z" w16du:dateUtc="2026-08-04T02:22:00Z"/>
        </w:rPr>
      </w:pPr>
      <w:ins w:id="46" w:author="Nick Bernal" w:date="2026-08-03T22:22:00Z" w16du:dateUtc="2026-08-04T02:22:00Z">
        <w:r>
          <w:t>Lvl 1 – c</w:t>
        </w:r>
      </w:ins>
    </w:p>
    <w:p w14:paraId="24D70A04" w14:textId="3D1FA368" w:rsidR="005D7854" w:rsidRDefault="005D7854" w:rsidP="005D7854">
      <w:pPr>
        <w:pStyle w:val="ListParagraph"/>
        <w:numPr>
          <w:ilvl w:val="0"/>
          <w:numId w:val="2"/>
        </w:numPr>
        <w:rPr>
          <w:ins w:id="47" w:author="Nick Bernal" w:date="2026-08-03T22:22:00Z" w16du:dateUtc="2026-08-04T02:22:00Z"/>
        </w:rPr>
      </w:pPr>
      <w:ins w:id="48" w:author="Nick Bernal" w:date="2026-08-03T22:22:00Z" w16du:dateUtc="2026-08-04T02:22:00Z">
        <w:r>
          <w:t>Item 4</w:t>
        </w:r>
      </w:ins>
    </w:p>
    <w:p w14:paraId="1FDF58F1" w14:textId="77777777" w:rsidR="005D7854" w:rsidRDefault="005D7854" w:rsidP="005D7854">
      <w:pPr>
        <w:rPr>
          <w:ins w:id="49" w:author="Nick Bernal" w:date="2026-08-03T22:22:00Z" w16du:dateUtc="2026-08-04T02:22:00Z"/>
        </w:rPr>
      </w:pPr>
    </w:p>
    <w:p w14:paraId="5F9D734D" w14:textId="77777777" w:rsidR="00843466" w:rsidRDefault="003D2DBD">
      <w:pPr>
        <w:rPr>
          <w:del w:id="50" w:author="Nick Bernal" w:date="2026-08-03T22:22:00Z" w16du:dateUtc="2026-08-04T02:22:00Z"/>
        </w:rPr>
      </w:pPr>
      <w:del w:id="51" w:author="Nick Bernal" w:date="2026-08-03T22:22:00Z" w16du:dateUtc="2026-08-04T02:22:00Z">
        <w:r>
          <w:rPr>
            <w:noProof/>
          </w:rPr>
          <mc:AlternateContent>
            <mc:Choice Requires="wpg">
              <w:drawing>
                <wp:anchor distT="635" distB="635" distL="0" distR="635" simplePos="0" relativeHeight="2" behindDoc="0" locked="0" layoutInCell="0" allowOverlap="1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591185</wp:posOffset>
                  </wp:positionV>
                  <wp:extent cx="3466465" cy="1628775"/>
                  <wp:effectExtent l="635" t="1270" r="1270" b="1270"/>
                  <wp:wrapSquare wrapText="bothSides"/>
                  <wp:docPr id="2" name="DrawObject1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466440" cy="1628640"/>
                            <a:chOff x="0" y="0"/>
                            <a:chExt cx="3466440" cy="1628640"/>
                          </a:xfrm>
                        </wpg:grpSpPr>
                        <wps:wsp>
                          <wps:cNvPr id="3" name="Shape 1"/>
                          <wps:cNvSpPr/>
                          <wps:spPr>
                            <a:xfrm>
                              <a:off x="1260360" y="0"/>
                              <a:ext cx="1571760" cy="157176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4" name="Shape 2"/>
                          <wps:cNvSpPr/>
                          <wps:spPr>
                            <a:xfrm>
                              <a:off x="0" y="320760"/>
                              <a:ext cx="1841400" cy="1308240"/>
                            </a:xfrm>
                            <a:prstGeom prst="ellipse">
                              <a:avLst/>
                            </a:prstGeom>
                            <a:solidFill>
                              <a:srgbClr val="729FCF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Shape 3"/>
                          <wps:cNvSpPr/>
                          <wps:spPr>
                            <a:xfrm>
                              <a:off x="2461320" y="54000"/>
                              <a:ext cx="1005120" cy="1212840"/>
                            </a:xfrm>
                            <a:prstGeom prst="ellipse">
                              <a:avLst/>
                            </a:prstGeom>
                            <a:solidFill>
                              <a:srgbClr val="00A933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shape_0" alt="DrawObject1" style="position:absolute;margin-left:1.8pt;margin-top:46.55pt;width:273pt;height:128.25pt" coordorigin="36,931" coordsize="5460,2565">
                  <v:oval id="shape_0" ID="Shape 1" path="l-2147483648,-2147483643l-2147483628,-2147483627l-2147483648,-2147483643l-2147483626,-2147483625xe" fillcolor="red" stroked="t" o:allowincell="f" style="position:absolute;left:2021;top:931;width:2474;height:2474;mso-wrap-style:none;v-text-anchor:middle">
                    <v:fill o:detectmouseclick="t" type="solid" color2="aqua"/>
                    <v:stroke color="#3465a4" joinstyle="round" endcap="flat"/>
                    <w10:wrap type="square"/>
                  </v:oval>
                  <v:oval id="shape_0" ID="Shape 2" path="l-2147483648,-2147483643l-2147483628,-2147483627l-2147483648,-2147483643l-2147483626,-2147483625xe" fillcolor="#729fcf" stroked="t" o:allowincell="f" style="position:absolute;left:36;top:1436;width:2899;height:2059;mso-wrap-style:none;v-text-anchor:middle">
                    <v:fill o:detectmouseclick="t" type="solid" color2="#8d6030"/>
                    <v:stroke color="#3465a4" joinstyle="round" endcap="flat"/>
                    <w10:wrap type="square"/>
                  </v:oval>
                  <v:oval id="shape_0" ID="Shape 3" path="l-2147483648,-2147483643l-2147483628,-2147483627l-2147483648,-2147483643l-2147483626,-2147483625xe" fillcolor="#00a933" stroked="t" o:allowincell="f" style="position:absolute;left:3912;top:1016;width:1582;height:1909;mso-wrap-style:none;v-text-anchor:middle">
                    <v:fill o:detectmouseclick="t" type="solid" color2="#ff56cc"/>
                    <v:stroke color="#3465a4" joinstyle="round" endcap="flat"/>
                    <w10:wrap type="square"/>
                  </v:oval>
                </v:group>
              </w:pict>
            </mc:Fallback>
          </mc:AlternateContent>
        </w:r>
        <w:r>
          <w:delText>My test with some shapes.</w:delText>
        </w:r>
      </w:del>
    </w:p>
    <w:p w14:paraId="365D3C59" w14:textId="77777777" w:rsidR="00843466" w:rsidRDefault="003D2DBD">
      <w:pPr>
        <w:rPr>
          <w:del w:id="52" w:author="Nick Bernal" w:date="2026-08-03T22:22:00Z" w16du:dateUtc="2026-08-04T02:22:00Z"/>
        </w:rPr>
      </w:pPr>
      <w:del w:id="53" w:author="Nick Bernal" w:date="2026-08-03T22:22:00Z" w16du:dateUtc="2026-08-04T02:22:00Z">
        <w:r>
          <w:delText>My test with some shapes.</w:delText>
        </w:r>
      </w:del>
    </w:p>
    <w:p w14:paraId="31E0E0F9" w14:textId="77777777" w:rsidR="00843466" w:rsidRDefault="003D2DBD">
      <w:pPr>
        <w:rPr>
          <w:del w:id="54" w:author="Nick Bernal" w:date="2026-08-03T22:22:00Z" w16du:dateUtc="2026-08-04T02:22:00Z"/>
        </w:rPr>
      </w:pPr>
      <w:del w:id="55" w:author="Nick Bernal" w:date="2026-08-03T22:22:00Z" w16du:dateUtc="2026-08-04T02:22:00Z">
        <w:r>
          <w:delText>My test with some shapes.</w:delText>
        </w:r>
      </w:del>
    </w:p>
    <w:p w14:paraId="1B23849B" w14:textId="77777777" w:rsidR="00843466" w:rsidRDefault="003D2DBD">
      <w:pPr>
        <w:rPr>
          <w:del w:id="56" w:author="Nick Bernal" w:date="2026-08-03T22:22:00Z" w16du:dateUtc="2026-08-04T02:22:00Z"/>
        </w:rPr>
      </w:pPr>
      <w:del w:id="57" w:author="Nick Bernal" w:date="2026-08-03T22:22:00Z" w16du:dateUtc="2026-08-04T02:22:00Z">
        <w:r>
          <w:delText>My test with some shapes.</w:delText>
        </w:r>
      </w:del>
    </w:p>
    <w:p w14:paraId="3CA2E11C" w14:textId="77777777" w:rsidR="00843466" w:rsidRDefault="003D2DBD">
      <w:pPr>
        <w:rPr>
          <w:del w:id="58" w:author="Nick Bernal" w:date="2026-08-03T22:22:00Z" w16du:dateUtc="2026-08-04T02:22:00Z"/>
        </w:rPr>
      </w:pPr>
      <w:del w:id="59" w:author="Nick Bernal" w:date="2026-08-03T22:22:00Z" w16du:dateUtc="2026-08-04T02:22:00Z">
        <w:r>
          <w:delText>My test with some shapes.</w:delText>
        </w:r>
      </w:del>
    </w:p>
    <w:p w14:paraId="4FA2CEDB" w14:textId="77777777" w:rsidR="00843466" w:rsidRDefault="003D2DBD">
      <w:pPr>
        <w:rPr>
          <w:del w:id="60" w:author="Nick Bernal" w:date="2026-08-03T22:22:00Z" w16du:dateUtc="2026-08-04T02:22:00Z"/>
        </w:rPr>
      </w:pPr>
      <w:del w:id="61" w:author="Nick Bernal" w:date="2026-08-03T22:22:00Z" w16du:dateUtc="2026-08-04T02:22:00Z">
        <w:r>
          <w:delText>My test with some shapes.</w:delText>
        </w:r>
      </w:del>
    </w:p>
    <w:p w14:paraId="33E67FAD" w14:textId="77777777" w:rsidR="00843466" w:rsidRDefault="003D2DBD">
      <w:pPr>
        <w:rPr>
          <w:del w:id="62" w:author="Nick Bernal" w:date="2026-08-03T22:22:00Z" w16du:dateUtc="2026-08-04T02:22:00Z"/>
        </w:rPr>
      </w:pPr>
      <w:del w:id="63" w:author="Nick Bernal" w:date="2026-08-03T22:22:00Z" w16du:dateUtc="2026-08-04T02:22:00Z">
        <w:r>
          <w:delText>My test with some shapes.</w:delText>
        </w:r>
      </w:del>
    </w:p>
    <w:p w14:paraId="2CBCDAB4" w14:textId="77777777" w:rsidR="00843466" w:rsidRDefault="003D2DBD">
      <w:pPr>
        <w:rPr>
          <w:del w:id="64" w:author="Nick Bernal" w:date="2026-08-03T22:22:00Z" w16du:dateUtc="2026-08-04T02:22:00Z"/>
        </w:rPr>
      </w:pPr>
      <w:del w:id="65" w:author="Nick Bernal" w:date="2026-08-03T22:22:00Z" w16du:dateUtc="2026-08-04T02:22:00Z">
        <w:r>
          <w:delText>My test with some shapes.</w:delText>
        </w:r>
      </w:del>
    </w:p>
    <w:p w14:paraId="641EF079" w14:textId="77777777" w:rsidR="00843466" w:rsidRDefault="003D2DBD">
      <w:pPr>
        <w:rPr>
          <w:del w:id="66" w:author="Nick Bernal" w:date="2026-08-03T22:22:00Z" w16du:dateUtc="2026-08-04T02:22:00Z"/>
        </w:rPr>
      </w:pPr>
      <w:del w:id="67" w:author="Nick Bernal" w:date="2026-08-03T22:22:00Z" w16du:dateUtc="2026-08-04T02:22:00Z">
        <w:r>
          <w:delText>My test with some shapes.</w:delText>
        </w:r>
      </w:del>
    </w:p>
    <w:p w14:paraId="11FC3DEF" w14:textId="77777777" w:rsidR="00843466" w:rsidRDefault="003D2DBD">
      <w:pPr>
        <w:rPr>
          <w:del w:id="68" w:author="Nick Bernal" w:date="2026-08-03T22:22:00Z" w16du:dateUtc="2026-08-04T02:22:00Z"/>
        </w:rPr>
      </w:pPr>
      <w:del w:id="69" w:author="Nick Bernal" w:date="2026-08-03T22:22:00Z" w16du:dateUtc="2026-08-04T02:22:00Z">
        <w:r>
          <w:delText>My test with some shapes.</w:delText>
        </w:r>
      </w:del>
    </w:p>
    <w:p w14:paraId="14E0A37D" w14:textId="77777777" w:rsidR="00843466" w:rsidRDefault="003D2DBD">
      <w:pPr>
        <w:rPr>
          <w:del w:id="70" w:author="Nick Bernal" w:date="2026-08-03T22:22:00Z" w16du:dateUtc="2026-08-04T02:22:00Z"/>
        </w:rPr>
      </w:pPr>
      <w:del w:id="71" w:author="Nick Bernal" w:date="2026-08-03T22:22:00Z" w16du:dateUtc="2026-08-04T02:22:00Z">
        <w:r>
          <w:delText>My test with some shapes.</w:delText>
        </w:r>
      </w:del>
    </w:p>
    <w:p w14:paraId="08ECA597" w14:textId="77777777" w:rsidR="00843466" w:rsidRDefault="003D2DBD">
      <w:pPr>
        <w:rPr>
          <w:del w:id="72" w:author="Nick Bernal" w:date="2026-08-03T22:22:00Z" w16du:dateUtc="2026-08-04T02:22:00Z"/>
        </w:rPr>
      </w:pPr>
      <w:del w:id="73" w:author="Nick Bernal" w:date="2026-08-03T22:22:00Z" w16du:dateUtc="2026-08-04T02:22:00Z">
        <w:r>
          <w:delText>My test with some shapes.</w:delText>
        </w:r>
      </w:del>
    </w:p>
    <w:p w14:paraId="799947A7" w14:textId="77777777" w:rsidR="00843466" w:rsidRDefault="003D2DBD">
      <w:pPr>
        <w:rPr>
          <w:del w:id="74" w:author="Nick Bernal" w:date="2026-08-03T22:22:00Z" w16du:dateUtc="2026-08-04T02:22:00Z"/>
        </w:rPr>
      </w:pPr>
      <w:del w:id="75" w:author="Nick Bernal" w:date="2026-08-03T22:22:00Z" w16du:dateUtc="2026-08-04T02:22:00Z">
        <w:r>
          <w:delText>My test with some shapes.</w:delText>
        </w:r>
      </w:del>
    </w:p>
    <w:p w14:paraId="085EBB8C" w14:textId="77777777" w:rsidR="00843466" w:rsidRDefault="003D2DBD">
      <w:pPr>
        <w:rPr>
          <w:del w:id="76" w:author="Nick Bernal" w:date="2026-08-03T22:22:00Z" w16du:dateUtc="2026-08-04T02:22:00Z"/>
        </w:rPr>
      </w:pPr>
      <w:del w:id="77" w:author="Nick Bernal" w:date="2026-08-03T22:22:00Z" w16du:dateUtc="2026-08-04T02:22:00Z">
        <w:r>
          <w:delText>My test with some shapes.</w:delText>
        </w:r>
      </w:del>
    </w:p>
    <w:p w14:paraId="354D904C" w14:textId="77777777" w:rsidR="00843466" w:rsidRDefault="003D2DBD">
      <w:pPr>
        <w:rPr>
          <w:del w:id="78" w:author="Nick Bernal" w:date="2026-08-03T22:22:00Z" w16du:dateUtc="2026-08-04T02:22:00Z"/>
        </w:rPr>
      </w:pPr>
      <w:del w:id="79" w:author="Nick Bernal" w:date="2026-08-03T22:22:00Z" w16du:dateUtc="2026-08-04T02:22:00Z">
        <w:r>
          <w:delText>My test with some shapes.</w:delText>
        </w:r>
      </w:del>
    </w:p>
    <w:p w14:paraId="7BA5946A" w14:textId="77777777" w:rsidR="00843466" w:rsidRDefault="003D2DBD">
      <w:pPr>
        <w:rPr>
          <w:del w:id="80" w:author="Nick Bernal" w:date="2026-08-03T22:22:00Z" w16du:dateUtc="2026-08-04T02:22:00Z"/>
        </w:rPr>
      </w:pPr>
      <w:del w:id="81" w:author="Nick Bernal" w:date="2026-08-03T22:22:00Z" w16du:dateUtc="2026-08-04T02:22:00Z">
        <w:r>
          <w:delText>My test with some shapes.</w:delText>
        </w:r>
      </w:del>
    </w:p>
    <w:p w14:paraId="1A3B9A6D" w14:textId="77777777" w:rsidR="00843466" w:rsidRDefault="003D2DBD">
      <w:pPr>
        <w:rPr>
          <w:del w:id="82" w:author="Nick Bernal" w:date="2026-08-03T22:22:00Z" w16du:dateUtc="2026-08-04T02:22:00Z"/>
        </w:rPr>
      </w:pPr>
      <w:del w:id="83" w:author="Nick Bernal" w:date="2026-08-03T22:22:00Z" w16du:dateUtc="2026-08-04T02:22:00Z">
        <w:r>
          <w:delText>My test with some shapes.</w:delText>
        </w:r>
      </w:del>
    </w:p>
    <w:p w14:paraId="7B9FFB12" w14:textId="77777777" w:rsidR="00843466" w:rsidRDefault="003D2DBD">
      <w:pPr>
        <w:rPr>
          <w:del w:id="84" w:author="Nick Bernal" w:date="2026-08-03T22:22:00Z" w16du:dateUtc="2026-08-04T02:22:00Z"/>
        </w:rPr>
      </w:pPr>
      <w:del w:id="85" w:author="Nick Bernal" w:date="2026-08-03T22:22:00Z" w16du:dateUtc="2026-08-04T02:22:00Z">
        <w:r>
          <w:delText>My test with some shapes.</w:delText>
        </w:r>
      </w:del>
    </w:p>
    <w:p w14:paraId="436FD993" w14:textId="77777777" w:rsidR="00843466" w:rsidRDefault="003D2DBD">
      <w:pPr>
        <w:rPr>
          <w:del w:id="86" w:author="Nick Bernal" w:date="2026-08-03T22:22:00Z" w16du:dateUtc="2026-08-04T02:22:00Z"/>
        </w:rPr>
      </w:pPr>
      <w:del w:id="87" w:author="Nick Bernal" w:date="2026-08-03T22:22:00Z" w16du:dateUtc="2026-08-04T02:22:00Z">
        <w:r>
          <w:delText>My test with some shapes.</w:delText>
        </w:r>
      </w:del>
    </w:p>
    <w:p w14:paraId="34FAB5CB" w14:textId="77777777" w:rsidR="00843466" w:rsidRDefault="003D2DBD">
      <w:pPr>
        <w:rPr>
          <w:del w:id="88" w:author="Nick Bernal" w:date="2026-08-03T22:22:00Z" w16du:dateUtc="2026-08-04T02:22:00Z"/>
        </w:rPr>
      </w:pPr>
      <w:del w:id="89" w:author="Nick Bernal" w:date="2026-08-03T22:22:00Z" w16du:dateUtc="2026-08-04T02:22:00Z">
        <w:r>
          <w:rPr>
            <w:noProof/>
          </w:rPr>
          <mc:AlternateContent>
            <mc:Choice Requires="wps">
              <w:drawing>
                <wp:anchor distT="1270" distB="0" distL="1270" distR="635" simplePos="0" relativeHeight="4" behindDoc="0" locked="0" layoutInCell="1" allowOverlap="1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6" name="Shap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del>
    </w:p>
    <w:p w14:paraId="111CFAF9" w14:textId="77777777" w:rsidR="00843466" w:rsidRDefault="003D2DBD">
      <w:pPr>
        <w:rPr>
          <w:del w:id="90" w:author="Nick Bernal" w:date="2026-08-03T22:22:00Z" w16du:dateUtc="2026-08-04T02:22:00Z"/>
        </w:rPr>
      </w:pPr>
      <w:del w:id="91" w:author="Nick Bernal" w:date="2026-08-03T22:22:00Z" w16du:dateUtc="2026-08-04T02:22:00Z">
        <w:r>
          <w:delText>My test with some shapes.</w:delText>
        </w:r>
      </w:del>
    </w:p>
    <w:p w14:paraId="1FD4EE36" w14:textId="77777777" w:rsidR="00843466" w:rsidRDefault="003D2DBD">
      <w:del w:id="92" w:author="Nick Bernal" w:date="2026-08-03T22:22:00Z" w16du:dateUtc="2026-08-04T02:22:00Z">
        <w:r>
          <w:rPr>
            <w:noProof/>
          </w:rPr>
          <mc:AlternateContent>
            <mc:Choice Requires="wps">
              <w:drawing>
                <wp:anchor distT="0" distB="0" distL="0" distR="0" simplePos="0" relativeHeight="5" behindDoc="0" locked="0" layoutInCell="1" allowOverlap="1">
                  <wp:simplePos x="0" y="0"/>
                  <wp:positionH relativeFrom="column">
                    <wp:posOffset>832485</wp:posOffset>
                  </wp:positionH>
                  <wp:positionV relativeFrom="paragraph">
                    <wp:posOffset>233680</wp:posOffset>
                  </wp:positionV>
                  <wp:extent cx="634365" cy="634365"/>
                  <wp:effectExtent l="1270" t="1270" r="635" b="635"/>
                  <wp:wrapNone/>
                  <wp:docPr id="7" name="Shap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prstGeom prst="ellipse">
                            <a:avLst/>
                          </a:prstGeom>
                          <a:solidFill>
                            <a:srgbClr val="780373"/>
                          </a:solidFill>
                          <a:ln w="0">
                            <a:solidFill>
                              <a:srgbClr val="BBE33D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oval id="shape_0" ID="Shape 6" fillcolor="#780373" stroked="t" o:allowincell="f" style="position:absolute;margin-left:65.55pt;margin-top:18.4pt;width:49.9pt;height:49.9pt;mso-wrap-style:none;v-text-anchor:middle">
                  <v:textbox>
                    <w:txbxContent>
                      <w:p>
                        <w:pPr>
                          <w:overflowPunct w:val="false"/>
                          <w:jc w:val="center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v:fill o:detectmouseclick="t" color2="#87fc8c"/>
                  <v:stroke color="#bbe33d" joinstyle="round" endcap="flat"/>
                  <w10:wrap type="none"/>
                </v:oval>
              </w:pict>
            </mc:Fallback>
          </mc:AlternateContent>
        </w:r>
      </w:del>
    </w:p>
    <w:sectPr w:rsidR="00843466">
      <w:pgSz w:w="12240" w:h="15840"/>
      <w:pgMar w:top="1440" w:right="1440" w:bottom="1440" w:left="1440" w:header="720" w:footer="720" w:gutter="0"/>
      <w:cols w:space="720"/>
      <w:formProt/>
      <w:docGrid w:linePitch="360"/>
      <w:sectPrChange w:id="93" w:author="Nick Bernal" w:date="2026-08-03T22:22:00Z" w16du:dateUtc="2026-08-04T02:22:00Z">
        <w:sectPr w:rsidR="00843466">
          <w:pgSz w:w="11906" w:h="16838"/>
          <w:pgMar w:top="1134" w:right="1134" w:bottom="1134" w:left="1134" w:header="0" w:footer="0" w:gutter="0"/>
          <w:formProt w:val="0"/>
          <w:docGrid w:linePitch="10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C7A28"/>
    <w:multiLevelType w:val="hybridMultilevel"/>
    <w:tmpl w:val="8B968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52E00"/>
    <w:multiLevelType w:val="hybridMultilevel"/>
    <w:tmpl w:val="027E1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621341">
    <w:abstractNumId w:val="1"/>
  </w:num>
  <w:num w:numId="2" w16cid:durableId="111420404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466"/>
    <w:rsid w:val="00112874"/>
    <w:rsid w:val="00360F1B"/>
    <w:rsid w:val="003C1D14"/>
    <w:rsid w:val="003C58BC"/>
    <w:rsid w:val="005D7854"/>
    <w:rsid w:val="006E403A"/>
    <w:rsid w:val="007A075E"/>
    <w:rsid w:val="00843466"/>
    <w:rsid w:val="00931F1A"/>
    <w:rsid w:val="00E6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 w:val="0"/>
      <w:pPrChange w:id="0" w:author="Nick Bernal" w:date="2026-08-03T22:22:00Z">
        <w:pPr>
          <w:suppressAutoHyphens/>
        </w:pPr>
      </w:pPrChange>
    </w:pPr>
    <w:rPr>
      <w:rFonts w:ascii="Arial" w:eastAsiaTheme="minorHAnsi" w:hAnsi="Arial" w:cs="Times New Roman (Body CS)"/>
      <w:lang w:eastAsia="en-US" w:bidi="ar-SA"/>
      <w14:ligatures w14:val="standardContextual"/>
      <w:rPrChange w:id="0" w:author="Nick Bernal" w:date="2026-08-03T22:22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5D7854"/>
    <w:pPr>
      <w:keepNext/>
      <w:keepLines/>
      <w:spacing w:before="360" w:after="80"/>
      <w:outlineLvl w:val="0"/>
      <w:pPrChange w:id="1" w:author="Nick Bernal" w:date="2026-08-03T22:22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  <w:rPrChange w:id="1" w:author="Nick Bernal" w:date="2026-08-03T22:22:00Z">
        <w:rPr>
          <w:rFonts w:asciiTheme="majorHAnsi" w:eastAsiaTheme="majorEastAsia" w:hAnsiTheme="majorHAnsi" w:cstheme="majorBidi"/>
          <w:color w:val="117A02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854"/>
    <w:pPr>
      <w:keepNext/>
      <w:keepLines/>
      <w:spacing w:before="160" w:after="80"/>
      <w:outlineLvl w:val="1"/>
      <w:pPrChange w:id="2" w:author="Nick Bernal" w:date="2026-08-03T22:22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117A02" w:themeColor="accent1" w:themeShade="BF"/>
      <w:sz w:val="32"/>
      <w:szCs w:val="32"/>
      <w:rPrChange w:id="2" w:author="Nick Bernal" w:date="2026-08-03T22:22:00Z">
        <w:rPr>
          <w:rFonts w:asciiTheme="majorHAnsi" w:eastAsiaTheme="majorEastAsia" w:hAnsiTheme="majorHAnsi" w:cstheme="majorBidi"/>
          <w:color w:val="117A02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854"/>
    <w:pPr>
      <w:keepNext/>
      <w:keepLines/>
      <w:spacing w:before="160" w:after="80"/>
      <w:outlineLvl w:val="2"/>
      <w:pPrChange w:id="3" w:author="Nick Bernal" w:date="2026-08-03T22:22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117A02" w:themeColor="accent1" w:themeShade="BF"/>
      <w:sz w:val="28"/>
      <w:szCs w:val="28"/>
      <w:rPrChange w:id="3" w:author="Nick Bernal" w:date="2026-08-03T22:22:00Z">
        <w:rPr>
          <w:rFonts w:asciiTheme="minorHAnsi" w:eastAsiaTheme="majorEastAsia" w:hAnsiTheme="minorHAnsi" w:cstheme="majorBidi"/>
          <w:color w:val="117A02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854"/>
    <w:pPr>
      <w:keepNext/>
      <w:keepLines/>
      <w:spacing w:before="80" w:after="40"/>
      <w:outlineLvl w:val="3"/>
      <w:pPrChange w:id="4" w:author="Nick Bernal" w:date="2026-08-03T22:22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117A02" w:themeColor="accent1" w:themeShade="BF"/>
      <w:rPrChange w:id="4" w:author="Nick Bernal" w:date="2026-08-03T22:22:00Z">
        <w:rPr>
          <w:rFonts w:asciiTheme="minorHAnsi" w:eastAsiaTheme="majorEastAsia" w:hAnsiTheme="minorHAnsi" w:cstheme="majorBidi"/>
          <w:i/>
          <w:iCs/>
          <w:color w:val="117A02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854"/>
    <w:pPr>
      <w:keepNext/>
      <w:keepLines/>
      <w:spacing w:before="80" w:after="40"/>
      <w:outlineLvl w:val="4"/>
      <w:pPrChange w:id="5" w:author="Nick Bernal" w:date="2026-08-03T22:22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117A02" w:themeColor="accent1" w:themeShade="BF"/>
      <w:rPrChange w:id="5" w:author="Nick Bernal" w:date="2026-08-03T22:22:00Z">
        <w:rPr>
          <w:rFonts w:asciiTheme="minorHAnsi" w:eastAsiaTheme="majorEastAsia" w:hAnsiTheme="minorHAnsi" w:cstheme="majorBidi"/>
          <w:color w:val="117A02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854"/>
    <w:pPr>
      <w:keepNext/>
      <w:keepLines/>
      <w:spacing w:before="40"/>
      <w:outlineLvl w:val="5"/>
      <w:pPrChange w:id="6" w:author="Nick Bernal" w:date="2026-08-03T22:22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6" w:author="Nick Bernal" w:date="2026-08-03T22:2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854"/>
    <w:pPr>
      <w:keepNext/>
      <w:keepLines/>
      <w:spacing w:before="40"/>
      <w:outlineLvl w:val="6"/>
      <w:pPrChange w:id="7" w:author="Nick Bernal" w:date="2026-08-03T22:22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7" w:author="Nick Bernal" w:date="2026-08-03T22:2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854"/>
    <w:pPr>
      <w:keepNext/>
      <w:keepLines/>
      <w:outlineLvl w:val="7"/>
      <w:pPrChange w:id="8" w:author="Nick Bernal" w:date="2026-08-03T22:22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8" w:author="Nick Bernal" w:date="2026-08-03T22:2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854"/>
    <w:pPr>
      <w:keepNext/>
      <w:keepLines/>
      <w:outlineLvl w:val="8"/>
      <w:pPrChange w:id="9" w:author="Nick Bernal" w:date="2026-08-03T22:22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9" w:author="Nick Bernal" w:date="2026-08-03T22:2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character" w:customStyle="1" w:styleId="Heading1Char">
    <w:name w:val="Heading 1 Char"/>
    <w:basedOn w:val="DefaultParagraphFont"/>
    <w:link w:val="Heading1"/>
    <w:uiPriority w:val="9"/>
    <w:rsid w:val="006E403A"/>
    <w:rPr>
      <w:rFonts w:asciiTheme="majorHAnsi" w:eastAsiaTheme="majorEastAsia" w:hAnsiTheme="majorHAnsi" w:cstheme="majorBidi"/>
      <w:color w:val="117A02" w:themeColor="accent1" w:themeShade="BF"/>
      <w:sz w:val="40"/>
      <w:szCs w:val="40"/>
      <w:lang w:eastAsia="en-US" w:bidi="ar-SA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03A"/>
    <w:rPr>
      <w:rFonts w:asciiTheme="majorHAnsi" w:eastAsiaTheme="majorEastAsia" w:hAnsiTheme="majorHAnsi" w:cstheme="majorBidi"/>
      <w:color w:val="117A02" w:themeColor="accent1" w:themeShade="BF"/>
      <w:sz w:val="32"/>
      <w:szCs w:val="32"/>
      <w:lang w:eastAsia="en-US" w:bidi="ar-SA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03A"/>
    <w:rPr>
      <w:rFonts w:asciiTheme="minorHAnsi" w:eastAsiaTheme="majorEastAsia" w:hAnsiTheme="minorHAnsi" w:cstheme="majorBidi"/>
      <w:color w:val="117A02" w:themeColor="accent1" w:themeShade="BF"/>
      <w:sz w:val="28"/>
      <w:szCs w:val="28"/>
      <w:lang w:eastAsia="en-US" w:bidi="ar-SA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03A"/>
    <w:rPr>
      <w:rFonts w:asciiTheme="minorHAnsi" w:eastAsiaTheme="majorEastAsia" w:hAnsiTheme="minorHAnsi" w:cstheme="majorBidi"/>
      <w:i/>
      <w:iCs/>
      <w:color w:val="117A02" w:themeColor="accent1" w:themeShade="BF"/>
      <w:lang w:eastAsia="en-US" w:bidi="ar-SA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03A"/>
    <w:rPr>
      <w:rFonts w:asciiTheme="minorHAnsi" w:eastAsiaTheme="majorEastAsia" w:hAnsiTheme="minorHAnsi" w:cstheme="majorBidi"/>
      <w:color w:val="117A02" w:themeColor="accent1" w:themeShade="BF"/>
      <w:lang w:eastAsia="en-US" w:bidi="ar-SA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03A"/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03A"/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03A"/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03A"/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5D7854"/>
    <w:pPr>
      <w:spacing w:after="80"/>
      <w:contextualSpacing/>
      <w:pPrChange w:id="10" w:author="Nick Bernal" w:date="2026-08-03T22:22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Nick Bernal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E403A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854"/>
    <w:pPr>
      <w:numPr>
        <w:ilvl w:val="1"/>
      </w:numPr>
      <w:spacing w:after="160"/>
      <w:pPrChange w:id="11" w:author="Nick Bernal" w:date="2026-08-03T22:22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11" w:author="Nick Bernal" w:date="2026-08-03T22:2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E40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5D7854"/>
    <w:pPr>
      <w:spacing w:before="160" w:after="160"/>
      <w:jc w:val="center"/>
      <w:pPrChange w:id="12" w:author="Nick Bernal" w:date="2026-08-03T22:22:00Z">
        <w:pPr>
          <w:spacing w:before="160" w:after="160"/>
          <w:jc w:val="center"/>
        </w:pPr>
      </w:pPrChange>
    </w:pPr>
    <w:rPr>
      <w:i/>
      <w:iCs/>
      <w:color w:val="404040" w:themeColor="text1" w:themeTint="BF"/>
      <w:rPrChange w:id="12" w:author="Nick Bernal" w:date="2026-08-03T22:22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E403A"/>
    <w:rPr>
      <w:rFonts w:ascii="Arial" w:eastAsiaTheme="minorHAnsi" w:hAnsi="Arial" w:cs="Times New Roman (Body CS)"/>
      <w:i/>
      <w:iCs/>
      <w:color w:val="404040" w:themeColor="text1" w:themeTint="BF"/>
      <w:lang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5D7854"/>
    <w:pPr>
      <w:ind w:left="720"/>
      <w:contextualSpacing/>
      <w:pPrChange w:id="13" w:author="Nick Bernal" w:date="2026-08-03T22:22:00Z">
        <w:pPr>
          <w:ind w:left="720"/>
          <w:contextualSpacing/>
        </w:pPr>
      </w:pPrChange>
    </w:pPr>
    <w:rPr>
      <w:rPrChange w:id="13" w:author="Nick Bernal" w:date="2026-08-03T22:22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6E403A"/>
    <w:rPr>
      <w:i/>
      <w:iCs/>
      <w:color w:val="117A0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854"/>
    <w:pPr>
      <w:pBdr>
        <w:top w:val="single" w:sz="4" w:space="10" w:color="117A02" w:themeColor="accent1" w:themeShade="BF"/>
        <w:bottom w:val="single" w:sz="4" w:space="10" w:color="117A02" w:themeColor="accent1" w:themeShade="BF"/>
      </w:pBdr>
      <w:spacing w:before="360" w:after="360"/>
      <w:ind w:left="864" w:right="864"/>
      <w:jc w:val="center"/>
      <w:pPrChange w:id="14" w:author="Nick Bernal" w:date="2026-08-03T22:22:00Z">
        <w:pPr>
          <w:pBdr>
            <w:top w:val="single" w:sz="4" w:space="10" w:color="117A02" w:themeColor="accent1" w:themeShade="BF"/>
            <w:bottom w:val="single" w:sz="4" w:space="10" w:color="117A02" w:themeColor="accent1" w:themeShade="BF"/>
          </w:pBdr>
          <w:spacing w:before="360" w:after="360"/>
          <w:ind w:left="864" w:right="864"/>
          <w:jc w:val="center"/>
        </w:pPr>
      </w:pPrChange>
    </w:pPr>
    <w:rPr>
      <w:i/>
      <w:iCs/>
      <w:color w:val="117A02" w:themeColor="accent1" w:themeShade="BF"/>
      <w:rPrChange w:id="14" w:author="Nick Bernal" w:date="2026-08-03T22:22:00Z">
        <w:rPr>
          <w:rFonts w:ascii="Arial" w:eastAsiaTheme="minorHAnsi" w:hAnsi="Arial" w:cs="Times New Roman (Body CS)"/>
          <w:i/>
          <w:iCs/>
          <w:color w:val="117A02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03A"/>
    <w:rPr>
      <w:rFonts w:ascii="Arial" w:eastAsiaTheme="minorHAnsi" w:hAnsi="Arial" w:cs="Times New Roman (Body CS)"/>
      <w:i/>
      <w:iCs/>
      <w:color w:val="117A02" w:themeColor="accent1" w:themeShade="BF"/>
      <w:lang w:eastAsia="en-US" w:bidi="ar-SA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6E403A"/>
    <w:rPr>
      <w:b/>
      <w:bCs/>
      <w:smallCaps/>
      <w:color w:val="117A0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2026-08-04T02:22:00Z</dcterms:created>
  <dcterms:modified xsi:type="dcterms:W3CDTF">2026-08-04T02:22:00Z</dcterms:modified>
</cp:coreProperties>
</file>