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3FA5E" w14:textId="77777777" w:rsidR="006F45C9" w:rsidRDefault="006F45C9">
      <w:pPr>
        <w:rPr>
          <w:b/>
          <w:i/>
          <w:u w:val="single"/>
          <w:rPrChange w:id="0" w:author="Arthur Souza Rodrigues" w:date="2026-07-10T21:45:00Z" w16du:dateUtc="2026-07-11T01:45:00Z">
            <w:rPr>
              <w:b/>
              <w:bCs/>
              <w:u w:val="single"/>
            </w:rPr>
          </w:rPrChange>
        </w:rPr>
      </w:pPr>
      <w:r>
        <w:rPr>
          <w:b/>
          <w:i/>
          <w:u w:val="single"/>
          <w:rPrChange w:id="1" w:author="Arthur Souza Rodrigues" w:date="2026-07-10T21:45:00Z" w16du:dateUtc="2026-07-11T01:45:00Z">
            <w:rPr>
              <w:b/>
              <w:bCs/>
              <w:u w:val="single"/>
            </w:rPr>
          </w:rPrChange>
        </w:rPr>
        <w:t>file_</w:t>
      </w:r>
      <w:ins w:id="2" w:author="Arthur Souza Rodrigues" w:date="2026-07-10T21:45:00Z" w16du:dateUtc="2026-07-11T01:45:00Z">
        <w:r w:rsidR="001F29F8">
          <w:rPr>
            <w:b/>
            <w:bCs/>
            <w:i/>
            <w:iCs/>
            <w:u w:val="single"/>
          </w:rPr>
          <w:t>67</w:t>
        </w:r>
      </w:ins>
      <w:del w:id="3" w:author="Arthur Souza Rodrigues" w:date="2026-07-10T21:45:00Z" w16du:dateUtc="2026-07-11T01:45:00Z">
        <w:r>
          <w:rPr>
            <w:b/>
            <w:bCs/>
            <w:u w:val="single"/>
          </w:rPr>
          <w:delText>66</w:delText>
        </w:r>
      </w:del>
      <w:r>
        <w:rPr>
          <w:b/>
          <w:i/>
          <w:u w:val="single"/>
          <w:rPrChange w:id="4" w:author="Arthur Souza Rodrigues" w:date="2026-07-10T21:45:00Z" w16du:dateUtc="2026-07-11T01:45:00Z">
            <w:rPr>
              <w:b/>
              <w:bCs/>
              <w:u w:val="single"/>
            </w:rPr>
          </w:rPrChange>
        </w:rPr>
        <w:t>.docx</w:t>
      </w:r>
    </w:p>
    <w:p w14:paraId="29527D6D" w14:textId="166C0762" w:rsidR="00D44D90" w:rsidRDefault="002D1593">
      <w:r>
        <w:rPr>
          <w:b/>
          <w:i/>
          <w:u w:val="single"/>
          <w:rPrChange w:id="5" w:author="Arthur Souza Rodrigues" w:date="2026-07-10T21:45:00Z" w16du:dateUtc="2026-07-11T01:45:00Z">
            <w:rPr>
              <w:b/>
              <w:bCs/>
              <w:u w:val="single"/>
            </w:rPr>
          </w:rPrChange>
        </w:rPr>
        <w:t xml:space="preserve">Bold </w:t>
      </w:r>
      <w:ins w:id="6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t xml:space="preserve">Italic </w:t>
        </w:r>
      </w:ins>
      <w:r>
        <w:rPr>
          <w:b/>
          <w:i/>
          <w:u w:val="single"/>
          <w:rPrChange w:id="7" w:author="Arthur Souza Rodrigues" w:date="2026-07-10T21:45:00Z" w16du:dateUtc="2026-07-11T01:45:00Z">
            <w:rPr>
              <w:b/>
              <w:bCs/>
              <w:u w:val="single"/>
            </w:rPr>
          </w:rPrChange>
        </w:rPr>
        <w:t xml:space="preserve">Underline </w:t>
      </w:r>
      <w:del w:id="8" w:author="Arthur Souza Rodrigues" w:date="2026-07-10T21:45:00Z" w16du:dateUtc="2026-07-11T01:45:00Z">
        <w:r>
          <w:rPr>
            <w:b/>
            <w:bCs/>
            <w:u w:val="single"/>
          </w:rPr>
          <w:delText xml:space="preserve">Combined </w:delText>
        </w:r>
      </w:del>
      <w:r>
        <w:rPr>
          <w:b/>
          <w:i/>
          <w:u w:val="single"/>
          <w:rPrChange w:id="9" w:author="Arthur Souza Rodrigues" w:date="2026-07-10T21:45:00Z" w16du:dateUtc="2026-07-11T01:45:00Z">
            <w:rPr>
              <w:b/>
              <w:bCs/>
              <w:u w:val="single"/>
            </w:rPr>
          </w:rPrChange>
        </w:rPr>
        <w:t>Demo</w:t>
      </w:r>
    </w:p>
    <w:p w14:paraId="5CA28481" w14:textId="77777777" w:rsidR="00D44D90" w:rsidRDefault="002D1593">
      <w:r>
        <w:rPr>
          <w:b/>
          <w:i/>
          <w:u w:val="single"/>
          <w:rPrChange w:id="10" w:author="Arthur Souza Rodrigues" w:date="2026-07-10T21:45:00Z" w16du:dateUtc="2026-07-11T01:45:00Z">
            <w:rPr>
              <w:b/>
              <w:bCs/>
              <w:u w:val="single"/>
            </w:rPr>
          </w:rPrChange>
        </w:rPr>
        <w:t>This document combines bold</w:t>
      </w:r>
      <w:ins w:id="11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t>, italic,</w:t>
        </w:r>
      </w:ins>
      <w:r>
        <w:rPr>
          <w:b/>
          <w:i/>
          <w:u w:val="single"/>
          <w:rPrChange w:id="12" w:author="Arthur Souza Rodrigues" w:date="2026-07-10T21:45:00Z" w16du:dateUtc="2026-07-11T01:45:00Z">
            <w:rPr>
              <w:b/>
              <w:bCs/>
              <w:u w:val="single"/>
            </w:rPr>
          </w:rPrChange>
        </w:rPr>
        <w:t xml:space="preserve"> and underline formatting.</w:t>
      </w:r>
    </w:p>
    <w:p w14:paraId="61C234C2" w14:textId="77777777" w:rsidR="00D44D90" w:rsidRDefault="002D1593">
      <w:ins w:id="13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t>All three styles combined create maximum text emphasis.</w:t>
        </w:r>
      </w:ins>
      <w:del w:id="14" w:author="Arthur Souza Rodrigues" w:date="2026-07-10T21:45:00Z" w16du:dateUtc="2026-07-11T01:45:00Z">
        <w:r>
          <w:rPr>
            <w:b/>
            <w:bCs/>
            <w:u w:val="single"/>
          </w:rPr>
          <w:delText>Bold underlined text is used for critical document headings.</w:delText>
        </w:r>
      </w:del>
    </w:p>
    <w:sectPr w:rsidR="00D44D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4D90"/>
    <w:rsid w:val="001F29F8"/>
    <w:rsid w:val="00590778"/>
    <w:rsid w:val="005C3CC5"/>
    <w:rsid w:val="006F45C9"/>
    <w:rsid w:val="00B215D3"/>
    <w:rsid w:val="00D44D9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3CF9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2026-07-11T01:45:00Z</dcterms:modified>
</cp:coreProperties>
</file>