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22:00Z" w16du:dateUtc="2026-09-22T16:22:00Z"/>
          <w:rFonts w:ascii="Californian FB" w:hAnsi="Californian FB"/>
        </w:rPr>
      </w:pPr>
      <w:ins w:id="3" w:author="NAZ, Mamoona (OLDHAM MEDICAL SERVICES)" w:date="2026-09-22T12:22:00Z" w16du:dateUtc="2026-09-22T16:22: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22:00Z" w16du:dateUtc="2026-09-22T16:22:00Z"/>
          <w:rFonts w:ascii="Californian FB" w:hAnsi="Californian FB"/>
          <w:b/>
          <w:bCs/>
        </w:rPr>
      </w:pPr>
    </w:p>
    <w:p w14:paraId="43260A16" w14:textId="77777777" w:rsidR="006F1C2D" w:rsidRDefault="006F1C2D" w:rsidP="006F1C2D">
      <w:pPr>
        <w:jc w:val="center"/>
        <w:rPr>
          <w:ins w:id="5" w:author="NAZ, Mamoona (OLDHAM MEDICAL SERVICES)" w:date="2026-09-22T12:22:00Z" w16du:dateUtc="2026-09-22T16:22:00Z"/>
          <w:rFonts w:cstheme="minorHAnsi"/>
          <w:b/>
          <w:bCs/>
          <w:sz w:val="28"/>
          <w:szCs w:val="28"/>
          <w:u w:val="single"/>
        </w:rPr>
      </w:pPr>
      <w:ins w:id="6" w:author="NAZ, Mamoona (OLDHAM MEDICAL SERVICES)" w:date="2026-09-22T12:22:00Z" w16du:dateUtc="2026-09-22T16:22: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22:00Z" w16du:dateUtc="2026-09-22T16:22:00Z"/>
          <w:rFonts w:cstheme="minorHAnsi"/>
          <w:b/>
          <w:bCs/>
          <w:sz w:val="28"/>
          <w:szCs w:val="28"/>
          <w:u w:val="single"/>
        </w:rPr>
      </w:pPr>
      <w:ins w:id="8" w:author="NAZ, Mamoona (OLDHAM MEDICAL SERVICES)" w:date="2026-09-22T12:22:00Z" w16du:dateUtc="2026-09-22T16:22: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22:00Z" w16du:dateUtc="2026-09-22T16:22:00Z"/>
          <w:rFonts w:cstheme="minorHAnsi"/>
          <w:b/>
          <w:bCs/>
          <w:sz w:val="28"/>
          <w:szCs w:val="28"/>
          <w:u w:val="single"/>
        </w:rPr>
      </w:pPr>
    </w:p>
    <w:p w14:paraId="1E230469" w14:textId="77777777" w:rsidR="006F1C2D" w:rsidRDefault="006F1C2D" w:rsidP="006F1C2D">
      <w:pPr>
        <w:rPr>
          <w:ins w:id="10" w:author="NAZ, Mamoona (OLDHAM MEDICAL SERVICES)" w:date="2026-09-22T12:22:00Z" w16du:dateUtc="2026-09-22T16:22:00Z"/>
          <w:rFonts w:cstheme="minorHAnsi"/>
          <w:b/>
          <w:bCs/>
        </w:rPr>
      </w:pPr>
      <w:ins w:id="11" w:author="NAZ, Mamoona (OLDHAM MEDICAL SERVICES)" w:date="2026-09-22T12:22:00Z" w16du:dateUtc="2026-09-22T16:22:00Z">
        <w:r w:rsidRPr="00FA0E32">
          <w:rPr>
            <w:rFonts w:cstheme="minorHAnsi"/>
            <w:b/>
            <w:bCs/>
          </w:rPr>
          <w:t>Attendees:</w:t>
        </w:r>
      </w:ins>
    </w:p>
    <w:p w14:paraId="406CF681" w14:textId="77777777" w:rsidR="006F1C2D" w:rsidRDefault="006F1C2D" w:rsidP="006F1C2D">
      <w:pPr>
        <w:rPr>
          <w:ins w:id="12" w:author="NAZ, Mamoona (OLDHAM MEDICAL SERVICES)" w:date="2026-09-22T12:22:00Z" w16du:dateUtc="2026-09-22T16:22:00Z"/>
          <w:rFonts w:cstheme="minorHAnsi"/>
        </w:rPr>
      </w:pPr>
      <w:ins w:id="13" w:author="NAZ, Mamoona (OLDHAM MEDICAL SERVICES)" w:date="2026-09-22T12:22:00Z" w16du:dateUtc="2026-09-22T16:22: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22:00Z" w16du:dateUtc="2026-09-22T16:22:00Z"/>
          <w:rFonts w:cstheme="minorHAnsi"/>
        </w:rPr>
      </w:pPr>
      <w:ins w:id="15" w:author="NAZ, Mamoona (OLDHAM MEDICAL SERVICES)" w:date="2026-09-22T12:22:00Z" w16du:dateUtc="2026-09-22T16:22:00Z">
        <w:r>
          <w:rPr>
            <w:rFonts w:cstheme="minorHAnsi"/>
          </w:rPr>
          <w:t xml:space="preserve">SA – Practice Manager </w:t>
        </w:r>
      </w:ins>
    </w:p>
    <w:p w14:paraId="4B50E429" w14:textId="77777777" w:rsidR="006F1C2D" w:rsidRDefault="006F1C2D" w:rsidP="006F1C2D">
      <w:pPr>
        <w:rPr>
          <w:ins w:id="16" w:author="NAZ, Mamoona (OLDHAM MEDICAL SERVICES)" w:date="2026-09-22T12:22:00Z" w16du:dateUtc="2026-09-22T16:22:00Z"/>
          <w:rFonts w:cstheme="minorHAnsi"/>
        </w:rPr>
      </w:pPr>
    </w:p>
    <w:p w14:paraId="5F6386BB" w14:textId="77777777" w:rsidR="0008331C" w:rsidRDefault="006F1C2D" w:rsidP="0008331C">
      <w:pPr>
        <w:rPr>
          <w:ins w:id="17" w:author="NAZ, Mamoona (OLDHAM MEDICAL SERVICES)" w:date="2026-09-22T12:22:00Z" w16du:dateUtc="2026-09-22T16:22:00Z"/>
        </w:rPr>
      </w:pPr>
      <w:ins w:id="18" w:author="NAZ, Mamoona (OLDHAM MEDICAL SERVICES)" w:date="2026-09-22T12:22:00Z" w16du:dateUtc="2026-09-22T16:22: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22:00Z" w16du:dateUtc="2026-09-22T16:22:00Z"/>
        </w:rPr>
      </w:pPr>
      <w:ins w:id="20" w:author="NAZ, Mamoona (OLDHAM MEDICAL SERVICES)" w:date="2026-09-22T12:22:00Z" w16du:dateUtc="2026-09-22T16:22: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22:00Z" w16du:dateUtc="2026-09-22T16:22:00Z"/>
          <w:rFonts w:cstheme="minorHAnsi"/>
        </w:rPr>
      </w:pPr>
    </w:p>
    <w:p w14:paraId="2302B3A6" w14:textId="77777777" w:rsidR="006F1C2D" w:rsidRPr="00FA0E32" w:rsidRDefault="006F1C2D" w:rsidP="006F1C2D">
      <w:pPr>
        <w:rPr>
          <w:ins w:id="22" w:author="NAZ, Mamoona (OLDHAM MEDICAL SERVICES)" w:date="2026-09-22T12:22:00Z" w16du:dateUtc="2026-09-22T16:22:00Z"/>
          <w:rFonts w:cstheme="minorHAnsi"/>
        </w:rPr>
      </w:pPr>
    </w:p>
    <w:p w14:paraId="794DD8CD" w14:textId="77777777" w:rsidR="006F1C2D" w:rsidRDefault="006F1C2D" w:rsidP="006F1C2D">
      <w:pPr>
        <w:rPr>
          <w:ins w:id="23" w:author="NAZ, Mamoona (OLDHAM MEDICAL SERVICES)" w:date="2026-09-22T12:22:00Z" w16du:dateUtc="2026-09-22T16:22:00Z"/>
          <w:rFonts w:cstheme="minorHAnsi"/>
          <w:b/>
          <w:bCs/>
        </w:rPr>
      </w:pPr>
      <w:ins w:id="24" w:author="NAZ, Mamoona (OLDHAM MEDICAL SERVICES)" w:date="2026-09-22T12:22:00Z" w16du:dateUtc="2026-09-22T16:22:00Z">
        <w:r w:rsidRPr="00FA0E32">
          <w:rPr>
            <w:rFonts w:cstheme="minorHAnsi"/>
            <w:b/>
            <w:bCs/>
          </w:rPr>
          <w:t>Apologies:</w:t>
        </w:r>
      </w:ins>
    </w:p>
    <w:p w14:paraId="50FA62A7" w14:textId="77777777" w:rsidR="00677B90" w:rsidRDefault="00677B90" w:rsidP="006F1C2D">
      <w:pPr>
        <w:rPr>
          <w:ins w:id="25" w:author="NAZ, Mamoona (OLDHAM MEDICAL SERVICES)" w:date="2026-09-22T12:22:00Z" w16du:dateUtc="2026-09-22T16:22:00Z"/>
          <w:rFonts w:cstheme="minorHAnsi"/>
          <w:b/>
          <w:bCs/>
        </w:rPr>
      </w:pPr>
    </w:p>
    <w:p w14:paraId="27E4F2EE" w14:textId="6226EC7C" w:rsidR="00677B90" w:rsidRPr="00677B90" w:rsidRDefault="00677B90" w:rsidP="006F1C2D">
      <w:pPr>
        <w:rPr>
          <w:ins w:id="26" w:author="NAZ, Mamoona (OLDHAM MEDICAL SERVICES)" w:date="2026-09-22T12:22:00Z" w16du:dateUtc="2026-09-22T16:22:00Z"/>
          <w:rFonts w:cstheme="minorHAnsi"/>
        </w:rPr>
      </w:pPr>
      <w:ins w:id="27" w:author="NAZ, Mamoona (OLDHAM MEDICAL SERVICES)" w:date="2026-09-22T12:22:00Z" w16du:dateUtc="2026-09-22T16:22:00Z">
        <w:r>
          <w:rPr>
            <w:rFonts w:cstheme="minorHAnsi"/>
          </w:rPr>
          <w:t>CC, AK, LU, MAS, DR</w:t>
        </w:r>
      </w:ins>
    </w:p>
    <w:p w14:paraId="1282E9CD" w14:textId="77777777" w:rsidR="00A8494F" w:rsidRDefault="00A8494F">
      <w:pPr>
        <w:rPr>
          <w:ins w:id="28" w:author="NAZ, Mamoona (OLDHAM MEDICAL SERVICES)" w:date="2026-09-22T12:22:00Z" w16du:dateUtc="2026-09-22T16:22:00Z"/>
        </w:rPr>
      </w:pPr>
    </w:p>
    <w:p w14:paraId="09A61C5A" w14:textId="77777777" w:rsidR="006F1C2D" w:rsidRDefault="006F1C2D">
      <w:pPr>
        <w:rPr>
          <w:ins w:id="29" w:author="NAZ, Mamoona (OLDHAM MEDICAL SERVICES)" w:date="2026-09-22T12:22:00Z" w16du:dateUtc="2026-09-22T16:22:00Z"/>
        </w:rPr>
      </w:pPr>
    </w:p>
    <w:p w14:paraId="71B1EB70" w14:textId="6B3B9867" w:rsidR="006F1C2D" w:rsidRDefault="00FD25EC" w:rsidP="006F1C2D">
      <w:pPr>
        <w:pStyle w:val="ListParagraph"/>
        <w:numPr>
          <w:ilvl w:val="0"/>
          <w:numId w:val="1"/>
        </w:numPr>
        <w:rPr>
          <w:ins w:id="30" w:author="NAZ, Mamoona (OLDHAM MEDICAL SERVICES)" w:date="2026-09-22T12:22:00Z" w16du:dateUtc="2026-09-22T16:22:00Z"/>
        </w:rPr>
      </w:pPr>
      <w:ins w:id="31" w:author="NAZ, Mamoona (OLDHAM MEDICAL SERVICES)" w:date="2026-09-22T12:22:00Z" w16du:dateUtc="2026-09-22T16:22: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22:00Z" w16du:dateUtc="2026-09-22T16:22:00Z"/>
        </w:rPr>
      </w:pPr>
      <w:ins w:id="33" w:author="NAZ, Mamoona (OLDHAM MEDICAL SERVICES)" w:date="2026-09-22T12:22:00Z" w16du:dateUtc="2026-09-22T16:22: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22:00Z" w16du:dateUtc="2026-09-22T16:22:00Z"/>
        </w:rPr>
      </w:pPr>
      <w:ins w:id="35" w:author="NAZ, Mamoona (OLDHAM MEDICAL SERVICES)" w:date="2026-09-22T12:22:00Z" w16du:dateUtc="2026-09-22T16:22: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22:00Z" w16du:dateUtc="2026-09-22T16:22:00Z"/>
        </w:rPr>
      </w:pPr>
      <w:ins w:id="37" w:author="NAZ, Mamoona (OLDHAM MEDICAL SERVICES)" w:date="2026-09-22T12:22:00Z" w16du:dateUtc="2026-09-22T16:22: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22:00Z" w16du:dateUtc="2026-09-22T16:22:00Z"/>
        </w:rPr>
      </w:pPr>
      <w:ins w:id="39" w:author="NAZ, Mamoona (OLDHAM MEDICAL SERVICES)" w:date="2026-09-22T12:22:00Z" w16du:dateUtc="2026-09-22T16:22: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22:00Z" w16du:dateUtc="2026-09-22T16:22:00Z"/>
        </w:rPr>
      </w:pPr>
      <w:ins w:id="41" w:author="NAZ, Mamoona (OLDHAM MEDICAL SERVICES)" w:date="2026-09-22T12:22:00Z" w16du:dateUtc="2026-09-22T16:22: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22:00Z" w16du:dateUtc="2026-09-22T16:22:00Z"/>
        </w:rPr>
      </w:pPr>
      <w:ins w:id="43" w:author="NAZ, Mamoona (OLDHAM MEDICAL SERVICES)" w:date="2026-09-22T12:22:00Z" w16du:dateUtc="2026-09-22T16:22: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22:00Z" w16du:dateUtc="2026-09-22T16:22:00Z"/>
        </w:rPr>
      </w:pPr>
      <w:ins w:id="45" w:author="NAZ, Mamoona (OLDHAM MEDICAL SERVICES)" w:date="2026-09-22T12:22:00Z" w16du:dateUtc="2026-09-22T16:22: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22:00Z" w16du:dateUtc="2026-09-22T16:22:00Z"/>
        </w:rPr>
      </w:pPr>
      <w:ins w:id="47" w:author="NAZ, Mamoona (OLDHAM MEDICAL SERVICES)" w:date="2026-09-22T12:22:00Z" w16du:dateUtc="2026-09-22T16:22: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22:00Z" w16du:dateUtc="2026-09-22T16:22:00Z"/>
        </w:rPr>
      </w:pPr>
      <w:ins w:id="49" w:author="NAZ, Mamoona (OLDHAM MEDICAL SERVICES)" w:date="2026-09-22T12:22:00Z" w16du:dateUtc="2026-09-22T16:22: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22:00Z" w16du:dateUtc="2026-09-22T16:22:00Z"/>
        </w:rPr>
      </w:pPr>
      <w:ins w:id="51" w:author="NAZ, Mamoona (OLDHAM MEDICAL SERVICES)" w:date="2026-09-22T12:22:00Z" w16du:dateUtc="2026-09-22T16:22: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22:00Z" w16du:dateUtc="2026-09-22T16:22:00Z"/>
        </w:rPr>
      </w:pPr>
      <w:ins w:id="53" w:author="NAZ, Mamoona (OLDHAM MEDICAL SERVICES)" w:date="2026-09-22T12:22:00Z" w16du:dateUtc="2026-09-22T16:22: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22:00Z" w16du:dateUtc="2026-09-22T16:22:00Z"/>
        </w:rPr>
      </w:pPr>
      <w:ins w:id="55" w:author="NAZ, Mamoona (OLDHAM MEDICAL SERVICES)" w:date="2026-09-22T12:22:00Z" w16du:dateUtc="2026-09-22T16:22: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22:00Z" w16du:dateUtc="2026-09-22T16:22:00Z"/>
        </w:rPr>
      </w:pPr>
      <w:ins w:id="57" w:author="NAZ, Mamoona (OLDHAM MEDICAL SERVICES)" w:date="2026-09-22T12:22:00Z" w16du:dateUtc="2026-09-22T16:22: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22:00Z" w16du:dateUtc="2026-09-22T16:22:00Z"/>
        </w:rPr>
      </w:pPr>
      <w:ins w:id="59" w:author="NAZ, Mamoona (OLDHAM MEDICAL SERVICES)" w:date="2026-09-22T12:22:00Z" w16du:dateUtc="2026-09-22T16:22: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22:00Z" w16du:dateUtc="2026-09-22T16:22:00Z"/>
        </w:rPr>
      </w:pPr>
      <w:ins w:id="61" w:author="NAZ, Mamoona (OLDHAM MEDICAL SERVICES)" w:date="2026-09-22T12:22:00Z" w16du:dateUtc="2026-09-22T16:22: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22:00Z" w16du:dateUtc="2026-09-22T16:22:00Z"/>
        </w:rPr>
      </w:pPr>
      <w:ins w:id="63" w:author="NAZ, Mamoona (OLDHAM MEDICAL SERVICES)" w:date="2026-09-22T12:22:00Z" w16du:dateUtc="2026-09-22T16:22: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22:00Z" w16du:dateUtc="2026-09-22T16:22:00Z"/>
        </w:rPr>
      </w:pPr>
      <w:ins w:id="65" w:author="NAZ, Mamoona (OLDHAM MEDICAL SERVICES)" w:date="2026-09-22T12:22:00Z" w16du:dateUtc="2026-09-22T16:22: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22:00Z" w16du:dateUtc="2026-09-22T16:22:00Z"/>
          <w:b/>
          <w:bCs/>
        </w:rPr>
      </w:pPr>
      <w:ins w:id="67" w:author="NAZ, Mamoona (OLDHAM MEDICAL SERVICES)" w:date="2026-09-22T12:22:00Z" w16du:dateUtc="2026-09-22T16:22: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22:00Z" w16du:dateUtc="2026-09-22T16:22:00Z"/>
          <w:b/>
          <w:bCs/>
        </w:rPr>
      </w:pPr>
    </w:p>
    <w:p w14:paraId="483E2A61" w14:textId="77777777" w:rsidR="00AD4A8F" w:rsidRPr="00AD4A8F" w:rsidRDefault="006F1C2D" w:rsidP="00AD4A8F">
      <w:pPr>
        <w:kinsoku w:val="0"/>
        <w:overflowPunct w:val="0"/>
        <w:autoSpaceDE w:val="0"/>
        <w:autoSpaceDN w:val="0"/>
        <w:adjustRightInd w:val="0"/>
        <w:spacing w:before="2"/>
        <w:rPr>
          <w:del w:id="69" w:author="NAZ, Mamoona (OLDHAM MEDICAL SERVICES)" w:date="2026-09-22T12:22:00Z" w16du:dateUtc="2026-09-22T16:22:00Z"/>
          <w:rFonts w:ascii="Times New Roman" w:hAnsi="Times New Roman"/>
          <w:szCs w:val="19"/>
          <w:lang w:val="es-ES_tradnl"/>
        </w:rPr>
      </w:pPr>
      <w:ins w:id="70" w:author="NAZ, Mamoona (OLDHAM MEDICAL SERVICES)" w:date="2026-09-22T12:22:00Z" w16du:dateUtc="2026-09-22T16:22: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13ECA109" w14:textId="77777777" w:rsidR="00AD4A8F" w:rsidRPr="00AD4A8F" w:rsidRDefault="00AD4A8F" w:rsidP="00AD4A8F">
      <w:pPr>
        <w:kinsoku w:val="0"/>
        <w:overflowPunct w:val="0"/>
        <w:autoSpaceDE w:val="0"/>
        <w:autoSpaceDN w:val="0"/>
        <w:adjustRightInd w:val="0"/>
        <w:ind w:left="2989" w:right="2853"/>
        <w:jc w:val="center"/>
        <w:outlineLvl w:val="0"/>
        <w:rPr>
          <w:del w:id="71" w:author="NAZ, Mamoona (OLDHAM MEDICAL SERVICES)" w:date="2026-09-22T12:22:00Z" w16du:dateUtc="2026-09-22T16:22:00Z"/>
          <w:rFonts w:ascii="Arial" w:hAnsi="Arial" w:cs="Arial"/>
          <w:b/>
          <w:bCs/>
          <w:w w:val="105"/>
          <w:szCs w:val="18"/>
          <w:lang w:val="es-ES_tradnl"/>
        </w:rPr>
      </w:pPr>
      <w:del w:id="72" w:author="NAZ, Mamoona (OLDHAM MEDICAL SERVICES)" w:date="2026-09-22T12:22:00Z" w16du:dateUtc="2026-09-22T16:22:00Z">
        <w:r w:rsidRPr="00AD4A8F">
          <w:rPr>
            <w:rFonts w:ascii="Arial" w:hAnsi="Arial" w:cs="Arial"/>
            <w:b/>
            <w:bCs/>
            <w:w w:val="105"/>
            <w:szCs w:val="18"/>
            <w:lang w:val="es-ES_tradnl"/>
          </w:rPr>
          <w:delText>ANEXO V</w:delText>
        </w:r>
      </w:del>
    </w:p>
    <w:p w14:paraId="77EA88EB" w14:textId="77777777" w:rsidR="00AD4A8F" w:rsidRPr="00AD4A8F" w:rsidRDefault="00AD4A8F" w:rsidP="00AD4A8F">
      <w:pPr>
        <w:kinsoku w:val="0"/>
        <w:overflowPunct w:val="0"/>
        <w:autoSpaceDE w:val="0"/>
        <w:autoSpaceDN w:val="0"/>
        <w:adjustRightInd w:val="0"/>
        <w:spacing w:before="6" w:line="249" w:lineRule="auto"/>
        <w:ind w:left="2991" w:right="2853"/>
        <w:jc w:val="center"/>
        <w:rPr>
          <w:del w:id="73" w:author="NAZ, Mamoona (OLDHAM MEDICAL SERVICES)" w:date="2026-09-22T12:22:00Z" w16du:dateUtc="2026-09-22T16:22:00Z"/>
          <w:rFonts w:ascii="Arial" w:hAnsi="Arial" w:cs="Arial"/>
          <w:b/>
          <w:bCs/>
          <w:w w:val="105"/>
          <w:szCs w:val="18"/>
          <w:lang w:val="es-ES_tradnl"/>
        </w:rPr>
      </w:pPr>
      <w:del w:id="74" w:author="NAZ, Mamoona (OLDHAM MEDICAL SERVICES)" w:date="2026-09-22T12:22:00Z" w16du:dateUtc="2026-09-22T16:22:00Z">
        <w:r w:rsidRPr="00AD4A8F">
          <w:rPr>
            <w:rFonts w:ascii="Arial" w:hAnsi="Arial" w:cs="Arial"/>
            <w:b/>
            <w:bCs/>
            <w:w w:val="105"/>
            <w:szCs w:val="18"/>
            <w:lang w:val="es-ES_tradnl"/>
          </w:rPr>
          <w:delText>Memoria Programa “Desarrollo Capacidades” Curso 2019 / 2020</w:delText>
        </w:r>
      </w:del>
    </w:p>
    <w:p w14:paraId="7B93977A" w14:textId="77777777" w:rsidR="00AD4A8F" w:rsidRPr="00AD4A8F" w:rsidRDefault="00AD4A8F" w:rsidP="00AD4A8F">
      <w:pPr>
        <w:kinsoku w:val="0"/>
        <w:overflowPunct w:val="0"/>
        <w:autoSpaceDE w:val="0"/>
        <w:autoSpaceDN w:val="0"/>
        <w:adjustRightInd w:val="0"/>
        <w:spacing w:before="8"/>
        <w:rPr>
          <w:del w:id="75" w:author="NAZ, Mamoona (OLDHAM MEDICAL SERVICES)" w:date="2026-09-22T12:22:00Z" w16du:dateUtc="2026-09-22T16:22:00Z"/>
          <w:rFonts w:ascii="Arial" w:hAnsi="Arial" w:cs="Arial"/>
          <w:b/>
          <w:bCs/>
          <w:szCs w:val="18"/>
          <w:lang w:val="es-ES_tradnl"/>
        </w:rPr>
      </w:pPr>
    </w:p>
    <w:p w14:paraId="68272A1D" w14:textId="77777777" w:rsidR="00AD4A8F" w:rsidRPr="00AD4A8F" w:rsidRDefault="00AD4A8F" w:rsidP="00AD4A8F">
      <w:pPr>
        <w:kinsoku w:val="0"/>
        <w:overflowPunct w:val="0"/>
        <w:autoSpaceDE w:val="0"/>
        <w:autoSpaceDN w:val="0"/>
        <w:adjustRightInd w:val="0"/>
        <w:ind w:left="100"/>
        <w:rPr>
          <w:del w:id="76" w:author="NAZ, Mamoona (OLDHAM MEDICAL SERVICES)" w:date="2026-09-22T12:22:00Z" w16du:dateUtc="2026-09-22T16:22:00Z"/>
          <w:rFonts w:ascii="Arial" w:hAnsi="Arial" w:cs="Arial"/>
          <w:sz w:val="20"/>
          <w:szCs w:val="20"/>
          <w:lang w:val="es-ES_tradnl"/>
        </w:rPr>
      </w:pPr>
    </w:p>
    <w:p w14:paraId="4187920C" w14:textId="77777777" w:rsidR="00AD4A8F" w:rsidRPr="00AD4A8F" w:rsidRDefault="00AD4A8F" w:rsidP="00AD4A8F">
      <w:pPr>
        <w:kinsoku w:val="0"/>
        <w:overflowPunct w:val="0"/>
        <w:autoSpaceDE w:val="0"/>
        <w:autoSpaceDN w:val="0"/>
        <w:adjustRightInd w:val="0"/>
        <w:rPr>
          <w:del w:id="77" w:author="NAZ, Mamoona (OLDHAM MEDICAL SERVICES)" w:date="2026-09-22T12:22:00Z" w16du:dateUtc="2026-09-22T16:22:00Z"/>
          <w:rFonts w:ascii="Arial" w:hAnsi="Arial" w:cs="Arial"/>
          <w:b/>
          <w:bCs/>
          <w:sz w:val="20"/>
          <w:szCs w:val="20"/>
          <w:lang w:val="es-ES_tradnl"/>
        </w:rPr>
      </w:pPr>
    </w:p>
    <w:p w14:paraId="08FAA556" w14:textId="77777777" w:rsidR="00AD4A8F" w:rsidRPr="00AD4A8F" w:rsidRDefault="00AD4A8F" w:rsidP="00AD4A8F">
      <w:pPr>
        <w:kinsoku w:val="0"/>
        <w:overflowPunct w:val="0"/>
        <w:autoSpaceDE w:val="0"/>
        <w:autoSpaceDN w:val="0"/>
        <w:adjustRightInd w:val="0"/>
        <w:spacing w:before="60"/>
        <w:ind w:left="533"/>
        <w:outlineLvl w:val="1"/>
        <w:rPr>
          <w:del w:id="78" w:author="NAZ, Mamoona (OLDHAM MEDICAL SERVICES)" w:date="2026-09-22T12:22:00Z" w16du:dateUtc="2026-09-22T16:22:00Z"/>
          <w:rFonts w:ascii="Arial" w:hAnsi="Arial" w:cs="Arial"/>
          <w:w w:val="105"/>
          <w:sz w:val="18"/>
          <w:szCs w:val="18"/>
          <w:lang w:val="es-ES_tradnl"/>
        </w:rPr>
      </w:pPr>
      <w:del w:id="79" w:author="NAZ, Mamoona (OLDHAM MEDICAL SERVICES)" w:date="2026-09-22T12:22:00Z" w16du:dateUtc="2026-09-22T16:22:00Z">
        <w:r w:rsidRPr="00AD4A8F">
          <w:rPr>
            <w:rFonts w:ascii="Arial" w:hAnsi="Arial" w:cs="Arial"/>
            <w:w w:val="105"/>
            <w:sz w:val="18"/>
            <w:szCs w:val="18"/>
            <w:lang w:val="es-ES_tradnl"/>
          </w:rPr>
          <w:delText>1.- Datos de identificación:</w:delText>
        </w:r>
      </w:del>
    </w:p>
    <w:p w14:paraId="12A598F4" w14:textId="77777777" w:rsidR="00AD4A8F" w:rsidRPr="00AD4A8F" w:rsidRDefault="00AD4A8F" w:rsidP="00AD4A8F">
      <w:pPr>
        <w:kinsoku w:val="0"/>
        <w:overflowPunct w:val="0"/>
        <w:autoSpaceDE w:val="0"/>
        <w:autoSpaceDN w:val="0"/>
        <w:adjustRightInd w:val="0"/>
        <w:spacing w:before="2"/>
        <w:rPr>
          <w:del w:id="80" w:author="NAZ, Mamoona (OLDHAM MEDICAL SERVICES)" w:date="2026-09-22T12:22:00Z" w16du:dateUtc="2026-09-22T16:22:00Z"/>
          <w:rFonts w:ascii="Arial" w:hAnsi="Arial" w:cs="Arial"/>
          <w:sz w:val="17"/>
          <w:szCs w:val="17"/>
          <w:lang w:val="es-ES_tradnl"/>
        </w:rPr>
      </w:pPr>
    </w:p>
    <w:tbl>
      <w:tblPr>
        <w:tblW w:w="0" w:type="auto"/>
        <w:tblInd w:w="529" w:type="dxa"/>
        <w:tblLayout w:type="fixed"/>
        <w:tblCellMar>
          <w:left w:w="0" w:type="dxa"/>
          <w:right w:w="0" w:type="dxa"/>
        </w:tblCellMar>
        <w:tblLook w:val="0000" w:firstRow="0" w:lastRow="0" w:firstColumn="0" w:lastColumn="0" w:noHBand="0" w:noVBand="0"/>
      </w:tblPr>
      <w:tblGrid>
        <w:gridCol w:w="1939"/>
        <w:gridCol w:w="1939"/>
        <w:gridCol w:w="1939"/>
        <w:gridCol w:w="1939"/>
      </w:tblGrid>
      <w:tr w:rsidR="00AD4A8F" w:rsidRPr="00AD4A8F" w14:paraId="78A8B0E7" w14:textId="77777777">
        <w:trPr>
          <w:trHeight w:val="193"/>
          <w:del w:id="81" w:author="NAZ, Mamoona (OLDHAM MEDICAL SERVICES)" w:date="2026-09-22T12:22:00Z" w16du:dateUtc="2026-09-22T16:22:00Z"/>
        </w:trPr>
        <w:tc>
          <w:tcPr>
            <w:tcW w:w="3878" w:type="dxa"/>
            <w:gridSpan w:val="2"/>
            <w:tcBorders>
              <w:top w:val="single" w:sz="4" w:space="0" w:color="000000"/>
              <w:left w:val="single" w:sz="4" w:space="0" w:color="000000"/>
              <w:bottom w:val="single" w:sz="4" w:space="0" w:color="000000"/>
              <w:right w:val="single" w:sz="4" w:space="0" w:color="000000"/>
            </w:tcBorders>
          </w:tcPr>
          <w:p w14:paraId="75E991C5" w14:textId="77777777" w:rsidR="00AD4A8F" w:rsidRPr="00AD4A8F" w:rsidRDefault="00AD4A8F" w:rsidP="00AD4A8F">
            <w:pPr>
              <w:kinsoku w:val="0"/>
              <w:overflowPunct w:val="0"/>
              <w:autoSpaceDE w:val="0"/>
              <w:autoSpaceDN w:val="0"/>
              <w:adjustRightInd w:val="0"/>
              <w:spacing w:line="173" w:lineRule="exact"/>
              <w:ind w:left="89"/>
              <w:rPr>
                <w:del w:id="82" w:author="NAZ, Mamoona (OLDHAM MEDICAL SERVICES)" w:date="2026-09-22T12:22:00Z" w16du:dateUtc="2026-09-22T16:22:00Z"/>
                <w:rFonts w:ascii="Arial" w:hAnsi="Arial" w:cs="Arial"/>
                <w:sz w:val="17"/>
                <w:szCs w:val="17"/>
                <w:lang w:val="es-ES_tradnl"/>
              </w:rPr>
            </w:pPr>
            <w:del w:id="83" w:author="NAZ, Mamoona (OLDHAM MEDICAL SERVICES)" w:date="2026-09-22T12:22:00Z" w16du:dateUtc="2026-09-22T16:22:00Z">
              <w:r w:rsidRPr="00AD4A8F">
                <w:rPr>
                  <w:rFonts w:ascii="Arial" w:hAnsi="Arial" w:cs="Arial"/>
                  <w:sz w:val="17"/>
                  <w:szCs w:val="17"/>
                  <w:lang w:val="es-ES_tradnl"/>
                </w:rPr>
                <w:delText>Centro:</w:delText>
              </w:r>
            </w:del>
          </w:p>
        </w:tc>
        <w:tc>
          <w:tcPr>
            <w:tcW w:w="3878" w:type="dxa"/>
            <w:gridSpan w:val="2"/>
            <w:tcBorders>
              <w:top w:val="single" w:sz="4" w:space="0" w:color="000000"/>
              <w:left w:val="single" w:sz="4" w:space="0" w:color="000000"/>
              <w:bottom w:val="single" w:sz="4" w:space="0" w:color="000000"/>
              <w:right w:val="single" w:sz="4" w:space="0" w:color="000000"/>
            </w:tcBorders>
          </w:tcPr>
          <w:p w14:paraId="1C8A1733" w14:textId="77777777" w:rsidR="00AD4A8F" w:rsidRPr="00AD4A8F" w:rsidRDefault="00AD4A8F" w:rsidP="00AD4A8F">
            <w:pPr>
              <w:kinsoku w:val="0"/>
              <w:overflowPunct w:val="0"/>
              <w:autoSpaceDE w:val="0"/>
              <w:autoSpaceDN w:val="0"/>
              <w:adjustRightInd w:val="0"/>
              <w:spacing w:line="173" w:lineRule="exact"/>
              <w:ind w:left="89"/>
              <w:rPr>
                <w:del w:id="84" w:author="NAZ, Mamoona (OLDHAM MEDICAL SERVICES)" w:date="2026-09-22T12:22:00Z" w16du:dateUtc="2026-09-22T16:22:00Z"/>
                <w:rFonts w:ascii="Arial" w:hAnsi="Arial" w:cs="Arial"/>
                <w:sz w:val="17"/>
                <w:szCs w:val="17"/>
                <w:lang w:val="es-ES_tradnl"/>
              </w:rPr>
            </w:pPr>
            <w:del w:id="85" w:author="NAZ, Mamoona (OLDHAM MEDICAL SERVICES)" w:date="2026-09-22T12:22:00Z" w16du:dateUtc="2026-09-22T16:22:00Z">
              <w:r w:rsidRPr="00AD4A8F">
                <w:rPr>
                  <w:rFonts w:ascii="Arial" w:hAnsi="Arial" w:cs="Arial"/>
                  <w:sz w:val="17"/>
                  <w:szCs w:val="17"/>
                  <w:lang w:val="es-ES_tradnl"/>
                </w:rPr>
                <w:delText>Código de Centro:</w:delText>
              </w:r>
            </w:del>
          </w:p>
        </w:tc>
      </w:tr>
      <w:tr w:rsidR="00AD4A8F" w:rsidRPr="00AD4A8F" w14:paraId="36CBBD05" w14:textId="77777777">
        <w:trPr>
          <w:trHeight w:val="193"/>
          <w:del w:id="86" w:author="NAZ, Mamoona (OLDHAM MEDICAL SERVICES)" w:date="2026-09-22T12:22:00Z" w16du:dateUtc="2026-09-22T16:22:00Z"/>
        </w:trPr>
        <w:tc>
          <w:tcPr>
            <w:tcW w:w="3878" w:type="dxa"/>
            <w:gridSpan w:val="2"/>
            <w:tcBorders>
              <w:top w:val="single" w:sz="4" w:space="0" w:color="000000"/>
              <w:left w:val="single" w:sz="4" w:space="0" w:color="000000"/>
              <w:bottom w:val="single" w:sz="4" w:space="0" w:color="000000"/>
              <w:right w:val="single" w:sz="4" w:space="0" w:color="000000"/>
            </w:tcBorders>
          </w:tcPr>
          <w:p w14:paraId="7A9782A7" w14:textId="77777777" w:rsidR="00AD4A8F" w:rsidRPr="00AD4A8F" w:rsidRDefault="00AD4A8F" w:rsidP="00AD4A8F">
            <w:pPr>
              <w:kinsoku w:val="0"/>
              <w:overflowPunct w:val="0"/>
              <w:autoSpaceDE w:val="0"/>
              <w:autoSpaceDN w:val="0"/>
              <w:adjustRightInd w:val="0"/>
              <w:spacing w:line="173" w:lineRule="exact"/>
              <w:ind w:left="89"/>
              <w:rPr>
                <w:del w:id="87" w:author="NAZ, Mamoona (OLDHAM MEDICAL SERVICES)" w:date="2026-09-22T12:22:00Z" w16du:dateUtc="2026-09-22T16:22:00Z"/>
                <w:rFonts w:ascii="Arial" w:hAnsi="Arial" w:cs="Arial"/>
                <w:sz w:val="17"/>
                <w:szCs w:val="17"/>
                <w:lang w:val="es-ES_tradnl"/>
              </w:rPr>
            </w:pPr>
            <w:del w:id="88" w:author="NAZ, Mamoona (OLDHAM MEDICAL SERVICES)" w:date="2026-09-22T12:22:00Z" w16du:dateUtc="2026-09-22T16:22:00Z">
              <w:r w:rsidRPr="00AD4A8F">
                <w:rPr>
                  <w:rFonts w:ascii="Arial" w:hAnsi="Arial" w:cs="Arial"/>
                  <w:sz w:val="17"/>
                  <w:szCs w:val="17"/>
                  <w:lang w:val="es-ES_tradnl"/>
                </w:rPr>
                <w:delText>Dirección:</w:delText>
              </w:r>
            </w:del>
          </w:p>
        </w:tc>
        <w:tc>
          <w:tcPr>
            <w:tcW w:w="3878" w:type="dxa"/>
            <w:gridSpan w:val="2"/>
            <w:tcBorders>
              <w:top w:val="single" w:sz="4" w:space="0" w:color="000000"/>
              <w:left w:val="single" w:sz="4" w:space="0" w:color="000000"/>
              <w:bottom w:val="single" w:sz="4" w:space="0" w:color="000000"/>
              <w:right w:val="single" w:sz="4" w:space="0" w:color="000000"/>
            </w:tcBorders>
          </w:tcPr>
          <w:p w14:paraId="217C40B9" w14:textId="77777777" w:rsidR="00AD4A8F" w:rsidRPr="00AD4A8F" w:rsidRDefault="00AD4A8F" w:rsidP="00AD4A8F">
            <w:pPr>
              <w:kinsoku w:val="0"/>
              <w:overflowPunct w:val="0"/>
              <w:autoSpaceDE w:val="0"/>
              <w:autoSpaceDN w:val="0"/>
              <w:adjustRightInd w:val="0"/>
              <w:spacing w:line="173" w:lineRule="exact"/>
              <w:ind w:left="89"/>
              <w:rPr>
                <w:del w:id="89" w:author="NAZ, Mamoona (OLDHAM MEDICAL SERVICES)" w:date="2026-09-22T12:22:00Z" w16du:dateUtc="2026-09-22T16:22:00Z"/>
                <w:rFonts w:ascii="Arial" w:hAnsi="Arial" w:cs="Arial"/>
                <w:sz w:val="17"/>
                <w:szCs w:val="17"/>
                <w:lang w:val="es-ES_tradnl"/>
              </w:rPr>
            </w:pPr>
            <w:del w:id="90" w:author="NAZ, Mamoona (OLDHAM MEDICAL SERVICES)" w:date="2026-09-22T12:22:00Z" w16du:dateUtc="2026-09-22T16:22:00Z">
              <w:r w:rsidRPr="00AD4A8F">
                <w:rPr>
                  <w:rFonts w:ascii="Arial" w:hAnsi="Arial" w:cs="Arial"/>
                  <w:sz w:val="17"/>
                  <w:szCs w:val="17"/>
                  <w:lang w:val="es-ES_tradnl"/>
                </w:rPr>
                <w:delText>Provincia:</w:delText>
              </w:r>
            </w:del>
          </w:p>
        </w:tc>
      </w:tr>
      <w:tr w:rsidR="00AD4A8F" w:rsidRPr="00AD4A8F" w14:paraId="5E499F38" w14:textId="77777777">
        <w:trPr>
          <w:trHeight w:val="193"/>
          <w:del w:id="91" w:author="NAZ, Mamoona (OLDHAM MEDICAL SERVICES)" w:date="2026-09-22T12:22:00Z" w16du:dateUtc="2026-09-22T16:22:00Z"/>
        </w:trPr>
        <w:tc>
          <w:tcPr>
            <w:tcW w:w="3878" w:type="dxa"/>
            <w:gridSpan w:val="2"/>
            <w:tcBorders>
              <w:top w:val="single" w:sz="4" w:space="0" w:color="000000"/>
              <w:left w:val="single" w:sz="4" w:space="0" w:color="000000"/>
              <w:bottom w:val="single" w:sz="4" w:space="0" w:color="000000"/>
              <w:right w:val="single" w:sz="4" w:space="0" w:color="000000"/>
            </w:tcBorders>
          </w:tcPr>
          <w:p w14:paraId="411F2B0E" w14:textId="77777777" w:rsidR="00AD4A8F" w:rsidRPr="00AD4A8F" w:rsidRDefault="00AD4A8F" w:rsidP="00AD4A8F">
            <w:pPr>
              <w:kinsoku w:val="0"/>
              <w:overflowPunct w:val="0"/>
              <w:autoSpaceDE w:val="0"/>
              <w:autoSpaceDN w:val="0"/>
              <w:adjustRightInd w:val="0"/>
              <w:spacing w:line="173" w:lineRule="exact"/>
              <w:ind w:left="89"/>
              <w:rPr>
                <w:del w:id="92" w:author="NAZ, Mamoona (OLDHAM MEDICAL SERVICES)" w:date="2026-09-22T12:22:00Z" w16du:dateUtc="2026-09-22T16:22:00Z"/>
                <w:rFonts w:ascii="Arial" w:hAnsi="Arial" w:cs="Arial"/>
                <w:sz w:val="17"/>
                <w:szCs w:val="17"/>
                <w:lang w:val="es-ES_tradnl"/>
              </w:rPr>
            </w:pPr>
            <w:del w:id="93" w:author="NAZ, Mamoona (OLDHAM MEDICAL SERVICES)" w:date="2026-09-22T12:22:00Z" w16du:dateUtc="2026-09-22T16:22:00Z">
              <w:r w:rsidRPr="00AD4A8F">
                <w:rPr>
                  <w:rFonts w:ascii="Arial" w:hAnsi="Arial" w:cs="Arial"/>
                  <w:sz w:val="17"/>
                  <w:szCs w:val="17"/>
                  <w:lang w:val="es-ES_tradnl"/>
                </w:rPr>
                <w:delText>Teléfono:</w:delText>
              </w:r>
            </w:del>
          </w:p>
        </w:tc>
        <w:tc>
          <w:tcPr>
            <w:tcW w:w="3878" w:type="dxa"/>
            <w:gridSpan w:val="2"/>
            <w:tcBorders>
              <w:top w:val="single" w:sz="4" w:space="0" w:color="000000"/>
              <w:left w:val="single" w:sz="4" w:space="0" w:color="000000"/>
              <w:bottom w:val="single" w:sz="4" w:space="0" w:color="000000"/>
              <w:right w:val="single" w:sz="4" w:space="0" w:color="000000"/>
            </w:tcBorders>
          </w:tcPr>
          <w:p w14:paraId="63C38170" w14:textId="77777777" w:rsidR="00AD4A8F" w:rsidRPr="00AD4A8F" w:rsidRDefault="00AD4A8F" w:rsidP="00AD4A8F">
            <w:pPr>
              <w:kinsoku w:val="0"/>
              <w:overflowPunct w:val="0"/>
              <w:autoSpaceDE w:val="0"/>
              <w:autoSpaceDN w:val="0"/>
              <w:adjustRightInd w:val="0"/>
              <w:spacing w:line="173" w:lineRule="exact"/>
              <w:ind w:left="89"/>
              <w:rPr>
                <w:del w:id="94" w:author="NAZ, Mamoona (OLDHAM MEDICAL SERVICES)" w:date="2026-09-22T12:22:00Z" w16du:dateUtc="2026-09-22T16:22:00Z"/>
                <w:rFonts w:ascii="Arial" w:hAnsi="Arial" w:cs="Arial"/>
                <w:sz w:val="17"/>
                <w:szCs w:val="17"/>
                <w:lang w:val="es-ES_tradnl"/>
              </w:rPr>
            </w:pPr>
            <w:del w:id="95" w:author="NAZ, Mamoona (OLDHAM MEDICAL SERVICES)" w:date="2026-09-22T12:22:00Z" w16du:dateUtc="2026-09-22T16:22:00Z">
              <w:r w:rsidRPr="00AD4A8F">
                <w:rPr>
                  <w:rFonts w:ascii="Arial" w:hAnsi="Arial" w:cs="Arial"/>
                  <w:sz w:val="17"/>
                  <w:szCs w:val="17"/>
                  <w:lang w:val="es-ES_tradnl"/>
                </w:rPr>
                <w:delText>Coordinador:</w:delText>
              </w:r>
            </w:del>
          </w:p>
        </w:tc>
      </w:tr>
      <w:tr w:rsidR="00AD4A8F" w:rsidRPr="00AD4A8F" w14:paraId="1FC2509F" w14:textId="77777777">
        <w:trPr>
          <w:trHeight w:val="193"/>
          <w:del w:id="96" w:author="NAZ, Mamoona (OLDHAM MEDICAL SERVICES)" w:date="2026-09-22T12:22:00Z" w16du:dateUtc="2026-09-22T16:22:00Z"/>
        </w:trPr>
        <w:tc>
          <w:tcPr>
            <w:tcW w:w="7756" w:type="dxa"/>
            <w:gridSpan w:val="4"/>
            <w:tcBorders>
              <w:top w:val="single" w:sz="4" w:space="0" w:color="000000"/>
              <w:left w:val="single" w:sz="4" w:space="0" w:color="000000"/>
              <w:bottom w:val="single" w:sz="4" w:space="0" w:color="000000"/>
              <w:right w:val="single" w:sz="4" w:space="0" w:color="000000"/>
            </w:tcBorders>
          </w:tcPr>
          <w:p w14:paraId="496E1902" w14:textId="77777777" w:rsidR="00AD4A8F" w:rsidRPr="00AD4A8F" w:rsidRDefault="00AD4A8F" w:rsidP="00AD4A8F">
            <w:pPr>
              <w:kinsoku w:val="0"/>
              <w:overflowPunct w:val="0"/>
              <w:autoSpaceDE w:val="0"/>
              <w:autoSpaceDN w:val="0"/>
              <w:adjustRightInd w:val="0"/>
              <w:spacing w:line="173" w:lineRule="exact"/>
              <w:ind w:left="2800" w:right="2798"/>
              <w:jc w:val="center"/>
              <w:rPr>
                <w:del w:id="97" w:author="NAZ, Mamoona (OLDHAM MEDICAL SERVICES)" w:date="2026-09-22T12:22:00Z" w16du:dateUtc="2026-09-22T16:22:00Z"/>
                <w:rFonts w:ascii="Arial" w:hAnsi="Arial" w:cs="Arial"/>
                <w:sz w:val="17"/>
                <w:szCs w:val="17"/>
                <w:lang w:val="es-ES_tradnl"/>
              </w:rPr>
            </w:pPr>
            <w:del w:id="98" w:author="NAZ, Mamoona (OLDHAM MEDICAL SERVICES)" w:date="2026-09-22T12:22:00Z" w16du:dateUtc="2026-09-22T16:22:00Z">
              <w:r w:rsidRPr="00AD4A8F">
                <w:rPr>
                  <w:rFonts w:ascii="Arial" w:hAnsi="Arial" w:cs="Arial"/>
                  <w:sz w:val="17"/>
                  <w:szCs w:val="17"/>
                  <w:lang w:val="es-ES_tradnl"/>
                </w:rPr>
                <w:delText>Datos Generales del Centro</w:delText>
              </w:r>
            </w:del>
          </w:p>
        </w:tc>
      </w:tr>
      <w:tr w:rsidR="00AD4A8F" w:rsidRPr="00AD4A8F" w14:paraId="2DBBE6D3" w14:textId="77777777">
        <w:trPr>
          <w:trHeight w:val="193"/>
          <w:del w:id="99"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7C9BB701" w14:textId="77777777" w:rsidR="00AD4A8F" w:rsidRPr="00AD4A8F" w:rsidRDefault="00AD4A8F" w:rsidP="00AD4A8F">
            <w:pPr>
              <w:kinsoku w:val="0"/>
              <w:overflowPunct w:val="0"/>
              <w:autoSpaceDE w:val="0"/>
              <w:autoSpaceDN w:val="0"/>
              <w:adjustRightInd w:val="0"/>
              <w:spacing w:line="173" w:lineRule="exact"/>
              <w:ind w:left="723" w:right="721"/>
              <w:jc w:val="center"/>
              <w:rPr>
                <w:del w:id="100" w:author="NAZ, Mamoona (OLDHAM MEDICAL SERVICES)" w:date="2026-09-22T12:22:00Z" w16du:dateUtc="2026-09-22T16:22:00Z"/>
                <w:rFonts w:ascii="Arial" w:hAnsi="Arial" w:cs="Arial"/>
                <w:sz w:val="17"/>
                <w:szCs w:val="17"/>
                <w:lang w:val="es-ES_tradnl"/>
              </w:rPr>
            </w:pPr>
            <w:del w:id="101" w:author="NAZ, Mamoona (OLDHAM MEDICAL SERVICES)" w:date="2026-09-22T12:22:00Z" w16du:dateUtc="2026-09-22T16:22:00Z">
              <w:r w:rsidRPr="00AD4A8F">
                <w:rPr>
                  <w:rFonts w:ascii="Arial" w:hAnsi="Arial" w:cs="Arial"/>
                  <w:sz w:val="17"/>
                  <w:szCs w:val="17"/>
                  <w:lang w:val="es-ES_tradnl"/>
                </w:rPr>
                <w:delText>Etapa</w:delText>
              </w:r>
            </w:del>
          </w:p>
        </w:tc>
        <w:tc>
          <w:tcPr>
            <w:tcW w:w="1939" w:type="dxa"/>
            <w:tcBorders>
              <w:top w:val="single" w:sz="4" w:space="0" w:color="000000"/>
              <w:left w:val="single" w:sz="4" w:space="0" w:color="000000"/>
              <w:bottom w:val="single" w:sz="4" w:space="0" w:color="000000"/>
              <w:right w:val="single" w:sz="4" w:space="0" w:color="000000"/>
            </w:tcBorders>
          </w:tcPr>
          <w:p w14:paraId="7CC899FF" w14:textId="77777777" w:rsidR="00AD4A8F" w:rsidRPr="00AD4A8F" w:rsidRDefault="00AD4A8F" w:rsidP="00AD4A8F">
            <w:pPr>
              <w:kinsoku w:val="0"/>
              <w:overflowPunct w:val="0"/>
              <w:autoSpaceDE w:val="0"/>
              <w:autoSpaceDN w:val="0"/>
              <w:adjustRightInd w:val="0"/>
              <w:spacing w:line="173" w:lineRule="exact"/>
              <w:ind w:left="422"/>
              <w:rPr>
                <w:del w:id="102" w:author="NAZ, Mamoona (OLDHAM MEDICAL SERVICES)" w:date="2026-09-22T12:22:00Z" w16du:dateUtc="2026-09-22T16:22:00Z"/>
                <w:rFonts w:ascii="Arial" w:hAnsi="Arial" w:cs="Arial"/>
                <w:sz w:val="17"/>
                <w:szCs w:val="17"/>
                <w:lang w:val="es-ES_tradnl"/>
              </w:rPr>
            </w:pPr>
            <w:del w:id="103" w:author="NAZ, Mamoona (OLDHAM MEDICAL SERVICES)" w:date="2026-09-22T12:22:00Z" w16du:dateUtc="2026-09-22T16:22:00Z">
              <w:r w:rsidRPr="00AD4A8F">
                <w:rPr>
                  <w:rFonts w:ascii="Arial" w:hAnsi="Arial" w:cs="Arial"/>
                  <w:sz w:val="17"/>
                  <w:szCs w:val="17"/>
                  <w:lang w:val="es-ES_tradnl"/>
                </w:rPr>
                <w:delText>Alumnado (nº)</w:delText>
              </w:r>
            </w:del>
          </w:p>
        </w:tc>
        <w:tc>
          <w:tcPr>
            <w:tcW w:w="1939" w:type="dxa"/>
            <w:tcBorders>
              <w:top w:val="single" w:sz="4" w:space="0" w:color="000000"/>
              <w:left w:val="single" w:sz="4" w:space="0" w:color="000000"/>
              <w:bottom w:val="single" w:sz="4" w:space="0" w:color="000000"/>
              <w:right w:val="single" w:sz="4" w:space="0" w:color="000000"/>
            </w:tcBorders>
          </w:tcPr>
          <w:p w14:paraId="36C8B669" w14:textId="77777777" w:rsidR="00AD4A8F" w:rsidRPr="00AD4A8F" w:rsidRDefault="00AD4A8F" w:rsidP="00AD4A8F">
            <w:pPr>
              <w:kinsoku w:val="0"/>
              <w:overflowPunct w:val="0"/>
              <w:autoSpaceDE w:val="0"/>
              <w:autoSpaceDN w:val="0"/>
              <w:adjustRightInd w:val="0"/>
              <w:spacing w:line="173" w:lineRule="exact"/>
              <w:ind w:left="341"/>
              <w:rPr>
                <w:del w:id="104" w:author="NAZ, Mamoona (OLDHAM MEDICAL SERVICES)" w:date="2026-09-22T12:22:00Z" w16du:dateUtc="2026-09-22T16:22:00Z"/>
                <w:rFonts w:ascii="Arial" w:hAnsi="Arial" w:cs="Arial"/>
                <w:sz w:val="17"/>
                <w:szCs w:val="17"/>
                <w:lang w:val="es-ES_tradnl"/>
              </w:rPr>
            </w:pPr>
            <w:del w:id="105" w:author="NAZ, Mamoona (OLDHAM MEDICAL SERVICES)" w:date="2026-09-22T12:22:00Z" w16du:dateUtc="2026-09-22T16:22:00Z">
              <w:r w:rsidRPr="00AD4A8F">
                <w:rPr>
                  <w:rFonts w:ascii="Arial" w:hAnsi="Arial" w:cs="Arial"/>
                  <w:sz w:val="17"/>
                  <w:szCs w:val="17"/>
                  <w:lang w:val="es-ES_tradnl"/>
                </w:rPr>
                <w:delText>Profesorado (nº)</w:delText>
              </w:r>
            </w:del>
          </w:p>
        </w:tc>
        <w:tc>
          <w:tcPr>
            <w:tcW w:w="1939" w:type="dxa"/>
            <w:tcBorders>
              <w:top w:val="single" w:sz="4" w:space="0" w:color="000000"/>
              <w:left w:val="single" w:sz="4" w:space="0" w:color="000000"/>
              <w:bottom w:val="single" w:sz="4" w:space="0" w:color="000000"/>
              <w:right w:val="single" w:sz="4" w:space="0" w:color="000000"/>
            </w:tcBorders>
          </w:tcPr>
          <w:p w14:paraId="4D0AADD7" w14:textId="77777777" w:rsidR="00AD4A8F" w:rsidRPr="00AD4A8F" w:rsidRDefault="00AD4A8F" w:rsidP="00AD4A8F">
            <w:pPr>
              <w:kinsoku w:val="0"/>
              <w:overflowPunct w:val="0"/>
              <w:autoSpaceDE w:val="0"/>
              <w:autoSpaceDN w:val="0"/>
              <w:adjustRightInd w:val="0"/>
              <w:spacing w:line="173" w:lineRule="exact"/>
              <w:ind w:left="526"/>
              <w:rPr>
                <w:del w:id="106" w:author="NAZ, Mamoona (OLDHAM MEDICAL SERVICES)" w:date="2026-09-22T12:22:00Z" w16du:dateUtc="2026-09-22T16:22:00Z"/>
                <w:rFonts w:ascii="Arial" w:hAnsi="Arial" w:cs="Arial"/>
                <w:sz w:val="17"/>
                <w:szCs w:val="17"/>
                <w:lang w:val="es-ES_tradnl"/>
              </w:rPr>
            </w:pPr>
            <w:del w:id="107" w:author="NAZ, Mamoona (OLDHAM MEDICAL SERVICES)" w:date="2026-09-22T12:22:00Z" w16du:dateUtc="2026-09-22T16:22:00Z">
              <w:r w:rsidRPr="00AD4A8F">
                <w:rPr>
                  <w:rFonts w:ascii="Arial" w:hAnsi="Arial" w:cs="Arial"/>
                  <w:sz w:val="17"/>
                  <w:szCs w:val="17"/>
                  <w:lang w:val="es-ES_tradnl"/>
                </w:rPr>
                <w:delText>Grupos (nº)</w:delText>
              </w:r>
            </w:del>
          </w:p>
        </w:tc>
      </w:tr>
      <w:tr w:rsidR="00AD4A8F" w:rsidRPr="00AD4A8F" w14:paraId="4961CF30" w14:textId="77777777">
        <w:trPr>
          <w:trHeight w:val="193"/>
          <w:del w:id="108"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1C92FEB4" w14:textId="77777777" w:rsidR="00AD4A8F" w:rsidRPr="00AD4A8F" w:rsidRDefault="00AD4A8F" w:rsidP="00AD4A8F">
            <w:pPr>
              <w:kinsoku w:val="0"/>
              <w:overflowPunct w:val="0"/>
              <w:autoSpaceDE w:val="0"/>
              <w:autoSpaceDN w:val="0"/>
              <w:adjustRightInd w:val="0"/>
              <w:spacing w:line="173" w:lineRule="exact"/>
              <w:ind w:left="89"/>
              <w:rPr>
                <w:del w:id="109" w:author="NAZ, Mamoona (OLDHAM MEDICAL SERVICES)" w:date="2026-09-22T12:22:00Z" w16du:dateUtc="2026-09-22T16:22:00Z"/>
                <w:rFonts w:ascii="Arial" w:hAnsi="Arial" w:cs="Arial"/>
                <w:sz w:val="17"/>
                <w:szCs w:val="17"/>
                <w:lang w:val="es-ES_tradnl"/>
              </w:rPr>
            </w:pPr>
            <w:del w:id="110" w:author="NAZ, Mamoona (OLDHAM MEDICAL SERVICES)" w:date="2026-09-22T12:22:00Z" w16du:dateUtc="2026-09-22T16:22:00Z">
              <w:r w:rsidRPr="00AD4A8F">
                <w:rPr>
                  <w:rFonts w:ascii="Arial" w:hAnsi="Arial" w:cs="Arial"/>
                  <w:sz w:val="17"/>
                  <w:szCs w:val="17"/>
                  <w:lang w:val="es-ES_tradnl"/>
                </w:rPr>
                <w:delText>Educación Infantil</w:delText>
              </w:r>
            </w:del>
          </w:p>
        </w:tc>
        <w:tc>
          <w:tcPr>
            <w:tcW w:w="1939" w:type="dxa"/>
            <w:tcBorders>
              <w:top w:val="single" w:sz="4" w:space="0" w:color="000000"/>
              <w:left w:val="single" w:sz="4" w:space="0" w:color="000000"/>
              <w:bottom w:val="single" w:sz="4" w:space="0" w:color="000000"/>
              <w:right w:val="single" w:sz="4" w:space="0" w:color="000000"/>
            </w:tcBorders>
          </w:tcPr>
          <w:p w14:paraId="4E41EEE5" w14:textId="77777777" w:rsidR="00AD4A8F" w:rsidRPr="00AD4A8F" w:rsidRDefault="00AD4A8F" w:rsidP="00AD4A8F">
            <w:pPr>
              <w:kinsoku w:val="0"/>
              <w:overflowPunct w:val="0"/>
              <w:autoSpaceDE w:val="0"/>
              <w:autoSpaceDN w:val="0"/>
              <w:adjustRightInd w:val="0"/>
              <w:rPr>
                <w:del w:id="111"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5276A72C" w14:textId="77777777" w:rsidR="00AD4A8F" w:rsidRPr="00AD4A8F" w:rsidRDefault="00AD4A8F" w:rsidP="00AD4A8F">
            <w:pPr>
              <w:kinsoku w:val="0"/>
              <w:overflowPunct w:val="0"/>
              <w:autoSpaceDE w:val="0"/>
              <w:autoSpaceDN w:val="0"/>
              <w:adjustRightInd w:val="0"/>
              <w:rPr>
                <w:del w:id="112"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2CF836FA" w14:textId="77777777" w:rsidR="00AD4A8F" w:rsidRPr="00AD4A8F" w:rsidRDefault="00AD4A8F" w:rsidP="00AD4A8F">
            <w:pPr>
              <w:kinsoku w:val="0"/>
              <w:overflowPunct w:val="0"/>
              <w:autoSpaceDE w:val="0"/>
              <w:autoSpaceDN w:val="0"/>
              <w:adjustRightInd w:val="0"/>
              <w:rPr>
                <w:del w:id="113" w:author="NAZ, Mamoona (OLDHAM MEDICAL SERVICES)" w:date="2026-09-22T12:22:00Z" w16du:dateUtc="2026-09-22T16:22:00Z"/>
                <w:rFonts w:ascii="Times New Roman" w:hAnsi="Times New Roman"/>
                <w:sz w:val="12"/>
                <w:szCs w:val="12"/>
                <w:lang w:val="es-ES_tradnl"/>
              </w:rPr>
            </w:pPr>
          </w:p>
        </w:tc>
      </w:tr>
      <w:tr w:rsidR="00AD4A8F" w:rsidRPr="00AD4A8F" w14:paraId="10623ED6" w14:textId="77777777">
        <w:trPr>
          <w:trHeight w:val="193"/>
          <w:del w:id="114"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48565162" w14:textId="77777777" w:rsidR="00AD4A8F" w:rsidRPr="00AD4A8F" w:rsidRDefault="00AD4A8F" w:rsidP="00AD4A8F">
            <w:pPr>
              <w:kinsoku w:val="0"/>
              <w:overflowPunct w:val="0"/>
              <w:autoSpaceDE w:val="0"/>
              <w:autoSpaceDN w:val="0"/>
              <w:adjustRightInd w:val="0"/>
              <w:spacing w:line="173" w:lineRule="exact"/>
              <w:ind w:left="89"/>
              <w:rPr>
                <w:del w:id="115" w:author="NAZ, Mamoona (OLDHAM MEDICAL SERVICES)" w:date="2026-09-22T12:22:00Z" w16du:dateUtc="2026-09-22T16:22:00Z"/>
                <w:rFonts w:ascii="Arial" w:hAnsi="Arial" w:cs="Arial"/>
                <w:sz w:val="17"/>
                <w:szCs w:val="17"/>
                <w:lang w:val="es-ES_tradnl"/>
              </w:rPr>
            </w:pPr>
            <w:del w:id="116" w:author="NAZ, Mamoona (OLDHAM MEDICAL SERVICES)" w:date="2026-09-22T12:22:00Z" w16du:dateUtc="2026-09-22T16:22:00Z">
              <w:r w:rsidRPr="00AD4A8F">
                <w:rPr>
                  <w:rFonts w:ascii="Arial" w:hAnsi="Arial" w:cs="Arial"/>
                  <w:sz w:val="17"/>
                  <w:szCs w:val="17"/>
                  <w:lang w:val="es-ES_tradnl"/>
                </w:rPr>
                <w:delText>Educación Primaria</w:delText>
              </w:r>
            </w:del>
          </w:p>
        </w:tc>
        <w:tc>
          <w:tcPr>
            <w:tcW w:w="1939" w:type="dxa"/>
            <w:tcBorders>
              <w:top w:val="single" w:sz="4" w:space="0" w:color="000000"/>
              <w:left w:val="single" w:sz="4" w:space="0" w:color="000000"/>
              <w:bottom w:val="single" w:sz="4" w:space="0" w:color="000000"/>
              <w:right w:val="single" w:sz="4" w:space="0" w:color="000000"/>
            </w:tcBorders>
          </w:tcPr>
          <w:p w14:paraId="327CFA7D" w14:textId="77777777" w:rsidR="00AD4A8F" w:rsidRPr="00AD4A8F" w:rsidRDefault="00AD4A8F" w:rsidP="00AD4A8F">
            <w:pPr>
              <w:kinsoku w:val="0"/>
              <w:overflowPunct w:val="0"/>
              <w:autoSpaceDE w:val="0"/>
              <w:autoSpaceDN w:val="0"/>
              <w:adjustRightInd w:val="0"/>
              <w:rPr>
                <w:del w:id="117"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7FA257BC" w14:textId="77777777" w:rsidR="00AD4A8F" w:rsidRPr="00AD4A8F" w:rsidRDefault="00AD4A8F" w:rsidP="00AD4A8F">
            <w:pPr>
              <w:kinsoku w:val="0"/>
              <w:overflowPunct w:val="0"/>
              <w:autoSpaceDE w:val="0"/>
              <w:autoSpaceDN w:val="0"/>
              <w:adjustRightInd w:val="0"/>
              <w:rPr>
                <w:del w:id="118"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120CCEB2" w14:textId="77777777" w:rsidR="00AD4A8F" w:rsidRPr="00AD4A8F" w:rsidRDefault="00AD4A8F" w:rsidP="00AD4A8F">
            <w:pPr>
              <w:kinsoku w:val="0"/>
              <w:overflowPunct w:val="0"/>
              <w:autoSpaceDE w:val="0"/>
              <w:autoSpaceDN w:val="0"/>
              <w:adjustRightInd w:val="0"/>
              <w:rPr>
                <w:del w:id="119" w:author="NAZ, Mamoona (OLDHAM MEDICAL SERVICES)" w:date="2026-09-22T12:22:00Z" w16du:dateUtc="2026-09-22T16:22:00Z"/>
                <w:rFonts w:ascii="Times New Roman" w:hAnsi="Times New Roman"/>
                <w:sz w:val="12"/>
                <w:szCs w:val="12"/>
                <w:lang w:val="es-ES_tradnl"/>
              </w:rPr>
            </w:pPr>
          </w:p>
        </w:tc>
      </w:tr>
      <w:tr w:rsidR="00AD4A8F" w:rsidRPr="00AD4A8F" w14:paraId="66D8D57A" w14:textId="77777777">
        <w:trPr>
          <w:trHeight w:val="193"/>
          <w:del w:id="120"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241145C0" w14:textId="77777777" w:rsidR="00AD4A8F" w:rsidRPr="00AD4A8F" w:rsidRDefault="00AD4A8F" w:rsidP="00AD4A8F">
            <w:pPr>
              <w:kinsoku w:val="0"/>
              <w:overflowPunct w:val="0"/>
              <w:autoSpaceDE w:val="0"/>
              <w:autoSpaceDN w:val="0"/>
              <w:adjustRightInd w:val="0"/>
              <w:spacing w:line="173" w:lineRule="exact"/>
              <w:ind w:left="89"/>
              <w:rPr>
                <w:del w:id="121" w:author="NAZ, Mamoona (OLDHAM MEDICAL SERVICES)" w:date="2026-09-22T12:22:00Z" w16du:dateUtc="2026-09-22T16:22:00Z"/>
                <w:rFonts w:ascii="Arial" w:hAnsi="Arial" w:cs="Arial"/>
                <w:sz w:val="17"/>
                <w:szCs w:val="17"/>
                <w:lang w:val="es-ES_tradnl"/>
              </w:rPr>
            </w:pPr>
            <w:del w:id="122" w:author="NAZ, Mamoona (OLDHAM MEDICAL SERVICES)" w:date="2026-09-22T12:22:00Z" w16du:dateUtc="2026-09-22T16:22:00Z">
              <w:r w:rsidRPr="00AD4A8F">
                <w:rPr>
                  <w:rFonts w:ascii="Arial" w:hAnsi="Arial" w:cs="Arial"/>
                  <w:sz w:val="17"/>
                  <w:szCs w:val="17"/>
                  <w:lang w:val="es-ES_tradnl"/>
                </w:rPr>
                <w:delText>E.S.O.</w:delText>
              </w:r>
            </w:del>
          </w:p>
        </w:tc>
        <w:tc>
          <w:tcPr>
            <w:tcW w:w="1939" w:type="dxa"/>
            <w:tcBorders>
              <w:top w:val="single" w:sz="4" w:space="0" w:color="000000"/>
              <w:left w:val="single" w:sz="4" w:space="0" w:color="000000"/>
              <w:bottom w:val="single" w:sz="4" w:space="0" w:color="000000"/>
              <w:right w:val="single" w:sz="4" w:space="0" w:color="000000"/>
            </w:tcBorders>
          </w:tcPr>
          <w:p w14:paraId="45AD9E75" w14:textId="77777777" w:rsidR="00AD4A8F" w:rsidRPr="00AD4A8F" w:rsidRDefault="00AD4A8F" w:rsidP="00AD4A8F">
            <w:pPr>
              <w:kinsoku w:val="0"/>
              <w:overflowPunct w:val="0"/>
              <w:autoSpaceDE w:val="0"/>
              <w:autoSpaceDN w:val="0"/>
              <w:adjustRightInd w:val="0"/>
              <w:rPr>
                <w:del w:id="123"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30A4C1D3" w14:textId="77777777" w:rsidR="00AD4A8F" w:rsidRPr="00AD4A8F" w:rsidRDefault="00AD4A8F" w:rsidP="00AD4A8F">
            <w:pPr>
              <w:kinsoku w:val="0"/>
              <w:overflowPunct w:val="0"/>
              <w:autoSpaceDE w:val="0"/>
              <w:autoSpaceDN w:val="0"/>
              <w:adjustRightInd w:val="0"/>
              <w:rPr>
                <w:del w:id="124"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3BAC94E4" w14:textId="77777777" w:rsidR="00AD4A8F" w:rsidRPr="00AD4A8F" w:rsidRDefault="00AD4A8F" w:rsidP="00AD4A8F">
            <w:pPr>
              <w:kinsoku w:val="0"/>
              <w:overflowPunct w:val="0"/>
              <w:autoSpaceDE w:val="0"/>
              <w:autoSpaceDN w:val="0"/>
              <w:adjustRightInd w:val="0"/>
              <w:rPr>
                <w:del w:id="125" w:author="NAZ, Mamoona (OLDHAM MEDICAL SERVICES)" w:date="2026-09-22T12:22:00Z" w16du:dateUtc="2026-09-22T16:22:00Z"/>
                <w:rFonts w:ascii="Times New Roman" w:hAnsi="Times New Roman"/>
                <w:sz w:val="12"/>
                <w:szCs w:val="12"/>
                <w:lang w:val="es-ES_tradnl"/>
              </w:rPr>
            </w:pPr>
          </w:p>
        </w:tc>
      </w:tr>
      <w:tr w:rsidR="00AD4A8F" w:rsidRPr="00AD4A8F" w14:paraId="72F40050" w14:textId="77777777">
        <w:trPr>
          <w:trHeight w:val="193"/>
          <w:del w:id="126"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2782A3AE" w14:textId="77777777" w:rsidR="00AD4A8F" w:rsidRPr="00AD4A8F" w:rsidRDefault="00AD4A8F" w:rsidP="00AD4A8F">
            <w:pPr>
              <w:kinsoku w:val="0"/>
              <w:overflowPunct w:val="0"/>
              <w:autoSpaceDE w:val="0"/>
              <w:autoSpaceDN w:val="0"/>
              <w:adjustRightInd w:val="0"/>
              <w:spacing w:line="173" w:lineRule="exact"/>
              <w:ind w:left="89"/>
              <w:rPr>
                <w:del w:id="127" w:author="NAZ, Mamoona (OLDHAM MEDICAL SERVICES)" w:date="2026-09-22T12:22:00Z" w16du:dateUtc="2026-09-22T16:22:00Z"/>
                <w:rFonts w:ascii="Arial" w:hAnsi="Arial" w:cs="Arial"/>
                <w:sz w:val="17"/>
                <w:szCs w:val="17"/>
                <w:lang w:val="es-ES_tradnl"/>
              </w:rPr>
            </w:pPr>
            <w:del w:id="128" w:author="NAZ, Mamoona (OLDHAM MEDICAL SERVICES)" w:date="2026-09-22T12:22:00Z" w16du:dateUtc="2026-09-22T16:22:00Z">
              <w:r w:rsidRPr="00AD4A8F">
                <w:rPr>
                  <w:rFonts w:ascii="Arial" w:hAnsi="Arial" w:cs="Arial"/>
                  <w:sz w:val="17"/>
                  <w:szCs w:val="17"/>
                  <w:lang w:val="es-ES_tradnl"/>
                </w:rPr>
                <w:delText>Bachillerato</w:delText>
              </w:r>
            </w:del>
          </w:p>
        </w:tc>
        <w:tc>
          <w:tcPr>
            <w:tcW w:w="1939" w:type="dxa"/>
            <w:tcBorders>
              <w:top w:val="single" w:sz="4" w:space="0" w:color="000000"/>
              <w:left w:val="single" w:sz="4" w:space="0" w:color="000000"/>
              <w:bottom w:val="single" w:sz="4" w:space="0" w:color="000000"/>
              <w:right w:val="single" w:sz="4" w:space="0" w:color="000000"/>
            </w:tcBorders>
          </w:tcPr>
          <w:p w14:paraId="59CE1570" w14:textId="77777777" w:rsidR="00AD4A8F" w:rsidRPr="00AD4A8F" w:rsidRDefault="00AD4A8F" w:rsidP="00AD4A8F">
            <w:pPr>
              <w:kinsoku w:val="0"/>
              <w:overflowPunct w:val="0"/>
              <w:autoSpaceDE w:val="0"/>
              <w:autoSpaceDN w:val="0"/>
              <w:adjustRightInd w:val="0"/>
              <w:rPr>
                <w:del w:id="129"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5219519D" w14:textId="77777777" w:rsidR="00AD4A8F" w:rsidRPr="00AD4A8F" w:rsidRDefault="00AD4A8F" w:rsidP="00AD4A8F">
            <w:pPr>
              <w:kinsoku w:val="0"/>
              <w:overflowPunct w:val="0"/>
              <w:autoSpaceDE w:val="0"/>
              <w:autoSpaceDN w:val="0"/>
              <w:adjustRightInd w:val="0"/>
              <w:rPr>
                <w:del w:id="130"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305CCB67" w14:textId="77777777" w:rsidR="00AD4A8F" w:rsidRPr="00AD4A8F" w:rsidRDefault="00AD4A8F" w:rsidP="00AD4A8F">
            <w:pPr>
              <w:kinsoku w:val="0"/>
              <w:overflowPunct w:val="0"/>
              <w:autoSpaceDE w:val="0"/>
              <w:autoSpaceDN w:val="0"/>
              <w:adjustRightInd w:val="0"/>
              <w:rPr>
                <w:del w:id="131" w:author="NAZ, Mamoona (OLDHAM MEDICAL SERVICES)" w:date="2026-09-22T12:22:00Z" w16du:dateUtc="2026-09-22T16:22:00Z"/>
                <w:rFonts w:ascii="Times New Roman" w:hAnsi="Times New Roman"/>
                <w:sz w:val="12"/>
                <w:szCs w:val="12"/>
                <w:lang w:val="es-ES_tradnl"/>
              </w:rPr>
            </w:pPr>
          </w:p>
        </w:tc>
      </w:tr>
      <w:tr w:rsidR="00AD4A8F" w:rsidRPr="00AD4A8F" w14:paraId="63DC5E06" w14:textId="77777777">
        <w:trPr>
          <w:trHeight w:val="193"/>
          <w:del w:id="132" w:author="NAZ, Mamoona (OLDHAM MEDICAL SERVICES)" w:date="2026-09-22T12:22:00Z" w16du:dateUtc="2026-09-22T16:22:00Z"/>
        </w:trPr>
        <w:tc>
          <w:tcPr>
            <w:tcW w:w="1939" w:type="dxa"/>
            <w:tcBorders>
              <w:top w:val="single" w:sz="4" w:space="0" w:color="000000"/>
              <w:left w:val="single" w:sz="4" w:space="0" w:color="000000"/>
              <w:bottom w:val="single" w:sz="4" w:space="0" w:color="000000"/>
              <w:right w:val="single" w:sz="4" w:space="0" w:color="000000"/>
            </w:tcBorders>
          </w:tcPr>
          <w:p w14:paraId="15BCEB5C" w14:textId="77777777" w:rsidR="00AD4A8F" w:rsidRPr="00AD4A8F" w:rsidRDefault="00AD4A8F" w:rsidP="00AD4A8F">
            <w:pPr>
              <w:kinsoku w:val="0"/>
              <w:overflowPunct w:val="0"/>
              <w:autoSpaceDE w:val="0"/>
              <w:autoSpaceDN w:val="0"/>
              <w:adjustRightInd w:val="0"/>
              <w:spacing w:line="173" w:lineRule="exact"/>
              <w:ind w:left="89"/>
              <w:rPr>
                <w:del w:id="133" w:author="NAZ, Mamoona (OLDHAM MEDICAL SERVICES)" w:date="2026-09-22T12:22:00Z" w16du:dateUtc="2026-09-22T16:22:00Z"/>
                <w:rFonts w:ascii="Arial" w:hAnsi="Arial" w:cs="Arial"/>
                <w:sz w:val="17"/>
                <w:szCs w:val="17"/>
                <w:lang w:val="es-ES_tradnl"/>
              </w:rPr>
            </w:pPr>
            <w:del w:id="134" w:author="NAZ, Mamoona (OLDHAM MEDICAL SERVICES)" w:date="2026-09-22T12:22:00Z" w16du:dateUtc="2026-09-22T16:22:00Z">
              <w:r w:rsidRPr="00AD4A8F">
                <w:rPr>
                  <w:rFonts w:ascii="Arial" w:hAnsi="Arial" w:cs="Arial"/>
                  <w:sz w:val="17"/>
                  <w:szCs w:val="17"/>
                  <w:lang w:val="es-ES_tradnl"/>
                </w:rPr>
                <w:delText>FP</w:delText>
              </w:r>
            </w:del>
          </w:p>
        </w:tc>
        <w:tc>
          <w:tcPr>
            <w:tcW w:w="1939" w:type="dxa"/>
            <w:tcBorders>
              <w:top w:val="single" w:sz="4" w:space="0" w:color="000000"/>
              <w:left w:val="single" w:sz="4" w:space="0" w:color="000000"/>
              <w:bottom w:val="single" w:sz="4" w:space="0" w:color="000000"/>
              <w:right w:val="single" w:sz="4" w:space="0" w:color="000000"/>
            </w:tcBorders>
          </w:tcPr>
          <w:p w14:paraId="0B9DEA4A" w14:textId="77777777" w:rsidR="00AD4A8F" w:rsidRPr="00AD4A8F" w:rsidRDefault="00AD4A8F" w:rsidP="00AD4A8F">
            <w:pPr>
              <w:kinsoku w:val="0"/>
              <w:overflowPunct w:val="0"/>
              <w:autoSpaceDE w:val="0"/>
              <w:autoSpaceDN w:val="0"/>
              <w:adjustRightInd w:val="0"/>
              <w:rPr>
                <w:del w:id="135"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4431BF65" w14:textId="77777777" w:rsidR="00AD4A8F" w:rsidRPr="00AD4A8F" w:rsidRDefault="00AD4A8F" w:rsidP="00AD4A8F">
            <w:pPr>
              <w:kinsoku w:val="0"/>
              <w:overflowPunct w:val="0"/>
              <w:autoSpaceDE w:val="0"/>
              <w:autoSpaceDN w:val="0"/>
              <w:adjustRightInd w:val="0"/>
              <w:rPr>
                <w:del w:id="136" w:author="NAZ, Mamoona (OLDHAM MEDICAL SERVICES)" w:date="2026-09-22T12:22:00Z" w16du:dateUtc="2026-09-22T16:22:00Z"/>
                <w:rFonts w:ascii="Times New Roman" w:hAnsi="Times New Roman"/>
                <w:sz w:val="12"/>
                <w:szCs w:val="12"/>
                <w:lang w:val="es-ES_tradnl"/>
              </w:rPr>
            </w:pPr>
          </w:p>
        </w:tc>
        <w:tc>
          <w:tcPr>
            <w:tcW w:w="1939" w:type="dxa"/>
            <w:tcBorders>
              <w:top w:val="single" w:sz="4" w:space="0" w:color="000000"/>
              <w:left w:val="single" w:sz="4" w:space="0" w:color="000000"/>
              <w:bottom w:val="single" w:sz="4" w:space="0" w:color="000000"/>
              <w:right w:val="single" w:sz="4" w:space="0" w:color="000000"/>
            </w:tcBorders>
          </w:tcPr>
          <w:p w14:paraId="43886D78" w14:textId="77777777" w:rsidR="00AD4A8F" w:rsidRPr="00AD4A8F" w:rsidRDefault="00AD4A8F" w:rsidP="00AD4A8F">
            <w:pPr>
              <w:kinsoku w:val="0"/>
              <w:overflowPunct w:val="0"/>
              <w:autoSpaceDE w:val="0"/>
              <w:autoSpaceDN w:val="0"/>
              <w:adjustRightInd w:val="0"/>
              <w:rPr>
                <w:del w:id="137" w:author="NAZ, Mamoona (OLDHAM MEDICAL SERVICES)" w:date="2026-09-22T12:22:00Z" w16du:dateUtc="2026-09-22T16:22:00Z"/>
                <w:rFonts w:ascii="Times New Roman" w:hAnsi="Times New Roman"/>
                <w:sz w:val="12"/>
                <w:szCs w:val="12"/>
                <w:lang w:val="es-ES_tradnl"/>
              </w:rPr>
            </w:pPr>
          </w:p>
        </w:tc>
      </w:tr>
    </w:tbl>
    <w:p w14:paraId="180FE652" w14:textId="77777777" w:rsidR="00AD4A8F" w:rsidRPr="00AD4A8F" w:rsidRDefault="00AD4A8F" w:rsidP="00AD4A8F">
      <w:pPr>
        <w:kinsoku w:val="0"/>
        <w:overflowPunct w:val="0"/>
        <w:autoSpaceDE w:val="0"/>
        <w:autoSpaceDN w:val="0"/>
        <w:adjustRightInd w:val="0"/>
        <w:spacing w:before="3"/>
        <w:rPr>
          <w:del w:id="138" w:author="NAZ, Mamoona (OLDHAM MEDICAL SERVICES)" w:date="2026-09-22T12:22:00Z" w16du:dateUtc="2026-09-22T16:22:00Z"/>
          <w:rFonts w:ascii="Arial" w:hAnsi="Arial" w:cs="Arial"/>
          <w:sz w:val="17"/>
          <w:szCs w:val="17"/>
          <w:lang w:val="es-ES_tradnl"/>
        </w:rPr>
      </w:pPr>
    </w:p>
    <w:p w14:paraId="35039EF9" w14:textId="77777777" w:rsidR="00AD4A8F" w:rsidRPr="00AD4A8F" w:rsidRDefault="00AD4A8F" w:rsidP="00AD4A8F">
      <w:pPr>
        <w:kinsoku w:val="0"/>
        <w:overflowPunct w:val="0"/>
        <w:autoSpaceDE w:val="0"/>
        <w:autoSpaceDN w:val="0"/>
        <w:adjustRightInd w:val="0"/>
        <w:ind w:left="533"/>
        <w:rPr>
          <w:del w:id="139" w:author="NAZ, Mamoona (OLDHAM MEDICAL SERVICES)" w:date="2026-09-22T12:22:00Z" w16du:dateUtc="2026-09-22T16:22:00Z"/>
          <w:rFonts w:ascii="Arial" w:hAnsi="Arial" w:cs="Arial"/>
          <w:w w:val="105"/>
          <w:sz w:val="18"/>
          <w:szCs w:val="18"/>
          <w:lang w:val="es-ES_tradnl"/>
        </w:rPr>
      </w:pPr>
      <w:del w:id="140" w:author="NAZ, Mamoona (OLDHAM MEDICAL SERVICES)" w:date="2026-09-22T12:22:00Z" w16du:dateUtc="2026-09-22T16:22:00Z">
        <w:r w:rsidRPr="00AD4A8F">
          <w:rPr>
            <w:rFonts w:ascii="Arial" w:hAnsi="Arial" w:cs="Arial"/>
            <w:w w:val="105"/>
            <w:sz w:val="18"/>
            <w:szCs w:val="18"/>
            <w:lang w:val="es-ES_tradnl"/>
          </w:rPr>
          <w:delText>2.- Participación:</w:delText>
        </w:r>
      </w:del>
    </w:p>
    <w:p w14:paraId="66F67F5C" w14:textId="77777777" w:rsidR="00AD4A8F" w:rsidRPr="00AD4A8F" w:rsidRDefault="00AD4A8F" w:rsidP="00AD4A8F">
      <w:pPr>
        <w:kinsoku w:val="0"/>
        <w:overflowPunct w:val="0"/>
        <w:autoSpaceDE w:val="0"/>
        <w:autoSpaceDN w:val="0"/>
        <w:adjustRightInd w:val="0"/>
        <w:spacing w:before="2"/>
        <w:rPr>
          <w:del w:id="141" w:author="NAZ, Mamoona (OLDHAM MEDICAL SERVICES)" w:date="2026-09-22T12:22:00Z" w16du:dateUtc="2026-09-22T16:22:00Z"/>
          <w:rFonts w:ascii="Arial" w:hAnsi="Arial" w:cs="Arial"/>
          <w:sz w:val="17"/>
          <w:szCs w:val="17"/>
          <w:lang w:val="es-ES_tradnl"/>
        </w:rPr>
      </w:pPr>
    </w:p>
    <w:tbl>
      <w:tblPr>
        <w:tblW w:w="0" w:type="auto"/>
        <w:tblInd w:w="529" w:type="dxa"/>
        <w:tblLayout w:type="fixed"/>
        <w:tblCellMar>
          <w:left w:w="0" w:type="dxa"/>
          <w:right w:w="0" w:type="dxa"/>
        </w:tblCellMar>
        <w:tblLook w:val="0000" w:firstRow="0" w:lastRow="0" w:firstColumn="0" w:lastColumn="0" w:noHBand="0" w:noVBand="0"/>
      </w:tblPr>
      <w:tblGrid>
        <w:gridCol w:w="1092"/>
        <w:gridCol w:w="1857"/>
        <w:gridCol w:w="1424"/>
        <w:gridCol w:w="1106"/>
        <w:gridCol w:w="1280"/>
        <w:gridCol w:w="997"/>
      </w:tblGrid>
      <w:tr w:rsidR="00AD4A8F" w:rsidRPr="00AD4A8F" w14:paraId="7FBBD46A" w14:textId="77777777">
        <w:trPr>
          <w:trHeight w:val="970"/>
          <w:del w:id="142" w:author="NAZ, Mamoona (OLDHAM MEDICAL SERVICES)" w:date="2026-09-22T12:22:00Z" w16du:dateUtc="2026-09-22T16:22:00Z"/>
        </w:trPr>
        <w:tc>
          <w:tcPr>
            <w:tcW w:w="1092" w:type="dxa"/>
            <w:tcBorders>
              <w:top w:val="single" w:sz="4" w:space="0" w:color="000000"/>
              <w:left w:val="single" w:sz="4" w:space="0" w:color="000000"/>
              <w:bottom w:val="single" w:sz="4" w:space="0" w:color="000000"/>
              <w:right w:val="single" w:sz="4" w:space="0" w:color="000000"/>
            </w:tcBorders>
          </w:tcPr>
          <w:p w14:paraId="1980E283" w14:textId="77777777" w:rsidR="00AD4A8F" w:rsidRPr="00AD4A8F" w:rsidRDefault="00AD4A8F" w:rsidP="00AD4A8F">
            <w:pPr>
              <w:kinsoku w:val="0"/>
              <w:overflowPunct w:val="0"/>
              <w:autoSpaceDE w:val="0"/>
              <w:autoSpaceDN w:val="0"/>
              <w:adjustRightInd w:val="0"/>
              <w:rPr>
                <w:del w:id="143" w:author="NAZ, Mamoona (OLDHAM MEDICAL SERVICES)" w:date="2026-09-22T12:22:00Z" w16du:dateUtc="2026-09-22T16:22:00Z"/>
                <w:rFonts w:ascii="Arial" w:hAnsi="Arial" w:cs="Arial"/>
                <w:sz w:val="18"/>
                <w:szCs w:val="18"/>
                <w:lang w:val="es-ES_tradnl"/>
              </w:rPr>
            </w:pPr>
          </w:p>
          <w:p w14:paraId="007E7943" w14:textId="77777777" w:rsidR="00AD4A8F" w:rsidRPr="00AD4A8F" w:rsidRDefault="00AD4A8F" w:rsidP="00AD4A8F">
            <w:pPr>
              <w:kinsoku w:val="0"/>
              <w:overflowPunct w:val="0"/>
              <w:autoSpaceDE w:val="0"/>
              <w:autoSpaceDN w:val="0"/>
              <w:adjustRightInd w:val="0"/>
              <w:ind w:left="113"/>
              <w:rPr>
                <w:del w:id="144" w:author="NAZ, Mamoona (OLDHAM MEDICAL SERVICES)" w:date="2026-09-22T12:22:00Z" w16du:dateUtc="2026-09-22T16:22:00Z"/>
                <w:rFonts w:ascii="Arial" w:hAnsi="Arial" w:cs="Arial"/>
                <w:sz w:val="17"/>
                <w:szCs w:val="17"/>
                <w:lang w:val="es-ES_tradnl"/>
              </w:rPr>
            </w:pPr>
            <w:del w:id="145" w:author="NAZ, Mamoona (OLDHAM MEDICAL SERVICES)" w:date="2026-09-22T12:22:00Z" w16du:dateUtc="2026-09-22T16:22:00Z">
              <w:r w:rsidRPr="00AD4A8F">
                <w:rPr>
                  <w:rFonts w:ascii="Arial" w:hAnsi="Arial" w:cs="Arial"/>
                  <w:sz w:val="17"/>
                  <w:szCs w:val="17"/>
                  <w:lang w:val="es-ES_tradnl"/>
                </w:rPr>
                <w:delText>Enseñanza</w:delText>
              </w:r>
            </w:del>
          </w:p>
        </w:tc>
        <w:tc>
          <w:tcPr>
            <w:tcW w:w="1857" w:type="dxa"/>
            <w:tcBorders>
              <w:top w:val="single" w:sz="4" w:space="0" w:color="000000"/>
              <w:left w:val="single" w:sz="4" w:space="0" w:color="000000"/>
              <w:bottom w:val="single" w:sz="4" w:space="0" w:color="000000"/>
              <w:right w:val="single" w:sz="4" w:space="0" w:color="000000"/>
            </w:tcBorders>
          </w:tcPr>
          <w:p w14:paraId="0EFE9F43" w14:textId="77777777" w:rsidR="00AD4A8F" w:rsidRPr="00AD4A8F" w:rsidRDefault="00AD4A8F" w:rsidP="00AD4A8F">
            <w:pPr>
              <w:kinsoku w:val="0"/>
              <w:overflowPunct w:val="0"/>
              <w:autoSpaceDE w:val="0"/>
              <w:autoSpaceDN w:val="0"/>
              <w:adjustRightInd w:val="0"/>
              <w:ind w:left="93" w:right="90"/>
              <w:jc w:val="center"/>
              <w:rPr>
                <w:del w:id="146" w:author="NAZ, Mamoona (OLDHAM MEDICAL SERVICES)" w:date="2026-09-22T12:22:00Z" w16du:dateUtc="2026-09-22T16:22:00Z"/>
                <w:rFonts w:ascii="Arial" w:hAnsi="Arial" w:cs="Arial"/>
                <w:sz w:val="17"/>
                <w:szCs w:val="17"/>
                <w:lang w:val="es-ES_tradnl"/>
              </w:rPr>
            </w:pPr>
            <w:del w:id="147" w:author="NAZ, Mamoona (OLDHAM MEDICAL SERVICES)" w:date="2026-09-22T12:22:00Z" w16du:dateUtc="2026-09-22T16:22:00Z">
              <w:r w:rsidRPr="00AD4A8F">
                <w:rPr>
                  <w:rFonts w:ascii="Arial" w:hAnsi="Arial" w:cs="Arial"/>
                  <w:sz w:val="17"/>
                  <w:szCs w:val="17"/>
                  <w:lang w:val="es-ES_tradnl"/>
                </w:rPr>
                <w:delText>% de Alumnado participante en grupos específicos</w:delText>
              </w:r>
              <w:r w:rsidRPr="00AD4A8F">
                <w:rPr>
                  <w:rFonts w:ascii="Arial" w:hAnsi="Arial" w:cs="Arial"/>
                  <w:spacing w:val="-2"/>
                  <w:sz w:val="17"/>
                  <w:szCs w:val="17"/>
                  <w:lang w:val="es-ES_tradnl"/>
                </w:rPr>
                <w:delText xml:space="preserve"> </w:delText>
              </w:r>
              <w:r w:rsidRPr="00AD4A8F">
                <w:rPr>
                  <w:rFonts w:ascii="Arial" w:hAnsi="Arial" w:cs="Arial"/>
                  <w:sz w:val="17"/>
                  <w:szCs w:val="17"/>
                  <w:lang w:val="es-ES_tradnl"/>
                </w:rPr>
                <w:delText>en</w:delText>
              </w:r>
            </w:del>
          </w:p>
          <w:p w14:paraId="59308F5A" w14:textId="77777777" w:rsidR="00AD4A8F" w:rsidRPr="00AD4A8F" w:rsidRDefault="00AD4A8F" w:rsidP="00AD4A8F">
            <w:pPr>
              <w:kinsoku w:val="0"/>
              <w:overflowPunct w:val="0"/>
              <w:autoSpaceDE w:val="0"/>
              <w:autoSpaceDN w:val="0"/>
              <w:adjustRightInd w:val="0"/>
              <w:spacing w:before="2" w:line="192" w:lineRule="exact"/>
              <w:ind w:left="93" w:right="89"/>
              <w:jc w:val="center"/>
              <w:rPr>
                <w:del w:id="148" w:author="NAZ, Mamoona (OLDHAM MEDICAL SERVICES)" w:date="2026-09-22T12:22:00Z" w16du:dateUtc="2026-09-22T16:22:00Z"/>
                <w:rFonts w:ascii="Arial" w:hAnsi="Arial" w:cs="Arial"/>
                <w:sz w:val="17"/>
                <w:szCs w:val="17"/>
                <w:lang w:val="es-ES_tradnl"/>
              </w:rPr>
            </w:pPr>
            <w:del w:id="149" w:author="NAZ, Mamoona (OLDHAM MEDICAL SERVICES)" w:date="2026-09-22T12:22:00Z" w16du:dateUtc="2026-09-22T16:22:00Z">
              <w:r w:rsidRPr="00AD4A8F">
                <w:rPr>
                  <w:rFonts w:ascii="Arial" w:hAnsi="Arial" w:cs="Arial"/>
                  <w:sz w:val="17"/>
                  <w:szCs w:val="17"/>
                  <w:lang w:val="es-ES_tradnl"/>
                </w:rPr>
                <w:delText>relación al total del alumnado</w:delText>
              </w:r>
            </w:del>
          </w:p>
        </w:tc>
        <w:tc>
          <w:tcPr>
            <w:tcW w:w="1424" w:type="dxa"/>
            <w:tcBorders>
              <w:top w:val="single" w:sz="4" w:space="0" w:color="000000"/>
              <w:left w:val="single" w:sz="4" w:space="0" w:color="000000"/>
              <w:bottom w:val="single" w:sz="4" w:space="0" w:color="000000"/>
              <w:right w:val="single" w:sz="4" w:space="0" w:color="000000"/>
            </w:tcBorders>
          </w:tcPr>
          <w:p w14:paraId="36F85603" w14:textId="77777777" w:rsidR="00AD4A8F" w:rsidRPr="00AD4A8F" w:rsidRDefault="00AD4A8F" w:rsidP="00AD4A8F">
            <w:pPr>
              <w:kinsoku w:val="0"/>
              <w:overflowPunct w:val="0"/>
              <w:autoSpaceDE w:val="0"/>
              <w:autoSpaceDN w:val="0"/>
              <w:adjustRightInd w:val="0"/>
              <w:ind w:left="136" w:right="125" w:hanging="3"/>
              <w:jc w:val="center"/>
              <w:rPr>
                <w:del w:id="150" w:author="NAZ, Mamoona (OLDHAM MEDICAL SERVICES)" w:date="2026-09-22T12:22:00Z" w16du:dateUtc="2026-09-22T16:22:00Z"/>
                <w:rFonts w:ascii="Arial" w:hAnsi="Arial" w:cs="Arial"/>
                <w:sz w:val="17"/>
                <w:szCs w:val="17"/>
                <w:lang w:val="es-ES_tradnl"/>
              </w:rPr>
            </w:pPr>
            <w:del w:id="151" w:author="NAZ, Mamoona (OLDHAM MEDICAL SERVICES)" w:date="2026-09-22T12:22:00Z" w16du:dateUtc="2026-09-22T16:22:00Z">
              <w:r w:rsidRPr="00AD4A8F">
                <w:rPr>
                  <w:rFonts w:ascii="Arial" w:hAnsi="Arial" w:cs="Arial"/>
                  <w:sz w:val="17"/>
                  <w:szCs w:val="17"/>
                  <w:lang w:val="es-ES_tradnl"/>
                </w:rPr>
                <w:delText>% de Profesorado participante</w:delText>
              </w:r>
              <w:r w:rsidRPr="00AD4A8F">
                <w:rPr>
                  <w:rFonts w:ascii="Arial" w:hAnsi="Arial" w:cs="Arial"/>
                  <w:spacing w:val="-3"/>
                  <w:sz w:val="17"/>
                  <w:szCs w:val="17"/>
                  <w:lang w:val="es-ES_tradnl"/>
                </w:rPr>
                <w:delText xml:space="preserve"> </w:delText>
              </w:r>
              <w:r w:rsidRPr="00AD4A8F">
                <w:rPr>
                  <w:rFonts w:ascii="Arial" w:hAnsi="Arial" w:cs="Arial"/>
                  <w:sz w:val="17"/>
                  <w:szCs w:val="17"/>
                  <w:lang w:val="es-ES_tradnl"/>
                </w:rPr>
                <w:delText>en</w:delText>
              </w:r>
            </w:del>
          </w:p>
          <w:p w14:paraId="700878F2" w14:textId="77777777" w:rsidR="00AD4A8F" w:rsidRPr="00AD4A8F" w:rsidRDefault="00AD4A8F" w:rsidP="00AD4A8F">
            <w:pPr>
              <w:kinsoku w:val="0"/>
              <w:overflowPunct w:val="0"/>
              <w:autoSpaceDE w:val="0"/>
              <w:autoSpaceDN w:val="0"/>
              <w:adjustRightInd w:val="0"/>
              <w:spacing w:before="2" w:line="192" w:lineRule="exact"/>
              <w:ind w:left="115" w:right="110" w:firstLine="5"/>
              <w:jc w:val="center"/>
              <w:rPr>
                <w:del w:id="152" w:author="NAZ, Mamoona (OLDHAM MEDICAL SERVICES)" w:date="2026-09-22T12:22:00Z" w16du:dateUtc="2026-09-22T16:22:00Z"/>
                <w:rFonts w:ascii="Arial" w:hAnsi="Arial" w:cs="Arial"/>
                <w:sz w:val="17"/>
                <w:szCs w:val="17"/>
                <w:lang w:val="es-ES_tradnl"/>
              </w:rPr>
            </w:pPr>
            <w:del w:id="153" w:author="NAZ, Mamoona (OLDHAM MEDICAL SERVICES)" w:date="2026-09-22T12:22:00Z" w16du:dateUtc="2026-09-22T16:22:00Z">
              <w:r w:rsidRPr="00AD4A8F">
                <w:rPr>
                  <w:rFonts w:ascii="Arial" w:hAnsi="Arial" w:cs="Arial"/>
                  <w:sz w:val="17"/>
                  <w:szCs w:val="17"/>
                  <w:lang w:val="es-ES_tradnl"/>
                </w:rPr>
                <w:delText>relación al total del</w:delText>
              </w:r>
              <w:r w:rsidRPr="00AD4A8F">
                <w:rPr>
                  <w:rFonts w:ascii="Arial" w:hAnsi="Arial" w:cs="Arial"/>
                  <w:spacing w:val="-4"/>
                  <w:sz w:val="17"/>
                  <w:szCs w:val="17"/>
                  <w:lang w:val="es-ES_tradnl"/>
                </w:rPr>
                <w:delText xml:space="preserve"> </w:delText>
              </w:r>
              <w:r w:rsidRPr="00AD4A8F">
                <w:rPr>
                  <w:rFonts w:ascii="Arial" w:hAnsi="Arial" w:cs="Arial"/>
                  <w:sz w:val="17"/>
                  <w:szCs w:val="17"/>
                  <w:lang w:val="es-ES_tradnl"/>
                </w:rPr>
                <w:delText>profesorado</w:delText>
              </w:r>
            </w:del>
          </w:p>
        </w:tc>
        <w:tc>
          <w:tcPr>
            <w:tcW w:w="1106" w:type="dxa"/>
            <w:tcBorders>
              <w:top w:val="single" w:sz="4" w:space="0" w:color="000000"/>
              <w:left w:val="single" w:sz="4" w:space="0" w:color="000000"/>
              <w:bottom w:val="single" w:sz="4" w:space="0" w:color="000000"/>
              <w:right w:val="single" w:sz="4" w:space="0" w:color="000000"/>
            </w:tcBorders>
          </w:tcPr>
          <w:p w14:paraId="1014BD2D" w14:textId="77777777" w:rsidR="00AD4A8F" w:rsidRPr="00AD4A8F" w:rsidRDefault="00AD4A8F" w:rsidP="00AD4A8F">
            <w:pPr>
              <w:kinsoku w:val="0"/>
              <w:overflowPunct w:val="0"/>
              <w:autoSpaceDE w:val="0"/>
              <w:autoSpaceDN w:val="0"/>
              <w:adjustRightInd w:val="0"/>
              <w:spacing w:before="9"/>
              <w:rPr>
                <w:del w:id="154" w:author="NAZ, Mamoona (OLDHAM MEDICAL SERVICES)" w:date="2026-09-22T12:22:00Z" w16du:dateUtc="2026-09-22T16:22:00Z"/>
                <w:rFonts w:ascii="Arial" w:hAnsi="Arial" w:cs="Arial"/>
                <w:sz w:val="16"/>
                <w:szCs w:val="16"/>
                <w:lang w:val="es-ES_tradnl"/>
              </w:rPr>
            </w:pPr>
          </w:p>
          <w:p w14:paraId="06AA11FC" w14:textId="77777777" w:rsidR="00AD4A8F" w:rsidRPr="00AD4A8F" w:rsidRDefault="00AD4A8F" w:rsidP="00AD4A8F">
            <w:pPr>
              <w:kinsoku w:val="0"/>
              <w:overflowPunct w:val="0"/>
              <w:autoSpaceDE w:val="0"/>
              <w:autoSpaceDN w:val="0"/>
              <w:adjustRightInd w:val="0"/>
              <w:ind w:left="91" w:right="81"/>
              <w:jc w:val="center"/>
              <w:rPr>
                <w:del w:id="155" w:author="NAZ, Mamoona (OLDHAM MEDICAL SERVICES)" w:date="2026-09-22T12:22:00Z" w16du:dateUtc="2026-09-22T16:22:00Z"/>
                <w:rFonts w:ascii="Arial" w:hAnsi="Arial" w:cs="Arial"/>
                <w:sz w:val="17"/>
                <w:szCs w:val="17"/>
                <w:lang w:val="es-ES_tradnl"/>
              </w:rPr>
            </w:pPr>
            <w:del w:id="156" w:author="NAZ, Mamoona (OLDHAM MEDICAL SERVICES)" w:date="2026-09-22T12:22:00Z" w16du:dateUtc="2026-09-22T16:22:00Z">
              <w:r w:rsidRPr="00AD4A8F">
                <w:rPr>
                  <w:rFonts w:ascii="Arial" w:hAnsi="Arial" w:cs="Arial"/>
                  <w:sz w:val="17"/>
                  <w:szCs w:val="17"/>
                  <w:lang w:val="es-ES_tradnl"/>
                </w:rPr>
                <w:delText>Nº de Grupos específicos*</w:delText>
              </w:r>
            </w:del>
          </w:p>
        </w:tc>
        <w:tc>
          <w:tcPr>
            <w:tcW w:w="1280" w:type="dxa"/>
            <w:tcBorders>
              <w:top w:val="single" w:sz="4" w:space="0" w:color="000000"/>
              <w:left w:val="single" w:sz="4" w:space="0" w:color="000000"/>
              <w:bottom w:val="single" w:sz="4" w:space="0" w:color="000000"/>
              <w:right w:val="single" w:sz="4" w:space="0" w:color="000000"/>
            </w:tcBorders>
          </w:tcPr>
          <w:p w14:paraId="4580B196" w14:textId="77777777" w:rsidR="00AD4A8F" w:rsidRPr="00AD4A8F" w:rsidRDefault="00AD4A8F" w:rsidP="00AD4A8F">
            <w:pPr>
              <w:kinsoku w:val="0"/>
              <w:overflowPunct w:val="0"/>
              <w:autoSpaceDE w:val="0"/>
              <w:autoSpaceDN w:val="0"/>
              <w:adjustRightInd w:val="0"/>
              <w:spacing w:before="97" w:line="237" w:lineRule="auto"/>
              <w:ind w:left="105" w:right="99" w:hanging="2"/>
              <w:jc w:val="center"/>
              <w:rPr>
                <w:del w:id="157" w:author="NAZ, Mamoona (OLDHAM MEDICAL SERVICES)" w:date="2026-09-22T12:22:00Z" w16du:dateUtc="2026-09-22T16:22:00Z"/>
                <w:rFonts w:ascii="Arial" w:hAnsi="Arial" w:cs="Arial"/>
                <w:sz w:val="17"/>
                <w:szCs w:val="17"/>
                <w:lang w:val="es-ES_tradnl"/>
              </w:rPr>
            </w:pPr>
            <w:del w:id="158" w:author="NAZ, Mamoona (OLDHAM MEDICAL SERVICES)" w:date="2026-09-22T12:22:00Z" w16du:dateUtc="2026-09-22T16:22:00Z">
              <w:r w:rsidRPr="00AD4A8F">
                <w:rPr>
                  <w:rFonts w:ascii="Arial" w:hAnsi="Arial" w:cs="Arial"/>
                  <w:sz w:val="17"/>
                  <w:szCs w:val="17"/>
                  <w:lang w:val="es-ES_tradnl"/>
                </w:rPr>
                <w:delText>Nº de Grupos clase que han desarrollado experiencias</w:delText>
              </w:r>
            </w:del>
          </w:p>
        </w:tc>
        <w:tc>
          <w:tcPr>
            <w:tcW w:w="997" w:type="dxa"/>
            <w:tcBorders>
              <w:top w:val="single" w:sz="4" w:space="0" w:color="000000"/>
              <w:left w:val="single" w:sz="4" w:space="0" w:color="000000"/>
              <w:bottom w:val="single" w:sz="4" w:space="0" w:color="000000"/>
              <w:right w:val="single" w:sz="4" w:space="0" w:color="000000"/>
            </w:tcBorders>
          </w:tcPr>
          <w:p w14:paraId="75299471" w14:textId="77777777" w:rsidR="00AD4A8F" w:rsidRPr="00AD4A8F" w:rsidRDefault="00AD4A8F" w:rsidP="00AD4A8F">
            <w:pPr>
              <w:kinsoku w:val="0"/>
              <w:overflowPunct w:val="0"/>
              <w:autoSpaceDE w:val="0"/>
              <w:autoSpaceDN w:val="0"/>
              <w:adjustRightInd w:val="0"/>
              <w:ind w:left="112" w:right="102"/>
              <w:jc w:val="center"/>
              <w:rPr>
                <w:del w:id="159" w:author="NAZ, Mamoona (OLDHAM MEDICAL SERVICES)" w:date="2026-09-22T12:22:00Z" w16du:dateUtc="2026-09-22T16:22:00Z"/>
                <w:rFonts w:ascii="Arial" w:hAnsi="Arial" w:cs="Arial"/>
                <w:sz w:val="17"/>
                <w:szCs w:val="17"/>
                <w:lang w:val="es-ES_tradnl"/>
              </w:rPr>
            </w:pPr>
            <w:del w:id="160" w:author="NAZ, Mamoona (OLDHAM MEDICAL SERVICES)" w:date="2026-09-22T12:22:00Z" w16du:dateUtc="2026-09-22T16:22:00Z">
              <w:r w:rsidRPr="00AD4A8F">
                <w:rPr>
                  <w:rFonts w:ascii="Arial" w:hAnsi="Arial" w:cs="Arial"/>
                  <w:sz w:val="17"/>
                  <w:szCs w:val="17"/>
                  <w:lang w:val="es-ES_tradnl"/>
                </w:rPr>
                <w:delText xml:space="preserve">% </w:delText>
              </w:r>
              <w:r w:rsidRPr="00AD4A8F">
                <w:rPr>
                  <w:rFonts w:ascii="Arial" w:hAnsi="Arial" w:cs="Arial"/>
                  <w:spacing w:val="-3"/>
                  <w:sz w:val="17"/>
                  <w:szCs w:val="17"/>
                  <w:lang w:val="es-ES_tradnl"/>
                </w:rPr>
                <w:delText xml:space="preserve">Tiempo </w:delText>
              </w:r>
              <w:r w:rsidRPr="00AD4A8F">
                <w:rPr>
                  <w:rFonts w:ascii="Arial" w:hAnsi="Arial" w:cs="Arial"/>
                  <w:sz w:val="17"/>
                  <w:szCs w:val="17"/>
                  <w:lang w:val="es-ES_tradnl"/>
                </w:rPr>
                <w:delText>semanal dedicado</w:delText>
              </w:r>
            </w:del>
          </w:p>
          <w:p w14:paraId="5730A1CB" w14:textId="77777777" w:rsidR="00AD4A8F" w:rsidRPr="00AD4A8F" w:rsidRDefault="00AD4A8F" w:rsidP="00AD4A8F">
            <w:pPr>
              <w:kinsoku w:val="0"/>
              <w:overflowPunct w:val="0"/>
              <w:autoSpaceDE w:val="0"/>
              <w:autoSpaceDN w:val="0"/>
              <w:adjustRightInd w:val="0"/>
              <w:spacing w:before="2" w:line="192" w:lineRule="exact"/>
              <w:ind w:left="170" w:right="160" w:firstLine="2"/>
              <w:jc w:val="center"/>
              <w:rPr>
                <w:del w:id="161" w:author="NAZ, Mamoona (OLDHAM MEDICAL SERVICES)" w:date="2026-09-22T12:22:00Z" w16du:dateUtc="2026-09-22T16:22:00Z"/>
                <w:rFonts w:ascii="Arial" w:hAnsi="Arial" w:cs="Arial"/>
                <w:spacing w:val="-1"/>
                <w:sz w:val="17"/>
                <w:szCs w:val="17"/>
                <w:lang w:val="es-ES_tradnl"/>
              </w:rPr>
            </w:pPr>
            <w:del w:id="162" w:author="NAZ, Mamoona (OLDHAM MEDICAL SERVICES)" w:date="2026-09-22T12:22:00Z" w16du:dateUtc="2026-09-22T16:22:00Z">
              <w:r w:rsidRPr="00AD4A8F">
                <w:rPr>
                  <w:rFonts w:ascii="Arial" w:hAnsi="Arial" w:cs="Arial"/>
                  <w:sz w:val="17"/>
                  <w:szCs w:val="17"/>
                  <w:lang w:val="es-ES_tradnl"/>
                </w:rPr>
                <w:delText xml:space="preserve">al   </w:delText>
              </w:r>
              <w:r w:rsidRPr="00AD4A8F">
                <w:rPr>
                  <w:rFonts w:ascii="Arial" w:hAnsi="Arial" w:cs="Arial"/>
                  <w:spacing w:val="-1"/>
                  <w:sz w:val="17"/>
                  <w:szCs w:val="17"/>
                  <w:lang w:val="es-ES_tradnl"/>
                </w:rPr>
                <w:delText>proyecto</w:delText>
              </w:r>
            </w:del>
          </w:p>
        </w:tc>
      </w:tr>
      <w:tr w:rsidR="00AD4A8F" w:rsidRPr="00AD4A8F" w14:paraId="4D3C9B4D" w14:textId="77777777">
        <w:trPr>
          <w:trHeight w:val="191"/>
          <w:del w:id="163" w:author="NAZ, Mamoona (OLDHAM MEDICAL SERVICES)" w:date="2026-09-22T12:22:00Z" w16du:dateUtc="2026-09-22T16:22:00Z"/>
        </w:trPr>
        <w:tc>
          <w:tcPr>
            <w:tcW w:w="1092" w:type="dxa"/>
            <w:tcBorders>
              <w:top w:val="single" w:sz="4" w:space="0" w:color="000000"/>
              <w:left w:val="single" w:sz="4" w:space="0" w:color="000000"/>
              <w:bottom w:val="single" w:sz="4" w:space="0" w:color="000000"/>
              <w:right w:val="single" w:sz="4" w:space="0" w:color="000000"/>
            </w:tcBorders>
          </w:tcPr>
          <w:p w14:paraId="63D0E762" w14:textId="77777777" w:rsidR="00AD4A8F" w:rsidRPr="00AD4A8F" w:rsidRDefault="00AD4A8F" w:rsidP="00AD4A8F">
            <w:pPr>
              <w:kinsoku w:val="0"/>
              <w:overflowPunct w:val="0"/>
              <w:autoSpaceDE w:val="0"/>
              <w:autoSpaceDN w:val="0"/>
              <w:adjustRightInd w:val="0"/>
              <w:spacing w:line="171" w:lineRule="exact"/>
              <w:ind w:left="89"/>
              <w:rPr>
                <w:del w:id="164" w:author="NAZ, Mamoona (OLDHAM MEDICAL SERVICES)" w:date="2026-09-22T12:22:00Z" w16du:dateUtc="2026-09-22T16:22:00Z"/>
                <w:rFonts w:ascii="Arial" w:hAnsi="Arial" w:cs="Arial"/>
                <w:sz w:val="17"/>
                <w:szCs w:val="17"/>
                <w:lang w:val="es-ES_tradnl"/>
              </w:rPr>
            </w:pPr>
            <w:del w:id="165" w:author="NAZ, Mamoona (OLDHAM MEDICAL SERVICES)" w:date="2026-09-22T12:22:00Z" w16du:dateUtc="2026-09-22T16:22:00Z">
              <w:r w:rsidRPr="00AD4A8F">
                <w:rPr>
                  <w:rFonts w:ascii="Arial" w:hAnsi="Arial" w:cs="Arial"/>
                  <w:sz w:val="17"/>
                  <w:szCs w:val="17"/>
                  <w:lang w:val="es-ES_tradnl"/>
                </w:rPr>
                <w:delText>Ed Primaria</w:delText>
              </w:r>
            </w:del>
          </w:p>
        </w:tc>
        <w:tc>
          <w:tcPr>
            <w:tcW w:w="1857" w:type="dxa"/>
            <w:tcBorders>
              <w:top w:val="single" w:sz="4" w:space="0" w:color="000000"/>
              <w:left w:val="single" w:sz="4" w:space="0" w:color="000000"/>
              <w:bottom w:val="single" w:sz="4" w:space="0" w:color="000000"/>
              <w:right w:val="single" w:sz="4" w:space="0" w:color="000000"/>
            </w:tcBorders>
          </w:tcPr>
          <w:p w14:paraId="604984A0" w14:textId="77777777" w:rsidR="00AD4A8F" w:rsidRPr="00AD4A8F" w:rsidRDefault="00AD4A8F" w:rsidP="00AD4A8F">
            <w:pPr>
              <w:kinsoku w:val="0"/>
              <w:overflowPunct w:val="0"/>
              <w:autoSpaceDE w:val="0"/>
              <w:autoSpaceDN w:val="0"/>
              <w:adjustRightInd w:val="0"/>
              <w:rPr>
                <w:del w:id="166" w:author="NAZ, Mamoona (OLDHAM MEDICAL SERVICES)" w:date="2026-09-22T12:22:00Z" w16du:dateUtc="2026-09-22T16:22:00Z"/>
                <w:rFonts w:ascii="Times New Roman" w:hAnsi="Times New Roman"/>
                <w:sz w:val="12"/>
                <w:szCs w:val="12"/>
                <w:lang w:val="es-ES_tradnl"/>
              </w:rPr>
            </w:pPr>
          </w:p>
        </w:tc>
        <w:tc>
          <w:tcPr>
            <w:tcW w:w="1424" w:type="dxa"/>
            <w:tcBorders>
              <w:top w:val="single" w:sz="4" w:space="0" w:color="000000"/>
              <w:left w:val="single" w:sz="4" w:space="0" w:color="000000"/>
              <w:bottom w:val="single" w:sz="4" w:space="0" w:color="000000"/>
              <w:right w:val="single" w:sz="4" w:space="0" w:color="000000"/>
            </w:tcBorders>
          </w:tcPr>
          <w:p w14:paraId="7F71C8C9" w14:textId="77777777" w:rsidR="00AD4A8F" w:rsidRPr="00AD4A8F" w:rsidRDefault="00AD4A8F" w:rsidP="00AD4A8F">
            <w:pPr>
              <w:kinsoku w:val="0"/>
              <w:overflowPunct w:val="0"/>
              <w:autoSpaceDE w:val="0"/>
              <w:autoSpaceDN w:val="0"/>
              <w:adjustRightInd w:val="0"/>
              <w:rPr>
                <w:del w:id="167" w:author="NAZ, Mamoona (OLDHAM MEDICAL SERVICES)" w:date="2026-09-22T12:22:00Z" w16du:dateUtc="2026-09-22T16:22:00Z"/>
                <w:rFonts w:ascii="Times New Roman" w:hAnsi="Times New Roman"/>
                <w:sz w:val="12"/>
                <w:szCs w:val="12"/>
                <w:lang w:val="es-ES_tradnl"/>
              </w:rPr>
            </w:pPr>
          </w:p>
        </w:tc>
        <w:tc>
          <w:tcPr>
            <w:tcW w:w="1106" w:type="dxa"/>
            <w:tcBorders>
              <w:top w:val="single" w:sz="4" w:space="0" w:color="000000"/>
              <w:left w:val="single" w:sz="4" w:space="0" w:color="000000"/>
              <w:bottom w:val="single" w:sz="4" w:space="0" w:color="000000"/>
              <w:right w:val="single" w:sz="4" w:space="0" w:color="000000"/>
            </w:tcBorders>
          </w:tcPr>
          <w:p w14:paraId="4B30BEFB" w14:textId="77777777" w:rsidR="00AD4A8F" w:rsidRPr="00AD4A8F" w:rsidRDefault="00AD4A8F" w:rsidP="00AD4A8F">
            <w:pPr>
              <w:kinsoku w:val="0"/>
              <w:overflowPunct w:val="0"/>
              <w:autoSpaceDE w:val="0"/>
              <w:autoSpaceDN w:val="0"/>
              <w:adjustRightInd w:val="0"/>
              <w:rPr>
                <w:del w:id="168" w:author="NAZ, Mamoona (OLDHAM MEDICAL SERVICES)" w:date="2026-09-22T12:22:00Z" w16du:dateUtc="2026-09-22T16:22:00Z"/>
                <w:rFonts w:ascii="Times New Roman" w:hAnsi="Times New Roman"/>
                <w:sz w:val="12"/>
                <w:szCs w:val="12"/>
                <w:lang w:val="es-ES_tradnl"/>
              </w:rPr>
            </w:pPr>
          </w:p>
        </w:tc>
        <w:tc>
          <w:tcPr>
            <w:tcW w:w="1280" w:type="dxa"/>
            <w:tcBorders>
              <w:top w:val="single" w:sz="4" w:space="0" w:color="000000"/>
              <w:left w:val="single" w:sz="4" w:space="0" w:color="000000"/>
              <w:bottom w:val="single" w:sz="4" w:space="0" w:color="000000"/>
              <w:right w:val="single" w:sz="4" w:space="0" w:color="000000"/>
            </w:tcBorders>
          </w:tcPr>
          <w:p w14:paraId="281B75AE" w14:textId="77777777" w:rsidR="00AD4A8F" w:rsidRPr="00AD4A8F" w:rsidRDefault="00AD4A8F" w:rsidP="00AD4A8F">
            <w:pPr>
              <w:kinsoku w:val="0"/>
              <w:overflowPunct w:val="0"/>
              <w:autoSpaceDE w:val="0"/>
              <w:autoSpaceDN w:val="0"/>
              <w:adjustRightInd w:val="0"/>
              <w:rPr>
                <w:del w:id="169" w:author="NAZ, Mamoona (OLDHAM MEDICAL SERVICES)" w:date="2026-09-22T12:22:00Z" w16du:dateUtc="2026-09-22T16:22:00Z"/>
                <w:rFonts w:ascii="Times New Roman" w:hAnsi="Times New Roman"/>
                <w:sz w:val="12"/>
                <w:szCs w:val="12"/>
                <w:lang w:val="es-ES_tradnl"/>
              </w:rPr>
            </w:pPr>
          </w:p>
        </w:tc>
        <w:tc>
          <w:tcPr>
            <w:tcW w:w="997" w:type="dxa"/>
            <w:tcBorders>
              <w:top w:val="single" w:sz="4" w:space="0" w:color="000000"/>
              <w:left w:val="single" w:sz="4" w:space="0" w:color="000000"/>
              <w:bottom w:val="single" w:sz="4" w:space="0" w:color="000000"/>
              <w:right w:val="single" w:sz="4" w:space="0" w:color="000000"/>
            </w:tcBorders>
          </w:tcPr>
          <w:p w14:paraId="407E6D87" w14:textId="77777777" w:rsidR="00AD4A8F" w:rsidRPr="00AD4A8F" w:rsidRDefault="00AD4A8F" w:rsidP="00AD4A8F">
            <w:pPr>
              <w:kinsoku w:val="0"/>
              <w:overflowPunct w:val="0"/>
              <w:autoSpaceDE w:val="0"/>
              <w:autoSpaceDN w:val="0"/>
              <w:adjustRightInd w:val="0"/>
              <w:rPr>
                <w:del w:id="170" w:author="NAZ, Mamoona (OLDHAM MEDICAL SERVICES)" w:date="2026-09-22T12:22:00Z" w16du:dateUtc="2026-09-22T16:22:00Z"/>
                <w:rFonts w:ascii="Times New Roman" w:hAnsi="Times New Roman"/>
                <w:sz w:val="12"/>
                <w:szCs w:val="12"/>
                <w:lang w:val="es-ES_tradnl"/>
              </w:rPr>
            </w:pPr>
          </w:p>
        </w:tc>
      </w:tr>
      <w:tr w:rsidR="00AD4A8F" w:rsidRPr="00AD4A8F" w14:paraId="43AA13E8" w14:textId="77777777">
        <w:trPr>
          <w:trHeight w:val="193"/>
          <w:del w:id="171" w:author="NAZ, Mamoona (OLDHAM MEDICAL SERVICES)" w:date="2026-09-22T12:22:00Z" w16du:dateUtc="2026-09-22T16:22:00Z"/>
        </w:trPr>
        <w:tc>
          <w:tcPr>
            <w:tcW w:w="1092" w:type="dxa"/>
            <w:tcBorders>
              <w:top w:val="single" w:sz="4" w:space="0" w:color="000000"/>
              <w:left w:val="single" w:sz="4" w:space="0" w:color="000000"/>
              <w:bottom w:val="single" w:sz="4" w:space="0" w:color="000000"/>
              <w:right w:val="single" w:sz="4" w:space="0" w:color="000000"/>
            </w:tcBorders>
          </w:tcPr>
          <w:p w14:paraId="291EA8D9" w14:textId="77777777" w:rsidR="00AD4A8F" w:rsidRPr="00AD4A8F" w:rsidRDefault="00AD4A8F" w:rsidP="00AD4A8F">
            <w:pPr>
              <w:kinsoku w:val="0"/>
              <w:overflowPunct w:val="0"/>
              <w:autoSpaceDE w:val="0"/>
              <w:autoSpaceDN w:val="0"/>
              <w:adjustRightInd w:val="0"/>
              <w:spacing w:line="173" w:lineRule="exact"/>
              <w:ind w:left="89"/>
              <w:rPr>
                <w:del w:id="172" w:author="NAZ, Mamoona (OLDHAM MEDICAL SERVICES)" w:date="2026-09-22T12:22:00Z" w16du:dateUtc="2026-09-22T16:22:00Z"/>
                <w:rFonts w:ascii="Arial" w:hAnsi="Arial" w:cs="Arial"/>
                <w:sz w:val="17"/>
                <w:szCs w:val="17"/>
                <w:lang w:val="es-ES_tradnl"/>
              </w:rPr>
            </w:pPr>
            <w:del w:id="173" w:author="NAZ, Mamoona (OLDHAM MEDICAL SERVICES)" w:date="2026-09-22T12:22:00Z" w16du:dateUtc="2026-09-22T16:22:00Z">
              <w:r w:rsidRPr="00AD4A8F">
                <w:rPr>
                  <w:rFonts w:ascii="Arial" w:hAnsi="Arial" w:cs="Arial"/>
                  <w:sz w:val="17"/>
                  <w:szCs w:val="17"/>
                  <w:lang w:val="es-ES_tradnl"/>
                </w:rPr>
                <w:delText>E.S.O</w:delText>
              </w:r>
            </w:del>
          </w:p>
        </w:tc>
        <w:tc>
          <w:tcPr>
            <w:tcW w:w="1857" w:type="dxa"/>
            <w:tcBorders>
              <w:top w:val="single" w:sz="4" w:space="0" w:color="000000"/>
              <w:left w:val="single" w:sz="4" w:space="0" w:color="000000"/>
              <w:bottom w:val="single" w:sz="4" w:space="0" w:color="000000"/>
              <w:right w:val="single" w:sz="4" w:space="0" w:color="000000"/>
            </w:tcBorders>
          </w:tcPr>
          <w:p w14:paraId="18405870" w14:textId="77777777" w:rsidR="00AD4A8F" w:rsidRPr="00AD4A8F" w:rsidRDefault="00AD4A8F" w:rsidP="00AD4A8F">
            <w:pPr>
              <w:kinsoku w:val="0"/>
              <w:overflowPunct w:val="0"/>
              <w:autoSpaceDE w:val="0"/>
              <w:autoSpaceDN w:val="0"/>
              <w:adjustRightInd w:val="0"/>
              <w:rPr>
                <w:del w:id="174" w:author="NAZ, Mamoona (OLDHAM MEDICAL SERVICES)" w:date="2026-09-22T12:22:00Z" w16du:dateUtc="2026-09-22T16:22:00Z"/>
                <w:rFonts w:ascii="Times New Roman" w:hAnsi="Times New Roman"/>
                <w:sz w:val="12"/>
                <w:szCs w:val="12"/>
                <w:lang w:val="es-ES_tradnl"/>
              </w:rPr>
            </w:pPr>
          </w:p>
        </w:tc>
        <w:tc>
          <w:tcPr>
            <w:tcW w:w="1424" w:type="dxa"/>
            <w:tcBorders>
              <w:top w:val="single" w:sz="4" w:space="0" w:color="000000"/>
              <w:left w:val="single" w:sz="4" w:space="0" w:color="000000"/>
              <w:bottom w:val="single" w:sz="4" w:space="0" w:color="000000"/>
              <w:right w:val="single" w:sz="4" w:space="0" w:color="000000"/>
            </w:tcBorders>
          </w:tcPr>
          <w:p w14:paraId="778D7EBA" w14:textId="77777777" w:rsidR="00AD4A8F" w:rsidRPr="00AD4A8F" w:rsidRDefault="00AD4A8F" w:rsidP="00AD4A8F">
            <w:pPr>
              <w:kinsoku w:val="0"/>
              <w:overflowPunct w:val="0"/>
              <w:autoSpaceDE w:val="0"/>
              <w:autoSpaceDN w:val="0"/>
              <w:adjustRightInd w:val="0"/>
              <w:rPr>
                <w:del w:id="175" w:author="NAZ, Mamoona (OLDHAM MEDICAL SERVICES)" w:date="2026-09-22T12:22:00Z" w16du:dateUtc="2026-09-22T16:22:00Z"/>
                <w:rFonts w:ascii="Times New Roman" w:hAnsi="Times New Roman"/>
                <w:sz w:val="12"/>
                <w:szCs w:val="12"/>
                <w:lang w:val="es-ES_tradnl"/>
              </w:rPr>
            </w:pPr>
          </w:p>
        </w:tc>
        <w:tc>
          <w:tcPr>
            <w:tcW w:w="1106" w:type="dxa"/>
            <w:tcBorders>
              <w:top w:val="single" w:sz="4" w:space="0" w:color="000000"/>
              <w:left w:val="single" w:sz="4" w:space="0" w:color="000000"/>
              <w:bottom w:val="single" w:sz="4" w:space="0" w:color="000000"/>
              <w:right w:val="single" w:sz="4" w:space="0" w:color="000000"/>
            </w:tcBorders>
          </w:tcPr>
          <w:p w14:paraId="0A438EB3" w14:textId="77777777" w:rsidR="00AD4A8F" w:rsidRPr="00AD4A8F" w:rsidRDefault="00AD4A8F" w:rsidP="00AD4A8F">
            <w:pPr>
              <w:kinsoku w:val="0"/>
              <w:overflowPunct w:val="0"/>
              <w:autoSpaceDE w:val="0"/>
              <w:autoSpaceDN w:val="0"/>
              <w:adjustRightInd w:val="0"/>
              <w:rPr>
                <w:del w:id="176" w:author="NAZ, Mamoona (OLDHAM MEDICAL SERVICES)" w:date="2026-09-22T12:22:00Z" w16du:dateUtc="2026-09-22T16:22:00Z"/>
                <w:rFonts w:ascii="Times New Roman" w:hAnsi="Times New Roman"/>
                <w:sz w:val="12"/>
                <w:szCs w:val="12"/>
                <w:lang w:val="es-ES_tradnl"/>
              </w:rPr>
            </w:pPr>
          </w:p>
        </w:tc>
        <w:tc>
          <w:tcPr>
            <w:tcW w:w="1280" w:type="dxa"/>
            <w:tcBorders>
              <w:top w:val="single" w:sz="4" w:space="0" w:color="000000"/>
              <w:left w:val="single" w:sz="4" w:space="0" w:color="000000"/>
              <w:bottom w:val="single" w:sz="4" w:space="0" w:color="000000"/>
              <w:right w:val="single" w:sz="4" w:space="0" w:color="000000"/>
            </w:tcBorders>
          </w:tcPr>
          <w:p w14:paraId="5CC61682" w14:textId="77777777" w:rsidR="00AD4A8F" w:rsidRPr="00AD4A8F" w:rsidRDefault="00AD4A8F" w:rsidP="00AD4A8F">
            <w:pPr>
              <w:kinsoku w:val="0"/>
              <w:overflowPunct w:val="0"/>
              <w:autoSpaceDE w:val="0"/>
              <w:autoSpaceDN w:val="0"/>
              <w:adjustRightInd w:val="0"/>
              <w:rPr>
                <w:del w:id="177" w:author="NAZ, Mamoona (OLDHAM MEDICAL SERVICES)" w:date="2026-09-22T12:22:00Z" w16du:dateUtc="2026-09-22T16:22:00Z"/>
                <w:rFonts w:ascii="Times New Roman" w:hAnsi="Times New Roman"/>
                <w:sz w:val="12"/>
                <w:szCs w:val="12"/>
                <w:lang w:val="es-ES_tradnl"/>
              </w:rPr>
            </w:pPr>
          </w:p>
        </w:tc>
        <w:tc>
          <w:tcPr>
            <w:tcW w:w="997" w:type="dxa"/>
            <w:tcBorders>
              <w:top w:val="single" w:sz="4" w:space="0" w:color="000000"/>
              <w:left w:val="single" w:sz="4" w:space="0" w:color="000000"/>
              <w:bottom w:val="single" w:sz="4" w:space="0" w:color="000000"/>
              <w:right w:val="single" w:sz="4" w:space="0" w:color="000000"/>
            </w:tcBorders>
          </w:tcPr>
          <w:p w14:paraId="365A5CE2" w14:textId="77777777" w:rsidR="00AD4A8F" w:rsidRPr="00AD4A8F" w:rsidRDefault="00AD4A8F" w:rsidP="00AD4A8F">
            <w:pPr>
              <w:kinsoku w:val="0"/>
              <w:overflowPunct w:val="0"/>
              <w:autoSpaceDE w:val="0"/>
              <w:autoSpaceDN w:val="0"/>
              <w:adjustRightInd w:val="0"/>
              <w:rPr>
                <w:del w:id="178" w:author="NAZ, Mamoona (OLDHAM MEDICAL SERVICES)" w:date="2026-09-22T12:22:00Z" w16du:dateUtc="2026-09-22T16:22:00Z"/>
                <w:rFonts w:ascii="Times New Roman" w:hAnsi="Times New Roman"/>
                <w:sz w:val="12"/>
                <w:szCs w:val="12"/>
                <w:lang w:val="es-ES_tradnl"/>
              </w:rPr>
            </w:pPr>
          </w:p>
        </w:tc>
      </w:tr>
      <w:tr w:rsidR="00AD4A8F" w:rsidRPr="00AD4A8F" w14:paraId="4102C900" w14:textId="77777777">
        <w:trPr>
          <w:trHeight w:val="195"/>
          <w:del w:id="179" w:author="NAZ, Mamoona (OLDHAM MEDICAL SERVICES)" w:date="2026-09-22T12:22:00Z" w16du:dateUtc="2026-09-22T16:22:00Z"/>
        </w:trPr>
        <w:tc>
          <w:tcPr>
            <w:tcW w:w="1092" w:type="dxa"/>
            <w:tcBorders>
              <w:top w:val="single" w:sz="4" w:space="0" w:color="000000"/>
              <w:left w:val="single" w:sz="4" w:space="0" w:color="000000"/>
              <w:bottom w:val="single" w:sz="4" w:space="0" w:color="000000"/>
              <w:right w:val="single" w:sz="4" w:space="0" w:color="000000"/>
            </w:tcBorders>
          </w:tcPr>
          <w:p w14:paraId="6ECA81E5" w14:textId="77777777" w:rsidR="00AD4A8F" w:rsidRPr="00AD4A8F" w:rsidRDefault="00AD4A8F" w:rsidP="00AD4A8F">
            <w:pPr>
              <w:kinsoku w:val="0"/>
              <w:overflowPunct w:val="0"/>
              <w:autoSpaceDE w:val="0"/>
              <w:autoSpaceDN w:val="0"/>
              <w:adjustRightInd w:val="0"/>
              <w:spacing w:line="175" w:lineRule="exact"/>
              <w:ind w:left="89"/>
              <w:rPr>
                <w:del w:id="180" w:author="NAZ, Mamoona (OLDHAM MEDICAL SERVICES)" w:date="2026-09-22T12:22:00Z" w16du:dateUtc="2026-09-22T16:22:00Z"/>
                <w:rFonts w:ascii="Arial" w:hAnsi="Arial" w:cs="Arial"/>
                <w:sz w:val="17"/>
                <w:szCs w:val="17"/>
                <w:lang w:val="es-ES_tradnl"/>
              </w:rPr>
            </w:pPr>
            <w:del w:id="181" w:author="NAZ, Mamoona (OLDHAM MEDICAL SERVICES)" w:date="2026-09-22T12:22:00Z" w16du:dateUtc="2026-09-22T16:22:00Z">
              <w:r w:rsidRPr="00AD4A8F">
                <w:rPr>
                  <w:rFonts w:ascii="Arial" w:hAnsi="Arial" w:cs="Arial"/>
                  <w:sz w:val="17"/>
                  <w:szCs w:val="17"/>
                  <w:lang w:val="es-ES_tradnl"/>
                </w:rPr>
                <w:delText>Otras</w:delText>
              </w:r>
            </w:del>
          </w:p>
        </w:tc>
        <w:tc>
          <w:tcPr>
            <w:tcW w:w="1857" w:type="dxa"/>
            <w:tcBorders>
              <w:top w:val="single" w:sz="4" w:space="0" w:color="000000"/>
              <w:left w:val="single" w:sz="4" w:space="0" w:color="000000"/>
              <w:bottom w:val="single" w:sz="4" w:space="0" w:color="000000"/>
              <w:right w:val="single" w:sz="4" w:space="0" w:color="000000"/>
            </w:tcBorders>
          </w:tcPr>
          <w:p w14:paraId="69E62D7E" w14:textId="77777777" w:rsidR="00AD4A8F" w:rsidRPr="00AD4A8F" w:rsidRDefault="00AD4A8F" w:rsidP="00AD4A8F">
            <w:pPr>
              <w:kinsoku w:val="0"/>
              <w:overflowPunct w:val="0"/>
              <w:autoSpaceDE w:val="0"/>
              <w:autoSpaceDN w:val="0"/>
              <w:adjustRightInd w:val="0"/>
              <w:rPr>
                <w:del w:id="182" w:author="NAZ, Mamoona (OLDHAM MEDICAL SERVICES)" w:date="2026-09-22T12:22:00Z" w16du:dateUtc="2026-09-22T16:22:00Z"/>
                <w:rFonts w:ascii="Times New Roman" w:hAnsi="Times New Roman"/>
                <w:sz w:val="12"/>
                <w:szCs w:val="12"/>
                <w:lang w:val="es-ES_tradnl"/>
              </w:rPr>
            </w:pPr>
          </w:p>
        </w:tc>
        <w:tc>
          <w:tcPr>
            <w:tcW w:w="1424" w:type="dxa"/>
            <w:tcBorders>
              <w:top w:val="single" w:sz="4" w:space="0" w:color="000000"/>
              <w:left w:val="single" w:sz="4" w:space="0" w:color="000000"/>
              <w:bottom w:val="single" w:sz="4" w:space="0" w:color="000000"/>
              <w:right w:val="single" w:sz="4" w:space="0" w:color="000000"/>
            </w:tcBorders>
          </w:tcPr>
          <w:p w14:paraId="3E6C2BFE" w14:textId="77777777" w:rsidR="00AD4A8F" w:rsidRPr="00AD4A8F" w:rsidRDefault="00AD4A8F" w:rsidP="00AD4A8F">
            <w:pPr>
              <w:kinsoku w:val="0"/>
              <w:overflowPunct w:val="0"/>
              <w:autoSpaceDE w:val="0"/>
              <w:autoSpaceDN w:val="0"/>
              <w:adjustRightInd w:val="0"/>
              <w:rPr>
                <w:del w:id="183" w:author="NAZ, Mamoona (OLDHAM MEDICAL SERVICES)" w:date="2026-09-22T12:22:00Z" w16du:dateUtc="2026-09-22T16:22:00Z"/>
                <w:rFonts w:ascii="Times New Roman" w:hAnsi="Times New Roman"/>
                <w:sz w:val="12"/>
                <w:szCs w:val="12"/>
                <w:lang w:val="es-ES_tradnl"/>
              </w:rPr>
            </w:pPr>
          </w:p>
        </w:tc>
        <w:tc>
          <w:tcPr>
            <w:tcW w:w="1106" w:type="dxa"/>
            <w:tcBorders>
              <w:top w:val="single" w:sz="4" w:space="0" w:color="000000"/>
              <w:left w:val="single" w:sz="4" w:space="0" w:color="000000"/>
              <w:bottom w:val="single" w:sz="4" w:space="0" w:color="000000"/>
              <w:right w:val="single" w:sz="4" w:space="0" w:color="000000"/>
            </w:tcBorders>
          </w:tcPr>
          <w:p w14:paraId="56E0745B" w14:textId="77777777" w:rsidR="00AD4A8F" w:rsidRPr="00AD4A8F" w:rsidRDefault="00AD4A8F" w:rsidP="00AD4A8F">
            <w:pPr>
              <w:kinsoku w:val="0"/>
              <w:overflowPunct w:val="0"/>
              <w:autoSpaceDE w:val="0"/>
              <w:autoSpaceDN w:val="0"/>
              <w:adjustRightInd w:val="0"/>
              <w:rPr>
                <w:del w:id="184" w:author="NAZ, Mamoona (OLDHAM MEDICAL SERVICES)" w:date="2026-09-22T12:22:00Z" w16du:dateUtc="2026-09-22T16:22:00Z"/>
                <w:rFonts w:ascii="Times New Roman" w:hAnsi="Times New Roman"/>
                <w:sz w:val="12"/>
                <w:szCs w:val="12"/>
                <w:lang w:val="es-ES_tradnl"/>
              </w:rPr>
            </w:pPr>
          </w:p>
        </w:tc>
        <w:tc>
          <w:tcPr>
            <w:tcW w:w="1280" w:type="dxa"/>
            <w:tcBorders>
              <w:top w:val="single" w:sz="4" w:space="0" w:color="000000"/>
              <w:left w:val="single" w:sz="4" w:space="0" w:color="000000"/>
              <w:bottom w:val="single" w:sz="4" w:space="0" w:color="000000"/>
              <w:right w:val="single" w:sz="4" w:space="0" w:color="000000"/>
            </w:tcBorders>
          </w:tcPr>
          <w:p w14:paraId="7BDCB307" w14:textId="77777777" w:rsidR="00AD4A8F" w:rsidRPr="00AD4A8F" w:rsidRDefault="00AD4A8F" w:rsidP="00AD4A8F">
            <w:pPr>
              <w:kinsoku w:val="0"/>
              <w:overflowPunct w:val="0"/>
              <w:autoSpaceDE w:val="0"/>
              <w:autoSpaceDN w:val="0"/>
              <w:adjustRightInd w:val="0"/>
              <w:rPr>
                <w:del w:id="185" w:author="NAZ, Mamoona (OLDHAM MEDICAL SERVICES)" w:date="2026-09-22T12:22:00Z" w16du:dateUtc="2026-09-22T16:22:00Z"/>
                <w:rFonts w:ascii="Times New Roman" w:hAnsi="Times New Roman"/>
                <w:sz w:val="12"/>
                <w:szCs w:val="12"/>
                <w:lang w:val="es-ES_tradnl"/>
              </w:rPr>
            </w:pPr>
          </w:p>
        </w:tc>
        <w:tc>
          <w:tcPr>
            <w:tcW w:w="997" w:type="dxa"/>
            <w:tcBorders>
              <w:top w:val="single" w:sz="4" w:space="0" w:color="000000"/>
              <w:left w:val="single" w:sz="4" w:space="0" w:color="000000"/>
              <w:bottom w:val="single" w:sz="4" w:space="0" w:color="000000"/>
              <w:right w:val="single" w:sz="4" w:space="0" w:color="000000"/>
            </w:tcBorders>
          </w:tcPr>
          <w:p w14:paraId="5CCD09EE" w14:textId="77777777" w:rsidR="00AD4A8F" w:rsidRPr="00AD4A8F" w:rsidRDefault="00AD4A8F" w:rsidP="00AD4A8F">
            <w:pPr>
              <w:kinsoku w:val="0"/>
              <w:overflowPunct w:val="0"/>
              <w:autoSpaceDE w:val="0"/>
              <w:autoSpaceDN w:val="0"/>
              <w:adjustRightInd w:val="0"/>
              <w:rPr>
                <w:del w:id="186" w:author="NAZ, Mamoona (OLDHAM MEDICAL SERVICES)" w:date="2026-09-22T12:22:00Z" w16du:dateUtc="2026-09-22T16:22:00Z"/>
                <w:rFonts w:ascii="Times New Roman" w:hAnsi="Times New Roman"/>
                <w:sz w:val="12"/>
                <w:szCs w:val="12"/>
                <w:lang w:val="es-ES_tradnl"/>
              </w:rPr>
            </w:pPr>
          </w:p>
        </w:tc>
      </w:tr>
    </w:tbl>
    <w:p w14:paraId="22E5E12A" w14:textId="77777777" w:rsidR="00AD4A8F" w:rsidRDefault="00AD4A8F" w:rsidP="00AD4A8F">
      <w:pPr>
        <w:kinsoku w:val="0"/>
        <w:overflowPunct w:val="0"/>
        <w:autoSpaceDE w:val="0"/>
        <w:autoSpaceDN w:val="0"/>
        <w:adjustRightInd w:val="0"/>
        <w:spacing w:before="2" w:line="252" w:lineRule="auto"/>
        <w:ind w:left="533" w:right="361"/>
        <w:rPr>
          <w:del w:id="187" w:author="NAZ, Mamoona (OLDHAM MEDICAL SERVICES)" w:date="2026-09-22T12:22:00Z" w16du:dateUtc="2026-09-22T16:22:00Z"/>
          <w:rFonts w:ascii="Arial" w:hAnsi="Arial" w:cs="Arial"/>
          <w:w w:val="105"/>
          <w:sz w:val="13"/>
          <w:szCs w:val="13"/>
          <w:lang w:val="es-ES_tradnl"/>
        </w:rPr>
      </w:pPr>
    </w:p>
    <w:p w14:paraId="67FBCBC4" w14:textId="77777777" w:rsidR="00AD4A8F" w:rsidRPr="00AD4A8F" w:rsidRDefault="00AD4A8F" w:rsidP="00AD4A8F">
      <w:pPr>
        <w:kinsoku w:val="0"/>
        <w:overflowPunct w:val="0"/>
        <w:autoSpaceDE w:val="0"/>
        <w:autoSpaceDN w:val="0"/>
        <w:adjustRightInd w:val="0"/>
        <w:spacing w:before="2" w:line="252" w:lineRule="auto"/>
        <w:ind w:left="533" w:right="361"/>
        <w:rPr>
          <w:del w:id="188" w:author="NAZ, Mamoona (OLDHAM MEDICAL SERVICES)" w:date="2026-09-22T12:22:00Z" w16du:dateUtc="2026-09-22T16:22:00Z"/>
          <w:rFonts w:ascii="Arial" w:hAnsi="Arial" w:cs="Arial"/>
          <w:w w:val="105"/>
          <w:sz w:val="13"/>
          <w:szCs w:val="13"/>
          <w:lang w:val="es-ES_tradnl"/>
        </w:rPr>
      </w:pPr>
      <w:del w:id="189" w:author="NAZ, Mamoona (OLDHAM MEDICAL SERVICES)" w:date="2026-09-22T12:22:00Z" w16du:dateUtc="2026-09-22T16:22:00Z">
        <w:r w:rsidRPr="00AD4A8F">
          <w:rPr>
            <w:rFonts w:ascii="Arial" w:hAnsi="Arial" w:cs="Arial"/>
            <w:w w:val="105"/>
            <w:sz w:val="13"/>
            <w:szCs w:val="13"/>
            <w:lang w:val="es-ES_tradnl"/>
          </w:rPr>
          <w:delText>(*) Grupo específico: agrupamiento diferente al grupo-clase en el que se desarrollan las actuaciones del programa con estabilidad de sus participantes y planificación durante un periodo de tiempo determinado.</w:delText>
        </w:r>
      </w:del>
    </w:p>
    <w:p w14:paraId="41C5114B" w14:textId="77777777" w:rsidR="00AD4A8F" w:rsidRPr="00AD4A8F" w:rsidRDefault="00AD4A8F" w:rsidP="00AD4A8F">
      <w:pPr>
        <w:kinsoku w:val="0"/>
        <w:overflowPunct w:val="0"/>
        <w:autoSpaceDE w:val="0"/>
        <w:autoSpaceDN w:val="0"/>
        <w:adjustRightInd w:val="0"/>
        <w:spacing w:before="5"/>
        <w:rPr>
          <w:del w:id="190" w:author="NAZ, Mamoona (OLDHAM MEDICAL SERVICES)" w:date="2026-09-22T12:22:00Z" w16du:dateUtc="2026-09-22T16:22:00Z"/>
          <w:rFonts w:ascii="Arial" w:hAnsi="Arial" w:cs="Arial"/>
          <w:sz w:val="16"/>
          <w:szCs w:val="16"/>
          <w:lang w:val="es-ES_tradnl"/>
        </w:rPr>
      </w:pPr>
    </w:p>
    <w:tbl>
      <w:tblPr>
        <w:tblW w:w="0" w:type="auto"/>
        <w:tblInd w:w="529" w:type="dxa"/>
        <w:tblLayout w:type="fixed"/>
        <w:tblCellMar>
          <w:left w:w="0" w:type="dxa"/>
          <w:right w:w="0" w:type="dxa"/>
        </w:tblCellMar>
        <w:tblLook w:val="0000" w:firstRow="0" w:lastRow="0" w:firstColumn="0" w:lastColumn="0" w:noHBand="0" w:noVBand="0"/>
      </w:tblPr>
      <w:tblGrid>
        <w:gridCol w:w="6452"/>
        <w:gridCol w:w="1305"/>
      </w:tblGrid>
      <w:tr w:rsidR="00AD4A8F" w:rsidRPr="00AD4A8F" w14:paraId="4D554026" w14:textId="77777777">
        <w:trPr>
          <w:trHeight w:val="193"/>
          <w:del w:id="191"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shd w:val="clear" w:color="auto" w:fill="F3F3F3"/>
          </w:tcPr>
          <w:p w14:paraId="40354416" w14:textId="77777777" w:rsidR="00AD4A8F" w:rsidRPr="00AD4A8F" w:rsidRDefault="00AD4A8F" w:rsidP="00AD4A8F">
            <w:pPr>
              <w:kinsoku w:val="0"/>
              <w:overflowPunct w:val="0"/>
              <w:autoSpaceDE w:val="0"/>
              <w:autoSpaceDN w:val="0"/>
              <w:adjustRightInd w:val="0"/>
              <w:spacing w:line="173" w:lineRule="exact"/>
              <w:ind w:left="89"/>
              <w:rPr>
                <w:del w:id="192" w:author="NAZ, Mamoona (OLDHAM MEDICAL SERVICES)" w:date="2026-09-22T12:22:00Z" w16du:dateUtc="2026-09-22T16:22:00Z"/>
                <w:rFonts w:ascii="Arial" w:hAnsi="Arial" w:cs="Arial"/>
                <w:sz w:val="17"/>
                <w:szCs w:val="17"/>
                <w:lang w:val="es-ES_tradnl"/>
              </w:rPr>
            </w:pPr>
            <w:del w:id="193" w:author="NAZ, Mamoona (OLDHAM MEDICAL SERVICES)" w:date="2026-09-22T12:22:00Z" w16du:dateUtc="2026-09-22T16:22:00Z">
              <w:r w:rsidRPr="00AD4A8F">
                <w:rPr>
                  <w:rFonts w:ascii="Arial" w:hAnsi="Arial" w:cs="Arial"/>
                  <w:sz w:val="17"/>
                  <w:szCs w:val="17"/>
                  <w:lang w:val="es-ES_tradnl"/>
                </w:rPr>
                <w:delText>En relación a las familias del alumnado participantes en el programa</w:delText>
              </w:r>
            </w:del>
          </w:p>
        </w:tc>
        <w:tc>
          <w:tcPr>
            <w:tcW w:w="1305" w:type="dxa"/>
            <w:tcBorders>
              <w:top w:val="single" w:sz="4" w:space="0" w:color="000000"/>
              <w:left w:val="single" w:sz="4" w:space="0" w:color="000000"/>
              <w:bottom w:val="single" w:sz="4" w:space="0" w:color="000000"/>
              <w:right w:val="single" w:sz="4" w:space="0" w:color="000000"/>
            </w:tcBorders>
          </w:tcPr>
          <w:p w14:paraId="5681D1AA" w14:textId="77777777" w:rsidR="00AD4A8F" w:rsidRPr="00AD4A8F" w:rsidRDefault="00AD4A8F" w:rsidP="00AD4A8F">
            <w:pPr>
              <w:kinsoku w:val="0"/>
              <w:overflowPunct w:val="0"/>
              <w:autoSpaceDE w:val="0"/>
              <w:autoSpaceDN w:val="0"/>
              <w:adjustRightInd w:val="0"/>
              <w:spacing w:line="173" w:lineRule="exact"/>
              <w:ind w:left="247"/>
              <w:rPr>
                <w:del w:id="194" w:author="NAZ, Mamoona (OLDHAM MEDICAL SERVICES)" w:date="2026-09-22T12:22:00Z" w16du:dateUtc="2026-09-22T16:22:00Z"/>
                <w:rFonts w:ascii="Arial" w:hAnsi="Arial" w:cs="Arial"/>
                <w:sz w:val="17"/>
                <w:szCs w:val="17"/>
                <w:lang w:val="es-ES_tradnl"/>
              </w:rPr>
            </w:pPr>
            <w:del w:id="195" w:author="NAZ, Mamoona (OLDHAM MEDICAL SERVICES)" w:date="2026-09-22T12:22:00Z" w16du:dateUtc="2026-09-22T16:22:00Z">
              <w:r w:rsidRPr="00AD4A8F">
                <w:rPr>
                  <w:rFonts w:ascii="Arial" w:hAnsi="Arial" w:cs="Arial"/>
                  <w:sz w:val="17"/>
                  <w:szCs w:val="17"/>
                  <w:lang w:val="es-ES_tradnl"/>
                </w:rPr>
                <w:delText>201</w:delText>
              </w:r>
              <w:r>
                <w:rPr>
                  <w:rFonts w:ascii="Arial" w:hAnsi="Arial" w:cs="Arial"/>
                  <w:sz w:val="17"/>
                  <w:szCs w:val="17"/>
                  <w:lang w:val="es-ES_tradnl"/>
                </w:rPr>
                <w:delText xml:space="preserve">9 </w:delText>
              </w:r>
              <w:r w:rsidRPr="00AD4A8F">
                <w:rPr>
                  <w:rFonts w:ascii="Arial" w:hAnsi="Arial" w:cs="Arial"/>
                  <w:sz w:val="17"/>
                  <w:szCs w:val="17"/>
                  <w:lang w:val="es-ES_tradnl"/>
                </w:rPr>
                <w:delText>/</w:delText>
              </w:r>
              <w:r>
                <w:rPr>
                  <w:rFonts w:ascii="Arial" w:hAnsi="Arial" w:cs="Arial"/>
                  <w:sz w:val="17"/>
                  <w:szCs w:val="17"/>
                  <w:lang w:val="es-ES_tradnl"/>
                </w:rPr>
                <w:delText xml:space="preserve"> </w:delText>
              </w:r>
              <w:r w:rsidRPr="00AD4A8F">
                <w:rPr>
                  <w:rFonts w:ascii="Arial" w:hAnsi="Arial" w:cs="Arial"/>
                  <w:sz w:val="17"/>
                  <w:szCs w:val="17"/>
                  <w:lang w:val="es-ES_tradnl"/>
                </w:rPr>
                <w:delText>20</w:delText>
              </w:r>
              <w:r>
                <w:rPr>
                  <w:rFonts w:ascii="Arial" w:hAnsi="Arial" w:cs="Arial"/>
                  <w:sz w:val="17"/>
                  <w:szCs w:val="17"/>
                  <w:lang w:val="es-ES_tradnl"/>
                </w:rPr>
                <w:delText>20</w:delText>
              </w:r>
            </w:del>
          </w:p>
        </w:tc>
      </w:tr>
      <w:tr w:rsidR="00AD4A8F" w:rsidRPr="00AD4A8F" w14:paraId="49A0255F" w14:textId="77777777">
        <w:trPr>
          <w:trHeight w:val="385"/>
          <w:del w:id="196"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tcPr>
          <w:p w14:paraId="5A8AC007" w14:textId="77777777" w:rsidR="00AD4A8F" w:rsidRPr="00AD4A8F" w:rsidRDefault="00AD4A8F" w:rsidP="00AD4A8F">
            <w:pPr>
              <w:kinsoku w:val="0"/>
              <w:overflowPunct w:val="0"/>
              <w:autoSpaceDE w:val="0"/>
              <w:autoSpaceDN w:val="0"/>
              <w:adjustRightInd w:val="0"/>
              <w:spacing w:before="4" w:line="192" w:lineRule="exact"/>
              <w:ind w:left="89"/>
              <w:rPr>
                <w:del w:id="197" w:author="NAZ, Mamoona (OLDHAM MEDICAL SERVICES)" w:date="2026-09-22T12:22:00Z" w16du:dateUtc="2026-09-22T16:22:00Z"/>
                <w:rFonts w:ascii="Arial" w:hAnsi="Arial" w:cs="Arial"/>
                <w:sz w:val="17"/>
                <w:szCs w:val="17"/>
                <w:lang w:val="es-ES_tradnl"/>
              </w:rPr>
            </w:pPr>
            <w:del w:id="198" w:author="NAZ, Mamoona (OLDHAM MEDICAL SERVICES)" w:date="2026-09-22T12:22:00Z" w16du:dateUtc="2026-09-22T16:22:00Z">
              <w:r w:rsidRPr="00AD4A8F">
                <w:rPr>
                  <w:rFonts w:ascii="Arial" w:hAnsi="Arial" w:cs="Arial"/>
                  <w:sz w:val="17"/>
                  <w:szCs w:val="17"/>
                  <w:lang w:val="es-ES_tradnl"/>
                </w:rPr>
                <w:delText>Porcentaje de familias que ha participado en actividades de tipo informativo (entrevistas; reuniones)</w:delText>
              </w:r>
            </w:del>
          </w:p>
        </w:tc>
        <w:tc>
          <w:tcPr>
            <w:tcW w:w="1305" w:type="dxa"/>
            <w:tcBorders>
              <w:top w:val="single" w:sz="4" w:space="0" w:color="000000"/>
              <w:left w:val="single" w:sz="4" w:space="0" w:color="000000"/>
              <w:bottom w:val="single" w:sz="4" w:space="0" w:color="000000"/>
              <w:right w:val="single" w:sz="4" w:space="0" w:color="000000"/>
            </w:tcBorders>
          </w:tcPr>
          <w:p w14:paraId="17F5BEA9" w14:textId="77777777" w:rsidR="00AD4A8F" w:rsidRPr="00AD4A8F" w:rsidRDefault="00AD4A8F" w:rsidP="00AD4A8F">
            <w:pPr>
              <w:kinsoku w:val="0"/>
              <w:overflowPunct w:val="0"/>
              <w:autoSpaceDE w:val="0"/>
              <w:autoSpaceDN w:val="0"/>
              <w:adjustRightInd w:val="0"/>
              <w:rPr>
                <w:del w:id="199" w:author="NAZ, Mamoona (OLDHAM MEDICAL SERVICES)" w:date="2026-09-22T12:22:00Z" w16du:dateUtc="2026-09-22T16:22:00Z"/>
                <w:rFonts w:ascii="Times New Roman" w:hAnsi="Times New Roman"/>
                <w:sz w:val="16"/>
                <w:szCs w:val="16"/>
                <w:lang w:val="es-ES_tradnl"/>
              </w:rPr>
            </w:pPr>
          </w:p>
        </w:tc>
      </w:tr>
      <w:tr w:rsidR="00AD4A8F" w:rsidRPr="00AD4A8F" w14:paraId="0BFFA36C" w14:textId="77777777">
        <w:trPr>
          <w:trHeight w:val="385"/>
          <w:del w:id="200"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tcPr>
          <w:p w14:paraId="1FC68E65" w14:textId="77777777" w:rsidR="00AD4A8F" w:rsidRPr="00AD4A8F" w:rsidRDefault="00AD4A8F" w:rsidP="00AD4A8F">
            <w:pPr>
              <w:kinsoku w:val="0"/>
              <w:overflowPunct w:val="0"/>
              <w:autoSpaceDE w:val="0"/>
              <w:autoSpaceDN w:val="0"/>
              <w:adjustRightInd w:val="0"/>
              <w:spacing w:line="191" w:lineRule="exact"/>
              <w:ind w:left="89"/>
              <w:rPr>
                <w:del w:id="201" w:author="NAZ, Mamoona (OLDHAM MEDICAL SERVICES)" w:date="2026-09-22T12:22:00Z" w16du:dateUtc="2026-09-22T16:22:00Z"/>
                <w:rFonts w:ascii="Arial" w:hAnsi="Arial" w:cs="Arial"/>
                <w:sz w:val="17"/>
                <w:szCs w:val="17"/>
                <w:lang w:val="es-ES_tradnl"/>
              </w:rPr>
            </w:pPr>
            <w:del w:id="202" w:author="NAZ, Mamoona (OLDHAM MEDICAL SERVICES)" w:date="2026-09-22T12:22:00Z" w16du:dateUtc="2026-09-22T16:22:00Z">
              <w:r w:rsidRPr="00AD4A8F">
                <w:rPr>
                  <w:rFonts w:ascii="Arial" w:hAnsi="Arial" w:cs="Arial"/>
                  <w:sz w:val="17"/>
                  <w:szCs w:val="17"/>
                  <w:lang w:val="es-ES_tradnl"/>
                </w:rPr>
                <w:delText>Porcentaje de familias que ha participado en el diseño y planificación en alguna</w:delText>
              </w:r>
            </w:del>
          </w:p>
          <w:p w14:paraId="1F518D36" w14:textId="77777777" w:rsidR="00AD4A8F" w:rsidRPr="00AD4A8F" w:rsidRDefault="00AD4A8F" w:rsidP="00AD4A8F">
            <w:pPr>
              <w:kinsoku w:val="0"/>
              <w:overflowPunct w:val="0"/>
              <w:autoSpaceDE w:val="0"/>
              <w:autoSpaceDN w:val="0"/>
              <w:adjustRightInd w:val="0"/>
              <w:spacing w:line="175" w:lineRule="exact"/>
              <w:ind w:left="89"/>
              <w:rPr>
                <w:del w:id="203" w:author="NAZ, Mamoona (OLDHAM MEDICAL SERVICES)" w:date="2026-09-22T12:22:00Z" w16du:dateUtc="2026-09-22T16:22:00Z"/>
                <w:rFonts w:ascii="Arial" w:hAnsi="Arial" w:cs="Arial"/>
                <w:sz w:val="17"/>
                <w:szCs w:val="17"/>
                <w:lang w:val="es-ES_tradnl"/>
              </w:rPr>
            </w:pPr>
            <w:del w:id="204" w:author="NAZ, Mamoona (OLDHAM MEDICAL SERVICES)" w:date="2026-09-22T12:22:00Z" w16du:dateUtc="2026-09-22T16:22:00Z">
              <w:r w:rsidRPr="00AD4A8F">
                <w:rPr>
                  <w:rFonts w:ascii="Arial" w:hAnsi="Arial" w:cs="Arial"/>
                  <w:sz w:val="17"/>
                  <w:szCs w:val="17"/>
                  <w:lang w:val="es-ES_tradnl"/>
                </w:rPr>
                <w:delText>actividad del programa.</w:delText>
              </w:r>
            </w:del>
          </w:p>
        </w:tc>
        <w:tc>
          <w:tcPr>
            <w:tcW w:w="1305" w:type="dxa"/>
            <w:tcBorders>
              <w:top w:val="single" w:sz="4" w:space="0" w:color="000000"/>
              <w:left w:val="single" w:sz="4" w:space="0" w:color="000000"/>
              <w:bottom w:val="single" w:sz="4" w:space="0" w:color="000000"/>
              <w:right w:val="single" w:sz="4" w:space="0" w:color="000000"/>
            </w:tcBorders>
          </w:tcPr>
          <w:p w14:paraId="16A32643" w14:textId="77777777" w:rsidR="00AD4A8F" w:rsidRPr="00AD4A8F" w:rsidRDefault="00AD4A8F" w:rsidP="00AD4A8F">
            <w:pPr>
              <w:kinsoku w:val="0"/>
              <w:overflowPunct w:val="0"/>
              <w:autoSpaceDE w:val="0"/>
              <w:autoSpaceDN w:val="0"/>
              <w:adjustRightInd w:val="0"/>
              <w:rPr>
                <w:del w:id="205" w:author="NAZ, Mamoona (OLDHAM MEDICAL SERVICES)" w:date="2026-09-22T12:22:00Z" w16du:dateUtc="2026-09-22T16:22:00Z"/>
                <w:rFonts w:ascii="Times New Roman" w:hAnsi="Times New Roman"/>
                <w:sz w:val="16"/>
                <w:szCs w:val="16"/>
                <w:lang w:val="es-ES_tradnl"/>
              </w:rPr>
            </w:pPr>
          </w:p>
        </w:tc>
      </w:tr>
      <w:tr w:rsidR="00AD4A8F" w:rsidRPr="00AD4A8F" w14:paraId="4F8FEE8E" w14:textId="77777777">
        <w:trPr>
          <w:trHeight w:val="387"/>
          <w:del w:id="206"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tcPr>
          <w:p w14:paraId="692D19DC" w14:textId="77777777" w:rsidR="00AD4A8F" w:rsidRPr="00AD4A8F" w:rsidRDefault="00AD4A8F" w:rsidP="00AD4A8F">
            <w:pPr>
              <w:kinsoku w:val="0"/>
              <w:overflowPunct w:val="0"/>
              <w:autoSpaceDE w:val="0"/>
              <w:autoSpaceDN w:val="0"/>
              <w:adjustRightInd w:val="0"/>
              <w:spacing w:before="2" w:line="194" w:lineRule="exact"/>
              <w:ind w:left="89" w:right="69"/>
              <w:rPr>
                <w:del w:id="207" w:author="NAZ, Mamoona (OLDHAM MEDICAL SERVICES)" w:date="2026-09-22T12:22:00Z" w16du:dateUtc="2026-09-22T16:22:00Z"/>
                <w:rFonts w:ascii="Arial" w:hAnsi="Arial" w:cs="Arial"/>
                <w:sz w:val="17"/>
                <w:szCs w:val="17"/>
                <w:lang w:val="es-ES_tradnl"/>
              </w:rPr>
            </w:pPr>
            <w:del w:id="208" w:author="NAZ, Mamoona (OLDHAM MEDICAL SERVICES)" w:date="2026-09-22T12:22:00Z" w16du:dateUtc="2026-09-22T16:22:00Z">
              <w:r w:rsidRPr="00AD4A8F">
                <w:rPr>
                  <w:rFonts w:ascii="Arial" w:hAnsi="Arial" w:cs="Arial"/>
                  <w:sz w:val="17"/>
                  <w:szCs w:val="17"/>
                  <w:lang w:val="es-ES_tradnl"/>
                </w:rPr>
                <w:delText>Porcentaje de familias que ha participado realizando actividades directamente con el alumnado.</w:delText>
              </w:r>
            </w:del>
          </w:p>
        </w:tc>
        <w:tc>
          <w:tcPr>
            <w:tcW w:w="1305" w:type="dxa"/>
            <w:tcBorders>
              <w:top w:val="single" w:sz="4" w:space="0" w:color="000000"/>
              <w:left w:val="single" w:sz="4" w:space="0" w:color="000000"/>
              <w:bottom w:val="single" w:sz="4" w:space="0" w:color="000000"/>
              <w:right w:val="single" w:sz="4" w:space="0" w:color="000000"/>
            </w:tcBorders>
          </w:tcPr>
          <w:p w14:paraId="0245EC89" w14:textId="77777777" w:rsidR="00AD4A8F" w:rsidRPr="00AD4A8F" w:rsidRDefault="00AD4A8F" w:rsidP="00AD4A8F">
            <w:pPr>
              <w:kinsoku w:val="0"/>
              <w:overflowPunct w:val="0"/>
              <w:autoSpaceDE w:val="0"/>
              <w:autoSpaceDN w:val="0"/>
              <w:adjustRightInd w:val="0"/>
              <w:rPr>
                <w:del w:id="209" w:author="NAZ, Mamoona (OLDHAM MEDICAL SERVICES)" w:date="2026-09-22T12:22:00Z" w16du:dateUtc="2026-09-22T16:22:00Z"/>
                <w:rFonts w:ascii="Times New Roman" w:hAnsi="Times New Roman"/>
                <w:sz w:val="16"/>
                <w:szCs w:val="16"/>
                <w:lang w:val="es-ES_tradnl"/>
              </w:rPr>
            </w:pPr>
          </w:p>
        </w:tc>
      </w:tr>
    </w:tbl>
    <w:p w14:paraId="5FBF8C90" w14:textId="77777777" w:rsidR="00AD4A8F" w:rsidRPr="00AD4A8F" w:rsidRDefault="00AD4A8F" w:rsidP="00AD4A8F">
      <w:pPr>
        <w:kinsoku w:val="0"/>
        <w:overflowPunct w:val="0"/>
        <w:autoSpaceDE w:val="0"/>
        <w:autoSpaceDN w:val="0"/>
        <w:adjustRightInd w:val="0"/>
        <w:spacing w:before="10" w:after="1"/>
        <w:rPr>
          <w:del w:id="210" w:author="NAZ, Mamoona (OLDHAM MEDICAL SERVICES)" w:date="2026-09-22T12:22:00Z" w16du:dateUtc="2026-09-22T16:22:00Z"/>
          <w:rFonts w:ascii="Arial" w:hAnsi="Arial" w:cs="Arial"/>
          <w:sz w:val="16"/>
          <w:szCs w:val="16"/>
          <w:lang w:val="es-ES_tradnl"/>
        </w:rPr>
      </w:pPr>
    </w:p>
    <w:tbl>
      <w:tblPr>
        <w:tblW w:w="0" w:type="auto"/>
        <w:tblInd w:w="529" w:type="dxa"/>
        <w:tblLayout w:type="fixed"/>
        <w:tblCellMar>
          <w:left w:w="0" w:type="dxa"/>
          <w:right w:w="0" w:type="dxa"/>
        </w:tblCellMar>
        <w:tblLook w:val="0000" w:firstRow="0" w:lastRow="0" w:firstColumn="0" w:lastColumn="0" w:noHBand="0" w:noVBand="0"/>
      </w:tblPr>
      <w:tblGrid>
        <w:gridCol w:w="6452"/>
        <w:gridCol w:w="1305"/>
      </w:tblGrid>
      <w:tr w:rsidR="00AD4A8F" w:rsidRPr="00AD4A8F" w14:paraId="2E46E7C3" w14:textId="77777777">
        <w:trPr>
          <w:trHeight w:val="193"/>
          <w:del w:id="211"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shd w:val="clear" w:color="auto" w:fill="F3F3F3"/>
          </w:tcPr>
          <w:p w14:paraId="52804C06" w14:textId="77777777" w:rsidR="00AD4A8F" w:rsidRPr="00AD4A8F" w:rsidRDefault="00AD4A8F" w:rsidP="00AD4A8F">
            <w:pPr>
              <w:kinsoku w:val="0"/>
              <w:overflowPunct w:val="0"/>
              <w:autoSpaceDE w:val="0"/>
              <w:autoSpaceDN w:val="0"/>
              <w:adjustRightInd w:val="0"/>
              <w:spacing w:line="173" w:lineRule="exact"/>
              <w:ind w:left="89"/>
              <w:rPr>
                <w:del w:id="212" w:author="NAZ, Mamoona (OLDHAM MEDICAL SERVICES)" w:date="2026-09-22T12:22:00Z" w16du:dateUtc="2026-09-22T16:22:00Z"/>
                <w:rFonts w:ascii="Arial" w:hAnsi="Arial" w:cs="Arial"/>
                <w:sz w:val="17"/>
                <w:szCs w:val="17"/>
                <w:lang w:val="es-ES_tradnl"/>
              </w:rPr>
            </w:pPr>
            <w:del w:id="213" w:author="NAZ, Mamoona (OLDHAM MEDICAL SERVICES)" w:date="2026-09-22T12:22:00Z" w16du:dateUtc="2026-09-22T16:22:00Z">
              <w:r w:rsidRPr="00AD4A8F">
                <w:rPr>
                  <w:rFonts w:ascii="Arial" w:hAnsi="Arial" w:cs="Arial"/>
                  <w:sz w:val="17"/>
                  <w:szCs w:val="17"/>
                  <w:lang w:val="es-ES_tradnl"/>
                </w:rPr>
                <w:delText>En relación a la colaboración con otras entidades</w:delText>
              </w:r>
            </w:del>
          </w:p>
        </w:tc>
        <w:tc>
          <w:tcPr>
            <w:tcW w:w="1305" w:type="dxa"/>
            <w:tcBorders>
              <w:top w:val="single" w:sz="4" w:space="0" w:color="000000"/>
              <w:left w:val="single" w:sz="4" w:space="0" w:color="000000"/>
              <w:bottom w:val="single" w:sz="4" w:space="0" w:color="000000"/>
              <w:right w:val="single" w:sz="4" w:space="0" w:color="000000"/>
            </w:tcBorders>
          </w:tcPr>
          <w:p w14:paraId="1EF1689C" w14:textId="77777777" w:rsidR="00AD4A8F" w:rsidRPr="00AD4A8F" w:rsidRDefault="00AD4A8F" w:rsidP="00AD4A8F">
            <w:pPr>
              <w:kinsoku w:val="0"/>
              <w:overflowPunct w:val="0"/>
              <w:autoSpaceDE w:val="0"/>
              <w:autoSpaceDN w:val="0"/>
              <w:adjustRightInd w:val="0"/>
              <w:spacing w:line="173" w:lineRule="exact"/>
              <w:ind w:left="247"/>
              <w:rPr>
                <w:del w:id="214" w:author="NAZ, Mamoona (OLDHAM MEDICAL SERVICES)" w:date="2026-09-22T12:22:00Z" w16du:dateUtc="2026-09-22T16:22:00Z"/>
                <w:rFonts w:ascii="Arial" w:hAnsi="Arial" w:cs="Arial"/>
                <w:sz w:val="17"/>
                <w:szCs w:val="17"/>
                <w:lang w:val="es-ES_tradnl"/>
              </w:rPr>
            </w:pPr>
            <w:del w:id="215" w:author="NAZ, Mamoona (OLDHAM MEDICAL SERVICES)" w:date="2026-09-22T12:22:00Z" w16du:dateUtc="2026-09-22T16:22:00Z">
              <w:r w:rsidRPr="00AD4A8F">
                <w:rPr>
                  <w:rFonts w:ascii="Arial" w:hAnsi="Arial" w:cs="Arial"/>
                  <w:sz w:val="17"/>
                  <w:szCs w:val="17"/>
                  <w:lang w:val="es-ES_tradnl"/>
                </w:rPr>
                <w:delText>20</w:delText>
              </w:r>
              <w:r>
                <w:rPr>
                  <w:rFonts w:ascii="Arial" w:hAnsi="Arial" w:cs="Arial"/>
                  <w:sz w:val="17"/>
                  <w:szCs w:val="17"/>
                  <w:lang w:val="es-ES_tradnl"/>
                </w:rPr>
                <w:delText xml:space="preserve">19 </w:delText>
              </w:r>
              <w:r w:rsidRPr="00AD4A8F">
                <w:rPr>
                  <w:rFonts w:ascii="Arial" w:hAnsi="Arial" w:cs="Arial"/>
                  <w:sz w:val="17"/>
                  <w:szCs w:val="17"/>
                  <w:lang w:val="es-ES_tradnl"/>
                </w:rPr>
                <w:delText>/</w:delText>
              </w:r>
              <w:r>
                <w:rPr>
                  <w:rFonts w:ascii="Arial" w:hAnsi="Arial" w:cs="Arial"/>
                  <w:sz w:val="17"/>
                  <w:szCs w:val="17"/>
                  <w:lang w:val="es-ES_tradnl"/>
                </w:rPr>
                <w:delText xml:space="preserve"> </w:delText>
              </w:r>
              <w:r w:rsidRPr="00AD4A8F">
                <w:rPr>
                  <w:rFonts w:ascii="Arial" w:hAnsi="Arial" w:cs="Arial"/>
                  <w:sz w:val="17"/>
                  <w:szCs w:val="17"/>
                  <w:lang w:val="es-ES_tradnl"/>
                </w:rPr>
                <w:delText>20</w:delText>
              </w:r>
              <w:r>
                <w:rPr>
                  <w:rFonts w:ascii="Arial" w:hAnsi="Arial" w:cs="Arial"/>
                  <w:sz w:val="17"/>
                  <w:szCs w:val="17"/>
                  <w:lang w:val="es-ES_tradnl"/>
                </w:rPr>
                <w:delText>20</w:delText>
              </w:r>
            </w:del>
          </w:p>
        </w:tc>
      </w:tr>
      <w:tr w:rsidR="00AD4A8F" w:rsidRPr="00AD4A8F" w14:paraId="5413C7C5" w14:textId="77777777">
        <w:trPr>
          <w:trHeight w:val="387"/>
          <w:del w:id="216"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tcPr>
          <w:p w14:paraId="7135FB6E" w14:textId="77777777" w:rsidR="00AD4A8F" w:rsidRPr="00AD4A8F" w:rsidRDefault="00AD4A8F" w:rsidP="00AD4A8F">
            <w:pPr>
              <w:kinsoku w:val="0"/>
              <w:overflowPunct w:val="0"/>
              <w:autoSpaceDE w:val="0"/>
              <w:autoSpaceDN w:val="0"/>
              <w:adjustRightInd w:val="0"/>
              <w:spacing w:before="2" w:line="194" w:lineRule="exact"/>
              <w:ind w:left="89" w:right="69"/>
              <w:rPr>
                <w:del w:id="217" w:author="NAZ, Mamoona (OLDHAM MEDICAL SERVICES)" w:date="2026-09-22T12:22:00Z" w16du:dateUtc="2026-09-22T16:22:00Z"/>
                <w:rFonts w:ascii="Arial" w:hAnsi="Arial" w:cs="Arial"/>
                <w:sz w:val="17"/>
                <w:szCs w:val="17"/>
                <w:lang w:val="es-ES_tradnl"/>
              </w:rPr>
            </w:pPr>
            <w:del w:id="218" w:author="NAZ, Mamoona (OLDHAM MEDICAL SERVICES)" w:date="2026-09-22T12:22:00Z" w16du:dateUtc="2026-09-22T16:22:00Z">
              <w:r w:rsidRPr="00AD4A8F">
                <w:rPr>
                  <w:rFonts w:ascii="Arial" w:hAnsi="Arial" w:cs="Arial"/>
                  <w:sz w:val="17"/>
                  <w:szCs w:val="17"/>
                  <w:lang w:val="es-ES_tradnl"/>
                </w:rPr>
                <w:delText>Número de centros educativos con los que se han realizado actividades en el marco del proyecto.</w:delText>
              </w:r>
            </w:del>
          </w:p>
        </w:tc>
        <w:tc>
          <w:tcPr>
            <w:tcW w:w="1305" w:type="dxa"/>
            <w:tcBorders>
              <w:top w:val="single" w:sz="4" w:space="0" w:color="000000"/>
              <w:left w:val="single" w:sz="4" w:space="0" w:color="000000"/>
              <w:bottom w:val="single" w:sz="4" w:space="0" w:color="000000"/>
              <w:right w:val="single" w:sz="4" w:space="0" w:color="000000"/>
            </w:tcBorders>
          </w:tcPr>
          <w:p w14:paraId="3EFB91C3" w14:textId="77777777" w:rsidR="00AD4A8F" w:rsidRPr="00AD4A8F" w:rsidRDefault="00AD4A8F" w:rsidP="00AD4A8F">
            <w:pPr>
              <w:kinsoku w:val="0"/>
              <w:overflowPunct w:val="0"/>
              <w:autoSpaceDE w:val="0"/>
              <w:autoSpaceDN w:val="0"/>
              <w:adjustRightInd w:val="0"/>
              <w:rPr>
                <w:del w:id="219" w:author="NAZ, Mamoona (OLDHAM MEDICAL SERVICES)" w:date="2026-09-22T12:22:00Z" w16du:dateUtc="2026-09-22T16:22:00Z"/>
                <w:rFonts w:ascii="Times New Roman" w:hAnsi="Times New Roman"/>
                <w:sz w:val="16"/>
                <w:szCs w:val="16"/>
                <w:lang w:val="es-ES_tradnl"/>
              </w:rPr>
            </w:pPr>
          </w:p>
        </w:tc>
      </w:tr>
      <w:tr w:rsidR="00AD4A8F" w:rsidRPr="00AD4A8F" w14:paraId="1F2DA99B" w14:textId="77777777">
        <w:trPr>
          <w:trHeight w:val="385"/>
          <w:del w:id="220" w:author="NAZ, Mamoona (OLDHAM MEDICAL SERVICES)" w:date="2026-09-22T12:22:00Z" w16du:dateUtc="2026-09-22T16:22:00Z"/>
        </w:trPr>
        <w:tc>
          <w:tcPr>
            <w:tcW w:w="6452" w:type="dxa"/>
            <w:tcBorders>
              <w:top w:val="single" w:sz="4" w:space="0" w:color="000000"/>
              <w:left w:val="single" w:sz="4" w:space="0" w:color="000000"/>
              <w:bottom w:val="single" w:sz="4" w:space="0" w:color="000000"/>
              <w:right w:val="single" w:sz="4" w:space="0" w:color="000000"/>
            </w:tcBorders>
          </w:tcPr>
          <w:p w14:paraId="15E3B9EB" w14:textId="77777777" w:rsidR="00AD4A8F" w:rsidRPr="00AD4A8F" w:rsidRDefault="00AD4A8F" w:rsidP="00AD4A8F">
            <w:pPr>
              <w:kinsoku w:val="0"/>
              <w:overflowPunct w:val="0"/>
              <w:autoSpaceDE w:val="0"/>
              <w:autoSpaceDN w:val="0"/>
              <w:adjustRightInd w:val="0"/>
              <w:spacing w:line="191" w:lineRule="exact"/>
              <w:ind w:left="89"/>
              <w:rPr>
                <w:del w:id="221" w:author="NAZ, Mamoona (OLDHAM MEDICAL SERVICES)" w:date="2026-09-22T12:22:00Z" w16du:dateUtc="2026-09-22T16:22:00Z"/>
                <w:rFonts w:ascii="Arial" w:hAnsi="Arial" w:cs="Arial"/>
                <w:sz w:val="17"/>
                <w:szCs w:val="17"/>
                <w:lang w:val="es-ES_tradnl"/>
              </w:rPr>
            </w:pPr>
            <w:del w:id="222" w:author="NAZ, Mamoona (OLDHAM MEDICAL SERVICES)" w:date="2026-09-22T12:22:00Z" w16du:dateUtc="2026-09-22T16:22:00Z">
              <w:r w:rsidRPr="00AD4A8F">
                <w:rPr>
                  <w:rFonts w:ascii="Arial" w:hAnsi="Arial" w:cs="Arial"/>
                  <w:sz w:val="17"/>
                  <w:szCs w:val="17"/>
                  <w:lang w:val="es-ES_tradnl"/>
                </w:rPr>
                <w:delText>Número de entidades externas al centro con las que se han realizado actividades</w:delText>
              </w:r>
            </w:del>
          </w:p>
          <w:p w14:paraId="5C602EAE" w14:textId="77777777" w:rsidR="00AD4A8F" w:rsidRPr="00AD4A8F" w:rsidRDefault="00AD4A8F" w:rsidP="00AD4A8F">
            <w:pPr>
              <w:kinsoku w:val="0"/>
              <w:overflowPunct w:val="0"/>
              <w:autoSpaceDE w:val="0"/>
              <w:autoSpaceDN w:val="0"/>
              <w:adjustRightInd w:val="0"/>
              <w:spacing w:line="175" w:lineRule="exact"/>
              <w:ind w:left="89"/>
              <w:rPr>
                <w:del w:id="223" w:author="NAZ, Mamoona (OLDHAM MEDICAL SERVICES)" w:date="2026-09-22T12:22:00Z" w16du:dateUtc="2026-09-22T16:22:00Z"/>
                <w:rFonts w:ascii="Arial" w:hAnsi="Arial" w:cs="Arial"/>
                <w:sz w:val="17"/>
                <w:szCs w:val="17"/>
                <w:lang w:val="es-ES_tradnl"/>
              </w:rPr>
            </w:pPr>
            <w:del w:id="224" w:author="NAZ, Mamoona (OLDHAM MEDICAL SERVICES)" w:date="2026-09-22T12:22:00Z" w16du:dateUtc="2026-09-22T16:22:00Z">
              <w:r w:rsidRPr="00AD4A8F">
                <w:rPr>
                  <w:rFonts w:ascii="Arial" w:hAnsi="Arial" w:cs="Arial"/>
                  <w:sz w:val="17"/>
                  <w:szCs w:val="17"/>
                  <w:lang w:val="es-ES_tradnl"/>
                </w:rPr>
                <w:delText>en el marco del proyecto.</w:delText>
              </w:r>
            </w:del>
          </w:p>
        </w:tc>
        <w:tc>
          <w:tcPr>
            <w:tcW w:w="1305" w:type="dxa"/>
            <w:tcBorders>
              <w:top w:val="single" w:sz="4" w:space="0" w:color="000000"/>
              <w:left w:val="single" w:sz="4" w:space="0" w:color="000000"/>
              <w:bottom w:val="single" w:sz="4" w:space="0" w:color="000000"/>
              <w:right w:val="single" w:sz="4" w:space="0" w:color="000000"/>
            </w:tcBorders>
          </w:tcPr>
          <w:p w14:paraId="70EBBFE5" w14:textId="77777777" w:rsidR="00AD4A8F" w:rsidRPr="00AD4A8F" w:rsidRDefault="00AD4A8F" w:rsidP="00AD4A8F">
            <w:pPr>
              <w:kinsoku w:val="0"/>
              <w:overflowPunct w:val="0"/>
              <w:autoSpaceDE w:val="0"/>
              <w:autoSpaceDN w:val="0"/>
              <w:adjustRightInd w:val="0"/>
              <w:rPr>
                <w:del w:id="225" w:author="NAZ, Mamoona (OLDHAM MEDICAL SERVICES)" w:date="2026-09-22T12:22:00Z" w16du:dateUtc="2026-09-22T16:22:00Z"/>
                <w:rFonts w:ascii="Times New Roman" w:hAnsi="Times New Roman"/>
                <w:sz w:val="16"/>
                <w:szCs w:val="16"/>
                <w:lang w:val="es-ES_tradnl"/>
              </w:rPr>
            </w:pPr>
          </w:p>
        </w:tc>
      </w:tr>
    </w:tbl>
    <w:p w14:paraId="35D06B10" w14:textId="77777777" w:rsidR="00AD4A8F" w:rsidRPr="00AD4A8F" w:rsidRDefault="00AD4A8F" w:rsidP="00AD4A8F">
      <w:pPr>
        <w:kinsoku w:val="0"/>
        <w:overflowPunct w:val="0"/>
        <w:autoSpaceDE w:val="0"/>
        <w:autoSpaceDN w:val="0"/>
        <w:adjustRightInd w:val="0"/>
        <w:spacing w:before="1"/>
        <w:rPr>
          <w:del w:id="226" w:author="NAZ, Mamoona (OLDHAM MEDICAL SERVICES)" w:date="2026-09-22T12:22:00Z" w16du:dateUtc="2026-09-22T16:22:00Z"/>
          <w:rFonts w:ascii="Arial" w:hAnsi="Arial" w:cs="Arial"/>
          <w:sz w:val="15"/>
          <w:szCs w:val="15"/>
          <w:lang w:val="es-ES_tradnl"/>
        </w:rPr>
      </w:pPr>
    </w:p>
    <w:p w14:paraId="17A810CB" w14:textId="77777777" w:rsidR="00AD4A8F" w:rsidRPr="00AD4A8F" w:rsidRDefault="00AD4A8F" w:rsidP="00AD4A8F">
      <w:pPr>
        <w:kinsoku w:val="0"/>
        <w:overflowPunct w:val="0"/>
        <w:autoSpaceDE w:val="0"/>
        <w:autoSpaceDN w:val="0"/>
        <w:adjustRightInd w:val="0"/>
        <w:ind w:left="533" w:right="361"/>
        <w:rPr>
          <w:del w:id="227" w:author="NAZ, Mamoona (OLDHAM MEDICAL SERVICES)" w:date="2026-09-22T12:22:00Z" w16du:dateUtc="2026-09-22T16:22:00Z"/>
          <w:rFonts w:ascii="Arial" w:hAnsi="Arial" w:cs="Arial"/>
          <w:sz w:val="17"/>
          <w:szCs w:val="17"/>
          <w:lang w:val="es-ES_tradnl"/>
        </w:rPr>
      </w:pPr>
      <w:del w:id="228" w:author="NAZ, Mamoona (OLDHAM MEDICAL SERVICES)" w:date="2026-09-22T12:22:00Z" w16du:dateUtc="2026-09-22T16:22:00Z">
        <w:r w:rsidRPr="00AD4A8F">
          <w:rPr>
            <w:rFonts w:ascii="Arial" w:hAnsi="Arial" w:cs="Arial"/>
            <w:sz w:val="17"/>
            <w:szCs w:val="17"/>
            <w:lang w:val="es-ES_tradnl"/>
          </w:rPr>
          <w:delText>3.- Descripción de las actividades o trabajos por proyectos realizados tanto en los grupos específicos como en los grupos-clase, con indicación de las metodologías utilizadas.</w:delText>
        </w:r>
      </w:del>
    </w:p>
    <w:p w14:paraId="2598F644" w14:textId="77777777" w:rsidR="00AD4A8F" w:rsidRPr="00AD4A8F" w:rsidRDefault="00AD4A8F" w:rsidP="00AD4A8F">
      <w:pPr>
        <w:kinsoku w:val="0"/>
        <w:overflowPunct w:val="0"/>
        <w:autoSpaceDE w:val="0"/>
        <w:autoSpaceDN w:val="0"/>
        <w:adjustRightInd w:val="0"/>
        <w:spacing w:before="8"/>
        <w:rPr>
          <w:del w:id="229" w:author="NAZ, Mamoona (OLDHAM MEDICAL SERVICES)" w:date="2026-09-22T12:22:00Z" w16du:dateUtc="2026-09-22T16:22:00Z"/>
          <w:rFonts w:ascii="Arial" w:hAnsi="Arial" w:cs="Arial"/>
          <w:sz w:val="16"/>
          <w:szCs w:val="16"/>
          <w:lang w:val="es-ES_tradnl"/>
        </w:rPr>
      </w:pPr>
    </w:p>
    <w:p w14:paraId="782C6338" w14:textId="77777777" w:rsidR="00AD4A8F" w:rsidRDefault="00AD4A8F" w:rsidP="00AD4A8F">
      <w:pPr>
        <w:kinsoku w:val="0"/>
        <w:overflowPunct w:val="0"/>
        <w:autoSpaceDE w:val="0"/>
        <w:autoSpaceDN w:val="0"/>
        <w:adjustRightInd w:val="0"/>
        <w:ind w:left="533"/>
        <w:rPr>
          <w:del w:id="230" w:author="NAZ, Mamoona (OLDHAM MEDICAL SERVICES)" w:date="2026-09-22T12:22:00Z" w16du:dateUtc="2026-09-22T16:22:00Z"/>
          <w:rFonts w:ascii="Arial" w:hAnsi="Arial" w:cs="Arial"/>
          <w:sz w:val="17"/>
          <w:szCs w:val="17"/>
          <w:lang w:val="es-ES_tradnl"/>
        </w:rPr>
      </w:pPr>
      <w:del w:id="231" w:author="NAZ, Mamoona (OLDHAM MEDICAL SERVICES)" w:date="2026-09-22T12:22:00Z" w16du:dateUtc="2026-09-22T16:22:00Z">
        <w:r w:rsidRPr="00AD4A8F">
          <w:rPr>
            <w:rFonts w:ascii="Arial" w:hAnsi="Arial" w:cs="Arial"/>
            <w:sz w:val="17"/>
            <w:szCs w:val="17"/>
            <w:lang w:val="es-ES_tradnl"/>
          </w:rPr>
          <w:delText>4.- Valoración del desarrollo del proyecto, propuestas de mejora y propuestas de transferencia de las actividades y metodologías a los grupos-clase del centro.</w:delText>
        </w:r>
        <w:r>
          <w:rPr>
            <w:rFonts w:ascii="Arial" w:hAnsi="Arial" w:cs="Arial"/>
            <w:sz w:val="17"/>
            <w:szCs w:val="17"/>
            <w:lang w:val="es-ES_tradnl"/>
          </w:rPr>
          <w:delText xml:space="preserve">  </w:delText>
        </w:r>
      </w:del>
    </w:p>
    <w:p w14:paraId="59E75759" w14:textId="77777777" w:rsidR="00AD4A8F" w:rsidRDefault="00AD4A8F" w:rsidP="00AD4A8F">
      <w:pPr>
        <w:kinsoku w:val="0"/>
        <w:overflowPunct w:val="0"/>
        <w:autoSpaceDE w:val="0"/>
        <w:autoSpaceDN w:val="0"/>
        <w:adjustRightInd w:val="0"/>
        <w:ind w:left="533"/>
        <w:rPr>
          <w:del w:id="232" w:author="NAZ, Mamoona (OLDHAM MEDICAL SERVICES)" w:date="2026-09-22T12:22:00Z" w16du:dateUtc="2026-09-22T16:22:00Z"/>
          <w:rFonts w:ascii="Arial" w:hAnsi="Arial" w:cs="Arial"/>
          <w:sz w:val="17"/>
          <w:szCs w:val="17"/>
          <w:lang w:val="es-ES_tradnl"/>
        </w:rPr>
      </w:pPr>
    </w:p>
    <w:p w14:paraId="1B0EE2DA" w14:textId="77777777" w:rsidR="00AD4A8F" w:rsidRPr="00AD4A8F" w:rsidRDefault="00AD4A8F" w:rsidP="00AD4A8F">
      <w:pPr>
        <w:kinsoku w:val="0"/>
        <w:overflowPunct w:val="0"/>
        <w:autoSpaceDE w:val="0"/>
        <w:autoSpaceDN w:val="0"/>
        <w:adjustRightInd w:val="0"/>
        <w:ind w:left="533"/>
        <w:rPr>
          <w:del w:id="233" w:author="NAZ, Mamoona (OLDHAM MEDICAL SERVICES)" w:date="2026-09-22T12:22:00Z" w16du:dateUtc="2026-09-22T16:22:00Z"/>
          <w:rFonts w:ascii="Arial" w:hAnsi="Arial" w:cs="Arial"/>
          <w:sz w:val="17"/>
          <w:szCs w:val="17"/>
          <w:lang w:val="es-ES_tradnl"/>
        </w:rPr>
      </w:pPr>
      <w:del w:id="234" w:author="NAZ, Mamoona (OLDHAM MEDICAL SERVICES)" w:date="2026-09-22T12:22:00Z" w16du:dateUtc="2026-09-22T16:22:00Z">
        <w:r w:rsidRPr="00AD4A8F">
          <w:rPr>
            <w:rFonts w:ascii="Arial" w:hAnsi="Arial" w:cs="Arial"/>
            <w:color w:val="FF0000"/>
            <w:sz w:val="17"/>
            <w:szCs w:val="17"/>
            <w:lang w:val="es-ES_tradnl"/>
          </w:rPr>
          <w:delText>TENER EN CUENTA LAS CIRCUNSTANCIAS RELATIVAS AL CESE DE LA ACTIVIDAD PRESENCIAL CON EL ALUMNADO POR EL COVID19.</w:delText>
        </w:r>
      </w:del>
    </w:p>
    <w:p w14:paraId="25217FCB" w14:textId="77777777" w:rsidR="00AD4A8F" w:rsidRDefault="00AD4A8F" w:rsidP="00AD4A8F">
      <w:pPr>
        <w:kinsoku w:val="0"/>
        <w:overflowPunct w:val="0"/>
        <w:autoSpaceDE w:val="0"/>
        <w:autoSpaceDN w:val="0"/>
        <w:adjustRightInd w:val="0"/>
        <w:spacing w:before="24" w:line="388" w:lineRule="exact"/>
        <w:ind w:left="3260" w:right="2173" w:hanging="953"/>
        <w:rPr>
          <w:del w:id="235" w:author="NAZ, Mamoona (OLDHAM MEDICAL SERVICES)" w:date="2026-09-22T12:22:00Z" w16du:dateUtc="2026-09-22T16:22:00Z"/>
          <w:rFonts w:ascii="Arial" w:hAnsi="Arial" w:cs="Arial"/>
          <w:sz w:val="17"/>
          <w:szCs w:val="17"/>
          <w:lang w:val="es-ES_tradnl"/>
        </w:rPr>
      </w:pPr>
      <w:del w:id="236" w:author="NAZ, Mamoona (OLDHAM MEDICAL SERVICES)" w:date="2026-09-22T12:22:00Z" w16du:dateUtc="2026-09-22T16:22:00Z">
        <w:r w:rsidRPr="00AD4A8F">
          <w:rPr>
            <w:rFonts w:ascii="Arial" w:hAnsi="Arial" w:cs="Arial"/>
            <w:sz w:val="17"/>
            <w:szCs w:val="17"/>
            <w:lang w:val="es-ES_tradnl"/>
          </w:rPr>
          <w:delText>En a</w:delText>
        </w:r>
        <w:r w:rsidRPr="00AD4A8F">
          <w:rPr>
            <w:rFonts w:ascii="Arial" w:hAnsi="Arial" w:cs="Arial"/>
            <w:sz w:val="17"/>
            <w:szCs w:val="17"/>
            <w:u w:val="single"/>
            <w:lang w:val="es-ES_tradnl"/>
          </w:rPr>
          <w:delText xml:space="preserve"> </w:delText>
        </w:r>
        <w:r>
          <w:rPr>
            <w:rFonts w:ascii="Arial" w:hAnsi="Arial" w:cs="Arial"/>
            <w:sz w:val="17"/>
            <w:szCs w:val="17"/>
            <w:u w:val="single"/>
            <w:lang w:val="es-ES_tradnl"/>
          </w:rPr>
          <w:delText xml:space="preserve">       </w:delText>
        </w:r>
        <w:r w:rsidRPr="00AD4A8F">
          <w:rPr>
            <w:rFonts w:ascii="Arial" w:hAnsi="Arial" w:cs="Arial"/>
            <w:sz w:val="17"/>
            <w:szCs w:val="17"/>
            <w:lang w:val="es-ES_tradnl"/>
          </w:rPr>
          <w:delText>de</w:delText>
        </w:r>
        <w:r w:rsidRPr="00AD4A8F">
          <w:rPr>
            <w:rFonts w:ascii="Arial" w:hAnsi="Arial" w:cs="Arial"/>
            <w:sz w:val="17"/>
            <w:szCs w:val="17"/>
            <w:u w:val="single"/>
            <w:lang w:val="es-ES_tradnl"/>
          </w:rPr>
          <w:delText xml:space="preserve"> </w:delText>
        </w:r>
        <w:r>
          <w:rPr>
            <w:rFonts w:ascii="Arial" w:hAnsi="Arial" w:cs="Arial"/>
            <w:sz w:val="17"/>
            <w:szCs w:val="17"/>
            <w:u w:val="single"/>
            <w:lang w:val="es-ES_tradnl"/>
          </w:rPr>
          <w:delText xml:space="preserve">            </w:delText>
        </w:r>
        <w:r w:rsidRPr="00AD4A8F">
          <w:rPr>
            <w:rFonts w:ascii="Arial" w:hAnsi="Arial" w:cs="Arial"/>
            <w:sz w:val="17"/>
            <w:szCs w:val="17"/>
            <w:lang w:val="es-ES_tradnl"/>
          </w:rPr>
          <w:delText>de 2</w:delText>
        </w:r>
        <w:r>
          <w:rPr>
            <w:rFonts w:ascii="Arial" w:hAnsi="Arial" w:cs="Arial"/>
            <w:sz w:val="17"/>
            <w:szCs w:val="17"/>
            <w:lang w:val="es-ES_tradnl"/>
          </w:rPr>
          <w:delText xml:space="preserve">020 </w:delText>
        </w:r>
      </w:del>
    </w:p>
    <w:p w14:paraId="113043E0" w14:textId="77777777" w:rsidR="00AD4A8F" w:rsidRPr="00AD4A8F" w:rsidRDefault="00AD4A8F" w:rsidP="00AD4A8F">
      <w:pPr>
        <w:kinsoku w:val="0"/>
        <w:overflowPunct w:val="0"/>
        <w:autoSpaceDE w:val="0"/>
        <w:autoSpaceDN w:val="0"/>
        <w:adjustRightInd w:val="0"/>
        <w:spacing w:before="24" w:line="388" w:lineRule="exact"/>
        <w:ind w:left="3260" w:right="2173" w:hanging="953"/>
        <w:rPr>
          <w:del w:id="237" w:author="NAZ, Mamoona (OLDHAM MEDICAL SERVICES)" w:date="2026-09-22T12:22:00Z" w16du:dateUtc="2026-09-22T16:22:00Z"/>
          <w:rFonts w:ascii="Arial" w:hAnsi="Arial" w:cs="Arial"/>
          <w:sz w:val="17"/>
          <w:szCs w:val="17"/>
          <w:lang w:val="es-ES_tradnl"/>
        </w:rPr>
      </w:pPr>
      <w:del w:id="238" w:author="NAZ, Mamoona (OLDHAM MEDICAL SERVICES)" w:date="2026-09-22T12:22:00Z" w16du:dateUtc="2026-09-22T16:22:00Z">
        <w:r w:rsidRPr="00AD4A8F">
          <w:rPr>
            <w:rFonts w:ascii="Arial" w:hAnsi="Arial" w:cs="Arial"/>
            <w:sz w:val="17"/>
            <w:szCs w:val="17"/>
            <w:lang w:val="es-ES_tradnl"/>
          </w:rPr>
          <w:delText xml:space="preserve"> EL DIRECTOR</w:delText>
        </w:r>
        <w:r>
          <w:rPr>
            <w:rFonts w:ascii="Arial" w:hAnsi="Arial" w:cs="Arial"/>
            <w:sz w:val="17"/>
            <w:szCs w:val="17"/>
            <w:lang w:val="es-ES_tradnl"/>
          </w:rPr>
          <w:delText xml:space="preserve">/A </w:delText>
        </w:r>
        <w:r w:rsidRPr="00AD4A8F">
          <w:rPr>
            <w:rFonts w:ascii="Arial" w:hAnsi="Arial" w:cs="Arial"/>
            <w:sz w:val="17"/>
            <w:szCs w:val="17"/>
            <w:lang w:val="es-ES_tradnl"/>
          </w:rPr>
          <w:delText xml:space="preserve"> DEL CENTRO</w:delText>
        </w:r>
      </w:del>
    </w:p>
    <w:p w14:paraId="03A8938A" w14:textId="77777777" w:rsidR="00AD4A8F" w:rsidRPr="00AD4A8F" w:rsidRDefault="00AD4A8F" w:rsidP="00AD4A8F">
      <w:pPr>
        <w:kinsoku w:val="0"/>
        <w:overflowPunct w:val="0"/>
        <w:autoSpaceDE w:val="0"/>
        <w:autoSpaceDN w:val="0"/>
        <w:adjustRightInd w:val="0"/>
        <w:spacing w:line="153" w:lineRule="exact"/>
        <w:ind w:left="2985" w:right="2853"/>
        <w:jc w:val="center"/>
        <w:rPr>
          <w:del w:id="239" w:author="NAZ, Mamoona (OLDHAM MEDICAL SERVICES)" w:date="2026-09-22T12:22:00Z" w16du:dateUtc="2026-09-22T16:22:00Z"/>
          <w:rFonts w:ascii="Arial" w:hAnsi="Arial" w:cs="Arial"/>
          <w:sz w:val="17"/>
          <w:szCs w:val="17"/>
          <w:lang w:val="es-ES_tradnl"/>
        </w:rPr>
      </w:pPr>
      <w:del w:id="240" w:author="NAZ, Mamoona (OLDHAM MEDICAL SERVICES)" w:date="2026-09-22T12:22:00Z" w16du:dateUtc="2026-09-22T16:22:00Z">
        <w:r w:rsidRPr="00AD4A8F">
          <w:rPr>
            <w:rFonts w:ascii="Arial" w:hAnsi="Arial" w:cs="Arial"/>
            <w:sz w:val="17"/>
            <w:szCs w:val="17"/>
            <w:lang w:val="es-ES_tradnl"/>
          </w:rPr>
          <w:delText>(Sello)</w:delText>
        </w:r>
      </w:del>
    </w:p>
    <w:p w14:paraId="7530BA38" w14:textId="77777777" w:rsidR="00AD4A8F" w:rsidRPr="00AD4A8F" w:rsidRDefault="00AD4A8F" w:rsidP="00AD4A8F">
      <w:pPr>
        <w:kinsoku w:val="0"/>
        <w:overflowPunct w:val="0"/>
        <w:autoSpaceDE w:val="0"/>
        <w:autoSpaceDN w:val="0"/>
        <w:adjustRightInd w:val="0"/>
        <w:rPr>
          <w:del w:id="241" w:author="NAZ, Mamoona (OLDHAM MEDICAL SERVICES)" w:date="2026-09-22T12:22:00Z" w16du:dateUtc="2026-09-22T16:22:00Z"/>
          <w:rFonts w:ascii="Arial" w:hAnsi="Arial" w:cs="Arial"/>
          <w:sz w:val="18"/>
          <w:szCs w:val="18"/>
          <w:lang w:val="es-ES_tradnl"/>
        </w:rPr>
      </w:pPr>
    </w:p>
    <w:p w14:paraId="6964F32C" w14:textId="77777777" w:rsidR="00AD4A8F" w:rsidRDefault="00AD4A8F" w:rsidP="00AD4A8F">
      <w:pPr>
        <w:kinsoku w:val="0"/>
        <w:overflowPunct w:val="0"/>
        <w:autoSpaceDE w:val="0"/>
        <w:autoSpaceDN w:val="0"/>
        <w:adjustRightInd w:val="0"/>
        <w:spacing w:before="1"/>
        <w:ind w:left="2985" w:right="2853"/>
        <w:jc w:val="center"/>
        <w:rPr>
          <w:del w:id="242" w:author="NAZ, Mamoona (OLDHAM MEDICAL SERVICES)" w:date="2026-09-22T12:22:00Z" w16du:dateUtc="2026-09-22T16:22:00Z"/>
          <w:rFonts w:ascii="Arial" w:hAnsi="Arial" w:cs="Arial"/>
          <w:sz w:val="17"/>
          <w:szCs w:val="17"/>
          <w:lang w:val="es-ES_tradnl"/>
        </w:rPr>
      </w:pPr>
      <w:del w:id="243" w:author="NAZ, Mamoona (OLDHAM MEDICAL SERVICES)" w:date="2026-09-22T12:22:00Z" w16du:dateUtc="2026-09-22T16:22:00Z">
        <w:r w:rsidRPr="00AD4A8F">
          <w:rPr>
            <w:rFonts w:ascii="Arial" w:hAnsi="Arial" w:cs="Arial"/>
            <w:sz w:val="17"/>
            <w:szCs w:val="17"/>
            <w:lang w:val="es-ES_tradnl"/>
          </w:rPr>
          <w:delText>Fdo.</w:delText>
        </w:r>
      </w:del>
    </w:p>
    <w:p w14:paraId="60D1D059" w14:textId="77777777" w:rsidR="00283520" w:rsidRDefault="00283520" w:rsidP="00AD4A8F">
      <w:pPr>
        <w:kinsoku w:val="0"/>
        <w:overflowPunct w:val="0"/>
        <w:autoSpaceDE w:val="0"/>
        <w:autoSpaceDN w:val="0"/>
        <w:adjustRightInd w:val="0"/>
        <w:spacing w:before="1"/>
        <w:ind w:left="2985" w:right="2853"/>
        <w:jc w:val="center"/>
        <w:rPr>
          <w:del w:id="244" w:author="NAZ, Mamoona (OLDHAM MEDICAL SERVICES)" w:date="2026-09-22T12:22:00Z" w16du:dateUtc="2026-09-22T16:22:00Z"/>
          <w:rFonts w:ascii="Arial" w:hAnsi="Arial" w:cs="Arial"/>
          <w:sz w:val="17"/>
          <w:szCs w:val="17"/>
          <w:lang w:val="es-ES_tradnl"/>
        </w:rPr>
      </w:pPr>
    </w:p>
    <w:p w14:paraId="6C32DFB7" w14:textId="77777777" w:rsidR="00283520" w:rsidRDefault="00283520" w:rsidP="00AD4A8F">
      <w:pPr>
        <w:kinsoku w:val="0"/>
        <w:overflowPunct w:val="0"/>
        <w:autoSpaceDE w:val="0"/>
        <w:autoSpaceDN w:val="0"/>
        <w:adjustRightInd w:val="0"/>
        <w:spacing w:before="1"/>
        <w:ind w:left="2985" w:right="2853"/>
        <w:jc w:val="center"/>
        <w:rPr>
          <w:del w:id="245" w:author="NAZ, Mamoona (OLDHAM MEDICAL SERVICES)" w:date="2026-09-22T12:22:00Z" w16du:dateUtc="2026-09-22T16:22:00Z"/>
          <w:rFonts w:ascii="Arial" w:hAnsi="Arial" w:cs="Arial"/>
          <w:sz w:val="17"/>
          <w:szCs w:val="17"/>
          <w:lang w:val="es-ES_tradnl"/>
        </w:rPr>
      </w:pPr>
    </w:p>
    <w:p w14:paraId="76BD5335" w14:textId="77777777" w:rsidR="00283520" w:rsidRDefault="00283520" w:rsidP="00AD4A8F">
      <w:pPr>
        <w:kinsoku w:val="0"/>
        <w:overflowPunct w:val="0"/>
        <w:autoSpaceDE w:val="0"/>
        <w:autoSpaceDN w:val="0"/>
        <w:adjustRightInd w:val="0"/>
        <w:spacing w:before="1"/>
        <w:ind w:left="2985" w:right="2853"/>
        <w:jc w:val="center"/>
        <w:rPr>
          <w:del w:id="246" w:author="NAZ, Mamoona (OLDHAM MEDICAL SERVICES)" w:date="2026-09-22T12:22:00Z" w16du:dateUtc="2026-09-22T16:22:00Z"/>
          <w:rFonts w:ascii="Arial" w:hAnsi="Arial" w:cs="Arial"/>
          <w:sz w:val="17"/>
          <w:szCs w:val="17"/>
          <w:lang w:val="es-ES_tradnl"/>
        </w:rPr>
      </w:pPr>
    </w:p>
    <w:p w14:paraId="582E0F77" w14:textId="77777777" w:rsidR="00283520" w:rsidRDefault="00283520" w:rsidP="00283520">
      <w:pPr>
        <w:kinsoku w:val="0"/>
        <w:overflowPunct w:val="0"/>
        <w:autoSpaceDE w:val="0"/>
        <w:autoSpaceDN w:val="0"/>
        <w:adjustRightInd w:val="0"/>
        <w:spacing w:before="1"/>
        <w:ind w:left="2985" w:right="2853"/>
        <w:rPr>
          <w:del w:id="247" w:author="NAZ, Mamoona (OLDHAM MEDICAL SERVICES)" w:date="2026-09-22T12:22:00Z" w16du:dateUtc="2026-09-22T16:22:00Z"/>
          <w:rFonts w:ascii="Arial" w:hAnsi="Arial" w:cs="Arial"/>
          <w:sz w:val="17"/>
          <w:szCs w:val="17"/>
          <w:lang w:val="es-ES_tradnl"/>
        </w:rPr>
      </w:pPr>
    </w:p>
    <w:p w14:paraId="7A1421C4" w14:textId="77777777" w:rsidR="00283520" w:rsidRDefault="00283520" w:rsidP="00283520">
      <w:pPr>
        <w:pStyle w:val="BodyText"/>
        <w:kinsoku w:val="0"/>
        <w:overflowPunct w:val="0"/>
        <w:spacing w:before="6" w:line="249" w:lineRule="auto"/>
        <w:ind w:left="1985" w:right="1845"/>
        <w:jc w:val="center"/>
        <w:rPr>
          <w:del w:id="248" w:author="NAZ, Mamoona (OLDHAM MEDICAL SERVICES)" w:date="2026-09-22T12:22:00Z" w16du:dateUtc="2026-09-22T16:22:00Z"/>
          <w:b/>
          <w:bCs/>
          <w:w w:val="105"/>
          <w:sz w:val="28"/>
          <w:szCs w:val="28"/>
        </w:rPr>
      </w:pPr>
      <w:del w:id="249" w:author="NAZ, Mamoona (OLDHAM MEDICAL SERVICES)" w:date="2026-09-22T12:22:00Z" w16du:dateUtc="2026-09-22T16:22:00Z">
        <w:r>
          <w:rPr>
            <w:b/>
            <w:bCs/>
            <w:w w:val="105"/>
            <w:sz w:val="28"/>
            <w:szCs w:val="28"/>
          </w:rPr>
          <w:delText>Anexo VI</w:delText>
        </w:r>
      </w:del>
    </w:p>
    <w:p w14:paraId="71605EBA" w14:textId="77777777" w:rsidR="00283520" w:rsidRDefault="00283520" w:rsidP="00283520">
      <w:pPr>
        <w:pStyle w:val="BodyText"/>
        <w:kinsoku w:val="0"/>
        <w:overflowPunct w:val="0"/>
        <w:spacing w:before="6" w:line="249" w:lineRule="auto"/>
        <w:ind w:left="1985" w:right="1845"/>
        <w:jc w:val="center"/>
        <w:rPr>
          <w:del w:id="250" w:author="NAZ, Mamoona (OLDHAM MEDICAL SERVICES)" w:date="2026-09-22T12:22:00Z" w16du:dateUtc="2026-09-22T16:22:00Z"/>
          <w:b/>
          <w:bCs/>
          <w:w w:val="105"/>
          <w:sz w:val="28"/>
          <w:szCs w:val="28"/>
        </w:rPr>
      </w:pPr>
      <w:del w:id="251" w:author="NAZ, Mamoona (OLDHAM MEDICAL SERVICES)" w:date="2026-09-22T12:22:00Z" w16du:dateUtc="2026-09-22T16:22:00Z">
        <w:r w:rsidRPr="00283520">
          <w:rPr>
            <w:b/>
            <w:bCs/>
            <w:w w:val="105"/>
            <w:sz w:val="28"/>
            <w:szCs w:val="28"/>
          </w:rPr>
          <w:delText xml:space="preserve">Solicitud de reconocimiento </w:delText>
        </w:r>
      </w:del>
    </w:p>
    <w:p w14:paraId="191EEF72" w14:textId="77777777" w:rsidR="00283520" w:rsidRDefault="00283520" w:rsidP="00283520">
      <w:pPr>
        <w:pStyle w:val="BodyText"/>
        <w:kinsoku w:val="0"/>
        <w:overflowPunct w:val="0"/>
        <w:spacing w:before="6" w:line="249" w:lineRule="auto"/>
        <w:ind w:left="1985" w:right="1845"/>
        <w:jc w:val="center"/>
        <w:rPr>
          <w:del w:id="252" w:author="NAZ, Mamoona (OLDHAM MEDICAL SERVICES)" w:date="2026-09-22T12:22:00Z" w16du:dateUtc="2026-09-22T16:22:00Z"/>
          <w:b/>
          <w:bCs/>
          <w:w w:val="105"/>
          <w:sz w:val="28"/>
          <w:szCs w:val="28"/>
        </w:rPr>
      </w:pPr>
      <w:del w:id="253" w:author="NAZ, Mamoona (OLDHAM MEDICAL SERVICES)" w:date="2026-09-22T12:22:00Z" w16du:dateUtc="2026-09-22T16:22:00Z">
        <w:r w:rsidRPr="00283520">
          <w:rPr>
            <w:b/>
            <w:bCs/>
            <w:w w:val="105"/>
            <w:sz w:val="28"/>
            <w:szCs w:val="28"/>
          </w:rPr>
          <w:delText>Progra</w:delText>
        </w:r>
        <w:r>
          <w:rPr>
            <w:b/>
            <w:bCs/>
            <w:w w:val="105"/>
            <w:sz w:val="28"/>
            <w:szCs w:val="28"/>
          </w:rPr>
          <w:delText xml:space="preserve">ma </w:delText>
        </w:r>
        <w:r w:rsidRPr="00283520">
          <w:rPr>
            <w:b/>
            <w:bCs/>
            <w:w w:val="105"/>
            <w:sz w:val="28"/>
            <w:szCs w:val="28"/>
          </w:rPr>
          <w:delText>“Desarrollo de capacidades”</w:delText>
        </w:r>
      </w:del>
    </w:p>
    <w:p w14:paraId="52D4B537" w14:textId="77777777" w:rsidR="00283520" w:rsidRDefault="00283520" w:rsidP="00283520">
      <w:pPr>
        <w:pStyle w:val="BodyText"/>
        <w:kinsoku w:val="0"/>
        <w:overflowPunct w:val="0"/>
        <w:spacing w:before="6" w:line="249" w:lineRule="auto"/>
        <w:ind w:left="1985" w:right="1845" w:firstLine="490"/>
        <w:jc w:val="center"/>
        <w:rPr>
          <w:del w:id="254" w:author="NAZ, Mamoona (OLDHAM MEDICAL SERVICES)" w:date="2026-09-22T12:22:00Z" w16du:dateUtc="2026-09-22T16:22:00Z"/>
          <w:b/>
          <w:bCs/>
          <w:w w:val="105"/>
          <w:sz w:val="28"/>
          <w:szCs w:val="28"/>
        </w:rPr>
      </w:pPr>
      <w:del w:id="255" w:author="NAZ, Mamoona (OLDHAM MEDICAL SERVICES)" w:date="2026-09-22T12:22:00Z" w16du:dateUtc="2026-09-22T16:22:00Z">
        <w:r>
          <w:rPr>
            <w:b/>
            <w:bCs/>
            <w:w w:val="105"/>
            <w:sz w:val="28"/>
            <w:szCs w:val="28"/>
          </w:rPr>
          <w:delText>CURSO 2019/ 2020</w:delText>
        </w:r>
      </w:del>
    </w:p>
    <w:p w14:paraId="4538DFCA" w14:textId="77777777" w:rsidR="00283520" w:rsidRPr="00283520" w:rsidRDefault="00283520" w:rsidP="00283520">
      <w:pPr>
        <w:pStyle w:val="BodyText"/>
        <w:kinsoku w:val="0"/>
        <w:overflowPunct w:val="0"/>
        <w:spacing w:before="6" w:line="249" w:lineRule="auto"/>
        <w:ind w:left="39" w:right="1845" w:firstLine="490"/>
        <w:jc w:val="center"/>
        <w:rPr>
          <w:del w:id="256" w:author="NAZ, Mamoona (OLDHAM MEDICAL SERVICES)" w:date="2026-09-22T12:22:00Z" w16du:dateUtc="2026-09-22T16:22:00Z"/>
          <w:b/>
          <w:bCs/>
          <w:w w:val="105"/>
          <w:sz w:val="28"/>
          <w:szCs w:val="28"/>
        </w:rPr>
      </w:pPr>
    </w:p>
    <w:p w14:paraId="31EE15EF" w14:textId="77777777" w:rsidR="00283520" w:rsidRDefault="00283520" w:rsidP="00283520">
      <w:pPr>
        <w:pStyle w:val="BodyText"/>
        <w:kinsoku w:val="0"/>
        <w:overflowPunct w:val="0"/>
        <w:spacing w:before="125"/>
        <w:jc w:val="both"/>
        <w:rPr>
          <w:del w:id="257" w:author="NAZ, Mamoona (OLDHAM MEDICAL SERVICES)" w:date="2026-09-22T12:22:00Z" w16du:dateUtc="2026-09-22T16:22:00Z"/>
          <w:w w:val="105"/>
        </w:rPr>
      </w:pPr>
      <w:del w:id="258" w:author="NAZ, Mamoona (OLDHAM MEDICAL SERVICES)" w:date="2026-09-22T12:22:00Z" w16du:dateUtc="2026-09-22T16:22:00Z">
        <w:r>
          <w:rPr>
            <w:w w:val="105"/>
          </w:rPr>
          <w:delText>D./Dª.</w:delText>
        </w:r>
        <w:r>
          <w:rPr>
            <w:spacing w:val="-1"/>
            <w:w w:val="105"/>
          </w:rPr>
          <w:delText xml:space="preserve"> </w:delText>
        </w:r>
        <w:r>
          <w:rPr>
            <w:w w:val="105"/>
          </w:rPr>
          <w:delText>……………………………………………………………………………………………</w:delText>
        </w:r>
      </w:del>
    </w:p>
    <w:p w14:paraId="15CC4B97" w14:textId="77777777" w:rsidR="00283520" w:rsidRDefault="00283520" w:rsidP="00283520">
      <w:pPr>
        <w:pStyle w:val="BodyText"/>
        <w:kinsoku w:val="0"/>
        <w:overflowPunct w:val="0"/>
        <w:spacing w:before="59"/>
        <w:jc w:val="both"/>
        <w:rPr>
          <w:del w:id="259" w:author="NAZ, Mamoona (OLDHAM MEDICAL SERVICES)" w:date="2026-09-22T12:22:00Z" w16du:dateUtc="2026-09-22T16:22:00Z"/>
          <w:w w:val="105"/>
        </w:rPr>
      </w:pPr>
      <w:del w:id="260" w:author="NAZ, Mamoona (OLDHAM MEDICAL SERVICES)" w:date="2026-09-22T12:22:00Z" w16du:dateUtc="2026-09-22T16:22:00Z">
        <w:r>
          <w:rPr>
            <w:w w:val="105"/>
          </w:rPr>
          <w:delText>Director/a del</w:delText>
        </w:r>
        <w:r>
          <w:rPr>
            <w:spacing w:val="-1"/>
            <w:w w:val="105"/>
          </w:rPr>
          <w:delText xml:space="preserve"> </w:delText>
        </w:r>
        <w:r>
          <w:rPr>
            <w:w w:val="105"/>
          </w:rPr>
          <w:delText>…….……………………………………………………………………………….</w:delText>
        </w:r>
      </w:del>
    </w:p>
    <w:p w14:paraId="597CAA8F" w14:textId="77777777" w:rsidR="00283520" w:rsidRDefault="00283520" w:rsidP="00283520">
      <w:pPr>
        <w:pStyle w:val="BodyText"/>
        <w:kinsoku w:val="0"/>
        <w:overflowPunct w:val="0"/>
        <w:spacing w:before="55" w:line="249" w:lineRule="auto"/>
        <w:ind w:right="1332"/>
        <w:jc w:val="both"/>
        <w:rPr>
          <w:del w:id="261" w:author="NAZ, Mamoona (OLDHAM MEDICAL SERVICES)" w:date="2026-09-22T12:22:00Z" w16du:dateUtc="2026-09-22T16:22:00Z"/>
          <w:b/>
          <w:bCs/>
          <w:w w:val="105"/>
        </w:rPr>
      </w:pPr>
    </w:p>
    <w:p w14:paraId="1EA80D76" w14:textId="77777777" w:rsidR="00283520" w:rsidRDefault="00283520" w:rsidP="00283520">
      <w:pPr>
        <w:pStyle w:val="BodyText"/>
        <w:kinsoku w:val="0"/>
        <w:overflowPunct w:val="0"/>
        <w:spacing w:before="55" w:line="249" w:lineRule="auto"/>
        <w:ind w:right="428"/>
        <w:jc w:val="both"/>
        <w:rPr>
          <w:del w:id="262" w:author="NAZ, Mamoona (OLDHAM MEDICAL SERVICES)" w:date="2026-09-22T12:22:00Z" w16du:dateUtc="2026-09-22T16:22:00Z"/>
          <w:i/>
          <w:iCs/>
          <w:w w:val="105"/>
        </w:rPr>
      </w:pPr>
      <w:del w:id="263" w:author="NAZ, Mamoona (OLDHAM MEDICAL SERVICES)" w:date="2026-09-22T12:22:00Z" w16du:dateUtc="2026-09-22T16:22:00Z">
        <w:r>
          <w:rPr>
            <w:b/>
            <w:bCs/>
            <w:w w:val="105"/>
          </w:rPr>
          <w:delText xml:space="preserve">COMUNICA </w:delText>
        </w:r>
        <w:r>
          <w:rPr>
            <w:w w:val="105"/>
          </w:rPr>
          <w:delText xml:space="preserve">que el profesorado que a continuación se relaciona ha participado activamente durante el curso 2019/2020 en el desarrollo del </w:delText>
        </w:r>
        <w:r>
          <w:rPr>
            <w:i/>
            <w:iCs/>
            <w:w w:val="105"/>
          </w:rPr>
          <w:delText xml:space="preserve">Proyecto de Desarrollo de Capacidades: </w:delText>
        </w:r>
      </w:del>
    </w:p>
    <w:p w14:paraId="301935B8" w14:textId="77777777" w:rsidR="00283520" w:rsidRDefault="00283520" w:rsidP="00283520">
      <w:pPr>
        <w:pStyle w:val="BodyText"/>
        <w:kinsoku w:val="0"/>
        <w:overflowPunct w:val="0"/>
        <w:spacing w:before="55" w:line="249" w:lineRule="auto"/>
        <w:ind w:right="1332"/>
        <w:jc w:val="both"/>
        <w:rPr>
          <w:del w:id="264" w:author="NAZ, Mamoona (OLDHAM MEDICAL SERVICES)" w:date="2026-09-22T12:22:00Z" w16du:dateUtc="2026-09-22T16:22:00Z"/>
          <w:w w:val="105"/>
        </w:rPr>
      </w:pPr>
    </w:p>
    <w:tbl>
      <w:tblPr>
        <w:tblStyle w:val="TableGrid"/>
        <w:tblW w:w="0" w:type="auto"/>
        <w:tblLook w:val="04A0" w:firstRow="1" w:lastRow="0" w:firstColumn="1" w:lastColumn="0" w:noHBand="0" w:noVBand="1"/>
      </w:tblPr>
      <w:tblGrid>
        <w:gridCol w:w="1413"/>
        <w:gridCol w:w="2126"/>
        <w:gridCol w:w="1985"/>
        <w:gridCol w:w="3402"/>
      </w:tblGrid>
      <w:tr w:rsidR="00283520" w14:paraId="4F1AE48A" w14:textId="77777777" w:rsidTr="00283520">
        <w:trPr>
          <w:del w:id="265" w:author="NAZ, Mamoona (OLDHAM MEDICAL SERVICES)" w:date="2026-09-22T12:22:00Z" w16du:dateUtc="2026-09-22T16:22:00Z"/>
        </w:trPr>
        <w:tc>
          <w:tcPr>
            <w:tcW w:w="1413" w:type="dxa"/>
          </w:tcPr>
          <w:p w14:paraId="522EA31E" w14:textId="77777777" w:rsidR="00283520" w:rsidRPr="00283520" w:rsidRDefault="00283520" w:rsidP="00283520">
            <w:pPr>
              <w:pStyle w:val="BodyText"/>
              <w:kinsoku w:val="0"/>
              <w:overflowPunct w:val="0"/>
              <w:rPr>
                <w:del w:id="266" w:author="NAZ, Mamoona (OLDHAM MEDICAL SERVICES)" w:date="2026-09-22T12:22:00Z" w16du:dateUtc="2026-09-22T16:22:00Z"/>
                <w:sz w:val="20"/>
                <w:szCs w:val="20"/>
              </w:rPr>
            </w:pPr>
            <w:del w:id="267" w:author="NAZ, Mamoona (OLDHAM MEDICAL SERVICES)" w:date="2026-09-22T12:22:00Z" w16du:dateUtc="2026-09-22T16:22:00Z">
              <w:r w:rsidRPr="00283520">
                <w:rPr>
                  <w:sz w:val="20"/>
                  <w:szCs w:val="20"/>
                </w:rPr>
                <w:delText>NOMBRE</w:delText>
              </w:r>
            </w:del>
          </w:p>
        </w:tc>
        <w:tc>
          <w:tcPr>
            <w:tcW w:w="2126" w:type="dxa"/>
          </w:tcPr>
          <w:p w14:paraId="6234967B" w14:textId="77777777" w:rsidR="00283520" w:rsidRPr="00283520" w:rsidRDefault="00283520" w:rsidP="00283520">
            <w:pPr>
              <w:pStyle w:val="BodyText"/>
              <w:kinsoku w:val="0"/>
              <w:overflowPunct w:val="0"/>
              <w:rPr>
                <w:del w:id="268" w:author="NAZ, Mamoona (OLDHAM MEDICAL SERVICES)" w:date="2026-09-22T12:22:00Z" w16du:dateUtc="2026-09-22T16:22:00Z"/>
                <w:sz w:val="20"/>
                <w:szCs w:val="20"/>
              </w:rPr>
            </w:pPr>
            <w:del w:id="269" w:author="NAZ, Mamoona (OLDHAM MEDICAL SERVICES)" w:date="2026-09-22T12:22:00Z" w16du:dateUtc="2026-09-22T16:22:00Z">
              <w:r w:rsidRPr="00283520">
                <w:rPr>
                  <w:sz w:val="20"/>
                  <w:szCs w:val="20"/>
                </w:rPr>
                <w:delText>APELLIDOS</w:delText>
              </w:r>
            </w:del>
          </w:p>
        </w:tc>
        <w:tc>
          <w:tcPr>
            <w:tcW w:w="1985" w:type="dxa"/>
          </w:tcPr>
          <w:p w14:paraId="167DCBB2" w14:textId="77777777" w:rsidR="00283520" w:rsidRPr="00283520" w:rsidRDefault="00283520" w:rsidP="00283520">
            <w:pPr>
              <w:pStyle w:val="BodyText"/>
              <w:kinsoku w:val="0"/>
              <w:overflowPunct w:val="0"/>
              <w:rPr>
                <w:del w:id="270" w:author="NAZ, Mamoona (OLDHAM MEDICAL SERVICES)" w:date="2026-09-22T12:22:00Z" w16du:dateUtc="2026-09-22T16:22:00Z"/>
                <w:sz w:val="20"/>
                <w:szCs w:val="20"/>
              </w:rPr>
            </w:pPr>
            <w:del w:id="271" w:author="NAZ, Mamoona (OLDHAM MEDICAL SERVICES)" w:date="2026-09-22T12:22:00Z" w16du:dateUtc="2026-09-22T16:22:00Z">
              <w:r w:rsidRPr="00283520">
                <w:rPr>
                  <w:sz w:val="20"/>
                  <w:szCs w:val="20"/>
                </w:rPr>
                <w:delText>NIF</w:delText>
              </w:r>
            </w:del>
          </w:p>
        </w:tc>
        <w:tc>
          <w:tcPr>
            <w:tcW w:w="3402" w:type="dxa"/>
          </w:tcPr>
          <w:p w14:paraId="72FC2B6D" w14:textId="77777777" w:rsidR="00283520" w:rsidRPr="00283520" w:rsidRDefault="00283520" w:rsidP="00283520">
            <w:pPr>
              <w:pStyle w:val="BodyText"/>
              <w:kinsoku w:val="0"/>
              <w:overflowPunct w:val="0"/>
              <w:rPr>
                <w:del w:id="272" w:author="NAZ, Mamoona (OLDHAM MEDICAL SERVICES)" w:date="2026-09-22T12:22:00Z" w16du:dateUtc="2026-09-22T16:22:00Z"/>
                <w:sz w:val="20"/>
                <w:szCs w:val="20"/>
              </w:rPr>
            </w:pPr>
            <w:del w:id="273" w:author="NAZ, Mamoona (OLDHAM MEDICAL SERVICES)" w:date="2026-09-22T12:22:00Z" w16du:dateUtc="2026-09-22T16:22:00Z">
              <w:r w:rsidRPr="00283520">
                <w:rPr>
                  <w:sz w:val="20"/>
                  <w:szCs w:val="20"/>
                </w:rPr>
                <w:delText>COORDINADOR/ PARTICIPANTE</w:delText>
              </w:r>
            </w:del>
          </w:p>
        </w:tc>
      </w:tr>
      <w:tr w:rsidR="00283520" w14:paraId="76BE6C17" w14:textId="77777777" w:rsidTr="00283520">
        <w:trPr>
          <w:del w:id="274" w:author="NAZ, Mamoona (OLDHAM MEDICAL SERVICES)" w:date="2026-09-22T12:22:00Z" w16du:dateUtc="2026-09-22T16:22:00Z"/>
        </w:trPr>
        <w:tc>
          <w:tcPr>
            <w:tcW w:w="1413" w:type="dxa"/>
          </w:tcPr>
          <w:p w14:paraId="55BE6A35" w14:textId="77777777" w:rsidR="00283520" w:rsidRDefault="00283520" w:rsidP="00283520">
            <w:pPr>
              <w:pStyle w:val="BodyText"/>
              <w:kinsoku w:val="0"/>
              <w:overflowPunct w:val="0"/>
              <w:rPr>
                <w:del w:id="275" w:author="NAZ, Mamoona (OLDHAM MEDICAL SERVICES)" w:date="2026-09-22T12:22:00Z" w16du:dateUtc="2026-09-22T16:22:00Z"/>
                <w:rFonts w:ascii="Times New Roman" w:hAnsi="Times New Roman" w:cs="Times New Roman"/>
                <w:sz w:val="20"/>
                <w:szCs w:val="20"/>
              </w:rPr>
            </w:pPr>
          </w:p>
        </w:tc>
        <w:tc>
          <w:tcPr>
            <w:tcW w:w="2126" w:type="dxa"/>
          </w:tcPr>
          <w:p w14:paraId="04FD5890" w14:textId="77777777" w:rsidR="00283520" w:rsidRDefault="00283520" w:rsidP="00283520">
            <w:pPr>
              <w:pStyle w:val="BodyText"/>
              <w:kinsoku w:val="0"/>
              <w:overflowPunct w:val="0"/>
              <w:rPr>
                <w:del w:id="276" w:author="NAZ, Mamoona (OLDHAM MEDICAL SERVICES)" w:date="2026-09-22T12:22:00Z" w16du:dateUtc="2026-09-22T16:22:00Z"/>
                <w:rFonts w:ascii="Times New Roman" w:hAnsi="Times New Roman" w:cs="Times New Roman"/>
                <w:sz w:val="20"/>
                <w:szCs w:val="20"/>
              </w:rPr>
            </w:pPr>
          </w:p>
        </w:tc>
        <w:tc>
          <w:tcPr>
            <w:tcW w:w="1985" w:type="dxa"/>
          </w:tcPr>
          <w:p w14:paraId="063B2F9C" w14:textId="77777777" w:rsidR="00283520" w:rsidRDefault="00283520" w:rsidP="00283520">
            <w:pPr>
              <w:pStyle w:val="BodyText"/>
              <w:kinsoku w:val="0"/>
              <w:overflowPunct w:val="0"/>
              <w:rPr>
                <w:del w:id="277" w:author="NAZ, Mamoona (OLDHAM MEDICAL SERVICES)" w:date="2026-09-22T12:22:00Z" w16du:dateUtc="2026-09-22T16:22:00Z"/>
                <w:rFonts w:ascii="Times New Roman" w:hAnsi="Times New Roman" w:cs="Times New Roman"/>
                <w:sz w:val="20"/>
                <w:szCs w:val="20"/>
              </w:rPr>
            </w:pPr>
          </w:p>
        </w:tc>
        <w:tc>
          <w:tcPr>
            <w:tcW w:w="3402" w:type="dxa"/>
          </w:tcPr>
          <w:p w14:paraId="279E15FE" w14:textId="77777777" w:rsidR="00283520" w:rsidRDefault="00283520" w:rsidP="00283520">
            <w:pPr>
              <w:pStyle w:val="BodyText"/>
              <w:kinsoku w:val="0"/>
              <w:overflowPunct w:val="0"/>
              <w:rPr>
                <w:del w:id="278" w:author="NAZ, Mamoona (OLDHAM MEDICAL SERVICES)" w:date="2026-09-22T12:22:00Z" w16du:dateUtc="2026-09-22T16:22:00Z"/>
                <w:rFonts w:ascii="Times New Roman" w:hAnsi="Times New Roman" w:cs="Times New Roman"/>
                <w:sz w:val="20"/>
                <w:szCs w:val="20"/>
              </w:rPr>
            </w:pPr>
          </w:p>
        </w:tc>
      </w:tr>
      <w:tr w:rsidR="00283520" w14:paraId="12B44FE3" w14:textId="77777777" w:rsidTr="00283520">
        <w:trPr>
          <w:del w:id="279" w:author="NAZ, Mamoona (OLDHAM MEDICAL SERVICES)" w:date="2026-09-22T12:22:00Z" w16du:dateUtc="2026-09-22T16:22:00Z"/>
        </w:trPr>
        <w:tc>
          <w:tcPr>
            <w:tcW w:w="1413" w:type="dxa"/>
          </w:tcPr>
          <w:p w14:paraId="02459EC1" w14:textId="77777777" w:rsidR="00283520" w:rsidRDefault="00283520" w:rsidP="00283520">
            <w:pPr>
              <w:pStyle w:val="BodyText"/>
              <w:kinsoku w:val="0"/>
              <w:overflowPunct w:val="0"/>
              <w:rPr>
                <w:del w:id="280" w:author="NAZ, Mamoona (OLDHAM MEDICAL SERVICES)" w:date="2026-09-22T12:22:00Z" w16du:dateUtc="2026-09-22T16:22:00Z"/>
                <w:rFonts w:ascii="Times New Roman" w:hAnsi="Times New Roman" w:cs="Times New Roman"/>
                <w:sz w:val="20"/>
                <w:szCs w:val="20"/>
              </w:rPr>
            </w:pPr>
          </w:p>
        </w:tc>
        <w:tc>
          <w:tcPr>
            <w:tcW w:w="2126" w:type="dxa"/>
          </w:tcPr>
          <w:p w14:paraId="43E7F0E9" w14:textId="77777777" w:rsidR="00283520" w:rsidRDefault="00283520" w:rsidP="00283520">
            <w:pPr>
              <w:pStyle w:val="BodyText"/>
              <w:kinsoku w:val="0"/>
              <w:overflowPunct w:val="0"/>
              <w:rPr>
                <w:del w:id="281" w:author="NAZ, Mamoona (OLDHAM MEDICAL SERVICES)" w:date="2026-09-22T12:22:00Z" w16du:dateUtc="2026-09-22T16:22:00Z"/>
                <w:rFonts w:ascii="Times New Roman" w:hAnsi="Times New Roman" w:cs="Times New Roman"/>
                <w:sz w:val="20"/>
                <w:szCs w:val="20"/>
              </w:rPr>
            </w:pPr>
          </w:p>
        </w:tc>
        <w:tc>
          <w:tcPr>
            <w:tcW w:w="1985" w:type="dxa"/>
          </w:tcPr>
          <w:p w14:paraId="3411E73A" w14:textId="77777777" w:rsidR="00283520" w:rsidRDefault="00283520" w:rsidP="00283520">
            <w:pPr>
              <w:pStyle w:val="BodyText"/>
              <w:kinsoku w:val="0"/>
              <w:overflowPunct w:val="0"/>
              <w:rPr>
                <w:del w:id="282" w:author="NAZ, Mamoona (OLDHAM MEDICAL SERVICES)" w:date="2026-09-22T12:22:00Z" w16du:dateUtc="2026-09-22T16:22:00Z"/>
                <w:rFonts w:ascii="Times New Roman" w:hAnsi="Times New Roman" w:cs="Times New Roman"/>
                <w:sz w:val="20"/>
                <w:szCs w:val="20"/>
              </w:rPr>
            </w:pPr>
          </w:p>
        </w:tc>
        <w:tc>
          <w:tcPr>
            <w:tcW w:w="3402" w:type="dxa"/>
          </w:tcPr>
          <w:p w14:paraId="2DE0589D" w14:textId="77777777" w:rsidR="00283520" w:rsidRDefault="00283520" w:rsidP="00283520">
            <w:pPr>
              <w:pStyle w:val="BodyText"/>
              <w:kinsoku w:val="0"/>
              <w:overflowPunct w:val="0"/>
              <w:rPr>
                <w:del w:id="283" w:author="NAZ, Mamoona (OLDHAM MEDICAL SERVICES)" w:date="2026-09-22T12:22:00Z" w16du:dateUtc="2026-09-22T16:22:00Z"/>
                <w:rFonts w:ascii="Times New Roman" w:hAnsi="Times New Roman" w:cs="Times New Roman"/>
                <w:sz w:val="20"/>
                <w:szCs w:val="20"/>
              </w:rPr>
            </w:pPr>
          </w:p>
        </w:tc>
      </w:tr>
      <w:tr w:rsidR="00283520" w14:paraId="77E75F9B" w14:textId="77777777" w:rsidTr="00283520">
        <w:trPr>
          <w:del w:id="284" w:author="NAZ, Mamoona (OLDHAM MEDICAL SERVICES)" w:date="2026-09-22T12:22:00Z" w16du:dateUtc="2026-09-22T16:22:00Z"/>
        </w:trPr>
        <w:tc>
          <w:tcPr>
            <w:tcW w:w="1413" w:type="dxa"/>
          </w:tcPr>
          <w:p w14:paraId="2A696A91" w14:textId="77777777" w:rsidR="00283520" w:rsidRDefault="00283520" w:rsidP="00283520">
            <w:pPr>
              <w:pStyle w:val="BodyText"/>
              <w:kinsoku w:val="0"/>
              <w:overflowPunct w:val="0"/>
              <w:rPr>
                <w:del w:id="285" w:author="NAZ, Mamoona (OLDHAM MEDICAL SERVICES)" w:date="2026-09-22T12:22:00Z" w16du:dateUtc="2026-09-22T16:22:00Z"/>
                <w:rFonts w:ascii="Times New Roman" w:hAnsi="Times New Roman" w:cs="Times New Roman"/>
                <w:sz w:val="20"/>
                <w:szCs w:val="20"/>
              </w:rPr>
            </w:pPr>
          </w:p>
        </w:tc>
        <w:tc>
          <w:tcPr>
            <w:tcW w:w="2126" w:type="dxa"/>
          </w:tcPr>
          <w:p w14:paraId="292A11DF" w14:textId="77777777" w:rsidR="00283520" w:rsidRDefault="00283520" w:rsidP="00283520">
            <w:pPr>
              <w:pStyle w:val="BodyText"/>
              <w:kinsoku w:val="0"/>
              <w:overflowPunct w:val="0"/>
              <w:rPr>
                <w:del w:id="286" w:author="NAZ, Mamoona (OLDHAM MEDICAL SERVICES)" w:date="2026-09-22T12:22:00Z" w16du:dateUtc="2026-09-22T16:22:00Z"/>
                <w:rFonts w:ascii="Times New Roman" w:hAnsi="Times New Roman" w:cs="Times New Roman"/>
                <w:sz w:val="20"/>
                <w:szCs w:val="20"/>
              </w:rPr>
            </w:pPr>
          </w:p>
        </w:tc>
        <w:tc>
          <w:tcPr>
            <w:tcW w:w="1985" w:type="dxa"/>
          </w:tcPr>
          <w:p w14:paraId="4DFC5FA5" w14:textId="77777777" w:rsidR="00283520" w:rsidRDefault="00283520" w:rsidP="00283520">
            <w:pPr>
              <w:pStyle w:val="BodyText"/>
              <w:kinsoku w:val="0"/>
              <w:overflowPunct w:val="0"/>
              <w:rPr>
                <w:del w:id="287" w:author="NAZ, Mamoona (OLDHAM MEDICAL SERVICES)" w:date="2026-09-22T12:22:00Z" w16du:dateUtc="2026-09-22T16:22:00Z"/>
                <w:rFonts w:ascii="Times New Roman" w:hAnsi="Times New Roman" w:cs="Times New Roman"/>
                <w:sz w:val="20"/>
                <w:szCs w:val="20"/>
              </w:rPr>
            </w:pPr>
          </w:p>
        </w:tc>
        <w:tc>
          <w:tcPr>
            <w:tcW w:w="3402" w:type="dxa"/>
          </w:tcPr>
          <w:p w14:paraId="65EE094B" w14:textId="77777777" w:rsidR="00283520" w:rsidRDefault="00283520" w:rsidP="00283520">
            <w:pPr>
              <w:pStyle w:val="BodyText"/>
              <w:kinsoku w:val="0"/>
              <w:overflowPunct w:val="0"/>
              <w:rPr>
                <w:del w:id="288" w:author="NAZ, Mamoona (OLDHAM MEDICAL SERVICES)" w:date="2026-09-22T12:22:00Z" w16du:dateUtc="2026-09-22T16:22:00Z"/>
                <w:rFonts w:ascii="Times New Roman" w:hAnsi="Times New Roman" w:cs="Times New Roman"/>
                <w:sz w:val="20"/>
                <w:szCs w:val="20"/>
              </w:rPr>
            </w:pPr>
          </w:p>
        </w:tc>
      </w:tr>
      <w:tr w:rsidR="00283520" w14:paraId="44A56E79" w14:textId="77777777" w:rsidTr="00283520">
        <w:trPr>
          <w:del w:id="289" w:author="NAZ, Mamoona (OLDHAM MEDICAL SERVICES)" w:date="2026-09-22T12:22:00Z" w16du:dateUtc="2026-09-22T16:22:00Z"/>
        </w:trPr>
        <w:tc>
          <w:tcPr>
            <w:tcW w:w="1413" w:type="dxa"/>
          </w:tcPr>
          <w:p w14:paraId="024BA397" w14:textId="77777777" w:rsidR="00283520" w:rsidRDefault="00283520" w:rsidP="00283520">
            <w:pPr>
              <w:pStyle w:val="BodyText"/>
              <w:kinsoku w:val="0"/>
              <w:overflowPunct w:val="0"/>
              <w:rPr>
                <w:del w:id="290" w:author="NAZ, Mamoona (OLDHAM MEDICAL SERVICES)" w:date="2026-09-22T12:22:00Z" w16du:dateUtc="2026-09-22T16:22:00Z"/>
                <w:rFonts w:ascii="Times New Roman" w:hAnsi="Times New Roman" w:cs="Times New Roman"/>
                <w:sz w:val="20"/>
                <w:szCs w:val="20"/>
              </w:rPr>
            </w:pPr>
          </w:p>
        </w:tc>
        <w:tc>
          <w:tcPr>
            <w:tcW w:w="2126" w:type="dxa"/>
          </w:tcPr>
          <w:p w14:paraId="2ACF8916" w14:textId="77777777" w:rsidR="00283520" w:rsidRDefault="00283520" w:rsidP="00283520">
            <w:pPr>
              <w:pStyle w:val="BodyText"/>
              <w:kinsoku w:val="0"/>
              <w:overflowPunct w:val="0"/>
              <w:rPr>
                <w:del w:id="291" w:author="NAZ, Mamoona (OLDHAM MEDICAL SERVICES)" w:date="2026-09-22T12:22:00Z" w16du:dateUtc="2026-09-22T16:22:00Z"/>
                <w:rFonts w:ascii="Times New Roman" w:hAnsi="Times New Roman" w:cs="Times New Roman"/>
                <w:sz w:val="20"/>
                <w:szCs w:val="20"/>
              </w:rPr>
            </w:pPr>
          </w:p>
        </w:tc>
        <w:tc>
          <w:tcPr>
            <w:tcW w:w="1985" w:type="dxa"/>
          </w:tcPr>
          <w:p w14:paraId="76CAD16E" w14:textId="77777777" w:rsidR="00283520" w:rsidRDefault="00283520" w:rsidP="00283520">
            <w:pPr>
              <w:pStyle w:val="BodyText"/>
              <w:kinsoku w:val="0"/>
              <w:overflowPunct w:val="0"/>
              <w:rPr>
                <w:del w:id="292" w:author="NAZ, Mamoona (OLDHAM MEDICAL SERVICES)" w:date="2026-09-22T12:22:00Z" w16du:dateUtc="2026-09-22T16:22:00Z"/>
                <w:rFonts w:ascii="Times New Roman" w:hAnsi="Times New Roman" w:cs="Times New Roman"/>
                <w:sz w:val="20"/>
                <w:szCs w:val="20"/>
              </w:rPr>
            </w:pPr>
          </w:p>
        </w:tc>
        <w:tc>
          <w:tcPr>
            <w:tcW w:w="3402" w:type="dxa"/>
          </w:tcPr>
          <w:p w14:paraId="5DD161E5" w14:textId="77777777" w:rsidR="00283520" w:rsidRDefault="00283520" w:rsidP="00283520">
            <w:pPr>
              <w:pStyle w:val="BodyText"/>
              <w:kinsoku w:val="0"/>
              <w:overflowPunct w:val="0"/>
              <w:rPr>
                <w:del w:id="293" w:author="NAZ, Mamoona (OLDHAM MEDICAL SERVICES)" w:date="2026-09-22T12:22:00Z" w16du:dateUtc="2026-09-22T16:22:00Z"/>
                <w:rFonts w:ascii="Times New Roman" w:hAnsi="Times New Roman" w:cs="Times New Roman"/>
                <w:sz w:val="20"/>
                <w:szCs w:val="20"/>
              </w:rPr>
            </w:pPr>
          </w:p>
        </w:tc>
      </w:tr>
      <w:tr w:rsidR="00283520" w14:paraId="72AD9E5D" w14:textId="77777777" w:rsidTr="00283520">
        <w:trPr>
          <w:del w:id="294" w:author="NAZ, Mamoona (OLDHAM MEDICAL SERVICES)" w:date="2026-09-22T12:22:00Z" w16du:dateUtc="2026-09-22T16:22:00Z"/>
        </w:trPr>
        <w:tc>
          <w:tcPr>
            <w:tcW w:w="1413" w:type="dxa"/>
          </w:tcPr>
          <w:p w14:paraId="198C0175" w14:textId="77777777" w:rsidR="00283520" w:rsidRDefault="00283520" w:rsidP="00283520">
            <w:pPr>
              <w:pStyle w:val="BodyText"/>
              <w:kinsoku w:val="0"/>
              <w:overflowPunct w:val="0"/>
              <w:rPr>
                <w:del w:id="295" w:author="NAZ, Mamoona (OLDHAM MEDICAL SERVICES)" w:date="2026-09-22T12:22:00Z" w16du:dateUtc="2026-09-22T16:22:00Z"/>
                <w:rFonts w:ascii="Times New Roman" w:hAnsi="Times New Roman" w:cs="Times New Roman"/>
                <w:sz w:val="20"/>
                <w:szCs w:val="20"/>
              </w:rPr>
            </w:pPr>
          </w:p>
        </w:tc>
        <w:tc>
          <w:tcPr>
            <w:tcW w:w="2126" w:type="dxa"/>
          </w:tcPr>
          <w:p w14:paraId="2B20B5C1" w14:textId="77777777" w:rsidR="00283520" w:rsidRDefault="00283520" w:rsidP="00283520">
            <w:pPr>
              <w:pStyle w:val="BodyText"/>
              <w:kinsoku w:val="0"/>
              <w:overflowPunct w:val="0"/>
              <w:rPr>
                <w:del w:id="296" w:author="NAZ, Mamoona (OLDHAM MEDICAL SERVICES)" w:date="2026-09-22T12:22:00Z" w16du:dateUtc="2026-09-22T16:22:00Z"/>
                <w:rFonts w:ascii="Times New Roman" w:hAnsi="Times New Roman" w:cs="Times New Roman"/>
                <w:sz w:val="20"/>
                <w:szCs w:val="20"/>
              </w:rPr>
            </w:pPr>
          </w:p>
        </w:tc>
        <w:tc>
          <w:tcPr>
            <w:tcW w:w="1985" w:type="dxa"/>
          </w:tcPr>
          <w:p w14:paraId="20E97532" w14:textId="77777777" w:rsidR="00283520" w:rsidRDefault="00283520" w:rsidP="00283520">
            <w:pPr>
              <w:pStyle w:val="BodyText"/>
              <w:kinsoku w:val="0"/>
              <w:overflowPunct w:val="0"/>
              <w:rPr>
                <w:del w:id="297" w:author="NAZ, Mamoona (OLDHAM MEDICAL SERVICES)" w:date="2026-09-22T12:22:00Z" w16du:dateUtc="2026-09-22T16:22:00Z"/>
                <w:rFonts w:ascii="Times New Roman" w:hAnsi="Times New Roman" w:cs="Times New Roman"/>
                <w:sz w:val="20"/>
                <w:szCs w:val="20"/>
              </w:rPr>
            </w:pPr>
          </w:p>
        </w:tc>
        <w:tc>
          <w:tcPr>
            <w:tcW w:w="3402" w:type="dxa"/>
          </w:tcPr>
          <w:p w14:paraId="3741CEF7" w14:textId="77777777" w:rsidR="00283520" w:rsidRDefault="00283520" w:rsidP="00283520">
            <w:pPr>
              <w:pStyle w:val="BodyText"/>
              <w:kinsoku w:val="0"/>
              <w:overflowPunct w:val="0"/>
              <w:rPr>
                <w:del w:id="298" w:author="NAZ, Mamoona (OLDHAM MEDICAL SERVICES)" w:date="2026-09-22T12:22:00Z" w16du:dateUtc="2026-09-22T16:22:00Z"/>
                <w:rFonts w:ascii="Times New Roman" w:hAnsi="Times New Roman" w:cs="Times New Roman"/>
                <w:sz w:val="20"/>
                <w:szCs w:val="20"/>
              </w:rPr>
            </w:pPr>
          </w:p>
        </w:tc>
      </w:tr>
    </w:tbl>
    <w:p w14:paraId="09A13E50" w14:textId="77777777" w:rsidR="00283520" w:rsidRDefault="00283520" w:rsidP="00283520">
      <w:pPr>
        <w:pStyle w:val="BodyText"/>
        <w:kinsoku w:val="0"/>
        <w:overflowPunct w:val="0"/>
        <w:spacing w:before="46"/>
        <w:jc w:val="both"/>
        <w:rPr>
          <w:del w:id="299" w:author="NAZ, Mamoona (OLDHAM MEDICAL SERVICES)" w:date="2026-09-22T12:22:00Z" w16du:dateUtc="2026-09-22T16:22:00Z"/>
          <w:b/>
          <w:bCs/>
          <w:w w:val="105"/>
        </w:rPr>
      </w:pPr>
    </w:p>
    <w:p w14:paraId="09E04587" w14:textId="77777777" w:rsidR="00283520" w:rsidRDefault="00283520" w:rsidP="00283520">
      <w:pPr>
        <w:pStyle w:val="BodyText"/>
        <w:kinsoku w:val="0"/>
        <w:overflowPunct w:val="0"/>
        <w:spacing w:before="46"/>
        <w:jc w:val="both"/>
        <w:rPr>
          <w:del w:id="300" w:author="NAZ, Mamoona (OLDHAM MEDICAL SERVICES)" w:date="2026-09-22T12:22:00Z" w16du:dateUtc="2026-09-22T16:22:00Z"/>
          <w:b/>
          <w:bCs/>
          <w:w w:val="105"/>
        </w:rPr>
      </w:pPr>
    </w:p>
    <w:p w14:paraId="7BD803F0" w14:textId="77777777" w:rsidR="00283520" w:rsidRDefault="00283520" w:rsidP="00283520">
      <w:pPr>
        <w:pStyle w:val="BodyText"/>
        <w:kinsoku w:val="0"/>
        <w:overflowPunct w:val="0"/>
        <w:spacing w:line="230" w:lineRule="auto"/>
        <w:ind w:right="428"/>
        <w:jc w:val="both"/>
        <w:rPr>
          <w:del w:id="301" w:author="NAZ, Mamoona (OLDHAM MEDICAL SERVICES)" w:date="2026-09-22T12:22:00Z" w16du:dateUtc="2026-09-22T16:22:00Z"/>
        </w:rPr>
      </w:pPr>
      <w:del w:id="302" w:author="NAZ, Mamoona (OLDHAM MEDICAL SERVICES)" w:date="2026-09-22T12:22:00Z" w16du:dateUtc="2026-09-22T16:22:00Z">
        <w:r>
          <w:rPr>
            <w:b/>
            <w:bCs/>
            <w:w w:val="105"/>
          </w:rPr>
          <w:delText xml:space="preserve">SOLICITA </w:delText>
        </w:r>
        <w:r>
          <w:rPr>
            <w:w w:val="105"/>
          </w:rPr>
          <w:delText xml:space="preserve">su reconocimiento de acuerdo con la </w:delText>
        </w:r>
        <w:bookmarkStart w:id="303" w:name="DEPARTAMENTO_DE_EDUCACI”N,_CULTURA_Y_DEP"/>
        <w:bookmarkStart w:id="304" w:name="ORDEN_ECD/1400/2018,_28_de_agosto,_por_l"/>
        <w:bookmarkEnd w:id="303"/>
        <w:bookmarkEnd w:id="304"/>
        <w:r>
          <w:delText>ORDEN ECD/1400/2018, 28 de agosto, por la que se autoriza la continuación del Programa de “Desarrollo de Capacidades” y se convoca a los centros docentes no universitarios sostenidos con fondos públicos de la Comunidad de Aragón para participar en dicho programa durante el curso 2018/2019 y la Resolución de la Directora General de Planificación y Equidad de 6 de septiembre de 2019 sobre la prórroga de estos centros educativos en dicho programa.</w:delText>
        </w:r>
      </w:del>
    </w:p>
    <w:p w14:paraId="291BFB5C" w14:textId="77777777" w:rsidR="00283520" w:rsidRDefault="00283520" w:rsidP="00283520">
      <w:pPr>
        <w:pStyle w:val="BodyText"/>
        <w:kinsoku w:val="0"/>
        <w:overflowPunct w:val="0"/>
        <w:spacing w:before="46"/>
        <w:jc w:val="both"/>
        <w:rPr>
          <w:del w:id="305" w:author="NAZ, Mamoona (OLDHAM MEDICAL SERVICES)" w:date="2026-09-22T12:22:00Z" w16du:dateUtc="2026-09-22T16:22:00Z"/>
          <w:w w:val="105"/>
        </w:rPr>
      </w:pPr>
    </w:p>
    <w:p w14:paraId="3186C4ED" w14:textId="77777777" w:rsidR="00283520" w:rsidRDefault="00283520" w:rsidP="00283520">
      <w:pPr>
        <w:pStyle w:val="BodyText"/>
        <w:kinsoku w:val="0"/>
        <w:overflowPunct w:val="0"/>
        <w:spacing w:before="46"/>
        <w:jc w:val="both"/>
        <w:rPr>
          <w:del w:id="306" w:author="NAZ, Mamoona (OLDHAM MEDICAL SERVICES)" w:date="2026-09-22T12:22:00Z" w16du:dateUtc="2026-09-22T16:22:00Z"/>
          <w:w w:val="105"/>
        </w:rPr>
      </w:pPr>
    </w:p>
    <w:p w14:paraId="1A3D7D09" w14:textId="77777777" w:rsidR="00283520" w:rsidRDefault="00283520" w:rsidP="00283520">
      <w:pPr>
        <w:pStyle w:val="BodyText"/>
        <w:kinsoku w:val="0"/>
        <w:overflowPunct w:val="0"/>
        <w:spacing w:before="125"/>
        <w:ind w:left="3483"/>
        <w:rPr>
          <w:del w:id="307" w:author="NAZ, Mamoona (OLDHAM MEDICAL SERVICES)" w:date="2026-09-22T12:22:00Z" w16du:dateUtc="2026-09-22T16:22:00Z"/>
          <w:w w:val="105"/>
        </w:rPr>
      </w:pPr>
      <w:del w:id="308" w:author="NAZ, Mamoona (OLDHAM MEDICAL SERVICES)" w:date="2026-09-22T12:22:00Z" w16du:dateUtc="2026-09-22T16:22:00Z">
        <w:r>
          <w:rPr>
            <w:w w:val="105"/>
          </w:rPr>
          <w:delText>Sello del centro ………a …de ………….de 2020</w:delText>
        </w:r>
      </w:del>
    </w:p>
    <w:p w14:paraId="43F279F1" w14:textId="77777777" w:rsidR="00283520" w:rsidRDefault="00283520" w:rsidP="00283520">
      <w:pPr>
        <w:pStyle w:val="BodyText"/>
        <w:kinsoku w:val="0"/>
        <w:overflowPunct w:val="0"/>
        <w:rPr>
          <w:del w:id="309" w:author="NAZ, Mamoona (OLDHAM MEDICAL SERVICES)" w:date="2026-09-22T12:22:00Z" w16du:dateUtc="2026-09-22T16:22:00Z"/>
          <w:sz w:val="20"/>
          <w:szCs w:val="20"/>
        </w:rPr>
      </w:pPr>
    </w:p>
    <w:p w14:paraId="483CEAD1" w14:textId="77777777" w:rsidR="00283520" w:rsidRDefault="00283520" w:rsidP="00283520">
      <w:pPr>
        <w:pStyle w:val="BodyText"/>
        <w:kinsoku w:val="0"/>
        <w:overflowPunct w:val="0"/>
        <w:spacing w:before="1"/>
        <w:ind w:left="199" w:firstLine="509"/>
        <w:rPr>
          <w:del w:id="310" w:author="NAZ, Mamoona (OLDHAM MEDICAL SERVICES)" w:date="2026-09-22T12:22:00Z" w16du:dateUtc="2026-09-22T16:22:00Z"/>
        </w:rPr>
      </w:pPr>
      <w:del w:id="311" w:author="NAZ, Mamoona (OLDHAM MEDICAL SERVICES)" w:date="2026-09-22T12:22:00Z" w16du:dateUtc="2026-09-22T16:22:00Z">
        <w:r>
          <w:delText>El coordinador/a  del proyecto</w:delText>
        </w:r>
      </w:del>
    </w:p>
    <w:p w14:paraId="64092CB7" w14:textId="77777777" w:rsidR="00283520" w:rsidRDefault="00283520" w:rsidP="00283520">
      <w:pPr>
        <w:pStyle w:val="BodyText"/>
        <w:kinsoku w:val="0"/>
        <w:overflowPunct w:val="0"/>
        <w:spacing w:before="1"/>
        <w:ind w:left="199"/>
        <w:rPr>
          <w:del w:id="312" w:author="NAZ, Mamoona (OLDHAM MEDICAL SERVICES)" w:date="2026-09-22T12:22:00Z" w16du:dateUtc="2026-09-22T16:22:00Z"/>
        </w:rPr>
      </w:pPr>
    </w:p>
    <w:p w14:paraId="4F054BAF" w14:textId="77777777" w:rsidR="00283520" w:rsidRDefault="00283520" w:rsidP="00283520">
      <w:pPr>
        <w:pStyle w:val="BodyText"/>
        <w:kinsoku w:val="0"/>
        <w:overflowPunct w:val="0"/>
        <w:spacing w:before="1"/>
        <w:ind w:left="3739" w:firstLine="509"/>
        <w:rPr>
          <w:del w:id="313" w:author="NAZ, Mamoona (OLDHAM MEDICAL SERVICES)" w:date="2026-09-22T12:22:00Z" w16du:dateUtc="2026-09-22T16:22:00Z"/>
        </w:rPr>
      </w:pPr>
      <w:del w:id="314" w:author="NAZ, Mamoona (OLDHAM MEDICAL SERVICES)" w:date="2026-09-22T12:22:00Z" w16du:dateUtc="2026-09-22T16:22:00Z">
        <w:r>
          <w:delText xml:space="preserve"> </w:delText>
        </w:r>
      </w:del>
    </w:p>
    <w:p w14:paraId="1935654C" w14:textId="77777777" w:rsidR="00283520" w:rsidRDefault="00283520" w:rsidP="00283520">
      <w:pPr>
        <w:pStyle w:val="BodyText"/>
        <w:kinsoku w:val="0"/>
        <w:overflowPunct w:val="0"/>
        <w:spacing w:before="1"/>
        <w:ind w:left="3739" w:firstLine="509"/>
        <w:rPr>
          <w:del w:id="315" w:author="NAZ, Mamoona (OLDHAM MEDICAL SERVICES)" w:date="2026-09-22T12:22:00Z" w16du:dateUtc="2026-09-22T16:22:00Z"/>
        </w:rPr>
      </w:pPr>
      <w:del w:id="316" w:author="NAZ, Mamoona (OLDHAM MEDICAL SERVICES)" w:date="2026-09-22T12:22:00Z" w16du:dateUtc="2026-09-22T16:22:00Z">
        <w:r>
          <w:delText xml:space="preserve">V.ºB.º </w:delText>
        </w:r>
      </w:del>
    </w:p>
    <w:p w14:paraId="307BDD97" w14:textId="77777777" w:rsidR="00283520" w:rsidRDefault="00283520" w:rsidP="00283520">
      <w:pPr>
        <w:pStyle w:val="BodyText"/>
        <w:kinsoku w:val="0"/>
        <w:overflowPunct w:val="0"/>
        <w:spacing w:before="1"/>
        <w:ind w:left="3739" w:firstLine="509"/>
        <w:rPr>
          <w:del w:id="317" w:author="NAZ, Mamoona (OLDHAM MEDICAL SERVICES)" w:date="2026-09-22T12:22:00Z" w16du:dateUtc="2026-09-22T16:22:00Z"/>
        </w:rPr>
      </w:pPr>
      <w:del w:id="318" w:author="NAZ, Mamoona (OLDHAM MEDICAL SERVICES)" w:date="2026-09-22T12:22:00Z" w16du:dateUtc="2026-09-22T16:22:00Z">
        <w:r>
          <w:delText>Director/a del centro</w:delText>
        </w:r>
      </w:del>
    </w:p>
    <w:p w14:paraId="1AF0C08D" w14:textId="77777777" w:rsidR="00283520" w:rsidRDefault="00283520" w:rsidP="00283520">
      <w:pPr>
        <w:pStyle w:val="BodyText"/>
        <w:kinsoku w:val="0"/>
        <w:overflowPunct w:val="0"/>
        <w:spacing w:before="65"/>
        <w:ind w:firstLine="533"/>
        <w:rPr>
          <w:del w:id="319" w:author="NAZ, Mamoona (OLDHAM MEDICAL SERVICES)" w:date="2026-09-22T12:22:00Z" w16du:dateUtc="2026-09-22T16:22:00Z"/>
          <w:w w:val="105"/>
        </w:rPr>
      </w:pPr>
      <w:del w:id="320" w:author="NAZ, Mamoona (OLDHAM MEDICAL SERVICES)" w:date="2026-09-22T12:22:00Z" w16du:dateUtc="2026-09-22T16:22:00Z">
        <w:r>
          <w:rPr>
            <w:w w:val="105"/>
          </w:rPr>
          <w:delText xml:space="preserve">    Fdo.: </w:delText>
        </w:r>
        <w:r>
          <w:rPr>
            <w:w w:val="105"/>
          </w:rPr>
          <w:tab/>
        </w:r>
        <w:r>
          <w:rPr>
            <w:w w:val="105"/>
          </w:rPr>
          <w:tab/>
        </w:r>
        <w:r>
          <w:rPr>
            <w:w w:val="105"/>
          </w:rPr>
          <w:tab/>
        </w:r>
        <w:r>
          <w:rPr>
            <w:w w:val="105"/>
          </w:rPr>
          <w:tab/>
        </w:r>
        <w:r>
          <w:rPr>
            <w:w w:val="105"/>
          </w:rPr>
          <w:tab/>
        </w:r>
        <w:r>
          <w:rPr>
            <w:w w:val="105"/>
          </w:rPr>
          <w:tab/>
          <w:delText>Fdo.:</w:delText>
        </w:r>
      </w:del>
    </w:p>
    <w:p w14:paraId="21179AC5" w14:textId="77777777" w:rsidR="00283520" w:rsidRDefault="00283520" w:rsidP="00283520">
      <w:pPr>
        <w:pStyle w:val="Heading2"/>
        <w:kinsoku w:val="0"/>
        <w:overflowPunct w:val="0"/>
        <w:spacing w:before="68"/>
        <w:rPr>
          <w:del w:id="321" w:author="NAZ, Mamoona (OLDHAM MEDICAL SERVICES)" w:date="2026-09-22T12:22:00Z" w16du:dateUtc="2026-09-22T16:22:00Z"/>
          <w:w w:val="105"/>
        </w:rPr>
      </w:pPr>
    </w:p>
    <w:p w14:paraId="21993E3A" w14:textId="77777777" w:rsidR="00283520" w:rsidRDefault="00283520" w:rsidP="00283520">
      <w:pPr>
        <w:pStyle w:val="Heading2"/>
        <w:kinsoku w:val="0"/>
        <w:overflowPunct w:val="0"/>
        <w:spacing w:before="68"/>
        <w:rPr>
          <w:del w:id="322" w:author="NAZ, Mamoona (OLDHAM MEDICAL SERVICES)" w:date="2026-09-22T12:22:00Z" w16du:dateUtc="2026-09-22T16:22:00Z"/>
          <w:w w:val="105"/>
        </w:rPr>
      </w:pPr>
    </w:p>
    <w:p w14:paraId="0EF4F590" w14:textId="77777777" w:rsidR="00283520" w:rsidRDefault="00283520" w:rsidP="00283520">
      <w:pPr>
        <w:pStyle w:val="Heading2"/>
        <w:kinsoku w:val="0"/>
        <w:overflowPunct w:val="0"/>
        <w:spacing w:before="68"/>
        <w:rPr>
          <w:del w:id="323" w:author="NAZ, Mamoona (OLDHAM MEDICAL SERVICES)" w:date="2026-09-22T12:22:00Z" w16du:dateUtc="2026-09-22T16:22:00Z"/>
          <w:w w:val="105"/>
        </w:rPr>
      </w:pPr>
    </w:p>
    <w:p w14:paraId="667D5B85" w14:textId="77777777" w:rsidR="00283520" w:rsidRDefault="00283520" w:rsidP="00283520">
      <w:pPr>
        <w:pStyle w:val="Heading2"/>
        <w:kinsoku w:val="0"/>
        <w:overflowPunct w:val="0"/>
        <w:spacing w:before="68"/>
        <w:rPr>
          <w:del w:id="324" w:author="NAZ, Mamoona (OLDHAM MEDICAL SERVICES)" w:date="2026-09-22T12:22:00Z" w16du:dateUtc="2026-09-22T16:22:00Z"/>
          <w:w w:val="105"/>
        </w:rPr>
      </w:pPr>
    </w:p>
    <w:p w14:paraId="722CDEB8" w14:textId="77777777" w:rsidR="00283520" w:rsidRDefault="00283520" w:rsidP="00283520">
      <w:pPr>
        <w:pStyle w:val="Heading2"/>
        <w:kinsoku w:val="0"/>
        <w:overflowPunct w:val="0"/>
        <w:spacing w:before="68"/>
        <w:rPr>
          <w:del w:id="325" w:author="NAZ, Mamoona (OLDHAM MEDICAL SERVICES)" w:date="2026-09-22T12:22:00Z" w16du:dateUtc="2026-09-22T16:22:00Z"/>
          <w:w w:val="105"/>
        </w:rPr>
      </w:pPr>
    </w:p>
    <w:p w14:paraId="3E693E24" w14:textId="77777777" w:rsidR="00283520" w:rsidRDefault="00283520" w:rsidP="00283520">
      <w:pPr>
        <w:pStyle w:val="Heading2"/>
        <w:kinsoku w:val="0"/>
        <w:overflowPunct w:val="0"/>
        <w:spacing w:before="68"/>
        <w:rPr>
          <w:del w:id="326" w:author="NAZ, Mamoona (OLDHAM MEDICAL SERVICES)" w:date="2026-09-22T12:22:00Z" w16du:dateUtc="2026-09-22T16:22:00Z"/>
          <w:w w:val="105"/>
        </w:rPr>
      </w:pPr>
    </w:p>
    <w:p w14:paraId="6681CA4F" w14:textId="77777777" w:rsidR="00283520" w:rsidRDefault="00283520" w:rsidP="00283520">
      <w:pPr>
        <w:rPr>
          <w:del w:id="327" w:author="NAZ, Mamoona (OLDHAM MEDICAL SERVICES)" w:date="2026-09-22T12:22:00Z" w16du:dateUtc="2026-09-22T16:22:00Z"/>
          <w:lang w:val="es-ES_tradnl"/>
        </w:rPr>
      </w:pPr>
    </w:p>
    <w:p w14:paraId="1C3B33BC" w14:textId="77777777" w:rsidR="00283520" w:rsidRDefault="00283520" w:rsidP="00283520">
      <w:pPr>
        <w:rPr>
          <w:del w:id="328" w:author="NAZ, Mamoona (OLDHAM MEDICAL SERVICES)" w:date="2026-09-22T12:22:00Z" w16du:dateUtc="2026-09-22T16:22:00Z"/>
          <w:lang w:val="es-ES_tradnl"/>
        </w:rPr>
      </w:pPr>
    </w:p>
    <w:p w14:paraId="263C7084" w14:textId="77777777" w:rsidR="00283520" w:rsidRDefault="00283520" w:rsidP="00283520">
      <w:pPr>
        <w:rPr>
          <w:del w:id="329" w:author="NAZ, Mamoona (OLDHAM MEDICAL SERVICES)" w:date="2026-09-22T12:22:00Z" w16du:dateUtc="2026-09-22T16:22:00Z"/>
          <w:lang w:val="es-ES_tradnl"/>
        </w:rPr>
      </w:pPr>
    </w:p>
    <w:p w14:paraId="77B53AC9" w14:textId="77777777" w:rsidR="00283520" w:rsidRDefault="00283520" w:rsidP="00283520">
      <w:pPr>
        <w:rPr>
          <w:del w:id="330" w:author="NAZ, Mamoona (OLDHAM MEDICAL SERVICES)" w:date="2026-09-22T12:22:00Z" w16du:dateUtc="2026-09-22T16:22:00Z"/>
          <w:lang w:val="es-ES_tradnl"/>
        </w:rPr>
      </w:pPr>
    </w:p>
    <w:p w14:paraId="7E9D321E" w14:textId="77777777" w:rsidR="00283520" w:rsidRDefault="00283520" w:rsidP="00283520">
      <w:pPr>
        <w:rPr>
          <w:del w:id="331" w:author="NAZ, Mamoona (OLDHAM MEDICAL SERVICES)" w:date="2026-09-22T12:22:00Z" w16du:dateUtc="2026-09-22T16:22:00Z"/>
          <w:lang w:val="es-ES_tradnl"/>
        </w:rPr>
      </w:pPr>
    </w:p>
    <w:p w14:paraId="6F98A7E6" w14:textId="77777777" w:rsidR="00283520" w:rsidRDefault="00283520" w:rsidP="00283520">
      <w:pPr>
        <w:rPr>
          <w:del w:id="332" w:author="NAZ, Mamoona (OLDHAM MEDICAL SERVICES)" w:date="2026-09-22T12:22:00Z" w16du:dateUtc="2026-09-22T16:22:00Z"/>
          <w:lang w:val="es-ES_tradnl"/>
        </w:rPr>
      </w:pPr>
    </w:p>
    <w:p w14:paraId="4E6E1E43" w14:textId="77777777" w:rsidR="00283520" w:rsidRDefault="00283520" w:rsidP="00283520">
      <w:pPr>
        <w:rPr>
          <w:del w:id="333" w:author="NAZ, Mamoona (OLDHAM MEDICAL SERVICES)" w:date="2026-09-22T12:22:00Z" w16du:dateUtc="2026-09-22T16:22:00Z"/>
          <w:lang w:val="es-ES_tradnl"/>
        </w:rPr>
      </w:pPr>
    </w:p>
    <w:p w14:paraId="718BC5FB" w14:textId="77777777" w:rsidR="00283520" w:rsidRDefault="00283520" w:rsidP="00283520">
      <w:pPr>
        <w:rPr>
          <w:del w:id="334" w:author="NAZ, Mamoona (OLDHAM MEDICAL SERVICES)" w:date="2026-09-22T12:22:00Z" w16du:dateUtc="2026-09-22T16:22:00Z"/>
          <w:lang w:val="es-ES_tradnl"/>
        </w:rPr>
      </w:pPr>
    </w:p>
    <w:p w14:paraId="1A371FA1" w14:textId="77777777" w:rsidR="00283520" w:rsidRDefault="00283520" w:rsidP="00283520">
      <w:pPr>
        <w:rPr>
          <w:del w:id="335" w:author="NAZ, Mamoona (OLDHAM MEDICAL SERVICES)" w:date="2026-09-22T12:22:00Z" w16du:dateUtc="2026-09-22T16:22:00Z"/>
          <w:lang w:val="es-ES_tradnl"/>
        </w:rPr>
      </w:pPr>
    </w:p>
    <w:p w14:paraId="4FC5171D" w14:textId="77777777" w:rsidR="00283520" w:rsidRDefault="00283520" w:rsidP="00283520">
      <w:pPr>
        <w:rPr>
          <w:del w:id="336" w:author="NAZ, Mamoona (OLDHAM MEDICAL SERVICES)" w:date="2026-09-22T12:22:00Z" w16du:dateUtc="2026-09-22T16:22:00Z"/>
          <w:lang w:val="es-ES_tradnl"/>
        </w:rPr>
      </w:pPr>
    </w:p>
    <w:p w14:paraId="57149324" w14:textId="77777777" w:rsidR="00283520" w:rsidRDefault="00283520" w:rsidP="00283520">
      <w:pPr>
        <w:rPr>
          <w:del w:id="337" w:author="NAZ, Mamoona (OLDHAM MEDICAL SERVICES)" w:date="2026-09-22T12:22:00Z" w16du:dateUtc="2026-09-22T16:22:00Z"/>
          <w:lang w:val="es-ES_tradnl"/>
        </w:rPr>
      </w:pPr>
    </w:p>
    <w:p w14:paraId="4B5DC397" w14:textId="77777777" w:rsidR="00283520" w:rsidRDefault="00283520" w:rsidP="00283520">
      <w:pPr>
        <w:rPr>
          <w:del w:id="338" w:author="NAZ, Mamoona (OLDHAM MEDICAL SERVICES)" w:date="2026-09-22T12:22:00Z" w16du:dateUtc="2026-09-22T16:22:00Z"/>
          <w:lang w:val="es-ES_tradnl"/>
        </w:rPr>
      </w:pPr>
    </w:p>
    <w:p w14:paraId="672546D4" w14:textId="77777777" w:rsidR="00283520" w:rsidRPr="00283520" w:rsidRDefault="00283520" w:rsidP="00283520">
      <w:pPr>
        <w:rPr>
          <w:del w:id="339" w:author="NAZ, Mamoona (OLDHAM MEDICAL SERVICES)" w:date="2026-09-22T12:22:00Z" w16du:dateUtc="2026-09-22T16:22:00Z"/>
          <w:lang w:val="es-ES_tradnl"/>
        </w:rPr>
      </w:pPr>
    </w:p>
    <w:p w14:paraId="1C1B1E17" w14:textId="77777777" w:rsidR="00283520" w:rsidRPr="006F1C2D" w:rsidRDefault="00283520" w:rsidP="006F1C2D">
      <w:pPr>
        <w:rPr>
          <w:b/>
          <w:rPrChange w:id="340" w:author="NAZ, Mamoona (OLDHAM MEDICAL SERVICES)" w:date="2026-09-22T12:22:00Z" w16du:dateUtc="2026-09-22T16:22:00Z">
            <w:rPr>
              <w:w w:val="105"/>
            </w:rPr>
          </w:rPrChange>
        </w:rPr>
        <w:pPrChange w:id="341" w:author="NAZ, Mamoona (OLDHAM MEDICAL SERVICES)" w:date="2026-09-22T12:22:00Z" w16du:dateUtc="2026-09-22T16:22:00Z">
          <w:pPr>
            <w:pStyle w:val="Heading2"/>
            <w:kinsoku w:val="0"/>
            <w:overflowPunct w:val="0"/>
            <w:spacing w:before="68"/>
          </w:pPr>
        </w:pPrChange>
      </w:pPr>
      <w:del w:id="342" w:author="NAZ, Mamoona (OLDHAM MEDICAL SERVICES)" w:date="2026-09-22T12:22:00Z" w16du:dateUtc="2026-09-22T16:22:00Z">
        <w:r>
          <w:rPr>
            <w:w w:val="105"/>
          </w:rPr>
          <w:delText>DIRECCIÓN GENERAL DE PLANIFICACIÓN Y EQUIDAD</w:delText>
        </w:r>
      </w:del>
    </w:p>
    <w:sectPr w:rsidR="00283520" w:rsidRPr="006F1C2D">
      <w:headerReference w:type="default" r:id="rId8"/>
      <w:footerReference w:type="default" r:id="rId9"/>
      <w:type w:val="nextPage"/>
      <w:pgSz w:w="11906" w:h="16838"/>
      <w:pgMar w:top="1440" w:right="1440" w:bottom="1440" w:left="1440" w:header="708" w:footer="708" w:gutter="0"/>
      <w:cols w:space="708"/>
      <w:docGrid w:linePitch="360"/>
      <w:sectPrChange w:id="346" w:author="NAZ, Mamoona (OLDHAM MEDICAL SERVICES)" w:date="2026-09-22T12:22:00Z" w16du:dateUtc="2026-09-22T16:22:00Z">
        <w:sectPr w:rsidR="00283520" w:rsidRPr="006F1C2D">
          <w:type w:val="continuous"/>
          <w:pgSz w:w="11900" w:h="16820"/>
          <w:pgMar w:top="1733" w:right="1100" w:bottom="887" w:left="1300" w:header="278" w:footer="720" w:gutter="0"/>
          <w:docGrid w:linePitch="299"/>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1D10DC" w14:textId="77777777" w:rsidR="00D608BC" w:rsidRDefault="00D608BC" w:rsidP="00AD4A8F">
      <w:r>
        <w:separator/>
      </w:r>
    </w:p>
  </w:endnote>
  <w:endnote w:type="continuationSeparator" w:id="0">
    <w:p w14:paraId="27AE55A0" w14:textId="77777777" w:rsidR="00D608BC" w:rsidRDefault="00D608BC" w:rsidP="00AD4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D0F8AF" w14:textId="77777777" w:rsidR="00E07A1A" w:rsidRDefault="00E07A1A">
    <w:pPr>
      <w:pStyle w:val="BodyTextChar"/>
      <w:pPrChange w:id="345" w:author="NAZ, Mamoona (OLDHAM MEDICAL SERVICES)" w:date="2026-09-22T12:22:00Z" w16du:dateUtc="2026-09-22T16:22: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02EBE7" w14:textId="77777777" w:rsidR="00D608BC" w:rsidRDefault="00D608BC" w:rsidP="00AD4A8F">
      <w:r>
        <w:separator/>
      </w:r>
    </w:p>
  </w:footnote>
  <w:footnote w:type="continuationSeparator" w:id="0">
    <w:p w14:paraId="55EF95BB" w14:textId="77777777" w:rsidR="00D608BC" w:rsidRDefault="00D608BC" w:rsidP="00AD4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5E217C" w14:textId="77777777" w:rsidR="00AD4A8F" w:rsidRDefault="00AD4A8F">
    <w:pPr>
      <w:pStyle w:val="Heading2Char"/>
      <w:pPrChange w:id="343" w:author="NAZ, Mamoona (OLDHAM MEDICAL SERVICES)" w:date="2026-09-22T12:22:00Z" w16du:dateUtc="2026-09-22T16:22:00Z">
        <w:pPr>
          <w:pStyle w:val="Header"/>
        </w:pPr>
      </w:pPrChange>
    </w:pPr>
    <w:del w:id="344" w:author="NAZ, Mamoona (OLDHAM MEDICAL SERVICES)" w:date="2026-09-22T12:22:00Z" w16du:dateUtc="2026-09-22T16:22:00Z">
      <w:r w:rsidRPr="00AD4A8F">
        <w:rPr>
          <w:rFonts w:ascii="Arial" w:hAnsi="Arial" w:cs="Arial"/>
          <w:noProof/>
          <w:sz w:val="20"/>
          <w:szCs w:val="20"/>
          <w:lang w:val="es-ES_tradnl"/>
        </w:rPr>
        <w:drawing>
          <wp:inline distT="0" distB="0" distL="0" distR="0" wp14:anchorId="684F6DD8" wp14:editId="4A35F160">
            <wp:extent cx="1163955" cy="612775"/>
            <wp:effectExtent l="0" t="0" r="4445" b="0"/>
            <wp:docPr id="1" name="Imagen 1" descr="Imagen que contiene cuchillo,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612775"/>
                    </a:xfrm>
                    <a:prstGeom prst="rect">
                      <a:avLst/>
                    </a:prstGeom>
                    <a:noFill/>
                    <a:ln>
                      <a:noFill/>
                    </a:ln>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8F"/>
    <w:rsid w:val="00071F0E"/>
    <w:rsid w:val="0008331C"/>
    <w:rsid w:val="001C1179"/>
    <w:rsid w:val="00254AB7"/>
    <w:rsid w:val="00283520"/>
    <w:rsid w:val="002A4D3F"/>
    <w:rsid w:val="004C5404"/>
    <w:rsid w:val="00594C68"/>
    <w:rsid w:val="005F6E47"/>
    <w:rsid w:val="00677B90"/>
    <w:rsid w:val="006F1C2D"/>
    <w:rsid w:val="0078557D"/>
    <w:rsid w:val="00796251"/>
    <w:rsid w:val="00875E83"/>
    <w:rsid w:val="009337CB"/>
    <w:rsid w:val="00A8494F"/>
    <w:rsid w:val="00AD4A8F"/>
    <w:rsid w:val="00B10023"/>
    <w:rsid w:val="00B11870"/>
    <w:rsid w:val="00B46076"/>
    <w:rsid w:val="00BC7F1E"/>
    <w:rsid w:val="00C922AA"/>
    <w:rsid w:val="00D608BC"/>
    <w:rsid w:val="00D672F6"/>
    <w:rsid w:val="00E07A1A"/>
    <w:rsid w:val="00E450D3"/>
    <w:rsid w:val="00E84FFC"/>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427B1A-575B-C148-820A-5C76B66A8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22:00Z">
        <w:pPr/>
      </w:pPrChange>
    </w:pPr>
    <w:rPr>
      <w:rFonts w:cs="Times New Roman"/>
      <w:lang w:val="en-GB"/>
      <w:rPrChange w:id="0" w:author="NAZ, Mamoona (OLDHAM MEDICAL SERVICES)" w:date="2026-09-22T12:22:00Z">
        <w:rPr>
          <w:rFonts w:asciiTheme="minorHAnsi" w:eastAsiaTheme="minorHAnsi" w:hAnsiTheme="minorHAnsi" w:cstheme="minorBidi"/>
          <w:sz w:val="24"/>
          <w:szCs w:val="24"/>
          <w:lang w:val="es-ES" w:eastAsia="en-US" w:bidi="ar-SA"/>
        </w:rPr>
      </w:rPrChange>
    </w:rPr>
  </w:style>
  <w:style w:type="paragraph" w:styleId="Heading1">
    <w:name w:val="heading 1"/>
    <w:basedOn w:val="Normal"/>
    <w:next w:val="Normal"/>
    <w:link w:val="Heading1Char"/>
    <w:uiPriority w:val="1"/>
    <w:qFormat/>
    <w:rsid w:val="00AD4A8F"/>
    <w:pPr>
      <w:autoSpaceDE w:val="0"/>
      <w:autoSpaceDN w:val="0"/>
      <w:adjustRightInd w:val="0"/>
      <w:ind w:left="2989" w:right="2853"/>
      <w:jc w:val="center"/>
      <w:outlineLvl w:val="0"/>
    </w:pPr>
    <w:rPr>
      <w:rFonts w:ascii="Arial" w:hAnsi="Arial" w:cs="Arial"/>
      <w:b/>
      <w:bCs/>
      <w:sz w:val="18"/>
      <w:szCs w:val="18"/>
      <w:lang w:val="es-ES_tradnl"/>
    </w:rPr>
  </w:style>
  <w:style w:type="paragraph" w:styleId="Heading2">
    <w:name w:val="heading 2"/>
    <w:basedOn w:val="Normal"/>
    <w:next w:val="Normal"/>
    <w:link w:val="Heading2Char"/>
    <w:uiPriority w:val="1"/>
    <w:qFormat/>
    <w:rsid w:val="00AD4A8F"/>
    <w:pPr>
      <w:autoSpaceDE w:val="0"/>
      <w:autoSpaceDN w:val="0"/>
      <w:adjustRightInd w:val="0"/>
      <w:ind w:left="533"/>
      <w:outlineLvl w:val="1"/>
    </w:pPr>
    <w:rPr>
      <w:rFonts w:ascii="Arial" w:hAnsi="Arial" w:cs="Arial"/>
      <w:sz w:val="18"/>
      <w:szCs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D4A8F"/>
    <w:rPr>
      <w:rFonts w:ascii="Arial" w:hAnsi="Arial" w:cs="Arial"/>
      <w:b/>
      <w:bCs/>
      <w:sz w:val="18"/>
      <w:szCs w:val="18"/>
      <w:lang w:val="es-ES_tradnl"/>
    </w:rPr>
  </w:style>
  <w:style w:type="character" w:customStyle="1" w:styleId="Heading2Char">
    <w:name w:val="Heading 2 Char"/>
    <w:basedOn w:val="DefaultParagraphFont"/>
    <w:link w:val="Heading2"/>
    <w:uiPriority w:val="1"/>
    <w:rsid w:val="00AD4A8F"/>
    <w:rPr>
      <w:rFonts w:ascii="Arial" w:hAnsi="Arial" w:cs="Arial"/>
      <w:sz w:val="18"/>
      <w:szCs w:val="18"/>
      <w:lang w:val="es-ES_tradnl"/>
    </w:rPr>
  </w:style>
  <w:style w:type="paragraph" w:styleId="BodyText">
    <w:name w:val="Body Text"/>
    <w:basedOn w:val="Normal"/>
    <w:link w:val="BodyTextChar"/>
    <w:uiPriority w:val="1"/>
    <w:qFormat/>
    <w:rsid w:val="00AD4A8F"/>
    <w:pPr>
      <w:autoSpaceDE w:val="0"/>
      <w:autoSpaceDN w:val="0"/>
      <w:adjustRightInd w:val="0"/>
    </w:pPr>
    <w:rPr>
      <w:rFonts w:ascii="Arial" w:hAnsi="Arial" w:cs="Arial"/>
      <w:sz w:val="17"/>
      <w:szCs w:val="17"/>
      <w:lang w:val="es-ES_tradnl"/>
    </w:rPr>
  </w:style>
  <w:style w:type="character" w:customStyle="1" w:styleId="BodyTextChar">
    <w:name w:val="Body Text Char"/>
    <w:basedOn w:val="DefaultParagraphFont"/>
    <w:link w:val="BodyText"/>
    <w:uiPriority w:val="1"/>
    <w:rsid w:val="00AD4A8F"/>
    <w:rPr>
      <w:rFonts w:ascii="Arial" w:hAnsi="Arial" w:cs="Arial"/>
      <w:sz w:val="17"/>
      <w:szCs w:val="17"/>
      <w:lang w:val="es-ES_tradnl"/>
    </w:rPr>
  </w:style>
  <w:style w:type="paragraph" w:customStyle="1" w:styleId="TableParagraph">
    <w:name w:val="Table Paragraph"/>
    <w:basedOn w:val="Normal"/>
    <w:uiPriority w:val="1"/>
    <w:qFormat/>
    <w:rsid w:val="00AD4A8F"/>
    <w:pPr>
      <w:autoSpaceDE w:val="0"/>
      <w:autoSpaceDN w:val="0"/>
      <w:adjustRightInd w:val="0"/>
    </w:pPr>
    <w:rPr>
      <w:rFonts w:ascii="Arial" w:hAnsi="Arial" w:cs="Arial"/>
      <w:lang w:val="es-ES_tradnl"/>
    </w:rPr>
  </w:style>
  <w:style w:type="paragraph" w:styleId="Header">
    <w:name w:val="header"/>
    <w:basedOn w:val="Normal"/>
    <w:link w:val="HeaderChar"/>
    <w:uiPriority w:val="99"/>
    <w:unhideWhenUsed/>
    <w:rsid w:val="00AD4A8F"/>
    <w:pPr>
      <w:tabs>
        <w:tab w:val="center" w:pos="4252"/>
        <w:tab w:val="right" w:pos="8504"/>
      </w:tabs>
    </w:pPr>
  </w:style>
  <w:style w:type="character" w:customStyle="1" w:styleId="HeaderChar">
    <w:name w:val="Header Char"/>
    <w:basedOn w:val="DefaultParagraphFont"/>
    <w:link w:val="Header"/>
    <w:uiPriority w:val="99"/>
    <w:rsid w:val="00AD4A8F"/>
  </w:style>
  <w:style w:type="paragraph" w:styleId="Footer">
    <w:name w:val="footer"/>
    <w:basedOn w:val="Normal"/>
    <w:link w:val="FooterChar"/>
    <w:uiPriority w:val="99"/>
    <w:unhideWhenUsed/>
    <w:rsid w:val="00AD4A8F"/>
    <w:pPr>
      <w:tabs>
        <w:tab w:val="center" w:pos="4252"/>
        <w:tab w:val="right" w:pos="8504"/>
      </w:tabs>
    </w:pPr>
  </w:style>
  <w:style w:type="character" w:customStyle="1" w:styleId="FooterChar">
    <w:name w:val="Footer Char"/>
    <w:basedOn w:val="DefaultParagraphFont"/>
    <w:link w:val="Footer"/>
    <w:uiPriority w:val="99"/>
    <w:rsid w:val="00AD4A8F"/>
  </w:style>
  <w:style w:type="table" w:styleId="TableGrid">
    <w:name w:val="Table Grid"/>
    <w:basedOn w:val="TableNormal"/>
    <w:uiPriority w:val="39"/>
    <w:rsid w:val="00283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F1C2D"/>
    <w:pPr>
      <w:ind w:left="720"/>
      <w:contextualSpacing/>
      <w:pPrChange w:id="1" w:author="NAZ, Mamoona (OLDHAM MEDICAL SERVICES)" w:date="2026-09-22T12:22:00Z">
        <w:pPr>
          <w:ind w:left="720"/>
          <w:contextualSpacing/>
        </w:pPr>
      </w:pPrChange>
    </w:pPr>
    <w:rPr>
      <w:rPrChange w:id="1" w:author="NAZ, Mamoona (OLDHAM MEDICAL SERVICES)" w:date="2026-09-22T12:22: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Rojo">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918</Words>
  <Characters>5239</Characters>
  <Application>Microsoft Office Word</Application>
  <DocSecurity>0</DocSecurity>
  <Lines>43</Lines>
  <Paragraphs>12</Paragraphs>
  <ScaleCrop>false</ScaleCrop>
  <Company/>
  <LinksUpToDate>false</LinksUpToDate>
  <CharactersWithSpaces>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Belen Civera</dc:creator>
  <cp:keywords/>
  <dc:description/>
  <cp:lastModifiedBy>Arthur Souza Rodrigues</cp:lastModifiedBy>
  <cp:revision>1</cp:revision>
  <dcterms:created xsi:type="dcterms:W3CDTF">2020-06-09T11:59:00Z</dcterms:created>
  <dcterms:modified xsi:type="dcterms:W3CDTF">2026-09-22T16:22:00Z</dcterms:modified>
</cp:coreProperties>
</file>