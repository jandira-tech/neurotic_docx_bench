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552DD" w14:textId="77777777" w:rsidR="00ED6F2D" w:rsidRDefault="00A9032F">
      <w:ins w:id="0" w:author="Comparison" w:date="2026-09-26T14:41:00Z" w16du:dateUtc="2026-09-26T18:41:00Z">
        <w:r>
          <w:rPr>
            <w:rFonts w:ascii="Helvetica, Arial, sans-serif" w:hAnsi="Helvetica, Arial, sans-serif" w:cs="Helvetica, Arial, sans-serif"/>
          </w:rPr>
          <w:t>Helvetica Font</w:t>
        </w:r>
      </w:ins>
      <w:del w:id="1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delText>Heading 4 Style</w:delText>
        </w:r>
      </w:del>
      <w:r>
        <w:rPr>
          <w:rFonts w:ascii="Helvetica, Arial, sans-serif" w:hAnsi="Helvetica, Arial, sans-serif"/>
          <w:rPrChange w:id="2" w:author="Comparison" w:date="2026-09-26T14:41:00Z" w16du:dateUtc="2026-09-26T18:41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55394DD1" w14:textId="77777777" w:rsidR="00907617" w:rsidRDefault="00A9032F">
      <w:pPr>
        <w:rPr>
          <w:ins w:id="3" w:author="Comparison" w:date="2026-09-26T14:41:00Z" w16du:dateUtc="2026-09-26T18:41:00Z"/>
        </w:rPr>
      </w:pPr>
      <w:ins w:id="4" w:author="Comparison" w:date="2026-09-26T14:41:00Z" w16du:dateUtc="2026-09-26T18:41:00Z">
        <w:r>
          <w:rPr>
            <w:rFonts w:ascii="Helvetica, Arial, sans-serif" w:hAnsi="Helvetica, Arial, sans-serif" w:cs="Helvetica, Arial, sans-serif"/>
          </w:rPr>
          <w:t>This document demonstrates the Helvetica font family.</w:t>
        </w:r>
      </w:ins>
    </w:p>
    <w:p w14:paraId="1CE8D48F" w14:textId="77777777" w:rsidR="00ED6F2D" w:rsidRDefault="00A9032F">
      <w:pPr>
        <w:spacing w:before="280" w:after="80" w:line="240" w:lineRule="auto"/>
        <w:rPr>
          <w:del w:id="5" w:author="Comparison" w:date="2026-09-26T14:41:00Z" w16du:dateUtc="2026-09-26T18:41:00Z"/>
        </w:rPr>
      </w:pPr>
      <w:ins w:id="6" w:author="Comparison" w:date="2026-09-26T14:41:00Z" w16du:dateUtc="2026-09-26T18:41:00Z">
        <w:r>
          <w:rPr>
            <w:rFonts w:ascii="Helvetica, Arial, sans-serif" w:hAnsi="Helvetica, Arial, sans-serif" w:cs="Helvetica, Arial, sans-serif"/>
          </w:rPr>
          <w:t>Helvetica is a classic Swiss sans-serif typeface.</w:t>
        </w:r>
      </w:ins>
      <w:del w:id="7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delText>Demonstrating Heading 4 paragraph style.</w:delText>
        </w:r>
      </w:del>
    </w:p>
    <w:p w14:paraId="2B2F378F" w14:textId="77777777" w:rsidR="00ED6F2D" w:rsidRDefault="00A9032F">
      <w:pPr>
        <w:pPrChange w:id="8" w:author="Comparison" w:date="2026-09-26T14:41:00Z" w16du:dateUtc="2026-09-26T18:41:00Z">
          <w:pPr>
            <w:spacing w:before="280" w:after="80" w:line="240" w:lineRule="auto"/>
          </w:pPr>
        </w:pPrChange>
      </w:pPr>
      <w:del w:id="9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delText>Small Section Header</w:delText>
        </w:r>
      </w:del>
    </w:p>
    <w:sectPr w:rsidR="00ED6F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F2D"/>
    <w:rsid w:val="005017B3"/>
    <w:rsid w:val="00907617"/>
    <w:rsid w:val="00A9032F"/>
    <w:rsid w:val="00DD74A0"/>
    <w:rsid w:val="00E23761"/>
    <w:rsid w:val="00ED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2026-09-26T18:41:00Z</dcterms:modified>
</cp:coreProperties>
</file>