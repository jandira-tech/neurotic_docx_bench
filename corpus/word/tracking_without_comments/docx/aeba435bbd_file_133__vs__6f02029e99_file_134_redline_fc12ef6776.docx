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427E4" w14:textId="77777777" w:rsidR="00D54BA0" w:rsidRDefault="00D54BA0">
      <w:pPr>
        <w:pStyle w:val="Title"/>
        <w:pPrChange w:id="27" w:author="Arthur Souza Rodrigues" w:date="2026-09-26T14:53:00Z" w16du:dateUtc="2026-09-26T18:53:00Z">
          <w:pPr/>
        </w:pPrChange>
      </w:pPr>
      <w:r>
        <w:t>file_</w:t>
      </w:r>
      <w:ins w:id="28" w:author="Arthur Souza Rodrigues" w:date="2026-09-26T14:53:00Z" w16du:dateUtc="2026-09-26T18:53:00Z">
        <w:r w:rsidR="00F00852">
          <w:t>134</w:t>
        </w:r>
      </w:ins>
      <w:del w:id="29" w:author="Arthur Souza Rodrigues" w:date="2026-09-26T14:53:00Z" w16du:dateUtc="2026-09-26T18:53:00Z">
        <w:r>
          <w:delText>133</w:delText>
        </w:r>
      </w:del>
      <w:r>
        <w:t>.docx</w:t>
      </w:r>
    </w:p>
    <w:p w14:paraId="20D88F49" w14:textId="360FFC19" w:rsidR="00047CC0" w:rsidRDefault="005933DC">
      <w:pPr>
        <w:pStyle w:val="Title"/>
        <w:rPr>
          <w:ins w:id="30" w:author="Arthur Souza Rodrigues" w:date="2026-09-26T14:53:00Z" w16du:dateUtc="2026-09-26T18:53:00Z"/>
        </w:rPr>
      </w:pPr>
      <w:ins w:id="31" w:author="Arthur Souza Rodrigues" w:date="2026-09-26T14:53:00Z" w16du:dateUtc="2026-09-26T18:53:00Z">
        <w:r>
          <w:t>Table Widths</w:t>
        </w:r>
      </w:ins>
    </w:p>
    <w:p w14:paraId="2EFD9533" w14:textId="77777777" w:rsidR="00047CC0" w:rsidRDefault="005933DC">
      <w:pPr>
        <w:rPr>
          <w:ins w:id="32" w:author="Arthur Souza Rodrigues" w:date="2026-09-26T14:53:00Z" w16du:dateUtc="2026-09-26T18:53:00Z"/>
        </w:rPr>
      </w:pPr>
      <w:ins w:id="33" w:author="Arthur Souza Rodrigues" w:date="2026-09-26T14:53:00Z" w16du:dateUtc="2026-09-26T18:53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5933DC">
      <w:pPr>
        <w:pStyle w:val="Heading2"/>
        <w:rPr>
          <w:ins w:id="34" w:author="Arthur Souza Rodrigues" w:date="2026-09-26T14:53:00Z" w16du:dateUtc="2026-09-26T18:53:00Z"/>
        </w:rPr>
      </w:pPr>
      <w:bookmarkStart w:id="35" w:name="_Hlk213217798"/>
      <w:ins w:id="36" w:author="Arthur Souza Rodrigues" w:date="2026-09-26T14:53:00Z" w16du:dateUtc="2026-09-26T18:53:00Z">
        <w:r>
          <w:t>Test 1 – Fixed Width Table (</w:t>
        </w:r>
        <w:r w:rsidR="00AC550D">
          <w:t>4.17in</w:t>
        </w:r>
        <w:r>
          <w:t>)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ins w:id="37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5933DC">
            <w:pPr>
              <w:rPr>
                <w:ins w:id="38" w:author="Arthur Souza Rodrigues" w:date="2026-09-26T14:53:00Z" w16du:dateUtc="2026-09-26T18:53:00Z"/>
              </w:rPr>
            </w:pPr>
            <w:ins w:id="39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5933DC">
            <w:pPr>
              <w:rPr>
                <w:ins w:id="40" w:author="Arthur Souza Rodrigues" w:date="2026-09-26T14:53:00Z" w16du:dateUtc="2026-09-26T18:53:00Z"/>
              </w:rPr>
            </w:pPr>
            <w:ins w:id="41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5933DC">
            <w:pPr>
              <w:rPr>
                <w:ins w:id="42" w:author="Arthur Souza Rodrigues" w:date="2026-09-26T14:53:00Z" w16du:dateUtc="2026-09-26T18:53:00Z"/>
              </w:rPr>
            </w:pPr>
            <w:ins w:id="43" w:author="Arthur Souza Rodrigues" w:date="2026-09-26T14:53:00Z" w16du:dateUtc="2026-09-26T18:53:00Z">
              <w:r>
                <w:t>R1C3</w:t>
              </w:r>
            </w:ins>
          </w:p>
        </w:tc>
      </w:tr>
      <w:tr w:rsidR="00047CC0" w14:paraId="5ED32325" w14:textId="77777777">
        <w:trPr>
          <w:ins w:id="44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5933DC">
            <w:pPr>
              <w:rPr>
                <w:ins w:id="45" w:author="Arthur Souza Rodrigues" w:date="2026-09-26T14:53:00Z" w16du:dateUtc="2026-09-26T18:53:00Z"/>
              </w:rPr>
            </w:pPr>
            <w:ins w:id="46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5933DC">
            <w:pPr>
              <w:rPr>
                <w:ins w:id="47" w:author="Arthur Souza Rodrigues" w:date="2026-09-26T14:53:00Z" w16du:dateUtc="2026-09-26T18:53:00Z"/>
              </w:rPr>
            </w:pPr>
            <w:ins w:id="48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5933DC">
            <w:pPr>
              <w:rPr>
                <w:ins w:id="49" w:author="Arthur Souza Rodrigues" w:date="2026-09-26T14:53:00Z" w16du:dateUtc="2026-09-26T18:53:00Z"/>
              </w:rPr>
            </w:pPr>
            <w:ins w:id="50" w:author="Arthur Souza Rodrigues" w:date="2026-09-26T14:53:00Z" w16du:dateUtc="2026-09-26T18:53:00Z">
              <w:r>
                <w:t>R2C3</w:t>
              </w:r>
            </w:ins>
          </w:p>
        </w:tc>
      </w:tr>
      <w:tr w:rsidR="00047CC0" w14:paraId="6CA17193" w14:textId="77777777">
        <w:trPr>
          <w:ins w:id="51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5933DC">
            <w:pPr>
              <w:rPr>
                <w:ins w:id="52" w:author="Arthur Souza Rodrigues" w:date="2026-09-26T14:53:00Z" w16du:dateUtc="2026-09-26T18:53:00Z"/>
              </w:rPr>
            </w:pPr>
            <w:ins w:id="53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5933DC">
            <w:pPr>
              <w:rPr>
                <w:ins w:id="54" w:author="Arthur Souza Rodrigues" w:date="2026-09-26T14:53:00Z" w16du:dateUtc="2026-09-26T18:53:00Z"/>
              </w:rPr>
            </w:pPr>
            <w:ins w:id="55" w:author="Arthur Souza Rodrigues" w:date="2026-09-26T14:53:00Z" w16du:dateUtc="2026-09-26T18:53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5933DC">
            <w:pPr>
              <w:rPr>
                <w:ins w:id="56" w:author="Arthur Souza Rodrigues" w:date="2026-09-26T14:53:00Z" w16du:dateUtc="2026-09-26T18:53:00Z"/>
              </w:rPr>
            </w:pPr>
            <w:ins w:id="57" w:author="Arthur Souza Rodrigues" w:date="2026-09-26T14:53:00Z" w16du:dateUtc="2026-09-26T18:53:00Z">
              <w:r>
                <w:t>R3C3</w:t>
              </w:r>
            </w:ins>
          </w:p>
        </w:tc>
      </w:tr>
      <w:bookmarkEnd w:id="35"/>
    </w:tbl>
    <w:p w14:paraId="088F1582" w14:textId="77777777" w:rsidR="00047CC0" w:rsidRDefault="00047CC0">
      <w:pPr>
        <w:rPr>
          <w:ins w:id="58" w:author="Arthur Souza Rodrigues" w:date="2026-09-26T14:53:00Z" w16du:dateUtc="2026-09-26T18:53:00Z"/>
        </w:rPr>
      </w:pPr>
    </w:p>
    <w:p w14:paraId="7438CE80" w14:textId="3C958BAF" w:rsidR="00047CC0" w:rsidRDefault="005933DC">
      <w:pPr>
        <w:pStyle w:val="Heading2"/>
        <w:rPr>
          <w:ins w:id="59" w:author="Arthur Souza Rodrigues" w:date="2026-09-26T14:53:00Z" w16du:dateUtc="2026-09-26T18:53:00Z"/>
        </w:rPr>
      </w:pPr>
      <w:ins w:id="60" w:author="Arthur Souza Rodrigues" w:date="2026-09-26T14:53:00Z" w16du:dateUtc="2026-09-26T18:53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61" w:author="Arthur Souza Rodrigues" w:date="2026-09-26T14:53:00Z" w16du:dateUtc="2026-09-26T18:53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5933DC">
            <w:pPr>
              <w:rPr>
                <w:ins w:id="62" w:author="Arthur Souza Rodrigues" w:date="2026-09-26T14:53:00Z" w16du:dateUtc="2026-09-26T18:53:00Z"/>
              </w:rPr>
            </w:pPr>
            <w:ins w:id="63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5933DC">
            <w:pPr>
              <w:rPr>
                <w:ins w:id="64" w:author="Arthur Souza Rodrigues" w:date="2026-09-26T14:53:00Z" w16du:dateUtc="2026-09-26T18:53:00Z"/>
              </w:rPr>
            </w:pPr>
            <w:ins w:id="65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5933DC">
            <w:pPr>
              <w:rPr>
                <w:ins w:id="66" w:author="Arthur Souza Rodrigues" w:date="2026-09-26T14:53:00Z" w16du:dateUtc="2026-09-26T18:53:00Z"/>
              </w:rPr>
            </w:pPr>
            <w:ins w:id="67" w:author="Arthur Souza Rodrigues" w:date="2026-09-26T14:53:00Z" w16du:dateUtc="2026-09-26T18:53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5933DC">
            <w:pPr>
              <w:rPr>
                <w:ins w:id="68" w:author="Arthur Souza Rodrigues" w:date="2026-09-26T14:53:00Z" w16du:dateUtc="2026-09-26T18:53:00Z"/>
              </w:rPr>
            </w:pPr>
            <w:ins w:id="69" w:author="Arthur Souza Rodrigues" w:date="2026-09-26T14:53:00Z" w16du:dateUtc="2026-09-26T18:53:00Z">
              <w:r>
                <w:t>R1C4</w:t>
              </w:r>
            </w:ins>
          </w:p>
        </w:tc>
      </w:tr>
      <w:tr w:rsidR="00047CC0" w14:paraId="00C2C792" w14:textId="77777777">
        <w:trPr>
          <w:ins w:id="70" w:author="Arthur Souza Rodrigues" w:date="2026-09-26T14:53:00Z" w16du:dateUtc="2026-09-26T18:53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5933DC">
            <w:pPr>
              <w:rPr>
                <w:ins w:id="71" w:author="Arthur Souza Rodrigues" w:date="2026-09-26T14:53:00Z" w16du:dateUtc="2026-09-26T18:53:00Z"/>
              </w:rPr>
            </w:pPr>
            <w:ins w:id="72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5933DC">
            <w:pPr>
              <w:rPr>
                <w:ins w:id="73" w:author="Arthur Souza Rodrigues" w:date="2026-09-26T14:53:00Z" w16du:dateUtc="2026-09-26T18:53:00Z"/>
              </w:rPr>
            </w:pPr>
            <w:ins w:id="74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5933DC">
            <w:pPr>
              <w:rPr>
                <w:ins w:id="75" w:author="Arthur Souza Rodrigues" w:date="2026-09-26T14:53:00Z" w16du:dateUtc="2026-09-26T18:53:00Z"/>
              </w:rPr>
            </w:pPr>
            <w:ins w:id="76" w:author="Arthur Souza Rodrigues" w:date="2026-09-26T14:53:00Z" w16du:dateUtc="2026-09-26T18:53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5933DC">
            <w:pPr>
              <w:rPr>
                <w:ins w:id="77" w:author="Arthur Souza Rodrigues" w:date="2026-09-26T14:53:00Z" w16du:dateUtc="2026-09-26T18:53:00Z"/>
              </w:rPr>
            </w:pPr>
            <w:ins w:id="78" w:author="Arthur Souza Rodrigues" w:date="2026-09-26T14:53:00Z" w16du:dateUtc="2026-09-26T18:53:00Z">
              <w:r>
                <w:t>R2C4</w:t>
              </w:r>
            </w:ins>
          </w:p>
        </w:tc>
      </w:tr>
      <w:tr w:rsidR="00047CC0" w14:paraId="387C8893" w14:textId="77777777">
        <w:trPr>
          <w:ins w:id="79" w:author="Arthur Souza Rodrigues" w:date="2026-09-26T14:53:00Z" w16du:dateUtc="2026-09-26T18:53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5933DC">
            <w:pPr>
              <w:rPr>
                <w:ins w:id="80" w:author="Arthur Souza Rodrigues" w:date="2026-09-26T14:53:00Z" w16du:dateUtc="2026-09-26T18:53:00Z"/>
              </w:rPr>
            </w:pPr>
            <w:ins w:id="81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5933DC">
            <w:pPr>
              <w:rPr>
                <w:ins w:id="82" w:author="Arthur Souza Rodrigues" w:date="2026-09-26T14:53:00Z" w16du:dateUtc="2026-09-26T18:53:00Z"/>
              </w:rPr>
            </w:pPr>
            <w:ins w:id="83" w:author="Arthur Souza Rodrigues" w:date="2026-09-26T14:53:00Z" w16du:dateUtc="2026-09-26T18:53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5933DC">
            <w:pPr>
              <w:rPr>
                <w:ins w:id="84" w:author="Arthur Souza Rodrigues" w:date="2026-09-26T14:53:00Z" w16du:dateUtc="2026-09-26T18:53:00Z"/>
              </w:rPr>
            </w:pPr>
            <w:ins w:id="85" w:author="Arthur Souza Rodrigues" w:date="2026-09-26T14:53:00Z" w16du:dateUtc="2026-09-26T18:53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5933DC">
            <w:pPr>
              <w:rPr>
                <w:ins w:id="86" w:author="Arthur Souza Rodrigues" w:date="2026-09-26T14:53:00Z" w16du:dateUtc="2026-09-26T18:53:00Z"/>
              </w:rPr>
            </w:pPr>
            <w:ins w:id="87" w:author="Arthur Souza Rodrigues" w:date="2026-09-26T14:53:00Z" w16du:dateUtc="2026-09-26T18:53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88" w:author="Arthur Souza Rodrigues" w:date="2026-09-26T14:53:00Z" w16du:dateUtc="2026-09-26T18:53:00Z"/>
        </w:rPr>
      </w:pPr>
    </w:p>
    <w:p w14:paraId="654B4D38" w14:textId="166A7FD4" w:rsidR="00047CC0" w:rsidRDefault="005933DC">
      <w:pPr>
        <w:pStyle w:val="Heading2"/>
        <w:rPr>
          <w:ins w:id="89" w:author="Arthur Souza Rodrigues" w:date="2026-09-26T14:53:00Z" w16du:dateUtc="2026-09-26T18:53:00Z"/>
        </w:rPr>
      </w:pPr>
      <w:ins w:id="90" w:author="Arthur Souza Rodrigues" w:date="2026-09-26T14:53:00Z" w16du:dateUtc="2026-09-26T18:53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91" w:author="Arthur Souza Rodrigues" w:date="2026-09-26T14:53:00Z" w16du:dateUtc="2026-09-26T18:53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5933DC">
            <w:pPr>
              <w:rPr>
                <w:ins w:id="92" w:author="Arthur Souza Rodrigues" w:date="2026-09-26T14:53:00Z" w16du:dateUtc="2026-09-26T18:53:00Z"/>
              </w:rPr>
            </w:pPr>
            <w:ins w:id="93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5933DC">
            <w:pPr>
              <w:rPr>
                <w:ins w:id="94" w:author="Arthur Souza Rodrigues" w:date="2026-09-26T14:53:00Z" w16du:dateUtc="2026-09-26T18:53:00Z"/>
              </w:rPr>
            </w:pPr>
            <w:ins w:id="95" w:author="Arthur Souza Rodrigues" w:date="2026-09-26T14:53:00Z" w16du:dateUtc="2026-09-26T18:53:00Z">
              <w:r>
                <w:t>R1C2</w:t>
              </w:r>
            </w:ins>
          </w:p>
        </w:tc>
      </w:tr>
      <w:tr w:rsidR="00047CC0" w14:paraId="00AE7FA6" w14:textId="77777777">
        <w:trPr>
          <w:ins w:id="96" w:author="Arthur Souza Rodrigues" w:date="2026-09-26T14:53:00Z" w16du:dateUtc="2026-09-26T18:53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5933DC">
            <w:pPr>
              <w:rPr>
                <w:ins w:id="97" w:author="Arthur Souza Rodrigues" w:date="2026-09-26T14:53:00Z" w16du:dateUtc="2026-09-26T18:53:00Z"/>
              </w:rPr>
            </w:pPr>
            <w:ins w:id="98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5933DC">
            <w:pPr>
              <w:rPr>
                <w:ins w:id="99" w:author="Arthur Souza Rodrigues" w:date="2026-09-26T14:53:00Z" w16du:dateUtc="2026-09-26T18:53:00Z"/>
              </w:rPr>
            </w:pPr>
            <w:ins w:id="100" w:author="Arthur Souza Rodrigues" w:date="2026-09-26T14:53:00Z" w16du:dateUtc="2026-09-26T18:53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01" w:author="Arthur Souza Rodrigues" w:date="2026-09-26T14:53:00Z" w16du:dateUtc="2026-09-26T18:53:00Z"/>
        </w:rPr>
      </w:pPr>
    </w:p>
    <w:p w14:paraId="27627F9C" w14:textId="588DD9B4" w:rsidR="00047CC0" w:rsidRDefault="005933DC">
      <w:pPr>
        <w:pStyle w:val="Heading2"/>
        <w:rPr>
          <w:ins w:id="102" w:author="Arthur Souza Rodrigues" w:date="2026-09-26T14:53:00Z" w16du:dateUtc="2026-09-26T18:53:00Z"/>
        </w:rPr>
      </w:pPr>
      <w:ins w:id="103" w:author="Arthur Souza Rodrigues" w:date="2026-09-26T14:53:00Z" w16du:dateUtc="2026-09-26T18:53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04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5933DC">
            <w:pPr>
              <w:rPr>
                <w:ins w:id="105" w:author="Arthur Souza Rodrigues" w:date="2026-09-26T14:53:00Z" w16du:dateUtc="2026-09-26T18:53:00Z"/>
              </w:rPr>
            </w:pPr>
            <w:ins w:id="106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5933DC">
            <w:pPr>
              <w:rPr>
                <w:ins w:id="107" w:author="Arthur Souza Rodrigues" w:date="2026-09-26T14:53:00Z" w16du:dateUtc="2026-09-26T18:53:00Z"/>
              </w:rPr>
            </w:pPr>
            <w:ins w:id="108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5933DC">
            <w:pPr>
              <w:rPr>
                <w:ins w:id="109" w:author="Arthur Souza Rodrigues" w:date="2026-09-26T14:53:00Z" w16du:dateUtc="2026-09-26T18:53:00Z"/>
              </w:rPr>
            </w:pPr>
            <w:ins w:id="110" w:author="Arthur Souza Rodrigues" w:date="2026-09-26T14:53:00Z" w16du:dateUtc="2026-09-26T18:53:00Z">
              <w:r>
                <w:t>R1C3</w:t>
              </w:r>
            </w:ins>
          </w:p>
        </w:tc>
      </w:tr>
      <w:tr w:rsidR="00047CC0" w14:paraId="6EBFE7FE" w14:textId="77777777">
        <w:trPr>
          <w:ins w:id="111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5933DC">
            <w:pPr>
              <w:rPr>
                <w:ins w:id="112" w:author="Arthur Souza Rodrigues" w:date="2026-09-26T14:53:00Z" w16du:dateUtc="2026-09-26T18:53:00Z"/>
              </w:rPr>
            </w:pPr>
            <w:ins w:id="113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5933DC">
            <w:pPr>
              <w:rPr>
                <w:ins w:id="114" w:author="Arthur Souza Rodrigues" w:date="2026-09-26T14:53:00Z" w16du:dateUtc="2026-09-26T18:53:00Z"/>
              </w:rPr>
            </w:pPr>
            <w:ins w:id="115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5933DC">
            <w:pPr>
              <w:rPr>
                <w:ins w:id="116" w:author="Arthur Souza Rodrigues" w:date="2026-09-26T14:53:00Z" w16du:dateUtc="2026-09-26T18:53:00Z"/>
              </w:rPr>
            </w:pPr>
            <w:ins w:id="117" w:author="Arthur Souza Rodrigues" w:date="2026-09-26T14:53:00Z" w16du:dateUtc="2026-09-26T18:53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18" w:author="Arthur Souza Rodrigues" w:date="2026-09-26T14:53:00Z" w16du:dateUtc="2026-09-26T18:53:00Z"/>
        </w:rPr>
      </w:pPr>
    </w:p>
    <w:p w14:paraId="07AB9DE4" w14:textId="0C95AD07" w:rsidR="00047CC0" w:rsidRDefault="005933DC">
      <w:pPr>
        <w:pStyle w:val="Heading2"/>
        <w:rPr>
          <w:ins w:id="119" w:author="Arthur Souza Rodrigues" w:date="2026-09-26T14:53:00Z" w16du:dateUtc="2026-09-26T18:53:00Z"/>
        </w:rPr>
      </w:pPr>
      <w:ins w:id="120" w:author="Arthur Souza Rodrigues" w:date="2026-09-26T14:53:00Z" w16du:dateUtc="2026-09-26T18:53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21" w:author="Arthur Souza Rodrigues" w:date="2026-09-26T14:53:00Z" w16du:dateUtc="2026-09-26T18:53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5933DC">
            <w:pPr>
              <w:rPr>
                <w:ins w:id="122" w:author="Arthur Souza Rodrigues" w:date="2026-09-26T14:53:00Z" w16du:dateUtc="2026-09-26T18:53:00Z"/>
              </w:rPr>
            </w:pPr>
            <w:ins w:id="123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5933DC">
            <w:pPr>
              <w:rPr>
                <w:ins w:id="124" w:author="Arthur Souza Rodrigues" w:date="2026-09-26T14:53:00Z" w16du:dateUtc="2026-09-26T18:53:00Z"/>
              </w:rPr>
            </w:pPr>
            <w:ins w:id="125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5933DC">
            <w:pPr>
              <w:rPr>
                <w:ins w:id="126" w:author="Arthur Souza Rodrigues" w:date="2026-09-26T14:53:00Z" w16du:dateUtc="2026-09-26T18:53:00Z"/>
              </w:rPr>
            </w:pPr>
            <w:ins w:id="127" w:author="Arthur Souza Rodrigues" w:date="2026-09-26T14:53:00Z" w16du:dateUtc="2026-09-26T18:53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5933DC">
            <w:pPr>
              <w:rPr>
                <w:ins w:id="128" w:author="Arthur Souza Rodrigues" w:date="2026-09-26T14:53:00Z" w16du:dateUtc="2026-09-26T18:53:00Z"/>
              </w:rPr>
            </w:pPr>
            <w:ins w:id="129" w:author="Arthur Souza Rodrigues" w:date="2026-09-26T14:53:00Z" w16du:dateUtc="2026-09-26T18:53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5933DC">
            <w:pPr>
              <w:rPr>
                <w:ins w:id="130" w:author="Arthur Souza Rodrigues" w:date="2026-09-26T14:53:00Z" w16du:dateUtc="2026-09-26T18:53:00Z"/>
              </w:rPr>
            </w:pPr>
            <w:ins w:id="131" w:author="Arthur Souza Rodrigues" w:date="2026-09-26T14:53:00Z" w16du:dateUtc="2026-09-26T18:53:00Z">
              <w:r>
                <w:t>R1C5</w:t>
              </w:r>
            </w:ins>
          </w:p>
        </w:tc>
      </w:tr>
      <w:tr w:rsidR="00047CC0" w14:paraId="09C71F12" w14:textId="77777777">
        <w:trPr>
          <w:ins w:id="132" w:author="Arthur Souza Rodrigues" w:date="2026-09-26T14:53:00Z" w16du:dateUtc="2026-09-26T18:53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5933DC">
            <w:pPr>
              <w:rPr>
                <w:ins w:id="133" w:author="Arthur Souza Rodrigues" w:date="2026-09-26T14:53:00Z" w16du:dateUtc="2026-09-26T18:53:00Z"/>
              </w:rPr>
            </w:pPr>
            <w:ins w:id="134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5933DC">
            <w:pPr>
              <w:rPr>
                <w:ins w:id="135" w:author="Arthur Souza Rodrigues" w:date="2026-09-26T14:53:00Z" w16du:dateUtc="2026-09-26T18:53:00Z"/>
              </w:rPr>
            </w:pPr>
            <w:ins w:id="136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5933DC">
            <w:pPr>
              <w:rPr>
                <w:ins w:id="137" w:author="Arthur Souza Rodrigues" w:date="2026-09-26T14:53:00Z" w16du:dateUtc="2026-09-26T18:53:00Z"/>
              </w:rPr>
            </w:pPr>
            <w:ins w:id="138" w:author="Arthur Souza Rodrigues" w:date="2026-09-26T14:53:00Z" w16du:dateUtc="2026-09-26T18:53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5933DC">
            <w:pPr>
              <w:rPr>
                <w:ins w:id="139" w:author="Arthur Souza Rodrigues" w:date="2026-09-26T14:53:00Z" w16du:dateUtc="2026-09-26T18:53:00Z"/>
              </w:rPr>
            </w:pPr>
            <w:ins w:id="140" w:author="Arthur Souza Rodrigues" w:date="2026-09-26T14:53:00Z" w16du:dateUtc="2026-09-26T18:53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5933DC">
            <w:pPr>
              <w:rPr>
                <w:ins w:id="141" w:author="Arthur Souza Rodrigues" w:date="2026-09-26T14:53:00Z" w16du:dateUtc="2026-09-26T18:53:00Z"/>
              </w:rPr>
            </w:pPr>
            <w:ins w:id="142" w:author="Arthur Souza Rodrigues" w:date="2026-09-26T14:53:00Z" w16du:dateUtc="2026-09-26T18:53:00Z">
              <w:r>
                <w:t>R2C5</w:t>
              </w:r>
            </w:ins>
          </w:p>
        </w:tc>
      </w:tr>
      <w:tr w:rsidR="00047CC0" w14:paraId="169F2512" w14:textId="77777777">
        <w:trPr>
          <w:ins w:id="143" w:author="Arthur Souza Rodrigues" w:date="2026-09-26T14:53:00Z" w16du:dateUtc="2026-09-26T18:53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5933DC">
            <w:pPr>
              <w:rPr>
                <w:ins w:id="144" w:author="Arthur Souza Rodrigues" w:date="2026-09-26T14:53:00Z" w16du:dateUtc="2026-09-26T18:53:00Z"/>
              </w:rPr>
            </w:pPr>
            <w:ins w:id="145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5933DC">
            <w:pPr>
              <w:rPr>
                <w:ins w:id="146" w:author="Arthur Souza Rodrigues" w:date="2026-09-26T14:53:00Z" w16du:dateUtc="2026-09-26T18:53:00Z"/>
              </w:rPr>
            </w:pPr>
            <w:ins w:id="147" w:author="Arthur Souza Rodrigues" w:date="2026-09-26T14:53:00Z" w16du:dateUtc="2026-09-26T18:53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5933DC">
            <w:pPr>
              <w:rPr>
                <w:ins w:id="148" w:author="Arthur Souza Rodrigues" w:date="2026-09-26T14:53:00Z" w16du:dateUtc="2026-09-26T18:53:00Z"/>
              </w:rPr>
            </w:pPr>
            <w:ins w:id="149" w:author="Arthur Souza Rodrigues" w:date="2026-09-26T14:53:00Z" w16du:dateUtc="2026-09-26T18:53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5933DC">
            <w:pPr>
              <w:rPr>
                <w:ins w:id="150" w:author="Arthur Souza Rodrigues" w:date="2026-09-26T14:53:00Z" w16du:dateUtc="2026-09-26T18:53:00Z"/>
              </w:rPr>
            </w:pPr>
            <w:ins w:id="151" w:author="Arthur Souza Rodrigues" w:date="2026-09-26T14:53:00Z" w16du:dateUtc="2026-09-26T18:53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5933DC">
            <w:pPr>
              <w:rPr>
                <w:ins w:id="152" w:author="Arthur Souza Rodrigues" w:date="2026-09-26T14:53:00Z" w16du:dateUtc="2026-09-26T18:53:00Z"/>
              </w:rPr>
            </w:pPr>
            <w:ins w:id="153" w:author="Arthur Souza Rodrigues" w:date="2026-09-26T14:53:00Z" w16du:dateUtc="2026-09-26T18:53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54" w:author="Arthur Souza Rodrigues" w:date="2026-09-26T14:53:00Z" w16du:dateUtc="2026-09-26T18:53:00Z"/>
        </w:rPr>
      </w:pPr>
    </w:p>
    <w:p w14:paraId="74BD5077" w14:textId="57C5CE15" w:rsidR="00AC550D" w:rsidRDefault="00AC550D" w:rsidP="00AC550D">
      <w:pPr>
        <w:pStyle w:val="Heading2"/>
        <w:rPr>
          <w:ins w:id="155" w:author="Arthur Souza Rodrigues" w:date="2026-09-26T14:53:00Z" w16du:dateUtc="2026-09-26T18:53:00Z"/>
        </w:rPr>
      </w:pPr>
      <w:bookmarkStart w:id="156" w:name="_Hlk213218067"/>
      <w:ins w:id="157" w:author="Arthur Souza Rodrigues" w:date="2026-09-26T14:53:00Z" w16du:dateUtc="2026-09-26T18:53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58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59" w:author="Arthur Souza Rodrigues" w:date="2026-09-26T14:53:00Z" w16du:dateUtc="2026-09-26T18:53:00Z"/>
              </w:rPr>
            </w:pPr>
            <w:ins w:id="160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61" w:author="Arthur Souza Rodrigues" w:date="2026-09-26T14:53:00Z" w16du:dateUtc="2026-09-26T18:53:00Z"/>
              </w:rPr>
            </w:pPr>
            <w:ins w:id="162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63" w:author="Arthur Souza Rodrigues" w:date="2026-09-26T14:53:00Z" w16du:dateUtc="2026-09-26T18:53:00Z"/>
              </w:rPr>
            </w:pPr>
            <w:ins w:id="164" w:author="Arthur Souza Rodrigues" w:date="2026-09-26T14:53:00Z" w16du:dateUtc="2026-09-26T18:53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65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66" w:author="Arthur Souza Rodrigues" w:date="2026-09-26T14:53:00Z" w16du:dateUtc="2026-09-26T18:53:00Z"/>
              </w:rPr>
            </w:pPr>
            <w:ins w:id="167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68" w:author="Arthur Souza Rodrigues" w:date="2026-09-26T14:53:00Z" w16du:dateUtc="2026-09-26T18:53:00Z"/>
              </w:rPr>
            </w:pPr>
            <w:ins w:id="169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70" w:author="Arthur Souza Rodrigues" w:date="2026-09-26T14:53:00Z" w16du:dateUtc="2026-09-26T18:53:00Z"/>
              </w:rPr>
            </w:pPr>
            <w:ins w:id="171" w:author="Arthur Souza Rodrigues" w:date="2026-09-26T14:53:00Z" w16du:dateUtc="2026-09-26T18:53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72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73" w:author="Arthur Souza Rodrigues" w:date="2026-09-26T14:53:00Z" w16du:dateUtc="2026-09-26T18:53:00Z"/>
              </w:rPr>
            </w:pPr>
            <w:ins w:id="174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75" w:author="Arthur Souza Rodrigues" w:date="2026-09-26T14:53:00Z" w16du:dateUtc="2026-09-26T18:53:00Z"/>
              </w:rPr>
            </w:pPr>
            <w:ins w:id="176" w:author="Arthur Souza Rodrigues" w:date="2026-09-26T14:53:00Z" w16du:dateUtc="2026-09-26T18:53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77" w:author="Arthur Souza Rodrigues" w:date="2026-09-26T14:53:00Z" w16du:dateUtc="2026-09-26T18:53:00Z"/>
              </w:rPr>
            </w:pPr>
            <w:ins w:id="178" w:author="Arthur Souza Rodrigues" w:date="2026-09-26T14:53:00Z" w16du:dateUtc="2026-09-26T18:53:00Z">
              <w:r>
                <w:t>R3C3</w:t>
              </w:r>
            </w:ins>
          </w:p>
        </w:tc>
      </w:tr>
      <w:bookmarkEnd w:id="156"/>
    </w:tbl>
    <w:p w14:paraId="773E0A6F" w14:textId="1E6088F1" w:rsidR="008D6B1C" w:rsidRDefault="008D6B1C">
      <w:pPr>
        <w:rPr>
          <w:ins w:id="179" w:author="Arthur Souza Rodrigues" w:date="2026-09-26T14:53:00Z" w16du:dateUtc="2026-09-26T18:53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80" w:author="Arthur Souza Rodrigues" w:date="2026-09-26T14:53:00Z" w16du:dateUtc="2026-09-26T18:53:00Z"/>
        </w:rPr>
      </w:pPr>
      <w:ins w:id="181" w:author="Arthur Souza Rodrigues" w:date="2026-09-26T14:53:00Z" w16du:dateUtc="2026-09-26T18:53:00Z">
        <w:r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82" w:author="Arthur Souza Rodrigues" w:date="2026-09-26T14:53:00Z" w16du:dateUtc="2026-09-26T18:53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83" w:author="Arthur Souza Rodrigues" w:date="2026-09-26T14:53:00Z" w16du:dateUtc="2026-09-26T18:53:00Z"/>
              </w:rPr>
            </w:pPr>
            <w:ins w:id="184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85" w:author="Arthur Souza Rodrigues" w:date="2026-09-26T14:53:00Z" w16du:dateUtc="2026-09-26T18:53:00Z"/>
              </w:rPr>
            </w:pPr>
            <w:ins w:id="186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187" w:author="Arthur Souza Rodrigues" w:date="2026-09-26T14:53:00Z" w16du:dateUtc="2026-09-26T18:53:00Z"/>
              </w:rPr>
            </w:pPr>
            <w:ins w:id="188" w:author="Arthur Souza Rodrigues" w:date="2026-09-26T14:53:00Z" w16du:dateUtc="2026-09-26T18:53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189" w:author="Arthur Souza Rodrigues" w:date="2026-09-26T14:53:00Z" w16du:dateUtc="2026-09-26T18:53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190" w:author="Arthur Souza Rodrigues" w:date="2026-09-26T14:53:00Z" w16du:dateUtc="2026-09-26T18:53:00Z"/>
              </w:rPr>
            </w:pPr>
            <w:ins w:id="191" w:author="Arthur Souza Rodrigues" w:date="2026-09-26T14:53:00Z" w16du:dateUtc="2026-09-26T18:53:00Z">
              <w:r>
                <w:lastRenderedPageBreak/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192" w:author="Arthur Souza Rodrigues" w:date="2026-09-26T14:53:00Z" w16du:dateUtc="2026-09-26T18:53:00Z"/>
              </w:rPr>
            </w:pPr>
            <w:ins w:id="193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194" w:author="Arthur Souza Rodrigues" w:date="2026-09-26T14:53:00Z" w16du:dateUtc="2026-09-26T18:53:00Z"/>
              </w:rPr>
            </w:pPr>
            <w:ins w:id="195" w:author="Arthur Souza Rodrigues" w:date="2026-09-26T14:53:00Z" w16du:dateUtc="2026-09-26T18:53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196" w:author="Arthur Souza Rodrigues" w:date="2026-09-26T14:53:00Z" w16du:dateUtc="2026-09-26T18:53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197" w:author="Arthur Souza Rodrigues" w:date="2026-09-26T14:53:00Z" w16du:dateUtc="2026-09-26T18:53:00Z"/>
              </w:rPr>
            </w:pPr>
            <w:ins w:id="198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199" w:author="Arthur Souza Rodrigues" w:date="2026-09-26T14:53:00Z" w16du:dateUtc="2026-09-26T18:53:00Z"/>
              </w:rPr>
            </w:pPr>
            <w:ins w:id="200" w:author="Arthur Souza Rodrigues" w:date="2026-09-26T14:53:00Z" w16du:dateUtc="2026-09-26T18:53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01" w:author="Arthur Souza Rodrigues" w:date="2026-09-26T14:53:00Z" w16du:dateUtc="2026-09-26T18:53:00Z"/>
              </w:rPr>
            </w:pPr>
            <w:ins w:id="202" w:author="Arthur Souza Rodrigues" w:date="2026-09-26T14:53:00Z" w16du:dateUtc="2026-09-26T18:53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03" w:author="Arthur Souza Rodrigues" w:date="2026-09-26T14:53:00Z" w16du:dateUtc="2026-09-26T18:53:00Z"/>
        </w:rPr>
      </w:pPr>
    </w:p>
    <w:p w14:paraId="1078926F" w14:textId="72AB6EF1" w:rsidR="00EE13FA" w:rsidRDefault="00EE13FA" w:rsidP="00EE13FA">
      <w:pPr>
        <w:pStyle w:val="Heading2"/>
        <w:rPr>
          <w:ins w:id="204" w:author="Arthur Souza Rodrigues" w:date="2026-09-26T14:53:00Z" w16du:dateUtc="2026-09-26T18:53:00Z"/>
        </w:rPr>
      </w:pPr>
      <w:ins w:id="205" w:author="Arthur Souza Rodrigues" w:date="2026-09-26T14:53:00Z" w16du:dateUtc="2026-09-26T18:53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06" w:author="Arthur Souza Rodrigues" w:date="2026-09-26T14:53:00Z" w16du:dateUtc="2026-09-26T18:53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07" w:author="Arthur Souza Rodrigues" w:date="2026-09-26T14:53:00Z" w16du:dateUtc="2026-09-26T18:53:00Z"/>
              </w:rPr>
            </w:pPr>
            <w:ins w:id="208" w:author="Arthur Souza Rodrigues" w:date="2026-09-26T14:53:00Z" w16du:dateUtc="2026-09-26T18:53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09" w:author="Arthur Souza Rodrigues" w:date="2026-09-26T14:53:00Z" w16du:dateUtc="2026-09-26T18:53:00Z"/>
              </w:rPr>
            </w:pPr>
            <w:ins w:id="210" w:author="Arthur Souza Rodrigues" w:date="2026-09-26T14:53:00Z" w16du:dateUtc="2026-09-26T18:53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11" w:author="Arthur Souza Rodrigues" w:date="2026-09-26T14:53:00Z" w16du:dateUtc="2026-09-26T18:53:00Z"/>
              </w:rPr>
            </w:pPr>
            <w:ins w:id="212" w:author="Arthur Souza Rodrigues" w:date="2026-09-26T14:53:00Z" w16du:dateUtc="2026-09-26T18:53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13" w:author="Arthur Souza Rodrigues" w:date="2026-09-26T14:53:00Z" w16du:dateUtc="2026-09-26T18:53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14" w:author="Arthur Souza Rodrigues" w:date="2026-09-26T14:53:00Z" w16du:dateUtc="2026-09-26T18:53:00Z"/>
              </w:rPr>
            </w:pPr>
            <w:ins w:id="215" w:author="Arthur Souza Rodrigues" w:date="2026-09-26T14:53:00Z" w16du:dateUtc="2026-09-26T18:53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16" w:author="Arthur Souza Rodrigues" w:date="2026-09-26T14:53:00Z" w16du:dateUtc="2026-09-26T18:53:00Z"/>
              </w:rPr>
            </w:pPr>
            <w:ins w:id="217" w:author="Arthur Souza Rodrigues" w:date="2026-09-26T14:53:00Z" w16du:dateUtc="2026-09-26T18:53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18" w:author="Arthur Souza Rodrigues" w:date="2026-09-26T14:53:00Z" w16du:dateUtc="2026-09-26T18:53:00Z"/>
              </w:rPr>
            </w:pPr>
            <w:ins w:id="219" w:author="Arthur Souza Rodrigues" w:date="2026-09-26T14:53:00Z" w16du:dateUtc="2026-09-26T18:53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20" w:author="Arthur Souza Rodrigues" w:date="2026-09-26T14:53:00Z" w16du:dateUtc="2026-09-26T18:53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21" w:author="Arthur Souza Rodrigues" w:date="2026-09-26T14:53:00Z" w16du:dateUtc="2026-09-26T18:53:00Z"/>
              </w:rPr>
            </w:pPr>
            <w:ins w:id="222" w:author="Arthur Souza Rodrigues" w:date="2026-09-26T14:53:00Z" w16du:dateUtc="2026-09-26T18:53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23" w:author="Arthur Souza Rodrigues" w:date="2026-09-26T14:53:00Z" w16du:dateUtc="2026-09-26T18:53:00Z"/>
              </w:rPr>
            </w:pPr>
            <w:ins w:id="224" w:author="Arthur Souza Rodrigues" w:date="2026-09-26T14:53:00Z" w16du:dateUtc="2026-09-26T18:53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25" w:author="Arthur Souza Rodrigues" w:date="2026-09-26T14:53:00Z" w16du:dateUtc="2026-09-26T18:53:00Z"/>
              </w:rPr>
            </w:pPr>
            <w:ins w:id="226" w:author="Arthur Souza Rodrigues" w:date="2026-09-26T14:53:00Z" w16du:dateUtc="2026-09-26T18:53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27" w:author="Arthur Souza Rodrigues" w:date="2026-09-26T14:53:00Z" w16du:dateUtc="2026-09-26T18:53:00Z"/>
        </w:rPr>
      </w:pPr>
    </w:p>
    <w:p w14:paraId="3AA7A1E4" w14:textId="519957A5" w:rsidR="007667EF" w:rsidRDefault="005933DC">
      <w:pPr>
        <w:rPr>
          <w:del w:id="228" w:author="Arthur Souza Rodrigues" w:date="2026-09-26T14:53:00Z" w16du:dateUtc="2026-09-26T18:53:00Z"/>
        </w:rPr>
      </w:pPr>
      <w:del w:id="229" w:author="Arthur Souza Rodrigues" w:date="2026-09-26T14:53:00Z" w16du:dateUtc="2026-09-26T18:53:00Z">
        <w:r>
          <w:delText>Project Plan</w:delText>
        </w:r>
      </w:del>
    </w:p>
    <w:p w14:paraId="4BFA7E98" w14:textId="77777777" w:rsidR="007667EF" w:rsidRDefault="005933DC">
      <w:pPr>
        <w:rPr>
          <w:del w:id="230" w:author="Arthur Souza Rodrigues" w:date="2026-09-26T14:53:00Z" w16du:dateUtc="2026-09-26T18:53:00Z"/>
        </w:rPr>
      </w:pPr>
      <w:del w:id="231" w:author="Arthur Souza Rodrigues" w:date="2026-09-26T14:53:00Z" w16du:dateUtc="2026-09-26T18:53:00Z">
        <w:r>
          <w:delText>Date: February 1, 2026</w:delText>
        </w:r>
      </w:del>
    </w:p>
    <w:p w14:paraId="63D77418" w14:textId="77777777" w:rsidR="007667EF" w:rsidRDefault="005933DC">
      <w:pPr>
        <w:rPr>
          <w:del w:id="232" w:author="Arthur Souza Rodrigues" w:date="2026-09-26T14:53:00Z" w16du:dateUtc="2026-09-26T18:53:00Z"/>
        </w:rPr>
      </w:pPr>
      <w:del w:id="233" w:author="Arthur Souza Rodrigues" w:date="2026-09-26T14:53:00Z" w16du:dateUtc="2026-09-26T18:53:00Z">
        <w:r>
          <w:delText>Phase 1: Researc</w:delText>
        </w:r>
        <w:r>
          <w:delText xml:space="preserve"> and Analysis</w:delText>
        </w:r>
        <w:r>
          <w:delText>h</w:delText>
        </w:r>
      </w:del>
    </w:p>
    <w:p w14:paraId="5B8DA59E" w14:textId="77777777" w:rsidR="007667EF" w:rsidRDefault="005933DC">
      <w:pPr>
        <w:rPr>
          <w:del w:id="234" w:author="Arthur Souza Rodrigues" w:date="2026-09-26T14:53:00Z" w16du:dateUtc="2026-09-26T18:53:00Z"/>
        </w:rPr>
      </w:pPr>
      <w:del w:id="235" w:author="Arthur Souza Rodrigues" w:date="2026-09-26T14:53:00Z" w16du:dateUtc="2026-09-26T18:53:00Z">
        <w:r>
          <w:delText>Phase 2: Development</w:delText>
        </w:r>
      </w:del>
    </w:p>
    <w:p w14:paraId="641783A0" w14:textId="77777777" w:rsidR="007667EF" w:rsidRDefault="005933DC">
      <w:pPr>
        <w:rPr>
          <w:del w:id="236" w:author="Arthur Souza Rodrigues" w:date="2026-09-26T14:53:00Z" w16du:dateUtc="2026-09-26T18:53:00Z"/>
        </w:rPr>
      </w:pPr>
      <w:del w:id="237" w:author="Arthur Souza Rodrigues" w:date="2026-09-26T14:53:00Z" w16du:dateUtc="2026-09-26T18:53:00Z">
        <w:r>
          <w:delText>Phase 3: Testing</w:delText>
        </w:r>
      </w:del>
    </w:p>
    <w:p w14:paraId="75217A2C" w14:textId="77777777" w:rsidR="007667EF" w:rsidRDefault="005933DC">
      <w:pPr>
        <w:rPr>
          <w:del w:id="238" w:author="Arthur Souza Rodrigues" w:date="2026-09-26T14:53:00Z" w16du:dateUtc="2026-09-26T18:53:00Z"/>
        </w:rPr>
      </w:pPr>
      <w:del w:id="239" w:author="Arthur Souza Rodrigues" w:date="2026-09-26T14:53:00Z" w16du:dateUtc="2026-09-26T18:53:00Z">
        <w:r>
          <w:delText>Phase 4: Deployment</w:delText>
        </w:r>
      </w:del>
    </w:p>
    <w:p w14:paraId="2058DD27" w14:textId="77777777" w:rsidR="007667EF" w:rsidRDefault="005933DC">
      <w:pPr>
        <w:pPrChange w:id="240" w:author="Arthur Souza Rodrigues" w:date="2026-09-26T14:53:00Z" w16du:dateUtc="2026-09-26T18:53:00Z">
          <w:pPr>
            <w:jc w:val="center"/>
          </w:pPr>
        </w:pPrChange>
      </w:pPr>
      <w:del w:id="241" w:author="Arthur Souza Rodrigues" w:date="2026-09-26T14:53:00Z" w16du:dateUtc="2026-09-26T18:53:00Z">
        <w:r>
          <w:delText>Deadline: March 31, 2026</w:delText>
        </w:r>
      </w:del>
    </w:p>
    <w:sectPr w:rsidR="007667EF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Arthur Souza Rodrigues" w:date="2026-09-26T14:53:00Z" w16du:dateUtc="2026-09-26T18:53:00Z">
        <w:sectPr w:rsidR="007667EF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7EF"/>
    <w:rsid w:val="00034616"/>
    <w:rsid w:val="00047CC0"/>
    <w:rsid w:val="0006063C"/>
    <w:rsid w:val="000A3167"/>
    <w:rsid w:val="0015074B"/>
    <w:rsid w:val="0029639D"/>
    <w:rsid w:val="002F5B90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6F25D9"/>
    <w:rsid w:val="007667EF"/>
    <w:rsid w:val="00777879"/>
    <w:rsid w:val="007E5944"/>
    <w:rsid w:val="00842C59"/>
    <w:rsid w:val="008D6B1C"/>
    <w:rsid w:val="00AA1D8D"/>
    <w:rsid w:val="00AC550D"/>
    <w:rsid w:val="00B2156B"/>
    <w:rsid w:val="00B47730"/>
    <w:rsid w:val="00CB0664"/>
    <w:rsid w:val="00D53FE7"/>
    <w:rsid w:val="00D54BA0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EBDE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C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9-26T14:5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9-26T14:5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9-26T14:5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9-26T14:5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9-26T14:5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9-26T14:5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9-26T14:5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9-26T14:5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9-26T14:5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9-26T14:5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5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5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5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C5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C59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59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59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59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59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5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5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9-26T14:5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42C59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9-26T14:5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42C59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9-26T14:53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842C5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2C5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5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2C5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9-26T14:5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9-26T14:5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42C59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9-26T14:5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42C59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9-26T14:5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9-26T14:5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42C59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9-26T14:5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9-26T14:5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9-26T14:5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9-26T14:5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9-26T14:5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9-26T14:5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9-26T14:5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9-26T14:5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9-26T14:5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9-26T14:5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9-26T14:5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9-26T14:5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9-26T14:5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842C5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42C5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9-26T14:5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9-26T14:5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42C59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9-26T14:5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9-26T14:5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42C59"/>
    <w:rPr>
      <w:b/>
      <w:bCs/>
    </w:rPr>
  </w:style>
  <w:style w:type="character" w:styleId="Emphasis">
    <w:name w:val="Emphasis"/>
    <w:basedOn w:val="DefaultParagraphFont"/>
    <w:uiPriority w:val="20"/>
    <w:qFormat/>
    <w:rsid w:val="00842C5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9-26T14:5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9-26T14:5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59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842C5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42C5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842C5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42C5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42C5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2C59"/>
    <w:pPr>
      <w:outlineLvl w:val="9"/>
    </w:pPr>
  </w:style>
  <w:style w:type="table" w:styleId="TableGrid">
    <w:name w:val="Table Grid"/>
    <w:basedOn w:val="TableNormal"/>
    <w:uiPriority w:val="5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42C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42C5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42C5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B08242-2079-AB44-BA88-B9781F8BE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2026-09-26T18:53:00Z</dcterms:modified>
</cp:coreProperties>
</file>