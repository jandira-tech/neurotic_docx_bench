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8B6AC" w14:textId="77777777" w:rsidR="00EF7DC2" w:rsidRDefault="00FC7E27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3BB4A54C" w14:textId="77777777" w:rsidR="00EF7DC2" w:rsidRDefault="00FC7E27">
      <w:pPr>
        <w:spacing w:line="240" w:lineRule="auto"/>
      </w:pPr>
      <w:ins w:id="0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This document demonstrates the</w:t>
        </w:r>
      </w:ins>
      <w:del w:id="1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Demonstrating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paragraph style.</w:t>
      </w:r>
    </w:p>
    <w:p w14:paraId="1C363306" w14:textId="77777777" w:rsidR="00EF7DC2" w:rsidRDefault="00FC7E27">
      <w:pPr>
        <w:spacing w:line="240" w:lineRule="auto"/>
      </w:pPr>
      <w:ins w:id="2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Title style creates a visually prominent document heading.</w:t>
        </w:r>
      </w:ins>
      <w:del w:id="3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Document Title</w:delText>
        </w:r>
      </w:del>
    </w:p>
    <w:sectPr w:rsidR="00EF7D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DC2"/>
    <w:rsid w:val="000257B4"/>
    <w:rsid w:val="00241137"/>
    <w:rsid w:val="005017B3"/>
    <w:rsid w:val="00D403ED"/>
    <w:rsid w:val="00EF7DC2"/>
    <w:rsid w:val="00FC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BCAE7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2026-09-26T18:45:00Z</dcterms:modified>
</cp:coreProperties>
</file>