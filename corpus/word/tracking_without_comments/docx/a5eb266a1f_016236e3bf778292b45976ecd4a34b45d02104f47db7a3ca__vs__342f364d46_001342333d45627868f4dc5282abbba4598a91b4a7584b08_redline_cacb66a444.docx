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B84AF" w14:textId="77777777" w:rsidR="004B4131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3:03:00Z" w16du:dateUtc="2026-09-22T17:03:00Z"/>
          <w:rFonts w:cstheme="minorHAnsi"/>
          <w:b/>
          <w:smallCaps/>
          <w:sz w:val="32"/>
          <w:szCs w:val="32"/>
        </w:rPr>
      </w:pPr>
      <w:ins w:id="11" w:author="Pribil-Kövesdy Döníz" w:date="2026-09-22T13:03:00Z" w16du:dateUtc="2026-09-22T17:0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22E0697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3:03:00Z" w16du:dateUtc="2026-09-22T17:03:00Z"/>
          <w:sz w:val="28"/>
          <w:szCs w:val="28"/>
        </w:rPr>
      </w:pPr>
      <w:ins w:id="13" w:author="Pribil-Kövesdy Döníz" w:date="2026-09-22T13:03:00Z" w16du:dateUtc="2026-09-22T17:0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Pribil-Kövesdy Döníz" w:date="2026-09-22T13:03:00Z" w16du:dateUtc="2026-09-22T17:03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15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1A60DB" w:rsidRPr="001A60DB" w14:paraId="359409C6" w14:textId="77777777" w:rsidTr="00AD06DF">
        <w:trPr>
          <w:trPrChange w:id="16" w:author="Pribil-Kövesdy Döníz" w:date="2026-09-22T13:03:00Z" w16du:dateUtc="2026-09-22T17:03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17" w:author="Pribil-Kövesdy Döníz" w:date="2026-09-22T13:03:00Z" w16du:dateUtc="2026-09-22T17:03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09D7E382" w14:textId="77777777" w:rsidR="001A60DB" w:rsidRDefault="00854C26" w:rsidP="00B30E47">
            <w:pPr>
              <w:rPr>
                <w:rPrChange w:id="18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19" w:author="Pribil-Kövesdy Döníz" w:date="2026-09-22T13:03:00Z" w16du:dateUtc="2026-09-22T17:03:00Z">
              <w:r>
                <w:t>Név</w:t>
              </w:r>
            </w:ins>
            <w:del w:id="20" w:author="Pribil-Kövesdy Döníz" w:date="2026-09-22T13:03:00Z" w16du:dateUtc="2026-09-22T17:03:00Z">
              <w:r w:rsidR="001A60DB" w:rsidRPr="001A60D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11340" w:type="dxa"/>
            <w:tcPrChange w:id="21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A3F9DC3" w14:textId="77777777" w:rsidR="001A60DB" w:rsidRDefault="001A60DB" w:rsidP="00B30E47">
            <w:pPr>
              <w:rPr>
                <w:rPrChange w:id="22" w:author="Pribil-Kövesdy Döníz" w:date="2026-09-22T13:03:00Z" w16du:dateUtc="2026-09-22T17:03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</w:pPr>
          </w:p>
        </w:tc>
      </w:tr>
      <w:tr w:rsidR="001A60DB" w:rsidRPr="001A60DB" w14:paraId="58A2E29F" w14:textId="56EEAA0B" w:rsidTr="00AD06DF">
        <w:trPr>
          <w:trPrChange w:id="23" w:author="Pribil-Kövesdy Döníz" w:date="2026-09-22T13:03:00Z" w16du:dateUtc="2026-09-22T17:03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24" w:author="Pribil-Kövesdy Döníz" w:date="2026-09-22T13:03:00Z" w16du:dateUtc="2026-09-22T17:03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0B47B2CC" w14:textId="77777777" w:rsidR="001A60DB" w:rsidRDefault="00F520F7" w:rsidP="00F520F7">
            <w:pPr>
              <w:rPr>
                <w:rPrChange w:id="25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6" w:author="Pribil-Kövesdy Döníz" w:date="2026-09-22T13:03:00Z" w16du:dateUtc="2026-09-22T17:03:00Z">
                <w:pPr>
                  <w:jc w:val="center"/>
                </w:pPr>
              </w:pPrChange>
            </w:pPr>
            <w:ins w:id="27" w:author="Pribil-Kövesdy Döníz" w:date="2026-09-22T13:03:00Z" w16du:dateUtc="2026-09-22T17:03:00Z">
              <w:r>
                <w:t>B</w:t>
              </w:r>
              <w:r w:rsidR="00854C26">
                <w:t>eosztás</w:t>
              </w:r>
            </w:ins>
            <w:del w:id="28" w:author="Pribil-Kövesdy Döníz" w:date="2026-09-22T13:03:00Z" w16du:dateUtc="2026-09-22T17:03:00Z">
              <w:r w:rsidR="001A60DB"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29" w:author="Pribil-Kövesdy Döníz" w:date="2026-09-22T13:03:00Z" w16du:dateUtc="2026-09-22T17:03:00Z">
              <w:tcPr>
                <w:tcW w:w="11340" w:type="dxa"/>
                <w:gridSpan w:val="2"/>
              </w:tcPr>
            </w:tcPrChange>
          </w:tcPr>
          <w:p w14:paraId="2711CA2B" w14:textId="77777777" w:rsidR="00854C26" w:rsidRDefault="00854C26" w:rsidP="00391C9E">
            <w:pPr>
              <w:spacing w:after="200" w:line="276" w:lineRule="auto"/>
            </w:pPr>
          </w:p>
        </w:tc>
      </w:tr>
    </w:tbl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2298E674" w14:textId="77777777" w:rsidTr="001A60DB">
        <w:trPr>
          <w:trHeight w:val="330"/>
          <w:del w:id="30" w:author="Pribil-Kövesdy Döníz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DCD589" w14:textId="77777777" w:rsidR="001A60DB" w:rsidRPr="001A60DB" w:rsidRDefault="001A60DB" w:rsidP="001A60DB">
            <w:pPr>
              <w:rPr>
                <w:del w:id="31" w:author="Pribil-Kövesdy Döníz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" w:author="Pribil-Kövesdy Döníz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1F8D890" w14:textId="77777777" w:rsidR="001A60DB" w:rsidRPr="001A60DB" w:rsidRDefault="001A60DB" w:rsidP="001A60DB">
            <w:pPr>
              <w:jc w:val="center"/>
              <w:rPr>
                <w:del w:id="33" w:author="Pribil-Kövesdy Döníz" w:date="2026-09-22T13:03:00Z" w16du:dateUtc="2026-09-22T17:03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4" w:author="Pribil-Kövesdy Döníz" w:date="2026-09-22T13:03:00Z" w16du:dateUtc="2026-09-22T17:03:00Z">
              <w:r w:rsidRPr="001A60D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0A4E732D" w14:textId="77777777" w:rsidTr="001A60DB">
        <w:trPr>
          <w:trHeight w:val="315"/>
          <w:del w:id="35" w:author="Pribil-Kövesdy Döníz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CDB752" w14:textId="77777777" w:rsidR="001A60DB" w:rsidRPr="001A60DB" w:rsidRDefault="001A60DB" w:rsidP="001A60DB">
            <w:pPr>
              <w:rPr>
                <w:del w:id="36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7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4FEB40F" w14:textId="77777777" w:rsidR="001A60DB" w:rsidRPr="001A60DB" w:rsidRDefault="001A60DB" w:rsidP="001A60DB">
            <w:pPr>
              <w:jc w:val="right"/>
              <w:rPr>
                <w:del w:id="38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9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5A5732AC" w14:textId="77777777" w:rsidTr="001A60DB">
        <w:trPr>
          <w:trHeight w:val="315"/>
          <w:del w:id="40" w:author="Pribil-Kövesdy Döníz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EA54303" w14:textId="77777777" w:rsidR="001A60DB" w:rsidRPr="001A60DB" w:rsidRDefault="001A60DB" w:rsidP="001A60DB">
            <w:pPr>
              <w:rPr>
                <w:del w:id="41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2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508B6BD" w14:textId="77777777" w:rsidR="001A60DB" w:rsidRPr="001A60DB" w:rsidRDefault="001A60DB" w:rsidP="001A60DB">
            <w:pPr>
              <w:jc w:val="right"/>
              <w:rPr>
                <w:del w:id="43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4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1ACA0F9F" w14:textId="77777777" w:rsidTr="001A60DB">
        <w:trPr>
          <w:trHeight w:val="300"/>
          <w:del w:id="45" w:author="Pribil-Kövesdy Döníz" w:date="2026-09-22T13:03:00Z" w16du:dateUtc="2026-09-22T17:0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3FCB4C" w14:textId="77777777" w:rsidR="001A60DB" w:rsidRPr="001A60DB" w:rsidRDefault="001A60DB" w:rsidP="001A60DB">
            <w:pPr>
              <w:rPr>
                <w:del w:id="46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7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0670224" w14:textId="77777777" w:rsidR="001A60DB" w:rsidRPr="001A60DB" w:rsidRDefault="001A60DB" w:rsidP="001A60DB">
            <w:pPr>
              <w:jc w:val="right"/>
              <w:rPr>
                <w:del w:id="48" w:author="Pribil-Kövesdy Döníz" w:date="2026-09-22T13:03:00Z" w16du:dateUtc="2026-09-22T17:03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9" w:author="Pribil-Kövesdy Döníz" w:date="2026-09-22T13:03:00Z" w16du:dateUtc="2026-09-22T17:03:00Z">
              <w:r w:rsidRPr="001A60D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14.5518</w:delText>
              </w:r>
            </w:del>
          </w:p>
        </w:tc>
      </w:tr>
    </w:tbl>
    <w:p w14:paraId="515410F2" w14:textId="77777777" w:rsidR="00854C26" w:rsidRPr="00854C26" w:rsidRDefault="00854C26" w:rsidP="0061350B">
      <w:pPr>
        <w:spacing w:before="360" w:line="240" w:lineRule="auto"/>
        <w:rPr>
          <w:ins w:id="50" w:author="Pribil-Kövesdy Döníz" w:date="2026-09-22T13:03:00Z" w16du:dateUtc="2026-09-22T17:03:00Z"/>
          <w:sz w:val="28"/>
          <w:szCs w:val="28"/>
        </w:rPr>
      </w:pPr>
      <w:ins w:id="51" w:author="Pribil-Kövesdy Döníz" w:date="2026-09-22T13:03:00Z" w16du:dateUtc="2026-09-22T17:0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54C619DB" w14:textId="77777777" w:rsidR="00BE7473" w:rsidRDefault="00BE7473" w:rsidP="00035935">
      <w:pPr>
        <w:rPr>
          <w:del w:id="52" w:author="Pribil-Kövesdy Döníz" w:date="2026-09-22T13:03:00Z" w16du:dateUtc="2026-09-22T17:03:00Z"/>
        </w:rPr>
      </w:pPr>
    </w:p>
    <w:p w14:paraId="4EDAD142" w14:textId="77777777" w:rsidR="001A60DB" w:rsidRDefault="001A60DB" w:rsidP="00035935">
      <w:pPr>
        <w:rPr>
          <w:del w:id="53" w:author="Pribil-Kövesdy Döníz" w:date="2026-09-22T13:03:00Z" w16du:dateUtc="2026-09-22T17:03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4" w:author="Pribil-Kövesdy Döníz" w:date="2026-09-22T13:03:00Z" w16du:dateUtc="2026-09-22T17:03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55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F6672B" w:rsidRPr="00F6672B" w14:paraId="08E72B38" w14:textId="77777777" w:rsidTr="0061350B">
        <w:trPr>
          <w:trHeight w:val="1168"/>
          <w:trPrChange w:id="56" w:author="Pribil-Kövesdy Döníz" w:date="2026-09-22T13:03:00Z" w16du:dateUtc="2026-09-22T17:03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57" w:author="Pribil-Kövesdy Döníz" w:date="2026-09-22T13:03:00Z" w16du:dateUtc="2026-09-22T17:03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211AFE64" w14:textId="77777777" w:rsidR="00854C26" w:rsidRDefault="00A236F9" w:rsidP="00391C9E">
            <w:pPr>
              <w:rPr>
                <w:ins w:id="58" w:author="Pribil-Kövesdy Döníz" w:date="2026-09-22T13:03:00Z" w16du:dateUtc="2026-09-22T17:03:00Z"/>
              </w:rPr>
            </w:pPr>
            <w:ins w:id="59" w:author="Pribil-Kövesdy Döníz" w:date="2026-09-22T13:03:00Z" w16du:dateUtc="2026-09-22T17:03:00Z">
              <w:r>
                <w:t>Mobilitás típusa</w:t>
              </w:r>
            </w:ins>
          </w:p>
          <w:p w14:paraId="3B9A9DA1" w14:textId="77777777" w:rsidR="00F6672B" w:rsidRDefault="00A236F9" w:rsidP="00B30E47">
            <w:pPr>
              <w:rPr>
                <w:rPrChange w:id="60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61" w:author="Pribil-Kövesdy Döníz" w:date="2026-09-22T13:03:00Z" w16du:dateUtc="2026-09-22T17:03:00Z">
              <w:r>
                <w:t>(nem helyes törlendő)</w:t>
              </w:r>
            </w:ins>
            <w:del w:id="62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11340" w:type="dxa"/>
            <w:tcPrChange w:id="63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E8F8A22" w14:textId="77777777" w:rsidR="00854C26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4" w:author="Pribil-Kövesdy Döníz" w:date="2026-09-22T13:03:00Z" w16du:dateUtc="2026-09-22T17:03:00Z"/>
              </w:rPr>
            </w:pPr>
            <w:ins w:id="65" w:author="Pribil-Kövesdy Döníz" w:date="2026-09-22T13:03:00Z" w16du:dateUtc="2026-09-22T17:03:00Z">
              <w:r>
                <w:t>szakmai továbbképzés</w:t>
              </w:r>
            </w:ins>
          </w:p>
          <w:p w14:paraId="63B33562" w14:textId="77777777" w:rsidR="00A236F9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6" w:author="Pribil-Kövesdy Döníz" w:date="2026-09-22T13:03:00Z" w16du:dateUtc="2026-09-22T17:03:00Z"/>
              </w:rPr>
            </w:pPr>
            <w:ins w:id="67" w:author="Pribil-Kövesdy Döníz" w:date="2026-09-22T13:03:00Z" w16du:dateUtc="2026-09-22T17:03:00Z">
              <w:r>
                <w:t>nyelvtanfolyam</w:t>
              </w:r>
            </w:ins>
          </w:p>
          <w:p w14:paraId="6D13D42E" w14:textId="77777777" w:rsidR="00A236F9" w:rsidRDefault="00F520F7" w:rsidP="00391C9E">
            <w:pPr>
              <w:pStyle w:val="ListParagraph"/>
              <w:numPr>
                <w:ilvl w:val="0"/>
                <w:numId w:val="11"/>
              </w:numPr>
              <w:rPr>
                <w:ins w:id="68" w:author="Pribil-Kövesdy Döníz" w:date="2026-09-22T13:03:00Z" w16du:dateUtc="2026-09-22T17:03:00Z"/>
              </w:rPr>
            </w:pPr>
            <w:ins w:id="69" w:author="Pribil-Kövesdy Döníz" w:date="2026-09-22T13:03:00Z" w16du:dateUtc="2026-09-22T17:0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59DFC5C" w14:textId="77777777" w:rsidR="00F6672B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rPrChange w:id="70" w:author="Pribil-Kövesdy Döníz" w:date="2026-09-22T13:03:00Z" w16du:dateUtc="2026-09-22T17:03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71" w:author="Pribil-Kövesdy Döníz" w:date="2026-09-22T13:03:00Z" w16du:dateUtc="2026-09-22T17:03:00Z">
                <w:pPr>
                  <w:jc w:val="left"/>
                </w:pPr>
              </w:pPrChange>
            </w:pPr>
            <w:ins w:id="72" w:author="Pribil-Kövesdy Döníz" w:date="2026-09-22T13:03:00Z" w16du:dateUtc="2026-09-22T17:03:00Z">
              <w:r>
                <w:t>oktatási tevékenység</w:t>
              </w:r>
            </w:ins>
          </w:p>
        </w:tc>
      </w:tr>
      <w:tr w:rsidR="00F6672B" w:rsidRPr="00F6672B" w14:paraId="505FC962" w14:textId="53904A2B" w:rsidTr="00AD06DF">
        <w:trPr>
          <w:trPrChange w:id="73" w:author="Pribil-Kövesdy Döníz" w:date="2026-09-22T13:03:00Z" w16du:dateUtc="2026-09-22T17:03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74" w:author="Pribil-Kövesdy Döníz" w:date="2026-09-22T13:03:00Z" w16du:dateUtc="2026-09-22T17:03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419C322B" w14:textId="77777777" w:rsidR="00A236F9" w:rsidRDefault="00A236F9" w:rsidP="00391C9E">
            <w:pPr>
              <w:rPr>
                <w:ins w:id="75" w:author="Pribil-Kövesdy Döníz" w:date="2026-09-22T13:03:00Z" w16du:dateUtc="2026-09-22T17:03:00Z"/>
              </w:rPr>
            </w:pPr>
            <w:ins w:id="76" w:author="Pribil-Kövesdy Döníz" w:date="2026-09-22T13:03:00Z" w16du:dateUtc="2026-09-22T17:03:00Z">
              <w:r>
                <w:t>Továbbképzés címe</w:t>
              </w:r>
            </w:ins>
          </w:p>
          <w:p w14:paraId="2771B5FF" w14:textId="77777777" w:rsidR="00F6672B" w:rsidRDefault="00A236F9" w:rsidP="00391C9E">
            <w:pPr>
              <w:rPr>
                <w:rPrChange w:id="77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78" w:author="Pribil-Kövesdy Döníz" w:date="2026-09-22T13:03:00Z" w16du:dateUtc="2026-09-22T17:03:00Z">
                <w:pPr>
                  <w:jc w:val="center"/>
                </w:pPr>
              </w:pPrChange>
            </w:pPr>
            <w:ins w:id="79" w:author="Pribil-Kövesdy Döníz" w:date="2026-09-22T13:03:00Z" w16du:dateUtc="2026-09-22T17:03:00Z">
              <w:r>
                <w:t>(amennyiben releváns)</w:t>
              </w:r>
            </w:ins>
            <w:del w:id="80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  <w:tc>
          <w:tcPr>
            <w:tcW w:w="11340" w:type="dxa"/>
            <w:tcPrChange w:id="81" w:author="Pribil-Kövesdy Döníz" w:date="2026-09-22T13:03:00Z" w16du:dateUtc="2026-09-22T17:03:00Z">
              <w:tcPr>
                <w:tcW w:w="11340" w:type="dxa"/>
                <w:gridSpan w:val="2"/>
              </w:tcPr>
            </w:tcPrChange>
          </w:tcPr>
          <w:p w14:paraId="6F155574" w14:textId="77777777" w:rsidR="00A236F9" w:rsidRDefault="00A236F9" w:rsidP="00391C9E">
            <w:pPr>
              <w:spacing w:after="200" w:line="276" w:lineRule="auto"/>
            </w:pPr>
          </w:p>
        </w:tc>
      </w:tr>
      <w:tr w:rsidR="00F6672B" w:rsidRPr="00F6672B" w14:paraId="3F0FCD16" w14:textId="77777777" w:rsidTr="0061350B">
        <w:trPr>
          <w:trHeight w:val="428"/>
          <w:trPrChange w:id="82" w:author="Pribil-Kövesdy Döníz" w:date="2026-09-22T13:03:00Z" w16du:dateUtc="2026-09-22T17:03:00Z">
            <w:trPr>
              <w:gridBefore w:val="1"/>
              <w:gridAfter w:val="1"/>
              <w:trHeight w:val="330"/>
            </w:trPr>
          </w:trPrChange>
        </w:trPr>
        <w:tc>
          <w:tcPr>
            <w:tcW w:w="2802" w:type="dxa"/>
            <w:tcPrChange w:id="83" w:author="Pribil-Kövesdy Döníz" w:date="2026-09-22T13:03:00Z" w16du:dateUtc="2026-09-22T17:03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5BD94F7" w14:textId="77777777" w:rsidR="00F6672B" w:rsidRDefault="00A236F9" w:rsidP="00B30E47">
            <w:pPr>
              <w:rPr>
                <w:rPrChange w:id="84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</w:pPr>
            <w:ins w:id="85" w:author="Pribil-Kövesdy Döníz" w:date="2026-09-22T13:03:00Z" w16du:dateUtc="2026-09-22T17:03:00Z">
              <w:r>
                <w:t>Fogadó intézmény neve</w:t>
              </w:r>
            </w:ins>
            <w:del w:id="86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11340" w:type="dxa"/>
            <w:tcPrChange w:id="87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5086B78" w14:textId="77777777" w:rsidR="00F6672B" w:rsidRDefault="00F6672B" w:rsidP="00391C9E">
            <w:pPr>
              <w:rPr>
                <w:rPrChange w:id="88" w:author="Pribil-Kövesdy Döníz" w:date="2026-09-22T13:03:00Z" w16du:dateUtc="2026-09-22T17:03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89" w:author="Pribil-Kövesdy Döníz" w:date="2026-09-22T13:03:00Z" w16du:dateUtc="2026-09-22T17:03:00Z">
                <w:pPr>
                  <w:jc w:val="center"/>
                </w:pPr>
              </w:pPrChange>
            </w:pPr>
            <w:del w:id="90" w:author="Pribil-Kövesdy Döníz" w:date="2026-09-22T13:03:00Z" w16du:dateUtc="2026-09-22T17:03:00Z">
              <w:r w:rsidRPr="00F6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7F028C7A" w14:textId="77777777" w:rsidTr="0061350B">
        <w:trPr>
          <w:trHeight w:val="703"/>
          <w:trPrChange w:id="91" w:author="Pribil-Kövesdy Döníz" w:date="2026-09-22T13:03:00Z" w16du:dateUtc="2026-09-22T17:03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92" w:author="Pribil-Kövesdy Döníz" w:date="2026-09-22T13:03:00Z" w16du:dateUtc="2026-09-22T17:03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862192F" w14:textId="77777777" w:rsidR="005E7FFD" w:rsidRDefault="005E7FFD" w:rsidP="00391C9E">
            <w:pPr>
              <w:rPr>
                <w:ins w:id="93" w:author="Pribil-Kövesdy Döníz" w:date="2026-09-22T13:03:00Z" w16du:dateUtc="2026-09-22T17:03:00Z"/>
              </w:rPr>
            </w:pPr>
            <w:ins w:id="94" w:author="Pribil-Kövesdy Döníz" w:date="2026-09-22T13:03:00Z" w16du:dateUtc="2026-09-22T17:03:00Z">
              <w:r>
                <w:t>Fogadó intézmény típusa</w:t>
              </w:r>
            </w:ins>
          </w:p>
          <w:p w14:paraId="5C3B8D72" w14:textId="77777777" w:rsidR="00F6672B" w:rsidRDefault="005E7FFD" w:rsidP="00B30E47">
            <w:pPr>
              <w:rPr>
                <w:rPrChange w:id="95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96" w:author="Pribil-Kövesdy Döníz" w:date="2026-09-22T13:03:00Z" w16du:dateUtc="2026-09-22T17:03:00Z">
              <w:r>
                <w:t>(nem helyes törlendő)</w:t>
              </w:r>
            </w:ins>
            <w:del w:id="97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11340" w:type="dxa"/>
            <w:tcPrChange w:id="98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05739AD" w14:textId="77777777" w:rsidR="005E7FFD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ins w:id="99" w:author="Pribil-Kövesdy Döníz" w:date="2026-09-22T13:03:00Z" w16du:dateUtc="2026-09-22T17:03:00Z"/>
              </w:rPr>
            </w:pPr>
            <w:ins w:id="100" w:author="Pribil-Kövesdy Döníz" w:date="2026-09-22T13:03:00Z" w16du:dateUtc="2026-09-22T17:03:00Z">
              <w:r>
                <w:t>oktatási intézmény</w:t>
              </w:r>
            </w:ins>
          </w:p>
          <w:p w14:paraId="73AE410D" w14:textId="77777777" w:rsidR="00F6672B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rPrChange w:id="101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02" w:author="Pribil-Kövesdy Döníz" w:date="2026-09-22T13:03:00Z" w16du:dateUtc="2026-09-22T17:03:00Z">
                <w:pPr>
                  <w:jc w:val="right"/>
                </w:pPr>
              </w:pPrChange>
            </w:pPr>
            <w:ins w:id="103" w:author="Pribil-Kövesdy Döníz" w:date="2026-09-22T13:03:00Z" w16du:dateUtc="2026-09-22T17:03:00Z">
              <w:r>
                <w:t>továbbképző intézmény</w:t>
              </w:r>
            </w:ins>
            <w:del w:id="104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649513A9" w14:textId="77777777" w:rsidTr="00AD06DF">
        <w:trPr>
          <w:trPrChange w:id="105" w:author="Pribil-Kövesdy Döníz" w:date="2026-09-22T13:03:00Z" w16du:dateUtc="2026-09-22T17:03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106" w:author="Pribil-Kövesdy Döníz" w:date="2026-09-22T13:03:00Z" w16du:dateUtc="2026-09-22T17:03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FD40ECC" w14:textId="77777777" w:rsidR="00F6672B" w:rsidRDefault="00A236F9" w:rsidP="00B30E47">
            <w:pPr>
              <w:rPr>
                <w:rPrChange w:id="107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08" w:author="Pribil-Kövesdy Döníz" w:date="2026-09-22T13:03:00Z" w16du:dateUtc="2026-09-22T17:03:00Z">
              <w:r>
                <w:t>Fogadó ország</w:t>
              </w:r>
            </w:ins>
            <w:del w:id="109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11340" w:type="dxa"/>
            <w:tcPrChange w:id="110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5485FEF" w14:textId="77777777" w:rsidR="00F6672B" w:rsidRDefault="00F6672B" w:rsidP="00391C9E">
            <w:pPr>
              <w:rPr>
                <w:rPrChange w:id="111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12" w:author="Pribil-Kövesdy Döníz" w:date="2026-09-22T13:03:00Z" w16du:dateUtc="2026-09-22T17:03:00Z">
                <w:pPr>
                  <w:jc w:val="right"/>
                </w:pPr>
              </w:pPrChange>
            </w:pPr>
            <w:del w:id="113" w:author="Pribil-Kövesdy Döníz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7B71398F" w14:textId="77777777" w:rsidTr="00AD06DF">
        <w:trPr>
          <w:trPrChange w:id="114" w:author="Pribil-Kövesdy Döníz" w:date="2026-09-22T13:03:00Z" w16du:dateUtc="2026-09-22T17:03:00Z">
            <w:trPr>
              <w:gridBefore w:val="1"/>
              <w:gridAfter w:val="1"/>
              <w:trHeight w:val="300"/>
            </w:trPr>
          </w:trPrChange>
        </w:trPr>
        <w:tc>
          <w:tcPr>
            <w:tcW w:w="2802" w:type="dxa"/>
            <w:tcPrChange w:id="115" w:author="Pribil-Kövesdy Döníz" w:date="2026-09-22T13:03:00Z" w16du:dateUtc="2026-09-22T17:03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620314E" w14:textId="77777777" w:rsidR="00F6672B" w:rsidRDefault="00A236F9" w:rsidP="00B30E47">
            <w:pPr>
              <w:rPr>
                <w:rPrChange w:id="116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17" w:author="Pribil-Kövesdy Döníz" w:date="2026-09-22T13:03:00Z" w16du:dateUtc="2026-09-22T17:03:00Z">
              <w:r>
                <w:t>Munkanyelv</w:t>
              </w:r>
            </w:ins>
            <w:del w:id="118" w:author="Pribil-Kövesdy Döníz" w:date="2026-09-22T13:03:00Z" w16du:dateUtc="2026-09-22T17:03:00Z">
              <w:r w:rsidR="00F6672B"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11340" w:type="dxa"/>
            <w:tcPrChange w:id="119" w:author="Pribil-Kövesdy Döníz" w:date="2026-09-22T13:03:00Z" w16du:dateUtc="2026-09-22T17:03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C10614A" w14:textId="77777777" w:rsidR="00F6672B" w:rsidRDefault="00F6672B" w:rsidP="00391C9E">
            <w:pPr>
              <w:rPr>
                <w:rPrChange w:id="120" w:author="Pribil-Kövesdy Döníz" w:date="2026-09-22T13:03:00Z" w16du:dateUtc="2026-09-22T17:03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21" w:author="Pribil-Kövesdy Döníz" w:date="2026-09-22T13:03:00Z" w16du:dateUtc="2026-09-22T17:03:00Z">
                <w:pPr>
                  <w:jc w:val="right"/>
                </w:pPr>
              </w:pPrChange>
            </w:pPr>
            <w:del w:id="122" w:author="Pribil-Kövesdy Döníz" w:date="2026-09-22T13:03:00Z" w16du:dateUtc="2026-09-22T17:03:00Z">
              <w:r w:rsidRPr="00F6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14.5675</w:delText>
              </w:r>
            </w:del>
          </w:p>
        </w:tc>
      </w:tr>
      <w:tr w:rsidR="00A236F9" w14:paraId="7F024665" w14:textId="77777777" w:rsidTr="00AD06DF">
        <w:trPr>
          <w:ins w:id="123" w:author="Pribil-Kövesdy Döníz" w:date="2026-09-22T13:03:00Z" w16du:dateUtc="2026-09-22T17:03:00Z"/>
        </w:trPr>
        <w:tc>
          <w:tcPr>
            <w:tcW w:w="2802" w:type="dxa"/>
          </w:tcPr>
          <w:p w14:paraId="329C54B6" w14:textId="77777777" w:rsidR="00A236F9" w:rsidRDefault="00A236F9" w:rsidP="00391C9E">
            <w:pPr>
              <w:rPr>
                <w:ins w:id="124" w:author="Pribil-Kövesdy Döníz" w:date="2026-09-22T13:03:00Z" w16du:dateUtc="2026-09-22T17:03:00Z"/>
              </w:rPr>
            </w:pPr>
            <w:ins w:id="125" w:author="Pribil-Kövesdy Döníz" w:date="2026-09-22T13:03:00Z" w16du:dateUtc="2026-09-22T17:03:00Z">
              <w:r>
                <w:t>Mobilitás időtartama</w:t>
              </w:r>
            </w:ins>
          </w:p>
          <w:p w14:paraId="326A8E9A" w14:textId="77777777" w:rsidR="00A236F9" w:rsidRDefault="00A236F9" w:rsidP="00AD06DF">
            <w:pPr>
              <w:rPr>
                <w:ins w:id="126" w:author="Pribil-Kövesdy Döníz" w:date="2026-09-22T13:03:00Z" w16du:dateUtc="2026-09-22T17:03:00Z"/>
              </w:rPr>
            </w:pPr>
            <w:ins w:id="127" w:author="Pribil-Kövesdy Döníz" w:date="2026-09-22T13:03:00Z" w16du:dateUtc="2026-09-22T17:03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CED8489" w14:textId="77777777" w:rsidR="00A236F9" w:rsidRDefault="00A236F9" w:rsidP="0061350B">
            <w:pPr>
              <w:ind w:firstLine="882"/>
              <w:rPr>
                <w:ins w:id="128" w:author="Pribil-Kövesdy Döníz" w:date="2026-09-22T13:03:00Z" w16du:dateUtc="2026-09-22T17:03:00Z"/>
              </w:rPr>
            </w:pPr>
            <w:ins w:id="129" w:author="Pribil-Kövesdy Döníz" w:date="2026-09-22T13:03:00Z" w16du:dateUtc="2026-09-22T17:03:00Z">
              <w:r>
                <w:t>nap</w:t>
              </w:r>
            </w:ins>
          </w:p>
        </w:tc>
      </w:tr>
    </w:tbl>
    <w:p w14:paraId="259D68CE" w14:textId="77777777" w:rsidR="0061350B" w:rsidRDefault="0061350B">
      <w:pPr>
        <w:rPr>
          <w:ins w:id="130" w:author="Pribil-Kövesdy Döníz" w:date="2026-09-22T13:03:00Z" w16du:dateUtc="2026-09-22T17:03:00Z"/>
          <w:sz w:val="28"/>
          <w:szCs w:val="28"/>
          <w:highlight w:val="lightGray"/>
        </w:rPr>
      </w:pPr>
      <w:ins w:id="131" w:author="Pribil-Kövesdy Döníz" w:date="2026-09-22T13:03:00Z" w16du:dateUtc="2026-09-22T17:03:00Z">
        <w:r>
          <w:rPr>
            <w:sz w:val="28"/>
            <w:szCs w:val="28"/>
            <w:highlight w:val="lightGray"/>
          </w:rPr>
          <w:br w:type="page"/>
        </w:r>
      </w:ins>
    </w:p>
    <w:p w14:paraId="22CA7CA2" w14:textId="77777777" w:rsidR="007A6560" w:rsidRPr="007C10F6" w:rsidRDefault="007C10F6" w:rsidP="007C10F6">
      <w:pPr>
        <w:spacing w:line="240" w:lineRule="auto"/>
        <w:rPr>
          <w:ins w:id="132" w:author="Pribil-Kövesdy Döníz" w:date="2026-09-22T13:03:00Z" w16du:dateUtc="2026-09-22T17:03:00Z"/>
          <w:sz w:val="28"/>
          <w:szCs w:val="28"/>
        </w:rPr>
      </w:pPr>
      <w:ins w:id="133" w:author="Pribil-Kövesdy Döníz" w:date="2026-09-22T13:03:00Z" w16du:dateUtc="2026-09-22T17:03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6873A4BF" w14:textId="77777777" w:rsidTr="007A6560">
        <w:trPr>
          <w:ins w:id="134" w:author="Pribil-Kövesdy Döníz" w:date="2026-09-22T13:03:00Z" w16du:dateUtc="2026-09-22T17:03:00Z"/>
        </w:trPr>
        <w:tc>
          <w:tcPr>
            <w:tcW w:w="4714" w:type="dxa"/>
          </w:tcPr>
          <w:p w14:paraId="4D1C0581" w14:textId="77777777" w:rsidR="007A6560" w:rsidRPr="004B3A33" w:rsidRDefault="007A6560" w:rsidP="007A6560">
            <w:pPr>
              <w:rPr>
                <w:ins w:id="135" w:author="Pribil-Kövesdy Döníz" w:date="2026-09-22T13:03:00Z" w16du:dateUtc="2026-09-22T17:03:00Z"/>
                <w:b/>
                <w:bCs/>
              </w:rPr>
            </w:pPr>
            <w:ins w:id="136" w:author="Pribil-Kövesdy Döníz" w:date="2026-09-22T13:03:00Z" w16du:dateUtc="2026-09-22T17:0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70BF79C" w14:textId="77777777" w:rsidR="007A6560" w:rsidRPr="00AD06DF" w:rsidRDefault="007A6560" w:rsidP="007A6560">
            <w:pPr>
              <w:rPr>
                <w:ins w:id="137" w:author="Pribil-Kövesdy Döníz" w:date="2026-09-22T13:03:00Z" w16du:dateUtc="2026-09-22T17:03:00Z"/>
              </w:rPr>
            </w:pPr>
            <w:ins w:id="138" w:author="Pribil-Kövesdy Döníz" w:date="2026-09-22T13:03:00Z" w16du:dateUtc="2026-09-22T17:0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126FC08" w14:textId="77777777" w:rsidR="007A6560" w:rsidRPr="004B3A33" w:rsidRDefault="007A6560" w:rsidP="007A6560">
            <w:pPr>
              <w:rPr>
                <w:ins w:id="139" w:author="Pribil-Kövesdy Döníz" w:date="2026-09-22T13:03:00Z" w16du:dateUtc="2026-09-22T17:03:00Z"/>
                <w:b/>
                <w:bCs/>
              </w:rPr>
            </w:pPr>
            <w:ins w:id="140" w:author="Pribil-Kövesdy Döníz" w:date="2026-09-22T13:03:00Z" w16du:dateUtc="2026-09-22T17:0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F9F8903" w14:textId="77777777" w:rsidR="007A6560" w:rsidRPr="00AD06DF" w:rsidRDefault="007A6560" w:rsidP="004B3A33">
            <w:pPr>
              <w:rPr>
                <w:ins w:id="141" w:author="Pribil-Kövesdy Döníz" w:date="2026-09-22T13:03:00Z" w16du:dateUtc="2026-09-22T17:03:00Z"/>
              </w:rPr>
            </w:pPr>
            <w:ins w:id="142" w:author="Pribil-Kövesdy Döníz" w:date="2026-09-22T13:03:00Z" w16du:dateUtc="2026-09-22T17:0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6580437" w14:textId="77777777" w:rsidR="004B3A33" w:rsidRDefault="007A6560" w:rsidP="007A6560">
            <w:pPr>
              <w:rPr>
                <w:ins w:id="143" w:author="Pribil-Kövesdy Döníz" w:date="2026-09-22T13:03:00Z" w16du:dateUtc="2026-09-22T17:03:00Z"/>
              </w:rPr>
            </w:pPr>
            <w:ins w:id="144" w:author="Pribil-Kövesdy Döníz" w:date="2026-09-22T13:03:00Z" w16du:dateUtc="2026-09-22T17:0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9A6A0CC" w14:textId="77777777" w:rsidR="007A6560" w:rsidRPr="00AD06DF" w:rsidRDefault="004B3A33" w:rsidP="007A6560">
            <w:pPr>
              <w:rPr>
                <w:ins w:id="145" w:author="Pribil-Kövesdy Döníz" w:date="2026-09-22T13:03:00Z" w16du:dateUtc="2026-09-22T17:03:00Z"/>
              </w:rPr>
            </w:pPr>
            <w:ins w:id="146" w:author="Pribil-Kövesdy Döníz" w:date="2026-09-22T13:03:00Z" w16du:dateUtc="2026-09-22T17:0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5CECC39" w14:textId="77777777" w:rsidTr="007C10F6">
        <w:trPr>
          <w:trHeight w:val="2994"/>
          <w:ins w:id="147" w:author="Pribil-Kövesdy Döníz" w:date="2026-09-22T13:03:00Z" w16du:dateUtc="2026-09-22T17:03:00Z"/>
        </w:trPr>
        <w:tc>
          <w:tcPr>
            <w:tcW w:w="4714" w:type="dxa"/>
          </w:tcPr>
          <w:p w14:paraId="37843025" w14:textId="77777777" w:rsidR="007A6560" w:rsidRDefault="007A6560" w:rsidP="00391C9E">
            <w:pPr>
              <w:rPr>
                <w:ins w:id="148" w:author="Pribil-Kövesdy Döníz" w:date="2026-09-22T13:03:00Z" w16du:dateUtc="2026-09-22T17:03:00Z"/>
              </w:rPr>
            </w:pPr>
          </w:p>
        </w:tc>
        <w:tc>
          <w:tcPr>
            <w:tcW w:w="4715" w:type="dxa"/>
          </w:tcPr>
          <w:p w14:paraId="6537BF79" w14:textId="77777777" w:rsidR="007A6560" w:rsidRDefault="007A6560" w:rsidP="00391C9E">
            <w:pPr>
              <w:rPr>
                <w:ins w:id="149" w:author="Pribil-Kövesdy Döníz" w:date="2026-09-22T13:03:00Z" w16du:dateUtc="2026-09-22T17:03:00Z"/>
              </w:rPr>
            </w:pPr>
          </w:p>
        </w:tc>
        <w:tc>
          <w:tcPr>
            <w:tcW w:w="4715" w:type="dxa"/>
          </w:tcPr>
          <w:p w14:paraId="26B98277" w14:textId="77777777" w:rsidR="007A6560" w:rsidRDefault="007A6560" w:rsidP="00391C9E">
            <w:pPr>
              <w:rPr>
                <w:ins w:id="150" w:author="Pribil-Kövesdy Döníz" w:date="2026-09-22T13:03:00Z" w16du:dateUtc="2026-09-22T17:03:00Z"/>
              </w:rPr>
            </w:pPr>
          </w:p>
        </w:tc>
      </w:tr>
    </w:tbl>
    <w:p w14:paraId="597D7B00" w14:textId="77777777" w:rsidR="00686BE4" w:rsidRPr="00AD06DF" w:rsidRDefault="004B3A33" w:rsidP="00391C9E">
      <w:pPr>
        <w:spacing w:line="240" w:lineRule="auto"/>
        <w:rPr>
          <w:ins w:id="151" w:author="Pribil-Kövesdy Döníz" w:date="2026-09-22T13:03:00Z" w16du:dateUtc="2026-09-22T17:03:00Z"/>
        </w:rPr>
      </w:pPr>
      <w:ins w:id="152" w:author="Pribil-Kövesdy Döníz" w:date="2026-09-22T13:03:00Z" w16du:dateUtc="2026-09-22T17:0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DE4961A" w14:textId="77777777" w:rsidR="005E7FFD" w:rsidRDefault="005E7FFD" w:rsidP="00391C9E">
      <w:pPr>
        <w:spacing w:line="240" w:lineRule="auto"/>
        <w:rPr>
          <w:ins w:id="153" w:author="Pribil-Kövesdy Döníz" w:date="2026-09-22T13:03:00Z" w16du:dateUtc="2026-09-22T17:03:00Z"/>
        </w:rPr>
      </w:pPr>
      <w:ins w:id="154" w:author="Pribil-Kövesdy Döníz" w:date="2026-09-22T13:03:00Z" w16du:dateUtc="2026-09-22T17:0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3162EF55" w14:textId="77777777" w:rsidTr="0061350B">
        <w:trPr>
          <w:trHeight w:val="2835"/>
          <w:ins w:id="155" w:author="Pribil-Kövesdy Döníz" w:date="2026-09-22T13:03:00Z" w16du:dateUtc="2026-09-22T17:03:00Z"/>
        </w:trPr>
        <w:tc>
          <w:tcPr>
            <w:tcW w:w="14142" w:type="dxa"/>
          </w:tcPr>
          <w:p w14:paraId="055F3AE4" w14:textId="77777777" w:rsidR="005E7FFD" w:rsidRDefault="005E7FFD" w:rsidP="0061350B">
            <w:pPr>
              <w:rPr>
                <w:ins w:id="156" w:author="Pribil-Kövesdy Döníz" w:date="2026-09-22T13:03:00Z" w16du:dateUtc="2026-09-22T17:03:00Z"/>
              </w:rPr>
            </w:pPr>
          </w:p>
        </w:tc>
      </w:tr>
    </w:tbl>
    <w:p w14:paraId="3B8453B1" w14:textId="77777777" w:rsidR="00391C9E" w:rsidRDefault="00646D28" w:rsidP="00391C9E">
      <w:pPr>
        <w:spacing w:before="120" w:after="0" w:line="240" w:lineRule="auto"/>
        <w:rPr>
          <w:ins w:id="157" w:author="Pribil-Kövesdy Döníz" w:date="2026-09-22T13:03:00Z" w16du:dateUtc="2026-09-22T17:03:00Z"/>
          <w:sz w:val="28"/>
          <w:szCs w:val="28"/>
          <w:highlight w:val="lightGray"/>
        </w:rPr>
      </w:pPr>
      <w:ins w:id="158" w:author="Pribil-Kövesdy Döníz" w:date="2026-09-22T13:03:00Z" w16du:dateUtc="2026-09-22T17:0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E8B6F89" w14:textId="77777777" w:rsidR="00391C9E" w:rsidRDefault="00391C9E" w:rsidP="00391C9E">
      <w:pPr>
        <w:spacing w:before="120" w:after="0" w:line="240" w:lineRule="auto"/>
        <w:rPr>
          <w:ins w:id="159" w:author="Pribil-Kövesdy Döníz" w:date="2026-09-22T13:03:00Z" w16du:dateUtc="2026-09-22T17:03:00Z"/>
        </w:rPr>
      </w:pPr>
      <w:ins w:id="160" w:author="Pribil-Kövesdy Döníz" w:date="2026-09-22T13:03:00Z" w16du:dateUtc="2026-09-22T17:0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6B5EF094" w14:textId="77777777" w:rsidTr="003C2C83">
        <w:trPr>
          <w:trHeight w:val="1701"/>
          <w:ins w:id="161" w:author="Pribil-Kövesdy Döníz" w:date="2026-09-22T13:03:00Z" w16du:dateUtc="2026-09-22T17:03:00Z"/>
        </w:trPr>
        <w:tc>
          <w:tcPr>
            <w:tcW w:w="14142" w:type="dxa"/>
          </w:tcPr>
          <w:p w14:paraId="2642CA7D" w14:textId="77777777" w:rsidR="00391C9E" w:rsidRDefault="00391C9E" w:rsidP="0061350B">
            <w:pPr>
              <w:spacing w:before="120"/>
              <w:rPr>
                <w:ins w:id="162" w:author="Pribil-Kövesdy Döníz" w:date="2026-09-22T13:03:00Z" w16du:dateUtc="2026-09-22T17:03:00Z"/>
              </w:rPr>
            </w:pPr>
          </w:p>
        </w:tc>
      </w:tr>
    </w:tbl>
    <w:p w14:paraId="34404F6F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3" w:author="Pribil-Kövesdy Döníz" w:date="2026-09-22T13:03:00Z" w16du:dateUtc="2026-09-22T17:03:00Z"/>
          <w:sz w:val="28"/>
          <w:szCs w:val="28"/>
        </w:rPr>
      </w:pPr>
      <w:ins w:id="164" w:author="Pribil-Kövesdy Döníz" w:date="2026-09-22T13:03:00Z" w16du:dateUtc="2026-09-22T17:0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1BA0F72" w14:textId="77777777" w:rsidR="00F6672B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65" w:author="Pribil-Kövesdy Döníz" w:date="2026-09-22T13:03:00Z" w16du:dateUtc="2026-09-22T17:03:00Z">
            <w:rPr/>
          </w:rPrChange>
        </w:rPr>
        <w:pPrChange w:id="166" w:author="Pribil-Kövesdy Döníz" w:date="2026-09-22T13:03:00Z" w16du:dateUtc="2026-09-22T17:03:00Z">
          <w:pPr/>
        </w:pPrChange>
      </w:pPr>
      <w:ins w:id="167" w:author="Pribil-Kövesdy Döníz" w:date="2026-09-22T13:03:00Z" w16du:dateUtc="2026-09-22T17:0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F6672B" w:rsidRPr="003C2C83" w:rsidSect="00AD06DF">
      <w:headerReference w:type="default" r:id="rId7"/>
      <w:footerReference w:type="default" r:id="rId8"/>
      <w:pgSz w:w="16838" w:h="11906" w:orient="landscape" w:code="0"/>
      <w:pgMar w:top="1417" w:right="1417" w:bottom="1417" w:left="1417" w:header="708" w:footer="708" w:gutter="0"/>
      <w:cols w:space="708"/>
      <w:titlePg w:val="0"/>
      <w:docGrid w:linePitch="360"/>
      <w:sectPrChange w:id="171" w:author="Pribil-Kövesdy Döníz" w:date="2026-09-22T13:03:00Z" w16du:dateUtc="2026-09-22T17:03:00Z">
        <w:sectPr w:rsidR="00F6672B" w:rsidRPr="003C2C83" w:rsidSect="00AD06DF">
          <w:pgSz w:w="12240" w:h="15840" w:orient="portrait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16D1C6" w14:textId="77777777" w:rsidR="004B4131" w:rsidRDefault="004B4131" w:rsidP="0061350B">
      <w:pPr>
        <w:spacing w:after="0" w:line="240" w:lineRule="auto"/>
        <w:pPrChange w:id="8" w:author="Pribil-Kövesdy Döníz" w:date="2026-09-22T13:03:00Z" w16du:dateUtc="2026-09-22T17:03:00Z">
          <w:pPr/>
        </w:pPrChange>
      </w:pPr>
      <w:r>
        <w:separator/>
      </w:r>
    </w:p>
  </w:endnote>
  <w:endnote w:type="continuationSeparator" w:id="0">
    <w:p w14:paraId="7463C34E" w14:textId="77777777" w:rsidR="004B4131" w:rsidRDefault="004B4131" w:rsidP="0061350B">
      <w:pPr>
        <w:spacing w:after="0" w:line="240" w:lineRule="auto"/>
        <w:pPrChange w:id="9" w:author="Pribil-Kövesdy Döníz" w:date="2026-09-22T13:03:00Z" w16du:dateUtc="2026-09-22T17:0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6010E4" w14:textId="77777777" w:rsidR="00B30E47" w:rsidRDefault="00B30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C2B1F0" w14:textId="77777777" w:rsidR="004B4131" w:rsidRDefault="004B4131" w:rsidP="0061350B">
      <w:pPr>
        <w:spacing w:after="0" w:line="240" w:lineRule="auto"/>
        <w:pPrChange w:id="6" w:author="Pribil-Kövesdy Döníz" w:date="2026-09-22T13:03:00Z" w16du:dateUtc="2026-09-22T17:03:00Z">
          <w:pPr/>
        </w:pPrChange>
      </w:pPr>
      <w:r>
        <w:separator/>
      </w:r>
    </w:p>
  </w:footnote>
  <w:footnote w:type="continuationSeparator" w:id="0">
    <w:p w14:paraId="4A4067E9" w14:textId="77777777" w:rsidR="004B4131" w:rsidRDefault="004B4131" w:rsidP="0061350B">
      <w:pPr>
        <w:spacing w:after="0" w:line="240" w:lineRule="auto"/>
        <w:pPrChange w:id="7" w:author="Pribil-Kövesdy Döníz" w:date="2026-09-22T13:03:00Z" w16du:dateUtc="2026-09-22T17:0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36E34B" w14:textId="77777777" w:rsidR="00B30E47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8" w:author="Pribil-Kövesdy Döníz" w:date="2026-09-22T13:03:00Z" w16du:dateUtc="2026-09-22T17:03:00Z">
          <w:rPr/>
        </w:rPrChange>
      </w:rPr>
      <w:pPrChange w:id="169" w:author="Pribil-Kövesdy Döníz" w:date="2026-09-22T13:03:00Z" w16du:dateUtc="2026-09-22T17:03:00Z">
        <w:pPr>
          <w:pStyle w:val="Header"/>
        </w:pPr>
      </w:pPrChange>
    </w:pPr>
    <w:ins w:id="170" w:author="Pribil-Kövesdy Döníz" w:date="2026-09-22T13:03:00Z" w16du:dateUtc="2026-09-22T17:03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6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7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8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865954">
    <w:abstractNumId w:val="9"/>
  </w:num>
  <w:num w:numId="2" w16cid:durableId="2073962619">
    <w:abstractNumId w:val="1"/>
  </w:num>
  <w:num w:numId="3" w16cid:durableId="1302689861">
    <w:abstractNumId w:val="10"/>
  </w:num>
  <w:num w:numId="4" w16cid:durableId="2007246576">
    <w:abstractNumId w:val="2"/>
  </w:num>
  <w:num w:numId="5" w16cid:durableId="694228651">
    <w:abstractNumId w:val="0"/>
  </w:num>
  <w:num w:numId="6" w16cid:durableId="659230865">
    <w:abstractNumId w:val="8"/>
  </w:num>
  <w:num w:numId="7" w16cid:durableId="1769766162">
    <w:abstractNumId w:val="6"/>
  </w:num>
  <w:num w:numId="8" w16cid:durableId="635255716">
    <w:abstractNumId w:val="5"/>
  </w:num>
  <w:num w:numId="9" w16cid:durableId="470635295">
    <w:abstractNumId w:val="7"/>
  </w:num>
  <w:num w:numId="10" w16cid:durableId="543978957">
    <w:abstractNumId w:val="4"/>
  </w:num>
  <w:num w:numId="11" w16cid:durableId="1710914892">
    <w:abstractNumId w:val="11"/>
  </w:num>
  <w:num w:numId="12" w16cid:durableId="632902202">
    <w:abstractNumId w:val="12"/>
  </w:num>
  <w:num w:numId="13" w16cid:durableId="4738341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25128"/>
    <w:rsid w:val="00035935"/>
    <w:rsid w:val="00144719"/>
    <w:rsid w:val="001A60DB"/>
    <w:rsid w:val="00220021"/>
    <w:rsid w:val="002961E0"/>
    <w:rsid w:val="002E38FF"/>
    <w:rsid w:val="00391C9E"/>
    <w:rsid w:val="003C2C83"/>
    <w:rsid w:val="00440F44"/>
    <w:rsid w:val="004B3A33"/>
    <w:rsid w:val="004B4131"/>
    <w:rsid w:val="005E7FFD"/>
    <w:rsid w:val="0061350B"/>
    <w:rsid w:val="00646D28"/>
    <w:rsid w:val="0067146E"/>
    <w:rsid w:val="00685853"/>
    <w:rsid w:val="00686BE4"/>
    <w:rsid w:val="0074549C"/>
    <w:rsid w:val="00745992"/>
    <w:rsid w:val="00775E6E"/>
    <w:rsid w:val="007A6560"/>
    <w:rsid w:val="007C10F6"/>
    <w:rsid w:val="007E1A9E"/>
    <w:rsid w:val="00843107"/>
    <w:rsid w:val="00854C26"/>
    <w:rsid w:val="00866058"/>
    <w:rsid w:val="00875E83"/>
    <w:rsid w:val="008A1AC8"/>
    <w:rsid w:val="008B7245"/>
    <w:rsid w:val="00A1440D"/>
    <w:rsid w:val="00A236F9"/>
    <w:rsid w:val="00AB3092"/>
    <w:rsid w:val="00AD06DF"/>
    <w:rsid w:val="00B30E47"/>
    <w:rsid w:val="00BE7473"/>
    <w:rsid w:val="00C8566A"/>
    <w:rsid w:val="00D12036"/>
    <w:rsid w:val="00D54B08"/>
    <w:rsid w:val="00EC14EC"/>
    <w:rsid w:val="00F520F7"/>
    <w:rsid w:val="00F6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3:03:00Z">
        <w:pPr>
          <w:jc w:val="both"/>
        </w:pPr>
      </w:pPrChange>
    </w:pPr>
    <w:rPr>
      <w:lang w:val="hu-HU"/>
      <w:rPrChange w:id="0" w:author="Pribil-Kövesdy Döníz" w:date="2026-09-22T13:03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3:03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1" w:author="Pribil-Kövesdy Döníz" w:date="2026-09-22T13:03:00Z">
        <w:rPr>
          <w:rFonts w:asciiTheme="minorHAnsi" w:eastAsiaTheme="minorHAnsi" w:hAnsiTheme="minorHAnsi" w:cs="Calibri"/>
          <w:sz w:val="16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C14EC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3:03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2" w:author="Pribil-Kövesdy Döníz" w:date="2026-09-22T13:03:00Z">
        <w:rPr>
          <w:rFonts w:asciiTheme="minorHAnsi" w:eastAsiaTheme="minorHAnsi" w:hAnsiTheme="minorHAnsi" w:cs="Calibri"/>
          <w:sz w:val="14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C14EC"/>
    <w:rPr>
      <w:lang w:val="hu-HU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18424D" w:themeColor="hyperlink"/>
      <w:u w:val="single"/>
      <w:rPrChange w:id="3" w:author="Pribil-Kövesdy Döníz" w:date="2026-09-22T13:03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B30E47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3:03:00Z">
        <w:pPr>
          <w:spacing w:after="200" w:line="276" w:lineRule="auto"/>
          <w:ind w:left="720"/>
          <w:contextualSpacing/>
        </w:pPr>
      </w:pPrChange>
    </w:pPr>
    <w:rPr>
      <w:rPrChange w:id="4" w:author="Pribil-Kövesdy Döníz" w:date="2026-09-22T13:0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3:03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3:03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E47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2026-09-22T17:03:00Z</dcterms:modified>
</cp:coreProperties>
</file>