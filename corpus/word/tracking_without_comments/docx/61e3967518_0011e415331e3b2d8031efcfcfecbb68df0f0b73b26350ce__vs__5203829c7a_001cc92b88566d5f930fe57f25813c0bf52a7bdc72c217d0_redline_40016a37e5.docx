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D9FF61" w14:textId="77777777" w:rsidR="002E5199" w:rsidRDefault="002E5199" w:rsidP="009700EB">
      <w:pPr>
        <w:pStyle w:val="Default"/>
        <w:rPr>
          <w:ins w:id="2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49270D6C" w14:textId="77777777" w:rsidR="002E5199" w:rsidRDefault="002E5199" w:rsidP="002E5199">
      <w:pPr>
        <w:pStyle w:val="Heading4"/>
        <w:jc w:val="center"/>
        <w:rPr>
          <w:ins w:id="3" w:author="uzivatel" w:date="2026-09-22T12:17:00Z" w16du:dateUtc="2026-09-22T16:17:00Z"/>
          <w:sz w:val="34"/>
        </w:rPr>
      </w:pPr>
      <w:ins w:id="4" w:author="uzivatel" w:date="2026-09-22T12:17:00Z" w16du:dateUtc="2026-09-22T16:17:00Z">
        <w:r>
          <w:rPr>
            <w:sz w:val="34"/>
          </w:rPr>
          <w:t>Základní škola Rumburk, U Nemocnice 1132/5, okres Děčín, p. o.</w:t>
        </w:r>
      </w:ins>
    </w:p>
    <w:p w14:paraId="7A3AB243" w14:textId="77777777" w:rsidR="002E5199" w:rsidRDefault="002E5199" w:rsidP="002E5199">
      <w:pPr>
        <w:rPr>
          <w:ins w:id="5" w:author="uzivatel" w:date="2026-09-22T12:17:00Z" w16du:dateUtc="2026-09-22T16:17:00Z"/>
          <w:sz w:val="16"/>
        </w:rPr>
      </w:pPr>
      <w:ins w:id="6" w:author="uzivatel" w:date="2026-09-22T12:17:00Z" w16du:dateUtc="2026-09-22T16:17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38D59FDD" w14:textId="77777777" w:rsidR="00067C1B" w:rsidRDefault="00067C1B" w:rsidP="002E5199">
      <w:pPr>
        <w:pStyle w:val="Default"/>
        <w:jc w:val="center"/>
        <w:rPr>
          <w:ins w:id="7" w:author="uzivatel" w:date="2026-09-22T12:17:00Z" w16du:dateUtc="2026-09-22T16:17:00Z"/>
        </w:rPr>
      </w:pPr>
    </w:p>
    <w:p w14:paraId="7662ADEF" w14:textId="77777777" w:rsidR="009700EB" w:rsidRPr="00AF69EB" w:rsidRDefault="009700EB" w:rsidP="002E5199">
      <w:pPr>
        <w:pStyle w:val="Default"/>
        <w:jc w:val="center"/>
        <w:rPr>
          <w:ins w:id="8" w:author="uzivatel" w:date="2026-09-22T12:17:00Z" w16du:dateUtc="2026-09-22T16:17:00Z"/>
          <w:b/>
          <w:bCs/>
          <w:sz w:val="22"/>
          <w:szCs w:val="22"/>
          <w:u w:val="single"/>
        </w:rPr>
      </w:pPr>
      <w:ins w:id="9" w:author="uzivatel" w:date="2026-09-22T12:17:00Z" w16du:dateUtc="2026-09-22T16:17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42B7A30F" w14:textId="77777777" w:rsidR="009D457F" w:rsidRDefault="009D457F" w:rsidP="009700EB">
      <w:pPr>
        <w:pStyle w:val="Default"/>
        <w:rPr>
          <w:ins w:id="10" w:author="uzivatel" w:date="2026-09-22T12:17:00Z" w16du:dateUtc="2026-09-22T16:17:00Z"/>
          <w:b/>
          <w:bCs/>
          <w:sz w:val="22"/>
          <w:szCs w:val="22"/>
        </w:rPr>
      </w:pPr>
    </w:p>
    <w:p w14:paraId="19F74C3F" w14:textId="77777777" w:rsidR="009700EB" w:rsidRDefault="009700EB" w:rsidP="009700EB">
      <w:pPr>
        <w:pStyle w:val="Default"/>
        <w:rPr>
          <w:ins w:id="11" w:author="uzivatel" w:date="2026-09-22T12:17:00Z" w16du:dateUtc="2026-09-22T16:17:00Z"/>
          <w:rFonts w:ascii="Roboto" w:hAnsi="Roboto"/>
        </w:rPr>
      </w:pPr>
      <w:ins w:id="12" w:author="uzivatel" w:date="2026-09-22T12:17:00Z" w16du:dateUtc="2026-09-22T16:17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3F34BF8A" w14:textId="77777777" w:rsidR="004714D6" w:rsidRDefault="003A4848" w:rsidP="003A4848">
      <w:pPr>
        <w:pStyle w:val="Default"/>
        <w:numPr>
          <w:ilvl w:val="0"/>
          <w:numId w:val="10"/>
        </w:numPr>
        <w:rPr>
          <w:ins w:id="13" w:author="uzivatel" w:date="2026-09-22T12:17:00Z" w16du:dateUtc="2026-09-22T16:17:00Z"/>
          <w:rFonts w:ascii="Roboto" w:hAnsi="Roboto"/>
        </w:rPr>
      </w:pPr>
      <w:ins w:id="14" w:author="uzivatel" w:date="2026-09-22T12:17:00Z" w16du:dateUtc="2026-09-22T16:17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5A4E2E1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17:00Z" w16du:dateUtc="2026-09-22T16:17:00Z"/>
          <w:rFonts w:ascii="Roboto" w:hAnsi="Roboto"/>
        </w:rPr>
      </w:pPr>
      <w:ins w:id="16" w:author="uzivatel" w:date="2026-09-22T12:17:00Z" w16du:dateUtc="2026-09-22T16:17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1A0B21A" w14:textId="77777777" w:rsidR="003A4848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17:00Z" w16du:dateUtc="2026-09-22T16:17:00Z"/>
          <w:rFonts w:ascii="Roboto" w:hAnsi="Roboto"/>
        </w:rPr>
      </w:pPr>
      <w:ins w:id="18" w:author="uzivatel" w:date="2026-09-22T12:17:00Z" w16du:dateUtc="2026-09-22T16:17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0CDD3331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17:00Z" w16du:dateUtc="2026-09-22T16:17:00Z"/>
          <w:rFonts w:ascii="Roboto" w:hAnsi="Roboto"/>
        </w:rPr>
      </w:pPr>
      <w:ins w:id="20" w:author="uzivatel" w:date="2026-09-22T12:17:00Z" w16du:dateUtc="2026-09-22T16:17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1D018491" w14:textId="77777777" w:rsidR="003A4848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17:00Z" w16du:dateUtc="2026-09-22T16:17:00Z"/>
          <w:rFonts w:ascii="Roboto" w:hAnsi="Roboto"/>
        </w:rPr>
      </w:pPr>
      <w:ins w:id="22" w:author="uzivatel" w:date="2026-09-22T12:17:00Z" w16du:dateUtc="2026-09-22T16:17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5E4782A2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3" w:author="uzivatel" w:date="2026-09-22T12:17:00Z" w16du:dateUtc="2026-09-22T16:17:00Z"/>
          <w:b/>
          <w:bCs/>
          <w:sz w:val="22"/>
          <w:szCs w:val="22"/>
        </w:rPr>
      </w:pPr>
      <w:ins w:id="24" w:author="uzivatel" w:date="2026-09-22T12:17:00Z" w16du:dateUtc="2026-09-22T16:17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786B5BC6" w14:textId="77777777" w:rsidR="009D457F" w:rsidRPr="009D457F" w:rsidRDefault="009D457F" w:rsidP="009D457F">
      <w:pPr>
        <w:pStyle w:val="Default"/>
        <w:ind w:left="720"/>
        <w:rPr>
          <w:ins w:id="25" w:author="uzivatel" w:date="2026-09-22T12:17:00Z" w16du:dateUtc="2026-09-22T16:17:00Z"/>
          <w:b/>
          <w:bCs/>
          <w:sz w:val="22"/>
          <w:szCs w:val="22"/>
        </w:rPr>
      </w:pPr>
    </w:p>
    <w:p w14:paraId="49ACB822" w14:textId="77777777" w:rsidR="0071556C" w:rsidRDefault="0043051E" w:rsidP="009700EB">
      <w:pPr>
        <w:pStyle w:val="Default"/>
        <w:rPr>
          <w:ins w:id="26" w:author="uzivatel" w:date="2026-09-22T12:17:00Z" w16du:dateUtc="2026-09-22T16:17:00Z"/>
          <w:b/>
          <w:bCs/>
          <w:sz w:val="22"/>
          <w:szCs w:val="22"/>
          <w:u w:val="single"/>
        </w:rPr>
      </w:pPr>
      <w:ins w:id="27" w:author="uzivatel" w:date="2026-09-22T12:17:00Z" w16du:dateUtc="2026-09-22T16:17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0220DE47" w14:textId="77777777" w:rsidR="002E5199" w:rsidRPr="0043051E" w:rsidRDefault="002E5199" w:rsidP="009700EB">
      <w:pPr>
        <w:pStyle w:val="Default"/>
        <w:rPr>
          <w:ins w:id="28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41FBE8D0" w14:textId="77777777" w:rsidR="00E60474" w:rsidRDefault="00C9043F" w:rsidP="00E2631A">
      <w:pPr>
        <w:pStyle w:val="Default"/>
        <w:rPr>
          <w:ins w:id="29" w:author="uzivatel" w:date="2026-09-22T12:17:00Z" w16du:dateUtc="2026-09-22T16:17:00Z"/>
          <w:rFonts w:ascii="Roboto" w:hAnsi="Roboto"/>
        </w:rPr>
      </w:pPr>
      <w:ins w:id="30" w:author="uzivatel" w:date="2026-09-22T12:17:00Z" w16du:dateUtc="2026-09-22T16:17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81F550B" w14:textId="77777777" w:rsidR="00E2631A" w:rsidRPr="00E2631A" w:rsidRDefault="00E2631A" w:rsidP="00E2631A">
      <w:pPr>
        <w:pStyle w:val="Default"/>
        <w:rPr>
          <w:ins w:id="31" w:author="uzivatel" w:date="2026-09-22T12:17:00Z" w16du:dateUtc="2026-09-22T16:17:00Z"/>
          <w:rFonts w:ascii="Roboto" w:hAnsi="Roboto"/>
        </w:rPr>
      </w:pPr>
    </w:p>
    <w:p w14:paraId="650E83E6" w14:textId="77777777" w:rsidR="00DF0E9B" w:rsidRPr="00E2631A" w:rsidRDefault="00DF0E9B" w:rsidP="00DF0E9B">
      <w:pPr>
        <w:pStyle w:val="Default"/>
        <w:rPr>
          <w:ins w:id="32" w:author="uzivatel" w:date="2026-09-22T12:17:00Z" w16du:dateUtc="2026-09-22T16:17:00Z"/>
          <w:rFonts w:ascii="Roboto" w:hAnsi="Roboto"/>
          <w:b/>
        </w:rPr>
      </w:pPr>
      <w:ins w:id="33" w:author="uzivatel" w:date="2026-09-22T12:17:00Z" w16du:dateUtc="2026-09-22T16:17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78E706F6" w14:textId="77777777" w:rsidR="000C1D5B" w:rsidRDefault="000C1D5B" w:rsidP="00222525">
      <w:pPr>
        <w:pStyle w:val="Default"/>
        <w:rPr>
          <w:ins w:id="34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52030799" w14:textId="77777777" w:rsidR="00222525" w:rsidRDefault="00967EDD" w:rsidP="00222525">
      <w:pPr>
        <w:pStyle w:val="Default"/>
        <w:rPr>
          <w:ins w:id="35" w:author="uzivatel" w:date="2026-09-22T12:17:00Z" w16du:dateUtc="2026-09-22T16:17:00Z"/>
          <w:b/>
          <w:bCs/>
          <w:sz w:val="22"/>
          <w:szCs w:val="22"/>
          <w:u w:val="single"/>
        </w:rPr>
      </w:pPr>
      <w:ins w:id="36" w:author="uzivatel" w:date="2026-09-22T12:17:00Z" w16du:dateUtc="2026-09-22T16:17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59475890" w14:textId="77777777" w:rsidR="000C1D5B" w:rsidRDefault="000C1D5B" w:rsidP="00222525">
      <w:pPr>
        <w:pStyle w:val="Default"/>
        <w:rPr>
          <w:ins w:id="37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211D804E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8" w:author="uzivatel" w:date="2026-09-22T12:17:00Z" w16du:dateUtc="2026-09-22T16:17:00Z"/>
          <w:rFonts w:ascii="Roboto" w:hAnsi="Roboto"/>
        </w:rPr>
      </w:pPr>
      <w:ins w:id="39" w:author="uzivatel" w:date="2026-09-22T12:17:00Z" w16du:dateUtc="2026-09-22T16:17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3CFEAB6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0" w:author="uzivatel" w:date="2026-09-22T12:17:00Z" w16du:dateUtc="2026-09-22T16:17:00Z"/>
          <w:rFonts w:ascii="Roboto" w:hAnsi="Roboto"/>
        </w:rPr>
      </w:pPr>
      <w:ins w:id="41" w:author="uzivatel" w:date="2026-09-22T12:17:00Z" w16du:dateUtc="2026-09-22T16:17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5A6BE856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2" w:author="uzivatel" w:date="2026-09-22T12:17:00Z" w16du:dateUtc="2026-09-22T16:17:00Z"/>
          <w:rFonts w:ascii="Roboto" w:hAnsi="Roboto"/>
        </w:rPr>
      </w:pPr>
      <w:ins w:id="43" w:author="uzivatel" w:date="2026-09-22T12:17:00Z" w16du:dateUtc="2026-09-22T16:17:00Z">
        <w:r w:rsidRPr="009E4030">
          <w:rPr>
            <w:rFonts w:ascii="Roboto" w:hAnsi="Roboto"/>
          </w:rPr>
          <w:t>individuální konzultace</w:t>
        </w:r>
      </w:ins>
    </w:p>
    <w:p w14:paraId="78BD0920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4" w:author="uzivatel" w:date="2026-09-22T12:17:00Z" w16du:dateUtc="2026-09-22T16:17:00Z"/>
          <w:b/>
          <w:bCs/>
          <w:sz w:val="22"/>
          <w:szCs w:val="22"/>
          <w:u w:val="single"/>
        </w:rPr>
      </w:pPr>
      <w:ins w:id="45" w:author="uzivatel" w:date="2026-09-22T12:17:00Z" w16du:dateUtc="2026-09-22T16:17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07140152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6" w:author="uzivatel" w:date="2026-09-22T12:17:00Z" w16du:dateUtc="2026-09-22T16:17:00Z"/>
          <w:rFonts w:ascii="Roboto" w:hAnsi="Roboto"/>
        </w:rPr>
      </w:pPr>
      <w:ins w:id="47" w:author="uzivatel" w:date="2026-09-22T12:17:00Z" w16du:dateUtc="2026-09-22T16:17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5836176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8" w:author="uzivatel" w:date="2026-09-22T12:17:00Z" w16du:dateUtc="2026-09-22T16:17:00Z"/>
          <w:rFonts w:ascii="Roboto" w:hAnsi="Roboto"/>
        </w:rPr>
      </w:pPr>
      <w:ins w:id="49" w:author="uzivatel" w:date="2026-09-22T12:17:00Z" w16du:dateUtc="2026-09-22T16:17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3C3EA7F6" w14:textId="77777777" w:rsidR="00F01D59" w:rsidRDefault="00EF2DAF" w:rsidP="009E4030">
      <w:pPr>
        <w:pStyle w:val="Default"/>
        <w:numPr>
          <w:ilvl w:val="0"/>
          <w:numId w:val="7"/>
        </w:numPr>
        <w:rPr>
          <w:ins w:id="50" w:author="uzivatel" w:date="2026-09-22T12:17:00Z" w16du:dateUtc="2026-09-22T16:17:00Z"/>
          <w:rFonts w:ascii="Roboto" w:hAnsi="Roboto"/>
        </w:rPr>
      </w:pPr>
      <w:ins w:id="51" w:author="uzivatel" w:date="2026-09-22T12:17:00Z" w16du:dateUtc="2026-09-22T16:17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4ABE55C5" w14:textId="77777777" w:rsidR="00E2631A" w:rsidRDefault="00EF2DAF" w:rsidP="009E4030">
      <w:pPr>
        <w:pStyle w:val="Default"/>
        <w:numPr>
          <w:ilvl w:val="0"/>
          <w:numId w:val="7"/>
        </w:numPr>
        <w:rPr>
          <w:ins w:id="52" w:author="uzivatel" w:date="2026-09-22T12:17:00Z" w16du:dateUtc="2026-09-22T16:17:00Z"/>
          <w:rFonts w:ascii="Roboto" w:hAnsi="Roboto"/>
        </w:rPr>
      </w:pPr>
      <w:ins w:id="53" w:author="uzivatel" w:date="2026-09-22T12:17:00Z" w16du:dateUtc="2026-09-22T16:17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02ED3266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4" w:author="uzivatel" w:date="2026-09-22T12:17:00Z" w16du:dateUtc="2026-09-22T16:17:00Z"/>
          <w:rFonts w:ascii="Times New Roman" w:hAnsi="Times New Roman" w:cs="Times New Roman"/>
        </w:rPr>
      </w:pPr>
      <w:ins w:id="55" w:author="uzivatel" w:date="2026-09-22T12:17:00Z" w16du:dateUtc="2026-09-22T16:17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60B31FA3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6" w:author="uzivatel" w:date="2026-09-22T12:17:00Z" w16du:dateUtc="2026-09-22T16:17:00Z"/>
          <w:rFonts w:ascii="Roboto" w:hAnsi="Roboto"/>
        </w:rPr>
      </w:pPr>
      <w:ins w:id="57" w:author="uzivatel" w:date="2026-09-22T12:17:00Z" w16du:dateUtc="2026-09-22T16:17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 xml:space="preserve">. Žáci, kteří v daný den absolvují více </w:t>
        </w:r>
        <w:r w:rsidR="00FB2884">
          <w:rPr>
            <w:rFonts w:ascii="Roboto" w:hAnsi="Roboto"/>
          </w:rPr>
          <w:lastRenderedPageBreak/>
          <w:t>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52D18CFA" w14:textId="77777777" w:rsidR="000C1D5B" w:rsidRDefault="000C1D5B" w:rsidP="000C1D5B">
      <w:pPr>
        <w:pStyle w:val="Default"/>
        <w:numPr>
          <w:ilvl w:val="0"/>
          <w:numId w:val="2"/>
        </w:numPr>
        <w:rPr>
          <w:ins w:id="58" w:author="uzivatel" w:date="2026-09-22T12:17:00Z" w16du:dateUtc="2026-09-22T16:17:00Z"/>
          <w:rFonts w:ascii="Roboto" w:hAnsi="Roboto"/>
        </w:rPr>
      </w:pPr>
      <w:ins w:id="59" w:author="uzivatel" w:date="2026-09-22T12:17:00Z" w16du:dateUtc="2026-09-22T16:17:00Z">
        <w:r>
          <w:rPr>
            <w:rFonts w:ascii="Roboto" w:hAnsi="Roboto"/>
          </w:rPr>
          <w:t>žáci si přinesou:</w:t>
        </w:r>
      </w:ins>
    </w:p>
    <w:p w14:paraId="4C1A3EB7" w14:textId="77777777" w:rsidR="00992F5A" w:rsidRDefault="000C1D5B" w:rsidP="000C1D5B">
      <w:pPr>
        <w:pStyle w:val="Default"/>
        <w:numPr>
          <w:ilvl w:val="0"/>
          <w:numId w:val="8"/>
        </w:numPr>
        <w:rPr>
          <w:ins w:id="60" w:author="uzivatel" w:date="2026-09-22T12:17:00Z" w16du:dateUtc="2026-09-22T16:17:00Z"/>
          <w:rFonts w:ascii="Roboto" w:hAnsi="Roboto"/>
        </w:rPr>
      </w:pPr>
      <w:ins w:id="61" w:author="uzivatel" w:date="2026-09-22T12:17:00Z" w16du:dateUtc="2026-09-22T16:17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25E4E1E7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17:00Z" w16du:dateUtc="2026-09-22T16:17:00Z"/>
          <w:rFonts w:ascii="Roboto" w:hAnsi="Roboto"/>
        </w:rPr>
      </w:pPr>
      <w:ins w:id="63" w:author="uzivatel" w:date="2026-09-22T12:17:00Z" w16du:dateUtc="2026-09-22T16:17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58BB1237" w14:textId="77777777" w:rsidR="000C1D5B" w:rsidRDefault="000C1D5B" w:rsidP="000C1D5B">
      <w:pPr>
        <w:pStyle w:val="Default"/>
        <w:numPr>
          <w:ilvl w:val="0"/>
          <w:numId w:val="8"/>
        </w:numPr>
        <w:rPr>
          <w:ins w:id="64" w:author="uzivatel" w:date="2026-09-22T12:17:00Z" w16du:dateUtc="2026-09-22T16:17:00Z"/>
        </w:rPr>
      </w:pPr>
      <w:ins w:id="65" w:author="uzivatel" w:date="2026-09-22T12:17:00Z" w16du:dateUtc="2026-09-22T16:17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tbl>
      <w:tblPr>
        <w:tblStyle w:val="TableGrid"/>
        <w:tblpPr w:leftFromText="180" w:rightFromText="180" w:vertAnchor="page" w:horzAnchor="margin" w:tblpY="262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7"/>
        <w:gridCol w:w="3002"/>
        <w:gridCol w:w="2698"/>
        <w:gridCol w:w="2299"/>
        <w:gridCol w:w="920"/>
      </w:tblGrid>
      <w:tr w:rsidR="00624A22" w:rsidRPr="00FD3C31" w14:paraId="104DED76" w14:textId="77777777" w:rsidTr="00715085">
        <w:trPr>
          <w:trHeight w:val="517"/>
          <w:del w:id="66" w:author="uzivatel" w:date="2026-09-22T12:17:00Z" w16du:dateUtc="2026-09-22T16:17:00Z"/>
        </w:trPr>
        <w:tc>
          <w:tcPr>
            <w:tcW w:w="9286" w:type="dxa"/>
            <w:gridSpan w:val="5"/>
            <w:tcBorders>
              <w:bottom w:val="dotted" w:sz="4" w:space="0" w:color="auto"/>
            </w:tcBorders>
            <w:vAlign w:val="center"/>
          </w:tcPr>
          <w:p w14:paraId="5C0917C5" w14:textId="77777777" w:rsidR="00624A22" w:rsidRPr="00384DF9" w:rsidRDefault="00624A22" w:rsidP="00715085">
            <w:pPr>
              <w:rPr>
                <w:del w:id="67" w:author="uzivatel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</w:p>
          <w:p w14:paraId="392EBE71" w14:textId="42236540" w:rsidR="00615674" w:rsidRDefault="007D5DC8" w:rsidP="00715085">
            <w:pPr>
              <w:jc w:val="center"/>
              <w:rPr>
                <w:del w:id="68" w:author="uzivatel" w:date="2026-09-22T12:17:00Z" w16du:dateUtc="2026-09-22T16:17:00Z"/>
                <w:rFonts w:ascii="Arial" w:hAnsi="Arial" w:cs="Arial"/>
                <w:b/>
                <w:sz w:val="26"/>
                <w:szCs w:val="26"/>
              </w:rPr>
            </w:pPr>
            <w:del w:id="69" w:author="uzivatel" w:date="2026-09-22T12:17:00Z" w16du:dateUtc="2026-09-22T16:17:00Z">
              <w:r>
                <w:rPr>
                  <w:rFonts w:ascii="Arial" w:hAnsi="Arial" w:cs="Arial"/>
                  <w:b/>
                  <w:sz w:val="26"/>
                  <w:szCs w:val="26"/>
                </w:rPr>
                <w:delText xml:space="preserve">Příloha ZD č. </w:delText>
              </w:r>
              <w:r w:rsidR="00E4376D">
                <w:rPr>
                  <w:rFonts w:ascii="Arial" w:hAnsi="Arial" w:cs="Arial"/>
                  <w:b/>
                  <w:sz w:val="26"/>
                  <w:szCs w:val="26"/>
                </w:rPr>
                <w:delText>7</w:delText>
              </w:r>
              <w:r w:rsidR="00624A22" w:rsidRPr="0019410C">
                <w:rPr>
                  <w:rFonts w:ascii="Arial" w:hAnsi="Arial" w:cs="Arial"/>
                  <w:b/>
                  <w:sz w:val="26"/>
                  <w:szCs w:val="26"/>
                </w:rPr>
                <w:delText xml:space="preserve"> – Seznam poddodavatelů </w:delText>
              </w:r>
              <w:r w:rsidR="00615674">
                <w:rPr>
                  <w:rFonts w:ascii="Arial" w:hAnsi="Arial" w:cs="Arial"/>
                  <w:b/>
                  <w:sz w:val="26"/>
                  <w:szCs w:val="26"/>
                </w:rPr>
                <w:delText xml:space="preserve">na plnění </w:delText>
              </w:r>
            </w:del>
          </w:p>
          <w:p w14:paraId="63E1CB56" w14:textId="01C68D7E" w:rsidR="00624A22" w:rsidRPr="0019410C" w:rsidRDefault="00615674" w:rsidP="00715085">
            <w:pPr>
              <w:jc w:val="center"/>
              <w:rPr>
                <w:del w:id="70" w:author="uzivatel" w:date="2026-09-22T12:17:00Z" w16du:dateUtc="2026-09-22T16:17:00Z"/>
                <w:rFonts w:ascii="Arial" w:hAnsi="Arial" w:cs="Arial"/>
                <w:b/>
                <w:sz w:val="26"/>
                <w:szCs w:val="26"/>
              </w:rPr>
            </w:pPr>
            <w:del w:id="71" w:author="uzivatel" w:date="2026-09-22T12:17:00Z" w16du:dateUtc="2026-09-22T16:17:00Z">
              <w:r>
                <w:rPr>
                  <w:rFonts w:ascii="Arial" w:hAnsi="Arial" w:cs="Arial"/>
                  <w:b/>
                  <w:sz w:val="26"/>
                  <w:szCs w:val="26"/>
                </w:rPr>
                <w:delText>předmětu veřejné zakázky</w:delText>
              </w:r>
            </w:del>
          </w:p>
          <w:p w14:paraId="68429C39" w14:textId="535C71E2" w:rsidR="00624A22" w:rsidRPr="00E4376D" w:rsidRDefault="00624A22" w:rsidP="00715085">
            <w:pPr>
              <w:jc w:val="center"/>
              <w:rPr>
                <w:del w:id="72" w:author="uzivatel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  <w:del w:id="73" w:author="uzivatel" w:date="2026-09-22T12:17:00Z" w16du:dateUtc="2026-09-22T16:17:00Z">
              <w:r w:rsidRPr="00E4376D">
                <w:rPr>
                  <w:rFonts w:ascii="Arial" w:hAnsi="Arial" w:cs="Arial"/>
                  <w:b/>
                  <w:sz w:val="24"/>
                  <w:szCs w:val="24"/>
                </w:rPr>
                <w:delText xml:space="preserve">(vzorový </w:delText>
              </w:r>
              <w:r w:rsidR="00E4376D" w:rsidRPr="00E4376D">
                <w:rPr>
                  <w:rFonts w:ascii="Arial" w:hAnsi="Arial" w:cs="Arial"/>
                  <w:b/>
                  <w:sz w:val="24"/>
                  <w:szCs w:val="24"/>
                </w:rPr>
                <w:delText>dokument</w:delText>
              </w:r>
              <w:r w:rsidRPr="00E4376D">
                <w:rPr>
                  <w:rFonts w:ascii="Arial" w:hAnsi="Arial" w:cs="Arial"/>
                  <w:b/>
                  <w:sz w:val="24"/>
                  <w:szCs w:val="24"/>
                </w:rPr>
                <w:delText>)</w:delText>
              </w:r>
            </w:del>
          </w:p>
          <w:p w14:paraId="5E702BD2" w14:textId="77777777" w:rsidR="00624A22" w:rsidRPr="00384DF9" w:rsidRDefault="00624A22" w:rsidP="00715085">
            <w:pPr>
              <w:jc w:val="center"/>
              <w:rPr>
                <w:del w:id="74" w:author="uzivatel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3386F" w:rsidRPr="00346492" w14:paraId="174D3961" w14:textId="77777777" w:rsidTr="00715085">
        <w:trPr>
          <w:trHeight w:val="63"/>
          <w:del w:id="75" w:author="uzivatel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7D0A82EA" w14:textId="3DD1504B" w:rsidR="0063386F" w:rsidRPr="00346492" w:rsidRDefault="0063386F" w:rsidP="00715085">
            <w:pPr>
              <w:spacing w:before="120" w:after="120"/>
              <w:rPr>
                <w:del w:id="76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77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 zadavatele a název veřejné zakázky:</w:delText>
              </w:r>
            </w:del>
          </w:p>
        </w:tc>
      </w:tr>
      <w:tr w:rsidR="0063386F" w:rsidRPr="00346492" w14:paraId="397F7B3E" w14:textId="77777777" w:rsidTr="00715085">
        <w:trPr>
          <w:trHeight w:val="641"/>
          <w:del w:id="78" w:author="uzivatel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0AC15104" w14:textId="17E03AFE" w:rsidR="0063386F" w:rsidRPr="00346492" w:rsidRDefault="0063386F" w:rsidP="00715085">
            <w:pPr>
              <w:rPr>
                <w:del w:id="79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80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Zadavatel veřejné zakázky:</w:delText>
              </w:r>
            </w:del>
          </w:p>
        </w:tc>
        <w:tc>
          <w:tcPr>
            <w:tcW w:w="3219" w:type="dxa"/>
            <w:gridSpan w:val="2"/>
            <w:tcBorders>
              <w:top w:val="dotted" w:sz="4" w:space="0" w:color="auto"/>
            </w:tcBorders>
          </w:tcPr>
          <w:p w14:paraId="33270B50" w14:textId="3BA3010B" w:rsidR="0063386F" w:rsidRPr="00346492" w:rsidRDefault="0063386F" w:rsidP="00715085">
            <w:pPr>
              <w:pStyle w:val="Default"/>
              <w:rPr>
                <w:del w:id="81" w:author="uzivatel" w:date="2026-09-22T12:17:00Z" w16du:dateUtc="2026-09-22T16:17:00Z"/>
                <w:b/>
                <w:sz w:val="18"/>
                <w:szCs w:val="18"/>
              </w:rPr>
            </w:pPr>
            <w:del w:id="82" w:author="uzivatel" w:date="2026-09-22T12:17:00Z" w16du:dateUtc="2026-09-22T16:17:00Z">
              <w:r w:rsidRPr="00346492">
                <w:rPr>
                  <w:b/>
                  <w:sz w:val="18"/>
                  <w:szCs w:val="18"/>
                </w:rPr>
                <w:delText>Název: Město</w:delText>
              </w:r>
              <w:r w:rsidR="00E4376D">
                <w:rPr>
                  <w:b/>
                  <w:sz w:val="18"/>
                  <w:szCs w:val="18"/>
                </w:rPr>
                <w:delText xml:space="preserve"> Bruntál</w:delText>
              </w:r>
            </w:del>
          </w:p>
          <w:p w14:paraId="7BE9C5CA" w14:textId="2E268367" w:rsidR="0063386F" w:rsidRPr="00346492" w:rsidRDefault="0063386F" w:rsidP="00715085">
            <w:pPr>
              <w:pStyle w:val="Default"/>
              <w:rPr>
                <w:del w:id="83" w:author="uzivatel" w:date="2026-09-22T12:17:00Z" w16du:dateUtc="2026-09-22T16:17:00Z"/>
                <w:b/>
                <w:sz w:val="18"/>
                <w:szCs w:val="18"/>
              </w:rPr>
            </w:pPr>
            <w:del w:id="84" w:author="uzivatel" w:date="2026-09-22T12:17:00Z" w16du:dateUtc="2026-09-22T16:17:00Z">
              <w:r w:rsidRPr="00346492">
                <w:rPr>
                  <w:b/>
                  <w:sz w:val="18"/>
                  <w:szCs w:val="18"/>
                </w:rPr>
                <w:delText xml:space="preserve">Adresa: </w:delText>
              </w:r>
              <w:r w:rsidR="00E4376D">
                <w:rPr>
                  <w:b/>
                  <w:sz w:val="18"/>
                  <w:szCs w:val="18"/>
                </w:rPr>
                <w:delText>Nádražní 994/20, 792 01 Bruntál 1</w:delText>
              </w:r>
            </w:del>
          </w:p>
          <w:p w14:paraId="023EAD00" w14:textId="79974CE6" w:rsidR="0063386F" w:rsidRPr="00346492" w:rsidRDefault="0063386F" w:rsidP="00715085">
            <w:pPr>
              <w:rPr>
                <w:del w:id="85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86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IČ/DIČ: 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00295892</w:delText>
              </w:r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 / CZ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00295892</w:delText>
              </w:r>
            </w:del>
          </w:p>
        </w:tc>
      </w:tr>
      <w:tr w:rsidR="0063386F" w:rsidRPr="00346492" w14:paraId="10FEFF4B" w14:textId="77777777" w:rsidTr="00715085">
        <w:trPr>
          <w:trHeight w:val="63"/>
          <w:del w:id="87" w:author="uzivatel" w:date="2026-09-22T12:17:00Z" w16du:dateUtc="2026-09-22T16:17:00Z"/>
        </w:trPr>
        <w:tc>
          <w:tcPr>
            <w:tcW w:w="6067" w:type="dxa"/>
            <w:gridSpan w:val="3"/>
            <w:tcBorders>
              <w:bottom w:val="dotted" w:sz="4" w:space="0" w:color="auto"/>
            </w:tcBorders>
            <w:vAlign w:val="center"/>
          </w:tcPr>
          <w:p w14:paraId="2B35862B" w14:textId="423A869C" w:rsidR="0063386F" w:rsidRPr="00346492" w:rsidRDefault="0063386F" w:rsidP="00715085">
            <w:pPr>
              <w:rPr>
                <w:del w:id="88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89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Název veřejné zakázky:</w:delText>
              </w:r>
            </w:del>
          </w:p>
        </w:tc>
        <w:tc>
          <w:tcPr>
            <w:tcW w:w="3219" w:type="dxa"/>
            <w:gridSpan w:val="2"/>
            <w:tcBorders>
              <w:bottom w:val="dotted" w:sz="4" w:space="0" w:color="auto"/>
            </w:tcBorders>
          </w:tcPr>
          <w:p w14:paraId="35A4DEAA" w14:textId="0724AACE" w:rsidR="0063386F" w:rsidRPr="00346492" w:rsidRDefault="00E4376D" w:rsidP="00715085">
            <w:pPr>
              <w:rPr>
                <w:del w:id="90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91" w:author="uzivatel" w:date="2026-09-22T12:17:00Z" w16du:dateUtc="2026-09-22T16:17:00Z">
              <w:r>
                <w:rPr>
                  <w:rFonts w:ascii="Arial" w:hAnsi="Arial" w:cs="Arial"/>
                  <w:b/>
                  <w:sz w:val="18"/>
                  <w:szCs w:val="18"/>
                </w:rPr>
                <w:delText xml:space="preserve">Modernizace veřejného osvětlení </w:delText>
              </w:r>
              <w:r w:rsidR="00361A26">
                <w:rPr>
                  <w:rFonts w:ascii="Arial" w:hAnsi="Arial" w:cs="Arial"/>
                  <w:b/>
                  <w:sz w:val="18"/>
                  <w:szCs w:val="18"/>
                </w:rPr>
                <w:delText>M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ěsto Bruntál</w:delText>
              </w:r>
            </w:del>
          </w:p>
        </w:tc>
      </w:tr>
      <w:tr w:rsidR="0063386F" w:rsidRPr="00346492" w14:paraId="29B4ACFE" w14:textId="77777777" w:rsidTr="00715085">
        <w:trPr>
          <w:trHeight w:val="86"/>
          <w:del w:id="92" w:author="uzivatel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49DC7656" w14:textId="685AA54D" w:rsidR="0063386F" w:rsidRPr="00346492" w:rsidRDefault="0063386F" w:rsidP="00715085">
            <w:pPr>
              <w:spacing w:before="120" w:after="120"/>
              <w:rPr>
                <w:del w:id="93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94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 účastníka zadávacího řízení:</w:delText>
              </w:r>
            </w:del>
          </w:p>
        </w:tc>
      </w:tr>
      <w:tr w:rsidR="0063386F" w:rsidRPr="00346492" w14:paraId="6C756F1B" w14:textId="77777777" w:rsidTr="00715085">
        <w:trPr>
          <w:trHeight w:val="192"/>
          <w:del w:id="95" w:author="uzivatel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</w:tcPr>
          <w:p w14:paraId="3A1B7956" w14:textId="77777777" w:rsidR="0063386F" w:rsidRPr="00346492" w:rsidRDefault="0063386F" w:rsidP="00715085">
            <w:pPr>
              <w:rPr>
                <w:del w:id="96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97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Účastník zadávacího řízení:</w:delText>
              </w:r>
            </w:del>
          </w:p>
          <w:p w14:paraId="135D4765" w14:textId="4B0A9A54" w:rsidR="0063386F" w:rsidRPr="00346492" w:rsidRDefault="0063386F" w:rsidP="00715085">
            <w:pPr>
              <w:rPr>
                <w:del w:id="98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99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(obchodní firma nebo název organizace)</w:delText>
              </w:r>
            </w:del>
          </w:p>
        </w:tc>
        <w:tc>
          <w:tcPr>
            <w:tcW w:w="3219" w:type="dxa"/>
            <w:gridSpan w:val="2"/>
            <w:tcBorders>
              <w:top w:val="dotted" w:sz="4" w:space="0" w:color="auto"/>
            </w:tcBorders>
            <w:vAlign w:val="center"/>
          </w:tcPr>
          <w:p w14:paraId="226A8B79" w14:textId="77777777" w:rsidR="0063386F" w:rsidRPr="00346492" w:rsidRDefault="0063386F" w:rsidP="00715085">
            <w:pPr>
              <w:jc w:val="center"/>
              <w:rPr>
                <w:del w:id="100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216AEC0C" w14:textId="77777777" w:rsidTr="00715085">
        <w:trPr>
          <w:trHeight w:val="198"/>
          <w:del w:id="101" w:author="uzivatel" w:date="2026-09-22T12:17:00Z" w16du:dateUtc="2026-09-22T16:17:00Z"/>
        </w:trPr>
        <w:tc>
          <w:tcPr>
            <w:tcW w:w="6067" w:type="dxa"/>
            <w:gridSpan w:val="3"/>
          </w:tcPr>
          <w:p w14:paraId="41AB74DF" w14:textId="77777777" w:rsidR="0063386F" w:rsidRPr="00346492" w:rsidRDefault="0063386F" w:rsidP="00715085">
            <w:pPr>
              <w:rPr>
                <w:del w:id="102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03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Sídlo:</w:delText>
              </w:r>
            </w:del>
          </w:p>
          <w:p w14:paraId="3130BF0A" w14:textId="69AF651A" w:rsidR="0063386F" w:rsidRPr="00346492" w:rsidRDefault="0063386F" w:rsidP="00715085">
            <w:pPr>
              <w:rPr>
                <w:del w:id="104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05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(celá adresa včetně PSČ)</w:delText>
              </w:r>
            </w:del>
          </w:p>
        </w:tc>
        <w:tc>
          <w:tcPr>
            <w:tcW w:w="3219" w:type="dxa"/>
            <w:gridSpan w:val="2"/>
            <w:vAlign w:val="center"/>
          </w:tcPr>
          <w:p w14:paraId="2C10F3EF" w14:textId="77777777" w:rsidR="0063386F" w:rsidRPr="00346492" w:rsidRDefault="0063386F" w:rsidP="00715085">
            <w:pPr>
              <w:jc w:val="center"/>
              <w:rPr>
                <w:del w:id="106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2BBFAEAC" w14:textId="77777777" w:rsidTr="00715085">
        <w:trPr>
          <w:trHeight w:val="76"/>
          <w:del w:id="107" w:author="uzivatel" w:date="2026-09-22T12:17:00Z" w16du:dateUtc="2026-09-22T16:17:00Z"/>
        </w:trPr>
        <w:tc>
          <w:tcPr>
            <w:tcW w:w="6067" w:type="dxa"/>
            <w:gridSpan w:val="3"/>
            <w:vAlign w:val="center"/>
          </w:tcPr>
          <w:p w14:paraId="7F03528E" w14:textId="08C68B56" w:rsidR="0063386F" w:rsidRPr="00346492" w:rsidRDefault="0063386F" w:rsidP="00715085">
            <w:pPr>
              <w:rPr>
                <w:del w:id="108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09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IČ:</w:delText>
              </w:r>
            </w:del>
          </w:p>
        </w:tc>
        <w:tc>
          <w:tcPr>
            <w:tcW w:w="3219" w:type="dxa"/>
            <w:gridSpan w:val="2"/>
            <w:vAlign w:val="center"/>
          </w:tcPr>
          <w:p w14:paraId="6606BE4E" w14:textId="77777777" w:rsidR="0063386F" w:rsidRPr="00346492" w:rsidRDefault="0063386F" w:rsidP="00715085">
            <w:pPr>
              <w:jc w:val="center"/>
              <w:rPr>
                <w:del w:id="110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664A93A6" w14:textId="77777777" w:rsidTr="00715085">
        <w:trPr>
          <w:trHeight w:val="136"/>
          <w:del w:id="111" w:author="uzivatel" w:date="2026-09-22T12:17:00Z" w16du:dateUtc="2026-09-22T16:17:00Z"/>
        </w:trPr>
        <w:tc>
          <w:tcPr>
            <w:tcW w:w="6067" w:type="dxa"/>
            <w:gridSpan w:val="3"/>
            <w:tcBorders>
              <w:bottom w:val="dotted" w:sz="4" w:space="0" w:color="auto"/>
            </w:tcBorders>
            <w:vAlign w:val="center"/>
          </w:tcPr>
          <w:p w14:paraId="2194AA6D" w14:textId="43DC2381" w:rsidR="0063386F" w:rsidRPr="00346492" w:rsidRDefault="0063386F" w:rsidP="00715085">
            <w:pPr>
              <w:rPr>
                <w:del w:id="112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13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DIČ:</w:delText>
              </w:r>
            </w:del>
          </w:p>
        </w:tc>
        <w:tc>
          <w:tcPr>
            <w:tcW w:w="3219" w:type="dxa"/>
            <w:gridSpan w:val="2"/>
            <w:tcBorders>
              <w:bottom w:val="dotted" w:sz="4" w:space="0" w:color="auto"/>
            </w:tcBorders>
            <w:vAlign w:val="center"/>
          </w:tcPr>
          <w:p w14:paraId="3DEA7300" w14:textId="77777777" w:rsidR="0063386F" w:rsidRPr="00346492" w:rsidRDefault="0063386F" w:rsidP="00715085">
            <w:pPr>
              <w:jc w:val="center"/>
              <w:rPr>
                <w:del w:id="114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3D4B45A9" w14:textId="77777777" w:rsidTr="00715085">
        <w:trPr>
          <w:trHeight w:val="63"/>
          <w:del w:id="115" w:author="uzivatel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1379A8BE" w14:textId="64195D61" w:rsidR="0063386F" w:rsidRPr="00346492" w:rsidRDefault="0063386F" w:rsidP="00715085">
            <w:pPr>
              <w:spacing w:before="120" w:after="120"/>
              <w:rPr>
                <w:del w:id="116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17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Seznam poddodavatelů:</w:delText>
              </w:r>
            </w:del>
          </w:p>
        </w:tc>
      </w:tr>
      <w:tr w:rsidR="0063386F" w:rsidRPr="00346492" w14:paraId="53D1388F" w14:textId="77777777" w:rsidTr="00715085">
        <w:trPr>
          <w:trHeight w:val="641"/>
          <w:del w:id="118" w:author="uzivatel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189B7700" w14:textId="77777777" w:rsidR="0063386F" w:rsidRPr="00346492" w:rsidRDefault="0063386F" w:rsidP="00715085">
            <w:pPr>
              <w:jc w:val="center"/>
              <w:rPr>
                <w:del w:id="11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20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</w:delText>
              </w:r>
            </w:del>
          </w:p>
        </w:tc>
        <w:tc>
          <w:tcPr>
            <w:tcW w:w="2299" w:type="dxa"/>
            <w:tcBorders>
              <w:top w:val="dotted" w:sz="4" w:space="0" w:color="auto"/>
            </w:tcBorders>
            <w:vAlign w:val="center"/>
          </w:tcPr>
          <w:p w14:paraId="1F30F825" w14:textId="77777777" w:rsidR="0063386F" w:rsidRPr="00346492" w:rsidRDefault="0063386F" w:rsidP="00715085">
            <w:pPr>
              <w:jc w:val="center"/>
              <w:rPr>
                <w:del w:id="121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22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Specifikace části plnění zakázky, kterou má </w:delText>
              </w:r>
              <w:r w:rsidRPr="00346492"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delText>účastník zadávacího řízení</w:delText>
              </w:r>
              <w:r w:rsidRPr="00346492">
                <w:rPr>
                  <w:rFonts w:ascii="Arial" w:hAnsi="Arial" w:cs="Arial"/>
                  <w:color w:val="000000"/>
                  <w:sz w:val="18"/>
                  <w:szCs w:val="18"/>
                </w:rPr>
                <w:delText xml:space="preserve"> </w:delText>
              </w:r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v úmyslu zadat poddodavateli</w:delText>
              </w:r>
            </w:del>
          </w:p>
        </w:tc>
        <w:tc>
          <w:tcPr>
            <w:tcW w:w="920" w:type="dxa"/>
            <w:tcBorders>
              <w:top w:val="dotted" w:sz="4" w:space="0" w:color="auto"/>
            </w:tcBorders>
            <w:vAlign w:val="center"/>
          </w:tcPr>
          <w:p w14:paraId="34AC5F4F" w14:textId="77777777" w:rsidR="0063386F" w:rsidRPr="00346492" w:rsidRDefault="0063386F" w:rsidP="00715085">
            <w:pPr>
              <w:jc w:val="center"/>
              <w:rPr>
                <w:del w:id="123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24" w:author="uzivate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% podíl na plnění zakázky</w:delText>
              </w:r>
            </w:del>
          </w:p>
        </w:tc>
      </w:tr>
      <w:tr w:rsidR="00346492" w:rsidRPr="00346492" w14:paraId="4A417B12" w14:textId="77777777" w:rsidTr="00715085">
        <w:trPr>
          <w:trHeight w:val="269"/>
          <w:del w:id="125" w:author="uzivatel" w:date="2026-09-22T12:17:00Z" w16du:dateUtc="2026-09-22T16:17:00Z"/>
        </w:trPr>
        <w:tc>
          <w:tcPr>
            <w:tcW w:w="367" w:type="dxa"/>
            <w:vMerge w:val="restart"/>
          </w:tcPr>
          <w:p w14:paraId="1C739E24" w14:textId="77777777" w:rsidR="0063386F" w:rsidRPr="00346492" w:rsidRDefault="0063386F" w:rsidP="00715085">
            <w:pPr>
              <w:rPr>
                <w:del w:id="12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27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1.</w:delText>
              </w:r>
            </w:del>
          </w:p>
        </w:tc>
        <w:tc>
          <w:tcPr>
            <w:tcW w:w="3002" w:type="dxa"/>
            <w:vAlign w:val="center"/>
          </w:tcPr>
          <w:p w14:paraId="1A869CE7" w14:textId="499A57C6" w:rsidR="0063386F" w:rsidRPr="00346492" w:rsidRDefault="0063386F" w:rsidP="00715085">
            <w:pPr>
              <w:rPr>
                <w:del w:id="12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29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393E0AE2" w14:textId="77777777" w:rsidR="0063386F" w:rsidRPr="00346492" w:rsidRDefault="0063386F" w:rsidP="00715085">
            <w:pPr>
              <w:rPr>
                <w:del w:id="13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1C344616" w14:textId="77777777" w:rsidR="0063386F" w:rsidRPr="00346492" w:rsidRDefault="0063386F" w:rsidP="00715085">
            <w:pPr>
              <w:rPr>
                <w:del w:id="13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1C71867F" w14:textId="77777777" w:rsidR="0063386F" w:rsidRPr="00346492" w:rsidRDefault="0063386F" w:rsidP="00715085">
            <w:pPr>
              <w:rPr>
                <w:del w:id="13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79CC92" w14:textId="77777777" w:rsidTr="00715085">
        <w:trPr>
          <w:trHeight w:val="409"/>
          <w:del w:id="133" w:author="uzivatel" w:date="2026-09-22T12:17:00Z" w16du:dateUtc="2026-09-22T16:17:00Z"/>
        </w:trPr>
        <w:tc>
          <w:tcPr>
            <w:tcW w:w="367" w:type="dxa"/>
            <w:vMerge/>
          </w:tcPr>
          <w:p w14:paraId="4D1B3F93" w14:textId="77777777" w:rsidR="0063386F" w:rsidRPr="00346492" w:rsidRDefault="0063386F" w:rsidP="00715085">
            <w:pPr>
              <w:rPr>
                <w:del w:id="13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62C2AB" w14:textId="59BF01EB" w:rsidR="0063386F" w:rsidRPr="00346492" w:rsidRDefault="0063386F" w:rsidP="00715085">
            <w:pPr>
              <w:rPr>
                <w:del w:id="13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36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4CD2F2E9" w14:textId="77777777" w:rsidR="0063386F" w:rsidRPr="00346492" w:rsidRDefault="0063386F" w:rsidP="00715085">
            <w:pPr>
              <w:rPr>
                <w:del w:id="13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BDB7D9" w14:textId="77777777" w:rsidR="0063386F" w:rsidRPr="00346492" w:rsidRDefault="0063386F" w:rsidP="00715085">
            <w:pPr>
              <w:rPr>
                <w:del w:id="13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042EC8E" w14:textId="77777777" w:rsidR="0063386F" w:rsidRPr="00346492" w:rsidRDefault="0063386F" w:rsidP="00715085">
            <w:pPr>
              <w:rPr>
                <w:del w:id="13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6065523" w14:textId="77777777" w:rsidTr="00715085">
        <w:trPr>
          <w:trHeight w:val="124"/>
          <w:del w:id="140" w:author="uzivatel" w:date="2026-09-22T12:17:00Z" w16du:dateUtc="2026-09-22T16:17:00Z"/>
        </w:trPr>
        <w:tc>
          <w:tcPr>
            <w:tcW w:w="367" w:type="dxa"/>
            <w:vMerge/>
          </w:tcPr>
          <w:p w14:paraId="65A9AD5E" w14:textId="77777777" w:rsidR="0063386F" w:rsidRPr="00346492" w:rsidRDefault="0063386F" w:rsidP="00715085">
            <w:pPr>
              <w:rPr>
                <w:del w:id="14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6CCF0F" w14:textId="77777777" w:rsidR="0063386F" w:rsidRPr="00346492" w:rsidRDefault="0063386F" w:rsidP="00715085">
            <w:pPr>
              <w:rPr>
                <w:del w:id="14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43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1E50391C" w14:textId="77777777" w:rsidR="0063386F" w:rsidRPr="00346492" w:rsidRDefault="0063386F" w:rsidP="00715085">
            <w:pPr>
              <w:rPr>
                <w:del w:id="14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6ABA5AA" w14:textId="77777777" w:rsidR="0063386F" w:rsidRPr="00346492" w:rsidRDefault="0063386F" w:rsidP="00715085">
            <w:pPr>
              <w:rPr>
                <w:del w:id="14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1FF30F8" w14:textId="77777777" w:rsidR="0063386F" w:rsidRPr="00346492" w:rsidRDefault="0063386F" w:rsidP="00715085">
            <w:pPr>
              <w:rPr>
                <w:del w:id="14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635163" w14:textId="77777777" w:rsidTr="00715085">
        <w:trPr>
          <w:trHeight w:val="184"/>
          <w:del w:id="147" w:author="uzivatel" w:date="2026-09-22T12:17:00Z" w16du:dateUtc="2026-09-22T16:17:00Z"/>
        </w:trPr>
        <w:tc>
          <w:tcPr>
            <w:tcW w:w="367" w:type="dxa"/>
            <w:vMerge/>
          </w:tcPr>
          <w:p w14:paraId="2BFCFEA7" w14:textId="77777777" w:rsidR="0063386F" w:rsidRPr="00346492" w:rsidRDefault="0063386F" w:rsidP="00715085">
            <w:pPr>
              <w:rPr>
                <w:del w:id="14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3C21C78" w14:textId="36EF5025" w:rsidR="0063386F" w:rsidRPr="00346492" w:rsidRDefault="0063386F" w:rsidP="00715085">
            <w:pPr>
              <w:rPr>
                <w:del w:id="14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50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</w:delText>
              </w:r>
              <w:r w:rsidR="003112D2" w:rsidRPr="00346492">
                <w:rPr>
                  <w:rFonts w:ascii="Arial" w:hAnsi="Arial" w:cs="Arial"/>
                  <w:sz w:val="18"/>
                  <w:szCs w:val="18"/>
                </w:rPr>
                <w:delText>/DIČ</w:delText>
              </w:r>
              <w:r w:rsidRPr="00346492">
                <w:rPr>
                  <w:rFonts w:ascii="Arial" w:hAnsi="Arial" w:cs="Arial"/>
                  <w:sz w:val="18"/>
                  <w:szCs w:val="18"/>
                </w:rPr>
                <w:delText>:</w:delText>
              </w:r>
            </w:del>
          </w:p>
        </w:tc>
        <w:tc>
          <w:tcPr>
            <w:tcW w:w="2698" w:type="dxa"/>
            <w:vAlign w:val="center"/>
          </w:tcPr>
          <w:p w14:paraId="68CAEC3A" w14:textId="77777777" w:rsidR="0063386F" w:rsidRPr="00346492" w:rsidRDefault="0063386F" w:rsidP="00715085">
            <w:pPr>
              <w:rPr>
                <w:del w:id="15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BD55598" w14:textId="77777777" w:rsidR="0063386F" w:rsidRPr="00346492" w:rsidRDefault="0063386F" w:rsidP="00715085">
            <w:pPr>
              <w:rPr>
                <w:del w:id="15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24190F8" w14:textId="77777777" w:rsidR="0063386F" w:rsidRPr="00346492" w:rsidRDefault="0063386F" w:rsidP="00715085">
            <w:pPr>
              <w:rPr>
                <w:del w:id="15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871B47D" w14:textId="77777777" w:rsidTr="00715085">
        <w:trPr>
          <w:trHeight w:val="130"/>
          <w:del w:id="154" w:author="uzivatel" w:date="2026-09-22T12:17:00Z" w16du:dateUtc="2026-09-22T16:17:00Z"/>
        </w:trPr>
        <w:tc>
          <w:tcPr>
            <w:tcW w:w="367" w:type="dxa"/>
            <w:vMerge/>
          </w:tcPr>
          <w:p w14:paraId="152F1897" w14:textId="77777777" w:rsidR="003112D2" w:rsidRPr="00346492" w:rsidRDefault="003112D2" w:rsidP="00715085">
            <w:pPr>
              <w:rPr>
                <w:del w:id="15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ACF1D44" w14:textId="5C0709D5" w:rsidR="003112D2" w:rsidRPr="00346492" w:rsidRDefault="003112D2" w:rsidP="00715085">
            <w:pPr>
              <w:rPr>
                <w:del w:id="15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57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06A28D54" w14:textId="77777777" w:rsidR="003112D2" w:rsidRPr="00346492" w:rsidRDefault="003112D2" w:rsidP="00715085">
            <w:pPr>
              <w:rPr>
                <w:del w:id="15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51477E7" w14:textId="77777777" w:rsidR="003112D2" w:rsidRPr="00346492" w:rsidRDefault="003112D2" w:rsidP="00715085">
            <w:pPr>
              <w:rPr>
                <w:del w:id="15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D48AF17" w14:textId="77777777" w:rsidR="003112D2" w:rsidRPr="00346492" w:rsidRDefault="003112D2" w:rsidP="00715085">
            <w:pPr>
              <w:rPr>
                <w:del w:id="16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ED8D81E" w14:textId="77777777" w:rsidTr="00715085">
        <w:trPr>
          <w:trHeight w:val="130"/>
          <w:del w:id="161" w:author="uzivatel" w:date="2026-09-22T12:17:00Z" w16du:dateUtc="2026-09-22T16:17:00Z"/>
        </w:trPr>
        <w:tc>
          <w:tcPr>
            <w:tcW w:w="367" w:type="dxa"/>
            <w:vMerge/>
          </w:tcPr>
          <w:p w14:paraId="74463FEC" w14:textId="77777777" w:rsidR="003112D2" w:rsidRPr="00346492" w:rsidRDefault="003112D2" w:rsidP="00715085">
            <w:pPr>
              <w:rPr>
                <w:del w:id="16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60F279C" w14:textId="27F8159D" w:rsidR="003112D2" w:rsidRPr="00346492" w:rsidRDefault="003112D2" w:rsidP="00715085">
            <w:pPr>
              <w:rPr>
                <w:del w:id="16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64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4E6F74A5" w14:textId="77777777" w:rsidR="003112D2" w:rsidRPr="00346492" w:rsidRDefault="003112D2" w:rsidP="00715085">
            <w:pPr>
              <w:rPr>
                <w:del w:id="16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4DACA24" w14:textId="77777777" w:rsidR="003112D2" w:rsidRPr="00346492" w:rsidRDefault="003112D2" w:rsidP="00715085">
            <w:pPr>
              <w:rPr>
                <w:del w:id="16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88985A4" w14:textId="77777777" w:rsidR="003112D2" w:rsidRPr="00346492" w:rsidRDefault="003112D2" w:rsidP="00715085">
            <w:pPr>
              <w:rPr>
                <w:del w:id="16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24C535" w14:textId="77777777" w:rsidTr="00715085">
        <w:trPr>
          <w:trHeight w:val="130"/>
          <w:del w:id="168" w:author="uzivatel" w:date="2026-09-22T12:17:00Z" w16du:dateUtc="2026-09-22T16:17:00Z"/>
        </w:trPr>
        <w:tc>
          <w:tcPr>
            <w:tcW w:w="367" w:type="dxa"/>
            <w:vMerge/>
          </w:tcPr>
          <w:p w14:paraId="55360DE4" w14:textId="77777777" w:rsidR="0063386F" w:rsidRPr="00346492" w:rsidRDefault="0063386F" w:rsidP="00715085">
            <w:pPr>
              <w:rPr>
                <w:del w:id="16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5BFD63F" w14:textId="77777777" w:rsidR="0063386F" w:rsidRPr="00346492" w:rsidRDefault="0063386F" w:rsidP="00715085">
            <w:pPr>
              <w:rPr>
                <w:del w:id="17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71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7B8AF05F" w14:textId="77777777" w:rsidR="0063386F" w:rsidRPr="00346492" w:rsidRDefault="0063386F" w:rsidP="00715085">
            <w:pPr>
              <w:rPr>
                <w:del w:id="17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1C346347" w14:textId="77777777" w:rsidR="0063386F" w:rsidRPr="00346492" w:rsidRDefault="0063386F" w:rsidP="00715085">
            <w:pPr>
              <w:rPr>
                <w:del w:id="17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0D14A86" w14:textId="77777777" w:rsidR="0063386F" w:rsidRPr="00346492" w:rsidRDefault="0063386F" w:rsidP="00715085">
            <w:pPr>
              <w:rPr>
                <w:del w:id="17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8B31DEA" w14:textId="77777777" w:rsidTr="00715085">
        <w:trPr>
          <w:trHeight w:val="74"/>
          <w:del w:id="175" w:author="uzivatel" w:date="2026-09-22T12:17:00Z" w16du:dateUtc="2026-09-22T16:17:00Z"/>
        </w:trPr>
        <w:tc>
          <w:tcPr>
            <w:tcW w:w="367" w:type="dxa"/>
            <w:vMerge/>
          </w:tcPr>
          <w:p w14:paraId="55AE4384" w14:textId="77777777" w:rsidR="0063386F" w:rsidRPr="00346492" w:rsidRDefault="0063386F" w:rsidP="00715085">
            <w:pPr>
              <w:rPr>
                <w:del w:id="17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96100D0" w14:textId="77777777" w:rsidR="0063386F" w:rsidRPr="00346492" w:rsidRDefault="0063386F" w:rsidP="00715085">
            <w:pPr>
              <w:rPr>
                <w:del w:id="17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78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3968E795" w14:textId="77777777" w:rsidR="0063386F" w:rsidRPr="00346492" w:rsidRDefault="0063386F" w:rsidP="00715085">
            <w:pPr>
              <w:rPr>
                <w:del w:id="17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8890591" w14:textId="77777777" w:rsidR="0063386F" w:rsidRPr="00346492" w:rsidRDefault="0063386F" w:rsidP="00715085">
            <w:pPr>
              <w:rPr>
                <w:del w:id="18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A73544" w14:textId="77777777" w:rsidR="0063386F" w:rsidRPr="00346492" w:rsidRDefault="0063386F" w:rsidP="00715085">
            <w:pPr>
              <w:rPr>
                <w:del w:id="18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1228A24E" w14:textId="77777777" w:rsidTr="00715085">
        <w:trPr>
          <w:trHeight w:val="116"/>
          <w:del w:id="182" w:author="uzivatel" w:date="2026-09-22T12:17:00Z" w16du:dateUtc="2026-09-22T16:17:00Z"/>
        </w:trPr>
        <w:tc>
          <w:tcPr>
            <w:tcW w:w="367" w:type="dxa"/>
          </w:tcPr>
          <w:p w14:paraId="7D2DC681" w14:textId="77777777" w:rsidR="0063386F" w:rsidRPr="00346492" w:rsidRDefault="0063386F" w:rsidP="00715085">
            <w:pPr>
              <w:rPr>
                <w:del w:id="18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60254DDB" w14:textId="77777777" w:rsidR="0063386F" w:rsidRPr="00346492" w:rsidRDefault="0063386F" w:rsidP="00715085">
            <w:pPr>
              <w:rPr>
                <w:del w:id="18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216F1E2" w14:textId="77777777" w:rsidTr="00715085">
        <w:trPr>
          <w:del w:id="185" w:author="uzivatel" w:date="2026-09-22T12:17:00Z" w16du:dateUtc="2026-09-22T16:17:00Z"/>
        </w:trPr>
        <w:tc>
          <w:tcPr>
            <w:tcW w:w="367" w:type="dxa"/>
            <w:vMerge w:val="restart"/>
          </w:tcPr>
          <w:p w14:paraId="3BE73259" w14:textId="77777777" w:rsidR="003112D2" w:rsidRPr="00346492" w:rsidRDefault="003112D2" w:rsidP="00715085">
            <w:pPr>
              <w:rPr>
                <w:del w:id="18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87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2.</w:delText>
              </w:r>
            </w:del>
          </w:p>
        </w:tc>
        <w:tc>
          <w:tcPr>
            <w:tcW w:w="3002" w:type="dxa"/>
            <w:vAlign w:val="center"/>
          </w:tcPr>
          <w:p w14:paraId="2F835A06" w14:textId="6D9A6440" w:rsidR="003112D2" w:rsidRPr="00346492" w:rsidRDefault="003112D2" w:rsidP="00715085">
            <w:pPr>
              <w:rPr>
                <w:del w:id="18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89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5D215BEA" w14:textId="77777777" w:rsidR="003112D2" w:rsidRPr="00346492" w:rsidRDefault="003112D2" w:rsidP="00715085">
            <w:pPr>
              <w:rPr>
                <w:del w:id="19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63D001A3" w14:textId="77777777" w:rsidR="003112D2" w:rsidRPr="00346492" w:rsidRDefault="003112D2" w:rsidP="00715085">
            <w:pPr>
              <w:rPr>
                <w:del w:id="19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3DDBBE0E" w14:textId="77777777" w:rsidR="003112D2" w:rsidRPr="00346492" w:rsidRDefault="003112D2" w:rsidP="00715085">
            <w:pPr>
              <w:rPr>
                <w:del w:id="19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612CA8" w14:textId="77777777" w:rsidTr="00715085">
        <w:trPr>
          <w:del w:id="193" w:author="uzivatel" w:date="2026-09-22T12:17:00Z" w16du:dateUtc="2026-09-22T16:17:00Z"/>
        </w:trPr>
        <w:tc>
          <w:tcPr>
            <w:tcW w:w="367" w:type="dxa"/>
            <w:vMerge/>
          </w:tcPr>
          <w:p w14:paraId="354A39ED" w14:textId="77777777" w:rsidR="003112D2" w:rsidRPr="00346492" w:rsidRDefault="003112D2" w:rsidP="00715085">
            <w:pPr>
              <w:rPr>
                <w:del w:id="19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B9D163B" w14:textId="19BA0180" w:rsidR="003112D2" w:rsidRPr="00346492" w:rsidRDefault="003112D2" w:rsidP="00715085">
            <w:pPr>
              <w:rPr>
                <w:del w:id="19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96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546ACD2B" w14:textId="77777777" w:rsidR="003112D2" w:rsidRPr="00346492" w:rsidRDefault="003112D2" w:rsidP="00715085">
            <w:pPr>
              <w:rPr>
                <w:del w:id="19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04DCEA7" w14:textId="77777777" w:rsidR="003112D2" w:rsidRPr="00346492" w:rsidRDefault="003112D2" w:rsidP="00715085">
            <w:pPr>
              <w:rPr>
                <w:del w:id="19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FDA2F3" w14:textId="77777777" w:rsidR="003112D2" w:rsidRPr="00346492" w:rsidRDefault="003112D2" w:rsidP="00715085">
            <w:pPr>
              <w:rPr>
                <w:del w:id="19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63476A" w14:textId="77777777" w:rsidTr="00715085">
        <w:trPr>
          <w:del w:id="200" w:author="uzivatel" w:date="2026-09-22T12:17:00Z" w16du:dateUtc="2026-09-22T16:17:00Z"/>
        </w:trPr>
        <w:tc>
          <w:tcPr>
            <w:tcW w:w="367" w:type="dxa"/>
            <w:vMerge/>
          </w:tcPr>
          <w:p w14:paraId="6EFADD7B" w14:textId="77777777" w:rsidR="003112D2" w:rsidRPr="00346492" w:rsidRDefault="003112D2" w:rsidP="00715085">
            <w:pPr>
              <w:rPr>
                <w:del w:id="20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0F9738" w14:textId="7A10DF28" w:rsidR="003112D2" w:rsidRPr="00346492" w:rsidRDefault="003112D2" w:rsidP="00715085">
            <w:pPr>
              <w:rPr>
                <w:del w:id="20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03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56290999" w14:textId="77777777" w:rsidR="003112D2" w:rsidRPr="00346492" w:rsidRDefault="003112D2" w:rsidP="00715085">
            <w:pPr>
              <w:rPr>
                <w:del w:id="20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F620CA4" w14:textId="77777777" w:rsidR="003112D2" w:rsidRPr="00346492" w:rsidRDefault="003112D2" w:rsidP="00715085">
            <w:pPr>
              <w:rPr>
                <w:del w:id="20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F8BFC84" w14:textId="77777777" w:rsidR="003112D2" w:rsidRPr="00346492" w:rsidRDefault="003112D2" w:rsidP="00715085">
            <w:pPr>
              <w:rPr>
                <w:del w:id="20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2D80CE0" w14:textId="77777777" w:rsidTr="00715085">
        <w:trPr>
          <w:del w:id="207" w:author="uzivatel" w:date="2026-09-22T12:17:00Z" w16du:dateUtc="2026-09-22T16:17:00Z"/>
        </w:trPr>
        <w:tc>
          <w:tcPr>
            <w:tcW w:w="367" w:type="dxa"/>
            <w:vMerge/>
          </w:tcPr>
          <w:p w14:paraId="607613EC" w14:textId="77777777" w:rsidR="003112D2" w:rsidRPr="00346492" w:rsidRDefault="003112D2" w:rsidP="00715085">
            <w:pPr>
              <w:rPr>
                <w:del w:id="20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CE727B7" w14:textId="744DF525" w:rsidR="003112D2" w:rsidRPr="00346492" w:rsidRDefault="003112D2" w:rsidP="00715085">
            <w:pPr>
              <w:rPr>
                <w:del w:id="20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10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3AEB6F4C" w14:textId="77777777" w:rsidR="003112D2" w:rsidRPr="00346492" w:rsidRDefault="003112D2" w:rsidP="00715085">
            <w:pPr>
              <w:rPr>
                <w:del w:id="21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5198BF3" w14:textId="77777777" w:rsidR="003112D2" w:rsidRPr="00346492" w:rsidRDefault="003112D2" w:rsidP="00715085">
            <w:pPr>
              <w:rPr>
                <w:del w:id="21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01AE535" w14:textId="77777777" w:rsidR="003112D2" w:rsidRPr="00346492" w:rsidRDefault="003112D2" w:rsidP="00715085">
            <w:pPr>
              <w:rPr>
                <w:del w:id="21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596B290" w14:textId="77777777" w:rsidTr="00715085">
        <w:trPr>
          <w:del w:id="214" w:author="uzivatel" w:date="2026-09-22T12:17:00Z" w16du:dateUtc="2026-09-22T16:17:00Z"/>
        </w:trPr>
        <w:tc>
          <w:tcPr>
            <w:tcW w:w="367" w:type="dxa"/>
            <w:vMerge/>
          </w:tcPr>
          <w:p w14:paraId="43B7AA43" w14:textId="77777777" w:rsidR="003112D2" w:rsidRPr="00346492" w:rsidRDefault="003112D2" w:rsidP="00715085">
            <w:pPr>
              <w:rPr>
                <w:del w:id="21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0BB6BC" w14:textId="576D17CC" w:rsidR="003112D2" w:rsidRPr="00346492" w:rsidRDefault="003112D2" w:rsidP="00715085">
            <w:pPr>
              <w:rPr>
                <w:del w:id="21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17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746E47CD" w14:textId="77777777" w:rsidR="003112D2" w:rsidRPr="00346492" w:rsidRDefault="003112D2" w:rsidP="00715085">
            <w:pPr>
              <w:rPr>
                <w:del w:id="21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5C566E7" w14:textId="77777777" w:rsidR="003112D2" w:rsidRPr="00346492" w:rsidRDefault="003112D2" w:rsidP="00715085">
            <w:pPr>
              <w:rPr>
                <w:del w:id="21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1098741" w14:textId="77777777" w:rsidR="003112D2" w:rsidRPr="00346492" w:rsidRDefault="003112D2" w:rsidP="00715085">
            <w:pPr>
              <w:rPr>
                <w:del w:id="22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03886C8" w14:textId="77777777" w:rsidTr="00715085">
        <w:trPr>
          <w:del w:id="221" w:author="uzivatel" w:date="2026-09-22T12:17:00Z" w16du:dateUtc="2026-09-22T16:17:00Z"/>
        </w:trPr>
        <w:tc>
          <w:tcPr>
            <w:tcW w:w="367" w:type="dxa"/>
            <w:vMerge/>
          </w:tcPr>
          <w:p w14:paraId="214D1202" w14:textId="77777777" w:rsidR="003112D2" w:rsidRPr="00346492" w:rsidRDefault="003112D2" w:rsidP="00715085">
            <w:pPr>
              <w:rPr>
                <w:del w:id="22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4B8AC72" w14:textId="443EA128" w:rsidR="003112D2" w:rsidRPr="00346492" w:rsidRDefault="003112D2" w:rsidP="00715085">
            <w:pPr>
              <w:rPr>
                <w:del w:id="22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24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5BBC6376" w14:textId="77777777" w:rsidR="003112D2" w:rsidRPr="00346492" w:rsidRDefault="003112D2" w:rsidP="00715085">
            <w:pPr>
              <w:rPr>
                <w:del w:id="22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5407BBC" w14:textId="77777777" w:rsidR="003112D2" w:rsidRPr="00346492" w:rsidRDefault="003112D2" w:rsidP="00715085">
            <w:pPr>
              <w:rPr>
                <w:del w:id="22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5D7BB47" w14:textId="77777777" w:rsidR="003112D2" w:rsidRPr="00346492" w:rsidRDefault="003112D2" w:rsidP="00715085">
            <w:pPr>
              <w:rPr>
                <w:del w:id="22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3AE1157" w14:textId="77777777" w:rsidTr="00715085">
        <w:trPr>
          <w:del w:id="228" w:author="uzivatel" w:date="2026-09-22T12:17:00Z" w16du:dateUtc="2026-09-22T16:17:00Z"/>
        </w:trPr>
        <w:tc>
          <w:tcPr>
            <w:tcW w:w="367" w:type="dxa"/>
            <w:vMerge/>
          </w:tcPr>
          <w:p w14:paraId="43978764" w14:textId="77777777" w:rsidR="003112D2" w:rsidRPr="00346492" w:rsidRDefault="003112D2" w:rsidP="00715085">
            <w:pPr>
              <w:rPr>
                <w:del w:id="22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731CDFD" w14:textId="2C3B4423" w:rsidR="003112D2" w:rsidRPr="00346492" w:rsidRDefault="003112D2" w:rsidP="00715085">
            <w:pPr>
              <w:rPr>
                <w:del w:id="23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31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3CB82167" w14:textId="77777777" w:rsidR="003112D2" w:rsidRPr="00346492" w:rsidRDefault="003112D2" w:rsidP="00715085">
            <w:pPr>
              <w:rPr>
                <w:del w:id="23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EE6329F" w14:textId="77777777" w:rsidR="003112D2" w:rsidRPr="00346492" w:rsidRDefault="003112D2" w:rsidP="00715085">
            <w:pPr>
              <w:rPr>
                <w:del w:id="23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0310588" w14:textId="77777777" w:rsidR="003112D2" w:rsidRPr="00346492" w:rsidRDefault="003112D2" w:rsidP="00715085">
            <w:pPr>
              <w:rPr>
                <w:del w:id="23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40374E8" w14:textId="77777777" w:rsidTr="00715085">
        <w:trPr>
          <w:trHeight w:val="74"/>
          <w:del w:id="235" w:author="uzivatel" w:date="2026-09-22T12:17:00Z" w16du:dateUtc="2026-09-22T16:17:00Z"/>
        </w:trPr>
        <w:tc>
          <w:tcPr>
            <w:tcW w:w="367" w:type="dxa"/>
            <w:vMerge/>
          </w:tcPr>
          <w:p w14:paraId="57DC15C3" w14:textId="77777777" w:rsidR="003112D2" w:rsidRPr="00346492" w:rsidRDefault="003112D2" w:rsidP="00715085">
            <w:pPr>
              <w:rPr>
                <w:del w:id="23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13BCDE8" w14:textId="54805D9B" w:rsidR="003112D2" w:rsidRPr="00346492" w:rsidRDefault="003112D2" w:rsidP="00715085">
            <w:pPr>
              <w:rPr>
                <w:del w:id="23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38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5E56FE9E" w14:textId="77777777" w:rsidR="003112D2" w:rsidRPr="00346492" w:rsidRDefault="003112D2" w:rsidP="00715085">
            <w:pPr>
              <w:rPr>
                <w:del w:id="23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72DC39" w14:textId="77777777" w:rsidR="003112D2" w:rsidRPr="00346492" w:rsidRDefault="003112D2" w:rsidP="00715085">
            <w:pPr>
              <w:rPr>
                <w:del w:id="24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37754F8" w14:textId="77777777" w:rsidR="003112D2" w:rsidRPr="00346492" w:rsidRDefault="003112D2" w:rsidP="00715085">
            <w:pPr>
              <w:rPr>
                <w:del w:id="24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B707C4" w14:textId="77777777" w:rsidTr="00715085">
        <w:trPr>
          <w:trHeight w:val="116"/>
          <w:del w:id="242" w:author="uzivatel" w:date="2026-09-22T12:17:00Z" w16du:dateUtc="2026-09-22T16:17:00Z"/>
        </w:trPr>
        <w:tc>
          <w:tcPr>
            <w:tcW w:w="367" w:type="dxa"/>
          </w:tcPr>
          <w:p w14:paraId="13A88E59" w14:textId="77777777" w:rsidR="0063386F" w:rsidRPr="00346492" w:rsidRDefault="0063386F" w:rsidP="00715085">
            <w:pPr>
              <w:rPr>
                <w:del w:id="24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4469AA4C" w14:textId="77777777" w:rsidR="0063386F" w:rsidRPr="00346492" w:rsidRDefault="0063386F" w:rsidP="00715085">
            <w:pPr>
              <w:rPr>
                <w:del w:id="24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9FDBB9F" w14:textId="77777777" w:rsidTr="00715085">
        <w:trPr>
          <w:del w:id="245" w:author="uzivatel" w:date="2026-09-22T12:17:00Z" w16du:dateUtc="2026-09-22T16:17:00Z"/>
        </w:trPr>
        <w:tc>
          <w:tcPr>
            <w:tcW w:w="367" w:type="dxa"/>
            <w:vMerge w:val="restart"/>
          </w:tcPr>
          <w:p w14:paraId="1CB1C219" w14:textId="77777777" w:rsidR="003112D2" w:rsidRPr="00346492" w:rsidRDefault="003112D2" w:rsidP="00715085">
            <w:pPr>
              <w:rPr>
                <w:del w:id="24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47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3.</w:delText>
              </w:r>
            </w:del>
          </w:p>
        </w:tc>
        <w:tc>
          <w:tcPr>
            <w:tcW w:w="3002" w:type="dxa"/>
            <w:vAlign w:val="center"/>
          </w:tcPr>
          <w:p w14:paraId="6A6FEF07" w14:textId="2341A5C8" w:rsidR="003112D2" w:rsidRPr="00346492" w:rsidRDefault="003112D2" w:rsidP="00715085">
            <w:pPr>
              <w:rPr>
                <w:del w:id="24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49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6331D75A" w14:textId="77777777" w:rsidR="003112D2" w:rsidRPr="00346492" w:rsidRDefault="003112D2" w:rsidP="00715085">
            <w:pPr>
              <w:rPr>
                <w:del w:id="25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1F828C" w14:textId="77777777" w:rsidR="003112D2" w:rsidRPr="00346492" w:rsidRDefault="003112D2" w:rsidP="00715085">
            <w:pPr>
              <w:rPr>
                <w:del w:id="25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5DFE915" w14:textId="77777777" w:rsidR="003112D2" w:rsidRPr="00346492" w:rsidRDefault="003112D2" w:rsidP="00715085">
            <w:pPr>
              <w:rPr>
                <w:del w:id="25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D9D87B0" w14:textId="77777777" w:rsidTr="00715085">
        <w:trPr>
          <w:del w:id="253" w:author="uzivatel" w:date="2026-09-22T12:17:00Z" w16du:dateUtc="2026-09-22T16:17:00Z"/>
        </w:trPr>
        <w:tc>
          <w:tcPr>
            <w:tcW w:w="367" w:type="dxa"/>
            <w:vMerge/>
          </w:tcPr>
          <w:p w14:paraId="0613994F" w14:textId="77777777" w:rsidR="003112D2" w:rsidRPr="00346492" w:rsidRDefault="003112D2" w:rsidP="00715085">
            <w:pPr>
              <w:rPr>
                <w:del w:id="25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8ED174F" w14:textId="563593F6" w:rsidR="003112D2" w:rsidRPr="00346492" w:rsidRDefault="003112D2" w:rsidP="00715085">
            <w:pPr>
              <w:rPr>
                <w:del w:id="25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56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7AA40098" w14:textId="77777777" w:rsidR="003112D2" w:rsidRPr="00346492" w:rsidRDefault="003112D2" w:rsidP="00715085">
            <w:pPr>
              <w:rPr>
                <w:del w:id="25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0B7D1B1" w14:textId="77777777" w:rsidR="003112D2" w:rsidRPr="00346492" w:rsidRDefault="003112D2" w:rsidP="00715085">
            <w:pPr>
              <w:rPr>
                <w:del w:id="25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6F41A31" w14:textId="77777777" w:rsidR="003112D2" w:rsidRPr="00346492" w:rsidRDefault="003112D2" w:rsidP="00715085">
            <w:pPr>
              <w:rPr>
                <w:del w:id="25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767AAFD" w14:textId="77777777" w:rsidTr="00715085">
        <w:trPr>
          <w:del w:id="260" w:author="uzivatel" w:date="2026-09-22T12:17:00Z" w16du:dateUtc="2026-09-22T16:17:00Z"/>
        </w:trPr>
        <w:tc>
          <w:tcPr>
            <w:tcW w:w="367" w:type="dxa"/>
            <w:vMerge/>
          </w:tcPr>
          <w:p w14:paraId="1F6B77FE" w14:textId="77777777" w:rsidR="003112D2" w:rsidRPr="00346492" w:rsidRDefault="003112D2" w:rsidP="00715085">
            <w:pPr>
              <w:rPr>
                <w:del w:id="26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E70FAE" w14:textId="49BA33D8" w:rsidR="003112D2" w:rsidRPr="00346492" w:rsidRDefault="003112D2" w:rsidP="00715085">
            <w:pPr>
              <w:rPr>
                <w:del w:id="26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63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53518031" w14:textId="77777777" w:rsidR="003112D2" w:rsidRPr="00346492" w:rsidRDefault="003112D2" w:rsidP="00715085">
            <w:pPr>
              <w:rPr>
                <w:del w:id="26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8AFCCE9" w14:textId="77777777" w:rsidR="003112D2" w:rsidRPr="00346492" w:rsidRDefault="003112D2" w:rsidP="00715085">
            <w:pPr>
              <w:rPr>
                <w:del w:id="26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55032E" w14:textId="77777777" w:rsidR="003112D2" w:rsidRPr="00346492" w:rsidRDefault="003112D2" w:rsidP="00715085">
            <w:pPr>
              <w:rPr>
                <w:del w:id="26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FEA7706" w14:textId="77777777" w:rsidTr="00715085">
        <w:trPr>
          <w:del w:id="267" w:author="uzivatel" w:date="2026-09-22T12:17:00Z" w16du:dateUtc="2026-09-22T16:17:00Z"/>
        </w:trPr>
        <w:tc>
          <w:tcPr>
            <w:tcW w:w="367" w:type="dxa"/>
            <w:vMerge/>
          </w:tcPr>
          <w:p w14:paraId="39578CDC" w14:textId="77777777" w:rsidR="003112D2" w:rsidRPr="00346492" w:rsidRDefault="003112D2" w:rsidP="00715085">
            <w:pPr>
              <w:rPr>
                <w:del w:id="26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EC3A91D" w14:textId="0763D1AB" w:rsidR="003112D2" w:rsidRPr="00346492" w:rsidRDefault="003112D2" w:rsidP="00715085">
            <w:pPr>
              <w:rPr>
                <w:del w:id="26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70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633BAB87" w14:textId="77777777" w:rsidR="003112D2" w:rsidRPr="00346492" w:rsidRDefault="003112D2" w:rsidP="00715085">
            <w:pPr>
              <w:rPr>
                <w:del w:id="27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304CC3" w14:textId="77777777" w:rsidR="003112D2" w:rsidRPr="00346492" w:rsidRDefault="003112D2" w:rsidP="00715085">
            <w:pPr>
              <w:rPr>
                <w:del w:id="27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EFD8BD6" w14:textId="77777777" w:rsidR="003112D2" w:rsidRPr="00346492" w:rsidRDefault="003112D2" w:rsidP="00715085">
            <w:pPr>
              <w:rPr>
                <w:del w:id="27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AB2FB27" w14:textId="77777777" w:rsidTr="00715085">
        <w:trPr>
          <w:del w:id="274" w:author="uzivatel" w:date="2026-09-22T12:17:00Z" w16du:dateUtc="2026-09-22T16:17:00Z"/>
        </w:trPr>
        <w:tc>
          <w:tcPr>
            <w:tcW w:w="367" w:type="dxa"/>
            <w:vMerge/>
          </w:tcPr>
          <w:p w14:paraId="3F179D5A" w14:textId="77777777" w:rsidR="003112D2" w:rsidRPr="00346492" w:rsidRDefault="003112D2" w:rsidP="00715085">
            <w:pPr>
              <w:rPr>
                <w:del w:id="27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7FC5FB0" w14:textId="17B76C1E" w:rsidR="003112D2" w:rsidRPr="00346492" w:rsidRDefault="003112D2" w:rsidP="00715085">
            <w:pPr>
              <w:rPr>
                <w:del w:id="27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77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77EF9C2E" w14:textId="77777777" w:rsidR="003112D2" w:rsidRPr="00346492" w:rsidRDefault="003112D2" w:rsidP="00715085">
            <w:pPr>
              <w:rPr>
                <w:del w:id="27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E478839" w14:textId="77777777" w:rsidR="003112D2" w:rsidRPr="00346492" w:rsidRDefault="003112D2" w:rsidP="00715085">
            <w:pPr>
              <w:rPr>
                <w:del w:id="27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941C1C1" w14:textId="77777777" w:rsidR="003112D2" w:rsidRPr="00346492" w:rsidRDefault="003112D2" w:rsidP="00715085">
            <w:pPr>
              <w:rPr>
                <w:del w:id="28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3E3F6" w14:textId="77777777" w:rsidTr="00715085">
        <w:trPr>
          <w:del w:id="281" w:author="uzivatel" w:date="2026-09-22T12:17:00Z" w16du:dateUtc="2026-09-22T16:17:00Z"/>
        </w:trPr>
        <w:tc>
          <w:tcPr>
            <w:tcW w:w="367" w:type="dxa"/>
            <w:vMerge/>
          </w:tcPr>
          <w:p w14:paraId="4F59F28A" w14:textId="77777777" w:rsidR="003112D2" w:rsidRPr="00346492" w:rsidRDefault="003112D2" w:rsidP="00715085">
            <w:pPr>
              <w:rPr>
                <w:del w:id="28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8BA7D23" w14:textId="1C0A649A" w:rsidR="003112D2" w:rsidRPr="00346492" w:rsidRDefault="003112D2" w:rsidP="00715085">
            <w:pPr>
              <w:rPr>
                <w:del w:id="28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84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355F7BDC" w14:textId="77777777" w:rsidR="003112D2" w:rsidRPr="00346492" w:rsidRDefault="003112D2" w:rsidP="00715085">
            <w:pPr>
              <w:rPr>
                <w:del w:id="28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B1F8017" w14:textId="77777777" w:rsidR="003112D2" w:rsidRPr="00346492" w:rsidRDefault="003112D2" w:rsidP="00715085">
            <w:pPr>
              <w:rPr>
                <w:del w:id="28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281ABAC" w14:textId="77777777" w:rsidR="003112D2" w:rsidRPr="00346492" w:rsidRDefault="003112D2" w:rsidP="00715085">
            <w:pPr>
              <w:rPr>
                <w:del w:id="28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0F35A74" w14:textId="77777777" w:rsidTr="00715085">
        <w:trPr>
          <w:del w:id="288" w:author="uzivatel" w:date="2026-09-22T12:17:00Z" w16du:dateUtc="2026-09-22T16:17:00Z"/>
        </w:trPr>
        <w:tc>
          <w:tcPr>
            <w:tcW w:w="367" w:type="dxa"/>
            <w:vMerge/>
          </w:tcPr>
          <w:p w14:paraId="716D4595" w14:textId="77777777" w:rsidR="003112D2" w:rsidRPr="00346492" w:rsidRDefault="003112D2" w:rsidP="00715085">
            <w:pPr>
              <w:rPr>
                <w:del w:id="28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81350A8" w14:textId="12E7CCCE" w:rsidR="003112D2" w:rsidRPr="00346492" w:rsidRDefault="003112D2" w:rsidP="00715085">
            <w:pPr>
              <w:rPr>
                <w:del w:id="29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91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6809E351" w14:textId="77777777" w:rsidR="003112D2" w:rsidRPr="00346492" w:rsidRDefault="003112D2" w:rsidP="00715085">
            <w:pPr>
              <w:rPr>
                <w:del w:id="29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6293A9" w14:textId="77777777" w:rsidR="003112D2" w:rsidRPr="00346492" w:rsidRDefault="003112D2" w:rsidP="00715085">
            <w:pPr>
              <w:rPr>
                <w:del w:id="29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6C79031" w14:textId="77777777" w:rsidR="003112D2" w:rsidRPr="00346492" w:rsidRDefault="003112D2" w:rsidP="00715085">
            <w:pPr>
              <w:rPr>
                <w:del w:id="29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2305D11" w14:textId="77777777" w:rsidTr="00715085">
        <w:trPr>
          <w:trHeight w:val="74"/>
          <w:del w:id="295" w:author="uzivatel" w:date="2026-09-22T12:17:00Z" w16du:dateUtc="2026-09-22T16:17:00Z"/>
        </w:trPr>
        <w:tc>
          <w:tcPr>
            <w:tcW w:w="367" w:type="dxa"/>
            <w:vMerge/>
          </w:tcPr>
          <w:p w14:paraId="02E1E5E4" w14:textId="77777777" w:rsidR="003112D2" w:rsidRPr="00346492" w:rsidRDefault="003112D2" w:rsidP="00715085">
            <w:pPr>
              <w:rPr>
                <w:del w:id="29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F3D15D3" w14:textId="218FA994" w:rsidR="003112D2" w:rsidRPr="00346492" w:rsidRDefault="003112D2" w:rsidP="00715085">
            <w:pPr>
              <w:rPr>
                <w:del w:id="29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98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557B09C2" w14:textId="77777777" w:rsidR="003112D2" w:rsidRPr="00346492" w:rsidRDefault="003112D2" w:rsidP="00715085">
            <w:pPr>
              <w:rPr>
                <w:del w:id="29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C323A9B" w14:textId="77777777" w:rsidR="003112D2" w:rsidRPr="00346492" w:rsidRDefault="003112D2" w:rsidP="00715085">
            <w:pPr>
              <w:rPr>
                <w:del w:id="30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DFF320F" w14:textId="77777777" w:rsidR="003112D2" w:rsidRPr="00346492" w:rsidRDefault="003112D2" w:rsidP="00715085">
            <w:pPr>
              <w:rPr>
                <w:del w:id="30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3B4E5E" w14:textId="77777777" w:rsidTr="00715085">
        <w:trPr>
          <w:trHeight w:val="74"/>
          <w:del w:id="302" w:author="uzivatel" w:date="2026-09-22T12:17:00Z" w16du:dateUtc="2026-09-22T16:17:00Z"/>
        </w:trPr>
        <w:tc>
          <w:tcPr>
            <w:tcW w:w="9286" w:type="dxa"/>
            <w:gridSpan w:val="5"/>
            <w:vAlign w:val="center"/>
          </w:tcPr>
          <w:p w14:paraId="346F1311" w14:textId="77777777" w:rsidR="0063386F" w:rsidRPr="00346492" w:rsidRDefault="0063386F" w:rsidP="00715085">
            <w:pPr>
              <w:rPr>
                <w:del w:id="303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46492" w:rsidRPr="00346492" w14:paraId="3EBA506B" w14:textId="77777777" w:rsidTr="00715085">
        <w:trPr>
          <w:trHeight w:val="269"/>
          <w:del w:id="304" w:author="uzivatel" w:date="2026-09-22T12:17:00Z" w16du:dateUtc="2026-09-22T16:17:00Z"/>
        </w:trPr>
        <w:tc>
          <w:tcPr>
            <w:tcW w:w="367" w:type="dxa"/>
            <w:vMerge w:val="restart"/>
          </w:tcPr>
          <w:p w14:paraId="123A21CD" w14:textId="77777777" w:rsidR="003112D2" w:rsidRPr="00346492" w:rsidRDefault="003112D2" w:rsidP="00715085">
            <w:pPr>
              <w:rPr>
                <w:del w:id="30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06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4.</w:delText>
              </w:r>
            </w:del>
          </w:p>
        </w:tc>
        <w:tc>
          <w:tcPr>
            <w:tcW w:w="3002" w:type="dxa"/>
            <w:vAlign w:val="center"/>
          </w:tcPr>
          <w:p w14:paraId="5B2F6B0C" w14:textId="3A6CC35D" w:rsidR="003112D2" w:rsidRPr="00346492" w:rsidRDefault="003112D2" w:rsidP="00715085">
            <w:pPr>
              <w:rPr>
                <w:del w:id="30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08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452A8054" w14:textId="77777777" w:rsidR="003112D2" w:rsidRPr="00346492" w:rsidRDefault="003112D2" w:rsidP="00715085">
            <w:pPr>
              <w:rPr>
                <w:del w:id="30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89EF9C" w14:textId="77777777" w:rsidR="003112D2" w:rsidRPr="00346492" w:rsidRDefault="003112D2" w:rsidP="00715085">
            <w:pPr>
              <w:rPr>
                <w:del w:id="31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68B9E606" w14:textId="77777777" w:rsidR="003112D2" w:rsidRPr="00346492" w:rsidRDefault="003112D2" w:rsidP="00715085">
            <w:pPr>
              <w:rPr>
                <w:del w:id="31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99BBAE" w14:textId="77777777" w:rsidTr="00715085">
        <w:trPr>
          <w:trHeight w:val="409"/>
          <w:del w:id="312" w:author="uzivatel" w:date="2026-09-22T12:17:00Z" w16du:dateUtc="2026-09-22T16:17:00Z"/>
        </w:trPr>
        <w:tc>
          <w:tcPr>
            <w:tcW w:w="367" w:type="dxa"/>
            <w:vMerge/>
          </w:tcPr>
          <w:p w14:paraId="0CABE35A" w14:textId="77777777" w:rsidR="003112D2" w:rsidRPr="00346492" w:rsidRDefault="003112D2" w:rsidP="00715085">
            <w:pPr>
              <w:rPr>
                <w:del w:id="31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3DBC4D" w14:textId="71A86AFC" w:rsidR="003112D2" w:rsidRPr="00346492" w:rsidRDefault="003112D2" w:rsidP="00715085">
            <w:pPr>
              <w:rPr>
                <w:del w:id="31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15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106DB031" w14:textId="77777777" w:rsidR="003112D2" w:rsidRPr="00346492" w:rsidRDefault="003112D2" w:rsidP="00715085">
            <w:pPr>
              <w:rPr>
                <w:del w:id="31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B0CEF96" w14:textId="77777777" w:rsidR="003112D2" w:rsidRPr="00346492" w:rsidRDefault="003112D2" w:rsidP="00715085">
            <w:pPr>
              <w:rPr>
                <w:del w:id="31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A5038A4" w14:textId="77777777" w:rsidR="003112D2" w:rsidRPr="00346492" w:rsidRDefault="003112D2" w:rsidP="00715085">
            <w:pPr>
              <w:rPr>
                <w:del w:id="31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4BAB9E" w14:textId="77777777" w:rsidTr="00715085">
        <w:trPr>
          <w:trHeight w:val="124"/>
          <w:del w:id="319" w:author="uzivatel" w:date="2026-09-22T12:17:00Z" w16du:dateUtc="2026-09-22T16:17:00Z"/>
        </w:trPr>
        <w:tc>
          <w:tcPr>
            <w:tcW w:w="367" w:type="dxa"/>
            <w:vMerge/>
          </w:tcPr>
          <w:p w14:paraId="2EC1BC5B" w14:textId="77777777" w:rsidR="003112D2" w:rsidRPr="00346492" w:rsidRDefault="003112D2" w:rsidP="00715085">
            <w:pPr>
              <w:rPr>
                <w:del w:id="32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963C719" w14:textId="2B12F63A" w:rsidR="003112D2" w:rsidRPr="00346492" w:rsidRDefault="003112D2" w:rsidP="00715085">
            <w:pPr>
              <w:rPr>
                <w:del w:id="32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22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63D9F454" w14:textId="77777777" w:rsidR="003112D2" w:rsidRPr="00346492" w:rsidRDefault="003112D2" w:rsidP="00715085">
            <w:pPr>
              <w:rPr>
                <w:del w:id="32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B7F2A16" w14:textId="77777777" w:rsidR="003112D2" w:rsidRPr="00346492" w:rsidRDefault="003112D2" w:rsidP="00715085">
            <w:pPr>
              <w:rPr>
                <w:del w:id="32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7E533B" w14:textId="77777777" w:rsidR="003112D2" w:rsidRPr="00346492" w:rsidRDefault="003112D2" w:rsidP="00715085">
            <w:pPr>
              <w:rPr>
                <w:del w:id="32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5040B95" w14:textId="77777777" w:rsidTr="00715085">
        <w:trPr>
          <w:trHeight w:val="184"/>
          <w:del w:id="326" w:author="uzivatel" w:date="2026-09-22T12:17:00Z" w16du:dateUtc="2026-09-22T16:17:00Z"/>
        </w:trPr>
        <w:tc>
          <w:tcPr>
            <w:tcW w:w="367" w:type="dxa"/>
            <w:vMerge/>
          </w:tcPr>
          <w:p w14:paraId="756D03D1" w14:textId="77777777" w:rsidR="003112D2" w:rsidRPr="00346492" w:rsidRDefault="003112D2" w:rsidP="00715085">
            <w:pPr>
              <w:rPr>
                <w:del w:id="32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2386647" w14:textId="117CCCF7" w:rsidR="003112D2" w:rsidRPr="00346492" w:rsidRDefault="003112D2" w:rsidP="00715085">
            <w:pPr>
              <w:rPr>
                <w:del w:id="32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29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78B8ADA5" w14:textId="77777777" w:rsidR="003112D2" w:rsidRPr="00346492" w:rsidRDefault="003112D2" w:rsidP="00715085">
            <w:pPr>
              <w:rPr>
                <w:del w:id="33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FEA9CE2" w14:textId="77777777" w:rsidR="003112D2" w:rsidRPr="00346492" w:rsidRDefault="003112D2" w:rsidP="00715085">
            <w:pPr>
              <w:rPr>
                <w:del w:id="33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6917360" w14:textId="77777777" w:rsidR="003112D2" w:rsidRPr="00346492" w:rsidRDefault="003112D2" w:rsidP="00715085">
            <w:pPr>
              <w:rPr>
                <w:del w:id="33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402AB06" w14:textId="77777777" w:rsidTr="00715085">
        <w:trPr>
          <w:trHeight w:val="184"/>
          <w:del w:id="333" w:author="uzivatel" w:date="2026-09-22T12:17:00Z" w16du:dateUtc="2026-09-22T16:17:00Z"/>
        </w:trPr>
        <w:tc>
          <w:tcPr>
            <w:tcW w:w="367" w:type="dxa"/>
            <w:vMerge/>
          </w:tcPr>
          <w:p w14:paraId="0F03942F" w14:textId="77777777" w:rsidR="003112D2" w:rsidRPr="00346492" w:rsidRDefault="003112D2" w:rsidP="00715085">
            <w:pPr>
              <w:rPr>
                <w:del w:id="33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7588301" w14:textId="6F1A2798" w:rsidR="003112D2" w:rsidRPr="00346492" w:rsidRDefault="003112D2" w:rsidP="00715085">
            <w:pPr>
              <w:rPr>
                <w:del w:id="33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36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39A66C1F" w14:textId="77777777" w:rsidR="003112D2" w:rsidRPr="00346492" w:rsidRDefault="003112D2" w:rsidP="00715085">
            <w:pPr>
              <w:rPr>
                <w:del w:id="33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08EA1ED" w14:textId="77777777" w:rsidR="003112D2" w:rsidRPr="00346492" w:rsidRDefault="003112D2" w:rsidP="00715085">
            <w:pPr>
              <w:rPr>
                <w:del w:id="33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AE6D192" w14:textId="77777777" w:rsidR="003112D2" w:rsidRPr="00346492" w:rsidRDefault="003112D2" w:rsidP="00715085">
            <w:pPr>
              <w:rPr>
                <w:del w:id="33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A55977E" w14:textId="77777777" w:rsidTr="00715085">
        <w:trPr>
          <w:trHeight w:val="130"/>
          <w:del w:id="340" w:author="uzivatel" w:date="2026-09-22T12:17:00Z" w16du:dateUtc="2026-09-22T16:17:00Z"/>
        </w:trPr>
        <w:tc>
          <w:tcPr>
            <w:tcW w:w="367" w:type="dxa"/>
            <w:vMerge/>
          </w:tcPr>
          <w:p w14:paraId="3567EEFB" w14:textId="77777777" w:rsidR="003112D2" w:rsidRPr="00346492" w:rsidRDefault="003112D2" w:rsidP="00715085">
            <w:pPr>
              <w:rPr>
                <w:del w:id="34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47D8F0" w14:textId="6A4A675C" w:rsidR="003112D2" w:rsidRPr="00346492" w:rsidRDefault="003112D2" w:rsidP="00715085">
            <w:pPr>
              <w:rPr>
                <w:del w:id="34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43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325A7383" w14:textId="77777777" w:rsidR="003112D2" w:rsidRPr="00346492" w:rsidRDefault="003112D2" w:rsidP="00715085">
            <w:pPr>
              <w:rPr>
                <w:del w:id="34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0E3A09" w14:textId="77777777" w:rsidR="003112D2" w:rsidRPr="00346492" w:rsidRDefault="003112D2" w:rsidP="00715085">
            <w:pPr>
              <w:rPr>
                <w:del w:id="34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D5561E" w14:textId="77777777" w:rsidR="003112D2" w:rsidRPr="00346492" w:rsidRDefault="003112D2" w:rsidP="00715085">
            <w:pPr>
              <w:rPr>
                <w:del w:id="34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8D23F" w14:textId="77777777" w:rsidTr="00715085">
        <w:trPr>
          <w:trHeight w:val="74"/>
          <w:del w:id="347" w:author="uzivatel" w:date="2026-09-22T12:17:00Z" w16du:dateUtc="2026-09-22T16:17:00Z"/>
        </w:trPr>
        <w:tc>
          <w:tcPr>
            <w:tcW w:w="367" w:type="dxa"/>
            <w:vMerge/>
          </w:tcPr>
          <w:p w14:paraId="10A1610B" w14:textId="77777777" w:rsidR="003112D2" w:rsidRPr="00346492" w:rsidRDefault="003112D2" w:rsidP="00715085">
            <w:pPr>
              <w:rPr>
                <w:del w:id="34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A14932D" w14:textId="245A8748" w:rsidR="003112D2" w:rsidRPr="00346492" w:rsidRDefault="003112D2" w:rsidP="00715085">
            <w:pPr>
              <w:rPr>
                <w:del w:id="34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50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225EF752" w14:textId="77777777" w:rsidR="003112D2" w:rsidRPr="00346492" w:rsidRDefault="003112D2" w:rsidP="00715085">
            <w:pPr>
              <w:rPr>
                <w:del w:id="35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042D3B1" w14:textId="77777777" w:rsidR="003112D2" w:rsidRPr="00346492" w:rsidRDefault="003112D2" w:rsidP="00715085">
            <w:pPr>
              <w:rPr>
                <w:del w:id="35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EBFEB0C" w14:textId="77777777" w:rsidR="003112D2" w:rsidRPr="00346492" w:rsidRDefault="003112D2" w:rsidP="00715085">
            <w:pPr>
              <w:rPr>
                <w:del w:id="35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303FEF" w14:textId="77777777" w:rsidTr="00715085">
        <w:trPr>
          <w:trHeight w:val="74"/>
          <w:del w:id="354" w:author="uzivatel" w:date="2026-09-22T12:17:00Z" w16du:dateUtc="2026-09-22T16:17:00Z"/>
        </w:trPr>
        <w:tc>
          <w:tcPr>
            <w:tcW w:w="367" w:type="dxa"/>
            <w:vMerge/>
          </w:tcPr>
          <w:p w14:paraId="2E969F24" w14:textId="77777777" w:rsidR="003112D2" w:rsidRPr="00346492" w:rsidRDefault="003112D2" w:rsidP="00715085">
            <w:pPr>
              <w:rPr>
                <w:del w:id="35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64036A" w14:textId="0964DBBE" w:rsidR="003112D2" w:rsidRPr="00346492" w:rsidRDefault="003112D2" w:rsidP="00715085">
            <w:pPr>
              <w:rPr>
                <w:del w:id="35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57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0EE3E376" w14:textId="77777777" w:rsidR="003112D2" w:rsidRPr="00346492" w:rsidRDefault="003112D2" w:rsidP="00715085">
            <w:pPr>
              <w:rPr>
                <w:del w:id="35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799D333" w14:textId="77777777" w:rsidR="003112D2" w:rsidRPr="00346492" w:rsidRDefault="003112D2" w:rsidP="00715085">
            <w:pPr>
              <w:rPr>
                <w:del w:id="35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348213F" w14:textId="77777777" w:rsidR="003112D2" w:rsidRPr="00346492" w:rsidRDefault="003112D2" w:rsidP="00715085">
            <w:pPr>
              <w:rPr>
                <w:del w:id="36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53755D38" w14:textId="77777777" w:rsidTr="00715085">
        <w:trPr>
          <w:trHeight w:val="116"/>
          <w:del w:id="361" w:author="uzivatel" w:date="2026-09-22T12:17:00Z" w16du:dateUtc="2026-09-22T16:17:00Z"/>
        </w:trPr>
        <w:tc>
          <w:tcPr>
            <w:tcW w:w="367" w:type="dxa"/>
          </w:tcPr>
          <w:p w14:paraId="731189B0" w14:textId="77777777" w:rsidR="0063386F" w:rsidRPr="00346492" w:rsidRDefault="0063386F" w:rsidP="00715085">
            <w:pPr>
              <w:rPr>
                <w:del w:id="36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02DC2B4A" w14:textId="77777777" w:rsidR="0063386F" w:rsidRPr="00346492" w:rsidRDefault="0063386F" w:rsidP="00715085">
            <w:pPr>
              <w:rPr>
                <w:del w:id="36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471BF7D" w14:textId="77777777" w:rsidTr="00715085">
        <w:trPr>
          <w:del w:id="364" w:author="uzivatel" w:date="2026-09-22T12:17:00Z" w16du:dateUtc="2026-09-22T16:17:00Z"/>
        </w:trPr>
        <w:tc>
          <w:tcPr>
            <w:tcW w:w="367" w:type="dxa"/>
            <w:vMerge w:val="restart"/>
          </w:tcPr>
          <w:p w14:paraId="5886150C" w14:textId="77777777" w:rsidR="003112D2" w:rsidRPr="00346492" w:rsidRDefault="003112D2" w:rsidP="00715085">
            <w:pPr>
              <w:rPr>
                <w:del w:id="36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66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5.</w:delText>
              </w:r>
            </w:del>
          </w:p>
        </w:tc>
        <w:tc>
          <w:tcPr>
            <w:tcW w:w="3002" w:type="dxa"/>
            <w:vAlign w:val="center"/>
          </w:tcPr>
          <w:p w14:paraId="2AE246D3" w14:textId="5B896FF5" w:rsidR="003112D2" w:rsidRPr="00346492" w:rsidRDefault="003112D2" w:rsidP="00715085">
            <w:pPr>
              <w:rPr>
                <w:del w:id="36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68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45C3E1D9" w14:textId="77777777" w:rsidR="003112D2" w:rsidRPr="00346492" w:rsidRDefault="003112D2" w:rsidP="00715085">
            <w:pPr>
              <w:rPr>
                <w:del w:id="36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6BC0978" w14:textId="77777777" w:rsidR="003112D2" w:rsidRPr="00346492" w:rsidRDefault="003112D2" w:rsidP="00715085">
            <w:pPr>
              <w:rPr>
                <w:del w:id="37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6C3E694" w14:textId="77777777" w:rsidR="003112D2" w:rsidRPr="00346492" w:rsidRDefault="003112D2" w:rsidP="00715085">
            <w:pPr>
              <w:rPr>
                <w:del w:id="37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3621A6E" w14:textId="77777777" w:rsidTr="00715085">
        <w:trPr>
          <w:del w:id="372" w:author="uzivatel" w:date="2026-09-22T12:17:00Z" w16du:dateUtc="2026-09-22T16:17:00Z"/>
        </w:trPr>
        <w:tc>
          <w:tcPr>
            <w:tcW w:w="367" w:type="dxa"/>
            <w:vMerge/>
          </w:tcPr>
          <w:p w14:paraId="2ACC04D7" w14:textId="77777777" w:rsidR="003112D2" w:rsidRPr="00346492" w:rsidRDefault="003112D2" w:rsidP="00715085">
            <w:pPr>
              <w:rPr>
                <w:del w:id="37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E26B31" w14:textId="52E9B3ED" w:rsidR="003112D2" w:rsidRPr="00346492" w:rsidRDefault="003112D2" w:rsidP="00715085">
            <w:pPr>
              <w:rPr>
                <w:del w:id="37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75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5C3734C1" w14:textId="77777777" w:rsidR="003112D2" w:rsidRPr="00346492" w:rsidRDefault="003112D2" w:rsidP="00715085">
            <w:pPr>
              <w:rPr>
                <w:del w:id="37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CEFB6FD" w14:textId="77777777" w:rsidR="003112D2" w:rsidRPr="00346492" w:rsidRDefault="003112D2" w:rsidP="00715085">
            <w:pPr>
              <w:rPr>
                <w:del w:id="37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34BF0D0" w14:textId="77777777" w:rsidR="003112D2" w:rsidRPr="00346492" w:rsidRDefault="003112D2" w:rsidP="00715085">
            <w:pPr>
              <w:rPr>
                <w:del w:id="37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5134A16" w14:textId="77777777" w:rsidTr="00715085">
        <w:trPr>
          <w:del w:id="379" w:author="uzivatel" w:date="2026-09-22T12:17:00Z" w16du:dateUtc="2026-09-22T16:17:00Z"/>
        </w:trPr>
        <w:tc>
          <w:tcPr>
            <w:tcW w:w="367" w:type="dxa"/>
            <w:vMerge/>
          </w:tcPr>
          <w:p w14:paraId="2009AF21" w14:textId="77777777" w:rsidR="003112D2" w:rsidRPr="00346492" w:rsidRDefault="003112D2" w:rsidP="00715085">
            <w:pPr>
              <w:rPr>
                <w:del w:id="38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E905011" w14:textId="6AA85B58" w:rsidR="003112D2" w:rsidRPr="00346492" w:rsidRDefault="003112D2" w:rsidP="00715085">
            <w:pPr>
              <w:rPr>
                <w:del w:id="38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82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715C7629" w14:textId="77777777" w:rsidR="003112D2" w:rsidRPr="00346492" w:rsidRDefault="003112D2" w:rsidP="00715085">
            <w:pPr>
              <w:rPr>
                <w:del w:id="38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2E08DF" w14:textId="77777777" w:rsidR="003112D2" w:rsidRPr="00346492" w:rsidRDefault="003112D2" w:rsidP="00715085">
            <w:pPr>
              <w:rPr>
                <w:del w:id="38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16FDCC" w14:textId="77777777" w:rsidR="003112D2" w:rsidRPr="00346492" w:rsidRDefault="003112D2" w:rsidP="00715085">
            <w:pPr>
              <w:rPr>
                <w:del w:id="38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922B7B3" w14:textId="77777777" w:rsidTr="00715085">
        <w:trPr>
          <w:del w:id="386" w:author="uzivatel" w:date="2026-09-22T12:17:00Z" w16du:dateUtc="2026-09-22T16:17:00Z"/>
        </w:trPr>
        <w:tc>
          <w:tcPr>
            <w:tcW w:w="367" w:type="dxa"/>
            <w:vMerge/>
          </w:tcPr>
          <w:p w14:paraId="559CB0A5" w14:textId="77777777" w:rsidR="003112D2" w:rsidRPr="00346492" w:rsidRDefault="003112D2" w:rsidP="00715085">
            <w:pPr>
              <w:rPr>
                <w:del w:id="38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7319D1A" w14:textId="426C0B4E" w:rsidR="003112D2" w:rsidRPr="00346492" w:rsidRDefault="003112D2" w:rsidP="00715085">
            <w:pPr>
              <w:rPr>
                <w:del w:id="38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89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4564F59E" w14:textId="77777777" w:rsidR="003112D2" w:rsidRPr="00346492" w:rsidRDefault="003112D2" w:rsidP="00715085">
            <w:pPr>
              <w:rPr>
                <w:del w:id="39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D2F7BF3" w14:textId="77777777" w:rsidR="003112D2" w:rsidRPr="00346492" w:rsidRDefault="003112D2" w:rsidP="00715085">
            <w:pPr>
              <w:rPr>
                <w:del w:id="39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1B2F30B" w14:textId="77777777" w:rsidR="003112D2" w:rsidRPr="00346492" w:rsidRDefault="003112D2" w:rsidP="00715085">
            <w:pPr>
              <w:rPr>
                <w:del w:id="39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9793D1" w14:textId="77777777" w:rsidTr="00715085">
        <w:trPr>
          <w:del w:id="393" w:author="uzivatel" w:date="2026-09-22T12:17:00Z" w16du:dateUtc="2026-09-22T16:17:00Z"/>
        </w:trPr>
        <w:tc>
          <w:tcPr>
            <w:tcW w:w="367" w:type="dxa"/>
            <w:vMerge/>
          </w:tcPr>
          <w:p w14:paraId="03EE2B8B" w14:textId="77777777" w:rsidR="003112D2" w:rsidRPr="00346492" w:rsidRDefault="003112D2" w:rsidP="00715085">
            <w:pPr>
              <w:rPr>
                <w:del w:id="39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091AFB" w14:textId="39FF9768" w:rsidR="003112D2" w:rsidRPr="00346492" w:rsidRDefault="003112D2" w:rsidP="00715085">
            <w:pPr>
              <w:rPr>
                <w:del w:id="39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96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6F5D04D2" w14:textId="77777777" w:rsidR="003112D2" w:rsidRPr="00346492" w:rsidRDefault="003112D2" w:rsidP="00715085">
            <w:pPr>
              <w:rPr>
                <w:del w:id="39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8ECCDF" w14:textId="77777777" w:rsidR="003112D2" w:rsidRPr="00346492" w:rsidRDefault="003112D2" w:rsidP="00715085">
            <w:pPr>
              <w:rPr>
                <w:del w:id="39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7566619" w14:textId="77777777" w:rsidR="003112D2" w:rsidRPr="00346492" w:rsidRDefault="003112D2" w:rsidP="00715085">
            <w:pPr>
              <w:rPr>
                <w:del w:id="39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932ADE9" w14:textId="77777777" w:rsidTr="00715085">
        <w:trPr>
          <w:del w:id="400" w:author="uzivatel" w:date="2026-09-22T12:17:00Z" w16du:dateUtc="2026-09-22T16:17:00Z"/>
        </w:trPr>
        <w:tc>
          <w:tcPr>
            <w:tcW w:w="367" w:type="dxa"/>
            <w:vMerge/>
          </w:tcPr>
          <w:p w14:paraId="2A0E7E63" w14:textId="77777777" w:rsidR="003112D2" w:rsidRPr="00346492" w:rsidRDefault="003112D2" w:rsidP="00715085">
            <w:pPr>
              <w:rPr>
                <w:del w:id="40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9135E0E" w14:textId="0E97CFEA" w:rsidR="003112D2" w:rsidRPr="00346492" w:rsidRDefault="003112D2" w:rsidP="00715085">
            <w:pPr>
              <w:rPr>
                <w:del w:id="40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03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470BFA81" w14:textId="77777777" w:rsidR="003112D2" w:rsidRPr="00346492" w:rsidRDefault="003112D2" w:rsidP="00715085">
            <w:pPr>
              <w:rPr>
                <w:del w:id="40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1960247" w14:textId="77777777" w:rsidR="003112D2" w:rsidRPr="00346492" w:rsidRDefault="003112D2" w:rsidP="00715085">
            <w:pPr>
              <w:rPr>
                <w:del w:id="40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2E22858" w14:textId="77777777" w:rsidR="003112D2" w:rsidRPr="00346492" w:rsidRDefault="003112D2" w:rsidP="00715085">
            <w:pPr>
              <w:rPr>
                <w:del w:id="40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2BEF62" w14:textId="77777777" w:rsidTr="00715085">
        <w:trPr>
          <w:del w:id="407" w:author="uzivatel" w:date="2026-09-22T12:17:00Z" w16du:dateUtc="2026-09-22T16:17:00Z"/>
        </w:trPr>
        <w:tc>
          <w:tcPr>
            <w:tcW w:w="367" w:type="dxa"/>
            <w:vMerge/>
          </w:tcPr>
          <w:p w14:paraId="48467360" w14:textId="77777777" w:rsidR="003112D2" w:rsidRPr="00346492" w:rsidRDefault="003112D2" w:rsidP="00715085">
            <w:pPr>
              <w:rPr>
                <w:del w:id="40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1C4F866" w14:textId="1019D93E" w:rsidR="003112D2" w:rsidRPr="00346492" w:rsidRDefault="003112D2" w:rsidP="00715085">
            <w:pPr>
              <w:rPr>
                <w:del w:id="40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10" w:author="uzivate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0C7A48AF" w14:textId="77777777" w:rsidR="003112D2" w:rsidRPr="00346492" w:rsidRDefault="003112D2" w:rsidP="00715085">
            <w:pPr>
              <w:rPr>
                <w:del w:id="411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431D11" w14:textId="77777777" w:rsidR="003112D2" w:rsidRPr="00346492" w:rsidRDefault="003112D2" w:rsidP="00715085">
            <w:pPr>
              <w:rPr>
                <w:del w:id="41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BEF78F" w14:textId="77777777" w:rsidR="003112D2" w:rsidRPr="00346492" w:rsidRDefault="003112D2" w:rsidP="00715085">
            <w:pPr>
              <w:rPr>
                <w:del w:id="41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A962B17" w14:textId="77777777" w:rsidTr="00715085">
        <w:trPr>
          <w:del w:id="414" w:author="uzivatel" w:date="2026-09-22T12:17:00Z" w16du:dateUtc="2026-09-22T16:17:00Z"/>
        </w:trPr>
        <w:tc>
          <w:tcPr>
            <w:tcW w:w="9286" w:type="dxa"/>
            <w:gridSpan w:val="5"/>
          </w:tcPr>
          <w:p w14:paraId="7FEA4CED" w14:textId="77777777" w:rsidR="00346492" w:rsidRPr="00346492" w:rsidRDefault="00346492" w:rsidP="00715085">
            <w:pPr>
              <w:rPr>
                <w:del w:id="41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157A0F" w14:textId="77777777" w:rsidTr="00715085">
        <w:trPr>
          <w:del w:id="416" w:author="uzivatel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3EBACE78" w14:textId="77777777" w:rsidR="00346492" w:rsidRPr="00346492" w:rsidRDefault="00346492" w:rsidP="00715085">
            <w:pPr>
              <w:rPr>
                <w:del w:id="41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18" w:author="uzivatel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>Datum a místo zpracování nabídky:</w:delText>
              </w:r>
            </w:del>
          </w:p>
        </w:tc>
        <w:tc>
          <w:tcPr>
            <w:tcW w:w="5917" w:type="dxa"/>
            <w:gridSpan w:val="3"/>
          </w:tcPr>
          <w:p w14:paraId="1ED2CD2A" w14:textId="77777777" w:rsidR="00346492" w:rsidRPr="00346492" w:rsidRDefault="00346492" w:rsidP="00715085">
            <w:pPr>
              <w:rPr>
                <w:del w:id="419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9DDEEA" w14:textId="77777777" w:rsidTr="00715085">
        <w:trPr>
          <w:del w:id="420" w:author="uzivatel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49141802" w14:textId="77777777" w:rsidR="00346492" w:rsidRDefault="00346492" w:rsidP="00715085">
            <w:pPr>
              <w:rPr>
                <w:del w:id="421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422" w:author="uzivatel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Jméno a příjmení osoby podepisující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seznam poddodavatelů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, tzn. osoby oprávněné jednat jménem či za účastníka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zadávacího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 řízení:</w:delText>
              </w:r>
            </w:del>
          </w:p>
          <w:p w14:paraId="53403D49" w14:textId="344CF934" w:rsidR="00346492" w:rsidRPr="002F2F12" w:rsidRDefault="00346492" w:rsidP="00715085">
            <w:pPr>
              <w:rPr>
                <w:del w:id="423" w:author="uzivate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424" w:author="uzivatel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>(tiskacím)</w:delText>
              </w:r>
            </w:del>
          </w:p>
        </w:tc>
        <w:tc>
          <w:tcPr>
            <w:tcW w:w="5917" w:type="dxa"/>
            <w:gridSpan w:val="3"/>
          </w:tcPr>
          <w:p w14:paraId="02020327" w14:textId="77777777" w:rsidR="00346492" w:rsidRDefault="00346492" w:rsidP="00715085">
            <w:pPr>
              <w:rPr>
                <w:del w:id="42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00660D91" w14:textId="77777777" w:rsidR="00346492" w:rsidRDefault="00346492" w:rsidP="00715085">
            <w:pPr>
              <w:rPr>
                <w:del w:id="42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6B600ED5" w14:textId="77777777" w:rsidR="00346492" w:rsidRDefault="00346492" w:rsidP="00715085">
            <w:pPr>
              <w:rPr>
                <w:del w:id="427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063E06F7" w14:textId="66231817" w:rsidR="00346492" w:rsidRPr="00346492" w:rsidRDefault="00346492" w:rsidP="00715085">
            <w:pPr>
              <w:rPr>
                <w:del w:id="428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AD5B6F" w14:textId="77777777" w:rsidTr="00715085">
        <w:trPr>
          <w:del w:id="429" w:author="uzivatel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4E866DE4" w14:textId="77777777" w:rsidR="00346492" w:rsidRPr="00346492" w:rsidRDefault="00346492" w:rsidP="00715085">
            <w:pPr>
              <w:rPr>
                <w:del w:id="430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31" w:author="uzivatel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Podpis osoby oprávněné jednat jménem nebo za účastníka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zadávacího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 řízení / razítko:</w:delText>
              </w:r>
            </w:del>
          </w:p>
        </w:tc>
        <w:tc>
          <w:tcPr>
            <w:tcW w:w="5917" w:type="dxa"/>
            <w:gridSpan w:val="3"/>
          </w:tcPr>
          <w:p w14:paraId="4FD565C6" w14:textId="77777777" w:rsidR="00346492" w:rsidRDefault="00346492" w:rsidP="00715085">
            <w:pPr>
              <w:rPr>
                <w:del w:id="432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611B76D8" w14:textId="77777777" w:rsidR="00346492" w:rsidRDefault="00346492" w:rsidP="00715085">
            <w:pPr>
              <w:rPr>
                <w:del w:id="433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43CAD519" w14:textId="77777777" w:rsidR="00346492" w:rsidRDefault="00346492" w:rsidP="00715085">
            <w:pPr>
              <w:rPr>
                <w:del w:id="434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19503F4A" w14:textId="77777777" w:rsidR="00346492" w:rsidRDefault="00346492" w:rsidP="00715085">
            <w:pPr>
              <w:rPr>
                <w:del w:id="435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1C6BA533" w14:textId="103340F9" w:rsidR="00346492" w:rsidRPr="00346492" w:rsidRDefault="00346492" w:rsidP="00715085">
            <w:pPr>
              <w:rPr>
                <w:del w:id="436" w:author="uzivate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</w:tbl>
    <w:p w14:paraId="0DE1E210" w14:textId="2BD3255C" w:rsidR="003E7363" w:rsidRDefault="003E7363" w:rsidP="006D0779">
      <w:pPr>
        <w:pStyle w:val="Default"/>
        <w:ind w:left="720"/>
        <w:rPr>
          <w:rFonts w:ascii="Roboto" w:hAnsi="Roboto"/>
          <w:rPrChange w:id="437" w:author="uzivatel" w:date="2026-09-22T12:17:00Z" w16du:dateUtc="2026-09-22T16:17:00Z">
            <w:rPr>
              <w:rFonts w:ascii="Arial" w:hAnsi="Arial" w:cs="Arial"/>
              <w:sz w:val="18"/>
              <w:szCs w:val="18"/>
            </w:rPr>
          </w:rPrChange>
        </w:rPr>
        <w:pPrChange w:id="438" w:author="uzivatel" w:date="2026-09-22T12:17:00Z" w16du:dateUtc="2026-09-22T16:17:00Z">
          <w:pPr>
            <w:tabs>
              <w:tab w:val="left" w:pos="1280"/>
            </w:tabs>
          </w:pPr>
        </w:pPrChange>
      </w:pPr>
    </w:p>
    <w:sectPr w:rsidR="003E7363" w:rsidSect="00067C1B">
      <w:headerReference w:type="default" r:id="rId8"/>
      <w:footerReference w:type="default" r:id="rId9"/>
      <w:headerReference w:type="first" r:id="rId10"/>
      <w:pgSz w:w="11906" w:h="16838"/>
      <w:pgMar w:top="142" w:right="849" w:bottom="142" w:left="1417" w:header="708" w:footer="708" w:gutter="0"/>
      <w:cols w:space="708"/>
      <w:titlePg w:val="0"/>
      <w:docGrid w:linePitch="360"/>
      <w:sectPrChange w:id="444" w:author="uzivatel" w:date="2026-09-22T12:17:00Z" w16du:dateUtc="2026-09-22T16:17:00Z">
        <w:sectPr w:rsidR="003E7363" w:rsidSect="00067C1B">
          <w:pgMar w:top="1418" w:right="1418" w:bottom="851" w:left="1418" w:header="567" w:footer="567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8F932E" w14:textId="77777777" w:rsidR="00A57D10" w:rsidRDefault="00A57D10" w:rsidP="008B7B1D">
      <w:pPr>
        <w:spacing w:after="0" w:line="240" w:lineRule="auto"/>
      </w:pPr>
      <w:r>
        <w:separator/>
      </w:r>
    </w:p>
  </w:endnote>
  <w:endnote w:type="continuationSeparator" w:id="0">
    <w:p w14:paraId="60F4162F" w14:textId="77777777" w:rsidR="00A57D10" w:rsidRDefault="00A57D10" w:rsidP="008B7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6F9D1F" w14:textId="77777777" w:rsidR="00D14F5F" w:rsidRDefault="00D14F5F">
    <w:pPr>
      <w:pStyle w:val="CommentReference"/>
      <w:pPrChange w:id="441" w:author="uzivatel" w:date="2026-09-22T12:17:00Z" w16du:dateUtc="2026-09-22T16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3C083C" w14:textId="77777777" w:rsidR="00A57D10" w:rsidRDefault="00A57D10" w:rsidP="008B7B1D">
      <w:pPr>
        <w:spacing w:after="0" w:line="240" w:lineRule="auto"/>
      </w:pPr>
      <w:r>
        <w:separator/>
      </w:r>
    </w:p>
  </w:footnote>
  <w:footnote w:type="continuationSeparator" w:id="0">
    <w:p w14:paraId="32CFD284" w14:textId="77777777" w:rsidR="00A57D10" w:rsidRDefault="00A57D10" w:rsidP="008B7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0618C3" w14:textId="061A6324" w:rsidR="00310B73" w:rsidRDefault="00310B73" w:rsidP="005A3345">
    <w:pPr>
      <w:pStyle w:val="Header"/>
      <w:jc w:val="center"/>
      <w:rPr>
        <w:del w:id="439" w:author="uzivatel" w:date="2026-09-22T12:17:00Z" w16du:dateUtc="2026-09-22T16:17:00Z"/>
      </w:rPr>
    </w:pPr>
  </w:p>
  <w:p w14:paraId="349ABF3E" w14:textId="6B3EC856" w:rsidR="008B7B1D" w:rsidRDefault="008B7B1D">
    <w:pPr>
      <w:pStyle w:val="Footer"/>
      <w:pPrChange w:id="440" w:author="uzivatel" w:date="2026-09-22T12:17:00Z" w16du:dateUtc="2026-09-22T16:17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7EC90E" w14:textId="2D0667ED" w:rsidR="00715085" w:rsidRDefault="00715085">
    <w:pPr>
      <w:pStyle w:val="Footer"/>
      <w:pPrChange w:id="442" w:author="uzivatel" w:date="2026-09-22T12:17:00Z" w16du:dateUtc="2026-09-22T16:17:00Z">
        <w:pPr>
          <w:pStyle w:val="Header"/>
          <w:jc w:val="center"/>
        </w:pPr>
      </w:pPrChange>
    </w:pPr>
    <w:del w:id="443" w:author="uzivatel" w:date="2026-09-22T12:17:00Z" w16du:dateUtc="2026-09-22T16:17:00Z">
      <w:r>
        <w:rPr>
          <w:rFonts w:ascii="Arial" w:hAnsi="Arial" w:cs="Arial"/>
          <w:noProof/>
          <w:sz w:val="15"/>
          <w:szCs w:val="15"/>
        </w:rPr>
        <w:drawing>
          <wp:inline distT="0" distB="0" distL="0" distR="0" wp14:anchorId="69CDB933" wp14:editId="1446CC05">
            <wp:extent cx="2233636" cy="1027473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fekt-logo_s800px.gif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61158" cy="104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43757">
    <w:abstractNumId w:val="8"/>
  </w:num>
  <w:num w:numId="2" w16cid:durableId="724335488">
    <w:abstractNumId w:val="10"/>
  </w:num>
  <w:num w:numId="3" w16cid:durableId="54861350">
    <w:abstractNumId w:val="9"/>
  </w:num>
  <w:num w:numId="4" w16cid:durableId="1249339687">
    <w:abstractNumId w:val="2"/>
  </w:num>
  <w:num w:numId="5" w16cid:durableId="216211037">
    <w:abstractNumId w:val="7"/>
  </w:num>
  <w:num w:numId="6" w16cid:durableId="22245241">
    <w:abstractNumId w:val="4"/>
  </w:num>
  <w:num w:numId="7" w16cid:durableId="492381436">
    <w:abstractNumId w:val="0"/>
  </w:num>
  <w:num w:numId="8" w16cid:durableId="526407595">
    <w:abstractNumId w:val="3"/>
  </w:num>
  <w:num w:numId="9" w16cid:durableId="1545022109">
    <w:abstractNumId w:val="6"/>
  </w:num>
  <w:num w:numId="10" w16cid:durableId="1083180298">
    <w:abstractNumId w:val="11"/>
  </w:num>
  <w:num w:numId="11" w16cid:durableId="20668775">
    <w:abstractNumId w:val="5"/>
  </w:num>
  <w:num w:numId="12" w16cid:durableId="50312705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A17"/>
    <w:rsid w:val="00021D99"/>
    <w:rsid w:val="00022C34"/>
    <w:rsid w:val="0002301B"/>
    <w:rsid w:val="000244C9"/>
    <w:rsid w:val="000446C4"/>
    <w:rsid w:val="00067C1B"/>
    <w:rsid w:val="00070B7A"/>
    <w:rsid w:val="00070D3E"/>
    <w:rsid w:val="000B4DF2"/>
    <w:rsid w:val="000C1D5B"/>
    <w:rsid w:val="000E3B54"/>
    <w:rsid w:val="00122E4B"/>
    <w:rsid w:val="00125026"/>
    <w:rsid w:val="00131188"/>
    <w:rsid w:val="00150DDB"/>
    <w:rsid w:val="001511EB"/>
    <w:rsid w:val="0019410C"/>
    <w:rsid w:val="001D66D1"/>
    <w:rsid w:val="00205895"/>
    <w:rsid w:val="00222525"/>
    <w:rsid w:val="0028602A"/>
    <w:rsid w:val="002B27AF"/>
    <w:rsid w:val="002E5199"/>
    <w:rsid w:val="00310B73"/>
    <w:rsid w:val="003112D2"/>
    <w:rsid w:val="00320296"/>
    <w:rsid w:val="00332BB9"/>
    <w:rsid w:val="00333640"/>
    <w:rsid w:val="003377F2"/>
    <w:rsid w:val="00342938"/>
    <w:rsid w:val="00346492"/>
    <w:rsid w:val="00355828"/>
    <w:rsid w:val="00361A26"/>
    <w:rsid w:val="00384DF9"/>
    <w:rsid w:val="00393DFA"/>
    <w:rsid w:val="003A4848"/>
    <w:rsid w:val="003E7363"/>
    <w:rsid w:val="00405037"/>
    <w:rsid w:val="00415A78"/>
    <w:rsid w:val="00421D86"/>
    <w:rsid w:val="0043051E"/>
    <w:rsid w:val="00442E1A"/>
    <w:rsid w:val="004435CB"/>
    <w:rsid w:val="00450B9C"/>
    <w:rsid w:val="004714D6"/>
    <w:rsid w:val="00494AC3"/>
    <w:rsid w:val="004A3A9B"/>
    <w:rsid w:val="004A5136"/>
    <w:rsid w:val="004E4C86"/>
    <w:rsid w:val="004E4E79"/>
    <w:rsid w:val="004E7063"/>
    <w:rsid w:val="004F6581"/>
    <w:rsid w:val="004F79EA"/>
    <w:rsid w:val="0053616F"/>
    <w:rsid w:val="005379D3"/>
    <w:rsid w:val="005406F7"/>
    <w:rsid w:val="00551FE3"/>
    <w:rsid w:val="00552928"/>
    <w:rsid w:val="00553168"/>
    <w:rsid w:val="005631B3"/>
    <w:rsid w:val="0059253A"/>
    <w:rsid w:val="005940DB"/>
    <w:rsid w:val="00596269"/>
    <w:rsid w:val="00597E52"/>
    <w:rsid w:val="005A3345"/>
    <w:rsid w:val="005F1FE8"/>
    <w:rsid w:val="005F4481"/>
    <w:rsid w:val="00615674"/>
    <w:rsid w:val="00615EF2"/>
    <w:rsid w:val="00624A22"/>
    <w:rsid w:val="0063386F"/>
    <w:rsid w:val="006453DC"/>
    <w:rsid w:val="00663F98"/>
    <w:rsid w:val="006764B7"/>
    <w:rsid w:val="0069557F"/>
    <w:rsid w:val="006B432A"/>
    <w:rsid w:val="006B75D9"/>
    <w:rsid w:val="006D0779"/>
    <w:rsid w:val="00703C98"/>
    <w:rsid w:val="0071140B"/>
    <w:rsid w:val="00711810"/>
    <w:rsid w:val="00715085"/>
    <w:rsid w:val="0071556C"/>
    <w:rsid w:val="007241D7"/>
    <w:rsid w:val="0073548F"/>
    <w:rsid w:val="007D345A"/>
    <w:rsid w:val="007D5DC8"/>
    <w:rsid w:val="00804E3D"/>
    <w:rsid w:val="00822FF0"/>
    <w:rsid w:val="008750C4"/>
    <w:rsid w:val="00875E83"/>
    <w:rsid w:val="008B7B1D"/>
    <w:rsid w:val="008E16D0"/>
    <w:rsid w:val="008E4C2D"/>
    <w:rsid w:val="008E7887"/>
    <w:rsid w:val="008F196A"/>
    <w:rsid w:val="008F3695"/>
    <w:rsid w:val="008F695B"/>
    <w:rsid w:val="00900FD5"/>
    <w:rsid w:val="00905D4F"/>
    <w:rsid w:val="00926BE8"/>
    <w:rsid w:val="00963049"/>
    <w:rsid w:val="00967EDD"/>
    <w:rsid w:val="009700EB"/>
    <w:rsid w:val="00975CE3"/>
    <w:rsid w:val="00986749"/>
    <w:rsid w:val="00992F5A"/>
    <w:rsid w:val="009A4CAD"/>
    <w:rsid w:val="009B14F4"/>
    <w:rsid w:val="009D457F"/>
    <w:rsid w:val="009E4030"/>
    <w:rsid w:val="009E79E2"/>
    <w:rsid w:val="009F3F29"/>
    <w:rsid w:val="00A57D10"/>
    <w:rsid w:val="00A7525F"/>
    <w:rsid w:val="00AB7A30"/>
    <w:rsid w:val="00AC6170"/>
    <w:rsid w:val="00AE61A4"/>
    <w:rsid w:val="00AF6982"/>
    <w:rsid w:val="00AF69EB"/>
    <w:rsid w:val="00B04CF1"/>
    <w:rsid w:val="00B06B01"/>
    <w:rsid w:val="00B267D6"/>
    <w:rsid w:val="00B93400"/>
    <w:rsid w:val="00BD1EDF"/>
    <w:rsid w:val="00BE5B6E"/>
    <w:rsid w:val="00C67E9F"/>
    <w:rsid w:val="00C75D57"/>
    <w:rsid w:val="00C9043F"/>
    <w:rsid w:val="00CA245E"/>
    <w:rsid w:val="00CB363A"/>
    <w:rsid w:val="00D04F2E"/>
    <w:rsid w:val="00D14F5F"/>
    <w:rsid w:val="00D166A3"/>
    <w:rsid w:val="00D2776E"/>
    <w:rsid w:val="00D32A17"/>
    <w:rsid w:val="00D658B2"/>
    <w:rsid w:val="00D93637"/>
    <w:rsid w:val="00DB23CA"/>
    <w:rsid w:val="00DF0E9B"/>
    <w:rsid w:val="00E2037B"/>
    <w:rsid w:val="00E2631A"/>
    <w:rsid w:val="00E4376D"/>
    <w:rsid w:val="00E60474"/>
    <w:rsid w:val="00EA78FA"/>
    <w:rsid w:val="00ED3AF5"/>
    <w:rsid w:val="00EF2DAF"/>
    <w:rsid w:val="00F00738"/>
    <w:rsid w:val="00F01D59"/>
    <w:rsid w:val="00F8157F"/>
    <w:rsid w:val="00F91991"/>
    <w:rsid w:val="00F92274"/>
    <w:rsid w:val="00FB2884"/>
    <w:rsid w:val="00FD3C31"/>
    <w:rsid w:val="00FE3AB9"/>
    <w:rsid w:val="00FE5E56"/>
    <w:rsid w:val="00FF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6329F0"/>
  <w15:docId w15:val="{64358F32-C5B9-5F4C-BD7F-C397F321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D14F5F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7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4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C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7B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B1D"/>
  </w:style>
  <w:style w:type="paragraph" w:styleId="Footer">
    <w:name w:val="footer"/>
    <w:basedOn w:val="Normal"/>
    <w:link w:val="FooterChar"/>
    <w:uiPriority w:val="99"/>
    <w:unhideWhenUsed/>
    <w:rsid w:val="008B7B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B1D"/>
  </w:style>
  <w:style w:type="character" w:styleId="CommentReference">
    <w:name w:val="annotation reference"/>
    <w:basedOn w:val="DefaultParagraphFont"/>
    <w:uiPriority w:val="99"/>
    <w:semiHidden/>
    <w:unhideWhenUsed/>
    <w:rsid w:val="00D658B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8B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8B2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8B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8B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0" w:author="uzivatel" w:date="2026-09-22T12:17:00Z">
        <w:rPr>
          <w:color w:val="0000FF"/>
          <w:u w:val="single"/>
        </w:rPr>
      </w:rPrChange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spacing w:after="0" w:line="240" w:lineRule="auto"/>
      <w:pPrChange w:id="1" w:author="uzivatel" w:date="2026-09-22T12:17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sz w:val="24"/>
      <w:szCs w:val="24"/>
      <w:rPrChange w:id="1" w:author="uzivatel" w:date="2026-09-22T12:17:00Z">
        <w:rPr>
          <w:rFonts w:ascii="Arial" w:hAnsi="Arial" w:cs="Arial"/>
          <w:color w:val="000000"/>
          <w:sz w:val="24"/>
          <w:szCs w:val="24"/>
          <w:lang w:val="cs-CZ" w:eastAsia="cs-CZ" w:bidi="ar-SA"/>
        </w:rPr>
      </w:rPrChange>
    </w:rPr>
  </w:style>
  <w:style w:type="character" w:customStyle="1" w:styleId="Heading4Char">
    <w:name w:val="Heading 4 Char"/>
    <w:basedOn w:val="DefaultParagraphFont"/>
    <w:link w:val="Heading4"/>
    <w:semiHidden/>
    <w:rsid w:val="00D14F5F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paragraph" w:styleId="ListParagraph">
    <w:name w:val="List Paragraph"/>
    <w:basedOn w:val="Normal"/>
    <w:uiPriority w:val="34"/>
    <w:qFormat/>
    <w:rsid w:val="00D14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86E888-BB6D-FD4A-BE96-0E5669B73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NTB2</dc:creator>
  <cp:lastModifiedBy>Arthur Souza Rodrigues</cp:lastModifiedBy>
  <cp:revision>1</cp:revision>
  <cp:lastPrinted>2019-03-11T12:55:00Z</cp:lastPrinted>
  <dcterms:created xsi:type="dcterms:W3CDTF">2017-03-13T13:08:00Z</dcterms:created>
  <dcterms:modified xsi:type="dcterms:W3CDTF">2026-09-22T16:17:00Z</dcterms:modified>
</cp:coreProperties>
</file>