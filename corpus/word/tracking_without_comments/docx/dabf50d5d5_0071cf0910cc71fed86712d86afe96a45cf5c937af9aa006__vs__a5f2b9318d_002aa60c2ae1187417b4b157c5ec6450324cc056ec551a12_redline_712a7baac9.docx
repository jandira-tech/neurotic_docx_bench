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525398" w14:textId="77777777" w:rsidR="00D46904" w:rsidRDefault="00A5391B" w:rsidP="00A5391B">
      <w:pPr>
        <w:jc w:val="center"/>
        <w:rPr>
          <w:ins w:id="5" w:author="mary.inoue@fap.local" w:date="2026-09-22T12:34:00Z" w16du:dateUtc="2026-09-22T16:34:00Z"/>
          <w:rFonts w:ascii="Arial" w:hAnsi="Arial" w:cs="Arial"/>
          <w:b/>
          <w:sz w:val="28"/>
          <w:szCs w:val="28"/>
        </w:rPr>
      </w:pPr>
      <w:ins w:id="6" w:author="mary.inoue@fap.local" w:date="2026-09-22T12:34:00Z" w16du:dateUtc="2026-09-22T16:34:00Z">
        <w:r w:rsidRPr="00A5391B">
          <w:rPr>
            <w:rFonts w:ascii="Arial" w:hAnsi="Arial" w:cs="Arial"/>
            <w:b/>
            <w:sz w:val="28"/>
            <w:szCs w:val="28"/>
          </w:rPr>
          <w:t>LISTAGEM DE LIVROS – SUGESTÕES PARA ABONO DE MULTAS BIBLIOTECA FAP- BOSB</w:t>
        </w:r>
      </w:ins>
    </w:p>
    <w:p w14:paraId="765DC5BB" w14:textId="77777777" w:rsidR="00EB0E11" w:rsidRDefault="00EB0E11" w:rsidP="00A5391B">
      <w:pPr>
        <w:jc w:val="center"/>
        <w:rPr>
          <w:ins w:id="7" w:author="mary.inoue@fap.local" w:date="2026-09-22T12:34:00Z" w16du:dateUtc="2026-09-22T16:34:00Z"/>
          <w:rFonts w:ascii="Arial" w:hAnsi="Arial" w:cs="Arial"/>
          <w:b/>
          <w:sz w:val="28"/>
          <w:szCs w:val="28"/>
        </w:rPr>
      </w:pPr>
    </w:p>
    <w:p w14:paraId="06779D22" w14:textId="77777777" w:rsidR="00EB0E11" w:rsidRPr="00AC2557" w:rsidRDefault="00EB0E11" w:rsidP="00EB0E11">
      <w:pPr>
        <w:rPr>
          <w:ins w:id="8" w:author="mary.inoue@fap.local" w:date="2026-09-22T12:34:00Z" w16du:dateUtc="2026-09-22T16:34:00Z"/>
          <w:rFonts w:ascii="Arial" w:hAnsi="Arial" w:cs="Arial"/>
          <w:sz w:val="24"/>
          <w:szCs w:val="24"/>
        </w:rPr>
      </w:pPr>
      <w:ins w:id="9" w:author="mary.inoue@fap.local" w:date="2026-09-22T12:34:00Z" w16du:dateUtc="2026-09-22T16:34: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35D3E11E" w14:textId="77777777" w:rsidR="00A5391B" w:rsidRDefault="00A5391B" w:rsidP="00A5391B">
      <w:pPr>
        <w:jc w:val="center"/>
        <w:rPr>
          <w:ins w:id="10" w:author="mary.inoue@fap.local" w:date="2026-09-22T12:34:00Z" w16du:dateUtc="2026-09-22T16:34:00Z"/>
          <w:rFonts w:ascii="Arial" w:hAnsi="Arial" w:cs="Arial"/>
          <w:b/>
          <w:sz w:val="28"/>
          <w:szCs w:val="28"/>
        </w:rPr>
      </w:pPr>
    </w:p>
    <w:p w14:paraId="1C70057B" w14:textId="77777777" w:rsidR="00132F7D" w:rsidRPr="00345AD1" w:rsidRDefault="00132F7D" w:rsidP="00132F7D">
      <w:pPr>
        <w:autoSpaceDE w:val="0"/>
        <w:autoSpaceDN w:val="0"/>
        <w:adjustRightInd w:val="0"/>
        <w:spacing w:after="0" w:line="240" w:lineRule="auto"/>
        <w:rPr>
          <w:ins w:id="11" w:author="mary.inoue@fap.local" w:date="2026-09-22T12:34:00Z" w16du:dateUtc="2026-09-22T16:34:00Z"/>
          <w:rFonts w:ascii="Arial" w:hAnsi="Arial" w:cs="Arial"/>
          <w:sz w:val="24"/>
          <w:szCs w:val="24"/>
        </w:rPr>
      </w:pPr>
      <w:ins w:id="12" w:author="mary.inoue@fap.local" w:date="2026-09-22T12:34:00Z" w16du:dateUtc="2026-09-22T16:34: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108F0166" w14:textId="77777777" w:rsidR="00132F7D" w:rsidRDefault="00132F7D" w:rsidP="00A5391B">
      <w:pPr>
        <w:jc w:val="center"/>
        <w:rPr>
          <w:ins w:id="13" w:author="mary.inoue@fap.local" w:date="2026-09-22T12:34:00Z" w16du:dateUtc="2026-09-22T16:34:00Z"/>
          <w:rFonts w:ascii="Arial" w:hAnsi="Arial" w:cs="Arial"/>
          <w:b/>
          <w:sz w:val="28"/>
          <w:szCs w:val="28"/>
        </w:rPr>
      </w:pPr>
    </w:p>
    <w:p w14:paraId="593564FE" w14:textId="77777777" w:rsidR="00132F7D" w:rsidRPr="00345AD1" w:rsidRDefault="00132F7D" w:rsidP="00132F7D">
      <w:pPr>
        <w:autoSpaceDE w:val="0"/>
        <w:autoSpaceDN w:val="0"/>
        <w:adjustRightInd w:val="0"/>
        <w:spacing w:after="0" w:line="240" w:lineRule="auto"/>
        <w:rPr>
          <w:ins w:id="14" w:author="mary.inoue@fap.local" w:date="2026-09-22T12:34:00Z" w16du:dateUtc="2026-09-22T16:34:00Z"/>
          <w:rFonts w:ascii="Arial" w:hAnsi="Arial" w:cs="Arial"/>
          <w:color w:val="000000"/>
          <w:sz w:val="24"/>
          <w:szCs w:val="24"/>
        </w:rPr>
      </w:pPr>
      <w:ins w:id="15" w:author="mary.inoue@fap.local" w:date="2026-09-22T12:34:00Z" w16du:dateUtc="2026-09-22T16:34: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7070544A" w14:textId="77777777" w:rsidR="00132F7D" w:rsidRDefault="00132F7D" w:rsidP="00132F7D">
      <w:pPr>
        <w:autoSpaceDE w:val="0"/>
        <w:autoSpaceDN w:val="0"/>
        <w:adjustRightInd w:val="0"/>
        <w:spacing w:after="0" w:line="240" w:lineRule="auto"/>
        <w:rPr>
          <w:ins w:id="16" w:author="mary.inoue@fap.local" w:date="2026-09-22T12:34:00Z" w16du:dateUtc="2026-09-22T16:34:00Z"/>
          <w:rFonts w:ascii="Arial" w:hAnsi="Arial" w:cs="Arial"/>
          <w:color w:val="000000"/>
          <w:sz w:val="24"/>
          <w:szCs w:val="24"/>
        </w:rPr>
      </w:pPr>
    </w:p>
    <w:p w14:paraId="205E89EE" w14:textId="77777777" w:rsidR="00A5391B" w:rsidRDefault="00A5391B" w:rsidP="00A5391B">
      <w:pPr>
        <w:rPr>
          <w:ins w:id="17" w:author="mary.inoue@fap.local" w:date="2026-09-22T12:34:00Z" w16du:dateUtc="2026-09-22T16:34:00Z"/>
          <w:rFonts w:ascii="Arial" w:hAnsi="Arial" w:cs="Arial"/>
          <w:sz w:val="24"/>
          <w:szCs w:val="24"/>
        </w:rPr>
      </w:pPr>
      <w:ins w:id="18" w:author="mary.inoue@fap.local" w:date="2026-09-22T12:34:00Z" w16du:dateUtc="2026-09-22T16:34: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65DE2A47" w14:textId="77777777" w:rsidR="00EB0E11" w:rsidRDefault="00EB0E11" w:rsidP="00A5391B">
      <w:pPr>
        <w:rPr>
          <w:ins w:id="19" w:author="mary.inoue@fap.local" w:date="2026-09-22T12:34:00Z" w16du:dateUtc="2026-09-22T16:34:00Z"/>
          <w:rFonts w:ascii="Arial" w:hAnsi="Arial" w:cs="Arial"/>
          <w:sz w:val="24"/>
          <w:szCs w:val="24"/>
        </w:rPr>
      </w:pPr>
      <w:ins w:id="20" w:author="mary.inoue@fap.local" w:date="2026-09-22T12:34:00Z" w16du:dateUtc="2026-09-22T16:34:00Z">
        <w:r>
          <w:rPr>
            <w:rFonts w:ascii="Arial" w:hAnsi="Arial" w:cs="Arial"/>
            <w:sz w:val="24"/>
            <w:szCs w:val="24"/>
          </w:rPr>
          <w:tab/>
        </w:r>
      </w:ins>
    </w:p>
    <w:p w14:paraId="1708D630" w14:textId="77777777" w:rsidR="0065070B" w:rsidRPr="00345AD1" w:rsidRDefault="0065070B" w:rsidP="0065070B">
      <w:pPr>
        <w:pStyle w:val="Default"/>
        <w:rPr>
          <w:ins w:id="21" w:author="mary.inoue@fap.local" w:date="2026-09-22T12:34:00Z" w16du:dateUtc="2026-09-22T16:34:00Z"/>
        </w:rPr>
      </w:pPr>
      <w:ins w:id="22" w:author="mary.inoue@fap.local" w:date="2026-09-22T12:34:00Z" w16du:dateUtc="2026-09-22T16:34: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490DB499" w14:textId="77777777" w:rsidR="0065070B" w:rsidRDefault="0065070B" w:rsidP="00A5391B">
      <w:pPr>
        <w:rPr>
          <w:ins w:id="23" w:author="mary.inoue@fap.local" w:date="2026-09-22T12:34:00Z" w16du:dateUtc="2026-09-22T16:34:00Z"/>
          <w:rFonts w:ascii="Arial" w:hAnsi="Arial" w:cs="Arial"/>
          <w:sz w:val="24"/>
          <w:szCs w:val="24"/>
        </w:rPr>
      </w:pPr>
    </w:p>
    <w:p w14:paraId="2DD61E29" w14:textId="77777777" w:rsidR="00640AED" w:rsidRPr="00345AD1" w:rsidRDefault="00640AED" w:rsidP="00640AED">
      <w:pPr>
        <w:pStyle w:val="Default"/>
        <w:rPr>
          <w:ins w:id="24" w:author="mary.inoue@fap.local" w:date="2026-09-22T12:34:00Z" w16du:dateUtc="2026-09-22T16:34:00Z"/>
        </w:rPr>
      </w:pPr>
      <w:ins w:id="25" w:author="mary.inoue@fap.local" w:date="2026-09-22T12:34:00Z" w16du:dateUtc="2026-09-22T16:34: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0A4FD6CD" w14:textId="77777777" w:rsidR="00640AED" w:rsidRPr="00345AD1" w:rsidRDefault="00640AED" w:rsidP="00640AED">
      <w:pPr>
        <w:rPr>
          <w:ins w:id="26" w:author="mary.inoue@fap.local" w:date="2026-09-22T12:34:00Z" w16du:dateUtc="2026-09-22T16:34:00Z"/>
          <w:rFonts w:ascii="Arial" w:hAnsi="Arial" w:cs="Arial"/>
          <w:sz w:val="24"/>
          <w:szCs w:val="24"/>
        </w:rPr>
      </w:pPr>
    </w:p>
    <w:p w14:paraId="33F02A06" w14:textId="77777777" w:rsidR="00C9492A" w:rsidRDefault="00C9492A" w:rsidP="00C9492A">
      <w:pPr>
        <w:rPr>
          <w:ins w:id="27" w:author="mary.inoue@fap.local" w:date="2026-09-22T12:34:00Z" w16du:dateUtc="2026-09-22T16:34:00Z"/>
          <w:rFonts w:ascii="Arial" w:hAnsi="Arial" w:cs="Arial"/>
          <w:sz w:val="24"/>
          <w:szCs w:val="24"/>
        </w:rPr>
      </w:pPr>
      <w:ins w:id="28" w:author="mary.inoue@fap.local" w:date="2026-09-22T12:34:00Z" w16du:dateUtc="2026-09-22T16:34: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1F8900D2" w14:textId="77777777" w:rsidR="00C9492A" w:rsidRPr="00345AD1" w:rsidRDefault="00C9492A" w:rsidP="00C9492A">
      <w:pPr>
        <w:autoSpaceDE w:val="0"/>
        <w:autoSpaceDN w:val="0"/>
        <w:adjustRightInd w:val="0"/>
        <w:spacing w:after="0" w:line="240" w:lineRule="auto"/>
        <w:rPr>
          <w:ins w:id="29" w:author="mary.inoue@fap.local" w:date="2026-09-22T12:34:00Z" w16du:dateUtc="2026-09-22T16:34:00Z"/>
          <w:rFonts w:ascii="Arial" w:hAnsi="Arial" w:cs="Arial"/>
          <w:color w:val="000000"/>
          <w:sz w:val="24"/>
          <w:szCs w:val="24"/>
        </w:rPr>
      </w:pPr>
      <w:ins w:id="30" w:author="mary.inoue@fap.local" w:date="2026-09-22T12:34:00Z" w16du:dateUtc="2026-09-22T16:34: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65F14D8E" w14:textId="77777777" w:rsidR="00C9492A" w:rsidRDefault="00C9492A" w:rsidP="00C9492A">
      <w:pPr>
        <w:rPr>
          <w:ins w:id="31" w:author="mary.inoue@fap.local" w:date="2026-09-22T12:34:00Z" w16du:dateUtc="2026-09-22T16:34:00Z"/>
          <w:rFonts w:ascii="Arial" w:hAnsi="Arial" w:cs="Arial"/>
          <w:sz w:val="24"/>
          <w:szCs w:val="24"/>
        </w:rPr>
      </w:pPr>
    </w:p>
    <w:p w14:paraId="7539358C" w14:textId="77777777" w:rsidR="00A5391B" w:rsidRDefault="00A5391B" w:rsidP="00A5391B">
      <w:pPr>
        <w:rPr>
          <w:ins w:id="32" w:author="mary.inoue@fap.local" w:date="2026-09-22T12:34:00Z" w16du:dateUtc="2026-09-22T16:34:00Z"/>
          <w:rFonts w:ascii="Arial" w:hAnsi="Arial" w:cs="Arial"/>
          <w:sz w:val="24"/>
          <w:szCs w:val="24"/>
        </w:rPr>
      </w:pPr>
      <w:ins w:id="33" w:author="mary.inoue@fap.local" w:date="2026-09-22T12:34:00Z" w16du:dateUtc="2026-09-22T16:34: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2EC82A74" w14:textId="77777777" w:rsidR="00EB0E11" w:rsidRPr="002D0CC2" w:rsidRDefault="00EB0E11" w:rsidP="00EB0E11">
      <w:pPr>
        <w:rPr>
          <w:ins w:id="34" w:author="mary.inoue@fap.local" w:date="2026-09-22T12:34:00Z" w16du:dateUtc="2026-09-22T16:34:00Z"/>
          <w:rFonts w:ascii="Arial" w:hAnsi="Arial" w:cs="Arial"/>
          <w:sz w:val="24"/>
          <w:szCs w:val="24"/>
        </w:rPr>
      </w:pPr>
      <w:ins w:id="35" w:author="mary.inoue@fap.local" w:date="2026-09-22T12:34:00Z" w16du:dateUtc="2026-09-22T16:34: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501181E0" w14:textId="77777777" w:rsidR="00EB0E11" w:rsidRDefault="00EB0E11" w:rsidP="00A5391B">
      <w:pPr>
        <w:rPr>
          <w:ins w:id="36" w:author="mary.inoue@fap.local" w:date="2026-09-22T12:34:00Z" w16du:dateUtc="2026-09-22T16:34:00Z"/>
          <w:rFonts w:ascii="Arial" w:hAnsi="Arial" w:cs="Arial"/>
          <w:sz w:val="24"/>
          <w:szCs w:val="24"/>
        </w:rPr>
      </w:pPr>
    </w:p>
    <w:p w14:paraId="4AB05121" w14:textId="77777777" w:rsidR="00C9492A" w:rsidRPr="00345AD1" w:rsidRDefault="00C9492A" w:rsidP="00C9492A">
      <w:pPr>
        <w:autoSpaceDE w:val="0"/>
        <w:autoSpaceDN w:val="0"/>
        <w:adjustRightInd w:val="0"/>
        <w:spacing w:after="0" w:line="240" w:lineRule="auto"/>
        <w:rPr>
          <w:ins w:id="37" w:author="mary.inoue@fap.local" w:date="2026-09-22T12:34:00Z" w16du:dateUtc="2026-09-22T16:34:00Z"/>
          <w:rFonts w:ascii="Arial" w:hAnsi="Arial" w:cs="Arial"/>
          <w:color w:val="000000"/>
          <w:sz w:val="24"/>
          <w:szCs w:val="24"/>
        </w:rPr>
      </w:pPr>
      <w:ins w:id="38" w:author="mary.inoue@fap.local" w:date="2026-09-22T12:34:00Z" w16du:dateUtc="2026-09-22T16:34: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69254843" w14:textId="77777777" w:rsidR="00C9492A" w:rsidRDefault="00C9492A" w:rsidP="00C9492A">
      <w:pPr>
        <w:rPr>
          <w:ins w:id="39" w:author="mary.inoue@fap.local" w:date="2026-09-22T12:34:00Z" w16du:dateUtc="2026-09-22T16:34:00Z"/>
          <w:rFonts w:ascii="Arial" w:hAnsi="Arial" w:cs="Arial"/>
          <w:sz w:val="24"/>
          <w:szCs w:val="24"/>
        </w:rPr>
      </w:pPr>
    </w:p>
    <w:p w14:paraId="5652140C" w14:textId="77777777" w:rsidR="00C9492A" w:rsidRPr="00345AD1" w:rsidRDefault="00C9492A" w:rsidP="00C9492A">
      <w:pPr>
        <w:autoSpaceDE w:val="0"/>
        <w:autoSpaceDN w:val="0"/>
        <w:adjustRightInd w:val="0"/>
        <w:spacing w:after="0" w:line="240" w:lineRule="auto"/>
        <w:rPr>
          <w:ins w:id="40" w:author="mary.inoue@fap.local" w:date="2026-09-22T12:34:00Z" w16du:dateUtc="2026-09-22T16:34:00Z"/>
          <w:rFonts w:ascii="ArialMT" w:hAnsi="ArialMT" w:cs="ArialMT"/>
          <w:sz w:val="24"/>
          <w:szCs w:val="24"/>
        </w:rPr>
      </w:pPr>
      <w:ins w:id="41" w:author="mary.inoue@fap.local" w:date="2026-09-22T12:34:00Z" w16du:dateUtc="2026-09-22T16:34: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25D7E4CE" w14:textId="77777777" w:rsidR="00C9492A" w:rsidRDefault="00C9492A" w:rsidP="00C9492A">
      <w:pPr>
        <w:rPr>
          <w:ins w:id="42" w:author="mary.inoue@fap.local" w:date="2026-09-22T12:34:00Z" w16du:dateUtc="2026-09-22T16:34:00Z"/>
          <w:rFonts w:ascii="Arial" w:hAnsi="Arial" w:cs="Arial"/>
          <w:sz w:val="24"/>
          <w:szCs w:val="24"/>
        </w:rPr>
      </w:pPr>
    </w:p>
    <w:p w14:paraId="66718182" w14:textId="77777777" w:rsidR="002D511D" w:rsidRPr="00345AD1" w:rsidRDefault="002D511D" w:rsidP="002D511D">
      <w:pPr>
        <w:autoSpaceDE w:val="0"/>
        <w:autoSpaceDN w:val="0"/>
        <w:adjustRightInd w:val="0"/>
        <w:spacing w:after="0" w:line="240" w:lineRule="auto"/>
        <w:rPr>
          <w:ins w:id="43" w:author="mary.inoue@fap.local" w:date="2026-09-22T12:34:00Z" w16du:dateUtc="2026-09-22T16:34:00Z"/>
          <w:rFonts w:ascii="Arial" w:hAnsi="Arial" w:cs="Arial"/>
          <w:sz w:val="24"/>
          <w:szCs w:val="24"/>
        </w:rPr>
      </w:pPr>
      <w:ins w:id="44" w:author="mary.inoue@fap.local" w:date="2026-09-22T12:34:00Z" w16du:dateUtc="2026-09-22T16:34: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2B824DCA" w14:textId="77777777" w:rsidR="002D511D" w:rsidRDefault="002D511D" w:rsidP="002D511D">
      <w:pPr>
        <w:rPr>
          <w:ins w:id="45" w:author="mary.inoue@fap.local" w:date="2026-09-22T12:34:00Z" w16du:dateUtc="2026-09-22T16:34:00Z"/>
          <w:rFonts w:ascii="Arial" w:hAnsi="Arial" w:cs="Arial"/>
          <w:sz w:val="24"/>
          <w:szCs w:val="24"/>
        </w:rPr>
      </w:pPr>
    </w:p>
    <w:p w14:paraId="40EF17FF" w14:textId="77777777" w:rsidR="00F11D9F" w:rsidRDefault="00F11D9F" w:rsidP="00F11D9F">
      <w:pPr>
        <w:rPr>
          <w:ins w:id="46" w:author="mary.inoue@fap.local" w:date="2026-09-22T12:34:00Z" w16du:dateUtc="2026-09-22T16:34:00Z"/>
          <w:rFonts w:ascii="Arial" w:hAnsi="Arial" w:cs="Arial"/>
          <w:b/>
        </w:rPr>
      </w:pPr>
      <w:ins w:id="47" w:author="mary.inoue@fap.local" w:date="2026-09-22T12:34:00Z" w16du:dateUtc="2026-09-22T16:34: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2F7874C5" w14:textId="77777777" w:rsidR="00F11D9F" w:rsidRPr="00F11D9F" w:rsidRDefault="00F11D9F" w:rsidP="00F11D9F">
      <w:pPr>
        <w:rPr>
          <w:ins w:id="48" w:author="mary.inoue@fap.local" w:date="2026-09-22T12:34:00Z" w16du:dateUtc="2026-09-22T16:34:00Z"/>
          <w:rFonts w:ascii="Arial" w:hAnsi="Arial" w:cs="Arial"/>
          <w:sz w:val="24"/>
          <w:szCs w:val="24"/>
        </w:rPr>
      </w:pPr>
      <w:ins w:id="49" w:author="mary.inoue@fap.local" w:date="2026-09-22T12:34:00Z" w16du:dateUtc="2026-09-22T16:34: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3B2468F5" w14:textId="77777777" w:rsidR="00F11D9F" w:rsidRDefault="00F11D9F" w:rsidP="00F11D9F">
      <w:pPr>
        <w:rPr>
          <w:ins w:id="50" w:author="mary.inoue@fap.local" w:date="2026-09-22T12:34:00Z" w16du:dateUtc="2026-09-22T16:34:00Z"/>
          <w:rFonts w:ascii="Arial" w:hAnsi="Arial" w:cs="Arial"/>
          <w:sz w:val="24"/>
          <w:szCs w:val="24"/>
        </w:rPr>
      </w:pPr>
    </w:p>
    <w:p w14:paraId="7EDB4C1A" w14:textId="77777777" w:rsidR="00F11D9F" w:rsidRDefault="00F11D9F" w:rsidP="002D511D">
      <w:pPr>
        <w:rPr>
          <w:ins w:id="51" w:author="mary.inoue@fap.local" w:date="2026-09-22T12:34:00Z" w16du:dateUtc="2026-09-22T16:34:00Z"/>
          <w:rFonts w:ascii="Arial" w:hAnsi="Arial" w:cs="Arial"/>
          <w:sz w:val="24"/>
          <w:szCs w:val="24"/>
        </w:rPr>
      </w:pPr>
    </w:p>
    <w:p w14:paraId="3E037E20" w14:textId="77777777" w:rsidR="00A5391B" w:rsidRDefault="002D22E0" w:rsidP="00A5391B">
      <w:pPr>
        <w:rPr>
          <w:ins w:id="52" w:author="mary.inoue@fap.local" w:date="2026-09-22T12:34:00Z" w16du:dateUtc="2026-09-22T16:34:00Z"/>
          <w:rFonts w:ascii="Arial" w:hAnsi="Arial" w:cs="Arial"/>
          <w:sz w:val="24"/>
          <w:szCs w:val="24"/>
        </w:rPr>
      </w:pPr>
      <w:ins w:id="53" w:author="mary.inoue@fap.local" w:date="2026-09-22T12:34:00Z" w16du:dateUtc="2026-09-22T16:34: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270A750F" w14:textId="77777777" w:rsidR="001F3B9E" w:rsidRPr="00345AD1" w:rsidRDefault="001F3B9E" w:rsidP="001F3B9E">
      <w:pPr>
        <w:autoSpaceDE w:val="0"/>
        <w:autoSpaceDN w:val="0"/>
        <w:adjustRightInd w:val="0"/>
        <w:spacing w:after="0" w:line="240" w:lineRule="auto"/>
        <w:rPr>
          <w:ins w:id="54" w:author="mary.inoue@fap.local" w:date="2026-09-22T12:34:00Z" w16du:dateUtc="2026-09-22T16:34:00Z"/>
          <w:rFonts w:ascii="Arial" w:hAnsi="Arial" w:cs="Arial"/>
          <w:color w:val="000000"/>
          <w:sz w:val="24"/>
          <w:szCs w:val="24"/>
        </w:rPr>
      </w:pPr>
      <w:ins w:id="55" w:author="mary.inoue@fap.local" w:date="2026-09-22T12:34:00Z" w16du:dateUtc="2026-09-22T16:34: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57397559" w14:textId="77777777" w:rsidR="001F3B9E" w:rsidRPr="00345AD1" w:rsidRDefault="001F3B9E" w:rsidP="001F3B9E">
      <w:pPr>
        <w:autoSpaceDE w:val="0"/>
        <w:autoSpaceDN w:val="0"/>
        <w:adjustRightInd w:val="0"/>
        <w:spacing w:after="0" w:line="240" w:lineRule="auto"/>
        <w:rPr>
          <w:ins w:id="56" w:author="mary.inoue@fap.local" w:date="2026-09-22T12:34:00Z" w16du:dateUtc="2026-09-22T16:34:00Z"/>
          <w:rFonts w:ascii="Arial" w:hAnsi="Arial" w:cs="Arial"/>
          <w:color w:val="000000"/>
          <w:sz w:val="24"/>
          <w:szCs w:val="24"/>
        </w:rPr>
      </w:pPr>
    </w:p>
    <w:p w14:paraId="5257BA50" w14:textId="77777777" w:rsidR="008C61C6" w:rsidRPr="00791921" w:rsidRDefault="008C61C6" w:rsidP="008C61C6">
      <w:pPr>
        <w:rPr>
          <w:ins w:id="57" w:author="mary.inoue@fap.local" w:date="2026-09-22T12:34:00Z" w16du:dateUtc="2026-09-22T16:34:00Z"/>
          <w:rFonts w:ascii="Arial" w:hAnsi="Arial" w:cs="Arial"/>
          <w:sz w:val="24"/>
          <w:szCs w:val="24"/>
        </w:rPr>
      </w:pPr>
      <w:ins w:id="58" w:author="mary.inoue@fap.local" w:date="2026-09-22T12:34:00Z" w16du:dateUtc="2026-09-22T16:34: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0A9366E2" w14:textId="77777777" w:rsidR="001F3B9E" w:rsidRDefault="001F3B9E" w:rsidP="00A5391B">
      <w:pPr>
        <w:rPr>
          <w:ins w:id="59" w:author="mary.inoue@fap.local" w:date="2026-09-22T12:34:00Z" w16du:dateUtc="2026-09-22T16:34:00Z"/>
          <w:rFonts w:ascii="Arial" w:hAnsi="Arial" w:cs="Arial"/>
          <w:sz w:val="24"/>
          <w:szCs w:val="24"/>
        </w:rPr>
      </w:pPr>
    </w:p>
    <w:p w14:paraId="53DE9B15" w14:textId="77777777" w:rsidR="001F3B9E" w:rsidRDefault="001F3B9E" w:rsidP="00A5391B">
      <w:pPr>
        <w:rPr>
          <w:ins w:id="60" w:author="mary.inoue@fap.local" w:date="2026-09-22T12:34:00Z" w16du:dateUtc="2026-09-22T16:34:00Z"/>
          <w:rFonts w:ascii="Arial" w:hAnsi="Arial" w:cs="Arial"/>
          <w:sz w:val="24"/>
          <w:szCs w:val="24"/>
        </w:rPr>
      </w:pPr>
    </w:p>
    <w:p w14:paraId="1DF04A33" w14:textId="77777777" w:rsidR="00DC250C" w:rsidRDefault="00DC250C" w:rsidP="00A5391B">
      <w:pPr>
        <w:rPr>
          <w:ins w:id="61" w:author="mary.inoue@fap.local" w:date="2026-09-22T12:34:00Z" w16du:dateUtc="2026-09-22T16:34:00Z"/>
          <w:rFonts w:ascii="Arial" w:hAnsi="Arial" w:cs="Arial"/>
          <w:sz w:val="24"/>
          <w:szCs w:val="24"/>
        </w:rPr>
      </w:pPr>
      <w:ins w:id="62" w:author="mary.inoue@fap.local" w:date="2026-09-22T12:34:00Z" w16du:dateUtc="2026-09-22T16:34: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265B4AA4" w14:textId="77777777" w:rsidR="008C61C6" w:rsidRPr="002D0CC2" w:rsidRDefault="008C61C6" w:rsidP="008C61C6">
      <w:pPr>
        <w:rPr>
          <w:ins w:id="63" w:author="mary.inoue@fap.local" w:date="2026-09-22T12:34:00Z" w16du:dateUtc="2026-09-22T16:34:00Z"/>
          <w:rFonts w:ascii="Arial" w:hAnsi="Arial" w:cs="Arial"/>
          <w:sz w:val="24"/>
          <w:szCs w:val="24"/>
        </w:rPr>
      </w:pPr>
      <w:ins w:id="64" w:author="mary.inoue@fap.local" w:date="2026-09-22T12:34:00Z" w16du:dateUtc="2026-09-22T16:34: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174B2D54" w14:textId="77777777" w:rsidR="003E02AD" w:rsidRDefault="003E02AD" w:rsidP="003E02AD">
      <w:pPr>
        <w:rPr>
          <w:ins w:id="65" w:author="mary.inoue@fap.local" w:date="2026-09-22T12:34:00Z" w16du:dateUtc="2026-09-22T16:34:00Z"/>
          <w:rFonts w:ascii="Arial" w:hAnsi="Arial" w:cs="Arial"/>
          <w:sz w:val="24"/>
          <w:szCs w:val="24"/>
        </w:rPr>
      </w:pPr>
    </w:p>
    <w:p w14:paraId="3A16A863" w14:textId="77777777" w:rsidR="003E02AD" w:rsidRDefault="003E02AD" w:rsidP="003E02AD">
      <w:pPr>
        <w:rPr>
          <w:ins w:id="66" w:author="mary.inoue@fap.local" w:date="2026-09-22T12:34:00Z" w16du:dateUtc="2026-09-22T16:34:00Z"/>
          <w:rFonts w:ascii="Arial" w:hAnsi="Arial" w:cs="Arial"/>
          <w:sz w:val="24"/>
          <w:szCs w:val="24"/>
        </w:rPr>
      </w:pPr>
      <w:ins w:id="67" w:author="mary.inoue@fap.local" w:date="2026-09-22T12:34:00Z" w16du:dateUtc="2026-09-22T16:34: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1246B2A3" w14:textId="77777777" w:rsidR="008C61C6" w:rsidRDefault="008C61C6" w:rsidP="00A5391B">
      <w:pPr>
        <w:rPr>
          <w:ins w:id="68" w:author="mary.inoue@fap.local" w:date="2026-09-22T12:34:00Z" w16du:dateUtc="2026-09-22T16:34:00Z"/>
          <w:rFonts w:ascii="Arial" w:hAnsi="Arial" w:cs="Arial"/>
          <w:sz w:val="24"/>
          <w:szCs w:val="24"/>
        </w:rPr>
      </w:pPr>
    </w:p>
    <w:p w14:paraId="3D3FD46F" w14:textId="77777777" w:rsidR="00AF3743" w:rsidRDefault="00AF3743" w:rsidP="00AF3743">
      <w:pPr>
        <w:pStyle w:val="Default"/>
        <w:rPr>
          <w:ins w:id="69" w:author="mary.inoue@fap.local" w:date="2026-09-22T12:34:00Z" w16du:dateUtc="2026-09-22T16:34:00Z"/>
          <w:rFonts w:ascii="ArialMT" w:hAnsi="ArialMT" w:cs="ArialMT"/>
        </w:rPr>
      </w:pPr>
      <w:ins w:id="70" w:author="mary.inoue@fap.local" w:date="2026-09-22T12:34:00Z" w16du:dateUtc="2026-09-22T16:34: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54C56929" w14:textId="77777777" w:rsidR="00AF3743" w:rsidRDefault="00AF3743" w:rsidP="00A5391B">
      <w:pPr>
        <w:rPr>
          <w:ins w:id="71" w:author="mary.inoue@fap.local" w:date="2026-09-22T12:34:00Z" w16du:dateUtc="2026-09-22T16:34:00Z"/>
          <w:rFonts w:ascii="Arial" w:hAnsi="Arial" w:cs="Arial"/>
          <w:sz w:val="24"/>
          <w:szCs w:val="24"/>
        </w:rPr>
      </w:pPr>
    </w:p>
    <w:p w14:paraId="346024A2" w14:textId="77777777" w:rsidR="00500EF8" w:rsidRPr="00500EF8" w:rsidRDefault="00500EF8" w:rsidP="00A5391B">
      <w:pPr>
        <w:rPr>
          <w:ins w:id="72" w:author="mary.inoue@fap.local" w:date="2026-09-22T12:34:00Z" w16du:dateUtc="2026-09-22T16:34:00Z"/>
          <w:rFonts w:ascii="Arial" w:hAnsi="Arial" w:cs="Arial"/>
          <w:sz w:val="24"/>
          <w:szCs w:val="24"/>
          <w:lang w:val="en-US"/>
        </w:rPr>
      </w:pPr>
      <w:ins w:id="73" w:author="mary.inoue@fap.local" w:date="2026-09-22T12:34:00Z" w16du:dateUtc="2026-09-22T16:34: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676A336A" w14:textId="77777777" w:rsidR="009C4CE8" w:rsidRDefault="009C4CE8" w:rsidP="009C4CE8">
      <w:pPr>
        <w:autoSpaceDE w:val="0"/>
        <w:autoSpaceDN w:val="0"/>
        <w:adjustRightInd w:val="0"/>
        <w:spacing w:after="0" w:line="240" w:lineRule="auto"/>
        <w:rPr>
          <w:ins w:id="74" w:author="mary.inoue@fap.local" w:date="2026-09-22T12:34:00Z" w16du:dateUtc="2026-09-22T16:34:00Z"/>
          <w:rFonts w:ascii="Arial" w:hAnsi="Arial" w:cs="Arial"/>
          <w:color w:val="000000"/>
          <w:sz w:val="24"/>
          <w:szCs w:val="24"/>
        </w:rPr>
      </w:pPr>
      <w:ins w:id="75" w:author="mary.inoue@fap.local" w:date="2026-09-22T12:34:00Z" w16du:dateUtc="2026-09-22T16:34: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70435E2B" w14:textId="77777777" w:rsidR="005120F2" w:rsidRDefault="005120F2" w:rsidP="009C4CE8">
      <w:pPr>
        <w:autoSpaceDE w:val="0"/>
        <w:autoSpaceDN w:val="0"/>
        <w:adjustRightInd w:val="0"/>
        <w:spacing w:after="0" w:line="240" w:lineRule="auto"/>
        <w:rPr>
          <w:ins w:id="76" w:author="mary.inoue@fap.local" w:date="2026-09-22T12:34:00Z" w16du:dateUtc="2026-09-22T16:34:00Z"/>
          <w:rFonts w:ascii="Arial" w:hAnsi="Arial" w:cs="Arial"/>
          <w:color w:val="000000"/>
          <w:sz w:val="24"/>
          <w:szCs w:val="24"/>
        </w:rPr>
      </w:pPr>
    </w:p>
    <w:p w14:paraId="638090B4" w14:textId="77777777" w:rsidR="005120F2" w:rsidRPr="000759E6" w:rsidRDefault="005120F2" w:rsidP="005120F2">
      <w:pPr>
        <w:rPr>
          <w:ins w:id="77" w:author="mary.inoue@fap.local" w:date="2026-09-22T12:34:00Z" w16du:dateUtc="2026-09-22T16:34:00Z"/>
          <w:rFonts w:ascii="Arial" w:hAnsi="Arial" w:cs="Arial"/>
          <w:sz w:val="24"/>
          <w:szCs w:val="24"/>
          <w:lang w:val="en-US"/>
        </w:rPr>
      </w:pPr>
      <w:ins w:id="78" w:author="mary.inoue@fap.local" w:date="2026-09-22T12:34:00Z" w16du:dateUtc="2026-09-22T16:34: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563C379C" w14:textId="77777777" w:rsidR="005120F2" w:rsidRPr="00345AD1" w:rsidRDefault="005120F2" w:rsidP="009C4CE8">
      <w:pPr>
        <w:autoSpaceDE w:val="0"/>
        <w:autoSpaceDN w:val="0"/>
        <w:adjustRightInd w:val="0"/>
        <w:spacing w:after="0" w:line="240" w:lineRule="auto"/>
        <w:rPr>
          <w:ins w:id="79" w:author="mary.inoue@fap.local" w:date="2026-09-22T12:34:00Z" w16du:dateUtc="2026-09-22T16:34:00Z"/>
          <w:rFonts w:ascii="Arial" w:hAnsi="Arial" w:cs="Arial"/>
          <w:color w:val="000000"/>
          <w:sz w:val="24"/>
          <w:szCs w:val="24"/>
        </w:rPr>
      </w:pPr>
    </w:p>
    <w:p w14:paraId="5F2E3CED" w14:textId="77777777" w:rsidR="009C4CE8" w:rsidRPr="00345AD1" w:rsidRDefault="009C4CE8" w:rsidP="009C4CE8">
      <w:pPr>
        <w:pStyle w:val="Default"/>
        <w:rPr>
          <w:ins w:id="80" w:author="mary.inoue@fap.local" w:date="2026-09-22T12:34:00Z" w16du:dateUtc="2026-09-22T16:34:00Z"/>
          <w:rFonts w:ascii="ArialMT" w:hAnsi="ArialMT" w:cs="ArialMT"/>
        </w:rPr>
      </w:pPr>
    </w:p>
    <w:p w14:paraId="0BE44776" w14:textId="77777777" w:rsidR="009C4CE8" w:rsidRDefault="009C4CE8" w:rsidP="009C4CE8">
      <w:pPr>
        <w:pStyle w:val="Default"/>
        <w:rPr>
          <w:ins w:id="81" w:author="mary.inoue@fap.local" w:date="2026-09-22T12:34:00Z" w16du:dateUtc="2026-09-22T16:34:00Z"/>
          <w:rFonts w:ascii="ArialMT" w:hAnsi="ArialMT" w:cs="ArialMT"/>
        </w:rPr>
      </w:pPr>
    </w:p>
    <w:p w14:paraId="4F963AE8" w14:textId="77777777" w:rsidR="00890013" w:rsidRPr="00345AD1" w:rsidRDefault="00890013" w:rsidP="00890013">
      <w:pPr>
        <w:autoSpaceDE w:val="0"/>
        <w:autoSpaceDN w:val="0"/>
        <w:adjustRightInd w:val="0"/>
        <w:spacing w:after="0" w:line="240" w:lineRule="auto"/>
        <w:rPr>
          <w:ins w:id="82" w:author="mary.inoue@fap.local" w:date="2026-09-22T12:34:00Z" w16du:dateUtc="2026-09-22T16:34:00Z"/>
          <w:rFonts w:ascii="ArialMT" w:hAnsi="ArialMT" w:cs="ArialMT"/>
          <w:sz w:val="24"/>
          <w:szCs w:val="24"/>
        </w:rPr>
      </w:pPr>
      <w:ins w:id="83" w:author="mary.inoue@fap.local" w:date="2026-09-22T12:34:00Z" w16du:dateUtc="2026-09-22T16:34: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515EA33B" w14:textId="77777777" w:rsidR="00890013" w:rsidRPr="00345AD1" w:rsidRDefault="00890013" w:rsidP="00890013">
      <w:pPr>
        <w:autoSpaceDE w:val="0"/>
        <w:autoSpaceDN w:val="0"/>
        <w:adjustRightInd w:val="0"/>
        <w:spacing w:after="0" w:line="240" w:lineRule="auto"/>
        <w:rPr>
          <w:ins w:id="84" w:author="mary.inoue@fap.local" w:date="2026-09-22T12:34:00Z" w16du:dateUtc="2026-09-22T16:34:00Z"/>
          <w:rFonts w:ascii="ArialMT" w:hAnsi="ArialMT" w:cs="ArialMT"/>
          <w:sz w:val="24"/>
          <w:szCs w:val="24"/>
        </w:rPr>
      </w:pPr>
    </w:p>
    <w:p w14:paraId="36A8FD2E" w14:textId="77777777" w:rsidR="008D0EF2" w:rsidRPr="00345AD1" w:rsidRDefault="008D0EF2" w:rsidP="008D0EF2">
      <w:pPr>
        <w:autoSpaceDE w:val="0"/>
        <w:autoSpaceDN w:val="0"/>
        <w:adjustRightInd w:val="0"/>
        <w:spacing w:after="0" w:line="240" w:lineRule="auto"/>
        <w:rPr>
          <w:ins w:id="85" w:author="mary.inoue@fap.local" w:date="2026-09-22T12:34:00Z" w16du:dateUtc="2026-09-22T16:34:00Z"/>
          <w:rFonts w:ascii="ArialMT" w:hAnsi="ArialMT" w:cs="ArialMT"/>
          <w:sz w:val="24"/>
          <w:szCs w:val="24"/>
        </w:rPr>
      </w:pPr>
      <w:ins w:id="86" w:author="mary.inoue@fap.local" w:date="2026-09-22T12:34:00Z" w16du:dateUtc="2026-09-22T16:34: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0C059306" w14:textId="77777777" w:rsidR="008D0EF2" w:rsidRDefault="008D0EF2" w:rsidP="008D0EF2">
      <w:pPr>
        <w:autoSpaceDE w:val="0"/>
        <w:autoSpaceDN w:val="0"/>
        <w:adjustRightInd w:val="0"/>
        <w:spacing w:after="0" w:line="240" w:lineRule="auto"/>
        <w:rPr>
          <w:ins w:id="87" w:author="mary.inoue@fap.local" w:date="2026-09-22T12:34:00Z" w16du:dateUtc="2026-09-22T16:34:00Z"/>
          <w:rFonts w:ascii="ArialMT" w:hAnsi="ArialMT" w:cs="ArialMT"/>
          <w:sz w:val="24"/>
          <w:szCs w:val="24"/>
        </w:rPr>
      </w:pPr>
    </w:p>
    <w:p w14:paraId="4CE60154" w14:textId="77777777" w:rsidR="0029602C" w:rsidRDefault="0029602C" w:rsidP="0029602C">
      <w:pPr>
        <w:autoSpaceDE w:val="0"/>
        <w:autoSpaceDN w:val="0"/>
        <w:adjustRightInd w:val="0"/>
        <w:spacing w:after="0" w:line="240" w:lineRule="auto"/>
        <w:rPr>
          <w:ins w:id="88" w:author="mary.inoue@fap.local" w:date="2026-09-22T12:34:00Z" w16du:dateUtc="2026-09-22T16:34:00Z"/>
          <w:rFonts w:ascii="ArialMT" w:hAnsi="ArialMT" w:cs="ArialMT"/>
          <w:sz w:val="24"/>
          <w:szCs w:val="24"/>
        </w:rPr>
      </w:pPr>
      <w:ins w:id="89" w:author="mary.inoue@fap.local" w:date="2026-09-22T12:34:00Z" w16du:dateUtc="2026-09-22T16:34: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2ECDDD8A" w14:textId="77777777" w:rsidR="004B4464" w:rsidRDefault="004B4464" w:rsidP="0029602C">
      <w:pPr>
        <w:autoSpaceDE w:val="0"/>
        <w:autoSpaceDN w:val="0"/>
        <w:adjustRightInd w:val="0"/>
        <w:spacing w:after="0" w:line="240" w:lineRule="auto"/>
        <w:rPr>
          <w:ins w:id="90" w:author="mary.inoue@fap.local" w:date="2026-09-22T12:34:00Z" w16du:dateUtc="2026-09-22T16:34:00Z"/>
          <w:rFonts w:ascii="ArialMT" w:hAnsi="ArialMT" w:cs="ArialMT"/>
          <w:sz w:val="24"/>
          <w:szCs w:val="24"/>
        </w:rPr>
      </w:pPr>
    </w:p>
    <w:p w14:paraId="2AB8D1CC" w14:textId="77777777" w:rsidR="004B4464" w:rsidRPr="000759E6" w:rsidRDefault="004B4464" w:rsidP="004B4464">
      <w:pPr>
        <w:rPr>
          <w:ins w:id="91" w:author="mary.inoue@fap.local" w:date="2026-09-22T12:34:00Z" w16du:dateUtc="2026-09-22T16:34:00Z"/>
          <w:rFonts w:ascii="Arial" w:hAnsi="Arial" w:cs="Arial"/>
          <w:sz w:val="24"/>
          <w:szCs w:val="24"/>
        </w:rPr>
      </w:pPr>
      <w:ins w:id="92" w:author="mary.inoue@fap.local" w:date="2026-09-22T12:34:00Z" w16du:dateUtc="2026-09-22T16:34: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0F5550B6" w14:textId="77777777" w:rsidR="004B4464" w:rsidRPr="00345AD1" w:rsidRDefault="004B4464" w:rsidP="0029602C">
      <w:pPr>
        <w:autoSpaceDE w:val="0"/>
        <w:autoSpaceDN w:val="0"/>
        <w:adjustRightInd w:val="0"/>
        <w:spacing w:after="0" w:line="240" w:lineRule="auto"/>
        <w:rPr>
          <w:ins w:id="93" w:author="mary.inoue@fap.local" w:date="2026-09-22T12:34:00Z" w16du:dateUtc="2026-09-22T16:34:00Z"/>
          <w:rFonts w:ascii="ArialMT" w:hAnsi="ArialMT" w:cs="ArialMT"/>
          <w:sz w:val="24"/>
          <w:szCs w:val="24"/>
        </w:rPr>
      </w:pPr>
    </w:p>
    <w:p w14:paraId="5706022D" w14:textId="77777777" w:rsidR="009C4CE8" w:rsidRDefault="009C4CE8" w:rsidP="00A5391B">
      <w:pPr>
        <w:rPr>
          <w:ins w:id="94" w:author="mary.inoue@fap.local" w:date="2026-09-22T12:34:00Z" w16du:dateUtc="2026-09-22T16:34:00Z"/>
          <w:rFonts w:ascii="Arial" w:hAnsi="Arial" w:cs="Arial"/>
          <w:sz w:val="24"/>
          <w:szCs w:val="24"/>
          <w:lang w:val="en-US"/>
        </w:rPr>
      </w:pPr>
    </w:p>
    <w:p w14:paraId="1C8E4AB2" w14:textId="77777777" w:rsidR="00D63120" w:rsidRPr="00345AD1" w:rsidRDefault="00D63120" w:rsidP="00D63120">
      <w:pPr>
        <w:autoSpaceDE w:val="0"/>
        <w:autoSpaceDN w:val="0"/>
        <w:adjustRightInd w:val="0"/>
        <w:spacing w:after="0" w:line="240" w:lineRule="auto"/>
        <w:rPr>
          <w:ins w:id="95" w:author="mary.inoue@fap.local" w:date="2026-09-22T12:34:00Z" w16du:dateUtc="2026-09-22T16:34:00Z"/>
          <w:rFonts w:ascii="Arial" w:hAnsi="Arial" w:cs="Arial"/>
          <w:color w:val="000000"/>
          <w:sz w:val="24"/>
          <w:szCs w:val="24"/>
        </w:rPr>
      </w:pPr>
      <w:ins w:id="96" w:author="mary.inoue@fap.local" w:date="2026-09-22T12:34:00Z" w16du:dateUtc="2026-09-22T16:34: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19D45A0B" w14:textId="77777777" w:rsidR="00AA2126" w:rsidRDefault="00AA2126" w:rsidP="00A5391B">
      <w:pPr>
        <w:rPr>
          <w:ins w:id="97" w:author="mary.inoue@fap.local" w:date="2026-09-22T12:34:00Z" w16du:dateUtc="2026-09-22T16:34:00Z"/>
          <w:rFonts w:ascii="Arial" w:hAnsi="Arial" w:cs="Arial"/>
          <w:sz w:val="24"/>
          <w:szCs w:val="24"/>
          <w:lang w:val="en-US"/>
        </w:rPr>
      </w:pPr>
    </w:p>
    <w:p w14:paraId="028F2780" w14:textId="77777777" w:rsidR="00DC250C" w:rsidRDefault="00500EF8" w:rsidP="00A5391B">
      <w:pPr>
        <w:rPr>
          <w:ins w:id="98" w:author="mary.inoue@fap.local" w:date="2026-09-22T12:34:00Z" w16du:dateUtc="2026-09-22T16:34:00Z"/>
          <w:rFonts w:ascii="Arial" w:hAnsi="Arial" w:cs="Arial"/>
          <w:sz w:val="24"/>
          <w:szCs w:val="24"/>
        </w:rPr>
      </w:pPr>
      <w:ins w:id="99" w:author="mary.inoue@fap.local" w:date="2026-09-22T12:34:00Z" w16du:dateUtc="2026-09-22T16:34: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48EB0243" w14:textId="77777777" w:rsidR="00ED46E8" w:rsidRPr="002D0762" w:rsidRDefault="00ED46E8" w:rsidP="00ED46E8">
      <w:pPr>
        <w:rPr>
          <w:ins w:id="100" w:author="mary.inoue@fap.local" w:date="2026-09-22T12:34:00Z" w16du:dateUtc="2026-09-22T16:34:00Z"/>
          <w:rFonts w:ascii="Arial" w:hAnsi="Arial" w:cs="Arial"/>
          <w:sz w:val="24"/>
          <w:szCs w:val="24"/>
        </w:rPr>
      </w:pPr>
      <w:ins w:id="101" w:author="mary.inoue@fap.local" w:date="2026-09-22T12:34:00Z" w16du:dateUtc="2026-09-22T16:34: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7AC296FC" w14:textId="77777777" w:rsidR="00ED46E8" w:rsidRPr="00500EF8" w:rsidRDefault="00ED46E8" w:rsidP="00A5391B">
      <w:pPr>
        <w:rPr>
          <w:ins w:id="102" w:author="mary.inoue@fap.local" w:date="2026-09-22T12:34:00Z" w16du:dateUtc="2026-09-22T16:34:00Z"/>
          <w:rFonts w:ascii="Arial" w:hAnsi="Arial" w:cs="Arial"/>
          <w:sz w:val="24"/>
          <w:szCs w:val="24"/>
        </w:rPr>
      </w:pPr>
    </w:p>
    <w:p w14:paraId="16273FCE" w14:textId="77777777" w:rsidR="00DC250C" w:rsidRDefault="005B3636" w:rsidP="00A5391B">
      <w:pPr>
        <w:rPr>
          <w:ins w:id="103" w:author="mary.inoue@fap.local" w:date="2026-09-22T12:34:00Z" w16du:dateUtc="2026-09-22T16:34:00Z"/>
          <w:rFonts w:ascii="Arial" w:hAnsi="Arial" w:cs="Arial"/>
          <w:sz w:val="24"/>
          <w:szCs w:val="24"/>
        </w:rPr>
      </w:pPr>
      <w:ins w:id="104" w:author="mary.inoue@fap.local" w:date="2026-09-22T12:34:00Z" w16du:dateUtc="2026-09-22T16:34: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7AC777DB" w14:textId="77777777" w:rsidR="00E0284E" w:rsidRPr="00674D51" w:rsidRDefault="00E0284E" w:rsidP="00A5391B">
      <w:pPr>
        <w:rPr>
          <w:ins w:id="105" w:author="mary.inoue@fap.local" w:date="2026-09-22T12:34:00Z" w16du:dateUtc="2026-09-22T16:34:00Z"/>
          <w:rFonts w:ascii="Arial" w:hAnsi="Arial" w:cs="Arial"/>
          <w:sz w:val="24"/>
          <w:szCs w:val="24"/>
        </w:rPr>
      </w:pPr>
      <w:ins w:id="106" w:author="mary.inoue@fap.local" w:date="2026-09-22T12:34:00Z" w16du:dateUtc="2026-09-22T16:34: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514E0B56" w14:textId="77777777" w:rsidR="00AA2126" w:rsidRDefault="00AA2126" w:rsidP="00AA2126">
      <w:pPr>
        <w:pStyle w:val="Default"/>
        <w:rPr>
          <w:ins w:id="107" w:author="mary.inoue@fap.local" w:date="2026-09-22T12:34:00Z" w16du:dateUtc="2026-09-22T16:34:00Z"/>
        </w:rPr>
      </w:pPr>
      <w:ins w:id="108" w:author="mary.inoue@fap.local" w:date="2026-09-22T12:34:00Z" w16du:dateUtc="2026-09-22T16:34:00Z">
        <w:r w:rsidRPr="00345AD1">
          <w:t xml:space="preserve">GELB, Michael. </w:t>
        </w:r>
        <w:r w:rsidRPr="00345AD1">
          <w:rPr>
            <w:b/>
          </w:rPr>
          <w:t>O aprendizado do corpo</w:t>
        </w:r>
        <w:r w:rsidRPr="00345AD1">
          <w:t xml:space="preserve">: Introdução à Técnica de Alexander. São Paulo: Martins Fontes, 2000. </w:t>
        </w:r>
      </w:ins>
    </w:p>
    <w:p w14:paraId="3A15C8F8" w14:textId="77777777" w:rsidR="000172AA" w:rsidRDefault="000172AA" w:rsidP="00AA2126">
      <w:pPr>
        <w:pStyle w:val="Default"/>
        <w:rPr>
          <w:ins w:id="109" w:author="mary.inoue@fap.local" w:date="2026-09-22T12:34:00Z" w16du:dateUtc="2026-09-22T16:34:00Z"/>
        </w:rPr>
      </w:pPr>
    </w:p>
    <w:p w14:paraId="70CBAD0E" w14:textId="77777777" w:rsidR="000172AA" w:rsidRDefault="000172AA" w:rsidP="000172AA">
      <w:pPr>
        <w:rPr>
          <w:ins w:id="110" w:author="mary.inoue@fap.local" w:date="2026-09-22T12:34:00Z" w16du:dateUtc="2026-09-22T16:34:00Z"/>
          <w:rFonts w:ascii="Arial" w:hAnsi="Arial" w:cs="Arial"/>
          <w:sz w:val="24"/>
          <w:szCs w:val="24"/>
        </w:rPr>
      </w:pPr>
      <w:ins w:id="111" w:author="mary.inoue@fap.local" w:date="2026-09-22T12:34:00Z" w16du:dateUtc="2026-09-22T16:34: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50BADF8E" w14:textId="77777777" w:rsidR="000172AA" w:rsidRDefault="000172AA" w:rsidP="00AA2126">
      <w:pPr>
        <w:pStyle w:val="Default"/>
        <w:rPr>
          <w:ins w:id="112" w:author="mary.inoue@fap.local" w:date="2026-09-22T12:34:00Z" w16du:dateUtc="2026-09-22T16:34:00Z"/>
        </w:rPr>
      </w:pPr>
    </w:p>
    <w:p w14:paraId="2C1F32F6" w14:textId="77777777" w:rsidR="00AA2126" w:rsidRPr="00345AD1" w:rsidRDefault="00AA2126" w:rsidP="00AA2126">
      <w:pPr>
        <w:pStyle w:val="Default"/>
        <w:rPr>
          <w:ins w:id="113" w:author="mary.inoue@fap.local" w:date="2026-09-22T12:34:00Z" w16du:dateUtc="2026-09-22T16:34:00Z"/>
        </w:rPr>
      </w:pPr>
    </w:p>
    <w:p w14:paraId="43F2E22E" w14:textId="77777777" w:rsidR="00FA692E" w:rsidRPr="00345AD1" w:rsidRDefault="00FA692E" w:rsidP="00FA692E">
      <w:pPr>
        <w:autoSpaceDE w:val="0"/>
        <w:autoSpaceDN w:val="0"/>
        <w:adjustRightInd w:val="0"/>
        <w:spacing w:after="0" w:line="240" w:lineRule="auto"/>
        <w:rPr>
          <w:ins w:id="114" w:author="mary.inoue@fap.local" w:date="2026-09-22T12:34:00Z" w16du:dateUtc="2026-09-22T16:34:00Z"/>
          <w:rFonts w:ascii="Arial" w:hAnsi="Arial" w:cs="Arial"/>
          <w:color w:val="000000"/>
          <w:sz w:val="24"/>
          <w:szCs w:val="24"/>
        </w:rPr>
      </w:pPr>
      <w:ins w:id="115" w:author="mary.inoue@fap.local" w:date="2026-09-22T12:34:00Z" w16du:dateUtc="2026-09-22T16:34: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57DBDE3E" w14:textId="77777777" w:rsidR="00AA2126" w:rsidRDefault="00AA2126" w:rsidP="00A5391B">
      <w:pPr>
        <w:rPr>
          <w:ins w:id="116" w:author="mary.inoue@fap.local" w:date="2026-09-22T12:34:00Z" w16du:dateUtc="2026-09-22T16:34:00Z"/>
          <w:rFonts w:ascii="Arial" w:hAnsi="Arial" w:cs="Arial"/>
          <w:sz w:val="24"/>
          <w:szCs w:val="24"/>
        </w:rPr>
      </w:pPr>
    </w:p>
    <w:p w14:paraId="28E9E111" w14:textId="77777777" w:rsidR="00C01CF0" w:rsidRDefault="00C01CF0" w:rsidP="00C01CF0">
      <w:pPr>
        <w:autoSpaceDE w:val="0"/>
        <w:autoSpaceDN w:val="0"/>
        <w:adjustRightInd w:val="0"/>
        <w:spacing w:after="0" w:line="240" w:lineRule="auto"/>
        <w:rPr>
          <w:ins w:id="117" w:author="mary.inoue@fap.local" w:date="2026-09-22T12:34:00Z" w16du:dateUtc="2026-09-22T16:34:00Z"/>
          <w:rFonts w:ascii="Arial" w:hAnsi="Arial" w:cs="Arial"/>
          <w:color w:val="000000"/>
          <w:sz w:val="24"/>
          <w:szCs w:val="24"/>
        </w:rPr>
      </w:pPr>
      <w:ins w:id="118" w:author="mary.inoue@fap.local" w:date="2026-09-22T12:34:00Z" w16du:dateUtc="2026-09-22T16:34: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2F6C1C46" w14:textId="77777777" w:rsidR="00C01CF0" w:rsidRDefault="00C01CF0" w:rsidP="00C01CF0">
      <w:pPr>
        <w:autoSpaceDE w:val="0"/>
        <w:autoSpaceDN w:val="0"/>
        <w:adjustRightInd w:val="0"/>
        <w:spacing w:after="0" w:line="240" w:lineRule="auto"/>
        <w:rPr>
          <w:ins w:id="119" w:author="mary.inoue@fap.local" w:date="2026-09-22T12:34:00Z" w16du:dateUtc="2026-09-22T16:34:00Z"/>
          <w:rFonts w:ascii="Arial" w:hAnsi="Arial" w:cs="Arial"/>
          <w:sz w:val="24"/>
          <w:szCs w:val="24"/>
        </w:rPr>
      </w:pPr>
    </w:p>
    <w:p w14:paraId="61856DC3" w14:textId="77777777" w:rsidR="00C01CF0" w:rsidRPr="0097636F" w:rsidRDefault="00C01CF0" w:rsidP="00C01CF0">
      <w:pPr>
        <w:autoSpaceDE w:val="0"/>
        <w:autoSpaceDN w:val="0"/>
        <w:adjustRightInd w:val="0"/>
        <w:spacing w:after="0" w:line="240" w:lineRule="auto"/>
        <w:rPr>
          <w:ins w:id="120" w:author="mary.inoue@fap.local" w:date="2026-09-22T12:34:00Z" w16du:dateUtc="2026-09-22T16:34:00Z"/>
          <w:rFonts w:ascii="Arial" w:hAnsi="Arial" w:cs="Arial"/>
          <w:b/>
          <w:sz w:val="24"/>
          <w:szCs w:val="24"/>
        </w:rPr>
      </w:pPr>
      <w:ins w:id="121" w:author="mary.inoue@fap.local" w:date="2026-09-22T12:34:00Z" w16du:dateUtc="2026-09-22T16:34: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56D0C4DB" w14:textId="77777777" w:rsidR="00C01CF0" w:rsidRDefault="00C01CF0" w:rsidP="00A5391B">
      <w:pPr>
        <w:rPr>
          <w:ins w:id="122" w:author="mary.inoue@fap.local" w:date="2026-09-22T12:34:00Z" w16du:dateUtc="2026-09-22T16:34:00Z"/>
          <w:rFonts w:ascii="Arial" w:hAnsi="Arial" w:cs="Arial"/>
          <w:sz w:val="24"/>
          <w:szCs w:val="24"/>
        </w:rPr>
      </w:pPr>
    </w:p>
    <w:p w14:paraId="221CD86E" w14:textId="77777777" w:rsidR="00E0284E" w:rsidRPr="006A49C0" w:rsidRDefault="006A49C0" w:rsidP="00A5391B">
      <w:pPr>
        <w:rPr>
          <w:ins w:id="123" w:author="mary.inoue@fap.local" w:date="2026-09-22T12:34:00Z" w16du:dateUtc="2026-09-22T16:34:00Z"/>
          <w:rFonts w:ascii="Arial" w:hAnsi="Arial" w:cs="Arial"/>
          <w:sz w:val="24"/>
          <w:szCs w:val="24"/>
        </w:rPr>
      </w:pPr>
      <w:ins w:id="124" w:author="mary.inoue@fap.local" w:date="2026-09-22T12:34:00Z" w16du:dateUtc="2026-09-22T16:34: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47A7C9C1" w14:textId="77777777" w:rsidR="006575DD" w:rsidRDefault="006575DD" w:rsidP="006575DD">
      <w:pPr>
        <w:autoSpaceDE w:val="0"/>
        <w:autoSpaceDN w:val="0"/>
        <w:adjustRightInd w:val="0"/>
        <w:spacing w:after="0" w:line="240" w:lineRule="auto"/>
        <w:rPr>
          <w:ins w:id="125" w:author="mary.inoue@fap.local" w:date="2026-09-22T12:34:00Z" w16du:dateUtc="2026-09-22T16:34:00Z"/>
          <w:rFonts w:ascii="ArialMT" w:hAnsi="ArialMT" w:cs="ArialMT"/>
          <w:sz w:val="24"/>
          <w:szCs w:val="24"/>
        </w:rPr>
      </w:pPr>
    </w:p>
    <w:p w14:paraId="0AF3CA22" w14:textId="77777777" w:rsidR="006575DD" w:rsidRPr="00345AD1" w:rsidRDefault="006575DD" w:rsidP="006575DD">
      <w:pPr>
        <w:autoSpaceDE w:val="0"/>
        <w:autoSpaceDN w:val="0"/>
        <w:adjustRightInd w:val="0"/>
        <w:spacing w:after="0" w:line="240" w:lineRule="auto"/>
        <w:rPr>
          <w:ins w:id="126" w:author="mary.inoue@fap.local" w:date="2026-09-22T12:34:00Z" w16du:dateUtc="2026-09-22T16:34:00Z"/>
          <w:rFonts w:ascii="ArialMT" w:hAnsi="ArialMT" w:cs="ArialMT"/>
          <w:sz w:val="24"/>
          <w:szCs w:val="24"/>
        </w:rPr>
      </w:pPr>
      <w:ins w:id="127" w:author="mary.inoue@fap.local" w:date="2026-09-22T12:34:00Z" w16du:dateUtc="2026-09-22T16:34: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459E25BC" w14:textId="77777777" w:rsidR="006575DD" w:rsidRDefault="006575DD" w:rsidP="006575DD">
      <w:pPr>
        <w:rPr>
          <w:ins w:id="128" w:author="mary.inoue@fap.local" w:date="2026-09-22T12:34:00Z" w16du:dateUtc="2026-09-22T16:34:00Z"/>
          <w:rFonts w:ascii="Arial" w:hAnsi="Arial" w:cs="Arial"/>
          <w:b/>
          <w:sz w:val="24"/>
          <w:szCs w:val="24"/>
        </w:rPr>
      </w:pPr>
    </w:p>
    <w:p w14:paraId="5F1A7DA7" w14:textId="77777777" w:rsidR="006A49C0" w:rsidRDefault="006575DD" w:rsidP="00A5391B">
      <w:pPr>
        <w:rPr>
          <w:ins w:id="129" w:author="mary.inoue@fap.local" w:date="2026-09-22T12:34:00Z" w16du:dateUtc="2026-09-22T16:34:00Z"/>
          <w:rFonts w:ascii="Arial" w:hAnsi="Arial" w:cs="Arial"/>
          <w:b/>
          <w:sz w:val="24"/>
          <w:szCs w:val="24"/>
        </w:rPr>
      </w:pPr>
      <w:ins w:id="130" w:author="mary.inoue@fap.local" w:date="2026-09-22T12:34:00Z" w16du:dateUtc="2026-09-22T16:34: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16536023" w14:textId="77777777" w:rsidR="004D03FD" w:rsidRDefault="004D03FD" w:rsidP="00A5391B">
      <w:pPr>
        <w:rPr>
          <w:ins w:id="131" w:author="mary.inoue@fap.local" w:date="2026-09-22T12:34:00Z" w16du:dateUtc="2026-09-22T16:34:00Z"/>
          <w:rFonts w:ascii="Arial" w:hAnsi="Arial" w:cs="Arial"/>
          <w:sz w:val="24"/>
          <w:szCs w:val="24"/>
        </w:rPr>
      </w:pPr>
      <w:ins w:id="132" w:author="mary.inoue@fap.local" w:date="2026-09-22T12:34:00Z" w16du:dateUtc="2026-09-22T16:34: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179BEAD8" w14:textId="77777777" w:rsidR="005B2275" w:rsidRDefault="005B2275" w:rsidP="00A5391B">
      <w:pPr>
        <w:rPr>
          <w:ins w:id="133" w:author="mary.inoue@fap.local" w:date="2026-09-22T12:34:00Z" w16du:dateUtc="2026-09-22T16:34:00Z"/>
          <w:rFonts w:ascii="Arial" w:hAnsi="Arial" w:cs="Arial"/>
          <w:sz w:val="24"/>
          <w:szCs w:val="24"/>
        </w:rPr>
      </w:pPr>
    </w:p>
    <w:p w14:paraId="538D28EC" w14:textId="77777777" w:rsidR="005B2275" w:rsidRPr="00FD6C0D" w:rsidRDefault="005B2275" w:rsidP="005B2275">
      <w:pPr>
        <w:rPr>
          <w:ins w:id="134" w:author="mary.inoue@fap.local" w:date="2026-09-22T12:34:00Z" w16du:dateUtc="2026-09-22T16:34:00Z"/>
          <w:rFonts w:ascii="Arial" w:hAnsi="Arial" w:cs="Arial"/>
          <w:sz w:val="24"/>
          <w:szCs w:val="24"/>
        </w:rPr>
      </w:pPr>
      <w:ins w:id="135" w:author="mary.inoue@fap.local" w:date="2026-09-22T12:34:00Z" w16du:dateUtc="2026-09-22T16:34: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6967D85F" w14:textId="77777777" w:rsidR="005B2275" w:rsidRPr="004D03FD" w:rsidRDefault="005B2275" w:rsidP="00A5391B">
      <w:pPr>
        <w:rPr>
          <w:ins w:id="136" w:author="mary.inoue@fap.local" w:date="2026-09-22T12:34:00Z" w16du:dateUtc="2026-09-22T16:34:00Z"/>
          <w:rFonts w:ascii="Arial" w:hAnsi="Arial" w:cs="Arial"/>
          <w:b/>
          <w:sz w:val="24"/>
          <w:szCs w:val="24"/>
        </w:rPr>
      </w:pPr>
    </w:p>
    <w:p w14:paraId="4FE4B144" w14:textId="77777777" w:rsidR="00C43956" w:rsidRDefault="00C43956" w:rsidP="00C43956">
      <w:pPr>
        <w:rPr>
          <w:ins w:id="137" w:author="mary.inoue@fap.local" w:date="2026-09-22T12:34:00Z" w16du:dateUtc="2026-09-22T16:34:00Z"/>
          <w:rFonts w:ascii="Arial" w:hAnsi="Arial" w:cs="Arial"/>
          <w:sz w:val="24"/>
          <w:szCs w:val="24"/>
        </w:rPr>
      </w:pPr>
      <w:ins w:id="138" w:author="mary.inoue@fap.local" w:date="2026-09-22T12:34:00Z" w16du:dateUtc="2026-09-22T16:34: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1371681B" w14:textId="77777777" w:rsidR="00A54CA6" w:rsidRPr="00C6444F" w:rsidRDefault="00A54CA6" w:rsidP="00A54CA6">
      <w:pPr>
        <w:rPr>
          <w:ins w:id="139" w:author="mary.inoue@fap.local" w:date="2026-09-22T12:34:00Z" w16du:dateUtc="2026-09-22T16:34:00Z"/>
          <w:rFonts w:ascii="Arial" w:hAnsi="Arial" w:cs="Arial"/>
          <w:sz w:val="24"/>
          <w:szCs w:val="24"/>
        </w:rPr>
      </w:pPr>
      <w:ins w:id="140" w:author="mary.inoue@fap.local" w:date="2026-09-22T12:34:00Z" w16du:dateUtc="2026-09-22T16:34: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00B38497" w14:textId="77777777" w:rsidR="00A54CA6" w:rsidRDefault="00A54CA6" w:rsidP="00A54CA6">
      <w:pPr>
        <w:rPr>
          <w:ins w:id="141" w:author="mary.inoue@fap.local" w:date="2026-09-22T12:34:00Z" w16du:dateUtc="2026-09-22T16:34:00Z"/>
          <w:rFonts w:ascii="Arial" w:hAnsi="Arial" w:cs="Arial"/>
          <w:sz w:val="24"/>
          <w:szCs w:val="24"/>
        </w:rPr>
      </w:pPr>
    </w:p>
    <w:p w14:paraId="01F251DA" w14:textId="77777777" w:rsidR="00155120" w:rsidRPr="00345AD1" w:rsidRDefault="00155120" w:rsidP="00155120">
      <w:pPr>
        <w:autoSpaceDE w:val="0"/>
        <w:autoSpaceDN w:val="0"/>
        <w:adjustRightInd w:val="0"/>
        <w:spacing w:after="0" w:line="240" w:lineRule="auto"/>
        <w:rPr>
          <w:ins w:id="142" w:author="mary.inoue@fap.local" w:date="2026-09-22T12:34:00Z" w16du:dateUtc="2026-09-22T16:34:00Z"/>
          <w:rFonts w:ascii="ArialMT" w:hAnsi="ArialMT" w:cs="ArialMT"/>
          <w:sz w:val="24"/>
          <w:szCs w:val="24"/>
        </w:rPr>
      </w:pPr>
      <w:ins w:id="143" w:author="mary.inoue@fap.local" w:date="2026-09-22T12:34:00Z" w16du:dateUtc="2026-09-22T16:34: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483AC621" w14:textId="77777777" w:rsidR="00C43956" w:rsidRDefault="00C43956" w:rsidP="00A5391B">
      <w:pPr>
        <w:rPr>
          <w:ins w:id="144" w:author="mary.inoue@fap.local" w:date="2026-09-22T12:34:00Z" w16du:dateUtc="2026-09-22T16:34:00Z"/>
          <w:rFonts w:ascii="Arial" w:hAnsi="Arial" w:cs="Arial"/>
          <w:sz w:val="24"/>
          <w:szCs w:val="24"/>
        </w:rPr>
      </w:pPr>
    </w:p>
    <w:p w14:paraId="11CFAC3B" w14:textId="77777777" w:rsidR="00ED407E" w:rsidRPr="00345AD1" w:rsidRDefault="00ED407E" w:rsidP="00ED407E">
      <w:pPr>
        <w:pStyle w:val="Default"/>
        <w:rPr>
          <w:ins w:id="145" w:author="mary.inoue@fap.local" w:date="2026-09-22T12:34:00Z" w16du:dateUtc="2026-09-22T16:34:00Z"/>
        </w:rPr>
      </w:pPr>
      <w:ins w:id="146" w:author="mary.inoue@fap.local" w:date="2026-09-22T12:34:00Z" w16du:dateUtc="2026-09-22T16:34:00Z">
        <w:r w:rsidRPr="00345AD1">
          <w:t xml:space="preserve">HEINKEL, Dagma. </w:t>
        </w:r>
        <w:r w:rsidRPr="00345AD1">
          <w:rPr>
            <w:b/>
          </w:rPr>
          <w:t>O brincar e a aprendizagem na infância.</w:t>
        </w:r>
        <w:r w:rsidRPr="00345AD1">
          <w:t xml:space="preserve"> Ijuí, RS: UNIJUÍ, 2003. </w:t>
        </w:r>
      </w:ins>
    </w:p>
    <w:p w14:paraId="670EFC31" w14:textId="77777777" w:rsidR="00ED407E" w:rsidRDefault="00ED407E" w:rsidP="00A5391B">
      <w:pPr>
        <w:rPr>
          <w:ins w:id="147" w:author="mary.inoue@fap.local" w:date="2026-09-22T12:34:00Z" w16du:dateUtc="2026-09-22T16:34:00Z"/>
          <w:rFonts w:ascii="Arial" w:hAnsi="Arial" w:cs="Arial"/>
          <w:sz w:val="24"/>
          <w:szCs w:val="24"/>
        </w:rPr>
      </w:pPr>
    </w:p>
    <w:p w14:paraId="44EDDCCF" w14:textId="77777777" w:rsidR="00901CD7" w:rsidRPr="00345AD1" w:rsidRDefault="00901CD7" w:rsidP="00901CD7">
      <w:pPr>
        <w:autoSpaceDE w:val="0"/>
        <w:autoSpaceDN w:val="0"/>
        <w:adjustRightInd w:val="0"/>
        <w:spacing w:after="0" w:line="240" w:lineRule="auto"/>
        <w:rPr>
          <w:ins w:id="148" w:author="mary.inoue@fap.local" w:date="2026-09-22T12:34:00Z" w16du:dateUtc="2026-09-22T16:34:00Z"/>
          <w:rFonts w:ascii="ArialMT" w:hAnsi="ArialMT" w:cs="ArialMT"/>
          <w:sz w:val="24"/>
          <w:szCs w:val="24"/>
        </w:rPr>
      </w:pPr>
      <w:ins w:id="149" w:author="mary.inoue@fap.local" w:date="2026-09-22T12:34:00Z" w16du:dateUtc="2026-09-22T16:34: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743CD873" w14:textId="77777777" w:rsidR="00AE71D2" w:rsidRDefault="00AE71D2" w:rsidP="00A5391B">
      <w:pPr>
        <w:rPr>
          <w:ins w:id="150" w:author="mary.inoue@fap.local" w:date="2026-09-22T12:34:00Z" w16du:dateUtc="2026-09-22T16:34:00Z"/>
          <w:rFonts w:ascii="Arial" w:hAnsi="Arial" w:cs="Arial"/>
          <w:color w:val="000000"/>
          <w:sz w:val="24"/>
          <w:szCs w:val="24"/>
        </w:rPr>
      </w:pPr>
    </w:p>
    <w:p w14:paraId="5D489927" w14:textId="77777777" w:rsidR="00901CD7" w:rsidRDefault="00AE71D2" w:rsidP="00A5391B">
      <w:pPr>
        <w:rPr>
          <w:ins w:id="151" w:author="mary.inoue@fap.local" w:date="2026-09-22T12:34:00Z" w16du:dateUtc="2026-09-22T16:34:00Z"/>
          <w:rFonts w:ascii="Arial" w:hAnsi="Arial" w:cs="Arial"/>
          <w:color w:val="000000"/>
          <w:sz w:val="24"/>
          <w:szCs w:val="24"/>
        </w:rPr>
      </w:pPr>
      <w:ins w:id="152" w:author="mary.inoue@fap.local" w:date="2026-09-22T12:34:00Z" w16du:dateUtc="2026-09-22T16:34: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4528643B" w14:textId="77777777" w:rsidR="00D64C4F" w:rsidRPr="00345AD1" w:rsidRDefault="00D64C4F" w:rsidP="00D64C4F">
      <w:pPr>
        <w:pStyle w:val="Default"/>
        <w:rPr>
          <w:ins w:id="153" w:author="mary.inoue@fap.local" w:date="2026-09-22T12:34:00Z" w16du:dateUtc="2026-09-22T16:34:00Z"/>
        </w:rPr>
      </w:pPr>
      <w:ins w:id="154" w:author="mary.inoue@fap.local" w:date="2026-09-22T12:34:00Z" w16du:dateUtc="2026-09-22T16:34:00Z">
        <w:r w:rsidRPr="00345AD1">
          <w:t>LE BRETON, David</w:t>
        </w:r>
        <w:r w:rsidRPr="00345AD1">
          <w:rPr>
            <w:b/>
          </w:rPr>
          <w:t>. Antropologia do Corpo e Modernidade</w:t>
        </w:r>
        <w:r w:rsidRPr="00345AD1">
          <w:t xml:space="preserve">. Ed.:Vozes, Petrópolis- RJ, 2012. </w:t>
        </w:r>
      </w:ins>
    </w:p>
    <w:p w14:paraId="3999F6F6" w14:textId="77777777" w:rsidR="00D64C4F" w:rsidRDefault="00D64C4F" w:rsidP="00A5391B">
      <w:pPr>
        <w:rPr>
          <w:ins w:id="155" w:author="mary.inoue@fap.local" w:date="2026-09-22T12:34:00Z" w16du:dateUtc="2026-09-22T16:34:00Z"/>
          <w:rFonts w:ascii="Arial" w:hAnsi="Arial" w:cs="Arial"/>
          <w:sz w:val="24"/>
          <w:szCs w:val="24"/>
        </w:rPr>
      </w:pPr>
    </w:p>
    <w:p w14:paraId="62A418CD" w14:textId="77777777" w:rsidR="00D1508E" w:rsidRDefault="00D1508E" w:rsidP="00D1508E">
      <w:pPr>
        <w:pStyle w:val="Default"/>
        <w:rPr>
          <w:ins w:id="156" w:author="mary.inoue@fap.local" w:date="2026-09-22T12:34:00Z" w16du:dateUtc="2026-09-22T16:34:00Z"/>
        </w:rPr>
      </w:pPr>
      <w:ins w:id="157" w:author="mary.inoue@fap.local" w:date="2026-09-22T12:34:00Z" w16du:dateUtc="2026-09-22T16:34:00Z">
        <w:r w:rsidRPr="00345AD1">
          <w:rPr>
            <w:b/>
          </w:rPr>
          <w:t>___________. Antropologia dos sentidos</w:t>
        </w:r>
        <w:r w:rsidRPr="00345AD1">
          <w:t xml:space="preserve">. Petrópolis, RJ: Ed.:Vozes, Petrópolis- RJ, 2016. </w:t>
        </w:r>
      </w:ins>
    </w:p>
    <w:p w14:paraId="4C585DB8" w14:textId="77777777" w:rsidR="00D1508E" w:rsidRDefault="00D1508E" w:rsidP="00A5391B">
      <w:pPr>
        <w:rPr>
          <w:ins w:id="158" w:author="mary.inoue@fap.local" w:date="2026-09-22T12:34:00Z" w16du:dateUtc="2026-09-22T16:34:00Z"/>
          <w:rFonts w:ascii="Arial" w:hAnsi="Arial" w:cs="Arial"/>
          <w:sz w:val="24"/>
          <w:szCs w:val="24"/>
        </w:rPr>
      </w:pPr>
    </w:p>
    <w:p w14:paraId="75102F3C" w14:textId="77777777" w:rsidR="00C43956" w:rsidRDefault="00C43956" w:rsidP="00A5391B">
      <w:pPr>
        <w:rPr>
          <w:ins w:id="159" w:author="mary.inoue@fap.local" w:date="2026-09-22T12:34:00Z" w16du:dateUtc="2026-09-22T16:34:00Z"/>
          <w:rFonts w:ascii="Arial" w:hAnsi="Arial" w:cs="Arial"/>
          <w:sz w:val="24"/>
          <w:szCs w:val="24"/>
        </w:rPr>
      </w:pPr>
    </w:p>
    <w:p w14:paraId="08F1175F" w14:textId="77777777" w:rsidR="00425F7C" w:rsidRPr="009B31F7" w:rsidRDefault="009B31F7" w:rsidP="00A5391B">
      <w:pPr>
        <w:rPr>
          <w:ins w:id="160" w:author="mary.inoue@fap.local" w:date="2026-09-22T12:34:00Z" w16du:dateUtc="2026-09-22T16:34:00Z"/>
          <w:rFonts w:ascii="Arial" w:hAnsi="Arial" w:cs="Arial"/>
          <w:sz w:val="24"/>
          <w:szCs w:val="24"/>
        </w:rPr>
      </w:pPr>
      <w:ins w:id="161" w:author="mary.inoue@fap.local" w:date="2026-09-22T12:34:00Z" w16du:dateUtc="2026-09-22T16:34: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241A53AE" w14:textId="77777777" w:rsidR="00425F7C" w:rsidRDefault="00C549DE" w:rsidP="00A5391B">
      <w:pPr>
        <w:rPr>
          <w:ins w:id="162" w:author="mary.inoue@fap.local" w:date="2026-09-22T12:34:00Z" w16du:dateUtc="2026-09-22T16:34:00Z"/>
          <w:rFonts w:ascii="Arial" w:hAnsi="Arial" w:cs="Arial"/>
          <w:sz w:val="24"/>
          <w:szCs w:val="24"/>
        </w:rPr>
      </w:pPr>
      <w:ins w:id="163" w:author="mary.inoue@fap.local" w:date="2026-09-22T12:34:00Z" w16du:dateUtc="2026-09-22T16:34: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21090E95" w14:textId="77777777" w:rsidR="0040121F" w:rsidRDefault="0040121F" w:rsidP="0040121F">
      <w:pPr>
        <w:rPr>
          <w:ins w:id="164" w:author="mary.inoue@fap.local" w:date="2026-09-22T12:34:00Z" w16du:dateUtc="2026-09-22T16:34:00Z"/>
          <w:rFonts w:ascii="Arial" w:hAnsi="Arial" w:cs="Arial"/>
          <w:sz w:val="24"/>
          <w:szCs w:val="24"/>
        </w:rPr>
      </w:pPr>
      <w:ins w:id="165" w:author="mary.inoue@fap.local" w:date="2026-09-22T12:34:00Z" w16du:dateUtc="2026-09-22T16:34: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738131D5" w14:textId="77777777" w:rsidR="00A2270B" w:rsidRPr="00AF56D5" w:rsidRDefault="00A2270B" w:rsidP="00A2270B">
      <w:pPr>
        <w:rPr>
          <w:ins w:id="166" w:author="mary.inoue@fap.local" w:date="2026-09-22T12:34:00Z" w16du:dateUtc="2026-09-22T16:34:00Z"/>
          <w:rFonts w:ascii="Arial" w:hAnsi="Arial" w:cs="Arial"/>
          <w:sz w:val="24"/>
          <w:szCs w:val="24"/>
        </w:rPr>
      </w:pPr>
      <w:ins w:id="167" w:author="mary.inoue@fap.local" w:date="2026-09-22T12:34:00Z" w16du:dateUtc="2026-09-22T16:34: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3E61B210" w14:textId="77777777" w:rsidR="00E45383" w:rsidRDefault="00E45383" w:rsidP="00E45383">
      <w:pPr>
        <w:rPr>
          <w:ins w:id="168" w:author="mary.inoue@fap.local" w:date="2026-09-22T12:34:00Z" w16du:dateUtc="2026-09-22T16:34:00Z"/>
          <w:rFonts w:ascii="Arial" w:hAnsi="Arial" w:cs="Arial"/>
          <w:sz w:val="24"/>
          <w:szCs w:val="24"/>
        </w:rPr>
      </w:pPr>
    </w:p>
    <w:p w14:paraId="44F8E90D" w14:textId="77777777" w:rsidR="00395556" w:rsidRPr="000642ED" w:rsidRDefault="00395556" w:rsidP="00395556">
      <w:pPr>
        <w:rPr>
          <w:ins w:id="169" w:author="mary.inoue@fap.local" w:date="2026-09-22T12:34:00Z" w16du:dateUtc="2026-09-22T16:34:00Z"/>
          <w:rFonts w:ascii="Arial" w:hAnsi="Arial" w:cs="Arial"/>
          <w:sz w:val="24"/>
          <w:szCs w:val="24"/>
        </w:rPr>
      </w:pPr>
      <w:ins w:id="170" w:author="mary.inoue@fap.local" w:date="2026-09-22T12:34:00Z" w16du:dateUtc="2026-09-22T16:34: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1C117E60" w14:textId="77777777" w:rsidR="0040121F" w:rsidRDefault="0040121F" w:rsidP="0040121F">
      <w:pPr>
        <w:rPr>
          <w:ins w:id="171" w:author="mary.inoue@fap.local" w:date="2026-09-22T12:34:00Z" w16du:dateUtc="2026-09-22T16:34:00Z"/>
          <w:rFonts w:ascii="Arial" w:hAnsi="Arial" w:cs="Arial"/>
          <w:sz w:val="24"/>
          <w:szCs w:val="24"/>
        </w:rPr>
      </w:pPr>
    </w:p>
    <w:p w14:paraId="6629FCDE" w14:textId="77777777" w:rsidR="00395556" w:rsidRDefault="00395556" w:rsidP="00E45383">
      <w:pPr>
        <w:rPr>
          <w:ins w:id="172" w:author="mary.inoue@fap.local" w:date="2026-09-22T12:34:00Z" w16du:dateUtc="2026-09-22T16:34:00Z"/>
          <w:rFonts w:ascii="Arial" w:hAnsi="Arial" w:cs="Arial"/>
          <w:sz w:val="24"/>
          <w:szCs w:val="24"/>
        </w:rPr>
      </w:pPr>
    </w:p>
    <w:p w14:paraId="73D6C23D" w14:textId="77777777" w:rsidR="00E45383" w:rsidRPr="0050434A" w:rsidRDefault="00E45383" w:rsidP="00E45383">
      <w:pPr>
        <w:rPr>
          <w:ins w:id="173" w:author="mary.inoue@fap.local" w:date="2026-09-22T12:34:00Z" w16du:dateUtc="2026-09-22T16:34:00Z"/>
          <w:rFonts w:ascii="Arial" w:hAnsi="Arial" w:cs="Arial"/>
          <w:sz w:val="24"/>
          <w:szCs w:val="24"/>
        </w:rPr>
      </w:pPr>
      <w:ins w:id="174" w:author="mary.inoue@fap.local" w:date="2026-09-22T12:34:00Z" w16du:dateUtc="2026-09-22T16:34: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10E68617" w14:textId="77777777" w:rsidR="00723985" w:rsidRDefault="00723985" w:rsidP="00723985">
      <w:pPr>
        <w:pStyle w:val="Default"/>
        <w:rPr>
          <w:ins w:id="175" w:author="mary.inoue@fap.local" w:date="2026-09-22T12:34:00Z" w16du:dateUtc="2026-09-22T16:34:00Z"/>
        </w:rPr>
      </w:pPr>
    </w:p>
    <w:p w14:paraId="76B2D16E" w14:textId="77777777" w:rsidR="00EB44BF" w:rsidRPr="008D7954" w:rsidRDefault="00EB44BF" w:rsidP="00EB44BF">
      <w:pPr>
        <w:rPr>
          <w:ins w:id="176" w:author="mary.inoue@fap.local" w:date="2026-09-22T12:34:00Z" w16du:dateUtc="2026-09-22T16:34:00Z"/>
          <w:rFonts w:ascii="Arial" w:hAnsi="Arial" w:cs="Arial"/>
          <w:sz w:val="24"/>
          <w:szCs w:val="24"/>
        </w:rPr>
      </w:pPr>
      <w:ins w:id="177" w:author="mary.inoue@fap.local" w:date="2026-09-22T12:34:00Z" w16du:dateUtc="2026-09-22T16:34: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45196830" w14:textId="77777777" w:rsidR="00E45383" w:rsidRDefault="00E45383" w:rsidP="00723985">
      <w:pPr>
        <w:pStyle w:val="Default"/>
        <w:rPr>
          <w:ins w:id="178" w:author="mary.inoue@fap.local" w:date="2026-09-22T12:34:00Z" w16du:dateUtc="2026-09-22T16:34:00Z"/>
        </w:rPr>
      </w:pPr>
    </w:p>
    <w:p w14:paraId="7ABEE39C" w14:textId="77777777" w:rsidR="00723985" w:rsidRPr="00345AD1" w:rsidRDefault="00723985" w:rsidP="00723985">
      <w:pPr>
        <w:pStyle w:val="Default"/>
        <w:rPr>
          <w:ins w:id="179" w:author="mary.inoue@fap.local" w:date="2026-09-22T12:34:00Z" w16du:dateUtc="2026-09-22T16:34:00Z"/>
        </w:rPr>
      </w:pPr>
      <w:ins w:id="180" w:author="mary.inoue@fap.local" w:date="2026-09-22T12:34:00Z" w16du:dateUtc="2026-09-22T16:34:00Z">
        <w:r w:rsidRPr="00345AD1">
          <w:t xml:space="preserve">MARQUES, ISABEL – </w:t>
        </w:r>
        <w:r w:rsidRPr="00345AD1">
          <w:rPr>
            <w:b/>
          </w:rPr>
          <w:t>O Ensino da Dança Hoje</w:t>
        </w:r>
        <w:r w:rsidRPr="00345AD1">
          <w:t xml:space="preserve"> – Textos e Contextos, São Paulo – Cortez,1999 </w:t>
        </w:r>
      </w:ins>
    </w:p>
    <w:p w14:paraId="082EC047" w14:textId="77777777" w:rsidR="00723985" w:rsidRDefault="00723985" w:rsidP="00A5391B">
      <w:pPr>
        <w:rPr>
          <w:ins w:id="181" w:author="mary.inoue@fap.local" w:date="2026-09-22T12:34:00Z" w16du:dateUtc="2026-09-22T16:34:00Z"/>
          <w:rFonts w:ascii="Arial" w:hAnsi="Arial" w:cs="Arial"/>
          <w:sz w:val="24"/>
          <w:szCs w:val="24"/>
        </w:rPr>
      </w:pPr>
    </w:p>
    <w:p w14:paraId="049306CA" w14:textId="77777777" w:rsidR="00B30730" w:rsidRPr="00345AD1" w:rsidRDefault="00B30730" w:rsidP="00B30730">
      <w:pPr>
        <w:pStyle w:val="Default"/>
        <w:rPr>
          <w:ins w:id="182" w:author="mary.inoue@fap.local" w:date="2026-09-22T12:34:00Z" w16du:dateUtc="2026-09-22T16:34:00Z"/>
        </w:rPr>
      </w:pPr>
      <w:ins w:id="183" w:author="mary.inoue@fap.local" w:date="2026-09-22T12:34:00Z" w16du:dateUtc="2026-09-22T16:34:00Z">
        <w:r w:rsidRPr="00345AD1">
          <w:t xml:space="preserve">___________. </w:t>
        </w:r>
        <w:r w:rsidRPr="00345AD1">
          <w:rPr>
            <w:b/>
          </w:rPr>
          <w:t>As paixões ordinárias</w:t>
        </w:r>
        <w:r w:rsidRPr="00345AD1">
          <w:t xml:space="preserve">: antropologia das emoções. Ed.:Vozes, Petrópolis- RJ, 2009. </w:t>
        </w:r>
      </w:ins>
    </w:p>
    <w:p w14:paraId="17782031" w14:textId="77777777" w:rsidR="00B30730" w:rsidRDefault="00B30730" w:rsidP="00A5391B">
      <w:pPr>
        <w:rPr>
          <w:ins w:id="184" w:author="mary.inoue@fap.local" w:date="2026-09-22T12:34:00Z" w16du:dateUtc="2026-09-22T16:34:00Z"/>
          <w:rFonts w:ascii="Arial" w:hAnsi="Arial" w:cs="Arial"/>
          <w:sz w:val="24"/>
          <w:szCs w:val="24"/>
        </w:rPr>
      </w:pPr>
    </w:p>
    <w:p w14:paraId="7677C31A" w14:textId="77777777" w:rsidR="00723985" w:rsidRDefault="00723985" w:rsidP="00A5391B">
      <w:pPr>
        <w:rPr>
          <w:ins w:id="185" w:author="mary.inoue@fap.local" w:date="2026-09-22T12:34:00Z" w16du:dateUtc="2026-09-22T16:34:00Z"/>
          <w:rFonts w:ascii="Arial" w:hAnsi="Arial" w:cs="Arial"/>
          <w:sz w:val="24"/>
          <w:szCs w:val="24"/>
        </w:rPr>
      </w:pPr>
    </w:p>
    <w:p w14:paraId="6B84AB56" w14:textId="77777777" w:rsidR="00723985" w:rsidRDefault="00723985" w:rsidP="00A5391B">
      <w:pPr>
        <w:rPr>
          <w:ins w:id="186" w:author="mary.inoue@fap.local" w:date="2026-09-22T12:34:00Z" w16du:dateUtc="2026-09-22T16:34:00Z"/>
          <w:rFonts w:ascii="Arial" w:hAnsi="Arial" w:cs="Arial"/>
          <w:sz w:val="24"/>
          <w:szCs w:val="24"/>
        </w:rPr>
      </w:pPr>
    </w:p>
    <w:p w14:paraId="5BADFBD9" w14:textId="77777777" w:rsidR="00BC4C01" w:rsidRPr="00BC4C01" w:rsidRDefault="00BC4C01" w:rsidP="00A5391B">
      <w:pPr>
        <w:rPr>
          <w:ins w:id="187" w:author="mary.inoue@fap.local" w:date="2026-09-22T12:34:00Z" w16du:dateUtc="2026-09-22T16:34:00Z"/>
          <w:rFonts w:ascii="Arial" w:hAnsi="Arial" w:cs="Arial"/>
          <w:sz w:val="24"/>
          <w:szCs w:val="24"/>
        </w:rPr>
      </w:pPr>
      <w:ins w:id="188" w:author="mary.inoue@fap.local" w:date="2026-09-22T12:34:00Z" w16du:dateUtc="2026-09-22T16:34: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3CA3AC8B" w14:textId="77777777" w:rsidR="00B23618" w:rsidRDefault="00B23618" w:rsidP="00B23618">
      <w:pPr>
        <w:rPr>
          <w:ins w:id="189" w:author="mary.inoue@fap.local" w:date="2026-09-22T12:34:00Z" w16du:dateUtc="2026-09-22T16:34:00Z"/>
          <w:rFonts w:ascii="Arial" w:hAnsi="Arial" w:cs="Arial"/>
          <w:sz w:val="24"/>
          <w:szCs w:val="24"/>
        </w:rPr>
      </w:pPr>
      <w:ins w:id="190" w:author="mary.inoue@fap.local" w:date="2026-09-22T12:34:00Z" w16du:dateUtc="2026-09-22T16:34: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6E1F1BDF" w14:textId="77777777" w:rsidR="00B23618" w:rsidRDefault="00B23618" w:rsidP="00A5391B">
      <w:pPr>
        <w:rPr>
          <w:ins w:id="191" w:author="mary.inoue@fap.local" w:date="2026-09-22T12:34:00Z" w16du:dateUtc="2026-09-22T16:34:00Z"/>
          <w:rFonts w:ascii="Arial" w:hAnsi="Arial" w:cs="Arial"/>
          <w:sz w:val="24"/>
          <w:szCs w:val="24"/>
        </w:rPr>
      </w:pPr>
    </w:p>
    <w:p w14:paraId="3A7D2FE0" w14:textId="77777777" w:rsidR="00B23618" w:rsidRDefault="00B23618" w:rsidP="00A5391B">
      <w:pPr>
        <w:rPr>
          <w:ins w:id="192" w:author="mary.inoue@fap.local" w:date="2026-09-22T12:34:00Z" w16du:dateUtc="2026-09-22T16:34:00Z"/>
          <w:rFonts w:ascii="Arial" w:hAnsi="Arial" w:cs="Arial"/>
          <w:sz w:val="24"/>
          <w:szCs w:val="24"/>
        </w:rPr>
      </w:pPr>
    </w:p>
    <w:p w14:paraId="6FA27392" w14:textId="77777777" w:rsidR="006D73AD" w:rsidRDefault="006F5CEB" w:rsidP="00A5391B">
      <w:pPr>
        <w:rPr>
          <w:ins w:id="193" w:author="mary.inoue@fap.local" w:date="2026-09-22T12:34:00Z" w16du:dateUtc="2026-09-22T16:34:00Z"/>
          <w:rFonts w:ascii="Arial" w:hAnsi="Arial" w:cs="Arial"/>
          <w:sz w:val="24"/>
          <w:szCs w:val="24"/>
        </w:rPr>
      </w:pPr>
      <w:ins w:id="194" w:author="mary.inoue@fap.local" w:date="2026-09-22T12:34:00Z" w16du:dateUtc="2026-09-22T16:34: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4638A804" w14:textId="77777777" w:rsidR="00B23618" w:rsidRPr="003A0E43" w:rsidRDefault="00B23618" w:rsidP="00B23618">
      <w:pPr>
        <w:rPr>
          <w:ins w:id="195" w:author="mary.inoue@fap.local" w:date="2026-09-22T12:34:00Z" w16du:dateUtc="2026-09-22T16:34:00Z"/>
          <w:rFonts w:ascii="Arial" w:hAnsi="Arial" w:cs="Arial"/>
          <w:sz w:val="24"/>
          <w:szCs w:val="24"/>
        </w:rPr>
      </w:pPr>
      <w:ins w:id="196" w:author="mary.inoue@fap.local" w:date="2026-09-22T12:34:00Z" w16du:dateUtc="2026-09-22T16:34: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06928496" w14:textId="77777777" w:rsidR="00B30730" w:rsidRDefault="00B30730" w:rsidP="00A5391B">
      <w:pPr>
        <w:rPr>
          <w:ins w:id="197" w:author="mary.inoue@fap.local" w:date="2026-09-22T12:34:00Z" w16du:dateUtc="2026-09-22T16:34:00Z"/>
          <w:rFonts w:ascii="Arial" w:hAnsi="Arial" w:cs="Arial"/>
          <w:sz w:val="24"/>
          <w:szCs w:val="24"/>
        </w:rPr>
      </w:pPr>
    </w:p>
    <w:p w14:paraId="3DF52DE2" w14:textId="77777777" w:rsidR="00B30730" w:rsidRDefault="00B30730" w:rsidP="00B30730">
      <w:pPr>
        <w:autoSpaceDE w:val="0"/>
        <w:autoSpaceDN w:val="0"/>
        <w:adjustRightInd w:val="0"/>
        <w:spacing w:after="0" w:line="240" w:lineRule="auto"/>
        <w:rPr>
          <w:ins w:id="198" w:author="mary.inoue@fap.local" w:date="2026-09-22T12:34:00Z" w16du:dateUtc="2026-09-22T16:34:00Z"/>
          <w:rFonts w:ascii="ArialMT" w:hAnsi="ArialMT" w:cs="ArialMT"/>
          <w:sz w:val="24"/>
          <w:szCs w:val="24"/>
        </w:rPr>
      </w:pPr>
      <w:ins w:id="199" w:author="mary.inoue@fap.local" w:date="2026-09-22T12:34:00Z" w16du:dateUtc="2026-09-22T16:34: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01EE0435" w14:textId="77777777" w:rsidR="00B23618" w:rsidRDefault="00B23618" w:rsidP="00B30730">
      <w:pPr>
        <w:autoSpaceDE w:val="0"/>
        <w:autoSpaceDN w:val="0"/>
        <w:adjustRightInd w:val="0"/>
        <w:spacing w:after="0" w:line="240" w:lineRule="auto"/>
        <w:rPr>
          <w:ins w:id="200" w:author="mary.inoue@fap.local" w:date="2026-09-22T12:34:00Z" w16du:dateUtc="2026-09-22T16:34:00Z"/>
          <w:rFonts w:ascii="ArialMT" w:hAnsi="ArialMT" w:cs="ArialMT"/>
          <w:sz w:val="24"/>
          <w:szCs w:val="24"/>
        </w:rPr>
      </w:pPr>
    </w:p>
    <w:p w14:paraId="23241536" w14:textId="77777777" w:rsidR="00B23618" w:rsidRDefault="00B23618" w:rsidP="00B23618">
      <w:pPr>
        <w:rPr>
          <w:ins w:id="201" w:author="mary.inoue@fap.local" w:date="2026-09-22T12:34:00Z" w16du:dateUtc="2026-09-22T16:34:00Z"/>
          <w:rFonts w:ascii="Arial" w:hAnsi="Arial" w:cs="Arial"/>
          <w:sz w:val="24"/>
          <w:szCs w:val="24"/>
        </w:rPr>
      </w:pPr>
      <w:ins w:id="202" w:author="mary.inoue@fap.local" w:date="2026-09-22T12:34:00Z" w16du:dateUtc="2026-09-22T16:34: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3A4E75B0" w14:textId="77777777" w:rsidR="00B23618" w:rsidRPr="00345AD1" w:rsidRDefault="00B23618" w:rsidP="00B23618">
      <w:pPr>
        <w:autoSpaceDE w:val="0"/>
        <w:autoSpaceDN w:val="0"/>
        <w:adjustRightInd w:val="0"/>
        <w:spacing w:after="0" w:line="240" w:lineRule="auto"/>
        <w:rPr>
          <w:ins w:id="203" w:author="mary.inoue@fap.local" w:date="2026-09-22T12:34:00Z" w16du:dateUtc="2026-09-22T16:34:00Z"/>
          <w:rFonts w:ascii="Arial" w:hAnsi="Arial" w:cs="Arial"/>
          <w:color w:val="000000"/>
          <w:sz w:val="24"/>
          <w:szCs w:val="24"/>
        </w:rPr>
      </w:pPr>
      <w:ins w:id="204" w:author="mary.inoue@fap.local" w:date="2026-09-22T12:34:00Z" w16du:dateUtc="2026-09-22T16:34: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6F05ACD6" w14:textId="77777777" w:rsidR="00B23618" w:rsidRPr="00345AD1" w:rsidRDefault="00B23618" w:rsidP="00B23618">
      <w:pPr>
        <w:pStyle w:val="Default"/>
        <w:rPr>
          <w:ins w:id="205" w:author="mary.inoue@fap.local" w:date="2026-09-22T12:34:00Z" w16du:dateUtc="2026-09-22T16:34:00Z"/>
        </w:rPr>
      </w:pPr>
      <w:ins w:id="206" w:author="mary.inoue@fap.local" w:date="2026-09-22T12:34:00Z" w16du:dateUtc="2026-09-22T16:34:00Z">
        <w:r w:rsidRPr="00345AD1">
          <w:t xml:space="preserve"> </w:t>
        </w:r>
      </w:ins>
    </w:p>
    <w:p w14:paraId="47C48E05" w14:textId="77777777" w:rsidR="00B23618" w:rsidRDefault="00B23618" w:rsidP="00B23618">
      <w:pPr>
        <w:rPr>
          <w:ins w:id="207" w:author="mary.inoue@fap.local" w:date="2026-09-22T12:34:00Z" w16du:dateUtc="2026-09-22T16:34:00Z"/>
          <w:rFonts w:ascii="Arial" w:hAnsi="Arial" w:cs="Arial"/>
          <w:sz w:val="24"/>
          <w:szCs w:val="24"/>
        </w:rPr>
      </w:pPr>
    </w:p>
    <w:p w14:paraId="5A892E75" w14:textId="77777777" w:rsidR="00B23618" w:rsidRDefault="00B23618" w:rsidP="00B23618">
      <w:pPr>
        <w:rPr>
          <w:ins w:id="208" w:author="mary.inoue@fap.local" w:date="2026-09-22T12:34:00Z" w16du:dateUtc="2026-09-22T16:34:00Z"/>
          <w:rFonts w:ascii="Arial" w:hAnsi="Arial" w:cs="Arial"/>
          <w:sz w:val="24"/>
          <w:szCs w:val="24"/>
        </w:rPr>
      </w:pPr>
    </w:p>
    <w:p w14:paraId="5BC813C5" w14:textId="77777777" w:rsidR="00B23618" w:rsidRDefault="00B23618" w:rsidP="00B23618">
      <w:pPr>
        <w:rPr>
          <w:ins w:id="209" w:author="mary.inoue@fap.local" w:date="2026-09-22T12:34:00Z" w16du:dateUtc="2026-09-22T16:34:00Z"/>
          <w:rFonts w:ascii="Arial" w:hAnsi="Arial" w:cs="Arial"/>
          <w:sz w:val="24"/>
          <w:szCs w:val="24"/>
        </w:rPr>
      </w:pPr>
      <w:ins w:id="210" w:author="mary.inoue@fap.local" w:date="2026-09-22T12:34:00Z" w16du:dateUtc="2026-09-22T16:34: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25AB6188" w14:textId="77777777" w:rsidR="00B23618" w:rsidRPr="00345AD1" w:rsidRDefault="00B23618" w:rsidP="00B30730">
      <w:pPr>
        <w:autoSpaceDE w:val="0"/>
        <w:autoSpaceDN w:val="0"/>
        <w:adjustRightInd w:val="0"/>
        <w:spacing w:after="0" w:line="240" w:lineRule="auto"/>
        <w:rPr>
          <w:ins w:id="211" w:author="mary.inoue@fap.local" w:date="2026-09-22T12:34:00Z" w16du:dateUtc="2026-09-22T16:34:00Z"/>
          <w:rFonts w:ascii="ArialMT" w:hAnsi="ArialMT" w:cs="ArialMT"/>
          <w:sz w:val="24"/>
          <w:szCs w:val="24"/>
        </w:rPr>
      </w:pPr>
    </w:p>
    <w:p w14:paraId="3AC966A3" w14:textId="77777777" w:rsidR="00B30730" w:rsidRDefault="00B30730" w:rsidP="00A5391B">
      <w:pPr>
        <w:rPr>
          <w:ins w:id="212" w:author="mary.inoue@fap.local" w:date="2026-09-22T12:34:00Z" w16du:dateUtc="2026-09-22T16:34:00Z"/>
          <w:rFonts w:ascii="Arial" w:hAnsi="Arial" w:cs="Arial"/>
          <w:sz w:val="24"/>
          <w:szCs w:val="24"/>
        </w:rPr>
      </w:pPr>
    </w:p>
    <w:p w14:paraId="5B7358F3" w14:textId="77777777" w:rsidR="00D1600A" w:rsidRPr="00345AD1" w:rsidRDefault="00D1600A" w:rsidP="00D1600A">
      <w:pPr>
        <w:pStyle w:val="Default"/>
        <w:rPr>
          <w:ins w:id="213" w:author="mary.inoue@fap.local" w:date="2026-09-22T12:34:00Z" w16du:dateUtc="2026-09-22T16:34:00Z"/>
        </w:rPr>
      </w:pPr>
      <w:ins w:id="214" w:author="mary.inoue@fap.local" w:date="2026-09-22T12:34:00Z" w16du:dateUtc="2026-09-22T16:34:00Z">
        <w:r w:rsidRPr="00345AD1">
          <w:t xml:space="preserve">RACIONAIS MC'S. </w:t>
        </w:r>
        <w:r w:rsidRPr="00345AD1">
          <w:rPr>
            <w:b/>
          </w:rPr>
          <w:t>Sobrevivendo no inferno/ Racionais MC's.</w:t>
        </w:r>
        <w:r w:rsidRPr="00345AD1">
          <w:t xml:space="preserve"> . São Paulo: Companhia das Letras, 2018. </w:t>
        </w:r>
      </w:ins>
    </w:p>
    <w:p w14:paraId="73284508" w14:textId="77777777" w:rsidR="004175E5" w:rsidRDefault="004175E5" w:rsidP="00A5391B">
      <w:pPr>
        <w:rPr>
          <w:ins w:id="215" w:author="mary.inoue@fap.local" w:date="2026-09-22T12:34:00Z" w16du:dateUtc="2026-09-22T16:34:00Z"/>
          <w:rFonts w:ascii="Arial" w:hAnsi="Arial" w:cs="Arial"/>
          <w:sz w:val="24"/>
          <w:szCs w:val="24"/>
        </w:rPr>
      </w:pPr>
    </w:p>
    <w:p w14:paraId="6AED2D2E" w14:textId="77777777" w:rsidR="00F33C0F" w:rsidRDefault="00F33C0F" w:rsidP="00F33C0F">
      <w:pPr>
        <w:autoSpaceDE w:val="0"/>
        <w:autoSpaceDN w:val="0"/>
        <w:adjustRightInd w:val="0"/>
        <w:spacing w:after="0" w:line="240" w:lineRule="auto"/>
        <w:rPr>
          <w:ins w:id="216" w:author="mary.inoue@fap.local" w:date="2026-09-22T12:34:00Z" w16du:dateUtc="2026-09-22T16:34:00Z"/>
          <w:rFonts w:ascii="Arial" w:hAnsi="Arial" w:cs="Arial"/>
          <w:b/>
          <w:sz w:val="24"/>
          <w:szCs w:val="24"/>
        </w:rPr>
      </w:pPr>
      <w:ins w:id="217" w:author="mary.inoue@fap.local" w:date="2026-09-22T12:34:00Z" w16du:dateUtc="2026-09-22T16:34: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27EB1F7F" w14:textId="77777777" w:rsidR="00F33C0F" w:rsidRDefault="00F33C0F" w:rsidP="00A5391B">
      <w:pPr>
        <w:rPr>
          <w:ins w:id="218" w:author="mary.inoue@fap.local" w:date="2026-09-22T12:34:00Z" w16du:dateUtc="2026-09-22T16:34:00Z"/>
          <w:rFonts w:ascii="Arial" w:hAnsi="Arial" w:cs="Arial"/>
          <w:sz w:val="24"/>
          <w:szCs w:val="24"/>
        </w:rPr>
      </w:pPr>
    </w:p>
    <w:p w14:paraId="02240044" w14:textId="77777777" w:rsidR="00D60738" w:rsidRDefault="00D60738" w:rsidP="00A5391B">
      <w:pPr>
        <w:rPr>
          <w:ins w:id="219" w:author="mary.inoue@fap.local" w:date="2026-09-22T12:34:00Z" w16du:dateUtc="2026-09-22T16:34:00Z"/>
          <w:rFonts w:ascii="Arial" w:hAnsi="Arial" w:cs="Arial"/>
          <w:sz w:val="24"/>
          <w:szCs w:val="24"/>
        </w:rPr>
      </w:pPr>
      <w:ins w:id="220" w:author="mary.inoue@fap.local" w:date="2026-09-22T12:34:00Z" w16du:dateUtc="2026-09-22T16:34: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3A2ADBDD" w14:textId="77777777" w:rsidR="00A24980" w:rsidRPr="00345AD1" w:rsidRDefault="00A24980" w:rsidP="00A24980">
      <w:pPr>
        <w:autoSpaceDE w:val="0"/>
        <w:autoSpaceDN w:val="0"/>
        <w:adjustRightInd w:val="0"/>
        <w:spacing w:after="0" w:line="240" w:lineRule="auto"/>
        <w:rPr>
          <w:ins w:id="221" w:author="mary.inoue@fap.local" w:date="2026-09-22T12:34:00Z" w16du:dateUtc="2026-09-22T16:34:00Z"/>
          <w:rFonts w:ascii="Arial" w:hAnsi="Arial" w:cs="Arial"/>
          <w:sz w:val="24"/>
          <w:szCs w:val="24"/>
        </w:rPr>
      </w:pPr>
      <w:ins w:id="222" w:author="mary.inoue@fap.local" w:date="2026-09-22T12:34:00Z" w16du:dateUtc="2026-09-22T16:34: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194178BE" w14:textId="77777777" w:rsidR="00A24980" w:rsidRPr="00D60738" w:rsidRDefault="00A24980" w:rsidP="00A5391B">
      <w:pPr>
        <w:rPr>
          <w:ins w:id="223" w:author="mary.inoue@fap.local" w:date="2026-09-22T12:34:00Z" w16du:dateUtc="2026-09-22T16:34:00Z"/>
          <w:rFonts w:ascii="Arial" w:hAnsi="Arial" w:cs="Arial"/>
          <w:sz w:val="24"/>
          <w:szCs w:val="24"/>
        </w:rPr>
      </w:pPr>
    </w:p>
    <w:p w14:paraId="7FC1D820" w14:textId="77777777" w:rsidR="00163BDD" w:rsidRDefault="00163BDD" w:rsidP="00A5391B">
      <w:pPr>
        <w:rPr>
          <w:ins w:id="224" w:author="mary.inoue@fap.local" w:date="2026-09-22T12:34:00Z" w16du:dateUtc="2026-09-22T16:34:00Z"/>
          <w:rFonts w:ascii="Arial" w:hAnsi="Arial" w:cs="Arial"/>
          <w:sz w:val="24"/>
          <w:szCs w:val="24"/>
        </w:rPr>
      </w:pPr>
      <w:ins w:id="225" w:author="mary.inoue@fap.local" w:date="2026-09-22T12:34:00Z" w16du:dateUtc="2026-09-22T16:34: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4A8D524A" w14:textId="77777777" w:rsidR="00B23618" w:rsidRDefault="00B23618" w:rsidP="00A5391B">
      <w:pPr>
        <w:rPr>
          <w:ins w:id="226" w:author="mary.inoue@fap.local" w:date="2026-09-22T12:34:00Z" w16du:dateUtc="2026-09-22T16:34:00Z"/>
          <w:rFonts w:ascii="Arial" w:hAnsi="Arial" w:cs="Arial"/>
          <w:sz w:val="24"/>
          <w:szCs w:val="24"/>
        </w:rPr>
      </w:pPr>
    </w:p>
    <w:p w14:paraId="2A9AB4BB" w14:textId="77777777" w:rsidR="00B23618" w:rsidRDefault="00B23618" w:rsidP="00B23618">
      <w:pPr>
        <w:rPr>
          <w:ins w:id="227" w:author="mary.inoue@fap.local" w:date="2026-09-22T12:34:00Z" w16du:dateUtc="2026-09-22T16:34:00Z"/>
          <w:rFonts w:ascii="Arial" w:hAnsi="Arial" w:cs="Arial"/>
          <w:sz w:val="24"/>
          <w:szCs w:val="24"/>
        </w:rPr>
      </w:pPr>
    </w:p>
    <w:p w14:paraId="0C14273A" w14:textId="77777777" w:rsidR="00B23618" w:rsidRDefault="00B23618" w:rsidP="00A5391B">
      <w:pPr>
        <w:rPr>
          <w:ins w:id="228" w:author="mary.inoue@fap.local" w:date="2026-09-22T12:34:00Z" w16du:dateUtc="2026-09-22T16:34:00Z"/>
          <w:rFonts w:ascii="Arial" w:hAnsi="Arial" w:cs="Arial"/>
          <w:sz w:val="24"/>
          <w:szCs w:val="24"/>
        </w:rPr>
      </w:pPr>
    </w:p>
    <w:p w14:paraId="7C31A5DF" w14:textId="77777777" w:rsidR="00094AC5" w:rsidRDefault="00094AC5" w:rsidP="00094AC5">
      <w:pPr>
        <w:pStyle w:val="Default"/>
        <w:rPr>
          <w:ins w:id="229" w:author="mary.inoue@fap.local" w:date="2026-09-22T12:34:00Z" w16du:dateUtc="2026-09-22T16:34:00Z"/>
        </w:rPr>
      </w:pPr>
      <w:ins w:id="230" w:author="mary.inoue@fap.local" w:date="2026-09-22T12:34:00Z" w16du:dateUtc="2026-09-22T16:34: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17B558FF" w14:textId="77777777" w:rsidR="00B23618" w:rsidRDefault="00B23618" w:rsidP="00B23618">
      <w:pPr>
        <w:rPr>
          <w:ins w:id="231" w:author="mary.inoue@fap.local" w:date="2026-09-22T12:34:00Z" w16du:dateUtc="2026-09-22T16:34:00Z"/>
          <w:rFonts w:ascii="Arial" w:hAnsi="Arial" w:cs="Arial"/>
          <w:sz w:val="24"/>
          <w:szCs w:val="24"/>
        </w:rPr>
      </w:pPr>
    </w:p>
    <w:p w14:paraId="2323E137" w14:textId="77777777" w:rsidR="00B23618" w:rsidRPr="003268AD" w:rsidRDefault="00B23618" w:rsidP="00B23618">
      <w:pPr>
        <w:rPr>
          <w:ins w:id="232" w:author="mary.inoue@fap.local" w:date="2026-09-22T12:34:00Z" w16du:dateUtc="2026-09-22T16:34:00Z"/>
          <w:rFonts w:ascii="Arial" w:hAnsi="Arial" w:cs="Arial"/>
          <w:sz w:val="24"/>
          <w:szCs w:val="24"/>
        </w:rPr>
      </w:pPr>
      <w:ins w:id="233" w:author="mary.inoue@fap.local" w:date="2026-09-22T12:34:00Z" w16du:dateUtc="2026-09-22T16:34: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3283C5C3" w14:textId="77777777" w:rsidR="00B23618" w:rsidRPr="005B78AA" w:rsidRDefault="00B23618" w:rsidP="00B23618">
      <w:pPr>
        <w:rPr>
          <w:ins w:id="234" w:author="mary.inoue@fap.local" w:date="2026-09-22T12:34:00Z" w16du:dateUtc="2026-09-22T16:34:00Z"/>
          <w:rFonts w:ascii="Arial" w:hAnsi="Arial" w:cs="Arial"/>
          <w:sz w:val="24"/>
          <w:szCs w:val="24"/>
        </w:rPr>
      </w:pPr>
      <w:ins w:id="235" w:author="mary.inoue@fap.local" w:date="2026-09-22T12:34:00Z" w16du:dateUtc="2026-09-22T16:3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044687F6" w14:textId="77777777" w:rsidR="00B23618" w:rsidRPr="00345AD1" w:rsidRDefault="00B23618" w:rsidP="00094AC5">
      <w:pPr>
        <w:pStyle w:val="Default"/>
        <w:rPr>
          <w:ins w:id="236" w:author="mary.inoue@fap.local" w:date="2026-09-22T12:34:00Z" w16du:dateUtc="2026-09-22T16:34:00Z"/>
        </w:rPr>
      </w:pPr>
    </w:p>
    <w:p w14:paraId="20DA8BBC" w14:textId="77777777" w:rsidR="00094AC5" w:rsidRDefault="00094AC5" w:rsidP="00094AC5">
      <w:pPr>
        <w:pStyle w:val="Default"/>
        <w:rPr>
          <w:ins w:id="237" w:author="mary.inoue@fap.local" w:date="2026-09-22T12:34:00Z" w16du:dateUtc="2026-09-22T16:34:00Z"/>
        </w:rPr>
      </w:pPr>
    </w:p>
    <w:p w14:paraId="7B2F7AF1" w14:textId="77777777" w:rsidR="00EA1103" w:rsidRPr="00345AD1" w:rsidRDefault="00EA1103" w:rsidP="00EA1103">
      <w:pPr>
        <w:autoSpaceDE w:val="0"/>
        <w:autoSpaceDN w:val="0"/>
        <w:adjustRightInd w:val="0"/>
        <w:spacing w:after="0" w:line="240" w:lineRule="auto"/>
        <w:rPr>
          <w:ins w:id="238" w:author="mary.inoue@fap.local" w:date="2026-09-22T12:34:00Z" w16du:dateUtc="2026-09-22T16:34:00Z"/>
          <w:rFonts w:ascii="Arial" w:hAnsi="Arial" w:cs="Arial"/>
          <w:color w:val="000000"/>
          <w:sz w:val="24"/>
          <w:szCs w:val="24"/>
        </w:rPr>
      </w:pPr>
      <w:ins w:id="239" w:author="mary.inoue@fap.local" w:date="2026-09-22T12:34:00Z" w16du:dateUtc="2026-09-22T16:34: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678C72F9" w14:textId="77777777" w:rsidR="00BB7F95" w:rsidRDefault="00BB7F95" w:rsidP="00BB7F95">
      <w:pPr>
        <w:autoSpaceDE w:val="0"/>
        <w:autoSpaceDN w:val="0"/>
        <w:adjustRightInd w:val="0"/>
        <w:spacing w:after="0" w:line="240" w:lineRule="auto"/>
        <w:rPr>
          <w:ins w:id="240" w:author="mary.inoue@fap.local" w:date="2026-09-22T12:34:00Z" w16du:dateUtc="2026-09-22T16:34:00Z"/>
          <w:rFonts w:ascii="Arial" w:hAnsi="Arial" w:cs="Arial"/>
          <w:color w:val="000000"/>
          <w:sz w:val="24"/>
          <w:szCs w:val="24"/>
        </w:rPr>
      </w:pPr>
    </w:p>
    <w:p w14:paraId="1223AB3A" w14:textId="77777777" w:rsidR="00BB7F95" w:rsidRPr="00345AD1" w:rsidRDefault="00BB7F95" w:rsidP="00BB7F95">
      <w:pPr>
        <w:autoSpaceDE w:val="0"/>
        <w:autoSpaceDN w:val="0"/>
        <w:adjustRightInd w:val="0"/>
        <w:spacing w:after="0" w:line="240" w:lineRule="auto"/>
        <w:rPr>
          <w:ins w:id="241" w:author="mary.inoue@fap.local" w:date="2026-09-22T12:34:00Z" w16du:dateUtc="2026-09-22T16:34:00Z"/>
          <w:rFonts w:ascii="Arial" w:hAnsi="Arial" w:cs="Arial"/>
          <w:color w:val="000000"/>
          <w:sz w:val="24"/>
          <w:szCs w:val="24"/>
        </w:rPr>
      </w:pPr>
      <w:ins w:id="242" w:author="mary.inoue@fap.local" w:date="2026-09-22T12:34:00Z" w16du:dateUtc="2026-09-22T16:34: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7D6C91B4" w14:textId="77777777" w:rsidR="00094AC5" w:rsidRPr="00163BDD" w:rsidRDefault="00094AC5" w:rsidP="00A5391B">
      <w:pPr>
        <w:rPr>
          <w:ins w:id="243" w:author="mary.inoue@fap.local" w:date="2026-09-22T12:34:00Z" w16du:dateUtc="2026-09-22T16:34:00Z"/>
          <w:rFonts w:ascii="Arial" w:hAnsi="Arial" w:cs="Arial"/>
          <w:sz w:val="24"/>
          <w:szCs w:val="24"/>
        </w:rPr>
      </w:pPr>
    </w:p>
    <w:p w14:paraId="491EAB17" w14:textId="77777777" w:rsidR="00A5391B" w:rsidRPr="00A5391B" w:rsidRDefault="00A5391B" w:rsidP="00A5391B">
      <w:pPr>
        <w:rPr>
          <w:ins w:id="244" w:author="mary.inoue@fap.local" w:date="2026-09-22T12:34:00Z" w16du:dateUtc="2026-09-22T16:34:00Z"/>
          <w:rFonts w:ascii="Arial" w:hAnsi="Arial" w:cs="Arial"/>
          <w:sz w:val="24"/>
          <w:szCs w:val="24"/>
        </w:rPr>
      </w:pPr>
      <w:ins w:id="245" w:author="mary.inoue@fap.local" w:date="2026-09-22T12:34:00Z" w16du:dateUtc="2026-09-22T16:34: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38965F35" w14:textId="77777777" w:rsidR="002C247D" w:rsidRDefault="002C247D" w:rsidP="002C247D">
      <w:pPr>
        <w:rPr>
          <w:ins w:id="246" w:author="mary.inoue@fap.local" w:date="2026-09-22T12:34:00Z" w16du:dateUtc="2026-09-22T16:34:00Z"/>
          <w:rFonts w:ascii="Arial" w:hAnsi="Arial" w:cs="Arial"/>
          <w:sz w:val="24"/>
          <w:szCs w:val="24"/>
        </w:rPr>
      </w:pPr>
      <w:ins w:id="247" w:author="mary.inoue@fap.local" w:date="2026-09-22T12:34:00Z" w16du:dateUtc="2026-09-22T16:34: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7BCF4386" w14:textId="77777777" w:rsidR="00BB7F95" w:rsidRPr="00345AD1" w:rsidRDefault="00BB7F95" w:rsidP="00BB7F95">
      <w:pPr>
        <w:autoSpaceDE w:val="0"/>
        <w:autoSpaceDN w:val="0"/>
        <w:adjustRightInd w:val="0"/>
        <w:spacing w:after="0" w:line="240" w:lineRule="auto"/>
        <w:rPr>
          <w:ins w:id="248" w:author="mary.inoue@fap.local" w:date="2026-09-22T12:34:00Z" w16du:dateUtc="2026-09-22T16:34:00Z"/>
          <w:rFonts w:ascii="ArialMT" w:hAnsi="ArialMT" w:cs="ArialMT"/>
          <w:sz w:val="24"/>
          <w:szCs w:val="24"/>
        </w:rPr>
      </w:pPr>
      <w:ins w:id="249" w:author="mary.inoue@fap.local" w:date="2026-09-22T12:34:00Z" w16du:dateUtc="2026-09-22T16:34: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595E72A0" w14:textId="77777777" w:rsidR="00BB7F95" w:rsidRDefault="00BB7F95" w:rsidP="002C247D">
      <w:pPr>
        <w:rPr>
          <w:ins w:id="250" w:author="mary.inoue@fap.local" w:date="2026-09-22T12:34:00Z" w16du:dateUtc="2026-09-22T16:34:00Z"/>
          <w:rFonts w:ascii="Arial" w:hAnsi="Arial" w:cs="Arial"/>
          <w:sz w:val="24"/>
          <w:szCs w:val="24"/>
        </w:rPr>
      </w:pPr>
    </w:p>
    <w:p w14:paraId="17604336" w14:textId="77777777" w:rsidR="00BB7F95" w:rsidRDefault="00BB7F95" w:rsidP="002C247D">
      <w:pPr>
        <w:rPr>
          <w:ins w:id="251" w:author="mary.inoue@fap.local" w:date="2026-09-22T12:34:00Z" w16du:dateUtc="2026-09-22T16:34:00Z"/>
          <w:rFonts w:ascii="Arial" w:hAnsi="Arial" w:cs="Arial"/>
          <w:sz w:val="24"/>
          <w:szCs w:val="24"/>
        </w:rPr>
      </w:pPr>
    </w:p>
    <w:p w14:paraId="62FF3559" w14:textId="77777777" w:rsidR="00BB7F95" w:rsidRDefault="00BB7F95" w:rsidP="002C247D">
      <w:pPr>
        <w:rPr>
          <w:ins w:id="252" w:author="mary.inoue@fap.local" w:date="2026-09-22T12:34:00Z" w16du:dateUtc="2026-09-22T16:34:00Z"/>
          <w:rFonts w:ascii="Arial" w:hAnsi="Arial" w:cs="Arial"/>
          <w:sz w:val="24"/>
          <w:szCs w:val="24"/>
        </w:rPr>
      </w:pPr>
    </w:p>
    <w:p w14:paraId="73AE8327" w14:textId="77777777" w:rsidR="00140891" w:rsidRDefault="00140891" w:rsidP="002C247D">
      <w:pPr>
        <w:rPr>
          <w:ins w:id="253" w:author="mary.inoue@fap.local" w:date="2026-09-22T12:34:00Z" w16du:dateUtc="2026-09-22T16:34:00Z"/>
          <w:rFonts w:ascii="Arial" w:hAnsi="Arial" w:cs="Arial"/>
          <w:sz w:val="24"/>
          <w:szCs w:val="24"/>
        </w:rPr>
      </w:pPr>
      <w:ins w:id="254" w:author="mary.inoue@fap.local" w:date="2026-09-22T12:34:00Z" w16du:dateUtc="2026-09-22T16:34: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08EA579F" w14:textId="77777777" w:rsidR="00B23618" w:rsidRPr="005B78AA" w:rsidRDefault="00B23618" w:rsidP="00B23618">
      <w:pPr>
        <w:rPr>
          <w:ins w:id="255" w:author="mary.inoue@fap.local" w:date="2026-09-22T12:34:00Z" w16du:dateUtc="2026-09-22T16:34:00Z"/>
          <w:rFonts w:ascii="Arial" w:hAnsi="Arial" w:cs="Arial"/>
          <w:sz w:val="24"/>
          <w:szCs w:val="24"/>
        </w:rPr>
      </w:pPr>
      <w:bookmarkStart w:id="256" w:name="_Hlk10102745"/>
      <w:ins w:id="257" w:author="mary.inoue@fap.local" w:date="2026-09-22T12:34:00Z" w16du:dateUtc="2026-09-22T16:3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6"/>
    <w:p w14:paraId="21302A2F" w14:textId="77777777" w:rsidR="00B23618" w:rsidRPr="00140891" w:rsidRDefault="00B23618" w:rsidP="002C247D">
      <w:pPr>
        <w:rPr>
          <w:ins w:id="258" w:author="mary.inoue@fap.local" w:date="2026-09-22T12:34:00Z" w16du:dateUtc="2026-09-22T16:34:00Z"/>
          <w:rFonts w:ascii="Arial" w:hAnsi="Arial" w:cs="Arial"/>
          <w:sz w:val="24"/>
          <w:szCs w:val="24"/>
        </w:rPr>
      </w:pPr>
    </w:p>
    <w:p w14:paraId="4FCF021F" w14:textId="77777777" w:rsidR="00140891" w:rsidRDefault="00140891" w:rsidP="002C247D">
      <w:pPr>
        <w:rPr>
          <w:ins w:id="259" w:author="mary.inoue@fap.local" w:date="2026-09-22T12:34:00Z" w16du:dateUtc="2026-09-22T16:34:00Z"/>
          <w:rFonts w:ascii="Arial" w:hAnsi="Arial" w:cs="Arial"/>
          <w:sz w:val="24"/>
          <w:szCs w:val="24"/>
        </w:rPr>
      </w:pPr>
      <w:ins w:id="260" w:author="mary.inoue@fap.local" w:date="2026-09-22T12:34:00Z" w16du:dateUtc="2026-09-22T16:34: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5391502E" w14:textId="77777777" w:rsidR="00064320" w:rsidRDefault="00064320" w:rsidP="00064320">
      <w:pPr>
        <w:pStyle w:val="Default"/>
        <w:rPr>
          <w:ins w:id="261" w:author="mary.inoue@fap.local" w:date="2026-09-22T12:34:00Z" w16du:dateUtc="2026-09-22T16:34:00Z"/>
        </w:rPr>
      </w:pPr>
    </w:p>
    <w:p w14:paraId="08BDC44A" w14:textId="77777777" w:rsidR="00064320" w:rsidRPr="00345AD1" w:rsidRDefault="00064320" w:rsidP="00064320">
      <w:pPr>
        <w:pStyle w:val="Default"/>
        <w:rPr>
          <w:ins w:id="262" w:author="mary.inoue@fap.local" w:date="2026-09-22T12:34:00Z" w16du:dateUtc="2026-09-22T16:34:00Z"/>
        </w:rPr>
      </w:pPr>
      <w:ins w:id="263" w:author="mary.inoue@fap.local" w:date="2026-09-22T12:34:00Z" w16du:dateUtc="2026-09-22T16:34:00Z">
        <w:r w:rsidRPr="00345AD1">
          <w:t xml:space="preserve">TIBURI, Márcia. </w:t>
        </w:r>
        <w:r w:rsidRPr="00345AD1">
          <w:rPr>
            <w:b/>
          </w:rPr>
          <w:t>Feminismo em Comum</w:t>
        </w:r>
        <w:r w:rsidRPr="00345AD1">
          <w:t xml:space="preserve">: para todas, todos e todes. 4ª ed. Rio de Janeiro: Rosa dos Tempos, 2018. </w:t>
        </w:r>
      </w:ins>
    </w:p>
    <w:p w14:paraId="731FFA9C" w14:textId="77777777" w:rsidR="00064320" w:rsidRDefault="00064320" w:rsidP="00064320">
      <w:pPr>
        <w:pStyle w:val="Default"/>
        <w:rPr>
          <w:ins w:id="264" w:author="mary.inoue@fap.local" w:date="2026-09-22T12:34:00Z" w16du:dateUtc="2026-09-22T16:34:00Z"/>
        </w:rPr>
      </w:pPr>
    </w:p>
    <w:p w14:paraId="2CDE2790" w14:textId="77777777" w:rsidR="00064320" w:rsidRPr="008A41B7" w:rsidRDefault="008A41B7" w:rsidP="002C247D">
      <w:pPr>
        <w:rPr>
          <w:ins w:id="265" w:author="mary.inoue@fap.local" w:date="2026-09-22T12:34:00Z" w16du:dateUtc="2026-09-22T16:34:00Z"/>
          <w:rFonts w:ascii="Arial" w:hAnsi="Arial" w:cs="Arial"/>
          <w:sz w:val="24"/>
          <w:szCs w:val="24"/>
        </w:rPr>
      </w:pPr>
      <w:ins w:id="266" w:author="mary.inoue@fap.local" w:date="2026-09-22T12:34:00Z" w16du:dateUtc="2026-09-22T16:34: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61A08093" w14:textId="77777777" w:rsidR="00064320" w:rsidRDefault="00064320" w:rsidP="002C247D">
      <w:pPr>
        <w:rPr>
          <w:ins w:id="267" w:author="mary.inoue@fap.local" w:date="2026-09-22T12:34:00Z" w16du:dateUtc="2026-09-22T16:34:00Z"/>
          <w:rFonts w:ascii="Arial" w:hAnsi="Arial" w:cs="Arial"/>
          <w:sz w:val="24"/>
          <w:szCs w:val="24"/>
        </w:rPr>
      </w:pPr>
    </w:p>
    <w:p w14:paraId="65716942" w14:textId="77777777" w:rsidR="00706622" w:rsidRPr="00345AD1" w:rsidRDefault="00706622" w:rsidP="00706622">
      <w:pPr>
        <w:autoSpaceDE w:val="0"/>
        <w:autoSpaceDN w:val="0"/>
        <w:adjustRightInd w:val="0"/>
        <w:spacing w:after="0" w:line="240" w:lineRule="auto"/>
        <w:rPr>
          <w:ins w:id="268" w:author="mary.inoue@fap.local" w:date="2026-09-22T12:34:00Z" w16du:dateUtc="2026-09-22T16:34:00Z"/>
          <w:rFonts w:ascii="Arial" w:hAnsi="Arial" w:cs="Arial"/>
          <w:color w:val="000000"/>
          <w:sz w:val="24"/>
          <w:szCs w:val="24"/>
        </w:rPr>
      </w:pPr>
      <w:ins w:id="269" w:author="mary.inoue@fap.local" w:date="2026-09-22T12:34:00Z" w16du:dateUtc="2026-09-22T16:34: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4ADFEB5B" w14:textId="77777777" w:rsidR="00706622" w:rsidRPr="00345AD1" w:rsidRDefault="00706622" w:rsidP="00706622">
      <w:pPr>
        <w:pStyle w:val="Default"/>
        <w:rPr>
          <w:ins w:id="270" w:author="mary.inoue@fap.local" w:date="2026-09-22T12:34:00Z" w16du:dateUtc="2026-09-22T16:34:00Z"/>
        </w:rPr>
      </w:pPr>
    </w:p>
    <w:p w14:paraId="0B54EEDC" w14:textId="77777777" w:rsidR="00494500" w:rsidRDefault="00494500" w:rsidP="00494500">
      <w:pPr>
        <w:pStyle w:val="Default"/>
        <w:rPr>
          <w:ins w:id="271" w:author="mary.inoue@fap.local" w:date="2026-09-22T12:34:00Z" w16du:dateUtc="2026-09-22T16:34:00Z"/>
        </w:rPr>
      </w:pPr>
      <w:ins w:id="272" w:author="mary.inoue@fap.local" w:date="2026-09-22T12:34:00Z" w16du:dateUtc="2026-09-22T16:34: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545C1782" w14:textId="77777777" w:rsidR="005201FD" w:rsidRDefault="005201FD" w:rsidP="00494500">
      <w:pPr>
        <w:pStyle w:val="Default"/>
        <w:rPr>
          <w:ins w:id="273" w:author="mary.inoue@fap.local" w:date="2026-09-22T12:34:00Z" w16du:dateUtc="2026-09-22T16:34:00Z"/>
        </w:rPr>
      </w:pPr>
    </w:p>
    <w:p w14:paraId="6BFEA8CC" w14:textId="77777777" w:rsidR="005201FD" w:rsidRPr="00345AD1" w:rsidRDefault="005201FD" w:rsidP="005201FD">
      <w:pPr>
        <w:autoSpaceDE w:val="0"/>
        <w:autoSpaceDN w:val="0"/>
        <w:adjustRightInd w:val="0"/>
        <w:spacing w:after="0" w:line="240" w:lineRule="auto"/>
        <w:rPr>
          <w:ins w:id="274" w:author="mary.inoue@fap.local" w:date="2026-09-22T12:34:00Z" w16du:dateUtc="2026-09-22T16:34:00Z"/>
          <w:rFonts w:ascii="Arial" w:hAnsi="Arial" w:cs="Arial"/>
          <w:sz w:val="24"/>
          <w:szCs w:val="24"/>
        </w:rPr>
      </w:pPr>
      <w:ins w:id="275" w:author="mary.inoue@fap.local" w:date="2026-09-22T12:34:00Z" w16du:dateUtc="2026-09-22T16:34: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239E7A65" w14:textId="77777777" w:rsidR="005201FD" w:rsidRPr="00345AD1" w:rsidRDefault="005201FD" w:rsidP="00494500">
      <w:pPr>
        <w:pStyle w:val="Default"/>
        <w:rPr>
          <w:ins w:id="276" w:author="mary.inoue@fap.local" w:date="2026-09-22T12:34:00Z" w16du:dateUtc="2026-09-22T16:34:00Z"/>
        </w:rPr>
      </w:pPr>
    </w:p>
    <w:p w14:paraId="11CA37E8" w14:textId="77777777" w:rsidR="00BD6490" w:rsidRPr="00345AD1" w:rsidRDefault="00BD6490" w:rsidP="00BD6490">
      <w:pPr>
        <w:pStyle w:val="Default"/>
        <w:rPr>
          <w:ins w:id="277" w:author="mary.inoue@fap.local" w:date="2026-09-22T12:34:00Z" w16du:dateUtc="2026-09-22T16:34:00Z"/>
        </w:rPr>
      </w:pPr>
      <w:ins w:id="278" w:author="mary.inoue@fap.local" w:date="2026-09-22T12:34:00Z" w16du:dateUtc="2026-09-22T16:34:00Z">
        <w:r w:rsidRPr="00345AD1">
          <w:t xml:space="preserve">VILLAÇA, Nízia. </w:t>
        </w:r>
        <w:r w:rsidRPr="00345AD1">
          <w:rPr>
            <w:b/>
          </w:rPr>
          <w:t>A edição do corpo</w:t>
        </w:r>
        <w:r w:rsidRPr="00345AD1">
          <w:t xml:space="preserve">: tecnologia, artes e moda. SP: Ed. Estações das Letras e Cores, 2011. </w:t>
        </w:r>
      </w:ins>
    </w:p>
    <w:p w14:paraId="15CF7023" w14:textId="77777777" w:rsidR="00064320" w:rsidRDefault="00064320" w:rsidP="002C247D">
      <w:pPr>
        <w:rPr>
          <w:ins w:id="279" w:author="mary.inoue@fap.local" w:date="2026-09-22T12:34:00Z" w16du:dateUtc="2026-09-22T16:34:00Z"/>
          <w:rFonts w:ascii="Arial" w:hAnsi="Arial" w:cs="Arial"/>
          <w:sz w:val="24"/>
          <w:szCs w:val="24"/>
        </w:rPr>
      </w:pPr>
    </w:p>
    <w:p w14:paraId="520DB2AD" w14:textId="77777777" w:rsidR="00B9482B" w:rsidRDefault="00B9482B" w:rsidP="002C247D">
      <w:pPr>
        <w:rPr>
          <w:ins w:id="280" w:author="mary.inoue@fap.local" w:date="2026-09-22T12:34:00Z" w16du:dateUtc="2026-09-22T16:34:00Z"/>
          <w:rFonts w:ascii="Arial" w:hAnsi="Arial" w:cs="Arial"/>
          <w:sz w:val="24"/>
          <w:szCs w:val="24"/>
        </w:rPr>
      </w:pPr>
      <w:ins w:id="281" w:author="mary.inoue@fap.local" w:date="2026-09-22T12:34:00Z" w16du:dateUtc="2026-09-22T16:34: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728C6705" w14:textId="77777777" w:rsidR="00B9482B" w:rsidRDefault="00B9482B" w:rsidP="002C247D">
      <w:pPr>
        <w:rPr>
          <w:ins w:id="282" w:author="mary.inoue@fap.local" w:date="2026-09-22T12:34:00Z" w16du:dateUtc="2026-09-22T16:34:00Z"/>
          <w:rFonts w:ascii="Arial" w:hAnsi="Arial" w:cs="Arial"/>
          <w:sz w:val="24"/>
          <w:szCs w:val="24"/>
        </w:rPr>
      </w:pPr>
      <w:ins w:id="283" w:author="mary.inoue@fap.local" w:date="2026-09-22T12:34:00Z" w16du:dateUtc="2026-09-22T16:34: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0F59124C" w14:textId="77777777" w:rsidR="009801CD" w:rsidRDefault="009801CD" w:rsidP="002C247D">
      <w:pPr>
        <w:rPr>
          <w:ins w:id="284" w:author="mary.inoue@fap.local" w:date="2026-09-22T12:34:00Z" w16du:dateUtc="2026-09-22T16:34:00Z"/>
          <w:rFonts w:ascii="Arial" w:hAnsi="Arial" w:cs="Arial"/>
          <w:sz w:val="24"/>
          <w:szCs w:val="24"/>
        </w:rPr>
      </w:pPr>
      <w:ins w:id="285" w:author="mary.inoue@fap.local" w:date="2026-09-22T12:34:00Z" w16du:dateUtc="2026-09-22T16:34: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671F9B3D" w14:textId="77777777" w:rsidR="00C10C2A" w:rsidRPr="00345AD1" w:rsidRDefault="00C10C2A" w:rsidP="00C10C2A">
      <w:pPr>
        <w:pStyle w:val="Default"/>
        <w:rPr>
          <w:ins w:id="286" w:author="mary.inoue@fap.local" w:date="2026-09-22T12:34:00Z" w16du:dateUtc="2026-09-22T16:34:00Z"/>
        </w:rPr>
      </w:pPr>
      <w:ins w:id="287" w:author="mary.inoue@fap.local" w:date="2026-09-22T12:34:00Z" w16du:dateUtc="2026-09-22T16:34:00Z">
        <w:r w:rsidRPr="00345AD1">
          <w:t>____________.</w:t>
        </w:r>
        <w:r w:rsidRPr="00345AD1">
          <w:rPr>
            <w:b/>
          </w:rPr>
          <w:t xml:space="preserve"> Mixologias</w:t>
        </w:r>
        <w:r w:rsidRPr="00345AD1">
          <w:t xml:space="preserve">: comunicação e o consumo da cultura. São Paulo: Ed. Estações das Letras e Cores, 2010. </w:t>
        </w:r>
      </w:ins>
    </w:p>
    <w:p w14:paraId="429364C0" w14:textId="77777777" w:rsidR="00C10C2A" w:rsidRDefault="00C10C2A" w:rsidP="00C10C2A">
      <w:pPr>
        <w:autoSpaceDE w:val="0"/>
        <w:autoSpaceDN w:val="0"/>
        <w:adjustRightInd w:val="0"/>
        <w:spacing w:after="0" w:line="240" w:lineRule="auto"/>
        <w:rPr>
          <w:ins w:id="288" w:author="mary.inoue@fap.local" w:date="2026-09-22T12:34:00Z" w16du:dateUtc="2026-09-22T16:34:00Z"/>
          <w:rFonts w:ascii="ArialMT" w:hAnsi="ArialMT" w:cs="ArialMT"/>
          <w:sz w:val="24"/>
          <w:szCs w:val="24"/>
        </w:rPr>
      </w:pPr>
    </w:p>
    <w:p w14:paraId="2B8D01AD" w14:textId="77777777" w:rsidR="00B23618" w:rsidRPr="00345AD1" w:rsidRDefault="00B23618" w:rsidP="00C10C2A">
      <w:pPr>
        <w:autoSpaceDE w:val="0"/>
        <w:autoSpaceDN w:val="0"/>
        <w:adjustRightInd w:val="0"/>
        <w:spacing w:after="0" w:line="240" w:lineRule="auto"/>
        <w:rPr>
          <w:ins w:id="289" w:author="mary.inoue@fap.local" w:date="2026-09-22T12:34:00Z" w16du:dateUtc="2026-09-22T16:34:00Z"/>
          <w:rFonts w:ascii="ArialMT" w:hAnsi="ArialMT" w:cs="ArialMT"/>
          <w:sz w:val="24"/>
          <w:szCs w:val="24"/>
        </w:rPr>
      </w:pPr>
      <w:ins w:id="290" w:author="mary.inoue@fap.local" w:date="2026-09-22T12:34:00Z" w16du:dateUtc="2026-09-22T16:34: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5B862136" w14:textId="77777777" w:rsidR="00C10C2A" w:rsidRPr="009801CD" w:rsidRDefault="00C10C2A" w:rsidP="002C247D">
      <w:pPr>
        <w:rPr>
          <w:ins w:id="291" w:author="mary.inoue@fap.local" w:date="2026-09-22T12:34:00Z" w16du:dateUtc="2026-09-22T16:34:00Z"/>
          <w:rFonts w:ascii="Arial" w:hAnsi="Arial" w:cs="Arial"/>
          <w:sz w:val="24"/>
          <w:szCs w:val="24"/>
        </w:rPr>
      </w:pPr>
    </w:p>
    <w:p w14:paraId="6B1EFA7F" w14:textId="77777777" w:rsidR="00262F63" w:rsidRPr="0060431D" w:rsidRDefault="008B5DD4" w:rsidP="00262F63">
      <w:pPr>
        <w:pStyle w:val="Heading1"/>
        <w:rPr>
          <w:del w:id="292" w:author="mary.inoue@fap.local" w:date="2026-09-22T12:34:00Z" w16du:dateUtc="2026-09-22T16:34:00Z"/>
        </w:rPr>
      </w:pPr>
      <w:bookmarkStart w:id="293" w:name="_Toc337631366"/>
      <w:del w:id="294" w:author="mary.inoue@fap.local" w:date="2026-09-22T12:34:00Z" w16du:dateUtc="2026-09-22T16:34:00Z">
        <w:r w:rsidRPr="008B5DD4">
          <w:delText xml:space="preserve">FFI e. V. und Pro Carton </w:delText>
        </w:r>
        <w:r w:rsidR="003215E7">
          <w:delText>auf der</w:delText>
        </w:r>
        <w:r>
          <w:br/>
        </w:r>
        <w:r w:rsidR="003215E7">
          <w:delText>FachPack 2015</w:delText>
        </w:r>
      </w:del>
    </w:p>
    <w:bookmarkEnd w:id="293"/>
    <w:p w14:paraId="1E7CD6E5" w14:textId="77777777" w:rsidR="00AC23BC" w:rsidRPr="00087289" w:rsidRDefault="00AC23BC" w:rsidP="00AC23BC">
      <w:pPr>
        <w:pStyle w:val="Standardmedium"/>
        <w:rPr>
          <w:del w:id="295" w:author="mary.inoue@fap.local" w:date="2026-09-22T12:34:00Z" w16du:dateUtc="2026-09-22T16:34:00Z"/>
        </w:rPr>
      </w:pPr>
    </w:p>
    <w:p w14:paraId="364CD34D" w14:textId="77777777" w:rsidR="00C972B6" w:rsidRPr="00262F63" w:rsidRDefault="00262F63" w:rsidP="00C972B6">
      <w:pPr>
        <w:pStyle w:val="Title"/>
        <w:framePr w:wrap="around" w:hAnchor="page" w:x="2830" w:y="2161"/>
        <w:rPr>
          <w:del w:id="296" w:author="mary.inoue@fap.local" w:date="2026-09-22T12:34:00Z" w16du:dateUtc="2026-09-22T16:34:00Z"/>
        </w:rPr>
      </w:pPr>
      <w:del w:id="297" w:author="mary.inoue@fap.local" w:date="2026-09-22T12:34:00Z" w16du:dateUtc="2026-09-22T16:34:00Z">
        <w:r w:rsidRPr="00262F63">
          <w:delText xml:space="preserve">Pressemitteilung Nr. </w:delText>
        </w:r>
        <w:r w:rsidR="007868D9">
          <w:delText>4</w:delText>
        </w:r>
      </w:del>
    </w:p>
    <w:p w14:paraId="3C530F15" w14:textId="77777777" w:rsidR="003215E7" w:rsidRDefault="003215E7" w:rsidP="003215E7">
      <w:pPr>
        <w:pStyle w:val="Standardmedium"/>
        <w:spacing w:line="480" w:lineRule="auto"/>
        <w:rPr>
          <w:del w:id="298" w:author="mary.inoue@fap.local" w:date="2026-09-22T12:34:00Z" w16du:dateUtc="2026-09-22T16:34:00Z"/>
          <w:rFonts w:ascii="Tahoma" w:hAnsi="Tahoma" w:cs="Tahoma"/>
        </w:rPr>
      </w:pPr>
      <w:del w:id="299" w:author="mary.inoue@fap.local" w:date="2026-09-22T12:34:00Z" w16du:dateUtc="2026-09-22T16:34:00Z">
        <w:r>
          <w:rPr>
            <w:rFonts w:ascii="Tahoma" w:hAnsi="Tahoma" w:cs="Tahoma"/>
          </w:rPr>
          <w:delText xml:space="preserve">FFI e. V. und Pro Carton sind auch in diesem Jahr wieder </w:delText>
        </w:r>
        <w:r w:rsidR="008B5DD4">
          <w:rPr>
            <w:rFonts w:ascii="Tahoma" w:hAnsi="Tahoma" w:cs="Tahoma"/>
          </w:rPr>
          <w:delText xml:space="preserve">mit einem </w:delText>
        </w:r>
        <w:r w:rsidR="008B5DD4" w:rsidRPr="008B5DD4">
          <w:rPr>
            <w:rFonts w:ascii="Tahoma" w:hAnsi="Tahoma" w:cs="Tahoma"/>
          </w:rPr>
          <w:delText xml:space="preserve">Verbände-Gemeinschaftsstand </w:delText>
        </w:r>
        <w:r>
          <w:rPr>
            <w:rFonts w:ascii="Tahoma" w:hAnsi="Tahoma" w:cs="Tahoma"/>
          </w:rPr>
          <w:delText xml:space="preserve">auf der FachPack in Nürnberg. Gemeinsam </w:delText>
        </w:r>
        <w:r w:rsidR="00063B3A">
          <w:rPr>
            <w:rFonts w:ascii="Tahoma" w:hAnsi="Tahoma" w:cs="Tahoma"/>
          </w:rPr>
          <w:delText>re</w:delText>
        </w:r>
        <w:r>
          <w:rPr>
            <w:rFonts w:ascii="Tahoma" w:hAnsi="Tahoma" w:cs="Tahoma"/>
          </w:rPr>
          <w:delText>präsentieren die beiden Verbände die deutsche und die europäische Kartonindustrie.</w:delText>
        </w:r>
      </w:del>
    </w:p>
    <w:p w14:paraId="597677DD" w14:textId="77777777" w:rsidR="00871DFE" w:rsidRPr="0060431D" w:rsidRDefault="00871DFE" w:rsidP="00871DFE">
      <w:pPr>
        <w:pStyle w:val="Heading2"/>
        <w:rPr>
          <w:del w:id="300" w:author="mary.inoue@fap.local" w:date="2026-09-22T12:34:00Z" w16du:dateUtc="2026-09-22T16:34:00Z"/>
        </w:rPr>
      </w:pPr>
      <w:del w:id="301" w:author="mary.inoue@fap.local" w:date="2026-09-22T12:34:00Z" w16du:dateUtc="2026-09-22T16:34: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30E12DF5" w14:textId="77777777" w:rsidR="00871DFE" w:rsidRDefault="00871DFE" w:rsidP="00871DFE">
      <w:pPr>
        <w:pStyle w:val="Standardmedium"/>
        <w:spacing w:line="480" w:lineRule="auto"/>
        <w:rPr>
          <w:del w:id="302" w:author="mary.inoue@fap.local" w:date="2026-09-22T12:34:00Z" w16du:dateUtc="2026-09-22T16:34:00Z"/>
          <w:rFonts w:cs="Tahoma"/>
        </w:rPr>
      </w:pPr>
      <w:del w:id="303" w:author="mary.inoue@fap.local" w:date="2026-09-22T12:34:00Z" w16du:dateUtc="2026-09-22T16:34:00Z">
        <w:r>
          <w:rPr>
            <w:rFonts w:ascii="Tahoma" w:hAnsi="Tahoma" w:cs="Tahoma"/>
          </w:rPr>
          <w:delText>Der Fokus liegt in diesem Jahr auf der aktuellen „Touchpoint-Studie 2015“,</w:delText>
        </w:r>
        <w:r w:rsidRPr="00871DFE">
          <w:rPr>
            <w:rFonts w:cs="Tahoma"/>
          </w:rPr>
          <w:delText xml:space="preserve"> </w:delText>
        </w:r>
        <w:r>
          <w:rPr>
            <w:rFonts w:cs="Tahoma"/>
          </w:rPr>
          <w:delText>des Fachverband</w:delText>
        </w:r>
        <w:r w:rsidR="00030EFD">
          <w:rPr>
            <w:rFonts w:cs="Tahoma"/>
          </w:rPr>
          <w:delText>s</w:delText>
        </w:r>
        <w:r>
          <w:rPr>
            <w:rFonts w:cs="Tahoma"/>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rPr>
          <w:delText xml:space="preserve"> </w:delText>
        </w:r>
        <w:r>
          <w:rPr>
            <w:rFonts w:cs="Tahoma"/>
          </w:rPr>
          <w:delText>mit einem konkreten Wert hinterlegen. Dadurch wird ein Vergleich zu anderen Kommunikationskanälen ermöglicht. Markenartikler und Marketingverantwortliche</w:delText>
        </w:r>
        <w:r w:rsidRPr="00241D20">
          <w:rPr>
            <w:rFonts w:cs="Tahoma"/>
          </w:rPr>
          <w:delText xml:space="preserve"> </w:delText>
        </w:r>
        <w:r>
          <w:rPr>
            <w:rFonts w:cs="Tahoma"/>
          </w:rPr>
          <w:delText xml:space="preserve">können somit die Investition in die Verpackung ins Verhältnis zu ihrer </w:delText>
        </w:r>
        <w:r w:rsidR="00063B3A">
          <w:rPr>
            <w:rFonts w:cs="Tahoma"/>
          </w:rPr>
          <w:delText>kommunikativen Leistung setzen.</w:delText>
        </w:r>
      </w:del>
    </w:p>
    <w:p w14:paraId="49ACCD38" w14:textId="77777777" w:rsidR="00871DFE" w:rsidRDefault="00871DFE" w:rsidP="003215E7">
      <w:pPr>
        <w:pStyle w:val="Standardmedium"/>
        <w:spacing w:line="480" w:lineRule="auto"/>
        <w:rPr>
          <w:del w:id="304" w:author="mary.inoue@fap.local" w:date="2026-09-22T12:34:00Z" w16du:dateUtc="2026-09-22T16:34:00Z"/>
          <w:rFonts w:ascii="Tahoma" w:hAnsi="Tahoma" w:cs="Tahoma"/>
        </w:rPr>
      </w:pPr>
    </w:p>
    <w:p w14:paraId="0549C68C" w14:textId="77777777" w:rsidR="00871DFE" w:rsidRDefault="004F7569" w:rsidP="00871DFE">
      <w:pPr>
        <w:pStyle w:val="Standardmedium"/>
        <w:spacing w:line="480" w:lineRule="auto"/>
        <w:rPr>
          <w:del w:id="305" w:author="mary.inoue@fap.local" w:date="2026-09-22T12:34:00Z" w16du:dateUtc="2026-09-22T16:34:00Z"/>
          <w:rFonts w:ascii="Tahoma" w:hAnsi="Tahoma" w:cs="Tahoma"/>
        </w:rPr>
      </w:pPr>
      <w:del w:id="306" w:author="mary.inoue@fap.local" w:date="2026-09-22T12:34:00Z" w16du:dateUtc="2026-09-22T16:34:00Z">
        <w:r>
          <w:rPr>
            <w:rFonts w:ascii="Tahoma" w:hAnsi="Tahoma" w:cs="Tahoma"/>
          </w:rPr>
          <w:delText xml:space="preserve">Am „Touchpoint Faltschachtel“ </w:delText>
        </w:r>
        <w:r w:rsidRPr="00241D20">
          <w:rPr>
            <w:rFonts w:ascii="Tahoma" w:hAnsi="Tahoma" w:cs="Tahoma"/>
            <w:b/>
          </w:rPr>
          <w:delText>in Halle 5, Stand 252,</w:delText>
        </w:r>
        <w:r>
          <w:rPr>
            <w:rFonts w:ascii="Tahoma" w:hAnsi="Tahoma" w:cs="Tahoma"/>
          </w:rPr>
          <w:delText xml:space="preserve"> </w:delText>
        </w:r>
        <w:r w:rsidR="00871DFE">
          <w:rPr>
            <w:rFonts w:ascii="Tahoma" w:hAnsi="Tahoma" w:cs="Tahoma"/>
          </w:rPr>
          <w:delText xml:space="preserve">erhalten </w:delText>
        </w:r>
        <w:r w:rsidR="008B5DD4">
          <w:rPr>
            <w:rFonts w:ascii="Tahoma" w:hAnsi="Tahoma" w:cs="Tahoma"/>
          </w:rPr>
          <w:delText>die Besucher</w:delText>
        </w:r>
        <w:r w:rsidR="00063B3A">
          <w:rPr>
            <w:rFonts w:ascii="Tahoma" w:hAnsi="Tahoma" w:cs="Tahoma"/>
          </w:rPr>
          <w:delText xml:space="preserve"> </w:delText>
        </w:r>
        <w:r w:rsidR="00871DFE">
          <w:rPr>
            <w:rFonts w:ascii="Tahoma" w:hAnsi="Tahoma" w:cs="Tahoma"/>
          </w:rPr>
          <w:delText>neben topaktuellen Fachinformationen</w:delText>
        </w:r>
        <w:r w:rsidR="00D04F2B">
          <w:rPr>
            <w:rFonts w:ascii="Tahoma" w:hAnsi="Tahoma" w:cs="Tahoma"/>
          </w:rPr>
          <w:delText xml:space="preserve"> und Studien</w:delText>
        </w:r>
        <w:r w:rsidR="00871DFE">
          <w:rPr>
            <w:rFonts w:ascii="Tahoma" w:hAnsi="Tahoma" w:cs="Tahoma"/>
          </w:rPr>
          <w:delText xml:space="preserve"> auch umfangreich und individuell Auskunft </w:delText>
        </w:r>
        <w:r w:rsidR="00D04F2B">
          <w:rPr>
            <w:rFonts w:ascii="Tahoma" w:hAnsi="Tahoma" w:cs="Tahoma"/>
          </w:rPr>
          <w:delText xml:space="preserve">sowohl </w:delText>
        </w:r>
        <w:r w:rsidR="00871DFE">
          <w:rPr>
            <w:rFonts w:ascii="Tahoma" w:hAnsi="Tahoma" w:cs="Tahoma"/>
          </w:rPr>
          <w:delText>über die Branche an sich</w:delText>
        </w:r>
        <w:r w:rsidR="00D04F2B">
          <w:rPr>
            <w:rFonts w:ascii="Tahoma" w:hAnsi="Tahoma" w:cs="Tahoma"/>
          </w:rPr>
          <w:delText xml:space="preserve"> und die Arbeit der Verbände als auch über die </w:delText>
        </w:r>
        <w:r w:rsidR="00871DFE">
          <w:rPr>
            <w:rFonts w:ascii="Tahoma" w:hAnsi="Tahoma" w:cs="Tahoma"/>
          </w:rPr>
          <w:delText>Kompetenz</w:delText>
        </w:r>
        <w:r w:rsidR="00D04F2B">
          <w:rPr>
            <w:rFonts w:ascii="Tahoma" w:hAnsi="Tahoma" w:cs="Tahoma"/>
          </w:rPr>
          <w:delText>en</w:delText>
        </w:r>
        <w:r w:rsidR="00871DFE">
          <w:rPr>
            <w:rFonts w:ascii="Tahoma" w:hAnsi="Tahoma" w:cs="Tahoma"/>
          </w:rPr>
          <w:delText xml:space="preserve"> einzelner Mitgliedsbetriebe</w:delText>
        </w:r>
        <w:r w:rsidR="00D04F2B">
          <w:rPr>
            <w:rFonts w:ascii="Tahoma" w:hAnsi="Tahoma" w:cs="Tahoma"/>
          </w:rPr>
          <w:delText>.</w:delText>
        </w:r>
      </w:del>
    </w:p>
    <w:p w14:paraId="7A529D3B" w14:textId="77777777" w:rsidR="004F7569" w:rsidRPr="0060431D" w:rsidRDefault="004F7569" w:rsidP="004F7569">
      <w:pPr>
        <w:pStyle w:val="Heading2"/>
        <w:rPr>
          <w:del w:id="307" w:author="mary.inoue@fap.local" w:date="2026-09-22T12:34:00Z" w16du:dateUtc="2026-09-22T16:34:00Z"/>
        </w:rPr>
      </w:pPr>
      <w:del w:id="308" w:author="mary.inoue@fap.local" w:date="2026-09-22T12:34:00Z" w16du:dateUtc="2026-09-22T16:34:00Z">
        <w:r>
          <w:delText xml:space="preserve">10 </w:delText>
        </w:r>
        <w:r w:rsidR="00063B3A">
          <w:delText>Ausgezeichnete Verpackungslösungen aus Karton</w:delText>
        </w:r>
        <w:r>
          <w:delText xml:space="preserve"> </w:delText>
        </w:r>
      </w:del>
    </w:p>
    <w:p w14:paraId="4E66DF5D" w14:textId="77777777" w:rsidR="004F7569" w:rsidRDefault="004F7569" w:rsidP="00262F63">
      <w:pPr>
        <w:autoSpaceDE w:val="0"/>
        <w:autoSpaceDN w:val="0"/>
        <w:adjustRightInd w:val="0"/>
        <w:spacing w:line="480" w:lineRule="auto"/>
        <w:rPr>
          <w:del w:id="309" w:author="mary.inoue@fap.local" w:date="2026-09-22T12:34:00Z" w16du:dateUtc="2026-09-22T16:34:00Z"/>
          <w:rFonts w:ascii="Tahoma" w:hAnsi="Tahoma" w:cs="Tahoma"/>
        </w:rPr>
      </w:pPr>
      <w:del w:id="310" w:author="mary.inoue@fap.local" w:date="2026-09-22T12:34:00Z" w16du:dateUtc="2026-09-22T16:34:00Z">
        <w:r w:rsidRPr="004F7569">
          <w:rPr>
            <w:rFonts w:ascii="Tahoma" w:hAnsi="Tahoma" w:cs="Tahoma"/>
          </w:rPr>
          <w:delText>Die jä</w:delText>
        </w:r>
        <w:r w:rsidR="000E3DFF">
          <w:rPr>
            <w:rFonts w:ascii="Tahoma" w:hAnsi="Tahoma" w:cs="Tahoma"/>
          </w:rPr>
          <w:delText xml:space="preserve">hrlichen Pro Carton ECMA Awards </w:delText>
        </w:r>
        <w:r w:rsidRPr="004F7569">
          <w:rPr>
            <w:rFonts w:ascii="Tahoma" w:hAnsi="Tahoma" w:cs="Tahoma"/>
          </w:rPr>
          <w:delText>für hervorragende Kartonverpackungen auf dem Markt gehören zu den bedeutendsten europäischen Verpackungspreisen</w:delText>
        </w:r>
        <w:r w:rsidR="008B5DD4">
          <w:rPr>
            <w:rFonts w:ascii="Tahoma" w:hAnsi="Tahoma" w:cs="Tahoma"/>
          </w:rPr>
          <w:delText>.</w:delText>
        </w:r>
        <w:r>
          <w:rPr>
            <w:rFonts w:ascii="Tahoma" w:hAnsi="Tahoma" w:cs="Tahoma"/>
          </w:rPr>
          <w:delText xml:space="preserve"> </w:delText>
        </w:r>
        <w:r w:rsidRPr="004F7569">
          <w:rPr>
            <w:rFonts w:ascii="Tahoma" w:hAnsi="Tahoma" w:cs="Tahoma"/>
          </w:rPr>
          <w:delText xml:space="preserve">Die Preise werden </w:delText>
        </w:r>
        <w:r w:rsidR="000E3DFF">
          <w:rPr>
            <w:rFonts w:ascii="Tahoma" w:hAnsi="Tahoma" w:cs="Tahoma"/>
          </w:rPr>
          <w:delText xml:space="preserve">zum 19ten Mal </w:delText>
        </w:r>
        <w:r w:rsidRPr="004F7569">
          <w:rPr>
            <w:rFonts w:ascii="Tahoma" w:hAnsi="Tahoma" w:cs="Tahoma"/>
          </w:rPr>
          <w:delText>verliehen auf der Award Gala am 10.</w:delText>
        </w:r>
        <w:r w:rsidR="00241D20">
          <w:rPr>
            <w:rFonts w:ascii="Tahoma" w:hAnsi="Tahoma" w:cs="Tahoma"/>
          </w:rPr>
          <w:delText>09.</w:delText>
        </w:r>
        <w:r w:rsidR="000E3DFF">
          <w:rPr>
            <w:rFonts w:ascii="Tahoma" w:hAnsi="Tahoma" w:cs="Tahoma"/>
          </w:rPr>
          <w:delText>2015</w:delText>
        </w:r>
        <w:r w:rsidRPr="004F7569">
          <w:rPr>
            <w:rFonts w:ascii="Tahoma" w:hAnsi="Tahoma" w:cs="Tahoma"/>
          </w:rPr>
          <w:delText xml:space="preserve"> im Rahmen des ECMA-Kongresses in Bukarest.</w:delText>
        </w:r>
        <w:r w:rsidR="000E3DFF">
          <w:rPr>
            <w:rFonts w:ascii="Tahoma" w:hAnsi="Tahoma" w:cs="Tahoma"/>
          </w:rPr>
          <w:delText xml:space="preserve"> </w:delText>
        </w:r>
        <w:r w:rsidR="00063B3A">
          <w:rPr>
            <w:rFonts w:ascii="Tahoma" w:hAnsi="Tahoma" w:cs="Tahoma"/>
          </w:rPr>
          <w:delText>Nur wenige Tage später präsentieren sich di</w:delText>
        </w:r>
        <w:r w:rsidR="000E3DFF">
          <w:rPr>
            <w:rFonts w:ascii="Tahoma" w:hAnsi="Tahoma" w:cs="Tahoma"/>
          </w:rPr>
          <w:delText xml:space="preserve">e Preisträger </w:delText>
        </w:r>
        <w:r w:rsidR="00241D20">
          <w:rPr>
            <w:rFonts w:ascii="Tahoma" w:hAnsi="Tahoma" w:cs="Tahoma"/>
          </w:rPr>
          <w:delText>erstmalig</w:delText>
        </w:r>
        <w:r w:rsidR="000E3DFF">
          <w:rPr>
            <w:rFonts w:ascii="Tahoma" w:hAnsi="Tahoma" w:cs="Tahoma"/>
          </w:rPr>
          <w:delText xml:space="preserve"> </w:delText>
        </w:r>
        <w:r w:rsidR="00241D20">
          <w:rPr>
            <w:rFonts w:ascii="Tahoma" w:hAnsi="Tahoma" w:cs="Tahoma"/>
          </w:rPr>
          <w:delText xml:space="preserve">der Öffentlichkeit </w:delText>
        </w:r>
        <w:r w:rsidR="000E3DFF">
          <w:rPr>
            <w:rFonts w:ascii="Tahoma" w:hAnsi="Tahoma" w:cs="Tahoma"/>
          </w:rPr>
          <w:delText xml:space="preserve">auf </w:delText>
        </w:r>
        <w:r w:rsidR="00063B3A">
          <w:rPr>
            <w:rFonts w:ascii="Tahoma" w:hAnsi="Tahoma" w:cs="Tahoma"/>
          </w:rPr>
          <w:delText>dem Gemeinschaftsstand von FFI und Pro Carton.</w:delText>
        </w:r>
        <w:r w:rsidR="008B5DD4">
          <w:rPr>
            <w:rFonts w:ascii="Tahoma" w:hAnsi="Tahoma" w:cs="Tahoma"/>
          </w:rPr>
          <w:delText xml:space="preserve"> Daneben werde</w:delText>
        </w:r>
        <w:r w:rsidR="00030EFD">
          <w:rPr>
            <w:rFonts w:ascii="Tahoma" w:hAnsi="Tahoma" w:cs="Tahoma"/>
          </w:rPr>
          <w:delText>n</w:delText>
        </w:r>
        <w:r w:rsidR="008B5DD4">
          <w:rPr>
            <w:rFonts w:ascii="Tahoma" w:hAnsi="Tahoma" w:cs="Tahoma"/>
          </w:rPr>
          <w:delText xml:space="preserve"> viele weitere Best Practice-Beispiele ausgestellt.</w:delText>
        </w:r>
      </w:del>
    </w:p>
    <w:p w14:paraId="5B93C115" w14:textId="77777777" w:rsidR="00262F63" w:rsidRPr="0060431D" w:rsidRDefault="00262F63" w:rsidP="00E62B22">
      <w:pPr>
        <w:pStyle w:val="Heading2"/>
        <w:rPr>
          <w:del w:id="311" w:author="mary.inoue@fap.local" w:date="2026-09-22T12:34:00Z" w16du:dateUtc="2026-09-22T16:34:00Z"/>
        </w:rPr>
      </w:pPr>
      <w:del w:id="312" w:author="mary.inoue@fap.local" w:date="2026-09-22T12:34:00Z" w16du:dateUtc="2026-09-22T16:34:00Z">
        <w:r w:rsidRPr="0060431D">
          <w:delText>Über den Fachverband Faltschachtel-Industrie e.V. (FFI)</w:delText>
        </w:r>
      </w:del>
    </w:p>
    <w:p w14:paraId="4E633BB6" w14:textId="77777777" w:rsidR="00D04F2B" w:rsidRDefault="00D04F2B" w:rsidP="00D04F2B">
      <w:pPr>
        <w:spacing w:line="480" w:lineRule="auto"/>
        <w:rPr>
          <w:del w:id="313" w:author="mary.inoue@fap.local" w:date="2026-09-22T12:34:00Z" w16du:dateUtc="2026-09-22T16:34:00Z"/>
          <w:rFonts w:cs="Tahoma"/>
        </w:rPr>
      </w:pPr>
      <w:del w:id="314" w:author="mary.inoue@fap.local" w:date="2026-09-22T12:34:00Z" w16du:dateUtc="2026-09-22T16:34:00Z">
        <w:r>
          <w:rPr>
            <w:rFonts w:cs="Tahoma"/>
          </w:rPr>
          <w:delText>Der FFI –</w:delText>
        </w:r>
        <w:r w:rsidRPr="00456D2D">
          <w:rPr>
            <w:rFonts w:cs="Tahoma"/>
          </w:rPr>
          <w:delText xml:space="preserve"> Fachverban</w:delText>
        </w:r>
        <w:r>
          <w:rPr>
            <w:rFonts w:cs="Tahoma"/>
          </w:rPr>
          <w:delText>d Faltschachtel-Industrie e.V. –</w:delText>
        </w:r>
        <w:r w:rsidRPr="00456D2D">
          <w:rPr>
            <w:rFonts w:cs="Tahoma"/>
          </w:rPr>
          <w:delText xml:space="preserve"> vertritt seit 1948 die Interessen von </w:delText>
        </w:r>
        <w:r>
          <w:rPr>
            <w:rFonts w:cs="Tahoma"/>
          </w:rPr>
          <w:delText>knapp</w:delText>
        </w:r>
        <w:r w:rsidRPr="00456D2D">
          <w:rPr>
            <w:rFonts w:cs="Tahoma"/>
          </w:rPr>
          <w:delText xml:space="preserve"> </w:delText>
        </w:r>
        <w:r w:rsidRPr="0010722A">
          <w:rPr>
            <w:rFonts w:cs="Tahoma"/>
          </w:rPr>
          <w:delText>90</w:delText>
        </w:r>
        <w:r w:rsidRPr="00456D2D">
          <w:rPr>
            <w:rFonts w:cs="Tahoma"/>
          </w:rPr>
          <w:delText xml:space="preserve"> Unternehmen dieses Industriezweigs, der jährlich ca. </w:delText>
        </w:r>
        <w:r>
          <w:rPr>
            <w:rFonts w:cs="Tahoma"/>
          </w:rPr>
          <w:delText>840</w:delText>
        </w:r>
        <w:r w:rsidRPr="0010722A">
          <w:rPr>
            <w:rFonts w:cs="Tahoma"/>
          </w:rPr>
          <w:delText>.000 Tonnen</w:delText>
        </w:r>
        <w:r w:rsidRPr="00456D2D">
          <w:rPr>
            <w:rFonts w:cs="Tahoma"/>
          </w:rPr>
          <w:delText xml:space="preserve"> Faltschachteln produziert, was einem Produktionswert von </w:delText>
        </w:r>
        <w:r w:rsidRPr="0010722A">
          <w:rPr>
            <w:rFonts w:cs="Tahoma"/>
          </w:rPr>
          <w:delText>rund 1,9 Mrd.</w:delText>
        </w:r>
        <w:r>
          <w:rPr>
            <w:rFonts w:cs="Tahoma"/>
          </w:rPr>
          <w:delText xml:space="preserve"> Euro entspricht</w:delText>
        </w:r>
        <w:r w:rsidRPr="00456D2D">
          <w:rPr>
            <w:rFonts w:cs="Tahoma"/>
          </w:rPr>
          <w:delText>. Die FFI</w:delText>
        </w:r>
        <w:r>
          <w:rPr>
            <w:rFonts w:cs="Tahoma"/>
          </w:rPr>
          <w:delText xml:space="preserve"> </w:delText>
        </w:r>
        <w:r w:rsidRPr="00456D2D">
          <w:rPr>
            <w:rFonts w:cs="Tahoma"/>
          </w:rPr>
          <w:delText xml:space="preserve">Mitglieder repräsentieren dabei rund </w:delText>
        </w:r>
        <w:r w:rsidRPr="0010722A">
          <w:rPr>
            <w:rFonts w:cs="Tahoma"/>
          </w:rPr>
          <w:delText>75 % des</w:delText>
        </w:r>
        <w:r w:rsidRPr="00456D2D">
          <w:rPr>
            <w:rFonts w:cs="Tahoma"/>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4FF6A356" w14:textId="77777777" w:rsidR="00262F63" w:rsidRPr="00456D2D" w:rsidRDefault="00262F63" w:rsidP="00262F63">
      <w:pPr>
        <w:pStyle w:val="Standardmedium"/>
        <w:spacing w:line="480" w:lineRule="auto"/>
        <w:rPr>
          <w:del w:id="315" w:author="mary.inoue@fap.local" w:date="2026-09-22T12:34:00Z" w16du:dateUtc="2026-09-22T16:34:00Z"/>
          <w:rFonts w:ascii="Tahoma" w:hAnsi="Tahoma" w:cs="Tahoma"/>
        </w:rPr>
      </w:pPr>
    </w:p>
    <w:p w14:paraId="43E4FB80" w14:textId="77777777" w:rsidR="00262F63" w:rsidRPr="0060431D" w:rsidRDefault="00262F63" w:rsidP="00262F63">
      <w:pPr>
        <w:pStyle w:val="Standardmedium"/>
        <w:spacing w:line="480" w:lineRule="auto"/>
        <w:rPr>
          <w:del w:id="316" w:author="mary.inoue@fap.local" w:date="2026-09-22T12:34:00Z" w16du:dateUtc="2026-09-22T16:34:00Z"/>
          <w:rFonts w:ascii="Tahoma" w:hAnsi="Tahoma" w:cs="Tahoma"/>
        </w:rPr>
      </w:pPr>
      <w:del w:id="317" w:author="mary.inoue@fap.local" w:date="2026-09-22T12:34:00Z" w16du:dateUtc="2026-09-22T16:34:00Z">
        <w:r w:rsidRPr="0060431D">
          <w:rPr>
            <w:rFonts w:ascii="Tahoma" w:hAnsi="Tahoma" w:cs="Tahoma"/>
            <w:b/>
          </w:rPr>
          <w:delText>Ihr Ansprechpartner beim FFI für Presse und Medien</w:delText>
        </w:r>
        <w:r w:rsidRPr="0060431D">
          <w:rPr>
            <w:rFonts w:ascii="Tahoma" w:hAnsi="Tahoma" w:cs="Tahoma"/>
            <w:b/>
          </w:rPr>
          <w:br/>
        </w:r>
        <w:r w:rsidRPr="0060431D">
          <w:rPr>
            <w:rFonts w:ascii="Tahoma" w:hAnsi="Tahoma" w:cs="Tahoma"/>
          </w:rPr>
          <w:delText>Christian Schiffers (Geschäftsführer)</w:delText>
        </w:r>
      </w:del>
    </w:p>
    <w:p w14:paraId="42912E7F" w14:textId="77777777" w:rsidR="00262F63" w:rsidRPr="0060431D" w:rsidRDefault="00262F63" w:rsidP="00262F63">
      <w:pPr>
        <w:pStyle w:val="Standardmedium"/>
        <w:spacing w:line="240" w:lineRule="auto"/>
        <w:rPr>
          <w:del w:id="318" w:author="mary.inoue@fap.local" w:date="2026-09-22T12:34:00Z" w16du:dateUtc="2026-09-22T16:34:00Z"/>
          <w:rFonts w:ascii="Tahoma" w:hAnsi="Tahoma" w:cs="Tahoma"/>
        </w:rPr>
      </w:pPr>
      <w:del w:id="319" w:author="mary.inoue@fap.local" w:date="2026-09-22T12:34:00Z" w16du:dateUtc="2026-09-22T16:34:00Z">
        <w:r w:rsidRPr="0060431D">
          <w:rPr>
            <w:rFonts w:ascii="Tahoma" w:hAnsi="Tahoma" w:cs="Tahoma"/>
          </w:rPr>
          <w:delText>T: +49 (0)69 / 89 01 2 – 101</w:delText>
        </w:r>
      </w:del>
    </w:p>
    <w:p w14:paraId="56B1A589" w14:textId="77777777" w:rsidR="00262F63" w:rsidRPr="0060431D" w:rsidRDefault="00262F63" w:rsidP="00262F63">
      <w:pPr>
        <w:pStyle w:val="Standardmedium"/>
        <w:spacing w:line="240" w:lineRule="auto"/>
        <w:rPr>
          <w:del w:id="320" w:author="mary.inoue@fap.local" w:date="2026-09-22T12:34:00Z" w16du:dateUtc="2026-09-22T16:34:00Z"/>
          <w:rFonts w:ascii="Tahoma" w:hAnsi="Tahoma" w:cs="Tahoma"/>
        </w:rPr>
      </w:pPr>
      <w:del w:id="321" w:author="mary.inoue@fap.local" w:date="2026-09-22T12:34:00Z" w16du:dateUtc="2026-09-22T16:34:00Z">
        <w:r w:rsidRPr="0060431D">
          <w:rPr>
            <w:rFonts w:ascii="Tahoma" w:hAnsi="Tahoma" w:cs="Tahoma"/>
          </w:rPr>
          <w:delText>F: +49 (0)69 / 89 01 2 – 222</w:delText>
        </w:r>
      </w:del>
    </w:p>
    <w:p w14:paraId="78286C15" w14:textId="77777777" w:rsidR="00262F63" w:rsidRPr="0060431D" w:rsidRDefault="00262F63" w:rsidP="00262F63">
      <w:pPr>
        <w:pStyle w:val="Standardmedium"/>
        <w:spacing w:line="240" w:lineRule="auto"/>
        <w:rPr>
          <w:del w:id="322" w:author="mary.inoue@fap.local" w:date="2026-09-22T12:34:00Z" w16du:dateUtc="2026-09-22T16:34:00Z"/>
          <w:rFonts w:ascii="Tahoma" w:hAnsi="Tahoma" w:cs="Tahoma"/>
        </w:rPr>
      </w:pPr>
      <w:del w:id="323" w:author="mary.inoue@fap.local" w:date="2026-09-22T12:34:00Z" w16du:dateUtc="2026-09-22T16:34:00Z">
        <w:r w:rsidRPr="0060431D">
          <w:rPr>
            <w:rFonts w:ascii="Tahoma" w:hAnsi="Tahoma" w:cs="Tahoma"/>
          </w:rPr>
          <w:delText>M: +49 (0)163 / 639 59 90</w:delText>
        </w:r>
      </w:del>
    </w:p>
    <w:p w14:paraId="41C75060" w14:textId="77777777" w:rsidR="00262F63" w:rsidRPr="0060431D" w:rsidRDefault="00262F63" w:rsidP="00262F63">
      <w:pPr>
        <w:pStyle w:val="Standardmedium"/>
        <w:spacing w:line="240" w:lineRule="auto"/>
        <w:rPr>
          <w:del w:id="324" w:author="mary.inoue@fap.local" w:date="2026-09-22T12:34:00Z" w16du:dateUtc="2026-09-22T16:34:00Z"/>
          <w:rFonts w:ascii="Tahoma" w:hAnsi="Tahoma" w:cs="Tahoma"/>
        </w:rPr>
      </w:pPr>
      <w:del w:id="325" w:author="mary.inoue@fap.local" w:date="2026-09-22T12:34:00Z" w16du:dateUtc="2026-09-22T16:34:00Z">
        <w:r w:rsidRPr="0060431D">
          <w:rPr>
            <w:rFonts w:ascii="Tahoma" w:hAnsi="Tahoma" w:cs="Tahoma"/>
          </w:rPr>
          <w:delText xml:space="preserve">E: </w:delText>
        </w:r>
        <w:r>
          <w:fldChar w:fldCharType="begin"/>
        </w:r>
        <w:r>
          <w:delInstrText>HYPERLINK "mailto:christian.schiffers@ffi.de"</w:delInstrText>
        </w:r>
        <w:r>
          <w:fldChar w:fldCharType="separate"/>
        </w:r>
        <w:r w:rsidRPr="0060431D">
          <w:rPr>
            <w:rFonts w:ascii="Tahoma" w:hAnsi="Tahoma" w:cs="Tahoma"/>
            <w:color w:val="0000FF"/>
            <w:u w:val="single"/>
          </w:rPr>
          <w:delText>christian.schiffers@ffi.de</w:delText>
        </w:r>
        <w:r>
          <w:fldChar w:fldCharType="end"/>
        </w:r>
      </w:del>
    </w:p>
    <w:p w14:paraId="16633830" w14:textId="77777777" w:rsidR="00262F63" w:rsidRDefault="00262F63" w:rsidP="00A5391B">
      <w:pPr>
        <w:jc w:val="center"/>
        <w:rPr>
          <w:rPrChange w:id="326" w:author="mary.inoue@fap.local" w:date="2026-09-22T12:34:00Z" w16du:dateUtc="2026-09-22T16:34:00Z">
            <w:rPr>
              <w:rFonts w:ascii="Tahoma" w:hAnsi="Tahoma" w:cs="Tahoma"/>
              <w:lang w:val="en-US"/>
            </w:rPr>
          </w:rPrChange>
        </w:rPr>
        <w:pPrChange w:id="327" w:author="mary.inoue@fap.local" w:date="2026-09-22T12:34:00Z" w16du:dateUtc="2026-09-22T16:34:00Z">
          <w:pPr>
            <w:pStyle w:val="Standardmedium"/>
            <w:spacing w:line="240" w:lineRule="auto"/>
          </w:pPr>
        </w:pPrChange>
      </w:pPr>
      <w:del w:id="328" w:author="mary.inoue@fap.local" w:date="2026-09-22T12:34:00Z" w16du:dateUtc="2026-09-22T16:34:00Z">
        <w:r w:rsidRPr="0060431D">
          <w:rPr>
            <w:rFonts w:ascii="Tahoma" w:hAnsi="Tahoma" w:cs="Tahoma"/>
            <w:lang w:val="en-US"/>
          </w:rPr>
          <w:delText xml:space="preserve">I: </w:delText>
        </w:r>
        <w:r>
          <w:fldChar w:fldCharType="begin"/>
        </w:r>
        <w:r>
          <w:delInstrText>HYPERLINK "http://www.ffi.de"</w:delInstrText>
        </w:r>
        <w:r>
          <w:fldChar w:fldCharType="separate"/>
        </w:r>
        <w:r w:rsidRPr="0060431D">
          <w:rPr>
            <w:rFonts w:ascii="Tahoma" w:hAnsi="Tahoma" w:cs="Tahoma"/>
            <w:color w:val="0000FF"/>
            <w:u w:val="single"/>
            <w:lang w:val="en-US"/>
          </w:rPr>
          <w:delText>www.ffi.de</w:delText>
        </w:r>
        <w:r>
          <w:fldChar w:fldCharType="end"/>
        </w:r>
        <w:r w:rsidRPr="0060431D">
          <w:rPr>
            <w:rFonts w:ascii="Tahoma" w:hAnsi="Tahoma" w:cs="Tahoma"/>
            <w:lang w:val="en-US"/>
          </w:rPr>
          <w:delText xml:space="preserve"> , </w:delText>
        </w:r>
        <w:r>
          <w:fldChar w:fldCharType="begin"/>
        </w:r>
        <w:r>
          <w:delInstrText>HYPERLINK "http://www.inspiration-verpackung.de"</w:delInstrText>
        </w:r>
        <w:r>
          <w:fldChar w:fldCharType="separate"/>
        </w:r>
        <w:r w:rsidRPr="0060431D">
          <w:rPr>
            <w:rFonts w:ascii="Tahoma" w:hAnsi="Tahoma" w:cs="Tahoma"/>
            <w:color w:val="0000FF"/>
            <w:u w:val="single"/>
            <w:lang w:val="en-US"/>
          </w:rPr>
          <w:delText>www.inspiration-verpackung.de</w:delText>
        </w:r>
        <w:r>
          <w:fldChar w:fldCharType="end"/>
        </w:r>
        <w:r w:rsidRPr="0060431D">
          <w:rPr>
            <w:rFonts w:ascii="Tahoma" w:hAnsi="Tahoma" w:cs="Tahoma"/>
            <w:lang w:val="en-US"/>
          </w:rPr>
          <w:delText xml:space="preserve"> </w:delText>
        </w:r>
      </w:del>
    </w:p>
    <w:sectPr w:rsidR="00262F63">
      <w:headerReference w:type="default" r:id="rId8"/>
      <w:footerReference w:type="default" r:id="rId9"/>
      <w:pgSz w:w="11906" w:h="16838"/>
      <w:pgMar w:top="1417" w:right="1701" w:bottom="1417" w:left="1701" w:header="708" w:footer="708" w:gutter="0"/>
      <w:cols w:space="708"/>
      <w:docGrid w:linePitch="360"/>
      <w:sectPrChange w:id="340" w:author="mary.inoue@fap.local" w:date="2026-09-22T12:34:00Z" w16du:dateUtc="2026-09-22T16:34:00Z">
        <w:sectPr w:rsidR="00262F63">
          <w:pgMar w:top="4111" w:right="1134" w:bottom="1701" w:left="2835" w:header="782" w:footer="88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0E5AE0" w14:textId="77777777" w:rsidR="00FB3254" w:rsidRDefault="00FB3254" w:rsidP="00D9270B">
      <w:pPr>
        <w:spacing w:after="0" w:line="240" w:lineRule="auto"/>
        <w:pPrChange w:id="3" w:author="mary.inoue@fap.local" w:date="2026-09-22T12:34:00Z" w16du:dateUtc="2026-09-22T16:34:00Z">
          <w:pPr>
            <w:spacing w:line="240" w:lineRule="auto"/>
          </w:pPr>
        </w:pPrChange>
      </w:pPr>
      <w:r>
        <w:separator/>
      </w:r>
    </w:p>
  </w:endnote>
  <w:endnote w:type="continuationSeparator" w:id="0">
    <w:p w14:paraId="33B58B34" w14:textId="77777777" w:rsidR="00FB3254" w:rsidRDefault="00FB3254" w:rsidP="00D9270B">
      <w:pPr>
        <w:spacing w:after="0" w:line="240" w:lineRule="auto"/>
        <w:pPrChange w:id="4" w:author="mary.inoue@fap.local" w:date="2026-09-22T12:34:00Z" w16du:dateUtc="2026-09-22T16:34: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olio Std Bold Condensed">
    <w:altName w:val="Calibri"/>
    <w:panose1 w:val="020B0604020202020204"/>
    <w:charset w:val="00"/>
    <w:family w:val="swiss"/>
    <w:notTrueType/>
    <w:pitch w:val="variable"/>
    <w:sig w:usb0="800000AF" w:usb1="4000204A" w:usb2="00000000" w:usb3="00000000" w:csb0="00000001"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EE15A4" w14:textId="77777777" w:rsidR="00725935" w:rsidRDefault="000F65D9">
    <w:pPr>
      <w:pStyle w:val="Footer"/>
      <w:rPr>
        <w:rPrChange w:id="338" w:author="mary.inoue@fap.local" w:date="2026-09-22T12:34:00Z" w16du:dateUtc="2026-09-22T16:34:00Z">
          <w:rPr>
            <w:rFonts w:asciiTheme="minorHAnsi" w:hAnsiTheme="minorHAnsi" w:cstheme="minorHAnsi"/>
            <w:b/>
          </w:rPr>
        </w:rPrChange>
      </w:rPr>
    </w:pPr>
    <w:del w:id="339" w:author="mary.inoue@fap.local" w:date="2026-09-22T12:34:00Z" w16du:dateUtc="2026-09-22T16:34:00Z">
      <w:r w:rsidRPr="00EE5473">
        <w:rPr>
          <w:rFonts w:asciiTheme="minorHAnsi" w:hAnsiTheme="minorHAnsi" w:cstheme="minorHAnsi"/>
          <w:b/>
        </w:rPr>
        <w:fldChar w:fldCharType="begin"/>
      </w:r>
      <w:r w:rsidR="00725935" w:rsidRPr="00EE5473">
        <w:rPr>
          <w:rFonts w:asciiTheme="minorHAnsi" w:hAnsiTheme="minorHAnsi" w:cstheme="minorHAnsi"/>
          <w:b/>
        </w:rPr>
        <w:delInstrText xml:space="preserve"> PAGE  \* Arabic  \* MERGEFORMAT </w:delInstrText>
      </w:r>
      <w:r w:rsidRPr="00EE5473">
        <w:rPr>
          <w:rFonts w:asciiTheme="minorHAnsi" w:hAnsiTheme="minorHAnsi" w:cstheme="minorHAnsi"/>
          <w:b/>
        </w:rPr>
        <w:fldChar w:fldCharType="separate"/>
      </w:r>
      <w:r w:rsidR="00BF0FFD">
        <w:rPr>
          <w:rFonts w:asciiTheme="minorHAnsi" w:hAnsiTheme="minorHAnsi" w:cstheme="minorHAnsi"/>
          <w:b/>
          <w:noProof/>
        </w:rPr>
        <w:delText>3</w:delText>
      </w:r>
      <w:r w:rsidRPr="00EE5473">
        <w:rPr>
          <w:rFonts w:asciiTheme="minorHAnsi" w:hAnsiTheme="minorHAnsi" w:cs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F473C1" w14:textId="77777777" w:rsidR="00FB3254" w:rsidRDefault="00FB3254" w:rsidP="00D9270B">
      <w:pPr>
        <w:spacing w:after="0" w:line="240" w:lineRule="auto"/>
        <w:pPrChange w:id="1" w:author="mary.inoue@fap.local" w:date="2026-09-22T12:34:00Z" w16du:dateUtc="2026-09-22T16:34:00Z">
          <w:pPr>
            <w:spacing w:line="240" w:lineRule="auto"/>
          </w:pPr>
        </w:pPrChange>
      </w:pPr>
      <w:r>
        <w:separator/>
      </w:r>
    </w:p>
  </w:footnote>
  <w:footnote w:type="continuationSeparator" w:id="0">
    <w:p w14:paraId="028FD7D5" w14:textId="77777777" w:rsidR="00FB3254" w:rsidRDefault="00FB3254" w:rsidP="00D9270B">
      <w:pPr>
        <w:spacing w:after="0" w:line="240" w:lineRule="auto"/>
        <w:pPrChange w:id="2" w:author="mary.inoue@fap.local" w:date="2026-09-22T12:34:00Z" w16du:dateUtc="2026-09-22T16:34: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C5C157" w14:textId="77777777" w:rsidR="00725935" w:rsidRPr="005E5701" w:rsidRDefault="00262F63" w:rsidP="005E5701">
    <w:pPr>
      <w:pStyle w:val="Header"/>
    </w:pPr>
    <w:del w:id="329" w:author="mary.inoue@fap.local" w:date="2026-09-22T12:34:00Z" w16du:dateUtc="2026-09-22T16:34: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7EAA07" w14:textId="77777777" w:rsidR="00725935" w:rsidRDefault="006F10F7" w:rsidP="00E62B22">
                            <w:pPr>
                              <w:spacing w:line="220" w:lineRule="atLeast"/>
                              <w:jc w:val="right"/>
                              <w:rPr>
                                <w:del w:id="330" w:author="mary.inoue@fap.local" w:date="2026-09-22T12:34:00Z" w16du:dateUtc="2026-09-22T16:34:00Z"/>
                                <w:color w:val="6E6F71" w:themeColor="accent2"/>
                                <w:sz w:val="16"/>
                                <w:szCs w:val="16"/>
                              </w:rPr>
                            </w:pPr>
                            <w:del w:id="331" w:author="mary.inoue@fap.local"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094D7EBA" w14:textId="77777777" w:rsidR="00262F63" w:rsidRPr="00C972B6" w:rsidRDefault="00262F63" w:rsidP="00E62B22">
                            <w:pPr>
                              <w:spacing w:line="220" w:lineRule="atLeast"/>
                              <w:jc w:val="right"/>
                              <w:rPr>
                                <w:del w:id="332" w:author="mary.inoue@fap.local" w:date="2026-09-22T12:34:00Z" w16du:dateUtc="2026-09-22T16:34:00Z"/>
                                <w:color w:val="6E6F71" w:themeColor="accent2"/>
                                <w:sz w:val="16"/>
                                <w:szCs w:val="16"/>
                              </w:rPr>
                            </w:pPr>
                            <w:del w:id="333" w:author="mary.inoue@fap.local" w:date="2026-09-22T12:34:00Z" w16du:dateUtc="2026-09-22T16:34: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0F7EAA07" w14:textId="77777777" w:rsidR="00725935" w:rsidRDefault="006F10F7" w:rsidP="00E62B22">
                      <w:pPr>
                        <w:spacing w:line="220" w:lineRule="atLeast"/>
                        <w:jc w:val="right"/>
                        <w:rPr>
                          <w:del w:id="334" w:author="mary.inoue@fap.local" w:date="2026-09-22T12:34:00Z" w16du:dateUtc="2026-09-22T16:34:00Z"/>
                          <w:color w:val="6E6F71" w:themeColor="accent2"/>
                          <w:sz w:val="16"/>
                          <w:szCs w:val="16"/>
                        </w:rPr>
                      </w:pPr>
                      <w:del w:id="335" w:author="mary.inoue@fap.local"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094D7EBA" w14:textId="77777777" w:rsidR="00262F63" w:rsidRPr="00C972B6" w:rsidRDefault="00262F63" w:rsidP="00E62B22">
                      <w:pPr>
                        <w:spacing w:line="220" w:lineRule="atLeast"/>
                        <w:jc w:val="right"/>
                        <w:rPr>
                          <w:del w:id="336" w:author="mary.inoue@fap.local" w:date="2026-09-22T12:34:00Z" w16du:dateUtc="2026-09-22T16:34:00Z"/>
                          <w:color w:val="6E6F71" w:themeColor="accent2"/>
                          <w:sz w:val="16"/>
                          <w:szCs w:val="16"/>
                        </w:rPr>
                      </w:pPr>
                      <w:del w:id="337" w:author="mary.inoue@fap.local" w:date="2026-09-22T12:34:00Z" w16du:dateUtc="2026-09-22T16:34: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59767685">
    <w:abstractNumId w:val="3"/>
  </w:num>
  <w:num w:numId="2" w16cid:durableId="706949488">
    <w:abstractNumId w:val="2"/>
  </w:num>
  <w:num w:numId="3" w16cid:durableId="1004824252">
    <w:abstractNumId w:val="1"/>
  </w:num>
  <w:num w:numId="4" w16cid:durableId="93944953">
    <w:abstractNumId w:val="0"/>
  </w:num>
  <w:num w:numId="5" w16cid:durableId="488441196">
    <w:abstractNumId w:val="4"/>
  </w:num>
  <w:num w:numId="6" w16cid:durableId="1436826223">
    <w:abstractNumId w:val="5"/>
  </w:num>
  <w:num w:numId="7" w16cid:durableId="1945183072">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172AA"/>
    <w:rsid w:val="00030EFD"/>
    <w:rsid w:val="00063B3A"/>
    <w:rsid w:val="00064320"/>
    <w:rsid w:val="00087289"/>
    <w:rsid w:val="00094AC5"/>
    <w:rsid w:val="000A7438"/>
    <w:rsid w:val="000D1DB9"/>
    <w:rsid w:val="000D3359"/>
    <w:rsid w:val="000E3DFF"/>
    <w:rsid w:val="000F65D9"/>
    <w:rsid w:val="00132F7D"/>
    <w:rsid w:val="00140891"/>
    <w:rsid w:val="00155120"/>
    <w:rsid w:val="00163BDD"/>
    <w:rsid w:val="001F2178"/>
    <w:rsid w:val="001F3806"/>
    <w:rsid w:val="001F3B9E"/>
    <w:rsid w:val="00241D20"/>
    <w:rsid w:val="00262F63"/>
    <w:rsid w:val="0029602C"/>
    <w:rsid w:val="002A33CF"/>
    <w:rsid w:val="002C247D"/>
    <w:rsid w:val="002D22E0"/>
    <w:rsid w:val="002D511D"/>
    <w:rsid w:val="003215E7"/>
    <w:rsid w:val="00341D68"/>
    <w:rsid w:val="00341F8F"/>
    <w:rsid w:val="00353F81"/>
    <w:rsid w:val="00361CF1"/>
    <w:rsid w:val="00395556"/>
    <w:rsid w:val="003E02AD"/>
    <w:rsid w:val="0040121F"/>
    <w:rsid w:val="004175E5"/>
    <w:rsid w:val="00425F7C"/>
    <w:rsid w:val="00494500"/>
    <w:rsid w:val="004A1FFC"/>
    <w:rsid w:val="004B4464"/>
    <w:rsid w:val="004D03FD"/>
    <w:rsid w:val="004F7569"/>
    <w:rsid w:val="00500EF8"/>
    <w:rsid w:val="005120F2"/>
    <w:rsid w:val="005201FD"/>
    <w:rsid w:val="005456C7"/>
    <w:rsid w:val="0056068A"/>
    <w:rsid w:val="00564076"/>
    <w:rsid w:val="005B2275"/>
    <w:rsid w:val="005B3636"/>
    <w:rsid w:val="005C3975"/>
    <w:rsid w:val="005E5701"/>
    <w:rsid w:val="00612312"/>
    <w:rsid w:val="00640AED"/>
    <w:rsid w:val="006410C4"/>
    <w:rsid w:val="0065070B"/>
    <w:rsid w:val="00657545"/>
    <w:rsid w:val="006575DD"/>
    <w:rsid w:val="00660673"/>
    <w:rsid w:val="00674D51"/>
    <w:rsid w:val="006A49C0"/>
    <w:rsid w:val="006D73AD"/>
    <w:rsid w:val="006F10F7"/>
    <w:rsid w:val="006F5CEB"/>
    <w:rsid w:val="00706622"/>
    <w:rsid w:val="00723985"/>
    <w:rsid w:val="00725935"/>
    <w:rsid w:val="00745206"/>
    <w:rsid w:val="007868D9"/>
    <w:rsid w:val="00791A71"/>
    <w:rsid w:val="007F3E6C"/>
    <w:rsid w:val="007F58D8"/>
    <w:rsid w:val="00871320"/>
    <w:rsid w:val="00871DFE"/>
    <w:rsid w:val="00875E83"/>
    <w:rsid w:val="00890013"/>
    <w:rsid w:val="008A41B7"/>
    <w:rsid w:val="008B5DD4"/>
    <w:rsid w:val="008C61C6"/>
    <w:rsid w:val="008D0EF2"/>
    <w:rsid w:val="00901CD7"/>
    <w:rsid w:val="009801CD"/>
    <w:rsid w:val="009B31F7"/>
    <w:rsid w:val="009C4CE8"/>
    <w:rsid w:val="00A2270B"/>
    <w:rsid w:val="00A24980"/>
    <w:rsid w:val="00A5391B"/>
    <w:rsid w:val="00A54CA6"/>
    <w:rsid w:val="00A77AEF"/>
    <w:rsid w:val="00AA2126"/>
    <w:rsid w:val="00AC23BC"/>
    <w:rsid w:val="00AE6216"/>
    <w:rsid w:val="00AE71D2"/>
    <w:rsid w:val="00AF3743"/>
    <w:rsid w:val="00B20EE6"/>
    <w:rsid w:val="00B23618"/>
    <w:rsid w:val="00B30730"/>
    <w:rsid w:val="00B411EF"/>
    <w:rsid w:val="00B63337"/>
    <w:rsid w:val="00B9482B"/>
    <w:rsid w:val="00BB46E5"/>
    <w:rsid w:val="00BB7F95"/>
    <w:rsid w:val="00BC4C01"/>
    <w:rsid w:val="00BC779B"/>
    <w:rsid w:val="00BD6490"/>
    <w:rsid w:val="00BF0FFD"/>
    <w:rsid w:val="00C01CF0"/>
    <w:rsid w:val="00C10C2A"/>
    <w:rsid w:val="00C26404"/>
    <w:rsid w:val="00C43956"/>
    <w:rsid w:val="00C44A78"/>
    <w:rsid w:val="00C549DE"/>
    <w:rsid w:val="00C7139F"/>
    <w:rsid w:val="00C9492A"/>
    <w:rsid w:val="00C972B6"/>
    <w:rsid w:val="00CF5683"/>
    <w:rsid w:val="00D04F2B"/>
    <w:rsid w:val="00D1508E"/>
    <w:rsid w:val="00D1600A"/>
    <w:rsid w:val="00D465CF"/>
    <w:rsid w:val="00D46904"/>
    <w:rsid w:val="00D60738"/>
    <w:rsid w:val="00D63120"/>
    <w:rsid w:val="00D64C4F"/>
    <w:rsid w:val="00D64D94"/>
    <w:rsid w:val="00D9270B"/>
    <w:rsid w:val="00DC250C"/>
    <w:rsid w:val="00DE1D52"/>
    <w:rsid w:val="00E0284E"/>
    <w:rsid w:val="00E45383"/>
    <w:rsid w:val="00E62B22"/>
    <w:rsid w:val="00EA1103"/>
    <w:rsid w:val="00EB0E11"/>
    <w:rsid w:val="00EB44BF"/>
    <w:rsid w:val="00ED407E"/>
    <w:rsid w:val="00ED46E8"/>
    <w:rsid w:val="00EE3D5D"/>
    <w:rsid w:val="00EE5473"/>
    <w:rsid w:val="00F11D9F"/>
    <w:rsid w:val="00F33C0F"/>
    <w:rsid w:val="00F71481"/>
    <w:rsid w:val="00F811DF"/>
    <w:rsid w:val="00FA692E"/>
    <w:rsid w:val="00FB32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2DB3A0"/>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mary.inoue@fap.local" w:date="2026-09-22T12:34:00Z">
        <w:pPr>
          <w:spacing w:line="260" w:lineRule="atLeast"/>
          <w:jc w:val="both"/>
        </w:pPr>
      </w:pPrChange>
    </w:pPr>
    <w:rPr>
      <w:lang w:val="pt-BR"/>
      <w:rPrChange w:id="0" w:author="mary.inoue@fap.local" w:date="2026-09-22T12:34: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spacing w:line="240" w:lineRule="auto"/>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sz w:val="24"/>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unhideWhenUsed/>
    <w:rsid w:val="00725935"/>
    <w:rPr>
      <w:color w:val="auto"/>
      <w:u w:val="non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style>
  <w:style w:type="paragraph" w:styleId="BalloonText">
    <w:name w:val="Balloon Text"/>
    <w:basedOn w:val="Normal"/>
    <w:link w:val="BalloonTextChar"/>
    <w:uiPriority w:val="99"/>
    <w:semiHidden/>
    <w:unhideWhenUsed/>
    <w:rsid w:val="00EE54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rPr>
  </w:style>
  <w:style w:type="paragraph" w:styleId="Revision">
    <w:name w:val="Revision"/>
    <w:hidden/>
    <w:uiPriority w:val="99"/>
    <w:semiHidden/>
    <w:rsid w:val="00030EFD"/>
    <w:pPr>
      <w:spacing w:after="0" w:line="240" w:lineRule="auto"/>
    </w:pPr>
    <w:rPr>
      <w:sz w:val="19"/>
    </w:rPr>
  </w:style>
  <w:style w:type="paragraph" w:customStyle="1" w:styleId="Default">
    <w:name w:val="Default"/>
    <w:rsid w:val="00BC779B"/>
    <w:pPr>
      <w:autoSpaceDE w:val="0"/>
      <w:autoSpaceDN w:val="0"/>
      <w:adjustRightInd w:val="0"/>
      <w:spacing w:after="0" w:line="240" w:lineRule="auto"/>
    </w:pPr>
    <w:rPr>
      <w:rFonts w:ascii="Arial" w:hAnsi="Arial" w:cs="Arial"/>
      <w:color w:val="000000"/>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1875</Words>
  <Characters>10691</Characters>
  <Application>Microsoft Office Word</Application>
  <DocSecurity>0</DocSecurity>
  <Lines>89</Lines>
  <Paragraphs>25</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