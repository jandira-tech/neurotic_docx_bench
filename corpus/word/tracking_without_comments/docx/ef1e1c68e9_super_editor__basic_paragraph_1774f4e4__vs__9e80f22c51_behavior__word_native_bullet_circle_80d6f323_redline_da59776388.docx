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D8979C" w14:textId="77777777" w:rsidR="00D23CFD" w:rsidRDefault="00D23CFD" w:rsidP="00D23CFD">
      <w:pPr>
        <w:pStyle w:val="ListParagraph"/>
        <w:numPr>
          <w:ilvl w:val="0"/>
          <w:numId w:val="1"/>
        </w:numPr>
        <w:spacing w:after="160" w:line="278" w:lineRule="auto"/>
        <w:rPr>
          <w:ins w:id="10" w:author="Caio Pizzol" w:date="2026-09-26T15:19:00Z" w16du:dateUtc="2026-09-26T19:19:00Z"/>
        </w:rPr>
      </w:pPr>
      <w:ins w:id="11" w:author="Caio Pizzol" w:date="2026-09-26T15:19:00Z" w16du:dateUtc="2026-09-26T19:19:00Z">
        <w:r>
          <w:t>First</w:t>
        </w:r>
      </w:ins>
    </w:p>
    <w:p w14:paraId="65548762" w14:textId="77777777" w:rsidR="00D23CFD" w:rsidRDefault="00D23CFD" w:rsidP="00D23CFD">
      <w:pPr>
        <w:pStyle w:val="ListParagraph"/>
        <w:numPr>
          <w:ilvl w:val="0"/>
          <w:numId w:val="1"/>
        </w:numPr>
        <w:spacing w:after="160" w:line="278" w:lineRule="auto"/>
        <w:rPr>
          <w:ins w:id="12" w:author="Caio Pizzol" w:date="2026-09-26T15:19:00Z" w16du:dateUtc="2026-09-26T19:19:00Z"/>
        </w:rPr>
      </w:pPr>
      <w:ins w:id="13" w:author="Caio Pizzol" w:date="2026-09-26T15:19:00Z" w16du:dateUtc="2026-09-26T19:19:00Z">
        <w:r>
          <w:t>Second</w:t>
        </w:r>
      </w:ins>
    </w:p>
    <w:p w14:paraId="6576C81E" w14:textId="65BB2574" w:rsidR="003C58BC" w:rsidRDefault="00D23CFD" w:rsidP="00D23CFD">
      <w:pPr>
        <w:pStyle w:val="ListParagraph"/>
        <w:numPr>
          <w:ilvl w:val="0"/>
          <w:numId w:val="1"/>
        </w:numPr>
        <w:pPrChange w:id="14" w:author="Caio Pizzol" w:date="2026-09-26T15:19:00Z" w16du:dateUtc="2026-09-26T19:19:00Z">
          <w:pPr/>
        </w:pPrChange>
      </w:pPr>
      <w:ins w:id="15" w:author="Caio Pizzol" w:date="2026-09-26T15:19:00Z" w16du:dateUtc="2026-09-26T19:19:00Z">
        <w:r>
          <w:t>Third</w:t>
        </w:r>
      </w:ins>
      <w:del w:id="16" w:author="Caio Pizzol" w:date="2026-09-26T15:19:00Z" w16du:dateUtc="2026-09-26T19:19:00Z">
        <w:r w:rsidR="000440A6">
          <w:delText>Basic paragraph</w:delText>
        </w:r>
      </w:del>
    </w:p>
    <w:sectPr w:rsidR="003C5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55E5AB9"/>
    <w:multiLevelType w:val="singleLevel"/>
    <w:tmpl w:val="04090003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</w:abstractNum>
  <w:num w:numId="1" w16cid:durableId="105003180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0A6"/>
    <w:rsid w:val="000440A6"/>
    <w:rsid w:val="002031F9"/>
    <w:rsid w:val="00262742"/>
    <w:rsid w:val="00360F1B"/>
    <w:rsid w:val="003C1D14"/>
    <w:rsid w:val="003C58BC"/>
    <w:rsid w:val="0045289F"/>
    <w:rsid w:val="0057219A"/>
    <w:rsid w:val="00744453"/>
    <w:rsid w:val="00931F1A"/>
    <w:rsid w:val="00A73F4C"/>
    <w:rsid w:val="00AF4127"/>
    <w:rsid w:val="00D23CFD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6FDF4B"/>
  <w15:chartTrackingRefBased/>
  <w15:docId w15:val="{2C8151FE-8CF5-4044-9E85-0E45716B2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CFD"/>
    <w:pPr>
      <w:keepNext/>
      <w:keepLines/>
      <w:spacing w:before="160" w:after="80" w:line="278" w:lineRule="auto"/>
      <w:outlineLvl w:val="2"/>
      <w:pPrChange w:id="0" w:author="Caio Pizzol" w:date="2026-09-26T15:19:00Z">
        <w:pPr>
          <w:keepNext/>
          <w:keepLines/>
          <w:spacing w:before="160" w:after="80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rPrChange w:id="0" w:author="Caio Pizzol" w:date="2026-09-26T15:19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CFD"/>
    <w:pPr>
      <w:keepNext/>
      <w:keepLines/>
      <w:spacing w:before="80" w:after="40" w:line="278" w:lineRule="auto"/>
      <w:outlineLvl w:val="3"/>
      <w:pPrChange w:id="1" w:author="Caio Pizzol" w:date="2026-09-26T15:19:00Z">
        <w:pPr>
          <w:keepNext/>
          <w:keepLines/>
          <w:spacing w:before="80" w:after="40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rPrChange w:id="1" w:author="Caio Pizzol" w:date="2026-09-26T15:19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CFD"/>
    <w:pPr>
      <w:keepNext/>
      <w:keepLines/>
      <w:spacing w:before="80" w:after="40" w:line="278" w:lineRule="auto"/>
      <w:outlineLvl w:val="4"/>
      <w:pPrChange w:id="2" w:author="Caio Pizzol" w:date="2026-09-26T15:19:00Z">
        <w:pPr>
          <w:keepNext/>
          <w:keepLines/>
          <w:spacing w:before="80" w:after="40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rPrChange w:id="2" w:author="Caio Pizzol" w:date="2026-09-26T15:19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CFD"/>
    <w:pPr>
      <w:keepNext/>
      <w:keepLines/>
      <w:spacing w:before="40" w:line="278" w:lineRule="auto"/>
      <w:outlineLvl w:val="5"/>
      <w:pPrChange w:id="3" w:author="Caio Pizzol" w:date="2026-09-26T15:19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3" w:author="Caio Pizzol" w:date="2026-09-26T15:19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CFD"/>
    <w:pPr>
      <w:keepNext/>
      <w:keepLines/>
      <w:spacing w:before="40" w:line="278" w:lineRule="auto"/>
      <w:outlineLvl w:val="6"/>
      <w:pPrChange w:id="4" w:author="Caio Pizzol" w:date="2026-09-26T15:19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4" w:author="Caio Pizzol" w:date="2026-09-26T15:19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CFD"/>
    <w:pPr>
      <w:keepNext/>
      <w:keepLines/>
      <w:spacing w:line="278" w:lineRule="auto"/>
      <w:outlineLvl w:val="7"/>
      <w:pPrChange w:id="5" w:author="Caio Pizzol" w:date="2026-09-26T15:19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5" w:author="Caio Pizzol" w:date="2026-09-26T15:19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CFD"/>
    <w:pPr>
      <w:keepNext/>
      <w:keepLines/>
      <w:spacing w:line="278" w:lineRule="auto"/>
      <w:outlineLvl w:val="8"/>
      <w:pPrChange w:id="6" w:author="Caio Pizzol" w:date="2026-09-26T15:19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6" w:author="Caio Pizzol" w:date="2026-09-26T15:19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0A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0A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0A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0A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0A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0A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0A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CFD"/>
    <w:pPr>
      <w:spacing w:after="80"/>
      <w:contextualSpacing/>
      <w:pPrChange w:id="7" w:author="Caio Pizzol" w:date="2026-09-26T15:19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7" w:author="Caio Pizzol" w:date="2026-09-26T15:19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044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CFD"/>
    <w:pPr>
      <w:numPr>
        <w:ilvl w:val="1"/>
      </w:numPr>
      <w:spacing w:after="160" w:line="278" w:lineRule="auto"/>
      <w:pPrChange w:id="8" w:author="Caio Pizzol" w:date="2026-09-26T15:19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8" w:author="Caio Pizzol" w:date="2026-09-26T15:19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0440A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CFD"/>
    <w:pPr>
      <w:spacing w:before="160" w:after="160" w:line="278" w:lineRule="auto"/>
      <w:jc w:val="center"/>
      <w:pPrChange w:id="9" w:author="Caio Pizzol" w:date="2026-09-26T15:19:00Z">
        <w:pPr>
          <w:spacing w:before="160" w:after="160"/>
          <w:jc w:val="center"/>
        </w:pPr>
      </w:pPrChange>
    </w:pPr>
    <w:rPr>
      <w:rFonts w:asciiTheme="minorHAnsi" w:hAnsiTheme="minorHAnsi" w:cstheme="minorBidi"/>
      <w:i/>
      <w:iCs/>
      <w:color w:val="404040" w:themeColor="text1" w:themeTint="BF"/>
      <w:rPrChange w:id="9" w:author="Caio Pizzol" w:date="2026-09-26T15:19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0440A6"/>
    <w:rPr>
      <w:rFonts w:asciiTheme="minorHAnsi" w:hAnsiTheme="minorHAnsi" w:cstheme="min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0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0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0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2025-11-06T21:25:00Z</dcterms:created>
  <dcterms:modified xsi:type="dcterms:W3CDTF">2026-09-26T19:19:00Z</dcterms:modified>
</cp:coreProperties>
</file>