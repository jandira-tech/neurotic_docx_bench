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21C224" w14:textId="77777777" w:rsidR="00C70578" w:rsidRDefault="002F5279">
      <w:r>
        <w:t>Book Catalog</w:t>
      </w:r>
    </w:p>
    <w:p w14:paraId="5D443C82" w14:textId="77777777" w:rsidR="00B83768" w:rsidRDefault="00B83768">
      <w:pPr>
        <w:rPr>
          <w:ins w:id="0" w:author="Comparison" w:date="2026-09-26T14:39:00Z" w16du:dateUtc="2026-09-26T18:39:00Z"/>
        </w:rPr>
      </w:pPr>
    </w:p>
    <w:p w14:paraId="1DD2244A" w14:textId="77777777" w:rsidR="00B83768" w:rsidRDefault="00B83768">
      <w:pPr>
        <w:rPr>
          <w:ins w:id="1" w:author="Comparison" w:date="2026-09-26T14:39:00Z" w16du:dateUtc="2026-09-26T18:3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3768" w14:paraId="63D3517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F54A" w14:textId="77777777" w:rsidR="00B83768" w:rsidRDefault="002F5279">
            <w:pPr>
              <w:rPr>
                <w:ins w:id="3" w:author="Comparison" w:date="2026-09-26T14:39:00Z" w16du:dateUtc="2026-09-26T18:39:00Z"/>
              </w:rPr>
            </w:pPr>
            <w:ins w:id="4" w:author="Comparison" w:date="2026-09-26T14:39:00Z" w16du:dateUtc="2026-09-26T18:39:00Z">
              <w:r>
                <w:t>Title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CD985" w14:textId="77777777" w:rsidR="00B83768" w:rsidRDefault="002F5279">
            <w:pPr>
              <w:rPr>
                <w:ins w:id="5" w:author="Comparison" w:date="2026-09-26T14:39:00Z" w16du:dateUtc="2026-09-26T18:39:00Z"/>
              </w:rPr>
            </w:pPr>
            <w:ins w:id="6" w:author="Comparison" w:date="2026-09-26T14:39:00Z" w16du:dateUtc="2026-09-26T18:39:00Z">
              <w:r>
                <w:t>Author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A1A7" w14:textId="77777777" w:rsidR="00B83768" w:rsidRDefault="002F5279">
            <w:pPr>
              <w:rPr>
                <w:ins w:id="7" w:author="Comparison" w:date="2026-09-26T14:39:00Z" w16du:dateUtc="2026-09-26T18:39:00Z"/>
              </w:rPr>
            </w:pPr>
            <w:ins w:id="8" w:author="Comparison" w:date="2026-09-26T14:39:00Z" w16du:dateUtc="2026-09-26T18:39:00Z">
              <w:r>
                <w:t>Genre</w:t>
              </w:r>
            </w:ins>
          </w:p>
        </w:tc>
      </w:tr>
      <w:tr w:rsidR="00B83768" w14:paraId="209B816D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4AB8" w14:textId="77777777" w:rsidR="00B83768" w:rsidRDefault="002F5279">
            <w:pPr>
              <w:rPr>
                <w:ins w:id="10" w:author="Comparison" w:date="2026-09-26T14:39:00Z" w16du:dateUtc="2026-09-26T18:39:00Z"/>
              </w:rPr>
            </w:pPr>
            <w:ins w:id="11" w:author="Comparison" w:date="2026-09-26T14:39:00Z" w16du:dateUtc="2026-09-26T18:39:00Z">
              <w:r>
                <w:rPr>
                  <w:i/>
                  <w:iCs/>
                </w:rPr>
                <w:t>The Great Gatsby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598C" w14:textId="77777777" w:rsidR="00B83768" w:rsidRDefault="002F5279">
            <w:pPr>
              <w:rPr>
                <w:ins w:id="12" w:author="Comparison" w:date="2026-09-26T14:39:00Z" w16du:dateUtc="2026-09-26T18:39:00Z"/>
              </w:rPr>
            </w:pPr>
            <w:ins w:id="13" w:author="Comparison" w:date="2026-09-26T14:39:00Z" w16du:dateUtc="2026-09-26T18:39:00Z">
              <w:r>
                <w:t>F. Scott Fitzgerald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2E7F" w14:textId="77777777" w:rsidR="00B83768" w:rsidRDefault="002F5279">
            <w:pPr>
              <w:rPr>
                <w:ins w:id="14" w:author="Comparison" w:date="2026-09-26T14:39:00Z" w16du:dateUtc="2026-09-26T18:39:00Z"/>
              </w:rPr>
            </w:pPr>
            <w:ins w:id="15" w:author="Comparison" w:date="2026-09-26T14:39:00Z" w16du:dateUtc="2026-09-26T18:39:00Z">
              <w:r>
                <w:t>Fiction</w:t>
              </w:r>
            </w:ins>
          </w:p>
        </w:tc>
      </w:tr>
      <w:tr w:rsidR="00B83768" w14:paraId="19DC3BE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9-26T14:39:00Z" w16du:dateUtc="2026-09-26T18:3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EA6D" w14:textId="77777777" w:rsidR="00B83768" w:rsidRDefault="002F5279">
            <w:pPr>
              <w:rPr>
                <w:ins w:id="17" w:author="Comparison" w:date="2026-09-26T14:39:00Z" w16du:dateUtc="2026-09-26T18:39:00Z"/>
              </w:rPr>
            </w:pPr>
            <w:ins w:id="18" w:author="Comparison" w:date="2026-09-26T14:39:00Z" w16du:dateUtc="2026-09-26T18:39:00Z">
              <w:r>
                <w:rPr>
                  <w:i/>
                  <w:iCs/>
                </w:rPr>
                <w:t>1984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DFC93" w14:textId="77777777" w:rsidR="00B83768" w:rsidRDefault="002F5279">
            <w:pPr>
              <w:rPr>
                <w:ins w:id="19" w:author="Comparison" w:date="2026-09-26T14:39:00Z" w16du:dateUtc="2026-09-26T18:39:00Z"/>
              </w:rPr>
            </w:pPr>
            <w:ins w:id="20" w:author="Comparison" w:date="2026-09-26T14:39:00Z" w16du:dateUtc="2026-09-26T18:39:00Z">
              <w:r>
                <w:t>George Orwell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729A" w14:textId="77777777" w:rsidR="00B83768" w:rsidRDefault="002F5279">
            <w:pPr>
              <w:rPr>
                <w:ins w:id="21" w:author="Comparison" w:date="2026-09-26T14:39:00Z" w16du:dateUtc="2026-09-26T18:39:00Z"/>
              </w:rPr>
            </w:pPr>
            <w:ins w:id="22" w:author="Comparison" w:date="2026-09-26T14:39:00Z" w16du:dateUtc="2026-09-26T18:39:00Z">
              <w:r>
                <w:t>Dystopian</w:t>
              </w:r>
            </w:ins>
          </w:p>
        </w:tc>
      </w:tr>
    </w:tbl>
    <w:p w14:paraId="3F21AFC7" w14:textId="77777777" w:rsidR="00C70578" w:rsidRDefault="002F5279">
      <w:del w:id="23" w:author="Comparison" w:date="2026-09-26T14:39:00Z" w16du:dateUtc="2026-09-26T18:39:00Z">
        <w:r>
          <w:delText>Title</w:delText>
        </w:r>
        <w:r>
          <w:tab/>
          <w:delText>Author</w:delText>
        </w:r>
        <w:r>
          <w:tab/>
          <w:delText>Genre</w:delText>
        </w:r>
        <w:r>
          <w:tab/>
          <w:delText>The Gre</w:delText>
        </w:r>
        <w:r>
          <w:rPr>
            <w:i/>
            <w:iCs/>
          </w:rPr>
          <w:delText>at Gats</w:delText>
        </w:r>
        <w:r>
          <w:delText>by</w:delText>
        </w:r>
        <w:r>
          <w:tab/>
          <w:delText>F. Sc</w:delText>
        </w:r>
        <w:r>
          <w:rPr>
            <w:i/>
            <w:iCs/>
          </w:rPr>
          <w:delText>ott Fitzgerald</w:delText>
        </w:r>
        <w:r>
          <w:tab/>
        </w:r>
        <w:r>
          <w:rPr>
            <w:i/>
            <w:iCs/>
          </w:rPr>
          <w:delText>Fiction</w:delText>
        </w:r>
        <w:r>
          <w:tab/>
        </w:r>
        <w:r>
          <w:rPr>
            <w:i/>
            <w:iCs/>
          </w:rPr>
          <w:delText>1984</w:delText>
        </w:r>
        <w:r>
          <w:tab/>
          <w:delText>George Orwell</w:delText>
        </w:r>
        <w:r>
          <w:tab/>
          <w:delText>Dystopian</w:delText>
        </w:r>
        <w:r>
          <w:tab/>
          <w:delText>Sap</w:delText>
        </w:r>
        <w:r>
          <w:rPr>
            <w:i/>
            <w:iCs/>
          </w:rPr>
          <w:delText>i</w:delText>
        </w:r>
        <w:r>
          <w:delText>ens</w:delText>
        </w:r>
        <w:r>
          <w:tab/>
          <w:delText>Yuval Noah Harari</w:delText>
        </w:r>
        <w:r>
          <w:tab/>
          <w:delText>Non-fiction</w:delText>
        </w:r>
      </w:del>
    </w:p>
    <w:sectPr w:rsidR="00C705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578"/>
    <w:rsid w:val="00181544"/>
    <w:rsid w:val="002F5279"/>
    <w:rsid w:val="005017B3"/>
    <w:rsid w:val="00825CE1"/>
    <w:rsid w:val="00B83768"/>
    <w:rsid w:val="00C7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07459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2026-09-26T18:39:00Z</dcterms:modified>
</cp:coreProperties>
</file>