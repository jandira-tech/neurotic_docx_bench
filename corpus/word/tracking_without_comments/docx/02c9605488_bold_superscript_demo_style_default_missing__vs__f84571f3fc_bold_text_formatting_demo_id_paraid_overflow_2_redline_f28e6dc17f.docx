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8CC36CB" w14:textId="77777777" w:rsidR="007B1E1A" w:rsidRDefault="00400348">
      <w:r>
        <w:rPr>
          <w:rPrChange w:id="0" w:author="Comparison" w:date="2026-09-26T14:39:00Z" w16du:dateUtc="2026-09-26T18:39:00Z">
            <w:rPr>
              <w:b/>
              <w:bCs/>
              <w:vertAlign w:val="superscript"/>
            </w:rPr>
          </w:rPrChange>
        </w:rPr>
        <w:t xml:space="preserve">Bold </w:t>
      </w:r>
      <w:ins w:id="1" w:author="Comparison" w:date="2026-09-26T14:39:00Z" w16du:dateUtc="2026-09-26T18:39:00Z">
        <w:r>
          <w:t>Text Formatting</w:t>
        </w:r>
      </w:ins>
      <w:del w:id="2" w:author="Comparison" w:date="2026-09-26T14:39:00Z" w16du:dateUtc="2026-09-26T18:39:00Z">
        <w:r>
          <w:rPr>
            <w:b/>
            <w:bCs/>
            <w:vertAlign w:val="superscript"/>
          </w:rPr>
          <w:delText>Superscript</w:delText>
        </w:r>
      </w:del>
      <w:r>
        <w:rPr>
          <w:rPrChange w:id="3" w:author="Comparison" w:date="2026-09-26T14:39:00Z" w16du:dateUtc="2026-09-26T18:39:00Z">
            <w:rPr>
              <w:b/>
              <w:bCs/>
              <w:vertAlign w:val="superscript"/>
            </w:rPr>
          </w:rPrChange>
        </w:rPr>
        <w:t xml:space="preserve"> Demo</w:t>
      </w:r>
    </w:p>
    <w:p w14:paraId="1A598763" w14:textId="77777777" w:rsidR="007B1E1A" w:rsidRDefault="00400348">
      <w:r>
        <w:rPr>
          <w:rPrChange w:id="4" w:author="Comparison" w:date="2026-09-26T14:39:00Z" w16du:dateUtc="2026-09-26T18:39:00Z">
            <w:rPr>
              <w:b/>
              <w:bCs/>
              <w:vertAlign w:val="superscript"/>
            </w:rPr>
          </w:rPrChange>
        </w:rPr>
        <w:t xml:space="preserve">This document </w:t>
      </w:r>
      <w:ins w:id="5" w:author="Comparison" w:date="2026-09-26T14:39:00Z" w16du:dateUtc="2026-09-26T18:39:00Z">
        <w:r>
          <w:t>demonstrates</w:t>
        </w:r>
      </w:ins>
      <w:del w:id="6" w:author="Comparison" w:date="2026-09-26T14:39:00Z" w16du:dateUtc="2026-09-26T18:39:00Z">
        <w:r>
          <w:rPr>
            <w:b/>
            <w:bCs/>
            <w:vertAlign w:val="superscript"/>
          </w:rPr>
          <w:delText>shows</w:delText>
        </w:r>
      </w:del>
      <w:r>
        <w:rPr>
          <w:rPrChange w:id="7" w:author="Comparison" w:date="2026-09-26T14:39:00Z" w16du:dateUtc="2026-09-26T18:39:00Z">
            <w:rPr>
              <w:b/>
              <w:bCs/>
              <w:vertAlign w:val="superscript"/>
            </w:rPr>
          </w:rPrChange>
        </w:rPr>
        <w:t xml:space="preserve"> bold </w:t>
      </w:r>
      <w:ins w:id="8" w:author="Comparison" w:date="2026-09-26T14:39:00Z" w16du:dateUtc="2026-09-26T18:39:00Z">
        <w:r>
          <w:t>text</w:t>
        </w:r>
      </w:ins>
      <w:del w:id="9" w:author="Comparison" w:date="2026-09-26T14:39:00Z" w16du:dateUtc="2026-09-26T18:39:00Z">
        <w:r>
          <w:rPr>
            <w:b/>
            <w:bCs/>
            <w:vertAlign w:val="superscript"/>
          </w:rPr>
          <w:delText>with superscript</w:delText>
        </w:r>
      </w:del>
      <w:r>
        <w:rPr>
          <w:rPrChange w:id="10" w:author="Comparison" w:date="2026-09-26T14:39:00Z" w16du:dateUtc="2026-09-26T18:39:00Z">
            <w:rPr>
              <w:b/>
              <w:bCs/>
              <w:vertAlign w:val="superscript"/>
            </w:rPr>
          </w:rPrChange>
        </w:rPr>
        <w:t xml:space="preserve"> formatting.</w:t>
      </w:r>
    </w:p>
    <w:p w14:paraId="262AF438" w14:textId="77777777" w:rsidR="007B1E1A" w:rsidRDefault="00400348">
      <w:ins w:id="11" w:author="Comparison" w:date="2026-09-26T14:39:00Z" w16du:dateUtc="2026-09-26T18:39:00Z">
        <w:r>
          <w:t>This text is bold.</w:t>
        </w:r>
      </w:ins>
      <w:del w:id="12" w:author="Comparison" w:date="2026-09-26T14:39:00Z" w16du:dateUtc="2026-09-26T18:39:00Z">
        <w:r>
          <w:rPr>
            <w:b/>
            <w:bCs/>
            <w:vertAlign w:val="superscript"/>
          </w:rPr>
          <w:delText>Bold superscript is used in mathematical and scientific notation.</w:delText>
        </w:r>
      </w:del>
    </w:p>
    <w:sectPr w:rsidR="007B1E1A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B1E1A"/>
    <w:rsid w:val="00071C36"/>
    <w:rsid w:val="00400348"/>
    <w:rsid w:val="005017B3"/>
    <w:rsid w:val="005C0072"/>
    <w:rsid w:val="007B1E1A"/>
    <w:rsid w:val="008564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BDFCCD24-8742-784D-86A0-4C6983CAE7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28</Words>
  <Characters>163</Characters>
  <Application>Microsoft Office Word</Application>
  <DocSecurity>0</DocSecurity>
  <Lines>1</Lines>
  <Paragraphs>1</Paragraphs>
  <ScaleCrop>false</ScaleCrop>
  <Company/>
  <LinksUpToDate>false</LinksUpToDate>
  <CharactersWithSpaces>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2026-05-14T17:15:00Z</dcterms:created>
  <dcterms:modified xsi:type="dcterms:W3CDTF">2026-09-26T18:39:00Z</dcterms:modified>
</cp:coreProperties>
</file>