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EE25DB" w14:textId="77777777" w:rsidR="007A3B84" w:rsidRPr="0016202A" w:rsidRDefault="007A3B84" w:rsidP="007A3B84">
      <w:pPr>
        <w:spacing w:before="240" w:after="120" w:line="276" w:lineRule="auto"/>
        <w:rPr>
          <w:ins w:id="12" w:author="Taylor, Emily" w:date="2026-09-25T21:12:00Z" w16du:dateUtc="2026-09-26T01:12:00Z"/>
          <w:rFonts w:ascii="Arial" w:eastAsia="Calibri" w:hAnsi="Arial" w:cs="Arial"/>
          <w:sz w:val="24"/>
          <w:szCs w:val="24"/>
          <w:u w:val="single"/>
        </w:rPr>
      </w:pPr>
      <w:ins w:id="13" w:author="Taylor, Emily" w:date="2026-09-25T21:12:00Z" w16du:dateUtc="2026-09-26T01:12:00Z">
        <w:r w:rsidRPr="0016202A">
          <w:rPr>
            <w:rFonts w:ascii="Arial" w:eastAsia="Calibri" w:hAnsi="Arial" w:cs="Arial"/>
            <w:sz w:val="24"/>
            <w:szCs w:val="24"/>
            <w:u w:val="single"/>
          </w:rPr>
          <w:t>Tests and Trials Purpose and Scope</w:t>
        </w:r>
      </w:ins>
    </w:p>
    <w:p w14:paraId="632F471B" w14:textId="77777777" w:rsidR="007A3B84" w:rsidRPr="0016202A" w:rsidRDefault="007A3B84" w:rsidP="007A3B84">
      <w:pPr>
        <w:rPr>
          <w:ins w:id="14" w:author="Taylor, Emily" w:date="2026-09-25T21:12:00Z" w16du:dateUtc="2026-09-26T01:12:00Z"/>
          <w:rFonts w:ascii="Arial" w:eastAsia="Calibri" w:hAnsi="Arial" w:cs="Arial"/>
          <w:sz w:val="24"/>
          <w:szCs w:val="24"/>
        </w:rPr>
      </w:pPr>
      <w:ins w:id="15" w:author="Taylor, Emily" w:date="2026-09-25T21:12:00Z" w16du:dateUtc="2026-09-26T01:12:00Z">
        <w:r w:rsidRPr="0016202A">
          <w:rPr>
            <w:rFonts w:ascii="Arial" w:eastAsia="Calibri" w:hAnsi="Arial" w:cs="Arial"/>
            <w:sz w:val="24"/>
            <w:szCs w:val="24"/>
          </w:rPr>
          <w:t xml:space="preserve">Tests and Trials are important components of an incremental approach to building the new Environmental Land Management scheme.  </w:t>
        </w:r>
      </w:ins>
    </w:p>
    <w:p w14:paraId="27C7BD16" w14:textId="77777777" w:rsidR="007A3B84" w:rsidRPr="0016202A" w:rsidRDefault="007A3B84" w:rsidP="007A3B84">
      <w:pPr>
        <w:pStyle w:val="CommentText"/>
        <w:rPr>
          <w:ins w:id="16" w:author="Taylor, Emily" w:date="2026-09-25T21:12:00Z" w16du:dateUtc="2026-09-26T01:12:00Z"/>
          <w:rFonts w:cs="Arial"/>
          <w:sz w:val="24"/>
          <w:szCs w:val="24"/>
        </w:rPr>
      </w:pPr>
      <w:ins w:id="17" w:author="Taylor, Emily" w:date="2026-09-25T21:12:00Z" w16du:dateUtc="2026-09-26T01:12:00Z">
        <w:r w:rsidRPr="0016202A">
          <w:rPr>
            <w:rFonts w:cs="Arial"/>
            <w:sz w:val="24"/>
            <w:szCs w:val="24"/>
          </w:rPr>
          <w:t>We began the Tests and Trials work in 2018 as a vehicle to engage with a wide range of farmers, land managers and stakeholders to harness their ideas to conduct research to contribute to the design of the new Environmental Land Management scheme.  Farmers and land managers taking part in the Tests and Trials co-design elements or building blocks of the new scheme in their real-life environment.  We use this evidence and learning they generate to understand farmer and market behaviour and to help shape and inform scheme design</w:t>
        </w:r>
        <w:r>
          <w:rPr>
            <w:rFonts w:cs="Arial"/>
            <w:sz w:val="24"/>
            <w:szCs w:val="24"/>
          </w:rPr>
          <w:t>.</w:t>
        </w:r>
      </w:ins>
    </w:p>
    <w:p w14:paraId="34ADCC82" w14:textId="77777777" w:rsidR="007A3B84" w:rsidRPr="0016202A" w:rsidRDefault="007A3B84" w:rsidP="007A3B84">
      <w:pPr>
        <w:rPr>
          <w:ins w:id="18" w:author="Taylor, Emily" w:date="2026-09-25T21:12:00Z" w16du:dateUtc="2026-09-26T01:12:00Z"/>
          <w:rFonts w:ascii="Arial" w:eastAsia="Calibri" w:hAnsi="Arial" w:cs="Arial"/>
          <w:sz w:val="24"/>
          <w:szCs w:val="24"/>
        </w:rPr>
      </w:pPr>
      <w:ins w:id="19" w:author="Taylor, Emily" w:date="2026-09-25T21:12:00Z" w16du:dateUtc="2026-09-26T01:12:00Z">
        <w:r w:rsidRPr="0016202A">
          <w:rPr>
            <w:rFonts w:ascii="Arial" w:eastAsia="Calibri" w:hAnsi="Arial" w:cs="Arial"/>
            <w:sz w:val="24"/>
            <w:szCs w:val="24"/>
          </w:rPr>
          <w:t>Tests and Trials are a safe space to fail, learn and improve.  As well as Testing the key building blocks of the new scheme, we are also Trialling new ideas and innovative approaches to understand if and how they could be built into the new scheme and help to shape the national pilot.</w:t>
        </w:r>
      </w:ins>
    </w:p>
    <w:p w14:paraId="0A8B7710" w14:textId="77777777" w:rsidR="007A3B84" w:rsidRPr="0016202A" w:rsidRDefault="007A3B84" w:rsidP="007A3B84">
      <w:pPr>
        <w:rPr>
          <w:ins w:id="20" w:author="Taylor, Emily" w:date="2026-09-25T21:12:00Z" w16du:dateUtc="2026-09-26T01:12:00Z"/>
          <w:rFonts w:ascii="Arial" w:eastAsia="Calibri" w:hAnsi="Arial" w:cs="Arial"/>
          <w:sz w:val="24"/>
          <w:szCs w:val="24"/>
        </w:rPr>
      </w:pPr>
      <w:ins w:id="21" w:author="Taylor, Emily" w:date="2026-09-25T21:12:00Z" w16du:dateUtc="2026-09-26T01:12:00Z">
        <w:r w:rsidRPr="0016202A">
          <w:rPr>
            <w:rFonts w:ascii="Arial" w:eastAsia="Calibri" w:hAnsi="Arial" w:cs="Arial"/>
            <w:sz w:val="24"/>
            <w:szCs w:val="24"/>
          </w:rPr>
          <w:t xml:space="preserve">Tests and Trials and the National Pilot are important components of an incremental approach to building the new scheme.  The learning they generate will help us build a tried and Tested framework for the wider roll out of the new scheme.  This learning and improving won’t stop there as we will continue </w:t>
        </w:r>
        <w:r>
          <w:rPr>
            <w:rFonts w:ascii="Arial" w:eastAsia="Calibri" w:hAnsi="Arial" w:cs="Arial"/>
            <w:sz w:val="24"/>
            <w:szCs w:val="24"/>
          </w:rPr>
          <w:t>t</w:t>
        </w:r>
        <w:r w:rsidRPr="0016202A">
          <w:rPr>
            <w:rFonts w:ascii="Arial" w:eastAsia="Calibri" w:hAnsi="Arial" w:cs="Arial"/>
            <w:sz w:val="24"/>
            <w:szCs w:val="24"/>
          </w:rPr>
          <w:t xml:space="preserve">esting </w:t>
        </w:r>
        <w:r>
          <w:rPr>
            <w:rFonts w:ascii="Arial" w:eastAsia="Calibri" w:hAnsi="Arial" w:cs="Arial"/>
            <w:sz w:val="24"/>
            <w:szCs w:val="24"/>
          </w:rPr>
          <w:t>until 2028,</w:t>
        </w:r>
        <w:r w:rsidRPr="0016202A">
          <w:rPr>
            <w:rFonts w:ascii="Arial" w:eastAsia="Calibri" w:hAnsi="Arial" w:cs="Arial"/>
            <w:sz w:val="24"/>
            <w:szCs w:val="24"/>
          </w:rPr>
          <w:t xml:space="preserve"> with the overall aim that in 10 years’ time, we will have a tried and Tested ‘co-designed’ system that is world-class.</w:t>
        </w:r>
      </w:ins>
    </w:p>
    <w:p w14:paraId="23636081" w14:textId="688DF949" w:rsidR="007A3B84" w:rsidRPr="0016202A" w:rsidRDefault="007A3B84" w:rsidP="007A3B84">
      <w:pPr>
        <w:spacing w:before="240" w:after="120" w:line="276" w:lineRule="auto"/>
        <w:rPr>
          <w:ins w:id="22" w:author="Taylor, Emily" w:date="2026-09-25T21:12:00Z" w16du:dateUtc="2026-09-26T01:12:00Z"/>
          <w:rFonts w:ascii="Arial" w:eastAsia="Calibri" w:hAnsi="Arial" w:cs="Arial"/>
          <w:sz w:val="24"/>
          <w:szCs w:val="24"/>
        </w:rPr>
      </w:pPr>
      <w:ins w:id="23" w:author="Taylor, Emily" w:date="2026-09-25T21:12:00Z" w16du:dateUtc="2026-09-26T01:12:00Z">
        <w:r w:rsidRPr="0016202A">
          <w:rPr>
            <w:rFonts w:ascii="Arial" w:eastAsia="Calibri" w:hAnsi="Arial" w:cs="Arial"/>
            <w:sz w:val="24"/>
            <w:szCs w:val="24"/>
          </w:rPr>
          <w:t xml:space="preserve">The scope of Tests and </w:t>
        </w:r>
        <w:r>
          <w:rPr>
            <w:rFonts w:ascii="Arial" w:eastAsia="Calibri" w:hAnsi="Arial" w:cs="Arial"/>
            <w:sz w:val="24"/>
            <w:szCs w:val="24"/>
          </w:rPr>
          <w:t>Trials</w:t>
        </w:r>
        <w:r w:rsidRPr="0016202A">
          <w:rPr>
            <w:rFonts w:ascii="Arial" w:eastAsia="Calibri" w:hAnsi="Arial" w:cs="Arial"/>
            <w:sz w:val="24"/>
            <w:szCs w:val="24"/>
          </w:rPr>
          <w:t xml:space="preserve"> is outlined below:</w:t>
        </w:r>
      </w:ins>
    </w:p>
    <w:p w14:paraId="3679F77A" w14:textId="77777777" w:rsidR="007A3B84" w:rsidRPr="0016202A" w:rsidRDefault="007A3B84" w:rsidP="007A3B84">
      <w:pPr>
        <w:numPr>
          <w:ilvl w:val="0"/>
          <w:numId w:val="12"/>
        </w:numPr>
        <w:spacing w:before="240" w:after="120" w:line="252" w:lineRule="auto"/>
        <w:contextualSpacing/>
        <w:rPr>
          <w:ins w:id="24" w:author="Taylor, Emily" w:date="2026-09-25T21:12:00Z" w16du:dateUtc="2026-09-26T01:12:00Z"/>
          <w:rFonts w:ascii="Arial" w:eastAsia="Calibri" w:hAnsi="Arial" w:cs="Arial"/>
          <w:sz w:val="24"/>
          <w:szCs w:val="24"/>
        </w:rPr>
      </w:pPr>
      <w:ins w:id="25" w:author="Taylor, Emily" w:date="2026-09-25T21:12:00Z" w16du:dateUtc="2026-09-26T01:12:00Z">
        <w:r w:rsidRPr="0016202A">
          <w:rPr>
            <w:rFonts w:ascii="Arial" w:eastAsia="Calibri" w:hAnsi="Arial" w:cs="Arial"/>
            <w:sz w:val="24"/>
            <w:szCs w:val="24"/>
          </w:rPr>
          <w:t xml:space="preserve">Co-design and Test how potential </w:t>
        </w:r>
        <w:r w:rsidRPr="0016202A">
          <w:rPr>
            <w:rFonts w:ascii="Arial" w:eastAsia="Calibri" w:hAnsi="Arial" w:cs="Arial"/>
            <w:b/>
            <w:bCs/>
            <w:sz w:val="24"/>
            <w:szCs w:val="24"/>
          </w:rPr>
          <w:t>elements of the new scheme work in a real-life environment, with different user groups, across different geographies</w:t>
        </w:r>
      </w:ins>
    </w:p>
    <w:p w14:paraId="0017C928" w14:textId="77777777" w:rsidR="007A3B84" w:rsidRPr="0016202A" w:rsidRDefault="007A3B84" w:rsidP="007A3B84">
      <w:pPr>
        <w:numPr>
          <w:ilvl w:val="0"/>
          <w:numId w:val="12"/>
        </w:numPr>
        <w:spacing w:before="240" w:after="120" w:line="252" w:lineRule="auto"/>
        <w:contextualSpacing/>
        <w:rPr>
          <w:ins w:id="26" w:author="Taylor, Emily" w:date="2026-09-25T21:12:00Z" w16du:dateUtc="2026-09-26T01:12:00Z"/>
          <w:rFonts w:ascii="Arial" w:eastAsia="Calibri" w:hAnsi="Arial" w:cs="Arial"/>
          <w:sz w:val="24"/>
          <w:szCs w:val="24"/>
        </w:rPr>
      </w:pPr>
      <w:ins w:id="27" w:author="Taylor, Emily" w:date="2026-09-25T21:12:00Z" w16du:dateUtc="2026-09-26T01:12:00Z">
        <w:r w:rsidRPr="0016202A">
          <w:rPr>
            <w:rFonts w:ascii="Arial" w:eastAsia="Calibri" w:hAnsi="Arial" w:cs="Arial"/>
            <w:b/>
            <w:bCs/>
            <w:sz w:val="24"/>
            <w:szCs w:val="24"/>
          </w:rPr>
          <w:t xml:space="preserve">Trial new or innovative approaches </w:t>
        </w:r>
        <w:r w:rsidRPr="0016202A">
          <w:rPr>
            <w:rFonts w:ascii="Arial" w:eastAsia="Calibri" w:hAnsi="Arial" w:cs="Arial"/>
            <w:sz w:val="24"/>
            <w:szCs w:val="24"/>
          </w:rPr>
          <w:t>that we haven’t previously utilised to understand if and how they could be used within a new scheme</w:t>
        </w:r>
      </w:ins>
    </w:p>
    <w:p w14:paraId="2B8CC219" w14:textId="77777777" w:rsidR="007A3B84" w:rsidRPr="0016202A" w:rsidRDefault="007A3B84" w:rsidP="007A3B84">
      <w:pPr>
        <w:numPr>
          <w:ilvl w:val="0"/>
          <w:numId w:val="12"/>
        </w:numPr>
        <w:spacing w:before="240" w:after="120" w:line="252" w:lineRule="auto"/>
        <w:contextualSpacing/>
        <w:rPr>
          <w:ins w:id="28" w:author="Taylor, Emily" w:date="2026-09-25T21:12:00Z" w16du:dateUtc="2026-09-26T01:12:00Z"/>
          <w:rFonts w:ascii="Arial" w:eastAsia="Calibri" w:hAnsi="Arial" w:cs="Arial"/>
          <w:sz w:val="24"/>
          <w:szCs w:val="24"/>
        </w:rPr>
      </w:pPr>
      <w:ins w:id="29" w:author="Taylor, Emily" w:date="2026-09-25T21:12:00Z" w16du:dateUtc="2026-09-26T01:12:00Z">
        <w:r w:rsidRPr="0016202A">
          <w:rPr>
            <w:rFonts w:ascii="Arial" w:eastAsia="Calibri" w:hAnsi="Arial" w:cs="Arial"/>
            <w:sz w:val="24"/>
            <w:szCs w:val="24"/>
          </w:rPr>
          <w:t xml:space="preserve">Provide </w:t>
        </w:r>
        <w:r w:rsidRPr="0016202A">
          <w:rPr>
            <w:rFonts w:ascii="Arial" w:eastAsia="Calibri" w:hAnsi="Arial" w:cs="Arial"/>
            <w:b/>
            <w:bCs/>
            <w:sz w:val="24"/>
            <w:szCs w:val="24"/>
          </w:rPr>
          <w:t xml:space="preserve">real time evidence </w:t>
        </w:r>
        <w:r w:rsidRPr="0016202A">
          <w:rPr>
            <w:rFonts w:ascii="Arial" w:eastAsia="Calibri" w:hAnsi="Arial" w:cs="Arial"/>
            <w:sz w:val="24"/>
            <w:szCs w:val="24"/>
          </w:rPr>
          <w:t>to help shape policy and delivery</w:t>
        </w:r>
      </w:ins>
    </w:p>
    <w:p w14:paraId="51FF0642" w14:textId="77777777" w:rsidR="007A3B84" w:rsidRPr="0016202A" w:rsidRDefault="007A3B84" w:rsidP="007A3B84">
      <w:pPr>
        <w:numPr>
          <w:ilvl w:val="0"/>
          <w:numId w:val="12"/>
        </w:numPr>
        <w:spacing w:before="240" w:after="120" w:line="252" w:lineRule="auto"/>
        <w:contextualSpacing/>
        <w:rPr>
          <w:ins w:id="30" w:author="Taylor, Emily" w:date="2026-09-25T21:12:00Z" w16du:dateUtc="2026-09-26T01:12:00Z"/>
          <w:rFonts w:ascii="Arial" w:eastAsia="Calibri" w:hAnsi="Arial" w:cs="Arial"/>
          <w:sz w:val="24"/>
          <w:szCs w:val="24"/>
        </w:rPr>
      </w:pPr>
      <w:ins w:id="31" w:author="Taylor, Emily" w:date="2026-09-25T21:12:00Z" w16du:dateUtc="2026-09-26T01:12:00Z">
        <w:r w:rsidRPr="0016202A">
          <w:rPr>
            <w:rFonts w:ascii="Arial" w:eastAsia="Calibri" w:hAnsi="Arial" w:cs="Arial"/>
            <w:sz w:val="24"/>
            <w:szCs w:val="24"/>
          </w:rPr>
          <w:t xml:space="preserve">A means to </w:t>
        </w:r>
        <w:r w:rsidRPr="0016202A">
          <w:rPr>
            <w:rFonts w:ascii="Arial" w:eastAsia="Calibri" w:hAnsi="Arial" w:cs="Arial"/>
            <w:b/>
            <w:bCs/>
            <w:sz w:val="24"/>
            <w:szCs w:val="24"/>
          </w:rPr>
          <w:t>engage with a wide range of farmers and land managers</w:t>
        </w:r>
        <w:r w:rsidRPr="0016202A">
          <w:rPr>
            <w:rFonts w:ascii="Arial" w:eastAsia="Calibri" w:hAnsi="Arial" w:cs="Arial"/>
            <w:sz w:val="24"/>
            <w:szCs w:val="24"/>
          </w:rPr>
          <w:t xml:space="preserve"> to help </w:t>
        </w:r>
        <w:r w:rsidRPr="0016202A">
          <w:rPr>
            <w:rFonts w:ascii="Arial" w:eastAsia="Calibri" w:hAnsi="Arial" w:cs="Arial"/>
            <w:b/>
            <w:bCs/>
            <w:sz w:val="24"/>
            <w:szCs w:val="24"/>
          </w:rPr>
          <w:t>prepare the sector for change</w:t>
        </w:r>
        <w:r w:rsidRPr="0016202A">
          <w:rPr>
            <w:rFonts w:ascii="Arial" w:eastAsia="Calibri" w:hAnsi="Arial" w:cs="Arial"/>
            <w:sz w:val="24"/>
            <w:szCs w:val="24"/>
          </w:rPr>
          <w:t xml:space="preserve"> and </w:t>
        </w:r>
        <w:r w:rsidRPr="0016202A">
          <w:rPr>
            <w:rFonts w:ascii="Arial" w:eastAsia="Calibri" w:hAnsi="Arial" w:cs="Arial"/>
            <w:b/>
            <w:bCs/>
            <w:sz w:val="24"/>
            <w:szCs w:val="24"/>
          </w:rPr>
          <w:t>harness ideas and delivery solutions</w:t>
        </w:r>
      </w:ins>
    </w:p>
    <w:p w14:paraId="3F9FFCE6" w14:textId="77777777" w:rsidR="007A3B84" w:rsidRPr="0016202A" w:rsidRDefault="007A3B84" w:rsidP="007A3B84">
      <w:pPr>
        <w:numPr>
          <w:ilvl w:val="0"/>
          <w:numId w:val="12"/>
        </w:numPr>
        <w:spacing w:before="240" w:after="120" w:line="252" w:lineRule="auto"/>
        <w:contextualSpacing/>
        <w:rPr>
          <w:ins w:id="32" w:author="Taylor, Emily" w:date="2026-09-25T21:12:00Z" w16du:dateUtc="2026-09-26T01:12:00Z"/>
          <w:rFonts w:ascii="Arial" w:eastAsia="Calibri" w:hAnsi="Arial" w:cs="Arial"/>
          <w:sz w:val="24"/>
          <w:szCs w:val="24"/>
        </w:rPr>
      </w:pPr>
      <w:ins w:id="33" w:author="Taylor, Emily" w:date="2026-09-25T21:12:00Z" w16du:dateUtc="2026-09-26T01:12:00Z">
        <w:r w:rsidRPr="0016202A">
          <w:rPr>
            <w:rFonts w:ascii="Arial" w:eastAsia="Calibri" w:hAnsi="Arial" w:cs="Arial"/>
            <w:sz w:val="24"/>
            <w:szCs w:val="24"/>
          </w:rPr>
          <w:t>It</w:t>
        </w:r>
        <w:r w:rsidRPr="0016202A">
          <w:rPr>
            <w:rFonts w:ascii="Arial" w:eastAsia="Calibri" w:hAnsi="Arial" w:cs="Arial"/>
            <w:b/>
            <w:bCs/>
            <w:sz w:val="24"/>
            <w:szCs w:val="24"/>
          </w:rPr>
          <w:t xml:space="preserve"> will not assess </w:t>
        </w:r>
        <w:r w:rsidRPr="0016202A">
          <w:rPr>
            <w:rFonts w:ascii="Arial" w:eastAsia="Calibri" w:hAnsi="Arial" w:cs="Arial"/>
            <w:sz w:val="24"/>
            <w:szCs w:val="24"/>
          </w:rPr>
          <w:t xml:space="preserve">if specific interventions or delivery practices achieve </w:t>
        </w:r>
        <w:r w:rsidRPr="0016202A">
          <w:rPr>
            <w:rFonts w:ascii="Arial" w:eastAsia="Calibri" w:hAnsi="Arial" w:cs="Arial"/>
            <w:b/>
            <w:bCs/>
            <w:sz w:val="24"/>
            <w:szCs w:val="24"/>
          </w:rPr>
          <w:t>environmental outcomes</w:t>
        </w:r>
      </w:ins>
    </w:p>
    <w:p w14:paraId="77B5E51C" w14:textId="77777777" w:rsidR="007A3B84" w:rsidRPr="0016202A" w:rsidRDefault="007A3B84" w:rsidP="007A3B84">
      <w:pPr>
        <w:spacing w:before="240" w:after="120" w:line="276" w:lineRule="auto"/>
        <w:jc w:val="both"/>
        <w:rPr>
          <w:ins w:id="34" w:author="Taylor, Emily" w:date="2026-09-25T21:12:00Z" w16du:dateUtc="2026-09-26T01:12:00Z"/>
          <w:rFonts w:ascii="Arial" w:eastAsia="Calibri" w:hAnsi="Arial" w:cs="Arial"/>
          <w:sz w:val="24"/>
          <w:szCs w:val="24"/>
        </w:rPr>
      </w:pPr>
      <w:ins w:id="35" w:author="Taylor, Emily" w:date="2026-09-25T21:12:00Z" w16du:dateUtc="2026-09-26T01:12:00Z">
        <w:r w:rsidRPr="0016202A">
          <w:rPr>
            <w:rFonts w:ascii="Arial" w:eastAsia="Calibri" w:hAnsi="Arial" w:cs="Arial"/>
            <w:sz w:val="24"/>
            <w:szCs w:val="24"/>
          </w:rPr>
          <w:t xml:space="preserve">We are using a </w:t>
        </w:r>
        <w:r w:rsidRPr="0016202A">
          <w:rPr>
            <w:rFonts w:ascii="Arial" w:eastAsia="Calibri" w:hAnsi="Arial" w:cs="Arial"/>
            <w:b/>
            <w:bCs/>
            <w:sz w:val="24"/>
            <w:szCs w:val="24"/>
          </w:rPr>
          <w:t>phased approach</w:t>
        </w:r>
        <w:r w:rsidRPr="0016202A">
          <w:rPr>
            <w:rFonts w:ascii="Arial" w:eastAsia="Calibri" w:hAnsi="Arial" w:cs="Arial"/>
            <w:sz w:val="24"/>
            <w:szCs w:val="24"/>
          </w:rPr>
          <w:t xml:space="preserve"> to deliver Tests and Trials inviting proposals from stakeholders, this call represents our third phase with Tests and Trials due to continue </w:t>
        </w:r>
        <w:r>
          <w:rPr>
            <w:rFonts w:ascii="Arial" w:eastAsia="Calibri" w:hAnsi="Arial" w:cs="Arial"/>
            <w:sz w:val="24"/>
            <w:szCs w:val="24"/>
          </w:rPr>
          <w:t>until 2028</w:t>
        </w:r>
        <w:r w:rsidRPr="0016202A">
          <w:rPr>
            <w:rFonts w:ascii="Arial" w:eastAsia="Calibri" w:hAnsi="Arial" w:cs="Arial"/>
            <w:sz w:val="24"/>
            <w:szCs w:val="24"/>
          </w:rPr>
          <w:t xml:space="preserve">, supporting the design and implementation of the Environmental Land Management scheme.  This approach has enabled us to prioritise Testing the building blocks as we analyse and evaluate the results from Tests and Trials to feed into our policy development process. </w:t>
        </w:r>
      </w:ins>
    </w:p>
    <w:p w14:paraId="027989C8" w14:textId="77777777" w:rsidR="00B8310F" w:rsidRDefault="00B8310F">
      <w:pPr>
        <w:rPr>
          <w:ins w:id="36" w:author="Taylor, Emily" w:date="2026-09-25T21:12:00Z" w16du:dateUtc="2026-09-26T01:12:00Z"/>
          <w:rFonts w:ascii="Arial" w:eastAsia="Calibri" w:hAnsi="Arial" w:cs="Arial"/>
          <w:sz w:val="24"/>
          <w:szCs w:val="24"/>
          <w:u w:val="single"/>
        </w:rPr>
      </w:pPr>
    </w:p>
    <w:p w14:paraId="2B344D0F" w14:textId="20915513" w:rsidR="0021441E" w:rsidRPr="0016202A" w:rsidRDefault="0016202A">
      <w:pPr>
        <w:rPr>
          <w:ins w:id="37" w:author="Taylor, Emily" w:date="2026-09-25T21:12:00Z" w16du:dateUtc="2026-09-26T01:12:00Z"/>
          <w:rFonts w:ascii="Arial" w:eastAsia="Calibri" w:hAnsi="Arial" w:cs="Arial"/>
          <w:sz w:val="24"/>
          <w:szCs w:val="24"/>
          <w:u w:val="single"/>
        </w:rPr>
      </w:pPr>
      <w:ins w:id="38" w:author="Taylor, Emily" w:date="2026-09-25T21:12:00Z" w16du:dateUtc="2026-09-26T01:12:00Z">
        <w:r w:rsidRPr="0016202A">
          <w:rPr>
            <w:rFonts w:ascii="Arial" w:eastAsia="Calibri" w:hAnsi="Arial" w:cs="Arial"/>
            <w:sz w:val="24"/>
            <w:szCs w:val="24"/>
            <w:u w:val="single"/>
          </w:rPr>
          <w:t>Call Purpose and Scope</w:t>
        </w:r>
      </w:ins>
    </w:p>
    <w:p w14:paraId="47FC81C9" w14:textId="77777777" w:rsidR="0016202A" w:rsidRPr="0016202A" w:rsidRDefault="0016202A" w:rsidP="0016202A">
      <w:pPr>
        <w:spacing w:before="240" w:after="120" w:line="276" w:lineRule="auto"/>
        <w:jc w:val="both"/>
        <w:rPr>
          <w:ins w:id="39" w:author="Taylor, Emily" w:date="2026-09-25T21:12:00Z" w16du:dateUtc="2026-09-26T01:12:00Z"/>
          <w:rFonts w:ascii="Arial" w:eastAsia="Calibri" w:hAnsi="Arial" w:cs="Arial"/>
          <w:sz w:val="24"/>
          <w:szCs w:val="24"/>
        </w:rPr>
      </w:pPr>
      <w:ins w:id="40" w:author="Taylor, Emily" w:date="2026-09-25T21:12:00Z" w16du:dateUtc="2026-09-26T01:12:00Z">
        <w:r w:rsidRPr="0016202A">
          <w:rPr>
            <w:rFonts w:ascii="Arial" w:eastAsia="Calibri" w:hAnsi="Arial" w:cs="Arial"/>
            <w:sz w:val="24"/>
            <w:szCs w:val="24"/>
          </w:rPr>
          <w:t>To help the development of the new Environmental Land Management Scheme(s) we are conducting a variety of Tests and Trials, aimed at conducting research to contribute to our understanding of how parts of the new scheme work in a real-life environment.</w:t>
        </w:r>
      </w:ins>
    </w:p>
    <w:p w14:paraId="3D0BDA6E" w14:textId="77777777" w:rsidR="0016202A" w:rsidRPr="0016202A" w:rsidRDefault="0016202A" w:rsidP="0016202A">
      <w:pPr>
        <w:spacing w:before="240" w:after="120" w:line="276" w:lineRule="auto"/>
        <w:rPr>
          <w:ins w:id="41" w:author="Taylor, Emily" w:date="2026-09-25T21:12:00Z" w16du:dateUtc="2026-09-26T01:12:00Z"/>
          <w:rFonts w:ascii="Arial" w:eastAsia="Calibri" w:hAnsi="Arial" w:cs="Arial"/>
          <w:sz w:val="24"/>
          <w:szCs w:val="24"/>
        </w:rPr>
      </w:pPr>
      <w:ins w:id="42" w:author="Taylor, Emily" w:date="2026-09-25T21:12:00Z" w16du:dateUtc="2026-09-26T01:12:00Z">
        <w:r w:rsidRPr="0016202A">
          <w:rPr>
            <w:rFonts w:ascii="Arial" w:eastAsia="Calibri" w:hAnsi="Arial" w:cs="Arial"/>
            <w:sz w:val="24"/>
            <w:szCs w:val="24"/>
          </w:rPr>
          <w:t>We are working with a range of different stakeholders, across different geographies to undertake the Tests and Trials, including farmer groups, representative bodies and non-governmental organisations.</w:t>
        </w:r>
      </w:ins>
    </w:p>
    <w:p w14:paraId="3A550DFE" w14:textId="29BD15A1" w:rsidR="003201AC" w:rsidRPr="0031383F" w:rsidRDefault="0016202A" w:rsidP="0036448C">
      <w:pPr>
        <w:spacing w:before="240" w:after="120" w:line="276" w:lineRule="auto"/>
        <w:jc w:val="both"/>
        <w:rPr>
          <w:ins w:id="43" w:author="Taylor, Emily" w:date="2026-09-25T21:12:00Z" w16du:dateUtc="2026-09-26T01:12:00Z"/>
          <w:rFonts w:ascii="Arial" w:eastAsia="Calibri" w:hAnsi="Arial" w:cs="Arial"/>
          <w:sz w:val="24"/>
          <w:szCs w:val="24"/>
        </w:rPr>
      </w:pPr>
      <w:ins w:id="44" w:author="Taylor, Emily" w:date="2026-09-25T21:12:00Z" w16du:dateUtc="2026-09-26T01:12:00Z">
        <w:r w:rsidRPr="0098294A">
          <w:rPr>
            <w:rFonts w:ascii="Arial" w:eastAsia="Calibri" w:hAnsi="Arial" w:cs="Arial"/>
            <w:sz w:val="24"/>
            <w:szCs w:val="24"/>
          </w:rPr>
          <w:lastRenderedPageBreak/>
          <w:t xml:space="preserve">The most ambitious </w:t>
        </w:r>
        <w:r w:rsidR="0031383F" w:rsidRPr="0098294A">
          <w:rPr>
            <w:rFonts w:ascii="Arial" w:eastAsia="Calibri" w:hAnsi="Arial" w:cs="Arial"/>
            <w:sz w:val="24"/>
            <w:szCs w:val="24"/>
          </w:rPr>
          <w:t>component</w:t>
        </w:r>
        <w:r w:rsidRPr="0098294A">
          <w:rPr>
            <w:rFonts w:ascii="Arial" w:eastAsia="Calibri" w:hAnsi="Arial" w:cs="Arial"/>
            <w:sz w:val="24"/>
            <w:szCs w:val="24"/>
          </w:rPr>
          <w:t xml:space="preserve"> within the Environmental Land Management scheme(s) </w:t>
        </w:r>
        <w:r w:rsidR="0036448C" w:rsidRPr="0098294A">
          <w:rPr>
            <w:rFonts w:ascii="Arial" w:eastAsia="Calibri" w:hAnsi="Arial" w:cs="Arial"/>
            <w:sz w:val="24"/>
            <w:szCs w:val="24"/>
          </w:rPr>
          <w:t>is Landscape Recovery</w:t>
        </w:r>
        <w:r w:rsidR="003201AC" w:rsidRPr="0098294A">
          <w:rPr>
            <w:rFonts w:ascii="Arial" w:eastAsia="Calibri" w:hAnsi="Arial" w:cs="Arial"/>
            <w:sz w:val="24"/>
            <w:szCs w:val="24"/>
          </w:rPr>
          <w:t xml:space="preserve">. </w:t>
        </w:r>
        <w:r w:rsidR="0036448C" w:rsidRPr="0098294A">
          <w:rPr>
            <w:rFonts w:ascii="Arial" w:eastAsia="Calibri" w:hAnsi="Arial" w:cs="Arial"/>
            <w:sz w:val="24"/>
            <w:szCs w:val="24"/>
          </w:rPr>
          <w:t xml:space="preserve">Landscape </w:t>
        </w:r>
        <w:r w:rsidR="002C44FF" w:rsidRPr="0098294A">
          <w:rPr>
            <w:rFonts w:ascii="Arial" w:eastAsia="Calibri" w:hAnsi="Arial" w:cs="Arial"/>
            <w:sz w:val="24"/>
            <w:szCs w:val="24"/>
          </w:rPr>
          <w:t>R</w:t>
        </w:r>
        <w:r w:rsidR="0036448C" w:rsidRPr="0098294A">
          <w:rPr>
            <w:rFonts w:ascii="Arial" w:eastAsia="Calibri" w:hAnsi="Arial" w:cs="Arial"/>
            <w:sz w:val="24"/>
            <w:szCs w:val="24"/>
          </w:rPr>
          <w:t>ecovery</w:t>
        </w:r>
        <w:r w:rsidR="003201AC" w:rsidRPr="0098294A">
          <w:rPr>
            <w:rFonts w:ascii="Arial" w:eastAsia="Calibri" w:hAnsi="Arial" w:cs="Arial"/>
            <w:sz w:val="24"/>
            <w:szCs w:val="24"/>
          </w:rPr>
          <w:t xml:space="preserve"> </w:t>
        </w:r>
        <w:r w:rsidR="0036448C" w:rsidRPr="0098294A">
          <w:rPr>
            <w:rFonts w:ascii="Arial" w:eastAsia="Calibri" w:hAnsi="Arial" w:cs="Arial"/>
            <w:sz w:val="24"/>
            <w:szCs w:val="24"/>
          </w:rPr>
          <w:t xml:space="preserve">will support the </w:t>
        </w:r>
        <w:r w:rsidR="003201AC" w:rsidRPr="0098294A">
          <w:rPr>
            <w:rFonts w:ascii="Arial" w:eastAsia="Calibri" w:hAnsi="Arial" w:cs="Arial"/>
            <w:sz w:val="24"/>
            <w:szCs w:val="24"/>
          </w:rPr>
          <w:t xml:space="preserve">restoration and enhancement of natural ecosystem function at scale </w:t>
        </w:r>
        <w:r w:rsidR="0036448C" w:rsidRPr="0098294A">
          <w:rPr>
            <w:rFonts w:ascii="Arial" w:eastAsia="Calibri" w:hAnsi="Arial" w:cs="Arial"/>
            <w:sz w:val="24"/>
            <w:szCs w:val="24"/>
          </w:rPr>
          <w:t>through</w:t>
        </w:r>
        <w:r w:rsidR="006146F4" w:rsidRPr="0098294A">
          <w:rPr>
            <w:rFonts w:ascii="Arial" w:eastAsia="Calibri" w:hAnsi="Arial" w:cs="Arial"/>
            <w:sz w:val="24"/>
            <w:szCs w:val="24"/>
          </w:rPr>
          <w:t xml:space="preserve"> </w:t>
        </w:r>
        <w:r w:rsidR="007E5693" w:rsidRPr="0098294A">
          <w:rPr>
            <w:rFonts w:ascii="Arial" w:eastAsia="Calibri" w:hAnsi="Arial" w:cs="Arial"/>
            <w:sz w:val="24"/>
            <w:szCs w:val="24"/>
          </w:rPr>
          <w:t xml:space="preserve">transformative </w:t>
        </w:r>
        <w:r w:rsidR="0036448C" w:rsidRPr="0098294A">
          <w:rPr>
            <w:rFonts w:ascii="Arial" w:eastAsia="Calibri" w:hAnsi="Arial" w:cs="Arial"/>
            <w:sz w:val="24"/>
            <w:szCs w:val="24"/>
          </w:rPr>
          <w:t>land use change projects</w:t>
        </w:r>
        <w:r w:rsidR="006146F4" w:rsidRPr="0098294A">
          <w:rPr>
            <w:rFonts w:ascii="Arial" w:eastAsia="Calibri" w:hAnsi="Arial" w:cs="Arial"/>
            <w:sz w:val="24"/>
            <w:szCs w:val="24"/>
          </w:rPr>
          <w:t xml:space="preserve"> delivered over the long term</w:t>
        </w:r>
        <w:r w:rsidR="003201AC" w:rsidRPr="0098294A">
          <w:rPr>
            <w:rFonts w:ascii="Arial" w:eastAsia="Calibri" w:hAnsi="Arial" w:cs="Arial"/>
            <w:sz w:val="24"/>
            <w:szCs w:val="24"/>
          </w:rPr>
          <w:t>. Such</w:t>
        </w:r>
        <w:r w:rsidR="0098294A" w:rsidRPr="0098294A">
          <w:rPr>
            <w:rFonts w:ascii="Arial" w:eastAsia="Calibri" w:hAnsi="Arial" w:cs="Arial"/>
            <w:sz w:val="24"/>
            <w:szCs w:val="24"/>
          </w:rPr>
          <w:t xml:space="preserve"> </w:t>
        </w:r>
        <w:r w:rsidR="0036448C" w:rsidRPr="0098294A">
          <w:rPr>
            <w:rFonts w:ascii="Arial" w:eastAsia="Calibri" w:hAnsi="Arial" w:cs="Arial"/>
            <w:sz w:val="24"/>
            <w:szCs w:val="24"/>
          </w:rPr>
          <w:t xml:space="preserve">projects </w:t>
        </w:r>
        <w:r w:rsidR="003201AC" w:rsidRPr="0098294A">
          <w:rPr>
            <w:rFonts w:ascii="Arial" w:eastAsia="Calibri" w:hAnsi="Arial" w:cs="Arial"/>
            <w:sz w:val="24"/>
            <w:szCs w:val="24"/>
          </w:rPr>
          <w:t>wil</w:t>
        </w:r>
        <w:r w:rsidR="007E5693" w:rsidRPr="0098294A">
          <w:rPr>
            <w:rFonts w:ascii="Arial" w:eastAsia="Calibri" w:hAnsi="Arial" w:cs="Arial"/>
            <w:sz w:val="24"/>
            <w:szCs w:val="24"/>
          </w:rPr>
          <w:t>l</w:t>
        </w:r>
        <w:r w:rsidR="0036448C" w:rsidRPr="0098294A">
          <w:rPr>
            <w:rFonts w:ascii="Arial" w:eastAsia="Calibri" w:hAnsi="Arial" w:cs="Arial"/>
            <w:sz w:val="24"/>
            <w:szCs w:val="24"/>
          </w:rPr>
          <w:t xml:space="preserve"> restore wilder landscapes in places where th</w:t>
        </w:r>
        <w:r w:rsidR="007E5693" w:rsidRPr="0098294A">
          <w:rPr>
            <w:rFonts w:ascii="Arial" w:eastAsia="Calibri" w:hAnsi="Arial" w:cs="Arial"/>
            <w:sz w:val="24"/>
            <w:szCs w:val="24"/>
          </w:rPr>
          <w:t>is</w:t>
        </w:r>
        <w:r w:rsidR="0036448C" w:rsidRPr="0098294A">
          <w:rPr>
            <w:rFonts w:ascii="Arial" w:eastAsia="Calibri" w:hAnsi="Arial" w:cs="Arial"/>
            <w:sz w:val="24"/>
            <w:szCs w:val="24"/>
          </w:rPr>
          <w:t xml:space="preserve"> is appropriate, </w:t>
        </w:r>
        <w:r w:rsidR="003201AC" w:rsidRPr="0098294A">
          <w:rPr>
            <w:rFonts w:ascii="Arial" w:eastAsia="Calibri" w:hAnsi="Arial" w:cs="Arial"/>
            <w:sz w:val="24"/>
            <w:szCs w:val="24"/>
          </w:rPr>
          <w:t xml:space="preserve">through the creation of woodland, restoring wetlands and peatlands, enhancing bogs, fens or saltmarshes or a mosaic of different habitats. </w:t>
        </w:r>
        <w:r w:rsidR="0036448C" w:rsidRPr="0098294A">
          <w:rPr>
            <w:rFonts w:ascii="Arial" w:eastAsia="Calibri" w:hAnsi="Arial" w:cs="Arial"/>
            <w:sz w:val="24"/>
            <w:szCs w:val="24"/>
          </w:rPr>
          <w:t xml:space="preserve">These projects </w:t>
        </w:r>
        <w:r w:rsidR="003201AC" w:rsidRPr="0098294A">
          <w:rPr>
            <w:rFonts w:ascii="Arial" w:eastAsia="Calibri" w:hAnsi="Arial" w:cs="Arial"/>
            <w:sz w:val="24"/>
            <w:szCs w:val="24"/>
          </w:rPr>
          <w:t xml:space="preserve">will </w:t>
        </w:r>
        <w:r w:rsidR="00100DD0" w:rsidRPr="0098294A">
          <w:rPr>
            <w:rFonts w:ascii="Arial" w:eastAsia="Calibri" w:hAnsi="Arial" w:cs="Arial"/>
            <w:b/>
            <w:bCs/>
            <w:sz w:val="24"/>
            <w:szCs w:val="24"/>
          </w:rPr>
          <w:t xml:space="preserve">contribute towards </w:t>
        </w:r>
        <w:r w:rsidR="0098294A">
          <w:rPr>
            <w:rFonts w:ascii="Arial" w:eastAsia="Calibri" w:hAnsi="Arial" w:cs="Arial"/>
            <w:b/>
            <w:bCs/>
            <w:sz w:val="24"/>
            <w:szCs w:val="24"/>
          </w:rPr>
          <w:t>Environmental Land Management</w:t>
        </w:r>
        <w:r w:rsidR="00100DD0" w:rsidRPr="0098294A">
          <w:rPr>
            <w:rFonts w:ascii="Arial" w:eastAsia="Calibri" w:hAnsi="Arial" w:cs="Arial"/>
            <w:b/>
            <w:bCs/>
            <w:sz w:val="24"/>
            <w:szCs w:val="24"/>
          </w:rPr>
          <w:t xml:space="preserve"> environmental objectives </w:t>
        </w:r>
        <w:r w:rsidR="0036448C" w:rsidRPr="0098294A">
          <w:rPr>
            <w:rFonts w:ascii="Arial" w:eastAsia="Calibri" w:hAnsi="Arial" w:cs="Arial"/>
            <w:sz w:val="24"/>
            <w:szCs w:val="24"/>
          </w:rPr>
          <w:t>and support local environmental priorities while making an important contribution to national targets. We expect that this component will be competitive.</w:t>
        </w:r>
      </w:ins>
    </w:p>
    <w:p w14:paraId="22EE1DF1" w14:textId="1CBDD848" w:rsidR="0016202A" w:rsidRPr="0016202A" w:rsidRDefault="0016202A" w:rsidP="0016202A">
      <w:pPr>
        <w:spacing w:before="240" w:after="120" w:line="276" w:lineRule="auto"/>
        <w:jc w:val="both"/>
        <w:rPr>
          <w:ins w:id="45" w:author="Taylor, Emily" w:date="2026-09-25T21:12:00Z" w16du:dateUtc="2026-09-26T01:12:00Z"/>
          <w:rFonts w:ascii="Arial" w:eastAsia="Calibri" w:hAnsi="Arial" w:cs="Arial"/>
          <w:sz w:val="24"/>
          <w:szCs w:val="24"/>
        </w:rPr>
      </w:pPr>
      <w:ins w:id="46" w:author="Taylor, Emily" w:date="2026-09-25T21:12:00Z" w16du:dateUtc="2026-09-26T01:12:00Z">
        <w:r w:rsidRPr="0016202A">
          <w:rPr>
            <w:rFonts w:ascii="Arial" w:eastAsia="Calibri" w:hAnsi="Arial" w:cs="Arial"/>
            <w:sz w:val="24"/>
            <w:szCs w:val="24"/>
          </w:rPr>
          <w:t>Tests and Trials are inviting proposals from stakeholders to Test and Trial the mechanisms required to deliver long-term land use changes with farmers and land managers, for example Testing the practical elements of long-term commitments (</w:t>
        </w:r>
        <w:r w:rsidR="0036448C">
          <w:rPr>
            <w:rFonts w:ascii="Arial" w:eastAsia="Calibri" w:hAnsi="Arial" w:cs="Arial"/>
            <w:sz w:val="24"/>
            <w:szCs w:val="24"/>
          </w:rPr>
          <w:t>30</w:t>
        </w:r>
        <w:r w:rsidRPr="0016202A">
          <w:rPr>
            <w:rFonts w:ascii="Arial" w:eastAsia="Calibri" w:hAnsi="Arial" w:cs="Arial"/>
            <w:sz w:val="24"/>
            <w:szCs w:val="24"/>
          </w:rPr>
          <w:t>+ years), developing models that can be rolled out more widely and Trialling innovative mechanisms such as conservation covenants. Tests and Trials should be designed to be able to make policy and delivery recommendations that are suitable for roll out within landscape recovery throughout England, rather than recommending approaches that are only applicable in specific circumstances or locations. The specific areas of interest identified for this call are outlined below:</w:t>
        </w:r>
      </w:ins>
    </w:p>
    <w:p w14:paraId="23FF6545" w14:textId="77777777" w:rsidR="0016202A" w:rsidRPr="0016202A" w:rsidRDefault="0016202A" w:rsidP="0016202A">
      <w:pPr>
        <w:numPr>
          <w:ilvl w:val="1"/>
          <w:numId w:val="13"/>
        </w:numPr>
        <w:spacing w:before="240" w:after="120" w:line="254" w:lineRule="auto"/>
        <w:contextualSpacing/>
        <w:jc w:val="both"/>
        <w:rPr>
          <w:ins w:id="47" w:author="Taylor, Emily" w:date="2026-09-25T21:12:00Z" w16du:dateUtc="2026-09-26T01:12:00Z"/>
          <w:rFonts w:ascii="Arial" w:eastAsia="Calibri" w:hAnsi="Arial" w:cs="Arial"/>
          <w:sz w:val="24"/>
          <w:szCs w:val="24"/>
        </w:rPr>
      </w:pPr>
      <w:ins w:id="48" w:author="Taylor, Emily" w:date="2026-09-25T21:12:00Z" w16du:dateUtc="2026-09-26T01:12:00Z">
        <w:r w:rsidRPr="0016202A">
          <w:rPr>
            <w:rFonts w:ascii="Arial" w:eastAsia="Calibri" w:hAnsi="Arial" w:cs="Arial"/>
            <w:sz w:val="24"/>
            <w:szCs w:val="24"/>
          </w:rPr>
          <w:t>How to balance the delivery of national and local environmental priorities in selection and design of projects (e.g. develop and Test models that identifies national opportunities aligned with local priorities and the role of individuals, groups and organisations in balancing local delivery with national priorities);</w:t>
        </w:r>
      </w:ins>
    </w:p>
    <w:p w14:paraId="7EFB7426" w14:textId="77777777" w:rsidR="0016202A" w:rsidRPr="0016202A" w:rsidRDefault="0016202A" w:rsidP="0016202A">
      <w:pPr>
        <w:numPr>
          <w:ilvl w:val="1"/>
          <w:numId w:val="13"/>
        </w:numPr>
        <w:spacing w:before="240" w:after="120" w:line="254" w:lineRule="auto"/>
        <w:contextualSpacing/>
        <w:jc w:val="both"/>
        <w:rPr>
          <w:ins w:id="49" w:author="Taylor, Emily" w:date="2026-09-25T21:12:00Z" w16du:dateUtc="2026-09-26T01:12:00Z"/>
          <w:rFonts w:ascii="Arial" w:eastAsia="Calibri" w:hAnsi="Arial" w:cs="Arial"/>
          <w:sz w:val="24"/>
          <w:szCs w:val="24"/>
        </w:rPr>
      </w:pPr>
      <w:ins w:id="50" w:author="Taylor, Emily" w:date="2026-09-25T21:12:00Z" w16du:dateUtc="2026-09-26T01:12:00Z">
        <w:r w:rsidRPr="0016202A">
          <w:rPr>
            <w:rFonts w:ascii="Arial" w:eastAsia="Calibri" w:hAnsi="Arial" w:cs="Arial"/>
            <w:sz w:val="24"/>
            <w:szCs w:val="24"/>
          </w:rPr>
          <w:t xml:space="preserve">How to construct agreements for different land ownership structures e.g. individual and group agreements, tenants, commons </w:t>
        </w:r>
      </w:ins>
    </w:p>
    <w:p w14:paraId="0FA3D0C4" w14:textId="77777777" w:rsidR="0016202A" w:rsidRPr="0016202A" w:rsidRDefault="0016202A" w:rsidP="0016202A">
      <w:pPr>
        <w:numPr>
          <w:ilvl w:val="1"/>
          <w:numId w:val="13"/>
        </w:numPr>
        <w:spacing w:before="240" w:after="120" w:line="254" w:lineRule="auto"/>
        <w:contextualSpacing/>
        <w:jc w:val="both"/>
        <w:rPr>
          <w:ins w:id="51" w:author="Taylor, Emily" w:date="2026-09-25T21:12:00Z" w16du:dateUtc="2026-09-26T01:12:00Z"/>
          <w:rFonts w:ascii="Arial" w:eastAsia="Calibri" w:hAnsi="Arial" w:cs="Arial"/>
          <w:sz w:val="24"/>
          <w:szCs w:val="24"/>
        </w:rPr>
      </w:pPr>
      <w:ins w:id="52" w:author="Taylor, Emily" w:date="2026-09-25T21:12:00Z" w16du:dateUtc="2026-09-26T01:12:00Z">
        <w:r w:rsidRPr="0016202A">
          <w:rPr>
            <w:rFonts w:ascii="Arial" w:eastAsia="Calibri" w:hAnsi="Arial" w:cs="Arial"/>
            <w:sz w:val="24"/>
            <w:szCs w:val="24"/>
          </w:rPr>
          <w:t>How to blend public and private finance in funding projects (e.g. identifying and Testing innovative mechanisms to use public investments to leverage private sector funding);</w:t>
        </w:r>
      </w:ins>
    </w:p>
    <w:p w14:paraId="1A8CA587" w14:textId="676434A2" w:rsidR="0016202A" w:rsidRDefault="0016202A" w:rsidP="0016202A">
      <w:pPr>
        <w:numPr>
          <w:ilvl w:val="1"/>
          <w:numId w:val="13"/>
        </w:numPr>
        <w:spacing w:before="240" w:after="0" w:line="240" w:lineRule="auto"/>
        <w:contextualSpacing/>
        <w:jc w:val="both"/>
        <w:rPr>
          <w:ins w:id="53" w:author="Taylor, Emily" w:date="2026-09-25T21:12:00Z" w16du:dateUtc="2026-09-26T01:12:00Z"/>
          <w:rFonts w:ascii="Arial" w:eastAsia="Calibri" w:hAnsi="Arial" w:cs="Arial"/>
          <w:sz w:val="24"/>
          <w:szCs w:val="24"/>
        </w:rPr>
      </w:pPr>
      <w:ins w:id="54" w:author="Taylor, Emily" w:date="2026-09-25T21:12:00Z" w16du:dateUtc="2026-09-26T01:12:00Z">
        <w:r w:rsidRPr="0016202A">
          <w:rPr>
            <w:rFonts w:ascii="Arial" w:eastAsia="Calibri" w:hAnsi="Arial" w:cs="Arial"/>
            <w:sz w:val="24"/>
            <w:szCs w:val="24"/>
          </w:rPr>
          <w:t xml:space="preserve">How to align </w:t>
        </w:r>
        <w:r w:rsidR="00B11E6E">
          <w:rPr>
            <w:rFonts w:ascii="Arial" w:eastAsia="Calibri" w:hAnsi="Arial" w:cs="Arial"/>
            <w:sz w:val="24"/>
            <w:szCs w:val="24"/>
          </w:rPr>
          <w:t>L</w:t>
        </w:r>
        <w:r w:rsidRPr="0016202A">
          <w:rPr>
            <w:rFonts w:ascii="Arial" w:eastAsia="Calibri" w:hAnsi="Arial" w:cs="Arial"/>
            <w:sz w:val="24"/>
            <w:szCs w:val="24"/>
          </w:rPr>
          <w:t xml:space="preserve">andscape </w:t>
        </w:r>
        <w:r w:rsidR="00B11E6E">
          <w:rPr>
            <w:rFonts w:ascii="Arial" w:eastAsia="Calibri" w:hAnsi="Arial" w:cs="Arial"/>
            <w:sz w:val="24"/>
            <w:szCs w:val="24"/>
          </w:rPr>
          <w:t>R</w:t>
        </w:r>
        <w:r w:rsidRPr="0016202A">
          <w:rPr>
            <w:rFonts w:ascii="Arial" w:eastAsia="Calibri" w:hAnsi="Arial" w:cs="Arial"/>
            <w:sz w:val="24"/>
            <w:szCs w:val="24"/>
          </w:rPr>
          <w:t xml:space="preserve">ecovery projects (as distinct </w:t>
        </w:r>
        <w:r w:rsidR="00B11E6E">
          <w:rPr>
            <w:rFonts w:ascii="Arial" w:eastAsia="Calibri" w:hAnsi="Arial" w:cs="Arial"/>
            <w:sz w:val="24"/>
            <w:szCs w:val="24"/>
          </w:rPr>
          <w:t xml:space="preserve">from </w:t>
        </w:r>
        <w:r w:rsidRPr="0016202A">
          <w:rPr>
            <w:rFonts w:ascii="Arial" w:eastAsia="Calibri" w:hAnsi="Arial" w:cs="Arial"/>
            <w:sz w:val="24"/>
            <w:szCs w:val="24"/>
          </w:rPr>
          <w:t>Local Nature Recovery projects) to wider Defra initiatives such as Biodiversity Net Gain and Nature for Climate projects which may also deliver land use change (e.g. Testing the practicalities of differentiating between work delivered under wider Defra initiatives and actions and outcomes which might be delivered under an Environmental Land Management scheme agreement).</w:t>
        </w:r>
      </w:ins>
    </w:p>
    <w:p w14:paraId="087D410C" w14:textId="77777777" w:rsidR="007C5962" w:rsidRPr="0016202A" w:rsidRDefault="007C5962" w:rsidP="007C5962">
      <w:pPr>
        <w:numPr>
          <w:ilvl w:val="1"/>
          <w:numId w:val="13"/>
        </w:numPr>
        <w:spacing w:before="240" w:after="120" w:line="254" w:lineRule="auto"/>
        <w:contextualSpacing/>
        <w:jc w:val="both"/>
        <w:rPr>
          <w:ins w:id="55" w:author="Taylor, Emily" w:date="2026-09-25T21:12:00Z" w16du:dateUtc="2026-09-26T01:12:00Z"/>
          <w:rFonts w:ascii="Arial" w:eastAsia="Calibri" w:hAnsi="Arial" w:cs="Arial"/>
          <w:sz w:val="24"/>
          <w:szCs w:val="24"/>
        </w:rPr>
      </w:pPr>
      <w:ins w:id="56" w:author="Taylor, Emily" w:date="2026-09-25T21:12:00Z" w16du:dateUtc="2026-09-26T01:12:00Z">
        <w:r w:rsidRPr="0016202A">
          <w:rPr>
            <w:rFonts w:ascii="Arial" w:eastAsia="Calibri" w:hAnsi="Arial" w:cs="Arial"/>
            <w:sz w:val="24"/>
            <w:szCs w:val="24"/>
          </w:rPr>
          <w:t>How to incentivise land manager participation and collaboration in landscape recovery projects and determine appropriate payment mechanisms (e.g. identify and Test the measures which would encourage participation, the level of incentive required and the mechanisms for facilitating incentivisation);</w:t>
        </w:r>
      </w:ins>
    </w:p>
    <w:p w14:paraId="483520E2" w14:textId="53595B6D" w:rsidR="007C5962" w:rsidRDefault="007C5962" w:rsidP="007C5962">
      <w:pPr>
        <w:numPr>
          <w:ilvl w:val="1"/>
          <w:numId w:val="13"/>
        </w:numPr>
        <w:spacing w:before="240" w:after="120" w:line="254" w:lineRule="auto"/>
        <w:contextualSpacing/>
        <w:jc w:val="both"/>
        <w:rPr>
          <w:ins w:id="57" w:author="Taylor, Emily" w:date="2026-09-25T21:12:00Z" w16du:dateUtc="2026-09-26T01:12:00Z"/>
          <w:rFonts w:ascii="Arial" w:eastAsia="Calibri" w:hAnsi="Arial" w:cs="Arial"/>
          <w:sz w:val="24"/>
          <w:szCs w:val="24"/>
        </w:rPr>
      </w:pPr>
      <w:ins w:id="58" w:author="Taylor, Emily" w:date="2026-09-25T21:12:00Z" w16du:dateUtc="2026-09-26T01:12:00Z">
        <w:r w:rsidRPr="0016202A">
          <w:rPr>
            <w:rFonts w:ascii="Arial" w:eastAsia="Calibri" w:hAnsi="Arial" w:cs="Arial"/>
            <w:sz w:val="24"/>
            <w:szCs w:val="24"/>
          </w:rPr>
          <w:t>How to construct long-term agreements (</w:t>
        </w:r>
        <w:r w:rsidR="0036448C">
          <w:rPr>
            <w:rFonts w:ascii="Arial" w:eastAsia="Calibri" w:hAnsi="Arial" w:cs="Arial"/>
            <w:sz w:val="24"/>
            <w:szCs w:val="24"/>
          </w:rPr>
          <w:t>30</w:t>
        </w:r>
        <w:r w:rsidRPr="0016202A">
          <w:rPr>
            <w:rFonts w:ascii="Arial" w:eastAsia="Calibri" w:hAnsi="Arial" w:cs="Arial"/>
            <w:sz w:val="24"/>
            <w:szCs w:val="24"/>
          </w:rPr>
          <w:t>+</w:t>
        </w:r>
        <w:r w:rsidR="0036448C">
          <w:rPr>
            <w:rFonts w:ascii="Arial" w:eastAsia="Calibri" w:hAnsi="Arial" w:cs="Arial"/>
            <w:sz w:val="24"/>
            <w:szCs w:val="24"/>
          </w:rPr>
          <w:t xml:space="preserve"> </w:t>
        </w:r>
        <w:r w:rsidRPr="0016202A">
          <w:rPr>
            <w:rFonts w:ascii="Arial" w:eastAsia="Calibri" w:hAnsi="Arial" w:cs="Arial"/>
            <w:sz w:val="24"/>
            <w:szCs w:val="24"/>
          </w:rPr>
          <w:t>years), potentially incorporating conservation covenants, to safeguard investments in land use change and associated environmental outcomes (e.g. Test what information might be required to deliver and safeguard long term commitments to land use change);</w:t>
        </w:r>
      </w:ins>
    </w:p>
    <w:p w14:paraId="26154C9A" w14:textId="1A2867EB" w:rsidR="002C44FF" w:rsidRDefault="002C44FF" w:rsidP="002C44FF">
      <w:pPr>
        <w:spacing w:before="240" w:after="120" w:line="254" w:lineRule="auto"/>
        <w:contextualSpacing/>
        <w:jc w:val="both"/>
        <w:rPr>
          <w:ins w:id="59" w:author="Taylor, Emily" w:date="2026-09-25T21:12:00Z" w16du:dateUtc="2026-09-26T01:12:00Z"/>
          <w:rFonts w:ascii="Arial" w:eastAsia="Calibri" w:hAnsi="Arial" w:cs="Arial"/>
          <w:sz w:val="24"/>
          <w:szCs w:val="24"/>
        </w:rPr>
      </w:pPr>
    </w:p>
    <w:p w14:paraId="53062A1C" w14:textId="7CA6622D" w:rsidR="002C44FF" w:rsidRPr="002C44FF" w:rsidRDefault="002C44FF" w:rsidP="002C44FF">
      <w:pPr>
        <w:rPr>
          <w:ins w:id="60" w:author="Taylor, Emily" w:date="2026-09-25T21:12:00Z" w16du:dateUtc="2026-09-26T01:12:00Z"/>
          <w:rFonts w:ascii="Arial" w:eastAsia="Calibri" w:hAnsi="Arial" w:cs="Arial"/>
          <w:sz w:val="24"/>
          <w:szCs w:val="24"/>
        </w:rPr>
      </w:pPr>
      <w:ins w:id="61" w:author="Taylor, Emily" w:date="2026-09-25T21:12:00Z" w16du:dateUtc="2026-09-26T01:12:00Z">
        <w:r w:rsidRPr="0098294A">
          <w:rPr>
            <w:rFonts w:ascii="Arial" w:eastAsia="Calibri" w:hAnsi="Arial" w:cs="Arial"/>
            <w:sz w:val="24"/>
            <w:szCs w:val="24"/>
          </w:rPr>
          <w:t xml:space="preserve">Through Tests and Trials, we will test and trial the mechanics of how Landscape Recovery could work and make policy and delivery recommendations that can be built into the National Pilot. </w:t>
        </w:r>
        <w:r w:rsidR="006146F4" w:rsidRPr="0098294A">
          <w:rPr>
            <w:rFonts w:ascii="Arial" w:hAnsi="Arial" w:cs="Arial"/>
            <w:sz w:val="24"/>
            <w:szCs w:val="24"/>
          </w:rPr>
          <w:t xml:space="preserve">Over the next four years through the National Piot we will establish 10 Landscape Recovery projects to help restore wilder landscapes, with a focus on large-scale sites.  </w:t>
        </w:r>
        <w:r w:rsidR="00B11E6E" w:rsidRPr="0098294A">
          <w:rPr>
            <w:rFonts w:ascii="Arial" w:hAnsi="Arial" w:cs="Arial"/>
            <w:sz w:val="24"/>
            <w:szCs w:val="24"/>
          </w:rPr>
          <w:t xml:space="preserve">Later this year we will publish more details on how we will choose early pilot projects and invite nominations of potential sites. </w:t>
        </w:r>
        <w:r w:rsidRPr="0098294A">
          <w:rPr>
            <w:rFonts w:ascii="Arial" w:eastAsia="Calibri" w:hAnsi="Arial" w:cs="Arial"/>
            <w:sz w:val="24"/>
            <w:szCs w:val="24"/>
          </w:rPr>
          <w:t>Together, the National Pilot and Tests and Trials will provide us with a solid basis for testing the delivery capability</w:t>
        </w:r>
        <w:r w:rsidR="006146F4" w:rsidRPr="0098294A">
          <w:rPr>
            <w:rFonts w:ascii="Arial" w:eastAsia="Calibri" w:hAnsi="Arial" w:cs="Arial"/>
            <w:sz w:val="24"/>
            <w:szCs w:val="24"/>
          </w:rPr>
          <w:t xml:space="preserve"> and implementation of Landscape Recovery</w:t>
        </w:r>
        <w:r w:rsidRPr="0098294A">
          <w:rPr>
            <w:rFonts w:ascii="Arial" w:eastAsia="Calibri" w:hAnsi="Arial" w:cs="Arial"/>
            <w:sz w:val="24"/>
            <w:szCs w:val="24"/>
          </w:rPr>
          <w:t xml:space="preserve">, </w:t>
        </w:r>
        <w:r w:rsidR="006146F4" w:rsidRPr="0098294A">
          <w:rPr>
            <w:rFonts w:ascii="Arial" w:eastAsia="Calibri" w:hAnsi="Arial" w:cs="Arial"/>
            <w:sz w:val="24"/>
            <w:szCs w:val="24"/>
          </w:rPr>
          <w:t xml:space="preserve">which in turn will help inform the full  roll out of Environmental Land Management in 2024. </w:t>
        </w:r>
      </w:ins>
    </w:p>
    <w:p w14:paraId="20B6F9F8" w14:textId="77777777" w:rsidR="0016202A" w:rsidRPr="0016202A" w:rsidRDefault="0016202A" w:rsidP="0016202A">
      <w:pPr>
        <w:spacing w:before="240" w:after="120" w:line="276" w:lineRule="auto"/>
        <w:jc w:val="both"/>
        <w:rPr>
          <w:ins w:id="62" w:author="Taylor, Emily" w:date="2026-09-25T21:12:00Z" w16du:dateUtc="2026-09-26T01:12:00Z"/>
          <w:rFonts w:ascii="Arial" w:eastAsia="Calibri" w:hAnsi="Arial" w:cs="Arial"/>
          <w:color w:val="000000"/>
          <w:sz w:val="24"/>
          <w:szCs w:val="24"/>
        </w:rPr>
      </w:pPr>
      <w:ins w:id="63" w:author="Taylor, Emily" w:date="2026-09-25T21:12:00Z" w16du:dateUtc="2026-09-26T01:12:00Z">
        <w:r w:rsidRPr="0016202A">
          <w:rPr>
            <w:rFonts w:ascii="Arial" w:eastAsia="Calibri" w:hAnsi="Arial" w:cs="Arial"/>
            <w:sz w:val="24"/>
            <w:szCs w:val="24"/>
          </w:rPr>
          <w:t xml:space="preserve">Tests and Trials are a safe space to fail, learn and improve, they allow us to look at new and innovative approaches that we haven’t tried previously to help us understand how they could be used within the new scheme. For example, we are Testing the Payments by Results approach with farmers in Yorkshire and East Anglia. </w:t>
        </w:r>
        <w:r w:rsidRPr="0016202A">
          <w:rPr>
            <w:rFonts w:ascii="Arial" w:eastAsia="Calibri" w:hAnsi="Arial" w:cs="Arial"/>
            <w:color w:val="000000"/>
            <w:sz w:val="24"/>
            <w:szCs w:val="24"/>
          </w:rPr>
          <w:t>The Trial will examine how the behaviour of farmers changes as they take greater responsibility for delivery of the outcomes, Testing the accuracy of self-assessment and the potential role of remote sensing in validating results.</w:t>
        </w:r>
      </w:ins>
    </w:p>
    <w:p w14:paraId="26A07557" w14:textId="77777777" w:rsidR="0016202A" w:rsidRPr="0016202A" w:rsidRDefault="0016202A" w:rsidP="0016202A">
      <w:pPr>
        <w:spacing w:before="300" w:after="300" w:line="276" w:lineRule="auto"/>
        <w:rPr>
          <w:ins w:id="64" w:author="Taylor, Emily" w:date="2026-09-25T21:12:00Z" w16du:dateUtc="2026-09-26T01:12:00Z"/>
          <w:rFonts w:ascii="Arial" w:eastAsia="Calibri" w:hAnsi="Arial" w:cs="Arial"/>
          <w:color w:val="000000"/>
          <w:sz w:val="24"/>
          <w:szCs w:val="24"/>
        </w:rPr>
      </w:pPr>
      <w:ins w:id="65" w:author="Taylor, Emily" w:date="2026-09-25T21:12:00Z" w16du:dateUtc="2026-09-26T01:12:00Z">
        <w:r w:rsidRPr="0016202A">
          <w:rPr>
            <w:rFonts w:ascii="Arial" w:eastAsia="Calibri" w:hAnsi="Arial" w:cs="Arial"/>
            <w:color w:val="000000"/>
            <w:sz w:val="24"/>
            <w:szCs w:val="24"/>
          </w:rPr>
          <w:t>By Testing and Trialling elements of the new scheme, Defra is looking to work together with farmers and land managers and other stakeholders to harness their ideas, gain their feedback and build something that works for the diverse needs of the agriculture sector, whilst also improving our environment.</w:t>
        </w:r>
      </w:ins>
    </w:p>
    <w:p w14:paraId="74C240B3" w14:textId="77777777" w:rsidR="0016202A" w:rsidRPr="0016202A" w:rsidRDefault="0016202A" w:rsidP="0016202A">
      <w:pPr>
        <w:spacing w:before="240" w:after="120" w:line="276" w:lineRule="auto"/>
        <w:rPr>
          <w:ins w:id="66" w:author="Taylor, Emily" w:date="2026-09-25T21:12:00Z" w16du:dateUtc="2026-09-26T01:12:00Z"/>
          <w:rFonts w:ascii="Arial" w:eastAsia="Calibri" w:hAnsi="Arial" w:cs="Arial"/>
          <w:sz w:val="24"/>
          <w:szCs w:val="24"/>
        </w:rPr>
      </w:pPr>
      <w:ins w:id="67" w:author="Taylor, Emily" w:date="2026-09-25T21:12:00Z" w16du:dateUtc="2026-09-26T01:12:00Z">
        <w:r w:rsidRPr="0016202A">
          <w:rPr>
            <w:rFonts w:ascii="Arial" w:eastAsia="Calibri" w:hAnsi="Arial" w:cs="Arial"/>
            <w:sz w:val="24"/>
            <w:szCs w:val="24"/>
          </w:rPr>
          <w:t xml:space="preserve">We have used a </w:t>
        </w:r>
        <w:r w:rsidRPr="0016202A">
          <w:rPr>
            <w:rFonts w:ascii="Arial" w:eastAsia="Calibri" w:hAnsi="Arial" w:cs="Arial"/>
            <w:b/>
            <w:sz w:val="24"/>
            <w:szCs w:val="24"/>
          </w:rPr>
          <w:t>phased approach</w:t>
        </w:r>
        <w:r w:rsidRPr="0016202A">
          <w:rPr>
            <w:rFonts w:ascii="Arial" w:eastAsia="Calibri" w:hAnsi="Arial" w:cs="Arial"/>
            <w:sz w:val="24"/>
            <w:szCs w:val="24"/>
          </w:rPr>
          <w:t xml:space="preserve"> to deliver Tests and Trials inviting proposals from stakeholders.  This has enabled us to prioritise Testing that will help prepare for the National Pilot and 2024 scheme design.  We have Tests and Trials that cover 7 areas or themes:</w:t>
        </w:r>
      </w:ins>
    </w:p>
    <w:p w14:paraId="5B3918C6" w14:textId="77777777" w:rsidR="0016202A" w:rsidRPr="0016202A" w:rsidRDefault="0016202A" w:rsidP="0016202A">
      <w:pPr>
        <w:numPr>
          <w:ilvl w:val="0"/>
          <w:numId w:val="14"/>
        </w:numPr>
        <w:spacing w:before="240" w:after="0" w:line="240" w:lineRule="auto"/>
        <w:contextualSpacing/>
        <w:jc w:val="both"/>
        <w:rPr>
          <w:ins w:id="68" w:author="Taylor, Emily" w:date="2026-09-25T21:12:00Z" w16du:dateUtc="2026-09-26T01:12:00Z"/>
          <w:rFonts w:ascii="Arial" w:eastAsia="Calibri" w:hAnsi="Arial" w:cs="Arial"/>
          <w:sz w:val="24"/>
          <w:szCs w:val="24"/>
        </w:rPr>
      </w:pPr>
      <w:ins w:id="69" w:author="Taylor, Emily" w:date="2026-09-25T21:12:00Z" w16du:dateUtc="2026-09-26T01:12:00Z">
        <w:r w:rsidRPr="0016202A">
          <w:rPr>
            <w:rFonts w:ascii="Arial" w:eastAsia="Calibri" w:hAnsi="Arial" w:cs="Arial"/>
            <w:b/>
            <w:sz w:val="24"/>
            <w:szCs w:val="24"/>
          </w:rPr>
          <w:t>Land Management Plan</w:t>
        </w:r>
        <w:r w:rsidRPr="0016202A">
          <w:rPr>
            <w:rFonts w:ascii="Arial" w:eastAsia="Calibri" w:hAnsi="Arial" w:cs="Arial"/>
            <w:sz w:val="24"/>
            <w:szCs w:val="24"/>
          </w:rPr>
          <w:t xml:space="preserve"> – what would be included in a plan, how long it should be and what information is needed to support the land manager or farmer </w:t>
        </w:r>
      </w:ins>
    </w:p>
    <w:p w14:paraId="3878469C" w14:textId="77777777" w:rsidR="0016202A" w:rsidRPr="0016202A" w:rsidRDefault="0016202A" w:rsidP="0016202A">
      <w:pPr>
        <w:numPr>
          <w:ilvl w:val="0"/>
          <w:numId w:val="14"/>
        </w:numPr>
        <w:spacing w:before="240" w:after="0" w:line="240" w:lineRule="auto"/>
        <w:contextualSpacing/>
        <w:jc w:val="both"/>
        <w:rPr>
          <w:ins w:id="70" w:author="Taylor, Emily" w:date="2026-09-25T21:12:00Z" w16du:dateUtc="2026-09-26T01:12:00Z"/>
          <w:rFonts w:ascii="Arial" w:eastAsia="Calibri" w:hAnsi="Arial" w:cs="Arial"/>
          <w:sz w:val="24"/>
          <w:szCs w:val="24"/>
        </w:rPr>
      </w:pPr>
      <w:ins w:id="71" w:author="Taylor, Emily" w:date="2026-09-25T21:12:00Z" w16du:dateUtc="2026-09-26T01:12:00Z">
        <w:r w:rsidRPr="0016202A">
          <w:rPr>
            <w:rFonts w:ascii="Arial" w:eastAsia="Calibri" w:hAnsi="Arial" w:cs="Arial"/>
            <w:b/>
            <w:sz w:val="24"/>
            <w:szCs w:val="24"/>
          </w:rPr>
          <w:t>Role of advice and guidance</w:t>
        </w:r>
        <w:r w:rsidRPr="0016202A">
          <w:rPr>
            <w:rFonts w:ascii="Arial" w:eastAsia="Calibri" w:hAnsi="Arial" w:cs="Arial"/>
            <w:sz w:val="24"/>
            <w:szCs w:val="24"/>
          </w:rPr>
          <w:t xml:space="preserve"> – the level and role of advice and guidance land managers and farmers would need to put together a plan and implement it effectively</w:t>
        </w:r>
      </w:ins>
    </w:p>
    <w:p w14:paraId="7939B0FA" w14:textId="77777777" w:rsidR="0016202A" w:rsidRPr="0016202A" w:rsidRDefault="0016202A" w:rsidP="0016202A">
      <w:pPr>
        <w:numPr>
          <w:ilvl w:val="0"/>
          <w:numId w:val="14"/>
        </w:numPr>
        <w:spacing w:before="240" w:after="0" w:line="240" w:lineRule="auto"/>
        <w:contextualSpacing/>
        <w:jc w:val="both"/>
        <w:rPr>
          <w:ins w:id="72" w:author="Taylor, Emily" w:date="2026-09-25T21:12:00Z" w16du:dateUtc="2026-09-26T01:12:00Z"/>
          <w:rFonts w:ascii="Arial" w:eastAsia="Calibri" w:hAnsi="Arial" w:cs="Arial"/>
          <w:sz w:val="24"/>
          <w:szCs w:val="24"/>
        </w:rPr>
      </w:pPr>
      <w:ins w:id="73" w:author="Taylor, Emily" w:date="2026-09-25T21:12:00Z" w16du:dateUtc="2026-09-26T01:12:00Z">
        <w:r w:rsidRPr="0016202A">
          <w:rPr>
            <w:rFonts w:ascii="Arial" w:eastAsia="Calibri" w:hAnsi="Arial" w:cs="Arial"/>
            <w:b/>
            <w:sz w:val="24"/>
            <w:szCs w:val="24"/>
          </w:rPr>
          <w:t xml:space="preserve">Payments </w:t>
        </w:r>
        <w:r w:rsidRPr="0016202A">
          <w:rPr>
            <w:rFonts w:ascii="Arial" w:eastAsia="Calibri" w:hAnsi="Arial" w:cs="Arial"/>
            <w:sz w:val="24"/>
            <w:szCs w:val="24"/>
          </w:rPr>
          <w:t>– to Test different approaches to and how these might work in practice</w:t>
        </w:r>
      </w:ins>
    </w:p>
    <w:p w14:paraId="35474CA6" w14:textId="77777777" w:rsidR="0016202A" w:rsidRPr="0016202A" w:rsidRDefault="0016202A" w:rsidP="0016202A">
      <w:pPr>
        <w:numPr>
          <w:ilvl w:val="0"/>
          <w:numId w:val="14"/>
        </w:numPr>
        <w:spacing w:before="240" w:after="0" w:line="240" w:lineRule="auto"/>
        <w:contextualSpacing/>
        <w:jc w:val="both"/>
        <w:rPr>
          <w:ins w:id="74" w:author="Taylor, Emily" w:date="2026-09-25T21:12:00Z" w16du:dateUtc="2026-09-26T01:12:00Z"/>
          <w:rFonts w:ascii="Arial" w:eastAsia="Calibri" w:hAnsi="Arial" w:cs="Arial"/>
          <w:sz w:val="24"/>
          <w:szCs w:val="24"/>
        </w:rPr>
      </w:pPr>
      <w:ins w:id="75" w:author="Taylor, Emily" w:date="2026-09-25T21:12:00Z" w16du:dateUtc="2026-09-26T01:12:00Z">
        <w:r w:rsidRPr="0016202A">
          <w:rPr>
            <w:rFonts w:ascii="Arial" w:eastAsia="Calibri" w:hAnsi="Arial" w:cs="Arial"/>
            <w:b/>
            <w:sz w:val="24"/>
            <w:szCs w:val="24"/>
          </w:rPr>
          <w:t>Spatial prioritisation</w:t>
        </w:r>
        <w:r w:rsidRPr="0016202A">
          <w:rPr>
            <w:rFonts w:ascii="Arial" w:eastAsia="Calibri" w:hAnsi="Arial" w:cs="Arial"/>
            <w:sz w:val="24"/>
            <w:szCs w:val="24"/>
          </w:rPr>
          <w:t xml:space="preserve"> – to Test how different spatial mechanisms identify and agree local priorities </w:t>
        </w:r>
      </w:ins>
    </w:p>
    <w:p w14:paraId="0B545074" w14:textId="77777777" w:rsidR="0016202A" w:rsidRPr="0016202A" w:rsidRDefault="0016202A" w:rsidP="0016202A">
      <w:pPr>
        <w:numPr>
          <w:ilvl w:val="0"/>
          <w:numId w:val="14"/>
        </w:numPr>
        <w:spacing w:before="240" w:after="0" w:line="240" w:lineRule="auto"/>
        <w:contextualSpacing/>
        <w:jc w:val="both"/>
        <w:rPr>
          <w:ins w:id="76" w:author="Taylor, Emily" w:date="2026-09-25T21:12:00Z" w16du:dateUtc="2026-09-26T01:12:00Z"/>
          <w:rFonts w:ascii="Arial" w:eastAsia="Calibri" w:hAnsi="Arial" w:cs="Arial"/>
          <w:sz w:val="24"/>
          <w:szCs w:val="24"/>
        </w:rPr>
      </w:pPr>
      <w:ins w:id="77" w:author="Taylor, Emily" w:date="2026-09-25T21:12:00Z" w16du:dateUtc="2026-09-26T01:12:00Z">
        <w:r w:rsidRPr="0016202A">
          <w:rPr>
            <w:rFonts w:ascii="Arial" w:eastAsia="Calibri" w:hAnsi="Arial" w:cs="Arial"/>
            <w:b/>
            <w:sz w:val="24"/>
            <w:szCs w:val="24"/>
          </w:rPr>
          <w:t xml:space="preserve">Collaboration </w:t>
        </w:r>
        <w:r w:rsidRPr="0016202A">
          <w:rPr>
            <w:rFonts w:ascii="Arial" w:eastAsia="Calibri" w:hAnsi="Arial" w:cs="Arial"/>
            <w:sz w:val="24"/>
            <w:szCs w:val="24"/>
          </w:rPr>
          <w:t>– to Test how different methods of collaboration work to deliver environmental outcomes on a greater scale</w:t>
        </w:r>
      </w:ins>
    </w:p>
    <w:p w14:paraId="3C9F24F1" w14:textId="77777777" w:rsidR="0016202A" w:rsidRPr="0016202A" w:rsidRDefault="0016202A" w:rsidP="0016202A">
      <w:pPr>
        <w:numPr>
          <w:ilvl w:val="0"/>
          <w:numId w:val="14"/>
        </w:numPr>
        <w:spacing w:before="240" w:after="0" w:line="240" w:lineRule="auto"/>
        <w:contextualSpacing/>
        <w:jc w:val="both"/>
        <w:rPr>
          <w:ins w:id="78" w:author="Taylor, Emily" w:date="2026-09-25T21:12:00Z" w16du:dateUtc="2026-09-26T01:12:00Z"/>
          <w:rFonts w:ascii="Arial" w:eastAsia="Calibri" w:hAnsi="Arial" w:cs="Arial"/>
          <w:sz w:val="24"/>
          <w:szCs w:val="24"/>
        </w:rPr>
      </w:pPr>
      <w:ins w:id="79" w:author="Taylor, Emily" w:date="2026-09-25T21:12:00Z" w16du:dateUtc="2026-09-26T01:12:00Z">
        <w:r w:rsidRPr="0016202A">
          <w:rPr>
            <w:rFonts w:ascii="Arial" w:eastAsia="Calibri" w:hAnsi="Arial" w:cs="Arial"/>
            <w:b/>
            <w:sz w:val="24"/>
            <w:szCs w:val="24"/>
          </w:rPr>
          <w:t>Innovative delivery mechanisms</w:t>
        </w:r>
        <w:r w:rsidRPr="0016202A">
          <w:rPr>
            <w:rFonts w:ascii="Arial" w:eastAsia="Calibri" w:hAnsi="Arial" w:cs="Arial"/>
            <w:sz w:val="24"/>
            <w:szCs w:val="24"/>
          </w:rPr>
          <w:t xml:space="preserve"> – to Test how innovative solutions work on the ground and in what circumstances.  Examples include reverse auctions and payment by results</w:t>
        </w:r>
      </w:ins>
    </w:p>
    <w:p w14:paraId="5FE88AE4" w14:textId="39E5A86E" w:rsidR="00BD5AF2" w:rsidRPr="001E4684" w:rsidRDefault="0016202A" w:rsidP="00AD45CD">
      <w:pPr>
        <w:spacing w:after="120"/>
        <w:jc w:val="center"/>
        <w:rPr>
          <w:del w:id="80" w:author="Taylor, Emily" w:date="2026-09-25T21:12:00Z" w16du:dateUtc="2026-09-26T01:12:00Z"/>
          <w:rFonts w:ascii="Aptos" w:hAnsi="Aptos"/>
          <w:b/>
          <w:bCs/>
          <w:sz w:val="20"/>
          <w:szCs w:val="20"/>
        </w:rPr>
      </w:pPr>
      <w:ins w:id="81" w:author="Taylor, Emily" w:date="2026-09-25T21:12:00Z" w16du:dateUtc="2026-09-26T01:12:00Z">
        <w:r w:rsidRPr="0016202A">
          <w:rPr>
            <w:rFonts w:ascii="Arial" w:eastAsia="Calibri" w:hAnsi="Arial" w:cs="Arial"/>
            <w:b/>
            <w:sz w:val="24"/>
            <w:szCs w:val="24"/>
          </w:rPr>
          <w:t xml:space="preserve">Strategy </w:t>
        </w:r>
        <w:r w:rsidRPr="0016202A">
          <w:rPr>
            <w:rFonts w:ascii="Arial" w:eastAsia="Calibri" w:hAnsi="Arial" w:cs="Arial"/>
            <w:sz w:val="24"/>
            <w:szCs w:val="24"/>
          </w:rPr>
          <w:t>– Testing the different models, mechanisms and approaches to achieve ambitious land use change</w:t>
        </w:r>
      </w:ins>
      <w:del w:id="82" w:author="Taylor, Emily" w:date="2026-09-25T21:12:00Z" w16du:dateUtc="2026-09-26T01:12:00Z">
        <w:r w:rsidR="00C43E1C" w:rsidRPr="001E4684">
          <w:rPr>
            <w:rFonts w:ascii="Aptos" w:hAnsi="Aptos"/>
            <w:b/>
            <w:bCs/>
            <w:sz w:val="20"/>
            <w:szCs w:val="20"/>
          </w:rPr>
          <w:delText>Help with completing a taxonomic proposal to ICTV</w:delText>
        </w:r>
      </w:del>
    </w:p>
    <w:p w14:paraId="7725496E" w14:textId="3BCF8924" w:rsidR="00BD5AF2" w:rsidRPr="001E4684" w:rsidRDefault="00C43E1C" w:rsidP="00AD45CD">
      <w:pPr>
        <w:spacing w:after="120"/>
        <w:rPr>
          <w:del w:id="83" w:author="Taylor, Emily" w:date="2026-09-25T21:12:00Z" w16du:dateUtc="2026-09-26T01:12:00Z"/>
          <w:rFonts w:ascii="Aptos" w:hAnsi="Aptos"/>
          <w:sz w:val="20"/>
          <w:szCs w:val="20"/>
        </w:rPr>
      </w:pPr>
      <w:del w:id="84" w:author="Taylor, Emily" w:date="2026-09-25T21:12:00Z" w16du:dateUtc="2026-09-26T01:12:00Z">
        <w:r w:rsidRPr="001E4684">
          <w:rPr>
            <w:rFonts w:ascii="Aptos" w:hAnsi="Aptos"/>
            <w:sz w:val="20"/>
            <w:szCs w:val="20"/>
          </w:rPr>
          <w:delText xml:space="preserve">ICTV welcomes taxonomic proposals from any interested individual. Please complete the relevant template modules (see Instructions, below) and e-mail them to the appropriate Subcommittee Chair. Information on the seven virus Subcommittees and their Chairs can be found at </w:delText>
        </w:r>
        <w:r w:rsidR="002749E8">
          <w:fldChar w:fldCharType="begin"/>
        </w:r>
        <w:r w:rsidR="002749E8">
          <w:delInstrText>HYPERLINK "https://ictv.global/sc"</w:delInstrText>
        </w:r>
        <w:r w:rsidR="002749E8">
          <w:fldChar w:fldCharType="separate"/>
        </w:r>
        <w:r w:rsidR="002749E8" w:rsidRPr="001E4684">
          <w:rPr>
            <w:rStyle w:val="Hyperlink"/>
            <w:rFonts w:ascii="Aptos" w:hAnsi="Aptos"/>
            <w:sz w:val="20"/>
            <w:szCs w:val="20"/>
          </w:rPr>
          <w:delText>https://ictv.global/sc</w:delText>
        </w:r>
        <w:r w:rsidR="002749E8">
          <w:fldChar w:fldCharType="end"/>
        </w:r>
        <w:r w:rsidR="002749E8" w:rsidRPr="001E4684">
          <w:rPr>
            <w:rFonts w:ascii="Aptos" w:hAnsi="Aptos"/>
            <w:sz w:val="20"/>
            <w:szCs w:val="20"/>
          </w:rPr>
          <w:delText>.</w:delText>
        </w:r>
      </w:del>
    </w:p>
    <w:p w14:paraId="6C7F03C9" w14:textId="083E431B" w:rsidR="00BD5AF2" w:rsidRPr="001E4684" w:rsidRDefault="00C43E1C" w:rsidP="00AD45CD">
      <w:pPr>
        <w:spacing w:after="120"/>
        <w:rPr>
          <w:del w:id="85" w:author="Taylor, Emily" w:date="2026-09-25T21:12:00Z" w16du:dateUtc="2026-09-26T01:12:00Z"/>
          <w:rFonts w:ascii="Aptos" w:hAnsi="Aptos"/>
          <w:sz w:val="20"/>
          <w:szCs w:val="20"/>
        </w:rPr>
      </w:pPr>
      <w:del w:id="86" w:author="Taylor, Emily" w:date="2026-09-25T21:12:00Z" w16du:dateUtc="2026-09-26T01:12:00Z">
        <w:r w:rsidRPr="001E4684">
          <w:rPr>
            <w:rFonts w:ascii="Aptos" w:hAnsi="Aptos"/>
            <w:sz w:val="20"/>
            <w:szCs w:val="20"/>
          </w:rPr>
          <w:delText xml:space="preserve">Proposals will be forwarded to all </w:delText>
        </w:r>
        <w:r w:rsidR="005376B6" w:rsidRPr="001E4684">
          <w:rPr>
            <w:rFonts w:ascii="Aptos" w:hAnsi="Aptos"/>
            <w:sz w:val="20"/>
            <w:szCs w:val="20"/>
          </w:rPr>
          <w:delText>relevant</w:delText>
        </w:r>
        <w:r w:rsidRPr="001E4684">
          <w:rPr>
            <w:rFonts w:ascii="Aptos" w:hAnsi="Aptos"/>
            <w:sz w:val="20"/>
            <w:szCs w:val="20"/>
          </w:rPr>
          <w:delText xml:space="preserve"> Study Groups and comments relayed to the authors. The proposals are also available for public comment on the ICTV web site until the next annual meeting of the Executive Committee</w:delText>
        </w:r>
        <w:r w:rsidR="005376B6" w:rsidRPr="001E4684">
          <w:rPr>
            <w:rFonts w:ascii="Aptos" w:hAnsi="Aptos"/>
            <w:sz w:val="20"/>
            <w:szCs w:val="20"/>
          </w:rPr>
          <w:delText xml:space="preserve"> (EC)</w:delText>
        </w:r>
        <w:r w:rsidRPr="001E4684">
          <w:rPr>
            <w:rFonts w:ascii="Aptos" w:hAnsi="Aptos"/>
            <w:sz w:val="20"/>
            <w:szCs w:val="20"/>
          </w:rPr>
          <w:delText xml:space="preserve">, when Subcommittee Chairs (or their deputies) present the taxonomic proposals for discussion. Straightforward proposals to create new species in an existing genus or to create new genera in an existing family may be approved at the </w:delText>
        </w:r>
        <w:r w:rsidR="005376B6" w:rsidRPr="001E4684">
          <w:rPr>
            <w:rFonts w:ascii="Aptos" w:hAnsi="Aptos"/>
            <w:sz w:val="20"/>
            <w:szCs w:val="20"/>
          </w:rPr>
          <w:delText xml:space="preserve">next EC </w:delText>
        </w:r>
        <w:r w:rsidRPr="001E4684">
          <w:rPr>
            <w:rFonts w:ascii="Aptos" w:hAnsi="Aptos"/>
            <w:sz w:val="20"/>
            <w:szCs w:val="20"/>
          </w:rPr>
          <w:delText xml:space="preserve">meeting. </w:delText>
        </w:r>
        <w:r w:rsidR="005376B6" w:rsidRPr="001E4684">
          <w:rPr>
            <w:rFonts w:ascii="Aptos" w:hAnsi="Aptos"/>
            <w:sz w:val="20"/>
            <w:szCs w:val="20"/>
          </w:rPr>
          <w:delText xml:space="preserve">Some proposals, especially </w:delText>
        </w:r>
        <w:r w:rsidRPr="001E4684">
          <w:rPr>
            <w:rFonts w:ascii="Aptos" w:hAnsi="Aptos"/>
            <w:sz w:val="20"/>
            <w:szCs w:val="20"/>
          </w:rPr>
          <w:delText>more complex proposals</w:delText>
        </w:r>
        <w:r w:rsidR="005376B6" w:rsidRPr="001E4684">
          <w:rPr>
            <w:rFonts w:ascii="Aptos" w:hAnsi="Aptos"/>
            <w:sz w:val="20"/>
            <w:szCs w:val="20"/>
          </w:rPr>
          <w:delText>,</w:delText>
        </w:r>
        <w:r w:rsidRPr="001E4684">
          <w:rPr>
            <w:rFonts w:ascii="Aptos" w:hAnsi="Aptos"/>
            <w:sz w:val="20"/>
            <w:szCs w:val="20"/>
          </w:rPr>
          <w:delText xml:space="preserve"> may </w:delText>
        </w:r>
        <w:r w:rsidR="005376B6" w:rsidRPr="001E4684">
          <w:rPr>
            <w:rFonts w:ascii="Aptos" w:hAnsi="Aptos"/>
            <w:sz w:val="20"/>
            <w:szCs w:val="20"/>
          </w:rPr>
          <w:delText xml:space="preserve">be approved conditionally and will </w:delText>
        </w:r>
        <w:r w:rsidRPr="001E4684">
          <w:rPr>
            <w:rFonts w:ascii="Aptos" w:hAnsi="Aptos"/>
            <w:sz w:val="20"/>
            <w:szCs w:val="20"/>
          </w:rPr>
          <w:delText xml:space="preserve">continue to be available for public comment before </w:delText>
        </w:r>
        <w:r w:rsidR="005376B6" w:rsidRPr="001E4684">
          <w:rPr>
            <w:rFonts w:ascii="Aptos" w:hAnsi="Aptos"/>
            <w:sz w:val="20"/>
            <w:szCs w:val="20"/>
          </w:rPr>
          <w:delText>a final decision by the EC is reached</w:delText>
        </w:r>
        <w:r w:rsidRPr="001E4684">
          <w:rPr>
            <w:rFonts w:ascii="Aptos" w:hAnsi="Aptos"/>
            <w:sz w:val="20"/>
            <w:szCs w:val="20"/>
          </w:rPr>
          <w:delText xml:space="preserve">. </w:delText>
        </w:r>
        <w:r w:rsidR="005376B6" w:rsidRPr="001E4684">
          <w:rPr>
            <w:rFonts w:ascii="Aptos" w:hAnsi="Aptos"/>
            <w:sz w:val="20"/>
            <w:szCs w:val="20"/>
          </w:rPr>
          <w:delText>Importantly, p</w:delText>
        </w:r>
        <w:r w:rsidRPr="001E4684">
          <w:rPr>
            <w:rFonts w:ascii="Aptos" w:hAnsi="Aptos"/>
            <w:sz w:val="20"/>
            <w:szCs w:val="20"/>
          </w:rPr>
          <w:delText>roposals do not become accepted taxonomy until a final ratification vote by the ICTV membership is conducted. The ratification vote usually occurs only once annually in February.</w:delText>
        </w:r>
      </w:del>
    </w:p>
    <w:p w14:paraId="5FC1158D" w14:textId="77777777" w:rsidR="00BD5AF2" w:rsidRPr="001E4684" w:rsidRDefault="00C43E1C" w:rsidP="00AD45CD">
      <w:pPr>
        <w:pStyle w:val="ListParagraph"/>
        <w:numPr>
          <w:ilvl w:val="0"/>
          <w:numId w:val="4"/>
        </w:numPr>
        <w:spacing w:after="120"/>
        <w:rPr>
          <w:del w:id="87" w:author="Taylor, Emily" w:date="2026-09-25T21:12:00Z" w16du:dateUtc="2026-09-26T01:12:00Z"/>
          <w:rFonts w:ascii="Aptos" w:hAnsi="Aptos"/>
          <w:sz w:val="20"/>
          <w:szCs w:val="20"/>
        </w:rPr>
      </w:pPr>
      <w:del w:id="88" w:author="Taylor, Emily" w:date="2026-09-25T21:12:00Z" w16du:dateUtc="2026-09-26T01:12:00Z">
        <w:r w:rsidRPr="001E4684">
          <w:rPr>
            <w:rFonts w:ascii="Aptos" w:hAnsi="Aptos"/>
            <w:b/>
            <w:bCs/>
            <w:sz w:val="20"/>
            <w:szCs w:val="20"/>
          </w:rPr>
          <w:delText>The information needed by ICTV</w:delText>
        </w:r>
      </w:del>
    </w:p>
    <w:p w14:paraId="0D64B2D8" w14:textId="77777777" w:rsidR="00BD5AF2" w:rsidRPr="001E4684" w:rsidRDefault="00C43E1C" w:rsidP="00AD45CD">
      <w:pPr>
        <w:spacing w:after="120"/>
        <w:ind w:left="426"/>
        <w:rPr>
          <w:del w:id="89" w:author="Taylor, Emily" w:date="2026-09-25T21:12:00Z" w16du:dateUtc="2026-09-26T01:12:00Z"/>
          <w:rFonts w:ascii="Aptos" w:hAnsi="Aptos"/>
          <w:sz w:val="20"/>
          <w:szCs w:val="20"/>
        </w:rPr>
      </w:pPr>
      <w:del w:id="90" w:author="Taylor, Emily" w:date="2026-09-25T21:12:00Z" w16du:dateUtc="2026-09-26T01:12:00Z">
        <w:r w:rsidRPr="001E4684">
          <w:rPr>
            <w:rFonts w:ascii="Aptos" w:hAnsi="Aptos"/>
            <w:sz w:val="20"/>
            <w:szCs w:val="20"/>
          </w:rPr>
          <w:delText xml:space="preserve">Carefully completed proposals are not only easier for your colleagues to assess but are also more likely to proceed smoothly. </w:delText>
        </w:r>
      </w:del>
    </w:p>
    <w:p w14:paraId="6B2DBC2B" w14:textId="61F48C08" w:rsidR="00BD5AF2" w:rsidRPr="001E4684" w:rsidRDefault="00C43E1C" w:rsidP="00AD45CD">
      <w:pPr>
        <w:numPr>
          <w:ilvl w:val="0"/>
          <w:numId w:val="1"/>
        </w:numPr>
        <w:spacing w:after="120"/>
        <w:rPr>
          <w:del w:id="91" w:author="Taylor, Emily" w:date="2026-09-25T21:12:00Z" w16du:dateUtc="2026-09-26T01:12:00Z"/>
          <w:rFonts w:ascii="Aptos" w:hAnsi="Aptos"/>
          <w:sz w:val="20"/>
          <w:szCs w:val="20"/>
        </w:rPr>
      </w:pPr>
      <w:del w:id="92" w:author="Taylor, Emily" w:date="2026-09-25T21:12:00Z" w16du:dateUtc="2026-09-26T01:12:00Z">
        <w:r w:rsidRPr="001E4684">
          <w:rPr>
            <w:rFonts w:ascii="Aptos" w:hAnsi="Aptos"/>
            <w:sz w:val="20"/>
            <w:szCs w:val="20"/>
          </w:rPr>
          <w:delText xml:space="preserve">Please provide enough information with any proposal for </w:delText>
        </w:r>
        <w:r w:rsidR="005376B6" w:rsidRPr="001E4684">
          <w:rPr>
            <w:rFonts w:ascii="Aptos" w:hAnsi="Aptos"/>
            <w:sz w:val="20"/>
            <w:szCs w:val="20"/>
          </w:rPr>
          <w:delText xml:space="preserve">the creation of </w:delText>
        </w:r>
        <w:r w:rsidRPr="001E4684">
          <w:rPr>
            <w:rFonts w:ascii="Aptos" w:hAnsi="Aptos"/>
            <w:sz w:val="20"/>
            <w:szCs w:val="20"/>
          </w:rPr>
          <w:delText xml:space="preserve">a new taxon (species, genus, etc.) to show </w:delText>
        </w:r>
        <w:r w:rsidR="005376B6" w:rsidRPr="001E4684">
          <w:rPr>
            <w:rFonts w:ascii="Aptos" w:hAnsi="Aptos"/>
            <w:sz w:val="20"/>
            <w:szCs w:val="20"/>
          </w:rPr>
          <w:delText xml:space="preserve">that it has the </w:delText>
        </w:r>
        <w:r w:rsidR="005376B6" w:rsidRPr="001E4684">
          <w:rPr>
            <w:rFonts w:ascii="Aptos" w:hAnsi="Aptos"/>
            <w:b/>
            <w:sz w:val="20"/>
            <w:szCs w:val="20"/>
          </w:rPr>
          <w:delText xml:space="preserve">required properties </w:delText>
        </w:r>
        <w:r w:rsidR="005376B6" w:rsidRPr="001E4684">
          <w:rPr>
            <w:rFonts w:ascii="Aptos" w:hAnsi="Aptos"/>
            <w:sz w:val="20"/>
            <w:szCs w:val="20"/>
          </w:rPr>
          <w:delText>to be placed in any</w:delText>
        </w:r>
        <w:r w:rsidR="005376B6" w:rsidRPr="001E4684">
          <w:rPr>
            <w:rFonts w:ascii="Aptos" w:hAnsi="Aptos"/>
            <w:b/>
            <w:sz w:val="20"/>
            <w:szCs w:val="20"/>
          </w:rPr>
          <w:delText xml:space="preserve"> more highly ranked taxon</w:delText>
        </w:r>
        <w:r w:rsidR="005376B6" w:rsidRPr="001E4684">
          <w:rPr>
            <w:rFonts w:ascii="Aptos" w:hAnsi="Aptos"/>
            <w:sz w:val="20"/>
            <w:szCs w:val="20"/>
          </w:rPr>
          <w:delText xml:space="preserve"> (genus, family, order, etc.) to which it is being assigned and </w:delText>
        </w:r>
        <w:r w:rsidRPr="001E4684">
          <w:rPr>
            <w:rFonts w:ascii="Aptos" w:hAnsi="Aptos"/>
            <w:sz w:val="20"/>
            <w:szCs w:val="20"/>
          </w:rPr>
          <w:delText xml:space="preserve">that it is sufficiently </w:delText>
        </w:r>
        <w:r w:rsidRPr="001E4684">
          <w:rPr>
            <w:rFonts w:ascii="Aptos" w:hAnsi="Aptos"/>
            <w:b/>
            <w:sz w:val="20"/>
            <w:szCs w:val="20"/>
          </w:rPr>
          <w:delText xml:space="preserve">distinct from its </w:delText>
        </w:r>
        <w:r w:rsidR="005376B6" w:rsidRPr="001E4684">
          <w:rPr>
            <w:rFonts w:ascii="Aptos" w:hAnsi="Aptos"/>
            <w:b/>
            <w:sz w:val="20"/>
            <w:szCs w:val="20"/>
          </w:rPr>
          <w:delText xml:space="preserve">most </w:delText>
        </w:r>
        <w:r w:rsidRPr="001E4684">
          <w:rPr>
            <w:rFonts w:ascii="Aptos" w:hAnsi="Aptos"/>
            <w:b/>
            <w:sz w:val="20"/>
            <w:szCs w:val="20"/>
          </w:rPr>
          <w:delText>close</w:delText>
        </w:r>
        <w:r w:rsidR="005376B6" w:rsidRPr="001E4684">
          <w:rPr>
            <w:rFonts w:ascii="Aptos" w:hAnsi="Aptos"/>
            <w:b/>
            <w:sz w:val="20"/>
            <w:szCs w:val="20"/>
          </w:rPr>
          <w:delText xml:space="preserve">ly </w:delText>
        </w:r>
        <w:r w:rsidRPr="001E4684">
          <w:rPr>
            <w:rFonts w:ascii="Aptos" w:hAnsi="Aptos"/>
            <w:b/>
            <w:sz w:val="20"/>
            <w:szCs w:val="20"/>
          </w:rPr>
          <w:delText>relat</w:delText>
        </w:r>
        <w:r w:rsidR="005376B6" w:rsidRPr="001E4684">
          <w:rPr>
            <w:rFonts w:ascii="Aptos" w:hAnsi="Aptos"/>
            <w:b/>
            <w:sz w:val="20"/>
            <w:szCs w:val="20"/>
          </w:rPr>
          <w:delText>ed taxon</w:delText>
        </w:r>
        <w:r w:rsidRPr="001E4684">
          <w:rPr>
            <w:rFonts w:ascii="Aptos" w:hAnsi="Aptos"/>
            <w:sz w:val="20"/>
            <w:szCs w:val="20"/>
          </w:rPr>
          <w:delText>.</w:delText>
        </w:r>
      </w:del>
    </w:p>
    <w:p w14:paraId="4448A6F4" w14:textId="77777777" w:rsidR="00B76039" w:rsidRPr="001E4684" w:rsidRDefault="005376B6" w:rsidP="00AD45CD">
      <w:pPr>
        <w:numPr>
          <w:ilvl w:val="0"/>
          <w:numId w:val="1"/>
        </w:numPr>
        <w:spacing w:after="120"/>
        <w:rPr>
          <w:del w:id="93" w:author="Taylor, Emily" w:date="2026-09-25T21:12:00Z" w16du:dateUtc="2026-09-26T01:12:00Z"/>
          <w:rFonts w:ascii="Aptos" w:hAnsi="Aptos"/>
          <w:sz w:val="20"/>
          <w:szCs w:val="20"/>
        </w:rPr>
      </w:pPr>
      <w:del w:id="94" w:author="Taylor, Emily" w:date="2026-09-25T21:12:00Z" w16du:dateUtc="2026-09-26T01:12:00Z">
        <w:r w:rsidRPr="001E4684">
          <w:rPr>
            <w:rFonts w:ascii="Aptos" w:hAnsi="Aptos"/>
            <w:sz w:val="20"/>
            <w:szCs w:val="20"/>
          </w:rPr>
          <w:delText>P</w:delText>
        </w:r>
        <w:r w:rsidR="00C43E1C" w:rsidRPr="001E4684">
          <w:rPr>
            <w:rFonts w:ascii="Aptos" w:hAnsi="Aptos"/>
            <w:sz w:val="20"/>
            <w:szCs w:val="20"/>
          </w:rPr>
          <w:delText xml:space="preserve">roposals for new species will need to state the </w:delText>
        </w:r>
        <w:r w:rsidR="00C43E1C" w:rsidRPr="001E4684">
          <w:rPr>
            <w:rFonts w:ascii="Aptos" w:hAnsi="Aptos"/>
            <w:b/>
            <w:sz w:val="20"/>
            <w:szCs w:val="20"/>
          </w:rPr>
          <w:delText>species demarcation criteria</w:delText>
        </w:r>
        <w:r w:rsidR="00C43E1C" w:rsidRPr="001E4684">
          <w:rPr>
            <w:rFonts w:ascii="Aptos" w:hAnsi="Aptos"/>
            <w:sz w:val="20"/>
            <w:szCs w:val="20"/>
          </w:rPr>
          <w:delText xml:space="preserve"> established for the genus and </w:delText>
        </w:r>
        <w:r w:rsidR="00C43E1C" w:rsidRPr="001E4684">
          <w:rPr>
            <w:rFonts w:ascii="Aptos" w:hAnsi="Aptos"/>
            <w:b/>
            <w:sz w:val="20"/>
            <w:szCs w:val="20"/>
          </w:rPr>
          <w:delText xml:space="preserve">show </w:delText>
        </w:r>
        <w:r w:rsidR="00B76039" w:rsidRPr="001E4684">
          <w:rPr>
            <w:rFonts w:ascii="Aptos" w:hAnsi="Aptos"/>
            <w:b/>
            <w:sz w:val="20"/>
            <w:szCs w:val="20"/>
          </w:rPr>
          <w:delText>that</w:delText>
        </w:r>
        <w:r w:rsidR="00C43E1C" w:rsidRPr="001E4684">
          <w:rPr>
            <w:rFonts w:ascii="Aptos" w:hAnsi="Aptos"/>
            <w:b/>
            <w:sz w:val="20"/>
            <w:szCs w:val="20"/>
          </w:rPr>
          <w:delText xml:space="preserve"> the candidate </w:delText>
        </w:r>
        <w:r w:rsidR="00B76039" w:rsidRPr="001E4684">
          <w:rPr>
            <w:rFonts w:ascii="Aptos" w:hAnsi="Aptos"/>
            <w:b/>
            <w:sz w:val="20"/>
            <w:szCs w:val="20"/>
          </w:rPr>
          <w:delText xml:space="preserve">species </w:delText>
        </w:r>
        <w:r w:rsidR="00C43E1C" w:rsidRPr="001E4684">
          <w:rPr>
            <w:rFonts w:ascii="Aptos" w:hAnsi="Aptos"/>
            <w:b/>
            <w:sz w:val="20"/>
            <w:szCs w:val="20"/>
          </w:rPr>
          <w:delText>meets these requirements</w:delText>
        </w:r>
        <w:r w:rsidR="00C43E1C" w:rsidRPr="001E4684">
          <w:rPr>
            <w:rFonts w:ascii="Aptos" w:hAnsi="Aptos"/>
            <w:sz w:val="20"/>
            <w:szCs w:val="20"/>
          </w:rPr>
          <w:delText>.</w:delText>
        </w:r>
        <w:r w:rsidR="00670617" w:rsidRPr="001E4684">
          <w:rPr>
            <w:rFonts w:ascii="Aptos" w:hAnsi="Aptos"/>
            <w:sz w:val="20"/>
            <w:szCs w:val="20"/>
          </w:rPr>
          <w:delText xml:space="preserve"> </w:delText>
        </w:r>
        <w:r w:rsidR="00A5774D" w:rsidRPr="001E4684">
          <w:rPr>
            <w:rFonts w:ascii="Aptos" w:hAnsi="Aptos"/>
            <w:sz w:val="20"/>
            <w:szCs w:val="20"/>
          </w:rPr>
          <w:delText>Each</w:delText>
        </w:r>
        <w:r w:rsidR="00670617" w:rsidRPr="001E4684">
          <w:rPr>
            <w:rFonts w:ascii="Aptos" w:hAnsi="Aptos"/>
            <w:sz w:val="20"/>
            <w:szCs w:val="20"/>
          </w:rPr>
          <w:delText xml:space="preserve"> new species must be assigned to a genus and a family, whether existing or nove</w:delText>
        </w:r>
        <w:r w:rsidR="00A5774D" w:rsidRPr="001E4684">
          <w:rPr>
            <w:rFonts w:ascii="Aptos" w:hAnsi="Aptos"/>
            <w:sz w:val="20"/>
            <w:szCs w:val="20"/>
          </w:rPr>
          <w:delText xml:space="preserve">l. </w:delText>
        </w:r>
      </w:del>
    </w:p>
    <w:p w14:paraId="7EE005A0" w14:textId="293A4F82" w:rsidR="00BD5AF2" w:rsidRPr="001E4684" w:rsidRDefault="00B76039" w:rsidP="00AD45CD">
      <w:pPr>
        <w:numPr>
          <w:ilvl w:val="0"/>
          <w:numId w:val="1"/>
        </w:numPr>
        <w:spacing w:after="120"/>
        <w:rPr>
          <w:del w:id="95" w:author="Taylor, Emily" w:date="2026-09-25T21:12:00Z" w16du:dateUtc="2026-09-26T01:12:00Z"/>
          <w:rFonts w:ascii="Aptos" w:hAnsi="Aptos"/>
          <w:sz w:val="20"/>
          <w:szCs w:val="20"/>
        </w:rPr>
      </w:pPr>
      <w:del w:id="96" w:author="Taylor, Emily" w:date="2026-09-25T21:12:00Z" w16du:dateUtc="2026-09-26T01:12:00Z">
        <w:r w:rsidRPr="001E4684">
          <w:rPr>
            <w:rFonts w:ascii="Aptos" w:hAnsi="Aptos"/>
            <w:sz w:val="20"/>
            <w:szCs w:val="20"/>
          </w:rPr>
          <w:delText>Proposals for</w:delText>
        </w:r>
        <w:r w:rsidR="00C43E1C" w:rsidRPr="001E4684">
          <w:rPr>
            <w:rFonts w:ascii="Aptos" w:hAnsi="Aptos"/>
            <w:sz w:val="20"/>
            <w:szCs w:val="20"/>
          </w:rPr>
          <w:delText xml:space="preserve"> the creation of a new taxon of higher order</w:delText>
        </w:r>
        <w:r w:rsidRPr="001E4684">
          <w:rPr>
            <w:rFonts w:ascii="Aptos" w:hAnsi="Aptos"/>
            <w:sz w:val="20"/>
            <w:szCs w:val="20"/>
          </w:rPr>
          <w:delText xml:space="preserve"> require</w:delText>
        </w:r>
        <w:r w:rsidR="00C43E1C" w:rsidRPr="001E4684">
          <w:rPr>
            <w:rFonts w:ascii="Aptos" w:hAnsi="Aptos"/>
            <w:sz w:val="20"/>
            <w:szCs w:val="20"/>
          </w:rPr>
          <w:delText xml:space="preserve"> clear justification with reference to </w:delText>
        </w:r>
        <w:r w:rsidRPr="001E4684">
          <w:rPr>
            <w:rFonts w:ascii="Aptos" w:hAnsi="Aptos"/>
            <w:sz w:val="20"/>
            <w:szCs w:val="20"/>
          </w:rPr>
          <w:delText xml:space="preserve">all related </w:delText>
        </w:r>
        <w:r w:rsidR="00C43E1C" w:rsidRPr="001E4684">
          <w:rPr>
            <w:rFonts w:ascii="Aptos" w:hAnsi="Aptos"/>
            <w:sz w:val="20"/>
            <w:szCs w:val="20"/>
          </w:rPr>
          <w:delText xml:space="preserve">existing taxa. </w:delText>
        </w:r>
        <w:r w:rsidR="00670617" w:rsidRPr="001E4684">
          <w:rPr>
            <w:rFonts w:ascii="Aptos" w:hAnsi="Aptos"/>
            <w:sz w:val="20"/>
            <w:szCs w:val="20"/>
          </w:rPr>
          <w:delText>The</w:delText>
        </w:r>
        <w:r w:rsidR="00C43E1C" w:rsidRPr="001E4684">
          <w:rPr>
            <w:rFonts w:ascii="Aptos" w:hAnsi="Aptos"/>
            <w:sz w:val="20"/>
            <w:szCs w:val="20"/>
          </w:rPr>
          <w:delText xml:space="preserve"> ICTV provides for 15 levels of taxonomic classification (from realm to species) but, when proposing a new taxon, you need only to refer to its placement within the next highest existing taxonomic level. </w:delText>
        </w:r>
      </w:del>
    </w:p>
    <w:p w14:paraId="7344C7CE" w14:textId="03AE00CB" w:rsidR="00BD5AF2" w:rsidRPr="001E4684" w:rsidRDefault="00C43E1C" w:rsidP="00AD45CD">
      <w:pPr>
        <w:numPr>
          <w:ilvl w:val="0"/>
          <w:numId w:val="1"/>
        </w:numPr>
        <w:spacing w:after="120"/>
        <w:rPr>
          <w:del w:id="97" w:author="Taylor, Emily" w:date="2026-09-25T21:12:00Z" w16du:dateUtc="2026-09-26T01:12:00Z"/>
          <w:rFonts w:ascii="Aptos" w:hAnsi="Aptos"/>
          <w:sz w:val="20"/>
          <w:szCs w:val="20"/>
        </w:rPr>
      </w:pPr>
      <w:del w:id="98" w:author="Taylor, Emily" w:date="2026-09-25T21:12:00Z" w16du:dateUtc="2026-09-26T01:12:00Z">
        <w:r w:rsidRPr="001E4684">
          <w:rPr>
            <w:rFonts w:ascii="Aptos" w:hAnsi="Aptos"/>
            <w:sz w:val="20"/>
            <w:szCs w:val="20"/>
          </w:rPr>
          <w:delText xml:space="preserve">Most proposals benefit from a </w:delText>
        </w:r>
        <w:r w:rsidRPr="001E4684">
          <w:rPr>
            <w:rFonts w:ascii="Aptos" w:hAnsi="Aptos"/>
            <w:b/>
            <w:sz w:val="20"/>
            <w:szCs w:val="20"/>
          </w:rPr>
          <w:delText>phylogenetic tree</w:delText>
        </w:r>
        <w:r w:rsidRPr="001E4684">
          <w:rPr>
            <w:rFonts w:ascii="Aptos" w:hAnsi="Aptos"/>
            <w:sz w:val="20"/>
            <w:szCs w:val="20"/>
          </w:rPr>
          <w:delText xml:space="preserve">: please provide a tree where </w:delText>
        </w:r>
        <w:r w:rsidRPr="001E4684">
          <w:rPr>
            <w:rFonts w:ascii="Aptos" w:hAnsi="Aptos"/>
            <w:b/>
            <w:sz w:val="20"/>
            <w:szCs w:val="20"/>
          </w:rPr>
          <w:delText xml:space="preserve">branch length is proportional to genetic </w:delText>
        </w:r>
        <w:r w:rsidRPr="001E4684">
          <w:rPr>
            <w:rFonts w:ascii="Aptos" w:hAnsi="Aptos"/>
            <w:sz w:val="20"/>
            <w:szCs w:val="20"/>
          </w:rPr>
          <w:delText xml:space="preserve">distance, generated using an appropriate algorithm (e.g., Maximum Likelihood or </w:delText>
        </w:r>
        <w:r w:rsidR="00B76039" w:rsidRPr="001E4684">
          <w:rPr>
            <w:rFonts w:ascii="Aptos" w:hAnsi="Aptos"/>
            <w:sz w:val="20"/>
            <w:szCs w:val="20"/>
          </w:rPr>
          <w:delText>Maximum Clade Credibility)</w:delText>
        </w:r>
        <w:r w:rsidRPr="001E4684">
          <w:rPr>
            <w:rFonts w:ascii="Aptos" w:hAnsi="Aptos"/>
            <w:sz w:val="20"/>
            <w:szCs w:val="20"/>
          </w:rPr>
          <w:delText xml:space="preserve"> and provide evidence of the reliability of the branching (e.g., by bootstrapping, posterior probability</w:delText>
        </w:r>
        <w:r w:rsidR="00B76039" w:rsidRPr="001E4684">
          <w:rPr>
            <w:rFonts w:ascii="Aptos" w:hAnsi="Aptos"/>
            <w:sz w:val="20"/>
            <w:szCs w:val="20"/>
          </w:rPr>
          <w:delText>, aLRT</w:delText>
        </w:r>
        <w:r w:rsidRPr="001E4684">
          <w:rPr>
            <w:rFonts w:ascii="Aptos" w:hAnsi="Aptos"/>
            <w:sz w:val="20"/>
            <w:szCs w:val="20"/>
          </w:rPr>
          <w:delText>). Use colour</w:delText>
        </w:r>
        <w:r w:rsidR="00B76039" w:rsidRPr="001E4684">
          <w:rPr>
            <w:rFonts w:ascii="Aptos" w:hAnsi="Aptos"/>
            <w:sz w:val="20"/>
            <w:szCs w:val="20"/>
          </w:rPr>
          <w:delText>s</w:delText>
        </w:r>
        <w:r w:rsidRPr="001E4684">
          <w:rPr>
            <w:rFonts w:ascii="Aptos" w:hAnsi="Aptos"/>
            <w:sz w:val="20"/>
            <w:szCs w:val="20"/>
          </w:rPr>
          <w:delText xml:space="preserve"> differences, symbols etc., to draw attention to the position(s) of the proposed new taxa and provide a legend or key so that existing taxa can easily be recognised. T</w:delText>
        </w:r>
        <w:r w:rsidR="00C87B0F">
          <w:rPr>
            <w:rFonts w:ascii="Aptos" w:hAnsi="Aptos"/>
            <w:sz w:val="20"/>
            <w:szCs w:val="20"/>
          </w:rPr>
          <w:delText xml:space="preserve">ip labels should be annotated with INSDC nucleotide accession numbers but individual sequences or clades should be also annotated with virus or taxon names. Trees </w:delText>
        </w:r>
        <w:r w:rsidRPr="001E4684">
          <w:rPr>
            <w:rFonts w:ascii="Aptos" w:hAnsi="Aptos"/>
            <w:sz w:val="20"/>
            <w:szCs w:val="20"/>
          </w:rPr>
          <w:delText xml:space="preserve">can often be converted easily to something much more informative </w:delText>
        </w:r>
        <w:r w:rsidR="00B76039" w:rsidRPr="001E4684">
          <w:rPr>
            <w:rFonts w:ascii="Aptos" w:hAnsi="Aptos"/>
            <w:sz w:val="20"/>
            <w:szCs w:val="20"/>
          </w:rPr>
          <w:delText xml:space="preserve">(see </w:delText>
        </w:r>
        <w:r>
          <w:fldChar w:fldCharType="begin"/>
        </w:r>
        <w:r>
          <w:delInstrText>HYPERLINK "http://veb.lumc.nl/SNAD" \h</w:delInstrText>
        </w:r>
        <w:r>
          <w:fldChar w:fldCharType="separate"/>
        </w:r>
        <w:r w:rsidRPr="001E4684">
          <w:rPr>
            <w:rStyle w:val="InternetLink"/>
            <w:rFonts w:ascii="Aptos" w:hAnsi="Aptos"/>
            <w:sz w:val="20"/>
            <w:szCs w:val="20"/>
          </w:rPr>
          <w:delText>http://veb.lumc.nl/SNAD</w:delText>
        </w:r>
        <w:r>
          <w:fldChar w:fldCharType="end"/>
        </w:r>
        <w:r w:rsidR="00B76039" w:rsidRPr="001E4684">
          <w:rPr>
            <w:rFonts w:ascii="Aptos" w:hAnsi="Aptos"/>
            <w:sz w:val="20"/>
            <w:szCs w:val="20"/>
          </w:rPr>
          <w:delText>).</w:delText>
        </w:r>
      </w:del>
    </w:p>
    <w:p w14:paraId="30B20D44" w14:textId="298C24FB" w:rsidR="00BD5AF2" w:rsidRPr="001E4684" w:rsidRDefault="00C43E1C" w:rsidP="00AD45CD">
      <w:pPr>
        <w:numPr>
          <w:ilvl w:val="0"/>
          <w:numId w:val="1"/>
        </w:numPr>
        <w:spacing w:after="120"/>
        <w:rPr>
          <w:del w:id="99" w:author="Taylor, Emily" w:date="2026-09-25T21:12:00Z" w16du:dateUtc="2026-09-26T01:12:00Z"/>
          <w:rFonts w:ascii="Aptos" w:hAnsi="Aptos"/>
          <w:sz w:val="20"/>
          <w:szCs w:val="20"/>
        </w:rPr>
      </w:pPr>
      <w:del w:id="100" w:author="Taylor, Emily" w:date="2026-09-25T21:12:00Z" w16du:dateUtc="2026-09-26T01:12:00Z">
        <w:r w:rsidRPr="001E4684">
          <w:rPr>
            <w:rFonts w:ascii="Aptos" w:hAnsi="Aptos"/>
            <w:sz w:val="20"/>
            <w:szCs w:val="20"/>
          </w:rPr>
          <w:delText>Proposals are posted on the ICTV public web site, so please be aware that copying content from publications require</w:delText>
        </w:r>
        <w:r w:rsidR="00B76039" w:rsidRPr="001E4684">
          <w:rPr>
            <w:rFonts w:ascii="Aptos" w:hAnsi="Aptos"/>
            <w:sz w:val="20"/>
            <w:szCs w:val="20"/>
          </w:rPr>
          <w:delText>s</w:delText>
        </w:r>
        <w:r w:rsidRPr="001E4684">
          <w:rPr>
            <w:rFonts w:ascii="Aptos" w:hAnsi="Aptos"/>
            <w:sz w:val="20"/>
            <w:szCs w:val="20"/>
          </w:rPr>
          <w:delText xml:space="preserve"> </w:delText>
        </w:r>
        <w:r w:rsidR="00B76039" w:rsidRPr="001E4684">
          <w:rPr>
            <w:rFonts w:ascii="Aptos" w:hAnsi="Aptos"/>
            <w:sz w:val="20"/>
            <w:szCs w:val="20"/>
          </w:rPr>
          <w:delText xml:space="preserve">an appropriate </w:delText>
        </w:r>
        <w:r w:rsidR="00B76039" w:rsidRPr="001E4684">
          <w:rPr>
            <w:rFonts w:ascii="Aptos" w:hAnsi="Aptos"/>
            <w:b/>
            <w:sz w:val="20"/>
            <w:szCs w:val="20"/>
          </w:rPr>
          <w:delText>acknowledgement</w:delText>
        </w:r>
        <w:r w:rsidR="00B76039" w:rsidRPr="001E4684">
          <w:rPr>
            <w:rFonts w:ascii="Aptos" w:hAnsi="Aptos"/>
            <w:sz w:val="20"/>
            <w:szCs w:val="20"/>
          </w:rPr>
          <w:delText xml:space="preserve"> and may require prior </w:delText>
        </w:r>
        <w:r w:rsidRPr="001E4684">
          <w:rPr>
            <w:rFonts w:ascii="Aptos" w:hAnsi="Aptos"/>
            <w:sz w:val="20"/>
            <w:szCs w:val="20"/>
          </w:rPr>
          <w:delText xml:space="preserve">permission from the </w:delText>
        </w:r>
        <w:r w:rsidRPr="001E4684">
          <w:rPr>
            <w:rFonts w:ascii="Aptos" w:hAnsi="Aptos"/>
            <w:b/>
            <w:sz w:val="20"/>
            <w:szCs w:val="20"/>
          </w:rPr>
          <w:delText>copyright</w:delText>
        </w:r>
        <w:r w:rsidRPr="001E4684">
          <w:rPr>
            <w:rFonts w:ascii="Aptos" w:hAnsi="Aptos"/>
            <w:b/>
            <w:bCs/>
            <w:sz w:val="20"/>
            <w:szCs w:val="20"/>
          </w:rPr>
          <w:delText xml:space="preserve"> holder</w:delText>
        </w:r>
        <w:r w:rsidRPr="001E4684">
          <w:rPr>
            <w:rFonts w:ascii="Aptos" w:hAnsi="Aptos"/>
            <w:sz w:val="20"/>
            <w:szCs w:val="20"/>
          </w:rPr>
          <w:delText>.</w:delText>
        </w:r>
      </w:del>
    </w:p>
    <w:p w14:paraId="33E6B437" w14:textId="1FEFF4A0" w:rsidR="00A5774D" w:rsidRPr="001E4684" w:rsidRDefault="00C43E1C" w:rsidP="00AD45CD">
      <w:pPr>
        <w:numPr>
          <w:ilvl w:val="0"/>
          <w:numId w:val="1"/>
        </w:numPr>
        <w:spacing w:after="120"/>
        <w:rPr>
          <w:del w:id="101" w:author="Taylor, Emily" w:date="2026-09-25T21:12:00Z" w16du:dateUtc="2026-09-26T01:12:00Z"/>
          <w:rFonts w:ascii="Aptos" w:hAnsi="Aptos"/>
          <w:sz w:val="20"/>
          <w:szCs w:val="20"/>
        </w:rPr>
      </w:pPr>
      <w:del w:id="102" w:author="Taylor, Emily" w:date="2026-09-25T21:12:00Z" w16du:dateUtc="2026-09-26T01:12:00Z">
        <w:r w:rsidRPr="001E4684">
          <w:rPr>
            <w:rFonts w:ascii="Aptos" w:hAnsi="Aptos"/>
            <w:sz w:val="20"/>
            <w:szCs w:val="20"/>
          </w:rPr>
          <w:delText xml:space="preserve">If a proposal involves a </w:delText>
        </w:r>
        <w:r w:rsidRPr="001E4684">
          <w:rPr>
            <w:rFonts w:ascii="Aptos" w:hAnsi="Aptos"/>
            <w:b/>
            <w:bCs/>
            <w:sz w:val="20"/>
            <w:szCs w:val="20"/>
          </w:rPr>
          <w:delText>new taxon name that has been</w:delText>
        </w:r>
        <w:r w:rsidRPr="001E4684">
          <w:rPr>
            <w:rFonts w:ascii="Aptos" w:hAnsi="Aptos"/>
            <w:sz w:val="20"/>
            <w:szCs w:val="20"/>
          </w:rPr>
          <w:delText xml:space="preserve"> </w:delText>
        </w:r>
        <w:r w:rsidRPr="001E4684">
          <w:rPr>
            <w:rFonts w:ascii="Aptos" w:hAnsi="Aptos"/>
            <w:b/>
            <w:bCs/>
            <w:sz w:val="20"/>
            <w:szCs w:val="20"/>
          </w:rPr>
          <w:delText>derived from the name of a living</w:delText>
        </w:r>
        <w:r w:rsidRPr="001E4684">
          <w:rPr>
            <w:rFonts w:ascii="Aptos" w:hAnsi="Aptos"/>
            <w:sz w:val="20"/>
            <w:szCs w:val="20"/>
          </w:rPr>
          <w:delText xml:space="preserve"> </w:delText>
        </w:r>
        <w:r w:rsidRPr="001E4684">
          <w:rPr>
            <w:rFonts w:ascii="Aptos" w:hAnsi="Aptos"/>
            <w:b/>
            <w:bCs/>
            <w:sz w:val="20"/>
            <w:szCs w:val="20"/>
          </w:rPr>
          <w:delText>person</w:delText>
        </w:r>
        <w:r w:rsidRPr="001E4684">
          <w:rPr>
            <w:rFonts w:ascii="Aptos" w:hAnsi="Aptos"/>
            <w:sz w:val="20"/>
            <w:szCs w:val="20"/>
          </w:rPr>
          <w:delText>, you are required to provide evidence that the person has authorised use of their name</w:delText>
        </w:r>
        <w:r w:rsidR="004501D8" w:rsidRPr="001E4684">
          <w:rPr>
            <w:rFonts w:ascii="Aptos" w:hAnsi="Aptos"/>
            <w:sz w:val="20"/>
            <w:szCs w:val="20"/>
          </w:rPr>
          <w:delText xml:space="preserve">, </w:delText>
        </w:r>
        <w:r w:rsidR="004501D8" w:rsidRPr="001E4684">
          <w:rPr>
            <w:rFonts w:ascii="Aptos" w:hAnsi="Aptos"/>
            <w:iCs/>
            <w:sz w:val="20"/>
            <w:szCs w:val="20"/>
            <w:lang w:val="en-US"/>
          </w:rPr>
          <w:delText xml:space="preserve">and that they agree to the form in which </w:delText>
        </w:r>
        <w:r w:rsidR="004501D8" w:rsidRPr="001E4684">
          <w:rPr>
            <w:rFonts w:ascii="Aptos" w:hAnsi="Aptos"/>
            <w:b/>
            <w:bCs/>
            <w:iCs/>
            <w:sz w:val="20"/>
            <w:szCs w:val="20"/>
            <w:lang w:val="en-US"/>
          </w:rPr>
          <w:delText>their name or an element of it</w:delText>
        </w:r>
        <w:r w:rsidR="004501D8" w:rsidRPr="001E4684">
          <w:rPr>
            <w:rFonts w:ascii="Aptos" w:hAnsi="Aptos"/>
            <w:iCs/>
            <w:sz w:val="20"/>
            <w:szCs w:val="20"/>
            <w:lang w:val="en-US"/>
          </w:rPr>
          <w:delText xml:space="preserve"> is to be used</w:delText>
        </w:r>
        <w:r w:rsidRPr="001E4684">
          <w:rPr>
            <w:rFonts w:ascii="Aptos" w:hAnsi="Aptos"/>
            <w:sz w:val="20"/>
            <w:szCs w:val="20"/>
          </w:rPr>
          <w:delText>. Evidence of authorisation may be in the form of a signed letter or email which must be included as an attachment to the proposal. These attachments will not be posted online but will be retained by the ICTV. It is ICTV practice not to name the realms after persons, living or deceased.</w:delText>
        </w:r>
      </w:del>
    </w:p>
    <w:p w14:paraId="148BF9D4" w14:textId="1233AA21" w:rsidR="00BD5AF2" w:rsidRPr="001E4684" w:rsidRDefault="00DF4BF9" w:rsidP="00AD45CD">
      <w:pPr>
        <w:pStyle w:val="ListParagraph"/>
        <w:numPr>
          <w:ilvl w:val="0"/>
          <w:numId w:val="4"/>
        </w:numPr>
        <w:spacing w:after="120"/>
        <w:rPr>
          <w:del w:id="103" w:author="Taylor, Emily" w:date="2026-09-25T21:12:00Z" w16du:dateUtc="2026-09-26T01:12:00Z"/>
          <w:rFonts w:ascii="Aptos" w:hAnsi="Aptos"/>
          <w:b/>
          <w:bCs/>
          <w:sz w:val="20"/>
          <w:szCs w:val="20"/>
        </w:rPr>
      </w:pPr>
      <w:del w:id="104" w:author="Taylor, Emily" w:date="2026-09-25T21:12:00Z" w16du:dateUtc="2026-09-26T01:12:00Z">
        <w:r w:rsidRPr="001E4684">
          <w:rPr>
            <w:rFonts w:ascii="Aptos" w:hAnsi="Aptos"/>
            <w:b/>
            <w:bCs/>
            <w:sz w:val="20"/>
            <w:szCs w:val="20"/>
          </w:rPr>
          <w:delText>T</w:delText>
        </w:r>
        <w:r w:rsidR="00C43E1C" w:rsidRPr="001E4684">
          <w:rPr>
            <w:rFonts w:ascii="Aptos" w:hAnsi="Aptos"/>
            <w:b/>
            <w:bCs/>
            <w:sz w:val="20"/>
            <w:szCs w:val="20"/>
          </w:rPr>
          <w:delText>axonomic proposal template</w:delText>
        </w:r>
        <w:r w:rsidRPr="001E4684">
          <w:rPr>
            <w:rFonts w:ascii="Aptos" w:hAnsi="Aptos"/>
            <w:b/>
            <w:bCs/>
            <w:sz w:val="20"/>
            <w:szCs w:val="20"/>
          </w:rPr>
          <w:delText>s</w:delText>
        </w:r>
      </w:del>
    </w:p>
    <w:p w14:paraId="327D5B22" w14:textId="3794F2A1" w:rsidR="00DF4BF9" w:rsidRPr="001E4684" w:rsidRDefault="00DF4BF9" w:rsidP="00AD45CD">
      <w:pPr>
        <w:spacing w:after="120"/>
        <w:ind w:left="426"/>
        <w:rPr>
          <w:del w:id="105" w:author="Taylor, Emily" w:date="2026-09-25T21:12:00Z" w16du:dateUtc="2026-09-26T01:12:00Z"/>
          <w:rFonts w:ascii="Aptos" w:hAnsi="Aptos"/>
          <w:sz w:val="20"/>
          <w:szCs w:val="20"/>
        </w:rPr>
      </w:pPr>
      <w:del w:id="106" w:author="Taylor, Emily" w:date="2026-09-25T21:12:00Z" w16du:dateUtc="2026-09-26T01:12:00Z">
        <w:r w:rsidRPr="001E4684">
          <w:rPr>
            <w:rFonts w:ascii="Aptos" w:hAnsi="Aptos"/>
            <w:sz w:val="20"/>
            <w:szCs w:val="20"/>
          </w:rPr>
          <w:delText xml:space="preserve">Proposals must be prepared using the ICTV templates. As these templates may change periodically, you must use the most recent versions which are available at </w:delText>
        </w:r>
        <w:r w:rsidR="002749E8">
          <w:fldChar w:fldCharType="begin"/>
        </w:r>
        <w:r w:rsidR="002749E8">
          <w:delInstrText>HYPERLINK "https://ictv.global/taxonomy/templates"</w:delInstrText>
        </w:r>
        <w:r w:rsidR="002749E8">
          <w:fldChar w:fldCharType="separate"/>
        </w:r>
        <w:r w:rsidR="002749E8" w:rsidRPr="001E4684">
          <w:rPr>
            <w:rStyle w:val="Hyperlink"/>
            <w:rFonts w:ascii="Aptos" w:hAnsi="Aptos" w:cstheme="minorHAnsi"/>
            <w:sz w:val="20"/>
            <w:szCs w:val="20"/>
          </w:rPr>
          <w:delText>https://ictv.global/taxonomy/templates</w:delText>
        </w:r>
        <w:r w:rsidR="002749E8">
          <w:fldChar w:fldCharType="end"/>
        </w:r>
        <w:r w:rsidR="00CD2B67" w:rsidRPr="001E4684">
          <w:rPr>
            <w:rStyle w:val="InternetLink"/>
            <w:rFonts w:ascii="Aptos" w:hAnsi="Aptos"/>
            <w:color w:val="000000" w:themeColor="text1"/>
            <w:sz w:val="20"/>
            <w:szCs w:val="20"/>
            <w:u w:val="none"/>
          </w:rPr>
          <w:delText>. There are two templates:</w:delText>
        </w:r>
      </w:del>
    </w:p>
    <w:p w14:paraId="5334B38F" w14:textId="712B2DFF" w:rsidR="00BD5AF2" w:rsidRPr="001E4684" w:rsidRDefault="00C43E1C" w:rsidP="00AD45CD">
      <w:pPr>
        <w:pStyle w:val="ListParagraph"/>
        <w:widowControl w:val="0"/>
        <w:numPr>
          <w:ilvl w:val="0"/>
          <w:numId w:val="3"/>
        </w:numPr>
        <w:spacing w:after="120"/>
        <w:contextualSpacing w:val="0"/>
        <w:rPr>
          <w:del w:id="107" w:author="Taylor, Emily" w:date="2026-09-25T21:12:00Z" w16du:dateUtc="2026-09-26T01:12:00Z"/>
          <w:rFonts w:ascii="Aptos" w:hAnsi="Aptos"/>
          <w:sz w:val="20"/>
          <w:szCs w:val="20"/>
        </w:rPr>
      </w:pPr>
      <w:del w:id="108" w:author="Taylor, Emily" w:date="2026-09-25T21:12:00Z" w16du:dateUtc="2026-09-26T01:12:00Z">
        <w:r w:rsidRPr="001E4684">
          <w:rPr>
            <w:rFonts w:ascii="Aptos" w:hAnsi="Aptos"/>
            <w:sz w:val="20"/>
            <w:szCs w:val="20"/>
          </w:rPr>
          <w:delText>A Word-formatted module (</w:delText>
        </w:r>
        <w:r w:rsidRPr="001E4684">
          <w:rPr>
            <w:rFonts w:ascii="Aptos" w:hAnsi="Aptos"/>
            <w:b/>
            <w:sz w:val="20"/>
            <w:szCs w:val="20"/>
          </w:rPr>
          <w:delText>TP_Template_Word_module_202</w:delText>
        </w:r>
        <w:r w:rsidR="001E4684" w:rsidRPr="001E4684">
          <w:rPr>
            <w:rFonts w:ascii="Aptos" w:hAnsi="Aptos"/>
            <w:b/>
            <w:sz w:val="20"/>
            <w:szCs w:val="20"/>
          </w:rPr>
          <w:delText>4</w:delText>
        </w:r>
        <w:r w:rsidRPr="001E4684">
          <w:rPr>
            <w:rFonts w:ascii="Aptos" w:hAnsi="Aptos"/>
            <w:sz w:val="20"/>
            <w:szCs w:val="20"/>
          </w:rPr>
          <w:delText xml:space="preserve">) for title, authors, </w:delText>
        </w:r>
        <w:r w:rsidR="00422F04" w:rsidRPr="001E4684">
          <w:rPr>
            <w:rFonts w:ascii="Aptos" w:hAnsi="Aptos"/>
            <w:sz w:val="20"/>
            <w:szCs w:val="20"/>
          </w:rPr>
          <w:delText xml:space="preserve">approvals </w:delText>
        </w:r>
        <w:r w:rsidRPr="001E4684">
          <w:rPr>
            <w:rFonts w:ascii="Aptos" w:hAnsi="Aptos"/>
            <w:sz w:val="20"/>
            <w:szCs w:val="20"/>
          </w:rPr>
          <w:delText xml:space="preserve">and supporting evidence. It also contains a section for non-standard proposals (see </w:delText>
        </w:r>
        <w:r w:rsidR="00422F04" w:rsidRPr="001E4684">
          <w:rPr>
            <w:rFonts w:ascii="Aptos" w:hAnsi="Aptos"/>
            <w:sz w:val="20"/>
            <w:szCs w:val="20"/>
          </w:rPr>
          <w:delText>§3</w:delText>
        </w:r>
        <w:r w:rsidRPr="001E4684">
          <w:rPr>
            <w:rFonts w:ascii="Aptos" w:hAnsi="Aptos"/>
            <w:sz w:val="20"/>
            <w:szCs w:val="20"/>
          </w:rPr>
          <w:delText>, below).</w:delText>
        </w:r>
      </w:del>
    </w:p>
    <w:p w14:paraId="43F220BA" w14:textId="61E5BFB7" w:rsidR="00A93583" w:rsidRPr="001E4684" w:rsidRDefault="00C43E1C" w:rsidP="00AD45CD">
      <w:pPr>
        <w:pStyle w:val="ListParagraph"/>
        <w:widowControl w:val="0"/>
        <w:numPr>
          <w:ilvl w:val="0"/>
          <w:numId w:val="3"/>
        </w:numPr>
        <w:spacing w:after="120"/>
        <w:ind w:left="1152"/>
        <w:contextualSpacing w:val="0"/>
        <w:rPr>
          <w:del w:id="109" w:author="Taylor, Emily" w:date="2026-09-25T21:12:00Z" w16du:dateUtc="2026-09-26T01:12:00Z"/>
          <w:rFonts w:ascii="Aptos" w:hAnsi="Aptos"/>
          <w:sz w:val="20"/>
          <w:szCs w:val="20"/>
        </w:rPr>
      </w:pPr>
      <w:del w:id="110" w:author="Taylor, Emily" w:date="2026-09-25T21:12:00Z" w16du:dateUtc="2026-09-26T01:12:00Z">
        <w:r w:rsidRPr="001E4684">
          <w:rPr>
            <w:rFonts w:ascii="Aptos" w:hAnsi="Aptos"/>
            <w:sz w:val="20"/>
            <w:szCs w:val="20"/>
          </w:rPr>
          <w:delText>An Excel module (</w:delText>
        </w:r>
        <w:r w:rsidRPr="001E4684">
          <w:rPr>
            <w:rFonts w:ascii="Aptos" w:hAnsi="Aptos"/>
            <w:b/>
            <w:sz w:val="20"/>
            <w:szCs w:val="20"/>
          </w:rPr>
          <w:delText>TP_Template_Excel_module_202</w:delText>
        </w:r>
        <w:r w:rsidR="001E4684" w:rsidRPr="001E4684">
          <w:rPr>
            <w:rFonts w:ascii="Aptos" w:hAnsi="Aptos"/>
            <w:b/>
            <w:sz w:val="20"/>
            <w:szCs w:val="20"/>
          </w:rPr>
          <w:delText>4</w:delText>
        </w:r>
        <w:r w:rsidRPr="001E4684">
          <w:rPr>
            <w:rFonts w:ascii="Aptos" w:hAnsi="Aptos"/>
            <w:sz w:val="20"/>
            <w:szCs w:val="20"/>
          </w:rPr>
          <w:delText>). This is used to present the proposed taxonomic change(s) as a comparison of old and new taxonomic structures. This is described in more detail in §</w:delText>
        </w:r>
        <w:r w:rsidR="00A93583" w:rsidRPr="001E4684">
          <w:rPr>
            <w:rFonts w:ascii="Aptos" w:hAnsi="Aptos"/>
            <w:sz w:val="20"/>
            <w:szCs w:val="20"/>
          </w:rPr>
          <w:delText>5</w:delText>
        </w:r>
        <w:r w:rsidRPr="001E4684">
          <w:rPr>
            <w:rFonts w:ascii="Aptos" w:hAnsi="Aptos"/>
            <w:sz w:val="20"/>
            <w:szCs w:val="20"/>
          </w:rPr>
          <w:delText xml:space="preserve"> below.</w:delText>
        </w:r>
      </w:del>
    </w:p>
    <w:p w14:paraId="4938F3D9" w14:textId="40D499B6" w:rsidR="00AA38F9" w:rsidRPr="001E4684" w:rsidRDefault="00C43E1C" w:rsidP="00AD45CD">
      <w:pPr>
        <w:pStyle w:val="ListParagraph"/>
        <w:widowControl w:val="0"/>
        <w:numPr>
          <w:ilvl w:val="0"/>
          <w:numId w:val="4"/>
        </w:numPr>
        <w:spacing w:after="120"/>
        <w:ind w:left="357" w:hanging="357"/>
        <w:contextualSpacing w:val="0"/>
        <w:rPr>
          <w:del w:id="111" w:author="Taylor, Emily" w:date="2026-09-25T21:12:00Z" w16du:dateUtc="2026-09-26T01:12:00Z"/>
          <w:rFonts w:ascii="Aptos" w:hAnsi="Aptos"/>
          <w:b/>
          <w:sz w:val="20"/>
          <w:szCs w:val="20"/>
        </w:rPr>
      </w:pPr>
      <w:del w:id="112" w:author="Taylor, Emily" w:date="2026-09-25T21:12:00Z" w16du:dateUtc="2026-09-26T01:12:00Z">
        <w:r w:rsidRPr="001E4684">
          <w:rPr>
            <w:rFonts w:ascii="Aptos" w:hAnsi="Aptos"/>
            <w:b/>
            <w:sz w:val="20"/>
            <w:szCs w:val="20"/>
          </w:rPr>
          <w:delText>Types of proposal</w:delText>
        </w:r>
      </w:del>
    </w:p>
    <w:p w14:paraId="318943D8" w14:textId="2166DBD9" w:rsidR="00BD5AF2" w:rsidRPr="001E4684" w:rsidRDefault="00C43E1C" w:rsidP="00AD45CD">
      <w:pPr>
        <w:widowControl w:val="0"/>
        <w:spacing w:after="120"/>
        <w:ind w:left="357"/>
        <w:rPr>
          <w:del w:id="113" w:author="Taylor, Emily" w:date="2026-09-25T21:12:00Z" w16du:dateUtc="2026-09-26T01:12:00Z"/>
          <w:rFonts w:ascii="Aptos" w:hAnsi="Aptos"/>
          <w:sz w:val="20"/>
          <w:szCs w:val="20"/>
        </w:rPr>
      </w:pPr>
      <w:del w:id="114" w:author="Taylor, Emily" w:date="2026-09-25T21:12:00Z" w16du:dateUtc="2026-09-26T01:12:00Z">
        <w:r w:rsidRPr="001E4684">
          <w:rPr>
            <w:rFonts w:ascii="Aptos" w:hAnsi="Aptos"/>
            <w:b/>
            <w:sz w:val="20"/>
            <w:szCs w:val="20"/>
            <w:u w:val="single"/>
          </w:rPr>
          <w:delText>Taxonomic proposals</w:delText>
        </w:r>
        <w:r w:rsidRPr="001E4684">
          <w:rPr>
            <w:rFonts w:ascii="Aptos" w:hAnsi="Aptos"/>
            <w:sz w:val="20"/>
            <w:szCs w:val="20"/>
          </w:rPr>
          <w:delText xml:space="preserve">: The great majority of proposals will be to </w:delText>
        </w:r>
        <w:r w:rsidR="00AA38F9" w:rsidRPr="001E4684">
          <w:rPr>
            <w:rFonts w:ascii="Aptos" w:hAnsi="Aptos"/>
            <w:sz w:val="20"/>
            <w:szCs w:val="20"/>
          </w:rPr>
          <w:delText>create</w:delText>
        </w:r>
        <w:r w:rsidRPr="001E4684">
          <w:rPr>
            <w:rFonts w:ascii="Aptos" w:hAnsi="Aptos"/>
            <w:sz w:val="20"/>
            <w:szCs w:val="20"/>
          </w:rPr>
          <w:delText xml:space="preserve"> new taxa and/or change existing taxa. For all such proposals you will need to complete </w:delText>
        </w:r>
        <w:r w:rsidRPr="001E4684">
          <w:rPr>
            <w:rFonts w:ascii="Aptos" w:hAnsi="Aptos"/>
            <w:b/>
            <w:bCs/>
            <w:sz w:val="20"/>
            <w:szCs w:val="20"/>
          </w:rPr>
          <w:delText xml:space="preserve">BOTH </w:delText>
        </w:r>
        <w:r w:rsidRPr="001E4684">
          <w:rPr>
            <w:rFonts w:ascii="Aptos" w:hAnsi="Aptos"/>
            <w:sz w:val="20"/>
            <w:szCs w:val="20"/>
          </w:rPr>
          <w:delText>Parts 1 and 3 of the Word module (TP_Template_Word_module_</w:delText>
        </w:r>
        <w:r w:rsidR="001E4684" w:rsidRPr="001E4684">
          <w:rPr>
            <w:rFonts w:ascii="Aptos" w:hAnsi="Aptos"/>
            <w:sz w:val="20"/>
            <w:szCs w:val="20"/>
          </w:rPr>
          <w:delText>2024</w:delText>
        </w:r>
        <w:r w:rsidRPr="001E4684">
          <w:rPr>
            <w:rFonts w:ascii="Aptos" w:hAnsi="Aptos"/>
            <w:sz w:val="20"/>
            <w:szCs w:val="20"/>
          </w:rPr>
          <w:delText xml:space="preserve">) </w:delText>
        </w:r>
        <w:r w:rsidRPr="001E4684">
          <w:rPr>
            <w:rFonts w:ascii="Aptos" w:hAnsi="Aptos"/>
            <w:sz w:val="20"/>
            <w:szCs w:val="20"/>
            <w:u w:val="single"/>
          </w:rPr>
          <w:delText>AND</w:delText>
        </w:r>
        <w:r w:rsidRPr="001E4684">
          <w:rPr>
            <w:rFonts w:ascii="Aptos" w:hAnsi="Aptos"/>
            <w:sz w:val="20"/>
            <w:szCs w:val="20"/>
          </w:rPr>
          <w:delText xml:space="preserve"> the Excel module, (TP_Template_Excel_module_</w:delText>
        </w:r>
        <w:r w:rsidR="001E4684" w:rsidRPr="001E4684">
          <w:rPr>
            <w:rFonts w:ascii="Aptos" w:hAnsi="Aptos"/>
            <w:sz w:val="20"/>
            <w:szCs w:val="20"/>
          </w:rPr>
          <w:delText>2024</w:delText>
        </w:r>
        <w:r w:rsidRPr="001E4684">
          <w:rPr>
            <w:rFonts w:ascii="Aptos" w:hAnsi="Aptos"/>
            <w:sz w:val="20"/>
            <w:szCs w:val="20"/>
          </w:rPr>
          <w:delText>)</w:delText>
        </w:r>
        <w:r w:rsidR="00AA38F9" w:rsidRPr="001E4684">
          <w:rPr>
            <w:rFonts w:ascii="Aptos" w:hAnsi="Aptos"/>
            <w:sz w:val="20"/>
            <w:szCs w:val="20"/>
          </w:rPr>
          <w:delText>.</w:delText>
        </w:r>
        <w:r w:rsidR="00A93583" w:rsidRPr="001E4684">
          <w:rPr>
            <w:rFonts w:ascii="Aptos" w:hAnsi="Aptos"/>
            <w:sz w:val="20"/>
            <w:szCs w:val="20"/>
          </w:rPr>
          <w:delText xml:space="preserve"> </w:delText>
        </w:r>
        <w:r w:rsidR="00A93583" w:rsidRPr="001E4684">
          <w:rPr>
            <w:rFonts w:ascii="Aptos" w:hAnsi="Aptos"/>
            <w:sz w:val="20"/>
            <w:szCs w:val="20"/>
            <w:lang w:val="en-US"/>
          </w:rPr>
          <w:delText>Please</w:delText>
        </w:r>
        <w:r w:rsidR="00A93583" w:rsidRPr="001E4684">
          <w:rPr>
            <w:rFonts w:ascii="Aptos" w:hAnsi="Aptos"/>
            <w:sz w:val="20"/>
            <w:szCs w:val="20"/>
          </w:rPr>
          <w:delText xml:space="preserve"> follow the instructions shown in </w:delText>
        </w:r>
        <w:r w:rsidR="001E4684" w:rsidRPr="001E4684">
          <w:rPr>
            <w:rFonts w:ascii="Aptos" w:hAnsi="Aptos"/>
            <w:b/>
            <w:bCs/>
            <w:color w:val="C00000"/>
            <w:sz w:val="20"/>
            <w:szCs w:val="20"/>
          </w:rPr>
          <w:delText>red</w:delText>
        </w:r>
        <w:r w:rsidR="00A93583" w:rsidRPr="001E4684">
          <w:rPr>
            <w:rFonts w:ascii="Aptos" w:hAnsi="Aptos"/>
            <w:b/>
            <w:bCs/>
            <w:color w:val="C00000"/>
            <w:sz w:val="20"/>
            <w:szCs w:val="20"/>
          </w:rPr>
          <w:delText xml:space="preserve"> </w:delText>
        </w:r>
        <w:r w:rsidR="00B20AEF" w:rsidRPr="001E4684">
          <w:rPr>
            <w:rFonts w:ascii="Aptos" w:hAnsi="Aptos"/>
            <w:b/>
            <w:bCs/>
            <w:color w:val="C00000"/>
            <w:sz w:val="20"/>
            <w:szCs w:val="20"/>
          </w:rPr>
          <w:delText>font</w:delText>
        </w:r>
        <w:r w:rsidR="00A93583" w:rsidRPr="001E4684">
          <w:rPr>
            <w:rFonts w:ascii="Aptos" w:hAnsi="Aptos"/>
            <w:sz w:val="20"/>
            <w:szCs w:val="20"/>
          </w:rPr>
          <w:delText>.</w:delText>
        </w:r>
      </w:del>
    </w:p>
    <w:p w14:paraId="1536E8D9" w14:textId="1F645BD2" w:rsidR="00A93583" w:rsidRPr="001E4684" w:rsidRDefault="00A93583" w:rsidP="00AD45CD">
      <w:pPr>
        <w:spacing w:after="120"/>
        <w:ind w:left="792"/>
        <w:rPr>
          <w:del w:id="115" w:author="Taylor, Emily" w:date="2026-09-25T21:12:00Z" w16du:dateUtc="2026-09-26T01:12:00Z"/>
          <w:rFonts w:ascii="Aptos" w:hAnsi="Aptos"/>
          <w:sz w:val="20"/>
          <w:szCs w:val="20"/>
        </w:rPr>
      </w:pPr>
      <w:del w:id="116" w:author="Taylor, Emily" w:date="2026-09-25T21:12:00Z" w16du:dateUtc="2026-09-26T01:12:00Z">
        <w:r w:rsidRPr="001E4684">
          <w:rPr>
            <w:rFonts w:ascii="Aptos" w:hAnsi="Aptos"/>
            <w:b/>
            <w:color w:val="000000" w:themeColor="text1"/>
            <w:sz w:val="20"/>
            <w:szCs w:val="20"/>
          </w:rPr>
          <w:delText xml:space="preserve">NOTE: </w:delText>
        </w:r>
        <w:r w:rsidRPr="001E4684">
          <w:rPr>
            <w:rFonts w:ascii="Aptos" w:hAnsi="Aptos"/>
            <w:color w:val="000000" w:themeColor="text1"/>
            <w:sz w:val="20"/>
            <w:szCs w:val="20"/>
          </w:rPr>
          <w:delText xml:space="preserve">The </w:delText>
        </w:r>
        <w:r w:rsidRPr="001E4684">
          <w:rPr>
            <w:rFonts w:ascii="Aptos" w:hAnsi="Aptos"/>
            <w:b/>
            <w:bCs/>
            <w:color w:val="000000" w:themeColor="text1"/>
            <w:sz w:val="20"/>
            <w:szCs w:val="20"/>
          </w:rPr>
          <w:delText>Excel module is the critical document</w:delText>
        </w:r>
        <w:r w:rsidRPr="001E4684">
          <w:rPr>
            <w:rFonts w:ascii="Aptos" w:hAnsi="Aptos"/>
            <w:color w:val="000000" w:themeColor="text1"/>
            <w:sz w:val="20"/>
            <w:szCs w:val="20"/>
          </w:rPr>
          <w:delText xml:space="preserve"> that will be used to implement the proposed taxonomic changes once they are approved and ratified. If the information required in the Excel module is presented only in the Word module, </w:delText>
        </w:r>
        <w:r w:rsidRPr="001E4684">
          <w:rPr>
            <w:rFonts w:ascii="Aptos" w:hAnsi="Aptos"/>
            <w:b/>
            <w:bCs/>
            <w:color w:val="000000" w:themeColor="text1"/>
            <w:sz w:val="20"/>
            <w:szCs w:val="20"/>
          </w:rPr>
          <w:delText>the taxonomic changes cannot proceed</w:delText>
        </w:r>
        <w:r w:rsidRPr="001E4684">
          <w:rPr>
            <w:rFonts w:ascii="Aptos" w:hAnsi="Aptos"/>
            <w:color w:val="000000" w:themeColor="text1"/>
            <w:sz w:val="20"/>
            <w:szCs w:val="20"/>
          </w:rPr>
          <w:delText>.</w:delText>
        </w:r>
      </w:del>
    </w:p>
    <w:p w14:paraId="43390881" w14:textId="01C263F5" w:rsidR="00BD5AF2" w:rsidRPr="001E4684" w:rsidRDefault="00AA38F9" w:rsidP="00AD45CD">
      <w:pPr>
        <w:spacing w:after="120"/>
        <w:ind w:left="357"/>
        <w:rPr>
          <w:del w:id="117" w:author="Taylor, Emily" w:date="2026-09-25T21:12:00Z" w16du:dateUtc="2026-09-26T01:12:00Z"/>
          <w:rFonts w:ascii="Aptos" w:hAnsi="Aptos"/>
          <w:sz w:val="20"/>
          <w:szCs w:val="20"/>
        </w:rPr>
      </w:pPr>
      <w:del w:id="118" w:author="Taylor, Emily" w:date="2026-09-25T21:12:00Z" w16du:dateUtc="2026-09-26T01:12:00Z">
        <w:r w:rsidRPr="001E4684">
          <w:rPr>
            <w:rFonts w:ascii="Aptos" w:hAnsi="Aptos"/>
            <w:b/>
            <w:sz w:val="20"/>
            <w:szCs w:val="20"/>
            <w:u w:val="single"/>
          </w:rPr>
          <w:delText>Non-standard proposals</w:delText>
        </w:r>
        <w:r w:rsidRPr="001E4684">
          <w:rPr>
            <w:rFonts w:ascii="Aptos" w:hAnsi="Aptos"/>
            <w:sz w:val="20"/>
            <w:szCs w:val="20"/>
            <w:u w:val="single"/>
          </w:rPr>
          <w:delText>:</w:delText>
        </w:r>
        <w:r w:rsidRPr="001E4684">
          <w:rPr>
            <w:rFonts w:ascii="Aptos" w:hAnsi="Aptos"/>
            <w:sz w:val="20"/>
            <w:szCs w:val="20"/>
          </w:rPr>
          <w:delText xml:space="preserve"> For</w:delText>
        </w:r>
        <w:r w:rsidRPr="001E4684">
          <w:rPr>
            <w:rFonts w:ascii="Aptos" w:hAnsi="Aptos"/>
            <w:sz w:val="20"/>
            <w:szCs w:val="20"/>
            <w:lang w:val="en-US"/>
          </w:rPr>
          <w:delText xml:space="preserve"> any proposal regarding ICTV procedures, rules or policy, </w:delText>
        </w:r>
        <w:r w:rsidRPr="001E4684">
          <w:rPr>
            <w:rFonts w:ascii="Aptos" w:hAnsi="Aptos"/>
            <w:sz w:val="20"/>
            <w:szCs w:val="20"/>
            <w:u w:val="single"/>
            <w:lang w:val="en-US"/>
          </w:rPr>
          <w:delText>not</w:delText>
        </w:r>
        <w:r w:rsidRPr="001E4684">
          <w:rPr>
            <w:rFonts w:ascii="Aptos" w:hAnsi="Aptos"/>
            <w:sz w:val="20"/>
            <w:szCs w:val="20"/>
            <w:lang w:val="en-US"/>
          </w:rPr>
          <w:delText xml:space="preserve"> involving the creation of new taxonomy, it is usually necessary to complete </w:delText>
        </w:r>
        <w:r w:rsidRPr="001E4684">
          <w:rPr>
            <w:rFonts w:ascii="Aptos" w:hAnsi="Aptos"/>
            <w:sz w:val="20"/>
            <w:szCs w:val="20"/>
          </w:rPr>
          <w:delText xml:space="preserve">only </w:delText>
        </w:r>
        <w:r w:rsidRPr="001E4684">
          <w:rPr>
            <w:rFonts w:ascii="Aptos" w:hAnsi="Aptos"/>
            <w:sz w:val="20"/>
            <w:szCs w:val="20"/>
            <w:lang w:val="en-US"/>
          </w:rPr>
          <w:delText>Parts 1 and 2</w:delText>
        </w:r>
        <w:r w:rsidRPr="001E4684">
          <w:rPr>
            <w:rFonts w:ascii="Aptos" w:hAnsi="Aptos"/>
            <w:sz w:val="20"/>
            <w:szCs w:val="20"/>
          </w:rPr>
          <w:delText xml:space="preserve"> </w:delText>
        </w:r>
        <w:r w:rsidRPr="001E4684">
          <w:rPr>
            <w:rFonts w:ascii="Aptos" w:hAnsi="Aptos"/>
            <w:sz w:val="20"/>
            <w:szCs w:val="20"/>
            <w:lang w:val="en-US"/>
          </w:rPr>
          <w:delText xml:space="preserve">of </w:delText>
        </w:r>
        <w:r w:rsidRPr="001E4684">
          <w:rPr>
            <w:rFonts w:ascii="Aptos" w:hAnsi="Aptos"/>
            <w:sz w:val="20"/>
            <w:szCs w:val="20"/>
          </w:rPr>
          <w:delText>TP_Template_Word_module_</w:delText>
        </w:r>
        <w:r w:rsidR="001E4684" w:rsidRPr="001E4684">
          <w:rPr>
            <w:rFonts w:ascii="Aptos" w:hAnsi="Aptos"/>
            <w:sz w:val="20"/>
            <w:szCs w:val="20"/>
          </w:rPr>
          <w:delText>2024</w:delText>
        </w:r>
        <w:r w:rsidRPr="001E4684">
          <w:rPr>
            <w:rFonts w:ascii="Aptos" w:hAnsi="Aptos"/>
            <w:sz w:val="20"/>
            <w:szCs w:val="20"/>
          </w:rPr>
          <w:delText>.docx. The Excel module is not normally needed.</w:delText>
        </w:r>
      </w:del>
    </w:p>
    <w:p w14:paraId="67A2ABBF" w14:textId="77777777" w:rsidR="00A93583" w:rsidRPr="001E4684" w:rsidRDefault="00A93583" w:rsidP="00AD45CD">
      <w:pPr>
        <w:pStyle w:val="ListParagraph"/>
        <w:numPr>
          <w:ilvl w:val="0"/>
          <w:numId w:val="4"/>
        </w:numPr>
        <w:spacing w:after="120"/>
        <w:ind w:left="357" w:hanging="357"/>
        <w:rPr>
          <w:del w:id="119" w:author="Taylor, Emily" w:date="2026-09-25T21:12:00Z" w16du:dateUtc="2026-09-26T01:12:00Z"/>
          <w:rFonts w:ascii="Aptos" w:hAnsi="Aptos"/>
          <w:sz w:val="20"/>
          <w:szCs w:val="20"/>
        </w:rPr>
      </w:pPr>
      <w:del w:id="120" w:author="Taylor, Emily" w:date="2026-09-25T21:12:00Z" w16du:dateUtc="2026-09-26T01:12:00Z">
        <w:r w:rsidRPr="001E4684">
          <w:rPr>
            <w:rFonts w:ascii="Aptos" w:hAnsi="Aptos"/>
            <w:b/>
            <w:bCs/>
            <w:sz w:val="20"/>
            <w:szCs w:val="20"/>
          </w:rPr>
          <w:delText>Authorship of proposals</w:delText>
        </w:r>
      </w:del>
    </w:p>
    <w:p w14:paraId="4EC0F24D" w14:textId="3921F056" w:rsidR="00A93583" w:rsidRPr="001E4684" w:rsidRDefault="00A93583" w:rsidP="00AD45CD">
      <w:pPr>
        <w:spacing w:after="120"/>
        <w:ind w:left="426"/>
        <w:rPr>
          <w:del w:id="121" w:author="Taylor, Emily" w:date="2026-09-25T21:12:00Z" w16du:dateUtc="2026-09-26T01:12:00Z"/>
          <w:rFonts w:ascii="Aptos" w:hAnsi="Aptos"/>
          <w:sz w:val="20"/>
          <w:szCs w:val="20"/>
        </w:rPr>
      </w:pPr>
      <w:del w:id="122" w:author="Taylor, Emily" w:date="2026-09-25T21:12:00Z" w16du:dateUtc="2026-09-26T01:12:00Z">
        <w:r w:rsidRPr="001E4684">
          <w:rPr>
            <w:rFonts w:ascii="Aptos" w:hAnsi="Aptos"/>
            <w:sz w:val="20"/>
            <w:szCs w:val="20"/>
          </w:rPr>
          <w:delText xml:space="preserve">ICTV will publish lists of proposals when they are ratified and will cite the proposal in standard </w:delText>
        </w:r>
        <w:r w:rsidRPr="001E4684">
          <w:rPr>
            <w:rFonts w:ascii="Aptos" w:hAnsi="Aptos"/>
            <w:i/>
            <w:sz w:val="20"/>
            <w:szCs w:val="20"/>
          </w:rPr>
          <w:delText>Archives of Virology</w:delText>
        </w:r>
        <w:r w:rsidRPr="001E4684">
          <w:rPr>
            <w:rFonts w:ascii="Aptos" w:hAnsi="Aptos"/>
            <w:sz w:val="20"/>
            <w:szCs w:val="20"/>
          </w:rPr>
          <w:delText xml:space="preserve"> format with a list of authors, a short title incorporating the Code assigned for tracking purposes, and the web link to the ICTV site. Please ensure that all authors are listed in the desired order with a</w:delText>
        </w:r>
        <w:r w:rsidR="00C87B0F">
          <w:rPr>
            <w:rFonts w:ascii="Aptos" w:hAnsi="Aptos"/>
            <w:sz w:val="20"/>
            <w:szCs w:val="20"/>
          </w:rPr>
          <w:delText xml:space="preserve"> 4-part</w:delText>
        </w:r>
        <w:r w:rsidRPr="001E4684">
          <w:rPr>
            <w:rFonts w:ascii="Aptos" w:hAnsi="Aptos"/>
            <w:sz w:val="20"/>
            <w:szCs w:val="20"/>
          </w:rPr>
          <w:delText xml:space="preserve"> </w:delText>
        </w:r>
        <w:r w:rsidR="00C87B0F">
          <w:rPr>
            <w:rFonts w:ascii="Aptos" w:hAnsi="Aptos"/>
            <w:sz w:val="20"/>
            <w:szCs w:val="20"/>
          </w:rPr>
          <w:delText xml:space="preserve">affiliation (department, institution, city and country) and </w:delText>
        </w:r>
        <w:r w:rsidRPr="001E4684">
          <w:rPr>
            <w:rFonts w:ascii="Aptos" w:hAnsi="Aptos"/>
            <w:sz w:val="20"/>
            <w:szCs w:val="20"/>
          </w:rPr>
          <w:delText xml:space="preserve">email address for </w:delText>
        </w:r>
        <w:r w:rsidRPr="001E4684">
          <w:rPr>
            <w:rFonts w:ascii="Aptos" w:hAnsi="Aptos"/>
            <w:b/>
            <w:bCs/>
            <w:sz w:val="20"/>
            <w:szCs w:val="20"/>
          </w:rPr>
          <w:delText>each author</w:delText>
        </w:r>
        <w:r w:rsidR="00C87B0F">
          <w:rPr>
            <w:rFonts w:ascii="Aptos" w:hAnsi="Aptos"/>
            <w:b/>
            <w:bCs/>
            <w:sz w:val="20"/>
            <w:szCs w:val="20"/>
          </w:rPr>
          <w:delText xml:space="preserve"> </w:delText>
        </w:r>
        <w:r w:rsidR="00C87B0F">
          <w:rPr>
            <w:rFonts w:ascii="Aptos" w:hAnsi="Aptos"/>
            <w:bCs/>
            <w:sz w:val="20"/>
            <w:szCs w:val="20"/>
          </w:rPr>
          <w:delText>in the Table provided. Add additional rows as required</w:delText>
        </w:r>
        <w:r w:rsidRPr="001E4684">
          <w:rPr>
            <w:rFonts w:ascii="Aptos" w:hAnsi="Aptos"/>
            <w:sz w:val="20"/>
            <w:szCs w:val="20"/>
          </w:rPr>
          <w:delText xml:space="preserve">. Please also indicate </w:delText>
        </w:r>
        <w:r w:rsidRPr="001E4684">
          <w:rPr>
            <w:rFonts w:ascii="Aptos" w:hAnsi="Aptos"/>
            <w:b/>
            <w:bCs/>
            <w:sz w:val="20"/>
            <w:szCs w:val="20"/>
          </w:rPr>
          <w:delText>a single corresponding author</w:delText>
        </w:r>
        <w:r w:rsidRPr="001E4684">
          <w:rPr>
            <w:rFonts w:ascii="Aptos" w:hAnsi="Aptos"/>
            <w:sz w:val="20"/>
            <w:szCs w:val="20"/>
          </w:rPr>
          <w:delText>.</w:delText>
        </w:r>
        <w:r w:rsidR="00C87B0F">
          <w:rPr>
            <w:rFonts w:ascii="Aptos" w:hAnsi="Aptos"/>
            <w:sz w:val="20"/>
            <w:szCs w:val="20"/>
          </w:rPr>
          <w:delText xml:space="preserve"> Complete and correctly formatted author information is essential for future processing</w:delText>
        </w:r>
        <w:r w:rsidR="00E66886">
          <w:rPr>
            <w:rFonts w:ascii="Aptos" w:hAnsi="Aptos"/>
            <w:sz w:val="20"/>
            <w:szCs w:val="20"/>
          </w:rPr>
          <w:delText xml:space="preserve">. </w:delText>
        </w:r>
        <w:r w:rsidR="00C87B0F">
          <w:rPr>
            <w:rFonts w:ascii="Aptos" w:hAnsi="Aptos"/>
            <w:sz w:val="20"/>
            <w:szCs w:val="20"/>
          </w:rPr>
          <w:delText xml:space="preserve">Incorrectly filled forms will be returned to the submitter. </w:delText>
        </w:r>
      </w:del>
    </w:p>
    <w:p w14:paraId="4254D032" w14:textId="02AC9086" w:rsidR="001E4684" w:rsidRPr="001E4684" w:rsidRDefault="001E4684" w:rsidP="001E4684">
      <w:pPr>
        <w:pStyle w:val="ListParagraph"/>
        <w:numPr>
          <w:ilvl w:val="0"/>
          <w:numId w:val="5"/>
        </w:numPr>
        <w:spacing w:after="120"/>
        <w:rPr>
          <w:del w:id="123" w:author="Taylor, Emily" w:date="2026-09-25T21:12:00Z" w16du:dateUtc="2026-09-26T01:12:00Z"/>
          <w:rFonts w:ascii="Aptos" w:hAnsi="Aptos"/>
          <w:b/>
          <w:sz w:val="20"/>
          <w:szCs w:val="20"/>
        </w:rPr>
      </w:pPr>
      <w:del w:id="124" w:author="Taylor, Emily" w:date="2026-09-25T21:12:00Z" w16du:dateUtc="2026-09-26T01:12:00Z">
        <w:r w:rsidRPr="001E4684">
          <w:rPr>
            <w:rFonts w:ascii="Aptos" w:hAnsi="Aptos"/>
            <w:b/>
            <w:sz w:val="20"/>
            <w:szCs w:val="20"/>
          </w:rPr>
          <w:delText>Steps in approval</w:delText>
        </w:r>
        <w:r>
          <w:rPr>
            <w:rFonts w:ascii="Aptos" w:hAnsi="Aptos"/>
            <w:b/>
            <w:sz w:val="20"/>
            <w:szCs w:val="20"/>
          </w:rPr>
          <w:delText xml:space="preserve"> of taxonomy proposals by the ICTV Executive committee (EC)</w:delText>
        </w:r>
      </w:del>
    </w:p>
    <w:p w14:paraId="4566F1F6" w14:textId="77777777" w:rsidR="001E4684" w:rsidRDefault="001E4684" w:rsidP="001E4684">
      <w:pPr>
        <w:pStyle w:val="ListParagraph"/>
        <w:spacing w:after="120"/>
        <w:ind w:left="360"/>
        <w:rPr>
          <w:del w:id="125" w:author="Taylor, Emily" w:date="2026-09-25T21:12:00Z" w16du:dateUtc="2026-09-26T01:12:00Z"/>
          <w:rFonts w:ascii="Aptos" w:hAnsi="Aptos"/>
          <w:sz w:val="20"/>
          <w:szCs w:val="20"/>
        </w:rPr>
      </w:pPr>
    </w:p>
    <w:p w14:paraId="5C34616E" w14:textId="3131250B" w:rsidR="001E4684" w:rsidRPr="001E4684" w:rsidRDefault="001E4684" w:rsidP="001E4684">
      <w:pPr>
        <w:pStyle w:val="ListParagraph"/>
        <w:spacing w:after="120"/>
        <w:ind w:left="360"/>
        <w:rPr>
          <w:del w:id="126" w:author="Taylor, Emily" w:date="2026-09-25T21:12:00Z" w16du:dateUtc="2026-09-26T01:12:00Z"/>
          <w:rFonts w:ascii="Aptos" w:hAnsi="Aptos"/>
          <w:b/>
          <w:sz w:val="20"/>
          <w:szCs w:val="20"/>
        </w:rPr>
      </w:pPr>
      <w:del w:id="127" w:author="Taylor, Emily" w:date="2026-09-25T21:12:00Z" w16du:dateUtc="2026-09-26T01:12:00Z">
        <w:r w:rsidRPr="001E4684">
          <w:rPr>
            <w:rFonts w:ascii="Aptos" w:hAnsi="Aptos"/>
            <w:sz w:val="20"/>
            <w:szCs w:val="20"/>
          </w:rPr>
          <w:delText xml:space="preserve">ICTV will publish lists of proposals when they are ratified and will cite the proposal in standard </w:delText>
        </w:r>
        <w:r w:rsidRPr="001E4684">
          <w:rPr>
            <w:rFonts w:ascii="Aptos" w:hAnsi="Aptos"/>
            <w:i/>
            <w:sz w:val="20"/>
            <w:szCs w:val="20"/>
          </w:rPr>
          <w:delText>Archives of Virology</w:delText>
        </w:r>
      </w:del>
    </w:p>
    <w:p w14:paraId="412E3D20" w14:textId="77777777" w:rsidR="001E4684" w:rsidRPr="001E4684" w:rsidRDefault="001E4684" w:rsidP="001E4684">
      <w:pPr>
        <w:pStyle w:val="ListParagraph"/>
        <w:spacing w:after="120"/>
        <w:ind w:left="360"/>
        <w:rPr>
          <w:del w:id="128" w:author="Taylor, Emily" w:date="2026-09-25T21:12:00Z" w16du:dateUtc="2026-09-26T01:12:00Z"/>
          <w:rFonts w:ascii="Aptos" w:hAnsi="Aptos"/>
          <w:b/>
          <w:sz w:val="20"/>
          <w:szCs w:val="20"/>
        </w:rPr>
      </w:pPr>
    </w:p>
    <w:p w14:paraId="7E0812A7" w14:textId="6AED4E95" w:rsidR="00BD5AF2" w:rsidRPr="001E4684" w:rsidRDefault="00C43E1C" w:rsidP="00AD45CD">
      <w:pPr>
        <w:pStyle w:val="ListParagraph"/>
        <w:numPr>
          <w:ilvl w:val="0"/>
          <w:numId w:val="5"/>
        </w:numPr>
        <w:spacing w:after="120"/>
        <w:rPr>
          <w:del w:id="129" w:author="Taylor, Emily" w:date="2026-09-25T21:12:00Z" w16du:dateUtc="2026-09-26T01:12:00Z"/>
          <w:rFonts w:ascii="Aptos" w:hAnsi="Aptos" w:cstheme="minorHAnsi"/>
          <w:b/>
          <w:sz w:val="20"/>
          <w:szCs w:val="20"/>
        </w:rPr>
      </w:pPr>
      <w:del w:id="130" w:author="Taylor, Emily" w:date="2026-09-25T21:12:00Z" w16du:dateUtc="2026-09-26T01:12:00Z">
        <w:r w:rsidRPr="001E4684">
          <w:rPr>
            <w:rFonts w:ascii="Aptos" w:hAnsi="Aptos" w:cstheme="minorHAnsi"/>
            <w:b/>
            <w:sz w:val="20"/>
            <w:szCs w:val="20"/>
          </w:rPr>
          <w:delText>How to present taxonomic changes in the spreadsheet</w:delText>
        </w:r>
      </w:del>
    </w:p>
    <w:p w14:paraId="2B665B00" w14:textId="621BF0DD" w:rsidR="009A4650" w:rsidRPr="001E4684" w:rsidRDefault="009A4650" w:rsidP="00CD2B67">
      <w:pPr>
        <w:spacing w:after="120"/>
        <w:ind w:left="426"/>
        <w:rPr>
          <w:del w:id="131" w:author="Taylor, Emily" w:date="2026-09-25T21:12:00Z" w16du:dateUtc="2026-09-26T01:12:00Z"/>
          <w:rFonts w:ascii="Aptos" w:hAnsi="Aptos"/>
          <w:sz w:val="20"/>
          <w:szCs w:val="20"/>
        </w:rPr>
      </w:pPr>
      <w:del w:id="132" w:author="Taylor, Emily" w:date="2026-09-25T21:12:00Z" w16du:dateUtc="2026-09-26T01:12:00Z">
        <w:r w:rsidRPr="001E4684">
          <w:rPr>
            <w:rFonts w:ascii="Aptos" w:hAnsi="Aptos"/>
            <w:sz w:val="20"/>
            <w:szCs w:val="20"/>
          </w:rPr>
          <w:delText>Guidelines for completing the Excel module (TP_Template_Excel_module</w:delText>
        </w:r>
        <w:r w:rsidR="002749E8" w:rsidRPr="001E4684">
          <w:rPr>
            <w:rFonts w:ascii="Aptos" w:hAnsi="Aptos"/>
            <w:sz w:val="20"/>
            <w:szCs w:val="20"/>
          </w:rPr>
          <w:delText>_</w:delText>
        </w:r>
        <w:r w:rsidR="001E4684" w:rsidRPr="001E4684">
          <w:rPr>
            <w:rFonts w:ascii="Aptos" w:hAnsi="Aptos"/>
            <w:sz w:val="20"/>
            <w:szCs w:val="20"/>
          </w:rPr>
          <w:delText>2024</w:delText>
        </w:r>
        <w:r w:rsidRPr="001E4684">
          <w:rPr>
            <w:rFonts w:ascii="Aptos" w:hAnsi="Aptos"/>
            <w:sz w:val="20"/>
            <w:szCs w:val="20"/>
          </w:rPr>
          <w:delText xml:space="preserve">) are provided below. </w:delText>
        </w:r>
        <w:r w:rsidR="00422F04" w:rsidRPr="001E4684">
          <w:rPr>
            <w:rFonts w:ascii="Aptos" w:hAnsi="Aptos" w:cstheme="minorHAnsi"/>
            <w:sz w:val="20"/>
            <w:szCs w:val="20"/>
          </w:rPr>
          <w:delText xml:space="preserve">A number of simple and more complex worked examples are provided in the </w:delText>
        </w:r>
        <w:r w:rsidR="00CD2B67" w:rsidRPr="001E4684">
          <w:rPr>
            <w:rFonts w:ascii="Aptos" w:hAnsi="Aptos" w:cstheme="minorHAnsi"/>
            <w:sz w:val="20"/>
            <w:szCs w:val="20"/>
          </w:rPr>
          <w:delText xml:space="preserve">document </w:delText>
        </w:r>
        <w:r w:rsidR="00CD2B67" w:rsidRPr="001E4684">
          <w:rPr>
            <w:rFonts w:ascii="Aptos" w:hAnsi="Aptos" w:cstheme="minorHAnsi"/>
            <w:b/>
            <w:bCs/>
            <w:sz w:val="20"/>
            <w:szCs w:val="20"/>
          </w:rPr>
          <w:delText>Taxonomic_Proposals_Examples_</w:delText>
        </w:r>
        <w:r w:rsidR="001E4684" w:rsidRPr="001E4684">
          <w:rPr>
            <w:rFonts w:ascii="Aptos" w:hAnsi="Aptos" w:cstheme="minorHAnsi"/>
            <w:b/>
            <w:bCs/>
            <w:sz w:val="20"/>
            <w:szCs w:val="20"/>
          </w:rPr>
          <w:delText>2024</w:delText>
        </w:r>
        <w:r w:rsidR="00CD2B67" w:rsidRPr="001E4684">
          <w:rPr>
            <w:rFonts w:ascii="Aptos" w:hAnsi="Aptos" w:cstheme="minorHAnsi"/>
            <w:sz w:val="20"/>
            <w:szCs w:val="20"/>
          </w:rPr>
          <w:delText xml:space="preserve"> </w:delText>
        </w:r>
        <w:r w:rsidR="00422F04" w:rsidRPr="001E4684">
          <w:rPr>
            <w:rFonts w:ascii="Aptos" w:hAnsi="Aptos" w:cstheme="minorHAnsi"/>
            <w:sz w:val="20"/>
            <w:szCs w:val="20"/>
          </w:rPr>
          <w:delText xml:space="preserve">which is </w:delText>
        </w:r>
        <w:r w:rsidR="00CD2B67" w:rsidRPr="001E4684">
          <w:rPr>
            <w:rFonts w:ascii="Aptos" w:hAnsi="Aptos"/>
            <w:sz w:val="20"/>
            <w:szCs w:val="20"/>
          </w:rPr>
          <w:delText xml:space="preserve">also </w:delText>
        </w:r>
        <w:r w:rsidRPr="001E4684">
          <w:rPr>
            <w:rFonts w:ascii="Aptos" w:hAnsi="Aptos"/>
            <w:sz w:val="20"/>
            <w:szCs w:val="20"/>
          </w:rPr>
          <w:delText xml:space="preserve">available at </w:delText>
        </w:r>
        <w:r w:rsidR="002749E8">
          <w:fldChar w:fldCharType="begin"/>
        </w:r>
        <w:r w:rsidR="002749E8">
          <w:delInstrText>HYPERLINK "https://ictv.global/taxonomy/templates"</w:delInstrText>
        </w:r>
        <w:r w:rsidR="002749E8">
          <w:fldChar w:fldCharType="separate"/>
        </w:r>
        <w:r w:rsidR="002749E8" w:rsidRPr="001E4684">
          <w:rPr>
            <w:rStyle w:val="Hyperlink"/>
            <w:rFonts w:ascii="Aptos" w:hAnsi="Aptos" w:cstheme="minorHAnsi"/>
            <w:sz w:val="20"/>
            <w:szCs w:val="20"/>
          </w:rPr>
          <w:delText>https://ictv.global/taxonomy/templates</w:delText>
        </w:r>
        <w:r w:rsidR="002749E8">
          <w:fldChar w:fldCharType="end"/>
        </w:r>
        <w:r w:rsidR="002749E8" w:rsidRPr="001E4684">
          <w:rPr>
            <w:rFonts w:ascii="Aptos" w:hAnsi="Aptos" w:cstheme="minorHAnsi"/>
            <w:sz w:val="20"/>
            <w:szCs w:val="20"/>
          </w:rPr>
          <w:delText>.</w:delText>
        </w:r>
      </w:del>
    </w:p>
    <w:p w14:paraId="5CF8C71E" w14:textId="2F75C92F" w:rsidR="00902024" w:rsidRPr="001E4684" w:rsidRDefault="00902024" w:rsidP="00CD2B67">
      <w:pPr>
        <w:spacing w:after="120"/>
        <w:ind w:left="426"/>
        <w:rPr>
          <w:del w:id="133" w:author="Taylor, Emily" w:date="2026-09-25T21:12:00Z" w16du:dateUtc="2026-09-26T01:12:00Z"/>
          <w:rFonts w:ascii="Aptos" w:hAnsi="Aptos"/>
          <w:sz w:val="20"/>
          <w:szCs w:val="20"/>
        </w:rPr>
      </w:pPr>
      <w:del w:id="134" w:author="Taylor, Emily" w:date="2026-09-25T21:12:00Z" w16du:dateUtc="2026-09-26T01:12:00Z">
        <w:r w:rsidRPr="001E4684">
          <w:rPr>
            <w:rFonts w:ascii="Aptos" w:hAnsi="Aptos"/>
            <w:sz w:val="20"/>
            <w:szCs w:val="20"/>
          </w:rPr>
          <w:delText>Proposed taxonomic changes are to be p</w:delText>
        </w:r>
        <w:r w:rsidR="00BB1C91" w:rsidRPr="001E4684">
          <w:rPr>
            <w:rFonts w:ascii="Aptos" w:hAnsi="Aptos"/>
            <w:sz w:val="20"/>
            <w:szCs w:val="20"/>
          </w:rPr>
          <w:delText>resent</w:delText>
        </w:r>
        <w:r w:rsidRPr="001E4684">
          <w:rPr>
            <w:rFonts w:ascii="Aptos" w:hAnsi="Aptos"/>
            <w:sz w:val="20"/>
            <w:szCs w:val="20"/>
          </w:rPr>
          <w:delText>ed</w:delText>
        </w:r>
        <w:r w:rsidR="00BB1C91" w:rsidRPr="001E4684">
          <w:rPr>
            <w:rFonts w:ascii="Aptos" w:hAnsi="Aptos"/>
            <w:sz w:val="20"/>
            <w:szCs w:val="20"/>
          </w:rPr>
          <w:delText xml:space="preserve"> by </w:delText>
        </w:r>
        <w:r w:rsidR="00A93583" w:rsidRPr="001E4684">
          <w:rPr>
            <w:rFonts w:ascii="Aptos" w:hAnsi="Aptos"/>
            <w:sz w:val="20"/>
            <w:szCs w:val="20"/>
          </w:rPr>
          <w:delText xml:space="preserve">reference to old and new taxonomic structures </w:delText>
        </w:r>
        <w:r w:rsidR="00BB1C91" w:rsidRPr="001E4684">
          <w:rPr>
            <w:rFonts w:ascii="Aptos" w:hAnsi="Aptos"/>
            <w:sz w:val="20"/>
            <w:szCs w:val="20"/>
          </w:rPr>
          <w:delText xml:space="preserve">– </w:delText>
        </w:r>
        <w:r w:rsidR="00A93583" w:rsidRPr="001E4684">
          <w:rPr>
            <w:rFonts w:ascii="Aptos" w:hAnsi="Aptos"/>
            <w:sz w:val="20"/>
            <w:szCs w:val="20"/>
          </w:rPr>
          <w:delText>old on the left, new on the right – each set out hierarchically as in the Master Species List (</w:delText>
        </w:r>
        <w:r w:rsidR="002749E8">
          <w:fldChar w:fldCharType="begin"/>
        </w:r>
        <w:r w:rsidR="002749E8">
          <w:delInstrText>HYPERLINK "https://ictv.global/msl"</w:delInstrText>
        </w:r>
        <w:r w:rsidR="002749E8">
          <w:fldChar w:fldCharType="separate"/>
        </w:r>
        <w:r w:rsidR="002749E8" w:rsidRPr="001E4684">
          <w:rPr>
            <w:rStyle w:val="Hyperlink"/>
            <w:rFonts w:ascii="Aptos" w:hAnsi="Aptos" w:cstheme="minorHAnsi"/>
            <w:sz w:val="20"/>
            <w:szCs w:val="20"/>
          </w:rPr>
          <w:delText>https://ictv.global/msl</w:delText>
        </w:r>
        <w:r w:rsidR="00A93583" w:rsidRPr="001E4684">
          <w:rPr>
            <w:rStyle w:val="Hyperlink"/>
            <w:rFonts w:ascii="Aptos" w:hAnsi="Aptos" w:cstheme="minorHAnsi"/>
            <w:sz w:val="20"/>
            <w:szCs w:val="20"/>
          </w:rPr>
          <w:delText>)</w:delText>
        </w:r>
        <w:r w:rsidR="002749E8">
          <w:fldChar w:fldCharType="end"/>
        </w:r>
        <w:r w:rsidR="00A93583" w:rsidRPr="001E4684">
          <w:rPr>
            <w:rFonts w:ascii="Aptos" w:hAnsi="Aptos"/>
            <w:sz w:val="20"/>
            <w:szCs w:val="20"/>
          </w:rPr>
          <w:delText xml:space="preserve">. Please follow the instructions in </w:delText>
        </w:r>
        <w:r w:rsidR="00A93583" w:rsidRPr="001E4684">
          <w:rPr>
            <w:rFonts w:ascii="Aptos" w:hAnsi="Aptos"/>
            <w:color w:val="0000FF"/>
            <w:sz w:val="20"/>
            <w:szCs w:val="20"/>
          </w:rPr>
          <w:delText>blue</w:delText>
        </w:r>
        <w:r w:rsidR="00A93583" w:rsidRPr="001E4684">
          <w:rPr>
            <w:rFonts w:ascii="Aptos" w:hAnsi="Aptos"/>
            <w:sz w:val="20"/>
            <w:szCs w:val="20"/>
          </w:rPr>
          <w:delText xml:space="preserve"> at the top of the spreadsheet.</w:delText>
        </w:r>
      </w:del>
    </w:p>
    <w:p w14:paraId="15E135CD" w14:textId="26D913E8" w:rsidR="00902024" w:rsidRPr="001E4684" w:rsidRDefault="00902024" w:rsidP="00902024">
      <w:pPr>
        <w:pStyle w:val="ListParagraph"/>
        <w:widowControl w:val="0"/>
        <w:numPr>
          <w:ilvl w:val="0"/>
          <w:numId w:val="10"/>
        </w:numPr>
        <w:spacing w:after="120"/>
        <w:rPr>
          <w:del w:id="135" w:author="Taylor, Emily" w:date="2026-09-25T21:12:00Z" w16du:dateUtc="2026-09-26T01:12:00Z"/>
          <w:rFonts w:ascii="Aptos" w:hAnsi="Aptos" w:cs="Times New Roman"/>
          <w:color w:val="000000" w:themeColor="text1"/>
          <w:sz w:val="20"/>
          <w:szCs w:val="20"/>
          <w:lang w:val="en-US" w:eastAsia="en-GB"/>
        </w:rPr>
      </w:pPr>
      <w:del w:id="136" w:author="Taylor, Emily" w:date="2026-09-25T21:12:00Z" w16du:dateUtc="2026-09-26T01:12:00Z">
        <w:r w:rsidRPr="001E4684">
          <w:rPr>
            <w:rFonts w:ascii="Aptos" w:hAnsi="Aptos" w:cs="Times New Roman"/>
            <w:color w:val="000000" w:themeColor="text1"/>
            <w:sz w:val="20"/>
            <w:szCs w:val="20"/>
            <w:lang w:val="en-US" w:eastAsia="en-GB"/>
          </w:rPr>
          <w:delText xml:space="preserve">General </w:delText>
        </w:r>
        <w:r w:rsidR="00311B5B" w:rsidRPr="001E4684">
          <w:rPr>
            <w:rFonts w:ascii="Aptos" w:hAnsi="Aptos" w:cs="Times New Roman"/>
            <w:color w:val="000000" w:themeColor="text1"/>
            <w:sz w:val="20"/>
            <w:szCs w:val="20"/>
            <w:lang w:val="en-US" w:eastAsia="en-GB"/>
          </w:rPr>
          <w:delText>rules</w:delText>
        </w:r>
      </w:del>
    </w:p>
    <w:p w14:paraId="18E3BF97" w14:textId="12CB939B" w:rsidR="009A4650" w:rsidRPr="001E4684" w:rsidRDefault="00902024" w:rsidP="00902024">
      <w:pPr>
        <w:pStyle w:val="ListParagraph"/>
        <w:widowControl w:val="0"/>
        <w:numPr>
          <w:ilvl w:val="0"/>
          <w:numId w:val="11"/>
        </w:numPr>
        <w:spacing w:after="120"/>
        <w:ind w:left="1276" w:hanging="425"/>
        <w:rPr>
          <w:del w:id="137" w:author="Taylor, Emily" w:date="2026-09-25T21:12:00Z" w16du:dateUtc="2026-09-26T01:12:00Z"/>
          <w:rFonts w:ascii="Aptos" w:hAnsi="Aptos" w:cs="Times New Roman"/>
          <w:color w:val="000000" w:themeColor="text1"/>
          <w:sz w:val="20"/>
          <w:szCs w:val="20"/>
          <w:lang w:val="en-US" w:eastAsia="en-GB"/>
        </w:rPr>
      </w:pPr>
      <w:del w:id="138" w:author="Taylor, Emily" w:date="2026-09-25T21:12:00Z" w16du:dateUtc="2026-09-26T01:12:00Z">
        <w:r w:rsidRPr="001E4684">
          <w:rPr>
            <w:rFonts w:ascii="Aptos" w:hAnsi="Aptos" w:cs="Times New Roman"/>
            <w:color w:val="000000" w:themeColor="text1"/>
            <w:sz w:val="20"/>
            <w:szCs w:val="20"/>
            <w:lang w:val="en-US" w:eastAsia="en-GB"/>
          </w:rPr>
          <w:delText>E</w:delText>
        </w:r>
        <w:r w:rsidR="009A4650" w:rsidRPr="001E4684">
          <w:rPr>
            <w:rFonts w:ascii="Aptos" w:hAnsi="Aptos" w:cs="Times New Roman"/>
            <w:color w:val="000000" w:themeColor="text1"/>
            <w:sz w:val="20"/>
            <w:szCs w:val="20"/>
            <w:lang w:val="en-US" w:eastAsia="en-GB"/>
          </w:rPr>
          <w:delText xml:space="preserve">xisting taxonomy hierarchy (columns </w:delText>
        </w:r>
        <w:r w:rsidR="002749E8" w:rsidRPr="001E4684">
          <w:rPr>
            <w:rFonts w:ascii="Aptos" w:hAnsi="Aptos" w:cs="Times New Roman"/>
            <w:color w:val="000000" w:themeColor="text1"/>
            <w:sz w:val="20"/>
            <w:szCs w:val="20"/>
            <w:lang w:val="en-US" w:eastAsia="en-GB"/>
          </w:rPr>
          <w:delText>A</w:delText>
        </w:r>
        <w:r w:rsidR="009A4650" w:rsidRPr="001E4684">
          <w:rPr>
            <w:rFonts w:ascii="Aptos" w:hAnsi="Aptos" w:cs="Times New Roman"/>
            <w:color w:val="000000" w:themeColor="text1"/>
            <w:sz w:val="20"/>
            <w:szCs w:val="20"/>
            <w:lang w:val="en-US" w:eastAsia="en-GB"/>
          </w:rPr>
          <w:delText>-</w:delText>
        </w:r>
        <w:r w:rsidR="002749E8" w:rsidRPr="001E4684">
          <w:rPr>
            <w:rFonts w:ascii="Aptos" w:hAnsi="Aptos" w:cs="Times New Roman"/>
            <w:color w:val="000000" w:themeColor="text1"/>
            <w:sz w:val="20"/>
            <w:szCs w:val="20"/>
            <w:lang w:val="en-US" w:eastAsia="en-GB"/>
          </w:rPr>
          <w:delText>O</w:delText>
        </w:r>
        <w:r w:rsidR="009A4650" w:rsidRPr="001E4684">
          <w:rPr>
            <w:rFonts w:ascii="Aptos" w:hAnsi="Aptos" w:cs="Times New Roman"/>
            <w:color w:val="000000" w:themeColor="text1"/>
            <w:sz w:val="20"/>
            <w:szCs w:val="20"/>
            <w:lang w:val="en-US" w:eastAsia="en-GB"/>
          </w:rPr>
          <w:delText>)</w:delText>
        </w:r>
        <w:r w:rsidRPr="001E4684">
          <w:rPr>
            <w:rFonts w:ascii="Aptos" w:hAnsi="Aptos" w:cs="Times New Roman"/>
            <w:color w:val="000000" w:themeColor="text1"/>
            <w:sz w:val="20"/>
            <w:szCs w:val="20"/>
            <w:lang w:val="en-US" w:eastAsia="en-GB"/>
          </w:rPr>
          <w:delText xml:space="preserve"> is compared </w:delText>
        </w:r>
        <w:r w:rsidR="009A4650" w:rsidRPr="001E4684">
          <w:rPr>
            <w:rFonts w:ascii="Aptos" w:hAnsi="Aptos" w:cs="Times New Roman"/>
            <w:color w:val="000000" w:themeColor="text1"/>
            <w:sz w:val="20"/>
            <w:szCs w:val="20"/>
            <w:lang w:val="en-US" w:eastAsia="en-GB"/>
          </w:rPr>
          <w:delText xml:space="preserve">with that proposed (Columns </w:delText>
        </w:r>
        <w:r w:rsidR="002749E8" w:rsidRPr="001E4684">
          <w:rPr>
            <w:rFonts w:ascii="Aptos" w:hAnsi="Aptos" w:cs="Times New Roman"/>
            <w:color w:val="000000" w:themeColor="text1"/>
            <w:sz w:val="20"/>
            <w:szCs w:val="20"/>
            <w:lang w:val="en-US" w:eastAsia="en-GB"/>
          </w:rPr>
          <w:delText>P</w:delText>
        </w:r>
        <w:r w:rsidR="009A4650" w:rsidRPr="001E4684">
          <w:rPr>
            <w:rFonts w:ascii="Aptos" w:hAnsi="Aptos" w:cs="Times New Roman"/>
            <w:color w:val="000000" w:themeColor="text1"/>
            <w:sz w:val="20"/>
            <w:szCs w:val="20"/>
            <w:lang w:val="en-US" w:eastAsia="en-GB"/>
          </w:rPr>
          <w:delText>-A</w:delText>
        </w:r>
        <w:r w:rsidR="00570C3B" w:rsidRPr="001E4684">
          <w:rPr>
            <w:rFonts w:ascii="Aptos" w:hAnsi="Aptos" w:cs="Times New Roman"/>
            <w:color w:val="000000" w:themeColor="text1"/>
            <w:sz w:val="20"/>
            <w:szCs w:val="20"/>
            <w:lang w:val="en-US" w:eastAsia="en-GB"/>
          </w:rPr>
          <w:delText>K</w:delText>
        </w:r>
        <w:r w:rsidR="009A4650" w:rsidRPr="001E4684">
          <w:rPr>
            <w:rFonts w:ascii="Aptos" w:hAnsi="Aptos" w:cs="Times New Roman"/>
            <w:color w:val="000000" w:themeColor="text1"/>
            <w:sz w:val="20"/>
            <w:szCs w:val="20"/>
            <w:lang w:val="en-US" w:eastAsia="en-GB"/>
          </w:rPr>
          <w:delText xml:space="preserve">). Each row of the spreadsheet conveys information about only one taxon; </w:delText>
        </w:r>
        <w:r w:rsidRPr="001E4684">
          <w:rPr>
            <w:rFonts w:ascii="Aptos" w:hAnsi="Aptos" w:cs="Times New Roman"/>
            <w:color w:val="000000" w:themeColor="text1"/>
            <w:sz w:val="20"/>
            <w:szCs w:val="20"/>
            <w:lang w:val="en-US" w:eastAsia="en-GB"/>
          </w:rPr>
          <w:delText>i.e.</w:delText>
        </w:r>
        <w:r w:rsidR="009A4650" w:rsidRPr="001E4684">
          <w:rPr>
            <w:rFonts w:ascii="Aptos" w:hAnsi="Aptos" w:cs="Times New Roman"/>
            <w:color w:val="000000" w:themeColor="text1"/>
            <w:sz w:val="20"/>
            <w:szCs w:val="20"/>
            <w:lang w:val="en-US" w:eastAsia="en-GB"/>
          </w:rPr>
          <w:delText>, every taxon that is subject to change has its own, dedicated row in the spreadsheet.</w:delText>
        </w:r>
      </w:del>
    </w:p>
    <w:p w14:paraId="7439BE12" w14:textId="77777777" w:rsidR="009A4650" w:rsidRPr="001E4684" w:rsidRDefault="009A4650" w:rsidP="00902024">
      <w:pPr>
        <w:pStyle w:val="ListParagraph"/>
        <w:numPr>
          <w:ilvl w:val="3"/>
          <w:numId w:val="9"/>
        </w:numPr>
        <w:spacing w:after="120"/>
        <w:ind w:left="1276" w:hanging="425"/>
        <w:rPr>
          <w:del w:id="139" w:author="Taylor, Emily" w:date="2026-09-25T21:12:00Z" w16du:dateUtc="2026-09-26T01:12:00Z"/>
          <w:rFonts w:ascii="Aptos" w:hAnsi="Aptos" w:cs="Times New Roman"/>
          <w:color w:val="000000" w:themeColor="text1"/>
          <w:sz w:val="20"/>
          <w:szCs w:val="20"/>
          <w:lang w:val="en-US" w:eastAsia="en-GB"/>
        </w:rPr>
      </w:pPr>
      <w:del w:id="140" w:author="Taylor, Emily" w:date="2026-09-25T21:12:00Z" w16du:dateUtc="2026-09-26T01:12:00Z">
        <w:r w:rsidRPr="001E4684">
          <w:rPr>
            <w:rFonts w:ascii="Aptos" w:hAnsi="Aptos" w:cs="Times New Roman"/>
            <w:color w:val="000000" w:themeColor="text1"/>
            <w:sz w:val="20"/>
            <w:szCs w:val="20"/>
            <w:lang w:val="en-US" w:eastAsia="en-GB"/>
          </w:rPr>
          <w:delText>The subject of each row is the lowest ranked entry on that row (i.e., the entry furthest to the right). The other entries on that row provide context, specifying the old and new taxonomic positions.</w:delText>
        </w:r>
      </w:del>
    </w:p>
    <w:p w14:paraId="663DBDE9" w14:textId="39F528F0" w:rsidR="009A4650" w:rsidRPr="001E4684" w:rsidRDefault="009A4650" w:rsidP="00902024">
      <w:pPr>
        <w:pStyle w:val="ListParagraph"/>
        <w:numPr>
          <w:ilvl w:val="3"/>
          <w:numId w:val="9"/>
        </w:numPr>
        <w:spacing w:after="120"/>
        <w:ind w:left="1276" w:hanging="425"/>
        <w:rPr>
          <w:del w:id="141" w:author="Taylor, Emily" w:date="2026-09-25T21:12:00Z" w16du:dateUtc="2026-09-26T01:12:00Z"/>
          <w:rFonts w:ascii="Aptos" w:hAnsi="Aptos" w:cs="Times New Roman"/>
          <w:color w:val="000000" w:themeColor="text1"/>
          <w:sz w:val="20"/>
          <w:szCs w:val="20"/>
          <w:lang w:val="en-US" w:eastAsia="en-GB"/>
        </w:rPr>
      </w:pPr>
      <w:del w:id="142" w:author="Taylor, Emily" w:date="2026-09-25T21:12:00Z" w16du:dateUtc="2026-09-26T01:12:00Z">
        <w:r w:rsidRPr="001E4684">
          <w:rPr>
            <w:rFonts w:ascii="Aptos" w:hAnsi="Aptos" w:cs="Times New Roman"/>
            <w:color w:val="000000" w:themeColor="text1"/>
            <w:sz w:val="20"/>
            <w:szCs w:val="20"/>
            <w:lang w:val="en-US" w:eastAsia="en-GB"/>
          </w:rPr>
          <w:delText xml:space="preserve">When a new taxon is created, the left-hand side of the row (columns </w:delText>
        </w:r>
        <w:r w:rsidR="00570C3B" w:rsidRPr="001E4684">
          <w:rPr>
            <w:rFonts w:ascii="Aptos" w:hAnsi="Aptos" w:cs="Times New Roman"/>
            <w:color w:val="000000" w:themeColor="text1"/>
            <w:sz w:val="20"/>
            <w:szCs w:val="20"/>
            <w:lang w:val="en-US" w:eastAsia="en-GB"/>
          </w:rPr>
          <w:delText>A-O</w:delText>
        </w:r>
        <w:r w:rsidRPr="001E4684">
          <w:rPr>
            <w:rFonts w:ascii="Aptos" w:hAnsi="Aptos" w:cs="Times New Roman"/>
            <w:color w:val="000000" w:themeColor="text1"/>
            <w:sz w:val="20"/>
            <w:szCs w:val="20"/>
            <w:lang w:val="en-US" w:eastAsia="en-GB"/>
          </w:rPr>
          <w:delText xml:space="preserve">) is left blank. Conversely, when a taxon is abolished, the right-hand side (columns </w:delText>
        </w:r>
        <w:r w:rsidR="00570C3B" w:rsidRPr="001E4684">
          <w:rPr>
            <w:rFonts w:ascii="Aptos" w:hAnsi="Aptos" w:cs="Times New Roman"/>
            <w:color w:val="000000" w:themeColor="text1"/>
            <w:sz w:val="20"/>
            <w:szCs w:val="20"/>
            <w:lang w:val="en-US" w:eastAsia="en-GB"/>
          </w:rPr>
          <w:delText>P-AK</w:delText>
        </w:r>
        <w:r w:rsidRPr="001E4684">
          <w:rPr>
            <w:rFonts w:ascii="Aptos" w:hAnsi="Aptos" w:cs="Times New Roman"/>
            <w:color w:val="000000" w:themeColor="text1"/>
            <w:sz w:val="20"/>
            <w:szCs w:val="20"/>
            <w:lang w:val="en-US" w:eastAsia="en-GB"/>
          </w:rPr>
          <w:delText>) is blank</w:delText>
        </w:r>
        <w:r w:rsidR="00570C3B" w:rsidRPr="001E4684">
          <w:rPr>
            <w:rFonts w:ascii="Aptos" w:hAnsi="Aptos" w:cs="Times New Roman"/>
            <w:color w:val="000000" w:themeColor="text1"/>
            <w:sz w:val="20"/>
            <w:szCs w:val="20"/>
            <w:lang w:val="en-US" w:eastAsia="en-GB"/>
          </w:rPr>
          <w:delText>. C</w:delText>
        </w:r>
        <w:r w:rsidRPr="001E4684">
          <w:rPr>
            <w:rFonts w:ascii="Aptos" w:hAnsi="Aptos" w:cs="Times New Roman"/>
            <w:color w:val="000000" w:themeColor="text1"/>
            <w:sz w:val="20"/>
            <w:szCs w:val="20"/>
            <w:lang w:val="en-US" w:eastAsia="en-GB"/>
          </w:rPr>
          <w:delText>olumns A</w:delText>
        </w:r>
        <w:r w:rsidR="00570C3B" w:rsidRPr="001E4684">
          <w:rPr>
            <w:rFonts w:ascii="Aptos" w:hAnsi="Aptos" w:cs="Times New Roman"/>
            <w:color w:val="000000" w:themeColor="text1"/>
            <w:sz w:val="20"/>
            <w:szCs w:val="20"/>
            <w:lang w:val="en-US" w:eastAsia="en-GB"/>
          </w:rPr>
          <w:delText>L</w:delText>
        </w:r>
        <w:r w:rsidRPr="001E4684">
          <w:rPr>
            <w:rFonts w:ascii="Aptos" w:hAnsi="Aptos" w:cs="Times New Roman"/>
            <w:color w:val="000000" w:themeColor="text1"/>
            <w:sz w:val="20"/>
            <w:szCs w:val="20"/>
            <w:lang w:val="en-US" w:eastAsia="en-GB"/>
          </w:rPr>
          <w:delText xml:space="preserve"> and A</w:delText>
        </w:r>
        <w:r w:rsidR="00570C3B" w:rsidRPr="001E4684">
          <w:rPr>
            <w:rFonts w:ascii="Aptos" w:hAnsi="Aptos" w:cs="Times New Roman"/>
            <w:color w:val="000000" w:themeColor="text1"/>
            <w:sz w:val="20"/>
            <w:szCs w:val="20"/>
            <w:lang w:val="en-US" w:eastAsia="en-GB"/>
          </w:rPr>
          <w:delText>M</w:delText>
        </w:r>
        <w:r w:rsidRPr="001E4684">
          <w:rPr>
            <w:rFonts w:ascii="Aptos" w:hAnsi="Aptos" w:cs="Times New Roman"/>
            <w:color w:val="000000" w:themeColor="text1"/>
            <w:sz w:val="20"/>
            <w:szCs w:val="20"/>
            <w:lang w:val="en-US" w:eastAsia="en-GB"/>
          </w:rPr>
          <w:delText>, which specify the taxonomic change</w:delText>
        </w:r>
        <w:r w:rsidR="00570C3B" w:rsidRPr="001E4684">
          <w:rPr>
            <w:rFonts w:ascii="Aptos" w:hAnsi="Aptos" w:cs="Times New Roman"/>
            <w:color w:val="000000" w:themeColor="text1"/>
            <w:sz w:val="20"/>
            <w:szCs w:val="20"/>
            <w:lang w:val="en-US" w:eastAsia="en-GB"/>
          </w:rPr>
          <w:delText>, must be filled</w:delText>
        </w:r>
        <w:r w:rsidRPr="001E4684">
          <w:rPr>
            <w:rFonts w:ascii="Aptos" w:hAnsi="Aptos" w:cs="Times New Roman"/>
            <w:color w:val="000000" w:themeColor="text1"/>
            <w:sz w:val="20"/>
            <w:szCs w:val="20"/>
            <w:lang w:val="en-US" w:eastAsia="en-GB"/>
          </w:rPr>
          <w:delText>.</w:delText>
        </w:r>
      </w:del>
    </w:p>
    <w:p w14:paraId="22790C90" w14:textId="0EBA3413" w:rsidR="009A4650" w:rsidRPr="001E4684" w:rsidRDefault="009A4650" w:rsidP="00902024">
      <w:pPr>
        <w:pStyle w:val="ListParagraph"/>
        <w:numPr>
          <w:ilvl w:val="3"/>
          <w:numId w:val="9"/>
        </w:numPr>
        <w:spacing w:after="120"/>
        <w:ind w:left="1276" w:hanging="425"/>
        <w:rPr>
          <w:del w:id="143" w:author="Taylor, Emily" w:date="2026-09-25T21:12:00Z" w16du:dateUtc="2026-09-26T01:12:00Z"/>
          <w:rFonts w:ascii="Aptos" w:hAnsi="Aptos" w:cs="Times New Roman"/>
          <w:color w:val="000000" w:themeColor="text1"/>
          <w:sz w:val="20"/>
          <w:szCs w:val="20"/>
          <w:lang w:val="en-US" w:eastAsia="en-GB"/>
        </w:rPr>
      </w:pPr>
      <w:del w:id="144" w:author="Taylor, Emily" w:date="2026-09-25T21:12:00Z" w16du:dateUtc="2026-09-26T01:12:00Z">
        <w:r w:rsidRPr="001E4684">
          <w:rPr>
            <w:rFonts w:ascii="Aptos" w:hAnsi="Aptos" w:cs="Times New Roman"/>
            <w:color w:val="000000" w:themeColor="text1"/>
            <w:sz w:val="20"/>
            <w:szCs w:val="20"/>
            <w:lang w:val="en-US" w:eastAsia="en-GB"/>
          </w:rPr>
          <w:delText>Any change to a higher taxon (assign, move, abolish, etc.) is deemed to apply also to its constituent taxa, unless action is taken to move them elsewhere.</w:delText>
        </w:r>
      </w:del>
    </w:p>
    <w:p w14:paraId="4E4A09AE" w14:textId="77777777" w:rsidR="00A93583" w:rsidRPr="001E4684" w:rsidRDefault="00A93583" w:rsidP="00902024">
      <w:pPr>
        <w:numPr>
          <w:ilvl w:val="0"/>
          <w:numId w:val="2"/>
        </w:numPr>
        <w:ind w:left="851" w:hanging="425"/>
        <w:rPr>
          <w:del w:id="145" w:author="Taylor, Emily" w:date="2026-09-25T21:12:00Z" w16du:dateUtc="2026-09-26T01:12:00Z"/>
          <w:rFonts w:ascii="Aptos" w:hAnsi="Aptos"/>
          <w:sz w:val="20"/>
          <w:szCs w:val="20"/>
        </w:rPr>
      </w:pPr>
      <w:del w:id="146" w:author="Taylor, Emily" w:date="2026-09-25T21:12:00Z" w16du:dateUtc="2026-09-26T01:12:00Z">
        <w:r w:rsidRPr="001E4684">
          <w:rPr>
            <w:rFonts w:ascii="Aptos" w:hAnsi="Aptos"/>
            <w:sz w:val="20"/>
            <w:szCs w:val="20"/>
          </w:rPr>
          <w:delText>For each new species, you should provide:</w:delText>
        </w:r>
      </w:del>
    </w:p>
    <w:p w14:paraId="56E95C81" w14:textId="4559A4DD" w:rsidR="00A02EBE" w:rsidRPr="001E4684" w:rsidRDefault="00A02EBE" w:rsidP="00902024">
      <w:pPr>
        <w:numPr>
          <w:ilvl w:val="1"/>
          <w:numId w:val="2"/>
        </w:numPr>
        <w:ind w:left="1276" w:hanging="425"/>
        <w:rPr>
          <w:del w:id="147" w:author="Taylor, Emily" w:date="2026-09-25T21:12:00Z" w16du:dateUtc="2026-09-26T01:12:00Z"/>
          <w:rFonts w:ascii="Aptos" w:hAnsi="Aptos"/>
          <w:sz w:val="20"/>
          <w:szCs w:val="20"/>
        </w:rPr>
      </w:pPr>
      <w:del w:id="148" w:author="Taylor, Emily" w:date="2026-09-25T21:12:00Z" w16du:dateUtc="2026-09-26T01:12:00Z">
        <w:r w:rsidRPr="001E4684">
          <w:rPr>
            <w:rFonts w:ascii="Aptos" w:hAnsi="Aptos"/>
            <w:sz w:val="20"/>
            <w:szCs w:val="20"/>
          </w:rPr>
          <w:delText>Column A</w:delText>
        </w:r>
        <w:r w:rsidR="00570C3B" w:rsidRPr="001E4684">
          <w:rPr>
            <w:rFonts w:ascii="Aptos" w:hAnsi="Aptos"/>
            <w:sz w:val="20"/>
            <w:szCs w:val="20"/>
          </w:rPr>
          <w:delText>E</w:delText>
        </w:r>
        <w:r w:rsidRPr="001E4684">
          <w:rPr>
            <w:rFonts w:ascii="Aptos" w:hAnsi="Aptos"/>
            <w:sz w:val="20"/>
            <w:szCs w:val="20"/>
          </w:rPr>
          <w:delText xml:space="preserve">, </w:delText>
        </w:r>
        <w:r w:rsidRPr="001E4684">
          <w:rPr>
            <w:rFonts w:ascii="Aptos" w:hAnsi="Aptos"/>
            <w:b/>
            <w:bCs/>
            <w:sz w:val="20"/>
            <w:szCs w:val="20"/>
          </w:rPr>
          <w:delText>Exemplar</w:delText>
        </w:r>
        <w:r w:rsidRPr="001E4684">
          <w:rPr>
            <w:rFonts w:ascii="Aptos" w:hAnsi="Aptos"/>
            <w:sz w:val="20"/>
            <w:szCs w:val="20"/>
          </w:rPr>
          <w:delText xml:space="preserve">: the Genbank Accession Number for the exemplar virus referred to in column AG. This entry is </w:delText>
        </w:r>
        <w:r w:rsidRPr="001E4684">
          <w:rPr>
            <w:rFonts w:ascii="Aptos" w:hAnsi="Aptos"/>
            <w:sz w:val="20"/>
            <w:szCs w:val="20"/>
            <w:u w:val="single"/>
          </w:rPr>
          <w:delText>mandatory</w:delText>
        </w:r>
        <w:r w:rsidRPr="001E4684">
          <w:rPr>
            <w:rFonts w:ascii="Aptos" w:hAnsi="Aptos"/>
            <w:sz w:val="20"/>
            <w:szCs w:val="20"/>
          </w:rPr>
          <w:delText xml:space="preserve">. </w:delText>
        </w:r>
      </w:del>
    </w:p>
    <w:p w14:paraId="0962460F" w14:textId="4AEADAB8" w:rsidR="00A93583" w:rsidRPr="001E4684" w:rsidRDefault="00A93583" w:rsidP="00902024">
      <w:pPr>
        <w:numPr>
          <w:ilvl w:val="1"/>
          <w:numId w:val="2"/>
        </w:numPr>
        <w:ind w:left="1276" w:hanging="425"/>
        <w:rPr>
          <w:del w:id="149" w:author="Taylor, Emily" w:date="2026-09-25T21:12:00Z" w16du:dateUtc="2026-09-26T01:12:00Z"/>
          <w:rFonts w:ascii="Aptos" w:hAnsi="Aptos"/>
          <w:sz w:val="20"/>
          <w:szCs w:val="20"/>
        </w:rPr>
      </w:pPr>
      <w:del w:id="150" w:author="Taylor, Emily" w:date="2026-09-25T21:12:00Z" w16du:dateUtc="2026-09-26T01:12:00Z">
        <w:r w:rsidRPr="001E4684">
          <w:rPr>
            <w:rFonts w:ascii="Aptos" w:hAnsi="Aptos"/>
            <w:sz w:val="20"/>
            <w:szCs w:val="20"/>
          </w:rPr>
          <w:delText>Column A</w:delText>
        </w:r>
        <w:r w:rsidR="00570C3B" w:rsidRPr="001E4684">
          <w:rPr>
            <w:rFonts w:ascii="Aptos" w:hAnsi="Aptos"/>
            <w:sz w:val="20"/>
            <w:szCs w:val="20"/>
          </w:rPr>
          <w:delText>F</w:delText>
        </w:r>
        <w:r w:rsidRPr="001E4684">
          <w:rPr>
            <w:rFonts w:ascii="Aptos" w:hAnsi="Aptos"/>
            <w:sz w:val="20"/>
            <w:szCs w:val="20"/>
          </w:rPr>
          <w:delText xml:space="preserve">, </w:delText>
        </w:r>
        <w:r w:rsidRPr="001E4684">
          <w:rPr>
            <w:rFonts w:ascii="Aptos" w:hAnsi="Aptos"/>
            <w:b/>
            <w:sz w:val="20"/>
            <w:szCs w:val="20"/>
          </w:rPr>
          <w:delText>Exemplar</w:delText>
        </w:r>
        <w:r w:rsidRPr="001E4684">
          <w:rPr>
            <w:rFonts w:ascii="Aptos" w:hAnsi="Aptos"/>
            <w:sz w:val="20"/>
            <w:szCs w:val="20"/>
          </w:rPr>
          <w:delText>: the name of the exemplar virus referred to in column AF. Please use the correct orthography (see below).</w:delText>
        </w:r>
      </w:del>
    </w:p>
    <w:p w14:paraId="1A266BDE" w14:textId="552F85FE" w:rsidR="00A93583" w:rsidRPr="001E4684" w:rsidRDefault="00A93583" w:rsidP="00902024">
      <w:pPr>
        <w:numPr>
          <w:ilvl w:val="1"/>
          <w:numId w:val="2"/>
        </w:numPr>
        <w:ind w:left="1276" w:hanging="425"/>
        <w:rPr>
          <w:del w:id="151" w:author="Taylor, Emily" w:date="2026-09-25T21:12:00Z" w16du:dateUtc="2026-09-26T01:12:00Z"/>
          <w:rFonts w:ascii="Aptos" w:hAnsi="Aptos"/>
          <w:sz w:val="20"/>
          <w:szCs w:val="20"/>
        </w:rPr>
      </w:pPr>
      <w:del w:id="152" w:author="Taylor, Emily" w:date="2026-09-25T21:12:00Z" w16du:dateUtc="2026-09-26T01:12:00Z">
        <w:r w:rsidRPr="001E4684">
          <w:rPr>
            <w:rFonts w:ascii="Aptos" w:hAnsi="Aptos"/>
            <w:sz w:val="20"/>
            <w:szCs w:val="20"/>
          </w:rPr>
          <w:delText>Column A</w:delText>
        </w:r>
        <w:r w:rsidR="00570C3B" w:rsidRPr="001E4684">
          <w:rPr>
            <w:rFonts w:ascii="Aptos" w:hAnsi="Aptos"/>
            <w:sz w:val="20"/>
            <w:szCs w:val="20"/>
          </w:rPr>
          <w:delText>G</w:delText>
        </w:r>
        <w:r w:rsidRPr="001E4684">
          <w:rPr>
            <w:rFonts w:ascii="Aptos" w:hAnsi="Aptos"/>
            <w:sz w:val="20"/>
            <w:szCs w:val="20"/>
          </w:rPr>
          <w:delText xml:space="preserve">, </w:delText>
        </w:r>
        <w:r w:rsidRPr="001E4684">
          <w:rPr>
            <w:rFonts w:ascii="Aptos" w:hAnsi="Aptos"/>
            <w:b/>
            <w:sz w:val="20"/>
            <w:szCs w:val="20"/>
          </w:rPr>
          <w:delText>Abbreviation</w:delText>
        </w:r>
        <w:r w:rsidRPr="001E4684">
          <w:rPr>
            <w:rFonts w:ascii="Aptos" w:hAnsi="Aptos"/>
            <w:sz w:val="20"/>
            <w:szCs w:val="20"/>
          </w:rPr>
          <w:delText xml:space="preserve">: If you wish to define an abbreviation for the virus name, enter it here. </w:delText>
        </w:r>
      </w:del>
    </w:p>
    <w:p w14:paraId="7E839F0E" w14:textId="417E4EA9" w:rsidR="00A93583" w:rsidRPr="001E4684" w:rsidRDefault="00A93583" w:rsidP="00CD2B67">
      <w:pPr>
        <w:numPr>
          <w:ilvl w:val="1"/>
          <w:numId w:val="2"/>
        </w:numPr>
        <w:ind w:left="1276" w:hanging="425"/>
        <w:rPr>
          <w:del w:id="153" w:author="Taylor, Emily" w:date="2026-09-25T21:12:00Z" w16du:dateUtc="2026-09-26T01:12:00Z"/>
          <w:rFonts w:ascii="Aptos" w:hAnsi="Aptos"/>
          <w:sz w:val="20"/>
          <w:szCs w:val="20"/>
        </w:rPr>
      </w:pPr>
      <w:del w:id="154" w:author="Taylor, Emily" w:date="2026-09-25T21:12:00Z" w16du:dateUtc="2026-09-26T01:12:00Z">
        <w:r w:rsidRPr="001E4684">
          <w:rPr>
            <w:rFonts w:ascii="Aptos" w:hAnsi="Aptos"/>
            <w:sz w:val="20"/>
            <w:szCs w:val="20"/>
          </w:rPr>
          <w:delText>Column A</w:delText>
        </w:r>
        <w:r w:rsidR="00570C3B" w:rsidRPr="001E4684">
          <w:rPr>
            <w:rFonts w:ascii="Aptos" w:hAnsi="Aptos"/>
            <w:sz w:val="20"/>
            <w:szCs w:val="20"/>
          </w:rPr>
          <w:delText>H</w:delText>
        </w:r>
        <w:r w:rsidRPr="001E4684">
          <w:rPr>
            <w:rFonts w:ascii="Aptos" w:hAnsi="Aptos"/>
            <w:sz w:val="20"/>
            <w:szCs w:val="20"/>
          </w:rPr>
          <w:delText xml:space="preserve">, </w:delText>
        </w:r>
        <w:r w:rsidRPr="001E4684">
          <w:rPr>
            <w:rFonts w:ascii="Aptos" w:hAnsi="Aptos"/>
            <w:b/>
            <w:sz w:val="20"/>
            <w:szCs w:val="20"/>
          </w:rPr>
          <w:delText>Isolate designation:</w:delText>
        </w:r>
        <w:r w:rsidRPr="001E4684">
          <w:rPr>
            <w:rFonts w:ascii="Aptos" w:hAnsi="Aptos"/>
            <w:sz w:val="20"/>
            <w:szCs w:val="20"/>
          </w:rPr>
          <w:delText xml:space="preserve"> A short code (usually obtained from the GenBank record) used to identify the specific isolate of the exemplar virus (enter "nk" if not known).</w:delText>
        </w:r>
      </w:del>
    </w:p>
    <w:p w14:paraId="1A79E4C2" w14:textId="7E5B1DE0" w:rsidR="00A93583" w:rsidRPr="001E4684" w:rsidRDefault="00A93583" w:rsidP="00902024">
      <w:pPr>
        <w:numPr>
          <w:ilvl w:val="1"/>
          <w:numId w:val="2"/>
        </w:numPr>
        <w:ind w:left="1276" w:hanging="425"/>
        <w:rPr>
          <w:del w:id="155" w:author="Taylor, Emily" w:date="2026-09-25T21:12:00Z" w16du:dateUtc="2026-09-26T01:12:00Z"/>
          <w:rFonts w:ascii="Aptos" w:hAnsi="Aptos"/>
          <w:sz w:val="20"/>
          <w:szCs w:val="20"/>
        </w:rPr>
      </w:pPr>
      <w:del w:id="156" w:author="Taylor, Emily" w:date="2026-09-25T21:12:00Z" w16du:dateUtc="2026-09-26T01:12:00Z">
        <w:r w:rsidRPr="001E4684">
          <w:rPr>
            <w:rFonts w:ascii="Aptos" w:hAnsi="Aptos"/>
            <w:sz w:val="20"/>
            <w:szCs w:val="20"/>
          </w:rPr>
          <w:delText>Column A</w:delText>
        </w:r>
        <w:r w:rsidR="00570C3B" w:rsidRPr="001E4684">
          <w:rPr>
            <w:rFonts w:ascii="Aptos" w:hAnsi="Aptos"/>
            <w:sz w:val="20"/>
            <w:szCs w:val="20"/>
          </w:rPr>
          <w:delText>I</w:delText>
        </w:r>
        <w:r w:rsidRPr="001E4684">
          <w:rPr>
            <w:rFonts w:ascii="Aptos" w:hAnsi="Aptos"/>
            <w:sz w:val="20"/>
            <w:szCs w:val="20"/>
          </w:rPr>
          <w:delText xml:space="preserve">, </w:delText>
        </w:r>
        <w:r w:rsidRPr="001E4684">
          <w:rPr>
            <w:rFonts w:ascii="Aptos" w:hAnsi="Aptos"/>
            <w:b/>
            <w:sz w:val="20"/>
            <w:szCs w:val="20"/>
          </w:rPr>
          <w:delText>Genome coverage:</w:delText>
        </w:r>
        <w:r w:rsidRPr="001E4684">
          <w:rPr>
            <w:rFonts w:ascii="Aptos" w:hAnsi="Aptos"/>
            <w:sz w:val="20"/>
            <w:szCs w:val="20"/>
          </w:rPr>
          <w:delText xml:space="preserve"> Please indicate the degree of completeness of the sequence (CG – complete genome; CCG – complete coding genome; PG – partial genome) using the drop-down menu. The exemplar sequence will normally be expected to be a complete genome and must be publicly available.</w:delText>
        </w:r>
      </w:del>
    </w:p>
    <w:p w14:paraId="5149A5F1" w14:textId="7E41F711" w:rsidR="00A93583" w:rsidRPr="001E4684" w:rsidRDefault="00A93583" w:rsidP="00902024">
      <w:pPr>
        <w:numPr>
          <w:ilvl w:val="1"/>
          <w:numId w:val="2"/>
        </w:numPr>
        <w:ind w:left="1276" w:hanging="425"/>
        <w:rPr>
          <w:del w:id="157" w:author="Taylor, Emily" w:date="2026-09-25T21:12:00Z" w16du:dateUtc="2026-09-26T01:12:00Z"/>
          <w:rFonts w:ascii="Aptos" w:hAnsi="Aptos"/>
          <w:sz w:val="20"/>
          <w:szCs w:val="20"/>
        </w:rPr>
      </w:pPr>
      <w:del w:id="158" w:author="Taylor, Emily" w:date="2026-09-25T21:12:00Z" w16du:dateUtc="2026-09-26T01:12:00Z">
        <w:r w:rsidRPr="001E4684">
          <w:rPr>
            <w:rFonts w:ascii="Aptos" w:hAnsi="Aptos"/>
            <w:sz w:val="20"/>
            <w:szCs w:val="20"/>
          </w:rPr>
          <w:delText>Column A</w:delText>
        </w:r>
        <w:r w:rsidR="00570C3B" w:rsidRPr="001E4684">
          <w:rPr>
            <w:rFonts w:ascii="Aptos" w:hAnsi="Aptos"/>
            <w:sz w:val="20"/>
            <w:szCs w:val="20"/>
          </w:rPr>
          <w:delText>J</w:delText>
        </w:r>
        <w:r w:rsidRPr="001E4684">
          <w:rPr>
            <w:rFonts w:ascii="Aptos" w:hAnsi="Aptos"/>
            <w:sz w:val="20"/>
            <w:szCs w:val="20"/>
          </w:rPr>
          <w:delText xml:space="preserve">, </w:delText>
        </w:r>
        <w:r w:rsidRPr="001E4684">
          <w:rPr>
            <w:rFonts w:ascii="Aptos" w:hAnsi="Aptos"/>
            <w:b/>
            <w:sz w:val="20"/>
            <w:szCs w:val="20"/>
          </w:rPr>
          <w:delText>Genome composition</w:delText>
        </w:r>
        <w:r w:rsidRPr="001E4684">
          <w:rPr>
            <w:rFonts w:ascii="Aptos" w:hAnsi="Aptos"/>
            <w:sz w:val="20"/>
            <w:szCs w:val="20"/>
          </w:rPr>
          <w:delText>. Please indicate the genome composition of the viruses that are being proposed in the new taxon using the drop-down menu.</w:delText>
        </w:r>
      </w:del>
    </w:p>
    <w:p w14:paraId="6DD8425D" w14:textId="5E1C35A2" w:rsidR="00AD45CD" w:rsidRPr="001E4684" w:rsidRDefault="00A93583" w:rsidP="00422F04">
      <w:pPr>
        <w:numPr>
          <w:ilvl w:val="1"/>
          <w:numId w:val="2"/>
        </w:numPr>
        <w:spacing w:after="120"/>
        <w:ind w:left="1276" w:hanging="425"/>
        <w:rPr>
          <w:del w:id="159" w:author="Taylor, Emily" w:date="2026-09-25T21:12:00Z" w16du:dateUtc="2026-09-26T01:12:00Z"/>
          <w:rFonts w:ascii="Aptos" w:hAnsi="Aptos"/>
          <w:sz w:val="20"/>
          <w:szCs w:val="20"/>
        </w:rPr>
      </w:pPr>
      <w:del w:id="160" w:author="Taylor, Emily" w:date="2026-09-25T21:12:00Z" w16du:dateUtc="2026-09-26T01:12:00Z">
        <w:r w:rsidRPr="001E4684">
          <w:rPr>
            <w:rFonts w:ascii="Aptos" w:hAnsi="Aptos"/>
            <w:sz w:val="20"/>
            <w:szCs w:val="20"/>
          </w:rPr>
          <w:delText>Column A</w:delText>
        </w:r>
        <w:r w:rsidR="00570C3B" w:rsidRPr="001E4684">
          <w:rPr>
            <w:rFonts w:ascii="Aptos" w:hAnsi="Aptos"/>
            <w:sz w:val="20"/>
            <w:szCs w:val="20"/>
          </w:rPr>
          <w:delText>K</w:delText>
        </w:r>
        <w:r w:rsidRPr="001E4684">
          <w:rPr>
            <w:rFonts w:ascii="Aptos" w:hAnsi="Aptos"/>
            <w:sz w:val="20"/>
            <w:szCs w:val="20"/>
          </w:rPr>
          <w:delText xml:space="preserve">, </w:delText>
        </w:r>
        <w:r w:rsidRPr="001E4684">
          <w:rPr>
            <w:rFonts w:ascii="Aptos" w:hAnsi="Aptos"/>
            <w:b/>
            <w:bCs/>
            <w:sz w:val="20"/>
            <w:szCs w:val="20"/>
          </w:rPr>
          <w:delText>Host/Source</w:delText>
        </w:r>
        <w:r w:rsidRPr="001E4684">
          <w:rPr>
            <w:rFonts w:ascii="Aptos" w:hAnsi="Aptos"/>
            <w:sz w:val="20"/>
            <w:szCs w:val="20"/>
          </w:rPr>
          <w:delText xml:space="preserve">. Please indicate the host of the virus or source of the genomic sequence from environmental samples using the drop-down menu. </w:delText>
        </w:r>
      </w:del>
    </w:p>
    <w:p w14:paraId="6119A388" w14:textId="0A0C9340" w:rsidR="00AD45CD" w:rsidRPr="001E4684" w:rsidRDefault="00A93583" w:rsidP="00902024">
      <w:pPr>
        <w:numPr>
          <w:ilvl w:val="0"/>
          <w:numId w:val="2"/>
        </w:numPr>
        <w:spacing w:after="120"/>
        <w:ind w:left="851" w:hanging="425"/>
        <w:rPr>
          <w:del w:id="161" w:author="Taylor, Emily" w:date="2026-09-25T21:12:00Z" w16du:dateUtc="2026-09-26T01:12:00Z"/>
          <w:rFonts w:ascii="Aptos" w:hAnsi="Aptos"/>
          <w:sz w:val="20"/>
          <w:szCs w:val="20"/>
        </w:rPr>
      </w:pPr>
      <w:del w:id="162" w:author="Taylor, Emily" w:date="2026-09-25T21:12:00Z" w16du:dateUtc="2026-09-26T01:12:00Z">
        <w:r w:rsidRPr="001E4684">
          <w:rPr>
            <w:rFonts w:ascii="Aptos" w:hAnsi="Aptos"/>
            <w:sz w:val="20"/>
            <w:szCs w:val="20"/>
          </w:rPr>
          <w:delText xml:space="preserve">The </w:delText>
        </w:r>
        <w:r w:rsidR="00422F04" w:rsidRPr="001E4684">
          <w:rPr>
            <w:rFonts w:ascii="Aptos" w:hAnsi="Aptos"/>
            <w:sz w:val="20"/>
            <w:szCs w:val="20"/>
          </w:rPr>
          <w:delText xml:space="preserve">15 </w:delText>
        </w:r>
        <w:r w:rsidRPr="001E4684">
          <w:rPr>
            <w:rFonts w:ascii="Aptos" w:hAnsi="Aptos"/>
            <w:sz w:val="20"/>
            <w:szCs w:val="20"/>
          </w:rPr>
          <w:delText>taxonomic ranks listed in TP_Template_Excel_module_</w:delText>
        </w:r>
        <w:r w:rsidR="001E4684" w:rsidRPr="001E4684">
          <w:rPr>
            <w:rFonts w:ascii="Aptos" w:hAnsi="Aptos"/>
            <w:sz w:val="20"/>
            <w:szCs w:val="20"/>
          </w:rPr>
          <w:delText>2024</w:delText>
        </w:r>
        <w:r w:rsidRPr="001E4684">
          <w:rPr>
            <w:rFonts w:ascii="Aptos" w:hAnsi="Aptos"/>
            <w:sz w:val="20"/>
            <w:szCs w:val="20"/>
          </w:rPr>
          <w:delText xml:space="preserve">.xlsx are the ones currently used in ICTV taxonomy. It is not possible to make a taxonomic proposal dealing with </w:delText>
        </w:r>
        <w:r w:rsidR="00570C3B" w:rsidRPr="001E4684">
          <w:rPr>
            <w:rFonts w:ascii="Aptos" w:hAnsi="Aptos"/>
            <w:sz w:val="20"/>
            <w:szCs w:val="20"/>
          </w:rPr>
          <w:delText>"</w:delText>
        </w:r>
        <w:r w:rsidRPr="001E4684">
          <w:rPr>
            <w:rFonts w:ascii="Aptos" w:hAnsi="Aptos"/>
            <w:sz w:val="20"/>
            <w:szCs w:val="20"/>
          </w:rPr>
          <w:delText>tentative species</w:delText>
        </w:r>
        <w:r w:rsidR="00570C3B" w:rsidRPr="001E4684">
          <w:rPr>
            <w:rFonts w:ascii="Aptos" w:hAnsi="Aptos"/>
            <w:sz w:val="20"/>
            <w:szCs w:val="20"/>
          </w:rPr>
          <w:delText>"</w:delText>
        </w:r>
        <w:r w:rsidRPr="001E4684">
          <w:rPr>
            <w:rFonts w:ascii="Aptos" w:hAnsi="Aptos"/>
            <w:sz w:val="20"/>
            <w:szCs w:val="20"/>
          </w:rPr>
          <w:delText xml:space="preserve"> or any category below the rank of species.</w:delText>
        </w:r>
      </w:del>
    </w:p>
    <w:p w14:paraId="5762C5F0" w14:textId="4EF50769" w:rsidR="00A93583" w:rsidRPr="001E4684" w:rsidRDefault="00A93583" w:rsidP="00902024">
      <w:pPr>
        <w:numPr>
          <w:ilvl w:val="0"/>
          <w:numId w:val="2"/>
        </w:numPr>
        <w:spacing w:after="120"/>
        <w:ind w:left="851" w:hanging="425"/>
        <w:rPr>
          <w:del w:id="163" w:author="Taylor, Emily" w:date="2026-09-25T21:12:00Z" w16du:dateUtc="2026-09-26T01:12:00Z"/>
          <w:rFonts w:ascii="Aptos" w:hAnsi="Aptos"/>
          <w:sz w:val="20"/>
          <w:szCs w:val="20"/>
        </w:rPr>
      </w:pPr>
      <w:del w:id="164" w:author="Taylor, Emily" w:date="2026-09-25T21:12:00Z" w16du:dateUtc="2026-09-26T01:12:00Z">
        <w:r w:rsidRPr="001E4684">
          <w:rPr>
            <w:rFonts w:ascii="Aptos" w:hAnsi="Aptos"/>
            <w:sz w:val="20"/>
            <w:szCs w:val="20"/>
          </w:rPr>
          <w:delText xml:space="preserve">Guidelines for naming all taxonomic ranks (i.e., from realm to species) are set out in the ICTV Code of Virus Classification. Rules on orthography of virus species, other taxon names and virus names can be found </w:delText>
        </w:r>
        <w:r w:rsidR="00570C3B" w:rsidRPr="001E4684">
          <w:rPr>
            <w:rFonts w:ascii="Aptos" w:hAnsi="Aptos"/>
            <w:sz w:val="20"/>
            <w:szCs w:val="20"/>
          </w:rPr>
          <w:delText xml:space="preserve">in the document named How_to_write_virus_species_and_other_taxa_names.pdf, available </w:delText>
        </w:r>
        <w:r w:rsidRPr="001E4684">
          <w:rPr>
            <w:rFonts w:ascii="Aptos" w:hAnsi="Aptos"/>
            <w:sz w:val="20"/>
            <w:szCs w:val="20"/>
          </w:rPr>
          <w:delText xml:space="preserve">at </w:delText>
        </w:r>
        <w:r w:rsidR="00570C3B">
          <w:fldChar w:fldCharType="begin"/>
        </w:r>
        <w:r w:rsidR="00570C3B">
          <w:delInstrText>HYPERLINK "https://ictv.global/files/info"</w:delInstrText>
        </w:r>
        <w:r w:rsidR="00570C3B">
          <w:fldChar w:fldCharType="separate"/>
        </w:r>
        <w:r w:rsidR="00570C3B" w:rsidRPr="001E4684">
          <w:rPr>
            <w:rStyle w:val="Hyperlink"/>
            <w:rFonts w:ascii="Aptos" w:hAnsi="Aptos" w:cstheme="minorHAnsi"/>
            <w:sz w:val="20"/>
            <w:szCs w:val="20"/>
          </w:rPr>
          <w:delText>https://ictv.global/files/info</w:delText>
        </w:r>
        <w:r w:rsidR="00570C3B">
          <w:fldChar w:fldCharType="end"/>
        </w:r>
        <w:r w:rsidRPr="001E4684">
          <w:rPr>
            <w:rFonts w:ascii="Aptos" w:hAnsi="Aptos" w:cstheme="minorHAnsi"/>
            <w:sz w:val="20"/>
            <w:szCs w:val="20"/>
          </w:rPr>
          <w:delText>.</w:delText>
        </w:r>
      </w:del>
    </w:p>
    <w:p w14:paraId="1698E65E" w14:textId="253516F6" w:rsidR="00BD5AF2" w:rsidRPr="001E4684" w:rsidRDefault="00C43E1C" w:rsidP="00902024">
      <w:pPr>
        <w:spacing w:after="120"/>
        <w:ind w:left="284" w:firstLine="142"/>
        <w:rPr>
          <w:del w:id="165" w:author="Taylor, Emily" w:date="2026-09-25T21:12:00Z" w16du:dateUtc="2026-09-26T01:12:00Z"/>
          <w:rFonts w:ascii="Aptos" w:hAnsi="Aptos" w:cs="Times New Roman"/>
          <w:b/>
          <w:bCs/>
          <w:color w:val="000000" w:themeColor="text1"/>
          <w:sz w:val="20"/>
          <w:szCs w:val="20"/>
          <w:lang w:val="en-US" w:eastAsia="en-GB"/>
        </w:rPr>
      </w:pPr>
      <w:del w:id="166" w:author="Taylor, Emily" w:date="2026-09-25T21:12:00Z" w16du:dateUtc="2026-09-26T01:12:00Z">
        <w:r w:rsidRPr="001E4684">
          <w:rPr>
            <w:rFonts w:ascii="Aptos" w:hAnsi="Aptos" w:cs="Times New Roman"/>
            <w:b/>
            <w:bCs/>
            <w:color w:val="000000" w:themeColor="text1"/>
            <w:sz w:val="20"/>
            <w:szCs w:val="20"/>
            <w:lang w:val="en-US" w:eastAsia="en-GB"/>
          </w:rPr>
          <w:delText>Notes:</w:delText>
        </w:r>
      </w:del>
    </w:p>
    <w:p w14:paraId="2928946F" w14:textId="7052B2B0" w:rsidR="00BD5AF2" w:rsidRPr="001E4684" w:rsidRDefault="00C43E1C" w:rsidP="00CD2B67">
      <w:pPr>
        <w:ind w:left="1135" w:hanging="284"/>
        <w:rPr>
          <w:del w:id="167" w:author="Taylor, Emily" w:date="2026-09-25T21:12:00Z" w16du:dateUtc="2026-09-26T01:12:00Z"/>
          <w:rFonts w:ascii="Aptos" w:hAnsi="Aptos" w:cs="Times New Roman"/>
          <w:color w:val="000000" w:themeColor="text1"/>
          <w:sz w:val="20"/>
          <w:szCs w:val="20"/>
          <w:lang w:val="en-US" w:eastAsia="en-GB"/>
        </w:rPr>
      </w:pPr>
      <w:del w:id="168" w:author="Taylor, Emily" w:date="2026-09-25T21:12:00Z" w16du:dateUtc="2026-09-26T01:12:00Z">
        <w:r w:rsidRPr="001E4684">
          <w:rPr>
            <w:rFonts w:ascii="Aptos" w:hAnsi="Aptos" w:cs="Times New Roman"/>
            <w:color w:val="000000" w:themeColor="text1"/>
            <w:sz w:val="20"/>
            <w:szCs w:val="20"/>
            <w:lang w:val="en-US" w:eastAsia="en-GB"/>
          </w:rPr>
          <w:delText xml:space="preserve">1. </w:delText>
        </w:r>
        <w:r w:rsidR="00A02EBE" w:rsidRPr="001E4684">
          <w:rPr>
            <w:rFonts w:ascii="Aptos" w:hAnsi="Aptos"/>
            <w:sz w:val="20"/>
            <w:szCs w:val="20"/>
          </w:rPr>
          <w:delText>Virus names, abbreviations, isolate designations and the virus host/source (columns A</w:delText>
        </w:r>
        <w:r w:rsidR="00570C3B" w:rsidRPr="001E4684">
          <w:rPr>
            <w:rFonts w:ascii="Aptos" w:hAnsi="Aptos"/>
            <w:sz w:val="20"/>
            <w:szCs w:val="20"/>
          </w:rPr>
          <w:delText>F</w:delText>
        </w:r>
        <w:r w:rsidR="00A02EBE" w:rsidRPr="001E4684">
          <w:rPr>
            <w:rFonts w:ascii="Aptos" w:hAnsi="Aptos"/>
            <w:sz w:val="20"/>
            <w:szCs w:val="20"/>
          </w:rPr>
          <w:delText>, A</w:delText>
        </w:r>
        <w:r w:rsidR="00570C3B" w:rsidRPr="001E4684">
          <w:rPr>
            <w:rFonts w:ascii="Aptos" w:hAnsi="Aptos"/>
            <w:sz w:val="20"/>
            <w:szCs w:val="20"/>
          </w:rPr>
          <w:delText>G</w:delText>
        </w:r>
        <w:r w:rsidR="00A02EBE" w:rsidRPr="001E4684">
          <w:rPr>
            <w:rFonts w:ascii="Aptos" w:hAnsi="Aptos"/>
            <w:sz w:val="20"/>
            <w:szCs w:val="20"/>
          </w:rPr>
          <w:delText>, A</w:delText>
        </w:r>
        <w:r w:rsidR="00570C3B" w:rsidRPr="001E4684">
          <w:rPr>
            <w:rFonts w:ascii="Aptos" w:hAnsi="Aptos"/>
            <w:sz w:val="20"/>
            <w:szCs w:val="20"/>
          </w:rPr>
          <w:delText>H</w:delText>
        </w:r>
        <w:r w:rsidR="00A02EBE" w:rsidRPr="001E4684">
          <w:rPr>
            <w:rFonts w:ascii="Aptos" w:hAnsi="Aptos"/>
            <w:sz w:val="20"/>
            <w:szCs w:val="20"/>
          </w:rPr>
          <w:delText xml:space="preserve"> and A</w:delText>
        </w:r>
        <w:r w:rsidR="00570C3B" w:rsidRPr="001E4684">
          <w:rPr>
            <w:rFonts w:ascii="Aptos" w:hAnsi="Aptos"/>
            <w:sz w:val="20"/>
            <w:szCs w:val="20"/>
          </w:rPr>
          <w:delText>K</w:delText>
        </w:r>
        <w:r w:rsidR="00A02EBE" w:rsidRPr="001E4684">
          <w:rPr>
            <w:rFonts w:ascii="Aptos" w:hAnsi="Aptos"/>
            <w:sz w:val="20"/>
            <w:szCs w:val="20"/>
          </w:rPr>
          <w:delText>) have no official taxonomic status and are not a formal part of the proposal. However, they will be listed in the ICTV Report and in summaries of taxon information such as the Virus Metadata Resource (</w:delText>
        </w:r>
        <w:r w:rsidR="00570C3B">
          <w:fldChar w:fldCharType="begin"/>
        </w:r>
        <w:r w:rsidR="00570C3B">
          <w:delInstrText>HYPERLINK "https://ictv.global/vmr"</w:delInstrText>
        </w:r>
        <w:r w:rsidR="00570C3B">
          <w:fldChar w:fldCharType="separate"/>
        </w:r>
        <w:r w:rsidR="00570C3B" w:rsidRPr="001E4684">
          <w:rPr>
            <w:rStyle w:val="Hyperlink"/>
            <w:rFonts w:ascii="Aptos" w:hAnsi="Aptos"/>
            <w:sz w:val="20"/>
            <w:szCs w:val="20"/>
          </w:rPr>
          <w:delText>https://ictv.global/vmr</w:delText>
        </w:r>
        <w:r w:rsidR="00570C3B">
          <w:fldChar w:fldCharType="end"/>
        </w:r>
        <w:r w:rsidR="00A02EBE" w:rsidRPr="001E4684">
          <w:rPr>
            <w:rFonts w:ascii="Aptos" w:hAnsi="Aptos"/>
            <w:sz w:val="20"/>
            <w:szCs w:val="20"/>
          </w:rPr>
          <w:delText xml:space="preserve">). </w:delText>
        </w:r>
        <w:r w:rsidRPr="001E4684">
          <w:rPr>
            <w:rFonts w:ascii="Aptos" w:hAnsi="Aptos" w:cs="Times New Roman"/>
            <w:color w:val="000000" w:themeColor="text1"/>
            <w:sz w:val="20"/>
            <w:szCs w:val="20"/>
            <w:lang w:val="en-US" w:eastAsia="en-GB"/>
          </w:rPr>
          <w:delText>Comments in column A</w:delText>
        </w:r>
        <w:r w:rsidR="00570C3B" w:rsidRPr="001E4684">
          <w:rPr>
            <w:rFonts w:ascii="Aptos" w:hAnsi="Aptos" w:cs="Times New Roman"/>
            <w:color w:val="000000" w:themeColor="text1"/>
            <w:sz w:val="20"/>
            <w:szCs w:val="20"/>
            <w:lang w:val="en-US" w:eastAsia="en-GB"/>
          </w:rPr>
          <w:delText>N</w:delText>
        </w:r>
        <w:r w:rsidRPr="001E4684">
          <w:rPr>
            <w:rFonts w:ascii="Aptos" w:hAnsi="Aptos" w:cs="Times New Roman"/>
            <w:color w:val="000000" w:themeColor="text1"/>
            <w:sz w:val="20"/>
            <w:szCs w:val="20"/>
            <w:lang w:val="en-US" w:eastAsia="en-GB"/>
          </w:rPr>
          <w:delText xml:space="preserve"> serve as an aid to readers and are not a formal part of the proposal.</w:delText>
        </w:r>
      </w:del>
    </w:p>
    <w:p w14:paraId="20F2AD48" w14:textId="0DBAFEEE" w:rsidR="00BD5AF2" w:rsidRPr="001E4684" w:rsidRDefault="00C43E1C" w:rsidP="00A02EBE">
      <w:pPr>
        <w:ind w:left="1135" w:hanging="284"/>
        <w:rPr>
          <w:del w:id="169" w:author="Taylor, Emily" w:date="2026-09-25T21:12:00Z" w16du:dateUtc="2026-09-26T01:12:00Z"/>
          <w:rFonts w:ascii="Aptos" w:hAnsi="Aptos" w:cs="Times New Roman"/>
          <w:color w:val="000000" w:themeColor="text1"/>
          <w:sz w:val="20"/>
          <w:szCs w:val="20"/>
          <w:lang w:val="en-US" w:eastAsia="en-GB"/>
        </w:rPr>
      </w:pPr>
      <w:del w:id="170" w:author="Taylor, Emily" w:date="2026-09-25T21:12:00Z" w16du:dateUtc="2026-09-26T01:12:00Z">
        <w:r w:rsidRPr="001E4684">
          <w:rPr>
            <w:rFonts w:ascii="Aptos" w:hAnsi="Aptos" w:cs="Times New Roman"/>
            <w:color w:val="000000" w:themeColor="text1"/>
            <w:sz w:val="20"/>
            <w:szCs w:val="20"/>
            <w:lang w:val="en-US" w:eastAsia="en-GB"/>
          </w:rPr>
          <w:delText xml:space="preserve">2. Names of </w:delText>
        </w:r>
        <w:r w:rsidRPr="001E4684">
          <w:rPr>
            <w:rFonts w:ascii="Aptos" w:hAnsi="Aptos" w:cs="Times New Roman"/>
            <w:b/>
            <w:bCs/>
            <w:color w:val="000000" w:themeColor="text1"/>
            <w:sz w:val="20"/>
            <w:szCs w:val="20"/>
            <w:lang w:val="en-US" w:eastAsia="en-GB"/>
          </w:rPr>
          <w:delText>new taxa</w:delText>
        </w:r>
        <w:r w:rsidRPr="001E4684">
          <w:rPr>
            <w:rFonts w:ascii="Aptos" w:hAnsi="Aptos" w:cs="Times New Roman"/>
            <w:color w:val="000000" w:themeColor="text1"/>
            <w:sz w:val="20"/>
            <w:szCs w:val="20"/>
            <w:lang w:val="en-US" w:eastAsia="en-GB"/>
          </w:rPr>
          <w:delText xml:space="preserve"> (including renamed taxa) should be written in </w:delText>
        </w:r>
        <w:r w:rsidRPr="001E4684">
          <w:rPr>
            <w:rFonts w:ascii="Aptos" w:hAnsi="Aptos" w:cs="Times New Roman"/>
            <w:b/>
            <w:color w:val="FF0000"/>
            <w:sz w:val="20"/>
            <w:szCs w:val="20"/>
            <w:lang w:val="en-US" w:eastAsia="en-GB"/>
          </w:rPr>
          <w:delText>red font</w:delText>
        </w:r>
        <w:r w:rsidRPr="001E4684">
          <w:rPr>
            <w:rFonts w:ascii="Aptos" w:hAnsi="Aptos" w:cs="Times New Roman"/>
            <w:color w:val="FF0000"/>
            <w:sz w:val="20"/>
            <w:szCs w:val="20"/>
            <w:lang w:val="en-US" w:eastAsia="en-GB"/>
          </w:rPr>
          <w:delText xml:space="preserve"> </w:delText>
        </w:r>
        <w:r w:rsidRPr="001E4684">
          <w:rPr>
            <w:rFonts w:ascii="Aptos" w:hAnsi="Aptos" w:cs="Times New Roman"/>
            <w:color w:val="000000" w:themeColor="text1"/>
            <w:sz w:val="20"/>
            <w:szCs w:val="20"/>
            <w:lang w:val="en-US" w:eastAsia="en-GB"/>
          </w:rPr>
          <w:delText xml:space="preserve">for clarity. This should </w:delText>
        </w:r>
        <w:r w:rsidRPr="001E4684">
          <w:rPr>
            <w:rFonts w:ascii="Aptos" w:hAnsi="Aptos" w:cs="Times New Roman"/>
            <w:b/>
            <w:bCs/>
            <w:color w:val="000000" w:themeColor="text1"/>
            <w:sz w:val="20"/>
            <w:szCs w:val="20"/>
            <w:lang w:val="en-US" w:eastAsia="en-GB"/>
          </w:rPr>
          <w:delText>not</w:delText>
        </w:r>
        <w:r w:rsidRPr="001E4684">
          <w:rPr>
            <w:rFonts w:ascii="Aptos" w:hAnsi="Aptos" w:cs="Times New Roman"/>
            <w:color w:val="000000" w:themeColor="text1"/>
            <w:sz w:val="20"/>
            <w:szCs w:val="20"/>
            <w:lang w:val="en-US" w:eastAsia="en-GB"/>
          </w:rPr>
          <w:delText xml:space="preserve"> be done for taxa that already exist or are only moved.</w:delText>
        </w:r>
      </w:del>
    </w:p>
    <w:p w14:paraId="0B27EEE6" w14:textId="5D81D29E" w:rsidR="00BD5AF2" w:rsidRPr="001E4684" w:rsidRDefault="00C43E1C" w:rsidP="00CD2B67">
      <w:pPr>
        <w:ind w:left="1135" w:hanging="284"/>
        <w:rPr>
          <w:del w:id="171" w:author="Taylor, Emily" w:date="2026-09-25T21:12:00Z" w16du:dateUtc="2026-09-26T01:12:00Z"/>
          <w:rFonts w:ascii="Aptos" w:hAnsi="Aptos" w:cstheme="minorHAnsi"/>
          <w:color w:val="000000" w:themeColor="text1"/>
          <w:sz w:val="20"/>
          <w:szCs w:val="20"/>
        </w:rPr>
      </w:pPr>
      <w:del w:id="172" w:author="Taylor, Emily" w:date="2026-09-25T21:12:00Z" w16du:dateUtc="2026-09-26T01:12:00Z">
        <w:r w:rsidRPr="001E4684">
          <w:rPr>
            <w:rFonts w:ascii="Aptos" w:hAnsi="Aptos" w:cs="Times New Roman"/>
            <w:color w:val="000000" w:themeColor="text1"/>
            <w:sz w:val="20"/>
            <w:szCs w:val="20"/>
            <w:lang w:val="en-US" w:eastAsia="en-GB"/>
          </w:rPr>
          <w:delText>4. Multiple entries in column A</w:delText>
        </w:r>
        <w:r w:rsidR="00570C3B" w:rsidRPr="001E4684">
          <w:rPr>
            <w:rFonts w:ascii="Aptos" w:hAnsi="Aptos" w:cs="Times New Roman"/>
            <w:color w:val="000000" w:themeColor="text1"/>
            <w:sz w:val="20"/>
            <w:szCs w:val="20"/>
            <w:lang w:val="en-US" w:eastAsia="en-GB"/>
          </w:rPr>
          <w:delText>E</w:delText>
        </w:r>
        <w:r w:rsidRPr="001E4684">
          <w:rPr>
            <w:rFonts w:ascii="Aptos" w:hAnsi="Aptos" w:cs="Times New Roman"/>
            <w:color w:val="000000" w:themeColor="text1"/>
            <w:sz w:val="20"/>
            <w:szCs w:val="20"/>
            <w:lang w:val="en-US" w:eastAsia="en-GB"/>
          </w:rPr>
          <w:delText xml:space="preserve"> (Exemplar GenBank Accession Number) should be separated by a semicolon delimiter. This applies, for example, to virus genomes that are segmented.</w:delText>
        </w:r>
      </w:del>
    </w:p>
    <w:p w14:paraId="6466F216" w14:textId="77777777" w:rsidR="00C87B0F" w:rsidRDefault="00C87B0F" w:rsidP="00CD2B67">
      <w:pPr>
        <w:spacing w:after="120"/>
        <w:rPr>
          <w:del w:id="173" w:author="Taylor, Emily" w:date="2026-09-25T21:12:00Z" w16du:dateUtc="2026-09-26T01:12:00Z"/>
          <w:rFonts w:ascii="Aptos" w:hAnsi="Aptos"/>
          <w:sz w:val="20"/>
          <w:szCs w:val="20"/>
        </w:rPr>
      </w:pPr>
    </w:p>
    <w:p w14:paraId="67599E78" w14:textId="7414FE26" w:rsidR="00182DF5" w:rsidRDefault="00CD2B67" w:rsidP="00AE469E">
      <w:pPr>
        <w:numPr>
          <w:ilvl w:val="0"/>
          <w:numId w:val="14"/>
        </w:numPr>
        <w:spacing w:before="240" w:after="120" w:line="276" w:lineRule="auto"/>
        <w:contextualSpacing/>
        <w:jc w:val="both"/>
        <w:rPr>
          <w:rPrChange w:id="174" w:author="Taylor, Emily" w:date="2026-09-25T21:12:00Z" w16du:dateUtc="2026-09-26T01:12:00Z">
            <w:rPr>
              <w:rFonts w:ascii="Aptos" w:hAnsi="Aptos"/>
              <w:color w:val="0000FF"/>
              <w:sz w:val="20"/>
              <w:szCs w:val="20"/>
              <w:u w:val="single"/>
            </w:rPr>
          </w:rPrChange>
        </w:rPr>
        <w:pPrChange w:id="175" w:author="Taylor, Emily" w:date="2026-09-25T21:12:00Z" w16du:dateUtc="2026-09-26T01:12:00Z">
          <w:pPr>
            <w:spacing w:after="120"/>
          </w:pPr>
        </w:pPrChange>
      </w:pPr>
      <w:del w:id="176" w:author="Taylor, Emily" w:date="2026-09-25T21:12:00Z" w16du:dateUtc="2026-09-26T01:12:00Z">
        <w:r w:rsidRPr="001E4684">
          <w:rPr>
            <w:rFonts w:ascii="Aptos" w:hAnsi="Aptos"/>
            <w:sz w:val="20"/>
            <w:szCs w:val="20"/>
          </w:rPr>
          <w:delText xml:space="preserve">If you have any further questions about the forms or the procedures, please contact one of the Secretaries or Subcommittee Chairs. Names and e-mail addresses can be found at </w:delText>
        </w:r>
        <w:r w:rsidR="00194BE2">
          <w:fldChar w:fldCharType="begin"/>
        </w:r>
        <w:r w:rsidR="00194BE2">
          <w:delInstrText>HYPERLINK "https://ictv.global/members/ec-members"</w:delInstrText>
        </w:r>
        <w:r w:rsidR="00194BE2">
          <w:fldChar w:fldCharType="separate"/>
        </w:r>
        <w:r w:rsidR="00194BE2" w:rsidRPr="001E4684">
          <w:rPr>
            <w:rStyle w:val="Hyperlink"/>
            <w:rFonts w:ascii="Aptos" w:hAnsi="Aptos"/>
            <w:sz w:val="20"/>
            <w:szCs w:val="20"/>
          </w:rPr>
          <w:delText>https://ictv.global/members/ec-members</w:delText>
        </w:r>
        <w:r w:rsidR="00194BE2">
          <w:fldChar w:fldCharType="end"/>
        </w:r>
        <w:r w:rsidR="00194BE2" w:rsidRPr="001E4684">
          <w:rPr>
            <w:rFonts w:ascii="Aptos" w:hAnsi="Aptos"/>
            <w:sz w:val="20"/>
            <w:szCs w:val="20"/>
          </w:rPr>
          <w:delText>.</w:delText>
        </w:r>
      </w:del>
    </w:p>
    <w:sectPr w:rsidR="00182DF5" w:rsidSect="00B8310F">
      <w:headerReference w:type="default" r:id="rId8"/>
      <w:footerReference w:type="default" r:id="rId9"/>
      <w:pgSz w:w="11906" w:h="16838"/>
      <w:pgMar w:top="720" w:right="720" w:bottom="720" w:left="720" w:header="708" w:footer="708" w:gutter="0"/>
      <w:cols w:space="708"/>
      <w:formProt/>
      <w:docGrid w:linePitch="360"/>
      <w:sectPrChange w:id="181" w:author="Taylor, Emily" w:date="2026-09-25T21:12:00Z" w16du:dateUtc="2026-09-26T01:12:00Z">
        <w:sectPr w:rsidR="00182DF5" w:rsidSect="00B8310F">
          <w:pgMar w:top="1134" w:right="1134" w:bottom="1134" w:left="1134" w:header="709" w:footer="0" w:gutter="0"/>
          <w:cols w:space="720"/>
          <w:formProt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6E5BAD" w14:textId="77777777" w:rsidR="00B80CB2" w:rsidRDefault="00B80CB2" w:rsidP="00B8310F">
      <w:pPr>
        <w:spacing w:after="0" w:line="240" w:lineRule="auto"/>
        <w:pPrChange w:id="10" w:author="Taylor, Emily" w:date="2026-09-25T21:12:00Z" w16du:dateUtc="2026-09-26T01:12:00Z">
          <w:pPr/>
        </w:pPrChange>
      </w:pPr>
      <w:r>
        <w:separator/>
      </w:r>
    </w:p>
  </w:endnote>
  <w:endnote w:type="continuationSeparator" w:id="0">
    <w:p w14:paraId="665CE457" w14:textId="77777777" w:rsidR="00B80CB2" w:rsidRDefault="00B80CB2" w:rsidP="00B8310F">
      <w:pPr>
        <w:spacing w:after="0" w:line="240" w:lineRule="auto"/>
        <w:pPrChange w:id="11" w:author="Taylor, Emily" w:date="2026-09-25T21:12:00Z" w16du:dateUtc="2026-09-26T01:12: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ndnya">
    <w:panose1 w:val="020B0604020202020204"/>
    <w:charset w:val="01"/>
    <w:family w:val="roman"/>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1"/>
    <w:family w:val="swiss"/>
    <w:pitch w:val="variable"/>
  </w:font>
  <w:font w:name="PingFang SC">
    <w:panose1 w:val="020B0604020202020204"/>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E2951E" w14:textId="77777777" w:rsidR="00D81E5F" w:rsidRDefault="00D81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348DED" w14:textId="77777777" w:rsidR="00B80CB2" w:rsidRDefault="00B80CB2" w:rsidP="00B8310F">
      <w:pPr>
        <w:spacing w:after="0" w:line="240" w:lineRule="auto"/>
        <w:pPrChange w:id="8" w:author="Taylor, Emily" w:date="2026-09-25T21:12:00Z" w16du:dateUtc="2026-09-26T01:12:00Z">
          <w:pPr/>
        </w:pPrChange>
      </w:pPr>
      <w:r>
        <w:separator/>
      </w:r>
    </w:p>
  </w:footnote>
  <w:footnote w:type="continuationSeparator" w:id="0">
    <w:p w14:paraId="6B1DA730" w14:textId="77777777" w:rsidR="00B80CB2" w:rsidRDefault="00B80CB2" w:rsidP="00B8310F">
      <w:pPr>
        <w:spacing w:after="0" w:line="240" w:lineRule="auto"/>
        <w:pPrChange w:id="9" w:author="Taylor, Emily" w:date="2026-09-25T21:12:00Z" w16du:dateUtc="2026-09-26T01:12: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B7F50" w14:textId="7933BF6B" w:rsidR="00BD5AF2" w:rsidRDefault="00B8310F">
    <w:pPr>
      <w:pStyle w:val="Header"/>
      <w:rPr>
        <w:rPrChange w:id="177" w:author="Taylor, Emily" w:date="2026-09-25T21:12:00Z" w16du:dateUtc="2026-09-26T01:12:00Z">
          <w:rPr>
            <w:rFonts w:ascii="Calibri" w:hAnsi="Calibri"/>
          </w:rPr>
        </w:rPrChange>
      </w:rPr>
      <w:pPrChange w:id="178" w:author="Taylor, Emily" w:date="2026-09-25T21:12:00Z" w16du:dateUtc="2026-09-26T01:12:00Z">
        <w:pPr>
          <w:pStyle w:val="Header"/>
          <w:jc w:val="center"/>
        </w:pPr>
      </w:pPrChange>
    </w:pPr>
    <w:ins w:id="179" w:author="Taylor, Emily" w:date="2026-09-25T21:12:00Z" w16du:dateUtc="2026-09-26T01:12:00Z">
      <w:r>
        <w:t>Early Engagement Context</w:t>
      </w:r>
    </w:ins>
    <w:del w:id="180" w:author="Taylor, Emily" w:date="2026-09-25T21:12:00Z" w16du:dateUtc="2026-09-26T01:12:00Z">
      <w:r w:rsidR="00C43E1C">
        <w:rPr>
          <w:rFonts w:ascii="Calibri" w:hAnsi="Calibri"/>
        </w:rPr>
        <w:tab/>
      </w:r>
      <w:r w:rsidR="00C43E1C">
        <w:rPr>
          <w:rFonts w:ascii="Calibri" w:hAnsi="Calibri"/>
        </w:rPr>
        <w:tab/>
      </w:r>
      <w:r w:rsidR="002749E8">
        <w:rPr>
          <w:rFonts w:ascii="Calibri" w:hAnsi="Calibri"/>
        </w:rPr>
        <w:delText>April</w:delText>
      </w:r>
      <w:r w:rsidR="00C43E1C">
        <w:rPr>
          <w:rFonts w:ascii="Calibri" w:hAnsi="Calibri"/>
        </w:rPr>
        <w:delText xml:space="preserve"> </w:delText>
      </w:r>
      <w:r w:rsidR="001E4684">
        <w:rPr>
          <w:rFonts w:ascii="Calibri" w:hAnsi="Calibri"/>
        </w:rPr>
        <w:delText>2024</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C52401"/>
    <w:multiLevelType w:val="multilevel"/>
    <w:tmpl w:val="C186E86C"/>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290617D"/>
    <w:multiLevelType w:val="hybridMultilevel"/>
    <w:tmpl w:val="7E68C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3781F46"/>
    <w:multiLevelType w:val="hybridMultilevel"/>
    <w:tmpl w:val="11D22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90469BD"/>
    <w:multiLevelType w:val="hybridMultilevel"/>
    <w:tmpl w:val="B04A944A"/>
    <w:lvl w:ilvl="0" w:tplc="0C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 w15:restartNumberingAfterBreak="0">
    <w:nsid w:val="2D420322"/>
    <w:multiLevelType w:val="multilevel"/>
    <w:tmpl w:val="B1A0E542"/>
    <w:lvl w:ilvl="0">
      <w:start w:val="1"/>
      <w:numFmt w:val="decimal"/>
      <w:lvlText w:val="%1."/>
      <w:lvlJc w:val="left"/>
      <w:pPr>
        <w:ind w:left="360" w:hanging="360"/>
      </w:pPr>
      <w:rPr>
        <w:rFonts w:ascii="Calibri" w:hAnsi="Calibri"/>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D7939DC"/>
    <w:multiLevelType w:val="multilevel"/>
    <w:tmpl w:val="D9622FC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2F616AFF"/>
    <w:multiLevelType w:val="multilevel"/>
    <w:tmpl w:val="00C4E03E"/>
    <w:lvl w:ilvl="0">
      <w:start w:val="1"/>
      <w:numFmt w:val="bullet"/>
      <w:lvlText w:val=""/>
      <w:lvlJc w:val="left"/>
      <w:pPr>
        <w:ind w:left="1146" w:hanging="360"/>
      </w:pPr>
      <w:rPr>
        <w:rFonts w:ascii="Symbol" w:hAnsi="Symbol" w:cs="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cs="Wingdings" w:hint="default"/>
      </w:rPr>
    </w:lvl>
    <w:lvl w:ilvl="3">
      <w:start w:val="1"/>
      <w:numFmt w:val="bullet"/>
      <w:lvlText w:val=""/>
      <w:lvlJc w:val="left"/>
      <w:pPr>
        <w:ind w:left="3306" w:hanging="360"/>
      </w:pPr>
      <w:rPr>
        <w:rFonts w:ascii="Symbol" w:hAnsi="Symbol" w:cs="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cs="Wingdings" w:hint="default"/>
      </w:rPr>
    </w:lvl>
    <w:lvl w:ilvl="6">
      <w:start w:val="1"/>
      <w:numFmt w:val="bullet"/>
      <w:lvlText w:val=""/>
      <w:lvlJc w:val="left"/>
      <w:pPr>
        <w:ind w:left="5466" w:hanging="360"/>
      </w:pPr>
      <w:rPr>
        <w:rFonts w:ascii="Symbol" w:hAnsi="Symbol" w:cs="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cs="Wingdings" w:hint="default"/>
      </w:rPr>
    </w:lvl>
  </w:abstractNum>
  <w:abstractNum w:abstractNumId="7" w15:restartNumberingAfterBreak="0">
    <w:nsid w:val="45F57A50"/>
    <w:multiLevelType w:val="hybridMultilevel"/>
    <w:tmpl w:val="3B221A7E"/>
    <w:lvl w:ilvl="0" w:tplc="55F4F0E0">
      <w:start w:val="1"/>
      <w:numFmt w:val="decimal"/>
      <w:lvlText w:val="%1."/>
      <w:lvlJc w:val="left"/>
      <w:pPr>
        <w:ind w:left="360" w:hanging="360"/>
      </w:pPr>
      <w:rPr>
        <w:b w:val="0"/>
      </w:rPr>
    </w:lvl>
    <w:lvl w:ilvl="1" w:tplc="39107874">
      <w:start w:val="1"/>
      <w:numFmt w:val="lowerLetter"/>
      <w:lvlText w:val="%2."/>
      <w:lvlJc w:val="left"/>
      <w:pPr>
        <w:ind w:left="1080" w:hanging="360"/>
      </w:pPr>
      <w:rPr>
        <w:b w:val="0"/>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70D1002"/>
    <w:multiLevelType w:val="hybridMultilevel"/>
    <w:tmpl w:val="833C2898"/>
    <w:lvl w:ilvl="0" w:tplc="0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491D2397"/>
    <w:multiLevelType w:val="hybridMultilevel"/>
    <w:tmpl w:val="25D82752"/>
    <w:lvl w:ilvl="0" w:tplc="0C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 w15:restartNumberingAfterBreak="0">
    <w:nsid w:val="4D841680"/>
    <w:multiLevelType w:val="hybridMultilevel"/>
    <w:tmpl w:val="402AFD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5D304917"/>
    <w:multiLevelType w:val="multilevel"/>
    <w:tmpl w:val="98D227FC"/>
    <w:lvl w:ilvl="0">
      <w:start w:val="5"/>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26A1DE1"/>
    <w:multiLevelType w:val="hybridMultilevel"/>
    <w:tmpl w:val="FC4A55C4"/>
    <w:lvl w:ilvl="0" w:tplc="0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C090003">
      <w:start w:val="1"/>
      <w:numFmt w:val="bullet"/>
      <w:lvlText w:val="o"/>
      <w:lvlJc w:val="left"/>
      <w:pPr>
        <w:ind w:left="3306" w:hanging="360"/>
      </w:pPr>
      <w:rPr>
        <w:rFonts w:ascii="Courier New" w:hAnsi="Courier New" w:cs="Courier New"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7B345282"/>
    <w:multiLevelType w:val="multilevel"/>
    <w:tmpl w:val="3BFCAF8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7BD86B2A"/>
    <w:multiLevelType w:val="hybridMultilevel"/>
    <w:tmpl w:val="E984F178"/>
    <w:lvl w:ilvl="0" w:tplc="0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AA09D4"/>
    <w:multiLevelType w:val="hybridMultilevel"/>
    <w:tmpl w:val="8ED4D532"/>
    <w:lvl w:ilvl="0" w:tplc="5AA8569E">
      <w:start w:val="1"/>
      <w:numFmt w:val="decimal"/>
      <w:lvlText w:val="%1."/>
      <w:lvlJc w:val="left"/>
      <w:pPr>
        <w:tabs>
          <w:tab w:val="num" w:pos="720"/>
        </w:tabs>
        <w:ind w:left="720" w:hanging="360"/>
      </w:pPr>
    </w:lvl>
    <w:lvl w:ilvl="1" w:tplc="75D4DFB2" w:tentative="1">
      <w:start w:val="1"/>
      <w:numFmt w:val="decimal"/>
      <w:lvlText w:val="%2."/>
      <w:lvlJc w:val="left"/>
      <w:pPr>
        <w:tabs>
          <w:tab w:val="num" w:pos="1440"/>
        </w:tabs>
        <w:ind w:left="1440" w:hanging="360"/>
      </w:pPr>
    </w:lvl>
    <w:lvl w:ilvl="2" w:tplc="30E41E88" w:tentative="1">
      <w:start w:val="1"/>
      <w:numFmt w:val="decimal"/>
      <w:lvlText w:val="%3."/>
      <w:lvlJc w:val="left"/>
      <w:pPr>
        <w:tabs>
          <w:tab w:val="num" w:pos="2160"/>
        </w:tabs>
        <w:ind w:left="2160" w:hanging="360"/>
      </w:pPr>
    </w:lvl>
    <w:lvl w:ilvl="3" w:tplc="9FC2477C" w:tentative="1">
      <w:start w:val="1"/>
      <w:numFmt w:val="decimal"/>
      <w:lvlText w:val="%4."/>
      <w:lvlJc w:val="left"/>
      <w:pPr>
        <w:tabs>
          <w:tab w:val="num" w:pos="2880"/>
        </w:tabs>
        <w:ind w:left="2880" w:hanging="360"/>
      </w:pPr>
    </w:lvl>
    <w:lvl w:ilvl="4" w:tplc="B30C5886" w:tentative="1">
      <w:start w:val="1"/>
      <w:numFmt w:val="decimal"/>
      <w:lvlText w:val="%5."/>
      <w:lvlJc w:val="left"/>
      <w:pPr>
        <w:tabs>
          <w:tab w:val="num" w:pos="3600"/>
        </w:tabs>
        <w:ind w:left="3600" w:hanging="360"/>
      </w:pPr>
    </w:lvl>
    <w:lvl w:ilvl="5" w:tplc="8FB000BA" w:tentative="1">
      <w:start w:val="1"/>
      <w:numFmt w:val="decimal"/>
      <w:lvlText w:val="%6."/>
      <w:lvlJc w:val="left"/>
      <w:pPr>
        <w:tabs>
          <w:tab w:val="num" w:pos="4320"/>
        </w:tabs>
        <w:ind w:left="4320" w:hanging="360"/>
      </w:pPr>
    </w:lvl>
    <w:lvl w:ilvl="6" w:tplc="43824844" w:tentative="1">
      <w:start w:val="1"/>
      <w:numFmt w:val="decimal"/>
      <w:lvlText w:val="%7."/>
      <w:lvlJc w:val="left"/>
      <w:pPr>
        <w:tabs>
          <w:tab w:val="num" w:pos="5040"/>
        </w:tabs>
        <w:ind w:left="5040" w:hanging="360"/>
      </w:pPr>
    </w:lvl>
    <w:lvl w:ilvl="7" w:tplc="D2B26DAC" w:tentative="1">
      <w:start w:val="1"/>
      <w:numFmt w:val="decimal"/>
      <w:lvlText w:val="%8."/>
      <w:lvlJc w:val="left"/>
      <w:pPr>
        <w:tabs>
          <w:tab w:val="num" w:pos="5760"/>
        </w:tabs>
        <w:ind w:left="5760" w:hanging="360"/>
      </w:pPr>
    </w:lvl>
    <w:lvl w:ilvl="8" w:tplc="EC26F804" w:tentative="1">
      <w:start w:val="1"/>
      <w:numFmt w:val="decimal"/>
      <w:lvlText w:val="%9."/>
      <w:lvlJc w:val="left"/>
      <w:pPr>
        <w:tabs>
          <w:tab w:val="num" w:pos="6480"/>
        </w:tabs>
        <w:ind w:left="6480" w:hanging="360"/>
      </w:pPr>
    </w:lvl>
  </w:abstractNum>
  <w:num w:numId="1" w16cid:durableId="1180898581">
    <w:abstractNumId w:val="0"/>
  </w:num>
  <w:num w:numId="2" w16cid:durableId="233248129">
    <w:abstractNumId w:val="13"/>
  </w:num>
  <w:num w:numId="3" w16cid:durableId="1648045175">
    <w:abstractNumId w:val="6"/>
  </w:num>
  <w:num w:numId="4" w16cid:durableId="481897397">
    <w:abstractNumId w:val="4"/>
  </w:num>
  <w:num w:numId="5" w16cid:durableId="239172349">
    <w:abstractNumId w:val="11"/>
  </w:num>
  <w:num w:numId="6" w16cid:durableId="1577282331">
    <w:abstractNumId w:val="5"/>
  </w:num>
  <w:num w:numId="7" w16cid:durableId="55051363">
    <w:abstractNumId w:val="3"/>
  </w:num>
  <w:num w:numId="8" w16cid:durableId="1464153574">
    <w:abstractNumId w:val="8"/>
  </w:num>
  <w:num w:numId="9" w16cid:durableId="1383795068">
    <w:abstractNumId w:val="12"/>
  </w:num>
  <w:num w:numId="10" w16cid:durableId="99763595">
    <w:abstractNumId w:val="14"/>
  </w:num>
  <w:num w:numId="11" w16cid:durableId="1338536809">
    <w:abstractNumId w:val="9"/>
  </w:num>
  <w:num w:numId="12" w16cid:durableId="1792481787">
    <w:abstractNumId w:val="1"/>
  </w:num>
  <w:num w:numId="13" w16cid:durableId="81612634">
    <w:abstractNumId w:val="7"/>
  </w:num>
  <w:num w:numId="14" w16cid:durableId="1759017646">
    <w:abstractNumId w:val="10"/>
  </w:num>
  <w:num w:numId="15" w16cid:durableId="661473399">
    <w:abstractNumId w:val="2"/>
  </w:num>
  <w:num w:numId="16" w16cid:durableId="176046643">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AF2"/>
    <w:rsid w:val="0006482D"/>
    <w:rsid w:val="000C7435"/>
    <w:rsid w:val="00100DD0"/>
    <w:rsid w:val="001124AD"/>
    <w:rsid w:val="00126110"/>
    <w:rsid w:val="0016202A"/>
    <w:rsid w:val="00182DF5"/>
    <w:rsid w:val="00194BE2"/>
    <w:rsid w:val="001E4684"/>
    <w:rsid w:val="001F1AF5"/>
    <w:rsid w:val="0021441E"/>
    <w:rsid w:val="002749E8"/>
    <w:rsid w:val="00287E10"/>
    <w:rsid w:val="002C44FF"/>
    <w:rsid w:val="00311B5B"/>
    <w:rsid w:val="0031383F"/>
    <w:rsid w:val="003201AC"/>
    <w:rsid w:val="0036448C"/>
    <w:rsid w:val="003D4EAC"/>
    <w:rsid w:val="00422F04"/>
    <w:rsid w:val="004501D8"/>
    <w:rsid w:val="005376B6"/>
    <w:rsid w:val="00542353"/>
    <w:rsid w:val="00570C3B"/>
    <w:rsid w:val="005D283D"/>
    <w:rsid w:val="006146F4"/>
    <w:rsid w:val="00670617"/>
    <w:rsid w:val="006E599E"/>
    <w:rsid w:val="006F2FA7"/>
    <w:rsid w:val="00791B35"/>
    <w:rsid w:val="007A3B84"/>
    <w:rsid w:val="007B61A0"/>
    <w:rsid w:val="007C5962"/>
    <w:rsid w:val="007D3D09"/>
    <w:rsid w:val="007D602E"/>
    <w:rsid w:val="007E5693"/>
    <w:rsid w:val="008B16CC"/>
    <w:rsid w:val="00902024"/>
    <w:rsid w:val="00952FDB"/>
    <w:rsid w:val="00961F80"/>
    <w:rsid w:val="0098294A"/>
    <w:rsid w:val="009A4650"/>
    <w:rsid w:val="00A02EBE"/>
    <w:rsid w:val="00A5774D"/>
    <w:rsid w:val="00A93583"/>
    <w:rsid w:val="00AA38F9"/>
    <w:rsid w:val="00AC28E0"/>
    <w:rsid w:val="00AD45CD"/>
    <w:rsid w:val="00AD74A2"/>
    <w:rsid w:val="00AD7CE1"/>
    <w:rsid w:val="00B11E6E"/>
    <w:rsid w:val="00B20AEF"/>
    <w:rsid w:val="00B76039"/>
    <w:rsid w:val="00B80CB2"/>
    <w:rsid w:val="00B8310F"/>
    <w:rsid w:val="00BA192F"/>
    <w:rsid w:val="00BB1C91"/>
    <w:rsid w:val="00BD5AF2"/>
    <w:rsid w:val="00BE1F43"/>
    <w:rsid w:val="00C13741"/>
    <w:rsid w:val="00C43E1C"/>
    <w:rsid w:val="00C87B0F"/>
    <w:rsid w:val="00C9333E"/>
    <w:rsid w:val="00CB6C35"/>
    <w:rsid w:val="00CD2B67"/>
    <w:rsid w:val="00D13633"/>
    <w:rsid w:val="00D35A73"/>
    <w:rsid w:val="00D81E5F"/>
    <w:rsid w:val="00DF4BF9"/>
    <w:rsid w:val="00E04B48"/>
    <w:rsid w:val="00E66886"/>
    <w:rsid w:val="00F33EAE"/>
    <w:rsid w:val="00FD1EA1"/>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2A369"/>
  <w15:docId w15:val="{2F22DF7C-DBA9-B647-AF86-51F22B0C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Change w:id="0" w:author="Taylor, Emily" w:date="2026-09-25T21:12:00Z">
        <w:pPr/>
      </w:pPrChange>
    </w:pPr>
    <w:rPr>
      <w:rFonts w:asciiTheme="minorHAnsi" w:eastAsiaTheme="minorHAnsi" w:hAnsiTheme="minorHAnsi" w:cstheme="minorBidi"/>
      <w:sz w:val="22"/>
      <w:szCs w:val="22"/>
      <w:lang w:eastAsia="en-US"/>
      <w:rPrChange w:id="0" w:author="Taylor, Emily" w:date="2026-09-25T21:12:00Z">
        <w:rPr>
          <w:rFonts w:eastAsia="MS Mincho" w:cs="Sendnya"/>
          <w:sz w:val="24"/>
          <w:szCs w:val="24"/>
          <w:lang w:val="en-GB" w:eastAsia="ja-JP"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sid w:val="00926951"/>
    <w:rPr>
      <w:color w:val="0000FF"/>
      <w:u w:val="single"/>
    </w:rPr>
  </w:style>
  <w:style w:type="character" w:styleId="FollowedHyperlink">
    <w:name w:val="FollowedHyperlink"/>
    <w:qFormat/>
    <w:rsid w:val="0013400A"/>
    <w:rPr>
      <w:color w:val="800080"/>
      <w:u w:val="single"/>
    </w:rPr>
  </w:style>
  <w:style w:type="character" w:customStyle="1" w:styleId="HeaderChar">
    <w:name w:val="Header Char"/>
    <w:link w:val="Header"/>
    <w:uiPriority w:val="99"/>
    <w:qFormat/>
    <w:rsid w:val="00DC2A7E"/>
    <w:rPr>
      <w:rFonts w:asciiTheme="minorHAnsi" w:eastAsiaTheme="minorHAnsi" w:hAnsiTheme="minorHAnsi" w:cstheme="minorBidi"/>
      <w:sz w:val="22"/>
      <w:szCs w:val="22"/>
      <w:lang w:eastAsia="en-US"/>
    </w:rPr>
  </w:style>
  <w:style w:type="character" w:customStyle="1" w:styleId="FooterChar">
    <w:name w:val="Footer Char"/>
    <w:link w:val="Footer"/>
    <w:uiPriority w:val="99"/>
    <w:qFormat/>
    <w:rsid w:val="00DC2A7E"/>
    <w:rPr>
      <w:rFonts w:asciiTheme="minorHAnsi" w:eastAsiaTheme="minorHAnsi" w:hAnsiTheme="minorHAnsi" w:cstheme="minorBidi"/>
      <w:sz w:val="22"/>
      <w:szCs w:val="22"/>
      <w:lang w:eastAsia="en-US"/>
    </w:rPr>
  </w:style>
  <w:style w:type="character" w:customStyle="1" w:styleId="BalloonTextChar">
    <w:name w:val="Balloon Text Char"/>
    <w:basedOn w:val="DefaultParagraphFont"/>
    <w:link w:val="BalloonText"/>
    <w:uiPriority w:val="99"/>
    <w:semiHidden/>
    <w:qFormat/>
    <w:rsid w:val="00103DDC"/>
    <w:rPr>
      <w:rFonts w:ascii="Segoe UI" w:eastAsiaTheme="minorHAnsi" w:hAnsi="Segoe UI" w:cs="Segoe UI"/>
      <w:sz w:val="18"/>
      <w:szCs w:val="18"/>
      <w:lang w:eastAsia="en-US"/>
    </w:rPr>
  </w:style>
  <w:style w:type="character" w:styleId="CommentReference">
    <w:name w:val="annotation reference"/>
    <w:basedOn w:val="DefaultParagraphFont"/>
    <w:uiPriority w:val="99"/>
    <w:semiHidden/>
    <w:unhideWhenUsed/>
    <w:rsid w:val="0016202A"/>
    <w:rPr>
      <w:sz w:val="16"/>
      <w:szCs w:val="16"/>
      <w:rPrChange w:id="1" w:author="Taylor, Emily" w:date="2026-09-25T21:12:00Z">
        <w:rPr>
          <w:sz w:val="18"/>
          <w:szCs w:val="18"/>
        </w:rPr>
      </w:rPrChange>
    </w:rPr>
  </w:style>
  <w:style w:type="character" w:customStyle="1" w:styleId="CommentTextChar">
    <w:name w:val="Comment Text Char"/>
    <w:basedOn w:val="DefaultParagraphFont"/>
    <w:link w:val="CommentText"/>
    <w:uiPriority w:val="99"/>
    <w:qFormat/>
    <w:rsid w:val="00CC79A6"/>
    <w:rPr>
      <w:rFonts w:ascii="Arial" w:eastAsia="Calibri" w:hAnsi="Arial"/>
      <w:lang w:eastAsia="en-US"/>
    </w:rPr>
  </w:style>
  <w:style w:type="character" w:customStyle="1" w:styleId="CommentSubjectChar">
    <w:name w:val="Comment Subject Char"/>
    <w:basedOn w:val="CommentTextChar"/>
    <w:link w:val="CommentSubject"/>
    <w:uiPriority w:val="99"/>
    <w:semiHidden/>
    <w:qFormat/>
    <w:rsid w:val="00CC79A6"/>
    <w:rPr>
      <w:rFonts w:asciiTheme="minorHAnsi" w:eastAsiaTheme="minorHAnsi" w:hAnsiTheme="minorHAnsi" w:cstheme="minorBidi"/>
      <w:b/>
      <w:bCs/>
      <w:lang w:eastAsia="en-US"/>
    </w:rPr>
  </w:style>
  <w:style w:type="character" w:customStyle="1" w:styleId="EndnoteTextChar">
    <w:name w:val="Endnote Text Char"/>
    <w:basedOn w:val="DefaultParagraphFont"/>
    <w:link w:val="EndnoteText"/>
    <w:uiPriority w:val="99"/>
    <w:semiHidden/>
    <w:qFormat/>
    <w:rsid w:val="00221A97"/>
    <w:rPr>
      <w:rFonts w:cs="Sendnya"/>
      <w:lang w:eastAsia="ja-JP"/>
    </w:rPr>
  </w:style>
  <w:style w:type="character" w:customStyle="1" w:styleId="EndnoteCharacters">
    <w:name w:val="Endnote Characters"/>
    <w:basedOn w:val="DefaultParagraphFont"/>
    <w:uiPriority w:val="99"/>
    <w:semiHidden/>
    <w:unhideWhenUsed/>
    <w:qFormat/>
    <w:rsid w:val="00221A97"/>
    <w:rPr>
      <w:vertAlign w:val="superscript"/>
    </w:rPr>
  </w:style>
  <w:style w:type="character" w:customStyle="1" w:styleId="EndnoteAnchor">
    <w:name w:val="Endnote Anchor"/>
    <w:rPr>
      <w:vertAlign w:val="superscript"/>
    </w:rPr>
  </w:style>
  <w:style w:type="character" w:customStyle="1" w:styleId="BodyTextIndentChar">
    <w:name w:val="Body Text Indent Char"/>
    <w:basedOn w:val="DefaultParagraphFont"/>
    <w:link w:val="BodyTextIndent"/>
    <w:uiPriority w:val="99"/>
    <w:semiHidden/>
    <w:qFormat/>
    <w:rsid w:val="00EE2CE9"/>
    <w:rPr>
      <w:rFonts w:cs="Sendnya"/>
      <w:sz w:val="24"/>
      <w:szCs w:val="24"/>
      <w:lang w:eastAsia="ja-JP"/>
    </w:rPr>
  </w:style>
  <w:style w:type="character" w:customStyle="1" w:styleId="UnresolvedMention1">
    <w:name w:val="Unresolved Mention1"/>
    <w:basedOn w:val="DefaultParagraphFont"/>
    <w:uiPriority w:val="99"/>
    <w:semiHidden/>
    <w:unhideWhenUsed/>
    <w:qFormat/>
    <w:rsid w:val="00D94797"/>
    <w:rPr>
      <w:color w:val="808080"/>
      <w:shd w:val="clear" w:color="auto" w:fill="E6E6E6"/>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8310F"/>
    <w:pPr>
      <w:tabs>
        <w:tab w:val="center" w:pos="4513"/>
        <w:tab w:val="right" w:pos="9026"/>
      </w:tabs>
      <w:spacing w:after="0" w:line="240" w:lineRule="auto"/>
      <w:pPrChange w:id="2" w:author="Taylor, Emily" w:date="2026-09-25T21:12:00Z">
        <w:pPr>
          <w:tabs>
            <w:tab w:val="center" w:pos="4513"/>
            <w:tab w:val="right" w:pos="9026"/>
          </w:tabs>
          <w:spacing w:after="160" w:line="259" w:lineRule="auto"/>
        </w:pPr>
      </w:pPrChange>
    </w:pPr>
    <w:rPr>
      <w:rPrChange w:id="2" w:author="Taylor, Emily" w:date="2026-09-25T21:12:00Z">
        <w:rPr>
          <w:rFonts w:asciiTheme="minorHAnsi" w:eastAsiaTheme="minorHAnsi" w:hAnsiTheme="minorHAnsi" w:cstheme="minorBidi"/>
          <w:sz w:val="22"/>
          <w:szCs w:val="22"/>
          <w:lang w:val="en-GB" w:eastAsia="en-US" w:bidi="ar-SA"/>
        </w:rPr>
      </w:rPrChange>
    </w:rPr>
  </w:style>
  <w:style w:type="paragraph" w:styleId="Footer">
    <w:name w:val="footer"/>
    <w:basedOn w:val="Normal"/>
    <w:link w:val="FooterChar"/>
    <w:uiPriority w:val="99"/>
    <w:unhideWhenUsed/>
    <w:rsid w:val="00B8310F"/>
    <w:pPr>
      <w:tabs>
        <w:tab w:val="center" w:pos="4513"/>
        <w:tab w:val="right" w:pos="9026"/>
      </w:tabs>
      <w:spacing w:after="0" w:line="240" w:lineRule="auto"/>
      <w:pPrChange w:id="3" w:author="Taylor, Emily" w:date="2026-09-25T21:12:00Z">
        <w:pPr>
          <w:tabs>
            <w:tab w:val="center" w:pos="4513"/>
            <w:tab w:val="right" w:pos="9026"/>
          </w:tabs>
          <w:spacing w:after="160" w:line="259" w:lineRule="auto"/>
        </w:pPr>
      </w:pPrChange>
    </w:pPr>
    <w:rPr>
      <w:rPrChange w:id="3" w:author="Taylor, Emily" w:date="2026-09-25T21:12:00Z">
        <w:rPr>
          <w:rFonts w:asciiTheme="minorHAnsi" w:eastAsiaTheme="minorHAnsi" w:hAnsiTheme="minorHAnsi" w:cstheme="minorBidi"/>
          <w:sz w:val="22"/>
          <w:szCs w:val="22"/>
          <w:lang w:val="en-GB" w:eastAsia="en-US" w:bidi="ar-SA"/>
        </w:rPr>
      </w:rPrChange>
    </w:rPr>
  </w:style>
  <w:style w:type="paragraph" w:styleId="BalloonText">
    <w:name w:val="Balloon Text"/>
    <w:basedOn w:val="Normal"/>
    <w:link w:val="BalloonTextChar"/>
    <w:uiPriority w:val="99"/>
    <w:semiHidden/>
    <w:unhideWhenUsed/>
    <w:rsid w:val="0016202A"/>
    <w:pPr>
      <w:spacing w:after="0" w:line="240" w:lineRule="auto"/>
      <w:pPrChange w:id="4" w:author="Taylor, Emily" w:date="2026-09-25T21:12:00Z">
        <w:pPr>
          <w:spacing w:after="160" w:line="259" w:lineRule="auto"/>
        </w:pPr>
      </w:pPrChange>
    </w:pPr>
    <w:rPr>
      <w:rFonts w:ascii="Segoe UI" w:hAnsi="Segoe UI" w:cs="Segoe UI"/>
      <w:sz w:val="18"/>
      <w:szCs w:val="18"/>
      <w:rPrChange w:id="4" w:author="Taylor, Emily" w:date="2026-09-25T21:12:00Z">
        <w:rPr>
          <w:rFonts w:asciiTheme="minorHAnsi" w:eastAsiaTheme="minorHAnsi" w:hAnsiTheme="minorHAnsi"/>
          <w:sz w:val="18"/>
          <w:szCs w:val="18"/>
          <w:lang w:val="en-GB" w:eastAsia="en-US" w:bidi="ar-SA"/>
        </w:rPr>
      </w:rPrChange>
    </w:rPr>
  </w:style>
  <w:style w:type="paragraph" w:styleId="CommentText">
    <w:name w:val="annotation text"/>
    <w:basedOn w:val="Normal"/>
    <w:link w:val="CommentTextChar"/>
    <w:uiPriority w:val="99"/>
    <w:unhideWhenUsed/>
    <w:rsid w:val="0016202A"/>
    <w:pPr>
      <w:spacing w:before="240" w:after="120" w:line="240" w:lineRule="auto"/>
      <w:pPrChange w:id="5" w:author="Taylor, Emily" w:date="2026-09-25T21:12:00Z">
        <w:pPr>
          <w:spacing w:after="160" w:line="259" w:lineRule="auto"/>
        </w:pPr>
      </w:pPrChange>
    </w:pPr>
    <w:rPr>
      <w:rFonts w:ascii="Arial" w:eastAsia="Calibri" w:hAnsi="Arial" w:cs="Times New Roman"/>
      <w:sz w:val="20"/>
      <w:szCs w:val="20"/>
      <w:rPrChange w:id="5" w:author="Taylor, Emily" w:date="2026-09-25T21:12:00Z">
        <w:rPr>
          <w:rFonts w:asciiTheme="minorHAnsi" w:eastAsiaTheme="minorHAnsi" w:hAnsiTheme="minorHAnsi" w:cstheme="minorBidi"/>
          <w:sz w:val="22"/>
          <w:szCs w:val="22"/>
          <w:lang w:val="en-GB" w:eastAsia="en-US" w:bidi="ar-SA"/>
        </w:rPr>
      </w:rPrChange>
    </w:rPr>
  </w:style>
  <w:style w:type="paragraph" w:styleId="CommentSubject">
    <w:name w:val="annotation subject"/>
    <w:basedOn w:val="CommentText"/>
    <w:next w:val="CommentText"/>
    <w:link w:val="CommentSubjectChar"/>
    <w:uiPriority w:val="99"/>
    <w:semiHidden/>
    <w:unhideWhenUsed/>
    <w:rsid w:val="007C5962"/>
    <w:pPr>
      <w:spacing w:before="0" w:after="160"/>
      <w:pPrChange w:id="6" w:author="Taylor, Emily" w:date="2026-09-25T21:12:00Z">
        <w:pPr>
          <w:spacing w:before="240" w:after="120"/>
        </w:pPr>
      </w:pPrChange>
    </w:pPr>
    <w:rPr>
      <w:rFonts w:asciiTheme="minorHAnsi" w:eastAsiaTheme="minorHAnsi" w:hAnsiTheme="minorHAnsi" w:cstheme="minorBidi"/>
      <w:b/>
      <w:bCs/>
      <w:rPrChange w:id="6" w:author="Taylor, Emily" w:date="2026-09-25T21:12:00Z">
        <w:rPr>
          <w:rFonts w:ascii="Arial" w:eastAsia="Calibri" w:hAnsi="Arial"/>
          <w:b/>
          <w:bCs/>
          <w:lang w:val="en-GB" w:eastAsia="en-US" w:bidi="ar-SA"/>
        </w:rPr>
      </w:rPrChange>
    </w:rPr>
  </w:style>
  <w:style w:type="paragraph" w:styleId="EndnoteText">
    <w:name w:val="endnote text"/>
    <w:basedOn w:val="Normal"/>
    <w:link w:val="EndnoteTextChar"/>
    <w:uiPriority w:val="99"/>
    <w:semiHidden/>
    <w:unhideWhenUsed/>
    <w:rsid w:val="00221A97"/>
    <w:rPr>
      <w:sz w:val="20"/>
      <w:szCs w:val="20"/>
    </w:rPr>
  </w:style>
  <w:style w:type="paragraph" w:styleId="ListParagraph">
    <w:name w:val="List Paragraph"/>
    <w:aliases w:val="List Paragraph2,OBC Bullet,Párrafo de lista,Recommendation,Dot pt,List Paragraph1,No Spacing1,List Paragraph Char Char Char,Indicator Text,Numbered Para 1,Bullet 1,Bullet Points,List Paragraph12,F5 List Paragraph,MAIN CONTENT,Bullet Styl"/>
    <w:basedOn w:val="Normal"/>
    <w:link w:val="ListParagraphChar"/>
    <w:uiPriority w:val="34"/>
    <w:qFormat/>
    <w:rsid w:val="0036448C"/>
    <w:pPr>
      <w:spacing w:line="254" w:lineRule="auto"/>
      <w:ind w:left="720"/>
      <w:contextualSpacing/>
      <w:pPrChange w:id="7" w:author="Taylor, Emily" w:date="2026-09-25T21:12:00Z">
        <w:pPr>
          <w:spacing w:after="160" w:line="259" w:lineRule="auto"/>
          <w:ind w:left="720"/>
          <w:contextualSpacing/>
        </w:pPr>
      </w:pPrChange>
    </w:pPr>
    <w:rPr>
      <w:rPrChange w:id="7" w:author="Taylor, Emily" w:date="2026-09-25T21:12:00Z">
        <w:rPr>
          <w:rFonts w:asciiTheme="minorHAnsi" w:eastAsiaTheme="minorHAnsi" w:hAnsiTheme="minorHAnsi" w:cstheme="minorBidi"/>
          <w:sz w:val="22"/>
          <w:szCs w:val="22"/>
          <w:lang w:val="en-GB" w:eastAsia="en-US" w:bidi="ar-SA"/>
        </w:rPr>
      </w:rPrChange>
    </w:rPr>
  </w:style>
  <w:style w:type="paragraph" w:styleId="BodyTextIndent">
    <w:name w:val="Body Text Indent"/>
    <w:basedOn w:val="Normal"/>
    <w:link w:val="BodyTextIndentChar"/>
    <w:uiPriority w:val="99"/>
    <w:semiHidden/>
    <w:unhideWhenUsed/>
    <w:rsid w:val="00EE2CE9"/>
    <w:pPr>
      <w:spacing w:after="120"/>
      <w:ind w:left="283"/>
    </w:pPr>
  </w:style>
  <w:style w:type="character" w:styleId="Hyperlink">
    <w:name w:val="Hyperlink"/>
    <w:basedOn w:val="DefaultParagraphFont"/>
    <w:unhideWhenUsed/>
    <w:rsid w:val="00422F04"/>
    <w:rPr>
      <w:color w:val="0563C1" w:themeColor="hyperlink"/>
      <w:u w:val="single"/>
    </w:rPr>
  </w:style>
  <w:style w:type="character" w:styleId="UnresolvedMention">
    <w:name w:val="Unresolved Mention"/>
    <w:basedOn w:val="DefaultParagraphFont"/>
    <w:uiPriority w:val="99"/>
    <w:semiHidden/>
    <w:unhideWhenUsed/>
    <w:rsid w:val="00422F04"/>
    <w:rPr>
      <w:color w:val="605E5C"/>
      <w:shd w:val="clear" w:color="auto" w:fill="E1DFDD"/>
    </w:rPr>
  </w:style>
  <w:style w:type="character" w:customStyle="1" w:styleId="ListParagraphChar">
    <w:name w:val="List Paragraph Char"/>
    <w:aliases w:val="List Paragraph2 Char,OBC Bullet Char,Párrafo de lista Char,Recommendation Char,Dot pt Char,List Paragraph1 Char,No Spacing1 Char,List Paragraph Char Char Char Char,Indicator Text Char,Numbered Para 1 Char,Bullet 1 Char"/>
    <w:link w:val="ListParagraph"/>
    <w:uiPriority w:val="34"/>
    <w:qFormat/>
    <w:locked/>
    <w:rsid w:val="00D81E5F"/>
    <w:rPr>
      <w:rFonts w:asciiTheme="minorHAnsi" w:eastAsiaTheme="minorHAnsi" w:hAnsiTheme="minorHAnsi" w:cstheme="minorBidi"/>
      <w:sz w:val="22"/>
      <w:szCs w:val="22"/>
      <w:lang w:eastAsia="en-US"/>
    </w:rPr>
  </w:style>
  <w:style w:type="character" w:customStyle="1" w:styleId="normaltextrun">
    <w:name w:val="normaltextrun"/>
    <w:basedOn w:val="DefaultParagraphFont"/>
    <w:rsid w:val="00D81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591076">
      <w:bodyDiv w:val="1"/>
      <w:marLeft w:val="0"/>
      <w:marRight w:val="0"/>
      <w:marTop w:val="0"/>
      <w:marBottom w:val="0"/>
      <w:divBdr>
        <w:top w:val="none" w:sz="0" w:space="0" w:color="auto"/>
        <w:left w:val="none" w:sz="0" w:space="0" w:color="auto"/>
        <w:bottom w:val="none" w:sz="0" w:space="0" w:color="auto"/>
        <w:right w:val="none" w:sz="0" w:space="0" w:color="auto"/>
      </w:divBdr>
    </w:div>
    <w:div w:id="495848956">
      <w:bodyDiv w:val="1"/>
      <w:marLeft w:val="0"/>
      <w:marRight w:val="0"/>
      <w:marTop w:val="0"/>
      <w:marBottom w:val="0"/>
      <w:divBdr>
        <w:top w:val="none" w:sz="0" w:space="0" w:color="auto"/>
        <w:left w:val="none" w:sz="0" w:space="0" w:color="auto"/>
        <w:bottom w:val="none" w:sz="0" w:space="0" w:color="auto"/>
        <w:right w:val="none" w:sz="0" w:space="0" w:color="auto"/>
      </w:divBdr>
    </w:div>
    <w:div w:id="611399346">
      <w:bodyDiv w:val="1"/>
      <w:marLeft w:val="0"/>
      <w:marRight w:val="0"/>
      <w:marTop w:val="0"/>
      <w:marBottom w:val="0"/>
      <w:divBdr>
        <w:top w:val="none" w:sz="0" w:space="0" w:color="auto"/>
        <w:left w:val="none" w:sz="0" w:space="0" w:color="auto"/>
        <w:bottom w:val="none" w:sz="0" w:space="0" w:color="auto"/>
        <w:right w:val="none" w:sz="0" w:space="0" w:color="auto"/>
      </w:divBdr>
      <w:divsChild>
        <w:div w:id="905720092">
          <w:marLeft w:val="547"/>
          <w:marRight w:val="0"/>
          <w:marTop w:val="0"/>
          <w:marBottom w:val="0"/>
          <w:divBdr>
            <w:top w:val="none" w:sz="0" w:space="0" w:color="auto"/>
            <w:left w:val="none" w:sz="0" w:space="0" w:color="auto"/>
            <w:bottom w:val="none" w:sz="0" w:space="0" w:color="auto"/>
            <w:right w:val="none" w:sz="0" w:space="0" w:color="auto"/>
          </w:divBdr>
        </w:div>
      </w:divsChild>
    </w:div>
    <w:div w:id="1112555535">
      <w:bodyDiv w:val="1"/>
      <w:marLeft w:val="0"/>
      <w:marRight w:val="0"/>
      <w:marTop w:val="0"/>
      <w:marBottom w:val="0"/>
      <w:divBdr>
        <w:top w:val="none" w:sz="0" w:space="0" w:color="auto"/>
        <w:left w:val="none" w:sz="0" w:space="0" w:color="auto"/>
        <w:bottom w:val="none" w:sz="0" w:space="0" w:color="auto"/>
        <w:right w:val="none" w:sz="0" w:space="0" w:color="auto"/>
      </w:divBdr>
      <w:divsChild>
        <w:div w:id="803163393">
          <w:marLeft w:val="547"/>
          <w:marRight w:val="0"/>
          <w:marTop w:val="0"/>
          <w:marBottom w:val="0"/>
          <w:divBdr>
            <w:top w:val="none" w:sz="0" w:space="0" w:color="auto"/>
            <w:left w:val="none" w:sz="0" w:space="0" w:color="auto"/>
            <w:bottom w:val="none" w:sz="0" w:space="0" w:color="auto"/>
            <w:right w:val="none" w:sz="0" w:space="0" w:color="auto"/>
          </w:divBdr>
        </w:div>
      </w:divsChild>
    </w:div>
    <w:div w:id="1787581436">
      <w:bodyDiv w:val="1"/>
      <w:marLeft w:val="0"/>
      <w:marRight w:val="0"/>
      <w:marTop w:val="0"/>
      <w:marBottom w:val="0"/>
      <w:divBdr>
        <w:top w:val="none" w:sz="0" w:space="0" w:color="auto"/>
        <w:left w:val="none" w:sz="0" w:space="0" w:color="auto"/>
        <w:bottom w:val="none" w:sz="0" w:space="0" w:color="auto"/>
        <w:right w:val="none" w:sz="0" w:space="0" w:color="auto"/>
      </w:divBdr>
      <w:divsChild>
        <w:div w:id="1593010857">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1D959-7224-4354-84FB-1C1D77D32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2934</Words>
  <Characters>16726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Taxonomic proposals to ICTV</vt:lpstr>
    </vt:vector>
  </TitlesOfParts>
  <Company>Rothamsted</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Taxonomic proposals to ICTV</dc:title>
  <dc:subject/>
  <dc:creator>Adams</dc:creator>
  <dc:description/>
  <cp:lastModifiedBy>Arthur Souza Rodrigues</cp:lastModifiedBy>
  <cp:revision>1</cp:revision>
  <cp:lastPrinted>2017-02-13T16:50:00Z</cp:lastPrinted>
  <dcterms:created xsi:type="dcterms:W3CDTF">2023-04-13T17:36:00Z</dcterms:created>
  <dcterms:modified xsi:type="dcterms:W3CDTF">2026-09-26T01:12:00Z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Rothamsted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