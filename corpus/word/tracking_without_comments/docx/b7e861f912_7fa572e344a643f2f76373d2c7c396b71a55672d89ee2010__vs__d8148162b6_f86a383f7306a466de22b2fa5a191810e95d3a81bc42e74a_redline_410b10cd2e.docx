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7610E8" w14:textId="77777777" w:rsidR="00166854" w:rsidRDefault="00EE7ED6" w:rsidP="00166854">
      <w:pPr>
        <w:pStyle w:val="NormalWeb"/>
        <w:shd w:val="clear" w:color="auto" w:fill="FFFFFF"/>
        <w:ind w:left="720"/>
        <w:rPr>
          <w:del w:id="0" w:author="Samantha Tucker" w:date="2026-09-25T19:59:00Z" w16du:dateUtc="2026-09-25T23:59:00Z"/>
          <w:rFonts w:ascii="Lato" w:hAnsi="Lato"/>
          <w:color w:val="1E1E1F"/>
        </w:rPr>
      </w:pPr>
      <w:ins w:id="1" w:author="Samantha Tucker" w:date="2026-09-25T19:59:00Z" w16du:dateUtc="2026-09-25T23:59:00Z">
        <w:r>
          <w:t>The Jasper County Health Department is looking to hire a full-time RN.  This position will consist of investigating communicable disease cases, working immunization clinics, creating a mobile integrated health program</w:t>
        </w:r>
        <w:r w:rsidR="00C3150C">
          <w:t xml:space="preserve"> and working as a mobile integrated health nurse</w:t>
        </w:r>
        <w:r>
          <w:t xml:space="preserve">.  </w:t>
        </w:r>
        <w:r w:rsidR="00AF497B">
          <w:t>This position will be open from July 24</w:t>
        </w:r>
        <w:r w:rsidR="00AF497B" w:rsidRPr="00AF497B">
          <w:rPr>
            <w:vertAlign w:val="superscript"/>
          </w:rPr>
          <w:t>th</w:t>
        </w:r>
        <w:r w:rsidR="00AF497B">
          <w:t>- August 22</w:t>
        </w:r>
        <w:r w:rsidR="00AF497B" w:rsidRPr="00AF497B">
          <w:rPr>
            <w:vertAlign w:val="superscript"/>
          </w:rPr>
          <w:t>nd</w:t>
        </w:r>
        <w:r w:rsidR="00AF497B">
          <w:t xml:space="preserve"> at 4:00pm.  Please pick up an application from the health department and return the application with your resume no later than August 22</w:t>
        </w:r>
        <w:r w:rsidR="00AF497B" w:rsidRPr="00AF497B">
          <w:rPr>
            <w:vertAlign w:val="superscript"/>
          </w:rPr>
          <w:t>nd</w:t>
        </w:r>
        <w:r w:rsidR="00AF497B">
          <w:t xml:space="preserve"> at 4:00pm.  </w:t>
        </w:r>
      </w:ins>
      <w:del w:id="2" w:author="Samantha Tucker" w:date="2026-09-25T19:59:00Z" w16du:dateUtc="2026-09-25T23:59:00Z">
        <w:r w:rsidR="00166854">
          <w:rPr>
            <w:rStyle w:val="Strong"/>
            <w:rFonts w:ascii="Lato" w:hAnsi="Lato"/>
            <w:color w:val="1E1E1F"/>
            <w:sz w:val="36"/>
            <w:szCs w:val="36"/>
          </w:rPr>
          <w:delText>Illinois State Board of Education (ISBE) Dyslexia Guide</w:delText>
        </w:r>
      </w:del>
    </w:p>
    <w:p w14:paraId="1F738E6B" w14:textId="77777777" w:rsidR="00166854" w:rsidRDefault="00166854" w:rsidP="00166854">
      <w:pPr>
        <w:pStyle w:val="NormalWeb"/>
        <w:shd w:val="clear" w:color="auto" w:fill="FFFFFF"/>
        <w:ind w:left="720"/>
        <w:rPr>
          <w:del w:id="3" w:author="Samantha Tucker" w:date="2026-09-25T19:59:00Z" w16du:dateUtc="2026-09-25T23:59:00Z"/>
          <w:rFonts w:ascii="Lato" w:hAnsi="Lato"/>
          <w:color w:val="1E1E1F"/>
        </w:rPr>
      </w:pPr>
      <w:del w:id="4" w:author="Samantha Tucker" w:date="2026-09-25T19:59:00Z" w16du:dateUtc="2026-09-25T23:59:00Z">
        <w:r>
          <w:rPr>
            <w:rFonts w:ascii="Lato" w:hAnsi="Lato"/>
            <w:color w:val="1E1E1F"/>
          </w:rPr>
          <w:delText>The Special Education Services Division of ISBE is pleased to announce the release of its new </w:delText>
        </w:r>
        <w:r>
          <w:rPr>
            <w:rStyle w:val="Emphasis"/>
            <w:rFonts w:ascii="Lato" w:hAnsi="Lato"/>
            <w:b/>
            <w:bCs/>
            <w:color w:val="1E1E1F"/>
          </w:rPr>
          <w:delText>Dyslexia Guide:  A Handbook for Parents, Educators, and Students</w:delText>
        </w:r>
        <w:r>
          <w:rPr>
            <w:rFonts w:ascii="Lato" w:hAnsi="Lato"/>
            <w:color w:val="1E1E1F"/>
          </w:rPr>
          <w:delText>. This guide is intended to be a resource for parents/guardians as well as educators, practitioners, and administrators to better understand what dyslexia is and how students with dyslexia can be supported in school and at home. </w:delText>
        </w:r>
        <w:r>
          <w:rPr>
            <w:rStyle w:val="Emphasis"/>
            <w:rFonts w:ascii="Lato" w:hAnsi="Lato"/>
            <w:color w:val="1E1E1F"/>
          </w:rPr>
          <w:delText>The Dyslexia Guide</w:delText>
        </w:r>
        <w:r>
          <w:rPr>
            <w:rFonts w:ascii="Lato" w:hAnsi="Lato"/>
            <w:color w:val="1E1E1F"/>
          </w:rPr>
          <w:delText>, required under Public Act 100-0617, is part of an ongoing effort to advance greater awareness about dyslexia in Illinois. It is available on ISBE’s website under “Resources” on the </w:delText>
        </w:r>
        <w:r>
          <w:rPr>
            <w:rStyle w:val="Emphasis"/>
            <w:rFonts w:ascii="Lato" w:hAnsi="Lato"/>
            <w:color w:val="1E1E1F"/>
          </w:rPr>
          <w:delText>Understanding Dyslexia</w:delText>
        </w:r>
        <w:r>
          <w:rPr>
            <w:rFonts w:ascii="Lato" w:hAnsi="Lato"/>
            <w:color w:val="1E1E1F"/>
          </w:rPr>
          <w:delText> webpage at </w:delText>
        </w:r>
        <w:r>
          <w:fldChar w:fldCharType="begin"/>
        </w:r>
        <w:r>
          <w:delInstrText>HYPERLINK "https://www.isbe.net/Pages/Understanding-Dyslexia.aspx"</w:delInstrText>
        </w:r>
        <w:r>
          <w:fldChar w:fldCharType="separate"/>
        </w:r>
        <w:r>
          <w:rPr>
            <w:rStyle w:val="Hyperlink"/>
            <w:rFonts w:ascii="Lato" w:hAnsi="Lato"/>
            <w:color w:val="800000"/>
          </w:rPr>
          <w:delText>https://www.isbe.net/Pages/Understanding-Dyslexia.aspx</w:delText>
        </w:r>
        <w:r>
          <w:fldChar w:fldCharType="end"/>
        </w:r>
        <w:r>
          <w:rPr>
            <w:rFonts w:ascii="Lato" w:hAnsi="Lato"/>
            <w:color w:val="1E1E1F"/>
          </w:rPr>
          <w:delText>. </w:delText>
        </w:r>
      </w:del>
    </w:p>
    <w:p w14:paraId="1FD0915B" w14:textId="77777777" w:rsidR="000060C9" w:rsidRDefault="000060C9"/>
    <w:sectPr w:rsidR="00006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A432F3"/>
    <w:multiLevelType w:val="multilevel"/>
    <w:tmpl w:val="A06C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0334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54"/>
    <w:rsid w:val="000060C9"/>
    <w:rsid w:val="000C6958"/>
    <w:rsid w:val="00166854"/>
    <w:rsid w:val="002770B6"/>
    <w:rsid w:val="003B7C93"/>
    <w:rsid w:val="00592C5A"/>
    <w:rsid w:val="005D0DB1"/>
    <w:rsid w:val="005E33BB"/>
    <w:rsid w:val="0076533D"/>
    <w:rsid w:val="00AF497B"/>
    <w:rsid w:val="00B862D6"/>
    <w:rsid w:val="00C3150C"/>
    <w:rsid w:val="00D56E93"/>
    <w:rsid w:val="00EE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D727"/>
  <w15:chartTrackingRefBased/>
  <w15:docId w15:val="{CF1BDAE8-7233-4C33-B43C-0ED067E6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6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6854"/>
    <w:rPr>
      <w:b/>
      <w:bCs/>
    </w:rPr>
  </w:style>
  <w:style w:type="character" w:styleId="Emphasis">
    <w:name w:val="Emphasis"/>
    <w:basedOn w:val="DefaultParagraphFont"/>
    <w:uiPriority w:val="20"/>
    <w:qFormat/>
    <w:rsid w:val="0016685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668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897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338DB6-151D-E54C-8B57-2A79EC662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Barker</dc:creator>
  <cp:keywords/>
  <dc:description/>
  <cp:lastModifiedBy>Arthur Souza Rodrigues</cp:lastModifiedBy>
  <cp:revision>1</cp:revision>
  <dcterms:created xsi:type="dcterms:W3CDTF">2022-02-09T15:18:00Z</dcterms:created>
  <dcterms:modified xsi:type="dcterms:W3CDTF">2026-09-25T23:59:00Z</dcterms:modified>
</cp:coreProperties>
</file>