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5C69" w14:textId="77777777" w:rsidR="00C37C62" w:rsidRDefault="00C37C62">
      <w:pPr>
        <w:jc w:val="center"/>
        <w:pPrChange w:id="0" w:author="Arthur Souza Rodrigues" w:date="2026-07-10T21:49:00Z" w16du:dateUtc="2026-07-11T01:49:00Z"/>
      </w:pPr>
      <w:r>
        <w:t>file_</w:t>
      </w:r>
      <w:ins w:id="1" w:author="Arthur Souza Rodrigues" w:date="2026-07-10T21:49:00Z" w16du:dateUtc="2026-07-11T01:49:00Z">
        <w:r>
          <w:t>149</w:t>
        </w:r>
      </w:ins>
      <w:del w:id="2" w:author="Arthur Souza Rodrigues" w:date="2026-07-10T21:49:00Z" w16du:dateUtc="2026-07-11T01:49:00Z">
        <w:r>
          <w:delText>148</w:delText>
        </w:r>
      </w:del>
      <w:r>
        <w:t>.docx</w:t>
      </w:r>
    </w:p>
    <w:p w14:paraId="2849B95A" w14:textId="3C8CBF8D" w:rsidR="002E480F" w:rsidRDefault="008A4CEF">
      <w:pPr>
        <w:jc w:val="center"/>
        <w:pPrChange w:id="3" w:author="Arthur Souza Rodrigues" w:date="2026-07-10T21:49:00Z" w16du:dateUtc="2026-07-11T01:49:00Z"/>
      </w:pPr>
      <w:ins w:id="4" w:author="Arthur Souza Rodrigues" w:date="2026-07-10T21:49:00Z" w16du:dateUtc="2026-07-11T01:49:00Z">
        <w:r>
          <w:t>Center Alignment</w:t>
        </w:r>
      </w:ins>
      <w:del w:id="5" w:author="Arthur Souza Rodrigues" w:date="2026-07-10T21:49:00Z" w16du:dateUtc="2026-07-11T01:49:00Z">
        <w:r>
          <w:delText>Line Spacing</w:delText>
        </w:r>
      </w:del>
      <w:r>
        <w:t xml:space="preserve"> Demo</w:t>
      </w:r>
    </w:p>
    <w:p w14:paraId="2F5889F6" w14:textId="77777777" w:rsidR="002E480F" w:rsidRDefault="008A4CEF">
      <w:pPr>
        <w:jc w:val="center"/>
        <w:pPrChange w:id="6" w:author="Arthur Souza Rodrigues" w:date="2026-07-10T21:49:00Z" w16du:dateUtc="2026-07-11T01:49:00Z">
          <w:pPr>
            <w:spacing w:line="480" w:lineRule="auto"/>
          </w:pPr>
        </w:pPrChange>
      </w:pPr>
      <w:r>
        <w:t xml:space="preserve">This document demonstrates </w:t>
      </w:r>
      <w:ins w:id="7" w:author="Arthur Souza Rodrigues" w:date="2026-07-10T21:49:00Z" w16du:dateUtc="2026-07-11T01:49:00Z">
        <w:r>
          <w:t>center alignment</w:t>
        </w:r>
      </w:ins>
      <w:del w:id="8" w:author="Arthur Souza Rodrigues" w:date="2026-07-10T21:49:00Z" w16du:dateUtc="2026-07-11T01:49:00Z">
        <w:r>
          <w:delText>double line spacing</w:delText>
        </w:r>
      </w:del>
      <w:r>
        <w:t>.</w:t>
      </w:r>
    </w:p>
    <w:p w14:paraId="3432CEC0" w14:textId="77777777" w:rsidR="006074BA" w:rsidRDefault="008A4CEF">
      <w:pPr>
        <w:jc w:val="center"/>
        <w:rPr>
          <w:ins w:id="9" w:author="Arthur Souza Rodrigues" w:date="2026-07-10T21:49:00Z" w16du:dateUtc="2026-07-11T01:49:00Z"/>
        </w:rPr>
      </w:pPr>
      <w:ins w:id="10" w:author="Arthur Souza Rodrigues" w:date="2026-07-10T21:49:00Z" w16du:dateUtc="2026-07-11T01:49:00Z">
        <w:r>
          <w:t>All this text is centered on the page.</w:t>
        </w:r>
      </w:ins>
    </w:p>
    <w:p w14:paraId="72B17B28" w14:textId="77777777" w:rsidR="002E480F" w:rsidRDefault="008A4CEF">
      <w:pPr>
        <w:spacing w:line="480" w:lineRule="auto"/>
        <w:rPr>
          <w:del w:id="11" w:author="Arthur Souza Rodrigues" w:date="2026-07-10T21:49:00Z" w16du:dateUtc="2026-07-11T01:49:00Z"/>
        </w:rPr>
      </w:pPr>
      <w:ins w:id="12" w:author="Arthur Souza Rodrigues" w:date="2026-07-10T21:49:00Z" w16du:dateUtc="2026-07-11T01:49:00Z">
        <w:r>
          <w:t>Center alignment is great for titles and headings.</w:t>
        </w:r>
      </w:ins>
      <w:del w:id="13" w:author="Arthur Souza Rodrigues" w:date="2026-07-10T21:49:00Z" w16du:dateUtc="2026-07-11T01:49:00Z">
        <w:r>
          <w:delText>Line spacing affects readability of long documents.</w:delText>
        </w:r>
      </w:del>
    </w:p>
    <w:p w14:paraId="1DCE90BD" w14:textId="77777777" w:rsidR="002E480F" w:rsidRDefault="008A4CEF">
      <w:pPr>
        <w:jc w:val="center"/>
        <w:pPrChange w:id="14" w:author="Arthur Souza Rodrigues" w:date="2026-07-10T21:49:00Z" w16du:dateUtc="2026-07-11T01:49:00Z">
          <w:pPr>
            <w:spacing w:line="480" w:lineRule="auto"/>
          </w:pPr>
        </w:pPrChange>
      </w:pPr>
      <w:del w:id="15" w:author="Arthur Souza Rodrigues" w:date="2026-07-10T21:49:00Z" w16du:dateUtc="2026-07-11T01:49:00Z">
        <w:r>
          <w:delText>This paragraph has increased line spacing applied.</w:delText>
        </w:r>
      </w:del>
    </w:p>
    <w:sectPr w:rsidR="002E48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80F"/>
    <w:rsid w:val="00037552"/>
    <w:rsid w:val="002E480F"/>
    <w:rsid w:val="006074BA"/>
    <w:rsid w:val="00A27920"/>
    <w:rsid w:val="00C37C62"/>
    <w:rsid w:val="00C71F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135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2026-07-11T01:49:00Z</dcterms:modified>
</cp:coreProperties>
</file>